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0526BC48" w:rsidR="001A4B1B" w:rsidRDefault="00101282"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del w:id="2" w:author="Thomas Dietz" w:date="2012-09-11T17:03:00Z">
                      <w:r w:rsidR="00371954" w:rsidDel="00AF5EB4">
                        <w:rPr>
                          <w:rStyle w:val="TitleChar"/>
                        </w:rPr>
                        <w:delText>OF-CONFIG 1.1</w:delText>
                      </w:r>
                    </w:del>
                    <w:ins w:id="3" w:author="Deepak Bansal (AZURE)" w:date="2012-08-25T05:44:00Z">
                      <w:del w:id="4" w:author="Thomas Dietz" w:date="2012-09-11T17:03:00Z">
                        <w:r w:rsidR="00065789" w:rsidDel="00AF5EB4">
                          <w:rPr>
                            <w:rStyle w:val="TitleChar"/>
                          </w:rPr>
                          <w:delText>OF-CONFIG 1.1.1</w:delText>
                        </w:r>
                      </w:del>
                    </w:ins>
                    <w:ins w:id="5" w:author="Thomas Dietz" w:date="2012-09-11T17:03:00Z">
                      <w:r w:rsidR="00AF5EB4">
                        <w:rPr>
                          <w:rStyle w:val="TitleChar"/>
                          <w:lang w:val="de-DE"/>
                        </w:rPr>
                        <w:t>OF-CONFIG 1.1.1</w:t>
                      </w:r>
                    </w:ins>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3AD6537E" w:rsidR="001A4B1B" w:rsidRDefault="00E64B71" w:rsidP="00E64B71">
                    <w:pPr>
                      <w:pStyle w:val="NoSpacing"/>
                      <w:rPr>
                        <w:rFonts w:asciiTheme="majorHAnsi" w:eastAsiaTheme="majorEastAsia" w:hAnsiTheme="majorHAnsi" w:cstheme="majorBidi"/>
                        <w:sz w:val="44"/>
                        <w:szCs w:val="44"/>
                      </w:rPr>
                    </w:pPr>
                    <w:del w:id="6" w:author="Thomas Dietz" w:date="2012-09-11T17:03:00Z">
                      <w:r w:rsidRPr="00AF5EB4" w:rsidDel="00AF5EB4">
                        <w:rPr>
                          <w:rStyle w:val="SubtitleChar"/>
                        </w:rPr>
                        <w:delText>OpenFlow Management and Configuration Protocol</w:delText>
                      </w:r>
                    </w:del>
                    <w:ins w:id="7" w:author="Thomas Dietz" w:date="2012-09-11T17:03:00Z">
                      <w:r w:rsidR="00AF5EB4" w:rsidRPr="00AF5EB4">
                        <w:rPr>
                          <w:rStyle w:val="SubtitleChar"/>
                        </w:rPr>
                        <w:t>OpenFlow Management and Configuration Protocol</w:t>
                      </w:r>
                    </w:ins>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40988A72" w:rsidR="001A4B1B" w:rsidRPr="000D08C8" w:rsidRDefault="00811ADE" w:rsidP="002201B4">
                <w:pPr>
                  <w:rPr>
                    <w:sz w:val="28"/>
                    <w:szCs w:val="28"/>
                  </w:rPr>
                </w:pPr>
                <w:r w:rsidRPr="000D08C8">
                  <w:rPr>
                    <w:sz w:val="28"/>
                    <w:szCs w:val="28"/>
                  </w:rPr>
                  <w:t>Document V</w:t>
                </w:r>
                <w:r w:rsidR="000D08C8" w:rsidRPr="000D08C8">
                  <w:rPr>
                    <w:sz w:val="28"/>
                    <w:szCs w:val="28"/>
                  </w:rPr>
                  <w:t xml:space="preserve">ersion </w:t>
                </w:r>
                <w:r w:rsidR="003234D5">
                  <w:rPr>
                    <w:sz w:val="28"/>
                    <w:szCs w:val="28"/>
                  </w:rPr>
                  <w:t>.</w:t>
                </w:r>
                <w:ins w:id="8" w:author="Deepak Bansal (AZURE)" w:date="2012-06-27T13:44:00Z">
                  <w:r w:rsidR="00371954">
                    <w:rPr>
                      <w:sz w:val="28"/>
                      <w:szCs w:val="28"/>
                    </w:rPr>
                    <w:t>1</w:t>
                  </w:r>
                </w:ins>
                <w:del w:id="9" w:author="Deepak Bansal (AZURE)" w:date="2012-06-27T13:44:00Z">
                  <w:r w:rsidR="009745D8" w:rsidDel="00371954">
                    <w:rPr>
                      <w:sz w:val="28"/>
                      <w:szCs w:val="28"/>
                    </w:rPr>
                    <w:delText>15</w:delText>
                  </w:r>
                </w:del>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4BFB83E2" w:rsidR="000E7F98" w:rsidRDefault="000E7F98">
          <w:r>
            <w:t xml:space="preserve">Contact: </w:t>
          </w:r>
          <w:ins w:id="10" w:author="Deepak Bansal (AZURE)" w:date="2012-08-22T12:53:00Z">
            <w:r w:rsidR="002705F3">
              <w:t>Deepak Bansal (</w:t>
            </w:r>
            <w:r w:rsidR="002705F3">
              <w:fldChar w:fldCharType="begin"/>
            </w:r>
            <w:r w:rsidR="002705F3">
              <w:instrText xml:space="preserve"> HYPERLINK "mailto:</w:instrText>
            </w:r>
          </w:ins>
          <w:ins w:id="11" w:author="Deepak Bansal (AZURE)" w:date="2012-08-22T12:52:00Z">
            <w:r w:rsidR="002705F3">
              <w:instrText>dbansal@microsoft.com</w:instrText>
            </w:r>
          </w:ins>
          <w:ins w:id="12" w:author="Deepak Bansal (AZURE)" w:date="2012-08-22T12:53:00Z">
            <w:r w:rsidR="002705F3">
              <w:instrText xml:space="preserve">" </w:instrText>
            </w:r>
            <w:r w:rsidR="002705F3">
              <w:fldChar w:fldCharType="separate"/>
            </w:r>
          </w:ins>
          <w:ins w:id="13" w:author="Deepak Bansal (AZURE)" w:date="2012-08-22T12:52:00Z">
            <w:r w:rsidR="002705F3" w:rsidRPr="00B23AA2">
              <w:rPr>
                <w:rStyle w:val="Hyperlink"/>
              </w:rPr>
              <w:t>dbansal@microsoft.com</w:t>
            </w:r>
          </w:ins>
          <w:ins w:id="14" w:author="Deepak Bansal (AZURE)" w:date="2012-08-22T12:53:00Z">
            <w:r w:rsidR="002705F3">
              <w:fldChar w:fldCharType="end"/>
            </w:r>
            <w:r w:rsidR="002705F3">
              <w:t>)</w:t>
            </w:r>
          </w:ins>
          <w:ins w:id="15" w:author="Deepak Bansal (AZURE)" w:date="2012-08-22T12:52:00Z">
            <w:r w:rsidR="002705F3">
              <w:t xml:space="preserve">, </w:t>
            </w:r>
          </w:ins>
          <w:ins w:id="16" w:author="Deepak Bansal (AZURE)" w:date="2012-08-22T12:53:00Z">
            <w:r w:rsidR="002705F3" w:rsidRPr="002705F3">
              <w:t>Stuart Bailey (</w:t>
            </w:r>
            <w:r w:rsidR="002705F3">
              <w:fldChar w:fldCharType="begin"/>
            </w:r>
            <w:r w:rsidR="002705F3">
              <w:instrText xml:space="preserve"> HYPERLINK "mailto:</w:instrText>
            </w:r>
            <w:r w:rsidR="002705F3" w:rsidRPr="002705F3">
              <w:instrText>sbailey@infoblox.com</w:instrText>
            </w:r>
            <w:r w:rsidR="002705F3">
              <w:instrText xml:space="preserve">" </w:instrText>
            </w:r>
            <w:r w:rsidR="002705F3">
              <w:fldChar w:fldCharType="separate"/>
            </w:r>
            <w:r w:rsidR="002705F3" w:rsidRPr="00B23AA2">
              <w:rPr>
                <w:rStyle w:val="Hyperlink"/>
              </w:rPr>
              <w:t>sbailey@infoblox.com</w:t>
            </w:r>
            <w:r w:rsidR="002705F3">
              <w:fldChar w:fldCharType="end"/>
            </w:r>
            <w:r w:rsidR="002705F3" w:rsidRPr="002705F3">
              <w:t>)</w:t>
            </w:r>
            <w:r w:rsidR="002705F3">
              <w:t xml:space="preserve">, </w:t>
            </w:r>
            <w:r w:rsidR="002705F3" w:rsidRPr="002705F3">
              <w:t>Thoma</w:t>
            </w:r>
            <w:r w:rsidR="002705F3">
              <w:t xml:space="preserve">s Dietz </w:t>
            </w:r>
          </w:ins>
          <w:ins w:id="17" w:author="Deepak Bansal (AZURE)" w:date="2012-08-22T12:54:00Z">
            <w:r w:rsidR="002705F3">
              <w:t>(</w:t>
            </w:r>
            <w:r w:rsidR="002705F3">
              <w:fldChar w:fldCharType="begin"/>
            </w:r>
            <w:r w:rsidR="002705F3">
              <w:instrText xml:space="preserve"> HYPERLINK "mailto:</w:instrText>
            </w:r>
          </w:ins>
          <w:ins w:id="18" w:author="Deepak Bansal (AZURE)" w:date="2012-08-22T12:53:00Z">
            <w:r w:rsidR="002705F3">
              <w:instrText>Thomas.Dietz@neclab.eu</w:instrText>
            </w:r>
          </w:ins>
          <w:ins w:id="19" w:author="Deepak Bansal (AZURE)" w:date="2012-08-22T12:54:00Z">
            <w:r w:rsidR="002705F3">
              <w:instrText xml:space="preserve">" </w:instrText>
            </w:r>
            <w:r w:rsidR="002705F3">
              <w:fldChar w:fldCharType="separate"/>
            </w:r>
          </w:ins>
          <w:ins w:id="20" w:author="Deepak Bansal (AZURE)" w:date="2012-08-22T12:53:00Z">
            <w:r w:rsidR="002705F3" w:rsidRPr="00B23AA2">
              <w:rPr>
                <w:rStyle w:val="Hyperlink"/>
              </w:rPr>
              <w:t>Thomas.Dietz@neclab.eu</w:t>
            </w:r>
          </w:ins>
          <w:ins w:id="21" w:author="Deepak Bansal (AZURE)" w:date="2012-08-22T12:54:00Z">
            <w:r w:rsidR="002705F3">
              <w:fldChar w:fldCharType="end"/>
            </w:r>
            <w:r w:rsidR="002705F3">
              <w:t xml:space="preserve">), </w:t>
            </w:r>
          </w:ins>
          <w:ins w:id="22" w:author="Deepak Bansal (AZURE)" w:date="2012-08-22T12:55:00Z">
            <w:r w:rsidR="002705F3" w:rsidRPr="002705F3">
              <w:t>Anee</w:t>
            </w:r>
            <w:r w:rsidR="002705F3">
              <w:t>s A Shaikh (aashaikh@us.ibm.com)</w:t>
            </w:r>
          </w:ins>
          <w:ins w:id="23" w:author="Deepak Bansal (AZURE)" w:date="2012-08-22T12:53:00Z">
            <w:r w:rsidR="002705F3" w:rsidRPr="002705F3" w:rsidDel="002705F3">
              <w:t xml:space="preserve"> </w:t>
            </w:r>
          </w:ins>
          <w:del w:id="24" w:author="Deepak Bansal (AZURE)" w:date="2012-08-22T12:52:00Z">
            <w:r w:rsidDel="002705F3">
              <w:delText>[email address</w:delText>
            </w:r>
            <w:r w:rsidR="000D08C8" w:rsidDel="002705F3">
              <w:delText>es</w:delText>
            </w:r>
            <w:r w:rsidDel="002705F3">
              <w:delText xml:space="preserve"> of people to contact]</w:delText>
            </w:r>
          </w:del>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99EF3DF" w14:textId="46379BA8" w:rsidR="00CD1D1D" w:rsidDel="00371954" w:rsidRDefault="00CD1D1D" w:rsidP="00CD1D1D">
          <w:pPr>
            <w:autoSpaceDE w:val="0"/>
            <w:autoSpaceDN w:val="0"/>
            <w:adjustRightInd w:val="0"/>
            <w:spacing w:before="0" w:after="0"/>
            <w:rPr>
              <w:del w:id="25" w:author="Deepak Bansal (AZURE)" w:date="2012-06-27T13:44:00Z"/>
              <w:rFonts w:ascii="CMR12" w:hAnsi="CMR12" w:cs="CMR12"/>
              <w:sz w:val="24"/>
              <w:szCs w:val="24"/>
            </w:rPr>
          </w:pPr>
          <w:del w:id="26" w:author="Deepak Bansal (AZURE)" w:date="2012-06-27T13:44:00Z">
            <w:r w:rsidDel="00371954">
              <w:rPr>
                <w:rFonts w:ascii="CMR12" w:hAnsi="CMR12" w:cs="CMR12"/>
                <w:sz w:val="24"/>
                <w:szCs w:val="24"/>
              </w:rPr>
              <w:delText>THIS SPECIFICATION HAS BEEN APPROVED BY THE BOARD OF DIRECTORS</w:delText>
            </w:r>
          </w:del>
        </w:p>
        <w:p w14:paraId="51FE893A" w14:textId="7053652F" w:rsidR="00CD1D1D" w:rsidDel="00371954" w:rsidRDefault="00CD1D1D" w:rsidP="00CD1D1D">
          <w:pPr>
            <w:autoSpaceDE w:val="0"/>
            <w:autoSpaceDN w:val="0"/>
            <w:adjustRightInd w:val="0"/>
            <w:spacing w:before="0" w:after="0"/>
            <w:rPr>
              <w:del w:id="27" w:author="Deepak Bansal (AZURE)" w:date="2012-06-27T13:44:00Z"/>
              <w:rFonts w:ascii="CMR12" w:hAnsi="CMR12" w:cs="CMR12"/>
              <w:sz w:val="24"/>
              <w:szCs w:val="24"/>
            </w:rPr>
          </w:pPr>
          <w:del w:id="28" w:author="Deepak Bansal (AZURE)" w:date="2012-06-27T13:44:00Z">
            <w:r w:rsidDel="00371954">
              <w:rPr>
                <w:rFonts w:ascii="CMR12" w:hAnsi="CMR12" w:cs="CMR12"/>
                <w:sz w:val="24"/>
                <w:szCs w:val="24"/>
              </w:rPr>
              <w:delText>OF THE OPEN NETWORKING FOUNDATION (”ONF”) BUT WILL NOT</w:delText>
            </w:r>
          </w:del>
        </w:p>
        <w:p w14:paraId="2CE36065" w14:textId="048EF546" w:rsidR="00CD1D1D" w:rsidDel="00371954" w:rsidRDefault="00CD1D1D" w:rsidP="00CD1D1D">
          <w:pPr>
            <w:autoSpaceDE w:val="0"/>
            <w:autoSpaceDN w:val="0"/>
            <w:adjustRightInd w:val="0"/>
            <w:spacing w:before="0" w:after="0"/>
            <w:rPr>
              <w:del w:id="29" w:author="Deepak Bansal (AZURE)" w:date="2012-06-27T13:44:00Z"/>
              <w:rFonts w:ascii="CMR12" w:hAnsi="CMR12" w:cs="CMR12"/>
              <w:sz w:val="24"/>
              <w:szCs w:val="24"/>
            </w:rPr>
          </w:pPr>
          <w:del w:id="30" w:author="Deepak Bansal (AZURE)" w:date="2012-06-27T13:44:00Z">
            <w:r w:rsidDel="00371954">
              <w:rPr>
                <w:rFonts w:ascii="CMR12" w:hAnsi="CMR12" w:cs="CMR12"/>
                <w:sz w:val="24"/>
                <w:szCs w:val="24"/>
              </w:rPr>
              <w:delText>BE A FINAL SPECIFICATION UNTIL RATIFIED BY THE MEMBERS PER ONF’S</w:delText>
            </w:r>
          </w:del>
        </w:p>
        <w:p w14:paraId="29F5D2DE" w14:textId="09F76259" w:rsidR="00CD1D1D" w:rsidDel="00371954" w:rsidRDefault="00CD1D1D" w:rsidP="00CD1D1D">
          <w:pPr>
            <w:autoSpaceDE w:val="0"/>
            <w:autoSpaceDN w:val="0"/>
            <w:adjustRightInd w:val="0"/>
            <w:spacing w:before="0" w:after="0"/>
            <w:rPr>
              <w:del w:id="31" w:author="Deepak Bansal (AZURE)" w:date="2012-06-27T13:44:00Z"/>
              <w:rFonts w:ascii="CMR12" w:hAnsi="CMR12" w:cs="CMR12"/>
              <w:sz w:val="24"/>
              <w:szCs w:val="24"/>
            </w:rPr>
          </w:pPr>
          <w:del w:id="32" w:author="Deepak Bansal (AZURE)" w:date="2012-06-27T13:44:00Z">
            <w:r w:rsidDel="00371954">
              <w:rPr>
                <w:rFonts w:ascii="CMR12" w:hAnsi="CMR12" w:cs="CMR12"/>
                <w:sz w:val="24"/>
                <w:szCs w:val="24"/>
              </w:rPr>
              <w:delText>POLICIES AND PROCEDURES. THE CONTENTS OF THIS SPECIFICATION MAY</w:delText>
            </w:r>
          </w:del>
        </w:p>
        <w:p w14:paraId="56A74FC3" w14:textId="63178A31" w:rsidR="00CD1D1D" w:rsidDel="00371954" w:rsidRDefault="00CD1D1D" w:rsidP="00CD1D1D">
          <w:pPr>
            <w:autoSpaceDE w:val="0"/>
            <w:autoSpaceDN w:val="0"/>
            <w:adjustRightInd w:val="0"/>
            <w:spacing w:before="0" w:after="0"/>
            <w:rPr>
              <w:del w:id="33" w:author="Deepak Bansal (AZURE)" w:date="2012-06-27T13:44:00Z"/>
              <w:rFonts w:ascii="CMR12" w:hAnsi="CMR12" w:cs="CMR12"/>
              <w:sz w:val="24"/>
              <w:szCs w:val="24"/>
            </w:rPr>
          </w:pPr>
          <w:del w:id="34" w:author="Deepak Bansal (AZURE)" w:date="2012-06-27T13:44:00Z">
            <w:r w:rsidDel="00371954">
              <w:rPr>
                <w:rFonts w:ascii="CMR12" w:hAnsi="CMR12" w:cs="CMR12"/>
                <w:sz w:val="24"/>
                <w:szCs w:val="24"/>
              </w:rPr>
              <w:delText>BE CHANGED PRIOR TO PUBLICATION AND SUCH CHANGES MAY INCLUDE</w:delText>
            </w:r>
          </w:del>
        </w:p>
        <w:p w14:paraId="6BABBFC2" w14:textId="18156A1C" w:rsidR="00CD1D1D" w:rsidDel="00371954" w:rsidRDefault="00CD1D1D" w:rsidP="00CD1D1D">
          <w:pPr>
            <w:autoSpaceDE w:val="0"/>
            <w:autoSpaceDN w:val="0"/>
            <w:adjustRightInd w:val="0"/>
            <w:spacing w:before="0" w:after="0"/>
            <w:rPr>
              <w:del w:id="35" w:author="Deepak Bansal (AZURE)" w:date="2012-06-27T13:44:00Z"/>
              <w:rFonts w:ascii="CMR12" w:hAnsi="CMR12" w:cs="CMR12"/>
              <w:sz w:val="24"/>
              <w:szCs w:val="24"/>
            </w:rPr>
          </w:pPr>
          <w:del w:id="36" w:author="Deepak Bansal (AZURE)" w:date="2012-06-27T13:44:00Z">
            <w:r w:rsidDel="00371954">
              <w:rPr>
                <w:rFonts w:ascii="CMR12" w:hAnsi="CMR12" w:cs="CMR12"/>
                <w:sz w:val="24"/>
                <w:szCs w:val="24"/>
              </w:rPr>
              <w:delText>THE ADDITION OR DELETION OF NECESSARY CLAIMS OF PATENT AND OTHER</w:delText>
            </w:r>
          </w:del>
        </w:p>
        <w:p w14:paraId="27815980" w14:textId="6A4AAD00" w:rsidR="00CD1D1D" w:rsidRPr="00CD1D1D" w:rsidDel="00371954" w:rsidRDefault="00CD1D1D" w:rsidP="00CD1D1D">
          <w:pPr>
            <w:autoSpaceDE w:val="0"/>
            <w:autoSpaceDN w:val="0"/>
            <w:adjustRightInd w:val="0"/>
            <w:spacing w:before="0" w:after="0"/>
            <w:rPr>
              <w:del w:id="37" w:author="Deepak Bansal (AZURE)" w:date="2012-06-27T13:44:00Z"/>
              <w:rFonts w:ascii="CMR12" w:hAnsi="CMR12" w:cs="CMR12"/>
              <w:sz w:val="24"/>
              <w:szCs w:val="24"/>
            </w:rPr>
          </w:pPr>
          <w:del w:id="38" w:author="Deepak Bansal (AZURE)" w:date="2012-06-27T13:44:00Z">
            <w:r w:rsidDel="00371954">
              <w:rPr>
                <w:rFonts w:ascii="CMR12" w:hAnsi="CMR12" w:cs="CMR12"/>
                <w:sz w:val="24"/>
                <w:szCs w:val="24"/>
              </w:rPr>
              <w:delText>INTELLECTUAL PROPERTY RIGHTS. THEREFORE, ONF PROVIDES THIS SPECIFICATION TO YOU ON AN ”AS IS” BASIS, AND WITHOUT WARRANTY OF ANY KIND.</w:delText>
            </w:r>
          </w:del>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0"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pPr>
            <w:pStyle w:val="TOCHeading"/>
            <w:pPrChange w:id="39" w:author="Thomas Dietz" w:date="2012-09-11T16:55:00Z">
              <w:pPr>
                <w:pStyle w:val="Heading2"/>
                <w:numPr>
                  <w:ilvl w:val="0"/>
                  <w:numId w:val="0"/>
                </w:numPr>
                <w:ind w:left="0" w:firstLine="0"/>
              </w:pPr>
            </w:pPrChange>
          </w:pPr>
          <w:r>
            <w:t>Contents</w:t>
          </w:r>
        </w:p>
        <w:p w14:paraId="7071BE3B" w14:textId="77777777" w:rsidR="00101282" w:rsidRDefault="00554195">
          <w:pPr>
            <w:pStyle w:val="TOC1"/>
            <w:tabs>
              <w:tab w:val="left" w:pos="440"/>
              <w:tab w:val="right" w:leader="dot" w:pos="9350"/>
            </w:tabs>
            <w:rPr>
              <w:ins w:id="40" w:author="Thomas Dietz" w:date="2012-09-11T17:11:00Z"/>
              <w:rFonts w:eastAsiaTheme="minorEastAsia"/>
              <w:noProof/>
            </w:rPr>
          </w:pPr>
          <w:r>
            <w:fldChar w:fldCharType="begin"/>
          </w:r>
          <w:r w:rsidR="00FF734B">
            <w:instrText xml:space="preserve"> TOC \o "1-3" \h \z \u </w:instrText>
          </w:r>
          <w:r>
            <w:fldChar w:fldCharType="separate"/>
          </w:r>
          <w:ins w:id="41" w:author="Thomas Dietz" w:date="2012-09-11T17:11:00Z">
            <w:r w:rsidR="00101282" w:rsidRPr="00CE63DA">
              <w:rPr>
                <w:rStyle w:val="Hyperlink"/>
                <w:noProof/>
              </w:rPr>
              <w:fldChar w:fldCharType="begin"/>
            </w:r>
            <w:r w:rsidR="00101282" w:rsidRPr="00CE63DA">
              <w:rPr>
                <w:rStyle w:val="Hyperlink"/>
                <w:noProof/>
              </w:rPr>
              <w:instrText xml:space="preserve"> </w:instrText>
            </w:r>
            <w:r w:rsidR="00101282">
              <w:rPr>
                <w:noProof/>
              </w:rPr>
              <w:instrText>HYPERLINK \l "_Toc335146779"</w:instrText>
            </w:r>
            <w:r w:rsidR="00101282" w:rsidRPr="00CE63DA">
              <w:rPr>
                <w:rStyle w:val="Hyperlink"/>
                <w:noProof/>
              </w:rPr>
              <w:instrText xml:space="preserve"> </w:instrText>
            </w:r>
            <w:r w:rsidR="00101282" w:rsidRPr="00CE63DA">
              <w:rPr>
                <w:rStyle w:val="Hyperlink"/>
                <w:noProof/>
              </w:rPr>
            </w:r>
            <w:r w:rsidR="00101282" w:rsidRPr="00CE63DA">
              <w:rPr>
                <w:rStyle w:val="Hyperlink"/>
                <w:noProof/>
              </w:rPr>
              <w:fldChar w:fldCharType="separate"/>
            </w:r>
            <w:r w:rsidR="00101282" w:rsidRPr="00CE63DA">
              <w:rPr>
                <w:rStyle w:val="Hyperlink"/>
                <w:noProof/>
              </w:rPr>
              <w:t>1</w:t>
            </w:r>
            <w:r w:rsidR="00101282">
              <w:rPr>
                <w:rFonts w:eastAsiaTheme="minorEastAsia"/>
                <w:noProof/>
              </w:rPr>
              <w:tab/>
            </w:r>
            <w:r w:rsidR="00101282" w:rsidRPr="00CE63DA">
              <w:rPr>
                <w:rStyle w:val="Hyperlink"/>
                <w:noProof/>
              </w:rPr>
              <w:t>Introduction</w:t>
            </w:r>
            <w:r w:rsidR="00101282">
              <w:rPr>
                <w:noProof/>
                <w:webHidden/>
              </w:rPr>
              <w:tab/>
            </w:r>
            <w:r w:rsidR="00101282">
              <w:rPr>
                <w:noProof/>
                <w:webHidden/>
              </w:rPr>
              <w:fldChar w:fldCharType="begin"/>
            </w:r>
            <w:r w:rsidR="00101282">
              <w:rPr>
                <w:noProof/>
                <w:webHidden/>
              </w:rPr>
              <w:instrText xml:space="preserve"> PAGEREF _Toc335146779 \h </w:instrText>
            </w:r>
            <w:r w:rsidR="00101282">
              <w:rPr>
                <w:noProof/>
                <w:webHidden/>
              </w:rPr>
            </w:r>
          </w:ins>
          <w:r w:rsidR="00101282">
            <w:rPr>
              <w:noProof/>
              <w:webHidden/>
            </w:rPr>
            <w:fldChar w:fldCharType="separate"/>
          </w:r>
          <w:ins w:id="42" w:author="Thomas Dietz" w:date="2012-09-11T17:11:00Z">
            <w:r w:rsidR="00101282">
              <w:rPr>
                <w:noProof/>
                <w:webHidden/>
              </w:rPr>
              <w:t>5</w:t>
            </w:r>
            <w:r w:rsidR="00101282">
              <w:rPr>
                <w:noProof/>
                <w:webHidden/>
              </w:rPr>
              <w:fldChar w:fldCharType="end"/>
            </w:r>
            <w:r w:rsidR="00101282" w:rsidRPr="00CE63DA">
              <w:rPr>
                <w:rStyle w:val="Hyperlink"/>
                <w:noProof/>
              </w:rPr>
              <w:fldChar w:fldCharType="end"/>
            </w:r>
          </w:ins>
        </w:p>
        <w:p w14:paraId="569BCB94" w14:textId="77777777" w:rsidR="00101282" w:rsidRDefault="00101282">
          <w:pPr>
            <w:pStyle w:val="TOC1"/>
            <w:tabs>
              <w:tab w:val="left" w:pos="440"/>
              <w:tab w:val="right" w:leader="dot" w:pos="9350"/>
            </w:tabs>
            <w:rPr>
              <w:ins w:id="43" w:author="Thomas Dietz" w:date="2012-09-11T17:11:00Z"/>
              <w:rFonts w:eastAsiaTheme="minorEastAsia"/>
              <w:noProof/>
            </w:rPr>
          </w:pPr>
          <w:ins w:id="44"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"_Toc335146780"</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2</w:t>
            </w:r>
            <w:r>
              <w:rPr>
                <w:rFonts w:eastAsiaTheme="minorEastAsia"/>
                <w:noProof/>
              </w:rPr>
              <w:tab/>
            </w:r>
            <w:r w:rsidRPr="00CE63DA">
              <w:rPr>
                <w:rStyle w:val="Hyperlink"/>
                <w:noProof/>
              </w:rPr>
              <w:t>Motivation</w:t>
            </w:r>
            <w:r>
              <w:rPr>
                <w:noProof/>
                <w:webHidden/>
              </w:rPr>
              <w:tab/>
            </w:r>
            <w:r>
              <w:rPr>
                <w:noProof/>
                <w:webHidden/>
              </w:rPr>
              <w:fldChar w:fldCharType="begin"/>
            </w:r>
            <w:r>
              <w:rPr>
                <w:noProof/>
                <w:webHidden/>
              </w:rPr>
              <w:instrText xml:space="preserve"> PAGEREF _Toc335146780 \h </w:instrText>
            </w:r>
            <w:r>
              <w:rPr>
                <w:noProof/>
                <w:webHidden/>
              </w:rPr>
            </w:r>
          </w:ins>
          <w:r>
            <w:rPr>
              <w:noProof/>
              <w:webHidden/>
            </w:rPr>
            <w:fldChar w:fldCharType="separate"/>
          </w:r>
          <w:ins w:id="45" w:author="Thomas Dietz" w:date="2012-09-11T17:11:00Z">
            <w:r>
              <w:rPr>
                <w:noProof/>
                <w:webHidden/>
              </w:rPr>
              <w:t>5</w:t>
            </w:r>
            <w:r>
              <w:rPr>
                <w:noProof/>
                <w:webHidden/>
              </w:rPr>
              <w:fldChar w:fldCharType="end"/>
            </w:r>
            <w:r w:rsidRPr="00CE63DA">
              <w:rPr>
                <w:rStyle w:val="Hyperlink"/>
                <w:noProof/>
              </w:rPr>
              <w:fldChar w:fldCharType="end"/>
            </w:r>
          </w:ins>
        </w:p>
        <w:p w14:paraId="31DDC70E" w14:textId="77777777" w:rsidR="00101282" w:rsidRDefault="00101282">
          <w:pPr>
            <w:pStyle w:val="TOC1"/>
            <w:tabs>
              <w:tab w:val="left" w:pos="440"/>
              <w:tab w:val="right" w:leader="dot" w:pos="9350"/>
            </w:tabs>
            <w:rPr>
              <w:ins w:id="46" w:author="Thomas Dietz" w:date="2012-09-11T17:11:00Z"/>
              <w:rFonts w:eastAsiaTheme="minorEastAsia"/>
              <w:noProof/>
            </w:rPr>
          </w:pPr>
          <w:ins w:id="47"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"_Toc335146781"</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3</w:t>
            </w:r>
            <w:r>
              <w:rPr>
                <w:rFonts w:eastAsiaTheme="minorEastAsia"/>
                <w:noProof/>
              </w:rPr>
              <w:tab/>
            </w:r>
            <w:r w:rsidRPr="00CE63DA">
              <w:rPr>
                <w:rStyle w:val="Hyperlink"/>
                <w:noProof/>
              </w:rPr>
              <w:t>Scope</w:t>
            </w:r>
            <w:r>
              <w:rPr>
                <w:noProof/>
                <w:webHidden/>
              </w:rPr>
              <w:tab/>
            </w:r>
            <w:r>
              <w:rPr>
                <w:noProof/>
                <w:webHidden/>
              </w:rPr>
              <w:fldChar w:fldCharType="begin"/>
            </w:r>
            <w:r>
              <w:rPr>
                <w:noProof/>
                <w:webHidden/>
              </w:rPr>
              <w:instrText xml:space="preserve"> PAGEREF _Toc335146781 \h </w:instrText>
            </w:r>
            <w:r>
              <w:rPr>
                <w:noProof/>
                <w:webHidden/>
              </w:rPr>
            </w:r>
          </w:ins>
          <w:r>
            <w:rPr>
              <w:noProof/>
              <w:webHidden/>
            </w:rPr>
            <w:fldChar w:fldCharType="separate"/>
          </w:r>
          <w:ins w:id="48" w:author="Thomas Dietz" w:date="2012-09-11T17:11:00Z">
            <w:r>
              <w:rPr>
                <w:noProof/>
                <w:webHidden/>
              </w:rPr>
              <w:t>7</w:t>
            </w:r>
            <w:r>
              <w:rPr>
                <w:noProof/>
                <w:webHidden/>
              </w:rPr>
              <w:fldChar w:fldCharType="end"/>
            </w:r>
            <w:r w:rsidRPr="00CE63DA">
              <w:rPr>
                <w:rStyle w:val="Hyperlink"/>
                <w:noProof/>
              </w:rPr>
              <w:fldChar w:fldCharType="end"/>
            </w:r>
          </w:ins>
        </w:p>
        <w:p w14:paraId="242A3935" w14:textId="77777777" w:rsidR="00101282" w:rsidRDefault="00101282">
          <w:pPr>
            <w:pStyle w:val="TOC1"/>
            <w:tabs>
              <w:tab w:val="left" w:pos="440"/>
              <w:tab w:val="right" w:leader="dot" w:pos="9350"/>
            </w:tabs>
            <w:rPr>
              <w:ins w:id="49" w:author="Thomas Dietz" w:date="2012-09-11T17:11:00Z"/>
              <w:rFonts w:eastAsiaTheme="minorEastAsia"/>
              <w:noProof/>
            </w:rPr>
          </w:pPr>
          <w:ins w:id="50"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"_Toc335146782"</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4</w:t>
            </w:r>
            <w:r>
              <w:rPr>
                <w:rFonts w:eastAsiaTheme="minorEastAsia"/>
                <w:noProof/>
              </w:rPr>
              <w:tab/>
            </w:r>
            <w:r w:rsidRPr="00CE63DA">
              <w:rPr>
                <w:rStyle w:val="Hyperlink"/>
                <w:noProof/>
              </w:rPr>
              <w:t>Normative Language</w:t>
            </w:r>
            <w:r>
              <w:rPr>
                <w:noProof/>
                <w:webHidden/>
              </w:rPr>
              <w:tab/>
            </w:r>
            <w:r>
              <w:rPr>
                <w:noProof/>
                <w:webHidden/>
              </w:rPr>
              <w:fldChar w:fldCharType="begin"/>
            </w:r>
            <w:r>
              <w:rPr>
                <w:noProof/>
                <w:webHidden/>
              </w:rPr>
              <w:instrText xml:space="preserve"> PAGEREF _Toc335146782 \h </w:instrText>
            </w:r>
            <w:r>
              <w:rPr>
                <w:noProof/>
                <w:webHidden/>
              </w:rPr>
            </w:r>
          </w:ins>
          <w:r>
            <w:rPr>
              <w:noProof/>
              <w:webHidden/>
            </w:rPr>
            <w:fldChar w:fldCharType="separate"/>
          </w:r>
          <w:ins w:id="51" w:author="Thomas Dietz" w:date="2012-09-11T17:11:00Z">
            <w:r>
              <w:rPr>
                <w:noProof/>
                <w:webHidden/>
              </w:rPr>
              <w:t>8</w:t>
            </w:r>
            <w:r>
              <w:rPr>
                <w:noProof/>
                <w:webHidden/>
              </w:rPr>
              <w:fldChar w:fldCharType="end"/>
            </w:r>
            <w:r w:rsidRPr="00CE63DA">
              <w:rPr>
                <w:rStyle w:val="Hyperlink"/>
                <w:noProof/>
              </w:rPr>
              <w:fldChar w:fldCharType="end"/>
            </w:r>
          </w:ins>
        </w:p>
        <w:p w14:paraId="02E166EC" w14:textId="77777777" w:rsidR="00101282" w:rsidRDefault="00101282">
          <w:pPr>
            <w:pStyle w:val="TOC1"/>
            <w:tabs>
              <w:tab w:val="left" w:pos="440"/>
              <w:tab w:val="right" w:leader="dot" w:pos="9350"/>
            </w:tabs>
            <w:rPr>
              <w:ins w:id="52" w:author="Thomas Dietz" w:date="2012-09-11T17:11:00Z"/>
              <w:rFonts w:eastAsiaTheme="minorEastAsia"/>
              <w:noProof/>
            </w:rPr>
          </w:pPr>
          <w:ins w:id="53"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"_Toc335146783"</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5</w:t>
            </w:r>
            <w:r>
              <w:rPr>
                <w:rFonts w:eastAsiaTheme="minorEastAsia"/>
                <w:noProof/>
              </w:rPr>
              <w:tab/>
            </w:r>
            <w:r w:rsidRPr="00CE63DA">
              <w:rPr>
                <w:rStyle w:val="Hyperlink"/>
                <w:noProof/>
              </w:rPr>
              <w:t>Terms</w:t>
            </w:r>
            <w:r>
              <w:rPr>
                <w:noProof/>
                <w:webHidden/>
              </w:rPr>
              <w:tab/>
            </w:r>
            <w:r>
              <w:rPr>
                <w:noProof/>
                <w:webHidden/>
              </w:rPr>
              <w:fldChar w:fldCharType="begin"/>
            </w:r>
            <w:r>
              <w:rPr>
                <w:noProof/>
                <w:webHidden/>
              </w:rPr>
              <w:instrText xml:space="preserve"> PAGEREF _Toc335146783 \h </w:instrText>
            </w:r>
            <w:r>
              <w:rPr>
                <w:noProof/>
                <w:webHidden/>
              </w:rPr>
            </w:r>
          </w:ins>
          <w:r>
            <w:rPr>
              <w:noProof/>
              <w:webHidden/>
            </w:rPr>
            <w:fldChar w:fldCharType="separate"/>
          </w:r>
          <w:ins w:id="54" w:author="Thomas Dietz" w:date="2012-09-11T17:11:00Z">
            <w:r>
              <w:rPr>
                <w:noProof/>
                <w:webHidden/>
              </w:rPr>
              <w:t>8</w:t>
            </w:r>
            <w:r>
              <w:rPr>
                <w:noProof/>
                <w:webHidden/>
              </w:rPr>
              <w:fldChar w:fldCharType="end"/>
            </w:r>
            <w:r w:rsidRPr="00CE63DA">
              <w:rPr>
                <w:rStyle w:val="Hyperlink"/>
                <w:noProof/>
              </w:rPr>
              <w:fldChar w:fldCharType="end"/>
            </w:r>
          </w:ins>
        </w:p>
        <w:p w14:paraId="1C3615D9" w14:textId="77777777" w:rsidR="00101282" w:rsidRDefault="00101282">
          <w:pPr>
            <w:pStyle w:val="TOC2"/>
            <w:tabs>
              <w:tab w:val="left" w:pos="880"/>
              <w:tab w:val="right" w:leader="dot" w:pos="9350"/>
            </w:tabs>
            <w:rPr>
              <w:ins w:id="55" w:author="Thomas Dietz" w:date="2012-09-11T17:11:00Z"/>
              <w:rFonts w:eastAsiaTheme="minorEastAsia"/>
              <w:noProof/>
            </w:rPr>
          </w:pPr>
          <w:ins w:id="56"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5.1</w:t>
            </w:r>
            <w:r>
              <w:rPr>
                <w:rFonts w:eastAsiaTheme="minorEastAsia"/>
                <w:noProof/>
              </w:rPr>
              <w:tab/>
            </w:r>
            <w:r w:rsidRPr="00CE63DA">
              <w:rPr>
                <w:rStyle w:val="Hyperlink"/>
                <w:noProof/>
              </w:rPr>
              <w:t>OpenFlow Capable Switch</w:t>
            </w:r>
            <w:r>
              <w:rPr>
                <w:noProof/>
                <w:webHidden/>
              </w:rPr>
              <w:tab/>
            </w:r>
            <w:r>
              <w:rPr>
                <w:noProof/>
                <w:webHidden/>
              </w:rPr>
              <w:fldChar w:fldCharType="begin"/>
            </w:r>
            <w:r>
              <w:rPr>
                <w:noProof/>
                <w:webHidden/>
              </w:rPr>
              <w:instrText xml:space="preserve"> PAGEREF _Toc335146784 \h </w:instrText>
            </w:r>
            <w:r>
              <w:rPr>
                <w:noProof/>
                <w:webHidden/>
              </w:rPr>
            </w:r>
          </w:ins>
          <w:r>
            <w:rPr>
              <w:noProof/>
              <w:webHidden/>
            </w:rPr>
            <w:fldChar w:fldCharType="separate"/>
          </w:r>
          <w:ins w:id="57" w:author="Thomas Dietz" w:date="2012-09-11T17:11:00Z">
            <w:r>
              <w:rPr>
                <w:noProof/>
                <w:webHidden/>
              </w:rPr>
              <w:t>8</w:t>
            </w:r>
            <w:r>
              <w:rPr>
                <w:noProof/>
                <w:webHidden/>
              </w:rPr>
              <w:fldChar w:fldCharType="end"/>
            </w:r>
            <w:r w:rsidRPr="00CE63DA">
              <w:rPr>
                <w:rStyle w:val="Hyperlink"/>
                <w:noProof/>
              </w:rPr>
              <w:fldChar w:fldCharType="end"/>
            </w:r>
          </w:ins>
        </w:p>
        <w:p w14:paraId="61F0DC75" w14:textId="77777777" w:rsidR="00101282" w:rsidRDefault="00101282">
          <w:pPr>
            <w:pStyle w:val="TOC2"/>
            <w:tabs>
              <w:tab w:val="left" w:pos="880"/>
              <w:tab w:val="right" w:leader="dot" w:pos="9350"/>
            </w:tabs>
            <w:rPr>
              <w:ins w:id="58" w:author="Thomas Dietz" w:date="2012-09-11T17:11:00Z"/>
              <w:rFonts w:eastAsiaTheme="minorEastAsia"/>
              <w:noProof/>
            </w:rPr>
          </w:pPr>
          <w:ins w:id="59"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"_Toc335146785"</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5.2</w:t>
            </w:r>
            <w:r>
              <w:rPr>
                <w:rFonts w:eastAsiaTheme="minorEastAsia"/>
                <w:noProof/>
              </w:rPr>
              <w:tab/>
            </w:r>
            <w:r w:rsidRPr="00CE63DA">
              <w:rPr>
                <w:rStyle w:val="Hyperlink"/>
                <w:noProof/>
              </w:rPr>
              <w:t>OpenFlow Configuration Point</w:t>
            </w:r>
            <w:r>
              <w:rPr>
                <w:noProof/>
                <w:webHidden/>
              </w:rPr>
              <w:tab/>
            </w:r>
            <w:r>
              <w:rPr>
                <w:noProof/>
                <w:webHidden/>
              </w:rPr>
              <w:fldChar w:fldCharType="begin"/>
            </w:r>
            <w:r>
              <w:rPr>
                <w:noProof/>
                <w:webHidden/>
              </w:rPr>
              <w:instrText xml:space="preserve"> PAGEREF _Toc335146785 \h </w:instrText>
            </w:r>
            <w:r>
              <w:rPr>
                <w:noProof/>
                <w:webHidden/>
              </w:rPr>
            </w:r>
          </w:ins>
          <w:r>
            <w:rPr>
              <w:noProof/>
              <w:webHidden/>
            </w:rPr>
            <w:fldChar w:fldCharType="separate"/>
          </w:r>
          <w:ins w:id="60" w:author="Thomas Dietz" w:date="2012-09-11T17:11:00Z">
            <w:r>
              <w:rPr>
                <w:noProof/>
                <w:webHidden/>
              </w:rPr>
              <w:t>8</w:t>
            </w:r>
            <w:r>
              <w:rPr>
                <w:noProof/>
                <w:webHidden/>
              </w:rPr>
              <w:fldChar w:fldCharType="end"/>
            </w:r>
            <w:r w:rsidRPr="00CE63DA">
              <w:rPr>
                <w:rStyle w:val="Hyperlink"/>
                <w:noProof/>
              </w:rPr>
              <w:fldChar w:fldCharType="end"/>
            </w:r>
          </w:ins>
        </w:p>
        <w:p w14:paraId="70464EF1" w14:textId="77777777" w:rsidR="00101282" w:rsidRDefault="00101282">
          <w:pPr>
            <w:pStyle w:val="TOC2"/>
            <w:tabs>
              <w:tab w:val="left" w:pos="880"/>
              <w:tab w:val="right" w:leader="dot" w:pos="9350"/>
            </w:tabs>
            <w:rPr>
              <w:ins w:id="61" w:author="Thomas Dietz" w:date="2012-09-11T17:11:00Z"/>
              <w:rFonts w:eastAsiaTheme="minorEastAsia"/>
              <w:noProof/>
            </w:rPr>
          </w:pPr>
          <w:ins w:id="62"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"_Toc335146786"</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5.3</w:t>
            </w:r>
            <w:r>
              <w:rPr>
                <w:rFonts w:eastAsiaTheme="minorEastAsia"/>
                <w:noProof/>
              </w:rPr>
              <w:tab/>
            </w:r>
            <w:r w:rsidRPr="00CE63DA">
              <w:rPr>
                <w:rStyle w:val="Hyperlink"/>
                <w:noProof/>
              </w:rPr>
              <w:t>OpenFlow Logical Switch</w:t>
            </w:r>
            <w:r>
              <w:rPr>
                <w:noProof/>
                <w:webHidden/>
              </w:rPr>
              <w:tab/>
            </w:r>
            <w:r>
              <w:rPr>
                <w:noProof/>
                <w:webHidden/>
              </w:rPr>
              <w:fldChar w:fldCharType="begin"/>
            </w:r>
            <w:r>
              <w:rPr>
                <w:noProof/>
                <w:webHidden/>
              </w:rPr>
              <w:instrText xml:space="preserve"> PAGEREF _Toc335146786 \h </w:instrText>
            </w:r>
            <w:r>
              <w:rPr>
                <w:noProof/>
                <w:webHidden/>
              </w:rPr>
            </w:r>
          </w:ins>
          <w:r>
            <w:rPr>
              <w:noProof/>
              <w:webHidden/>
            </w:rPr>
            <w:fldChar w:fldCharType="separate"/>
          </w:r>
          <w:ins w:id="63" w:author="Thomas Dietz" w:date="2012-09-11T17:11:00Z">
            <w:r>
              <w:rPr>
                <w:noProof/>
                <w:webHidden/>
              </w:rPr>
              <w:t>8</w:t>
            </w:r>
            <w:r>
              <w:rPr>
                <w:noProof/>
                <w:webHidden/>
              </w:rPr>
              <w:fldChar w:fldCharType="end"/>
            </w:r>
            <w:r w:rsidRPr="00CE63DA">
              <w:rPr>
                <w:rStyle w:val="Hyperlink"/>
                <w:noProof/>
              </w:rPr>
              <w:fldChar w:fldCharType="end"/>
            </w:r>
          </w:ins>
        </w:p>
        <w:p w14:paraId="544F569B" w14:textId="77777777" w:rsidR="00101282" w:rsidRDefault="00101282">
          <w:pPr>
            <w:pStyle w:val="TOC2"/>
            <w:tabs>
              <w:tab w:val="left" w:pos="880"/>
              <w:tab w:val="right" w:leader="dot" w:pos="9350"/>
            </w:tabs>
            <w:rPr>
              <w:ins w:id="64" w:author="Thomas Dietz" w:date="2012-09-11T17:11:00Z"/>
              <w:rFonts w:eastAsiaTheme="minorEastAsia"/>
              <w:noProof/>
            </w:rPr>
          </w:pPr>
          <w:ins w:id="65"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5.4</w:t>
            </w:r>
            <w:r>
              <w:rPr>
                <w:rFonts w:eastAsiaTheme="minorEastAsia"/>
                <w:noProof/>
              </w:rPr>
              <w:tab/>
            </w:r>
            <w:r w:rsidRPr="00CE63DA">
              <w:rPr>
                <w:rStyle w:val="Hyperlink"/>
                <w:noProof/>
              </w:rPr>
              <w:t>OpenFlow Resource</w:t>
            </w:r>
            <w:r>
              <w:rPr>
                <w:noProof/>
                <w:webHidden/>
              </w:rPr>
              <w:tab/>
            </w:r>
            <w:r>
              <w:rPr>
                <w:noProof/>
                <w:webHidden/>
              </w:rPr>
              <w:fldChar w:fldCharType="begin"/>
            </w:r>
            <w:r>
              <w:rPr>
                <w:noProof/>
                <w:webHidden/>
              </w:rPr>
              <w:instrText xml:space="preserve"> PAGEREF _Toc335146787 \h </w:instrText>
            </w:r>
            <w:r>
              <w:rPr>
                <w:noProof/>
                <w:webHidden/>
              </w:rPr>
            </w:r>
          </w:ins>
          <w:r>
            <w:rPr>
              <w:noProof/>
              <w:webHidden/>
            </w:rPr>
            <w:fldChar w:fldCharType="separate"/>
          </w:r>
          <w:ins w:id="66" w:author="Thomas Dietz" w:date="2012-09-11T17:11:00Z">
            <w:r>
              <w:rPr>
                <w:noProof/>
                <w:webHidden/>
              </w:rPr>
              <w:t>8</w:t>
            </w:r>
            <w:r>
              <w:rPr>
                <w:noProof/>
                <w:webHidden/>
              </w:rPr>
              <w:fldChar w:fldCharType="end"/>
            </w:r>
            <w:r w:rsidRPr="00CE63DA">
              <w:rPr>
                <w:rStyle w:val="Hyperlink"/>
                <w:noProof/>
              </w:rPr>
              <w:fldChar w:fldCharType="end"/>
            </w:r>
          </w:ins>
        </w:p>
        <w:p w14:paraId="02BA5719" w14:textId="77777777" w:rsidR="00101282" w:rsidRDefault="00101282">
          <w:pPr>
            <w:pStyle w:val="TOC3"/>
            <w:tabs>
              <w:tab w:val="left" w:pos="1320"/>
              <w:tab w:val="right" w:leader="dot" w:pos="9350"/>
            </w:tabs>
            <w:rPr>
              <w:ins w:id="67" w:author="Thomas Dietz" w:date="2012-09-11T17:11:00Z"/>
              <w:rFonts w:eastAsiaTheme="minorEastAsia"/>
              <w:noProof/>
            </w:rPr>
          </w:pPr>
          <w:ins w:id="68"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"_Toc335146788"</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5.4.1</w:t>
            </w:r>
            <w:r>
              <w:rPr>
                <w:rFonts w:eastAsiaTheme="minorEastAsia"/>
                <w:noProof/>
              </w:rPr>
              <w:tab/>
            </w:r>
            <w:r w:rsidRPr="00CE63DA">
              <w:rPr>
                <w:rStyle w:val="Hyperlink"/>
                <w:noProof/>
              </w:rPr>
              <w:t>OpenFlow Queue</w:t>
            </w:r>
            <w:r>
              <w:rPr>
                <w:noProof/>
                <w:webHidden/>
              </w:rPr>
              <w:tab/>
            </w:r>
            <w:r>
              <w:rPr>
                <w:noProof/>
                <w:webHidden/>
              </w:rPr>
              <w:fldChar w:fldCharType="begin"/>
            </w:r>
            <w:r>
              <w:rPr>
                <w:noProof/>
                <w:webHidden/>
              </w:rPr>
              <w:instrText xml:space="preserve"> PAGEREF _Toc335146788 \h </w:instrText>
            </w:r>
            <w:r>
              <w:rPr>
                <w:noProof/>
                <w:webHidden/>
              </w:rPr>
            </w:r>
          </w:ins>
          <w:r>
            <w:rPr>
              <w:noProof/>
              <w:webHidden/>
            </w:rPr>
            <w:fldChar w:fldCharType="separate"/>
          </w:r>
          <w:ins w:id="69" w:author="Thomas Dietz" w:date="2012-09-11T17:11:00Z">
            <w:r>
              <w:rPr>
                <w:noProof/>
                <w:webHidden/>
              </w:rPr>
              <w:t>9</w:t>
            </w:r>
            <w:r>
              <w:rPr>
                <w:noProof/>
                <w:webHidden/>
              </w:rPr>
              <w:fldChar w:fldCharType="end"/>
            </w:r>
            <w:r w:rsidRPr="00CE63DA">
              <w:rPr>
                <w:rStyle w:val="Hyperlink"/>
                <w:noProof/>
              </w:rPr>
              <w:fldChar w:fldCharType="end"/>
            </w:r>
          </w:ins>
        </w:p>
        <w:p w14:paraId="41AC04F1" w14:textId="77777777" w:rsidR="00101282" w:rsidRDefault="00101282">
          <w:pPr>
            <w:pStyle w:val="TOC3"/>
            <w:tabs>
              <w:tab w:val="left" w:pos="1320"/>
              <w:tab w:val="right" w:leader="dot" w:pos="9350"/>
            </w:tabs>
            <w:rPr>
              <w:ins w:id="70" w:author="Thomas Dietz" w:date="2012-09-11T17:11:00Z"/>
              <w:rFonts w:eastAsiaTheme="minorEastAsia"/>
              <w:noProof/>
            </w:rPr>
          </w:pPr>
          <w:ins w:id="71"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"_Toc335146789"</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5.4.2</w:t>
            </w:r>
            <w:r>
              <w:rPr>
                <w:rFonts w:eastAsiaTheme="minorEastAsia"/>
                <w:noProof/>
              </w:rPr>
              <w:tab/>
            </w:r>
            <w:r w:rsidRPr="00CE63DA">
              <w:rPr>
                <w:rStyle w:val="Hyperlink"/>
                <w:noProof/>
              </w:rPr>
              <w:t>OpenFlow Port</w:t>
            </w:r>
            <w:r>
              <w:rPr>
                <w:noProof/>
                <w:webHidden/>
              </w:rPr>
              <w:tab/>
            </w:r>
            <w:r>
              <w:rPr>
                <w:noProof/>
                <w:webHidden/>
              </w:rPr>
              <w:fldChar w:fldCharType="begin"/>
            </w:r>
            <w:r>
              <w:rPr>
                <w:noProof/>
                <w:webHidden/>
              </w:rPr>
              <w:instrText xml:space="preserve"> PAGEREF _Toc335146789 \h </w:instrText>
            </w:r>
            <w:r>
              <w:rPr>
                <w:noProof/>
                <w:webHidden/>
              </w:rPr>
            </w:r>
          </w:ins>
          <w:r>
            <w:rPr>
              <w:noProof/>
              <w:webHidden/>
            </w:rPr>
            <w:fldChar w:fldCharType="separate"/>
          </w:r>
          <w:ins w:id="72" w:author="Thomas Dietz" w:date="2012-09-11T17:11:00Z">
            <w:r>
              <w:rPr>
                <w:noProof/>
                <w:webHidden/>
              </w:rPr>
              <w:t>9</w:t>
            </w:r>
            <w:r>
              <w:rPr>
                <w:noProof/>
                <w:webHidden/>
              </w:rPr>
              <w:fldChar w:fldCharType="end"/>
            </w:r>
            <w:r w:rsidRPr="00CE63DA">
              <w:rPr>
                <w:rStyle w:val="Hyperlink"/>
                <w:noProof/>
              </w:rPr>
              <w:fldChar w:fldCharType="end"/>
            </w:r>
          </w:ins>
        </w:p>
        <w:p w14:paraId="7F46677E" w14:textId="77777777" w:rsidR="00101282" w:rsidRDefault="00101282">
          <w:pPr>
            <w:pStyle w:val="TOC2"/>
            <w:tabs>
              <w:tab w:val="left" w:pos="880"/>
              <w:tab w:val="right" w:leader="dot" w:pos="9350"/>
            </w:tabs>
            <w:rPr>
              <w:ins w:id="73" w:author="Thomas Dietz" w:date="2012-09-11T17:11:00Z"/>
              <w:rFonts w:eastAsiaTheme="minorEastAsia"/>
              <w:noProof/>
            </w:rPr>
          </w:pPr>
          <w:ins w:id="74"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"_Toc335146790"</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5.5</w:t>
            </w:r>
            <w:r>
              <w:rPr>
                <w:rFonts w:eastAsiaTheme="minorEastAsia"/>
                <w:noProof/>
              </w:rPr>
              <w:tab/>
            </w:r>
            <w:r w:rsidRPr="00CE63DA">
              <w:rPr>
                <w:rStyle w:val="Hyperlink"/>
                <w:noProof/>
              </w:rPr>
              <w:t>OpenFlow Controller</w:t>
            </w:r>
            <w:r>
              <w:rPr>
                <w:noProof/>
                <w:webHidden/>
              </w:rPr>
              <w:tab/>
            </w:r>
            <w:r>
              <w:rPr>
                <w:noProof/>
                <w:webHidden/>
              </w:rPr>
              <w:fldChar w:fldCharType="begin"/>
            </w:r>
            <w:r>
              <w:rPr>
                <w:noProof/>
                <w:webHidden/>
              </w:rPr>
              <w:instrText xml:space="preserve"> PAGEREF _Toc335146790 \h </w:instrText>
            </w:r>
            <w:r>
              <w:rPr>
                <w:noProof/>
                <w:webHidden/>
              </w:rPr>
            </w:r>
          </w:ins>
          <w:r>
            <w:rPr>
              <w:noProof/>
              <w:webHidden/>
            </w:rPr>
            <w:fldChar w:fldCharType="separate"/>
          </w:r>
          <w:ins w:id="75" w:author="Thomas Dietz" w:date="2012-09-11T17:11:00Z">
            <w:r>
              <w:rPr>
                <w:noProof/>
                <w:webHidden/>
              </w:rPr>
              <w:t>9</w:t>
            </w:r>
            <w:r>
              <w:rPr>
                <w:noProof/>
                <w:webHidden/>
              </w:rPr>
              <w:fldChar w:fldCharType="end"/>
            </w:r>
            <w:r w:rsidRPr="00CE63DA">
              <w:rPr>
                <w:rStyle w:val="Hyperlink"/>
                <w:noProof/>
              </w:rPr>
              <w:fldChar w:fldCharType="end"/>
            </w:r>
          </w:ins>
        </w:p>
        <w:p w14:paraId="4AFD4ABA" w14:textId="77777777" w:rsidR="00101282" w:rsidRDefault="00101282">
          <w:pPr>
            <w:pStyle w:val="TOC1"/>
            <w:tabs>
              <w:tab w:val="left" w:pos="440"/>
              <w:tab w:val="right" w:leader="dot" w:pos="9350"/>
            </w:tabs>
            <w:rPr>
              <w:ins w:id="76" w:author="Thomas Dietz" w:date="2012-09-11T17:11:00Z"/>
              <w:rFonts w:eastAsiaTheme="minorEastAsia"/>
              <w:noProof/>
            </w:rPr>
          </w:pPr>
          <w:ins w:id="77"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"_Toc335146791"</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w:t>
            </w:r>
            <w:r>
              <w:rPr>
                <w:rFonts w:eastAsiaTheme="minorEastAsia"/>
                <w:noProof/>
              </w:rPr>
              <w:tab/>
            </w:r>
            <w:r w:rsidRPr="00CE63DA">
              <w:rPr>
                <w:rStyle w:val="Hyperlink"/>
                <w:noProof/>
              </w:rPr>
              <w:t>Requirements</w:t>
            </w:r>
            <w:r>
              <w:rPr>
                <w:noProof/>
                <w:webHidden/>
              </w:rPr>
              <w:tab/>
            </w:r>
            <w:r>
              <w:rPr>
                <w:noProof/>
                <w:webHidden/>
              </w:rPr>
              <w:fldChar w:fldCharType="begin"/>
            </w:r>
            <w:r>
              <w:rPr>
                <w:noProof/>
                <w:webHidden/>
              </w:rPr>
              <w:instrText xml:space="preserve"> PAGEREF _Toc335146791 \h </w:instrText>
            </w:r>
            <w:r>
              <w:rPr>
                <w:noProof/>
                <w:webHidden/>
              </w:rPr>
            </w:r>
          </w:ins>
          <w:r>
            <w:rPr>
              <w:noProof/>
              <w:webHidden/>
            </w:rPr>
            <w:fldChar w:fldCharType="separate"/>
          </w:r>
          <w:ins w:id="78" w:author="Thomas Dietz" w:date="2012-09-11T17:11:00Z">
            <w:r>
              <w:rPr>
                <w:noProof/>
                <w:webHidden/>
              </w:rPr>
              <w:t>9</w:t>
            </w:r>
            <w:r>
              <w:rPr>
                <w:noProof/>
                <w:webHidden/>
              </w:rPr>
              <w:fldChar w:fldCharType="end"/>
            </w:r>
            <w:r w:rsidRPr="00CE63DA">
              <w:rPr>
                <w:rStyle w:val="Hyperlink"/>
                <w:noProof/>
              </w:rPr>
              <w:fldChar w:fldCharType="end"/>
            </w:r>
          </w:ins>
        </w:p>
        <w:p w14:paraId="7228A872" w14:textId="77777777" w:rsidR="00101282" w:rsidRDefault="00101282">
          <w:pPr>
            <w:pStyle w:val="TOC2"/>
            <w:tabs>
              <w:tab w:val="left" w:pos="880"/>
              <w:tab w:val="right" w:leader="dot" w:pos="9350"/>
            </w:tabs>
            <w:rPr>
              <w:ins w:id="79" w:author="Thomas Dietz" w:date="2012-09-11T17:11:00Z"/>
              <w:rFonts w:eastAsiaTheme="minorEastAsia"/>
              <w:noProof/>
            </w:rPr>
          </w:pPr>
          <w:ins w:id="80"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"_Toc335146792"</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w:t>
            </w:r>
            <w:r>
              <w:rPr>
                <w:rFonts w:eastAsiaTheme="minorEastAsia"/>
                <w:noProof/>
              </w:rPr>
              <w:tab/>
            </w:r>
            <w:r w:rsidRPr="00CE63DA">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_Toc335146792 \h </w:instrText>
            </w:r>
            <w:r>
              <w:rPr>
                <w:noProof/>
                <w:webHidden/>
              </w:rPr>
            </w:r>
          </w:ins>
          <w:r>
            <w:rPr>
              <w:noProof/>
              <w:webHidden/>
            </w:rPr>
            <w:fldChar w:fldCharType="separate"/>
          </w:r>
          <w:ins w:id="81" w:author="Thomas Dietz" w:date="2012-09-11T17:11:00Z">
            <w:r>
              <w:rPr>
                <w:noProof/>
                <w:webHidden/>
              </w:rPr>
              <w:t>9</w:t>
            </w:r>
            <w:r>
              <w:rPr>
                <w:noProof/>
                <w:webHidden/>
              </w:rPr>
              <w:fldChar w:fldCharType="end"/>
            </w:r>
            <w:r w:rsidRPr="00CE63DA">
              <w:rPr>
                <w:rStyle w:val="Hyperlink"/>
                <w:noProof/>
              </w:rPr>
              <w:fldChar w:fldCharType="end"/>
            </w:r>
          </w:ins>
        </w:p>
        <w:p w14:paraId="1CD30651" w14:textId="77777777" w:rsidR="00101282" w:rsidRDefault="00101282">
          <w:pPr>
            <w:pStyle w:val="TOC3"/>
            <w:tabs>
              <w:tab w:val="left" w:pos="1320"/>
              <w:tab w:val="right" w:leader="dot" w:pos="9350"/>
            </w:tabs>
            <w:rPr>
              <w:ins w:id="82" w:author="Thomas Dietz" w:date="2012-09-11T17:11:00Z"/>
              <w:rFonts w:eastAsiaTheme="minorEastAsia"/>
              <w:noProof/>
            </w:rPr>
          </w:pPr>
          <w:ins w:id="83"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"_Toc335146793"</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6.1.1</w:t>
            </w:r>
            <w:r>
              <w:rPr>
                <w:rFonts w:eastAsiaTheme="minorEastAsia"/>
                <w:noProof/>
              </w:rPr>
              <w:tab/>
            </w:r>
            <w:r w:rsidRPr="00CE63DA">
              <w:rPr>
                <w:rStyle w:val="Hyperlink"/>
                <w:noProof/>
              </w:rPr>
              <w:t>Connection Setup to a Controller</w:t>
            </w:r>
            <w:r>
              <w:rPr>
                <w:noProof/>
                <w:webHidden/>
              </w:rPr>
              <w:tab/>
            </w:r>
            <w:r>
              <w:rPr>
                <w:noProof/>
                <w:webHidden/>
              </w:rPr>
              <w:fldChar w:fldCharType="begin"/>
            </w:r>
            <w:r>
              <w:rPr>
                <w:noProof/>
                <w:webHidden/>
              </w:rPr>
              <w:instrText xml:space="preserve"> PAGEREF _Toc335146793 \h </w:instrText>
            </w:r>
            <w:r>
              <w:rPr>
                <w:noProof/>
                <w:webHidden/>
              </w:rPr>
            </w:r>
          </w:ins>
          <w:r>
            <w:rPr>
              <w:noProof/>
              <w:webHidden/>
            </w:rPr>
            <w:fldChar w:fldCharType="separate"/>
          </w:r>
          <w:ins w:id="84" w:author="Thomas Dietz" w:date="2012-09-11T17:11:00Z">
            <w:r>
              <w:rPr>
                <w:noProof/>
                <w:webHidden/>
              </w:rPr>
              <w:t>9</w:t>
            </w:r>
            <w:r>
              <w:rPr>
                <w:noProof/>
                <w:webHidden/>
              </w:rPr>
              <w:fldChar w:fldCharType="end"/>
            </w:r>
            <w:r w:rsidRPr="00CE63DA">
              <w:rPr>
                <w:rStyle w:val="Hyperlink"/>
                <w:noProof/>
              </w:rPr>
              <w:fldChar w:fldCharType="end"/>
            </w:r>
          </w:ins>
        </w:p>
        <w:p w14:paraId="66A6104A" w14:textId="77777777" w:rsidR="00101282" w:rsidRDefault="00101282">
          <w:pPr>
            <w:pStyle w:val="TOC3"/>
            <w:tabs>
              <w:tab w:val="left" w:pos="1320"/>
              <w:tab w:val="right" w:leader="dot" w:pos="9350"/>
            </w:tabs>
            <w:rPr>
              <w:ins w:id="85" w:author="Thomas Dietz" w:date="2012-09-11T17:11:00Z"/>
              <w:rFonts w:eastAsiaTheme="minorEastAsia"/>
              <w:noProof/>
            </w:rPr>
          </w:pPr>
          <w:ins w:id="86"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6.1.2</w:t>
            </w:r>
            <w:r>
              <w:rPr>
                <w:rFonts w:eastAsiaTheme="minorEastAsia"/>
                <w:noProof/>
              </w:rPr>
              <w:tab/>
            </w:r>
            <w:r w:rsidRPr="00CE63DA">
              <w:rPr>
                <w:rStyle w:val="Hyperlink"/>
                <w:noProof/>
              </w:rPr>
              <w:t>Multiple Controllers</w:t>
            </w:r>
            <w:r>
              <w:rPr>
                <w:noProof/>
                <w:webHidden/>
              </w:rPr>
              <w:tab/>
            </w:r>
            <w:r>
              <w:rPr>
                <w:noProof/>
                <w:webHidden/>
              </w:rPr>
              <w:fldChar w:fldCharType="begin"/>
            </w:r>
            <w:r>
              <w:rPr>
                <w:noProof/>
                <w:webHidden/>
              </w:rPr>
              <w:instrText xml:space="preserve"> PAGEREF _Toc335146794 \h </w:instrText>
            </w:r>
            <w:r>
              <w:rPr>
                <w:noProof/>
                <w:webHidden/>
              </w:rPr>
            </w:r>
          </w:ins>
          <w:r>
            <w:rPr>
              <w:noProof/>
              <w:webHidden/>
            </w:rPr>
            <w:fldChar w:fldCharType="separate"/>
          </w:r>
          <w:ins w:id="87" w:author="Thomas Dietz" w:date="2012-09-11T17:11:00Z">
            <w:r>
              <w:rPr>
                <w:noProof/>
                <w:webHidden/>
              </w:rPr>
              <w:t>10</w:t>
            </w:r>
            <w:r>
              <w:rPr>
                <w:noProof/>
                <w:webHidden/>
              </w:rPr>
              <w:fldChar w:fldCharType="end"/>
            </w:r>
            <w:r w:rsidRPr="00CE63DA">
              <w:rPr>
                <w:rStyle w:val="Hyperlink"/>
                <w:noProof/>
              </w:rPr>
              <w:fldChar w:fldCharType="end"/>
            </w:r>
          </w:ins>
        </w:p>
        <w:p w14:paraId="0BCBCFF0" w14:textId="77777777" w:rsidR="00101282" w:rsidRDefault="00101282">
          <w:pPr>
            <w:pStyle w:val="TOC3"/>
            <w:tabs>
              <w:tab w:val="left" w:pos="1320"/>
              <w:tab w:val="right" w:leader="dot" w:pos="9350"/>
            </w:tabs>
            <w:rPr>
              <w:ins w:id="88" w:author="Thomas Dietz" w:date="2012-09-11T17:11:00Z"/>
              <w:rFonts w:eastAsiaTheme="minorEastAsia"/>
              <w:noProof/>
            </w:rPr>
          </w:pPr>
          <w:ins w:id="89"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"_Toc335146795"</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6.1.3</w:t>
            </w:r>
            <w:r>
              <w:rPr>
                <w:rFonts w:eastAsiaTheme="minorEastAsia"/>
                <w:noProof/>
              </w:rPr>
              <w:tab/>
            </w:r>
            <w:r w:rsidRPr="00CE63DA">
              <w:rPr>
                <w:rStyle w:val="Hyperlink"/>
                <w:noProof/>
              </w:rPr>
              <w:t>OpenFlow Logical Switches</w:t>
            </w:r>
            <w:r>
              <w:rPr>
                <w:noProof/>
                <w:webHidden/>
              </w:rPr>
              <w:tab/>
            </w:r>
            <w:r>
              <w:rPr>
                <w:noProof/>
                <w:webHidden/>
              </w:rPr>
              <w:fldChar w:fldCharType="begin"/>
            </w:r>
            <w:r>
              <w:rPr>
                <w:noProof/>
                <w:webHidden/>
              </w:rPr>
              <w:instrText xml:space="preserve"> PAGEREF _Toc335146795 \h </w:instrText>
            </w:r>
            <w:r>
              <w:rPr>
                <w:noProof/>
                <w:webHidden/>
              </w:rPr>
            </w:r>
          </w:ins>
          <w:r>
            <w:rPr>
              <w:noProof/>
              <w:webHidden/>
            </w:rPr>
            <w:fldChar w:fldCharType="separate"/>
          </w:r>
          <w:ins w:id="90" w:author="Thomas Dietz" w:date="2012-09-11T17:11:00Z">
            <w:r>
              <w:rPr>
                <w:noProof/>
                <w:webHidden/>
              </w:rPr>
              <w:t>10</w:t>
            </w:r>
            <w:r>
              <w:rPr>
                <w:noProof/>
                <w:webHidden/>
              </w:rPr>
              <w:fldChar w:fldCharType="end"/>
            </w:r>
            <w:r w:rsidRPr="00CE63DA">
              <w:rPr>
                <w:rStyle w:val="Hyperlink"/>
                <w:noProof/>
              </w:rPr>
              <w:fldChar w:fldCharType="end"/>
            </w:r>
          </w:ins>
        </w:p>
        <w:p w14:paraId="24F4D0A1" w14:textId="77777777" w:rsidR="00101282" w:rsidRDefault="00101282">
          <w:pPr>
            <w:pStyle w:val="TOC3"/>
            <w:tabs>
              <w:tab w:val="left" w:pos="1320"/>
              <w:tab w:val="right" w:leader="dot" w:pos="9350"/>
            </w:tabs>
            <w:rPr>
              <w:ins w:id="91" w:author="Thomas Dietz" w:date="2012-09-11T17:11:00Z"/>
              <w:rFonts w:eastAsiaTheme="minorEastAsia"/>
              <w:noProof/>
            </w:rPr>
          </w:pPr>
          <w:ins w:id="92"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"_Toc335146796"</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6.1.4</w:t>
            </w:r>
            <w:r>
              <w:rPr>
                <w:rFonts w:eastAsiaTheme="minorEastAsia"/>
                <w:noProof/>
              </w:rPr>
              <w:tab/>
            </w:r>
            <w:r w:rsidRPr="00CE63DA">
              <w:rPr>
                <w:rStyle w:val="Hyperlink"/>
                <w:noProof/>
              </w:rPr>
              <w:t>Connection Interruption</w:t>
            </w:r>
            <w:r>
              <w:rPr>
                <w:noProof/>
                <w:webHidden/>
              </w:rPr>
              <w:tab/>
            </w:r>
            <w:r>
              <w:rPr>
                <w:noProof/>
                <w:webHidden/>
              </w:rPr>
              <w:fldChar w:fldCharType="begin"/>
            </w:r>
            <w:r>
              <w:rPr>
                <w:noProof/>
                <w:webHidden/>
              </w:rPr>
              <w:instrText xml:space="preserve"> PAGEREF _Toc335146796 \h </w:instrText>
            </w:r>
            <w:r>
              <w:rPr>
                <w:noProof/>
                <w:webHidden/>
              </w:rPr>
            </w:r>
          </w:ins>
          <w:r>
            <w:rPr>
              <w:noProof/>
              <w:webHidden/>
            </w:rPr>
            <w:fldChar w:fldCharType="separate"/>
          </w:r>
          <w:ins w:id="93" w:author="Thomas Dietz" w:date="2012-09-11T17:11:00Z">
            <w:r>
              <w:rPr>
                <w:noProof/>
                <w:webHidden/>
              </w:rPr>
              <w:t>10</w:t>
            </w:r>
            <w:r>
              <w:rPr>
                <w:noProof/>
                <w:webHidden/>
              </w:rPr>
              <w:fldChar w:fldCharType="end"/>
            </w:r>
            <w:r w:rsidRPr="00CE63DA">
              <w:rPr>
                <w:rStyle w:val="Hyperlink"/>
                <w:noProof/>
              </w:rPr>
              <w:fldChar w:fldCharType="end"/>
            </w:r>
          </w:ins>
        </w:p>
        <w:p w14:paraId="5EF46AEE" w14:textId="77777777" w:rsidR="00101282" w:rsidRDefault="00101282">
          <w:pPr>
            <w:pStyle w:val="TOC3"/>
            <w:tabs>
              <w:tab w:val="left" w:pos="1320"/>
              <w:tab w:val="right" w:leader="dot" w:pos="9350"/>
            </w:tabs>
            <w:rPr>
              <w:ins w:id="94" w:author="Thomas Dietz" w:date="2012-09-11T17:11:00Z"/>
              <w:rFonts w:eastAsiaTheme="minorEastAsia"/>
              <w:noProof/>
            </w:rPr>
          </w:pPr>
          <w:ins w:id="95"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6.1.5</w:t>
            </w:r>
            <w:r>
              <w:rPr>
                <w:rFonts w:eastAsiaTheme="minorEastAsia"/>
                <w:noProof/>
              </w:rPr>
              <w:tab/>
            </w:r>
            <w:r w:rsidRPr="00CE63DA">
              <w:rPr>
                <w:rStyle w:val="Hyperlink"/>
                <w:noProof/>
              </w:rPr>
              <w:t>Encryption</w:t>
            </w:r>
            <w:r>
              <w:rPr>
                <w:noProof/>
                <w:webHidden/>
              </w:rPr>
              <w:tab/>
            </w:r>
            <w:r>
              <w:rPr>
                <w:noProof/>
                <w:webHidden/>
              </w:rPr>
              <w:fldChar w:fldCharType="begin"/>
            </w:r>
            <w:r>
              <w:rPr>
                <w:noProof/>
                <w:webHidden/>
              </w:rPr>
              <w:instrText xml:space="preserve"> PAGEREF _Toc335146797 \h </w:instrText>
            </w:r>
            <w:r>
              <w:rPr>
                <w:noProof/>
                <w:webHidden/>
              </w:rPr>
            </w:r>
          </w:ins>
          <w:r>
            <w:rPr>
              <w:noProof/>
              <w:webHidden/>
            </w:rPr>
            <w:fldChar w:fldCharType="separate"/>
          </w:r>
          <w:ins w:id="96" w:author="Thomas Dietz" w:date="2012-09-11T17:11:00Z">
            <w:r>
              <w:rPr>
                <w:noProof/>
                <w:webHidden/>
              </w:rPr>
              <w:t>10</w:t>
            </w:r>
            <w:r>
              <w:rPr>
                <w:noProof/>
                <w:webHidden/>
              </w:rPr>
              <w:fldChar w:fldCharType="end"/>
            </w:r>
            <w:r w:rsidRPr="00CE63DA">
              <w:rPr>
                <w:rStyle w:val="Hyperlink"/>
                <w:noProof/>
              </w:rPr>
              <w:fldChar w:fldCharType="end"/>
            </w:r>
          </w:ins>
        </w:p>
        <w:p w14:paraId="61B72060" w14:textId="77777777" w:rsidR="00101282" w:rsidRDefault="00101282">
          <w:pPr>
            <w:pStyle w:val="TOC3"/>
            <w:tabs>
              <w:tab w:val="left" w:pos="1320"/>
              <w:tab w:val="right" w:leader="dot" w:pos="9350"/>
            </w:tabs>
            <w:rPr>
              <w:ins w:id="97" w:author="Thomas Dietz" w:date="2012-09-11T17:11:00Z"/>
              <w:rFonts w:eastAsiaTheme="minorEastAsia"/>
              <w:noProof/>
            </w:rPr>
          </w:pPr>
          <w:ins w:id="98"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"_Toc335146798"</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6.1.6</w:t>
            </w:r>
            <w:r>
              <w:rPr>
                <w:rFonts w:eastAsiaTheme="minorEastAsia"/>
                <w:noProof/>
              </w:rPr>
              <w:tab/>
            </w:r>
            <w:r w:rsidRPr="00CE63DA">
              <w:rPr>
                <w:rStyle w:val="Hyperlink"/>
                <w:noProof/>
              </w:rPr>
              <w:t>Queues</w:t>
            </w:r>
            <w:r>
              <w:rPr>
                <w:noProof/>
                <w:webHidden/>
              </w:rPr>
              <w:tab/>
            </w:r>
            <w:r>
              <w:rPr>
                <w:noProof/>
                <w:webHidden/>
              </w:rPr>
              <w:fldChar w:fldCharType="begin"/>
            </w:r>
            <w:r>
              <w:rPr>
                <w:noProof/>
                <w:webHidden/>
              </w:rPr>
              <w:instrText xml:space="preserve"> PAGEREF _Toc335146798 \h </w:instrText>
            </w:r>
            <w:r>
              <w:rPr>
                <w:noProof/>
                <w:webHidden/>
              </w:rPr>
            </w:r>
          </w:ins>
          <w:r>
            <w:rPr>
              <w:noProof/>
              <w:webHidden/>
            </w:rPr>
            <w:fldChar w:fldCharType="separate"/>
          </w:r>
          <w:ins w:id="99" w:author="Thomas Dietz" w:date="2012-09-11T17:11:00Z">
            <w:r>
              <w:rPr>
                <w:noProof/>
                <w:webHidden/>
              </w:rPr>
              <w:t>10</w:t>
            </w:r>
            <w:r>
              <w:rPr>
                <w:noProof/>
                <w:webHidden/>
              </w:rPr>
              <w:fldChar w:fldCharType="end"/>
            </w:r>
            <w:r w:rsidRPr="00CE63DA">
              <w:rPr>
                <w:rStyle w:val="Hyperlink"/>
                <w:noProof/>
              </w:rPr>
              <w:fldChar w:fldCharType="end"/>
            </w:r>
          </w:ins>
        </w:p>
        <w:p w14:paraId="4961DCA4" w14:textId="77777777" w:rsidR="00101282" w:rsidRDefault="00101282">
          <w:pPr>
            <w:pStyle w:val="TOC3"/>
            <w:tabs>
              <w:tab w:val="left" w:pos="1320"/>
              <w:tab w:val="right" w:leader="dot" w:pos="9350"/>
            </w:tabs>
            <w:rPr>
              <w:ins w:id="100" w:author="Thomas Dietz" w:date="2012-09-11T17:11:00Z"/>
              <w:rFonts w:eastAsiaTheme="minorEastAsia"/>
              <w:noProof/>
            </w:rPr>
          </w:pPr>
          <w:ins w:id="101"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"_Toc335146799"</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6.1.7</w:t>
            </w:r>
            <w:r>
              <w:rPr>
                <w:rFonts w:eastAsiaTheme="minorEastAsia"/>
                <w:noProof/>
              </w:rPr>
              <w:tab/>
            </w:r>
            <w:r w:rsidRPr="00CE63DA">
              <w:rPr>
                <w:rStyle w:val="Hyperlink"/>
                <w:noProof/>
              </w:rPr>
              <w:t>Ports</w:t>
            </w:r>
            <w:r>
              <w:rPr>
                <w:noProof/>
                <w:webHidden/>
              </w:rPr>
              <w:tab/>
            </w:r>
            <w:r>
              <w:rPr>
                <w:noProof/>
                <w:webHidden/>
              </w:rPr>
              <w:fldChar w:fldCharType="begin"/>
            </w:r>
            <w:r>
              <w:rPr>
                <w:noProof/>
                <w:webHidden/>
              </w:rPr>
              <w:instrText xml:space="preserve"> PAGEREF _Toc335146799 \h </w:instrText>
            </w:r>
            <w:r>
              <w:rPr>
                <w:noProof/>
                <w:webHidden/>
              </w:rPr>
            </w:r>
          </w:ins>
          <w:r>
            <w:rPr>
              <w:noProof/>
              <w:webHidden/>
            </w:rPr>
            <w:fldChar w:fldCharType="separate"/>
          </w:r>
          <w:ins w:id="102" w:author="Thomas Dietz" w:date="2012-09-11T17:11:00Z">
            <w:r>
              <w:rPr>
                <w:noProof/>
                <w:webHidden/>
              </w:rPr>
              <w:t>11</w:t>
            </w:r>
            <w:r>
              <w:rPr>
                <w:noProof/>
                <w:webHidden/>
              </w:rPr>
              <w:fldChar w:fldCharType="end"/>
            </w:r>
            <w:r w:rsidRPr="00CE63DA">
              <w:rPr>
                <w:rStyle w:val="Hyperlink"/>
                <w:noProof/>
              </w:rPr>
              <w:fldChar w:fldCharType="end"/>
            </w:r>
          </w:ins>
        </w:p>
        <w:p w14:paraId="4A5A4A48" w14:textId="77777777" w:rsidR="00101282" w:rsidRDefault="00101282">
          <w:pPr>
            <w:pStyle w:val="TOC3"/>
            <w:tabs>
              <w:tab w:val="left" w:pos="1320"/>
              <w:tab w:val="right" w:leader="dot" w:pos="9350"/>
            </w:tabs>
            <w:rPr>
              <w:ins w:id="103" w:author="Thomas Dietz" w:date="2012-09-11T17:11:00Z"/>
              <w:rFonts w:eastAsiaTheme="minorEastAsia"/>
              <w:noProof/>
            </w:rPr>
          </w:pPr>
          <w:ins w:id="104"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"_Toc335146800"</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6.1.8</w:t>
            </w:r>
            <w:r>
              <w:rPr>
                <w:rFonts w:eastAsiaTheme="minorEastAsia"/>
                <w:noProof/>
              </w:rPr>
              <w:tab/>
            </w:r>
            <w:r w:rsidRPr="00CE63DA">
              <w:rPr>
                <w:rStyle w:val="Hyperlink"/>
                <w:noProof/>
              </w:rPr>
              <w:t>Capability Discovery</w:t>
            </w:r>
            <w:r>
              <w:rPr>
                <w:noProof/>
                <w:webHidden/>
              </w:rPr>
              <w:tab/>
            </w:r>
            <w:r>
              <w:rPr>
                <w:noProof/>
                <w:webHidden/>
              </w:rPr>
              <w:fldChar w:fldCharType="begin"/>
            </w:r>
            <w:r>
              <w:rPr>
                <w:noProof/>
                <w:webHidden/>
              </w:rPr>
              <w:instrText xml:space="preserve"> PAGEREF _Toc335146800 \h </w:instrText>
            </w:r>
            <w:r>
              <w:rPr>
                <w:noProof/>
                <w:webHidden/>
              </w:rPr>
            </w:r>
          </w:ins>
          <w:r>
            <w:rPr>
              <w:noProof/>
              <w:webHidden/>
            </w:rPr>
            <w:fldChar w:fldCharType="separate"/>
          </w:r>
          <w:ins w:id="105" w:author="Thomas Dietz" w:date="2012-09-11T17:11:00Z">
            <w:r>
              <w:rPr>
                <w:noProof/>
                <w:webHidden/>
              </w:rPr>
              <w:t>12</w:t>
            </w:r>
            <w:r>
              <w:rPr>
                <w:noProof/>
                <w:webHidden/>
              </w:rPr>
              <w:fldChar w:fldCharType="end"/>
            </w:r>
            <w:r w:rsidRPr="00CE63DA">
              <w:rPr>
                <w:rStyle w:val="Hyperlink"/>
                <w:noProof/>
              </w:rPr>
              <w:fldChar w:fldCharType="end"/>
            </w:r>
          </w:ins>
        </w:p>
        <w:p w14:paraId="04E089AC" w14:textId="77777777" w:rsidR="00101282" w:rsidRDefault="00101282">
          <w:pPr>
            <w:pStyle w:val="TOC3"/>
            <w:tabs>
              <w:tab w:val="left" w:pos="1320"/>
              <w:tab w:val="right" w:leader="dot" w:pos="9350"/>
            </w:tabs>
            <w:rPr>
              <w:ins w:id="106" w:author="Thomas Dietz" w:date="2012-09-11T17:11:00Z"/>
              <w:rFonts w:eastAsiaTheme="minorEastAsia"/>
              <w:noProof/>
            </w:rPr>
          </w:pPr>
          <w:ins w:id="107"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"_Toc335146801"</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6.1.9</w:t>
            </w:r>
            <w:r>
              <w:rPr>
                <w:rFonts w:eastAsiaTheme="minorEastAsia"/>
                <w:noProof/>
              </w:rPr>
              <w:tab/>
            </w:r>
            <w:r w:rsidRPr="00CE63DA">
              <w:rPr>
                <w:rStyle w:val="Hyperlink"/>
                <w:noProof/>
              </w:rPr>
              <w:t>Datapath ID</w:t>
            </w:r>
            <w:r>
              <w:rPr>
                <w:noProof/>
                <w:webHidden/>
              </w:rPr>
              <w:tab/>
            </w:r>
            <w:r>
              <w:rPr>
                <w:noProof/>
                <w:webHidden/>
              </w:rPr>
              <w:fldChar w:fldCharType="begin"/>
            </w:r>
            <w:r>
              <w:rPr>
                <w:noProof/>
                <w:webHidden/>
              </w:rPr>
              <w:instrText xml:space="preserve"> PAGEREF _Toc335146801 \h </w:instrText>
            </w:r>
            <w:r>
              <w:rPr>
                <w:noProof/>
                <w:webHidden/>
              </w:rPr>
            </w:r>
          </w:ins>
          <w:r>
            <w:rPr>
              <w:noProof/>
              <w:webHidden/>
            </w:rPr>
            <w:fldChar w:fldCharType="separate"/>
          </w:r>
          <w:ins w:id="108" w:author="Thomas Dietz" w:date="2012-09-11T17:11:00Z">
            <w:r>
              <w:rPr>
                <w:noProof/>
                <w:webHidden/>
              </w:rPr>
              <w:t>12</w:t>
            </w:r>
            <w:r>
              <w:rPr>
                <w:noProof/>
                <w:webHidden/>
              </w:rPr>
              <w:fldChar w:fldCharType="end"/>
            </w:r>
            <w:r w:rsidRPr="00CE63DA">
              <w:rPr>
                <w:rStyle w:val="Hyperlink"/>
                <w:noProof/>
              </w:rPr>
              <w:fldChar w:fldCharType="end"/>
            </w:r>
          </w:ins>
        </w:p>
        <w:p w14:paraId="350E32F9" w14:textId="77777777" w:rsidR="00101282" w:rsidRDefault="00101282">
          <w:pPr>
            <w:pStyle w:val="TOC2"/>
            <w:tabs>
              <w:tab w:val="left" w:pos="880"/>
              <w:tab w:val="right" w:leader="dot" w:pos="9350"/>
            </w:tabs>
            <w:rPr>
              <w:ins w:id="109" w:author="Thomas Dietz" w:date="2012-09-11T17:11:00Z"/>
              <w:rFonts w:eastAsiaTheme="minorEastAsia"/>
              <w:noProof/>
            </w:rPr>
          </w:pPr>
          <w:ins w:id="110"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"_Toc335146802"</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6.2</w:t>
            </w:r>
            <w:r>
              <w:rPr>
                <w:rFonts w:eastAsiaTheme="minorEastAsia"/>
                <w:noProof/>
              </w:rPr>
              <w:tab/>
            </w:r>
            <w:r w:rsidRPr="00CE63DA">
              <w:rPr>
                <w:rStyle w:val="Hyperlink"/>
                <w:noProof/>
              </w:rPr>
              <w:t>Operational Requirements</w:t>
            </w:r>
            <w:r>
              <w:rPr>
                <w:noProof/>
                <w:webHidden/>
              </w:rPr>
              <w:tab/>
            </w:r>
            <w:r>
              <w:rPr>
                <w:noProof/>
                <w:webHidden/>
              </w:rPr>
              <w:fldChar w:fldCharType="begin"/>
            </w:r>
            <w:r>
              <w:rPr>
                <w:noProof/>
                <w:webHidden/>
              </w:rPr>
              <w:instrText xml:space="preserve"> PAGEREF _Toc335146802 \h </w:instrText>
            </w:r>
            <w:r>
              <w:rPr>
                <w:noProof/>
                <w:webHidden/>
              </w:rPr>
            </w:r>
          </w:ins>
          <w:r>
            <w:rPr>
              <w:noProof/>
              <w:webHidden/>
            </w:rPr>
            <w:fldChar w:fldCharType="separate"/>
          </w:r>
          <w:ins w:id="111" w:author="Thomas Dietz" w:date="2012-09-11T17:11:00Z">
            <w:r>
              <w:rPr>
                <w:noProof/>
                <w:webHidden/>
              </w:rPr>
              <w:t>12</w:t>
            </w:r>
            <w:r>
              <w:rPr>
                <w:noProof/>
                <w:webHidden/>
              </w:rPr>
              <w:fldChar w:fldCharType="end"/>
            </w:r>
            <w:r w:rsidRPr="00CE63DA">
              <w:rPr>
                <w:rStyle w:val="Hyperlink"/>
                <w:noProof/>
              </w:rPr>
              <w:fldChar w:fldCharType="end"/>
            </w:r>
          </w:ins>
        </w:p>
        <w:p w14:paraId="7CC649BA" w14:textId="77777777" w:rsidR="00101282" w:rsidRDefault="00101282">
          <w:pPr>
            <w:pStyle w:val="TOC2"/>
            <w:tabs>
              <w:tab w:val="left" w:pos="880"/>
              <w:tab w:val="right" w:leader="dot" w:pos="9350"/>
            </w:tabs>
            <w:rPr>
              <w:ins w:id="112" w:author="Thomas Dietz" w:date="2012-09-11T17:11:00Z"/>
              <w:rFonts w:eastAsiaTheme="minorEastAsia"/>
              <w:noProof/>
            </w:rPr>
          </w:pPr>
          <w:ins w:id="113"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"_Toc335146803"</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6.3</w:t>
            </w:r>
            <w:r>
              <w:rPr>
                <w:rFonts w:eastAsiaTheme="minorEastAsia"/>
                <w:noProof/>
              </w:rPr>
              <w:tab/>
            </w:r>
            <w:r w:rsidRPr="00CE63DA">
              <w:rPr>
                <w:rStyle w:val="Hyperlink"/>
                <w:noProof/>
              </w:rPr>
              <w:t>Requirements for the Switch Management Protocol</w:t>
            </w:r>
            <w:r>
              <w:rPr>
                <w:noProof/>
                <w:webHidden/>
              </w:rPr>
              <w:tab/>
            </w:r>
            <w:r>
              <w:rPr>
                <w:noProof/>
                <w:webHidden/>
              </w:rPr>
              <w:fldChar w:fldCharType="begin"/>
            </w:r>
            <w:r>
              <w:rPr>
                <w:noProof/>
                <w:webHidden/>
              </w:rPr>
              <w:instrText xml:space="preserve"> PAGEREF _Toc335146803 \h </w:instrText>
            </w:r>
            <w:r>
              <w:rPr>
                <w:noProof/>
                <w:webHidden/>
              </w:rPr>
            </w:r>
          </w:ins>
          <w:r>
            <w:rPr>
              <w:noProof/>
              <w:webHidden/>
            </w:rPr>
            <w:fldChar w:fldCharType="separate"/>
          </w:r>
          <w:ins w:id="114" w:author="Thomas Dietz" w:date="2012-09-11T17:11:00Z">
            <w:r>
              <w:rPr>
                <w:noProof/>
                <w:webHidden/>
              </w:rPr>
              <w:t>12</w:t>
            </w:r>
            <w:r>
              <w:rPr>
                <w:noProof/>
                <w:webHidden/>
              </w:rPr>
              <w:fldChar w:fldCharType="end"/>
            </w:r>
            <w:r w:rsidRPr="00CE63DA">
              <w:rPr>
                <w:rStyle w:val="Hyperlink"/>
                <w:noProof/>
              </w:rPr>
              <w:fldChar w:fldCharType="end"/>
            </w:r>
          </w:ins>
        </w:p>
        <w:p w14:paraId="5E076B84" w14:textId="77777777" w:rsidR="00101282" w:rsidRDefault="00101282">
          <w:pPr>
            <w:pStyle w:val="TOC1"/>
            <w:tabs>
              <w:tab w:val="left" w:pos="440"/>
              <w:tab w:val="right" w:leader="dot" w:pos="9350"/>
            </w:tabs>
            <w:rPr>
              <w:ins w:id="115" w:author="Thomas Dietz" w:date="2012-09-11T17:11:00Z"/>
              <w:rFonts w:eastAsiaTheme="minorEastAsia"/>
              <w:noProof/>
            </w:rPr>
          </w:pPr>
          <w:ins w:id="116"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"_Toc335146804"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7</w:t>
            </w:r>
            <w:r>
              <w:rPr>
                <w:rFonts w:eastAsiaTheme="minorEastAsia"/>
                <w:noProof/>
              </w:rPr>
              <w:tab/>
            </w:r>
            <w:r w:rsidRPr="00CE63DA">
              <w:rPr>
                <w:rStyle w:val="Hyperlink"/>
                <w:noProof/>
              </w:rPr>
              <w:t>NETCONF as the Transport Protocol</w:t>
            </w:r>
            <w:r>
              <w:rPr>
                <w:noProof/>
                <w:webHidden/>
              </w:rPr>
              <w:tab/>
            </w:r>
            <w:r>
              <w:rPr>
                <w:noProof/>
                <w:webHidden/>
              </w:rPr>
              <w:fldChar w:fldCharType="begin"/>
            </w:r>
            <w:r>
              <w:rPr>
                <w:noProof/>
                <w:webHidden/>
              </w:rPr>
              <w:instrText xml:space="preserve"> PAGEREF _Toc335146804 \h </w:instrText>
            </w:r>
            <w:r>
              <w:rPr>
                <w:noProof/>
                <w:webHidden/>
              </w:rPr>
            </w:r>
          </w:ins>
          <w:r>
            <w:rPr>
              <w:noProof/>
              <w:webHidden/>
            </w:rPr>
            <w:fldChar w:fldCharType="separate"/>
          </w:r>
          <w:ins w:id="117" w:author="Thomas Dietz" w:date="2012-09-11T17:11:00Z">
            <w:r>
              <w:rPr>
                <w:noProof/>
                <w:webHidden/>
              </w:rPr>
              <w:t>13</w:t>
            </w:r>
            <w:r>
              <w:rPr>
                <w:noProof/>
                <w:webHidden/>
              </w:rPr>
              <w:fldChar w:fldCharType="end"/>
            </w:r>
            <w:r w:rsidRPr="00CE63DA">
              <w:rPr>
                <w:rStyle w:val="Hyperlink"/>
                <w:noProof/>
              </w:rPr>
              <w:fldChar w:fldCharType="end"/>
            </w:r>
          </w:ins>
        </w:p>
        <w:p w14:paraId="5DB48609" w14:textId="77777777" w:rsidR="00101282" w:rsidRDefault="00101282">
          <w:pPr>
            <w:pStyle w:val="TOC1"/>
            <w:tabs>
              <w:tab w:val="left" w:pos="440"/>
              <w:tab w:val="right" w:leader="dot" w:pos="9350"/>
            </w:tabs>
            <w:rPr>
              <w:ins w:id="118" w:author="Thomas Dietz" w:date="2012-09-11T17:11:00Z"/>
              <w:rFonts w:eastAsiaTheme="minorEastAsia"/>
              <w:noProof/>
            </w:rPr>
          </w:pPr>
          <w:ins w:id="119"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"_Toc335146805"</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w:t>
            </w:r>
            <w:r>
              <w:rPr>
                <w:rFonts w:eastAsiaTheme="minorEastAsia"/>
                <w:noProof/>
              </w:rPr>
              <w:tab/>
            </w:r>
            <w:r w:rsidRPr="00CE63DA">
              <w:rPr>
                <w:rStyle w:val="Hyperlink"/>
                <w:noProof/>
              </w:rPr>
              <w:t>Data Model</w:t>
            </w:r>
            <w:r>
              <w:rPr>
                <w:noProof/>
                <w:webHidden/>
              </w:rPr>
              <w:tab/>
            </w:r>
            <w:r>
              <w:rPr>
                <w:noProof/>
                <w:webHidden/>
              </w:rPr>
              <w:fldChar w:fldCharType="begin"/>
            </w:r>
            <w:r>
              <w:rPr>
                <w:noProof/>
                <w:webHidden/>
              </w:rPr>
              <w:instrText xml:space="preserve"> PAGEREF _Toc335146805 \h </w:instrText>
            </w:r>
            <w:r>
              <w:rPr>
                <w:noProof/>
                <w:webHidden/>
              </w:rPr>
            </w:r>
          </w:ins>
          <w:r>
            <w:rPr>
              <w:noProof/>
              <w:webHidden/>
            </w:rPr>
            <w:fldChar w:fldCharType="separate"/>
          </w:r>
          <w:ins w:id="120" w:author="Thomas Dietz" w:date="2012-09-11T17:11:00Z">
            <w:r>
              <w:rPr>
                <w:noProof/>
                <w:webHidden/>
              </w:rPr>
              <w:t>15</w:t>
            </w:r>
            <w:r>
              <w:rPr>
                <w:noProof/>
                <w:webHidden/>
              </w:rPr>
              <w:fldChar w:fldCharType="end"/>
            </w:r>
            <w:r w:rsidRPr="00CE63DA">
              <w:rPr>
                <w:rStyle w:val="Hyperlink"/>
                <w:noProof/>
              </w:rPr>
              <w:fldChar w:fldCharType="end"/>
            </w:r>
          </w:ins>
        </w:p>
        <w:p w14:paraId="7186F45D" w14:textId="77777777" w:rsidR="00101282" w:rsidRDefault="00101282">
          <w:pPr>
            <w:pStyle w:val="TOC2"/>
            <w:tabs>
              <w:tab w:val="left" w:pos="880"/>
              <w:tab w:val="right" w:leader="dot" w:pos="9350"/>
            </w:tabs>
            <w:rPr>
              <w:ins w:id="121" w:author="Thomas Dietz" w:date="2012-09-11T17:11:00Z"/>
              <w:rFonts w:eastAsiaTheme="minorEastAsia"/>
              <w:noProof/>
            </w:rPr>
          </w:pPr>
          <w:ins w:id="122"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"_Toc335146806"</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w:t>
            </w:r>
            <w:r>
              <w:rPr>
                <w:rFonts w:eastAsiaTheme="minorEastAsia"/>
                <w:noProof/>
              </w:rPr>
              <w:tab/>
            </w:r>
            <w:r w:rsidRPr="00CE63DA">
              <w:rPr>
                <w:rStyle w:val="Hyperlink"/>
                <w:noProof/>
              </w:rPr>
              <w:t>YANG Module</w:t>
            </w:r>
            <w:r>
              <w:rPr>
                <w:noProof/>
                <w:webHidden/>
              </w:rPr>
              <w:tab/>
            </w:r>
            <w:r>
              <w:rPr>
                <w:noProof/>
                <w:webHidden/>
              </w:rPr>
              <w:fldChar w:fldCharType="begin"/>
            </w:r>
            <w:r>
              <w:rPr>
                <w:noProof/>
                <w:webHidden/>
              </w:rPr>
              <w:instrText xml:space="preserve"> PAGEREF _Toc335146806 \h </w:instrText>
            </w:r>
            <w:r>
              <w:rPr>
                <w:noProof/>
                <w:webHidden/>
              </w:rPr>
            </w:r>
          </w:ins>
          <w:r>
            <w:rPr>
              <w:noProof/>
              <w:webHidden/>
            </w:rPr>
            <w:fldChar w:fldCharType="separate"/>
          </w:r>
          <w:ins w:id="123" w:author="Thomas Dietz" w:date="2012-09-11T17:11:00Z">
            <w:r>
              <w:rPr>
                <w:noProof/>
                <w:webHidden/>
              </w:rPr>
              <w:t>16</w:t>
            </w:r>
            <w:r>
              <w:rPr>
                <w:noProof/>
                <w:webHidden/>
              </w:rPr>
              <w:fldChar w:fldCharType="end"/>
            </w:r>
            <w:r w:rsidRPr="00CE63DA">
              <w:rPr>
                <w:rStyle w:val="Hyperlink"/>
                <w:noProof/>
              </w:rPr>
              <w:fldChar w:fldCharType="end"/>
            </w:r>
          </w:ins>
        </w:p>
        <w:p w14:paraId="61597F9B" w14:textId="77777777" w:rsidR="00101282" w:rsidRDefault="00101282">
          <w:pPr>
            <w:pStyle w:val="TOC2"/>
            <w:tabs>
              <w:tab w:val="left" w:pos="880"/>
              <w:tab w:val="right" w:leader="dot" w:pos="9350"/>
            </w:tabs>
            <w:rPr>
              <w:ins w:id="124" w:author="Thomas Dietz" w:date="2012-09-11T17:11:00Z"/>
              <w:rFonts w:eastAsiaTheme="minorEastAsia"/>
              <w:noProof/>
            </w:rPr>
          </w:pPr>
          <w:ins w:id="125"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"_Toc335146807"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8.2</w:t>
            </w:r>
            <w:r>
              <w:rPr>
                <w:rFonts w:eastAsiaTheme="minorEastAsia"/>
                <w:noProof/>
              </w:rPr>
              <w:tab/>
            </w:r>
            <w:r w:rsidRPr="00CE63DA">
              <w:rPr>
                <w:rStyle w:val="Hyperlink"/>
                <w:noProof/>
              </w:rPr>
              <w:t>Core Data Model</w:t>
            </w:r>
            <w:r>
              <w:rPr>
                <w:noProof/>
                <w:webHidden/>
              </w:rPr>
              <w:tab/>
            </w:r>
            <w:r>
              <w:rPr>
                <w:noProof/>
                <w:webHidden/>
              </w:rPr>
              <w:fldChar w:fldCharType="begin"/>
            </w:r>
            <w:r>
              <w:rPr>
                <w:noProof/>
                <w:webHidden/>
              </w:rPr>
              <w:instrText xml:space="preserve"> PAGEREF _Toc335146807 \h </w:instrText>
            </w:r>
            <w:r>
              <w:rPr>
                <w:noProof/>
                <w:webHidden/>
              </w:rPr>
            </w:r>
          </w:ins>
          <w:r>
            <w:rPr>
              <w:noProof/>
              <w:webHidden/>
            </w:rPr>
            <w:fldChar w:fldCharType="separate"/>
          </w:r>
          <w:ins w:id="126" w:author="Thomas Dietz" w:date="2012-09-11T17:11:00Z">
            <w:r>
              <w:rPr>
                <w:noProof/>
                <w:webHidden/>
              </w:rPr>
              <w:t>16</w:t>
            </w:r>
            <w:r>
              <w:rPr>
                <w:noProof/>
                <w:webHidden/>
              </w:rPr>
              <w:fldChar w:fldCharType="end"/>
            </w:r>
            <w:r w:rsidRPr="00CE63DA">
              <w:rPr>
                <w:rStyle w:val="Hyperlink"/>
                <w:noProof/>
              </w:rPr>
              <w:fldChar w:fldCharType="end"/>
            </w:r>
          </w:ins>
        </w:p>
        <w:p w14:paraId="418145D5" w14:textId="77777777" w:rsidR="00101282" w:rsidRDefault="00101282">
          <w:pPr>
            <w:pStyle w:val="TOC2"/>
            <w:tabs>
              <w:tab w:val="left" w:pos="880"/>
              <w:tab w:val="right" w:leader="dot" w:pos="9350"/>
            </w:tabs>
            <w:rPr>
              <w:ins w:id="127" w:author="Thomas Dietz" w:date="2012-09-11T17:11:00Z"/>
              <w:rFonts w:eastAsiaTheme="minorEastAsia"/>
              <w:noProof/>
            </w:rPr>
          </w:pPr>
          <w:ins w:id="128"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"_Toc335146809"</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8.3</w:t>
            </w:r>
            <w:r>
              <w:rPr>
                <w:rFonts w:eastAsiaTheme="minorEastAsia"/>
                <w:noProof/>
              </w:rPr>
              <w:tab/>
            </w:r>
            <w:r w:rsidRPr="00CE63DA">
              <w:rPr>
                <w:rStyle w:val="Hyperlink"/>
                <w:noProof/>
              </w:rPr>
              <w:t>OpenFlow Capable Switch</w:t>
            </w:r>
            <w:r>
              <w:rPr>
                <w:noProof/>
                <w:webHidden/>
              </w:rPr>
              <w:tab/>
            </w:r>
            <w:r>
              <w:rPr>
                <w:noProof/>
                <w:webHidden/>
              </w:rPr>
              <w:fldChar w:fldCharType="begin"/>
            </w:r>
            <w:r>
              <w:rPr>
                <w:noProof/>
                <w:webHidden/>
              </w:rPr>
              <w:instrText xml:space="preserve"> PAGEREF _Toc335146809 \h </w:instrText>
            </w:r>
            <w:r>
              <w:rPr>
                <w:noProof/>
                <w:webHidden/>
              </w:rPr>
            </w:r>
          </w:ins>
          <w:r>
            <w:rPr>
              <w:noProof/>
              <w:webHidden/>
            </w:rPr>
            <w:fldChar w:fldCharType="separate"/>
          </w:r>
          <w:ins w:id="129" w:author="Thomas Dietz" w:date="2012-09-11T17:11:00Z">
            <w:r>
              <w:rPr>
                <w:noProof/>
                <w:webHidden/>
              </w:rPr>
              <w:t>17</w:t>
            </w:r>
            <w:r>
              <w:rPr>
                <w:noProof/>
                <w:webHidden/>
              </w:rPr>
              <w:fldChar w:fldCharType="end"/>
            </w:r>
            <w:r w:rsidRPr="00CE63DA">
              <w:rPr>
                <w:rStyle w:val="Hyperlink"/>
                <w:noProof/>
              </w:rPr>
              <w:fldChar w:fldCharType="end"/>
            </w:r>
          </w:ins>
        </w:p>
        <w:p w14:paraId="1760E522" w14:textId="77777777" w:rsidR="00101282" w:rsidRDefault="00101282">
          <w:pPr>
            <w:pStyle w:val="TOC3"/>
            <w:tabs>
              <w:tab w:val="left" w:pos="1320"/>
              <w:tab w:val="right" w:leader="dot" w:pos="9350"/>
            </w:tabs>
            <w:rPr>
              <w:ins w:id="130" w:author="Thomas Dietz" w:date="2012-09-11T17:11:00Z"/>
              <w:rFonts w:eastAsiaTheme="minorEastAsia"/>
              <w:noProof/>
            </w:rPr>
          </w:pPr>
          <w:ins w:id="131"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"_Toc335146810"</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8.3.1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_Toc335146810 \h </w:instrText>
            </w:r>
            <w:r>
              <w:rPr>
                <w:noProof/>
                <w:webHidden/>
              </w:rPr>
            </w:r>
          </w:ins>
          <w:r>
            <w:rPr>
              <w:noProof/>
              <w:webHidden/>
            </w:rPr>
            <w:fldChar w:fldCharType="separate"/>
          </w:r>
          <w:ins w:id="132" w:author="Thomas Dietz" w:date="2012-09-11T17:11:00Z">
            <w:r>
              <w:rPr>
                <w:noProof/>
                <w:webHidden/>
              </w:rPr>
              <w:t>17</w:t>
            </w:r>
            <w:r>
              <w:rPr>
                <w:noProof/>
                <w:webHidden/>
              </w:rPr>
              <w:fldChar w:fldCharType="end"/>
            </w:r>
            <w:r w:rsidRPr="00CE63DA">
              <w:rPr>
                <w:rStyle w:val="Hyperlink"/>
                <w:noProof/>
              </w:rPr>
              <w:fldChar w:fldCharType="end"/>
            </w:r>
          </w:ins>
        </w:p>
        <w:p w14:paraId="7B42FA47" w14:textId="77777777" w:rsidR="00101282" w:rsidRDefault="00101282">
          <w:pPr>
            <w:pStyle w:val="TOC3"/>
            <w:tabs>
              <w:tab w:val="left" w:pos="1320"/>
              <w:tab w:val="right" w:leader="dot" w:pos="9350"/>
            </w:tabs>
            <w:rPr>
              <w:ins w:id="133" w:author="Thomas Dietz" w:date="2012-09-11T17:11:00Z"/>
              <w:rFonts w:eastAsiaTheme="minorEastAsia"/>
              <w:noProof/>
            </w:rPr>
          </w:pPr>
          <w:ins w:id="134" w:author="Thomas Dietz" w:date="2012-09-11T17:11:00Z">
            <w:r w:rsidRPr="00CE63DA">
              <w:rPr>
                <w:rStyle w:val="Hyperlink"/>
                <w:noProof/>
              </w:rPr>
              <w:lastRenderedPageBreak/>
              <w:fldChar w:fldCharType="begin"/>
            </w:r>
            <w:r w:rsidRPr="00CE63DA">
              <w:rPr>
                <w:rStyle w:val="Hyperlink"/>
                <w:noProof/>
              </w:rPr>
              <w:instrText xml:space="preserve"> </w:instrText>
            </w:r>
            <w:r>
              <w:rPr>
                <w:noProof/>
              </w:rPr>
              <w:instrText>HYPERLINK \l "_Toc335146811"</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8.3.2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_Toc335146811 \h </w:instrText>
            </w:r>
            <w:r>
              <w:rPr>
                <w:noProof/>
                <w:webHidden/>
              </w:rPr>
            </w:r>
          </w:ins>
          <w:r>
            <w:rPr>
              <w:noProof/>
              <w:webHidden/>
            </w:rPr>
            <w:fldChar w:fldCharType="separate"/>
          </w:r>
          <w:ins w:id="135" w:author="Thomas Dietz" w:date="2012-09-11T17:11:00Z">
            <w:r>
              <w:rPr>
                <w:noProof/>
                <w:webHidden/>
              </w:rPr>
              <w:t>18</w:t>
            </w:r>
            <w:r>
              <w:rPr>
                <w:noProof/>
                <w:webHidden/>
              </w:rPr>
              <w:fldChar w:fldCharType="end"/>
            </w:r>
            <w:r w:rsidRPr="00CE63DA">
              <w:rPr>
                <w:rStyle w:val="Hyperlink"/>
                <w:noProof/>
              </w:rPr>
              <w:fldChar w:fldCharType="end"/>
            </w:r>
          </w:ins>
        </w:p>
        <w:p w14:paraId="53886715" w14:textId="77777777" w:rsidR="00101282" w:rsidRDefault="00101282">
          <w:pPr>
            <w:pStyle w:val="TOC3"/>
            <w:tabs>
              <w:tab w:val="left" w:pos="1320"/>
              <w:tab w:val="right" w:leader="dot" w:pos="9350"/>
            </w:tabs>
            <w:rPr>
              <w:ins w:id="136" w:author="Thomas Dietz" w:date="2012-09-11T17:11:00Z"/>
              <w:rFonts w:eastAsiaTheme="minorEastAsia"/>
              <w:noProof/>
            </w:rPr>
          </w:pPr>
          <w:ins w:id="137"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"_Toc335146812"</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8.3.3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_Toc335146812 \h </w:instrText>
            </w:r>
            <w:r>
              <w:rPr>
                <w:noProof/>
                <w:webHidden/>
              </w:rPr>
            </w:r>
          </w:ins>
          <w:r>
            <w:rPr>
              <w:noProof/>
              <w:webHidden/>
            </w:rPr>
            <w:fldChar w:fldCharType="separate"/>
          </w:r>
          <w:ins w:id="138" w:author="Thomas Dietz" w:date="2012-09-11T17:11:00Z">
            <w:r>
              <w:rPr>
                <w:noProof/>
                <w:webHidden/>
              </w:rPr>
              <w:t>22</w:t>
            </w:r>
            <w:r>
              <w:rPr>
                <w:noProof/>
                <w:webHidden/>
              </w:rPr>
              <w:fldChar w:fldCharType="end"/>
            </w:r>
            <w:r w:rsidRPr="00CE63DA">
              <w:rPr>
                <w:rStyle w:val="Hyperlink"/>
                <w:noProof/>
              </w:rPr>
              <w:fldChar w:fldCharType="end"/>
            </w:r>
          </w:ins>
        </w:p>
        <w:p w14:paraId="32E7830C" w14:textId="77777777" w:rsidR="00101282" w:rsidRDefault="00101282">
          <w:pPr>
            <w:pStyle w:val="TOC2"/>
            <w:tabs>
              <w:tab w:val="left" w:pos="880"/>
              <w:tab w:val="right" w:leader="dot" w:pos="9350"/>
            </w:tabs>
            <w:rPr>
              <w:ins w:id="139" w:author="Thomas Dietz" w:date="2012-09-11T17:11:00Z"/>
              <w:rFonts w:eastAsiaTheme="minorEastAsia"/>
              <w:noProof/>
            </w:rPr>
          </w:pPr>
          <w:ins w:id="140"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"_Toc335146977"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8.4</w:t>
            </w:r>
            <w:r>
              <w:rPr>
                <w:rFonts w:eastAsiaTheme="minorEastAsia"/>
                <w:noProof/>
              </w:rPr>
              <w:tab/>
            </w:r>
            <w:r w:rsidRPr="00CE63DA">
              <w:rPr>
                <w:rStyle w:val="Hyperlink"/>
                <w:noProof/>
              </w:rPr>
              <w:t>OpenFlow Configuration Point</w:t>
            </w:r>
            <w:r>
              <w:rPr>
                <w:noProof/>
                <w:webHidden/>
              </w:rPr>
              <w:tab/>
            </w:r>
            <w:r>
              <w:rPr>
                <w:noProof/>
                <w:webHidden/>
              </w:rPr>
              <w:fldChar w:fldCharType="begin"/>
            </w:r>
            <w:r>
              <w:rPr>
                <w:noProof/>
                <w:webHidden/>
              </w:rPr>
              <w:instrText xml:space="preserve"> PAGEREF _Toc335146977 \h </w:instrText>
            </w:r>
            <w:r>
              <w:rPr>
                <w:noProof/>
                <w:webHidden/>
              </w:rPr>
            </w:r>
          </w:ins>
          <w:r>
            <w:rPr>
              <w:noProof/>
              <w:webHidden/>
            </w:rPr>
            <w:fldChar w:fldCharType="separate"/>
          </w:r>
          <w:ins w:id="141" w:author="Thomas Dietz" w:date="2012-09-11T17:11:00Z">
            <w:r>
              <w:rPr>
                <w:noProof/>
                <w:webHidden/>
              </w:rPr>
              <w:t>22</w:t>
            </w:r>
            <w:r>
              <w:rPr>
                <w:noProof/>
                <w:webHidden/>
              </w:rPr>
              <w:fldChar w:fldCharType="end"/>
            </w:r>
            <w:r w:rsidRPr="00CE63DA">
              <w:rPr>
                <w:rStyle w:val="Hyperlink"/>
                <w:noProof/>
              </w:rPr>
              <w:fldChar w:fldCharType="end"/>
            </w:r>
          </w:ins>
        </w:p>
        <w:p w14:paraId="769B24D8" w14:textId="77777777" w:rsidR="00101282" w:rsidRDefault="00101282">
          <w:pPr>
            <w:pStyle w:val="TOC3"/>
            <w:tabs>
              <w:tab w:val="left" w:pos="1320"/>
              <w:tab w:val="right" w:leader="dot" w:pos="9350"/>
            </w:tabs>
            <w:rPr>
              <w:ins w:id="142" w:author="Thomas Dietz" w:date="2012-09-11T17:11:00Z"/>
              <w:rFonts w:eastAsiaTheme="minorEastAsia"/>
              <w:noProof/>
            </w:rPr>
          </w:pPr>
          <w:ins w:id="143"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"_Toc335146978"</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8.4.1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_Toc335146978 \h </w:instrText>
            </w:r>
            <w:r>
              <w:rPr>
                <w:noProof/>
                <w:webHidden/>
              </w:rPr>
            </w:r>
          </w:ins>
          <w:r>
            <w:rPr>
              <w:noProof/>
              <w:webHidden/>
            </w:rPr>
            <w:fldChar w:fldCharType="separate"/>
          </w:r>
          <w:ins w:id="144" w:author="Thomas Dietz" w:date="2012-09-11T17:11:00Z">
            <w:r>
              <w:rPr>
                <w:noProof/>
                <w:webHidden/>
              </w:rPr>
              <w:t>23</w:t>
            </w:r>
            <w:r>
              <w:rPr>
                <w:noProof/>
                <w:webHidden/>
              </w:rPr>
              <w:fldChar w:fldCharType="end"/>
            </w:r>
            <w:r w:rsidRPr="00CE63DA">
              <w:rPr>
                <w:rStyle w:val="Hyperlink"/>
                <w:noProof/>
              </w:rPr>
              <w:fldChar w:fldCharType="end"/>
            </w:r>
          </w:ins>
        </w:p>
        <w:p w14:paraId="38E1693B" w14:textId="77777777" w:rsidR="00101282" w:rsidRDefault="00101282">
          <w:pPr>
            <w:pStyle w:val="TOC3"/>
            <w:tabs>
              <w:tab w:val="left" w:pos="1320"/>
              <w:tab w:val="right" w:leader="dot" w:pos="9350"/>
            </w:tabs>
            <w:rPr>
              <w:ins w:id="145" w:author="Thomas Dietz" w:date="2012-09-11T17:11:00Z"/>
              <w:rFonts w:eastAsiaTheme="minorEastAsia"/>
              <w:noProof/>
            </w:rPr>
          </w:pPr>
          <w:ins w:id="146"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"_Toc335146979"</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8.4.2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_Toc335146979 \h </w:instrText>
            </w:r>
            <w:r>
              <w:rPr>
                <w:noProof/>
                <w:webHidden/>
              </w:rPr>
            </w:r>
          </w:ins>
          <w:r>
            <w:rPr>
              <w:noProof/>
              <w:webHidden/>
            </w:rPr>
            <w:fldChar w:fldCharType="separate"/>
          </w:r>
          <w:ins w:id="147" w:author="Thomas Dietz" w:date="2012-09-11T17:11:00Z">
            <w:r>
              <w:rPr>
                <w:noProof/>
                <w:webHidden/>
              </w:rPr>
              <w:t>23</w:t>
            </w:r>
            <w:r>
              <w:rPr>
                <w:noProof/>
                <w:webHidden/>
              </w:rPr>
              <w:fldChar w:fldCharType="end"/>
            </w:r>
            <w:r w:rsidRPr="00CE63DA">
              <w:rPr>
                <w:rStyle w:val="Hyperlink"/>
                <w:noProof/>
              </w:rPr>
              <w:fldChar w:fldCharType="end"/>
            </w:r>
          </w:ins>
        </w:p>
        <w:p w14:paraId="3A8ED287" w14:textId="77777777" w:rsidR="00101282" w:rsidRDefault="00101282">
          <w:pPr>
            <w:pStyle w:val="TOC3"/>
            <w:tabs>
              <w:tab w:val="left" w:pos="1320"/>
              <w:tab w:val="right" w:leader="dot" w:pos="9350"/>
            </w:tabs>
            <w:rPr>
              <w:ins w:id="148" w:author="Thomas Dietz" w:date="2012-09-11T17:11:00Z"/>
              <w:rFonts w:eastAsiaTheme="minorEastAsia"/>
              <w:noProof/>
            </w:rPr>
          </w:pPr>
          <w:ins w:id="149"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"_Toc335146980"</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8.4.3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_Toc335146980 \h </w:instrText>
            </w:r>
            <w:r>
              <w:rPr>
                <w:noProof/>
                <w:webHidden/>
              </w:rPr>
            </w:r>
          </w:ins>
          <w:r>
            <w:rPr>
              <w:noProof/>
              <w:webHidden/>
            </w:rPr>
            <w:fldChar w:fldCharType="separate"/>
          </w:r>
          <w:ins w:id="150" w:author="Thomas Dietz" w:date="2012-09-11T17:11:00Z">
            <w:r>
              <w:rPr>
                <w:noProof/>
                <w:webHidden/>
              </w:rPr>
              <w:t>25</w:t>
            </w:r>
            <w:r>
              <w:rPr>
                <w:noProof/>
                <w:webHidden/>
              </w:rPr>
              <w:fldChar w:fldCharType="end"/>
            </w:r>
            <w:r w:rsidRPr="00CE63DA">
              <w:rPr>
                <w:rStyle w:val="Hyperlink"/>
                <w:noProof/>
              </w:rPr>
              <w:fldChar w:fldCharType="end"/>
            </w:r>
          </w:ins>
        </w:p>
        <w:p w14:paraId="142F5392" w14:textId="77777777" w:rsidR="00101282" w:rsidRDefault="00101282">
          <w:pPr>
            <w:pStyle w:val="TOC2"/>
            <w:tabs>
              <w:tab w:val="left" w:pos="880"/>
              <w:tab w:val="right" w:leader="dot" w:pos="9350"/>
            </w:tabs>
            <w:rPr>
              <w:ins w:id="151" w:author="Thomas Dietz" w:date="2012-09-11T17:11:00Z"/>
              <w:rFonts w:eastAsiaTheme="minorEastAsia"/>
              <w:noProof/>
            </w:rPr>
          </w:pPr>
          <w:ins w:id="152"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"_Toc335146981"</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8.5</w:t>
            </w:r>
            <w:r>
              <w:rPr>
                <w:rFonts w:eastAsiaTheme="minorEastAsia"/>
                <w:noProof/>
              </w:rPr>
              <w:tab/>
            </w:r>
            <w:r w:rsidRPr="00CE63DA">
              <w:rPr>
                <w:rStyle w:val="Hyperlink"/>
                <w:noProof/>
              </w:rPr>
              <w:t>OpenFlow Logical Switch</w:t>
            </w:r>
            <w:r>
              <w:rPr>
                <w:noProof/>
                <w:webHidden/>
              </w:rPr>
              <w:tab/>
            </w:r>
            <w:r>
              <w:rPr>
                <w:noProof/>
                <w:webHidden/>
              </w:rPr>
              <w:fldChar w:fldCharType="begin"/>
            </w:r>
            <w:r>
              <w:rPr>
                <w:noProof/>
                <w:webHidden/>
              </w:rPr>
              <w:instrText xml:space="preserve"> PAGEREF _Toc335146981 \h </w:instrText>
            </w:r>
            <w:r>
              <w:rPr>
                <w:noProof/>
                <w:webHidden/>
              </w:rPr>
            </w:r>
          </w:ins>
          <w:r>
            <w:rPr>
              <w:noProof/>
              <w:webHidden/>
            </w:rPr>
            <w:fldChar w:fldCharType="separate"/>
          </w:r>
          <w:ins w:id="153" w:author="Thomas Dietz" w:date="2012-09-11T17:11:00Z">
            <w:r>
              <w:rPr>
                <w:noProof/>
                <w:webHidden/>
              </w:rPr>
              <w:t>25</w:t>
            </w:r>
            <w:r>
              <w:rPr>
                <w:noProof/>
                <w:webHidden/>
              </w:rPr>
              <w:fldChar w:fldCharType="end"/>
            </w:r>
            <w:r w:rsidRPr="00CE63DA">
              <w:rPr>
                <w:rStyle w:val="Hyperlink"/>
                <w:noProof/>
              </w:rPr>
              <w:fldChar w:fldCharType="end"/>
            </w:r>
          </w:ins>
        </w:p>
        <w:p w14:paraId="76A5C94C" w14:textId="77777777" w:rsidR="00101282" w:rsidRDefault="00101282">
          <w:pPr>
            <w:pStyle w:val="TOC3"/>
            <w:tabs>
              <w:tab w:val="left" w:pos="1320"/>
              <w:tab w:val="right" w:leader="dot" w:pos="9350"/>
            </w:tabs>
            <w:rPr>
              <w:ins w:id="154" w:author="Thomas Dietz" w:date="2012-09-11T17:11:00Z"/>
              <w:rFonts w:eastAsiaTheme="minorEastAsia"/>
              <w:noProof/>
            </w:rPr>
          </w:pPr>
          <w:ins w:id="155"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"_Toc335146982"</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8.5.1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_Toc335146982 \h </w:instrText>
            </w:r>
            <w:r>
              <w:rPr>
                <w:noProof/>
                <w:webHidden/>
              </w:rPr>
            </w:r>
          </w:ins>
          <w:r>
            <w:rPr>
              <w:noProof/>
              <w:webHidden/>
            </w:rPr>
            <w:fldChar w:fldCharType="separate"/>
          </w:r>
          <w:ins w:id="156" w:author="Thomas Dietz" w:date="2012-09-11T17:11:00Z">
            <w:r>
              <w:rPr>
                <w:noProof/>
                <w:webHidden/>
              </w:rPr>
              <w:t>26</w:t>
            </w:r>
            <w:r>
              <w:rPr>
                <w:noProof/>
                <w:webHidden/>
              </w:rPr>
              <w:fldChar w:fldCharType="end"/>
            </w:r>
            <w:r w:rsidRPr="00CE63DA">
              <w:rPr>
                <w:rStyle w:val="Hyperlink"/>
                <w:noProof/>
              </w:rPr>
              <w:fldChar w:fldCharType="end"/>
            </w:r>
          </w:ins>
        </w:p>
        <w:p w14:paraId="512870D4" w14:textId="77777777" w:rsidR="00101282" w:rsidRDefault="00101282">
          <w:pPr>
            <w:pStyle w:val="TOC3"/>
            <w:tabs>
              <w:tab w:val="left" w:pos="1320"/>
              <w:tab w:val="right" w:leader="dot" w:pos="9350"/>
            </w:tabs>
            <w:rPr>
              <w:ins w:id="157" w:author="Thomas Dietz" w:date="2012-09-11T17:11:00Z"/>
              <w:rFonts w:eastAsiaTheme="minorEastAsia"/>
              <w:noProof/>
            </w:rPr>
          </w:pPr>
          <w:ins w:id="158"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"_Toc335146983"</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8.5.2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_Toc335146983 \h </w:instrText>
            </w:r>
            <w:r>
              <w:rPr>
                <w:noProof/>
                <w:webHidden/>
              </w:rPr>
            </w:r>
          </w:ins>
          <w:r>
            <w:rPr>
              <w:noProof/>
              <w:webHidden/>
            </w:rPr>
            <w:fldChar w:fldCharType="separate"/>
          </w:r>
          <w:ins w:id="159" w:author="Thomas Dietz" w:date="2012-09-11T17:11:00Z">
            <w:r>
              <w:rPr>
                <w:noProof/>
                <w:webHidden/>
              </w:rPr>
              <w:t>26</w:t>
            </w:r>
            <w:r>
              <w:rPr>
                <w:noProof/>
                <w:webHidden/>
              </w:rPr>
              <w:fldChar w:fldCharType="end"/>
            </w:r>
            <w:r w:rsidRPr="00CE63DA">
              <w:rPr>
                <w:rStyle w:val="Hyperlink"/>
                <w:noProof/>
              </w:rPr>
              <w:fldChar w:fldCharType="end"/>
            </w:r>
          </w:ins>
        </w:p>
        <w:p w14:paraId="177D5766" w14:textId="77777777" w:rsidR="00101282" w:rsidRDefault="00101282">
          <w:pPr>
            <w:pStyle w:val="TOC3"/>
            <w:tabs>
              <w:tab w:val="left" w:pos="1320"/>
              <w:tab w:val="right" w:leader="dot" w:pos="9350"/>
            </w:tabs>
            <w:rPr>
              <w:ins w:id="160" w:author="Thomas Dietz" w:date="2012-09-11T17:11:00Z"/>
              <w:rFonts w:eastAsiaTheme="minorEastAsia"/>
              <w:noProof/>
            </w:rPr>
          </w:pPr>
          <w:ins w:id="161"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"_Toc335146984"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8.5.3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_Toc335146984 \h </w:instrText>
            </w:r>
            <w:r>
              <w:rPr>
                <w:noProof/>
                <w:webHidden/>
              </w:rPr>
            </w:r>
          </w:ins>
          <w:r>
            <w:rPr>
              <w:noProof/>
              <w:webHidden/>
            </w:rPr>
            <w:fldChar w:fldCharType="separate"/>
          </w:r>
          <w:ins w:id="162" w:author="Thomas Dietz" w:date="2012-09-11T17:11:00Z">
            <w:r>
              <w:rPr>
                <w:noProof/>
                <w:webHidden/>
              </w:rPr>
              <w:t>32</w:t>
            </w:r>
            <w:r>
              <w:rPr>
                <w:noProof/>
                <w:webHidden/>
              </w:rPr>
              <w:fldChar w:fldCharType="end"/>
            </w:r>
            <w:r w:rsidRPr="00CE63DA">
              <w:rPr>
                <w:rStyle w:val="Hyperlink"/>
                <w:noProof/>
              </w:rPr>
              <w:fldChar w:fldCharType="end"/>
            </w:r>
          </w:ins>
        </w:p>
        <w:p w14:paraId="3E8EAA7D" w14:textId="77777777" w:rsidR="00101282" w:rsidRDefault="00101282">
          <w:pPr>
            <w:pStyle w:val="TOC2"/>
            <w:tabs>
              <w:tab w:val="left" w:pos="880"/>
              <w:tab w:val="right" w:leader="dot" w:pos="9350"/>
            </w:tabs>
            <w:rPr>
              <w:ins w:id="163" w:author="Thomas Dietz" w:date="2012-09-11T17:11:00Z"/>
              <w:rFonts w:eastAsiaTheme="minorEastAsia"/>
              <w:noProof/>
            </w:rPr>
          </w:pPr>
          <w:ins w:id="164"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"_Toc335147317"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8.6</w:t>
            </w:r>
            <w:r>
              <w:rPr>
                <w:rFonts w:eastAsiaTheme="minorEastAsia"/>
                <w:noProof/>
              </w:rPr>
              <w:tab/>
            </w:r>
            <w:r w:rsidRPr="00CE63DA">
              <w:rPr>
                <w:rStyle w:val="Hyperlink"/>
                <w:noProof/>
              </w:rPr>
              <w:t>Logical Switch Capabilities</w:t>
            </w:r>
            <w:r>
              <w:rPr>
                <w:noProof/>
                <w:webHidden/>
              </w:rPr>
              <w:tab/>
            </w:r>
            <w:r>
              <w:rPr>
                <w:noProof/>
                <w:webHidden/>
              </w:rPr>
              <w:fldChar w:fldCharType="begin"/>
            </w:r>
            <w:r>
              <w:rPr>
                <w:noProof/>
                <w:webHidden/>
              </w:rPr>
              <w:instrText xml:space="preserve"> PAGEREF _Toc335147317 \h </w:instrText>
            </w:r>
            <w:r>
              <w:rPr>
                <w:noProof/>
                <w:webHidden/>
              </w:rPr>
            </w:r>
          </w:ins>
          <w:r>
            <w:rPr>
              <w:noProof/>
              <w:webHidden/>
            </w:rPr>
            <w:fldChar w:fldCharType="separate"/>
          </w:r>
          <w:ins w:id="165" w:author="Thomas Dietz" w:date="2012-09-11T17:11:00Z">
            <w:r>
              <w:rPr>
                <w:noProof/>
                <w:webHidden/>
              </w:rPr>
              <w:t>33</w:t>
            </w:r>
            <w:r>
              <w:rPr>
                <w:noProof/>
                <w:webHidden/>
              </w:rPr>
              <w:fldChar w:fldCharType="end"/>
            </w:r>
            <w:r w:rsidRPr="00CE63DA">
              <w:rPr>
                <w:rStyle w:val="Hyperlink"/>
                <w:noProof/>
              </w:rPr>
              <w:fldChar w:fldCharType="end"/>
            </w:r>
          </w:ins>
        </w:p>
        <w:p w14:paraId="022F4D5D" w14:textId="77777777" w:rsidR="00101282" w:rsidRDefault="00101282">
          <w:pPr>
            <w:pStyle w:val="TOC3"/>
            <w:tabs>
              <w:tab w:val="left" w:pos="1320"/>
              <w:tab w:val="right" w:leader="dot" w:pos="9350"/>
            </w:tabs>
            <w:rPr>
              <w:ins w:id="166" w:author="Thomas Dietz" w:date="2012-09-11T17:11:00Z"/>
              <w:rFonts w:eastAsiaTheme="minorEastAsia"/>
              <w:noProof/>
            </w:rPr>
          </w:pPr>
          <w:ins w:id="167"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"_Toc335147318"</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8.6.1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_Toc335147318 \h </w:instrText>
            </w:r>
            <w:r>
              <w:rPr>
                <w:noProof/>
                <w:webHidden/>
              </w:rPr>
            </w:r>
          </w:ins>
          <w:r>
            <w:rPr>
              <w:noProof/>
              <w:webHidden/>
            </w:rPr>
            <w:fldChar w:fldCharType="separate"/>
          </w:r>
          <w:ins w:id="168" w:author="Thomas Dietz" w:date="2012-09-11T17:11:00Z">
            <w:r>
              <w:rPr>
                <w:noProof/>
                <w:webHidden/>
              </w:rPr>
              <w:t>33</w:t>
            </w:r>
            <w:r>
              <w:rPr>
                <w:noProof/>
                <w:webHidden/>
              </w:rPr>
              <w:fldChar w:fldCharType="end"/>
            </w:r>
            <w:r w:rsidRPr="00CE63DA">
              <w:rPr>
                <w:rStyle w:val="Hyperlink"/>
                <w:noProof/>
              </w:rPr>
              <w:fldChar w:fldCharType="end"/>
            </w:r>
          </w:ins>
        </w:p>
        <w:p w14:paraId="6BB794FE" w14:textId="77777777" w:rsidR="00101282" w:rsidRDefault="00101282">
          <w:pPr>
            <w:pStyle w:val="TOC3"/>
            <w:tabs>
              <w:tab w:val="left" w:pos="1320"/>
              <w:tab w:val="right" w:leader="dot" w:pos="9350"/>
            </w:tabs>
            <w:rPr>
              <w:ins w:id="169" w:author="Thomas Dietz" w:date="2012-09-11T17:11:00Z"/>
              <w:rFonts w:eastAsiaTheme="minorEastAsia"/>
              <w:noProof/>
            </w:rPr>
          </w:pPr>
          <w:ins w:id="170"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"_Toc335147319"</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8.6.2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_Toc335147319 \h </w:instrText>
            </w:r>
            <w:r>
              <w:rPr>
                <w:noProof/>
                <w:webHidden/>
              </w:rPr>
            </w:r>
          </w:ins>
          <w:r>
            <w:rPr>
              <w:noProof/>
              <w:webHidden/>
            </w:rPr>
            <w:fldChar w:fldCharType="separate"/>
          </w:r>
          <w:ins w:id="171" w:author="Thomas Dietz" w:date="2012-09-11T17:11:00Z">
            <w:r>
              <w:rPr>
                <w:noProof/>
                <w:webHidden/>
              </w:rPr>
              <w:t>33</w:t>
            </w:r>
            <w:r>
              <w:rPr>
                <w:noProof/>
                <w:webHidden/>
              </w:rPr>
              <w:fldChar w:fldCharType="end"/>
            </w:r>
            <w:r w:rsidRPr="00CE63DA">
              <w:rPr>
                <w:rStyle w:val="Hyperlink"/>
                <w:noProof/>
              </w:rPr>
              <w:fldChar w:fldCharType="end"/>
            </w:r>
          </w:ins>
        </w:p>
        <w:p w14:paraId="7CDBB48E" w14:textId="77777777" w:rsidR="00101282" w:rsidRDefault="00101282">
          <w:pPr>
            <w:pStyle w:val="TOC3"/>
            <w:tabs>
              <w:tab w:val="left" w:pos="1320"/>
              <w:tab w:val="right" w:leader="dot" w:pos="9350"/>
            </w:tabs>
            <w:rPr>
              <w:ins w:id="172" w:author="Thomas Dietz" w:date="2012-09-11T17:11:00Z"/>
              <w:rFonts w:eastAsiaTheme="minorEastAsia"/>
              <w:noProof/>
            </w:rPr>
          </w:pPr>
          <w:ins w:id="173"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"_Toc335147320"</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8.6.3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_Toc335147320 \h </w:instrText>
            </w:r>
            <w:r>
              <w:rPr>
                <w:noProof/>
                <w:webHidden/>
              </w:rPr>
            </w:r>
          </w:ins>
          <w:r>
            <w:rPr>
              <w:noProof/>
              <w:webHidden/>
            </w:rPr>
            <w:fldChar w:fldCharType="separate"/>
          </w:r>
          <w:ins w:id="174" w:author="Thomas Dietz" w:date="2012-09-11T17:11:00Z">
            <w:r>
              <w:rPr>
                <w:noProof/>
                <w:webHidden/>
              </w:rPr>
              <w:t>38</w:t>
            </w:r>
            <w:r>
              <w:rPr>
                <w:noProof/>
                <w:webHidden/>
              </w:rPr>
              <w:fldChar w:fldCharType="end"/>
            </w:r>
            <w:r w:rsidRPr="00CE63DA">
              <w:rPr>
                <w:rStyle w:val="Hyperlink"/>
                <w:noProof/>
              </w:rPr>
              <w:fldChar w:fldCharType="end"/>
            </w:r>
          </w:ins>
        </w:p>
        <w:p w14:paraId="13AAAC17" w14:textId="77777777" w:rsidR="00101282" w:rsidRDefault="00101282">
          <w:pPr>
            <w:pStyle w:val="TOC2"/>
            <w:tabs>
              <w:tab w:val="left" w:pos="880"/>
              <w:tab w:val="right" w:leader="dot" w:pos="9350"/>
            </w:tabs>
            <w:rPr>
              <w:ins w:id="175" w:author="Thomas Dietz" w:date="2012-09-11T17:11:00Z"/>
              <w:rFonts w:eastAsiaTheme="minorEastAsia"/>
              <w:noProof/>
            </w:rPr>
          </w:pPr>
          <w:ins w:id="176"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"_Toc335147694"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8.7</w:t>
            </w:r>
            <w:r>
              <w:rPr>
                <w:rFonts w:eastAsiaTheme="minorEastAsia"/>
                <w:noProof/>
              </w:rPr>
              <w:tab/>
            </w:r>
            <w:r w:rsidRPr="00CE63DA">
              <w:rPr>
                <w:rStyle w:val="Hyperlink"/>
                <w:noProof/>
              </w:rPr>
              <w:t>OpenFlow Controller</w:t>
            </w:r>
            <w:r>
              <w:rPr>
                <w:noProof/>
                <w:webHidden/>
              </w:rPr>
              <w:tab/>
            </w:r>
            <w:r>
              <w:rPr>
                <w:noProof/>
                <w:webHidden/>
              </w:rPr>
              <w:fldChar w:fldCharType="begin"/>
            </w:r>
            <w:r>
              <w:rPr>
                <w:noProof/>
                <w:webHidden/>
              </w:rPr>
              <w:instrText xml:space="preserve"> PAGEREF _Toc335147694 \h </w:instrText>
            </w:r>
            <w:r>
              <w:rPr>
                <w:noProof/>
                <w:webHidden/>
              </w:rPr>
            </w:r>
          </w:ins>
          <w:r>
            <w:rPr>
              <w:noProof/>
              <w:webHidden/>
            </w:rPr>
            <w:fldChar w:fldCharType="separate"/>
          </w:r>
          <w:ins w:id="177" w:author="Thomas Dietz" w:date="2012-09-11T17:11:00Z">
            <w:r>
              <w:rPr>
                <w:noProof/>
                <w:webHidden/>
              </w:rPr>
              <w:t>38</w:t>
            </w:r>
            <w:r>
              <w:rPr>
                <w:noProof/>
                <w:webHidden/>
              </w:rPr>
              <w:fldChar w:fldCharType="end"/>
            </w:r>
            <w:r w:rsidRPr="00CE63DA">
              <w:rPr>
                <w:rStyle w:val="Hyperlink"/>
                <w:noProof/>
              </w:rPr>
              <w:fldChar w:fldCharType="end"/>
            </w:r>
          </w:ins>
        </w:p>
        <w:p w14:paraId="1598B59D" w14:textId="77777777" w:rsidR="00101282" w:rsidRDefault="00101282">
          <w:pPr>
            <w:pStyle w:val="TOC3"/>
            <w:tabs>
              <w:tab w:val="left" w:pos="1320"/>
              <w:tab w:val="right" w:leader="dot" w:pos="9350"/>
            </w:tabs>
            <w:rPr>
              <w:ins w:id="178" w:author="Thomas Dietz" w:date="2012-09-11T17:11:00Z"/>
              <w:rFonts w:eastAsiaTheme="minorEastAsia"/>
              <w:noProof/>
            </w:rPr>
          </w:pPr>
          <w:ins w:id="179"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"_Toc335147695"</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8.7.1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_Toc335147695 \h </w:instrText>
            </w:r>
            <w:r>
              <w:rPr>
                <w:noProof/>
                <w:webHidden/>
              </w:rPr>
            </w:r>
          </w:ins>
          <w:r>
            <w:rPr>
              <w:noProof/>
              <w:webHidden/>
            </w:rPr>
            <w:fldChar w:fldCharType="separate"/>
          </w:r>
          <w:ins w:id="180" w:author="Thomas Dietz" w:date="2012-09-11T17:11:00Z">
            <w:r>
              <w:rPr>
                <w:noProof/>
                <w:webHidden/>
              </w:rPr>
              <w:t>39</w:t>
            </w:r>
            <w:r>
              <w:rPr>
                <w:noProof/>
                <w:webHidden/>
              </w:rPr>
              <w:fldChar w:fldCharType="end"/>
            </w:r>
            <w:r w:rsidRPr="00CE63DA">
              <w:rPr>
                <w:rStyle w:val="Hyperlink"/>
                <w:noProof/>
              </w:rPr>
              <w:fldChar w:fldCharType="end"/>
            </w:r>
          </w:ins>
        </w:p>
        <w:p w14:paraId="1E7C17E9" w14:textId="77777777" w:rsidR="00101282" w:rsidRDefault="00101282">
          <w:pPr>
            <w:pStyle w:val="TOC3"/>
            <w:tabs>
              <w:tab w:val="left" w:pos="1320"/>
              <w:tab w:val="right" w:leader="dot" w:pos="9350"/>
            </w:tabs>
            <w:rPr>
              <w:ins w:id="181" w:author="Thomas Dietz" w:date="2012-09-11T17:11:00Z"/>
              <w:rFonts w:eastAsiaTheme="minorEastAsia"/>
              <w:noProof/>
            </w:rPr>
          </w:pPr>
          <w:ins w:id="182"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"_Toc335147696"</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8.7.2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_Toc335147696 \h </w:instrText>
            </w:r>
            <w:r>
              <w:rPr>
                <w:noProof/>
                <w:webHidden/>
              </w:rPr>
            </w:r>
          </w:ins>
          <w:r>
            <w:rPr>
              <w:noProof/>
              <w:webHidden/>
            </w:rPr>
            <w:fldChar w:fldCharType="separate"/>
          </w:r>
          <w:ins w:id="183" w:author="Thomas Dietz" w:date="2012-09-11T17:11:00Z">
            <w:r>
              <w:rPr>
                <w:noProof/>
                <w:webHidden/>
              </w:rPr>
              <w:t>40</w:t>
            </w:r>
            <w:r>
              <w:rPr>
                <w:noProof/>
                <w:webHidden/>
              </w:rPr>
              <w:fldChar w:fldCharType="end"/>
            </w:r>
            <w:r w:rsidRPr="00CE63DA">
              <w:rPr>
                <w:rStyle w:val="Hyperlink"/>
                <w:noProof/>
              </w:rPr>
              <w:fldChar w:fldCharType="end"/>
            </w:r>
          </w:ins>
        </w:p>
        <w:p w14:paraId="19AE1140" w14:textId="77777777" w:rsidR="00101282" w:rsidRDefault="00101282">
          <w:pPr>
            <w:pStyle w:val="TOC3"/>
            <w:tabs>
              <w:tab w:val="left" w:pos="1320"/>
              <w:tab w:val="right" w:leader="dot" w:pos="9350"/>
            </w:tabs>
            <w:rPr>
              <w:ins w:id="184" w:author="Thomas Dietz" w:date="2012-09-11T17:11:00Z"/>
              <w:rFonts w:eastAsiaTheme="minorEastAsia"/>
              <w:noProof/>
            </w:rPr>
          </w:pPr>
          <w:ins w:id="185"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"_Toc335147697"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8.7.3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_Toc335147697 \h </w:instrText>
            </w:r>
            <w:r>
              <w:rPr>
                <w:noProof/>
                <w:webHidden/>
              </w:rPr>
            </w:r>
          </w:ins>
          <w:r>
            <w:rPr>
              <w:noProof/>
              <w:webHidden/>
            </w:rPr>
            <w:fldChar w:fldCharType="separate"/>
          </w:r>
          <w:ins w:id="186" w:author="Thomas Dietz" w:date="2012-09-11T17:11:00Z">
            <w:r>
              <w:rPr>
                <w:noProof/>
                <w:webHidden/>
              </w:rPr>
              <w:t>45</w:t>
            </w:r>
            <w:r>
              <w:rPr>
                <w:noProof/>
                <w:webHidden/>
              </w:rPr>
              <w:fldChar w:fldCharType="end"/>
            </w:r>
            <w:r w:rsidRPr="00CE63DA">
              <w:rPr>
                <w:rStyle w:val="Hyperlink"/>
                <w:noProof/>
              </w:rPr>
              <w:fldChar w:fldCharType="end"/>
            </w:r>
          </w:ins>
        </w:p>
        <w:p w14:paraId="45D8824A" w14:textId="77777777" w:rsidR="00101282" w:rsidRDefault="00101282">
          <w:pPr>
            <w:pStyle w:val="TOC2"/>
            <w:tabs>
              <w:tab w:val="left" w:pos="880"/>
              <w:tab w:val="right" w:leader="dot" w:pos="9350"/>
            </w:tabs>
            <w:rPr>
              <w:ins w:id="187" w:author="Thomas Dietz" w:date="2012-09-11T17:11:00Z"/>
              <w:rFonts w:eastAsiaTheme="minorEastAsia"/>
              <w:noProof/>
            </w:rPr>
          </w:pPr>
          <w:ins w:id="188"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"_Toc335147984"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8.8</w:t>
            </w:r>
            <w:r>
              <w:rPr>
                <w:rFonts w:eastAsiaTheme="minorEastAsia"/>
                <w:noProof/>
              </w:rPr>
              <w:tab/>
            </w:r>
            <w:r w:rsidRPr="00CE63DA">
              <w:rPr>
                <w:rStyle w:val="Hyperlink"/>
                <w:noProof/>
              </w:rPr>
              <w:t>OpenFlow Resource</w:t>
            </w:r>
            <w:r>
              <w:rPr>
                <w:noProof/>
                <w:webHidden/>
              </w:rPr>
              <w:tab/>
            </w:r>
            <w:r>
              <w:rPr>
                <w:noProof/>
                <w:webHidden/>
              </w:rPr>
              <w:fldChar w:fldCharType="begin"/>
            </w:r>
            <w:r>
              <w:rPr>
                <w:noProof/>
                <w:webHidden/>
              </w:rPr>
              <w:instrText xml:space="preserve"> PAGEREF _Toc335147984 \h </w:instrText>
            </w:r>
            <w:r>
              <w:rPr>
                <w:noProof/>
                <w:webHidden/>
              </w:rPr>
            </w:r>
          </w:ins>
          <w:r>
            <w:rPr>
              <w:noProof/>
              <w:webHidden/>
            </w:rPr>
            <w:fldChar w:fldCharType="separate"/>
          </w:r>
          <w:ins w:id="189" w:author="Thomas Dietz" w:date="2012-09-11T17:11:00Z">
            <w:r>
              <w:rPr>
                <w:noProof/>
                <w:webHidden/>
              </w:rPr>
              <w:t>45</w:t>
            </w:r>
            <w:r>
              <w:rPr>
                <w:noProof/>
                <w:webHidden/>
              </w:rPr>
              <w:fldChar w:fldCharType="end"/>
            </w:r>
            <w:r w:rsidRPr="00CE63DA">
              <w:rPr>
                <w:rStyle w:val="Hyperlink"/>
                <w:noProof/>
              </w:rPr>
              <w:fldChar w:fldCharType="end"/>
            </w:r>
          </w:ins>
        </w:p>
        <w:p w14:paraId="1E0B3A02" w14:textId="77777777" w:rsidR="00101282" w:rsidRDefault="00101282">
          <w:pPr>
            <w:pStyle w:val="TOC3"/>
            <w:tabs>
              <w:tab w:val="left" w:pos="1320"/>
              <w:tab w:val="right" w:leader="dot" w:pos="9350"/>
            </w:tabs>
            <w:rPr>
              <w:ins w:id="190" w:author="Thomas Dietz" w:date="2012-09-11T17:11:00Z"/>
              <w:rFonts w:eastAsiaTheme="minorEastAsia"/>
              <w:noProof/>
            </w:rPr>
          </w:pPr>
          <w:ins w:id="191"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"_Toc335147985"</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8.8.1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_Toc335147985 \h </w:instrText>
            </w:r>
            <w:r>
              <w:rPr>
                <w:noProof/>
                <w:webHidden/>
              </w:rPr>
            </w:r>
          </w:ins>
          <w:r>
            <w:rPr>
              <w:noProof/>
              <w:webHidden/>
            </w:rPr>
            <w:fldChar w:fldCharType="separate"/>
          </w:r>
          <w:ins w:id="192" w:author="Thomas Dietz" w:date="2012-09-11T17:11:00Z">
            <w:r>
              <w:rPr>
                <w:noProof/>
                <w:webHidden/>
              </w:rPr>
              <w:t>45</w:t>
            </w:r>
            <w:r>
              <w:rPr>
                <w:noProof/>
                <w:webHidden/>
              </w:rPr>
              <w:fldChar w:fldCharType="end"/>
            </w:r>
            <w:r w:rsidRPr="00CE63DA">
              <w:rPr>
                <w:rStyle w:val="Hyperlink"/>
                <w:noProof/>
              </w:rPr>
              <w:fldChar w:fldCharType="end"/>
            </w:r>
          </w:ins>
        </w:p>
        <w:p w14:paraId="2FBD327F" w14:textId="77777777" w:rsidR="00101282" w:rsidRDefault="00101282">
          <w:pPr>
            <w:pStyle w:val="TOC3"/>
            <w:tabs>
              <w:tab w:val="left" w:pos="1320"/>
              <w:tab w:val="right" w:leader="dot" w:pos="9350"/>
            </w:tabs>
            <w:rPr>
              <w:ins w:id="193" w:author="Thomas Dietz" w:date="2012-09-11T17:11:00Z"/>
              <w:rFonts w:eastAsiaTheme="minorEastAsia"/>
              <w:noProof/>
            </w:rPr>
          </w:pPr>
          <w:ins w:id="194"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"_Toc335147986"</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8.8.2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_Toc335147986 \h </w:instrText>
            </w:r>
            <w:r>
              <w:rPr>
                <w:noProof/>
                <w:webHidden/>
              </w:rPr>
            </w:r>
          </w:ins>
          <w:r>
            <w:rPr>
              <w:noProof/>
              <w:webHidden/>
            </w:rPr>
            <w:fldChar w:fldCharType="separate"/>
          </w:r>
          <w:ins w:id="195" w:author="Thomas Dietz" w:date="2012-09-11T17:11:00Z">
            <w:r>
              <w:rPr>
                <w:noProof/>
                <w:webHidden/>
              </w:rPr>
              <w:t>45</w:t>
            </w:r>
            <w:r>
              <w:rPr>
                <w:noProof/>
                <w:webHidden/>
              </w:rPr>
              <w:fldChar w:fldCharType="end"/>
            </w:r>
            <w:r w:rsidRPr="00CE63DA">
              <w:rPr>
                <w:rStyle w:val="Hyperlink"/>
                <w:noProof/>
              </w:rPr>
              <w:fldChar w:fldCharType="end"/>
            </w:r>
          </w:ins>
        </w:p>
        <w:p w14:paraId="08470ED4" w14:textId="77777777" w:rsidR="00101282" w:rsidRDefault="00101282">
          <w:pPr>
            <w:pStyle w:val="TOC3"/>
            <w:tabs>
              <w:tab w:val="left" w:pos="1320"/>
              <w:tab w:val="right" w:leader="dot" w:pos="9350"/>
            </w:tabs>
            <w:rPr>
              <w:ins w:id="196" w:author="Thomas Dietz" w:date="2012-09-11T17:11:00Z"/>
              <w:rFonts w:eastAsiaTheme="minorEastAsia"/>
              <w:noProof/>
            </w:rPr>
          </w:pPr>
          <w:ins w:id="197"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"_Toc335147987"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8.8.3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_Toc335147987 \h </w:instrText>
            </w:r>
            <w:r>
              <w:rPr>
                <w:noProof/>
                <w:webHidden/>
              </w:rPr>
            </w:r>
          </w:ins>
          <w:r>
            <w:rPr>
              <w:noProof/>
              <w:webHidden/>
            </w:rPr>
            <w:fldChar w:fldCharType="separate"/>
          </w:r>
          <w:ins w:id="198" w:author="Thomas Dietz" w:date="2012-09-11T17:11:00Z">
            <w:r>
              <w:rPr>
                <w:noProof/>
                <w:webHidden/>
              </w:rPr>
              <w:t>46</w:t>
            </w:r>
            <w:r>
              <w:rPr>
                <w:noProof/>
                <w:webHidden/>
              </w:rPr>
              <w:fldChar w:fldCharType="end"/>
            </w:r>
            <w:r w:rsidRPr="00CE63DA">
              <w:rPr>
                <w:rStyle w:val="Hyperlink"/>
                <w:noProof/>
              </w:rPr>
              <w:fldChar w:fldCharType="end"/>
            </w:r>
          </w:ins>
        </w:p>
        <w:p w14:paraId="29108294" w14:textId="77777777" w:rsidR="00101282" w:rsidRDefault="00101282">
          <w:pPr>
            <w:pStyle w:val="TOC2"/>
            <w:tabs>
              <w:tab w:val="left" w:pos="880"/>
              <w:tab w:val="right" w:leader="dot" w:pos="9350"/>
            </w:tabs>
            <w:rPr>
              <w:ins w:id="199" w:author="Thomas Dietz" w:date="2012-09-11T17:11:00Z"/>
              <w:rFonts w:eastAsiaTheme="minorEastAsia"/>
              <w:noProof/>
            </w:rPr>
          </w:pPr>
          <w:ins w:id="200"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"_Toc335148027"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8.9</w:t>
            </w:r>
            <w:r>
              <w:rPr>
                <w:rFonts w:eastAsiaTheme="minorEastAsia"/>
                <w:noProof/>
              </w:rPr>
              <w:tab/>
            </w:r>
            <w:r w:rsidRPr="00CE63DA">
              <w:rPr>
                <w:rStyle w:val="Hyperlink"/>
                <w:noProof/>
              </w:rPr>
              <w:t>OpenFlow Port</w:t>
            </w:r>
            <w:r>
              <w:rPr>
                <w:noProof/>
                <w:webHidden/>
              </w:rPr>
              <w:tab/>
            </w:r>
            <w:r>
              <w:rPr>
                <w:noProof/>
                <w:webHidden/>
              </w:rPr>
              <w:fldChar w:fldCharType="begin"/>
            </w:r>
            <w:r>
              <w:rPr>
                <w:noProof/>
                <w:webHidden/>
              </w:rPr>
              <w:instrText xml:space="preserve"> PAGEREF _Toc335148027 \h </w:instrText>
            </w:r>
            <w:r>
              <w:rPr>
                <w:noProof/>
                <w:webHidden/>
              </w:rPr>
            </w:r>
          </w:ins>
          <w:r>
            <w:rPr>
              <w:noProof/>
              <w:webHidden/>
            </w:rPr>
            <w:fldChar w:fldCharType="separate"/>
          </w:r>
          <w:ins w:id="201" w:author="Thomas Dietz" w:date="2012-09-11T17:11:00Z">
            <w:r>
              <w:rPr>
                <w:noProof/>
                <w:webHidden/>
              </w:rPr>
              <w:t>46</w:t>
            </w:r>
            <w:r>
              <w:rPr>
                <w:noProof/>
                <w:webHidden/>
              </w:rPr>
              <w:fldChar w:fldCharType="end"/>
            </w:r>
            <w:r w:rsidRPr="00CE63DA">
              <w:rPr>
                <w:rStyle w:val="Hyperlink"/>
                <w:noProof/>
              </w:rPr>
              <w:fldChar w:fldCharType="end"/>
            </w:r>
          </w:ins>
        </w:p>
        <w:p w14:paraId="796E3E01" w14:textId="77777777" w:rsidR="00101282" w:rsidRDefault="00101282">
          <w:pPr>
            <w:pStyle w:val="TOC3"/>
            <w:tabs>
              <w:tab w:val="left" w:pos="1320"/>
              <w:tab w:val="right" w:leader="dot" w:pos="9350"/>
            </w:tabs>
            <w:rPr>
              <w:ins w:id="202" w:author="Thomas Dietz" w:date="2012-09-11T17:11:00Z"/>
              <w:rFonts w:eastAsiaTheme="minorEastAsia"/>
              <w:noProof/>
            </w:rPr>
          </w:pPr>
          <w:ins w:id="203"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"_Toc335148028"</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8.9.1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_Toc335148028 \h </w:instrText>
            </w:r>
            <w:r>
              <w:rPr>
                <w:noProof/>
                <w:webHidden/>
              </w:rPr>
            </w:r>
          </w:ins>
          <w:r>
            <w:rPr>
              <w:noProof/>
              <w:webHidden/>
            </w:rPr>
            <w:fldChar w:fldCharType="separate"/>
          </w:r>
          <w:ins w:id="204" w:author="Thomas Dietz" w:date="2012-09-11T17:11:00Z">
            <w:r>
              <w:rPr>
                <w:noProof/>
                <w:webHidden/>
              </w:rPr>
              <w:t>47</w:t>
            </w:r>
            <w:r>
              <w:rPr>
                <w:noProof/>
                <w:webHidden/>
              </w:rPr>
              <w:fldChar w:fldCharType="end"/>
            </w:r>
            <w:r w:rsidRPr="00CE63DA">
              <w:rPr>
                <w:rStyle w:val="Hyperlink"/>
                <w:noProof/>
              </w:rPr>
              <w:fldChar w:fldCharType="end"/>
            </w:r>
          </w:ins>
        </w:p>
        <w:p w14:paraId="154DAF31" w14:textId="77777777" w:rsidR="00101282" w:rsidRDefault="00101282">
          <w:pPr>
            <w:pStyle w:val="TOC3"/>
            <w:tabs>
              <w:tab w:val="left" w:pos="1320"/>
              <w:tab w:val="right" w:leader="dot" w:pos="9350"/>
            </w:tabs>
            <w:rPr>
              <w:ins w:id="205" w:author="Thomas Dietz" w:date="2012-09-11T17:11:00Z"/>
              <w:rFonts w:eastAsiaTheme="minorEastAsia"/>
              <w:noProof/>
            </w:rPr>
          </w:pPr>
          <w:ins w:id="206"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"_Toc335148029"</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8.9.2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_Toc335148029 \h </w:instrText>
            </w:r>
            <w:r>
              <w:rPr>
                <w:noProof/>
                <w:webHidden/>
              </w:rPr>
            </w:r>
          </w:ins>
          <w:r>
            <w:rPr>
              <w:noProof/>
              <w:webHidden/>
            </w:rPr>
            <w:fldChar w:fldCharType="separate"/>
          </w:r>
          <w:ins w:id="207" w:author="Thomas Dietz" w:date="2012-09-11T17:11:00Z">
            <w:r>
              <w:rPr>
                <w:noProof/>
                <w:webHidden/>
              </w:rPr>
              <w:t>48</w:t>
            </w:r>
            <w:r>
              <w:rPr>
                <w:noProof/>
                <w:webHidden/>
              </w:rPr>
              <w:fldChar w:fldCharType="end"/>
            </w:r>
            <w:r w:rsidRPr="00CE63DA">
              <w:rPr>
                <w:rStyle w:val="Hyperlink"/>
                <w:noProof/>
              </w:rPr>
              <w:fldChar w:fldCharType="end"/>
            </w:r>
          </w:ins>
        </w:p>
        <w:p w14:paraId="6046A3D2" w14:textId="77777777" w:rsidR="00101282" w:rsidRDefault="00101282">
          <w:pPr>
            <w:pStyle w:val="TOC3"/>
            <w:tabs>
              <w:tab w:val="left" w:pos="1320"/>
              <w:tab w:val="right" w:leader="dot" w:pos="9350"/>
            </w:tabs>
            <w:rPr>
              <w:ins w:id="208" w:author="Thomas Dietz" w:date="2012-09-11T17:11:00Z"/>
              <w:rFonts w:eastAsiaTheme="minorEastAsia"/>
              <w:noProof/>
            </w:rPr>
          </w:pPr>
          <w:ins w:id="209"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"_Toc335148030"</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8.9.3</w:t>
            </w:r>
            <w:r>
              <w:rPr>
                <w:rFonts w:eastAsiaTheme="minorEastAsia"/>
                <w:noProof/>
              </w:rPr>
              <w:tab/>
            </w:r>
            <w:r w:rsidRPr="00CE63DA">
              <w:rPr>
                <w:rStyle w:val="Hyperlink"/>
                <w:noProof/>
              </w:rPr>
              <w:t>XML Examples</w:t>
            </w:r>
            <w:r>
              <w:rPr>
                <w:noProof/>
                <w:webHidden/>
              </w:rPr>
              <w:tab/>
            </w:r>
            <w:r>
              <w:rPr>
                <w:noProof/>
                <w:webHidden/>
              </w:rPr>
              <w:fldChar w:fldCharType="begin"/>
            </w:r>
            <w:r>
              <w:rPr>
                <w:noProof/>
                <w:webHidden/>
              </w:rPr>
              <w:instrText xml:space="preserve"> PAGEREF _Toc335148030 \h </w:instrText>
            </w:r>
            <w:r>
              <w:rPr>
                <w:noProof/>
                <w:webHidden/>
              </w:rPr>
            </w:r>
          </w:ins>
          <w:r>
            <w:rPr>
              <w:noProof/>
              <w:webHidden/>
            </w:rPr>
            <w:fldChar w:fldCharType="separate"/>
          </w:r>
          <w:ins w:id="210" w:author="Thomas Dietz" w:date="2012-09-11T17:11:00Z">
            <w:r>
              <w:rPr>
                <w:noProof/>
                <w:webHidden/>
              </w:rPr>
              <w:t>59</w:t>
            </w:r>
            <w:r>
              <w:rPr>
                <w:noProof/>
                <w:webHidden/>
              </w:rPr>
              <w:fldChar w:fldCharType="end"/>
            </w:r>
            <w:r w:rsidRPr="00CE63DA">
              <w:rPr>
                <w:rStyle w:val="Hyperlink"/>
                <w:noProof/>
              </w:rPr>
              <w:fldChar w:fldCharType="end"/>
            </w:r>
          </w:ins>
        </w:p>
        <w:p w14:paraId="110791E6" w14:textId="77777777" w:rsidR="00101282" w:rsidRDefault="00101282">
          <w:pPr>
            <w:pStyle w:val="TOC2"/>
            <w:tabs>
              <w:tab w:val="left" w:pos="880"/>
              <w:tab w:val="right" w:leader="dot" w:pos="9350"/>
            </w:tabs>
            <w:rPr>
              <w:ins w:id="211" w:author="Thomas Dietz" w:date="2012-09-11T17:11:00Z"/>
              <w:rFonts w:eastAsiaTheme="minorEastAsia"/>
              <w:noProof/>
            </w:rPr>
          </w:pPr>
          <w:ins w:id="212"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"_Toc335148031"</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8.10</w:t>
            </w:r>
            <w:r>
              <w:rPr>
                <w:rFonts w:eastAsiaTheme="minorEastAsia"/>
                <w:noProof/>
              </w:rPr>
              <w:tab/>
            </w:r>
            <w:r w:rsidRPr="00CE63DA">
              <w:rPr>
                <w:rStyle w:val="Hyperlink"/>
                <w:noProof/>
              </w:rPr>
              <w:t>OpenFlow Port Feature</w:t>
            </w:r>
            <w:r>
              <w:rPr>
                <w:noProof/>
                <w:webHidden/>
              </w:rPr>
              <w:tab/>
            </w:r>
            <w:r>
              <w:rPr>
                <w:noProof/>
                <w:webHidden/>
              </w:rPr>
              <w:fldChar w:fldCharType="begin"/>
            </w:r>
            <w:r>
              <w:rPr>
                <w:noProof/>
                <w:webHidden/>
              </w:rPr>
              <w:instrText xml:space="preserve"> PAGEREF _Toc335148031 \h </w:instrText>
            </w:r>
            <w:r>
              <w:rPr>
                <w:noProof/>
                <w:webHidden/>
              </w:rPr>
            </w:r>
          </w:ins>
          <w:r>
            <w:rPr>
              <w:noProof/>
              <w:webHidden/>
            </w:rPr>
            <w:fldChar w:fldCharType="separate"/>
          </w:r>
          <w:ins w:id="213" w:author="Thomas Dietz" w:date="2012-09-11T17:11:00Z">
            <w:r>
              <w:rPr>
                <w:noProof/>
                <w:webHidden/>
              </w:rPr>
              <w:t>61</w:t>
            </w:r>
            <w:r>
              <w:rPr>
                <w:noProof/>
                <w:webHidden/>
              </w:rPr>
              <w:fldChar w:fldCharType="end"/>
            </w:r>
            <w:r w:rsidRPr="00CE63DA">
              <w:rPr>
                <w:rStyle w:val="Hyperlink"/>
                <w:noProof/>
              </w:rPr>
              <w:fldChar w:fldCharType="end"/>
            </w:r>
          </w:ins>
        </w:p>
        <w:p w14:paraId="6A74D987" w14:textId="77777777" w:rsidR="00101282" w:rsidRDefault="00101282">
          <w:pPr>
            <w:pStyle w:val="TOC3"/>
            <w:tabs>
              <w:tab w:val="left" w:pos="1320"/>
              <w:tab w:val="right" w:leader="dot" w:pos="9350"/>
            </w:tabs>
            <w:rPr>
              <w:ins w:id="214" w:author="Thomas Dietz" w:date="2012-09-11T17:11:00Z"/>
              <w:rFonts w:eastAsiaTheme="minorEastAsia"/>
              <w:noProof/>
            </w:rPr>
          </w:pPr>
          <w:ins w:id="215"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"_Toc335148032"</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8.10.1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_Toc335148032 \h </w:instrText>
            </w:r>
            <w:r>
              <w:rPr>
                <w:noProof/>
                <w:webHidden/>
              </w:rPr>
            </w:r>
          </w:ins>
          <w:r>
            <w:rPr>
              <w:noProof/>
              <w:webHidden/>
            </w:rPr>
            <w:fldChar w:fldCharType="separate"/>
          </w:r>
          <w:ins w:id="216" w:author="Thomas Dietz" w:date="2012-09-11T17:11:00Z">
            <w:r>
              <w:rPr>
                <w:noProof/>
                <w:webHidden/>
              </w:rPr>
              <w:t>61</w:t>
            </w:r>
            <w:r>
              <w:rPr>
                <w:noProof/>
                <w:webHidden/>
              </w:rPr>
              <w:fldChar w:fldCharType="end"/>
            </w:r>
            <w:r w:rsidRPr="00CE63DA">
              <w:rPr>
                <w:rStyle w:val="Hyperlink"/>
                <w:noProof/>
              </w:rPr>
              <w:fldChar w:fldCharType="end"/>
            </w:r>
          </w:ins>
        </w:p>
        <w:p w14:paraId="1FC9F9FE" w14:textId="77777777" w:rsidR="00101282" w:rsidRDefault="00101282">
          <w:pPr>
            <w:pStyle w:val="TOC3"/>
            <w:tabs>
              <w:tab w:val="left" w:pos="1320"/>
              <w:tab w:val="right" w:leader="dot" w:pos="9350"/>
            </w:tabs>
            <w:rPr>
              <w:ins w:id="217" w:author="Thomas Dietz" w:date="2012-09-11T17:11:00Z"/>
              <w:rFonts w:eastAsiaTheme="minorEastAsia"/>
              <w:noProof/>
            </w:rPr>
          </w:pPr>
          <w:ins w:id="218"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"_Toc335148033"</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8.10.2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_Toc335148033 \h </w:instrText>
            </w:r>
            <w:r>
              <w:rPr>
                <w:noProof/>
                <w:webHidden/>
              </w:rPr>
            </w:r>
          </w:ins>
          <w:r>
            <w:rPr>
              <w:noProof/>
              <w:webHidden/>
            </w:rPr>
            <w:fldChar w:fldCharType="separate"/>
          </w:r>
          <w:ins w:id="219" w:author="Thomas Dietz" w:date="2012-09-11T17:11:00Z">
            <w:r>
              <w:rPr>
                <w:noProof/>
                <w:webHidden/>
              </w:rPr>
              <w:t>61</w:t>
            </w:r>
            <w:r>
              <w:rPr>
                <w:noProof/>
                <w:webHidden/>
              </w:rPr>
              <w:fldChar w:fldCharType="end"/>
            </w:r>
            <w:r w:rsidRPr="00CE63DA">
              <w:rPr>
                <w:rStyle w:val="Hyperlink"/>
                <w:noProof/>
              </w:rPr>
              <w:fldChar w:fldCharType="end"/>
            </w:r>
          </w:ins>
        </w:p>
        <w:p w14:paraId="228858F8" w14:textId="77777777" w:rsidR="00101282" w:rsidRDefault="00101282">
          <w:pPr>
            <w:pStyle w:val="TOC3"/>
            <w:tabs>
              <w:tab w:val="left" w:pos="1320"/>
              <w:tab w:val="right" w:leader="dot" w:pos="9350"/>
            </w:tabs>
            <w:rPr>
              <w:ins w:id="220" w:author="Thomas Dietz" w:date="2012-09-11T17:11:00Z"/>
              <w:rFonts w:eastAsiaTheme="minorEastAsia"/>
              <w:noProof/>
            </w:rPr>
          </w:pPr>
          <w:ins w:id="221"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"_Toc335148034"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8.10.3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_Toc335148034 \h </w:instrText>
            </w:r>
            <w:r>
              <w:rPr>
                <w:noProof/>
                <w:webHidden/>
              </w:rPr>
            </w:r>
          </w:ins>
          <w:r>
            <w:rPr>
              <w:noProof/>
              <w:webHidden/>
            </w:rPr>
            <w:fldChar w:fldCharType="separate"/>
          </w:r>
          <w:ins w:id="222" w:author="Thomas Dietz" w:date="2012-09-11T17:11:00Z">
            <w:r>
              <w:rPr>
                <w:noProof/>
                <w:webHidden/>
              </w:rPr>
              <w:t>65</w:t>
            </w:r>
            <w:r>
              <w:rPr>
                <w:noProof/>
                <w:webHidden/>
              </w:rPr>
              <w:fldChar w:fldCharType="end"/>
            </w:r>
            <w:r w:rsidRPr="00CE63DA">
              <w:rPr>
                <w:rStyle w:val="Hyperlink"/>
                <w:noProof/>
              </w:rPr>
              <w:fldChar w:fldCharType="end"/>
            </w:r>
          </w:ins>
        </w:p>
        <w:p w14:paraId="63C9F7CF" w14:textId="77777777" w:rsidR="00101282" w:rsidRDefault="00101282">
          <w:pPr>
            <w:pStyle w:val="TOC2"/>
            <w:tabs>
              <w:tab w:val="left" w:pos="880"/>
              <w:tab w:val="right" w:leader="dot" w:pos="9350"/>
            </w:tabs>
            <w:rPr>
              <w:ins w:id="223" w:author="Thomas Dietz" w:date="2012-09-11T17:11:00Z"/>
              <w:rFonts w:eastAsiaTheme="minorEastAsia"/>
              <w:noProof/>
            </w:rPr>
          </w:pPr>
          <w:ins w:id="224"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"_Toc335148272"</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8.11</w:t>
            </w:r>
            <w:r>
              <w:rPr>
                <w:rFonts w:eastAsiaTheme="minorEastAsia"/>
                <w:noProof/>
              </w:rPr>
              <w:tab/>
            </w:r>
            <w:r w:rsidRPr="00CE63DA">
              <w:rPr>
                <w:rStyle w:val="Hyperlink"/>
                <w:noProof/>
              </w:rPr>
              <w:t>OpenFlow Queue</w:t>
            </w:r>
            <w:r>
              <w:rPr>
                <w:noProof/>
                <w:webHidden/>
              </w:rPr>
              <w:tab/>
            </w:r>
            <w:r>
              <w:rPr>
                <w:noProof/>
                <w:webHidden/>
              </w:rPr>
              <w:fldChar w:fldCharType="begin"/>
            </w:r>
            <w:r>
              <w:rPr>
                <w:noProof/>
                <w:webHidden/>
              </w:rPr>
              <w:instrText xml:space="preserve"> PAGEREF _Toc335148272 \h </w:instrText>
            </w:r>
            <w:r>
              <w:rPr>
                <w:noProof/>
                <w:webHidden/>
              </w:rPr>
            </w:r>
          </w:ins>
          <w:r>
            <w:rPr>
              <w:noProof/>
              <w:webHidden/>
            </w:rPr>
            <w:fldChar w:fldCharType="separate"/>
          </w:r>
          <w:ins w:id="225" w:author="Thomas Dietz" w:date="2012-09-11T17:11:00Z">
            <w:r>
              <w:rPr>
                <w:noProof/>
                <w:webHidden/>
              </w:rPr>
              <w:t>65</w:t>
            </w:r>
            <w:r>
              <w:rPr>
                <w:noProof/>
                <w:webHidden/>
              </w:rPr>
              <w:fldChar w:fldCharType="end"/>
            </w:r>
            <w:r w:rsidRPr="00CE63DA">
              <w:rPr>
                <w:rStyle w:val="Hyperlink"/>
                <w:noProof/>
              </w:rPr>
              <w:fldChar w:fldCharType="end"/>
            </w:r>
          </w:ins>
        </w:p>
        <w:p w14:paraId="5634B89C" w14:textId="77777777" w:rsidR="00101282" w:rsidRDefault="00101282">
          <w:pPr>
            <w:pStyle w:val="TOC3"/>
            <w:tabs>
              <w:tab w:val="left" w:pos="1320"/>
              <w:tab w:val="right" w:leader="dot" w:pos="9350"/>
            </w:tabs>
            <w:rPr>
              <w:ins w:id="226" w:author="Thomas Dietz" w:date="2012-09-11T17:11:00Z"/>
              <w:rFonts w:eastAsiaTheme="minorEastAsia"/>
              <w:noProof/>
            </w:rPr>
          </w:pPr>
          <w:ins w:id="227"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"_Toc335148273"</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8.11.1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_Toc335148273 \h </w:instrText>
            </w:r>
            <w:r>
              <w:rPr>
                <w:noProof/>
                <w:webHidden/>
              </w:rPr>
            </w:r>
          </w:ins>
          <w:r>
            <w:rPr>
              <w:noProof/>
              <w:webHidden/>
            </w:rPr>
            <w:fldChar w:fldCharType="separate"/>
          </w:r>
          <w:ins w:id="228" w:author="Thomas Dietz" w:date="2012-09-11T17:11:00Z">
            <w:r>
              <w:rPr>
                <w:noProof/>
                <w:webHidden/>
              </w:rPr>
              <w:t>66</w:t>
            </w:r>
            <w:r>
              <w:rPr>
                <w:noProof/>
                <w:webHidden/>
              </w:rPr>
              <w:fldChar w:fldCharType="end"/>
            </w:r>
            <w:r w:rsidRPr="00CE63DA">
              <w:rPr>
                <w:rStyle w:val="Hyperlink"/>
                <w:noProof/>
              </w:rPr>
              <w:fldChar w:fldCharType="end"/>
            </w:r>
          </w:ins>
        </w:p>
        <w:p w14:paraId="3F9B0E8A" w14:textId="77777777" w:rsidR="00101282" w:rsidRDefault="00101282">
          <w:pPr>
            <w:pStyle w:val="TOC3"/>
            <w:tabs>
              <w:tab w:val="left" w:pos="1320"/>
              <w:tab w:val="right" w:leader="dot" w:pos="9350"/>
            </w:tabs>
            <w:rPr>
              <w:ins w:id="229" w:author="Thomas Dietz" w:date="2012-09-11T17:11:00Z"/>
              <w:rFonts w:eastAsiaTheme="minorEastAsia"/>
              <w:noProof/>
            </w:rPr>
          </w:pPr>
          <w:ins w:id="230"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"_Toc335148274"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8.11.2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_Toc335148274 \h </w:instrText>
            </w:r>
            <w:r>
              <w:rPr>
                <w:noProof/>
                <w:webHidden/>
              </w:rPr>
            </w:r>
          </w:ins>
          <w:r>
            <w:rPr>
              <w:noProof/>
              <w:webHidden/>
            </w:rPr>
            <w:fldChar w:fldCharType="separate"/>
          </w:r>
          <w:ins w:id="231" w:author="Thomas Dietz" w:date="2012-09-11T17:11:00Z">
            <w:r>
              <w:rPr>
                <w:noProof/>
                <w:webHidden/>
              </w:rPr>
              <w:t>66</w:t>
            </w:r>
            <w:r>
              <w:rPr>
                <w:noProof/>
                <w:webHidden/>
              </w:rPr>
              <w:fldChar w:fldCharType="end"/>
            </w:r>
            <w:r w:rsidRPr="00CE63DA">
              <w:rPr>
                <w:rStyle w:val="Hyperlink"/>
                <w:noProof/>
              </w:rPr>
              <w:fldChar w:fldCharType="end"/>
            </w:r>
          </w:ins>
        </w:p>
        <w:p w14:paraId="3A89A41E" w14:textId="77777777" w:rsidR="00101282" w:rsidRDefault="00101282">
          <w:pPr>
            <w:pStyle w:val="TOC3"/>
            <w:tabs>
              <w:tab w:val="left" w:pos="1320"/>
              <w:tab w:val="right" w:leader="dot" w:pos="9350"/>
            </w:tabs>
            <w:rPr>
              <w:ins w:id="232" w:author="Thomas Dietz" w:date="2012-09-11T17:11:00Z"/>
              <w:rFonts w:eastAsiaTheme="minorEastAsia"/>
              <w:noProof/>
            </w:rPr>
          </w:pPr>
          <w:ins w:id="233" w:author="Thomas Dietz" w:date="2012-09-11T17:11:00Z">
            <w:r w:rsidRPr="00CE63DA">
              <w:rPr>
                <w:rStyle w:val="Hyperlink"/>
                <w:noProof/>
              </w:rPr>
              <w:lastRenderedPageBreak/>
              <w:fldChar w:fldCharType="begin"/>
            </w:r>
            <w:r w:rsidRPr="00CE63DA">
              <w:rPr>
                <w:rStyle w:val="Hyperlink"/>
                <w:noProof/>
              </w:rPr>
              <w:instrText xml:space="preserve"> </w:instrText>
            </w:r>
            <w:r>
              <w:rPr>
                <w:noProof/>
              </w:rPr>
              <w:instrText>HYPERLINK \l "_Toc335148275"</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8.11.3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_Toc335148275 \h </w:instrText>
            </w:r>
            <w:r>
              <w:rPr>
                <w:noProof/>
                <w:webHidden/>
              </w:rPr>
            </w:r>
          </w:ins>
          <w:r>
            <w:rPr>
              <w:noProof/>
              <w:webHidden/>
            </w:rPr>
            <w:fldChar w:fldCharType="separate"/>
          </w:r>
          <w:ins w:id="234" w:author="Thomas Dietz" w:date="2012-09-11T17:11:00Z">
            <w:r>
              <w:rPr>
                <w:noProof/>
                <w:webHidden/>
              </w:rPr>
              <w:t>69</w:t>
            </w:r>
            <w:r>
              <w:rPr>
                <w:noProof/>
                <w:webHidden/>
              </w:rPr>
              <w:fldChar w:fldCharType="end"/>
            </w:r>
            <w:r w:rsidRPr="00CE63DA">
              <w:rPr>
                <w:rStyle w:val="Hyperlink"/>
                <w:noProof/>
              </w:rPr>
              <w:fldChar w:fldCharType="end"/>
            </w:r>
          </w:ins>
        </w:p>
        <w:p w14:paraId="4D69E086" w14:textId="77777777" w:rsidR="00101282" w:rsidRDefault="00101282">
          <w:pPr>
            <w:pStyle w:val="TOC2"/>
            <w:tabs>
              <w:tab w:val="left" w:pos="880"/>
              <w:tab w:val="right" w:leader="dot" w:pos="9350"/>
            </w:tabs>
            <w:rPr>
              <w:ins w:id="235" w:author="Thomas Dietz" w:date="2012-09-11T17:11:00Z"/>
              <w:rFonts w:eastAsiaTheme="minorEastAsia"/>
              <w:noProof/>
            </w:rPr>
          </w:pPr>
          <w:ins w:id="236"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"_Toc335148423"</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8.12</w:t>
            </w:r>
            <w:r>
              <w:rPr>
                <w:rFonts w:eastAsiaTheme="minorEastAsia"/>
                <w:noProof/>
              </w:rPr>
              <w:tab/>
            </w:r>
            <w:r w:rsidRPr="00CE63DA">
              <w:rPr>
                <w:rStyle w:val="Hyperlink"/>
                <w:noProof/>
              </w:rPr>
              <w:t>External Certificate</w:t>
            </w:r>
            <w:r>
              <w:rPr>
                <w:noProof/>
                <w:webHidden/>
              </w:rPr>
              <w:tab/>
            </w:r>
            <w:r>
              <w:rPr>
                <w:noProof/>
                <w:webHidden/>
              </w:rPr>
              <w:fldChar w:fldCharType="begin"/>
            </w:r>
            <w:r>
              <w:rPr>
                <w:noProof/>
                <w:webHidden/>
              </w:rPr>
              <w:instrText xml:space="preserve"> PAGEREF _Toc335148423 \h </w:instrText>
            </w:r>
            <w:r>
              <w:rPr>
                <w:noProof/>
                <w:webHidden/>
              </w:rPr>
            </w:r>
          </w:ins>
          <w:r>
            <w:rPr>
              <w:noProof/>
              <w:webHidden/>
            </w:rPr>
            <w:fldChar w:fldCharType="separate"/>
          </w:r>
          <w:ins w:id="237" w:author="Thomas Dietz" w:date="2012-09-11T17:11:00Z">
            <w:r>
              <w:rPr>
                <w:noProof/>
                <w:webHidden/>
              </w:rPr>
              <w:t>69</w:t>
            </w:r>
            <w:r>
              <w:rPr>
                <w:noProof/>
                <w:webHidden/>
              </w:rPr>
              <w:fldChar w:fldCharType="end"/>
            </w:r>
            <w:r w:rsidRPr="00CE63DA">
              <w:rPr>
                <w:rStyle w:val="Hyperlink"/>
                <w:noProof/>
              </w:rPr>
              <w:fldChar w:fldCharType="end"/>
            </w:r>
          </w:ins>
        </w:p>
        <w:p w14:paraId="71D75569" w14:textId="77777777" w:rsidR="00101282" w:rsidRDefault="00101282">
          <w:pPr>
            <w:pStyle w:val="TOC3"/>
            <w:tabs>
              <w:tab w:val="left" w:pos="1320"/>
              <w:tab w:val="right" w:leader="dot" w:pos="9350"/>
            </w:tabs>
            <w:rPr>
              <w:ins w:id="238" w:author="Thomas Dietz" w:date="2012-09-11T17:11:00Z"/>
              <w:rFonts w:eastAsiaTheme="minorEastAsia"/>
              <w:noProof/>
            </w:rPr>
          </w:pPr>
          <w:ins w:id="239"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"_Toc335148424"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8.12.1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_Toc335148424 \h </w:instrText>
            </w:r>
            <w:r>
              <w:rPr>
                <w:noProof/>
                <w:webHidden/>
              </w:rPr>
            </w:r>
          </w:ins>
          <w:r>
            <w:rPr>
              <w:noProof/>
              <w:webHidden/>
            </w:rPr>
            <w:fldChar w:fldCharType="separate"/>
          </w:r>
          <w:ins w:id="240" w:author="Thomas Dietz" w:date="2012-09-11T17:11:00Z">
            <w:r>
              <w:rPr>
                <w:noProof/>
                <w:webHidden/>
              </w:rPr>
              <w:t>69</w:t>
            </w:r>
            <w:r>
              <w:rPr>
                <w:noProof/>
                <w:webHidden/>
              </w:rPr>
              <w:fldChar w:fldCharType="end"/>
            </w:r>
            <w:r w:rsidRPr="00CE63DA">
              <w:rPr>
                <w:rStyle w:val="Hyperlink"/>
                <w:noProof/>
              </w:rPr>
              <w:fldChar w:fldCharType="end"/>
            </w:r>
          </w:ins>
        </w:p>
        <w:p w14:paraId="6CF48A16" w14:textId="77777777" w:rsidR="00101282" w:rsidRDefault="00101282">
          <w:pPr>
            <w:pStyle w:val="TOC3"/>
            <w:tabs>
              <w:tab w:val="left" w:pos="1320"/>
              <w:tab w:val="right" w:leader="dot" w:pos="9350"/>
            </w:tabs>
            <w:rPr>
              <w:ins w:id="241" w:author="Thomas Dietz" w:date="2012-09-11T17:11:00Z"/>
              <w:rFonts w:eastAsiaTheme="minorEastAsia"/>
              <w:noProof/>
            </w:rPr>
          </w:pPr>
          <w:ins w:id="242"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"_Toc335148425"</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8.12.2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_Toc335148425 \h </w:instrText>
            </w:r>
            <w:r>
              <w:rPr>
                <w:noProof/>
                <w:webHidden/>
              </w:rPr>
            </w:r>
          </w:ins>
          <w:r>
            <w:rPr>
              <w:noProof/>
              <w:webHidden/>
            </w:rPr>
            <w:fldChar w:fldCharType="separate"/>
          </w:r>
          <w:ins w:id="243" w:author="Thomas Dietz" w:date="2012-09-11T17:11:00Z">
            <w:r>
              <w:rPr>
                <w:noProof/>
                <w:webHidden/>
              </w:rPr>
              <w:t>69</w:t>
            </w:r>
            <w:r>
              <w:rPr>
                <w:noProof/>
                <w:webHidden/>
              </w:rPr>
              <w:fldChar w:fldCharType="end"/>
            </w:r>
            <w:r w:rsidRPr="00CE63DA">
              <w:rPr>
                <w:rStyle w:val="Hyperlink"/>
                <w:noProof/>
              </w:rPr>
              <w:fldChar w:fldCharType="end"/>
            </w:r>
          </w:ins>
        </w:p>
        <w:p w14:paraId="7C62723D" w14:textId="77777777" w:rsidR="00101282" w:rsidRDefault="00101282">
          <w:pPr>
            <w:pStyle w:val="TOC3"/>
            <w:tabs>
              <w:tab w:val="left" w:pos="1320"/>
              <w:tab w:val="right" w:leader="dot" w:pos="9350"/>
            </w:tabs>
            <w:rPr>
              <w:ins w:id="244" w:author="Thomas Dietz" w:date="2012-09-11T17:11:00Z"/>
              <w:rFonts w:eastAsiaTheme="minorEastAsia"/>
              <w:noProof/>
            </w:rPr>
          </w:pPr>
          <w:ins w:id="245"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"_Toc335148426"</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8.12.3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_Toc335148426 \h </w:instrText>
            </w:r>
            <w:r>
              <w:rPr>
                <w:noProof/>
                <w:webHidden/>
              </w:rPr>
            </w:r>
          </w:ins>
          <w:r>
            <w:rPr>
              <w:noProof/>
              <w:webHidden/>
            </w:rPr>
            <w:fldChar w:fldCharType="separate"/>
          </w:r>
          <w:ins w:id="246" w:author="Thomas Dietz" w:date="2012-09-11T17:11:00Z">
            <w:r>
              <w:rPr>
                <w:noProof/>
                <w:webHidden/>
              </w:rPr>
              <w:t>70</w:t>
            </w:r>
            <w:r>
              <w:rPr>
                <w:noProof/>
                <w:webHidden/>
              </w:rPr>
              <w:fldChar w:fldCharType="end"/>
            </w:r>
            <w:r w:rsidRPr="00CE63DA">
              <w:rPr>
                <w:rStyle w:val="Hyperlink"/>
                <w:noProof/>
              </w:rPr>
              <w:fldChar w:fldCharType="end"/>
            </w:r>
          </w:ins>
        </w:p>
        <w:p w14:paraId="67C57EED" w14:textId="77777777" w:rsidR="00101282" w:rsidRDefault="00101282">
          <w:pPr>
            <w:pStyle w:val="TOC2"/>
            <w:tabs>
              <w:tab w:val="left" w:pos="880"/>
              <w:tab w:val="right" w:leader="dot" w:pos="9350"/>
            </w:tabs>
            <w:rPr>
              <w:ins w:id="247" w:author="Thomas Dietz" w:date="2012-09-11T17:11:00Z"/>
              <w:rFonts w:eastAsiaTheme="minorEastAsia"/>
              <w:noProof/>
            </w:rPr>
          </w:pPr>
          <w:ins w:id="248"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"_Toc335148466"</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8.13</w:t>
            </w:r>
            <w:r>
              <w:rPr>
                <w:rFonts w:eastAsiaTheme="minorEastAsia"/>
                <w:noProof/>
              </w:rPr>
              <w:tab/>
            </w:r>
            <w:r w:rsidRPr="00CE63DA">
              <w:rPr>
                <w:rStyle w:val="Hyperlink"/>
                <w:noProof/>
              </w:rPr>
              <w:t>Owned Certificate</w:t>
            </w:r>
            <w:r>
              <w:rPr>
                <w:noProof/>
                <w:webHidden/>
              </w:rPr>
              <w:tab/>
            </w:r>
            <w:r>
              <w:rPr>
                <w:noProof/>
                <w:webHidden/>
              </w:rPr>
              <w:fldChar w:fldCharType="begin"/>
            </w:r>
            <w:r>
              <w:rPr>
                <w:noProof/>
                <w:webHidden/>
              </w:rPr>
              <w:instrText xml:space="preserve"> PAGEREF _Toc335148466 \h </w:instrText>
            </w:r>
            <w:r>
              <w:rPr>
                <w:noProof/>
                <w:webHidden/>
              </w:rPr>
            </w:r>
          </w:ins>
          <w:r>
            <w:rPr>
              <w:noProof/>
              <w:webHidden/>
            </w:rPr>
            <w:fldChar w:fldCharType="separate"/>
          </w:r>
          <w:ins w:id="249" w:author="Thomas Dietz" w:date="2012-09-11T17:11:00Z">
            <w:r>
              <w:rPr>
                <w:noProof/>
                <w:webHidden/>
              </w:rPr>
              <w:t>70</w:t>
            </w:r>
            <w:r>
              <w:rPr>
                <w:noProof/>
                <w:webHidden/>
              </w:rPr>
              <w:fldChar w:fldCharType="end"/>
            </w:r>
            <w:r w:rsidRPr="00CE63DA">
              <w:rPr>
                <w:rStyle w:val="Hyperlink"/>
                <w:noProof/>
              </w:rPr>
              <w:fldChar w:fldCharType="end"/>
            </w:r>
          </w:ins>
        </w:p>
        <w:p w14:paraId="1EA3322D" w14:textId="77777777" w:rsidR="00101282" w:rsidRDefault="00101282">
          <w:pPr>
            <w:pStyle w:val="TOC3"/>
            <w:tabs>
              <w:tab w:val="left" w:pos="1320"/>
              <w:tab w:val="right" w:leader="dot" w:pos="9350"/>
            </w:tabs>
            <w:rPr>
              <w:ins w:id="250" w:author="Thomas Dietz" w:date="2012-09-11T17:11:00Z"/>
              <w:rFonts w:eastAsiaTheme="minorEastAsia"/>
              <w:noProof/>
            </w:rPr>
          </w:pPr>
          <w:ins w:id="251"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"_Toc335148467"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8.13.1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_Toc335148467 \h </w:instrText>
            </w:r>
            <w:r>
              <w:rPr>
                <w:noProof/>
                <w:webHidden/>
              </w:rPr>
            </w:r>
          </w:ins>
          <w:r>
            <w:rPr>
              <w:noProof/>
              <w:webHidden/>
            </w:rPr>
            <w:fldChar w:fldCharType="separate"/>
          </w:r>
          <w:ins w:id="252" w:author="Thomas Dietz" w:date="2012-09-11T17:11:00Z">
            <w:r>
              <w:rPr>
                <w:noProof/>
                <w:webHidden/>
              </w:rPr>
              <w:t>71</w:t>
            </w:r>
            <w:r>
              <w:rPr>
                <w:noProof/>
                <w:webHidden/>
              </w:rPr>
              <w:fldChar w:fldCharType="end"/>
            </w:r>
            <w:r w:rsidRPr="00CE63DA">
              <w:rPr>
                <w:rStyle w:val="Hyperlink"/>
                <w:noProof/>
              </w:rPr>
              <w:fldChar w:fldCharType="end"/>
            </w:r>
          </w:ins>
        </w:p>
        <w:p w14:paraId="75C8A749" w14:textId="77777777" w:rsidR="00101282" w:rsidRDefault="00101282">
          <w:pPr>
            <w:pStyle w:val="TOC3"/>
            <w:tabs>
              <w:tab w:val="left" w:pos="1320"/>
              <w:tab w:val="right" w:leader="dot" w:pos="9350"/>
            </w:tabs>
            <w:rPr>
              <w:ins w:id="253" w:author="Thomas Dietz" w:date="2012-09-11T17:11:00Z"/>
              <w:rFonts w:eastAsiaTheme="minorEastAsia"/>
              <w:noProof/>
            </w:rPr>
          </w:pPr>
          <w:ins w:id="254"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"_Toc335148468"</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8.13.2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_Toc335148468 \h </w:instrText>
            </w:r>
            <w:r>
              <w:rPr>
                <w:noProof/>
                <w:webHidden/>
              </w:rPr>
            </w:r>
          </w:ins>
          <w:r>
            <w:rPr>
              <w:noProof/>
              <w:webHidden/>
            </w:rPr>
            <w:fldChar w:fldCharType="separate"/>
          </w:r>
          <w:ins w:id="255" w:author="Thomas Dietz" w:date="2012-09-11T17:11:00Z">
            <w:r>
              <w:rPr>
                <w:noProof/>
                <w:webHidden/>
              </w:rPr>
              <w:t>71</w:t>
            </w:r>
            <w:r>
              <w:rPr>
                <w:noProof/>
                <w:webHidden/>
              </w:rPr>
              <w:fldChar w:fldCharType="end"/>
            </w:r>
            <w:r w:rsidRPr="00CE63DA">
              <w:rPr>
                <w:rStyle w:val="Hyperlink"/>
                <w:noProof/>
              </w:rPr>
              <w:fldChar w:fldCharType="end"/>
            </w:r>
          </w:ins>
        </w:p>
        <w:p w14:paraId="2DC68B8A" w14:textId="77777777" w:rsidR="00101282" w:rsidRDefault="00101282">
          <w:pPr>
            <w:pStyle w:val="TOC3"/>
            <w:tabs>
              <w:tab w:val="left" w:pos="1320"/>
              <w:tab w:val="right" w:leader="dot" w:pos="9350"/>
            </w:tabs>
            <w:rPr>
              <w:ins w:id="256" w:author="Thomas Dietz" w:date="2012-09-11T17:11:00Z"/>
              <w:rFonts w:eastAsiaTheme="minorEastAsia"/>
              <w:noProof/>
            </w:rPr>
          </w:pPr>
          <w:ins w:id="257"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"_Toc335148469"</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8.13.3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_Toc335148469 \h </w:instrText>
            </w:r>
            <w:r>
              <w:rPr>
                <w:noProof/>
                <w:webHidden/>
              </w:rPr>
            </w:r>
          </w:ins>
          <w:r>
            <w:rPr>
              <w:noProof/>
              <w:webHidden/>
            </w:rPr>
            <w:fldChar w:fldCharType="separate"/>
          </w:r>
          <w:ins w:id="258" w:author="Thomas Dietz" w:date="2012-09-11T17:11:00Z">
            <w:r>
              <w:rPr>
                <w:noProof/>
                <w:webHidden/>
              </w:rPr>
              <w:t>76</w:t>
            </w:r>
            <w:r>
              <w:rPr>
                <w:noProof/>
                <w:webHidden/>
              </w:rPr>
              <w:fldChar w:fldCharType="end"/>
            </w:r>
            <w:r w:rsidRPr="00CE63DA">
              <w:rPr>
                <w:rStyle w:val="Hyperlink"/>
                <w:noProof/>
              </w:rPr>
              <w:fldChar w:fldCharType="end"/>
            </w:r>
          </w:ins>
        </w:p>
        <w:p w14:paraId="34E3F5E4" w14:textId="77777777" w:rsidR="00101282" w:rsidRDefault="00101282">
          <w:pPr>
            <w:pStyle w:val="TOC2"/>
            <w:tabs>
              <w:tab w:val="left" w:pos="880"/>
              <w:tab w:val="right" w:leader="dot" w:pos="9350"/>
            </w:tabs>
            <w:rPr>
              <w:ins w:id="259" w:author="Thomas Dietz" w:date="2012-09-11T17:11:00Z"/>
              <w:rFonts w:eastAsiaTheme="minorEastAsia"/>
              <w:noProof/>
            </w:rPr>
          </w:pPr>
          <w:ins w:id="260"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"_Toc335148751"</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8.14</w:t>
            </w:r>
            <w:r>
              <w:rPr>
                <w:rFonts w:eastAsiaTheme="minorEastAsia"/>
                <w:noProof/>
              </w:rPr>
              <w:tab/>
            </w:r>
            <w:r w:rsidRPr="00CE63DA">
              <w:rPr>
                <w:rStyle w:val="Hyperlink"/>
                <w:noProof/>
              </w:rPr>
              <w:t>OpenFlow Flow Table</w:t>
            </w:r>
            <w:r>
              <w:rPr>
                <w:noProof/>
                <w:webHidden/>
              </w:rPr>
              <w:tab/>
            </w:r>
            <w:r>
              <w:rPr>
                <w:noProof/>
                <w:webHidden/>
              </w:rPr>
              <w:fldChar w:fldCharType="begin"/>
            </w:r>
            <w:r>
              <w:rPr>
                <w:noProof/>
                <w:webHidden/>
              </w:rPr>
              <w:instrText xml:space="preserve"> PAGEREF _Toc335148751 \h </w:instrText>
            </w:r>
            <w:r>
              <w:rPr>
                <w:noProof/>
                <w:webHidden/>
              </w:rPr>
            </w:r>
          </w:ins>
          <w:r>
            <w:rPr>
              <w:noProof/>
              <w:webHidden/>
            </w:rPr>
            <w:fldChar w:fldCharType="separate"/>
          </w:r>
          <w:ins w:id="261" w:author="Thomas Dietz" w:date="2012-09-11T17:11:00Z">
            <w:r>
              <w:rPr>
                <w:noProof/>
                <w:webHidden/>
              </w:rPr>
              <w:t>76</w:t>
            </w:r>
            <w:r>
              <w:rPr>
                <w:noProof/>
                <w:webHidden/>
              </w:rPr>
              <w:fldChar w:fldCharType="end"/>
            </w:r>
            <w:r w:rsidRPr="00CE63DA">
              <w:rPr>
                <w:rStyle w:val="Hyperlink"/>
                <w:noProof/>
              </w:rPr>
              <w:fldChar w:fldCharType="end"/>
            </w:r>
          </w:ins>
        </w:p>
        <w:p w14:paraId="285CED9E" w14:textId="77777777" w:rsidR="00101282" w:rsidRDefault="00101282">
          <w:pPr>
            <w:pStyle w:val="TOC3"/>
            <w:tabs>
              <w:tab w:val="left" w:pos="1320"/>
              <w:tab w:val="right" w:leader="dot" w:pos="9350"/>
            </w:tabs>
            <w:rPr>
              <w:ins w:id="262" w:author="Thomas Dietz" w:date="2012-09-11T17:11:00Z"/>
              <w:rFonts w:eastAsiaTheme="minorEastAsia"/>
              <w:noProof/>
            </w:rPr>
          </w:pPr>
          <w:ins w:id="263"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"_Toc335148752"</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8.14.1</w:t>
            </w:r>
            <w:r>
              <w:rPr>
                <w:rFonts w:eastAsiaTheme="minorEastAsia"/>
                <w:noProof/>
              </w:rPr>
              <w:tab/>
            </w:r>
            <w:r w:rsidRPr="00CE63DA">
              <w:rPr>
                <w:rStyle w:val="Hyperlink"/>
                <w:noProof/>
              </w:rPr>
              <w:t>UML Diagram</w:t>
            </w:r>
            <w:r>
              <w:rPr>
                <w:noProof/>
                <w:webHidden/>
              </w:rPr>
              <w:tab/>
            </w:r>
            <w:r>
              <w:rPr>
                <w:noProof/>
                <w:webHidden/>
              </w:rPr>
              <w:fldChar w:fldCharType="begin"/>
            </w:r>
            <w:r>
              <w:rPr>
                <w:noProof/>
                <w:webHidden/>
              </w:rPr>
              <w:instrText xml:space="preserve"> PAGEREF _Toc335148752 \h </w:instrText>
            </w:r>
            <w:r>
              <w:rPr>
                <w:noProof/>
                <w:webHidden/>
              </w:rPr>
            </w:r>
          </w:ins>
          <w:r>
            <w:rPr>
              <w:noProof/>
              <w:webHidden/>
            </w:rPr>
            <w:fldChar w:fldCharType="separate"/>
          </w:r>
          <w:ins w:id="264" w:author="Thomas Dietz" w:date="2012-09-11T17:11:00Z">
            <w:r>
              <w:rPr>
                <w:noProof/>
                <w:webHidden/>
              </w:rPr>
              <w:t>77</w:t>
            </w:r>
            <w:r>
              <w:rPr>
                <w:noProof/>
                <w:webHidden/>
              </w:rPr>
              <w:fldChar w:fldCharType="end"/>
            </w:r>
            <w:r w:rsidRPr="00CE63DA">
              <w:rPr>
                <w:rStyle w:val="Hyperlink"/>
                <w:noProof/>
              </w:rPr>
              <w:fldChar w:fldCharType="end"/>
            </w:r>
          </w:ins>
        </w:p>
        <w:p w14:paraId="10148C4F" w14:textId="77777777" w:rsidR="00101282" w:rsidRDefault="00101282">
          <w:pPr>
            <w:pStyle w:val="TOC3"/>
            <w:tabs>
              <w:tab w:val="left" w:pos="1320"/>
              <w:tab w:val="right" w:leader="dot" w:pos="9350"/>
            </w:tabs>
            <w:rPr>
              <w:ins w:id="265" w:author="Thomas Dietz" w:date="2012-09-11T17:11:00Z"/>
              <w:rFonts w:eastAsiaTheme="minorEastAsia"/>
              <w:noProof/>
            </w:rPr>
          </w:pPr>
          <w:ins w:id="266"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"_Toc335148753"</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8.14.2</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_Toc335148753 \h </w:instrText>
            </w:r>
            <w:r>
              <w:rPr>
                <w:noProof/>
                <w:webHidden/>
              </w:rPr>
            </w:r>
          </w:ins>
          <w:r>
            <w:rPr>
              <w:noProof/>
              <w:webHidden/>
            </w:rPr>
            <w:fldChar w:fldCharType="separate"/>
          </w:r>
          <w:ins w:id="267" w:author="Thomas Dietz" w:date="2012-09-11T17:11:00Z">
            <w:r>
              <w:rPr>
                <w:noProof/>
                <w:webHidden/>
              </w:rPr>
              <w:t>77</w:t>
            </w:r>
            <w:r>
              <w:rPr>
                <w:noProof/>
                <w:webHidden/>
              </w:rPr>
              <w:fldChar w:fldCharType="end"/>
            </w:r>
            <w:r w:rsidRPr="00CE63DA">
              <w:rPr>
                <w:rStyle w:val="Hyperlink"/>
                <w:noProof/>
              </w:rPr>
              <w:fldChar w:fldCharType="end"/>
            </w:r>
          </w:ins>
        </w:p>
        <w:p w14:paraId="7F57783B" w14:textId="77777777" w:rsidR="00101282" w:rsidRDefault="00101282">
          <w:pPr>
            <w:pStyle w:val="TOC3"/>
            <w:tabs>
              <w:tab w:val="left" w:pos="1320"/>
              <w:tab w:val="right" w:leader="dot" w:pos="9350"/>
            </w:tabs>
            <w:rPr>
              <w:ins w:id="268" w:author="Thomas Dietz" w:date="2012-09-11T17:11:00Z"/>
              <w:rFonts w:eastAsiaTheme="minorEastAsia"/>
              <w:noProof/>
            </w:rPr>
          </w:pPr>
          <w:ins w:id="269"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"_Toc335148754"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8.14.3</w:t>
            </w:r>
            <w:r>
              <w:rPr>
                <w:rFonts w:eastAsiaTheme="minorEastAsia"/>
                <w:noProof/>
              </w:rPr>
              <w:tab/>
            </w:r>
            <w:r w:rsidRPr="00CE63DA">
              <w:rPr>
                <w:rStyle w:val="Hyperlink"/>
                <w:noProof/>
              </w:rPr>
              <w:t>XML Example</w:t>
            </w:r>
            <w:r>
              <w:rPr>
                <w:noProof/>
                <w:webHidden/>
              </w:rPr>
              <w:tab/>
            </w:r>
            <w:r>
              <w:rPr>
                <w:noProof/>
                <w:webHidden/>
              </w:rPr>
              <w:fldChar w:fldCharType="begin"/>
            </w:r>
            <w:r>
              <w:rPr>
                <w:noProof/>
                <w:webHidden/>
              </w:rPr>
              <w:instrText xml:space="preserve"> PAGEREF _Toc335148754 \h </w:instrText>
            </w:r>
            <w:r>
              <w:rPr>
                <w:noProof/>
                <w:webHidden/>
              </w:rPr>
            </w:r>
          </w:ins>
          <w:r>
            <w:rPr>
              <w:noProof/>
              <w:webHidden/>
            </w:rPr>
            <w:fldChar w:fldCharType="separate"/>
          </w:r>
          <w:ins w:id="270" w:author="Thomas Dietz" w:date="2012-09-11T17:11:00Z">
            <w:r>
              <w:rPr>
                <w:noProof/>
                <w:webHidden/>
              </w:rPr>
              <w:t>81</w:t>
            </w:r>
            <w:r>
              <w:rPr>
                <w:noProof/>
                <w:webHidden/>
              </w:rPr>
              <w:fldChar w:fldCharType="end"/>
            </w:r>
            <w:r w:rsidRPr="00CE63DA">
              <w:rPr>
                <w:rStyle w:val="Hyperlink"/>
                <w:noProof/>
              </w:rPr>
              <w:fldChar w:fldCharType="end"/>
            </w:r>
          </w:ins>
        </w:p>
        <w:p w14:paraId="59AC5EDA" w14:textId="77777777" w:rsidR="00101282" w:rsidRDefault="00101282">
          <w:pPr>
            <w:pStyle w:val="TOC1"/>
            <w:tabs>
              <w:tab w:val="left" w:pos="440"/>
              <w:tab w:val="right" w:leader="dot" w:pos="9350"/>
            </w:tabs>
            <w:rPr>
              <w:ins w:id="271" w:author="Thomas Dietz" w:date="2012-09-11T17:11:00Z"/>
              <w:rFonts w:eastAsiaTheme="minorEastAsia"/>
              <w:noProof/>
            </w:rPr>
          </w:pPr>
          <w:ins w:id="272"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"_Toc335149019"</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9</w:t>
            </w:r>
            <w:r>
              <w:rPr>
                <w:rFonts w:eastAsiaTheme="minorEastAsia"/>
                <w:noProof/>
              </w:rPr>
              <w:tab/>
            </w:r>
            <w:r w:rsidRPr="00CE63DA">
              <w:rPr>
                <w:rStyle w:val="Hyperlink"/>
                <w:noProof/>
              </w:rPr>
              <w:t>Binding to NETCONF</w:t>
            </w:r>
            <w:r>
              <w:rPr>
                <w:noProof/>
                <w:webHidden/>
              </w:rPr>
              <w:tab/>
            </w:r>
            <w:r>
              <w:rPr>
                <w:noProof/>
                <w:webHidden/>
              </w:rPr>
              <w:fldChar w:fldCharType="begin"/>
            </w:r>
            <w:r>
              <w:rPr>
                <w:noProof/>
                <w:webHidden/>
              </w:rPr>
              <w:instrText xml:space="preserve"> PAGEREF _Toc335149019 \h </w:instrText>
            </w:r>
            <w:r>
              <w:rPr>
                <w:noProof/>
                <w:webHidden/>
              </w:rPr>
            </w:r>
          </w:ins>
          <w:r>
            <w:rPr>
              <w:noProof/>
              <w:webHidden/>
            </w:rPr>
            <w:fldChar w:fldCharType="separate"/>
          </w:r>
          <w:ins w:id="273" w:author="Thomas Dietz" w:date="2012-09-11T17:11:00Z">
            <w:r>
              <w:rPr>
                <w:noProof/>
                <w:webHidden/>
              </w:rPr>
              <w:t>82</w:t>
            </w:r>
            <w:r>
              <w:rPr>
                <w:noProof/>
                <w:webHidden/>
              </w:rPr>
              <w:fldChar w:fldCharType="end"/>
            </w:r>
            <w:r w:rsidRPr="00CE63DA">
              <w:rPr>
                <w:rStyle w:val="Hyperlink"/>
                <w:noProof/>
              </w:rPr>
              <w:fldChar w:fldCharType="end"/>
            </w:r>
          </w:ins>
        </w:p>
        <w:p w14:paraId="44BFAEEE" w14:textId="77777777" w:rsidR="00101282" w:rsidRDefault="00101282">
          <w:pPr>
            <w:pStyle w:val="TOC2"/>
            <w:tabs>
              <w:tab w:val="left" w:pos="880"/>
              <w:tab w:val="right" w:leader="dot" w:pos="9350"/>
            </w:tabs>
            <w:rPr>
              <w:ins w:id="274" w:author="Thomas Dietz" w:date="2012-09-11T17:11:00Z"/>
              <w:rFonts w:eastAsiaTheme="minorEastAsia"/>
              <w:noProof/>
            </w:rPr>
          </w:pPr>
          <w:ins w:id="275"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"_Toc335149020"</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9.1</w:t>
            </w:r>
            <w:r>
              <w:rPr>
                <w:rFonts w:eastAsiaTheme="minorEastAsia"/>
                <w:noProof/>
              </w:rPr>
              <w:tab/>
            </w:r>
            <w:r w:rsidRPr="00CE63DA">
              <w:rPr>
                <w:rStyle w:val="Hyperlink"/>
                <w:noProof/>
              </w:rPr>
              <w:t>Requirements</w:t>
            </w:r>
            <w:r>
              <w:rPr>
                <w:noProof/>
                <w:webHidden/>
              </w:rPr>
              <w:tab/>
            </w:r>
            <w:r>
              <w:rPr>
                <w:noProof/>
                <w:webHidden/>
              </w:rPr>
              <w:fldChar w:fldCharType="begin"/>
            </w:r>
            <w:r>
              <w:rPr>
                <w:noProof/>
                <w:webHidden/>
              </w:rPr>
              <w:instrText xml:space="preserve"> PAGEREF _Toc335149020 \h </w:instrText>
            </w:r>
            <w:r>
              <w:rPr>
                <w:noProof/>
                <w:webHidden/>
              </w:rPr>
            </w:r>
          </w:ins>
          <w:r>
            <w:rPr>
              <w:noProof/>
              <w:webHidden/>
            </w:rPr>
            <w:fldChar w:fldCharType="separate"/>
          </w:r>
          <w:ins w:id="276" w:author="Thomas Dietz" w:date="2012-09-11T17:11:00Z">
            <w:r>
              <w:rPr>
                <w:noProof/>
                <w:webHidden/>
              </w:rPr>
              <w:t>82</w:t>
            </w:r>
            <w:r>
              <w:rPr>
                <w:noProof/>
                <w:webHidden/>
              </w:rPr>
              <w:fldChar w:fldCharType="end"/>
            </w:r>
            <w:r w:rsidRPr="00CE63DA">
              <w:rPr>
                <w:rStyle w:val="Hyperlink"/>
                <w:noProof/>
              </w:rPr>
              <w:fldChar w:fldCharType="end"/>
            </w:r>
          </w:ins>
        </w:p>
        <w:p w14:paraId="08A6C338" w14:textId="77777777" w:rsidR="00101282" w:rsidRDefault="00101282">
          <w:pPr>
            <w:pStyle w:val="TOC2"/>
            <w:tabs>
              <w:tab w:val="left" w:pos="880"/>
              <w:tab w:val="right" w:leader="dot" w:pos="9350"/>
            </w:tabs>
            <w:rPr>
              <w:ins w:id="277" w:author="Thomas Dietz" w:date="2012-09-11T17:11:00Z"/>
              <w:rFonts w:eastAsiaTheme="minorEastAsia"/>
              <w:noProof/>
            </w:rPr>
          </w:pPr>
          <w:ins w:id="278"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"_Toc335149021"</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9.2</w:t>
            </w:r>
            <w:r>
              <w:rPr>
                <w:rFonts w:eastAsiaTheme="minorEastAsia"/>
                <w:noProof/>
              </w:rPr>
              <w:tab/>
            </w:r>
            <w:r w:rsidRPr="00CE63DA">
              <w:rPr>
                <w:rStyle w:val="Hyperlink"/>
                <w:noProof/>
              </w:rPr>
              <w:t>How the Data Model is Bound to NETCONF</w:t>
            </w:r>
            <w:r>
              <w:rPr>
                <w:noProof/>
                <w:webHidden/>
              </w:rPr>
              <w:tab/>
            </w:r>
            <w:r>
              <w:rPr>
                <w:noProof/>
                <w:webHidden/>
              </w:rPr>
              <w:fldChar w:fldCharType="begin"/>
            </w:r>
            <w:r>
              <w:rPr>
                <w:noProof/>
                <w:webHidden/>
              </w:rPr>
              <w:instrText xml:space="preserve"> PAGEREF _Toc335149021 \h </w:instrText>
            </w:r>
            <w:r>
              <w:rPr>
                <w:noProof/>
                <w:webHidden/>
              </w:rPr>
            </w:r>
          </w:ins>
          <w:r>
            <w:rPr>
              <w:noProof/>
              <w:webHidden/>
            </w:rPr>
            <w:fldChar w:fldCharType="separate"/>
          </w:r>
          <w:ins w:id="279" w:author="Thomas Dietz" w:date="2012-09-11T17:11:00Z">
            <w:r>
              <w:rPr>
                <w:noProof/>
                <w:webHidden/>
              </w:rPr>
              <w:t>82</w:t>
            </w:r>
            <w:r>
              <w:rPr>
                <w:noProof/>
                <w:webHidden/>
              </w:rPr>
              <w:fldChar w:fldCharType="end"/>
            </w:r>
            <w:r w:rsidRPr="00CE63DA">
              <w:rPr>
                <w:rStyle w:val="Hyperlink"/>
                <w:noProof/>
              </w:rPr>
              <w:fldChar w:fldCharType="end"/>
            </w:r>
          </w:ins>
        </w:p>
        <w:p w14:paraId="009BFE42" w14:textId="77777777" w:rsidR="00101282" w:rsidRDefault="00101282">
          <w:pPr>
            <w:pStyle w:val="TOC3"/>
            <w:tabs>
              <w:tab w:val="left" w:pos="1320"/>
              <w:tab w:val="right" w:leader="dot" w:pos="9350"/>
            </w:tabs>
            <w:rPr>
              <w:ins w:id="280" w:author="Thomas Dietz" w:date="2012-09-11T17:11:00Z"/>
              <w:rFonts w:eastAsiaTheme="minorEastAsia"/>
              <w:noProof/>
            </w:rPr>
          </w:pPr>
          <w:ins w:id="281"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"_Toc335149022"</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9.2.1</w:t>
            </w:r>
            <w:r>
              <w:rPr>
                <w:rFonts w:eastAsiaTheme="minorEastAsia"/>
                <w:noProof/>
              </w:rPr>
              <w:tab/>
            </w:r>
            <w:r w:rsidRPr="00CE63DA">
              <w:rPr>
                <w:rStyle w:val="Hyperlink"/>
                <w:noProof/>
              </w:rPr>
              <w:t>edit-config</w:t>
            </w:r>
            <w:r>
              <w:rPr>
                <w:noProof/>
                <w:webHidden/>
              </w:rPr>
              <w:tab/>
            </w:r>
            <w:r>
              <w:rPr>
                <w:noProof/>
                <w:webHidden/>
              </w:rPr>
              <w:fldChar w:fldCharType="begin"/>
            </w:r>
            <w:r>
              <w:rPr>
                <w:noProof/>
                <w:webHidden/>
              </w:rPr>
              <w:instrText xml:space="preserve"> PAGEREF _Toc335149022 \h </w:instrText>
            </w:r>
            <w:r>
              <w:rPr>
                <w:noProof/>
                <w:webHidden/>
              </w:rPr>
            </w:r>
          </w:ins>
          <w:r>
            <w:rPr>
              <w:noProof/>
              <w:webHidden/>
            </w:rPr>
            <w:fldChar w:fldCharType="separate"/>
          </w:r>
          <w:ins w:id="282" w:author="Thomas Dietz" w:date="2012-09-11T17:11:00Z">
            <w:r>
              <w:rPr>
                <w:noProof/>
                <w:webHidden/>
              </w:rPr>
              <w:t>83</w:t>
            </w:r>
            <w:r>
              <w:rPr>
                <w:noProof/>
                <w:webHidden/>
              </w:rPr>
              <w:fldChar w:fldCharType="end"/>
            </w:r>
            <w:r w:rsidRPr="00CE63DA">
              <w:rPr>
                <w:rStyle w:val="Hyperlink"/>
                <w:noProof/>
              </w:rPr>
              <w:fldChar w:fldCharType="end"/>
            </w:r>
          </w:ins>
        </w:p>
        <w:p w14:paraId="7B75E551" w14:textId="77777777" w:rsidR="00101282" w:rsidRDefault="00101282">
          <w:pPr>
            <w:pStyle w:val="TOC3"/>
            <w:tabs>
              <w:tab w:val="left" w:pos="1320"/>
              <w:tab w:val="right" w:leader="dot" w:pos="9350"/>
            </w:tabs>
            <w:rPr>
              <w:ins w:id="283" w:author="Thomas Dietz" w:date="2012-09-11T17:11:00Z"/>
              <w:rFonts w:eastAsiaTheme="minorEastAsia"/>
              <w:noProof/>
            </w:rPr>
          </w:pPr>
          <w:ins w:id="284"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"_Toc335149023"</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9.2.2</w:t>
            </w:r>
            <w:r>
              <w:rPr>
                <w:rFonts w:eastAsiaTheme="minorEastAsia"/>
                <w:noProof/>
              </w:rPr>
              <w:tab/>
            </w:r>
            <w:r w:rsidRPr="00CE63DA">
              <w:rPr>
                <w:rStyle w:val="Hyperlink"/>
                <w:noProof/>
              </w:rPr>
              <w:t>get-config</w:t>
            </w:r>
            <w:r>
              <w:rPr>
                <w:noProof/>
                <w:webHidden/>
              </w:rPr>
              <w:tab/>
            </w:r>
            <w:r>
              <w:rPr>
                <w:noProof/>
                <w:webHidden/>
              </w:rPr>
              <w:fldChar w:fldCharType="begin"/>
            </w:r>
            <w:r>
              <w:rPr>
                <w:noProof/>
                <w:webHidden/>
              </w:rPr>
              <w:instrText xml:space="preserve"> PAGEREF _Toc335149023 \h </w:instrText>
            </w:r>
            <w:r>
              <w:rPr>
                <w:noProof/>
                <w:webHidden/>
              </w:rPr>
            </w:r>
          </w:ins>
          <w:r>
            <w:rPr>
              <w:noProof/>
              <w:webHidden/>
            </w:rPr>
            <w:fldChar w:fldCharType="separate"/>
          </w:r>
          <w:ins w:id="285" w:author="Thomas Dietz" w:date="2012-09-11T17:11:00Z">
            <w:r>
              <w:rPr>
                <w:noProof/>
                <w:webHidden/>
              </w:rPr>
              <w:t>84</w:t>
            </w:r>
            <w:r>
              <w:rPr>
                <w:noProof/>
                <w:webHidden/>
              </w:rPr>
              <w:fldChar w:fldCharType="end"/>
            </w:r>
            <w:r w:rsidRPr="00CE63DA">
              <w:rPr>
                <w:rStyle w:val="Hyperlink"/>
                <w:noProof/>
              </w:rPr>
              <w:fldChar w:fldCharType="end"/>
            </w:r>
          </w:ins>
        </w:p>
        <w:p w14:paraId="74EB4F3B" w14:textId="77777777" w:rsidR="00101282" w:rsidRDefault="00101282">
          <w:pPr>
            <w:pStyle w:val="TOC3"/>
            <w:tabs>
              <w:tab w:val="left" w:pos="1320"/>
              <w:tab w:val="right" w:leader="dot" w:pos="9350"/>
            </w:tabs>
            <w:rPr>
              <w:ins w:id="286" w:author="Thomas Dietz" w:date="2012-09-11T17:11:00Z"/>
              <w:rFonts w:eastAsiaTheme="minorEastAsia"/>
              <w:noProof/>
            </w:rPr>
          </w:pPr>
          <w:ins w:id="287"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"_Toc335149024"</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9.2.3</w:t>
            </w:r>
            <w:r>
              <w:rPr>
                <w:rFonts w:eastAsiaTheme="minorEastAsia"/>
                <w:noProof/>
              </w:rPr>
              <w:tab/>
            </w:r>
            <w:r w:rsidRPr="00CE63DA">
              <w:rPr>
                <w:rStyle w:val="Hyperlink"/>
                <w:noProof/>
              </w:rPr>
              <w:t>copy-config</w:t>
            </w:r>
            <w:r>
              <w:rPr>
                <w:noProof/>
                <w:webHidden/>
              </w:rPr>
              <w:tab/>
            </w:r>
            <w:r>
              <w:rPr>
                <w:noProof/>
                <w:webHidden/>
              </w:rPr>
              <w:fldChar w:fldCharType="begin"/>
            </w:r>
            <w:r>
              <w:rPr>
                <w:noProof/>
                <w:webHidden/>
              </w:rPr>
              <w:instrText xml:space="preserve"> PAGEREF _Toc335149024 \h </w:instrText>
            </w:r>
            <w:r>
              <w:rPr>
                <w:noProof/>
                <w:webHidden/>
              </w:rPr>
            </w:r>
          </w:ins>
          <w:r>
            <w:rPr>
              <w:noProof/>
              <w:webHidden/>
            </w:rPr>
            <w:fldChar w:fldCharType="separate"/>
          </w:r>
          <w:ins w:id="288" w:author="Thomas Dietz" w:date="2012-09-11T17:11:00Z">
            <w:r>
              <w:rPr>
                <w:noProof/>
                <w:webHidden/>
              </w:rPr>
              <w:t>85</w:t>
            </w:r>
            <w:r>
              <w:rPr>
                <w:noProof/>
                <w:webHidden/>
              </w:rPr>
              <w:fldChar w:fldCharType="end"/>
            </w:r>
            <w:r w:rsidRPr="00CE63DA">
              <w:rPr>
                <w:rStyle w:val="Hyperlink"/>
                <w:noProof/>
              </w:rPr>
              <w:fldChar w:fldCharType="end"/>
            </w:r>
          </w:ins>
        </w:p>
        <w:p w14:paraId="024B8AF1" w14:textId="77777777" w:rsidR="00101282" w:rsidRDefault="00101282">
          <w:pPr>
            <w:pStyle w:val="TOC3"/>
            <w:tabs>
              <w:tab w:val="left" w:pos="1320"/>
              <w:tab w:val="right" w:leader="dot" w:pos="9350"/>
            </w:tabs>
            <w:rPr>
              <w:ins w:id="289" w:author="Thomas Dietz" w:date="2012-09-11T17:11:00Z"/>
              <w:rFonts w:eastAsiaTheme="minorEastAsia"/>
              <w:noProof/>
            </w:rPr>
          </w:pPr>
          <w:ins w:id="290"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"_Toc335149025"</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9.2.4</w:t>
            </w:r>
            <w:r>
              <w:rPr>
                <w:rFonts w:eastAsiaTheme="minorEastAsia"/>
                <w:noProof/>
              </w:rPr>
              <w:tab/>
            </w:r>
            <w:r w:rsidRPr="00CE63DA">
              <w:rPr>
                <w:rStyle w:val="Hyperlink"/>
                <w:noProof/>
              </w:rPr>
              <w:t>delete-config</w:t>
            </w:r>
            <w:r>
              <w:rPr>
                <w:noProof/>
                <w:webHidden/>
              </w:rPr>
              <w:tab/>
            </w:r>
            <w:r>
              <w:rPr>
                <w:noProof/>
                <w:webHidden/>
              </w:rPr>
              <w:fldChar w:fldCharType="begin"/>
            </w:r>
            <w:r>
              <w:rPr>
                <w:noProof/>
                <w:webHidden/>
              </w:rPr>
              <w:instrText xml:space="preserve"> PAGEREF _Toc335149025 \h </w:instrText>
            </w:r>
            <w:r>
              <w:rPr>
                <w:noProof/>
                <w:webHidden/>
              </w:rPr>
            </w:r>
          </w:ins>
          <w:r>
            <w:rPr>
              <w:noProof/>
              <w:webHidden/>
            </w:rPr>
            <w:fldChar w:fldCharType="separate"/>
          </w:r>
          <w:ins w:id="291" w:author="Thomas Dietz" w:date="2012-09-11T17:11:00Z">
            <w:r>
              <w:rPr>
                <w:noProof/>
                <w:webHidden/>
              </w:rPr>
              <w:t>86</w:t>
            </w:r>
            <w:r>
              <w:rPr>
                <w:noProof/>
                <w:webHidden/>
              </w:rPr>
              <w:fldChar w:fldCharType="end"/>
            </w:r>
            <w:r w:rsidRPr="00CE63DA">
              <w:rPr>
                <w:rStyle w:val="Hyperlink"/>
                <w:noProof/>
              </w:rPr>
              <w:fldChar w:fldCharType="end"/>
            </w:r>
          </w:ins>
        </w:p>
        <w:p w14:paraId="271DE072" w14:textId="77777777" w:rsidR="00101282" w:rsidRDefault="00101282">
          <w:pPr>
            <w:pStyle w:val="TOC2"/>
            <w:tabs>
              <w:tab w:val="left" w:pos="880"/>
              <w:tab w:val="right" w:leader="dot" w:pos="9350"/>
            </w:tabs>
            <w:rPr>
              <w:ins w:id="292" w:author="Thomas Dietz" w:date="2012-09-11T17:11:00Z"/>
              <w:rFonts w:eastAsiaTheme="minorEastAsia"/>
              <w:noProof/>
            </w:rPr>
          </w:pPr>
          <w:ins w:id="293"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"_Toc335149026"</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9.3</w:t>
            </w:r>
            <w:r>
              <w:rPr>
                <w:rFonts w:eastAsiaTheme="minorEastAsia"/>
                <w:noProof/>
              </w:rPr>
              <w:tab/>
            </w:r>
            <w:r w:rsidRPr="00CE63DA">
              <w:rPr>
                <w:rStyle w:val="Hyperlink"/>
                <w:noProof/>
              </w:rPr>
              <w:t>RPC error</w:t>
            </w:r>
            <w:r>
              <w:rPr>
                <w:noProof/>
                <w:webHidden/>
              </w:rPr>
              <w:tab/>
            </w:r>
            <w:r>
              <w:rPr>
                <w:noProof/>
                <w:webHidden/>
              </w:rPr>
              <w:fldChar w:fldCharType="begin"/>
            </w:r>
            <w:r>
              <w:rPr>
                <w:noProof/>
                <w:webHidden/>
              </w:rPr>
              <w:instrText xml:space="preserve"> PAGEREF _Toc335149026 \h </w:instrText>
            </w:r>
            <w:r>
              <w:rPr>
                <w:noProof/>
                <w:webHidden/>
              </w:rPr>
            </w:r>
          </w:ins>
          <w:r>
            <w:rPr>
              <w:noProof/>
              <w:webHidden/>
            </w:rPr>
            <w:fldChar w:fldCharType="separate"/>
          </w:r>
          <w:ins w:id="294" w:author="Thomas Dietz" w:date="2012-09-11T17:11:00Z">
            <w:r>
              <w:rPr>
                <w:noProof/>
                <w:webHidden/>
              </w:rPr>
              <w:t>86</w:t>
            </w:r>
            <w:r>
              <w:rPr>
                <w:noProof/>
                <w:webHidden/>
              </w:rPr>
              <w:fldChar w:fldCharType="end"/>
            </w:r>
            <w:r w:rsidRPr="00CE63DA">
              <w:rPr>
                <w:rStyle w:val="Hyperlink"/>
                <w:noProof/>
              </w:rPr>
              <w:fldChar w:fldCharType="end"/>
            </w:r>
          </w:ins>
        </w:p>
        <w:p w14:paraId="4038454A" w14:textId="77777777" w:rsidR="00101282" w:rsidRDefault="00101282">
          <w:pPr>
            <w:pStyle w:val="TOC2"/>
            <w:tabs>
              <w:tab w:val="left" w:pos="1540"/>
              <w:tab w:val="right" w:leader="dot" w:pos="9350"/>
            </w:tabs>
            <w:rPr>
              <w:ins w:id="295" w:author="Thomas Dietz" w:date="2012-09-11T17:11:00Z"/>
              <w:rFonts w:eastAsiaTheme="minorEastAsia"/>
              <w:noProof/>
            </w:rPr>
          </w:pPr>
          <w:ins w:id="296"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"_Toc335149027"</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Appendix A</w:t>
            </w:r>
            <w:r>
              <w:rPr>
                <w:rFonts w:eastAsiaTheme="minorEastAsia"/>
                <w:noProof/>
              </w:rPr>
              <w:tab/>
            </w:r>
            <w:r w:rsidRPr="00CE63DA">
              <w:rPr>
                <w:rStyle w:val="Hyperlink"/>
                <w:noProof/>
              </w:rPr>
              <w:t>XML Schema</w:t>
            </w:r>
            <w:r>
              <w:rPr>
                <w:noProof/>
                <w:webHidden/>
              </w:rPr>
              <w:tab/>
            </w:r>
            <w:r>
              <w:rPr>
                <w:noProof/>
                <w:webHidden/>
              </w:rPr>
              <w:fldChar w:fldCharType="begin"/>
            </w:r>
            <w:r>
              <w:rPr>
                <w:noProof/>
                <w:webHidden/>
              </w:rPr>
              <w:instrText xml:space="preserve"> PAGEREF _Toc335149027 \h </w:instrText>
            </w:r>
            <w:r>
              <w:rPr>
                <w:noProof/>
                <w:webHidden/>
              </w:rPr>
            </w:r>
          </w:ins>
          <w:r>
            <w:rPr>
              <w:noProof/>
              <w:webHidden/>
            </w:rPr>
            <w:fldChar w:fldCharType="separate"/>
          </w:r>
          <w:ins w:id="297" w:author="Thomas Dietz" w:date="2012-09-11T17:11:00Z">
            <w:r>
              <w:rPr>
                <w:noProof/>
                <w:webHidden/>
              </w:rPr>
              <w:t>88</w:t>
            </w:r>
            <w:r>
              <w:rPr>
                <w:noProof/>
                <w:webHidden/>
              </w:rPr>
              <w:fldChar w:fldCharType="end"/>
            </w:r>
            <w:r w:rsidRPr="00CE63DA">
              <w:rPr>
                <w:rStyle w:val="Hyperlink"/>
                <w:noProof/>
              </w:rPr>
              <w:fldChar w:fldCharType="end"/>
            </w:r>
          </w:ins>
        </w:p>
        <w:p w14:paraId="49C70A7D" w14:textId="77777777" w:rsidR="00101282" w:rsidRDefault="00101282">
          <w:pPr>
            <w:pStyle w:val="TOC2"/>
            <w:tabs>
              <w:tab w:val="left" w:pos="1540"/>
              <w:tab w:val="right" w:leader="dot" w:pos="9350"/>
            </w:tabs>
            <w:rPr>
              <w:ins w:id="298" w:author="Thomas Dietz" w:date="2012-09-11T17:11:00Z"/>
              <w:rFonts w:eastAsiaTheme="minorEastAsia"/>
              <w:noProof/>
            </w:rPr>
          </w:pPr>
          <w:ins w:id="299"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"_Toc335149028"</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Appendix B</w:t>
            </w:r>
            <w:r>
              <w:rPr>
                <w:rFonts w:eastAsiaTheme="minorEastAsia"/>
                <w:noProof/>
              </w:rPr>
              <w:tab/>
            </w:r>
            <w:r w:rsidRPr="00CE63DA">
              <w:rPr>
                <w:rStyle w:val="Hyperlink"/>
                <w:noProof/>
              </w:rPr>
              <w:t>YANG Specification</w:t>
            </w:r>
            <w:r>
              <w:rPr>
                <w:noProof/>
                <w:webHidden/>
              </w:rPr>
              <w:tab/>
            </w:r>
            <w:r>
              <w:rPr>
                <w:noProof/>
                <w:webHidden/>
              </w:rPr>
              <w:fldChar w:fldCharType="begin"/>
            </w:r>
            <w:r>
              <w:rPr>
                <w:noProof/>
                <w:webHidden/>
              </w:rPr>
              <w:instrText xml:space="preserve"> PAGEREF _Toc335149028 \h </w:instrText>
            </w:r>
            <w:r>
              <w:rPr>
                <w:noProof/>
                <w:webHidden/>
              </w:rPr>
            </w:r>
          </w:ins>
          <w:r>
            <w:rPr>
              <w:noProof/>
              <w:webHidden/>
            </w:rPr>
            <w:fldChar w:fldCharType="separate"/>
          </w:r>
          <w:ins w:id="300" w:author="Thomas Dietz" w:date="2012-09-11T17:11:00Z">
            <w:r>
              <w:rPr>
                <w:noProof/>
                <w:webHidden/>
              </w:rPr>
              <w:t>137</w:t>
            </w:r>
            <w:r>
              <w:rPr>
                <w:noProof/>
                <w:webHidden/>
              </w:rPr>
              <w:fldChar w:fldCharType="end"/>
            </w:r>
            <w:r w:rsidRPr="00CE63DA">
              <w:rPr>
                <w:rStyle w:val="Hyperlink"/>
                <w:noProof/>
              </w:rPr>
              <w:fldChar w:fldCharType="end"/>
            </w:r>
          </w:ins>
        </w:p>
        <w:p w14:paraId="73EA38BF" w14:textId="77777777" w:rsidR="00101282" w:rsidRDefault="00101282">
          <w:pPr>
            <w:pStyle w:val="TOC2"/>
            <w:tabs>
              <w:tab w:val="left" w:pos="1540"/>
              <w:tab w:val="right" w:leader="dot" w:pos="9350"/>
            </w:tabs>
            <w:rPr>
              <w:ins w:id="301" w:author="Thomas Dietz" w:date="2012-09-11T17:11:00Z"/>
              <w:rFonts w:eastAsiaTheme="minorEastAsia"/>
              <w:noProof/>
            </w:rPr>
          </w:pPr>
          <w:ins w:id="302" w:author="Thomas Dietz" w:date="2012-09-11T17:11:00Z">
            <w:r w:rsidRPr="00CE63DA">
              <w:rPr>
                <w:rStyle w:val="Hyperlink"/>
                <w:noProof/>
              </w:rPr>
              <w:fldChar w:fldCharType="begin"/>
            </w:r>
            <w:r w:rsidRPr="00CE63DA">
              <w:rPr>
                <w:rStyle w:val="Hyperlink"/>
                <w:noProof/>
              </w:rPr>
              <w:instrText xml:space="preserve"> </w:instrText>
            </w:r>
            <w:r>
              <w:rPr>
                <w:noProof/>
              </w:rPr>
              <w:instrText>HYPERLINK \l "_Toc335149029"</w:instrText>
            </w:r>
            <w:r w:rsidRPr="00CE63DA">
              <w:rPr>
                <w:rStyle w:val="Hyperlink"/>
                <w:noProof/>
              </w:rPr>
              <w:instrText xml:space="preserve"> </w:instrText>
            </w:r>
            <w:r w:rsidRPr="00CE63DA">
              <w:rPr>
                <w:rStyle w:val="Hyperlink"/>
                <w:noProof/>
              </w:rPr>
            </w:r>
            <w:r w:rsidRPr="00CE63DA">
              <w:rPr>
                <w:rStyle w:val="Hyperlink"/>
                <w:noProof/>
              </w:rPr>
              <w:fldChar w:fldCharType="separate"/>
            </w:r>
            <w:r w:rsidRPr="00CE63DA">
              <w:rPr>
                <w:rStyle w:val="Hyperlink"/>
                <w:noProof/>
              </w:rPr>
              <w:t>Appendix C</w:t>
            </w:r>
            <w:r>
              <w:rPr>
                <w:rFonts w:eastAsiaTheme="minorEastAsia"/>
                <w:noProof/>
              </w:rPr>
              <w:tab/>
            </w:r>
            <w:r w:rsidRPr="00CE63DA">
              <w:rPr>
                <w:rStyle w:val="Hyperlink"/>
                <w:noProof/>
              </w:rPr>
              <w:t>Bibliography</w:t>
            </w:r>
            <w:r>
              <w:rPr>
                <w:noProof/>
                <w:webHidden/>
              </w:rPr>
              <w:tab/>
            </w:r>
            <w:r>
              <w:rPr>
                <w:noProof/>
                <w:webHidden/>
              </w:rPr>
              <w:fldChar w:fldCharType="begin"/>
            </w:r>
            <w:r>
              <w:rPr>
                <w:noProof/>
                <w:webHidden/>
              </w:rPr>
              <w:instrText xml:space="preserve"> PAGEREF _Toc335149029 \h </w:instrText>
            </w:r>
            <w:r>
              <w:rPr>
                <w:noProof/>
                <w:webHidden/>
              </w:rPr>
            </w:r>
          </w:ins>
          <w:r>
            <w:rPr>
              <w:noProof/>
              <w:webHidden/>
            </w:rPr>
            <w:fldChar w:fldCharType="separate"/>
          </w:r>
          <w:ins w:id="303" w:author="Thomas Dietz" w:date="2012-09-11T17:11:00Z">
            <w:r>
              <w:rPr>
                <w:noProof/>
                <w:webHidden/>
              </w:rPr>
              <w:t>172</w:t>
            </w:r>
            <w:r>
              <w:rPr>
                <w:noProof/>
                <w:webHidden/>
              </w:rPr>
              <w:fldChar w:fldCharType="end"/>
            </w:r>
            <w:r w:rsidRPr="00CE63DA">
              <w:rPr>
                <w:rStyle w:val="Hyperlink"/>
                <w:noProof/>
              </w:rPr>
              <w:fldChar w:fldCharType="end"/>
            </w:r>
          </w:ins>
        </w:p>
        <w:p w14:paraId="703E6809" w14:textId="77777777" w:rsidR="008F73C6" w:rsidDel="00101282" w:rsidRDefault="008F73C6">
          <w:pPr>
            <w:pStyle w:val="TOC1"/>
            <w:tabs>
              <w:tab w:val="left" w:pos="440"/>
              <w:tab w:val="right" w:leader="dot" w:pos="9350"/>
            </w:tabs>
            <w:rPr>
              <w:ins w:id="304" w:author="Deepak Bansal (AZURE)" w:date="2012-08-25T05:41:00Z"/>
              <w:del w:id="305" w:author="Thomas Dietz" w:date="2012-09-11T17:11:00Z"/>
              <w:rFonts w:eastAsiaTheme="minorEastAsia"/>
              <w:noProof/>
            </w:rPr>
          </w:pPr>
          <w:ins w:id="306" w:author="Deepak Bansal (AZURE)" w:date="2012-08-25T05:41:00Z">
            <w:del w:id="307" w:author="Thomas Dietz" w:date="2012-09-11T17:11:00Z">
              <w:r w:rsidRPr="008E59C3" w:rsidDel="00101282">
                <w:rPr>
                  <w:rStyle w:val="Hyperlink"/>
                  <w:noProof/>
                </w:rPr>
                <w:delText>1</w:delText>
              </w:r>
              <w:r w:rsidDel="00101282">
                <w:rPr>
                  <w:rFonts w:eastAsiaTheme="minorEastAsia"/>
                  <w:noProof/>
                </w:rPr>
                <w:tab/>
              </w:r>
              <w:r w:rsidRPr="008E59C3" w:rsidDel="00101282">
                <w:rPr>
                  <w:rStyle w:val="Hyperlink"/>
                  <w:noProof/>
                </w:rPr>
                <w:delText>Introduction</w:delText>
              </w:r>
              <w:r w:rsidDel="00101282">
                <w:rPr>
                  <w:noProof/>
                  <w:webHidden/>
                </w:rPr>
                <w:tab/>
                <w:delText>5</w:delText>
              </w:r>
            </w:del>
          </w:ins>
        </w:p>
        <w:p w14:paraId="252A0886" w14:textId="77777777" w:rsidR="008F73C6" w:rsidDel="00101282" w:rsidRDefault="008F73C6">
          <w:pPr>
            <w:pStyle w:val="TOC1"/>
            <w:tabs>
              <w:tab w:val="left" w:pos="440"/>
              <w:tab w:val="right" w:leader="dot" w:pos="9350"/>
            </w:tabs>
            <w:rPr>
              <w:ins w:id="308" w:author="Deepak Bansal (AZURE)" w:date="2012-08-25T05:41:00Z"/>
              <w:del w:id="309" w:author="Thomas Dietz" w:date="2012-09-11T17:11:00Z"/>
              <w:rFonts w:eastAsiaTheme="minorEastAsia"/>
              <w:noProof/>
            </w:rPr>
          </w:pPr>
          <w:ins w:id="310" w:author="Deepak Bansal (AZURE)" w:date="2012-08-25T05:41:00Z">
            <w:del w:id="311" w:author="Thomas Dietz" w:date="2012-09-11T17:11:00Z">
              <w:r w:rsidRPr="008E59C3" w:rsidDel="00101282">
                <w:rPr>
                  <w:rStyle w:val="Hyperlink"/>
                  <w:noProof/>
                </w:rPr>
                <w:delText>2</w:delText>
              </w:r>
              <w:r w:rsidDel="00101282">
                <w:rPr>
                  <w:rFonts w:eastAsiaTheme="minorEastAsia"/>
                  <w:noProof/>
                </w:rPr>
                <w:tab/>
              </w:r>
              <w:r w:rsidRPr="008E59C3" w:rsidDel="00101282">
                <w:rPr>
                  <w:rStyle w:val="Hyperlink"/>
                  <w:noProof/>
                </w:rPr>
                <w:delText>Motivation</w:delText>
              </w:r>
              <w:r w:rsidDel="00101282">
                <w:rPr>
                  <w:noProof/>
                  <w:webHidden/>
                </w:rPr>
                <w:tab/>
                <w:delText>5</w:delText>
              </w:r>
            </w:del>
          </w:ins>
        </w:p>
        <w:p w14:paraId="5895BBB1" w14:textId="77777777" w:rsidR="008F73C6" w:rsidDel="00101282" w:rsidRDefault="008F73C6">
          <w:pPr>
            <w:pStyle w:val="TOC1"/>
            <w:tabs>
              <w:tab w:val="left" w:pos="440"/>
              <w:tab w:val="right" w:leader="dot" w:pos="9350"/>
            </w:tabs>
            <w:rPr>
              <w:ins w:id="312" w:author="Deepak Bansal (AZURE)" w:date="2012-08-25T05:41:00Z"/>
              <w:del w:id="313" w:author="Thomas Dietz" w:date="2012-09-11T17:11:00Z"/>
              <w:rFonts w:eastAsiaTheme="minorEastAsia"/>
              <w:noProof/>
            </w:rPr>
          </w:pPr>
          <w:ins w:id="314" w:author="Deepak Bansal (AZURE)" w:date="2012-08-25T05:41:00Z">
            <w:del w:id="315" w:author="Thomas Dietz" w:date="2012-09-11T17:11:00Z">
              <w:r w:rsidRPr="008E59C3" w:rsidDel="00101282">
                <w:rPr>
                  <w:rStyle w:val="Hyperlink"/>
                  <w:noProof/>
                </w:rPr>
                <w:delText>3</w:delText>
              </w:r>
              <w:r w:rsidDel="00101282">
                <w:rPr>
                  <w:rFonts w:eastAsiaTheme="minorEastAsia"/>
                  <w:noProof/>
                </w:rPr>
                <w:tab/>
              </w:r>
              <w:r w:rsidRPr="008E59C3" w:rsidDel="00101282">
                <w:rPr>
                  <w:rStyle w:val="Hyperlink"/>
                  <w:noProof/>
                </w:rPr>
                <w:delText>Scope</w:delText>
              </w:r>
              <w:r w:rsidDel="00101282">
                <w:rPr>
                  <w:noProof/>
                  <w:webHidden/>
                </w:rPr>
                <w:tab/>
                <w:delText>7</w:delText>
              </w:r>
            </w:del>
          </w:ins>
        </w:p>
        <w:p w14:paraId="034E6C4A" w14:textId="77777777" w:rsidR="008F73C6" w:rsidDel="00101282" w:rsidRDefault="008F73C6">
          <w:pPr>
            <w:pStyle w:val="TOC1"/>
            <w:tabs>
              <w:tab w:val="left" w:pos="440"/>
              <w:tab w:val="right" w:leader="dot" w:pos="9350"/>
            </w:tabs>
            <w:rPr>
              <w:ins w:id="316" w:author="Deepak Bansal (AZURE)" w:date="2012-08-25T05:41:00Z"/>
              <w:del w:id="317" w:author="Thomas Dietz" w:date="2012-09-11T17:11:00Z"/>
              <w:rFonts w:eastAsiaTheme="minorEastAsia"/>
              <w:noProof/>
            </w:rPr>
          </w:pPr>
          <w:ins w:id="318" w:author="Deepak Bansal (AZURE)" w:date="2012-08-25T05:41:00Z">
            <w:del w:id="319" w:author="Thomas Dietz" w:date="2012-09-11T17:11:00Z">
              <w:r w:rsidRPr="008E59C3" w:rsidDel="00101282">
                <w:rPr>
                  <w:rStyle w:val="Hyperlink"/>
                  <w:noProof/>
                </w:rPr>
                <w:delText>4</w:delText>
              </w:r>
              <w:r w:rsidDel="00101282">
                <w:rPr>
                  <w:rFonts w:eastAsiaTheme="minorEastAsia"/>
                  <w:noProof/>
                </w:rPr>
                <w:tab/>
              </w:r>
              <w:r w:rsidRPr="008E59C3" w:rsidDel="00101282">
                <w:rPr>
                  <w:rStyle w:val="Hyperlink"/>
                  <w:noProof/>
                </w:rPr>
                <w:delText>Normative Language</w:delText>
              </w:r>
              <w:r w:rsidDel="00101282">
                <w:rPr>
                  <w:noProof/>
                  <w:webHidden/>
                </w:rPr>
                <w:tab/>
                <w:delText>8</w:delText>
              </w:r>
            </w:del>
          </w:ins>
        </w:p>
        <w:p w14:paraId="729D1770" w14:textId="77777777" w:rsidR="008F73C6" w:rsidDel="00101282" w:rsidRDefault="008F73C6">
          <w:pPr>
            <w:pStyle w:val="TOC1"/>
            <w:tabs>
              <w:tab w:val="left" w:pos="440"/>
              <w:tab w:val="right" w:leader="dot" w:pos="9350"/>
            </w:tabs>
            <w:rPr>
              <w:ins w:id="320" w:author="Deepak Bansal (AZURE)" w:date="2012-08-25T05:41:00Z"/>
              <w:del w:id="321" w:author="Thomas Dietz" w:date="2012-09-11T17:11:00Z"/>
              <w:rFonts w:eastAsiaTheme="minorEastAsia"/>
              <w:noProof/>
            </w:rPr>
          </w:pPr>
          <w:ins w:id="322" w:author="Deepak Bansal (AZURE)" w:date="2012-08-25T05:41:00Z">
            <w:del w:id="323" w:author="Thomas Dietz" w:date="2012-09-11T17:11:00Z">
              <w:r w:rsidRPr="008E59C3" w:rsidDel="00101282">
                <w:rPr>
                  <w:rStyle w:val="Hyperlink"/>
                  <w:noProof/>
                </w:rPr>
                <w:delText>5</w:delText>
              </w:r>
              <w:r w:rsidDel="00101282">
                <w:rPr>
                  <w:rFonts w:eastAsiaTheme="minorEastAsia"/>
                  <w:noProof/>
                </w:rPr>
                <w:tab/>
              </w:r>
              <w:r w:rsidRPr="008E59C3" w:rsidDel="00101282">
                <w:rPr>
                  <w:rStyle w:val="Hyperlink"/>
                  <w:noProof/>
                </w:rPr>
                <w:delText>Terms</w:delText>
              </w:r>
              <w:r w:rsidDel="00101282">
                <w:rPr>
                  <w:noProof/>
                  <w:webHidden/>
                </w:rPr>
                <w:tab/>
                <w:delText>8</w:delText>
              </w:r>
            </w:del>
          </w:ins>
        </w:p>
        <w:p w14:paraId="0F992B9D" w14:textId="77777777" w:rsidR="008F73C6" w:rsidDel="00101282" w:rsidRDefault="008F73C6">
          <w:pPr>
            <w:pStyle w:val="TOC2"/>
            <w:tabs>
              <w:tab w:val="left" w:pos="880"/>
              <w:tab w:val="right" w:leader="dot" w:pos="9350"/>
            </w:tabs>
            <w:rPr>
              <w:ins w:id="324" w:author="Deepak Bansal (AZURE)" w:date="2012-08-25T05:41:00Z"/>
              <w:del w:id="325" w:author="Thomas Dietz" w:date="2012-09-11T17:11:00Z"/>
              <w:rFonts w:eastAsiaTheme="minorEastAsia"/>
              <w:noProof/>
            </w:rPr>
          </w:pPr>
          <w:ins w:id="326" w:author="Deepak Bansal (AZURE)" w:date="2012-08-25T05:41:00Z">
            <w:del w:id="327" w:author="Thomas Dietz" w:date="2012-09-11T17:11:00Z">
              <w:r w:rsidRPr="008E59C3" w:rsidDel="00101282">
                <w:rPr>
                  <w:rStyle w:val="Hyperlink"/>
                  <w:noProof/>
                </w:rPr>
                <w:delText>5.1</w:delText>
              </w:r>
              <w:r w:rsidDel="00101282">
                <w:rPr>
                  <w:rFonts w:eastAsiaTheme="minorEastAsia"/>
                  <w:noProof/>
                </w:rPr>
                <w:tab/>
              </w:r>
              <w:r w:rsidRPr="008E59C3" w:rsidDel="00101282">
                <w:rPr>
                  <w:rStyle w:val="Hyperlink"/>
                  <w:noProof/>
                </w:rPr>
                <w:delText>OpenFlow Capable Switch</w:delText>
              </w:r>
              <w:r w:rsidDel="00101282">
                <w:rPr>
                  <w:noProof/>
                  <w:webHidden/>
                </w:rPr>
                <w:tab/>
                <w:delText>8</w:delText>
              </w:r>
            </w:del>
          </w:ins>
        </w:p>
        <w:p w14:paraId="022ADD1D" w14:textId="77777777" w:rsidR="008F73C6" w:rsidDel="00101282" w:rsidRDefault="008F73C6">
          <w:pPr>
            <w:pStyle w:val="TOC2"/>
            <w:tabs>
              <w:tab w:val="left" w:pos="880"/>
              <w:tab w:val="right" w:leader="dot" w:pos="9350"/>
            </w:tabs>
            <w:rPr>
              <w:ins w:id="328" w:author="Deepak Bansal (AZURE)" w:date="2012-08-25T05:41:00Z"/>
              <w:del w:id="329" w:author="Thomas Dietz" w:date="2012-09-11T17:11:00Z"/>
              <w:rFonts w:eastAsiaTheme="minorEastAsia"/>
              <w:noProof/>
            </w:rPr>
          </w:pPr>
          <w:ins w:id="330" w:author="Deepak Bansal (AZURE)" w:date="2012-08-25T05:41:00Z">
            <w:del w:id="331" w:author="Thomas Dietz" w:date="2012-09-11T17:11:00Z">
              <w:r w:rsidRPr="008E59C3" w:rsidDel="00101282">
                <w:rPr>
                  <w:rStyle w:val="Hyperlink"/>
                  <w:noProof/>
                </w:rPr>
                <w:delText>5.2</w:delText>
              </w:r>
              <w:r w:rsidDel="00101282">
                <w:rPr>
                  <w:rFonts w:eastAsiaTheme="minorEastAsia"/>
                  <w:noProof/>
                </w:rPr>
                <w:tab/>
              </w:r>
              <w:r w:rsidRPr="008E59C3" w:rsidDel="00101282">
                <w:rPr>
                  <w:rStyle w:val="Hyperlink"/>
                  <w:noProof/>
                </w:rPr>
                <w:delText>OpenFlow Configuration Point</w:delText>
              </w:r>
              <w:r w:rsidDel="00101282">
                <w:rPr>
                  <w:noProof/>
                  <w:webHidden/>
                </w:rPr>
                <w:tab/>
                <w:delText>8</w:delText>
              </w:r>
            </w:del>
          </w:ins>
        </w:p>
        <w:p w14:paraId="4171420E" w14:textId="77777777" w:rsidR="008F73C6" w:rsidDel="00101282" w:rsidRDefault="008F73C6">
          <w:pPr>
            <w:pStyle w:val="TOC2"/>
            <w:tabs>
              <w:tab w:val="left" w:pos="880"/>
              <w:tab w:val="right" w:leader="dot" w:pos="9350"/>
            </w:tabs>
            <w:rPr>
              <w:ins w:id="332" w:author="Deepak Bansal (AZURE)" w:date="2012-08-25T05:41:00Z"/>
              <w:del w:id="333" w:author="Thomas Dietz" w:date="2012-09-11T17:11:00Z"/>
              <w:rFonts w:eastAsiaTheme="minorEastAsia"/>
              <w:noProof/>
            </w:rPr>
          </w:pPr>
          <w:ins w:id="334" w:author="Deepak Bansal (AZURE)" w:date="2012-08-25T05:41:00Z">
            <w:del w:id="335" w:author="Thomas Dietz" w:date="2012-09-11T17:11:00Z">
              <w:r w:rsidRPr="008E59C3" w:rsidDel="00101282">
                <w:rPr>
                  <w:rStyle w:val="Hyperlink"/>
                  <w:noProof/>
                </w:rPr>
                <w:delText>5.3</w:delText>
              </w:r>
              <w:r w:rsidDel="00101282">
                <w:rPr>
                  <w:rFonts w:eastAsiaTheme="minorEastAsia"/>
                  <w:noProof/>
                </w:rPr>
                <w:tab/>
              </w:r>
              <w:r w:rsidRPr="008E59C3" w:rsidDel="00101282">
                <w:rPr>
                  <w:rStyle w:val="Hyperlink"/>
                  <w:noProof/>
                </w:rPr>
                <w:delText>OpenFlow Logical Switch</w:delText>
              </w:r>
              <w:r w:rsidDel="00101282">
                <w:rPr>
                  <w:noProof/>
                  <w:webHidden/>
                </w:rPr>
                <w:tab/>
                <w:delText>8</w:delText>
              </w:r>
            </w:del>
          </w:ins>
        </w:p>
        <w:p w14:paraId="30FFE67C" w14:textId="77777777" w:rsidR="008F73C6" w:rsidDel="00101282" w:rsidRDefault="008F73C6">
          <w:pPr>
            <w:pStyle w:val="TOC2"/>
            <w:tabs>
              <w:tab w:val="left" w:pos="880"/>
              <w:tab w:val="right" w:leader="dot" w:pos="9350"/>
            </w:tabs>
            <w:rPr>
              <w:ins w:id="336" w:author="Deepak Bansal (AZURE)" w:date="2012-08-25T05:41:00Z"/>
              <w:del w:id="337" w:author="Thomas Dietz" w:date="2012-09-11T17:11:00Z"/>
              <w:rFonts w:eastAsiaTheme="minorEastAsia"/>
              <w:noProof/>
            </w:rPr>
          </w:pPr>
          <w:ins w:id="338" w:author="Deepak Bansal (AZURE)" w:date="2012-08-25T05:41:00Z">
            <w:del w:id="339" w:author="Thomas Dietz" w:date="2012-09-11T17:11:00Z">
              <w:r w:rsidRPr="008E59C3" w:rsidDel="00101282">
                <w:rPr>
                  <w:rStyle w:val="Hyperlink"/>
                  <w:noProof/>
                </w:rPr>
                <w:delText>5.4</w:delText>
              </w:r>
              <w:r w:rsidDel="00101282">
                <w:rPr>
                  <w:rFonts w:eastAsiaTheme="minorEastAsia"/>
                  <w:noProof/>
                </w:rPr>
                <w:tab/>
              </w:r>
              <w:r w:rsidRPr="008E59C3" w:rsidDel="00101282">
                <w:rPr>
                  <w:rStyle w:val="Hyperlink"/>
                  <w:noProof/>
                </w:rPr>
                <w:delText>OpenFlow Resource</w:delText>
              </w:r>
              <w:r w:rsidDel="00101282">
                <w:rPr>
                  <w:noProof/>
                  <w:webHidden/>
                </w:rPr>
                <w:tab/>
                <w:delText>8</w:delText>
              </w:r>
            </w:del>
          </w:ins>
        </w:p>
        <w:p w14:paraId="6439F3E5" w14:textId="77777777" w:rsidR="008F73C6" w:rsidDel="00101282" w:rsidRDefault="008F73C6">
          <w:pPr>
            <w:pStyle w:val="TOC3"/>
            <w:tabs>
              <w:tab w:val="left" w:pos="1320"/>
              <w:tab w:val="right" w:leader="dot" w:pos="9350"/>
            </w:tabs>
            <w:rPr>
              <w:ins w:id="340" w:author="Deepak Bansal (AZURE)" w:date="2012-08-25T05:41:00Z"/>
              <w:del w:id="341" w:author="Thomas Dietz" w:date="2012-09-11T17:11:00Z"/>
              <w:rFonts w:eastAsiaTheme="minorEastAsia"/>
              <w:noProof/>
            </w:rPr>
          </w:pPr>
          <w:ins w:id="342" w:author="Deepak Bansal (AZURE)" w:date="2012-08-25T05:41:00Z">
            <w:del w:id="343" w:author="Thomas Dietz" w:date="2012-09-11T17:11:00Z">
              <w:r w:rsidRPr="008E59C3" w:rsidDel="00101282">
                <w:rPr>
                  <w:rStyle w:val="Hyperlink"/>
                  <w:noProof/>
                </w:rPr>
                <w:delText>5.4.1</w:delText>
              </w:r>
              <w:r w:rsidDel="00101282">
                <w:rPr>
                  <w:rFonts w:eastAsiaTheme="minorEastAsia"/>
                  <w:noProof/>
                </w:rPr>
                <w:tab/>
              </w:r>
              <w:r w:rsidRPr="008E59C3" w:rsidDel="00101282">
                <w:rPr>
                  <w:rStyle w:val="Hyperlink"/>
                  <w:noProof/>
                </w:rPr>
                <w:delText>OpenFlow Queue</w:delText>
              </w:r>
              <w:r w:rsidDel="00101282">
                <w:rPr>
                  <w:noProof/>
                  <w:webHidden/>
                </w:rPr>
                <w:tab/>
                <w:delText>8</w:delText>
              </w:r>
            </w:del>
          </w:ins>
        </w:p>
        <w:p w14:paraId="1E4E71A8" w14:textId="77777777" w:rsidR="008F73C6" w:rsidDel="00101282" w:rsidRDefault="008F73C6">
          <w:pPr>
            <w:pStyle w:val="TOC3"/>
            <w:tabs>
              <w:tab w:val="left" w:pos="1320"/>
              <w:tab w:val="right" w:leader="dot" w:pos="9350"/>
            </w:tabs>
            <w:rPr>
              <w:ins w:id="344" w:author="Deepak Bansal (AZURE)" w:date="2012-08-25T05:41:00Z"/>
              <w:del w:id="345" w:author="Thomas Dietz" w:date="2012-09-11T17:11:00Z"/>
              <w:rFonts w:eastAsiaTheme="minorEastAsia"/>
              <w:noProof/>
            </w:rPr>
          </w:pPr>
          <w:ins w:id="346" w:author="Deepak Bansal (AZURE)" w:date="2012-08-25T05:41:00Z">
            <w:del w:id="347" w:author="Thomas Dietz" w:date="2012-09-11T17:11:00Z">
              <w:r w:rsidRPr="008E59C3" w:rsidDel="00101282">
                <w:rPr>
                  <w:rStyle w:val="Hyperlink"/>
                  <w:noProof/>
                </w:rPr>
                <w:delText>5.4.2</w:delText>
              </w:r>
              <w:r w:rsidDel="00101282">
                <w:rPr>
                  <w:rFonts w:eastAsiaTheme="minorEastAsia"/>
                  <w:noProof/>
                </w:rPr>
                <w:tab/>
              </w:r>
              <w:r w:rsidRPr="008E59C3" w:rsidDel="00101282">
                <w:rPr>
                  <w:rStyle w:val="Hyperlink"/>
                  <w:noProof/>
                </w:rPr>
                <w:delText>OpenFlow Port</w:delText>
              </w:r>
              <w:r w:rsidDel="00101282">
                <w:rPr>
                  <w:noProof/>
                  <w:webHidden/>
                </w:rPr>
                <w:tab/>
                <w:delText>9</w:delText>
              </w:r>
            </w:del>
          </w:ins>
        </w:p>
        <w:p w14:paraId="426B0F3A" w14:textId="77777777" w:rsidR="008F73C6" w:rsidDel="00101282" w:rsidRDefault="008F73C6">
          <w:pPr>
            <w:pStyle w:val="TOC2"/>
            <w:tabs>
              <w:tab w:val="left" w:pos="880"/>
              <w:tab w:val="right" w:leader="dot" w:pos="9350"/>
            </w:tabs>
            <w:rPr>
              <w:ins w:id="348" w:author="Deepak Bansal (AZURE)" w:date="2012-08-25T05:41:00Z"/>
              <w:del w:id="349" w:author="Thomas Dietz" w:date="2012-09-11T17:11:00Z"/>
              <w:rFonts w:eastAsiaTheme="minorEastAsia"/>
              <w:noProof/>
            </w:rPr>
          </w:pPr>
          <w:ins w:id="350" w:author="Deepak Bansal (AZURE)" w:date="2012-08-25T05:41:00Z">
            <w:del w:id="351" w:author="Thomas Dietz" w:date="2012-09-11T17:11:00Z">
              <w:r w:rsidRPr="008E59C3" w:rsidDel="00101282">
                <w:rPr>
                  <w:rStyle w:val="Hyperlink"/>
                  <w:noProof/>
                </w:rPr>
                <w:delText>5.5</w:delText>
              </w:r>
              <w:r w:rsidDel="00101282">
                <w:rPr>
                  <w:rFonts w:eastAsiaTheme="minorEastAsia"/>
                  <w:noProof/>
                </w:rPr>
                <w:tab/>
              </w:r>
              <w:r w:rsidRPr="008E59C3" w:rsidDel="00101282">
                <w:rPr>
                  <w:rStyle w:val="Hyperlink"/>
                  <w:noProof/>
                </w:rPr>
                <w:delText>OpenFlow Controller</w:delText>
              </w:r>
              <w:r w:rsidDel="00101282">
                <w:rPr>
                  <w:noProof/>
                  <w:webHidden/>
                </w:rPr>
                <w:tab/>
                <w:delText>9</w:delText>
              </w:r>
            </w:del>
          </w:ins>
        </w:p>
        <w:p w14:paraId="2033EBB4" w14:textId="77777777" w:rsidR="008F73C6" w:rsidDel="00101282" w:rsidRDefault="008F73C6">
          <w:pPr>
            <w:pStyle w:val="TOC1"/>
            <w:tabs>
              <w:tab w:val="left" w:pos="440"/>
              <w:tab w:val="right" w:leader="dot" w:pos="9350"/>
            </w:tabs>
            <w:rPr>
              <w:ins w:id="352" w:author="Deepak Bansal (AZURE)" w:date="2012-08-25T05:41:00Z"/>
              <w:del w:id="353" w:author="Thomas Dietz" w:date="2012-09-11T17:11:00Z"/>
              <w:rFonts w:eastAsiaTheme="minorEastAsia"/>
              <w:noProof/>
            </w:rPr>
          </w:pPr>
          <w:ins w:id="354" w:author="Deepak Bansal (AZURE)" w:date="2012-08-25T05:41:00Z">
            <w:del w:id="355" w:author="Thomas Dietz" w:date="2012-09-11T17:11:00Z">
              <w:r w:rsidRPr="008E59C3" w:rsidDel="00101282">
                <w:rPr>
                  <w:rStyle w:val="Hyperlink"/>
                  <w:noProof/>
                </w:rPr>
                <w:delText>6</w:delText>
              </w:r>
              <w:r w:rsidDel="00101282">
                <w:rPr>
                  <w:rFonts w:eastAsiaTheme="minorEastAsia"/>
                  <w:noProof/>
                </w:rPr>
                <w:tab/>
              </w:r>
              <w:r w:rsidRPr="008E59C3" w:rsidDel="00101282">
                <w:rPr>
                  <w:rStyle w:val="Hyperlink"/>
                  <w:noProof/>
                </w:rPr>
                <w:delText>Requirements</w:delText>
              </w:r>
              <w:r w:rsidDel="00101282">
                <w:rPr>
                  <w:noProof/>
                  <w:webHidden/>
                </w:rPr>
                <w:tab/>
                <w:delText>9</w:delText>
              </w:r>
            </w:del>
          </w:ins>
        </w:p>
        <w:p w14:paraId="02E624BF" w14:textId="77777777" w:rsidR="008F73C6" w:rsidDel="00101282" w:rsidRDefault="008F73C6">
          <w:pPr>
            <w:pStyle w:val="TOC2"/>
            <w:tabs>
              <w:tab w:val="left" w:pos="880"/>
              <w:tab w:val="right" w:leader="dot" w:pos="9350"/>
            </w:tabs>
            <w:rPr>
              <w:ins w:id="356" w:author="Deepak Bansal (AZURE)" w:date="2012-08-25T05:41:00Z"/>
              <w:del w:id="357" w:author="Thomas Dietz" w:date="2012-09-11T17:11:00Z"/>
              <w:rFonts w:eastAsiaTheme="minorEastAsia"/>
              <w:noProof/>
            </w:rPr>
          </w:pPr>
          <w:ins w:id="358" w:author="Deepak Bansal (AZURE)" w:date="2012-08-25T05:41:00Z">
            <w:del w:id="359" w:author="Thomas Dietz" w:date="2012-09-11T17:11:00Z">
              <w:r w:rsidRPr="008E59C3" w:rsidDel="00101282">
                <w:rPr>
                  <w:rStyle w:val="Hyperlink"/>
                  <w:noProof/>
                </w:rPr>
                <w:delText>6.1</w:delText>
              </w:r>
              <w:r w:rsidDel="00101282">
                <w:rPr>
                  <w:rFonts w:eastAsiaTheme="minorEastAsia"/>
                  <w:noProof/>
                </w:rPr>
                <w:tab/>
              </w:r>
              <w:r w:rsidRPr="008E59C3" w:rsidDel="00101282">
                <w:rPr>
                  <w:rStyle w:val="Hyperlink"/>
                  <w:noProof/>
                </w:rPr>
                <w:delText>Requirements from the OpenFlow 1.3 Protocol Specification</w:delText>
              </w:r>
              <w:r w:rsidDel="00101282">
                <w:rPr>
                  <w:noProof/>
                  <w:webHidden/>
                </w:rPr>
                <w:tab/>
                <w:delText>9</w:delText>
              </w:r>
            </w:del>
          </w:ins>
        </w:p>
        <w:p w14:paraId="521C6A62" w14:textId="77777777" w:rsidR="008F73C6" w:rsidDel="00101282" w:rsidRDefault="008F73C6">
          <w:pPr>
            <w:pStyle w:val="TOC3"/>
            <w:tabs>
              <w:tab w:val="left" w:pos="1320"/>
              <w:tab w:val="right" w:leader="dot" w:pos="9350"/>
            </w:tabs>
            <w:rPr>
              <w:ins w:id="360" w:author="Deepak Bansal (AZURE)" w:date="2012-08-25T05:41:00Z"/>
              <w:del w:id="361" w:author="Thomas Dietz" w:date="2012-09-11T17:11:00Z"/>
              <w:rFonts w:eastAsiaTheme="minorEastAsia"/>
              <w:noProof/>
            </w:rPr>
          </w:pPr>
          <w:ins w:id="362" w:author="Deepak Bansal (AZURE)" w:date="2012-08-25T05:41:00Z">
            <w:del w:id="363" w:author="Thomas Dietz" w:date="2012-09-11T17:11:00Z">
              <w:r w:rsidRPr="008E59C3" w:rsidDel="00101282">
                <w:rPr>
                  <w:rStyle w:val="Hyperlink"/>
                  <w:noProof/>
                </w:rPr>
                <w:delText>6.1.1</w:delText>
              </w:r>
              <w:r w:rsidDel="00101282">
                <w:rPr>
                  <w:rFonts w:eastAsiaTheme="minorEastAsia"/>
                  <w:noProof/>
                </w:rPr>
                <w:tab/>
              </w:r>
              <w:r w:rsidRPr="008E59C3" w:rsidDel="00101282">
                <w:rPr>
                  <w:rStyle w:val="Hyperlink"/>
                  <w:noProof/>
                </w:rPr>
                <w:delText>Connection Setup to a Controller</w:delText>
              </w:r>
              <w:r w:rsidDel="00101282">
                <w:rPr>
                  <w:noProof/>
                  <w:webHidden/>
                </w:rPr>
                <w:tab/>
                <w:delText>9</w:delText>
              </w:r>
            </w:del>
          </w:ins>
        </w:p>
        <w:p w14:paraId="272A17E2" w14:textId="77777777" w:rsidR="008F73C6" w:rsidDel="00101282" w:rsidRDefault="008F73C6">
          <w:pPr>
            <w:pStyle w:val="TOC3"/>
            <w:tabs>
              <w:tab w:val="left" w:pos="1320"/>
              <w:tab w:val="right" w:leader="dot" w:pos="9350"/>
            </w:tabs>
            <w:rPr>
              <w:ins w:id="364" w:author="Deepak Bansal (AZURE)" w:date="2012-08-25T05:41:00Z"/>
              <w:del w:id="365" w:author="Thomas Dietz" w:date="2012-09-11T17:11:00Z"/>
              <w:rFonts w:eastAsiaTheme="minorEastAsia"/>
              <w:noProof/>
            </w:rPr>
          </w:pPr>
          <w:ins w:id="366" w:author="Deepak Bansal (AZURE)" w:date="2012-08-25T05:41:00Z">
            <w:del w:id="367" w:author="Thomas Dietz" w:date="2012-09-11T17:11:00Z">
              <w:r w:rsidRPr="008E59C3" w:rsidDel="00101282">
                <w:rPr>
                  <w:rStyle w:val="Hyperlink"/>
                  <w:noProof/>
                </w:rPr>
                <w:delText>6.1.2</w:delText>
              </w:r>
              <w:r w:rsidDel="00101282">
                <w:rPr>
                  <w:rFonts w:eastAsiaTheme="minorEastAsia"/>
                  <w:noProof/>
                </w:rPr>
                <w:tab/>
              </w:r>
              <w:r w:rsidRPr="008E59C3" w:rsidDel="00101282">
                <w:rPr>
                  <w:rStyle w:val="Hyperlink"/>
                  <w:noProof/>
                </w:rPr>
                <w:delText>Multiple Controllers</w:delText>
              </w:r>
              <w:r w:rsidDel="00101282">
                <w:rPr>
                  <w:noProof/>
                  <w:webHidden/>
                </w:rPr>
                <w:tab/>
                <w:delText>9</w:delText>
              </w:r>
            </w:del>
          </w:ins>
        </w:p>
        <w:p w14:paraId="14E30143" w14:textId="77777777" w:rsidR="008F73C6" w:rsidDel="00101282" w:rsidRDefault="008F73C6">
          <w:pPr>
            <w:pStyle w:val="TOC3"/>
            <w:tabs>
              <w:tab w:val="left" w:pos="1320"/>
              <w:tab w:val="right" w:leader="dot" w:pos="9350"/>
            </w:tabs>
            <w:rPr>
              <w:ins w:id="368" w:author="Deepak Bansal (AZURE)" w:date="2012-08-25T05:41:00Z"/>
              <w:del w:id="369" w:author="Thomas Dietz" w:date="2012-09-11T17:11:00Z"/>
              <w:rFonts w:eastAsiaTheme="minorEastAsia"/>
              <w:noProof/>
            </w:rPr>
          </w:pPr>
          <w:ins w:id="370" w:author="Deepak Bansal (AZURE)" w:date="2012-08-25T05:41:00Z">
            <w:del w:id="371" w:author="Thomas Dietz" w:date="2012-09-11T17:11:00Z">
              <w:r w:rsidRPr="008E59C3" w:rsidDel="00101282">
                <w:rPr>
                  <w:rStyle w:val="Hyperlink"/>
                  <w:noProof/>
                </w:rPr>
                <w:delText>6.1.3</w:delText>
              </w:r>
              <w:r w:rsidDel="00101282">
                <w:rPr>
                  <w:rFonts w:eastAsiaTheme="minorEastAsia"/>
                  <w:noProof/>
                </w:rPr>
                <w:tab/>
              </w:r>
              <w:r w:rsidRPr="008E59C3" w:rsidDel="00101282">
                <w:rPr>
                  <w:rStyle w:val="Hyperlink"/>
                  <w:noProof/>
                </w:rPr>
                <w:delText>OpenFlow Logical Switches</w:delText>
              </w:r>
              <w:r w:rsidDel="00101282">
                <w:rPr>
                  <w:noProof/>
                  <w:webHidden/>
                </w:rPr>
                <w:tab/>
                <w:delText>10</w:delText>
              </w:r>
            </w:del>
          </w:ins>
        </w:p>
        <w:p w14:paraId="63B417BE" w14:textId="77777777" w:rsidR="008F73C6" w:rsidDel="00101282" w:rsidRDefault="008F73C6">
          <w:pPr>
            <w:pStyle w:val="TOC3"/>
            <w:tabs>
              <w:tab w:val="left" w:pos="1320"/>
              <w:tab w:val="right" w:leader="dot" w:pos="9350"/>
            </w:tabs>
            <w:rPr>
              <w:ins w:id="372" w:author="Deepak Bansal (AZURE)" w:date="2012-08-25T05:41:00Z"/>
              <w:del w:id="373" w:author="Thomas Dietz" w:date="2012-09-11T17:11:00Z"/>
              <w:rFonts w:eastAsiaTheme="minorEastAsia"/>
              <w:noProof/>
            </w:rPr>
          </w:pPr>
          <w:ins w:id="374" w:author="Deepak Bansal (AZURE)" w:date="2012-08-25T05:41:00Z">
            <w:del w:id="375" w:author="Thomas Dietz" w:date="2012-09-11T17:11:00Z">
              <w:r w:rsidRPr="008E59C3" w:rsidDel="00101282">
                <w:rPr>
                  <w:rStyle w:val="Hyperlink"/>
                  <w:noProof/>
                </w:rPr>
                <w:delText>6.1.4</w:delText>
              </w:r>
              <w:r w:rsidDel="00101282">
                <w:rPr>
                  <w:rFonts w:eastAsiaTheme="minorEastAsia"/>
                  <w:noProof/>
                </w:rPr>
                <w:tab/>
              </w:r>
              <w:r w:rsidRPr="008E59C3" w:rsidDel="00101282">
                <w:rPr>
                  <w:rStyle w:val="Hyperlink"/>
                  <w:noProof/>
                </w:rPr>
                <w:delText>Connection Interruption</w:delText>
              </w:r>
              <w:r w:rsidDel="00101282">
                <w:rPr>
                  <w:noProof/>
                  <w:webHidden/>
                </w:rPr>
                <w:tab/>
                <w:delText>10</w:delText>
              </w:r>
            </w:del>
          </w:ins>
        </w:p>
        <w:p w14:paraId="0EFFBAE7" w14:textId="77777777" w:rsidR="008F73C6" w:rsidDel="00101282" w:rsidRDefault="008F73C6">
          <w:pPr>
            <w:pStyle w:val="TOC3"/>
            <w:tabs>
              <w:tab w:val="left" w:pos="1320"/>
              <w:tab w:val="right" w:leader="dot" w:pos="9350"/>
            </w:tabs>
            <w:rPr>
              <w:ins w:id="376" w:author="Deepak Bansal (AZURE)" w:date="2012-08-25T05:41:00Z"/>
              <w:del w:id="377" w:author="Thomas Dietz" w:date="2012-09-11T17:11:00Z"/>
              <w:rFonts w:eastAsiaTheme="minorEastAsia"/>
              <w:noProof/>
            </w:rPr>
          </w:pPr>
          <w:ins w:id="378" w:author="Deepak Bansal (AZURE)" w:date="2012-08-25T05:41:00Z">
            <w:del w:id="379" w:author="Thomas Dietz" w:date="2012-09-11T17:11:00Z">
              <w:r w:rsidRPr="008E59C3" w:rsidDel="00101282">
                <w:rPr>
                  <w:rStyle w:val="Hyperlink"/>
                  <w:noProof/>
                </w:rPr>
                <w:delText>6.1.5</w:delText>
              </w:r>
              <w:r w:rsidDel="00101282">
                <w:rPr>
                  <w:rFonts w:eastAsiaTheme="minorEastAsia"/>
                  <w:noProof/>
                </w:rPr>
                <w:tab/>
              </w:r>
              <w:r w:rsidRPr="008E59C3" w:rsidDel="00101282">
                <w:rPr>
                  <w:rStyle w:val="Hyperlink"/>
                  <w:noProof/>
                </w:rPr>
                <w:delText>Encryption</w:delText>
              </w:r>
              <w:r w:rsidDel="00101282">
                <w:rPr>
                  <w:noProof/>
                  <w:webHidden/>
                </w:rPr>
                <w:tab/>
                <w:delText>10</w:delText>
              </w:r>
            </w:del>
          </w:ins>
        </w:p>
        <w:p w14:paraId="03B1F275" w14:textId="77777777" w:rsidR="008F73C6" w:rsidDel="00101282" w:rsidRDefault="008F73C6">
          <w:pPr>
            <w:pStyle w:val="TOC3"/>
            <w:tabs>
              <w:tab w:val="left" w:pos="1320"/>
              <w:tab w:val="right" w:leader="dot" w:pos="9350"/>
            </w:tabs>
            <w:rPr>
              <w:ins w:id="380" w:author="Deepak Bansal (AZURE)" w:date="2012-08-25T05:41:00Z"/>
              <w:del w:id="381" w:author="Thomas Dietz" w:date="2012-09-11T17:11:00Z"/>
              <w:rFonts w:eastAsiaTheme="minorEastAsia"/>
              <w:noProof/>
            </w:rPr>
          </w:pPr>
          <w:ins w:id="382" w:author="Deepak Bansal (AZURE)" w:date="2012-08-25T05:41:00Z">
            <w:del w:id="383" w:author="Thomas Dietz" w:date="2012-09-11T17:11:00Z">
              <w:r w:rsidRPr="008E59C3" w:rsidDel="00101282">
                <w:rPr>
                  <w:rStyle w:val="Hyperlink"/>
                  <w:noProof/>
                </w:rPr>
                <w:delText>6.1.6</w:delText>
              </w:r>
              <w:r w:rsidDel="00101282">
                <w:rPr>
                  <w:rFonts w:eastAsiaTheme="minorEastAsia"/>
                  <w:noProof/>
                </w:rPr>
                <w:tab/>
              </w:r>
              <w:r w:rsidRPr="008E59C3" w:rsidDel="00101282">
                <w:rPr>
                  <w:rStyle w:val="Hyperlink"/>
                  <w:noProof/>
                </w:rPr>
                <w:delText>Queues</w:delText>
              </w:r>
              <w:r w:rsidDel="00101282">
                <w:rPr>
                  <w:noProof/>
                  <w:webHidden/>
                </w:rPr>
                <w:tab/>
                <w:delText>10</w:delText>
              </w:r>
            </w:del>
          </w:ins>
        </w:p>
        <w:p w14:paraId="5CAF315E" w14:textId="77777777" w:rsidR="008F73C6" w:rsidDel="00101282" w:rsidRDefault="008F73C6">
          <w:pPr>
            <w:pStyle w:val="TOC3"/>
            <w:tabs>
              <w:tab w:val="left" w:pos="1320"/>
              <w:tab w:val="right" w:leader="dot" w:pos="9350"/>
            </w:tabs>
            <w:rPr>
              <w:ins w:id="384" w:author="Deepak Bansal (AZURE)" w:date="2012-08-25T05:41:00Z"/>
              <w:del w:id="385" w:author="Thomas Dietz" w:date="2012-09-11T17:11:00Z"/>
              <w:rFonts w:eastAsiaTheme="minorEastAsia"/>
              <w:noProof/>
            </w:rPr>
          </w:pPr>
          <w:ins w:id="386" w:author="Deepak Bansal (AZURE)" w:date="2012-08-25T05:41:00Z">
            <w:del w:id="387" w:author="Thomas Dietz" w:date="2012-09-11T17:11:00Z">
              <w:r w:rsidRPr="008E59C3" w:rsidDel="00101282">
                <w:rPr>
                  <w:rStyle w:val="Hyperlink"/>
                  <w:noProof/>
                </w:rPr>
                <w:delText>6.1.7</w:delText>
              </w:r>
              <w:r w:rsidDel="00101282">
                <w:rPr>
                  <w:rFonts w:eastAsiaTheme="minorEastAsia"/>
                  <w:noProof/>
                </w:rPr>
                <w:tab/>
              </w:r>
              <w:r w:rsidRPr="008E59C3" w:rsidDel="00101282">
                <w:rPr>
                  <w:rStyle w:val="Hyperlink"/>
                  <w:noProof/>
                </w:rPr>
                <w:delText>Ports</w:delText>
              </w:r>
              <w:r w:rsidDel="00101282">
                <w:rPr>
                  <w:noProof/>
                  <w:webHidden/>
                </w:rPr>
                <w:tab/>
                <w:delText>10</w:delText>
              </w:r>
            </w:del>
          </w:ins>
        </w:p>
        <w:p w14:paraId="4805CC33" w14:textId="77777777" w:rsidR="008F73C6" w:rsidDel="00101282" w:rsidRDefault="008F73C6">
          <w:pPr>
            <w:pStyle w:val="TOC3"/>
            <w:tabs>
              <w:tab w:val="left" w:pos="1320"/>
              <w:tab w:val="right" w:leader="dot" w:pos="9350"/>
            </w:tabs>
            <w:rPr>
              <w:ins w:id="388" w:author="Deepak Bansal (AZURE)" w:date="2012-08-25T05:41:00Z"/>
              <w:del w:id="389" w:author="Thomas Dietz" w:date="2012-09-11T17:11:00Z"/>
              <w:rFonts w:eastAsiaTheme="minorEastAsia"/>
              <w:noProof/>
            </w:rPr>
          </w:pPr>
          <w:ins w:id="390" w:author="Deepak Bansal (AZURE)" w:date="2012-08-25T05:41:00Z">
            <w:del w:id="391" w:author="Thomas Dietz" w:date="2012-09-11T17:11:00Z">
              <w:r w:rsidRPr="008E59C3" w:rsidDel="00101282">
                <w:rPr>
                  <w:rStyle w:val="Hyperlink"/>
                  <w:noProof/>
                </w:rPr>
                <w:delText>6.1.8</w:delText>
              </w:r>
              <w:r w:rsidDel="00101282">
                <w:rPr>
                  <w:rFonts w:eastAsiaTheme="minorEastAsia"/>
                  <w:noProof/>
                </w:rPr>
                <w:tab/>
              </w:r>
              <w:r w:rsidRPr="008E59C3" w:rsidDel="00101282">
                <w:rPr>
                  <w:rStyle w:val="Hyperlink"/>
                  <w:noProof/>
                </w:rPr>
                <w:delText>Capability Discovery</w:delText>
              </w:r>
              <w:r w:rsidDel="00101282">
                <w:rPr>
                  <w:noProof/>
                  <w:webHidden/>
                </w:rPr>
                <w:tab/>
                <w:delText>11</w:delText>
              </w:r>
            </w:del>
          </w:ins>
        </w:p>
        <w:p w14:paraId="21778D55" w14:textId="77777777" w:rsidR="008F73C6" w:rsidDel="00101282" w:rsidRDefault="008F73C6">
          <w:pPr>
            <w:pStyle w:val="TOC3"/>
            <w:tabs>
              <w:tab w:val="left" w:pos="1320"/>
              <w:tab w:val="right" w:leader="dot" w:pos="9350"/>
            </w:tabs>
            <w:rPr>
              <w:ins w:id="392" w:author="Deepak Bansal (AZURE)" w:date="2012-08-25T05:41:00Z"/>
              <w:del w:id="393" w:author="Thomas Dietz" w:date="2012-09-11T17:11:00Z"/>
              <w:rFonts w:eastAsiaTheme="minorEastAsia"/>
              <w:noProof/>
            </w:rPr>
          </w:pPr>
          <w:ins w:id="394" w:author="Deepak Bansal (AZURE)" w:date="2012-08-25T05:41:00Z">
            <w:del w:id="395" w:author="Thomas Dietz" w:date="2012-09-11T17:11:00Z">
              <w:r w:rsidRPr="008E59C3" w:rsidDel="00101282">
                <w:rPr>
                  <w:rStyle w:val="Hyperlink"/>
                  <w:noProof/>
                </w:rPr>
                <w:delText>6.1.9</w:delText>
              </w:r>
              <w:r w:rsidDel="00101282">
                <w:rPr>
                  <w:rFonts w:eastAsiaTheme="minorEastAsia"/>
                  <w:noProof/>
                </w:rPr>
                <w:tab/>
              </w:r>
              <w:r w:rsidRPr="008E59C3" w:rsidDel="00101282">
                <w:rPr>
                  <w:rStyle w:val="Hyperlink"/>
                  <w:noProof/>
                </w:rPr>
                <w:delText>Datapath ID</w:delText>
              </w:r>
              <w:r w:rsidDel="00101282">
                <w:rPr>
                  <w:noProof/>
                  <w:webHidden/>
                </w:rPr>
                <w:tab/>
                <w:delText>11</w:delText>
              </w:r>
            </w:del>
          </w:ins>
        </w:p>
        <w:p w14:paraId="0275B054" w14:textId="77777777" w:rsidR="008F73C6" w:rsidDel="00101282" w:rsidRDefault="008F73C6">
          <w:pPr>
            <w:pStyle w:val="TOC2"/>
            <w:tabs>
              <w:tab w:val="left" w:pos="880"/>
              <w:tab w:val="right" w:leader="dot" w:pos="9350"/>
            </w:tabs>
            <w:rPr>
              <w:ins w:id="396" w:author="Deepak Bansal (AZURE)" w:date="2012-08-25T05:41:00Z"/>
              <w:del w:id="397" w:author="Thomas Dietz" w:date="2012-09-11T17:11:00Z"/>
              <w:rFonts w:eastAsiaTheme="minorEastAsia"/>
              <w:noProof/>
            </w:rPr>
          </w:pPr>
          <w:ins w:id="398" w:author="Deepak Bansal (AZURE)" w:date="2012-08-25T05:41:00Z">
            <w:del w:id="399" w:author="Thomas Dietz" w:date="2012-09-11T17:11:00Z">
              <w:r w:rsidRPr="008E59C3" w:rsidDel="00101282">
                <w:rPr>
                  <w:rStyle w:val="Hyperlink"/>
                  <w:noProof/>
                </w:rPr>
                <w:delText>6.2</w:delText>
              </w:r>
              <w:r w:rsidDel="00101282">
                <w:rPr>
                  <w:rFonts w:eastAsiaTheme="minorEastAsia"/>
                  <w:noProof/>
                </w:rPr>
                <w:tab/>
              </w:r>
              <w:r w:rsidRPr="008E59C3" w:rsidDel="00101282">
                <w:rPr>
                  <w:rStyle w:val="Hyperlink"/>
                  <w:noProof/>
                </w:rPr>
                <w:delText>Operational Requirements</w:delText>
              </w:r>
              <w:r w:rsidDel="00101282">
                <w:rPr>
                  <w:noProof/>
                  <w:webHidden/>
                </w:rPr>
                <w:tab/>
                <w:delText>12</w:delText>
              </w:r>
            </w:del>
          </w:ins>
        </w:p>
        <w:p w14:paraId="77FA2DB3" w14:textId="77777777" w:rsidR="008F73C6" w:rsidDel="00101282" w:rsidRDefault="008F73C6">
          <w:pPr>
            <w:pStyle w:val="TOC2"/>
            <w:tabs>
              <w:tab w:val="left" w:pos="880"/>
              <w:tab w:val="right" w:leader="dot" w:pos="9350"/>
            </w:tabs>
            <w:rPr>
              <w:ins w:id="400" w:author="Deepak Bansal (AZURE)" w:date="2012-08-25T05:41:00Z"/>
              <w:del w:id="401" w:author="Thomas Dietz" w:date="2012-09-11T17:11:00Z"/>
              <w:rFonts w:eastAsiaTheme="minorEastAsia"/>
              <w:noProof/>
            </w:rPr>
          </w:pPr>
          <w:ins w:id="402" w:author="Deepak Bansal (AZURE)" w:date="2012-08-25T05:41:00Z">
            <w:del w:id="403" w:author="Thomas Dietz" w:date="2012-09-11T17:11:00Z">
              <w:r w:rsidRPr="008E59C3" w:rsidDel="00101282">
                <w:rPr>
                  <w:rStyle w:val="Hyperlink"/>
                  <w:noProof/>
                </w:rPr>
                <w:delText>6.3</w:delText>
              </w:r>
              <w:r w:rsidDel="00101282">
                <w:rPr>
                  <w:rFonts w:eastAsiaTheme="minorEastAsia"/>
                  <w:noProof/>
                </w:rPr>
                <w:tab/>
              </w:r>
              <w:r w:rsidRPr="008E59C3" w:rsidDel="00101282">
                <w:rPr>
                  <w:rStyle w:val="Hyperlink"/>
                  <w:noProof/>
                </w:rPr>
                <w:delText>Requirements for the Switch Management Protocol</w:delText>
              </w:r>
              <w:r w:rsidDel="00101282">
                <w:rPr>
                  <w:noProof/>
                  <w:webHidden/>
                </w:rPr>
                <w:tab/>
                <w:delText>12</w:delText>
              </w:r>
            </w:del>
          </w:ins>
        </w:p>
        <w:p w14:paraId="53B82C28" w14:textId="77777777" w:rsidR="008F73C6" w:rsidDel="00101282" w:rsidRDefault="008F73C6">
          <w:pPr>
            <w:pStyle w:val="TOC1"/>
            <w:tabs>
              <w:tab w:val="left" w:pos="440"/>
              <w:tab w:val="right" w:leader="dot" w:pos="9350"/>
            </w:tabs>
            <w:rPr>
              <w:ins w:id="404" w:author="Deepak Bansal (AZURE)" w:date="2012-08-25T05:41:00Z"/>
              <w:del w:id="405" w:author="Thomas Dietz" w:date="2012-09-11T17:11:00Z"/>
              <w:rFonts w:eastAsiaTheme="minorEastAsia"/>
              <w:noProof/>
            </w:rPr>
          </w:pPr>
          <w:ins w:id="406" w:author="Deepak Bansal (AZURE)" w:date="2012-08-25T05:41:00Z">
            <w:del w:id="407" w:author="Thomas Dietz" w:date="2012-09-11T17:11:00Z">
              <w:r w:rsidRPr="008E59C3" w:rsidDel="00101282">
                <w:rPr>
                  <w:rStyle w:val="Hyperlink"/>
                  <w:noProof/>
                </w:rPr>
                <w:delText>7</w:delText>
              </w:r>
              <w:r w:rsidDel="00101282">
                <w:rPr>
                  <w:rFonts w:eastAsiaTheme="minorEastAsia"/>
                  <w:noProof/>
                </w:rPr>
                <w:tab/>
              </w:r>
              <w:r w:rsidRPr="008E59C3" w:rsidDel="00101282">
                <w:rPr>
                  <w:rStyle w:val="Hyperlink"/>
                  <w:noProof/>
                </w:rPr>
                <w:delText>Netconf as the transport protocol</w:delText>
              </w:r>
              <w:r w:rsidDel="00101282">
                <w:rPr>
                  <w:noProof/>
                  <w:webHidden/>
                </w:rPr>
                <w:tab/>
                <w:delText>13</w:delText>
              </w:r>
            </w:del>
          </w:ins>
        </w:p>
        <w:p w14:paraId="5B82DC29" w14:textId="77777777" w:rsidR="008F73C6" w:rsidDel="00101282" w:rsidRDefault="008F73C6">
          <w:pPr>
            <w:pStyle w:val="TOC1"/>
            <w:tabs>
              <w:tab w:val="left" w:pos="440"/>
              <w:tab w:val="right" w:leader="dot" w:pos="9350"/>
            </w:tabs>
            <w:rPr>
              <w:ins w:id="408" w:author="Deepak Bansal (AZURE)" w:date="2012-08-25T05:41:00Z"/>
              <w:del w:id="409" w:author="Thomas Dietz" w:date="2012-09-11T17:11:00Z"/>
              <w:rFonts w:eastAsiaTheme="minorEastAsia"/>
              <w:noProof/>
            </w:rPr>
          </w:pPr>
          <w:ins w:id="410" w:author="Deepak Bansal (AZURE)" w:date="2012-08-25T05:41:00Z">
            <w:del w:id="411" w:author="Thomas Dietz" w:date="2012-09-11T17:11:00Z">
              <w:r w:rsidRPr="008E59C3" w:rsidDel="00101282">
                <w:rPr>
                  <w:rStyle w:val="Hyperlink"/>
                  <w:noProof/>
                </w:rPr>
                <w:delText>8</w:delText>
              </w:r>
              <w:r w:rsidDel="00101282">
                <w:rPr>
                  <w:rFonts w:eastAsiaTheme="minorEastAsia"/>
                  <w:noProof/>
                </w:rPr>
                <w:tab/>
              </w:r>
              <w:r w:rsidRPr="008E59C3" w:rsidDel="00101282">
                <w:rPr>
                  <w:rStyle w:val="Hyperlink"/>
                  <w:noProof/>
                </w:rPr>
                <w:delText>Data Model</w:delText>
              </w:r>
              <w:r w:rsidDel="00101282">
                <w:rPr>
                  <w:noProof/>
                  <w:webHidden/>
                </w:rPr>
                <w:tab/>
                <w:delText>15</w:delText>
              </w:r>
            </w:del>
          </w:ins>
        </w:p>
        <w:p w14:paraId="464504BC" w14:textId="77777777" w:rsidR="008F73C6" w:rsidDel="00101282" w:rsidRDefault="008F73C6">
          <w:pPr>
            <w:pStyle w:val="TOC2"/>
            <w:tabs>
              <w:tab w:val="left" w:pos="880"/>
              <w:tab w:val="right" w:leader="dot" w:pos="9350"/>
            </w:tabs>
            <w:rPr>
              <w:ins w:id="412" w:author="Deepak Bansal (AZURE)" w:date="2012-08-25T05:41:00Z"/>
              <w:del w:id="413" w:author="Thomas Dietz" w:date="2012-09-11T17:11:00Z"/>
              <w:rFonts w:eastAsiaTheme="minorEastAsia"/>
              <w:noProof/>
            </w:rPr>
          </w:pPr>
          <w:ins w:id="414" w:author="Deepak Bansal (AZURE)" w:date="2012-08-25T05:41:00Z">
            <w:del w:id="415" w:author="Thomas Dietz" w:date="2012-09-11T17:11:00Z">
              <w:r w:rsidRPr="008E59C3" w:rsidDel="00101282">
                <w:rPr>
                  <w:rStyle w:val="Hyperlink"/>
                  <w:noProof/>
                </w:rPr>
                <w:delText>8.1</w:delText>
              </w:r>
              <w:r w:rsidDel="00101282">
                <w:rPr>
                  <w:rFonts w:eastAsiaTheme="minorEastAsia"/>
                  <w:noProof/>
                </w:rPr>
                <w:tab/>
              </w:r>
              <w:r w:rsidRPr="008E59C3" w:rsidDel="00101282">
                <w:rPr>
                  <w:rStyle w:val="Hyperlink"/>
                  <w:noProof/>
                </w:rPr>
                <w:delText>OpenFlow Capable Switch</w:delText>
              </w:r>
              <w:r w:rsidDel="00101282">
                <w:rPr>
                  <w:noProof/>
                  <w:webHidden/>
                </w:rPr>
                <w:tab/>
                <w:delText>17</w:delText>
              </w:r>
            </w:del>
          </w:ins>
        </w:p>
        <w:p w14:paraId="60D37317" w14:textId="77777777" w:rsidR="008F73C6" w:rsidDel="00101282" w:rsidRDefault="008F73C6">
          <w:pPr>
            <w:pStyle w:val="TOC3"/>
            <w:tabs>
              <w:tab w:val="left" w:pos="1320"/>
              <w:tab w:val="right" w:leader="dot" w:pos="9350"/>
            </w:tabs>
            <w:rPr>
              <w:ins w:id="416" w:author="Deepak Bansal (AZURE)" w:date="2012-08-25T05:41:00Z"/>
              <w:del w:id="417" w:author="Thomas Dietz" w:date="2012-09-11T17:11:00Z"/>
              <w:rFonts w:eastAsiaTheme="minorEastAsia"/>
              <w:noProof/>
            </w:rPr>
          </w:pPr>
          <w:ins w:id="418" w:author="Deepak Bansal (AZURE)" w:date="2012-08-25T05:41:00Z">
            <w:del w:id="419" w:author="Thomas Dietz" w:date="2012-09-11T17:11:00Z">
              <w:r w:rsidRPr="008E59C3" w:rsidDel="00101282">
                <w:rPr>
                  <w:rStyle w:val="Hyperlink"/>
                  <w:noProof/>
                </w:rPr>
                <w:delText>8.1.1</w:delText>
              </w:r>
              <w:r w:rsidDel="00101282">
                <w:rPr>
                  <w:rFonts w:eastAsiaTheme="minorEastAsia"/>
                  <w:noProof/>
                </w:rPr>
                <w:tab/>
              </w:r>
              <w:r w:rsidRPr="008E59C3" w:rsidDel="00101282">
                <w:rPr>
                  <w:rStyle w:val="Hyperlink"/>
                  <w:noProof/>
                </w:rPr>
                <w:delText>UML Diagram</w:delText>
              </w:r>
              <w:r w:rsidDel="00101282">
                <w:rPr>
                  <w:noProof/>
                  <w:webHidden/>
                </w:rPr>
                <w:tab/>
                <w:delText>17</w:delText>
              </w:r>
            </w:del>
          </w:ins>
        </w:p>
        <w:p w14:paraId="2AF32E8C" w14:textId="77777777" w:rsidR="008F73C6" w:rsidDel="00101282" w:rsidRDefault="008F73C6">
          <w:pPr>
            <w:pStyle w:val="TOC3"/>
            <w:tabs>
              <w:tab w:val="left" w:pos="1320"/>
              <w:tab w:val="right" w:leader="dot" w:pos="9350"/>
            </w:tabs>
            <w:rPr>
              <w:ins w:id="420" w:author="Deepak Bansal (AZURE)" w:date="2012-08-25T05:41:00Z"/>
              <w:del w:id="421" w:author="Thomas Dietz" w:date="2012-09-11T17:11:00Z"/>
              <w:rFonts w:eastAsiaTheme="minorEastAsia"/>
              <w:noProof/>
            </w:rPr>
          </w:pPr>
          <w:ins w:id="422" w:author="Deepak Bansal (AZURE)" w:date="2012-08-25T05:41:00Z">
            <w:del w:id="423" w:author="Thomas Dietz" w:date="2012-09-11T17:11:00Z">
              <w:r w:rsidRPr="008E59C3" w:rsidDel="00101282">
                <w:rPr>
                  <w:rStyle w:val="Hyperlink"/>
                  <w:noProof/>
                </w:rPr>
                <w:delText>8.1.2</w:delText>
              </w:r>
              <w:r w:rsidDel="00101282">
                <w:rPr>
                  <w:rFonts w:eastAsiaTheme="minorEastAsia"/>
                  <w:noProof/>
                </w:rPr>
                <w:tab/>
              </w:r>
              <w:r w:rsidRPr="008E59C3" w:rsidDel="00101282">
                <w:rPr>
                  <w:rStyle w:val="Hyperlink"/>
                  <w:noProof/>
                </w:rPr>
                <w:delText>XML Schema</w:delText>
              </w:r>
              <w:r w:rsidDel="00101282">
                <w:rPr>
                  <w:noProof/>
                  <w:webHidden/>
                </w:rPr>
                <w:tab/>
                <w:delText>17</w:delText>
              </w:r>
            </w:del>
          </w:ins>
        </w:p>
        <w:p w14:paraId="4E4D67A2" w14:textId="77777777" w:rsidR="008F73C6" w:rsidDel="00101282" w:rsidRDefault="008F73C6">
          <w:pPr>
            <w:pStyle w:val="TOC3"/>
            <w:tabs>
              <w:tab w:val="left" w:pos="1320"/>
              <w:tab w:val="right" w:leader="dot" w:pos="9350"/>
            </w:tabs>
            <w:rPr>
              <w:ins w:id="424" w:author="Deepak Bansal (AZURE)" w:date="2012-08-25T05:41:00Z"/>
              <w:del w:id="425" w:author="Thomas Dietz" w:date="2012-09-11T17:11:00Z"/>
              <w:rFonts w:eastAsiaTheme="minorEastAsia"/>
              <w:noProof/>
            </w:rPr>
          </w:pPr>
          <w:ins w:id="426" w:author="Deepak Bansal (AZURE)" w:date="2012-08-25T05:41:00Z">
            <w:del w:id="427" w:author="Thomas Dietz" w:date="2012-09-11T17:11:00Z">
              <w:r w:rsidRPr="008E59C3" w:rsidDel="00101282">
                <w:rPr>
                  <w:rStyle w:val="Hyperlink"/>
                  <w:noProof/>
                </w:rPr>
                <w:delText>8.1.3</w:delText>
              </w:r>
              <w:r w:rsidDel="00101282">
                <w:rPr>
                  <w:rFonts w:eastAsiaTheme="minorEastAsia"/>
                  <w:noProof/>
                </w:rPr>
                <w:tab/>
              </w:r>
              <w:r w:rsidRPr="008E59C3" w:rsidDel="00101282">
                <w:rPr>
                  <w:rStyle w:val="Hyperlink"/>
                  <w:noProof/>
                </w:rPr>
                <w:delText>XML Example</w:delText>
              </w:r>
              <w:r w:rsidDel="00101282">
                <w:rPr>
                  <w:noProof/>
                  <w:webHidden/>
                </w:rPr>
                <w:tab/>
                <w:delText>21</w:delText>
              </w:r>
            </w:del>
          </w:ins>
        </w:p>
        <w:p w14:paraId="0A8D833A" w14:textId="77777777" w:rsidR="008F73C6" w:rsidDel="00101282" w:rsidRDefault="008F73C6">
          <w:pPr>
            <w:pStyle w:val="TOC2"/>
            <w:tabs>
              <w:tab w:val="left" w:pos="880"/>
              <w:tab w:val="right" w:leader="dot" w:pos="9350"/>
            </w:tabs>
            <w:rPr>
              <w:ins w:id="428" w:author="Deepak Bansal (AZURE)" w:date="2012-08-25T05:41:00Z"/>
              <w:del w:id="429" w:author="Thomas Dietz" w:date="2012-09-11T17:11:00Z"/>
              <w:rFonts w:eastAsiaTheme="minorEastAsia"/>
              <w:noProof/>
            </w:rPr>
          </w:pPr>
          <w:ins w:id="430" w:author="Deepak Bansal (AZURE)" w:date="2012-08-25T05:41:00Z">
            <w:del w:id="431" w:author="Thomas Dietz" w:date="2012-09-11T17:11:00Z">
              <w:r w:rsidRPr="008E59C3" w:rsidDel="00101282">
                <w:rPr>
                  <w:rStyle w:val="Hyperlink"/>
                  <w:noProof/>
                </w:rPr>
                <w:delText>8.2</w:delText>
              </w:r>
              <w:r w:rsidDel="00101282">
                <w:rPr>
                  <w:rFonts w:eastAsiaTheme="minorEastAsia"/>
                  <w:noProof/>
                </w:rPr>
                <w:tab/>
              </w:r>
              <w:r w:rsidRPr="008E59C3" w:rsidDel="00101282">
                <w:rPr>
                  <w:rStyle w:val="Hyperlink"/>
                  <w:noProof/>
                </w:rPr>
                <w:delText>OpenFlow Configuration Point</w:delText>
              </w:r>
              <w:r w:rsidDel="00101282">
                <w:rPr>
                  <w:noProof/>
                  <w:webHidden/>
                </w:rPr>
                <w:tab/>
                <w:delText>22</w:delText>
              </w:r>
            </w:del>
          </w:ins>
        </w:p>
        <w:p w14:paraId="71F00595" w14:textId="77777777" w:rsidR="008F73C6" w:rsidDel="00101282" w:rsidRDefault="008F73C6">
          <w:pPr>
            <w:pStyle w:val="TOC3"/>
            <w:tabs>
              <w:tab w:val="left" w:pos="1320"/>
              <w:tab w:val="right" w:leader="dot" w:pos="9350"/>
            </w:tabs>
            <w:rPr>
              <w:ins w:id="432" w:author="Deepak Bansal (AZURE)" w:date="2012-08-25T05:41:00Z"/>
              <w:del w:id="433" w:author="Thomas Dietz" w:date="2012-09-11T17:11:00Z"/>
              <w:rFonts w:eastAsiaTheme="minorEastAsia"/>
              <w:noProof/>
            </w:rPr>
          </w:pPr>
          <w:ins w:id="434" w:author="Deepak Bansal (AZURE)" w:date="2012-08-25T05:41:00Z">
            <w:del w:id="435" w:author="Thomas Dietz" w:date="2012-09-11T17:11:00Z">
              <w:r w:rsidRPr="008E59C3" w:rsidDel="00101282">
                <w:rPr>
                  <w:rStyle w:val="Hyperlink"/>
                  <w:noProof/>
                </w:rPr>
                <w:delText>8.2.1</w:delText>
              </w:r>
              <w:r w:rsidDel="00101282">
                <w:rPr>
                  <w:rFonts w:eastAsiaTheme="minorEastAsia"/>
                  <w:noProof/>
                </w:rPr>
                <w:tab/>
              </w:r>
              <w:r w:rsidRPr="008E59C3" w:rsidDel="00101282">
                <w:rPr>
                  <w:rStyle w:val="Hyperlink"/>
                  <w:noProof/>
                </w:rPr>
                <w:delText>UML Diagram</w:delText>
              </w:r>
              <w:r w:rsidDel="00101282">
                <w:rPr>
                  <w:noProof/>
                  <w:webHidden/>
                </w:rPr>
                <w:tab/>
                <w:delText>22</w:delText>
              </w:r>
            </w:del>
          </w:ins>
        </w:p>
        <w:p w14:paraId="20132A34" w14:textId="77777777" w:rsidR="008F73C6" w:rsidDel="00101282" w:rsidRDefault="008F73C6">
          <w:pPr>
            <w:pStyle w:val="TOC3"/>
            <w:tabs>
              <w:tab w:val="left" w:pos="1320"/>
              <w:tab w:val="right" w:leader="dot" w:pos="9350"/>
            </w:tabs>
            <w:rPr>
              <w:ins w:id="436" w:author="Deepak Bansal (AZURE)" w:date="2012-08-25T05:41:00Z"/>
              <w:del w:id="437" w:author="Thomas Dietz" w:date="2012-09-11T17:11:00Z"/>
              <w:rFonts w:eastAsiaTheme="minorEastAsia"/>
              <w:noProof/>
            </w:rPr>
          </w:pPr>
          <w:ins w:id="438" w:author="Deepak Bansal (AZURE)" w:date="2012-08-25T05:41:00Z">
            <w:del w:id="439" w:author="Thomas Dietz" w:date="2012-09-11T17:11:00Z">
              <w:r w:rsidRPr="008E59C3" w:rsidDel="00101282">
                <w:rPr>
                  <w:rStyle w:val="Hyperlink"/>
                  <w:noProof/>
                </w:rPr>
                <w:delText>8.2.2</w:delText>
              </w:r>
              <w:r w:rsidDel="00101282">
                <w:rPr>
                  <w:rFonts w:eastAsiaTheme="minorEastAsia"/>
                  <w:noProof/>
                </w:rPr>
                <w:tab/>
              </w:r>
              <w:r w:rsidRPr="008E59C3" w:rsidDel="00101282">
                <w:rPr>
                  <w:rStyle w:val="Hyperlink"/>
                  <w:noProof/>
                </w:rPr>
                <w:delText>XML Schema</w:delText>
              </w:r>
              <w:r w:rsidDel="00101282">
                <w:rPr>
                  <w:noProof/>
                  <w:webHidden/>
                </w:rPr>
                <w:tab/>
                <w:delText>22</w:delText>
              </w:r>
            </w:del>
          </w:ins>
        </w:p>
        <w:p w14:paraId="1A46D726" w14:textId="77777777" w:rsidR="008F73C6" w:rsidDel="00101282" w:rsidRDefault="008F73C6">
          <w:pPr>
            <w:pStyle w:val="TOC3"/>
            <w:tabs>
              <w:tab w:val="left" w:pos="1320"/>
              <w:tab w:val="right" w:leader="dot" w:pos="9350"/>
            </w:tabs>
            <w:rPr>
              <w:ins w:id="440" w:author="Deepak Bansal (AZURE)" w:date="2012-08-25T05:41:00Z"/>
              <w:del w:id="441" w:author="Thomas Dietz" w:date="2012-09-11T17:11:00Z"/>
              <w:rFonts w:eastAsiaTheme="minorEastAsia"/>
              <w:noProof/>
            </w:rPr>
          </w:pPr>
          <w:ins w:id="442" w:author="Deepak Bansal (AZURE)" w:date="2012-08-25T05:41:00Z">
            <w:del w:id="443" w:author="Thomas Dietz" w:date="2012-09-11T17:11:00Z">
              <w:r w:rsidRPr="008E59C3" w:rsidDel="00101282">
                <w:rPr>
                  <w:rStyle w:val="Hyperlink"/>
                  <w:noProof/>
                </w:rPr>
                <w:delText>8.2.3</w:delText>
              </w:r>
              <w:r w:rsidDel="00101282">
                <w:rPr>
                  <w:rFonts w:eastAsiaTheme="minorEastAsia"/>
                  <w:noProof/>
                </w:rPr>
                <w:tab/>
              </w:r>
              <w:r w:rsidRPr="008E59C3" w:rsidDel="00101282">
                <w:rPr>
                  <w:rStyle w:val="Hyperlink"/>
                  <w:noProof/>
                </w:rPr>
                <w:delText>XML Example</w:delText>
              </w:r>
              <w:r w:rsidDel="00101282">
                <w:rPr>
                  <w:noProof/>
                  <w:webHidden/>
                </w:rPr>
                <w:tab/>
                <w:delText>24</w:delText>
              </w:r>
            </w:del>
          </w:ins>
        </w:p>
        <w:p w14:paraId="2AB88082" w14:textId="77777777" w:rsidR="008F73C6" w:rsidDel="00101282" w:rsidRDefault="008F73C6">
          <w:pPr>
            <w:pStyle w:val="TOC2"/>
            <w:tabs>
              <w:tab w:val="left" w:pos="880"/>
              <w:tab w:val="right" w:leader="dot" w:pos="9350"/>
            </w:tabs>
            <w:rPr>
              <w:ins w:id="444" w:author="Deepak Bansal (AZURE)" w:date="2012-08-25T05:41:00Z"/>
              <w:del w:id="445" w:author="Thomas Dietz" w:date="2012-09-11T17:11:00Z"/>
              <w:rFonts w:eastAsiaTheme="minorEastAsia"/>
              <w:noProof/>
            </w:rPr>
          </w:pPr>
          <w:ins w:id="446" w:author="Deepak Bansal (AZURE)" w:date="2012-08-25T05:41:00Z">
            <w:del w:id="447" w:author="Thomas Dietz" w:date="2012-09-11T17:11:00Z">
              <w:r w:rsidRPr="008E59C3" w:rsidDel="00101282">
                <w:rPr>
                  <w:rStyle w:val="Hyperlink"/>
                  <w:noProof/>
                </w:rPr>
                <w:delText>8.3</w:delText>
              </w:r>
              <w:r w:rsidDel="00101282">
                <w:rPr>
                  <w:rFonts w:eastAsiaTheme="minorEastAsia"/>
                  <w:noProof/>
                </w:rPr>
                <w:tab/>
              </w:r>
              <w:r w:rsidRPr="008E59C3" w:rsidDel="00101282">
                <w:rPr>
                  <w:rStyle w:val="Hyperlink"/>
                  <w:noProof/>
                </w:rPr>
                <w:delText>OpenFlow Logical Switch</w:delText>
              </w:r>
              <w:r w:rsidDel="00101282">
                <w:rPr>
                  <w:noProof/>
                  <w:webHidden/>
                </w:rPr>
                <w:tab/>
                <w:delText>24</w:delText>
              </w:r>
            </w:del>
          </w:ins>
        </w:p>
        <w:p w14:paraId="0326BB72" w14:textId="77777777" w:rsidR="008F73C6" w:rsidDel="00101282" w:rsidRDefault="008F73C6">
          <w:pPr>
            <w:pStyle w:val="TOC3"/>
            <w:tabs>
              <w:tab w:val="left" w:pos="1320"/>
              <w:tab w:val="right" w:leader="dot" w:pos="9350"/>
            </w:tabs>
            <w:rPr>
              <w:ins w:id="448" w:author="Deepak Bansal (AZURE)" w:date="2012-08-25T05:41:00Z"/>
              <w:del w:id="449" w:author="Thomas Dietz" w:date="2012-09-11T17:11:00Z"/>
              <w:rFonts w:eastAsiaTheme="minorEastAsia"/>
              <w:noProof/>
            </w:rPr>
          </w:pPr>
          <w:ins w:id="450" w:author="Deepak Bansal (AZURE)" w:date="2012-08-25T05:41:00Z">
            <w:del w:id="451" w:author="Thomas Dietz" w:date="2012-09-11T17:11:00Z">
              <w:r w:rsidRPr="008E59C3" w:rsidDel="00101282">
                <w:rPr>
                  <w:rStyle w:val="Hyperlink"/>
                  <w:noProof/>
                </w:rPr>
                <w:delText>8.3.1</w:delText>
              </w:r>
              <w:r w:rsidDel="00101282">
                <w:rPr>
                  <w:rFonts w:eastAsiaTheme="minorEastAsia"/>
                  <w:noProof/>
                </w:rPr>
                <w:tab/>
              </w:r>
              <w:r w:rsidRPr="008E59C3" w:rsidDel="00101282">
                <w:rPr>
                  <w:rStyle w:val="Hyperlink"/>
                  <w:noProof/>
                </w:rPr>
                <w:delText>UML Diagram</w:delText>
              </w:r>
              <w:r w:rsidDel="00101282">
                <w:rPr>
                  <w:noProof/>
                  <w:webHidden/>
                </w:rPr>
                <w:tab/>
                <w:delText>25</w:delText>
              </w:r>
            </w:del>
          </w:ins>
        </w:p>
        <w:p w14:paraId="7FF1AB13" w14:textId="77777777" w:rsidR="008F73C6" w:rsidDel="00101282" w:rsidRDefault="008F73C6">
          <w:pPr>
            <w:pStyle w:val="TOC3"/>
            <w:tabs>
              <w:tab w:val="left" w:pos="1320"/>
              <w:tab w:val="right" w:leader="dot" w:pos="9350"/>
            </w:tabs>
            <w:rPr>
              <w:ins w:id="452" w:author="Deepak Bansal (AZURE)" w:date="2012-08-25T05:41:00Z"/>
              <w:del w:id="453" w:author="Thomas Dietz" w:date="2012-09-11T17:11:00Z"/>
              <w:rFonts w:eastAsiaTheme="minorEastAsia"/>
              <w:noProof/>
            </w:rPr>
          </w:pPr>
          <w:ins w:id="454" w:author="Deepak Bansal (AZURE)" w:date="2012-08-25T05:41:00Z">
            <w:del w:id="455" w:author="Thomas Dietz" w:date="2012-09-11T17:11:00Z">
              <w:r w:rsidRPr="008E59C3" w:rsidDel="00101282">
                <w:rPr>
                  <w:rStyle w:val="Hyperlink"/>
                  <w:noProof/>
                </w:rPr>
                <w:delText>8.3.2</w:delText>
              </w:r>
              <w:r w:rsidDel="00101282">
                <w:rPr>
                  <w:rFonts w:eastAsiaTheme="minorEastAsia"/>
                  <w:noProof/>
                </w:rPr>
                <w:tab/>
              </w:r>
              <w:r w:rsidRPr="008E59C3" w:rsidDel="00101282">
                <w:rPr>
                  <w:rStyle w:val="Hyperlink"/>
                  <w:noProof/>
                </w:rPr>
                <w:delText>XML Schema</w:delText>
              </w:r>
              <w:r w:rsidDel="00101282">
                <w:rPr>
                  <w:noProof/>
                  <w:webHidden/>
                </w:rPr>
                <w:tab/>
                <w:delText>25</w:delText>
              </w:r>
            </w:del>
          </w:ins>
        </w:p>
        <w:p w14:paraId="753CED9D" w14:textId="77777777" w:rsidR="008F73C6" w:rsidDel="00101282" w:rsidRDefault="008F73C6">
          <w:pPr>
            <w:pStyle w:val="TOC3"/>
            <w:tabs>
              <w:tab w:val="left" w:pos="1320"/>
              <w:tab w:val="right" w:leader="dot" w:pos="9350"/>
            </w:tabs>
            <w:rPr>
              <w:ins w:id="456" w:author="Deepak Bansal (AZURE)" w:date="2012-08-25T05:41:00Z"/>
              <w:del w:id="457" w:author="Thomas Dietz" w:date="2012-09-11T17:11:00Z"/>
              <w:rFonts w:eastAsiaTheme="minorEastAsia"/>
              <w:noProof/>
            </w:rPr>
          </w:pPr>
          <w:ins w:id="458" w:author="Deepak Bansal (AZURE)" w:date="2012-08-25T05:41:00Z">
            <w:del w:id="459" w:author="Thomas Dietz" w:date="2012-09-11T17:11:00Z">
              <w:r w:rsidRPr="008E59C3" w:rsidDel="00101282">
                <w:rPr>
                  <w:rStyle w:val="Hyperlink"/>
                  <w:noProof/>
                </w:rPr>
                <w:delText>8.3.3</w:delText>
              </w:r>
              <w:r w:rsidDel="00101282">
                <w:rPr>
                  <w:rFonts w:eastAsiaTheme="minorEastAsia"/>
                  <w:noProof/>
                </w:rPr>
                <w:tab/>
              </w:r>
              <w:r w:rsidRPr="008E59C3" w:rsidDel="00101282">
                <w:rPr>
                  <w:rStyle w:val="Hyperlink"/>
                  <w:noProof/>
                </w:rPr>
                <w:delText>XML Example</w:delText>
              </w:r>
              <w:r w:rsidDel="00101282">
                <w:rPr>
                  <w:noProof/>
                  <w:webHidden/>
                </w:rPr>
                <w:tab/>
                <w:delText>31</w:delText>
              </w:r>
            </w:del>
          </w:ins>
        </w:p>
        <w:p w14:paraId="3D749E97" w14:textId="77777777" w:rsidR="008F73C6" w:rsidDel="00101282" w:rsidRDefault="008F73C6">
          <w:pPr>
            <w:pStyle w:val="TOC2"/>
            <w:tabs>
              <w:tab w:val="left" w:pos="880"/>
              <w:tab w:val="right" w:leader="dot" w:pos="9350"/>
            </w:tabs>
            <w:rPr>
              <w:ins w:id="460" w:author="Deepak Bansal (AZURE)" w:date="2012-08-25T05:41:00Z"/>
              <w:del w:id="461" w:author="Thomas Dietz" w:date="2012-09-11T17:11:00Z"/>
              <w:rFonts w:eastAsiaTheme="minorEastAsia"/>
              <w:noProof/>
            </w:rPr>
          </w:pPr>
          <w:ins w:id="462" w:author="Deepak Bansal (AZURE)" w:date="2012-08-25T05:41:00Z">
            <w:del w:id="463" w:author="Thomas Dietz" w:date="2012-09-11T17:11:00Z">
              <w:r w:rsidRPr="008E59C3" w:rsidDel="00101282">
                <w:rPr>
                  <w:rStyle w:val="Hyperlink"/>
                  <w:noProof/>
                </w:rPr>
                <w:delText>8.4</w:delText>
              </w:r>
              <w:r w:rsidDel="00101282">
                <w:rPr>
                  <w:rFonts w:eastAsiaTheme="minorEastAsia"/>
                  <w:noProof/>
                </w:rPr>
                <w:tab/>
              </w:r>
              <w:r w:rsidRPr="008E59C3" w:rsidDel="00101282">
                <w:rPr>
                  <w:rStyle w:val="Hyperlink"/>
                  <w:noProof/>
                </w:rPr>
                <w:delText>Logical Switch Capabilities</w:delText>
              </w:r>
              <w:r w:rsidDel="00101282">
                <w:rPr>
                  <w:noProof/>
                  <w:webHidden/>
                </w:rPr>
                <w:tab/>
                <w:delText>32</w:delText>
              </w:r>
            </w:del>
          </w:ins>
        </w:p>
        <w:p w14:paraId="3DF4D8C1" w14:textId="77777777" w:rsidR="008F73C6" w:rsidDel="00101282" w:rsidRDefault="008F73C6">
          <w:pPr>
            <w:pStyle w:val="TOC3"/>
            <w:tabs>
              <w:tab w:val="left" w:pos="1320"/>
              <w:tab w:val="right" w:leader="dot" w:pos="9350"/>
            </w:tabs>
            <w:rPr>
              <w:ins w:id="464" w:author="Deepak Bansal (AZURE)" w:date="2012-08-25T05:41:00Z"/>
              <w:del w:id="465" w:author="Thomas Dietz" w:date="2012-09-11T17:11:00Z"/>
              <w:rFonts w:eastAsiaTheme="minorEastAsia"/>
              <w:noProof/>
            </w:rPr>
          </w:pPr>
          <w:ins w:id="466" w:author="Deepak Bansal (AZURE)" w:date="2012-08-25T05:41:00Z">
            <w:del w:id="467" w:author="Thomas Dietz" w:date="2012-09-11T17:11:00Z">
              <w:r w:rsidRPr="008E59C3" w:rsidDel="00101282">
                <w:rPr>
                  <w:rStyle w:val="Hyperlink"/>
                  <w:noProof/>
                </w:rPr>
                <w:delText>8.4.1</w:delText>
              </w:r>
              <w:r w:rsidDel="00101282">
                <w:rPr>
                  <w:rFonts w:eastAsiaTheme="minorEastAsia"/>
                  <w:noProof/>
                </w:rPr>
                <w:tab/>
              </w:r>
              <w:r w:rsidRPr="008E59C3" w:rsidDel="00101282">
                <w:rPr>
                  <w:rStyle w:val="Hyperlink"/>
                  <w:noProof/>
                </w:rPr>
                <w:delText>UML Diagram</w:delText>
              </w:r>
              <w:r w:rsidDel="00101282">
                <w:rPr>
                  <w:noProof/>
                  <w:webHidden/>
                </w:rPr>
                <w:tab/>
                <w:delText>32</w:delText>
              </w:r>
            </w:del>
          </w:ins>
        </w:p>
        <w:p w14:paraId="752C2C0B" w14:textId="77777777" w:rsidR="008F73C6" w:rsidDel="00101282" w:rsidRDefault="008F73C6">
          <w:pPr>
            <w:pStyle w:val="TOC3"/>
            <w:tabs>
              <w:tab w:val="left" w:pos="1320"/>
              <w:tab w:val="right" w:leader="dot" w:pos="9350"/>
            </w:tabs>
            <w:rPr>
              <w:ins w:id="468" w:author="Deepak Bansal (AZURE)" w:date="2012-08-25T05:41:00Z"/>
              <w:del w:id="469" w:author="Thomas Dietz" w:date="2012-09-11T17:11:00Z"/>
              <w:rFonts w:eastAsiaTheme="minorEastAsia"/>
              <w:noProof/>
            </w:rPr>
          </w:pPr>
          <w:ins w:id="470" w:author="Deepak Bansal (AZURE)" w:date="2012-08-25T05:41:00Z">
            <w:del w:id="471" w:author="Thomas Dietz" w:date="2012-09-11T17:11:00Z">
              <w:r w:rsidRPr="008E59C3" w:rsidDel="00101282">
                <w:rPr>
                  <w:rStyle w:val="Hyperlink"/>
                  <w:noProof/>
                </w:rPr>
                <w:delText>8.4.2</w:delText>
              </w:r>
              <w:r w:rsidDel="00101282">
                <w:rPr>
                  <w:rFonts w:eastAsiaTheme="minorEastAsia"/>
                  <w:noProof/>
                </w:rPr>
                <w:tab/>
              </w:r>
              <w:r w:rsidRPr="008E59C3" w:rsidDel="00101282">
                <w:rPr>
                  <w:rStyle w:val="Hyperlink"/>
                  <w:noProof/>
                </w:rPr>
                <w:delText>XML Schema</w:delText>
              </w:r>
              <w:r w:rsidDel="00101282">
                <w:rPr>
                  <w:noProof/>
                  <w:webHidden/>
                </w:rPr>
                <w:tab/>
                <w:delText>32</w:delText>
              </w:r>
            </w:del>
          </w:ins>
        </w:p>
        <w:p w14:paraId="3AA28A39" w14:textId="77777777" w:rsidR="008F73C6" w:rsidDel="00101282" w:rsidRDefault="008F73C6">
          <w:pPr>
            <w:pStyle w:val="TOC3"/>
            <w:tabs>
              <w:tab w:val="left" w:pos="1320"/>
              <w:tab w:val="right" w:leader="dot" w:pos="9350"/>
            </w:tabs>
            <w:rPr>
              <w:ins w:id="472" w:author="Deepak Bansal (AZURE)" w:date="2012-08-25T05:41:00Z"/>
              <w:del w:id="473" w:author="Thomas Dietz" w:date="2012-09-11T17:11:00Z"/>
              <w:rFonts w:eastAsiaTheme="minorEastAsia"/>
              <w:noProof/>
            </w:rPr>
          </w:pPr>
          <w:ins w:id="474" w:author="Deepak Bansal (AZURE)" w:date="2012-08-25T05:41:00Z">
            <w:del w:id="475" w:author="Thomas Dietz" w:date="2012-09-11T17:11:00Z">
              <w:r w:rsidRPr="008E59C3" w:rsidDel="00101282">
                <w:rPr>
                  <w:rStyle w:val="Hyperlink"/>
                  <w:noProof/>
                </w:rPr>
                <w:delText>8.4.3</w:delText>
              </w:r>
              <w:r w:rsidDel="00101282">
                <w:rPr>
                  <w:rFonts w:eastAsiaTheme="minorEastAsia"/>
                  <w:noProof/>
                </w:rPr>
                <w:tab/>
              </w:r>
              <w:r w:rsidRPr="008E59C3" w:rsidDel="00101282">
                <w:rPr>
                  <w:rStyle w:val="Hyperlink"/>
                  <w:noProof/>
                </w:rPr>
                <w:delText>XML Example</w:delText>
              </w:r>
              <w:r w:rsidDel="00101282">
                <w:rPr>
                  <w:noProof/>
                  <w:webHidden/>
                </w:rPr>
                <w:tab/>
                <w:delText>37</w:delText>
              </w:r>
            </w:del>
          </w:ins>
        </w:p>
        <w:p w14:paraId="089D79A9" w14:textId="77777777" w:rsidR="008F73C6" w:rsidDel="00101282" w:rsidRDefault="008F73C6">
          <w:pPr>
            <w:pStyle w:val="TOC2"/>
            <w:tabs>
              <w:tab w:val="left" w:pos="880"/>
              <w:tab w:val="right" w:leader="dot" w:pos="9350"/>
            </w:tabs>
            <w:rPr>
              <w:ins w:id="476" w:author="Deepak Bansal (AZURE)" w:date="2012-08-25T05:41:00Z"/>
              <w:del w:id="477" w:author="Thomas Dietz" w:date="2012-09-11T17:11:00Z"/>
              <w:rFonts w:eastAsiaTheme="minorEastAsia"/>
              <w:noProof/>
            </w:rPr>
          </w:pPr>
          <w:ins w:id="478" w:author="Deepak Bansal (AZURE)" w:date="2012-08-25T05:41:00Z">
            <w:del w:id="479" w:author="Thomas Dietz" w:date="2012-09-11T17:11:00Z">
              <w:r w:rsidRPr="008E59C3" w:rsidDel="00101282">
                <w:rPr>
                  <w:rStyle w:val="Hyperlink"/>
                  <w:noProof/>
                </w:rPr>
                <w:delText>8.5</w:delText>
              </w:r>
              <w:r w:rsidDel="00101282">
                <w:rPr>
                  <w:rFonts w:eastAsiaTheme="minorEastAsia"/>
                  <w:noProof/>
                </w:rPr>
                <w:tab/>
              </w:r>
              <w:r w:rsidRPr="008E59C3" w:rsidDel="00101282">
                <w:rPr>
                  <w:rStyle w:val="Hyperlink"/>
                  <w:noProof/>
                </w:rPr>
                <w:delText>OpenFlow Controller</w:delText>
              </w:r>
              <w:r w:rsidDel="00101282">
                <w:rPr>
                  <w:noProof/>
                  <w:webHidden/>
                </w:rPr>
                <w:tab/>
                <w:delText>37</w:delText>
              </w:r>
            </w:del>
          </w:ins>
        </w:p>
        <w:p w14:paraId="1C5110C7" w14:textId="77777777" w:rsidR="008F73C6" w:rsidDel="00101282" w:rsidRDefault="008F73C6">
          <w:pPr>
            <w:pStyle w:val="TOC3"/>
            <w:tabs>
              <w:tab w:val="left" w:pos="1320"/>
              <w:tab w:val="right" w:leader="dot" w:pos="9350"/>
            </w:tabs>
            <w:rPr>
              <w:ins w:id="480" w:author="Deepak Bansal (AZURE)" w:date="2012-08-25T05:41:00Z"/>
              <w:del w:id="481" w:author="Thomas Dietz" w:date="2012-09-11T17:11:00Z"/>
              <w:rFonts w:eastAsiaTheme="minorEastAsia"/>
              <w:noProof/>
            </w:rPr>
          </w:pPr>
          <w:ins w:id="482" w:author="Deepak Bansal (AZURE)" w:date="2012-08-25T05:41:00Z">
            <w:del w:id="483" w:author="Thomas Dietz" w:date="2012-09-11T17:11:00Z">
              <w:r w:rsidRPr="008E59C3" w:rsidDel="00101282">
                <w:rPr>
                  <w:rStyle w:val="Hyperlink"/>
                  <w:noProof/>
                </w:rPr>
                <w:delText>8.5.1</w:delText>
              </w:r>
              <w:r w:rsidDel="00101282">
                <w:rPr>
                  <w:rFonts w:eastAsiaTheme="minorEastAsia"/>
                  <w:noProof/>
                </w:rPr>
                <w:tab/>
              </w:r>
              <w:r w:rsidRPr="008E59C3" w:rsidDel="00101282">
                <w:rPr>
                  <w:rStyle w:val="Hyperlink"/>
                  <w:noProof/>
                </w:rPr>
                <w:delText>UML Diagram</w:delText>
              </w:r>
              <w:r w:rsidDel="00101282">
                <w:rPr>
                  <w:noProof/>
                  <w:webHidden/>
                </w:rPr>
                <w:tab/>
                <w:delText>38</w:delText>
              </w:r>
            </w:del>
          </w:ins>
        </w:p>
        <w:p w14:paraId="6CFD6799" w14:textId="77777777" w:rsidR="008F73C6" w:rsidDel="00101282" w:rsidRDefault="008F73C6">
          <w:pPr>
            <w:pStyle w:val="TOC3"/>
            <w:tabs>
              <w:tab w:val="left" w:pos="1320"/>
              <w:tab w:val="right" w:leader="dot" w:pos="9350"/>
            </w:tabs>
            <w:rPr>
              <w:ins w:id="484" w:author="Deepak Bansal (AZURE)" w:date="2012-08-25T05:41:00Z"/>
              <w:del w:id="485" w:author="Thomas Dietz" w:date="2012-09-11T17:11:00Z"/>
              <w:rFonts w:eastAsiaTheme="minorEastAsia"/>
              <w:noProof/>
            </w:rPr>
          </w:pPr>
          <w:ins w:id="486" w:author="Deepak Bansal (AZURE)" w:date="2012-08-25T05:41:00Z">
            <w:del w:id="487" w:author="Thomas Dietz" w:date="2012-09-11T17:11:00Z">
              <w:r w:rsidRPr="008E59C3" w:rsidDel="00101282">
                <w:rPr>
                  <w:rStyle w:val="Hyperlink"/>
                  <w:noProof/>
                </w:rPr>
                <w:delText>8.5.2</w:delText>
              </w:r>
              <w:r w:rsidDel="00101282">
                <w:rPr>
                  <w:rFonts w:eastAsiaTheme="minorEastAsia"/>
                  <w:noProof/>
                </w:rPr>
                <w:tab/>
              </w:r>
              <w:r w:rsidRPr="008E59C3" w:rsidDel="00101282">
                <w:rPr>
                  <w:rStyle w:val="Hyperlink"/>
                  <w:noProof/>
                </w:rPr>
                <w:delText>XML Schema</w:delText>
              </w:r>
              <w:r w:rsidDel="00101282">
                <w:rPr>
                  <w:noProof/>
                  <w:webHidden/>
                </w:rPr>
                <w:tab/>
                <w:delText>39</w:delText>
              </w:r>
            </w:del>
          </w:ins>
        </w:p>
        <w:p w14:paraId="507C5975" w14:textId="77777777" w:rsidR="008F73C6" w:rsidDel="00101282" w:rsidRDefault="008F73C6">
          <w:pPr>
            <w:pStyle w:val="TOC3"/>
            <w:tabs>
              <w:tab w:val="left" w:pos="1320"/>
              <w:tab w:val="right" w:leader="dot" w:pos="9350"/>
            </w:tabs>
            <w:rPr>
              <w:ins w:id="488" w:author="Deepak Bansal (AZURE)" w:date="2012-08-25T05:41:00Z"/>
              <w:del w:id="489" w:author="Thomas Dietz" w:date="2012-09-11T17:11:00Z"/>
              <w:rFonts w:eastAsiaTheme="minorEastAsia"/>
              <w:noProof/>
            </w:rPr>
          </w:pPr>
          <w:ins w:id="490" w:author="Deepak Bansal (AZURE)" w:date="2012-08-25T05:41:00Z">
            <w:del w:id="491" w:author="Thomas Dietz" w:date="2012-09-11T17:11:00Z">
              <w:r w:rsidRPr="008E59C3" w:rsidDel="00101282">
                <w:rPr>
                  <w:rStyle w:val="Hyperlink"/>
                  <w:noProof/>
                </w:rPr>
                <w:delText>8.5.3</w:delText>
              </w:r>
              <w:r w:rsidDel="00101282">
                <w:rPr>
                  <w:rFonts w:eastAsiaTheme="minorEastAsia"/>
                  <w:noProof/>
                </w:rPr>
                <w:tab/>
              </w:r>
              <w:r w:rsidRPr="008E59C3" w:rsidDel="00101282">
                <w:rPr>
                  <w:rStyle w:val="Hyperlink"/>
                  <w:noProof/>
                </w:rPr>
                <w:delText>XML Example</w:delText>
              </w:r>
              <w:r w:rsidDel="00101282">
                <w:rPr>
                  <w:noProof/>
                  <w:webHidden/>
                </w:rPr>
                <w:tab/>
                <w:delText>44</w:delText>
              </w:r>
            </w:del>
          </w:ins>
        </w:p>
        <w:p w14:paraId="4D80C787" w14:textId="77777777" w:rsidR="008F73C6" w:rsidDel="00101282" w:rsidRDefault="008F73C6">
          <w:pPr>
            <w:pStyle w:val="TOC2"/>
            <w:tabs>
              <w:tab w:val="left" w:pos="880"/>
              <w:tab w:val="right" w:leader="dot" w:pos="9350"/>
            </w:tabs>
            <w:rPr>
              <w:ins w:id="492" w:author="Deepak Bansal (AZURE)" w:date="2012-08-25T05:41:00Z"/>
              <w:del w:id="493" w:author="Thomas Dietz" w:date="2012-09-11T17:11:00Z"/>
              <w:rFonts w:eastAsiaTheme="minorEastAsia"/>
              <w:noProof/>
            </w:rPr>
          </w:pPr>
          <w:ins w:id="494" w:author="Deepak Bansal (AZURE)" w:date="2012-08-25T05:41:00Z">
            <w:del w:id="495" w:author="Thomas Dietz" w:date="2012-09-11T17:11:00Z">
              <w:r w:rsidRPr="008E59C3" w:rsidDel="00101282">
                <w:rPr>
                  <w:rStyle w:val="Hyperlink"/>
                  <w:noProof/>
                </w:rPr>
                <w:delText>8.6</w:delText>
              </w:r>
              <w:r w:rsidDel="00101282">
                <w:rPr>
                  <w:rFonts w:eastAsiaTheme="minorEastAsia"/>
                  <w:noProof/>
                </w:rPr>
                <w:tab/>
              </w:r>
              <w:r w:rsidRPr="008E59C3" w:rsidDel="00101282">
                <w:rPr>
                  <w:rStyle w:val="Hyperlink"/>
                  <w:noProof/>
                </w:rPr>
                <w:delText>OpenFlow Resource</w:delText>
              </w:r>
              <w:r w:rsidDel="00101282">
                <w:rPr>
                  <w:noProof/>
                  <w:webHidden/>
                </w:rPr>
                <w:tab/>
                <w:delText>44</w:delText>
              </w:r>
            </w:del>
          </w:ins>
        </w:p>
        <w:p w14:paraId="607360B4" w14:textId="77777777" w:rsidR="008F73C6" w:rsidDel="00101282" w:rsidRDefault="008F73C6">
          <w:pPr>
            <w:pStyle w:val="TOC3"/>
            <w:tabs>
              <w:tab w:val="left" w:pos="1320"/>
              <w:tab w:val="right" w:leader="dot" w:pos="9350"/>
            </w:tabs>
            <w:rPr>
              <w:ins w:id="496" w:author="Deepak Bansal (AZURE)" w:date="2012-08-25T05:41:00Z"/>
              <w:del w:id="497" w:author="Thomas Dietz" w:date="2012-09-11T17:11:00Z"/>
              <w:rFonts w:eastAsiaTheme="minorEastAsia"/>
              <w:noProof/>
            </w:rPr>
          </w:pPr>
          <w:ins w:id="498" w:author="Deepak Bansal (AZURE)" w:date="2012-08-25T05:41:00Z">
            <w:del w:id="499" w:author="Thomas Dietz" w:date="2012-09-11T17:11:00Z">
              <w:r w:rsidRPr="008E59C3" w:rsidDel="00101282">
                <w:rPr>
                  <w:rStyle w:val="Hyperlink"/>
                  <w:noProof/>
                </w:rPr>
                <w:delText>8.6.1</w:delText>
              </w:r>
              <w:r w:rsidDel="00101282">
                <w:rPr>
                  <w:rFonts w:eastAsiaTheme="minorEastAsia"/>
                  <w:noProof/>
                </w:rPr>
                <w:tab/>
              </w:r>
              <w:r w:rsidRPr="008E59C3" w:rsidDel="00101282">
                <w:rPr>
                  <w:rStyle w:val="Hyperlink"/>
                  <w:noProof/>
                </w:rPr>
                <w:delText>UML Diagram</w:delText>
              </w:r>
              <w:r w:rsidDel="00101282">
                <w:rPr>
                  <w:noProof/>
                  <w:webHidden/>
                </w:rPr>
                <w:tab/>
                <w:delText>44</w:delText>
              </w:r>
            </w:del>
          </w:ins>
        </w:p>
        <w:p w14:paraId="4551D15A" w14:textId="77777777" w:rsidR="008F73C6" w:rsidDel="00101282" w:rsidRDefault="008F73C6">
          <w:pPr>
            <w:pStyle w:val="TOC3"/>
            <w:tabs>
              <w:tab w:val="left" w:pos="1320"/>
              <w:tab w:val="right" w:leader="dot" w:pos="9350"/>
            </w:tabs>
            <w:rPr>
              <w:ins w:id="500" w:author="Deepak Bansal (AZURE)" w:date="2012-08-25T05:41:00Z"/>
              <w:del w:id="501" w:author="Thomas Dietz" w:date="2012-09-11T17:11:00Z"/>
              <w:rFonts w:eastAsiaTheme="minorEastAsia"/>
              <w:noProof/>
            </w:rPr>
          </w:pPr>
          <w:ins w:id="502" w:author="Deepak Bansal (AZURE)" w:date="2012-08-25T05:41:00Z">
            <w:del w:id="503" w:author="Thomas Dietz" w:date="2012-09-11T17:11:00Z">
              <w:r w:rsidRPr="008E59C3" w:rsidDel="00101282">
                <w:rPr>
                  <w:rStyle w:val="Hyperlink"/>
                  <w:noProof/>
                </w:rPr>
                <w:delText>8.6.2</w:delText>
              </w:r>
              <w:r w:rsidDel="00101282">
                <w:rPr>
                  <w:rFonts w:eastAsiaTheme="minorEastAsia"/>
                  <w:noProof/>
                </w:rPr>
                <w:tab/>
              </w:r>
              <w:r w:rsidRPr="008E59C3" w:rsidDel="00101282">
                <w:rPr>
                  <w:rStyle w:val="Hyperlink"/>
                  <w:noProof/>
                </w:rPr>
                <w:delText>XML Schema</w:delText>
              </w:r>
              <w:r w:rsidDel="00101282">
                <w:rPr>
                  <w:noProof/>
                  <w:webHidden/>
                </w:rPr>
                <w:tab/>
                <w:delText>44</w:delText>
              </w:r>
            </w:del>
          </w:ins>
        </w:p>
        <w:p w14:paraId="6ED93C1D" w14:textId="77777777" w:rsidR="008F73C6" w:rsidDel="00101282" w:rsidRDefault="008F73C6">
          <w:pPr>
            <w:pStyle w:val="TOC3"/>
            <w:tabs>
              <w:tab w:val="left" w:pos="1320"/>
              <w:tab w:val="right" w:leader="dot" w:pos="9350"/>
            </w:tabs>
            <w:rPr>
              <w:ins w:id="504" w:author="Deepak Bansal (AZURE)" w:date="2012-08-25T05:41:00Z"/>
              <w:del w:id="505" w:author="Thomas Dietz" w:date="2012-09-11T17:11:00Z"/>
              <w:rFonts w:eastAsiaTheme="minorEastAsia"/>
              <w:noProof/>
            </w:rPr>
          </w:pPr>
          <w:ins w:id="506" w:author="Deepak Bansal (AZURE)" w:date="2012-08-25T05:41:00Z">
            <w:del w:id="507" w:author="Thomas Dietz" w:date="2012-09-11T17:11:00Z">
              <w:r w:rsidRPr="008E59C3" w:rsidDel="00101282">
                <w:rPr>
                  <w:rStyle w:val="Hyperlink"/>
                  <w:noProof/>
                </w:rPr>
                <w:delText>8.6.3</w:delText>
              </w:r>
              <w:r w:rsidDel="00101282">
                <w:rPr>
                  <w:rFonts w:eastAsiaTheme="minorEastAsia"/>
                  <w:noProof/>
                </w:rPr>
                <w:tab/>
              </w:r>
              <w:r w:rsidRPr="008E59C3" w:rsidDel="00101282">
                <w:rPr>
                  <w:rStyle w:val="Hyperlink"/>
                  <w:noProof/>
                </w:rPr>
                <w:delText>XML Example</w:delText>
              </w:r>
              <w:r w:rsidDel="00101282">
                <w:rPr>
                  <w:noProof/>
                  <w:webHidden/>
                </w:rPr>
                <w:tab/>
                <w:delText>45</w:delText>
              </w:r>
            </w:del>
          </w:ins>
        </w:p>
        <w:p w14:paraId="1EE41D3F" w14:textId="77777777" w:rsidR="008F73C6" w:rsidDel="00101282" w:rsidRDefault="008F73C6">
          <w:pPr>
            <w:pStyle w:val="TOC2"/>
            <w:tabs>
              <w:tab w:val="left" w:pos="880"/>
              <w:tab w:val="right" w:leader="dot" w:pos="9350"/>
            </w:tabs>
            <w:rPr>
              <w:ins w:id="508" w:author="Deepak Bansal (AZURE)" w:date="2012-08-25T05:41:00Z"/>
              <w:del w:id="509" w:author="Thomas Dietz" w:date="2012-09-11T17:11:00Z"/>
              <w:rFonts w:eastAsiaTheme="minorEastAsia"/>
              <w:noProof/>
            </w:rPr>
          </w:pPr>
          <w:ins w:id="510" w:author="Deepak Bansal (AZURE)" w:date="2012-08-25T05:41:00Z">
            <w:del w:id="511" w:author="Thomas Dietz" w:date="2012-09-11T17:11:00Z">
              <w:r w:rsidRPr="008E59C3" w:rsidDel="00101282">
                <w:rPr>
                  <w:rStyle w:val="Hyperlink"/>
                  <w:noProof/>
                </w:rPr>
                <w:delText>8.7</w:delText>
              </w:r>
              <w:r w:rsidDel="00101282">
                <w:rPr>
                  <w:rFonts w:eastAsiaTheme="minorEastAsia"/>
                  <w:noProof/>
                </w:rPr>
                <w:tab/>
              </w:r>
              <w:r w:rsidRPr="008E59C3" w:rsidDel="00101282">
                <w:rPr>
                  <w:rStyle w:val="Hyperlink"/>
                  <w:noProof/>
                </w:rPr>
                <w:delText>OpenFlow Port</w:delText>
              </w:r>
              <w:r w:rsidDel="00101282">
                <w:rPr>
                  <w:noProof/>
                  <w:webHidden/>
                </w:rPr>
                <w:tab/>
                <w:delText>45</w:delText>
              </w:r>
            </w:del>
          </w:ins>
        </w:p>
        <w:p w14:paraId="3042C557" w14:textId="77777777" w:rsidR="008F73C6" w:rsidDel="00101282" w:rsidRDefault="008F73C6">
          <w:pPr>
            <w:pStyle w:val="TOC3"/>
            <w:tabs>
              <w:tab w:val="left" w:pos="1320"/>
              <w:tab w:val="right" w:leader="dot" w:pos="9350"/>
            </w:tabs>
            <w:rPr>
              <w:ins w:id="512" w:author="Deepak Bansal (AZURE)" w:date="2012-08-25T05:41:00Z"/>
              <w:del w:id="513" w:author="Thomas Dietz" w:date="2012-09-11T17:11:00Z"/>
              <w:rFonts w:eastAsiaTheme="minorEastAsia"/>
              <w:noProof/>
            </w:rPr>
          </w:pPr>
          <w:ins w:id="514" w:author="Deepak Bansal (AZURE)" w:date="2012-08-25T05:41:00Z">
            <w:del w:id="515" w:author="Thomas Dietz" w:date="2012-09-11T17:11:00Z">
              <w:r w:rsidRPr="008E59C3" w:rsidDel="00101282">
                <w:rPr>
                  <w:rStyle w:val="Hyperlink"/>
                  <w:noProof/>
                </w:rPr>
                <w:delText>8.7.1</w:delText>
              </w:r>
              <w:r w:rsidDel="00101282">
                <w:rPr>
                  <w:rFonts w:eastAsiaTheme="minorEastAsia"/>
                  <w:noProof/>
                </w:rPr>
                <w:tab/>
              </w:r>
              <w:r w:rsidRPr="008E59C3" w:rsidDel="00101282">
                <w:rPr>
                  <w:rStyle w:val="Hyperlink"/>
                  <w:noProof/>
                </w:rPr>
                <w:delText>UML Diagram</w:delText>
              </w:r>
              <w:r w:rsidDel="00101282">
                <w:rPr>
                  <w:noProof/>
                  <w:webHidden/>
                </w:rPr>
                <w:tab/>
                <w:delText>46</w:delText>
              </w:r>
            </w:del>
          </w:ins>
        </w:p>
        <w:p w14:paraId="0C997114" w14:textId="77777777" w:rsidR="008F73C6" w:rsidDel="00101282" w:rsidRDefault="008F73C6">
          <w:pPr>
            <w:pStyle w:val="TOC3"/>
            <w:tabs>
              <w:tab w:val="left" w:pos="1320"/>
              <w:tab w:val="right" w:leader="dot" w:pos="9350"/>
            </w:tabs>
            <w:rPr>
              <w:ins w:id="516" w:author="Deepak Bansal (AZURE)" w:date="2012-08-25T05:41:00Z"/>
              <w:del w:id="517" w:author="Thomas Dietz" w:date="2012-09-11T17:11:00Z"/>
              <w:rFonts w:eastAsiaTheme="minorEastAsia"/>
              <w:noProof/>
            </w:rPr>
          </w:pPr>
          <w:ins w:id="518" w:author="Deepak Bansal (AZURE)" w:date="2012-08-25T05:41:00Z">
            <w:del w:id="519" w:author="Thomas Dietz" w:date="2012-09-11T17:11:00Z">
              <w:r w:rsidRPr="008E59C3" w:rsidDel="00101282">
                <w:rPr>
                  <w:rStyle w:val="Hyperlink"/>
                  <w:noProof/>
                </w:rPr>
                <w:delText>8.7.2</w:delText>
              </w:r>
              <w:r w:rsidDel="00101282">
                <w:rPr>
                  <w:rFonts w:eastAsiaTheme="minorEastAsia"/>
                  <w:noProof/>
                </w:rPr>
                <w:tab/>
              </w:r>
              <w:r w:rsidRPr="008E59C3" w:rsidDel="00101282">
                <w:rPr>
                  <w:rStyle w:val="Hyperlink"/>
                  <w:noProof/>
                </w:rPr>
                <w:delText>XML Schema</w:delText>
              </w:r>
              <w:r w:rsidDel="00101282">
                <w:rPr>
                  <w:noProof/>
                  <w:webHidden/>
                </w:rPr>
                <w:tab/>
                <w:delText>47</w:delText>
              </w:r>
            </w:del>
          </w:ins>
        </w:p>
        <w:p w14:paraId="7593B0E7" w14:textId="77777777" w:rsidR="008F73C6" w:rsidDel="00101282" w:rsidRDefault="008F73C6">
          <w:pPr>
            <w:pStyle w:val="TOC3"/>
            <w:tabs>
              <w:tab w:val="left" w:pos="1320"/>
              <w:tab w:val="right" w:leader="dot" w:pos="9350"/>
            </w:tabs>
            <w:rPr>
              <w:ins w:id="520" w:author="Deepak Bansal (AZURE)" w:date="2012-08-25T05:41:00Z"/>
              <w:del w:id="521" w:author="Thomas Dietz" w:date="2012-09-11T17:11:00Z"/>
              <w:rFonts w:eastAsiaTheme="minorEastAsia"/>
              <w:noProof/>
            </w:rPr>
          </w:pPr>
          <w:ins w:id="522" w:author="Deepak Bansal (AZURE)" w:date="2012-08-25T05:41:00Z">
            <w:del w:id="523" w:author="Thomas Dietz" w:date="2012-09-11T17:11:00Z">
              <w:r w:rsidRPr="008E59C3" w:rsidDel="00101282">
                <w:rPr>
                  <w:rStyle w:val="Hyperlink"/>
                  <w:noProof/>
                </w:rPr>
                <w:delText>8.7.3</w:delText>
              </w:r>
              <w:r w:rsidDel="00101282">
                <w:rPr>
                  <w:rFonts w:eastAsiaTheme="minorEastAsia"/>
                  <w:noProof/>
                </w:rPr>
                <w:tab/>
              </w:r>
              <w:r w:rsidRPr="008E59C3" w:rsidDel="00101282">
                <w:rPr>
                  <w:rStyle w:val="Hyperlink"/>
                  <w:noProof/>
                </w:rPr>
                <w:delText>XML Examples</w:delText>
              </w:r>
              <w:r w:rsidDel="00101282">
                <w:rPr>
                  <w:noProof/>
                  <w:webHidden/>
                </w:rPr>
                <w:tab/>
                <w:delText>58</w:delText>
              </w:r>
            </w:del>
          </w:ins>
        </w:p>
        <w:p w14:paraId="3DF6874D" w14:textId="77777777" w:rsidR="008F73C6" w:rsidDel="00101282" w:rsidRDefault="008F73C6">
          <w:pPr>
            <w:pStyle w:val="TOC2"/>
            <w:tabs>
              <w:tab w:val="left" w:pos="880"/>
              <w:tab w:val="right" w:leader="dot" w:pos="9350"/>
            </w:tabs>
            <w:rPr>
              <w:ins w:id="524" w:author="Deepak Bansal (AZURE)" w:date="2012-08-25T05:41:00Z"/>
              <w:del w:id="525" w:author="Thomas Dietz" w:date="2012-09-11T17:11:00Z"/>
              <w:rFonts w:eastAsiaTheme="minorEastAsia"/>
              <w:noProof/>
            </w:rPr>
          </w:pPr>
          <w:ins w:id="526" w:author="Deepak Bansal (AZURE)" w:date="2012-08-25T05:41:00Z">
            <w:del w:id="527" w:author="Thomas Dietz" w:date="2012-09-11T17:11:00Z">
              <w:r w:rsidRPr="008E59C3" w:rsidDel="00101282">
                <w:rPr>
                  <w:rStyle w:val="Hyperlink"/>
                  <w:noProof/>
                </w:rPr>
                <w:delText>8.8</w:delText>
              </w:r>
              <w:r w:rsidDel="00101282">
                <w:rPr>
                  <w:rFonts w:eastAsiaTheme="minorEastAsia"/>
                  <w:noProof/>
                </w:rPr>
                <w:tab/>
              </w:r>
              <w:r w:rsidRPr="008E59C3" w:rsidDel="00101282">
                <w:rPr>
                  <w:rStyle w:val="Hyperlink"/>
                  <w:noProof/>
                </w:rPr>
                <w:delText>OpenFlow Port Feature</w:delText>
              </w:r>
              <w:r w:rsidDel="00101282">
                <w:rPr>
                  <w:noProof/>
                  <w:webHidden/>
                </w:rPr>
                <w:tab/>
                <w:delText>60</w:delText>
              </w:r>
            </w:del>
          </w:ins>
        </w:p>
        <w:p w14:paraId="35B178B4" w14:textId="77777777" w:rsidR="008F73C6" w:rsidDel="00101282" w:rsidRDefault="008F73C6">
          <w:pPr>
            <w:pStyle w:val="TOC3"/>
            <w:tabs>
              <w:tab w:val="left" w:pos="1320"/>
              <w:tab w:val="right" w:leader="dot" w:pos="9350"/>
            </w:tabs>
            <w:rPr>
              <w:ins w:id="528" w:author="Deepak Bansal (AZURE)" w:date="2012-08-25T05:41:00Z"/>
              <w:del w:id="529" w:author="Thomas Dietz" w:date="2012-09-11T17:11:00Z"/>
              <w:rFonts w:eastAsiaTheme="minorEastAsia"/>
              <w:noProof/>
            </w:rPr>
          </w:pPr>
          <w:ins w:id="530" w:author="Deepak Bansal (AZURE)" w:date="2012-08-25T05:41:00Z">
            <w:del w:id="531" w:author="Thomas Dietz" w:date="2012-09-11T17:11:00Z">
              <w:r w:rsidRPr="008E59C3" w:rsidDel="00101282">
                <w:rPr>
                  <w:rStyle w:val="Hyperlink"/>
                  <w:noProof/>
                </w:rPr>
                <w:delText>8.8.1</w:delText>
              </w:r>
              <w:r w:rsidDel="00101282">
                <w:rPr>
                  <w:rFonts w:eastAsiaTheme="minorEastAsia"/>
                  <w:noProof/>
                </w:rPr>
                <w:tab/>
              </w:r>
              <w:r w:rsidRPr="008E59C3" w:rsidDel="00101282">
                <w:rPr>
                  <w:rStyle w:val="Hyperlink"/>
                  <w:noProof/>
                </w:rPr>
                <w:delText>UML Diagram</w:delText>
              </w:r>
              <w:r w:rsidDel="00101282">
                <w:rPr>
                  <w:noProof/>
                  <w:webHidden/>
                </w:rPr>
                <w:tab/>
                <w:delText>60</w:delText>
              </w:r>
            </w:del>
          </w:ins>
        </w:p>
        <w:p w14:paraId="74706229" w14:textId="77777777" w:rsidR="008F73C6" w:rsidDel="00101282" w:rsidRDefault="008F73C6">
          <w:pPr>
            <w:pStyle w:val="TOC3"/>
            <w:tabs>
              <w:tab w:val="left" w:pos="1320"/>
              <w:tab w:val="right" w:leader="dot" w:pos="9350"/>
            </w:tabs>
            <w:rPr>
              <w:ins w:id="532" w:author="Deepak Bansal (AZURE)" w:date="2012-08-25T05:41:00Z"/>
              <w:del w:id="533" w:author="Thomas Dietz" w:date="2012-09-11T17:11:00Z"/>
              <w:rFonts w:eastAsiaTheme="minorEastAsia"/>
              <w:noProof/>
            </w:rPr>
          </w:pPr>
          <w:ins w:id="534" w:author="Deepak Bansal (AZURE)" w:date="2012-08-25T05:41:00Z">
            <w:del w:id="535" w:author="Thomas Dietz" w:date="2012-09-11T17:11:00Z">
              <w:r w:rsidRPr="008E59C3" w:rsidDel="00101282">
                <w:rPr>
                  <w:rStyle w:val="Hyperlink"/>
                  <w:noProof/>
                </w:rPr>
                <w:delText>8.8.2</w:delText>
              </w:r>
              <w:r w:rsidDel="00101282">
                <w:rPr>
                  <w:rFonts w:eastAsiaTheme="minorEastAsia"/>
                  <w:noProof/>
                </w:rPr>
                <w:tab/>
              </w:r>
              <w:r w:rsidRPr="008E59C3" w:rsidDel="00101282">
                <w:rPr>
                  <w:rStyle w:val="Hyperlink"/>
                  <w:noProof/>
                </w:rPr>
                <w:delText>XML Schema</w:delText>
              </w:r>
              <w:r w:rsidDel="00101282">
                <w:rPr>
                  <w:noProof/>
                  <w:webHidden/>
                </w:rPr>
                <w:tab/>
                <w:delText>60</w:delText>
              </w:r>
            </w:del>
          </w:ins>
        </w:p>
        <w:p w14:paraId="1672B7C2" w14:textId="77777777" w:rsidR="008F73C6" w:rsidDel="00101282" w:rsidRDefault="008F73C6">
          <w:pPr>
            <w:pStyle w:val="TOC3"/>
            <w:tabs>
              <w:tab w:val="left" w:pos="1320"/>
              <w:tab w:val="right" w:leader="dot" w:pos="9350"/>
            </w:tabs>
            <w:rPr>
              <w:ins w:id="536" w:author="Deepak Bansal (AZURE)" w:date="2012-08-25T05:41:00Z"/>
              <w:del w:id="537" w:author="Thomas Dietz" w:date="2012-09-11T17:11:00Z"/>
              <w:rFonts w:eastAsiaTheme="minorEastAsia"/>
              <w:noProof/>
            </w:rPr>
          </w:pPr>
          <w:ins w:id="538" w:author="Deepak Bansal (AZURE)" w:date="2012-08-25T05:41:00Z">
            <w:del w:id="539" w:author="Thomas Dietz" w:date="2012-09-11T17:11:00Z">
              <w:r w:rsidRPr="008E59C3" w:rsidDel="00101282">
                <w:rPr>
                  <w:rStyle w:val="Hyperlink"/>
                  <w:noProof/>
                </w:rPr>
                <w:delText>8.8.3</w:delText>
              </w:r>
              <w:r w:rsidDel="00101282">
                <w:rPr>
                  <w:rFonts w:eastAsiaTheme="minorEastAsia"/>
                  <w:noProof/>
                </w:rPr>
                <w:tab/>
              </w:r>
              <w:r w:rsidRPr="008E59C3" w:rsidDel="00101282">
                <w:rPr>
                  <w:rStyle w:val="Hyperlink"/>
                  <w:noProof/>
                </w:rPr>
                <w:delText>XML Example</w:delText>
              </w:r>
              <w:r w:rsidDel="00101282">
                <w:rPr>
                  <w:noProof/>
                  <w:webHidden/>
                </w:rPr>
                <w:tab/>
                <w:delText>64</w:delText>
              </w:r>
            </w:del>
          </w:ins>
        </w:p>
        <w:p w14:paraId="4A004081" w14:textId="77777777" w:rsidR="008F73C6" w:rsidDel="00101282" w:rsidRDefault="008F73C6">
          <w:pPr>
            <w:pStyle w:val="TOC2"/>
            <w:tabs>
              <w:tab w:val="left" w:pos="880"/>
              <w:tab w:val="right" w:leader="dot" w:pos="9350"/>
            </w:tabs>
            <w:rPr>
              <w:ins w:id="540" w:author="Deepak Bansal (AZURE)" w:date="2012-08-25T05:41:00Z"/>
              <w:del w:id="541" w:author="Thomas Dietz" w:date="2012-09-11T17:11:00Z"/>
              <w:rFonts w:eastAsiaTheme="minorEastAsia"/>
              <w:noProof/>
            </w:rPr>
          </w:pPr>
          <w:ins w:id="542" w:author="Deepak Bansal (AZURE)" w:date="2012-08-25T05:41:00Z">
            <w:del w:id="543" w:author="Thomas Dietz" w:date="2012-09-11T17:11:00Z">
              <w:r w:rsidRPr="008E59C3" w:rsidDel="00101282">
                <w:rPr>
                  <w:rStyle w:val="Hyperlink"/>
                  <w:noProof/>
                </w:rPr>
                <w:delText>8.9</w:delText>
              </w:r>
              <w:r w:rsidDel="00101282">
                <w:rPr>
                  <w:rFonts w:eastAsiaTheme="minorEastAsia"/>
                  <w:noProof/>
                </w:rPr>
                <w:tab/>
              </w:r>
              <w:r w:rsidRPr="008E59C3" w:rsidDel="00101282">
                <w:rPr>
                  <w:rStyle w:val="Hyperlink"/>
                  <w:noProof/>
                </w:rPr>
                <w:delText>OpenFlow Queue</w:delText>
              </w:r>
              <w:r w:rsidDel="00101282">
                <w:rPr>
                  <w:noProof/>
                  <w:webHidden/>
                </w:rPr>
                <w:tab/>
                <w:delText>64</w:delText>
              </w:r>
            </w:del>
          </w:ins>
        </w:p>
        <w:p w14:paraId="06B76318" w14:textId="77777777" w:rsidR="008F73C6" w:rsidDel="00101282" w:rsidRDefault="008F73C6">
          <w:pPr>
            <w:pStyle w:val="TOC3"/>
            <w:tabs>
              <w:tab w:val="left" w:pos="1320"/>
              <w:tab w:val="right" w:leader="dot" w:pos="9350"/>
            </w:tabs>
            <w:rPr>
              <w:ins w:id="544" w:author="Deepak Bansal (AZURE)" w:date="2012-08-25T05:41:00Z"/>
              <w:del w:id="545" w:author="Thomas Dietz" w:date="2012-09-11T17:11:00Z"/>
              <w:rFonts w:eastAsiaTheme="minorEastAsia"/>
              <w:noProof/>
            </w:rPr>
          </w:pPr>
          <w:ins w:id="546" w:author="Deepak Bansal (AZURE)" w:date="2012-08-25T05:41:00Z">
            <w:del w:id="547" w:author="Thomas Dietz" w:date="2012-09-11T17:11:00Z">
              <w:r w:rsidRPr="008E59C3" w:rsidDel="00101282">
                <w:rPr>
                  <w:rStyle w:val="Hyperlink"/>
                  <w:noProof/>
                </w:rPr>
                <w:delText>8.9.1</w:delText>
              </w:r>
              <w:r w:rsidDel="00101282">
                <w:rPr>
                  <w:rFonts w:eastAsiaTheme="minorEastAsia"/>
                  <w:noProof/>
                </w:rPr>
                <w:tab/>
              </w:r>
              <w:r w:rsidRPr="008E59C3" w:rsidDel="00101282">
                <w:rPr>
                  <w:rStyle w:val="Hyperlink"/>
                  <w:noProof/>
                </w:rPr>
                <w:delText>UML Diagram</w:delText>
              </w:r>
              <w:r w:rsidDel="00101282">
                <w:rPr>
                  <w:noProof/>
                  <w:webHidden/>
                </w:rPr>
                <w:tab/>
                <w:delText>65</w:delText>
              </w:r>
            </w:del>
          </w:ins>
        </w:p>
        <w:p w14:paraId="4461351C" w14:textId="77777777" w:rsidR="008F73C6" w:rsidDel="00101282" w:rsidRDefault="008F73C6">
          <w:pPr>
            <w:pStyle w:val="TOC3"/>
            <w:tabs>
              <w:tab w:val="left" w:pos="1320"/>
              <w:tab w:val="right" w:leader="dot" w:pos="9350"/>
            </w:tabs>
            <w:rPr>
              <w:ins w:id="548" w:author="Deepak Bansal (AZURE)" w:date="2012-08-25T05:41:00Z"/>
              <w:del w:id="549" w:author="Thomas Dietz" w:date="2012-09-11T17:11:00Z"/>
              <w:rFonts w:eastAsiaTheme="minorEastAsia"/>
              <w:noProof/>
            </w:rPr>
          </w:pPr>
          <w:ins w:id="550" w:author="Deepak Bansal (AZURE)" w:date="2012-08-25T05:41:00Z">
            <w:del w:id="551" w:author="Thomas Dietz" w:date="2012-09-11T17:11:00Z">
              <w:r w:rsidRPr="008E59C3" w:rsidDel="00101282">
                <w:rPr>
                  <w:rStyle w:val="Hyperlink"/>
                  <w:noProof/>
                </w:rPr>
                <w:delText>8.9.2</w:delText>
              </w:r>
              <w:r w:rsidDel="00101282">
                <w:rPr>
                  <w:rFonts w:eastAsiaTheme="minorEastAsia"/>
                  <w:noProof/>
                </w:rPr>
                <w:tab/>
              </w:r>
              <w:r w:rsidRPr="008E59C3" w:rsidDel="00101282">
                <w:rPr>
                  <w:rStyle w:val="Hyperlink"/>
                  <w:noProof/>
                </w:rPr>
                <w:delText>XML Schema</w:delText>
              </w:r>
              <w:r w:rsidDel="00101282">
                <w:rPr>
                  <w:noProof/>
                  <w:webHidden/>
                </w:rPr>
                <w:tab/>
                <w:delText>65</w:delText>
              </w:r>
            </w:del>
          </w:ins>
        </w:p>
        <w:p w14:paraId="603F3F26" w14:textId="77777777" w:rsidR="008F73C6" w:rsidDel="00101282" w:rsidRDefault="008F73C6">
          <w:pPr>
            <w:pStyle w:val="TOC3"/>
            <w:tabs>
              <w:tab w:val="left" w:pos="1320"/>
              <w:tab w:val="right" w:leader="dot" w:pos="9350"/>
            </w:tabs>
            <w:rPr>
              <w:ins w:id="552" w:author="Deepak Bansal (AZURE)" w:date="2012-08-25T05:41:00Z"/>
              <w:del w:id="553" w:author="Thomas Dietz" w:date="2012-09-11T17:11:00Z"/>
              <w:rFonts w:eastAsiaTheme="minorEastAsia"/>
              <w:noProof/>
            </w:rPr>
          </w:pPr>
          <w:ins w:id="554" w:author="Deepak Bansal (AZURE)" w:date="2012-08-25T05:41:00Z">
            <w:del w:id="555" w:author="Thomas Dietz" w:date="2012-09-11T17:11:00Z">
              <w:r w:rsidRPr="008E59C3" w:rsidDel="00101282">
                <w:rPr>
                  <w:rStyle w:val="Hyperlink"/>
                  <w:noProof/>
                </w:rPr>
                <w:delText>8.9.3</w:delText>
              </w:r>
              <w:r w:rsidDel="00101282">
                <w:rPr>
                  <w:rFonts w:eastAsiaTheme="minorEastAsia"/>
                  <w:noProof/>
                </w:rPr>
                <w:tab/>
              </w:r>
              <w:r w:rsidRPr="008E59C3" w:rsidDel="00101282">
                <w:rPr>
                  <w:rStyle w:val="Hyperlink"/>
                  <w:noProof/>
                </w:rPr>
                <w:delText>XML Example</w:delText>
              </w:r>
              <w:r w:rsidDel="00101282">
                <w:rPr>
                  <w:noProof/>
                  <w:webHidden/>
                </w:rPr>
                <w:tab/>
                <w:delText>68</w:delText>
              </w:r>
            </w:del>
          </w:ins>
        </w:p>
        <w:p w14:paraId="756675AF" w14:textId="77777777" w:rsidR="008F73C6" w:rsidDel="00101282" w:rsidRDefault="008F73C6">
          <w:pPr>
            <w:pStyle w:val="TOC2"/>
            <w:tabs>
              <w:tab w:val="left" w:pos="880"/>
              <w:tab w:val="right" w:leader="dot" w:pos="9350"/>
            </w:tabs>
            <w:rPr>
              <w:ins w:id="556" w:author="Deepak Bansal (AZURE)" w:date="2012-08-25T05:41:00Z"/>
              <w:del w:id="557" w:author="Thomas Dietz" w:date="2012-09-11T17:11:00Z"/>
              <w:rFonts w:eastAsiaTheme="minorEastAsia"/>
              <w:noProof/>
            </w:rPr>
          </w:pPr>
          <w:ins w:id="558" w:author="Deepak Bansal (AZURE)" w:date="2012-08-25T05:41:00Z">
            <w:del w:id="559" w:author="Thomas Dietz" w:date="2012-09-11T17:11:00Z">
              <w:r w:rsidRPr="008E59C3" w:rsidDel="00101282">
                <w:rPr>
                  <w:rStyle w:val="Hyperlink"/>
                  <w:noProof/>
                </w:rPr>
                <w:delText>8.10</w:delText>
              </w:r>
              <w:r w:rsidDel="00101282">
                <w:rPr>
                  <w:rFonts w:eastAsiaTheme="minorEastAsia"/>
                  <w:noProof/>
                </w:rPr>
                <w:tab/>
              </w:r>
              <w:r w:rsidRPr="008E59C3" w:rsidDel="00101282">
                <w:rPr>
                  <w:rStyle w:val="Hyperlink"/>
                  <w:noProof/>
                </w:rPr>
                <w:delText>External Certificate</w:delText>
              </w:r>
              <w:r w:rsidDel="00101282">
                <w:rPr>
                  <w:noProof/>
                  <w:webHidden/>
                </w:rPr>
                <w:tab/>
                <w:delText>68</w:delText>
              </w:r>
            </w:del>
          </w:ins>
        </w:p>
        <w:p w14:paraId="76BDB574" w14:textId="77777777" w:rsidR="008F73C6" w:rsidDel="00101282" w:rsidRDefault="008F73C6">
          <w:pPr>
            <w:pStyle w:val="TOC3"/>
            <w:tabs>
              <w:tab w:val="left" w:pos="1320"/>
              <w:tab w:val="right" w:leader="dot" w:pos="9350"/>
            </w:tabs>
            <w:rPr>
              <w:ins w:id="560" w:author="Deepak Bansal (AZURE)" w:date="2012-08-25T05:41:00Z"/>
              <w:del w:id="561" w:author="Thomas Dietz" w:date="2012-09-11T17:11:00Z"/>
              <w:rFonts w:eastAsiaTheme="minorEastAsia"/>
              <w:noProof/>
            </w:rPr>
          </w:pPr>
          <w:ins w:id="562" w:author="Deepak Bansal (AZURE)" w:date="2012-08-25T05:41:00Z">
            <w:del w:id="563" w:author="Thomas Dietz" w:date="2012-09-11T17:11:00Z">
              <w:r w:rsidRPr="008E59C3" w:rsidDel="00101282">
                <w:rPr>
                  <w:rStyle w:val="Hyperlink"/>
                  <w:noProof/>
                </w:rPr>
                <w:delText>8.10.1</w:delText>
              </w:r>
              <w:r w:rsidDel="00101282">
                <w:rPr>
                  <w:rFonts w:eastAsiaTheme="minorEastAsia"/>
                  <w:noProof/>
                </w:rPr>
                <w:tab/>
              </w:r>
              <w:r w:rsidRPr="008E59C3" w:rsidDel="00101282">
                <w:rPr>
                  <w:rStyle w:val="Hyperlink"/>
                  <w:noProof/>
                </w:rPr>
                <w:delText>UML Diagram</w:delText>
              </w:r>
              <w:r w:rsidDel="00101282">
                <w:rPr>
                  <w:noProof/>
                  <w:webHidden/>
                </w:rPr>
                <w:tab/>
                <w:delText>68</w:delText>
              </w:r>
            </w:del>
          </w:ins>
        </w:p>
        <w:p w14:paraId="66E71F25" w14:textId="77777777" w:rsidR="008F73C6" w:rsidDel="00101282" w:rsidRDefault="008F73C6">
          <w:pPr>
            <w:pStyle w:val="TOC3"/>
            <w:tabs>
              <w:tab w:val="left" w:pos="1320"/>
              <w:tab w:val="right" w:leader="dot" w:pos="9350"/>
            </w:tabs>
            <w:rPr>
              <w:ins w:id="564" w:author="Deepak Bansal (AZURE)" w:date="2012-08-25T05:41:00Z"/>
              <w:del w:id="565" w:author="Thomas Dietz" w:date="2012-09-11T17:11:00Z"/>
              <w:rFonts w:eastAsiaTheme="minorEastAsia"/>
              <w:noProof/>
            </w:rPr>
          </w:pPr>
          <w:ins w:id="566" w:author="Deepak Bansal (AZURE)" w:date="2012-08-25T05:41:00Z">
            <w:del w:id="567" w:author="Thomas Dietz" w:date="2012-09-11T17:11:00Z">
              <w:r w:rsidRPr="008E59C3" w:rsidDel="00101282">
                <w:rPr>
                  <w:rStyle w:val="Hyperlink"/>
                  <w:noProof/>
                </w:rPr>
                <w:delText>8.10.2</w:delText>
              </w:r>
              <w:r w:rsidDel="00101282">
                <w:rPr>
                  <w:rFonts w:eastAsiaTheme="minorEastAsia"/>
                  <w:noProof/>
                </w:rPr>
                <w:tab/>
              </w:r>
              <w:r w:rsidRPr="008E59C3" w:rsidDel="00101282">
                <w:rPr>
                  <w:rStyle w:val="Hyperlink"/>
                  <w:noProof/>
                </w:rPr>
                <w:delText>XML Schema</w:delText>
              </w:r>
              <w:r w:rsidDel="00101282">
                <w:rPr>
                  <w:noProof/>
                  <w:webHidden/>
                </w:rPr>
                <w:tab/>
                <w:delText>68</w:delText>
              </w:r>
            </w:del>
          </w:ins>
        </w:p>
        <w:p w14:paraId="4BA2BFF5" w14:textId="77777777" w:rsidR="008F73C6" w:rsidDel="00101282" w:rsidRDefault="008F73C6">
          <w:pPr>
            <w:pStyle w:val="TOC3"/>
            <w:tabs>
              <w:tab w:val="left" w:pos="1320"/>
              <w:tab w:val="right" w:leader="dot" w:pos="9350"/>
            </w:tabs>
            <w:rPr>
              <w:ins w:id="568" w:author="Deepak Bansal (AZURE)" w:date="2012-08-25T05:41:00Z"/>
              <w:del w:id="569" w:author="Thomas Dietz" w:date="2012-09-11T17:11:00Z"/>
              <w:rFonts w:eastAsiaTheme="minorEastAsia"/>
              <w:noProof/>
            </w:rPr>
          </w:pPr>
          <w:ins w:id="570" w:author="Deepak Bansal (AZURE)" w:date="2012-08-25T05:41:00Z">
            <w:del w:id="571" w:author="Thomas Dietz" w:date="2012-09-11T17:11:00Z">
              <w:r w:rsidRPr="008E59C3" w:rsidDel="00101282">
                <w:rPr>
                  <w:rStyle w:val="Hyperlink"/>
                  <w:noProof/>
                </w:rPr>
                <w:delText>8.10.3</w:delText>
              </w:r>
              <w:r w:rsidDel="00101282">
                <w:rPr>
                  <w:rFonts w:eastAsiaTheme="minorEastAsia"/>
                  <w:noProof/>
                </w:rPr>
                <w:tab/>
              </w:r>
              <w:r w:rsidRPr="008E59C3" w:rsidDel="00101282">
                <w:rPr>
                  <w:rStyle w:val="Hyperlink"/>
                  <w:noProof/>
                </w:rPr>
                <w:delText>XML Example</w:delText>
              </w:r>
              <w:r w:rsidDel="00101282">
                <w:rPr>
                  <w:noProof/>
                  <w:webHidden/>
                </w:rPr>
                <w:tab/>
                <w:delText>69</w:delText>
              </w:r>
            </w:del>
          </w:ins>
        </w:p>
        <w:p w14:paraId="3DAAFAF6" w14:textId="77777777" w:rsidR="008F73C6" w:rsidDel="00101282" w:rsidRDefault="008F73C6">
          <w:pPr>
            <w:pStyle w:val="TOC2"/>
            <w:tabs>
              <w:tab w:val="left" w:pos="880"/>
              <w:tab w:val="right" w:leader="dot" w:pos="9350"/>
            </w:tabs>
            <w:rPr>
              <w:ins w:id="572" w:author="Deepak Bansal (AZURE)" w:date="2012-08-25T05:41:00Z"/>
              <w:del w:id="573" w:author="Thomas Dietz" w:date="2012-09-11T17:11:00Z"/>
              <w:rFonts w:eastAsiaTheme="minorEastAsia"/>
              <w:noProof/>
            </w:rPr>
          </w:pPr>
          <w:ins w:id="574" w:author="Deepak Bansal (AZURE)" w:date="2012-08-25T05:41:00Z">
            <w:del w:id="575" w:author="Thomas Dietz" w:date="2012-09-11T17:11:00Z">
              <w:r w:rsidRPr="008E59C3" w:rsidDel="00101282">
                <w:rPr>
                  <w:rStyle w:val="Hyperlink"/>
                  <w:noProof/>
                </w:rPr>
                <w:delText>8.11</w:delText>
              </w:r>
              <w:r w:rsidDel="00101282">
                <w:rPr>
                  <w:rFonts w:eastAsiaTheme="minorEastAsia"/>
                  <w:noProof/>
                </w:rPr>
                <w:tab/>
              </w:r>
              <w:r w:rsidRPr="008E59C3" w:rsidDel="00101282">
                <w:rPr>
                  <w:rStyle w:val="Hyperlink"/>
                  <w:noProof/>
                </w:rPr>
                <w:delText>Owned Certificate</w:delText>
              </w:r>
              <w:r w:rsidDel="00101282">
                <w:rPr>
                  <w:noProof/>
                  <w:webHidden/>
                </w:rPr>
                <w:tab/>
                <w:delText>69</w:delText>
              </w:r>
            </w:del>
          </w:ins>
        </w:p>
        <w:p w14:paraId="636A8ADA" w14:textId="77777777" w:rsidR="008F73C6" w:rsidDel="00101282" w:rsidRDefault="008F73C6">
          <w:pPr>
            <w:pStyle w:val="TOC3"/>
            <w:tabs>
              <w:tab w:val="left" w:pos="1320"/>
              <w:tab w:val="right" w:leader="dot" w:pos="9350"/>
            </w:tabs>
            <w:rPr>
              <w:ins w:id="576" w:author="Deepak Bansal (AZURE)" w:date="2012-08-25T05:41:00Z"/>
              <w:del w:id="577" w:author="Thomas Dietz" w:date="2012-09-11T17:11:00Z"/>
              <w:rFonts w:eastAsiaTheme="minorEastAsia"/>
              <w:noProof/>
            </w:rPr>
          </w:pPr>
          <w:ins w:id="578" w:author="Deepak Bansal (AZURE)" w:date="2012-08-25T05:41:00Z">
            <w:del w:id="579" w:author="Thomas Dietz" w:date="2012-09-11T17:11:00Z">
              <w:r w:rsidRPr="008E59C3" w:rsidDel="00101282">
                <w:rPr>
                  <w:rStyle w:val="Hyperlink"/>
                  <w:noProof/>
                </w:rPr>
                <w:delText>8.11.1</w:delText>
              </w:r>
              <w:r w:rsidDel="00101282">
                <w:rPr>
                  <w:rFonts w:eastAsiaTheme="minorEastAsia"/>
                  <w:noProof/>
                </w:rPr>
                <w:tab/>
              </w:r>
              <w:r w:rsidRPr="008E59C3" w:rsidDel="00101282">
                <w:rPr>
                  <w:rStyle w:val="Hyperlink"/>
                  <w:noProof/>
                </w:rPr>
                <w:delText>UML Diagram</w:delText>
              </w:r>
              <w:r w:rsidDel="00101282">
                <w:rPr>
                  <w:noProof/>
                  <w:webHidden/>
                </w:rPr>
                <w:tab/>
                <w:delText>70</w:delText>
              </w:r>
            </w:del>
          </w:ins>
        </w:p>
        <w:p w14:paraId="095DC516" w14:textId="77777777" w:rsidR="008F73C6" w:rsidDel="00101282" w:rsidRDefault="008F73C6">
          <w:pPr>
            <w:pStyle w:val="TOC3"/>
            <w:tabs>
              <w:tab w:val="left" w:pos="1320"/>
              <w:tab w:val="right" w:leader="dot" w:pos="9350"/>
            </w:tabs>
            <w:rPr>
              <w:ins w:id="580" w:author="Deepak Bansal (AZURE)" w:date="2012-08-25T05:41:00Z"/>
              <w:del w:id="581" w:author="Thomas Dietz" w:date="2012-09-11T17:11:00Z"/>
              <w:rFonts w:eastAsiaTheme="minorEastAsia"/>
              <w:noProof/>
            </w:rPr>
          </w:pPr>
          <w:ins w:id="582" w:author="Deepak Bansal (AZURE)" w:date="2012-08-25T05:41:00Z">
            <w:del w:id="583" w:author="Thomas Dietz" w:date="2012-09-11T17:11:00Z">
              <w:r w:rsidRPr="008E59C3" w:rsidDel="00101282">
                <w:rPr>
                  <w:rStyle w:val="Hyperlink"/>
                  <w:noProof/>
                </w:rPr>
                <w:delText>8.11.2</w:delText>
              </w:r>
              <w:r w:rsidDel="00101282">
                <w:rPr>
                  <w:rFonts w:eastAsiaTheme="minorEastAsia"/>
                  <w:noProof/>
                </w:rPr>
                <w:tab/>
              </w:r>
              <w:r w:rsidRPr="008E59C3" w:rsidDel="00101282">
                <w:rPr>
                  <w:rStyle w:val="Hyperlink"/>
                  <w:noProof/>
                </w:rPr>
                <w:delText>XML Schema</w:delText>
              </w:r>
              <w:r w:rsidDel="00101282">
                <w:rPr>
                  <w:noProof/>
                  <w:webHidden/>
                </w:rPr>
                <w:tab/>
                <w:delText>70</w:delText>
              </w:r>
            </w:del>
          </w:ins>
        </w:p>
        <w:p w14:paraId="6D5E8214" w14:textId="77777777" w:rsidR="008F73C6" w:rsidDel="00101282" w:rsidRDefault="008F73C6">
          <w:pPr>
            <w:pStyle w:val="TOC3"/>
            <w:tabs>
              <w:tab w:val="left" w:pos="1320"/>
              <w:tab w:val="right" w:leader="dot" w:pos="9350"/>
            </w:tabs>
            <w:rPr>
              <w:ins w:id="584" w:author="Deepak Bansal (AZURE)" w:date="2012-08-25T05:41:00Z"/>
              <w:del w:id="585" w:author="Thomas Dietz" w:date="2012-09-11T17:11:00Z"/>
              <w:rFonts w:eastAsiaTheme="minorEastAsia"/>
              <w:noProof/>
            </w:rPr>
          </w:pPr>
          <w:ins w:id="586" w:author="Deepak Bansal (AZURE)" w:date="2012-08-25T05:41:00Z">
            <w:del w:id="587" w:author="Thomas Dietz" w:date="2012-09-11T17:11:00Z">
              <w:r w:rsidRPr="008E59C3" w:rsidDel="00101282">
                <w:rPr>
                  <w:rStyle w:val="Hyperlink"/>
                  <w:noProof/>
                </w:rPr>
                <w:delText>8.11.3</w:delText>
              </w:r>
              <w:r w:rsidDel="00101282">
                <w:rPr>
                  <w:rFonts w:eastAsiaTheme="minorEastAsia"/>
                  <w:noProof/>
                </w:rPr>
                <w:tab/>
              </w:r>
              <w:r w:rsidRPr="008E59C3" w:rsidDel="00101282">
                <w:rPr>
                  <w:rStyle w:val="Hyperlink"/>
                  <w:noProof/>
                </w:rPr>
                <w:delText>XML Example</w:delText>
              </w:r>
              <w:r w:rsidDel="00101282">
                <w:rPr>
                  <w:noProof/>
                  <w:webHidden/>
                </w:rPr>
                <w:tab/>
                <w:delText>75</w:delText>
              </w:r>
            </w:del>
          </w:ins>
        </w:p>
        <w:p w14:paraId="5DB13618" w14:textId="77777777" w:rsidR="008F73C6" w:rsidDel="00101282" w:rsidRDefault="008F73C6">
          <w:pPr>
            <w:pStyle w:val="TOC2"/>
            <w:tabs>
              <w:tab w:val="left" w:pos="880"/>
              <w:tab w:val="right" w:leader="dot" w:pos="9350"/>
            </w:tabs>
            <w:rPr>
              <w:ins w:id="588" w:author="Deepak Bansal (AZURE)" w:date="2012-08-25T05:41:00Z"/>
              <w:del w:id="589" w:author="Thomas Dietz" w:date="2012-09-11T17:11:00Z"/>
              <w:rFonts w:eastAsiaTheme="minorEastAsia"/>
              <w:noProof/>
            </w:rPr>
          </w:pPr>
          <w:ins w:id="590" w:author="Deepak Bansal (AZURE)" w:date="2012-08-25T05:41:00Z">
            <w:del w:id="591" w:author="Thomas Dietz" w:date="2012-09-11T17:11:00Z">
              <w:r w:rsidRPr="008E59C3" w:rsidDel="00101282">
                <w:rPr>
                  <w:rStyle w:val="Hyperlink"/>
                  <w:noProof/>
                </w:rPr>
                <w:delText>8.12</w:delText>
              </w:r>
              <w:r w:rsidDel="00101282">
                <w:rPr>
                  <w:rFonts w:eastAsiaTheme="minorEastAsia"/>
                  <w:noProof/>
                </w:rPr>
                <w:tab/>
              </w:r>
              <w:r w:rsidRPr="008E59C3" w:rsidDel="00101282">
                <w:rPr>
                  <w:rStyle w:val="Hyperlink"/>
                  <w:noProof/>
                </w:rPr>
                <w:delText>OpenFlow Flow Table</w:delText>
              </w:r>
              <w:r w:rsidDel="00101282">
                <w:rPr>
                  <w:noProof/>
                  <w:webHidden/>
                </w:rPr>
                <w:tab/>
                <w:delText>75</w:delText>
              </w:r>
            </w:del>
          </w:ins>
        </w:p>
        <w:p w14:paraId="72752815" w14:textId="77777777" w:rsidR="008F73C6" w:rsidDel="00101282" w:rsidRDefault="008F73C6">
          <w:pPr>
            <w:pStyle w:val="TOC3"/>
            <w:tabs>
              <w:tab w:val="left" w:pos="1320"/>
              <w:tab w:val="right" w:leader="dot" w:pos="9350"/>
            </w:tabs>
            <w:rPr>
              <w:ins w:id="592" w:author="Deepak Bansal (AZURE)" w:date="2012-08-25T05:41:00Z"/>
              <w:del w:id="593" w:author="Thomas Dietz" w:date="2012-09-11T17:11:00Z"/>
              <w:rFonts w:eastAsiaTheme="minorEastAsia"/>
              <w:noProof/>
            </w:rPr>
          </w:pPr>
          <w:ins w:id="594" w:author="Deepak Bansal (AZURE)" w:date="2012-08-25T05:41:00Z">
            <w:del w:id="595" w:author="Thomas Dietz" w:date="2012-09-11T17:11:00Z">
              <w:r w:rsidRPr="008E59C3" w:rsidDel="00101282">
                <w:rPr>
                  <w:rStyle w:val="Hyperlink"/>
                  <w:noProof/>
                </w:rPr>
                <w:delText>8.12.1</w:delText>
              </w:r>
              <w:r w:rsidDel="00101282">
                <w:rPr>
                  <w:rFonts w:eastAsiaTheme="minorEastAsia"/>
                  <w:noProof/>
                </w:rPr>
                <w:tab/>
              </w:r>
              <w:r w:rsidRPr="008E59C3" w:rsidDel="00101282">
                <w:rPr>
                  <w:rStyle w:val="Hyperlink"/>
                  <w:noProof/>
                </w:rPr>
                <w:delText>UML Diagram</w:delText>
              </w:r>
              <w:r w:rsidDel="00101282">
                <w:rPr>
                  <w:noProof/>
                  <w:webHidden/>
                </w:rPr>
                <w:tab/>
                <w:delText>76</w:delText>
              </w:r>
            </w:del>
          </w:ins>
        </w:p>
        <w:p w14:paraId="138FA704" w14:textId="77777777" w:rsidR="008F73C6" w:rsidDel="00101282" w:rsidRDefault="008F73C6">
          <w:pPr>
            <w:pStyle w:val="TOC3"/>
            <w:tabs>
              <w:tab w:val="left" w:pos="1320"/>
              <w:tab w:val="right" w:leader="dot" w:pos="9350"/>
            </w:tabs>
            <w:rPr>
              <w:ins w:id="596" w:author="Deepak Bansal (AZURE)" w:date="2012-08-25T05:41:00Z"/>
              <w:del w:id="597" w:author="Thomas Dietz" w:date="2012-09-11T17:11:00Z"/>
              <w:rFonts w:eastAsiaTheme="minorEastAsia"/>
              <w:noProof/>
            </w:rPr>
          </w:pPr>
          <w:ins w:id="598" w:author="Deepak Bansal (AZURE)" w:date="2012-08-25T05:41:00Z">
            <w:del w:id="599" w:author="Thomas Dietz" w:date="2012-09-11T17:11:00Z">
              <w:r w:rsidRPr="008E59C3" w:rsidDel="00101282">
                <w:rPr>
                  <w:rStyle w:val="Hyperlink"/>
                  <w:noProof/>
                </w:rPr>
                <w:delText>8.12.2</w:delText>
              </w:r>
              <w:r w:rsidDel="00101282">
                <w:rPr>
                  <w:rFonts w:eastAsiaTheme="minorEastAsia"/>
                  <w:noProof/>
                </w:rPr>
                <w:tab/>
              </w:r>
              <w:r w:rsidRPr="008E59C3" w:rsidDel="00101282">
                <w:rPr>
                  <w:rStyle w:val="Hyperlink"/>
                  <w:noProof/>
                </w:rPr>
                <w:delText>XML Schema</w:delText>
              </w:r>
              <w:r w:rsidDel="00101282">
                <w:rPr>
                  <w:noProof/>
                  <w:webHidden/>
                </w:rPr>
                <w:tab/>
                <w:delText>76</w:delText>
              </w:r>
            </w:del>
          </w:ins>
        </w:p>
        <w:p w14:paraId="090701D3" w14:textId="77777777" w:rsidR="008F73C6" w:rsidDel="00101282" w:rsidRDefault="008F73C6">
          <w:pPr>
            <w:pStyle w:val="TOC3"/>
            <w:tabs>
              <w:tab w:val="left" w:pos="1320"/>
              <w:tab w:val="right" w:leader="dot" w:pos="9350"/>
            </w:tabs>
            <w:rPr>
              <w:ins w:id="600" w:author="Deepak Bansal (AZURE)" w:date="2012-08-25T05:41:00Z"/>
              <w:del w:id="601" w:author="Thomas Dietz" w:date="2012-09-11T17:11:00Z"/>
              <w:rFonts w:eastAsiaTheme="minorEastAsia"/>
              <w:noProof/>
            </w:rPr>
          </w:pPr>
          <w:ins w:id="602" w:author="Deepak Bansal (AZURE)" w:date="2012-08-25T05:41:00Z">
            <w:del w:id="603" w:author="Thomas Dietz" w:date="2012-09-11T17:11:00Z">
              <w:r w:rsidRPr="008E59C3" w:rsidDel="00101282">
                <w:rPr>
                  <w:rStyle w:val="Hyperlink"/>
                  <w:noProof/>
                </w:rPr>
                <w:delText>8.12.3</w:delText>
              </w:r>
              <w:r w:rsidDel="00101282">
                <w:rPr>
                  <w:rFonts w:eastAsiaTheme="minorEastAsia"/>
                  <w:noProof/>
                </w:rPr>
                <w:tab/>
              </w:r>
              <w:r w:rsidRPr="008E59C3" w:rsidDel="00101282">
                <w:rPr>
                  <w:rStyle w:val="Hyperlink"/>
                  <w:noProof/>
                </w:rPr>
                <w:delText>XML Example</w:delText>
              </w:r>
              <w:r w:rsidDel="00101282">
                <w:rPr>
                  <w:noProof/>
                  <w:webHidden/>
                </w:rPr>
                <w:tab/>
                <w:delText>80</w:delText>
              </w:r>
            </w:del>
          </w:ins>
        </w:p>
        <w:p w14:paraId="6CDDA60F" w14:textId="77777777" w:rsidR="008F73C6" w:rsidDel="00101282" w:rsidRDefault="008F73C6">
          <w:pPr>
            <w:pStyle w:val="TOC1"/>
            <w:tabs>
              <w:tab w:val="left" w:pos="440"/>
              <w:tab w:val="right" w:leader="dot" w:pos="9350"/>
            </w:tabs>
            <w:rPr>
              <w:ins w:id="604" w:author="Deepak Bansal (AZURE)" w:date="2012-08-25T05:41:00Z"/>
              <w:del w:id="605" w:author="Thomas Dietz" w:date="2012-09-11T17:11:00Z"/>
              <w:rFonts w:eastAsiaTheme="minorEastAsia"/>
              <w:noProof/>
            </w:rPr>
          </w:pPr>
          <w:ins w:id="606" w:author="Deepak Bansal (AZURE)" w:date="2012-08-25T05:41:00Z">
            <w:del w:id="607" w:author="Thomas Dietz" w:date="2012-09-11T17:11:00Z">
              <w:r w:rsidRPr="008E59C3" w:rsidDel="00101282">
                <w:rPr>
                  <w:rStyle w:val="Hyperlink"/>
                  <w:noProof/>
                </w:rPr>
                <w:delText>9</w:delText>
              </w:r>
              <w:r w:rsidDel="00101282">
                <w:rPr>
                  <w:rFonts w:eastAsiaTheme="minorEastAsia"/>
                  <w:noProof/>
                </w:rPr>
                <w:tab/>
              </w:r>
              <w:r w:rsidRPr="008E59C3" w:rsidDel="00101282">
                <w:rPr>
                  <w:rStyle w:val="Hyperlink"/>
                  <w:noProof/>
                </w:rPr>
                <w:delText>Binding to NETCONF</w:delText>
              </w:r>
              <w:r w:rsidDel="00101282">
                <w:rPr>
                  <w:noProof/>
                  <w:webHidden/>
                </w:rPr>
                <w:tab/>
                <w:delText>81</w:delText>
              </w:r>
            </w:del>
          </w:ins>
        </w:p>
        <w:p w14:paraId="0E388650" w14:textId="77777777" w:rsidR="008F73C6" w:rsidDel="00101282" w:rsidRDefault="008F73C6">
          <w:pPr>
            <w:pStyle w:val="TOC2"/>
            <w:tabs>
              <w:tab w:val="left" w:pos="880"/>
              <w:tab w:val="right" w:leader="dot" w:pos="9350"/>
            </w:tabs>
            <w:rPr>
              <w:ins w:id="608" w:author="Deepak Bansal (AZURE)" w:date="2012-08-25T05:41:00Z"/>
              <w:del w:id="609" w:author="Thomas Dietz" w:date="2012-09-11T17:11:00Z"/>
              <w:rFonts w:eastAsiaTheme="minorEastAsia"/>
              <w:noProof/>
            </w:rPr>
          </w:pPr>
          <w:ins w:id="610" w:author="Deepak Bansal (AZURE)" w:date="2012-08-25T05:41:00Z">
            <w:del w:id="611" w:author="Thomas Dietz" w:date="2012-09-11T17:11:00Z">
              <w:r w:rsidRPr="008E59C3" w:rsidDel="00101282">
                <w:rPr>
                  <w:rStyle w:val="Hyperlink"/>
                  <w:noProof/>
                </w:rPr>
                <w:delText>9.1</w:delText>
              </w:r>
              <w:r w:rsidDel="00101282">
                <w:rPr>
                  <w:rFonts w:eastAsiaTheme="minorEastAsia"/>
                  <w:noProof/>
                </w:rPr>
                <w:tab/>
              </w:r>
              <w:r w:rsidRPr="008E59C3" w:rsidDel="00101282">
                <w:rPr>
                  <w:rStyle w:val="Hyperlink"/>
                  <w:noProof/>
                </w:rPr>
                <w:delText>How Data Model is Bound to Netconf</w:delText>
              </w:r>
              <w:r w:rsidDel="00101282">
                <w:rPr>
                  <w:noProof/>
                  <w:webHidden/>
                </w:rPr>
                <w:tab/>
                <w:delText>82</w:delText>
              </w:r>
            </w:del>
          </w:ins>
        </w:p>
        <w:p w14:paraId="29855E17" w14:textId="77777777" w:rsidR="008F73C6" w:rsidDel="00101282" w:rsidRDefault="008F73C6">
          <w:pPr>
            <w:pStyle w:val="TOC3"/>
            <w:tabs>
              <w:tab w:val="left" w:pos="1320"/>
              <w:tab w:val="right" w:leader="dot" w:pos="9350"/>
            </w:tabs>
            <w:rPr>
              <w:ins w:id="612" w:author="Deepak Bansal (AZURE)" w:date="2012-08-25T05:41:00Z"/>
              <w:del w:id="613" w:author="Thomas Dietz" w:date="2012-09-11T17:11:00Z"/>
              <w:rFonts w:eastAsiaTheme="minorEastAsia"/>
              <w:noProof/>
            </w:rPr>
          </w:pPr>
          <w:ins w:id="614" w:author="Deepak Bansal (AZURE)" w:date="2012-08-25T05:41:00Z">
            <w:del w:id="615" w:author="Thomas Dietz" w:date="2012-09-11T17:11:00Z">
              <w:r w:rsidRPr="008E59C3" w:rsidDel="00101282">
                <w:rPr>
                  <w:rStyle w:val="Hyperlink"/>
                  <w:noProof/>
                </w:rPr>
                <w:delText>9.1.1</w:delText>
              </w:r>
              <w:r w:rsidDel="00101282">
                <w:rPr>
                  <w:rFonts w:eastAsiaTheme="minorEastAsia"/>
                  <w:noProof/>
                </w:rPr>
                <w:tab/>
              </w:r>
              <w:r w:rsidRPr="008E59C3" w:rsidDel="00101282">
                <w:rPr>
                  <w:rStyle w:val="Hyperlink"/>
                  <w:noProof/>
                </w:rPr>
                <w:delText>edit-config</w:delText>
              </w:r>
              <w:r w:rsidDel="00101282">
                <w:rPr>
                  <w:noProof/>
                  <w:webHidden/>
                </w:rPr>
                <w:tab/>
                <w:delText>82</w:delText>
              </w:r>
            </w:del>
          </w:ins>
        </w:p>
        <w:p w14:paraId="7C776694" w14:textId="77777777" w:rsidR="008F73C6" w:rsidDel="00101282" w:rsidRDefault="008F73C6">
          <w:pPr>
            <w:pStyle w:val="TOC3"/>
            <w:tabs>
              <w:tab w:val="left" w:pos="1320"/>
              <w:tab w:val="right" w:leader="dot" w:pos="9350"/>
            </w:tabs>
            <w:rPr>
              <w:ins w:id="616" w:author="Deepak Bansal (AZURE)" w:date="2012-08-25T05:41:00Z"/>
              <w:del w:id="617" w:author="Thomas Dietz" w:date="2012-09-11T17:11:00Z"/>
              <w:rFonts w:eastAsiaTheme="minorEastAsia"/>
              <w:noProof/>
            </w:rPr>
          </w:pPr>
          <w:ins w:id="618" w:author="Deepak Bansal (AZURE)" w:date="2012-08-25T05:41:00Z">
            <w:del w:id="619" w:author="Thomas Dietz" w:date="2012-09-11T17:11:00Z">
              <w:r w:rsidRPr="008E59C3" w:rsidDel="00101282">
                <w:rPr>
                  <w:rStyle w:val="Hyperlink"/>
                  <w:noProof/>
                </w:rPr>
                <w:delText>9.1.2</w:delText>
              </w:r>
              <w:r w:rsidDel="00101282">
                <w:rPr>
                  <w:rFonts w:eastAsiaTheme="minorEastAsia"/>
                  <w:noProof/>
                </w:rPr>
                <w:tab/>
              </w:r>
              <w:r w:rsidRPr="008E59C3" w:rsidDel="00101282">
                <w:rPr>
                  <w:rStyle w:val="Hyperlink"/>
                  <w:noProof/>
                </w:rPr>
                <w:delText>get-config</w:delText>
              </w:r>
              <w:r w:rsidDel="00101282">
                <w:rPr>
                  <w:noProof/>
                  <w:webHidden/>
                </w:rPr>
                <w:tab/>
                <w:delText>84</w:delText>
              </w:r>
            </w:del>
          </w:ins>
        </w:p>
        <w:p w14:paraId="0BA72DE3" w14:textId="77777777" w:rsidR="008F73C6" w:rsidDel="00101282" w:rsidRDefault="008F73C6">
          <w:pPr>
            <w:pStyle w:val="TOC3"/>
            <w:tabs>
              <w:tab w:val="left" w:pos="1320"/>
              <w:tab w:val="right" w:leader="dot" w:pos="9350"/>
            </w:tabs>
            <w:rPr>
              <w:ins w:id="620" w:author="Deepak Bansal (AZURE)" w:date="2012-08-25T05:41:00Z"/>
              <w:del w:id="621" w:author="Thomas Dietz" w:date="2012-09-11T17:11:00Z"/>
              <w:rFonts w:eastAsiaTheme="minorEastAsia"/>
              <w:noProof/>
            </w:rPr>
          </w:pPr>
          <w:ins w:id="622" w:author="Deepak Bansal (AZURE)" w:date="2012-08-25T05:41:00Z">
            <w:del w:id="623" w:author="Thomas Dietz" w:date="2012-09-11T17:11:00Z">
              <w:r w:rsidRPr="008E59C3" w:rsidDel="00101282">
                <w:rPr>
                  <w:rStyle w:val="Hyperlink"/>
                  <w:noProof/>
                </w:rPr>
                <w:delText>9.1.3</w:delText>
              </w:r>
              <w:r w:rsidDel="00101282">
                <w:rPr>
                  <w:rFonts w:eastAsiaTheme="minorEastAsia"/>
                  <w:noProof/>
                </w:rPr>
                <w:tab/>
              </w:r>
              <w:r w:rsidRPr="008E59C3" w:rsidDel="00101282">
                <w:rPr>
                  <w:rStyle w:val="Hyperlink"/>
                  <w:noProof/>
                </w:rPr>
                <w:delText>copy-config</w:delText>
              </w:r>
              <w:r w:rsidDel="00101282">
                <w:rPr>
                  <w:noProof/>
                  <w:webHidden/>
                </w:rPr>
                <w:tab/>
                <w:delText>85</w:delText>
              </w:r>
            </w:del>
          </w:ins>
        </w:p>
        <w:p w14:paraId="27980328" w14:textId="77777777" w:rsidR="008F73C6" w:rsidDel="00101282" w:rsidRDefault="008F73C6">
          <w:pPr>
            <w:pStyle w:val="TOC3"/>
            <w:tabs>
              <w:tab w:val="left" w:pos="1320"/>
              <w:tab w:val="right" w:leader="dot" w:pos="9350"/>
            </w:tabs>
            <w:rPr>
              <w:ins w:id="624" w:author="Deepak Bansal (AZURE)" w:date="2012-08-25T05:41:00Z"/>
              <w:del w:id="625" w:author="Thomas Dietz" w:date="2012-09-11T17:11:00Z"/>
              <w:rFonts w:eastAsiaTheme="minorEastAsia"/>
              <w:noProof/>
            </w:rPr>
          </w:pPr>
          <w:ins w:id="626" w:author="Deepak Bansal (AZURE)" w:date="2012-08-25T05:41:00Z">
            <w:del w:id="627" w:author="Thomas Dietz" w:date="2012-09-11T17:11:00Z">
              <w:r w:rsidRPr="008E59C3" w:rsidDel="00101282">
                <w:rPr>
                  <w:rStyle w:val="Hyperlink"/>
                  <w:noProof/>
                </w:rPr>
                <w:delText>9.1.4</w:delText>
              </w:r>
              <w:r w:rsidDel="00101282">
                <w:rPr>
                  <w:rFonts w:eastAsiaTheme="minorEastAsia"/>
                  <w:noProof/>
                </w:rPr>
                <w:tab/>
              </w:r>
              <w:r w:rsidRPr="008E59C3" w:rsidDel="00101282">
                <w:rPr>
                  <w:rStyle w:val="Hyperlink"/>
                  <w:noProof/>
                </w:rPr>
                <w:delText>delete-config</w:delText>
              </w:r>
              <w:r w:rsidDel="00101282">
                <w:rPr>
                  <w:noProof/>
                  <w:webHidden/>
                </w:rPr>
                <w:tab/>
                <w:delText>85</w:delText>
              </w:r>
            </w:del>
          </w:ins>
        </w:p>
        <w:p w14:paraId="0DBDD706" w14:textId="77777777" w:rsidR="008F73C6" w:rsidDel="00101282" w:rsidRDefault="008F73C6">
          <w:pPr>
            <w:pStyle w:val="TOC2"/>
            <w:tabs>
              <w:tab w:val="left" w:pos="880"/>
              <w:tab w:val="right" w:leader="dot" w:pos="9350"/>
            </w:tabs>
            <w:rPr>
              <w:ins w:id="628" w:author="Deepak Bansal (AZURE)" w:date="2012-08-25T05:41:00Z"/>
              <w:del w:id="629" w:author="Thomas Dietz" w:date="2012-09-11T17:11:00Z"/>
              <w:rFonts w:eastAsiaTheme="minorEastAsia"/>
              <w:noProof/>
            </w:rPr>
          </w:pPr>
          <w:ins w:id="630" w:author="Deepak Bansal (AZURE)" w:date="2012-08-25T05:41:00Z">
            <w:del w:id="631" w:author="Thomas Dietz" w:date="2012-09-11T17:11:00Z">
              <w:r w:rsidRPr="008E59C3" w:rsidDel="00101282">
                <w:rPr>
                  <w:rStyle w:val="Hyperlink"/>
                  <w:noProof/>
                </w:rPr>
                <w:delText>9.2</w:delText>
              </w:r>
              <w:r w:rsidDel="00101282">
                <w:rPr>
                  <w:rFonts w:eastAsiaTheme="minorEastAsia"/>
                  <w:noProof/>
                </w:rPr>
                <w:tab/>
              </w:r>
              <w:r w:rsidRPr="008E59C3" w:rsidDel="00101282">
                <w:rPr>
                  <w:rStyle w:val="Hyperlink"/>
                  <w:noProof/>
                </w:rPr>
                <w:delText>RPC error</w:delText>
              </w:r>
              <w:r w:rsidDel="00101282">
                <w:rPr>
                  <w:noProof/>
                  <w:webHidden/>
                </w:rPr>
                <w:tab/>
                <w:delText>86</w:delText>
              </w:r>
            </w:del>
          </w:ins>
        </w:p>
        <w:p w14:paraId="46EEAB37" w14:textId="77777777" w:rsidR="008F73C6" w:rsidDel="00101282" w:rsidRDefault="008F73C6">
          <w:pPr>
            <w:pStyle w:val="TOC2"/>
            <w:tabs>
              <w:tab w:val="left" w:pos="1540"/>
              <w:tab w:val="right" w:leader="dot" w:pos="9350"/>
            </w:tabs>
            <w:rPr>
              <w:ins w:id="632" w:author="Deepak Bansal (AZURE)" w:date="2012-08-25T05:41:00Z"/>
              <w:del w:id="633" w:author="Thomas Dietz" w:date="2012-09-11T17:11:00Z"/>
              <w:rFonts w:eastAsiaTheme="minorEastAsia"/>
              <w:noProof/>
            </w:rPr>
          </w:pPr>
          <w:ins w:id="634" w:author="Deepak Bansal (AZURE)" w:date="2012-08-25T05:41:00Z">
            <w:del w:id="635" w:author="Thomas Dietz" w:date="2012-09-11T17:11:00Z">
              <w:r w:rsidRPr="008E59C3" w:rsidDel="00101282">
                <w:rPr>
                  <w:rStyle w:val="Hyperlink"/>
                  <w:noProof/>
                </w:rPr>
                <w:delText>Appendix A</w:delText>
              </w:r>
              <w:r w:rsidDel="00101282">
                <w:rPr>
                  <w:rFonts w:eastAsiaTheme="minorEastAsia"/>
                  <w:noProof/>
                </w:rPr>
                <w:tab/>
              </w:r>
              <w:r w:rsidRPr="008E59C3" w:rsidDel="00101282">
                <w:rPr>
                  <w:rStyle w:val="Hyperlink"/>
                  <w:noProof/>
                </w:rPr>
                <w:delText>XML Schema</w:delText>
              </w:r>
              <w:r w:rsidDel="00101282">
                <w:rPr>
                  <w:noProof/>
                  <w:webHidden/>
                </w:rPr>
                <w:tab/>
                <w:delText>88</w:delText>
              </w:r>
            </w:del>
          </w:ins>
        </w:p>
        <w:p w14:paraId="4D2B32FF" w14:textId="77777777" w:rsidR="008F73C6" w:rsidDel="00101282" w:rsidRDefault="008F73C6">
          <w:pPr>
            <w:pStyle w:val="TOC2"/>
            <w:tabs>
              <w:tab w:val="left" w:pos="1540"/>
              <w:tab w:val="right" w:leader="dot" w:pos="9350"/>
            </w:tabs>
            <w:rPr>
              <w:ins w:id="636" w:author="Deepak Bansal (AZURE)" w:date="2012-08-25T05:41:00Z"/>
              <w:del w:id="637" w:author="Thomas Dietz" w:date="2012-09-11T17:11:00Z"/>
              <w:rFonts w:eastAsiaTheme="minorEastAsia"/>
              <w:noProof/>
            </w:rPr>
          </w:pPr>
          <w:ins w:id="638" w:author="Deepak Bansal (AZURE)" w:date="2012-08-25T05:41:00Z">
            <w:del w:id="639" w:author="Thomas Dietz" w:date="2012-09-11T17:11:00Z">
              <w:r w:rsidRPr="008E59C3" w:rsidDel="00101282">
                <w:rPr>
                  <w:rStyle w:val="Hyperlink"/>
                  <w:noProof/>
                </w:rPr>
                <w:delText>Appendix B</w:delText>
              </w:r>
              <w:r w:rsidDel="00101282">
                <w:rPr>
                  <w:rFonts w:eastAsiaTheme="minorEastAsia"/>
                  <w:noProof/>
                </w:rPr>
                <w:tab/>
              </w:r>
              <w:r w:rsidRPr="008E59C3" w:rsidDel="00101282">
                <w:rPr>
                  <w:rStyle w:val="Hyperlink"/>
                  <w:noProof/>
                </w:rPr>
                <w:delText>YANG Specification</w:delText>
              </w:r>
              <w:r w:rsidDel="00101282">
                <w:rPr>
                  <w:noProof/>
                  <w:webHidden/>
                </w:rPr>
                <w:tab/>
                <w:delText>137</w:delText>
              </w:r>
            </w:del>
          </w:ins>
        </w:p>
        <w:p w14:paraId="0D504E8F" w14:textId="77777777" w:rsidR="008F73C6" w:rsidDel="00101282" w:rsidRDefault="008F73C6">
          <w:pPr>
            <w:pStyle w:val="TOC2"/>
            <w:tabs>
              <w:tab w:val="left" w:pos="1540"/>
              <w:tab w:val="right" w:leader="dot" w:pos="9350"/>
            </w:tabs>
            <w:rPr>
              <w:ins w:id="640" w:author="Deepak Bansal (AZURE)" w:date="2012-08-25T05:41:00Z"/>
              <w:del w:id="641" w:author="Thomas Dietz" w:date="2012-09-11T17:11:00Z"/>
              <w:rFonts w:eastAsiaTheme="minorEastAsia"/>
              <w:noProof/>
            </w:rPr>
          </w:pPr>
          <w:ins w:id="642" w:author="Deepak Bansal (AZURE)" w:date="2012-08-25T05:41:00Z">
            <w:del w:id="643" w:author="Thomas Dietz" w:date="2012-09-11T17:11:00Z">
              <w:r w:rsidRPr="008E59C3" w:rsidDel="00101282">
                <w:rPr>
                  <w:rStyle w:val="Hyperlink"/>
                  <w:noProof/>
                </w:rPr>
                <w:delText>Appendix C</w:delText>
              </w:r>
              <w:r w:rsidDel="00101282">
                <w:rPr>
                  <w:rFonts w:eastAsiaTheme="minorEastAsia"/>
                  <w:noProof/>
                </w:rPr>
                <w:tab/>
              </w:r>
              <w:r w:rsidRPr="008E59C3" w:rsidDel="00101282">
                <w:rPr>
                  <w:rStyle w:val="Hyperlink"/>
                  <w:noProof/>
                </w:rPr>
                <w:delText>Bibliography</w:delText>
              </w:r>
              <w:r w:rsidDel="00101282">
                <w:rPr>
                  <w:noProof/>
                  <w:webHidden/>
                </w:rPr>
                <w:tab/>
                <w:delText>172</w:delText>
              </w:r>
            </w:del>
          </w:ins>
        </w:p>
        <w:p w14:paraId="00241926" w14:textId="77777777" w:rsidR="00B40C61" w:rsidDel="00101282" w:rsidRDefault="00B40C61">
          <w:pPr>
            <w:pStyle w:val="TOC1"/>
            <w:tabs>
              <w:tab w:val="left" w:pos="440"/>
              <w:tab w:val="right" w:leader="dot" w:pos="9350"/>
            </w:tabs>
            <w:rPr>
              <w:del w:id="644" w:author="Thomas Dietz" w:date="2012-09-11T17:11:00Z"/>
              <w:rFonts w:eastAsiaTheme="minorEastAsia"/>
              <w:noProof/>
            </w:rPr>
          </w:pPr>
          <w:del w:id="645" w:author="Thomas Dietz" w:date="2012-09-11T17:11:00Z">
            <w:r w:rsidRPr="002705F3" w:rsidDel="00101282">
              <w:rPr>
                <w:noProof/>
                <w:rPrChange w:id="646" w:author="Deepak Bansal (AZURE)" w:date="2012-08-22T13:01:00Z">
                  <w:rPr>
                    <w:rStyle w:val="Hyperlink"/>
                    <w:noProof/>
                  </w:rPr>
                </w:rPrChange>
              </w:rPr>
              <w:delText>1</w:delText>
            </w:r>
            <w:r w:rsidDel="00101282">
              <w:rPr>
                <w:rFonts w:eastAsiaTheme="minorEastAsia"/>
                <w:noProof/>
              </w:rPr>
              <w:tab/>
            </w:r>
            <w:r w:rsidRPr="002705F3" w:rsidDel="00101282">
              <w:rPr>
                <w:noProof/>
                <w:rPrChange w:id="647" w:author="Deepak Bansal (AZURE)" w:date="2012-08-22T13:01:00Z">
                  <w:rPr>
                    <w:rStyle w:val="Hyperlink"/>
                    <w:noProof/>
                  </w:rPr>
                </w:rPrChange>
              </w:rPr>
              <w:delText>Introduction</w:delText>
            </w:r>
            <w:r w:rsidDel="00101282">
              <w:rPr>
                <w:noProof/>
                <w:webHidden/>
              </w:rPr>
              <w:tab/>
              <w:delText>6</w:delText>
            </w:r>
          </w:del>
        </w:p>
        <w:p w14:paraId="03E58453" w14:textId="77777777" w:rsidR="00B40C61" w:rsidDel="00101282" w:rsidRDefault="00B40C61">
          <w:pPr>
            <w:pStyle w:val="TOC1"/>
            <w:tabs>
              <w:tab w:val="left" w:pos="440"/>
              <w:tab w:val="right" w:leader="dot" w:pos="9350"/>
            </w:tabs>
            <w:rPr>
              <w:del w:id="648" w:author="Thomas Dietz" w:date="2012-09-11T17:11:00Z"/>
              <w:rFonts w:eastAsiaTheme="minorEastAsia"/>
              <w:noProof/>
            </w:rPr>
          </w:pPr>
          <w:del w:id="649" w:author="Thomas Dietz" w:date="2012-09-11T17:11:00Z">
            <w:r w:rsidRPr="002705F3" w:rsidDel="00101282">
              <w:rPr>
                <w:noProof/>
                <w:rPrChange w:id="650" w:author="Deepak Bansal (AZURE)" w:date="2012-08-22T13:01:00Z">
                  <w:rPr>
                    <w:rStyle w:val="Hyperlink"/>
                    <w:noProof/>
                  </w:rPr>
                </w:rPrChange>
              </w:rPr>
              <w:delText>2</w:delText>
            </w:r>
            <w:r w:rsidDel="00101282">
              <w:rPr>
                <w:rFonts w:eastAsiaTheme="minorEastAsia"/>
                <w:noProof/>
              </w:rPr>
              <w:tab/>
            </w:r>
            <w:r w:rsidRPr="002705F3" w:rsidDel="00101282">
              <w:rPr>
                <w:noProof/>
                <w:rPrChange w:id="651" w:author="Deepak Bansal (AZURE)" w:date="2012-08-22T13:01:00Z">
                  <w:rPr>
                    <w:rStyle w:val="Hyperlink"/>
                    <w:noProof/>
                  </w:rPr>
                </w:rPrChange>
              </w:rPr>
              <w:delText>Motivation</w:delText>
            </w:r>
            <w:r w:rsidDel="00101282">
              <w:rPr>
                <w:noProof/>
                <w:webHidden/>
              </w:rPr>
              <w:tab/>
              <w:delText>6</w:delText>
            </w:r>
          </w:del>
        </w:p>
        <w:p w14:paraId="17121C81" w14:textId="77777777" w:rsidR="00B40C61" w:rsidDel="00101282" w:rsidRDefault="00B40C61">
          <w:pPr>
            <w:pStyle w:val="TOC1"/>
            <w:tabs>
              <w:tab w:val="left" w:pos="440"/>
              <w:tab w:val="right" w:leader="dot" w:pos="9350"/>
            </w:tabs>
            <w:rPr>
              <w:del w:id="652" w:author="Thomas Dietz" w:date="2012-09-11T17:11:00Z"/>
              <w:rFonts w:eastAsiaTheme="minorEastAsia"/>
              <w:noProof/>
            </w:rPr>
          </w:pPr>
          <w:del w:id="653" w:author="Thomas Dietz" w:date="2012-09-11T17:11:00Z">
            <w:r w:rsidRPr="002705F3" w:rsidDel="00101282">
              <w:rPr>
                <w:noProof/>
                <w:rPrChange w:id="654" w:author="Deepak Bansal (AZURE)" w:date="2012-08-22T13:01:00Z">
                  <w:rPr>
                    <w:rStyle w:val="Hyperlink"/>
                    <w:noProof/>
                  </w:rPr>
                </w:rPrChange>
              </w:rPr>
              <w:delText>3</w:delText>
            </w:r>
            <w:r w:rsidDel="00101282">
              <w:rPr>
                <w:rFonts w:eastAsiaTheme="minorEastAsia"/>
                <w:noProof/>
              </w:rPr>
              <w:tab/>
            </w:r>
            <w:r w:rsidRPr="002705F3" w:rsidDel="00101282">
              <w:rPr>
                <w:noProof/>
                <w:rPrChange w:id="655" w:author="Deepak Bansal (AZURE)" w:date="2012-08-22T13:01:00Z">
                  <w:rPr>
                    <w:rStyle w:val="Hyperlink"/>
                    <w:noProof/>
                  </w:rPr>
                </w:rPrChange>
              </w:rPr>
              <w:delText>Scope</w:delText>
            </w:r>
            <w:r w:rsidDel="00101282">
              <w:rPr>
                <w:noProof/>
                <w:webHidden/>
              </w:rPr>
              <w:tab/>
              <w:delText>8</w:delText>
            </w:r>
          </w:del>
        </w:p>
        <w:p w14:paraId="2CDC3321" w14:textId="77777777" w:rsidR="00B40C61" w:rsidDel="00101282" w:rsidRDefault="00B40C61">
          <w:pPr>
            <w:pStyle w:val="TOC1"/>
            <w:tabs>
              <w:tab w:val="left" w:pos="440"/>
              <w:tab w:val="right" w:leader="dot" w:pos="9350"/>
            </w:tabs>
            <w:rPr>
              <w:del w:id="656" w:author="Thomas Dietz" w:date="2012-09-11T17:11:00Z"/>
              <w:rFonts w:eastAsiaTheme="minorEastAsia"/>
              <w:noProof/>
            </w:rPr>
          </w:pPr>
          <w:del w:id="657" w:author="Thomas Dietz" w:date="2012-09-11T17:11:00Z">
            <w:r w:rsidRPr="002705F3" w:rsidDel="00101282">
              <w:rPr>
                <w:noProof/>
                <w:rPrChange w:id="658" w:author="Deepak Bansal (AZURE)" w:date="2012-08-22T13:01:00Z">
                  <w:rPr>
                    <w:rStyle w:val="Hyperlink"/>
                    <w:noProof/>
                  </w:rPr>
                </w:rPrChange>
              </w:rPr>
              <w:delText>4</w:delText>
            </w:r>
            <w:r w:rsidDel="00101282">
              <w:rPr>
                <w:rFonts w:eastAsiaTheme="minorEastAsia"/>
                <w:noProof/>
              </w:rPr>
              <w:tab/>
            </w:r>
            <w:r w:rsidRPr="002705F3" w:rsidDel="00101282">
              <w:rPr>
                <w:noProof/>
                <w:rPrChange w:id="659" w:author="Deepak Bansal (AZURE)" w:date="2012-08-22T13:01:00Z">
                  <w:rPr>
                    <w:rStyle w:val="Hyperlink"/>
                    <w:noProof/>
                  </w:rPr>
                </w:rPrChange>
              </w:rPr>
              <w:delText>Normative Language</w:delText>
            </w:r>
            <w:r w:rsidDel="00101282">
              <w:rPr>
                <w:noProof/>
                <w:webHidden/>
              </w:rPr>
              <w:tab/>
              <w:delText>9</w:delText>
            </w:r>
          </w:del>
        </w:p>
        <w:p w14:paraId="16A2375E" w14:textId="77777777" w:rsidR="00B40C61" w:rsidDel="00101282" w:rsidRDefault="00B40C61">
          <w:pPr>
            <w:pStyle w:val="TOC1"/>
            <w:tabs>
              <w:tab w:val="left" w:pos="440"/>
              <w:tab w:val="right" w:leader="dot" w:pos="9350"/>
            </w:tabs>
            <w:rPr>
              <w:del w:id="660" w:author="Thomas Dietz" w:date="2012-09-11T17:11:00Z"/>
              <w:rFonts w:eastAsiaTheme="minorEastAsia"/>
              <w:noProof/>
            </w:rPr>
          </w:pPr>
          <w:del w:id="661" w:author="Thomas Dietz" w:date="2012-09-11T17:11:00Z">
            <w:r w:rsidRPr="002705F3" w:rsidDel="00101282">
              <w:rPr>
                <w:noProof/>
                <w:rPrChange w:id="662" w:author="Deepak Bansal (AZURE)" w:date="2012-08-22T13:01:00Z">
                  <w:rPr>
                    <w:rStyle w:val="Hyperlink"/>
                    <w:noProof/>
                  </w:rPr>
                </w:rPrChange>
              </w:rPr>
              <w:delText>5</w:delText>
            </w:r>
            <w:r w:rsidDel="00101282">
              <w:rPr>
                <w:rFonts w:eastAsiaTheme="minorEastAsia"/>
                <w:noProof/>
              </w:rPr>
              <w:tab/>
            </w:r>
            <w:r w:rsidRPr="002705F3" w:rsidDel="00101282">
              <w:rPr>
                <w:noProof/>
                <w:rPrChange w:id="663" w:author="Deepak Bansal (AZURE)" w:date="2012-08-22T13:01:00Z">
                  <w:rPr>
                    <w:rStyle w:val="Hyperlink"/>
                    <w:noProof/>
                  </w:rPr>
                </w:rPrChange>
              </w:rPr>
              <w:delText>Terms</w:delText>
            </w:r>
            <w:r w:rsidDel="00101282">
              <w:rPr>
                <w:noProof/>
                <w:webHidden/>
              </w:rPr>
              <w:tab/>
              <w:delText>9</w:delText>
            </w:r>
          </w:del>
        </w:p>
        <w:p w14:paraId="6832E015" w14:textId="77777777" w:rsidR="00B40C61" w:rsidDel="00101282" w:rsidRDefault="00B40C61">
          <w:pPr>
            <w:pStyle w:val="TOC2"/>
            <w:tabs>
              <w:tab w:val="left" w:pos="880"/>
              <w:tab w:val="right" w:leader="dot" w:pos="9350"/>
            </w:tabs>
            <w:rPr>
              <w:del w:id="664" w:author="Thomas Dietz" w:date="2012-09-11T17:11:00Z"/>
              <w:rFonts w:eastAsiaTheme="minorEastAsia"/>
              <w:noProof/>
            </w:rPr>
          </w:pPr>
          <w:del w:id="665" w:author="Thomas Dietz" w:date="2012-09-11T17:11:00Z">
            <w:r w:rsidRPr="002705F3" w:rsidDel="00101282">
              <w:rPr>
                <w:noProof/>
                <w:rPrChange w:id="666" w:author="Deepak Bansal (AZURE)" w:date="2012-08-22T13:01:00Z">
                  <w:rPr>
                    <w:rStyle w:val="Hyperlink"/>
                    <w:noProof/>
                  </w:rPr>
                </w:rPrChange>
              </w:rPr>
              <w:delText>5.1</w:delText>
            </w:r>
            <w:r w:rsidDel="00101282">
              <w:rPr>
                <w:rFonts w:eastAsiaTheme="minorEastAsia"/>
                <w:noProof/>
              </w:rPr>
              <w:tab/>
            </w:r>
            <w:r w:rsidRPr="002705F3" w:rsidDel="00101282">
              <w:rPr>
                <w:noProof/>
                <w:rPrChange w:id="667" w:author="Deepak Bansal (AZURE)" w:date="2012-08-22T13:01:00Z">
                  <w:rPr>
                    <w:rStyle w:val="Hyperlink"/>
                    <w:noProof/>
                  </w:rPr>
                </w:rPrChange>
              </w:rPr>
              <w:delText>OpenFlow Capable Switch</w:delText>
            </w:r>
            <w:r w:rsidDel="00101282">
              <w:rPr>
                <w:noProof/>
                <w:webHidden/>
              </w:rPr>
              <w:tab/>
              <w:delText>9</w:delText>
            </w:r>
          </w:del>
        </w:p>
        <w:p w14:paraId="02CB8067" w14:textId="77777777" w:rsidR="00B40C61" w:rsidDel="00101282" w:rsidRDefault="00B40C61">
          <w:pPr>
            <w:pStyle w:val="TOC2"/>
            <w:tabs>
              <w:tab w:val="left" w:pos="880"/>
              <w:tab w:val="right" w:leader="dot" w:pos="9350"/>
            </w:tabs>
            <w:rPr>
              <w:del w:id="668" w:author="Thomas Dietz" w:date="2012-09-11T17:11:00Z"/>
              <w:rFonts w:eastAsiaTheme="minorEastAsia"/>
              <w:noProof/>
            </w:rPr>
          </w:pPr>
          <w:del w:id="669" w:author="Thomas Dietz" w:date="2012-09-11T17:11:00Z">
            <w:r w:rsidRPr="002705F3" w:rsidDel="00101282">
              <w:rPr>
                <w:noProof/>
                <w:rPrChange w:id="670" w:author="Deepak Bansal (AZURE)" w:date="2012-08-22T13:01:00Z">
                  <w:rPr>
                    <w:rStyle w:val="Hyperlink"/>
                    <w:noProof/>
                  </w:rPr>
                </w:rPrChange>
              </w:rPr>
              <w:delText>5.2</w:delText>
            </w:r>
            <w:r w:rsidDel="00101282">
              <w:rPr>
                <w:rFonts w:eastAsiaTheme="minorEastAsia"/>
                <w:noProof/>
              </w:rPr>
              <w:tab/>
            </w:r>
            <w:r w:rsidRPr="002705F3" w:rsidDel="00101282">
              <w:rPr>
                <w:noProof/>
                <w:rPrChange w:id="671" w:author="Deepak Bansal (AZURE)" w:date="2012-08-22T13:01:00Z">
                  <w:rPr>
                    <w:rStyle w:val="Hyperlink"/>
                    <w:noProof/>
                  </w:rPr>
                </w:rPrChange>
              </w:rPr>
              <w:delText>OpenFlow Configuration Point</w:delText>
            </w:r>
            <w:r w:rsidDel="00101282">
              <w:rPr>
                <w:noProof/>
                <w:webHidden/>
              </w:rPr>
              <w:tab/>
              <w:delText>9</w:delText>
            </w:r>
          </w:del>
        </w:p>
        <w:p w14:paraId="5409A777" w14:textId="77777777" w:rsidR="00B40C61" w:rsidDel="00101282" w:rsidRDefault="00B40C61">
          <w:pPr>
            <w:pStyle w:val="TOC2"/>
            <w:tabs>
              <w:tab w:val="left" w:pos="880"/>
              <w:tab w:val="right" w:leader="dot" w:pos="9350"/>
            </w:tabs>
            <w:rPr>
              <w:del w:id="672" w:author="Thomas Dietz" w:date="2012-09-11T17:11:00Z"/>
              <w:rFonts w:eastAsiaTheme="minorEastAsia"/>
              <w:noProof/>
            </w:rPr>
          </w:pPr>
          <w:del w:id="673" w:author="Thomas Dietz" w:date="2012-09-11T17:11:00Z">
            <w:r w:rsidRPr="002705F3" w:rsidDel="00101282">
              <w:rPr>
                <w:noProof/>
                <w:rPrChange w:id="674" w:author="Deepak Bansal (AZURE)" w:date="2012-08-22T13:01:00Z">
                  <w:rPr>
                    <w:rStyle w:val="Hyperlink"/>
                    <w:noProof/>
                  </w:rPr>
                </w:rPrChange>
              </w:rPr>
              <w:delText>5.3</w:delText>
            </w:r>
            <w:r w:rsidDel="00101282">
              <w:rPr>
                <w:rFonts w:eastAsiaTheme="minorEastAsia"/>
                <w:noProof/>
              </w:rPr>
              <w:tab/>
            </w:r>
            <w:r w:rsidRPr="002705F3" w:rsidDel="00101282">
              <w:rPr>
                <w:noProof/>
                <w:rPrChange w:id="675" w:author="Deepak Bansal (AZURE)" w:date="2012-08-22T13:01:00Z">
                  <w:rPr>
                    <w:rStyle w:val="Hyperlink"/>
                    <w:noProof/>
                  </w:rPr>
                </w:rPrChange>
              </w:rPr>
              <w:delText>OpenFlow Logical Switch</w:delText>
            </w:r>
            <w:r w:rsidDel="00101282">
              <w:rPr>
                <w:noProof/>
                <w:webHidden/>
              </w:rPr>
              <w:tab/>
              <w:delText>9</w:delText>
            </w:r>
          </w:del>
        </w:p>
        <w:p w14:paraId="116A54FB" w14:textId="77777777" w:rsidR="00B40C61" w:rsidDel="00101282" w:rsidRDefault="00B40C61">
          <w:pPr>
            <w:pStyle w:val="TOC2"/>
            <w:tabs>
              <w:tab w:val="left" w:pos="880"/>
              <w:tab w:val="right" w:leader="dot" w:pos="9350"/>
            </w:tabs>
            <w:rPr>
              <w:del w:id="676" w:author="Thomas Dietz" w:date="2012-09-11T17:11:00Z"/>
              <w:rFonts w:eastAsiaTheme="minorEastAsia"/>
              <w:noProof/>
            </w:rPr>
          </w:pPr>
          <w:del w:id="677" w:author="Thomas Dietz" w:date="2012-09-11T17:11:00Z">
            <w:r w:rsidRPr="002705F3" w:rsidDel="00101282">
              <w:rPr>
                <w:noProof/>
                <w:rPrChange w:id="678" w:author="Deepak Bansal (AZURE)" w:date="2012-08-22T13:01:00Z">
                  <w:rPr>
                    <w:rStyle w:val="Hyperlink"/>
                    <w:noProof/>
                  </w:rPr>
                </w:rPrChange>
              </w:rPr>
              <w:delText>5.4</w:delText>
            </w:r>
            <w:r w:rsidDel="00101282">
              <w:rPr>
                <w:rFonts w:eastAsiaTheme="minorEastAsia"/>
                <w:noProof/>
              </w:rPr>
              <w:tab/>
            </w:r>
            <w:r w:rsidRPr="002705F3" w:rsidDel="00101282">
              <w:rPr>
                <w:noProof/>
                <w:rPrChange w:id="679" w:author="Deepak Bansal (AZURE)" w:date="2012-08-22T13:01:00Z">
                  <w:rPr>
                    <w:rStyle w:val="Hyperlink"/>
                    <w:noProof/>
                  </w:rPr>
                </w:rPrChange>
              </w:rPr>
              <w:delText>OpenFlow Resource</w:delText>
            </w:r>
            <w:r w:rsidDel="00101282">
              <w:rPr>
                <w:noProof/>
                <w:webHidden/>
              </w:rPr>
              <w:tab/>
              <w:delText>9</w:delText>
            </w:r>
          </w:del>
        </w:p>
        <w:p w14:paraId="374AD602" w14:textId="77777777" w:rsidR="00B40C61" w:rsidDel="00101282" w:rsidRDefault="00B40C61">
          <w:pPr>
            <w:pStyle w:val="TOC3"/>
            <w:tabs>
              <w:tab w:val="left" w:pos="1320"/>
              <w:tab w:val="right" w:leader="dot" w:pos="9350"/>
            </w:tabs>
            <w:rPr>
              <w:del w:id="680" w:author="Thomas Dietz" w:date="2012-09-11T17:11:00Z"/>
              <w:rFonts w:eastAsiaTheme="minorEastAsia"/>
              <w:noProof/>
            </w:rPr>
          </w:pPr>
          <w:del w:id="681" w:author="Thomas Dietz" w:date="2012-09-11T17:11:00Z">
            <w:r w:rsidRPr="002705F3" w:rsidDel="00101282">
              <w:rPr>
                <w:noProof/>
                <w:rPrChange w:id="682" w:author="Deepak Bansal (AZURE)" w:date="2012-08-22T13:01:00Z">
                  <w:rPr>
                    <w:rStyle w:val="Hyperlink"/>
                    <w:noProof/>
                  </w:rPr>
                </w:rPrChange>
              </w:rPr>
              <w:delText>5.4.1</w:delText>
            </w:r>
            <w:r w:rsidDel="00101282">
              <w:rPr>
                <w:rFonts w:eastAsiaTheme="minorEastAsia"/>
                <w:noProof/>
              </w:rPr>
              <w:tab/>
            </w:r>
            <w:r w:rsidRPr="002705F3" w:rsidDel="00101282">
              <w:rPr>
                <w:noProof/>
                <w:rPrChange w:id="683" w:author="Deepak Bansal (AZURE)" w:date="2012-08-22T13:01:00Z">
                  <w:rPr>
                    <w:rStyle w:val="Hyperlink"/>
                    <w:noProof/>
                  </w:rPr>
                </w:rPrChange>
              </w:rPr>
              <w:delText>OpenFlow Queue</w:delText>
            </w:r>
            <w:r w:rsidDel="00101282">
              <w:rPr>
                <w:noProof/>
                <w:webHidden/>
              </w:rPr>
              <w:tab/>
              <w:delText>9</w:delText>
            </w:r>
          </w:del>
        </w:p>
        <w:p w14:paraId="4D00E6BD" w14:textId="77777777" w:rsidR="00B40C61" w:rsidDel="00101282" w:rsidRDefault="00B40C61">
          <w:pPr>
            <w:pStyle w:val="TOC3"/>
            <w:tabs>
              <w:tab w:val="left" w:pos="1320"/>
              <w:tab w:val="right" w:leader="dot" w:pos="9350"/>
            </w:tabs>
            <w:rPr>
              <w:del w:id="684" w:author="Thomas Dietz" w:date="2012-09-11T17:11:00Z"/>
              <w:rFonts w:eastAsiaTheme="minorEastAsia"/>
              <w:noProof/>
            </w:rPr>
          </w:pPr>
          <w:del w:id="685" w:author="Thomas Dietz" w:date="2012-09-11T17:11:00Z">
            <w:r w:rsidRPr="002705F3" w:rsidDel="00101282">
              <w:rPr>
                <w:noProof/>
                <w:rPrChange w:id="686" w:author="Deepak Bansal (AZURE)" w:date="2012-08-22T13:01:00Z">
                  <w:rPr>
                    <w:rStyle w:val="Hyperlink"/>
                    <w:noProof/>
                  </w:rPr>
                </w:rPrChange>
              </w:rPr>
              <w:delText>5.4.2</w:delText>
            </w:r>
            <w:r w:rsidDel="00101282">
              <w:rPr>
                <w:rFonts w:eastAsiaTheme="minorEastAsia"/>
                <w:noProof/>
              </w:rPr>
              <w:tab/>
            </w:r>
            <w:r w:rsidRPr="002705F3" w:rsidDel="00101282">
              <w:rPr>
                <w:noProof/>
                <w:rPrChange w:id="687" w:author="Deepak Bansal (AZURE)" w:date="2012-08-22T13:01:00Z">
                  <w:rPr>
                    <w:rStyle w:val="Hyperlink"/>
                    <w:noProof/>
                  </w:rPr>
                </w:rPrChange>
              </w:rPr>
              <w:delText>OpenFlow Port</w:delText>
            </w:r>
            <w:r w:rsidDel="00101282">
              <w:rPr>
                <w:noProof/>
                <w:webHidden/>
              </w:rPr>
              <w:tab/>
              <w:delText>9</w:delText>
            </w:r>
          </w:del>
        </w:p>
        <w:p w14:paraId="36A0BC99" w14:textId="77777777" w:rsidR="00B40C61" w:rsidDel="00101282" w:rsidRDefault="00B40C61">
          <w:pPr>
            <w:pStyle w:val="TOC2"/>
            <w:tabs>
              <w:tab w:val="left" w:pos="880"/>
              <w:tab w:val="right" w:leader="dot" w:pos="9350"/>
            </w:tabs>
            <w:rPr>
              <w:del w:id="688" w:author="Thomas Dietz" w:date="2012-09-11T17:11:00Z"/>
              <w:rFonts w:eastAsiaTheme="minorEastAsia"/>
              <w:noProof/>
            </w:rPr>
          </w:pPr>
          <w:del w:id="689" w:author="Thomas Dietz" w:date="2012-09-11T17:11:00Z">
            <w:r w:rsidRPr="002705F3" w:rsidDel="00101282">
              <w:rPr>
                <w:noProof/>
                <w:rPrChange w:id="690" w:author="Deepak Bansal (AZURE)" w:date="2012-08-22T13:01:00Z">
                  <w:rPr>
                    <w:rStyle w:val="Hyperlink"/>
                    <w:noProof/>
                  </w:rPr>
                </w:rPrChange>
              </w:rPr>
              <w:delText>5.5</w:delText>
            </w:r>
            <w:r w:rsidDel="00101282">
              <w:rPr>
                <w:rFonts w:eastAsiaTheme="minorEastAsia"/>
                <w:noProof/>
              </w:rPr>
              <w:tab/>
            </w:r>
            <w:r w:rsidRPr="002705F3" w:rsidDel="00101282">
              <w:rPr>
                <w:noProof/>
                <w:rPrChange w:id="691" w:author="Deepak Bansal (AZURE)" w:date="2012-08-22T13:01:00Z">
                  <w:rPr>
                    <w:rStyle w:val="Hyperlink"/>
                    <w:noProof/>
                  </w:rPr>
                </w:rPrChange>
              </w:rPr>
              <w:delText>OpenFlow Controller</w:delText>
            </w:r>
            <w:r w:rsidDel="00101282">
              <w:rPr>
                <w:noProof/>
                <w:webHidden/>
              </w:rPr>
              <w:tab/>
              <w:delText>10</w:delText>
            </w:r>
          </w:del>
        </w:p>
        <w:p w14:paraId="4F700E8D" w14:textId="77777777" w:rsidR="00B40C61" w:rsidDel="00101282" w:rsidRDefault="00B40C61">
          <w:pPr>
            <w:pStyle w:val="TOC1"/>
            <w:tabs>
              <w:tab w:val="left" w:pos="440"/>
              <w:tab w:val="right" w:leader="dot" w:pos="9350"/>
            </w:tabs>
            <w:rPr>
              <w:del w:id="692" w:author="Thomas Dietz" w:date="2012-09-11T17:11:00Z"/>
              <w:rFonts w:eastAsiaTheme="minorEastAsia"/>
              <w:noProof/>
            </w:rPr>
          </w:pPr>
          <w:del w:id="693" w:author="Thomas Dietz" w:date="2012-09-11T17:11:00Z">
            <w:r w:rsidRPr="002705F3" w:rsidDel="00101282">
              <w:rPr>
                <w:noProof/>
                <w:rPrChange w:id="694" w:author="Deepak Bansal (AZURE)" w:date="2012-08-22T13:01:00Z">
                  <w:rPr>
                    <w:rStyle w:val="Hyperlink"/>
                    <w:noProof/>
                  </w:rPr>
                </w:rPrChange>
              </w:rPr>
              <w:delText>6</w:delText>
            </w:r>
            <w:r w:rsidDel="00101282">
              <w:rPr>
                <w:rFonts w:eastAsiaTheme="minorEastAsia"/>
                <w:noProof/>
              </w:rPr>
              <w:tab/>
            </w:r>
            <w:r w:rsidRPr="002705F3" w:rsidDel="00101282">
              <w:rPr>
                <w:noProof/>
                <w:rPrChange w:id="695" w:author="Deepak Bansal (AZURE)" w:date="2012-08-22T13:01:00Z">
                  <w:rPr>
                    <w:rStyle w:val="Hyperlink"/>
                    <w:noProof/>
                  </w:rPr>
                </w:rPrChange>
              </w:rPr>
              <w:delText>Requirements</w:delText>
            </w:r>
            <w:r w:rsidDel="00101282">
              <w:rPr>
                <w:noProof/>
                <w:webHidden/>
              </w:rPr>
              <w:tab/>
              <w:delText>10</w:delText>
            </w:r>
          </w:del>
        </w:p>
        <w:p w14:paraId="18EB1051" w14:textId="77777777" w:rsidR="00B40C61" w:rsidDel="00101282" w:rsidRDefault="00B40C61">
          <w:pPr>
            <w:pStyle w:val="TOC2"/>
            <w:tabs>
              <w:tab w:val="left" w:pos="880"/>
              <w:tab w:val="right" w:leader="dot" w:pos="9350"/>
            </w:tabs>
            <w:rPr>
              <w:del w:id="696" w:author="Thomas Dietz" w:date="2012-09-11T17:11:00Z"/>
              <w:rFonts w:eastAsiaTheme="minorEastAsia"/>
              <w:noProof/>
            </w:rPr>
          </w:pPr>
          <w:del w:id="697" w:author="Thomas Dietz" w:date="2012-09-11T17:11:00Z">
            <w:r w:rsidRPr="002705F3" w:rsidDel="00101282">
              <w:rPr>
                <w:noProof/>
                <w:rPrChange w:id="698" w:author="Deepak Bansal (AZURE)" w:date="2012-08-22T13:01:00Z">
                  <w:rPr>
                    <w:rStyle w:val="Hyperlink"/>
                    <w:noProof/>
                  </w:rPr>
                </w:rPrChange>
              </w:rPr>
              <w:delText>6.1</w:delText>
            </w:r>
            <w:r w:rsidDel="00101282">
              <w:rPr>
                <w:rFonts w:eastAsiaTheme="minorEastAsia"/>
                <w:noProof/>
              </w:rPr>
              <w:tab/>
            </w:r>
            <w:r w:rsidRPr="002705F3" w:rsidDel="00101282">
              <w:rPr>
                <w:noProof/>
                <w:rPrChange w:id="699" w:author="Deepak Bansal (AZURE)" w:date="2012-08-22T13:01:00Z">
                  <w:rPr>
                    <w:rStyle w:val="Hyperlink"/>
                    <w:noProof/>
                  </w:rPr>
                </w:rPrChange>
              </w:rPr>
              <w:delText>Requirements from the OpenFlow 1.3 Protocol Specification</w:delText>
            </w:r>
            <w:r w:rsidDel="00101282">
              <w:rPr>
                <w:noProof/>
                <w:webHidden/>
              </w:rPr>
              <w:tab/>
              <w:delText>10</w:delText>
            </w:r>
          </w:del>
        </w:p>
        <w:p w14:paraId="0CDDA5C8" w14:textId="77777777" w:rsidR="00B40C61" w:rsidDel="00101282" w:rsidRDefault="00B40C61">
          <w:pPr>
            <w:pStyle w:val="TOC3"/>
            <w:tabs>
              <w:tab w:val="left" w:pos="1320"/>
              <w:tab w:val="right" w:leader="dot" w:pos="9350"/>
            </w:tabs>
            <w:rPr>
              <w:del w:id="700" w:author="Thomas Dietz" w:date="2012-09-11T17:11:00Z"/>
              <w:rFonts w:eastAsiaTheme="minorEastAsia"/>
              <w:noProof/>
            </w:rPr>
          </w:pPr>
          <w:del w:id="701" w:author="Thomas Dietz" w:date="2012-09-11T17:11:00Z">
            <w:r w:rsidRPr="002705F3" w:rsidDel="00101282">
              <w:rPr>
                <w:noProof/>
                <w:rPrChange w:id="702" w:author="Deepak Bansal (AZURE)" w:date="2012-08-22T13:01:00Z">
                  <w:rPr>
                    <w:rStyle w:val="Hyperlink"/>
                    <w:noProof/>
                  </w:rPr>
                </w:rPrChange>
              </w:rPr>
              <w:delText>6.1.1</w:delText>
            </w:r>
            <w:r w:rsidDel="00101282">
              <w:rPr>
                <w:rFonts w:eastAsiaTheme="minorEastAsia"/>
                <w:noProof/>
              </w:rPr>
              <w:tab/>
            </w:r>
            <w:r w:rsidRPr="002705F3" w:rsidDel="00101282">
              <w:rPr>
                <w:noProof/>
                <w:rPrChange w:id="703" w:author="Deepak Bansal (AZURE)" w:date="2012-08-22T13:01:00Z">
                  <w:rPr>
                    <w:rStyle w:val="Hyperlink"/>
                    <w:noProof/>
                  </w:rPr>
                </w:rPrChange>
              </w:rPr>
              <w:delText>Connection Setup to a Controller</w:delText>
            </w:r>
            <w:r w:rsidDel="00101282">
              <w:rPr>
                <w:noProof/>
                <w:webHidden/>
              </w:rPr>
              <w:tab/>
              <w:delText>10</w:delText>
            </w:r>
          </w:del>
        </w:p>
        <w:p w14:paraId="2E2D9F88" w14:textId="77777777" w:rsidR="00B40C61" w:rsidDel="00101282" w:rsidRDefault="00B40C61">
          <w:pPr>
            <w:pStyle w:val="TOC3"/>
            <w:tabs>
              <w:tab w:val="left" w:pos="1320"/>
              <w:tab w:val="right" w:leader="dot" w:pos="9350"/>
            </w:tabs>
            <w:rPr>
              <w:del w:id="704" w:author="Thomas Dietz" w:date="2012-09-11T17:11:00Z"/>
              <w:rFonts w:eastAsiaTheme="minorEastAsia"/>
              <w:noProof/>
            </w:rPr>
          </w:pPr>
          <w:del w:id="705" w:author="Thomas Dietz" w:date="2012-09-11T17:11:00Z">
            <w:r w:rsidRPr="002705F3" w:rsidDel="00101282">
              <w:rPr>
                <w:noProof/>
                <w:rPrChange w:id="706" w:author="Deepak Bansal (AZURE)" w:date="2012-08-22T13:01:00Z">
                  <w:rPr>
                    <w:rStyle w:val="Hyperlink"/>
                    <w:noProof/>
                  </w:rPr>
                </w:rPrChange>
              </w:rPr>
              <w:delText>6.1.2</w:delText>
            </w:r>
            <w:r w:rsidDel="00101282">
              <w:rPr>
                <w:rFonts w:eastAsiaTheme="minorEastAsia"/>
                <w:noProof/>
              </w:rPr>
              <w:tab/>
            </w:r>
            <w:r w:rsidRPr="002705F3" w:rsidDel="00101282">
              <w:rPr>
                <w:noProof/>
                <w:rPrChange w:id="707" w:author="Deepak Bansal (AZURE)" w:date="2012-08-22T13:01:00Z">
                  <w:rPr>
                    <w:rStyle w:val="Hyperlink"/>
                    <w:noProof/>
                  </w:rPr>
                </w:rPrChange>
              </w:rPr>
              <w:delText>Multiple Controllers</w:delText>
            </w:r>
            <w:r w:rsidDel="00101282">
              <w:rPr>
                <w:noProof/>
                <w:webHidden/>
              </w:rPr>
              <w:tab/>
              <w:delText>10</w:delText>
            </w:r>
          </w:del>
        </w:p>
        <w:p w14:paraId="274DEEE3" w14:textId="77777777" w:rsidR="00B40C61" w:rsidDel="00101282" w:rsidRDefault="00B40C61">
          <w:pPr>
            <w:pStyle w:val="TOC3"/>
            <w:tabs>
              <w:tab w:val="left" w:pos="1320"/>
              <w:tab w:val="right" w:leader="dot" w:pos="9350"/>
            </w:tabs>
            <w:rPr>
              <w:del w:id="708" w:author="Thomas Dietz" w:date="2012-09-11T17:11:00Z"/>
              <w:rFonts w:eastAsiaTheme="minorEastAsia"/>
              <w:noProof/>
            </w:rPr>
          </w:pPr>
          <w:del w:id="709" w:author="Thomas Dietz" w:date="2012-09-11T17:11:00Z">
            <w:r w:rsidRPr="002705F3" w:rsidDel="00101282">
              <w:rPr>
                <w:noProof/>
                <w:rPrChange w:id="710" w:author="Deepak Bansal (AZURE)" w:date="2012-08-22T13:01:00Z">
                  <w:rPr>
                    <w:rStyle w:val="Hyperlink"/>
                    <w:noProof/>
                  </w:rPr>
                </w:rPrChange>
              </w:rPr>
              <w:delText>6.1.3</w:delText>
            </w:r>
            <w:r w:rsidDel="00101282">
              <w:rPr>
                <w:rFonts w:eastAsiaTheme="minorEastAsia"/>
                <w:noProof/>
              </w:rPr>
              <w:tab/>
            </w:r>
            <w:r w:rsidRPr="002705F3" w:rsidDel="00101282">
              <w:rPr>
                <w:noProof/>
                <w:rPrChange w:id="711" w:author="Deepak Bansal (AZURE)" w:date="2012-08-22T13:01:00Z">
                  <w:rPr>
                    <w:rStyle w:val="Hyperlink"/>
                    <w:noProof/>
                  </w:rPr>
                </w:rPrChange>
              </w:rPr>
              <w:delText>OpenFlow Logical Switches</w:delText>
            </w:r>
            <w:r w:rsidDel="00101282">
              <w:rPr>
                <w:noProof/>
                <w:webHidden/>
              </w:rPr>
              <w:tab/>
              <w:delText>10</w:delText>
            </w:r>
          </w:del>
        </w:p>
        <w:p w14:paraId="73D24311" w14:textId="77777777" w:rsidR="00B40C61" w:rsidDel="00101282" w:rsidRDefault="00B40C61">
          <w:pPr>
            <w:pStyle w:val="TOC3"/>
            <w:tabs>
              <w:tab w:val="left" w:pos="1320"/>
              <w:tab w:val="right" w:leader="dot" w:pos="9350"/>
            </w:tabs>
            <w:rPr>
              <w:del w:id="712" w:author="Thomas Dietz" w:date="2012-09-11T17:11:00Z"/>
              <w:rFonts w:eastAsiaTheme="minorEastAsia"/>
              <w:noProof/>
            </w:rPr>
          </w:pPr>
          <w:del w:id="713" w:author="Thomas Dietz" w:date="2012-09-11T17:11:00Z">
            <w:r w:rsidRPr="002705F3" w:rsidDel="00101282">
              <w:rPr>
                <w:noProof/>
                <w:rPrChange w:id="714" w:author="Deepak Bansal (AZURE)" w:date="2012-08-22T13:01:00Z">
                  <w:rPr>
                    <w:rStyle w:val="Hyperlink"/>
                    <w:noProof/>
                  </w:rPr>
                </w:rPrChange>
              </w:rPr>
              <w:delText>6.1.4</w:delText>
            </w:r>
            <w:r w:rsidDel="00101282">
              <w:rPr>
                <w:rFonts w:eastAsiaTheme="minorEastAsia"/>
                <w:noProof/>
              </w:rPr>
              <w:tab/>
            </w:r>
            <w:r w:rsidRPr="002705F3" w:rsidDel="00101282">
              <w:rPr>
                <w:noProof/>
                <w:rPrChange w:id="715" w:author="Deepak Bansal (AZURE)" w:date="2012-08-22T13:01:00Z">
                  <w:rPr>
                    <w:rStyle w:val="Hyperlink"/>
                    <w:noProof/>
                  </w:rPr>
                </w:rPrChange>
              </w:rPr>
              <w:delText>Connection Interruption</w:delText>
            </w:r>
            <w:r w:rsidDel="00101282">
              <w:rPr>
                <w:noProof/>
                <w:webHidden/>
              </w:rPr>
              <w:tab/>
              <w:delText>11</w:delText>
            </w:r>
          </w:del>
        </w:p>
        <w:p w14:paraId="6463E3C0" w14:textId="77777777" w:rsidR="00B40C61" w:rsidDel="00101282" w:rsidRDefault="00B40C61">
          <w:pPr>
            <w:pStyle w:val="TOC3"/>
            <w:tabs>
              <w:tab w:val="left" w:pos="1320"/>
              <w:tab w:val="right" w:leader="dot" w:pos="9350"/>
            </w:tabs>
            <w:rPr>
              <w:del w:id="716" w:author="Thomas Dietz" w:date="2012-09-11T17:11:00Z"/>
              <w:rFonts w:eastAsiaTheme="minorEastAsia"/>
              <w:noProof/>
            </w:rPr>
          </w:pPr>
          <w:del w:id="717" w:author="Thomas Dietz" w:date="2012-09-11T17:11:00Z">
            <w:r w:rsidRPr="002705F3" w:rsidDel="00101282">
              <w:rPr>
                <w:noProof/>
                <w:rPrChange w:id="718" w:author="Deepak Bansal (AZURE)" w:date="2012-08-22T13:01:00Z">
                  <w:rPr>
                    <w:rStyle w:val="Hyperlink"/>
                    <w:noProof/>
                  </w:rPr>
                </w:rPrChange>
              </w:rPr>
              <w:delText>6.1.5</w:delText>
            </w:r>
            <w:r w:rsidDel="00101282">
              <w:rPr>
                <w:rFonts w:eastAsiaTheme="minorEastAsia"/>
                <w:noProof/>
              </w:rPr>
              <w:tab/>
            </w:r>
            <w:r w:rsidRPr="002705F3" w:rsidDel="00101282">
              <w:rPr>
                <w:noProof/>
                <w:rPrChange w:id="719" w:author="Deepak Bansal (AZURE)" w:date="2012-08-22T13:01:00Z">
                  <w:rPr>
                    <w:rStyle w:val="Hyperlink"/>
                    <w:noProof/>
                  </w:rPr>
                </w:rPrChange>
              </w:rPr>
              <w:delText>Encryption</w:delText>
            </w:r>
            <w:r w:rsidDel="00101282">
              <w:rPr>
                <w:noProof/>
                <w:webHidden/>
              </w:rPr>
              <w:tab/>
              <w:delText>11</w:delText>
            </w:r>
          </w:del>
        </w:p>
        <w:p w14:paraId="67253143" w14:textId="77777777" w:rsidR="00B40C61" w:rsidDel="00101282" w:rsidRDefault="00B40C61">
          <w:pPr>
            <w:pStyle w:val="TOC3"/>
            <w:tabs>
              <w:tab w:val="left" w:pos="1320"/>
              <w:tab w:val="right" w:leader="dot" w:pos="9350"/>
            </w:tabs>
            <w:rPr>
              <w:del w:id="720" w:author="Thomas Dietz" w:date="2012-09-11T17:11:00Z"/>
              <w:rFonts w:eastAsiaTheme="minorEastAsia"/>
              <w:noProof/>
            </w:rPr>
          </w:pPr>
          <w:del w:id="721" w:author="Thomas Dietz" w:date="2012-09-11T17:11:00Z">
            <w:r w:rsidRPr="002705F3" w:rsidDel="00101282">
              <w:rPr>
                <w:noProof/>
                <w:rPrChange w:id="722" w:author="Deepak Bansal (AZURE)" w:date="2012-08-22T13:01:00Z">
                  <w:rPr>
                    <w:rStyle w:val="Hyperlink"/>
                    <w:noProof/>
                  </w:rPr>
                </w:rPrChange>
              </w:rPr>
              <w:delText>6.1.6</w:delText>
            </w:r>
            <w:r w:rsidDel="00101282">
              <w:rPr>
                <w:rFonts w:eastAsiaTheme="minorEastAsia"/>
                <w:noProof/>
              </w:rPr>
              <w:tab/>
            </w:r>
            <w:r w:rsidRPr="002705F3" w:rsidDel="00101282">
              <w:rPr>
                <w:noProof/>
                <w:rPrChange w:id="723" w:author="Deepak Bansal (AZURE)" w:date="2012-08-22T13:01:00Z">
                  <w:rPr>
                    <w:rStyle w:val="Hyperlink"/>
                    <w:noProof/>
                  </w:rPr>
                </w:rPrChange>
              </w:rPr>
              <w:delText>Queues</w:delText>
            </w:r>
            <w:r w:rsidDel="00101282">
              <w:rPr>
                <w:noProof/>
                <w:webHidden/>
              </w:rPr>
              <w:tab/>
              <w:delText>11</w:delText>
            </w:r>
          </w:del>
        </w:p>
        <w:p w14:paraId="18DFC27D" w14:textId="77777777" w:rsidR="00B40C61" w:rsidDel="00101282" w:rsidRDefault="00B40C61">
          <w:pPr>
            <w:pStyle w:val="TOC3"/>
            <w:tabs>
              <w:tab w:val="left" w:pos="1320"/>
              <w:tab w:val="right" w:leader="dot" w:pos="9350"/>
            </w:tabs>
            <w:rPr>
              <w:del w:id="724" w:author="Thomas Dietz" w:date="2012-09-11T17:11:00Z"/>
              <w:rFonts w:eastAsiaTheme="minorEastAsia"/>
              <w:noProof/>
            </w:rPr>
          </w:pPr>
          <w:del w:id="725" w:author="Thomas Dietz" w:date="2012-09-11T17:11:00Z">
            <w:r w:rsidRPr="002705F3" w:rsidDel="00101282">
              <w:rPr>
                <w:noProof/>
                <w:rPrChange w:id="726" w:author="Deepak Bansal (AZURE)" w:date="2012-08-22T13:01:00Z">
                  <w:rPr>
                    <w:rStyle w:val="Hyperlink"/>
                    <w:noProof/>
                  </w:rPr>
                </w:rPrChange>
              </w:rPr>
              <w:delText>6.1.7</w:delText>
            </w:r>
            <w:r w:rsidDel="00101282">
              <w:rPr>
                <w:rFonts w:eastAsiaTheme="minorEastAsia"/>
                <w:noProof/>
              </w:rPr>
              <w:tab/>
            </w:r>
            <w:r w:rsidRPr="002705F3" w:rsidDel="00101282">
              <w:rPr>
                <w:noProof/>
                <w:rPrChange w:id="727" w:author="Deepak Bansal (AZURE)" w:date="2012-08-22T13:01:00Z">
                  <w:rPr>
                    <w:rStyle w:val="Hyperlink"/>
                    <w:noProof/>
                  </w:rPr>
                </w:rPrChange>
              </w:rPr>
              <w:delText>Ports</w:delText>
            </w:r>
            <w:r w:rsidDel="00101282">
              <w:rPr>
                <w:noProof/>
                <w:webHidden/>
              </w:rPr>
              <w:tab/>
              <w:delText>11</w:delText>
            </w:r>
          </w:del>
        </w:p>
        <w:p w14:paraId="5B350582" w14:textId="77777777" w:rsidR="00B40C61" w:rsidDel="00101282" w:rsidRDefault="00B40C61">
          <w:pPr>
            <w:pStyle w:val="TOC3"/>
            <w:tabs>
              <w:tab w:val="left" w:pos="1320"/>
              <w:tab w:val="right" w:leader="dot" w:pos="9350"/>
            </w:tabs>
            <w:rPr>
              <w:del w:id="728" w:author="Thomas Dietz" w:date="2012-09-11T17:11:00Z"/>
              <w:rFonts w:eastAsiaTheme="minorEastAsia"/>
              <w:noProof/>
            </w:rPr>
          </w:pPr>
          <w:del w:id="729" w:author="Thomas Dietz" w:date="2012-09-11T17:11:00Z">
            <w:r w:rsidRPr="002705F3" w:rsidDel="00101282">
              <w:rPr>
                <w:noProof/>
                <w:rPrChange w:id="730" w:author="Deepak Bansal (AZURE)" w:date="2012-08-22T13:01:00Z">
                  <w:rPr>
                    <w:rStyle w:val="Hyperlink"/>
                    <w:noProof/>
                  </w:rPr>
                </w:rPrChange>
              </w:rPr>
              <w:delText>6.1.8</w:delText>
            </w:r>
            <w:r w:rsidDel="00101282">
              <w:rPr>
                <w:rFonts w:eastAsiaTheme="minorEastAsia"/>
                <w:noProof/>
              </w:rPr>
              <w:tab/>
            </w:r>
            <w:r w:rsidRPr="002705F3" w:rsidDel="00101282">
              <w:rPr>
                <w:noProof/>
                <w:rPrChange w:id="731" w:author="Deepak Bansal (AZURE)" w:date="2012-08-22T13:01:00Z">
                  <w:rPr>
                    <w:rStyle w:val="Hyperlink"/>
                    <w:noProof/>
                  </w:rPr>
                </w:rPrChange>
              </w:rPr>
              <w:delText>Capability Discovery</w:delText>
            </w:r>
            <w:r w:rsidDel="00101282">
              <w:rPr>
                <w:noProof/>
                <w:webHidden/>
              </w:rPr>
              <w:tab/>
              <w:delText>12</w:delText>
            </w:r>
          </w:del>
        </w:p>
        <w:p w14:paraId="1C212CBD" w14:textId="77777777" w:rsidR="00B40C61" w:rsidDel="00101282" w:rsidRDefault="00B40C61">
          <w:pPr>
            <w:pStyle w:val="TOC3"/>
            <w:tabs>
              <w:tab w:val="left" w:pos="1320"/>
              <w:tab w:val="right" w:leader="dot" w:pos="9350"/>
            </w:tabs>
            <w:rPr>
              <w:del w:id="732" w:author="Thomas Dietz" w:date="2012-09-11T17:11:00Z"/>
              <w:rFonts w:eastAsiaTheme="minorEastAsia"/>
              <w:noProof/>
            </w:rPr>
          </w:pPr>
          <w:del w:id="733" w:author="Thomas Dietz" w:date="2012-09-11T17:11:00Z">
            <w:r w:rsidRPr="002705F3" w:rsidDel="00101282">
              <w:rPr>
                <w:noProof/>
                <w:rPrChange w:id="734" w:author="Deepak Bansal (AZURE)" w:date="2012-08-22T13:01:00Z">
                  <w:rPr>
                    <w:rStyle w:val="Hyperlink"/>
                    <w:noProof/>
                  </w:rPr>
                </w:rPrChange>
              </w:rPr>
              <w:delText>6.1.9</w:delText>
            </w:r>
            <w:r w:rsidDel="00101282">
              <w:rPr>
                <w:rFonts w:eastAsiaTheme="minorEastAsia"/>
                <w:noProof/>
              </w:rPr>
              <w:tab/>
            </w:r>
            <w:r w:rsidRPr="002705F3" w:rsidDel="00101282">
              <w:rPr>
                <w:noProof/>
                <w:rPrChange w:id="735" w:author="Deepak Bansal (AZURE)" w:date="2012-08-22T13:01:00Z">
                  <w:rPr>
                    <w:rStyle w:val="Hyperlink"/>
                    <w:noProof/>
                  </w:rPr>
                </w:rPrChange>
              </w:rPr>
              <w:delText>Tunnel Configuration</w:delText>
            </w:r>
            <w:r w:rsidDel="00101282">
              <w:rPr>
                <w:noProof/>
                <w:webHidden/>
              </w:rPr>
              <w:tab/>
              <w:delText>12</w:delText>
            </w:r>
          </w:del>
        </w:p>
        <w:p w14:paraId="3FBE0057" w14:textId="77777777" w:rsidR="00B40C61" w:rsidDel="00101282" w:rsidRDefault="00B40C61">
          <w:pPr>
            <w:pStyle w:val="TOC3"/>
            <w:tabs>
              <w:tab w:val="left" w:pos="1320"/>
              <w:tab w:val="right" w:leader="dot" w:pos="9350"/>
            </w:tabs>
            <w:rPr>
              <w:del w:id="736" w:author="Thomas Dietz" w:date="2012-09-11T17:11:00Z"/>
              <w:rFonts w:eastAsiaTheme="minorEastAsia"/>
              <w:noProof/>
            </w:rPr>
          </w:pPr>
          <w:del w:id="737" w:author="Thomas Dietz" w:date="2012-09-11T17:11:00Z">
            <w:r w:rsidRPr="002705F3" w:rsidDel="00101282">
              <w:rPr>
                <w:noProof/>
                <w:rPrChange w:id="738" w:author="Deepak Bansal (AZURE)" w:date="2012-08-22T13:01:00Z">
                  <w:rPr>
                    <w:rStyle w:val="Hyperlink"/>
                    <w:noProof/>
                  </w:rPr>
                </w:rPrChange>
              </w:rPr>
              <w:delText>6.1.10</w:delText>
            </w:r>
            <w:r w:rsidDel="00101282">
              <w:rPr>
                <w:rFonts w:eastAsiaTheme="minorEastAsia"/>
                <w:noProof/>
              </w:rPr>
              <w:tab/>
            </w:r>
            <w:r w:rsidRPr="002705F3" w:rsidDel="00101282">
              <w:rPr>
                <w:noProof/>
                <w:rPrChange w:id="739" w:author="Deepak Bansal (AZURE)" w:date="2012-08-22T13:01:00Z">
                  <w:rPr>
                    <w:rStyle w:val="Hyperlink"/>
                    <w:noProof/>
                  </w:rPr>
                </w:rPrChange>
              </w:rPr>
              <w:delText>Datapath ID</w:delText>
            </w:r>
            <w:r w:rsidDel="00101282">
              <w:rPr>
                <w:noProof/>
                <w:webHidden/>
              </w:rPr>
              <w:tab/>
              <w:delText>12</w:delText>
            </w:r>
          </w:del>
        </w:p>
        <w:p w14:paraId="771FCD7D" w14:textId="77777777" w:rsidR="00B40C61" w:rsidDel="00101282" w:rsidRDefault="00B40C61">
          <w:pPr>
            <w:pStyle w:val="TOC2"/>
            <w:tabs>
              <w:tab w:val="left" w:pos="880"/>
              <w:tab w:val="right" w:leader="dot" w:pos="9350"/>
            </w:tabs>
            <w:rPr>
              <w:del w:id="740" w:author="Thomas Dietz" w:date="2012-09-11T17:11:00Z"/>
              <w:rFonts w:eastAsiaTheme="minorEastAsia"/>
              <w:noProof/>
            </w:rPr>
          </w:pPr>
          <w:del w:id="741" w:author="Thomas Dietz" w:date="2012-09-11T17:11:00Z">
            <w:r w:rsidRPr="002705F3" w:rsidDel="00101282">
              <w:rPr>
                <w:noProof/>
                <w:rPrChange w:id="742" w:author="Deepak Bansal (AZURE)" w:date="2012-08-22T13:01:00Z">
                  <w:rPr>
                    <w:rStyle w:val="Hyperlink"/>
                    <w:noProof/>
                  </w:rPr>
                </w:rPrChange>
              </w:rPr>
              <w:delText>6.2</w:delText>
            </w:r>
            <w:r w:rsidDel="00101282">
              <w:rPr>
                <w:rFonts w:eastAsiaTheme="minorEastAsia"/>
                <w:noProof/>
              </w:rPr>
              <w:tab/>
            </w:r>
            <w:r w:rsidRPr="002705F3" w:rsidDel="00101282">
              <w:rPr>
                <w:noProof/>
                <w:rPrChange w:id="743" w:author="Deepak Bansal (AZURE)" w:date="2012-08-22T13:01:00Z">
                  <w:rPr>
                    <w:rStyle w:val="Hyperlink"/>
                    <w:noProof/>
                  </w:rPr>
                </w:rPrChange>
              </w:rPr>
              <w:delText>Operational Requirements</w:delText>
            </w:r>
            <w:r w:rsidDel="00101282">
              <w:rPr>
                <w:noProof/>
                <w:webHidden/>
              </w:rPr>
              <w:tab/>
              <w:delText>12</w:delText>
            </w:r>
          </w:del>
        </w:p>
        <w:p w14:paraId="1A1B23FB" w14:textId="77777777" w:rsidR="00B40C61" w:rsidDel="00101282" w:rsidRDefault="00B40C61">
          <w:pPr>
            <w:pStyle w:val="TOC2"/>
            <w:tabs>
              <w:tab w:val="left" w:pos="880"/>
              <w:tab w:val="right" w:leader="dot" w:pos="9350"/>
            </w:tabs>
            <w:rPr>
              <w:del w:id="744" w:author="Thomas Dietz" w:date="2012-09-11T17:11:00Z"/>
              <w:rFonts w:eastAsiaTheme="minorEastAsia"/>
              <w:noProof/>
            </w:rPr>
          </w:pPr>
          <w:del w:id="745" w:author="Thomas Dietz" w:date="2012-09-11T17:11:00Z">
            <w:r w:rsidRPr="002705F3" w:rsidDel="00101282">
              <w:rPr>
                <w:noProof/>
                <w:rPrChange w:id="746" w:author="Deepak Bansal (AZURE)" w:date="2012-08-22T13:01:00Z">
                  <w:rPr>
                    <w:rStyle w:val="Hyperlink"/>
                    <w:noProof/>
                  </w:rPr>
                </w:rPrChange>
              </w:rPr>
              <w:delText>6.3</w:delText>
            </w:r>
            <w:r w:rsidDel="00101282">
              <w:rPr>
                <w:rFonts w:eastAsiaTheme="minorEastAsia"/>
                <w:noProof/>
              </w:rPr>
              <w:tab/>
            </w:r>
            <w:r w:rsidRPr="002705F3" w:rsidDel="00101282">
              <w:rPr>
                <w:noProof/>
                <w:rPrChange w:id="747" w:author="Deepak Bansal (AZURE)" w:date="2012-08-22T13:01:00Z">
                  <w:rPr>
                    <w:rStyle w:val="Hyperlink"/>
                    <w:noProof/>
                  </w:rPr>
                </w:rPrChange>
              </w:rPr>
              <w:delText>Requirements for the Switch Management Protocol</w:delText>
            </w:r>
            <w:r w:rsidDel="00101282">
              <w:rPr>
                <w:noProof/>
                <w:webHidden/>
              </w:rPr>
              <w:tab/>
              <w:delText>13</w:delText>
            </w:r>
          </w:del>
        </w:p>
        <w:p w14:paraId="1E40197F" w14:textId="77777777" w:rsidR="00B40C61" w:rsidDel="00101282" w:rsidRDefault="00B40C61">
          <w:pPr>
            <w:pStyle w:val="TOC1"/>
            <w:tabs>
              <w:tab w:val="left" w:pos="440"/>
              <w:tab w:val="right" w:leader="dot" w:pos="9350"/>
            </w:tabs>
            <w:rPr>
              <w:del w:id="748" w:author="Thomas Dietz" w:date="2012-09-11T17:11:00Z"/>
              <w:rFonts w:eastAsiaTheme="minorEastAsia"/>
              <w:noProof/>
            </w:rPr>
          </w:pPr>
          <w:del w:id="749" w:author="Thomas Dietz" w:date="2012-09-11T17:11:00Z">
            <w:r w:rsidRPr="002705F3" w:rsidDel="00101282">
              <w:rPr>
                <w:noProof/>
                <w:rPrChange w:id="750" w:author="Deepak Bansal (AZURE)" w:date="2012-08-22T13:01:00Z">
                  <w:rPr>
                    <w:rStyle w:val="Hyperlink"/>
                    <w:noProof/>
                  </w:rPr>
                </w:rPrChange>
              </w:rPr>
              <w:delText>7</w:delText>
            </w:r>
            <w:r w:rsidDel="00101282">
              <w:rPr>
                <w:rFonts w:eastAsiaTheme="minorEastAsia"/>
                <w:noProof/>
              </w:rPr>
              <w:tab/>
            </w:r>
            <w:r w:rsidRPr="002705F3" w:rsidDel="00101282">
              <w:rPr>
                <w:noProof/>
                <w:rPrChange w:id="751" w:author="Deepak Bansal (AZURE)" w:date="2012-08-22T13:01:00Z">
                  <w:rPr>
                    <w:rStyle w:val="Hyperlink"/>
                    <w:noProof/>
                  </w:rPr>
                </w:rPrChange>
              </w:rPr>
              <w:delText>Data Model</w:delText>
            </w:r>
            <w:r w:rsidDel="00101282">
              <w:rPr>
                <w:noProof/>
                <w:webHidden/>
              </w:rPr>
              <w:tab/>
              <w:delText>14</w:delText>
            </w:r>
          </w:del>
        </w:p>
        <w:p w14:paraId="1C1ED14A" w14:textId="77777777" w:rsidR="00B40C61" w:rsidDel="00101282" w:rsidRDefault="00B40C61">
          <w:pPr>
            <w:pStyle w:val="TOC2"/>
            <w:tabs>
              <w:tab w:val="left" w:pos="880"/>
              <w:tab w:val="right" w:leader="dot" w:pos="9350"/>
            </w:tabs>
            <w:rPr>
              <w:del w:id="752" w:author="Thomas Dietz" w:date="2012-09-11T17:11:00Z"/>
              <w:rFonts w:eastAsiaTheme="minorEastAsia"/>
              <w:noProof/>
            </w:rPr>
          </w:pPr>
          <w:del w:id="753" w:author="Thomas Dietz" w:date="2012-09-11T17:11:00Z">
            <w:r w:rsidRPr="002705F3" w:rsidDel="00101282">
              <w:rPr>
                <w:noProof/>
                <w:rPrChange w:id="754" w:author="Deepak Bansal (AZURE)" w:date="2012-08-22T13:01:00Z">
                  <w:rPr>
                    <w:rStyle w:val="Hyperlink"/>
                    <w:noProof/>
                  </w:rPr>
                </w:rPrChange>
              </w:rPr>
              <w:delText>7.1</w:delText>
            </w:r>
            <w:r w:rsidDel="00101282">
              <w:rPr>
                <w:rFonts w:eastAsiaTheme="minorEastAsia"/>
                <w:noProof/>
              </w:rPr>
              <w:tab/>
            </w:r>
            <w:r w:rsidRPr="002705F3" w:rsidDel="00101282">
              <w:rPr>
                <w:noProof/>
                <w:rPrChange w:id="755" w:author="Deepak Bansal (AZURE)" w:date="2012-08-22T13:01:00Z">
                  <w:rPr>
                    <w:rStyle w:val="Hyperlink"/>
                    <w:noProof/>
                  </w:rPr>
                </w:rPrChange>
              </w:rPr>
              <w:delText>OpenFlow Capable Switch</w:delText>
            </w:r>
            <w:r w:rsidDel="00101282">
              <w:rPr>
                <w:noProof/>
                <w:webHidden/>
              </w:rPr>
              <w:tab/>
              <w:delText>16</w:delText>
            </w:r>
          </w:del>
        </w:p>
        <w:p w14:paraId="654FC78B" w14:textId="77777777" w:rsidR="00B40C61" w:rsidDel="00101282" w:rsidRDefault="00B40C61">
          <w:pPr>
            <w:pStyle w:val="TOC3"/>
            <w:tabs>
              <w:tab w:val="left" w:pos="1320"/>
              <w:tab w:val="right" w:leader="dot" w:pos="9350"/>
            </w:tabs>
            <w:rPr>
              <w:del w:id="756" w:author="Thomas Dietz" w:date="2012-09-11T17:11:00Z"/>
              <w:rFonts w:eastAsiaTheme="minorEastAsia"/>
              <w:noProof/>
            </w:rPr>
          </w:pPr>
          <w:del w:id="757" w:author="Thomas Dietz" w:date="2012-09-11T17:11:00Z">
            <w:r w:rsidRPr="002705F3" w:rsidDel="00101282">
              <w:rPr>
                <w:noProof/>
                <w:rPrChange w:id="758" w:author="Deepak Bansal (AZURE)" w:date="2012-08-22T13:01:00Z">
                  <w:rPr>
                    <w:rStyle w:val="Hyperlink"/>
                    <w:noProof/>
                  </w:rPr>
                </w:rPrChange>
              </w:rPr>
              <w:delText>7.1.1</w:delText>
            </w:r>
            <w:r w:rsidDel="00101282">
              <w:rPr>
                <w:rFonts w:eastAsiaTheme="minorEastAsia"/>
                <w:noProof/>
              </w:rPr>
              <w:tab/>
            </w:r>
            <w:r w:rsidRPr="002705F3" w:rsidDel="00101282">
              <w:rPr>
                <w:noProof/>
                <w:rPrChange w:id="759" w:author="Deepak Bansal (AZURE)" w:date="2012-08-22T13:01:00Z">
                  <w:rPr>
                    <w:rStyle w:val="Hyperlink"/>
                    <w:noProof/>
                  </w:rPr>
                </w:rPrChange>
              </w:rPr>
              <w:delText>UML Diagram</w:delText>
            </w:r>
            <w:r w:rsidDel="00101282">
              <w:rPr>
                <w:noProof/>
                <w:webHidden/>
              </w:rPr>
              <w:tab/>
              <w:delText>16</w:delText>
            </w:r>
          </w:del>
        </w:p>
        <w:p w14:paraId="40A6FA29" w14:textId="77777777" w:rsidR="00B40C61" w:rsidDel="00101282" w:rsidRDefault="00B40C61">
          <w:pPr>
            <w:pStyle w:val="TOC3"/>
            <w:tabs>
              <w:tab w:val="left" w:pos="1320"/>
              <w:tab w:val="right" w:leader="dot" w:pos="9350"/>
            </w:tabs>
            <w:rPr>
              <w:del w:id="760" w:author="Thomas Dietz" w:date="2012-09-11T17:11:00Z"/>
              <w:rFonts w:eastAsiaTheme="minorEastAsia"/>
              <w:noProof/>
            </w:rPr>
          </w:pPr>
          <w:del w:id="761" w:author="Thomas Dietz" w:date="2012-09-11T17:11:00Z">
            <w:r w:rsidRPr="002705F3" w:rsidDel="00101282">
              <w:rPr>
                <w:noProof/>
                <w:rPrChange w:id="762" w:author="Deepak Bansal (AZURE)" w:date="2012-08-22T13:01:00Z">
                  <w:rPr>
                    <w:rStyle w:val="Hyperlink"/>
                    <w:noProof/>
                  </w:rPr>
                </w:rPrChange>
              </w:rPr>
              <w:delText>7.1.2</w:delText>
            </w:r>
            <w:r w:rsidDel="00101282">
              <w:rPr>
                <w:rFonts w:eastAsiaTheme="minorEastAsia"/>
                <w:noProof/>
              </w:rPr>
              <w:tab/>
            </w:r>
            <w:r w:rsidRPr="002705F3" w:rsidDel="00101282">
              <w:rPr>
                <w:noProof/>
                <w:rPrChange w:id="763" w:author="Deepak Bansal (AZURE)" w:date="2012-08-22T13:01:00Z">
                  <w:rPr>
                    <w:rStyle w:val="Hyperlink"/>
                    <w:noProof/>
                  </w:rPr>
                </w:rPrChange>
              </w:rPr>
              <w:delText>XML Schema</w:delText>
            </w:r>
            <w:r w:rsidDel="00101282">
              <w:rPr>
                <w:noProof/>
                <w:webHidden/>
              </w:rPr>
              <w:tab/>
              <w:delText>16</w:delText>
            </w:r>
          </w:del>
        </w:p>
        <w:p w14:paraId="60D7C87D" w14:textId="77777777" w:rsidR="00B40C61" w:rsidDel="00101282" w:rsidRDefault="00B40C61">
          <w:pPr>
            <w:pStyle w:val="TOC3"/>
            <w:tabs>
              <w:tab w:val="left" w:pos="1320"/>
              <w:tab w:val="right" w:leader="dot" w:pos="9350"/>
            </w:tabs>
            <w:rPr>
              <w:del w:id="764" w:author="Thomas Dietz" w:date="2012-09-11T17:11:00Z"/>
              <w:rFonts w:eastAsiaTheme="minorEastAsia"/>
              <w:noProof/>
            </w:rPr>
          </w:pPr>
          <w:del w:id="765" w:author="Thomas Dietz" w:date="2012-09-11T17:11:00Z">
            <w:r w:rsidRPr="002705F3" w:rsidDel="00101282">
              <w:rPr>
                <w:noProof/>
                <w:rPrChange w:id="766" w:author="Deepak Bansal (AZURE)" w:date="2012-08-22T13:01:00Z">
                  <w:rPr>
                    <w:rStyle w:val="Hyperlink"/>
                    <w:noProof/>
                  </w:rPr>
                </w:rPrChange>
              </w:rPr>
              <w:delText>7.1.3</w:delText>
            </w:r>
            <w:r w:rsidDel="00101282">
              <w:rPr>
                <w:rFonts w:eastAsiaTheme="minorEastAsia"/>
                <w:noProof/>
              </w:rPr>
              <w:tab/>
            </w:r>
            <w:r w:rsidRPr="002705F3" w:rsidDel="00101282">
              <w:rPr>
                <w:noProof/>
                <w:rPrChange w:id="767" w:author="Deepak Bansal (AZURE)" w:date="2012-08-22T13:01:00Z">
                  <w:rPr>
                    <w:rStyle w:val="Hyperlink"/>
                    <w:noProof/>
                  </w:rPr>
                </w:rPrChange>
              </w:rPr>
              <w:delText>XML Example</w:delText>
            </w:r>
            <w:r w:rsidDel="00101282">
              <w:rPr>
                <w:noProof/>
                <w:webHidden/>
              </w:rPr>
              <w:tab/>
              <w:delText>17</w:delText>
            </w:r>
          </w:del>
        </w:p>
        <w:p w14:paraId="51335C32" w14:textId="77777777" w:rsidR="00B40C61" w:rsidDel="00101282" w:rsidRDefault="00B40C61">
          <w:pPr>
            <w:pStyle w:val="TOC3"/>
            <w:tabs>
              <w:tab w:val="left" w:pos="1320"/>
              <w:tab w:val="right" w:leader="dot" w:pos="9350"/>
            </w:tabs>
            <w:rPr>
              <w:del w:id="768" w:author="Thomas Dietz" w:date="2012-09-11T17:11:00Z"/>
              <w:rFonts w:eastAsiaTheme="minorEastAsia"/>
              <w:noProof/>
            </w:rPr>
          </w:pPr>
          <w:del w:id="769" w:author="Thomas Dietz" w:date="2012-09-11T17:11:00Z">
            <w:r w:rsidRPr="002705F3" w:rsidDel="00101282">
              <w:rPr>
                <w:noProof/>
                <w:rPrChange w:id="770" w:author="Deepak Bansal (AZURE)" w:date="2012-08-22T13:01:00Z">
                  <w:rPr>
                    <w:rStyle w:val="Hyperlink"/>
                    <w:noProof/>
                  </w:rPr>
                </w:rPrChange>
              </w:rPr>
              <w:delText>7.1.4</w:delText>
            </w:r>
            <w:r w:rsidDel="00101282">
              <w:rPr>
                <w:rFonts w:eastAsiaTheme="minorEastAsia"/>
                <w:noProof/>
              </w:rPr>
              <w:tab/>
            </w:r>
            <w:r w:rsidRPr="002705F3" w:rsidDel="00101282">
              <w:rPr>
                <w:noProof/>
                <w:rPrChange w:id="771" w:author="Deepak Bansal (AZURE)" w:date="2012-08-22T13:01:00Z">
                  <w:rPr>
                    <w:rStyle w:val="Hyperlink"/>
                    <w:noProof/>
                  </w:rPr>
                </w:rPrChange>
              </w:rPr>
              <w:delText>Normative Constraints</w:delText>
            </w:r>
            <w:r w:rsidDel="00101282">
              <w:rPr>
                <w:noProof/>
                <w:webHidden/>
              </w:rPr>
              <w:tab/>
              <w:delText>18</w:delText>
            </w:r>
          </w:del>
        </w:p>
        <w:p w14:paraId="3A64BC83" w14:textId="77777777" w:rsidR="00B40C61" w:rsidDel="00101282" w:rsidRDefault="00B40C61">
          <w:pPr>
            <w:pStyle w:val="TOC3"/>
            <w:tabs>
              <w:tab w:val="left" w:pos="1320"/>
              <w:tab w:val="right" w:leader="dot" w:pos="9350"/>
            </w:tabs>
            <w:rPr>
              <w:del w:id="772" w:author="Thomas Dietz" w:date="2012-09-11T17:11:00Z"/>
              <w:rFonts w:eastAsiaTheme="minorEastAsia"/>
              <w:noProof/>
            </w:rPr>
          </w:pPr>
          <w:del w:id="773" w:author="Thomas Dietz" w:date="2012-09-11T17:11:00Z">
            <w:r w:rsidRPr="002705F3" w:rsidDel="00101282">
              <w:rPr>
                <w:noProof/>
                <w:rPrChange w:id="774" w:author="Deepak Bansal (AZURE)" w:date="2012-08-22T13:01:00Z">
                  <w:rPr>
                    <w:rStyle w:val="Hyperlink"/>
                    <w:noProof/>
                  </w:rPr>
                </w:rPrChange>
              </w:rPr>
              <w:delText>7.1.5</w:delText>
            </w:r>
            <w:r w:rsidDel="00101282">
              <w:rPr>
                <w:rFonts w:eastAsiaTheme="minorEastAsia"/>
                <w:noProof/>
              </w:rPr>
              <w:tab/>
            </w:r>
            <w:r w:rsidRPr="002705F3" w:rsidDel="00101282">
              <w:rPr>
                <w:noProof/>
                <w:rPrChange w:id="775" w:author="Deepak Bansal (AZURE)" w:date="2012-08-22T13:01:00Z">
                  <w:rPr>
                    <w:rStyle w:val="Hyperlink"/>
                    <w:noProof/>
                  </w:rPr>
                </w:rPrChange>
              </w:rPr>
              <w:delText>YANG Specification</w:delText>
            </w:r>
            <w:r w:rsidDel="00101282">
              <w:rPr>
                <w:noProof/>
                <w:webHidden/>
              </w:rPr>
              <w:tab/>
              <w:delText>18</w:delText>
            </w:r>
          </w:del>
        </w:p>
        <w:p w14:paraId="45A0B8F8" w14:textId="77777777" w:rsidR="00B40C61" w:rsidDel="00101282" w:rsidRDefault="00B40C61">
          <w:pPr>
            <w:pStyle w:val="TOC2"/>
            <w:tabs>
              <w:tab w:val="left" w:pos="880"/>
              <w:tab w:val="right" w:leader="dot" w:pos="9350"/>
            </w:tabs>
            <w:rPr>
              <w:del w:id="776" w:author="Thomas Dietz" w:date="2012-09-11T17:11:00Z"/>
              <w:rFonts w:eastAsiaTheme="minorEastAsia"/>
              <w:noProof/>
            </w:rPr>
          </w:pPr>
          <w:del w:id="777" w:author="Thomas Dietz" w:date="2012-09-11T17:11:00Z">
            <w:r w:rsidRPr="002705F3" w:rsidDel="00101282">
              <w:rPr>
                <w:noProof/>
                <w:rPrChange w:id="778" w:author="Deepak Bansal (AZURE)" w:date="2012-08-22T13:01:00Z">
                  <w:rPr>
                    <w:rStyle w:val="Hyperlink"/>
                    <w:noProof/>
                  </w:rPr>
                </w:rPrChange>
              </w:rPr>
              <w:delText>7.2</w:delText>
            </w:r>
            <w:r w:rsidDel="00101282">
              <w:rPr>
                <w:rFonts w:eastAsiaTheme="minorEastAsia"/>
                <w:noProof/>
              </w:rPr>
              <w:tab/>
            </w:r>
            <w:r w:rsidRPr="002705F3" w:rsidDel="00101282">
              <w:rPr>
                <w:noProof/>
                <w:rPrChange w:id="779" w:author="Deepak Bansal (AZURE)" w:date="2012-08-22T13:01:00Z">
                  <w:rPr>
                    <w:rStyle w:val="Hyperlink"/>
                    <w:noProof/>
                  </w:rPr>
                </w:rPrChange>
              </w:rPr>
              <w:delText>OpenFlow Configuration Point</w:delText>
            </w:r>
            <w:r w:rsidDel="00101282">
              <w:rPr>
                <w:noProof/>
                <w:webHidden/>
              </w:rPr>
              <w:tab/>
              <w:delText>19</w:delText>
            </w:r>
          </w:del>
        </w:p>
        <w:p w14:paraId="41E4D198" w14:textId="77777777" w:rsidR="00B40C61" w:rsidDel="00101282" w:rsidRDefault="00B40C61">
          <w:pPr>
            <w:pStyle w:val="TOC3"/>
            <w:tabs>
              <w:tab w:val="left" w:pos="1320"/>
              <w:tab w:val="right" w:leader="dot" w:pos="9350"/>
            </w:tabs>
            <w:rPr>
              <w:del w:id="780" w:author="Thomas Dietz" w:date="2012-09-11T17:11:00Z"/>
              <w:rFonts w:eastAsiaTheme="minorEastAsia"/>
              <w:noProof/>
            </w:rPr>
          </w:pPr>
          <w:del w:id="781" w:author="Thomas Dietz" w:date="2012-09-11T17:11:00Z">
            <w:r w:rsidRPr="002705F3" w:rsidDel="00101282">
              <w:rPr>
                <w:noProof/>
                <w:rPrChange w:id="782" w:author="Deepak Bansal (AZURE)" w:date="2012-08-22T13:01:00Z">
                  <w:rPr>
                    <w:rStyle w:val="Hyperlink"/>
                    <w:noProof/>
                  </w:rPr>
                </w:rPrChange>
              </w:rPr>
              <w:delText>7.2.1</w:delText>
            </w:r>
            <w:r w:rsidDel="00101282">
              <w:rPr>
                <w:rFonts w:eastAsiaTheme="minorEastAsia"/>
                <w:noProof/>
              </w:rPr>
              <w:tab/>
            </w:r>
            <w:r w:rsidRPr="002705F3" w:rsidDel="00101282">
              <w:rPr>
                <w:noProof/>
                <w:rPrChange w:id="783" w:author="Deepak Bansal (AZURE)" w:date="2012-08-22T13:01:00Z">
                  <w:rPr>
                    <w:rStyle w:val="Hyperlink"/>
                    <w:noProof/>
                  </w:rPr>
                </w:rPrChange>
              </w:rPr>
              <w:delText>UML Diagram</w:delText>
            </w:r>
            <w:r w:rsidDel="00101282">
              <w:rPr>
                <w:noProof/>
                <w:webHidden/>
              </w:rPr>
              <w:tab/>
              <w:delText>19</w:delText>
            </w:r>
          </w:del>
        </w:p>
        <w:p w14:paraId="02498359" w14:textId="77777777" w:rsidR="00B40C61" w:rsidDel="00101282" w:rsidRDefault="00B40C61">
          <w:pPr>
            <w:pStyle w:val="TOC3"/>
            <w:tabs>
              <w:tab w:val="left" w:pos="1320"/>
              <w:tab w:val="right" w:leader="dot" w:pos="9350"/>
            </w:tabs>
            <w:rPr>
              <w:del w:id="784" w:author="Thomas Dietz" w:date="2012-09-11T17:11:00Z"/>
              <w:rFonts w:eastAsiaTheme="minorEastAsia"/>
              <w:noProof/>
            </w:rPr>
          </w:pPr>
          <w:del w:id="785" w:author="Thomas Dietz" w:date="2012-09-11T17:11:00Z">
            <w:r w:rsidRPr="002705F3" w:rsidDel="00101282">
              <w:rPr>
                <w:noProof/>
                <w:rPrChange w:id="786" w:author="Deepak Bansal (AZURE)" w:date="2012-08-22T13:01:00Z">
                  <w:rPr>
                    <w:rStyle w:val="Hyperlink"/>
                    <w:noProof/>
                  </w:rPr>
                </w:rPrChange>
              </w:rPr>
              <w:delText>7.2.2</w:delText>
            </w:r>
            <w:r w:rsidDel="00101282">
              <w:rPr>
                <w:rFonts w:eastAsiaTheme="minorEastAsia"/>
                <w:noProof/>
              </w:rPr>
              <w:tab/>
            </w:r>
            <w:r w:rsidRPr="002705F3" w:rsidDel="00101282">
              <w:rPr>
                <w:noProof/>
                <w:rPrChange w:id="787" w:author="Deepak Bansal (AZURE)" w:date="2012-08-22T13:01:00Z">
                  <w:rPr>
                    <w:rStyle w:val="Hyperlink"/>
                    <w:noProof/>
                  </w:rPr>
                </w:rPrChange>
              </w:rPr>
              <w:delText>XML Schema</w:delText>
            </w:r>
            <w:r w:rsidDel="00101282">
              <w:rPr>
                <w:noProof/>
                <w:webHidden/>
              </w:rPr>
              <w:tab/>
              <w:delText>19</w:delText>
            </w:r>
          </w:del>
        </w:p>
        <w:p w14:paraId="5940999D" w14:textId="77777777" w:rsidR="00B40C61" w:rsidDel="00101282" w:rsidRDefault="00B40C61">
          <w:pPr>
            <w:pStyle w:val="TOC3"/>
            <w:tabs>
              <w:tab w:val="left" w:pos="1320"/>
              <w:tab w:val="right" w:leader="dot" w:pos="9350"/>
            </w:tabs>
            <w:rPr>
              <w:del w:id="788" w:author="Thomas Dietz" w:date="2012-09-11T17:11:00Z"/>
              <w:rFonts w:eastAsiaTheme="minorEastAsia"/>
              <w:noProof/>
            </w:rPr>
          </w:pPr>
          <w:del w:id="789" w:author="Thomas Dietz" w:date="2012-09-11T17:11:00Z">
            <w:r w:rsidRPr="002705F3" w:rsidDel="00101282">
              <w:rPr>
                <w:noProof/>
                <w:rPrChange w:id="790" w:author="Deepak Bansal (AZURE)" w:date="2012-08-22T13:01:00Z">
                  <w:rPr>
                    <w:rStyle w:val="Hyperlink"/>
                    <w:noProof/>
                  </w:rPr>
                </w:rPrChange>
              </w:rPr>
              <w:delText>7.2.3</w:delText>
            </w:r>
            <w:r w:rsidDel="00101282">
              <w:rPr>
                <w:rFonts w:eastAsiaTheme="minorEastAsia"/>
                <w:noProof/>
              </w:rPr>
              <w:tab/>
            </w:r>
            <w:r w:rsidRPr="002705F3" w:rsidDel="00101282">
              <w:rPr>
                <w:noProof/>
                <w:rPrChange w:id="791" w:author="Deepak Bansal (AZURE)" w:date="2012-08-22T13:01:00Z">
                  <w:rPr>
                    <w:rStyle w:val="Hyperlink"/>
                    <w:noProof/>
                  </w:rPr>
                </w:rPrChange>
              </w:rPr>
              <w:delText>XML Example</w:delText>
            </w:r>
            <w:r w:rsidDel="00101282">
              <w:rPr>
                <w:noProof/>
                <w:webHidden/>
              </w:rPr>
              <w:tab/>
              <w:delText>20</w:delText>
            </w:r>
          </w:del>
        </w:p>
        <w:p w14:paraId="1E52034B" w14:textId="77777777" w:rsidR="00B40C61" w:rsidDel="00101282" w:rsidRDefault="00B40C61">
          <w:pPr>
            <w:pStyle w:val="TOC3"/>
            <w:tabs>
              <w:tab w:val="left" w:pos="1320"/>
              <w:tab w:val="right" w:leader="dot" w:pos="9350"/>
            </w:tabs>
            <w:rPr>
              <w:del w:id="792" w:author="Thomas Dietz" w:date="2012-09-11T17:11:00Z"/>
              <w:rFonts w:eastAsiaTheme="minorEastAsia"/>
              <w:noProof/>
            </w:rPr>
          </w:pPr>
          <w:del w:id="793" w:author="Thomas Dietz" w:date="2012-09-11T17:11:00Z">
            <w:r w:rsidRPr="002705F3" w:rsidDel="00101282">
              <w:rPr>
                <w:noProof/>
                <w:rPrChange w:id="794" w:author="Deepak Bansal (AZURE)" w:date="2012-08-22T13:01:00Z">
                  <w:rPr>
                    <w:rStyle w:val="Hyperlink"/>
                    <w:noProof/>
                  </w:rPr>
                </w:rPrChange>
              </w:rPr>
              <w:delText>7.2.4</w:delText>
            </w:r>
            <w:r w:rsidDel="00101282">
              <w:rPr>
                <w:rFonts w:eastAsiaTheme="minorEastAsia"/>
                <w:noProof/>
              </w:rPr>
              <w:tab/>
            </w:r>
            <w:r w:rsidRPr="002705F3" w:rsidDel="00101282">
              <w:rPr>
                <w:noProof/>
                <w:rPrChange w:id="795" w:author="Deepak Bansal (AZURE)" w:date="2012-08-22T13:01:00Z">
                  <w:rPr>
                    <w:rStyle w:val="Hyperlink"/>
                    <w:noProof/>
                  </w:rPr>
                </w:rPrChange>
              </w:rPr>
              <w:delText>Normative Constraints</w:delText>
            </w:r>
            <w:r w:rsidDel="00101282">
              <w:rPr>
                <w:noProof/>
                <w:webHidden/>
              </w:rPr>
              <w:tab/>
              <w:delText>20</w:delText>
            </w:r>
          </w:del>
        </w:p>
        <w:p w14:paraId="4B5503E6" w14:textId="77777777" w:rsidR="00B40C61" w:rsidDel="00101282" w:rsidRDefault="00B40C61">
          <w:pPr>
            <w:pStyle w:val="TOC3"/>
            <w:tabs>
              <w:tab w:val="left" w:pos="1320"/>
              <w:tab w:val="right" w:leader="dot" w:pos="9350"/>
            </w:tabs>
            <w:rPr>
              <w:del w:id="796" w:author="Thomas Dietz" w:date="2012-09-11T17:11:00Z"/>
              <w:rFonts w:eastAsiaTheme="minorEastAsia"/>
              <w:noProof/>
            </w:rPr>
          </w:pPr>
          <w:del w:id="797" w:author="Thomas Dietz" w:date="2012-09-11T17:11:00Z">
            <w:r w:rsidRPr="002705F3" w:rsidDel="00101282">
              <w:rPr>
                <w:noProof/>
                <w:rPrChange w:id="798" w:author="Deepak Bansal (AZURE)" w:date="2012-08-22T13:01:00Z">
                  <w:rPr>
                    <w:rStyle w:val="Hyperlink"/>
                    <w:noProof/>
                  </w:rPr>
                </w:rPrChange>
              </w:rPr>
              <w:delText>7.2.5</w:delText>
            </w:r>
            <w:r w:rsidDel="00101282">
              <w:rPr>
                <w:rFonts w:eastAsiaTheme="minorEastAsia"/>
                <w:noProof/>
              </w:rPr>
              <w:tab/>
            </w:r>
            <w:r w:rsidRPr="002705F3" w:rsidDel="00101282">
              <w:rPr>
                <w:noProof/>
                <w:rPrChange w:id="799" w:author="Deepak Bansal (AZURE)" w:date="2012-08-22T13:01:00Z">
                  <w:rPr>
                    <w:rStyle w:val="Hyperlink"/>
                    <w:noProof/>
                  </w:rPr>
                </w:rPrChange>
              </w:rPr>
              <w:delText>YANG Specification</w:delText>
            </w:r>
            <w:r w:rsidDel="00101282">
              <w:rPr>
                <w:noProof/>
                <w:webHidden/>
              </w:rPr>
              <w:tab/>
              <w:delText>20</w:delText>
            </w:r>
          </w:del>
        </w:p>
        <w:p w14:paraId="17837C7A" w14:textId="77777777" w:rsidR="00B40C61" w:rsidDel="00101282" w:rsidRDefault="00B40C61">
          <w:pPr>
            <w:pStyle w:val="TOC2"/>
            <w:tabs>
              <w:tab w:val="left" w:pos="880"/>
              <w:tab w:val="right" w:leader="dot" w:pos="9350"/>
            </w:tabs>
            <w:rPr>
              <w:del w:id="800" w:author="Thomas Dietz" w:date="2012-09-11T17:11:00Z"/>
              <w:rFonts w:eastAsiaTheme="minorEastAsia"/>
              <w:noProof/>
            </w:rPr>
          </w:pPr>
          <w:del w:id="801" w:author="Thomas Dietz" w:date="2012-09-11T17:11:00Z">
            <w:r w:rsidRPr="002705F3" w:rsidDel="00101282">
              <w:rPr>
                <w:noProof/>
                <w:rPrChange w:id="802" w:author="Deepak Bansal (AZURE)" w:date="2012-08-22T13:01:00Z">
                  <w:rPr>
                    <w:rStyle w:val="Hyperlink"/>
                    <w:noProof/>
                  </w:rPr>
                </w:rPrChange>
              </w:rPr>
              <w:delText>7.3</w:delText>
            </w:r>
            <w:r w:rsidDel="00101282">
              <w:rPr>
                <w:rFonts w:eastAsiaTheme="minorEastAsia"/>
                <w:noProof/>
              </w:rPr>
              <w:tab/>
            </w:r>
            <w:r w:rsidRPr="002705F3" w:rsidDel="00101282">
              <w:rPr>
                <w:noProof/>
                <w:rPrChange w:id="803" w:author="Deepak Bansal (AZURE)" w:date="2012-08-22T13:01:00Z">
                  <w:rPr>
                    <w:rStyle w:val="Hyperlink"/>
                    <w:noProof/>
                  </w:rPr>
                </w:rPrChange>
              </w:rPr>
              <w:delText>OpenFlow Logical Switch</w:delText>
            </w:r>
            <w:r w:rsidDel="00101282">
              <w:rPr>
                <w:noProof/>
                <w:webHidden/>
              </w:rPr>
              <w:tab/>
              <w:delText>21</w:delText>
            </w:r>
          </w:del>
        </w:p>
        <w:p w14:paraId="2A4B19B5" w14:textId="77777777" w:rsidR="00B40C61" w:rsidDel="00101282" w:rsidRDefault="00B40C61">
          <w:pPr>
            <w:pStyle w:val="TOC3"/>
            <w:tabs>
              <w:tab w:val="left" w:pos="1320"/>
              <w:tab w:val="right" w:leader="dot" w:pos="9350"/>
            </w:tabs>
            <w:rPr>
              <w:del w:id="804" w:author="Thomas Dietz" w:date="2012-09-11T17:11:00Z"/>
              <w:rFonts w:eastAsiaTheme="minorEastAsia"/>
              <w:noProof/>
            </w:rPr>
          </w:pPr>
          <w:del w:id="805" w:author="Thomas Dietz" w:date="2012-09-11T17:11:00Z">
            <w:r w:rsidRPr="002705F3" w:rsidDel="00101282">
              <w:rPr>
                <w:noProof/>
                <w:rPrChange w:id="806" w:author="Deepak Bansal (AZURE)" w:date="2012-08-22T13:01:00Z">
                  <w:rPr>
                    <w:rStyle w:val="Hyperlink"/>
                    <w:noProof/>
                  </w:rPr>
                </w:rPrChange>
              </w:rPr>
              <w:delText>7.3.1</w:delText>
            </w:r>
            <w:r w:rsidDel="00101282">
              <w:rPr>
                <w:rFonts w:eastAsiaTheme="minorEastAsia"/>
                <w:noProof/>
              </w:rPr>
              <w:tab/>
            </w:r>
            <w:r w:rsidRPr="002705F3" w:rsidDel="00101282">
              <w:rPr>
                <w:noProof/>
                <w:rPrChange w:id="807" w:author="Deepak Bansal (AZURE)" w:date="2012-08-22T13:01:00Z">
                  <w:rPr>
                    <w:rStyle w:val="Hyperlink"/>
                    <w:noProof/>
                  </w:rPr>
                </w:rPrChange>
              </w:rPr>
              <w:delText>UML Diagram</w:delText>
            </w:r>
            <w:r w:rsidDel="00101282">
              <w:rPr>
                <w:noProof/>
                <w:webHidden/>
              </w:rPr>
              <w:tab/>
              <w:delText>22</w:delText>
            </w:r>
          </w:del>
        </w:p>
        <w:p w14:paraId="1E25EFE0" w14:textId="77777777" w:rsidR="00B40C61" w:rsidDel="00101282" w:rsidRDefault="00B40C61">
          <w:pPr>
            <w:pStyle w:val="TOC3"/>
            <w:tabs>
              <w:tab w:val="left" w:pos="1320"/>
              <w:tab w:val="right" w:leader="dot" w:pos="9350"/>
            </w:tabs>
            <w:rPr>
              <w:del w:id="808" w:author="Thomas Dietz" w:date="2012-09-11T17:11:00Z"/>
              <w:rFonts w:eastAsiaTheme="minorEastAsia"/>
              <w:noProof/>
            </w:rPr>
          </w:pPr>
          <w:del w:id="809" w:author="Thomas Dietz" w:date="2012-09-11T17:11:00Z">
            <w:r w:rsidRPr="002705F3" w:rsidDel="00101282">
              <w:rPr>
                <w:noProof/>
                <w:rPrChange w:id="810" w:author="Deepak Bansal (AZURE)" w:date="2012-08-22T13:01:00Z">
                  <w:rPr>
                    <w:rStyle w:val="Hyperlink"/>
                    <w:noProof/>
                  </w:rPr>
                </w:rPrChange>
              </w:rPr>
              <w:delText>7.3.2</w:delText>
            </w:r>
            <w:r w:rsidDel="00101282">
              <w:rPr>
                <w:rFonts w:eastAsiaTheme="minorEastAsia"/>
                <w:noProof/>
              </w:rPr>
              <w:tab/>
            </w:r>
            <w:r w:rsidRPr="002705F3" w:rsidDel="00101282">
              <w:rPr>
                <w:noProof/>
                <w:rPrChange w:id="811" w:author="Deepak Bansal (AZURE)" w:date="2012-08-22T13:01:00Z">
                  <w:rPr>
                    <w:rStyle w:val="Hyperlink"/>
                    <w:noProof/>
                  </w:rPr>
                </w:rPrChange>
              </w:rPr>
              <w:delText>XML Schema</w:delText>
            </w:r>
            <w:r w:rsidDel="00101282">
              <w:rPr>
                <w:noProof/>
                <w:webHidden/>
              </w:rPr>
              <w:tab/>
              <w:delText>22</w:delText>
            </w:r>
          </w:del>
        </w:p>
        <w:p w14:paraId="307023EA" w14:textId="77777777" w:rsidR="00B40C61" w:rsidDel="00101282" w:rsidRDefault="00B40C61">
          <w:pPr>
            <w:pStyle w:val="TOC3"/>
            <w:tabs>
              <w:tab w:val="left" w:pos="1320"/>
              <w:tab w:val="right" w:leader="dot" w:pos="9350"/>
            </w:tabs>
            <w:rPr>
              <w:del w:id="812" w:author="Thomas Dietz" w:date="2012-09-11T17:11:00Z"/>
              <w:rFonts w:eastAsiaTheme="minorEastAsia"/>
              <w:noProof/>
            </w:rPr>
          </w:pPr>
          <w:del w:id="813" w:author="Thomas Dietz" w:date="2012-09-11T17:11:00Z">
            <w:r w:rsidRPr="002705F3" w:rsidDel="00101282">
              <w:rPr>
                <w:noProof/>
                <w:rPrChange w:id="814" w:author="Deepak Bansal (AZURE)" w:date="2012-08-22T13:01:00Z">
                  <w:rPr>
                    <w:rStyle w:val="Hyperlink"/>
                    <w:noProof/>
                  </w:rPr>
                </w:rPrChange>
              </w:rPr>
              <w:delText>7.3.3</w:delText>
            </w:r>
            <w:r w:rsidDel="00101282">
              <w:rPr>
                <w:rFonts w:eastAsiaTheme="minorEastAsia"/>
                <w:noProof/>
              </w:rPr>
              <w:tab/>
            </w:r>
            <w:r w:rsidRPr="002705F3" w:rsidDel="00101282">
              <w:rPr>
                <w:noProof/>
                <w:rPrChange w:id="815" w:author="Deepak Bansal (AZURE)" w:date="2012-08-22T13:01:00Z">
                  <w:rPr>
                    <w:rStyle w:val="Hyperlink"/>
                    <w:noProof/>
                  </w:rPr>
                </w:rPrChange>
              </w:rPr>
              <w:delText>XML Example</w:delText>
            </w:r>
            <w:r w:rsidDel="00101282">
              <w:rPr>
                <w:noProof/>
                <w:webHidden/>
              </w:rPr>
              <w:tab/>
              <w:delText>23</w:delText>
            </w:r>
          </w:del>
        </w:p>
        <w:p w14:paraId="591EA30B" w14:textId="77777777" w:rsidR="00B40C61" w:rsidDel="00101282" w:rsidRDefault="00B40C61">
          <w:pPr>
            <w:pStyle w:val="TOC3"/>
            <w:tabs>
              <w:tab w:val="left" w:pos="1320"/>
              <w:tab w:val="right" w:leader="dot" w:pos="9350"/>
            </w:tabs>
            <w:rPr>
              <w:del w:id="816" w:author="Thomas Dietz" w:date="2012-09-11T17:11:00Z"/>
              <w:rFonts w:eastAsiaTheme="minorEastAsia"/>
              <w:noProof/>
            </w:rPr>
          </w:pPr>
          <w:del w:id="817" w:author="Thomas Dietz" w:date="2012-09-11T17:11:00Z">
            <w:r w:rsidRPr="002705F3" w:rsidDel="00101282">
              <w:rPr>
                <w:noProof/>
                <w:rPrChange w:id="818" w:author="Deepak Bansal (AZURE)" w:date="2012-08-22T13:01:00Z">
                  <w:rPr>
                    <w:rStyle w:val="Hyperlink"/>
                    <w:noProof/>
                  </w:rPr>
                </w:rPrChange>
              </w:rPr>
              <w:delText>7.3.4</w:delText>
            </w:r>
            <w:r w:rsidDel="00101282">
              <w:rPr>
                <w:rFonts w:eastAsiaTheme="minorEastAsia"/>
                <w:noProof/>
              </w:rPr>
              <w:tab/>
            </w:r>
            <w:r w:rsidRPr="002705F3" w:rsidDel="00101282">
              <w:rPr>
                <w:noProof/>
                <w:rPrChange w:id="819" w:author="Deepak Bansal (AZURE)" w:date="2012-08-22T13:01:00Z">
                  <w:rPr>
                    <w:rStyle w:val="Hyperlink"/>
                    <w:noProof/>
                  </w:rPr>
                </w:rPrChange>
              </w:rPr>
              <w:delText>Normative Constraints</w:delText>
            </w:r>
            <w:r w:rsidDel="00101282">
              <w:rPr>
                <w:noProof/>
                <w:webHidden/>
              </w:rPr>
              <w:tab/>
              <w:delText>24</w:delText>
            </w:r>
          </w:del>
        </w:p>
        <w:p w14:paraId="0761D170" w14:textId="77777777" w:rsidR="00B40C61" w:rsidDel="00101282" w:rsidRDefault="00B40C61">
          <w:pPr>
            <w:pStyle w:val="TOC3"/>
            <w:tabs>
              <w:tab w:val="left" w:pos="1320"/>
              <w:tab w:val="right" w:leader="dot" w:pos="9350"/>
            </w:tabs>
            <w:rPr>
              <w:del w:id="820" w:author="Thomas Dietz" w:date="2012-09-11T17:11:00Z"/>
              <w:rFonts w:eastAsiaTheme="minorEastAsia"/>
              <w:noProof/>
            </w:rPr>
          </w:pPr>
          <w:del w:id="821" w:author="Thomas Dietz" w:date="2012-09-11T17:11:00Z">
            <w:r w:rsidRPr="002705F3" w:rsidDel="00101282">
              <w:rPr>
                <w:noProof/>
                <w:rPrChange w:id="822" w:author="Deepak Bansal (AZURE)" w:date="2012-08-22T13:01:00Z">
                  <w:rPr>
                    <w:rStyle w:val="Hyperlink"/>
                    <w:noProof/>
                  </w:rPr>
                </w:rPrChange>
              </w:rPr>
              <w:delText>7.3.5</w:delText>
            </w:r>
            <w:r w:rsidDel="00101282">
              <w:rPr>
                <w:rFonts w:eastAsiaTheme="minorEastAsia"/>
                <w:noProof/>
              </w:rPr>
              <w:tab/>
            </w:r>
            <w:r w:rsidRPr="002705F3" w:rsidDel="00101282">
              <w:rPr>
                <w:noProof/>
                <w:rPrChange w:id="823" w:author="Deepak Bansal (AZURE)" w:date="2012-08-22T13:01:00Z">
                  <w:rPr>
                    <w:rStyle w:val="Hyperlink"/>
                    <w:noProof/>
                  </w:rPr>
                </w:rPrChange>
              </w:rPr>
              <w:delText>YANG Specification</w:delText>
            </w:r>
            <w:r w:rsidDel="00101282">
              <w:rPr>
                <w:noProof/>
                <w:webHidden/>
              </w:rPr>
              <w:tab/>
              <w:delText>25</w:delText>
            </w:r>
          </w:del>
        </w:p>
        <w:p w14:paraId="4EAC7381" w14:textId="77777777" w:rsidR="00B40C61" w:rsidDel="00101282" w:rsidRDefault="00B40C61">
          <w:pPr>
            <w:pStyle w:val="TOC2"/>
            <w:tabs>
              <w:tab w:val="left" w:pos="880"/>
              <w:tab w:val="right" w:leader="dot" w:pos="9350"/>
            </w:tabs>
            <w:rPr>
              <w:del w:id="824" w:author="Thomas Dietz" w:date="2012-09-11T17:11:00Z"/>
              <w:rFonts w:eastAsiaTheme="minorEastAsia"/>
              <w:noProof/>
            </w:rPr>
          </w:pPr>
          <w:del w:id="825" w:author="Thomas Dietz" w:date="2012-09-11T17:11:00Z">
            <w:r w:rsidRPr="002705F3" w:rsidDel="00101282">
              <w:rPr>
                <w:noProof/>
                <w:rPrChange w:id="826" w:author="Deepak Bansal (AZURE)" w:date="2012-08-22T13:01:00Z">
                  <w:rPr>
                    <w:rStyle w:val="Hyperlink"/>
                    <w:noProof/>
                  </w:rPr>
                </w:rPrChange>
              </w:rPr>
              <w:delText>7.4</w:delText>
            </w:r>
            <w:r w:rsidDel="00101282">
              <w:rPr>
                <w:rFonts w:eastAsiaTheme="minorEastAsia"/>
                <w:noProof/>
              </w:rPr>
              <w:tab/>
            </w:r>
            <w:r w:rsidRPr="002705F3" w:rsidDel="00101282">
              <w:rPr>
                <w:noProof/>
                <w:rPrChange w:id="827" w:author="Deepak Bansal (AZURE)" w:date="2012-08-22T13:01:00Z">
                  <w:rPr>
                    <w:rStyle w:val="Hyperlink"/>
                    <w:noProof/>
                  </w:rPr>
                </w:rPrChange>
              </w:rPr>
              <w:delText>Logical Switch Capabilities</w:delText>
            </w:r>
            <w:r w:rsidDel="00101282">
              <w:rPr>
                <w:noProof/>
                <w:webHidden/>
              </w:rPr>
              <w:tab/>
              <w:delText>27</w:delText>
            </w:r>
          </w:del>
        </w:p>
        <w:p w14:paraId="48D7F015" w14:textId="77777777" w:rsidR="00B40C61" w:rsidDel="00101282" w:rsidRDefault="00B40C61">
          <w:pPr>
            <w:pStyle w:val="TOC3"/>
            <w:tabs>
              <w:tab w:val="left" w:pos="1320"/>
              <w:tab w:val="right" w:leader="dot" w:pos="9350"/>
            </w:tabs>
            <w:rPr>
              <w:del w:id="828" w:author="Thomas Dietz" w:date="2012-09-11T17:11:00Z"/>
              <w:rFonts w:eastAsiaTheme="minorEastAsia"/>
              <w:noProof/>
            </w:rPr>
          </w:pPr>
          <w:del w:id="829" w:author="Thomas Dietz" w:date="2012-09-11T17:11:00Z">
            <w:r w:rsidRPr="002705F3" w:rsidDel="00101282">
              <w:rPr>
                <w:noProof/>
                <w:rPrChange w:id="830" w:author="Deepak Bansal (AZURE)" w:date="2012-08-22T13:01:00Z">
                  <w:rPr>
                    <w:rStyle w:val="Hyperlink"/>
                    <w:noProof/>
                  </w:rPr>
                </w:rPrChange>
              </w:rPr>
              <w:delText>7.4.1</w:delText>
            </w:r>
            <w:r w:rsidDel="00101282">
              <w:rPr>
                <w:rFonts w:eastAsiaTheme="minorEastAsia"/>
                <w:noProof/>
              </w:rPr>
              <w:tab/>
            </w:r>
            <w:r w:rsidRPr="002705F3" w:rsidDel="00101282">
              <w:rPr>
                <w:noProof/>
                <w:rPrChange w:id="831" w:author="Deepak Bansal (AZURE)" w:date="2012-08-22T13:01:00Z">
                  <w:rPr>
                    <w:rStyle w:val="Hyperlink"/>
                    <w:noProof/>
                  </w:rPr>
                </w:rPrChange>
              </w:rPr>
              <w:delText>UML Diagram</w:delText>
            </w:r>
            <w:r w:rsidDel="00101282">
              <w:rPr>
                <w:noProof/>
                <w:webHidden/>
              </w:rPr>
              <w:tab/>
              <w:delText>27</w:delText>
            </w:r>
          </w:del>
        </w:p>
        <w:p w14:paraId="1F2235C4" w14:textId="77777777" w:rsidR="00B40C61" w:rsidDel="00101282" w:rsidRDefault="00B40C61">
          <w:pPr>
            <w:pStyle w:val="TOC3"/>
            <w:tabs>
              <w:tab w:val="left" w:pos="1320"/>
              <w:tab w:val="right" w:leader="dot" w:pos="9350"/>
            </w:tabs>
            <w:rPr>
              <w:del w:id="832" w:author="Thomas Dietz" w:date="2012-09-11T17:11:00Z"/>
              <w:rFonts w:eastAsiaTheme="minorEastAsia"/>
              <w:noProof/>
            </w:rPr>
          </w:pPr>
          <w:del w:id="833" w:author="Thomas Dietz" w:date="2012-09-11T17:11:00Z">
            <w:r w:rsidRPr="002705F3" w:rsidDel="00101282">
              <w:rPr>
                <w:noProof/>
                <w:rPrChange w:id="834" w:author="Deepak Bansal (AZURE)" w:date="2012-08-22T13:01:00Z">
                  <w:rPr>
                    <w:rStyle w:val="Hyperlink"/>
                    <w:noProof/>
                  </w:rPr>
                </w:rPrChange>
              </w:rPr>
              <w:delText>7.4.2</w:delText>
            </w:r>
            <w:r w:rsidDel="00101282">
              <w:rPr>
                <w:rFonts w:eastAsiaTheme="minorEastAsia"/>
                <w:noProof/>
              </w:rPr>
              <w:tab/>
            </w:r>
            <w:r w:rsidRPr="002705F3" w:rsidDel="00101282">
              <w:rPr>
                <w:noProof/>
                <w:rPrChange w:id="835" w:author="Deepak Bansal (AZURE)" w:date="2012-08-22T13:01:00Z">
                  <w:rPr>
                    <w:rStyle w:val="Hyperlink"/>
                    <w:noProof/>
                  </w:rPr>
                </w:rPrChange>
              </w:rPr>
              <w:delText>XML Schema</w:delText>
            </w:r>
            <w:r w:rsidDel="00101282">
              <w:rPr>
                <w:noProof/>
                <w:webHidden/>
              </w:rPr>
              <w:tab/>
              <w:delText>27</w:delText>
            </w:r>
          </w:del>
        </w:p>
        <w:p w14:paraId="7E755566" w14:textId="77777777" w:rsidR="00B40C61" w:rsidDel="00101282" w:rsidRDefault="00B40C61">
          <w:pPr>
            <w:pStyle w:val="TOC3"/>
            <w:tabs>
              <w:tab w:val="left" w:pos="1320"/>
              <w:tab w:val="right" w:leader="dot" w:pos="9350"/>
            </w:tabs>
            <w:rPr>
              <w:del w:id="836" w:author="Thomas Dietz" w:date="2012-09-11T17:11:00Z"/>
              <w:rFonts w:eastAsiaTheme="minorEastAsia"/>
              <w:noProof/>
            </w:rPr>
          </w:pPr>
          <w:del w:id="837" w:author="Thomas Dietz" w:date="2012-09-11T17:11:00Z">
            <w:r w:rsidRPr="002705F3" w:rsidDel="00101282">
              <w:rPr>
                <w:noProof/>
                <w:rPrChange w:id="838" w:author="Deepak Bansal (AZURE)" w:date="2012-08-22T13:01:00Z">
                  <w:rPr>
                    <w:rStyle w:val="Hyperlink"/>
                    <w:noProof/>
                  </w:rPr>
                </w:rPrChange>
              </w:rPr>
              <w:delText>7.4.3</w:delText>
            </w:r>
            <w:r w:rsidDel="00101282">
              <w:rPr>
                <w:rFonts w:eastAsiaTheme="minorEastAsia"/>
                <w:noProof/>
              </w:rPr>
              <w:tab/>
            </w:r>
            <w:r w:rsidRPr="002705F3" w:rsidDel="00101282">
              <w:rPr>
                <w:noProof/>
                <w:rPrChange w:id="839" w:author="Deepak Bansal (AZURE)" w:date="2012-08-22T13:01:00Z">
                  <w:rPr>
                    <w:rStyle w:val="Hyperlink"/>
                    <w:noProof/>
                  </w:rPr>
                </w:rPrChange>
              </w:rPr>
              <w:delText>XML Example</w:delText>
            </w:r>
            <w:r w:rsidDel="00101282">
              <w:rPr>
                <w:noProof/>
                <w:webHidden/>
              </w:rPr>
              <w:tab/>
              <w:delText>31</w:delText>
            </w:r>
          </w:del>
        </w:p>
        <w:p w14:paraId="765A28E8" w14:textId="77777777" w:rsidR="00B40C61" w:rsidDel="00101282" w:rsidRDefault="00B40C61">
          <w:pPr>
            <w:pStyle w:val="TOC3"/>
            <w:tabs>
              <w:tab w:val="left" w:pos="1320"/>
              <w:tab w:val="right" w:leader="dot" w:pos="9350"/>
            </w:tabs>
            <w:rPr>
              <w:del w:id="840" w:author="Thomas Dietz" w:date="2012-09-11T17:11:00Z"/>
              <w:rFonts w:eastAsiaTheme="minorEastAsia"/>
              <w:noProof/>
            </w:rPr>
          </w:pPr>
          <w:del w:id="841" w:author="Thomas Dietz" w:date="2012-09-11T17:11:00Z">
            <w:r w:rsidRPr="002705F3" w:rsidDel="00101282">
              <w:rPr>
                <w:noProof/>
                <w:rPrChange w:id="842" w:author="Deepak Bansal (AZURE)" w:date="2012-08-22T13:01:00Z">
                  <w:rPr>
                    <w:rStyle w:val="Hyperlink"/>
                    <w:noProof/>
                  </w:rPr>
                </w:rPrChange>
              </w:rPr>
              <w:delText>7.4.4</w:delText>
            </w:r>
            <w:r w:rsidDel="00101282">
              <w:rPr>
                <w:rFonts w:eastAsiaTheme="minorEastAsia"/>
                <w:noProof/>
              </w:rPr>
              <w:tab/>
            </w:r>
            <w:r w:rsidRPr="002705F3" w:rsidDel="00101282">
              <w:rPr>
                <w:noProof/>
                <w:rPrChange w:id="843" w:author="Deepak Bansal (AZURE)" w:date="2012-08-22T13:01:00Z">
                  <w:rPr>
                    <w:rStyle w:val="Hyperlink"/>
                    <w:noProof/>
                  </w:rPr>
                </w:rPrChange>
              </w:rPr>
              <w:delText>Normative Constraints</w:delText>
            </w:r>
            <w:r w:rsidDel="00101282">
              <w:rPr>
                <w:noProof/>
                <w:webHidden/>
              </w:rPr>
              <w:tab/>
              <w:delText>32</w:delText>
            </w:r>
          </w:del>
        </w:p>
        <w:p w14:paraId="7BE03A0C" w14:textId="77777777" w:rsidR="00B40C61" w:rsidDel="00101282" w:rsidRDefault="00B40C61">
          <w:pPr>
            <w:pStyle w:val="TOC3"/>
            <w:tabs>
              <w:tab w:val="left" w:pos="1320"/>
              <w:tab w:val="right" w:leader="dot" w:pos="9350"/>
            </w:tabs>
            <w:rPr>
              <w:del w:id="844" w:author="Thomas Dietz" w:date="2012-09-11T17:11:00Z"/>
              <w:rFonts w:eastAsiaTheme="minorEastAsia"/>
              <w:noProof/>
            </w:rPr>
          </w:pPr>
          <w:del w:id="845" w:author="Thomas Dietz" w:date="2012-09-11T17:11:00Z">
            <w:r w:rsidRPr="002705F3" w:rsidDel="00101282">
              <w:rPr>
                <w:noProof/>
                <w:rPrChange w:id="846" w:author="Deepak Bansal (AZURE)" w:date="2012-08-22T13:01:00Z">
                  <w:rPr>
                    <w:rStyle w:val="Hyperlink"/>
                    <w:noProof/>
                  </w:rPr>
                </w:rPrChange>
              </w:rPr>
              <w:delText>7.4.5</w:delText>
            </w:r>
            <w:r w:rsidDel="00101282">
              <w:rPr>
                <w:rFonts w:eastAsiaTheme="minorEastAsia"/>
                <w:noProof/>
              </w:rPr>
              <w:tab/>
            </w:r>
            <w:r w:rsidRPr="002705F3" w:rsidDel="00101282">
              <w:rPr>
                <w:noProof/>
                <w:rPrChange w:id="847" w:author="Deepak Bansal (AZURE)" w:date="2012-08-22T13:01:00Z">
                  <w:rPr>
                    <w:rStyle w:val="Hyperlink"/>
                    <w:noProof/>
                  </w:rPr>
                </w:rPrChange>
              </w:rPr>
              <w:delText>Element &lt;instruction-types&gt; denotes the instruction types supported by the OpenFlow logical switch.Yang Specification</w:delText>
            </w:r>
            <w:r w:rsidDel="00101282">
              <w:rPr>
                <w:noProof/>
                <w:webHidden/>
              </w:rPr>
              <w:tab/>
              <w:delText>32</w:delText>
            </w:r>
          </w:del>
        </w:p>
        <w:p w14:paraId="641FE29B" w14:textId="77777777" w:rsidR="00B40C61" w:rsidDel="00101282" w:rsidRDefault="00B40C61">
          <w:pPr>
            <w:pStyle w:val="TOC2"/>
            <w:tabs>
              <w:tab w:val="left" w:pos="880"/>
              <w:tab w:val="right" w:leader="dot" w:pos="9350"/>
            </w:tabs>
            <w:rPr>
              <w:del w:id="848" w:author="Thomas Dietz" w:date="2012-09-11T17:11:00Z"/>
              <w:rFonts w:eastAsiaTheme="minorEastAsia"/>
              <w:noProof/>
            </w:rPr>
          </w:pPr>
          <w:del w:id="849" w:author="Thomas Dietz" w:date="2012-09-11T17:11:00Z">
            <w:r w:rsidRPr="002705F3" w:rsidDel="00101282">
              <w:rPr>
                <w:noProof/>
                <w:rPrChange w:id="850" w:author="Deepak Bansal (AZURE)" w:date="2012-08-22T13:01:00Z">
                  <w:rPr>
                    <w:rStyle w:val="Hyperlink"/>
                    <w:noProof/>
                  </w:rPr>
                </w:rPrChange>
              </w:rPr>
              <w:delText>7.5</w:delText>
            </w:r>
            <w:r w:rsidDel="00101282">
              <w:rPr>
                <w:rFonts w:eastAsiaTheme="minorEastAsia"/>
                <w:noProof/>
              </w:rPr>
              <w:tab/>
            </w:r>
            <w:r w:rsidRPr="002705F3" w:rsidDel="00101282">
              <w:rPr>
                <w:noProof/>
                <w:rPrChange w:id="851" w:author="Deepak Bansal (AZURE)" w:date="2012-08-22T13:01:00Z">
                  <w:rPr>
                    <w:rStyle w:val="Hyperlink"/>
                    <w:noProof/>
                  </w:rPr>
                </w:rPrChange>
              </w:rPr>
              <w:delText>OpenFlow Controller</w:delText>
            </w:r>
            <w:r w:rsidDel="00101282">
              <w:rPr>
                <w:noProof/>
                <w:webHidden/>
              </w:rPr>
              <w:tab/>
              <w:delText>36</w:delText>
            </w:r>
          </w:del>
        </w:p>
        <w:p w14:paraId="36454514" w14:textId="77777777" w:rsidR="00B40C61" w:rsidDel="00101282" w:rsidRDefault="00B40C61">
          <w:pPr>
            <w:pStyle w:val="TOC3"/>
            <w:tabs>
              <w:tab w:val="left" w:pos="1320"/>
              <w:tab w:val="right" w:leader="dot" w:pos="9350"/>
            </w:tabs>
            <w:rPr>
              <w:del w:id="852" w:author="Thomas Dietz" w:date="2012-09-11T17:11:00Z"/>
              <w:rFonts w:eastAsiaTheme="minorEastAsia"/>
              <w:noProof/>
            </w:rPr>
          </w:pPr>
          <w:del w:id="853" w:author="Thomas Dietz" w:date="2012-09-11T17:11:00Z">
            <w:r w:rsidRPr="002705F3" w:rsidDel="00101282">
              <w:rPr>
                <w:noProof/>
                <w:rPrChange w:id="854" w:author="Deepak Bansal (AZURE)" w:date="2012-08-22T13:01:00Z">
                  <w:rPr>
                    <w:rStyle w:val="Hyperlink"/>
                    <w:noProof/>
                  </w:rPr>
                </w:rPrChange>
              </w:rPr>
              <w:delText>7.5.1</w:delText>
            </w:r>
            <w:r w:rsidDel="00101282">
              <w:rPr>
                <w:rFonts w:eastAsiaTheme="minorEastAsia"/>
                <w:noProof/>
              </w:rPr>
              <w:tab/>
            </w:r>
            <w:r w:rsidRPr="002705F3" w:rsidDel="00101282">
              <w:rPr>
                <w:noProof/>
                <w:rPrChange w:id="855" w:author="Deepak Bansal (AZURE)" w:date="2012-08-22T13:01:00Z">
                  <w:rPr>
                    <w:rStyle w:val="Hyperlink"/>
                    <w:noProof/>
                  </w:rPr>
                </w:rPrChange>
              </w:rPr>
              <w:delText>UML Diagram</w:delText>
            </w:r>
            <w:r w:rsidDel="00101282">
              <w:rPr>
                <w:noProof/>
                <w:webHidden/>
              </w:rPr>
              <w:tab/>
              <w:delText>36</w:delText>
            </w:r>
          </w:del>
        </w:p>
        <w:p w14:paraId="1A77D1E8" w14:textId="77777777" w:rsidR="00B40C61" w:rsidDel="00101282" w:rsidRDefault="00B40C61">
          <w:pPr>
            <w:pStyle w:val="TOC3"/>
            <w:tabs>
              <w:tab w:val="left" w:pos="1320"/>
              <w:tab w:val="right" w:leader="dot" w:pos="9350"/>
            </w:tabs>
            <w:rPr>
              <w:del w:id="856" w:author="Thomas Dietz" w:date="2012-09-11T17:11:00Z"/>
              <w:rFonts w:eastAsiaTheme="minorEastAsia"/>
              <w:noProof/>
            </w:rPr>
          </w:pPr>
          <w:del w:id="857" w:author="Thomas Dietz" w:date="2012-09-11T17:11:00Z">
            <w:r w:rsidRPr="002705F3" w:rsidDel="00101282">
              <w:rPr>
                <w:noProof/>
                <w:rPrChange w:id="858" w:author="Deepak Bansal (AZURE)" w:date="2012-08-22T13:01:00Z">
                  <w:rPr>
                    <w:rStyle w:val="Hyperlink"/>
                    <w:noProof/>
                  </w:rPr>
                </w:rPrChange>
              </w:rPr>
              <w:delText>7.5.2</w:delText>
            </w:r>
            <w:r w:rsidDel="00101282">
              <w:rPr>
                <w:rFonts w:eastAsiaTheme="minorEastAsia"/>
                <w:noProof/>
              </w:rPr>
              <w:tab/>
            </w:r>
            <w:r w:rsidRPr="002705F3" w:rsidDel="00101282">
              <w:rPr>
                <w:noProof/>
                <w:rPrChange w:id="859" w:author="Deepak Bansal (AZURE)" w:date="2012-08-22T13:01:00Z">
                  <w:rPr>
                    <w:rStyle w:val="Hyperlink"/>
                    <w:noProof/>
                  </w:rPr>
                </w:rPrChange>
              </w:rPr>
              <w:delText>XML Schema</w:delText>
            </w:r>
            <w:r w:rsidDel="00101282">
              <w:rPr>
                <w:noProof/>
                <w:webHidden/>
              </w:rPr>
              <w:tab/>
              <w:delText>37</w:delText>
            </w:r>
          </w:del>
        </w:p>
        <w:p w14:paraId="01BC6942" w14:textId="77777777" w:rsidR="00B40C61" w:rsidDel="00101282" w:rsidRDefault="00B40C61">
          <w:pPr>
            <w:pStyle w:val="TOC3"/>
            <w:tabs>
              <w:tab w:val="left" w:pos="1320"/>
              <w:tab w:val="right" w:leader="dot" w:pos="9350"/>
            </w:tabs>
            <w:rPr>
              <w:del w:id="860" w:author="Thomas Dietz" w:date="2012-09-11T17:11:00Z"/>
              <w:rFonts w:eastAsiaTheme="minorEastAsia"/>
              <w:noProof/>
            </w:rPr>
          </w:pPr>
          <w:del w:id="861" w:author="Thomas Dietz" w:date="2012-09-11T17:11:00Z">
            <w:r w:rsidRPr="002705F3" w:rsidDel="00101282">
              <w:rPr>
                <w:noProof/>
                <w:rPrChange w:id="862" w:author="Deepak Bansal (AZURE)" w:date="2012-08-22T13:01:00Z">
                  <w:rPr>
                    <w:rStyle w:val="Hyperlink"/>
                    <w:noProof/>
                  </w:rPr>
                </w:rPrChange>
              </w:rPr>
              <w:delText>7.5.3</w:delText>
            </w:r>
            <w:r w:rsidDel="00101282">
              <w:rPr>
                <w:rFonts w:eastAsiaTheme="minorEastAsia"/>
                <w:noProof/>
              </w:rPr>
              <w:tab/>
            </w:r>
            <w:r w:rsidRPr="002705F3" w:rsidDel="00101282">
              <w:rPr>
                <w:noProof/>
                <w:rPrChange w:id="863" w:author="Deepak Bansal (AZURE)" w:date="2012-08-22T13:01:00Z">
                  <w:rPr>
                    <w:rStyle w:val="Hyperlink"/>
                    <w:noProof/>
                  </w:rPr>
                </w:rPrChange>
              </w:rPr>
              <w:delText>XML Example</w:delText>
            </w:r>
            <w:r w:rsidDel="00101282">
              <w:rPr>
                <w:noProof/>
                <w:webHidden/>
              </w:rPr>
              <w:tab/>
              <w:delText>38</w:delText>
            </w:r>
          </w:del>
        </w:p>
        <w:p w14:paraId="341EB064" w14:textId="77777777" w:rsidR="00B40C61" w:rsidDel="00101282" w:rsidRDefault="00B40C61">
          <w:pPr>
            <w:pStyle w:val="TOC3"/>
            <w:tabs>
              <w:tab w:val="left" w:pos="1320"/>
              <w:tab w:val="right" w:leader="dot" w:pos="9350"/>
            </w:tabs>
            <w:rPr>
              <w:del w:id="864" w:author="Thomas Dietz" w:date="2012-09-11T17:11:00Z"/>
              <w:rFonts w:eastAsiaTheme="minorEastAsia"/>
              <w:noProof/>
            </w:rPr>
          </w:pPr>
          <w:del w:id="865" w:author="Thomas Dietz" w:date="2012-09-11T17:11:00Z">
            <w:r w:rsidRPr="002705F3" w:rsidDel="00101282">
              <w:rPr>
                <w:noProof/>
                <w:rPrChange w:id="866" w:author="Deepak Bansal (AZURE)" w:date="2012-08-22T13:01:00Z">
                  <w:rPr>
                    <w:rStyle w:val="Hyperlink"/>
                    <w:noProof/>
                  </w:rPr>
                </w:rPrChange>
              </w:rPr>
              <w:delText>7.5.4</w:delText>
            </w:r>
            <w:r w:rsidDel="00101282">
              <w:rPr>
                <w:rFonts w:eastAsiaTheme="minorEastAsia"/>
                <w:noProof/>
              </w:rPr>
              <w:tab/>
            </w:r>
            <w:r w:rsidRPr="002705F3" w:rsidDel="00101282">
              <w:rPr>
                <w:noProof/>
                <w:rPrChange w:id="867" w:author="Deepak Bansal (AZURE)" w:date="2012-08-22T13:01:00Z">
                  <w:rPr>
                    <w:rStyle w:val="Hyperlink"/>
                    <w:noProof/>
                  </w:rPr>
                </w:rPrChange>
              </w:rPr>
              <w:delText>Normative Constraints</w:delText>
            </w:r>
            <w:r w:rsidDel="00101282">
              <w:rPr>
                <w:noProof/>
                <w:webHidden/>
              </w:rPr>
              <w:tab/>
              <w:delText>38</w:delText>
            </w:r>
          </w:del>
        </w:p>
        <w:p w14:paraId="1861B4A4" w14:textId="77777777" w:rsidR="00B40C61" w:rsidDel="00101282" w:rsidRDefault="00B40C61">
          <w:pPr>
            <w:pStyle w:val="TOC3"/>
            <w:tabs>
              <w:tab w:val="left" w:pos="1320"/>
              <w:tab w:val="right" w:leader="dot" w:pos="9350"/>
            </w:tabs>
            <w:rPr>
              <w:del w:id="868" w:author="Thomas Dietz" w:date="2012-09-11T17:11:00Z"/>
              <w:rFonts w:eastAsiaTheme="minorEastAsia"/>
              <w:noProof/>
            </w:rPr>
          </w:pPr>
          <w:del w:id="869" w:author="Thomas Dietz" w:date="2012-09-11T17:11:00Z">
            <w:r w:rsidRPr="002705F3" w:rsidDel="00101282">
              <w:rPr>
                <w:noProof/>
                <w:rPrChange w:id="870" w:author="Deepak Bansal (AZURE)" w:date="2012-08-22T13:01:00Z">
                  <w:rPr>
                    <w:rStyle w:val="Hyperlink"/>
                    <w:noProof/>
                  </w:rPr>
                </w:rPrChange>
              </w:rPr>
              <w:delText>7.5.5</w:delText>
            </w:r>
            <w:r w:rsidDel="00101282">
              <w:rPr>
                <w:rFonts w:eastAsiaTheme="minorEastAsia"/>
                <w:noProof/>
              </w:rPr>
              <w:tab/>
            </w:r>
            <w:r w:rsidRPr="002705F3" w:rsidDel="00101282">
              <w:rPr>
                <w:noProof/>
                <w:rPrChange w:id="871" w:author="Deepak Bansal (AZURE)" w:date="2012-08-22T13:01:00Z">
                  <w:rPr>
                    <w:rStyle w:val="Hyperlink"/>
                    <w:noProof/>
                  </w:rPr>
                </w:rPrChange>
              </w:rPr>
              <w:delText>YANG Specification</w:delText>
            </w:r>
            <w:r w:rsidDel="00101282">
              <w:rPr>
                <w:noProof/>
                <w:webHidden/>
              </w:rPr>
              <w:tab/>
              <w:delText>39</w:delText>
            </w:r>
          </w:del>
        </w:p>
        <w:p w14:paraId="775BA68E" w14:textId="77777777" w:rsidR="00B40C61" w:rsidDel="00101282" w:rsidRDefault="00B40C61">
          <w:pPr>
            <w:pStyle w:val="TOC2"/>
            <w:tabs>
              <w:tab w:val="left" w:pos="880"/>
              <w:tab w:val="right" w:leader="dot" w:pos="9350"/>
            </w:tabs>
            <w:rPr>
              <w:del w:id="872" w:author="Thomas Dietz" w:date="2012-09-11T17:11:00Z"/>
              <w:rFonts w:eastAsiaTheme="minorEastAsia"/>
              <w:noProof/>
            </w:rPr>
          </w:pPr>
          <w:del w:id="873" w:author="Thomas Dietz" w:date="2012-09-11T17:11:00Z">
            <w:r w:rsidRPr="002705F3" w:rsidDel="00101282">
              <w:rPr>
                <w:noProof/>
                <w:rPrChange w:id="874" w:author="Deepak Bansal (AZURE)" w:date="2012-08-22T13:01:00Z">
                  <w:rPr>
                    <w:rStyle w:val="Hyperlink"/>
                    <w:noProof/>
                  </w:rPr>
                </w:rPrChange>
              </w:rPr>
              <w:delText>7.6</w:delText>
            </w:r>
            <w:r w:rsidDel="00101282">
              <w:rPr>
                <w:rFonts w:eastAsiaTheme="minorEastAsia"/>
                <w:noProof/>
              </w:rPr>
              <w:tab/>
            </w:r>
            <w:r w:rsidRPr="002705F3" w:rsidDel="00101282">
              <w:rPr>
                <w:noProof/>
                <w:rPrChange w:id="875" w:author="Deepak Bansal (AZURE)" w:date="2012-08-22T13:01:00Z">
                  <w:rPr>
                    <w:rStyle w:val="Hyperlink"/>
                    <w:noProof/>
                  </w:rPr>
                </w:rPrChange>
              </w:rPr>
              <w:delText>OpenFlow Resource</w:delText>
            </w:r>
            <w:r w:rsidDel="00101282">
              <w:rPr>
                <w:noProof/>
                <w:webHidden/>
              </w:rPr>
              <w:tab/>
              <w:delText>41</w:delText>
            </w:r>
          </w:del>
        </w:p>
        <w:p w14:paraId="12119185" w14:textId="77777777" w:rsidR="00B40C61" w:rsidDel="00101282" w:rsidRDefault="00B40C61">
          <w:pPr>
            <w:pStyle w:val="TOC3"/>
            <w:tabs>
              <w:tab w:val="left" w:pos="1320"/>
              <w:tab w:val="right" w:leader="dot" w:pos="9350"/>
            </w:tabs>
            <w:rPr>
              <w:del w:id="876" w:author="Thomas Dietz" w:date="2012-09-11T17:11:00Z"/>
              <w:rFonts w:eastAsiaTheme="minorEastAsia"/>
              <w:noProof/>
            </w:rPr>
          </w:pPr>
          <w:del w:id="877" w:author="Thomas Dietz" w:date="2012-09-11T17:11:00Z">
            <w:r w:rsidRPr="002705F3" w:rsidDel="00101282">
              <w:rPr>
                <w:noProof/>
                <w:rPrChange w:id="878" w:author="Deepak Bansal (AZURE)" w:date="2012-08-22T13:01:00Z">
                  <w:rPr>
                    <w:rStyle w:val="Hyperlink"/>
                    <w:noProof/>
                  </w:rPr>
                </w:rPrChange>
              </w:rPr>
              <w:delText>7.6.1</w:delText>
            </w:r>
            <w:r w:rsidDel="00101282">
              <w:rPr>
                <w:rFonts w:eastAsiaTheme="minorEastAsia"/>
                <w:noProof/>
              </w:rPr>
              <w:tab/>
            </w:r>
            <w:r w:rsidRPr="002705F3" w:rsidDel="00101282">
              <w:rPr>
                <w:noProof/>
                <w:rPrChange w:id="879" w:author="Deepak Bansal (AZURE)" w:date="2012-08-22T13:01:00Z">
                  <w:rPr>
                    <w:rStyle w:val="Hyperlink"/>
                    <w:noProof/>
                  </w:rPr>
                </w:rPrChange>
              </w:rPr>
              <w:delText>UML Diagram</w:delText>
            </w:r>
            <w:r w:rsidDel="00101282">
              <w:rPr>
                <w:noProof/>
                <w:webHidden/>
              </w:rPr>
              <w:tab/>
              <w:delText>41</w:delText>
            </w:r>
          </w:del>
        </w:p>
        <w:p w14:paraId="47085F93" w14:textId="77777777" w:rsidR="00B40C61" w:rsidDel="00101282" w:rsidRDefault="00B40C61">
          <w:pPr>
            <w:pStyle w:val="TOC3"/>
            <w:tabs>
              <w:tab w:val="left" w:pos="1320"/>
              <w:tab w:val="right" w:leader="dot" w:pos="9350"/>
            </w:tabs>
            <w:rPr>
              <w:del w:id="880" w:author="Thomas Dietz" w:date="2012-09-11T17:11:00Z"/>
              <w:rFonts w:eastAsiaTheme="minorEastAsia"/>
              <w:noProof/>
            </w:rPr>
          </w:pPr>
          <w:del w:id="881" w:author="Thomas Dietz" w:date="2012-09-11T17:11:00Z">
            <w:r w:rsidRPr="002705F3" w:rsidDel="00101282">
              <w:rPr>
                <w:noProof/>
                <w:rPrChange w:id="882" w:author="Deepak Bansal (AZURE)" w:date="2012-08-22T13:01:00Z">
                  <w:rPr>
                    <w:rStyle w:val="Hyperlink"/>
                    <w:noProof/>
                  </w:rPr>
                </w:rPrChange>
              </w:rPr>
              <w:delText>7.6.2</w:delText>
            </w:r>
            <w:r w:rsidDel="00101282">
              <w:rPr>
                <w:rFonts w:eastAsiaTheme="minorEastAsia"/>
                <w:noProof/>
              </w:rPr>
              <w:tab/>
            </w:r>
            <w:r w:rsidRPr="002705F3" w:rsidDel="00101282">
              <w:rPr>
                <w:noProof/>
                <w:rPrChange w:id="883" w:author="Deepak Bansal (AZURE)" w:date="2012-08-22T13:01:00Z">
                  <w:rPr>
                    <w:rStyle w:val="Hyperlink"/>
                    <w:noProof/>
                  </w:rPr>
                </w:rPrChange>
              </w:rPr>
              <w:delText>XML Schema</w:delText>
            </w:r>
            <w:r w:rsidDel="00101282">
              <w:rPr>
                <w:noProof/>
                <w:webHidden/>
              </w:rPr>
              <w:tab/>
              <w:delText>41</w:delText>
            </w:r>
          </w:del>
        </w:p>
        <w:p w14:paraId="27477673" w14:textId="77777777" w:rsidR="00B40C61" w:rsidDel="00101282" w:rsidRDefault="00B40C61">
          <w:pPr>
            <w:pStyle w:val="TOC3"/>
            <w:tabs>
              <w:tab w:val="left" w:pos="1320"/>
              <w:tab w:val="right" w:leader="dot" w:pos="9350"/>
            </w:tabs>
            <w:rPr>
              <w:del w:id="884" w:author="Thomas Dietz" w:date="2012-09-11T17:11:00Z"/>
              <w:rFonts w:eastAsiaTheme="minorEastAsia"/>
              <w:noProof/>
            </w:rPr>
          </w:pPr>
          <w:del w:id="885" w:author="Thomas Dietz" w:date="2012-09-11T17:11:00Z">
            <w:r w:rsidRPr="002705F3" w:rsidDel="00101282">
              <w:rPr>
                <w:noProof/>
                <w:rPrChange w:id="886" w:author="Deepak Bansal (AZURE)" w:date="2012-08-22T13:01:00Z">
                  <w:rPr>
                    <w:rStyle w:val="Hyperlink"/>
                    <w:noProof/>
                  </w:rPr>
                </w:rPrChange>
              </w:rPr>
              <w:delText>7.6.3</w:delText>
            </w:r>
            <w:r w:rsidDel="00101282">
              <w:rPr>
                <w:rFonts w:eastAsiaTheme="minorEastAsia"/>
                <w:noProof/>
              </w:rPr>
              <w:tab/>
            </w:r>
            <w:r w:rsidRPr="002705F3" w:rsidDel="00101282">
              <w:rPr>
                <w:noProof/>
                <w:rPrChange w:id="887" w:author="Deepak Bansal (AZURE)" w:date="2012-08-22T13:01:00Z">
                  <w:rPr>
                    <w:rStyle w:val="Hyperlink"/>
                    <w:noProof/>
                  </w:rPr>
                </w:rPrChange>
              </w:rPr>
              <w:delText>XML Example</w:delText>
            </w:r>
            <w:r w:rsidDel="00101282">
              <w:rPr>
                <w:noProof/>
                <w:webHidden/>
              </w:rPr>
              <w:tab/>
              <w:delText>41</w:delText>
            </w:r>
          </w:del>
        </w:p>
        <w:p w14:paraId="7B97F0C4" w14:textId="77777777" w:rsidR="00B40C61" w:rsidDel="00101282" w:rsidRDefault="00B40C61">
          <w:pPr>
            <w:pStyle w:val="TOC3"/>
            <w:tabs>
              <w:tab w:val="left" w:pos="1320"/>
              <w:tab w:val="right" w:leader="dot" w:pos="9350"/>
            </w:tabs>
            <w:rPr>
              <w:del w:id="888" w:author="Thomas Dietz" w:date="2012-09-11T17:11:00Z"/>
              <w:rFonts w:eastAsiaTheme="minorEastAsia"/>
              <w:noProof/>
            </w:rPr>
          </w:pPr>
          <w:del w:id="889" w:author="Thomas Dietz" w:date="2012-09-11T17:11:00Z">
            <w:r w:rsidRPr="002705F3" w:rsidDel="00101282">
              <w:rPr>
                <w:noProof/>
                <w:rPrChange w:id="890" w:author="Deepak Bansal (AZURE)" w:date="2012-08-22T13:01:00Z">
                  <w:rPr>
                    <w:rStyle w:val="Hyperlink"/>
                    <w:noProof/>
                  </w:rPr>
                </w:rPrChange>
              </w:rPr>
              <w:delText>7.6.4</w:delText>
            </w:r>
            <w:r w:rsidDel="00101282">
              <w:rPr>
                <w:rFonts w:eastAsiaTheme="minorEastAsia"/>
                <w:noProof/>
              </w:rPr>
              <w:tab/>
            </w:r>
            <w:r w:rsidRPr="002705F3" w:rsidDel="00101282">
              <w:rPr>
                <w:noProof/>
                <w:rPrChange w:id="891" w:author="Deepak Bansal (AZURE)" w:date="2012-08-22T13:01:00Z">
                  <w:rPr>
                    <w:rStyle w:val="Hyperlink"/>
                    <w:noProof/>
                  </w:rPr>
                </w:rPrChange>
              </w:rPr>
              <w:delText>Normative Constraints</w:delText>
            </w:r>
            <w:r w:rsidDel="00101282">
              <w:rPr>
                <w:noProof/>
                <w:webHidden/>
              </w:rPr>
              <w:tab/>
              <w:delText>41</w:delText>
            </w:r>
          </w:del>
        </w:p>
        <w:p w14:paraId="0EFC8AFD" w14:textId="77777777" w:rsidR="00B40C61" w:rsidDel="00101282" w:rsidRDefault="00B40C61">
          <w:pPr>
            <w:pStyle w:val="TOC3"/>
            <w:tabs>
              <w:tab w:val="left" w:pos="1320"/>
              <w:tab w:val="right" w:leader="dot" w:pos="9350"/>
            </w:tabs>
            <w:rPr>
              <w:del w:id="892" w:author="Thomas Dietz" w:date="2012-09-11T17:11:00Z"/>
              <w:rFonts w:eastAsiaTheme="minorEastAsia"/>
              <w:noProof/>
            </w:rPr>
          </w:pPr>
          <w:del w:id="893" w:author="Thomas Dietz" w:date="2012-09-11T17:11:00Z">
            <w:r w:rsidRPr="002705F3" w:rsidDel="00101282">
              <w:rPr>
                <w:noProof/>
                <w:rPrChange w:id="894" w:author="Deepak Bansal (AZURE)" w:date="2012-08-22T13:01:00Z">
                  <w:rPr>
                    <w:rStyle w:val="Hyperlink"/>
                    <w:noProof/>
                  </w:rPr>
                </w:rPrChange>
              </w:rPr>
              <w:delText>7.6.5</w:delText>
            </w:r>
            <w:r w:rsidDel="00101282">
              <w:rPr>
                <w:rFonts w:eastAsiaTheme="minorEastAsia"/>
                <w:noProof/>
              </w:rPr>
              <w:tab/>
            </w:r>
            <w:r w:rsidRPr="002705F3" w:rsidDel="00101282">
              <w:rPr>
                <w:noProof/>
                <w:rPrChange w:id="895" w:author="Deepak Bansal (AZURE)" w:date="2012-08-22T13:01:00Z">
                  <w:rPr>
                    <w:rStyle w:val="Hyperlink"/>
                    <w:noProof/>
                  </w:rPr>
                </w:rPrChange>
              </w:rPr>
              <w:delText>YANG Specification</w:delText>
            </w:r>
            <w:r w:rsidDel="00101282">
              <w:rPr>
                <w:noProof/>
                <w:webHidden/>
              </w:rPr>
              <w:tab/>
              <w:delText>41</w:delText>
            </w:r>
          </w:del>
        </w:p>
        <w:p w14:paraId="096CC216" w14:textId="77777777" w:rsidR="00B40C61" w:rsidDel="00101282" w:rsidRDefault="00B40C61">
          <w:pPr>
            <w:pStyle w:val="TOC2"/>
            <w:tabs>
              <w:tab w:val="left" w:pos="880"/>
              <w:tab w:val="right" w:leader="dot" w:pos="9350"/>
            </w:tabs>
            <w:rPr>
              <w:del w:id="896" w:author="Thomas Dietz" w:date="2012-09-11T17:11:00Z"/>
              <w:rFonts w:eastAsiaTheme="minorEastAsia"/>
              <w:noProof/>
            </w:rPr>
          </w:pPr>
          <w:del w:id="897" w:author="Thomas Dietz" w:date="2012-09-11T17:11:00Z">
            <w:r w:rsidRPr="002705F3" w:rsidDel="00101282">
              <w:rPr>
                <w:noProof/>
                <w:rPrChange w:id="898" w:author="Deepak Bansal (AZURE)" w:date="2012-08-22T13:01:00Z">
                  <w:rPr>
                    <w:rStyle w:val="Hyperlink"/>
                    <w:noProof/>
                  </w:rPr>
                </w:rPrChange>
              </w:rPr>
              <w:delText>7.7</w:delText>
            </w:r>
            <w:r w:rsidDel="00101282">
              <w:rPr>
                <w:rFonts w:eastAsiaTheme="minorEastAsia"/>
                <w:noProof/>
              </w:rPr>
              <w:tab/>
            </w:r>
            <w:r w:rsidRPr="002705F3" w:rsidDel="00101282">
              <w:rPr>
                <w:noProof/>
                <w:rPrChange w:id="899" w:author="Deepak Bansal (AZURE)" w:date="2012-08-22T13:01:00Z">
                  <w:rPr>
                    <w:rStyle w:val="Hyperlink"/>
                    <w:noProof/>
                  </w:rPr>
                </w:rPrChange>
              </w:rPr>
              <w:delText>OpenFlow Port</w:delText>
            </w:r>
            <w:r w:rsidDel="00101282">
              <w:rPr>
                <w:noProof/>
                <w:webHidden/>
              </w:rPr>
              <w:tab/>
              <w:delText>41</w:delText>
            </w:r>
          </w:del>
        </w:p>
        <w:p w14:paraId="2C5E85FC" w14:textId="77777777" w:rsidR="00B40C61" w:rsidDel="00101282" w:rsidRDefault="00B40C61">
          <w:pPr>
            <w:pStyle w:val="TOC3"/>
            <w:tabs>
              <w:tab w:val="left" w:pos="1320"/>
              <w:tab w:val="right" w:leader="dot" w:pos="9350"/>
            </w:tabs>
            <w:rPr>
              <w:del w:id="900" w:author="Thomas Dietz" w:date="2012-09-11T17:11:00Z"/>
              <w:rFonts w:eastAsiaTheme="minorEastAsia"/>
              <w:noProof/>
            </w:rPr>
          </w:pPr>
          <w:del w:id="901" w:author="Thomas Dietz" w:date="2012-09-11T17:11:00Z">
            <w:r w:rsidRPr="002705F3" w:rsidDel="00101282">
              <w:rPr>
                <w:noProof/>
                <w:rPrChange w:id="902" w:author="Deepak Bansal (AZURE)" w:date="2012-08-22T13:01:00Z">
                  <w:rPr>
                    <w:rStyle w:val="Hyperlink"/>
                    <w:noProof/>
                  </w:rPr>
                </w:rPrChange>
              </w:rPr>
              <w:delText>7.7.1</w:delText>
            </w:r>
            <w:r w:rsidDel="00101282">
              <w:rPr>
                <w:rFonts w:eastAsiaTheme="minorEastAsia"/>
                <w:noProof/>
              </w:rPr>
              <w:tab/>
            </w:r>
            <w:r w:rsidRPr="002705F3" w:rsidDel="00101282">
              <w:rPr>
                <w:noProof/>
                <w:rPrChange w:id="903" w:author="Deepak Bansal (AZURE)" w:date="2012-08-22T13:01:00Z">
                  <w:rPr>
                    <w:rStyle w:val="Hyperlink"/>
                    <w:noProof/>
                  </w:rPr>
                </w:rPrChange>
              </w:rPr>
              <w:delText>UML Diagram</w:delText>
            </w:r>
            <w:r w:rsidDel="00101282">
              <w:rPr>
                <w:noProof/>
                <w:webHidden/>
              </w:rPr>
              <w:tab/>
              <w:delText>42</w:delText>
            </w:r>
          </w:del>
        </w:p>
        <w:p w14:paraId="4146CCAB" w14:textId="77777777" w:rsidR="00B40C61" w:rsidDel="00101282" w:rsidRDefault="00B40C61">
          <w:pPr>
            <w:pStyle w:val="TOC3"/>
            <w:tabs>
              <w:tab w:val="left" w:pos="1320"/>
              <w:tab w:val="right" w:leader="dot" w:pos="9350"/>
            </w:tabs>
            <w:rPr>
              <w:del w:id="904" w:author="Thomas Dietz" w:date="2012-09-11T17:11:00Z"/>
              <w:rFonts w:eastAsiaTheme="minorEastAsia"/>
              <w:noProof/>
            </w:rPr>
          </w:pPr>
          <w:del w:id="905" w:author="Thomas Dietz" w:date="2012-09-11T17:11:00Z">
            <w:r w:rsidRPr="002705F3" w:rsidDel="00101282">
              <w:rPr>
                <w:noProof/>
                <w:rPrChange w:id="906" w:author="Deepak Bansal (AZURE)" w:date="2012-08-22T13:01:00Z">
                  <w:rPr>
                    <w:rStyle w:val="Hyperlink"/>
                    <w:noProof/>
                  </w:rPr>
                </w:rPrChange>
              </w:rPr>
              <w:delText>7.7.2</w:delText>
            </w:r>
            <w:r w:rsidDel="00101282">
              <w:rPr>
                <w:rFonts w:eastAsiaTheme="minorEastAsia"/>
                <w:noProof/>
              </w:rPr>
              <w:tab/>
            </w:r>
            <w:r w:rsidRPr="002705F3" w:rsidDel="00101282">
              <w:rPr>
                <w:noProof/>
                <w:rPrChange w:id="907" w:author="Deepak Bansal (AZURE)" w:date="2012-08-22T13:01:00Z">
                  <w:rPr>
                    <w:rStyle w:val="Hyperlink"/>
                    <w:noProof/>
                  </w:rPr>
                </w:rPrChange>
              </w:rPr>
              <w:delText>XML Schema</w:delText>
            </w:r>
            <w:r w:rsidDel="00101282">
              <w:rPr>
                <w:noProof/>
                <w:webHidden/>
              </w:rPr>
              <w:tab/>
              <w:delText>43</w:delText>
            </w:r>
          </w:del>
        </w:p>
        <w:p w14:paraId="542697D5" w14:textId="77777777" w:rsidR="00B40C61" w:rsidDel="00101282" w:rsidRDefault="00B40C61">
          <w:pPr>
            <w:pStyle w:val="TOC3"/>
            <w:tabs>
              <w:tab w:val="left" w:pos="1320"/>
              <w:tab w:val="right" w:leader="dot" w:pos="9350"/>
            </w:tabs>
            <w:rPr>
              <w:del w:id="908" w:author="Thomas Dietz" w:date="2012-09-11T17:11:00Z"/>
              <w:rFonts w:eastAsiaTheme="minorEastAsia"/>
              <w:noProof/>
            </w:rPr>
          </w:pPr>
          <w:del w:id="909" w:author="Thomas Dietz" w:date="2012-09-11T17:11:00Z">
            <w:r w:rsidRPr="002705F3" w:rsidDel="00101282">
              <w:rPr>
                <w:noProof/>
                <w:rPrChange w:id="910" w:author="Deepak Bansal (AZURE)" w:date="2012-08-22T13:01:00Z">
                  <w:rPr>
                    <w:rStyle w:val="Hyperlink"/>
                    <w:noProof/>
                  </w:rPr>
                </w:rPrChange>
              </w:rPr>
              <w:delText>7.7.3</w:delText>
            </w:r>
            <w:r w:rsidDel="00101282">
              <w:rPr>
                <w:rFonts w:eastAsiaTheme="minorEastAsia"/>
                <w:noProof/>
              </w:rPr>
              <w:tab/>
            </w:r>
            <w:r w:rsidRPr="002705F3" w:rsidDel="00101282">
              <w:rPr>
                <w:noProof/>
                <w:rPrChange w:id="911" w:author="Deepak Bansal (AZURE)" w:date="2012-08-22T13:01:00Z">
                  <w:rPr>
                    <w:rStyle w:val="Hyperlink"/>
                    <w:noProof/>
                  </w:rPr>
                </w:rPrChange>
              </w:rPr>
              <w:delText>XML Example</w:delText>
            </w:r>
            <w:r w:rsidDel="00101282">
              <w:rPr>
                <w:noProof/>
                <w:webHidden/>
              </w:rPr>
              <w:tab/>
              <w:delText>46</w:delText>
            </w:r>
          </w:del>
        </w:p>
        <w:p w14:paraId="679BACCE" w14:textId="77777777" w:rsidR="00B40C61" w:rsidDel="00101282" w:rsidRDefault="00B40C61">
          <w:pPr>
            <w:pStyle w:val="TOC3"/>
            <w:tabs>
              <w:tab w:val="left" w:pos="1320"/>
              <w:tab w:val="right" w:leader="dot" w:pos="9350"/>
            </w:tabs>
            <w:rPr>
              <w:del w:id="912" w:author="Thomas Dietz" w:date="2012-09-11T17:11:00Z"/>
              <w:rFonts w:eastAsiaTheme="minorEastAsia"/>
              <w:noProof/>
            </w:rPr>
          </w:pPr>
          <w:del w:id="913" w:author="Thomas Dietz" w:date="2012-09-11T17:11:00Z">
            <w:r w:rsidRPr="002705F3" w:rsidDel="00101282">
              <w:rPr>
                <w:noProof/>
                <w:rPrChange w:id="914" w:author="Deepak Bansal (AZURE)" w:date="2012-08-22T13:01:00Z">
                  <w:rPr>
                    <w:rStyle w:val="Hyperlink"/>
                    <w:noProof/>
                  </w:rPr>
                </w:rPrChange>
              </w:rPr>
              <w:delText>7.7.4</w:delText>
            </w:r>
            <w:r w:rsidDel="00101282">
              <w:rPr>
                <w:rFonts w:eastAsiaTheme="minorEastAsia"/>
                <w:noProof/>
              </w:rPr>
              <w:tab/>
            </w:r>
            <w:r w:rsidRPr="002705F3" w:rsidDel="00101282">
              <w:rPr>
                <w:noProof/>
                <w:rPrChange w:id="915" w:author="Deepak Bansal (AZURE)" w:date="2012-08-22T13:01:00Z">
                  <w:rPr>
                    <w:rStyle w:val="Hyperlink"/>
                    <w:noProof/>
                  </w:rPr>
                </w:rPrChange>
              </w:rPr>
              <w:delText>Normative Constraints</w:delText>
            </w:r>
            <w:r w:rsidDel="00101282">
              <w:rPr>
                <w:noProof/>
                <w:webHidden/>
              </w:rPr>
              <w:tab/>
              <w:delText>47</w:delText>
            </w:r>
          </w:del>
        </w:p>
        <w:p w14:paraId="5A41404A" w14:textId="77777777" w:rsidR="00B40C61" w:rsidDel="00101282" w:rsidRDefault="00B40C61">
          <w:pPr>
            <w:pStyle w:val="TOC3"/>
            <w:tabs>
              <w:tab w:val="left" w:pos="1320"/>
              <w:tab w:val="right" w:leader="dot" w:pos="9350"/>
            </w:tabs>
            <w:rPr>
              <w:del w:id="916" w:author="Thomas Dietz" w:date="2012-09-11T17:11:00Z"/>
              <w:rFonts w:eastAsiaTheme="minorEastAsia"/>
              <w:noProof/>
            </w:rPr>
          </w:pPr>
          <w:del w:id="917" w:author="Thomas Dietz" w:date="2012-09-11T17:11:00Z">
            <w:r w:rsidRPr="002705F3" w:rsidDel="00101282">
              <w:rPr>
                <w:noProof/>
                <w:rPrChange w:id="918" w:author="Deepak Bansal (AZURE)" w:date="2012-08-22T13:01:00Z">
                  <w:rPr>
                    <w:rStyle w:val="Hyperlink"/>
                    <w:noProof/>
                  </w:rPr>
                </w:rPrChange>
              </w:rPr>
              <w:delText>7.7.5</w:delText>
            </w:r>
            <w:r w:rsidDel="00101282">
              <w:rPr>
                <w:rFonts w:eastAsiaTheme="minorEastAsia"/>
                <w:noProof/>
              </w:rPr>
              <w:tab/>
            </w:r>
            <w:r w:rsidRPr="002705F3" w:rsidDel="00101282">
              <w:rPr>
                <w:noProof/>
                <w:rPrChange w:id="919" w:author="Deepak Bansal (AZURE)" w:date="2012-08-22T13:01:00Z">
                  <w:rPr>
                    <w:rStyle w:val="Hyperlink"/>
                    <w:noProof/>
                  </w:rPr>
                </w:rPrChange>
              </w:rPr>
              <w:delText>YANG Specification</w:delText>
            </w:r>
            <w:r w:rsidDel="00101282">
              <w:rPr>
                <w:noProof/>
                <w:webHidden/>
              </w:rPr>
              <w:tab/>
              <w:delText>49</w:delText>
            </w:r>
          </w:del>
        </w:p>
        <w:p w14:paraId="144C2E7A" w14:textId="77777777" w:rsidR="00B40C61" w:rsidDel="00101282" w:rsidRDefault="00B40C61">
          <w:pPr>
            <w:pStyle w:val="TOC2"/>
            <w:tabs>
              <w:tab w:val="left" w:pos="880"/>
              <w:tab w:val="right" w:leader="dot" w:pos="9350"/>
            </w:tabs>
            <w:rPr>
              <w:del w:id="920" w:author="Thomas Dietz" w:date="2012-09-11T17:11:00Z"/>
              <w:rFonts w:eastAsiaTheme="minorEastAsia"/>
              <w:noProof/>
            </w:rPr>
          </w:pPr>
          <w:del w:id="921" w:author="Thomas Dietz" w:date="2012-09-11T17:11:00Z">
            <w:r w:rsidRPr="002705F3" w:rsidDel="00101282">
              <w:rPr>
                <w:noProof/>
                <w:rPrChange w:id="922" w:author="Deepak Bansal (AZURE)" w:date="2012-08-22T13:01:00Z">
                  <w:rPr>
                    <w:rStyle w:val="Hyperlink"/>
                    <w:noProof/>
                  </w:rPr>
                </w:rPrChange>
              </w:rPr>
              <w:delText>7.8</w:delText>
            </w:r>
            <w:r w:rsidDel="00101282">
              <w:rPr>
                <w:rFonts w:eastAsiaTheme="minorEastAsia"/>
                <w:noProof/>
              </w:rPr>
              <w:tab/>
            </w:r>
            <w:r w:rsidRPr="002705F3" w:rsidDel="00101282">
              <w:rPr>
                <w:noProof/>
                <w:rPrChange w:id="923" w:author="Deepak Bansal (AZURE)" w:date="2012-08-22T13:01:00Z">
                  <w:rPr>
                    <w:rStyle w:val="Hyperlink"/>
                    <w:noProof/>
                  </w:rPr>
                </w:rPrChange>
              </w:rPr>
              <w:delText>OpenFlow Port Feature</w:delText>
            </w:r>
            <w:r w:rsidDel="00101282">
              <w:rPr>
                <w:noProof/>
                <w:webHidden/>
              </w:rPr>
              <w:tab/>
              <w:delText>51</w:delText>
            </w:r>
          </w:del>
        </w:p>
        <w:p w14:paraId="499FBEC2" w14:textId="77777777" w:rsidR="00B40C61" w:rsidDel="00101282" w:rsidRDefault="00B40C61">
          <w:pPr>
            <w:pStyle w:val="TOC3"/>
            <w:tabs>
              <w:tab w:val="left" w:pos="1320"/>
              <w:tab w:val="right" w:leader="dot" w:pos="9350"/>
            </w:tabs>
            <w:rPr>
              <w:del w:id="924" w:author="Thomas Dietz" w:date="2012-09-11T17:11:00Z"/>
              <w:rFonts w:eastAsiaTheme="minorEastAsia"/>
              <w:noProof/>
            </w:rPr>
          </w:pPr>
          <w:del w:id="925" w:author="Thomas Dietz" w:date="2012-09-11T17:11:00Z">
            <w:r w:rsidRPr="002705F3" w:rsidDel="00101282">
              <w:rPr>
                <w:noProof/>
                <w:rPrChange w:id="926" w:author="Deepak Bansal (AZURE)" w:date="2012-08-22T13:01:00Z">
                  <w:rPr>
                    <w:rStyle w:val="Hyperlink"/>
                    <w:noProof/>
                  </w:rPr>
                </w:rPrChange>
              </w:rPr>
              <w:delText>7.8.1</w:delText>
            </w:r>
            <w:r w:rsidDel="00101282">
              <w:rPr>
                <w:rFonts w:eastAsiaTheme="minorEastAsia"/>
                <w:noProof/>
              </w:rPr>
              <w:tab/>
            </w:r>
            <w:r w:rsidRPr="002705F3" w:rsidDel="00101282">
              <w:rPr>
                <w:noProof/>
                <w:rPrChange w:id="927" w:author="Deepak Bansal (AZURE)" w:date="2012-08-22T13:01:00Z">
                  <w:rPr>
                    <w:rStyle w:val="Hyperlink"/>
                    <w:noProof/>
                  </w:rPr>
                </w:rPrChange>
              </w:rPr>
              <w:delText>UML Diagram</w:delText>
            </w:r>
            <w:r w:rsidDel="00101282">
              <w:rPr>
                <w:noProof/>
                <w:webHidden/>
              </w:rPr>
              <w:tab/>
              <w:delText>52</w:delText>
            </w:r>
          </w:del>
        </w:p>
        <w:p w14:paraId="1065FA69" w14:textId="77777777" w:rsidR="00B40C61" w:rsidDel="00101282" w:rsidRDefault="00B40C61">
          <w:pPr>
            <w:pStyle w:val="TOC3"/>
            <w:tabs>
              <w:tab w:val="left" w:pos="1320"/>
              <w:tab w:val="right" w:leader="dot" w:pos="9350"/>
            </w:tabs>
            <w:rPr>
              <w:del w:id="928" w:author="Thomas Dietz" w:date="2012-09-11T17:11:00Z"/>
              <w:rFonts w:eastAsiaTheme="minorEastAsia"/>
              <w:noProof/>
            </w:rPr>
          </w:pPr>
          <w:del w:id="929" w:author="Thomas Dietz" w:date="2012-09-11T17:11:00Z">
            <w:r w:rsidRPr="002705F3" w:rsidDel="00101282">
              <w:rPr>
                <w:noProof/>
                <w:rPrChange w:id="930" w:author="Deepak Bansal (AZURE)" w:date="2012-08-22T13:01:00Z">
                  <w:rPr>
                    <w:rStyle w:val="Hyperlink"/>
                    <w:noProof/>
                  </w:rPr>
                </w:rPrChange>
              </w:rPr>
              <w:delText>7.8.2</w:delText>
            </w:r>
            <w:r w:rsidDel="00101282">
              <w:rPr>
                <w:rFonts w:eastAsiaTheme="minorEastAsia"/>
                <w:noProof/>
              </w:rPr>
              <w:tab/>
            </w:r>
            <w:r w:rsidRPr="002705F3" w:rsidDel="00101282">
              <w:rPr>
                <w:noProof/>
                <w:rPrChange w:id="931" w:author="Deepak Bansal (AZURE)" w:date="2012-08-22T13:01:00Z">
                  <w:rPr>
                    <w:rStyle w:val="Hyperlink"/>
                    <w:noProof/>
                  </w:rPr>
                </w:rPrChange>
              </w:rPr>
              <w:delText>XML Schema</w:delText>
            </w:r>
            <w:r w:rsidDel="00101282">
              <w:rPr>
                <w:noProof/>
                <w:webHidden/>
              </w:rPr>
              <w:tab/>
              <w:delText>52</w:delText>
            </w:r>
          </w:del>
        </w:p>
        <w:p w14:paraId="33445122" w14:textId="77777777" w:rsidR="00B40C61" w:rsidDel="00101282" w:rsidRDefault="00B40C61">
          <w:pPr>
            <w:pStyle w:val="TOC3"/>
            <w:tabs>
              <w:tab w:val="left" w:pos="1320"/>
              <w:tab w:val="right" w:leader="dot" w:pos="9350"/>
            </w:tabs>
            <w:rPr>
              <w:del w:id="932" w:author="Thomas Dietz" w:date="2012-09-11T17:11:00Z"/>
              <w:rFonts w:eastAsiaTheme="minorEastAsia"/>
              <w:noProof/>
            </w:rPr>
          </w:pPr>
          <w:del w:id="933" w:author="Thomas Dietz" w:date="2012-09-11T17:11:00Z">
            <w:r w:rsidRPr="002705F3" w:rsidDel="00101282">
              <w:rPr>
                <w:noProof/>
                <w:rPrChange w:id="934" w:author="Deepak Bansal (AZURE)" w:date="2012-08-22T13:01:00Z">
                  <w:rPr>
                    <w:rStyle w:val="Hyperlink"/>
                    <w:noProof/>
                  </w:rPr>
                </w:rPrChange>
              </w:rPr>
              <w:delText>7.8.3</w:delText>
            </w:r>
            <w:r w:rsidDel="00101282">
              <w:rPr>
                <w:rFonts w:eastAsiaTheme="minorEastAsia"/>
                <w:noProof/>
              </w:rPr>
              <w:tab/>
            </w:r>
            <w:r w:rsidRPr="002705F3" w:rsidDel="00101282">
              <w:rPr>
                <w:noProof/>
                <w:rPrChange w:id="935" w:author="Deepak Bansal (AZURE)" w:date="2012-08-22T13:01:00Z">
                  <w:rPr>
                    <w:rStyle w:val="Hyperlink"/>
                    <w:noProof/>
                  </w:rPr>
                </w:rPrChange>
              </w:rPr>
              <w:delText>XML Example</w:delText>
            </w:r>
            <w:r w:rsidDel="00101282">
              <w:rPr>
                <w:noProof/>
                <w:webHidden/>
              </w:rPr>
              <w:tab/>
              <w:delText>53</w:delText>
            </w:r>
          </w:del>
        </w:p>
        <w:p w14:paraId="5EE947A9" w14:textId="77777777" w:rsidR="00B40C61" w:rsidDel="00101282" w:rsidRDefault="00B40C61">
          <w:pPr>
            <w:pStyle w:val="TOC3"/>
            <w:tabs>
              <w:tab w:val="left" w:pos="1320"/>
              <w:tab w:val="right" w:leader="dot" w:pos="9350"/>
            </w:tabs>
            <w:rPr>
              <w:del w:id="936" w:author="Thomas Dietz" w:date="2012-09-11T17:11:00Z"/>
              <w:rFonts w:eastAsiaTheme="minorEastAsia"/>
              <w:noProof/>
            </w:rPr>
          </w:pPr>
          <w:del w:id="937" w:author="Thomas Dietz" w:date="2012-09-11T17:11:00Z">
            <w:r w:rsidRPr="002705F3" w:rsidDel="00101282">
              <w:rPr>
                <w:noProof/>
                <w:rPrChange w:id="938" w:author="Deepak Bansal (AZURE)" w:date="2012-08-22T13:01:00Z">
                  <w:rPr>
                    <w:rStyle w:val="Hyperlink"/>
                    <w:noProof/>
                  </w:rPr>
                </w:rPrChange>
              </w:rPr>
              <w:delText>7.8.4</w:delText>
            </w:r>
            <w:r w:rsidDel="00101282">
              <w:rPr>
                <w:rFonts w:eastAsiaTheme="minorEastAsia"/>
                <w:noProof/>
              </w:rPr>
              <w:tab/>
            </w:r>
            <w:r w:rsidRPr="002705F3" w:rsidDel="00101282">
              <w:rPr>
                <w:noProof/>
                <w:rPrChange w:id="939" w:author="Deepak Bansal (AZURE)" w:date="2012-08-22T13:01:00Z">
                  <w:rPr>
                    <w:rStyle w:val="Hyperlink"/>
                    <w:noProof/>
                  </w:rPr>
                </w:rPrChange>
              </w:rPr>
              <w:delText>Normative Constraints</w:delText>
            </w:r>
            <w:r w:rsidDel="00101282">
              <w:rPr>
                <w:noProof/>
                <w:webHidden/>
              </w:rPr>
              <w:tab/>
              <w:delText>53</w:delText>
            </w:r>
          </w:del>
        </w:p>
        <w:p w14:paraId="366F1515" w14:textId="77777777" w:rsidR="00B40C61" w:rsidDel="00101282" w:rsidRDefault="00B40C61">
          <w:pPr>
            <w:pStyle w:val="TOC3"/>
            <w:tabs>
              <w:tab w:val="left" w:pos="1320"/>
              <w:tab w:val="right" w:leader="dot" w:pos="9350"/>
            </w:tabs>
            <w:rPr>
              <w:del w:id="940" w:author="Thomas Dietz" w:date="2012-09-11T17:11:00Z"/>
              <w:rFonts w:eastAsiaTheme="minorEastAsia"/>
              <w:noProof/>
            </w:rPr>
          </w:pPr>
          <w:del w:id="941" w:author="Thomas Dietz" w:date="2012-09-11T17:11:00Z">
            <w:r w:rsidRPr="002705F3" w:rsidDel="00101282">
              <w:rPr>
                <w:noProof/>
                <w:rPrChange w:id="942" w:author="Deepak Bansal (AZURE)" w:date="2012-08-22T13:01:00Z">
                  <w:rPr>
                    <w:rStyle w:val="Hyperlink"/>
                    <w:noProof/>
                  </w:rPr>
                </w:rPrChange>
              </w:rPr>
              <w:delText>7.8.5</w:delText>
            </w:r>
            <w:r w:rsidDel="00101282">
              <w:rPr>
                <w:rFonts w:eastAsiaTheme="minorEastAsia"/>
                <w:noProof/>
              </w:rPr>
              <w:tab/>
            </w:r>
            <w:r w:rsidRPr="002705F3" w:rsidDel="00101282">
              <w:rPr>
                <w:noProof/>
                <w:rPrChange w:id="943" w:author="Deepak Bansal (AZURE)" w:date="2012-08-22T13:01:00Z">
                  <w:rPr>
                    <w:rStyle w:val="Hyperlink"/>
                    <w:noProof/>
                  </w:rPr>
                </w:rPrChange>
              </w:rPr>
              <w:delText>YANG Specification</w:delText>
            </w:r>
            <w:r w:rsidDel="00101282">
              <w:rPr>
                <w:noProof/>
                <w:webHidden/>
              </w:rPr>
              <w:tab/>
              <w:delText>54</w:delText>
            </w:r>
          </w:del>
        </w:p>
        <w:p w14:paraId="5E8895AD" w14:textId="77777777" w:rsidR="00B40C61" w:rsidDel="00101282" w:rsidRDefault="00B40C61">
          <w:pPr>
            <w:pStyle w:val="TOC2"/>
            <w:tabs>
              <w:tab w:val="left" w:pos="880"/>
              <w:tab w:val="right" w:leader="dot" w:pos="9350"/>
            </w:tabs>
            <w:rPr>
              <w:del w:id="944" w:author="Thomas Dietz" w:date="2012-09-11T17:11:00Z"/>
              <w:rFonts w:eastAsiaTheme="minorEastAsia"/>
              <w:noProof/>
            </w:rPr>
          </w:pPr>
          <w:del w:id="945" w:author="Thomas Dietz" w:date="2012-09-11T17:11:00Z">
            <w:r w:rsidRPr="002705F3" w:rsidDel="00101282">
              <w:rPr>
                <w:noProof/>
                <w:rPrChange w:id="946" w:author="Deepak Bansal (AZURE)" w:date="2012-08-22T13:01:00Z">
                  <w:rPr>
                    <w:rStyle w:val="Hyperlink"/>
                    <w:noProof/>
                  </w:rPr>
                </w:rPrChange>
              </w:rPr>
              <w:delText>7.9</w:delText>
            </w:r>
            <w:r w:rsidDel="00101282">
              <w:rPr>
                <w:rFonts w:eastAsiaTheme="minorEastAsia"/>
                <w:noProof/>
              </w:rPr>
              <w:tab/>
            </w:r>
            <w:r w:rsidRPr="002705F3" w:rsidDel="00101282">
              <w:rPr>
                <w:noProof/>
                <w:rPrChange w:id="947" w:author="Deepak Bansal (AZURE)" w:date="2012-08-22T13:01:00Z">
                  <w:rPr>
                    <w:rStyle w:val="Hyperlink"/>
                    <w:noProof/>
                  </w:rPr>
                </w:rPrChange>
              </w:rPr>
              <w:delText>OpenFlow Queue</w:delText>
            </w:r>
            <w:r w:rsidDel="00101282">
              <w:rPr>
                <w:noProof/>
                <w:webHidden/>
              </w:rPr>
              <w:tab/>
              <w:delText>55</w:delText>
            </w:r>
          </w:del>
        </w:p>
        <w:p w14:paraId="38E2FFE4" w14:textId="77777777" w:rsidR="00B40C61" w:rsidDel="00101282" w:rsidRDefault="00B40C61">
          <w:pPr>
            <w:pStyle w:val="TOC3"/>
            <w:tabs>
              <w:tab w:val="left" w:pos="1320"/>
              <w:tab w:val="right" w:leader="dot" w:pos="9350"/>
            </w:tabs>
            <w:rPr>
              <w:del w:id="948" w:author="Thomas Dietz" w:date="2012-09-11T17:11:00Z"/>
              <w:rFonts w:eastAsiaTheme="minorEastAsia"/>
              <w:noProof/>
            </w:rPr>
          </w:pPr>
          <w:del w:id="949" w:author="Thomas Dietz" w:date="2012-09-11T17:11:00Z">
            <w:r w:rsidRPr="002705F3" w:rsidDel="00101282">
              <w:rPr>
                <w:noProof/>
                <w:rPrChange w:id="950" w:author="Deepak Bansal (AZURE)" w:date="2012-08-22T13:01:00Z">
                  <w:rPr>
                    <w:rStyle w:val="Hyperlink"/>
                    <w:noProof/>
                  </w:rPr>
                </w:rPrChange>
              </w:rPr>
              <w:delText>7.9.1</w:delText>
            </w:r>
            <w:r w:rsidDel="00101282">
              <w:rPr>
                <w:rFonts w:eastAsiaTheme="minorEastAsia"/>
                <w:noProof/>
              </w:rPr>
              <w:tab/>
            </w:r>
            <w:r w:rsidRPr="002705F3" w:rsidDel="00101282">
              <w:rPr>
                <w:noProof/>
                <w:rPrChange w:id="951" w:author="Deepak Bansal (AZURE)" w:date="2012-08-22T13:01:00Z">
                  <w:rPr>
                    <w:rStyle w:val="Hyperlink"/>
                    <w:noProof/>
                  </w:rPr>
                </w:rPrChange>
              </w:rPr>
              <w:delText>UML Diagram</w:delText>
            </w:r>
            <w:r w:rsidDel="00101282">
              <w:rPr>
                <w:noProof/>
                <w:webHidden/>
              </w:rPr>
              <w:tab/>
              <w:delText>56</w:delText>
            </w:r>
          </w:del>
        </w:p>
        <w:p w14:paraId="777F92D6" w14:textId="77777777" w:rsidR="00B40C61" w:rsidDel="00101282" w:rsidRDefault="00B40C61">
          <w:pPr>
            <w:pStyle w:val="TOC3"/>
            <w:tabs>
              <w:tab w:val="left" w:pos="1320"/>
              <w:tab w:val="right" w:leader="dot" w:pos="9350"/>
            </w:tabs>
            <w:rPr>
              <w:del w:id="952" w:author="Thomas Dietz" w:date="2012-09-11T17:11:00Z"/>
              <w:rFonts w:eastAsiaTheme="minorEastAsia"/>
              <w:noProof/>
            </w:rPr>
          </w:pPr>
          <w:del w:id="953" w:author="Thomas Dietz" w:date="2012-09-11T17:11:00Z">
            <w:r w:rsidRPr="002705F3" w:rsidDel="00101282">
              <w:rPr>
                <w:noProof/>
                <w:rPrChange w:id="954" w:author="Deepak Bansal (AZURE)" w:date="2012-08-22T13:01:00Z">
                  <w:rPr>
                    <w:rStyle w:val="Hyperlink"/>
                    <w:noProof/>
                  </w:rPr>
                </w:rPrChange>
              </w:rPr>
              <w:delText>7.9.2</w:delText>
            </w:r>
            <w:r w:rsidDel="00101282">
              <w:rPr>
                <w:rFonts w:eastAsiaTheme="minorEastAsia"/>
                <w:noProof/>
              </w:rPr>
              <w:tab/>
            </w:r>
            <w:r w:rsidRPr="002705F3" w:rsidDel="00101282">
              <w:rPr>
                <w:noProof/>
                <w:rPrChange w:id="955" w:author="Deepak Bansal (AZURE)" w:date="2012-08-22T13:01:00Z">
                  <w:rPr>
                    <w:rStyle w:val="Hyperlink"/>
                    <w:noProof/>
                  </w:rPr>
                </w:rPrChange>
              </w:rPr>
              <w:delText>XML Schema</w:delText>
            </w:r>
            <w:r w:rsidDel="00101282">
              <w:rPr>
                <w:noProof/>
                <w:webHidden/>
              </w:rPr>
              <w:tab/>
              <w:delText>56</w:delText>
            </w:r>
          </w:del>
        </w:p>
        <w:p w14:paraId="743100BE" w14:textId="77777777" w:rsidR="00B40C61" w:rsidDel="00101282" w:rsidRDefault="00B40C61">
          <w:pPr>
            <w:pStyle w:val="TOC3"/>
            <w:tabs>
              <w:tab w:val="left" w:pos="1320"/>
              <w:tab w:val="right" w:leader="dot" w:pos="9350"/>
            </w:tabs>
            <w:rPr>
              <w:del w:id="956" w:author="Thomas Dietz" w:date="2012-09-11T17:11:00Z"/>
              <w:rFonts w:eastAsiaTheme="minorEastAsia"/>
              <w:noProof/>
            </w:rPr>
          </w:pPr>
          <w:del w:id="957" w:author="Thomas Dietz" w:date="2012-09-11T17:11:00Z">
            <w:r w:rsidRPr="002705F3" w:rsidDel="00101282">
              <w:rPr>
                <w:noProof/>
                <w:rPrChange w:id="958" w:author="Deepak Bansal (AZURE)" w:date="2012-08-22T13:01:00Z">
                  <w:rPr>
                    <w:rStyle w:val="Hyperlink"/>
                    <w:noProof/>
                  </w:rPr>
                </w:rPrChange>
              </w:rPr>
              <w:delText>7.9.3</w:delText>
            </w:r>
            <w:r w:rsidDel="00101282">
              <w:rPr>
                <w:rFonts w:eastAsiaTheme="minorEastAsia"/>
                <w:noProof/>
              </w:rPr>
              <w:tab/>
            </w:r>
            <w:r w:rsidRPr="002705F3" w:rsidDel="00101282">
              <w:rPr>
                <w:noProof/>
                <w:rPrChange w:id="959" w:author="Deepak Bansal (AZURE)" w:date="2012-08-22T13:01:00Z">
                  <w:rPr>
                    <w:rStyle w:val="Hyperlink"/>
                    <w:noProof/>
                  </w:rPr>
                </w:rPrChange>
              </w:rPr>
              <w:delText>XML Example</w:delText>
            </w:r>
            <w:r w:rsidDel="00101282">
              <w:rPr>
                <w:noProof/>
                <w:webHidden/>
              </w:rPr>
              <w:tab/>
              <w:delText>57</w:delText>
            </w:r>
          </w:del>
        </w:p>
        <w:p w14:paraId="16F67389" w14:textId="77777777" w:rsidR="00B40C61" w:rsidDel="00101282" w:rsidRDefault="00B40C61">
          <w:pPr>
            <w:pStyle w:val="TOC3"/>
            <w:tabs>
              <w:tab w:val="left" w:pos="1320"/>
              <w:tab w:val="right" w:leader="dot" w:pos="9350"/>
            </w:tabs>
            <w:rPr>
              <w:del w:id="960" w:author="Thomas Dietz" w:date="2012-09-11T17:11:00Z"/>
              <w:rFonts w:eastAsiaTheme="minorEastAsia"/>
              <w:noProof/>
            </w:rPr>
          </w:pPr>
          <w:del w:id="961" w:author="Thomas Dietz" w:date="2012-09-11T17:11:00Z">
            <w:r w:rsidRPr="002705F3" w:rsidDel="00101282">
              <w:rPr>
                <w:noProof/>
                <w:rPrChange w:id="962" w:author="Deepak Bansal (AZURE)" w:date="2012-08-22T13:01:00Z">
                  <w:rPr>
                    <w:rStyle w:val="Hyperlink"/>
                    <w:noProof/>
                  </w:rPr>
                </w:rPrChange>
              </w:rPr>
              <w:delText>7.9.4</w:delText>
            </w:r>
            <w:r w:rsidDel="00101282">
              <w:rPr>
                <w:rFonts w:eastAsiaTheme="minorEastAsia"/>
                <w:noProof/>
              </w:rPr>
              <w:tab/>
            </w:r>
            <w:r w:rsidRPr="002705F3" w:rsidDel="00101282">
              <w:rPr>
                <w:noProof/>
                <w:rPrChange w:id="963" w:author="Deepak Bansal (AZURE)" w:date="2012-08-22T13:01:00Z">
                  <w:rPr>
                    <w:rStyle w:val="Hyperlink"/>
                    <w:noProof/>
                  </w:rPr>
                </w:rPrChange>
              </w:rPr>
              <w:delText>Normative Constraints</w:delText>
            </w:r>
            <w:r w:rsidDel="00101282">
              <w:rPr>
                <w:noProof/>
                <w:webHidden/>
              </w:rPr>
              <w:tab/>
              <w:delText>57</w:delText>
            </w:r>
          </w:del>
        </w:p>
        <w:p w14:paraId="07BB01A6" w14:textId="77777777" w:rsidR="00B40C61" w:rsidDel="00101282" w:rsidRDefault="00B40C61">
          <w:pPr>
            <w:pStyle w:val="TOC3"/>
            <w:tabs>
              <w:tab w:val="left" w:pos="1320"/>
              <w:tab w:val="right" w:leader="dot" w:pos="9350"/>
            </w:tabs>
            <w:rPr>
              <w:del w:id="964" w:author="Thomas Dietz" w:date="2012-09-11T17:11:00Z"/>
              <w:rFonts w:eastAsiaTheme="minorEastAsia"/>
              <w:noProof/>
            </w:rPr>
          </w:pPr>
          <w:del w:id="965" w:author="Thomas Dietz" w:date="2012-09-11T17:11:00Z">
            <w:r w:rsidRPr="002705F3" w:rsidDel="00101282">
              <w:rPr>
                <w:noProof/>
                <w:rPrChange w:id="966" w:author="Deepak Bansal (AZURE)" w:date="2012-08-22T13:01:00Z">
                  <w:rPr>
                    <w:rStyle w:val="Hyperlink"/>
                    <w:noProof/>
                  </w:rPr>
                </w:rPrChange>
              </w:rPr>
              <w:delText>7.9.5</w:delText>
            </w:r>
            <w:r w:rsidDel="00101282">
              <w:rPr>
                <w:rFonts w:eastAsiaTheme="minorEastAsia"/>
                <w:noProof/>
              </w:rPr>
              <w:tab/>
            </w:r>
            <w:r w:rsidRPr="002705F3" w:rsidDel="00101282">
              <w:rPr>
                <w:noProof/>
                <w:rPrChange w:id="967" w:author="Deepak Bansal (AZURE)" w:date="2012-08-22T13:01:00Z">
                  <w:rPr>
                    <w:rStyle w:val="Hyperlink"/>
                    <w:noProof/>
                  </w:rPr>
                </w:rPrChange>
              </w:rPr>
              <w:delText>YANG Specification</w:delText>
            </w:r>
            <w:r w:rsidDel="00101282">
              <w:rPr>
                <w:noProof/>
                <w:webHidden/>
              </w:rPr>
              <w:tab/>
              <w:delText>58</w:delText>
            </w:r>
          </w:del>
        </w:p>
        <w:p w14:paraId="2C3AFD98" w14:textId="77777777" w:rsidR="00B40C61" w:rsidDel="00101282" w:rsidRDefault="00B40C61">
          <w:pPr>
            <w:pStyle w:val="TOC2"/>
            <w:tabs>
              <w:tab w:val="left" w:pos="880"/>
              <w:tab w:val="right" w:leader="dot" w:pos="9350"/>
            </w:tabs>
            <w:rPr>
              <w:del w:id="968" w:author="Thomas Dietz" w:date="2012-09-11T17:11:00Z"/>
              <w:rFonts w:eastAsiaTheme="minorEastAsia"/>
              <w:noProof/>
            </w:rPr>
          </w:pPr>
          <w:del w:id="969" w:author="Thomas Dietz" w:date="2012-09-11T17:11:00Z">
            <w:r w:rsidRPr="002705F3" w:rsidDel="00101282">
              <w:rPr>
                <w:noProof/>
                <w:rPrChange w:id="970" w:author="Deepak Bansal (AZURE)" w:date="2012-08-22T13:01:00Z">
                  <w:rPr>
                    <w:rStyle w:val="Hyperlink"/>
                    <w:noProof/>
                  </w:rPr>
                </w:rPrChange>
              </w:rPr>
              <w:delText>7.10</w:delText>
            </w:r>
            <w:r w:rsidDel="00101282">
              <w:rPr>
                <w:rFonts w:eastAsiaTheme="minorEastAsia"/>
                <w:noProof/>
              </w:rPr>
              <w:tab/>
            </w:r>
            <w:r w:rsidRPr="002705F3" w:rsidDel="00101282">
              <w:rPr>
                <w:noProof/>
                <w:rPrChange w:id="971" w:author="Deepak Bansal (AZURE)" w:date="2012-08-22T13:01:00Z">
                  <w:rPr>
                    <w:rStyle w:val="Hyperlink"/>
                    <w:noProof/>
                  </w:rPr>
                </w:rPrChange>
              </w:rPr>
              <w:delText>External Certificate</w:delText>
            </w:r>
            <w:r w:rsidDel="00101282">
              <w:rPr>
                <w:noProof/>
                <w:webHidden/>
              </w:rPr>
              <w:tab/>
              <w:delText>59</w:delText>
            </w:r>
          </w:del>
        </w:p>
        <w:p w14:paraId="6E1F8436" w14:textId="77777777" w:rsidR="00B40C61" w:rsidDel="00101282" w:rsidRDefault="00B40C61">
          <w:pPr>
            <w:pStyle w:val="TOC3"/>
            <w:tabs>
              <w:tab w:val="left" w:pos="1320"/>
              <w:tab w:val="right" w:leader="dot" w:pos="9350"/>
            </w:tabs>
            <w:rPr>
              <w:del w:id="972" w:author="Thomas Dietz" w:date="2012-09-11T17:11:00Z"/>
              <w:rFonts w:eastAsiaTheme="minorEastAsia"/>
              <w:noProof/>
            </w:rPr>
          </w:pPr>
          <w:del w:id="973" w:author="Thomas Dietz" w:date="2012-09-11T17:11:00Z">
            <w:r w:rsidRPr="002705F3" w:rsidDel="00101282">
              <w:rPr>
                <w:noProof/>
                <w:rPrChange w:id="974" w:author="Deepak Bansal (AZURE)" w:date="2012-08-22T13:01:00Z">
                  <w:rPr>
                    <w:rStyle w:val="Hyperlink"/>
                    <w:noProof/>
                  </w:rPr>
                </w:rPrChange>
              </w:rPr>
              <w:delText>7.10.1</w:delText>
            </w:r>
            <w:r w:rsidDel="00101282">
              <w:rPr>
                <w:rFonts w:eastAsiaTheme="minorEastAsia"/>
                <w:noProof/>
              </w:rPr>
              <w:tab/>
            </w:r>
            <w:r w:rsidRPr="002705F3" w:rsidDel="00101282">
              <w:rPr>
                <w:noProof/>
                <w:rPrChange w:id="975" w:author="Deepak Bansal (AZURE)" w:date="2012-08-22T13:01:00Z">
                  <w:rPr>
                    <w:rStyle w:val="Hyperlink"/>
                    <w:noProof/>
                  </w:rPr>
                </w:rPrChange>
              </w:rPr>
              <w:delText>UML Diagram</w:delText>
            </w:r>
            <w:r w:rsidDel="00101282">
              <w:rPr>
                <w:noProof/>
                <w:webHidden/>
              </w:rPr>
              <w:tab/>
              <w:delText>59</w:delText>
            </w:r>
          </w:del>
        </w:p>
        <w:p w14:paraId="4A1FFD35" w14:textId="77777777" w:rsidR="00B40C61" w:rsidDel="00101282" w:rsidRDefault="00B40C61">
          <w:pPr>
            <w:pStyle w:val="TOC3"/>
            <w:tabs>
              <w:tab w:val="left" w:pos="1320"/>
              <w:tab w:val="right" w:leader="dot" w:pos="9350"/>
            </w:tabs>
            <w:rPr>
              <w:del w:id="976" w:author="Thomas Dietz" w:date="2012-09-11T17:11:00Z"/>
              <w:rFonts w:eastAsiaTheme="minorEastAsia"/>
              <w:noProof/>
            </w:rPr>
          </w:pPr>
          <w:del w:id="977" w:author="Thomas Dietz" w:date="2012-09-11T17:11:00Z">
            <w:r w:rsidRPr="002705F3" w:rsidDel="00101282">
              <w:rPr>
                <w:noProof/>
                <w:rPrChange w:id="978" w:author="Deepak Bansal (AZURE)" w:date="2012-08-22T13:01:00Z">
                  <w:rPr>
                    <w:rStyle w:val="Hyperlink"/>
                    <w:noProof/>
                  </w:rPr>
                </w:rPrChange>
              </w:rPr>
              <w:delText>7.10.2</w:delText>
            </w:r>
            <w:r w:rsidDel="00101282">
              <w:rPr>
                <w:rFonts w:eastAsiaTheme="minorEastAsia"/>
                <w:noProof/>
              </w:rPr>
              <w:tab/>
            </w:r>
            <w:r w:rsidRPr="002705F3" w:rsidDel="00101282">
              <w:rPr>
                <w:noProof/>
                <w:rPrChange w:id="979" w:author="Deepak Bansal (AZURE)" w:date="2012-08-22T13:01:00Z">
                  <w:rPr>
                    <w:rStyle w:val="Hyperlink"/>
                    <w:noProof/>
                  </w:rPr>
                </w:rPrChange>
              </w:rPr>
              <w:delText>XML Schema</w:delText>
            </w:r>
            <w:r w:rsidDel="00101282">
              <w:rPr>
                <w:noProof/>
                <w:webHidden/>
              </w:rPr>
              <w:tab/>
              <w:delText>59</w:delText>
            </w:r>
          </w:del>
        </w:p>
        <w:p w14:paraId="4841C22E" w14:textId="77777777" w:rsidR="00B40C61" w:rsidDel="00101282" w:rsidRDefault="00B40C61">
          <w:pPr>
            <w:pStyle w:val="TOC3"/>
            <w:tabs>
              <w:tab w:val="left" w:pos="1320"/>
              <w:tab w:val="right" w:leader="dot" w:pos="9350"/>
            </w:tabs>
            <w:rPr>
              <w:del w:id="980" w:author="Thomas Dietz" w:date="2012-09-11T17:11:00Z"/>
              <w:rFonts w:eastAsiaTheme="minorEastAsia"/>
              <w:noProof/>
            </w:rPr>
          </w:pPr>
          <w:del w:id="981" w:author="Thomas Dietz" w:date="2012-09-11T17:11:00Z">
            <w:r w:rsidRPr="002705F3" w:rsidDel="00101282">
              <w:rPr>
                <w:noProof/>
                <w:rPrChange w:id="982" w:author="Deepak Bansal (AZURE)" w:date="2012-08-22T13:01:00Z">
                  <w:rPr>
                    <w:rStyle w:val="Hyperlink"/>
                    <w:noProof/>
                  </w:rPr>
                </w:rPrChange>
              </w:rPr>
              <w:delText>7.10.3</w:delText>
            </w:r>
            <w:r w:rsidDel="00101282">
              <w:rPr>
                <w:rFonts w:eastAsiaTheme="minorEastAsia"/>
                <w:noProof/>
              </w:rPr>
              <w:tab/>
            </w:r>
            <w:r w:rsidRPr="002705F3" w:rsidDel="00101282">
              <w:rPr>
                <w:noProof/>
                <w:rPrChange w:id="983" w:author="Deepak Bansal (AZURE)" w:date="2012-08-22T13:01:00Z">
                  <w:rPr>
                    <w:rStyle w:val="Hyperlink"/>
                    <w:noProof/>
                  </w:rPr>
                </w:rPrChange>
              </w:rPr>
              <w:delText>XML Example</w:delText>
            </w:r>
            <w:r w:rsidDel="00101282">
              <w:rPr>
                <w:noProof/>
                <w:webHidden/>
              </w:rPr>
              <w:tab/>
              <w:delText>59</w:delText>
            </w:r>
          </w:del>
        </w:p>
        <w:p w14:paraId="1DC33614" w14:textId="77777777" w:rsidR="00B40C61" w:rsidDel="00101282" w:rsidRDefault="00B40C61">
          <w:pPr>
            <w:pStyle w:val="TOC3"/>
            <w:tabs>
              <w:tab w:val="left" w:pos="1320"/>
              <w:tab w:val="right" w:leader="dot" w:pos="9350"/>
            </w:tabs>
            <w:rPr>
              <w:del w:id="984" w:author="Thomas Dietz" w:date="2012-09-11T17:11:00Z"/>
              <w:rFonts w:eastAsiaTheme="minorEastAsia"/>
              <w:noProof/>
            </w:rPr>
          </w:pPr>
          <w:del w:id="985" w:author="Thomas Dietz" w:date="2012-09-11T17:11:00Z">
            <w:r w:rsidRPr="002705F3" w:rsidDel="00101282">
              <w:rPr>
                <w:noProof/>
                <w:rPrChange w:id="986" w:author="Deepak Bansal (AZURE)" w:date="2012-08-22T13:01:00Z">
                  <w:rPr>
                    <w:rStyle w:val="Hyperlink"/>
                    <w:noProof/>
                  </w:rPr>
                </w:rPrChange>
              </w:rPr>
              <w:delText>7.10.4</w:delText>
            </w:r>
            <w:r w:rsidDel="00101282">
              <w:rPr>
                <w:rFonts w:eastAsiaTheme="minorEastAsia"/>
                <w:noProof/>
              </w:rPr>
              <w:tab/>
            </w:r>
            <w:r w:rsidRPr="002705F3" w:rsidDel="00101282">
              <w:rPr>
                <w:noProof/>
                <w:rPrChange w:id="987" w:author="Deepak Bansal (AZURE)" w:date="2012-08-22T13:01:00Z">
                  <w:rPr>
                    <w:rStyle w:val="Hyperlink"/>
                    <w:noProof/>
                  </w:rPr>
                </w:rPrChange>
              </w:rPr>
              <w:delText>Normative Constraints</w:delText>
            </w:r>
            <w:r w:rsidDel="00101282">
              <w:rPr>
                <w:noProof/>
                <w:webHidden/>
              </w:rPr>
              <w:tab/>
              <w:delText>60</w:delText>
            </w:r>
          </w:del>
        </w:p>
        <w:p w14:paraId="64FE6F29" w14:textId="77777777" w:rsidR="00B40C61" w:rsidDel="00101282" w:rsidRDefault="00B40C61">
          <w:pPr>
            <w:pStyle w:val="TOC3"/>
            <w:tabs>
              <w:tab w:val="left" w:pos="1320"/>
              <w:tab w:val="right" w:leader="dot" w:pos="9350"/>
            </w:tabs>
            <w:rPr>
              <w:del w:id="988" w:author="Thomas Dietz" w:date="2012-09-11T17:11:00Z"/>
              <w:rFonts w:eastAsiaTheme="minorEastAsia"/>
              <w:noProof/>
            </w:rPr>
          </w:pPr>
          <w:del w:id="989" w:author="Thomas Dietz" w:date="2012-09-11T17:11:00Z">
            <w:r w:rsidRPr="002705F3" w:rsidDel="00101282">
              <w:rPr>
                <w:noProof/>
                <w:rPrChange w:id="990" w:author="Deepak Bansal (AZURE)" w:date="2012-08-22T13:01:00Z">
                  <w:rPr>
                    <w:rStyle w:val="Hyperlink"/>
                    <w:noProof/>
                  </w:rPr>
                </w:rPrChange>
              </w:rPr>
              <w:delText>7.10.5</w:delText>
            </w:r>
            <w:r w:rsidDel="00101282">
              <w:rPr>
                <w:rFonts w:eastAsiaTheme="minorEastAsia"/>
                <w:noProof/>
              </w:rPr>
              <w:tab/>
            </w:r>
            <w:r w:rsidRPr="002705F3" w:rsidDel="00101282">
              <w:rPr>
                <w:noProof/>
                <w:rPrChange w:id="991" w:author="Deepak Bansal (AZURE)" w:date="2012-08-22T13:01:00Z">
                  <w:rPr>
                    <w:rStyle w:val="Hyperlink"/>
                    <w:noProof/>
                  </w:rPr>
                </w:rPrChange>
              </w:rPr>
              <w:delText>YANG Specification</w:delText>
            </w:r>
            <w:r w:rsidDel="00101282">
              <w:rPr>
                <w:noProof/>
                <w:webHidden/>
              </w:rPr>
              <w:tab/>
              <w:delText>60</w:delText>
            </w:r>
          </w:del>
        </w:p>
        <w:p w14:paraId="0FFB6631" w14:textId="77777777" w:rsidR="00B40C61" w:rsidDel="00101282" w:rsidRDefault="00B40C61">
          <w:pPr>
            <w:pStyle w:val="TOC2"/>
            <w:tabs>
              <w:tab w:val="left" w:pos="880"/>
              <w:tab w:val="right" w:leader="dot" w:pos="9350"/>
            </w:tabs>
            <w:rPr>
              <w:del w:id="992" w:author="Thomas Dietz" w:date="2012-09-11T17:11:00Z"/>
              <w:rFonts w:eastAsiaTheme="minorEastAsia"/>
              <w:noProof/>
            </w:rPr>
          </w:pPr>
          <w:del w:id="993" w:author="Thomas Dietz" w:date="2012-09-11T17:11:00Z">
            <w:r w:rsidRPr="002705F3" w:rsidDel="00101282">
              <w:rPr>
                <w:noProof/>
                <w:rPrChange w:id="994" w:author="Deepak Bansal (AZURE)" w:date="2012-08-22T13:01:00Z">
                  <w:rPr>
                    <w:rStyle w:val="Hyperlink"/>
                    <w:noProof/>
                  </w:rPr>
                </w:rPrChange>
              </w:rPr>
              <w:delText>7.11</w:delText>
            </w:r>
            <w:r w:rsidDel="00101282">
              <w:rPr>
                <w:rFonts w:eastAsiaTheme="minorEastAsia"/>
                <w:noProof/>
              </w:rPr>
              <w:tab/>
            </w:r>
            <w:r w:rsidRPr="002705F3" w:rsidDel="00101282">
              <w:rPr>
                <w:noProof/>
                <w:rPrChange w:id="995" w:author="Deepak Bansal (AZURE)" w:date="2012-08-22T13:01:00Z">
                  <w:rPr>
                    <w:rStyle w:val="Hyperlink"/>
                    <w:noProof/>
                  </w:rPr>
                </w:rPrChange>
              </w:rPr>
              <w:delText>Owned Certificate</w:delText>
            </w:r>
            <w:r w:rsidDel="00101282">
              <w:rPr>
                <w:noProof/>
                <w:webHidden/>
              </w:rPr>
              <w:tab/>
              <w:delText>60</w:delText>
            </w:r>
          </w:del>
        </w:p>
        <w:p w14:paraId="3A8C27AA" w14:textId="77777777" w:rsidR="00B40C61" w:rsidDel="00101282" w:rsidRDefault="00B40C61">
          <w:pPr>
            <w:pStyle w:val="TOC3"/>
            <w:tabs>
              <w:tab w:val="left" w:pos="1320"/>
              <w:tab w:val="right" w:leader="dot" w:pos="9350"/>
            </w:tabs>
            <w:rPr>
              <w:del w:id="996" w:author="Thomas Dietz" w:date="2012-09-11T17:11:00Z"/>
              <w:rFonts w:eastAsiaTheme="minorEastAsia"/>
              <w:noProof/>
            </w:rPr>
          </w:pPr>
          <w:del w:id="997" w:author="Thomas Dietz" w:date="2012-09-11T17:11:00Z">
            <w:r w:rsidRPr="002705F3" w:rsidDel="00101282">
              <w:rPr>
                <w:noProof/>
                <w:rPrChange w:id="998" w:author="Deepak Bansal (AZURE)" w:date="2012-08-22T13:01:00Z">
                  <w:rPr>
                    <w:rStyle w:val="Hyperlink"/>
                    <w:noProof/>
                  </w:rPr>
                </w:rPrChange>
              </w:rPr>
              <w:delText>7.11.1</w:delText>
            </w:r>
            <w:r w:rsidDel="00101282">
              <w:rPr>
                <w:rFonts w:eastAsiaTheme="minorEastAsia"/>
                <w:noProof/>
              </w:rPr>
              <w:tab/>
            </w:r>
            <w:r w:rsidRPr="002705F3" w:rsidDel="00101282">
              <w:rPr>
                <w:noProof/>
                <w:rPrChange w:id="999" w:author="Deepak Bansal (AZURE)" w:date="2012-08-22T13:01:00Z">
                  <w:rPr>
                    <w:rStyle w:val="Hyperlink"/>
                    <w:noProof/>
                  </w:rPr>
                </w:rPrChange>
              </w:rPr>
              <w:delText>UML Diagram</w:delText>
            </w:r>
            <w:r w:rsidDel="00101282">
              <w:rPr>
                <w:noProof/>
                <w:webHidden/>
              </w:rPr>
              <w:tab/>
              <w:delText>60</w:delText>
            </w:r>
          </w:del>
        </w:p>
        <w:p w14:paraId="2DDA71A3" w14:textId="77777777" w:rsidR="00B40C61" w:rsidDel="00101282" w:rsidRDefault="00B40C61">
          <w:pPr>
            <w:pStyle w:val="TOC3"/>
            <w:tabs>
              <w:tab w:val="left" w:pos="1320"/>
              <w:tab w:val="right" w:leader="dot" w:pos="9350"/>
            </w:tabs>
            <w:rPr>
              <w:del w:id="1000" w:author="Thomas Dietz" w:date="2012-09-11T17:11:00Z"/>
              <w:rFonts w:eastAsiaTheme="minorEastAsia"/>
              <w:noProof/>
            </w:rPr>
          </w:pPr>
          <w:del w:id="1001" w:author="Thomas Dietz" w:date="2012-09-11T17:11:00Z">
            <w:r w:rsidRPr="002705F3" w:rsidDel="00101282">
              <w:rPr>
                <w:noProof/>
                <w:rPrChange w:id="1002" w:author="Deepak Bansal (AZURE)" w:date="2012-08-22T13:01:00Z">
                  <w:rPr>
                    <w:rStyle w:val="Hyperlink"/>
                    <w:noProof/>
                  </w:rPr>
                </w:rPrChange>
              </w:rPr>
              <w:delText>7.11.2</w:delText>
            </w:r>
            <w:r w:rsidDel="00101282">
              <w:rPr>
                <w:rFonts w:eastAsiaTheme="minorEastAsia"/>
                <w:noProof/>
              </w:rPr>
              <w:tab/>
            </w:r>
            <w:r w:rsidRPr="002705F3" w:rsidDel="00101282">
              <w:rPr>
                <w:noProof/>
                <w:rPrChange w:id="1003" w:author="Deepak Bansal (AZURE)" w:date="2012-08-22T13:01:00Z">
                  <w:rPr>
                    <w:rStyle w:val="Hyperlink"/>
                    <w:noProof/>
                  </w:rPr>
                </w:rPrChange>
              </w:rPr>
              <w:delText>XML Schema</w:delText>
            </w:r>
            <w:r w:rsidDel="00101282">
              <w:rPr>
                <w:noProof/>
                <w:webHidden/>
              </w:rPr>
              <w:tab/>
              <w:delText>60</w:delText>
            </w:r>
          </w:del>
        </w:p>
        <w:p w14:paraId="30463BA1" w14:textId="77777777" w:rsidR="00B40C61" w:rsidDel="00101282" w:rsidRDefault="00B40C61">
          <w:pPr>
            <w:pStyle w:val="TOC3"/>
            <w:tabs>
              <w:tab w:val="left" w:pos="1320"/>
              <w:tab w:val="right" w:leader="dot" w:pos="9350"/>
            </w:tabs>
            <w:rPr>
              <w:del w:id="1004" w:author="Thomas Dietz" w:date="2012-09-11T17:11:00Z"/>
              <w:rFonts w:eastAsiaTheme="minorEastAsia"/>
              <w:noProof/>
            </w:rPr>
          </w:pPr>
          <w:del w:id="1005" w:author="Thomas Dietz" w:date="2012-09-11T17:11:00Z">
            <w:r w:rsidRPr="002705F3" w:rsidDel="00101282">
              <w:rPr>
                <w:noProof/>
                <w:rPrChange w:id="1006" w:author="Deepak Bansal (AZURE)" w:date="2012-08-22T13:01:00Z">
                  <w:rPr>
                    <w:rStyle w:val="Hyperlink"/>
                    <w:noProof/>
                  </w:rPr>
                </w:rPrChange>
              </w:rPr>
              <w:delText>7.11.3</w:delText>
            </w:r>
            <w:r w:rsidDel="00101282">
              <w:rPr>
                <w:rFonts w:eastAsiaTheme="minorEastAsia"/>
                <w:noProof/>
              </w:rPr>
              <w:tab/>
            </w:r>
            <w:r w:rsidRPr="002705F3" w:rsidDel="00101282">
              <w:rPr>
                <w:noProof/>
                <w:rPrChange w:id="1007" w:author="Deepak Bansal (AZURE)" w:date="2012-08-22T13:01:00Z">
                  <w:rPr>
                    <w:rStyle w:val="Hyperlink"/>
                    <w:noProof/>
                  </w:rPr>
                </w:rPrChange>
              </w:rPr>
              <w:delText>XML Example</w:delText>
            </w:r>
            <w:r w:rsidDel="00101282">
              <w:rPr>
                <w:noProof/>
                <w:webHidden/>
              </w:rPr>
              <w:tab/>
              <w:delText>61</w:delText>
            </w:r>
          </w:del>
        </w:p>
        <w:p w14:paraId="116A58EC" w14:textId="77777777" w:rsidR="00B40C61" w:rsidDel="00101282" w:rsidRDefault="00B40C61">
          <w:pPr>
            <w:pStyle w:val="TOC3"/>
            <w:tabs>
              <w:tab w:val="left" w:pos="1320"/>
              <w:tab w:val="right" w:leader="dot" w:pos="9350"/>
            </w:tabs>
            <w:rPr>
              <w:del w:id="1008" w:author="Thomas Dietz" w:date="2012-09-11T17:11:00Z"/>
              <w:rFonts w:eastAsiaTheme="minorEastAsia"/>
              <w:noProof/>
            </w:rPr>
          </w:pPr>
          <w:del w:id="1009" w:author="Thomas Dietz" w:date="2012-09-11T17:11:00Z">
            <w:r w:rsidRPr="002705F3" w:rsidDel="00101282">
              <w:rPr>
                <w:noProof/>
                <w:rPrChange w:id="1010" w:author="Deepak Bansal (AZURE)" w:date="2012-08-22T13:01:00Z">
                  <w:rPr>
                    <w:rStyle w:val="Hyperlink"/>
                    <w:noProof/>
                  </w:rPr>
                </w:rPrChange>
              </w:rPr>
              <w:delText>7.11.4</w:delText>
            </w:r>
            <w:r w:rsidDel="00101282">
              <w:rPr>
                <w:rFonts w:eastAsiaTheme="minorEastAsia"/>
                <w:noProof/>
              </w:rPr>
              <w:tab/>
            </w:r>
            <w:r w:rsidRPr="002705F3" w:rsidDel="00101282">
              <w:rPr>
                <w:noProof/>
                <w:rPrChange w:id="1011" w:author="Deepak Bansal (AZURE)" w:date="2012-08-22T13:01:00Z">
                  <w:rPr>
                    <w:rStyle w:val="Hyperlink"/>
                    <w:noProof/>
                  </w:rPr>
                </w:rPrChange>
              </w:rPr>
              <w:delText>Normative Constraints</w:delText>
            </w:r>
            <w:r w:rsidDel="00101282">
              <w:rPr>
                <w:noProof/>
                <w:webHidden/>
              </w:rPr>
              <w:tab/>
              <w:delText>61</w:delText>
            </w:r>
          </w:del>
        </w:p>
        <w:p w14:paraId="37E20983" w14:textId="77777777" w:rsidR="00B40C61" w:rsidDel="00101282" w:rsidRDefault="00B40C61">
          <w:pPr>
            <w:pStyle w:val="TOC3"/>
            <w:tabs>
              <w:tab w:val="left" w:pos="1320"/>
              <w:tab w:val="right" w:leader="dot" w:pos="9350"/>
            </w:tabs>
            <w:rPr>
              <w:del w:id="1012" w:author="Thomas Dietz" w:date="2012-09-11T17:11:00Z"/>
              <w:rFonts w:eastAsiaTheme="minorEastAsia"/>
              <w:noProof/>
            </w:rPr>
          </w:pPr>
          <w:del w:id="1013" w:author="Thomas Dietz" w:date="2012-09-11T17:11:00Z">
            <w:r w:rsidRPr="002705F3" w:rsidDel="00101282">
              <w:rPr>
                <w:noProof/>
                <w:rPrChange w:id="1014" w:author="Deepak Bansal (AZURE)" w:date="2012-08-22T13:01:00Z">
                  <w:rPr>
                    <w:rStyle w:val="Hyperlink"/>
                    <w:noProof/>
                  </w:rPr>
                </w:rPrChange>
              </w:rPr>
              <w:delText>7.11.5</w:delText>
            </w:r>
            <w:r w:rsidDel="00101282">
              <w:rPr>
                <w:rFonts w:eastAsiaTheme="minorEastAsia"/>
                <w:noProof/>
              </w:rPr>
              <w:tab/>
            </w:r>
            <w:r w:rsidRPr="002705F3" w:rsidDel="00101282">
              <w:rPr>
                <w:noProof/>
                <w:rPrChange w:id="1015" w:author="Deepak Bansal (AZURE)" w:date="2012-08-22T13:01:00Z">
                  <w:rPr>
                    <w:rStyle w:val="Hyperlink"/>
                    <w:noProof/>
                  </w:rPr>
                </w:rPrChange>
              </w:rPr>
              <w:delText>YANG Specification</w:delText>
            </w:r>
            <w:r w:rsidDel="00101282">
              <w:rPr>
                <w:noProof/>
                <w:webHidden/>
              </w:rPr>
              <w:tab/>
              <w:delText>61</w:delText>
            </w:r>
          </w:del>
        </w:p>
        <w:p w14:paraId="7593ADC5" w14:textId="77777777" w:rsidR="00B40C61" w:rsidDel="00101282" w:rsidRDefault="00B40C61">
          <w:pPr>
            <w:pStyle w:val="TOC2"/>
            <w:tabs>
              <w:tab w:val="left" w:pos="880"/>
              <w:tab w:val="right" w:leader="dot" w:pos="9350"/>
            </w:tabs>
            <w:rPr>
              <w:del w:id="1016" w:author="Thomas Dietz" w:date="2012-09-11T17:11:00Z"/>
              <w:rFonts w:eastAsiaTheme="minorEastAsia"/>
              <w:noProof/>
            </w:rPr>
          </w:pPr>
          <w:del w:id="1017" w:author="Thomas Dietz" w:date="2012-09-11T17:11:00Z">
            <w:r w:rsidRPr="002705F3" w:rsidDel="00101282">
              <w:rPr>
                <w:noProof/>
                <w:rPrChange w:id="1018" w:author="Deepak Bansal (AZURE)" w:date="2012-08-22T13:01:00Z">
                  <w:rPr>
                    <w:rStyle w:val="Hyperlink"/>
                    <w:noProof/>
                  </w:rPr>
                </w:rPrChange>
              </w:rPr>
              <w:delText>7.12</w:delText>
            </w:r>
            <w:r w:rsidDel="00101282">
              <w:rPr>
                <w:rFonts w:eastAsiaTheme="minorEastAsia"/>
                <w:noProof/>
              </w:rPr>
              <w:tab/>
            </w:r>
            <w:r w:rsidRPr="002705F3" w:rsidDel="00101282">
              <w:rPr>
                <w:noProof/>
                <w:rPrChange w:id="1019" w:author="Deepak Bansal (AZURE)" w:date="2012-08-22T13:01:00Z">
                  <w:rPr>
                    <w:rStyle w:val="Hyperlink"/>
                    <w:noProof/>
                  </w:rPr>
                </w:rPrChange>
              </w:rPr>
              <w:delText>OpenFlow Flow Table</w:delText>
            </w:r>
            <w:r w:rsidDel="00101282">
              <w:rPr>
                <w:noProof/>
                <w:webHidden/>
              </w:rPr>
              <w:tab/>
              <w:delText>61</w:delText>
            </w:r>
          </w:del>
        </w:p>
        <w:p w14:paraId="3D7E4DD6" w14:textId="77777777" w:rsidR="00B40C61" w:rsidDel="00101282" w:rsidRDefault="00B40C61">
          <w:pPr>
            <w:pStyle w:val="TOC3"/>
            <w:tabs>
              <w:tab w:val="left" w:pos="1320"/>
              <w:tab w:val="right" w:leader="dot" w:pos="9350"/>
            </w:tabs>
            <w:rPr>
              <w:del w:id="1020" w:author="Thomas Dietz" w:date="2012-09-11T17:11:00Z"/>
              <w:rFonts w:eastAsiaTheme="minorEastAsia"/>
              <w:noProof/>
            </w:rPr>
          </w:pPr>
          <w:del w:id="1021" w:author="Thomas Dietz" w:date="2012-09-11T17:11:00Z">
            <w:r w:rsidRPr="002705F3" w:rsidDel="00101282">
              <w:rPr>
                <w:noProof/>
                <w:rPrChange w:id="1022" w:author="Deepak Bansal (AZURE)" w:date="2012-08-22T13:01:00Z">
                  <w:rPr>
                    <w:rStyle w:val="Hyperlink"/>
                    <w:noProof/>
                  </w:rPr>
                </w:rPrChange>
              </w:rPr>
              <w:delText>7.12.1</w:delText>
            </w:r>
            <w:r w:rsidDel="00101282">
              <w:rPr>
                <w:rFonts w:eastAsiaTheme="minorEastAsia"/>
                <w:noProof/>
              </w:rPr>
              <w:tab/>
            </w:r>
            <w:r w:rsidRPr="002705F3" w:rsidDel="00101282">
              <w:rPr>
                <w:noProof/>
                <w:rPrChange w:id="1023" w:author="Deepak Bansal (AZURE)" w:date="2012-08-22T13:01:00Z">
                  <w:rPr>
                    <w:rStyle w:val="Hyperlink"/>
                    <w:noProof/>
                  </w:rPr>
                </w:rPrChange>
              </w:rPr>
              <w:delText>UML Diagram</w:delText>
            </w:r>
            <w:r w:rsidDel="00101282">
              <w:rPr>
                <w:noProof/>
                <w:webHidden/>
              </w:rPr>
              <w:tab/>
              <w:delText>62</w:delText>
            </w:r>
          </w:del>
        </w:p>
        <w:p w14:paraId="317CDA8B" w14:textId="77777777" w:rsidR="00B40C61" w:rsidDel="00101282" w:rsidRDefault="00B40C61">
          <w:pPr>
            <w:pStyle w:val="TOC3"/>
            <w:tabs>
              <w:tab w:val="left" w:pos="1320"/>
              <w:tab w:val="right" w:leader="dot" w:pos="9350"/>
            </w:tabs>
            <w:rPr>
              <w:del w:id="1024" w:author="Thomas Dietz" w:date="2012-09-11T17:11:00Z"/>
              <w:rFonts w:eastAsiaTheme="minorEastAsia"/>
              <w:noProof/>
            </w:rPr>
          </w:pPr>
          <w:del w:id="1025" w:author="Thomas Dietz" w:date="2012-09-11T17:11:00Z">
            <w:r w:rsidRPr="002705F3" w:rsidDel="00101282">
              <w:rPr>
                <w:noProof/>
                <w:rPrChange w:id="1026" w:author="Deepak Bansal (AZURE)" w:date="2012-08-22T13:01:00Z">
                  <w:rPr>
                    <w:rStyle w:val="Hyperlink"/>
                    <w:noProof/>
                  </w:rPr>
                </w:rPrChange>
              </w:rPr>
              <w:delText>7.12.2</w:delText>
            </w:r>
            <w:r w:rsidDel="00101282">
              <w:rPr>
                <w:rFonts w:eastAsiaTheme="minorEastAsia"/>
                <w:noProof/>
              </w:rPr>
              <w:tab/>
            </w:r>
            <w:r w:rsidRPr="002705F3" w:rsidDel="00101282">
              <w:rPr>
                <w:noProof/>
                <w:rPrChange w:id="1027" w:author="Deepak Bansal (AZURE)" w:date="2012-08-22T13:01:00Z">
                  <w:rPr>
                    <w:rStyle w:val="Hyperlink"/>
                    <w:noProof/>
                  </w:rPr>
                </w:rPrChange>
              </w:rPr>
              <w:delText>XML Schema</w:delText>
            </w:r>
            <w:r w:rsidDel="00101282">
              <w:rPr>
                <w:noProof/>
                <w:webHidden/>
              </w:rPr>
              <w:tab/>
              <w:delText>62</w:delText>
            </w:r>
          </w:del>
        </w:p>
        <w:p w14:paraId="1DD8CB22" w14:textId="77777777" w:rsidR="00B40C61" w:rsidDel="00101282" w:rsidRDefault="00B40C61">
          <w:pPr>
            <w:pStyle w:val="TOC3"/>
            <w:tabs>
              <w:tab w:val="left" w:pos="1320"/>
              <w:tab w:val="right" w:leader="dot" w:pos="9350"/>
            </w:tabs>
            <w:rPr>
              <w:del w:id="1028" w:author="Thomas Dietz" w:date="2012-09-11T17:11:00Z"/>
              <w:rFonts w:eastAsiaTheme="minorEastAsia"/>
              <w:noProof/>
            </w:rPr>
          </w:pPr>
          <w:del w:id="1029" w:author="Thomas Dietz" w:date="2012-09-11T17:11:00Z">
            <w:r w:rsidRPr="002705F3" w:rsidDel="00101282">
              <w:rPr>
                <w:noProof/>
                <w:rPrChange w:id="1030" w:author="Deepak Bansal (AZURE)" w:date="2012-08-22T13:01:00Z">
                  <w:rPr>
                    <w:rStyle w:val="Hyperlink"/>
                    <w:noProof/>
                  </w:rPr>
                </w:rPrChange>
              </w:rPr>
              <w:delText>7.12.3</w:delText>
            </w:r>
            <w:r w:rsidDel="00101282">
              <w:rPr>
                <w:rFonts w:eastAsiaTheme="minorEastAsia"/>
                <w:noProof/>
              </w:rPr>
              <w:tab/>
            </w:r>
            <w:r w:rsidRPr="002705F3" w:rsidDel="00101282">
              <w:rPr>
                <w:noProof/>
                <w:rPrChange w:id="1031" w:author="Deepak Bansal (AZURE)" w:date="2012-08-22T13:01:00Z">
                  <w:rPr>
                    <w:rStyle w:val="Hyperlink"/>
                    <w:noProof/>
                  </w:rPr>
                </w:rPrChange>
              </w:rPr>
              <w:delText>XML Example</w:delText>
            </w:r>
            <w:r w:rsidDel="00101282">
              <w:rPr>
                <w:noProof/>
                <w:webHidden/>
              </w:rPr>
              <w:tab/>
              <w:delText>64</w:delText>
            </w:r>
          </w:del>
        </w:p>
        <w:p w14:paraId="20F59984" w14:textId="77777777" w:rsidR="00B40C61" w:rsidDel="00101282" w:rsidRDefault="00B40C61">
          <w:pPr>
            <w:pStyle w:val="TOC3"/>
            <w:tabs>
              <w:tab w:val="left" w:pos="1320"/>
              <w:tab w:val="right" w:leader="dot" w:pos="9350"/>
            </w:tabs>
            <w:rPr>
              <w:del w:id="1032" w:author="Thomas Dietz" w:date="2012-09-11T17:11:00Z"/>
              <w:rFonts w:eastAsiaTheme="minorEastAsia"/>
              <w:noProof/>
            </w:rPr>
          </w:pPr>
          <w:del w:id="1033" w:author="Thomas Dietz" w:date="2012-09-11T17:11:00Z">
            <w:r w:rsidRPr="002705F3" w:rsidDel="00101282">
              <w:rPr>
                <w:noProof/>
                <w:rPrChange w:id="1034" w:author="Deepak Bansal (AZURE)" w:date="2012-08-22T13:01:00Z">
                  <w:rPr>
                    <w:rStyle w:val="Hyperlink"/>
                    <w:noProof/>
                  </w:rPr>
                </w:rPrChange>
              </w:rPr>
              <w:delText>7.12.4</w:delText>
            </w:r>
            <w:r w:rsidDel="00101282">
              <w:rPr>
                <w:rFonts w:eastAsiaTheme="minorEastAsia"/>
                <w:noProof/>
              </w:rPr>
              <w:tab/>
            </w:r>
            <w:r w:rsidRPr="002705F3" w:rsidDel="00101282">
              <w:rPr>
                <w:noProof/>
                <w:rPrChange w:id="1035" w:author="Deepak Bansal (AZURE)" w:date="2012-08-22T13:01:00Z">
                  <w:rPr>
                    <w:rStyle w:val="Hyperlink"/>
                    <w:noProof/>
                  </w:rPr>
                </w:rPrChange>
              </w:rPr>
              <w:delText>Normative Constraints</w:delText>
            </w:r>
            <w:r w:rsidDel="00101282">
              <w:rPr>
                <w:noProof/>
                <w:webHidden/>
              </w:rPr>
              <w:tab/>
              <w:delText>64</w:delText>
            </w:r>
          </w:del>
        </w:p>
        <w:p w14:paraId="090F1F58" w14:textId="77777777" w:rsidR="00B40C61" w:rsidDel="00101282" w:rsidRDefault="00B40C61">
          <w:pPr>
            <w:pStyle w:val="TOC3"/>
            <w:tabs>
              <w:tab w:val="left" w:pos="1320"/>
              <w:tab w:val="right" w:leader="dot" w:pos="9350"/>
            </w:tabs>
            <w:rPr>
              <w:del w:id="1036" w:author="Thomas Dietz" w:date="2012-09-11T17:11:00Z"/>
              <w:rFonts w:eastAsiaTheme="minorEastAsia"/>
              <w:noProof/>
            </w:rPr>
          </w:pPr>
          <w:del w:id="1037" w:author="Thomas Dietz" w:date="2012-09-11T17:11:00Z">
            <w:r w:rsidRPr="002705F3" w:rsidDel="00101282">
              <w:rPr>
                <w:noProof/>
                <w:rPrChange w:id="1038" w:author="Deepak Bansal (AZURE)" w:date="2012-08-22T13:01:00Z">
                  <w:rPr>
                    <w:rStyle w:val="Hyperlink"/>
                    <w:noProof/>
                  </w:rPr>
                </w:rPrChange>
              </w:rPr>
              <w:delText>7.12.5</w:delText>
            </w:r>
            <w:r w:rsidDel="00101282">
              <w:rPr>
                <w:rFonts w:eastAsiaTheme="minorEastAsia"/>
                <w:noProof/>
              </w:rPr>
              <w:tab/>
            </w:r>
            <w:r w:rsidRPr="002705F3" w:rsidDel="00101282">
              <w:rPr>
                <w:noProof/>
                <w:rPrChange w:id="1039" w:author="Deepak Bansal (AZURE)" w:date="2012-08-22T13:01:00Z">
                  <w:rPr>
                    <w:rStyle w:val="Hyperlink"/>
                    <w:noProof/>
                  </w:rPr>
                </w:rPrChange>
              </w:rPr>
              <w:delText>YANG Specification</w:delText>
            </w:r>
            <w:r w:rsidDel="00101282">
              <w:rPr>
                <w:noProof/>
                <w:webHidden/>
              </w:rPr>
              <w:tab/>
              <w:delText>65</w:delText>
            </w:r>
          </w:del>
        </w:p>
        <w:p w14:paraId="243223E6" w14:textId="77777777" w:rsidR="00B40C61" w:rsidDel="00101282" w:rsidRDefault="00B40C61">
          <w:pPr>
            <w:pStyle w:val="TOC1"/>
            <w:tabs>
              <w:tab w:val="left" w:pos="440"/>
              <w:tab w:val="right" w:leader="dot" w:pos="9350"/>
            </w:tabs>
            <w:rPr>
              <w:del w:id="1040" w:author="Thomas Dietz" w:date="2012-09-11T17:11:00Z"/>
              <w:rFonts w:eastAsiaTheme="minorEastAsia"/>
              <w:noProof/>
            </w:rPr>
          </w:pPr>
          <w:del w:id="1041" w:author="Thomas Dietz" w:date="2012-09-11T17:11:00Z">
            <w:r w:rsidRPr="002705F3" w:rsidDel="00101282">
              <w:rPr>
                <w:noProof/>
                <w:rPrChange w:id="1042" w:author="Deepak Bansal (AZURE)" w:date="2012-08-22T13:01:00Z">
                  <w:rPr>
                    <w:rStyle w:val="Hyperlink"/>
                    <w:noProof/>
                  </w:rPr>
                </w:rPrChange>
              </w:rPr>
              <w:delText>8</w:delText>
            </w:r>
            <w:r w:rsidDel="00101282">
              <w:rPr>
                <w:rFonts w:eastAsiaTheme="minorEastAsia"/>
                <w:noProof/>
              </w:rPr>
              <w:tab/>
            </w:r>
            <w:r w:rsidRPr="002705F3" w:rsidDel="00101282">
              <w:rPr>
                <w:noProof/>
                <w:rPrChange w:id="1043" w:author="Deepak Bansal (AZURE)" w:date="2012-08-22T13:01:00Z">
                  <w:rPr>
                    <w:rStyle w:val="Hyperlink"/>
                    <w:noProof/>
                  </w:rPr>
                </w:rPrChange>
              </w:rPr>
              <w:delText>Binding to NETCONF</w:delText>
            </w:r>
            <w:r w:rsidDel="00101282">
              <w:rPr>
                <w:noProof/>
                <w:webHidden/>
              </w:rPr>
              <w:tab/>
              <w:delText>67</w:delText>
            </w:r>
          </w:del>
        </w:p>
        <w:p w14:paraId="3297F97C" w14:textId="77777777" w:rsidR="00B40C61" w:rsidDel="00101282" w:rsidRDefault="00B40C61">
          <w:pPr>
            <w:pStyle w:val="TOC2"/>
            <w:tabs>
              <w:tab w:val="left" w:pos="880"/>
              <w:tab w:val="right" w:leader="dot" w:pos="9350"/>
            </w:tabs>
            <w:rPr>
              <w:del w:id="1044" w:author="Thomas Dietz" w:date="2012-09-11T17:11:00Z"/>
              <w:rFonts w:eastAsiaTheme="minorEastAsia"/>
              <w:noProof/>
            </w:rPr>
          </w:pPr>
          <w:del w:id="1045" w:author="Thomas Dietz" w:date="2012-09-11T17:11:00Z">
            <w:r w:rsidRPr="002705F3" w:rsidDel="00101282">
              <w:rPr>
                <w:noProof/>
                <w:rPrChange w:id="1046" w:author="Deepak Bansal (AZURE)" w:date="2012-08-22T13:01:00Z">
                  <w:rPr>
                    <w:rStyle w:val="Hyperlink"/>
                    <w:noProof/>
                  </w:rPr>
                </w:rPrChange>
              </w:rPr>
              <w:delText>8.1</w:delText>
            </w:r>
            <w:r w:rsidDel="00101282">
              <w:rPr>
                <w:rFonts w:eastAsiaTheme="minorEastAsia"/>
                <w:noProof/>
              </w:rPr>
              <w:tab/>
            </w:r>
            <w:r w:rsidRPr="002705F3" w:rsidDel="00101282">
              <w:rPr>
                <w:noProof/>
                <w:rPrChange w:id="1047" w:author="Deepak Bansal (AZURE)" w:date="2012-08-22T13:01:00Z">
                  <w:rPr>
                    <w:rStyle w:val="Hyperlink"/>
                    <w:noProof/>
                  </w:rPr>
                </w:rPrChange>
              </w:rPr>
              <w:delText>How Data Model is Bound to Netconf</w:delText>
            </w:r>
            <w:r w:rsidDel="00101282">
              <w:rPr>
                <w:noProof/>
                <w:webHidden/>
              </w:rPr>
              <w:tab/>
              <w:delText>68</w:delText>
            </w:r>
          </w:del>
        </w:p>
        <w:p w14:paraId="0B4AD61A" w14:textId="77777777" w:rsidR="00B40C61" w:rsidDel="00101282" w:rsidRDefault="00B40C61">
          <w:pPr>
            <w:pStyle w:val="TOC3"/>
            <w:tabs>
              <w:tab w:val="left" w:pos="1320"/>
              <w:tab w:val="right" w:leader="dot" w:pos="9350"/>
            </w:tabs>
            <w:rPr>
              <w:del w:id="1048" w:author="Thomas Dietz" w:date="2012-09-11T17:11:00Z"/>
              <w:rFonts w:eastAsiaTheme="minorEastAsia"/>
              <w:noProof/>
            </w:rPr>
          </w:pPr>
          <w:del w:id="1049" w:author="Thomas Dietz" w:date="2012-09-11T17:11:00Z">
            <w:r w:rsidRPr="002705F3" w:rsidDel="00101282">
              <w:rPr>
                <w:noProof/>
                <w:rPrChange w:id="1050" w:author="Deepak Bansal (AZURE)" w:date="2012-08-22T13:01:00Z">
                  <w:rPr>
                    <w:rStyle w:val="Hyperlink"/>
                    <w:noProof/>
                  </w:rPr>
                </w:rPrChange>
              </w:rPr>
              <w:delText>8.1.1</w:delText>
            </w:r>
            <w:r w:rsidDel="00101282">
              <w:rPr>
                <w:rFonts w:eastAsiaTheme="minorEastAsia"/>
                <w:noProof/>
              </w:rPr>
              <w:tab/>
            </w:r>
            <w:r w:rsidRPr="002705F3" w:rsidDel="00101282">
              <w:rPr>
                <w:noProof/>
                <w:rPrChange w:id="1051" w:author="Deepak Bansal (AZURE)" w:date="2012-08-22T13:01:00Z">
                  <w:rPr>
                    <w:rStyle w:val="Hyperlink"/>
                    <w:noProof/>
                  </w:rPr>
                </w:rPrChange>
              </w:rPr>
              <w:delText>edit-config</w:delText>
            </w:r>
            <w:r w:rsidDel="00101282">
              <w:rPr>
                <w:noProof/>
                <w:webHidden/>
              </w:rPr>
              <w:tab/>
              <w:delText>69</w:delText>
            </w:r>
          </w:del>
        </w:p>
        <w:p w14:paraId="510464EF" w14:textId="77777777" w:rsidR="00B40C61" w:rsidDel="00101282" w:rsidRDefault="00B40C61">
          <w:pPr>
            <w:pStyle w:val="TOC3"/>
            <w:tabs>
              <w:tab w:val="left" w:pos="1320"/>
              <w:tab w:val="right" w:leader="dot" w:pos="9350"/>
            </w:tabs>
            <w:rPr>
              <w:del w:id="1052" w:author="Thomas Dietz" w:date="2012-09-11T17:11:00Z"/>
              <w:rFonts w:eastAsiaTheme="minorEastAsia"/>
              <w:noProof/>
            </w:rPr>
          </w:pPr>
          <w:del w:id="1053" w:author="Thomas Dietz" w:date="2012-09-11T17:11:00Z">
            <w:r w:rsidRPr="002705F3" w:rsidDel="00101282">
              <w:rPr>
                <w:noProof/>
                <w:rPrChange w:id="1054" w:author="Deepak Bansal (AZURE)" w:date="2012-08-22T13:01:00Z">
                  <w:rPr>
                    <w:rStyle w:val="Hyperlink"/>
                    <w:noProof/>
                  </w:rPr>
                </w:rPrChange>
              </w:rPr>
              <w:delText>8.1.2</w:delText>
            </w:r>
            <w:r w:rsidDel="00101282">
              <w:rPr>
                <w:rFonts w:eastAsiaTheme="minorEastAsia"/>
                <w:noProof/>
              </w:rPr>
              <w:tab/>
            </w:r>
            <w:r w:rsidRPr="002705F3" w:rsidDel="00101282">
              <w:rPr>
                <w:noProof/>
                <w:rPrChange w:id="1055" w:author="Deepak Bansal (AZURE)" w:date="2012-08-22T13:01:00Z">
                  <w:rPr>
                    <w:rStyle w:val="Hyperlink"/>
                    <w:noProof/>
                  </w:rPr>
                </w:rPrChange>
              </w:rPr>
              <w:delText>get-config</w:delText>
            </w:r>
            <w:r w:rsidDel="00101282">
              <w:rPr>
                <w:noProof/>
                <w:webHidden/>
              </w:rPr>
              <w:tab/>
              <w:delText>71</w:delText>
            </w:r>
          </w:del>
        </w:p>
        <w:p w14:paraId="30A0F539" w14:textId="77777777" w:rsidR="00B40C61" w:rsidDel="00101282" w:rsidRDefault="00B40C61">
          <w:pPr>
            <w:pStyle w:val="TOC3"/>
            <w:tabs>
              <w:tab w:val="left" w:pos="1320"/>
              <w:tab w:val="right" w:leader="dot" w:pos="9350"/>
            </w:tabs>
            <w:rPr>
              <w:del w:id="1056" w:author="Thomas Dietz" w:date="2012-09-11T17:11:00Z"/>
              <w:rFonts w:eastAsiaTheme="minorEastAsia"/>
              <w:noProof/>
            </w:rPr>
          </w:pPr>
          <w:del w:id="1057" w:author="Thomas Dietz" w:date="2012-09-11T17:11:00Z">
            <w:r w:rsidRPr="002705F3" w:rsidDel="00101282">
              <w:rPr>
                <w:noProof/>
                <w:rPrChange w:id="1058" w:author="Deepak Bansal (AZURE)" w:date="2012-08-22T13:01:00Z">
                  <w:rPr>
                    <w:rStyle w:val="Hyperlink"/>
                    <w:noProof/>
                  </w:rPr>
                </w:rPrChange>
              </w:rPr>
              <w:delText>8.1.3</w:delText>
            </w:r>
            <w:r w:rsidDel="00101282">
              <w:rPr>
                <w:rFonts w:eastAsiaTheme="minorEastAsia"/>
                <w:noProof/>
              </w:rPr>
              <w:tab/>
            </w:r>
            <w:r w:rsidRPr="002705F3" w:rsidDel="00101282">
              <w:rPr>
                <w:noProof/>
                <w:rPrChange w:id="1059" w:author="Deepak Bansal (AZURE)" w:date="2012-08-22T13:01:00Z">
                  <w:rPr>
                    <w:rStyle w:val="Hyperlink"/>
                    <w:noProof/>
                  </w:rPr>
                </w:rPrChange>
              </w:rPr>
              <w:delText>copy-config</w:delText>
            </w:r>
            <w:r w:rsidDel="00101282">
              <w:rPr>
                <w:noProof/>
                <w:webHidden/>
              </w:rPr>
              <w:tab/>
              <w:delText>71</w:delText>
            </w:r>
          </w:del>
        </w:p>
        <w:p w14:paraId="29EC61BA" w14:textId="77777777" w:rsidR="00B40C61" w:rsidDel="00101282" w:rsidRDefault="00B40C61">
          <w:pPr>
            <w:pStyle w:val="TOC3"/>
            <w:tabs>
              <w:tab w:val="left" w:pos="1320"/>
              <w:tab w:val="right" w:leader="dot" w:pos="9350"/>
            </w:tabs>
            <w:rPr>
              <w:del w:id="1060" w:author="Thomas Dietz" w:date="2012-09-11T17:11:00Z"/>
              <w:rFonts w:eastAsiaTheme="minorEastAsia"/>
              <w:noProof/>
            </w:rPr>
          </w:pPr>
          <w:del w:id="1061" w:author="Thomas Dietz" w:date="2012-09-11T17:11:00Z">
            <w:r w:rsidRPr="002705F3" w:rsidDel="00101282">
              <w:rPr>
                <w:noProof/>
                <w:rPrChange w:id="1062" w:author="Deepak Bansal (AZURE)" w:date="2012-08-22T13:01:00Z">
                  <w:rPr>
                    <w:rStyle w:val="Hyperlink"/>
                    <w:noProof/>
                  </w:rPr>
                </w:rPrChange>
              </w:rPr>
              <w:delText>8.1.4</w:delText>
            </w:r>
            <w:r w:rsidDel="00101282">
              <w:rPr>
                <w:rFonts w:eastAsiaTheme="minorEastAsia"/>
                <w:noProof/>
              </w:rPr>
              <w:tab/>
            </w:r>
            <w:r w:rsidRPr="002705F3" w:rsidDel="00101282">
              <w:rPr>
                <w:noProof/>
                <w:rPrChange w:id="1063" w:author="Deepak Bansal (AZURE)" w:date="2012-08-22T13:01:00Z">
                  <w:rPr>
                    <w:rStyle w:val="Hyperlink"/>
                    <w:noProof/>
                  </w:rPr>
                </w:rPrChange>
              </w:rPr>
              <w:delText>delete-config</w:delText>
            </w:r>
            <w:r w:rsidDel="00101282">
              <w:rPr>
                <w:noProof/>
                <w:webHidden/>
              </w:rPr>
              <w:tab/>
              <w:delText>72</w:delText>
            </w:r>
          </w:del>
        </w:p>
        <w:p w14:paraId="6C6DE420" w14:textId="77777777" w:rsidR="00B40C61" w:rsidDel="00101282" w:rsidRDefault="00B40C61">
          <w:pPr>
            <w:pStyle w:val="TOC2"/>
            <w:tabs>
              <w:tab w:val="left" w:pos="880"/>
              <w:tab w:val="right" w:leader="dot" w:pos="9350"/>
            </w:tabs>
            <w:rPr>
              <w:del w:id="1064" w:author="Thomas Dietz" w:date="2012-09-11T17:11:00Z"/>
              <w:rFonts w:eastAsiaTheme="minorEastAsia"/>
              <w:noProof/>
            </w:rPr>
          </w:pPr>
          <w:del w:id="1065" w:author="Thomas Dietz" w:date="2012-09-11T17:11:00Z">
            <w:r w:rsidRPr="002705F3" w:rsidDel="00101282">
              <w:rPr>
                <w:noProof/>
                <w:rPrChange w:id="1066" w:author="Deepak Bansal (AZURE)" w:date="2012-08-22T13:01:00Z">
                  <w:rPr>
                    <w:rStyle w:val="Hyperlink"/>
                    <w:noProof/>
                  </w:rPr>
                </w:rPrChange>
              </w:rPr>
              <w:delText>8.2</w:delText>
            </w:r>
            <w:r w:rsidDel="00101282">
              <w:rPr>
                <w:rFonts w:eastAsiaTheme="minorEastAsia"/>
                <w:noProof/>
              </w:rPr>
              <w:tab/>
            </w:r>
            <w:r w:rsidRPr="002705F3" w:rsidDel="00101282">
              <w:rPr>
                <w:noProof/>
                <w:rPrChange w:id="1067" w:author="Deepak Bansal (AZURE)" w:date="2012-08-22T13:01:00Z">
                  <w:rPr>
                    <w:rStyle w:val="Hyperlink"/>
                    <w:noProof/>
                  </w:rPr>
                </w:rPrChange>
              </w:rPr>
              <w:delText>RPC error</w:delText>
            </w:r>
            <w:r w:rsidDel="00101282">
              <w:rPr>
                <w:noProof/>
                <w:webHidden/>
              </w:rPr>
              <w:tab/>
              <w:delText>72</w:delText>
            </w:r>
          </w:del>
        </w:p>
        <w:p w14:paraId="4ED58B5F" w14:textId="77777777" w:rsidR="00B40C61" w:rsidDel="00101282" w:rsidRDefault="00B40C61">
          <w:pPr>
            <w:pStyle w:val="TOC2"/>
            <w:tabs>
              <w:tab w:val="left" w:pos="1540"/>
              <w:tab w:val="right" w:leader="dot" w:pos="9350"/>
            </w:tabs>
            <w:rPr>
              <w:del w:id="1068" w:author="Thomas Dietz" w:date="2012-09-11T17:11:00Z"/>
              <w:rFonts w:eastAsiaTheme="minorEastAsia"/>
              <w:noProof/>
            </w:rPr>
          </w:pPr>
          <w:del w:id="1069" w:author="Thomas Dietz" w:date="2012-09-11T17:11:00Z">
            <w:r w:rsidRPr="002705F3" w:rsidDel="00101282">
              <w:rPr>
                <w:noProof/>
                <w:rPrChange w:id="1070" w:author="Deepak Bansal (AZURE)" w:date="2012-08-22T13:01:00Z">
                  <w:rPr>
                    <w:rStyle w:val="Hyperlink"/>
                    <w:noProof/>
                  </w:rPr>
                </w:rPrChange>
              </w:rPr>
              <w:delText>Appendix A</w:delText>
            </w:r>
            <w:r w:rsidDel="00101282">
              <w:rPr>
                <w:rFonts w:eastAsiaTheme="minorEastAsia"/>
                <w:noProof/>
              </w:rPr>
              <w:tab/>
            </w:r>
            <w:r w:rsidRPr="002705F3" w:rsidDel="00101282">
              <w:rPr>
                <w:noProof/>
                <w:rPrChange w:id="1071" w:author="Deepak Bansal (AZURE)" w:date="2012-08-22T13:01:00Z">
                  <w:rPr>
                    <w:rStyle w:val="Hyperlink"/>
                    <w:noProof/>
                  </w:rPr>
                </w:rPrChange>
              </w:rPr>
              <w:delText>XMLSchema</w:delText>
            </w:r>
            <w:r w:rsidDel="00101282">
              <w:rPr>
                <w:noProof/>
                <w:webHidden/>
              </w:rPr>
              <w:tab/>
              <w:delText>74</w:delText>
            </w:r>
          </w:del>
        </w:p>
        <w:p w14:paraId="71509D24" w14:textId="77777777" w:rsidR="00B40C61" w:rsidDel="00101282" w:rsidRDefault="00B40C61">
          <w:pPr>
            <w:pStyle w:val="TOC2"/>
            <w:tabs>
              <w:tab w:val="left" w:pos="1540"/>
              <w:tab w:val="right" w:leader="dot" w:pos="9350"/>
            </w:tabs>
            <w:rPr>
              <w:del w:id="1072" w:author="Thomas Dietz" w:date="2012-09-11T17:11:00Z"/>
              <w:rFonts w:eastAsiaTheme="minorEastAsia"/>
              <w:noProof/>
            </w:rPr>
          </w:pPr>
          <w:del w:id="1073" w:author="Thomas Dietz" w:date="2012-09-11T17:11:00Z">
            <w:r w:rsidRPr="002705F3" w:rsidDel="00101282">
              <w:rPr>
                <w:noProof/>
                <w:rPrChange w:id="1074" w:author="Deepak Bansal (AZURE)" w:date="2012-08-22T13:01:00Z">
                  <w:rPr>
                    <w:rStyle w:val="Hyperlink"/>
                    <w:noProof/>
                  </w:rPr>
                </w:rPrChange>
              </w:rPr>
              <w:delText>Appendix B</w:delText>
            </w:r>
            <w:r w:rsidDel="00101282">
              <w:rPr>
                <w:rFonts w:eastAsiaTheme="minorEastAsia"/>
                <w:noProof/>
              </w:rPr>
              <w:tab/>
            </w:r>
            <w:r w:rsidRPr="002705F3" w:rsidDel="00101282">
              <w:rPr>
                <w:noProof/>
                <w:rPrChange w:id="1075" w:author="Deepak Bansal (AZURE)" w:date="2012-08-22T13:01:00Z">
                  <w:rPr>
                    <w:rStyle w:val="Hyperlink"/>
                    <w:noProof/>
                  </w:rPr>
                </w:rPrChange>
              </w:rPr>
              <w:delText>YANG Specification</w:delText>
            </w:r>
            <w:r w:rsidDel="00101282">
              <w:rPr>
                <w:noProof/>
                <w:webHidden/>
              </w:rPr>
              <w:tab/>
              <w:delText>89</w:delText>
            </w:r>
          </w:del>
        </w:p>
        <w:p w14:paraId="3CA961EB" w14:textId="77777777" w:rsidR="00B40C61" w:rsidDel="00101282" w:rsidRDefault="00B40C61">
          <w:pPr>
            <w:pStyle w:val="TOC2"/>
            <w:tabs>
              <w:tab w:val="left" w:pos="1540"/>
              <w:tab w:val="right" w:leader="dot" w:pos="9350"/>
            </w:tabs>
            <w:rPr>
              <w:del w:id="1076" w:author="Thomas Dietz" w:date="2012-09-11T17:11:00Z"/>
              <w:rFonts w:eastAsiaTheme="minorEastAsia"/>
              <w:noProof/>
            </w:rPr>
          </w:pPr>
          <w:del w:id="1077" w:author="Thomas Dietz" w:date="2012-09-11T17:11:00Z">
            <w:r w:rsidRPr="002705F3" w:rsidDel="00101282">
              <w:rPr>
                <w:noProof/>
                <w:rPrChange w:id="1078" w:author="Deepak Bansal (AZURE)" w:date="2012-08-22T13:01:00Z">
                  <w:rPr>
                    <w:rStyle w:val="Hyperlink"/>
                    <w:noProof/>
                  </w:rPr>
                </w:rPrChange>
              </w:rPr>
              <w:delText>Appendix C</w:delText>
            </w:r>
            <w:r w:rsidDel="00101282">
              <w:rPr>
                <w:rFonts w:eastAsiaTheme="minorEastAsia"/>
                <w:noProof/>
              </w:rPr>
              <w:tab/>
            </w:r>
            <w:r w:rsidRPr="002705F3" w:rsidDel="00101282">
              <w:rPr>
                <w:noProof/>
                <w:rPrChange w:id="1079" w:author="Deepak Bansal (AZURE)" w:date="2012-08-22T13:01:00Z">
                  <w:rPr>
                    <w:rStyle w:val="Hyperlink"/>
                    <w:noProof/>
                  </w:rPr>
                </w:rPrChange>
              </w:rPr>
              <w:delText>Bibliography</w:delText>
            </w:r>
            <w:r w:rsidDel="00101282">
              <w:rPr>
                <w:noProof/>
                <w:webHidden/>
              </w:rPr>
              <w:tab/>
              <w:delText>104</w:delText>
            </w:r>
          </w:del>
        </w:p>
        <w:p w14:paraId="491E4751" w14:textId="77777777" w:rsidR="00B40C61" w:rsidDel="00101282" w:rsidRDefault="00B40C61">
          <w:pPr>
            <w:pStyle w:val="TOC2"/>
            <w:tabs>
              <w:tab w:val="left" w:pos="1540"/>
              <w:tab w:val="right" w:leader="dot" w:pos="9350"/>
            </w:tabs>
            <w:rPr>
              <w:del w:id="1080" w:author="Thomas Dietz" w:date="2012-09-11T17:11:00Z"/>
              <w:rFonts w:eastAsiaTheme="minorEastAsia"/>
              <w:noProof/>
            </w:rPr>
          </w:pPr>
          <w:del w:id="1081" w:author="Thomas Dietz" w:date="2012-09-11T17:11:00Z">
            <w:r w:rsidRPr="002705F3" w:rsidDel="00101282">
              <w:rPr>
                <w:noProof/>
                <w:rPrChange w:id="1082" w:author="Deepak Bansal (AZURE)" w:date="2012-08-22T13:01:00Z">
                  <w:rPr>
                    <w:rStyle w:val="Hyperlink"/>
                    <w:noProof/>
                  </w:rPr>
                </w:rPrChange>
              </w:rPr>
              <w:delText>Appendix D</w:delText>
            </w:r>
            <w:r w:rsidDel="00101282">
              <w:rPr>
                <w:rFonts w:eastAsiaTheme="minorEastAsia"/>
                <w:noProof/>
              </w:rPr>
              <w:tab/>
            </w:r>
            <w:r w:rsidRPr="002705F3" w:rsidDel="00101282">
              <w:rPr>
                <w:noProof/>
                <w:rPrChange w:id="1083" w:author="Deepak Bansal (AZURE)" w:date="2012-08-22T13:01:00Z">
                  <w:rPr>
                    <w:rStyle w:val="Hyperlink"/>
                    <w:noProof/>
                  </w:rPr>
                </w:rPrChange>
              </w:rPr>
              <w:delText>Revision History</w:delText>
            </w:r>
            <w:r w:rsidDel="00101282">
              <w:rPr>
                <w:noProof/>
                <w:webHidden/>
              </w:rPr>
              <w:tab/>
              <w:delText>104</w:delText>
            </w:r>
          </w:del>
        </w:p>
        <w:p w14:paraId="29A2CB30" w14:textId="77777777" w:rsidR="00B40C61" w:rsidDel="00101282" w:rsidRDefault="00B40C61">
          <w:pPr>
            <w:pStyle w:val="TOC2"/>
            <w:tabs>
              <w:tab w:val="left" w:pos="1540"/>
              <w:tab w:val="right" w:leader="dot" w:pos="9350"/>
            </w:tabs>
            <w:rPr>
              <w:del w:id="1084" w:author="Thomas Dietz" w:date="2012-09-11T17:11:00Z"/>
              <w:rFonts w:eastAsiaTheme="minorEastAsia"/>
              <w:noProof/>
            </w:rPr>
          </w:pPr>
          <w:del w:id="1085" w:author="Thomas Dietz" w:date="2012-09-11T17:11:00Z">
            <w:r w:rsidRPr="002705F3" w:rsidDel="00101282">
              <w:rPr>
                <w:noProof/>
                <w:rPrChange w:id="1086" w:author="Deepak Bansal (AZURE)" w:date="2012-08-22T13:01:00Z">
                  <w:rPr>
                    <w:rStyle w:val="Hyperlink"/>
                    <w:noProof/>
                  </w:rPr>
                </w:rPrChange>
              </w:rPr>
              <w:delText>Appendix E</w:delText>
            </w:r>
            <w:r w:rsidDel="00101282">
              <w:rPr>
                <w:rFonts w:eastAsiaTheme="minorEastAsia"/>
                <w:noProof/>
              </w:rPr>
              <w:tab/>
            </w:r>
            <w:r w:rsidRPr="002705F3" w:rsidDel="00101282">
              <w:rPr>
                <w:noProof/>
                <w:rPrChange w:id="1087" w:author="Deepak Bansal (AZURE)" w:date="2012-08-22T13:01:00Z">
                  <w:rPr>
                    <w:rStyle w:val="Hyperlink"/>
                    <w:noProof/>
                  </w:rPr>
                </w:rPrChange>
              </w:rPr>
              <w:delText>Considerations for Next or Future Releases</w:delText>
            </w:r>
            <w:r w:rsidDel="00101282">
              <w:rPr>
                <w:noProof/>
                <w:webHidden/>
              </w:rPr>
              <w:tab/>
              <w:delText>105</w:delText>
            </w:r>
          </w:del>
        </w:p>
        <w:p w14:paraId="6559C554" w14:textId="77777777" w:rsidR="00B40C61" w:rsidDel="00101282" w:rsidRDefault="00B40C61">
          <w:pPr>
            <w:pStyle w:val="TOC2"/>
            <w:tabs>
              <w:tab w:val="left" w:pos="1540"/>
              <w:tab w:val="right" w:leader="dot" w:pos="9350"/>
            </w:tabs>
            <w:rPr>
              <w:del w:id="1088" w:author="Thomas Dietz" w:date="2012-09-11T17:11:00Z"/>
              <w:rFonts w:eastAsiaTheme="minorEastAsia"/>
              <w:noProof/>
            </w:rPr>
          </w:pPr>
          <w:del w:id="1089" w:author="Thomas Dietz" w:date="2012-09-11T17:11:00Z">
            <w:r w:rsidRPr="002705F3" w:rsidDel="00101282">
              <w:rPr>
                <w:noProof/>
                <w:rPrChange w:id="1090" w:author="Deepak Bansal (AZURE)" w:date="2012-08-22T13:01:00Z">
                  <w:rPr>
                    <w:rStyle w:val="Hyperlink"/>
                    <w:noProof/>
                  </w:rPr>
                </w:rPrChange>
              </w:rPr>
              <w:delText>Appendix F</w:delText>
            </w:r>
            <w:r w:rsidDel="00101282">
              <w:rPr>
                <w:rFonts w:eastAsiaTheme="minorEastAsia"/>
                <w:noProof/>
              </w:rPr>
              <w:tab/>
            </w:r>
            <w:r w:rsidRPr="002705F3" w:rsidDel="00101282">
              <w:rPr>
                <w:noProof/>
                <w:rPrChange w:id="1091" w:author="Deepak Bansal (AZURE)" w:date="2012-08-22T13:01:00Z">
                  <w:rPr>
                    <w:rStyle w:val="Hyperlink"/>
                    <w:noProof/>
                  </w:rPr>
                </w:rPrChange>
              </w:rPr>
              <w:delText>Appendix E: ToDo List</w:delText>
            </w:r>
            <w:r w:rsidDel="00101282">
              <w:rPr>
                <w:noProof/>
                <w:webHidden/>
              </w:rPr>
              <w:tab/>
              <w:delText>105</w:delText>
            </w:r>
          </w:del>
        </w:p>
        <w:p w14:paraId="3FF42000" w14:textId="77777777" w:rsidR="00B40C61" w:rsidDel="00101282" w:rsidRDefault="00B40C61">
          <w:pPr>
            <w:pStyle w:val="TOC2"/>
            <w:tabs>
              <w:tab w:val="left" w:pos="1540"/>
              <w:tab w:val="right" w:leader="dot" w:pos="9350"/>
            </w:tabs>
            <w:rPr>
              <w:del w:id="1092" w:author="Thomas Dietz" w:date="2012-09-11T17:11:00Z"/>
              <w:rFonts w:eastAsiaTheme="minorEastAsia"/>
              <w:noProof/>
            </w:rPr>
          </w:pPr>
          <w:del w:id="1093" w:author="Thomas Dietz" w:date="2012-09-11T17:11:00Z">
            <w:r w:rsidRPr="002705F3" w:rsidDel="00101282">
              <w:rPr>
                <w:noProof/>
                <w:rPrChange w:id="1094" w:author="Deepak Bansal (AZURE)" w:date="2012-08-22T13:01:00Z">
                  <w:rPr>
                    <w:rStyle w:val="Hyperlink"/>
                    <w:noProof/>
                  </w:rPr>
                </w:rPrChange>
              </w:rPr>
              <w:delText>Appendix G</w:delText>
            </w:r>
            <w:r w:rsidDel="00101282">
              <w:rPr>
                <w:rFonts w:eastAsiaTheme="minorEastAsia"/>
                <w:noProof/>
              </w:rPr>
              <w:tab/>
            </w:r>
            <w:r w:rsidRPr="002705F3" w:rsidDel="00101282">
              <w:rPr>
                <w:noProof/>
                <w:rPrChange w:id="1095" w:author="Deepak Bansal (AZURE)" w:date="2012-08-22T13:01:00Z">
                  <w:rPr>
                    <w:rStyle w:val="Hyperlink"/>
                    <w:noProof/>
                  </w:rPr>
                </w:rPrChange>
              </w:rPr>
              <w:delText>Notes From The Board And The Tag</w:delText>
            </w:r>
            <w:r w:rsidDel="00101282">
              <w:rPr>
                <w:noProof/>
                <w:webHidden/>
              </w:rPr>
              <w:tab/>
              <w:delText>108</w:delText>
            </w:r>
          </w:del>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1096" w:name="_Toc335146779"/>
      <w:r w:rsidR="00E64B71" w:rsidRPr="00013F69">
        <w:lastRenderedPageBreak/>
        <w:t>Introduction</w:t>
      </w:r>
      <w:bookmarkEnd w:id="1096"/>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ins w:id="1097" w:author="Deepak Bansal (AZURE)" w:date="2012-08-22T13:05:00Z">
        <w:r w:rsidR="009F3843">
          <w:t xml:space="preserve">(or </w:t>
        </w:r>
      </w:ins>
      <w:ins w:id="1098" w:author="Deepak Bansal (AZURE)" w:date="2012-08-22T13:13:00Z">
        <w:r w:rsidR="009F3843">
          <w:t>previous versions</w:t>
        </w:r>
      </w:ins>
      <w:ins w:id="1099" w:author="Deepak Bansal (AZURE)" w:date="2012-08-22T13:05:00Z">
        <w:r w:rsidR="009F3B6E">
          <w:t xml:space="preserve">) </w:t>
        </w:r>
      </w:ins>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ins w:id="1100" w:author="Deepak Bansal (AZURE)" w:date="2012-08-22T13:06:00Z">
        <w:r w:rsidR="009F3B6E">
          <w:t>.1</w:t>
        </w:r>
      </w:ins>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8pt;height:243pt" o:ole="">
            <v:imagedata r:id="rId11" o:title=""/>
          </v:shape>
          <o:OLEObject Type="Embed" ProgID="Visio.Drawing.11" ShapeID="_x0000_i1025" DrawAspect="Content" ObjectID="_1408889045" r:id="rId12"/>
        </w:object>
      </w:r>
      <w:r w:rsidDel="006B018A">
        <w:rPr>
          <w:noProof/>
          <w:lang w:eastAsia="zh-CN"/>
        </w:rPr>
        <w:t xml:space="preserve"> </w:t>
      </w:r>
    </w:p>
    <w:p w14:paraId="35F9758F" w14:textId="77777777" w:rsidR="00E64B71" w:rsidRDefault="00E64B71" w:rsidP="00E64B71">
      <w:pPr>
        <w:pStyle w:val="Caption"/>
      </w:pPr>
      <w:bookmarkStart w:id="1101" w:name="_Ref316755854"/>
      <w:r>
        <w:t xml:space="preserve">Figure </w:t>
      </w:r>
      <w:fldSimple w:instr=" SEQ Figure \* ARABIC ">
        <w:r w:rsidR="001F476B">
          <w:rPr>
            <w:noProof/>
          </w:rPr>
          <w:t>1</w:t>
        </w:r>
      </w:fldSimple>
      <w:bookmarkEnd w:id="1101"/>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1102" w:name="_Toc335146780"/>
      <w:r>
        <w:t>Motivation</w:t>
      </w:r>
      <w:bookmarkEnd w:id="1102"/>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3035E3EB" w:rsidR="00E64B71" w:rsidRDefault="00E64B71" w:rsidP="00E64B71">
      <w:r>
        <w:t>OF-CONFIG 1.</w:t>
      </w:r>
      <w:r w:rsidR="00D35927">
        <w:t>1</w:t>
      </w:r>
      <w:ins w:id="1103" w:author="Deepak Bansal (AZURE)" w:date="2012-08-22T13:08:00Z">
        <w:r w:rsidR="009F3B6E">
          <w:t>.1</w:t>
        </w:r>
      </w:ins>
      <w:r>
        <w:t xml:space="preserve"> introduces an operating context for one or more OpenFlow datapaths called an OpenFlow Capable Switch. An OpenFlow Capable Switch is intended to be equivalent to </w:t>
      </w:r>
      <w:r w:rsidR="00920140">
        <w:t>an</w:t>
      </w:r>
      <w:r>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1E757D46" w:rsidR="00E64B71" w:rsidRDefault="00E64B71" w:rsidP="00E64B71">
      <w:r>
        <w:t>OF-CONFIG 1.</w:t>
      </w:r>
      <w:r w:rsidR="00D35927">
        <w:t>1</w:t>
      </w:r>
      <w:ins w:id="1104" w:author="Deepak Bansal (AZURE)" w:date="2012-08-22T13:09:00Z">
        <w:r w:rsidR="009F3B6E">
          <w:t>.1</w:t>
        </w:r>
      </w:ins>
      <w:r>
        <w:t xml:space="preserve"> makes simplifying assumptions about the architecture of OpenFlow switches. The specification is deliberately decoupled from whether the switch supports flowvisor or other virtualization models. </w:t>
      </w:r>
    </w:p>
    <w:p w14:paraId="01B7FB90" w14:textId="1C53A42C"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ins w:id="1105" w:author="Deepak Bansal (AZURE)" w:date="2012-08-22T13:09:00Z">
        <w:r w:rsidR="009F3B6E">
          <w:t>.1</w:t>
        </w:r>
      </w:ins>
      <w:r>
        <w:t>.</w:t>
      </w:r>
    </w:p>
    <w:p w14:paraId="0A3A6ABA" w14:textId="4FCDF93C"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ins w:id="1106" w:author="Deepak Bansal (AZURE)" w:date="2012-08-22T13:09:00Z">
        <w:r w:rsidR="009F3B6E">
          <w:t>.1</w:t>
        </w:r>
      </w:ins>
      <w:r w:rsidR="00E64B71">
        <w:t xml:space="preserve"> and the lines indicate that the OpenFlow Configuration Points and OpenFlow Capable Switches communicate via OF-</w:t>
      </w:r>
      <w:del w:id="1107" w:author="Deepak Bansal (AZURE)" w:date="2012-06-27T13:45:00Z">
        <w:r w:rsidR="00E64B71" w:rsidDel="00371954">
          <w:delText>OF</w:delText>
        </w:r>
      </w:del>
      <w:r w:rsidR="00E64B71">
        <w:t>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1108" w:name="_Ref316755787"/>
      <w:r>
        <w:t xml:space="preserve">Figure </w:t>
      </w:r>
      <w:fldSimple w:instr=" SEQ Figure \* ARABIC ">
        <w:r w:rsidR="001F476B">
          <w:rPr>
            <w:noProof/>
          </w:rPr>
          <w:t>2</w:t>
        </w:r>
      </w:fldSimple>
      <w:bookmarkEnd w:id="1108"/>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BA30A0">
      <w:pPr>
        <w:pStyle w:val="Heading1"/>
      </w:pPr>
      <w:bookmarkStart w:id="1109" w:name="_Toc335146781"/>
      <w:r>
        <w:t>Scope</w:t>
      </w:r>
      <w:bookmarkEnd w:id="1109"/>
    </w:p>
    <w:p w14:paraId="195AD289" w14:textId="2BDF570D" w:rsidR="00D35927" w:rsidRDefault="00D35927" w:rsidP="00D35927">
      <w:r>
        <w:t>OF-CONFIG 1.1</w:t>
      </w:r>
      <w:ins w:id="1110" w:author="Deepak Bansal (AZURE)" w:date="2012-08-22T13:12:00Z">
        <w:r w:rsidR="009F3B6E">
          <w:t>.1</w:t>
        </w:r>
      </w:ins>
      <w:r>
        <w:t xml:space="preserve"> is focused on the following functions needed to configure an OpenFlow 1.3 </w:t>
      </w:r>
      <w:del w:id="1111" w:author="Deepak Bansal (AZURE)" w:date="2012-08-22T13:12:00Z">
        <w:r w:rsidDel="009F3B6E">
          <w:delText>(OFv1.2)</w:delText>
        </w:r>
      </w:del>
      <w:r>
        <w:t xml:space="preserve">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04DA5EFE" w14:textId="71BC9E15" w:rsidR="00BB7B53" w:rsidRDefault="007A30A1" w:rsidP="00D35927">
      <w:pPr>
        <w:rPr>
          <w:ins w:id="1112" w:author="Thomas Dietz" w:date="2012-09-11T15:29:00Z"/>
        </w:rPr>
      </w:pPr>
      <w:ins w:id="1113" w:author="Thomas Dietz" w:date="2012-09-11T15:29:00Z">
        <w:r>
          <w:t>Functionality introduced in OF-CONFIG 1.1.1 includes:</w:t>
        </w:r>
      </w:ins>
    </w:p>
    <w:p w14:paraId="6C0974AD" w14:textId="4D234B19" w:rsidR="007A30A1" w:rsidRPr="00AF5EB4" w:rsidRDefault="007A30A1">
      <w:pPr>
        <w:pStyle w:val="ListParagraph"/>
        <w:numPr>
          <w:ilvl w:val="0"/>
          <w:numId w:val="31"/>
        </w:numPr>
        <w:rPr>
          <w:ins w:id="1114" w:author="Thomas Dietz" w:date="2012-09-11T15:28:00Z"/>
          <w:rFonts w:cstheme="minorHAnsi"/>
        </w:rPr>
        <w:pPrChange w:id="1115" w:author="Thomas Dietz" w:date="2012-09-11T15:30:00Z">
          <w:pPr/>
        </w:pPrChange>
      </w:pPr>
      <w:ins w:id="1116" w:author="Thomas Dietz" w:date="2012-09-11T15:29:00Z">
        <w:r w:rsidRPr="007A30A1">
          <w:rPr>
            <w:rFonts w:asciiTheme="minorHAnsi" w:hAnsiTheme="minorHAnsi" w:cstheme="minorHAnsi"/>
            <w:rPrChange w:id="1117" w:author="Thomas Dietz" w:date="2012-09-11T15:30:00Z">
              <w:rPr/>
            </w:rPrChange>
          </w:rPr>
          <w:t>Versioning Support</w:t>
        </w:r>
      </w:ins>
    </w:p>
    <w:p w14:paraId="19D22515" w14:textId="3CB61F72" w:rsidR="007A30A1" w:rsidRDefault="007A30A1" w:rsidP="00D35927">
      <w:pPr>
        <w:rPr>
          <w:ins w:id="1118" w:author="Thomas Dietz" w:date="2012-09-11T15:31:00Z"/>
        </w:rPr>
      </w:pPr>
      <w:ins w:id="1119" w:author="Thomas Dietz" w:date="2012-09-11T15:31:00Z">
        <w:r>
          <w:lastRenderedPageBreak/>
          <w:t xml:space="preserve">Other functions </w:t>
        </w:r>
      </w:ins>
      <w:ins w:id="1120" w:author="Thomas Dietz" w:date="2012-09-11T15:32:00Z">
        <w:r>
          <w:t xml:space="preserve">and/or the description of their use </w:t>
        </w:r>
      </w:ins>
      <w:ins w:id="1121" w:author="Thomas Dietz" w:date="2012-09-11T15:31:00Z">
        <w:r>
          <w:t>have been improved</w:t>
        </w:r>
      </w:ins>
      <w:ins w:id="1122" w:author="Thomas Dietz" w:date="2012-09-11T15:33:00Z">
        <w:r>
          <w:t>.</w:t>
        </w:r>
      </w:ins>
    </w:p>
    <w:p w14:paraId="694F9F48" w14:textId="291504FC" w:rsidR="00D35927" w:rsidRDefault="00D35927" w:rsidP="00D35927">
      <w:pPr>
        <w:rPr>
          <w:ins w:id="1123" w:author="Deepak Bansal (AZURE)" w:date="2012-07-09T16:39:00Z"/>
        </w:rPr>
      </w:pPr>
      <w:r>
        <w:t>While limited in scope, OF-CONFIG</w:t>
      </w:r>
      <w:r w:rsidR="009C7A8A">
        <w:t xml:space="preserve"> </w:t>
      </w:r>
      <w:r>
        <w:t>1.1</w:t>
      </w:r>
      <w:ins w:id="1124" w:author="Deepak Bansal (AZURE)" w:date="2012-08-22T13:12:00Z">
        <w:r w:rsidR="009F3B6E">
          <w:t>.1</w:t>
        </w:r>
      </w:ins>
      <w:r>
        <w:t xml:space="preserve"> lays the foundation on top of which various automated and more advanced configurations will be possible in future revisions</w:t>
      </w:r>
      <w:r w:rsidR="00E25161">
        <w:t>.</w:t>
      </w:r>
      <w:ins w:id="1125" w:author="Thomas Dietz" w:date="2012-09-11T15:26:00Z">
        <w:r w:rsidR="00BB7B53">
          <w:t xml:space="preserve"> </w:t>
        </w:r>
      </w:ins>
      <w:r>
        <w:t>Switch discovery, topology discovery, capability configuration</w:t>
      </w:r>
      <w:r w:rsidR="009C7A8A">
        <w:t xml:space="preserve">, </w:t>
      </w:r>
      <w:r>
        <w:t>event triggers,</w:t>
      </w:r>
      <w:del w:id="1126" w:author="Thomas Dietz" w:date="2012-09-11T15:33:00Z">
        <w:r w:rsidDel="007A30A1">
          <w:delText xml:space="preserve"> </w:delText>
        </w:r>
        <w:r w:rsidR="00E25161" w:rsidDel="007A30A1">
          <w:delText>versioning,</w:delText>
        </w:r>
      </w:del>
      <w:r w:rsidR="00E25161">
        <w:t xml:space="preserve"> </w:t>
      </w:r>
      <w:r>
        <w:t>instantiation of OpenFlow Logical Switches, assignment of resources such as ports and queues to OpenFlow Logical Switches, and bootstrap of the OpenFlow capable network are outside the scope of OF-CONFIG 1.1</w:t>
      </w:r>
      <w:ins w:id="1127" w:author="Deepak Bansal (AZURE)" w:date="2012-08-22T13:13:00Z">
        <w:r w:rsidR="009F3843">
          <w:t>.1</w:t>
        </w:r>
      </w:ins>
      <w:r>
        <w:t xml:space="preserve"> protocol. These may be included in future versions.</w:t>
      </w:r>
    </w:p>
    <w:p w14:paraId="1A190A38" w14:textId="149916B7" w:rsidR="00956990" w:rsidRDefault="00956990" w:rsidP="00D35927">
      <w:ins w:id="1128" w:author="Deepak Bansal (AZURE)" w:date="2012-07-09T16:39:00Z">
        <w:r>
          <w:t xml:space="preserve">Note that even though this specification refers to </w:t>
        </w:r>
      </w:ins>
      <w:ins w:id="1129" w:author="Deepak Bansal (AZURE)" w:date="2012-07-09T16:40:00Z">
        <w:r>
          <w:t>OpenFlow 1.3, OF-</w:t>
        </w:r>
        <w:del w:id="1130" w:author="Thomas Dietz" w:date="2012-09-11T15:27:00Z">
          <w:r w:rsidDel="00BB7B53">
            <w:delText>c</w:delText>
          </w:r>
          <w:r w:rsidR="009F3843" w:rsidDel="00BB7B53">
            <w:delText>onfig</w:delText>
          </w:r>
        </w:del>
      </w:ins>
      <w:ins w:id="1131" w:author="Thomas Dietz" w:date="2012-09-11T15:27:00Z">
        <w:r w:rsidR="00BB7B53">
          <w:t>CONFIG</w:t>
        </w:r>
      </w:ins>
      <w:ins w:id="1132" w:author="Deepak Bansal (AZURE)" w:date="2012-07-09T16:40:00Z">
        <w:r w:rsidR="009F3843">
          <w:t xml:space="preserve"> 1.1.1 supports previous O</w:t>
        </w:r>
      </w:ins>
      <w:ins w:id="1133" w:author="Deepak Bansal (AZURE)" w:date="2012-08-22T13:13:00Z">
        <w:r w:rsidR="009F3843">
          <w:t>p</w:t>
        </w:r>
      </w:ins>
      <w:ins w:id="1134" w:author="Deepak Bansal (AZURE)" w:date="2012-07-09T16:40:00Z">
        <w:r>
          <w:t>e</w:t>
        </w:r>
        <w:r w:rsidR="009F3843">
          <w:t>nFlow versions, specifically, O</w:t>
        </w:r>
      </w:ins>
      <w:ins w:id="1135" w:author="Deepak Bansal (AZURE)" w:date="2012-08-22T13:13:00Z">
        <w:r w:rsidR="009F3843">
          <w:t>p</w:t>
        </w:r>
      </w:ins>
      <w:ins w:id="1136" w:author="Deepak Bansal (AZURE)" w:date="2012-07-09T16:40:00Z">
        <w:r>
          <w:t xml:space="preserve">enFlow </w:t>
        </w:r>
      </w:ins>
      <w:ins w:id="1137" w:author="Deepak Bansal (AZURE)" w:date="2012-07-09T16:41:00Z">
        <w:r>
          <w:t>1.0, 1.1 and 1.2.</w:t>
        </w:r>
      </w:ins>
    </w:p>
    <w:p w14:paraId="474A8AFC" w14:textId="77777777" w:rsidR="00E64B71" w:rsidRDefault="00E64B71" w:rsidP="00BA30A0">
      <w:pPr>
        <w:pStyle w:val="Heading1"/>
      </w:pPr>
      <w:bookmarkStart w:id="1138" w:name="_Toc335146782"/>
      <w:r>
        <w:t>Normative Language</w:t>
      </w:r>
      <w:bookmarkEnd w:id="1138"/>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1139" w:name="_Toc335146783"/>
      <w:r>
        <w:t>Terms</w:t>
      </w:r>
      <w:bookmarkEnd w:id="1139"/>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pPr>
        <w:pStyle w:val="Heading2"/>
        <w:pPrChange w:id="1140" w:author="Thomas Dietz" w:date="2012-09-11T16:55:00Z">
          <w:pPr>
            <w:pStyle w:val="Heading1"/>
          </w:pPr>
        </w:pPrChange>
      </w:pPr>
      <w:bookmarkStart w:id="1141" w:name="_Toc335146784"/>
      <w:r>
        <w:t>OpenFlow Capable Switch</w:t>
      </w:r>
      <w:bookmarkEnd w:id="1141"/>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1142" w:name="_Toc335146785"/>
      <w:r>
        <w:t>OpenFlow Configuration Point</w:t>
      </w:r>
      <w:bookmarkEnd w:id="1142"/>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1143" w:name="_Toc335146786"/>
      <w:r>
        <w:t>OpenFlow Logical Switch</w:t>
      </w:r>
      <w:bookmarkEnd w:id="1143"/>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1144" w:name="_Toc335146787"/>
      <w:r>
        <w:t>OpenFlow Resource</w:t>
      </w:r>
      <w:bookmarkEnd w:id="1144"/>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pPr>
        <w:pStyle w:val="Heading3"/>
        <w:pPrChange w:id="1145" w:author="Thomas Dietz" w:date="2012-09-11T16:55:00Z">
          <w:pPr>
            <w:pStyle w:val="Heading2"/>
          </w:pPr>
        </w:pPrChange>
      </w:pPr>
      <w:bookmarkStart w:id="1146" w:name="_Toc335146788"/>
      <w:r>
        <w:lastRenderedPageBreak/>
        <w:t>OpenFlow Queue</w:t>
      </w:r>
      <w:bookmarkEnd w:id="1146"/>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1147" w:name="_Toc335146789"/>
      <w:r>
        <w:t>OpenFlow Port</w:t>
      </w:r>
      <w:bookmarkEnd w:id="1147"/>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pPr>
        <w:pStyle w:val="Heading2"/>
        <w:pPrChange w:id="1148" w:author="Thomas Dietz" w:date="2012-09-11T16:55:00Z">
          <w:pPr>
            <w:pStyle w:val="Heading3"/>
          </w:pPr>
        </w:pPrChange>
      </w:pPr>
      <w:bookmarkStart w:id="1149" w:name="_Toc335146790"/>
      <w:r>
        <w:t>OpenFlow Controller</w:t>
      </w:r>
      <w:bookmarkEnd w:id="1149"/>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BA30A0">
      <w:pPr>
        <w:pStyle w:val="Heading1"/>
      </w:pPr>
      <w:bookmarkStart w:id="1150" w:name="_Toc335146791"/>
      <w:r>
        <w:t>Requirements</w:t>
      </w:r>
      <w:bookmarkEnd w:id="1150"/>
    </w:p>
    <w:p w14:paraId="4EE98BAB" w14:textId="25599DEC" w:rsidR="00E64B71" w:rsidRDefault="00E64B71" w:rsidP="00E64B71">
      <w:r>
        <w:t>This section describes requirements for the design of OF-CONFIG 1.</w:t>
      </w:r>
      <w:r w:rsidR="00D35927">
        <w:t>1</w:t>
      </w:r>
      <w:ins w:id="1151" w:author="Deepak Bansal (AZURE)" w:date="2012-08-23T08:33:00Z">
        <w:r w:rsidR="007E5785">
          <w:t>.1</w:t>
        </w:r>
      </w:ins>
      <w:r>
        <w:t>.</w:t>
      </w:r>
    </w:p>
    <w:p w14:paraId="709FF12A" w14:textId="1C9C253A" w:rsidR="00E64B71" w:rsidRDefault="00E64B71">
      <w:pPr>
        <w:pStyle w:val="Heading2"/>
        <w:pPrChange w:id="1152" w:author="Thomas Dietz" w:date="2012-09-11T16:55:00Z">
          <w:pPr>
            <w:pStyle w:val="Heading1"/>
          </w:pPr>
        </w:pPrChange>
      </w:pPr>
      <w:bookmarkStart w:id="1153" w:name="_Toc335146792"/>
      <w:r w:rsidRPr="008206D7">
        <w:t>Requirements</w:t>
      </w:r>
      <w:r>
        <w:t xml:space="preserve"> from the OpenFlow 1.</w:t>
      </w:r>
      <w:r w:rsidR="00D35927">
        <w:t>3</w:t>
      </w:r>
      <w:r>
        <w:t xml:space="preserve"> Protocol Specification</w:t>
      </w:r>
      <w:bookmarkEnd w:id="1153"/>
    </w:p>
    <w:p w14:paraId="42F3D47D" w14:textId="672498D7"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w:t>
      </w:r>
      <w:del w:id="1154" w:author="Thomas Dietz" w:date="2012-09-11T15:35:00Z">
        <w:r w:rsidDel="00AA7BA3">
          <w:delText xml:space="preserve"> </w:delText>
        </w:r>
      </w:del>
      <w:r>
        <w:t>in (1). OF-CONFIG 1.</w:t>
      </w:r>
      <w:r w:rsidR="00D35927">
        <w:t>1</w:t>
      </w:r>
      <w:ins w:id="1155" w:author="Deepak Bansal (AZURE)" w:date="2012-08-23T08:33:00Z">
        <w:r w:rsidR="007E5785">
          <w:t>.1</w:t>
        </w:r>
      </w:ins>
      <w:r>
        <w:t xml:space="preserve"> enables other configuration of OpenFlow switches.</w:t>
      </w:r>
      <w:r w:rsidR="003C232C">
        <w:t xml:space="preserve"> The specification of OF-CONFIG 1.1</w:t>
      </w:r>
      <w:ins w:id="1156" w:author="Deepak Bansal (AZURE)" w:date="2012-08-23T08:33:00Z">
        <w:r w:rsidR="007E5785">
          <w:t>.1</w:t>
        </w:r>
      </w:ins>
      <w:r w:rsidR="003C232C">
        <w:t xml:space="preserve"> is written with extensibility in mind. This includes versioning and backward compatibility. </w:t>
      </w:r>
      <w:del w:id="1157" w:author="Deepak Bansal (AZURE)" w:date="2012-08-23T08:34:00Z">
        <w:r w:rsidR="003C232C" w:rsidDel="007E5785">
          <w:delText>Whereas the current specification does not explicitly uses versioning</w:delText>
        </w:r>
        <w:r w:rsidR="003E0B1C" w:rsidDel="007E5785">
          <w:delText>,</w:delText>
        </w:r>
        <w:r w:rsidR="003C232C" w:rsidDel="007E5785">
          <w:delText xml:space="preserve"> </w:delText>
        </w:r>
        <w:r w:rsidR="003E0B1C" w:rsidDel="007E5785">
          <w:delText>t</w:delText>
        </w:r>
        <w:r w:rsidR="003C232C" w:rsidDel="007E5785">
          <w:delText>hose features are inherent capabilities of the chosen protocol</w:delText>
        </w:r>
        <w:r w:rsidR="003E0B1C" w:rsidDel="007E5785">
          <w:delText>. In a future version OF-CONFIG will make use of these features and will include versioning, which in turn will enable backward compatibility.</w:delText>
        </w:r>
      </w:del>
    </w:p>
    <w:p w14:paraId="1F2B9F8C" w14:textId="77777777" w:rsidR="00E64B71" w:rsidRDefault="00E64B71">
      <w:pPr>
        <w:pStyle w:val="Heading3"/>
        <w:pPrChange w:id="1158" w:author="Thomas Dietz" w:date="2012-09-11T16:55:00Z">
          <w:pPr>
            <w:pStyle w:val="Heading2"/>
          </w:pPr>
        </w:pPrChange>
      </w:pPr>
      <w:bookmarkStart w:id="1159" w:name="_Toc335146793"/>
      <w:r>
        <w:t>Connection Setup to a Controller</w:t>
      </w:r>
      <w:bookmarkEnd w:id="1159"/>
    </w:p>
    <w:p w14:paraId="6794730E" w14:textId="57CA74E2" w:rsidR="00E64B71" w:rsidRDefault="00E64B71" w:rsidP="00E64B71">
      <w:r>
        <w:t xml:space="preserve">Section 6.2 (Connection Setup) of (1) </w:t>
      </w:r>
      <w:ins w:id="1160" w:author="Deepak Bansal (AZURE)" w:date="2012-07-09T16:36:00Z">
        <w:r w:rsidR="00311E03">
          <w:t xml:space="preserve">requires that an OpenFlow switch always initiate the connection to the OpenFlow controller and </w:t>
        </w:r>
      </w:ins>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F41DD0F" w:rsidR="00E64B71" w:rsidRDefault="00E64B71" w:rsidP="00E64B71">
      <w:r>
        <w:t>OF-CONFIG 1.</w:t>
      </w:r>
      <w:r w:rsidR="00D35927">
        <w:t>1</w:t>
      </w:r>
      <w:ins w:id="1161" w:author="Deepak Bansal (AZURE)" w:date="2012-08-23T08:34:00Z">
        <w:r w:rsidR="007E5785">
          <w:t>.1</w:t>
        </w:r>
      </w:ins>
      <w:r>
        <w:t xml:space="preserve"> must provide means for configuring these parameters.</w:t>
      </w:r>
      <w:ins w:id="1162" w:author="Deepak Bansal (AZURE)" w:date="2012-07-09T16:29:00Z">
        <w:r w:rsidR="00311E03">
          <w:t xml:space="preserve"> Note that in future</w:t>
        </w:r>
      </w:ins>
      <w:ins w:id="1163" w:author="Deepak Bansal (AZURE)" w:date="2012-07-09T16:37:00Z">
        <w:r w:rsidR="00311E03">
          <w:t>,</w:t>
        </w:r>
      </w:ins>
      <w:ins w:id="1164" w:author="Deepak Bansal (AZURE)" w:date="2012-07-09T16:29:00Z">
        <w:r w:rsidR="00311E03">
          <w:t xml:space="preserve"> alternative mechanisms for discovering the OpenFlow controller may be supported.</w:t>
        </w:r>
      </w:ins>
    </w:p>
    <w:p w14:paraId="24A80C79" w14:textId="77777777" w:rsidR="00E64B71" w:rsidRDefault="00E64B71" w:rsidP="00BA30A0">
      <w:pPr>
        <w:pStyle w:val="Heading3"/>
      </w:pPr>
      <w:bookmarkStart w:id="1165" w:name="_Toc335146794"/>
      <w:r>
        <w:lastRenderedPageBreak/>
        <w:t xml:space="preserve">Multiple </w:t>
      </w:r>
      <w:r w:rsidRPr="005250DF">
        <w:t>Controllers</w:t>
      </w:r>
      <w:bookmarkEnd w:id="1165"/>
    </w:p>
    <w:p w14:paraId="5DF33D32" w14:textId="72391504" w:rsidR="00E64B71" w:rsidRDefault="00E64B71" w:rsidP="00E64B71">
      <w:r>
        <w:t>Section 6.3 of (1) discusses how a switch deals with multiple controllers simultaneously. This implicitly requires OF-CONFIG 1.</w:t>
      </w:r>
      <w:r w:rsidR="00D35927">
        <w:t>1</w:t>
      </w:r>
      <w:ins w:id="1166" w:author="Deepak Bansal (AZURE)" w:date="2012-08-23T08:35:00Z">
        <w:r w:rsidR="007E5785">
          <w:t>.1</w:t>
        </w:r>
      </w:ins>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1167" w:name="_Toc335146795"/>
      <w:r>
        <w:t>OpenFlow</w:t>
      </w:r>
      <w:r w:rsidR="00E64B71">
        <w:t xml:space="preserve"> Logical Switches</w:t>
      </w:r>
      <w:bookmarkEnd w:id="1167"/>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1168" w:name="_Toc335146796"/>
      <w:r>
        <w:t>Connection Interruption</w:t>
      </w:r>
      <w:bookmarkEnd w:id="1168"/>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1169" w:name="_Toc335146797"/>
      <w:r>
        <w:t>Encryption</w:t>
      </w:r>
      <w:bookmarkEnd w:id="1169"/>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1170" w:name="_Toc335146798"/>
      <w:r>
        <w:t>Queues</w:t>
      </w:r>
      <w:bookmarkEnd w:id="1170"/>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12E82468" w:rsidR="00E64B71" w:rsidRDefault="00E64B71" w:rsidP="00E64B71">
      <w:r>
        <w:t>OF-CONFIG 1.</w:t>
      </w:r>
      <w:r w:rsidR="00D35927">
        <w:t>1</w:t>
      </w:r>
      <w:ins w:id="1171" w:author="Deepak Bansal (AZURE)" w:date="2012-08-23T08:36:00Z">
        <w:r w:rsidR="007E5785">
          <w:t>.1</w:t>
        </w:r>
      </w:ins>
      <w:r>
        <w:t xml:space="preserve"> must provide means for configuring these parameters.</w:t>
      </w:r>
    </w:p>
    <w:p w14:paraId="4F475302" w14:textId="77777777" w:rsidR="00E64B71" w:rsidRDefault="00E64B71" w:rsidP="00BA30A0">
      <w:pPr>
        <w:pStyle w:val="Heading3"/>
      </w:pPr>
      <w:bookmarkStart w:id="1172" w:name="_Toc335146799"/>
      <w:r>
        <w:lastRenderedPageBreak/>
        <w:t>Ports</w:t>
      </w:r>
      <w:bookmarkEnd w:id="1172"/>
    </w:p>
    <w:p w14:paraId="7E485F18" w14:textId="25E7170E"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ins w:id="1173" w:author="Deepak Bansal (AZURE)" w:date="2012-08-23T08:37:00Z">
        <w:r w:rsidR="007404D1">
          <w:t xml:space="preserve"> </w:t>
        </w:r>
      </w:ins>
      <w:r>
        <w:t>requirement for OF-CONFIG 1.</w:t>
      </w:r>
      <w:r w:rsidR="00D35927">
        <w:t>1</w:t>
      </w:r>
      <w:ins w:id="1174" w:author="Deepak Bansal (AZURE)" w:date="2012-08-23T08:37:00Z">
        <w:r w:rsidR="007404D1">
          <w:t>.1</w:t>
        </w:r>
      </w:ins>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2D6C4A7B" w:rsidR="00E64B71" w:rsidRDefault="00E64B71" w:rsidP="00E64B71">
      <w:r>
        <w:t>OF-CONFIG 1.</w:t>
      </w:r>
      <w:r w:rsidR="00D35927">
        <w:t>1</w:t>
      </w:r>
      <w:ins w:id="1175" w:author="Deepak Bansal (AZURE)" w:date="2012-08-23T08:37:00Z">
        <w:r w:rsidR="007404D1">
          <w:t>.1</w:t>
        </w:r>
      </w:ins>
      <w:r>
        <w:t xml:space="preserve"> must provide means for configuring these parameters.</w:t>
      </w:r>
    </w:p>
    <w:p w14:paraId="575E33B9" w14:textId="2E7214B8"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ins w:id="1176" w:author="Deepak Bansal (AZURE)" w:date="2012-08-23T08:37:00Z">
        <w:r w:rsidR="007404D1">
          <w:t>can</w:t>
        </w:r>
      </w:ins>
      <w:del w:id="1177" w:author="Deepak Bansal (AZURE)" w:date="2012-08-23T08:37:00Z">
        <w:r w:rsidDel="007404D1">
          <w:delText xml:space="preserve">are </w:delText>
        </w:r>
      </w:del>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14CC7FE8" w:rsidR="00E64B71" w:rsidRDefault="00E64B71" w:rsidP="00E64B71">
      <w:r>
        <w:t>OF-CONFIG 1.</w:t>
      </w:r>
      <w:r w:rsidR="00D35927">
        <w:t>1</w:t>
      </w:r>
      <w:ins w:id="1178" w:author="Deepak Bansal (AZURE)" w:date="2012-08-23T08:37:00Z">
        <w:r w:rsidR="007404D1">
          <w:t>.1</w:t>
        </w:r>
      </w:ins>
      <w:r>
        <w:t xml:space="preserve"> must provide means for configuring these advertised features</w:t>
      </w:r>
      <w:ins w:id="1179" w:author="Deepak Bansal (AZURE)" w:date="2012-08-23T08:38:00Z">
        <w:r w:rsidR="007404D1">
          <w:t xml:space="preserve"> and for obtaining current, supported and peer-advertised state information for these features</w:t>
        </w:r>
      </w:ins>
      <w:r>
        <w:t xml:space="preserve">. </w:t>
      </w:r>
    </w:p>
    <w:p w14:paraId="727F5EBF" w14:textId="7A2C2759" w:rsidR="00E25161" w:rsidRDefault="00E25161" w:rsidP="00E64B71">
      <w:r>
        <w:t xml:space="preserve">Section 4.4 of (1) defines logical ports that are higher level abstratcions and that may include encapsulation. In addition, logical ports support passing of meta data to the controller. </w:t>
      </w:r>
      <w:ins w:id="1180" w:author="Deepak Bansal (AZURE)" w:date="2012-08-23T08:38:00Z">
        <w:r w:rsidR="007404D1">
          <w:t xml:space="preserve">These logical ports may be used in for example, datacenter scenarios for setting up virtual networks. </w:t>
        </w:r>
      </w:ins>
      <w:r>
        <w:t>OF-CONFIG 1.1</w:t>
      </w:r>
      <w:ins w:id="1181" w:author="Deepak Bansal (AZURE)" w:date="2012-08-23T08:38:00Z">
        <w:r w:rsidR="007404D1">
          <w:t>.1</w:t>
        </w:r>
      </w:ins>
      <w:r>
        <w:t xml:space="preserve"> must support the configuration of these logical ports. However, the configuration of logical ports in OF-</w:t>
      </w:r>
      <w:del w:id="1182" w:author="Thomas Dietz" w:date="2012-09-11T16:37:00Z">
        <w:r w:rsidDel="00E8573D">
          <w:delText xml:space="preserve">Config </w:delText>
        </w:r>
      </w:del>
      <w:ins w:id="1183" w:author="Thomas Dietz" w:date="2012-09-11T16:37:00Z">
        <w:r w:rsidR="00E8573D">
          <w:t xml:space="preserve">CONFIG </w:t>
        </w:r>
      </w:ins>
      <w:r>
        <w:t>1.1</w:t>
      </w:r>
      <w:ins w:id="1184" w:author="Deepak Bansal (AZURE)" w:date="2012-08-23T08:39:00Z">
        <w:r w:rsidR="007404D1">
          <w:t>.1</w:t>
        </w:r>
      </w:ins>
      <w:r>
        <w:t xml:space="preserve"> is limited to a small number of tunnels (specifically to IPinGRE, VxLAN and NVGRE) that may be used in datacenter scenarios like network virtualization. Future versions of OF-</w:t>
      </w:r>
      <w:del w:id="1185" w:author="Thomas Dietz" w:date="2012-09-11T16:37:00Z">
        <w:r w:rsidDel="00E8573D">
          <w:delText xml:space="preserve">Config </w:delText>
        </w:r>
      </w:del>
      <w:ins w:id="1186" w:author="Thomas Dietz" w:date="2012-09-11T16:37:00Z">
        <w:r w:rsidR="00E8573D">
          <w:t xml:space="preserve">CONFIG </w:t>
        </w:r>
      </w:ins>
      <w:r>
        <w:t>will support configuration of additional types of tunnels.</w:t>
      </w:r>
    </w:p>
    <w:p w14:paraId="35095525" w14:textId="77777777" w:rsidR="00D35927" w:rsidRDefault="00D35927" w:rsidP="00BA30A0">
      <w:pPr>
        <w:pStyle w:val="Heading3"/>
      </w:pPr>
      <w:bookmarkStart w:id="1187" w:name="_Toc335146800"/>
      <w:r>
        <w:lastRenderedPageBreak/>
        <w:t>Capability Discovery</w:t>
      </w:r>
      <w:bookmarkEnd w:id="1187"/>
    </w:p>
    <w:p w14:paraId="42143007" w14:textId="2BCB1DC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While configuration of these capabilities is outside the scope of OF-CONFIG 1.1</w:t>
      </w:r>
      <w:ins w:id="1188" w:author="Deepak Bansal (AZURE)" w:date="2012-08-23T08:39:00Z">
        <w:r w:rsidR="00902ADA">
          <w:t>.1</w:t>
        </w:r>
      </w:ins>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1189" w:name="_Toc335146801"/>
      <w:r>
        <w:t>Datapath ID</w:t>
      </w:r>
      <w:bookmarkEnd w:id="1189"/>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pPr>
        <w:pStyle w:val="Heading2"/>
        <w:pPrChange w:id="1190" w:author="Thomas Dietz" w:date="2012-09-11T16:55:00Z">
          <w:pPr>
            <w:pStyle w:val="Heading3"/>
          </w:pPr>
        </w:pPrChange>
      </w:pPr>
      <w:bookmarkStart w:id="1191" w:name="_Toc335146802"/>
      <w:r>
        <w:t>Operational Requirements</w:t>
      </w:r>
      <w:bookmarkEnd w:id="1191"/>
    </w:p>
    <w:p w14:paraId="6BD3358E" w14:textId="2A429AD0" w:rsidR="00E64B71" w:rsidRDefault="00E64B71" w:rsidP="00E64B71">
      <w:r>
        <w:t>The OF-CONFIG 1.</w:t>
      </w:r>
      <w:r w:rsidR="00A601F7">
        <w:t>1</w:t>
      </w:r>
      <w:ins w:id="1192" w:author="Deepak Bansal (AZURE)" w:date="2012-08-23T08:40:00Z">
        <w:r w:rsidR="00902ADA">
          <w:t>.1</w:t>
        </w:r>
      </w:ins>
      <w:r>
        <w:t xml:space="preserve"> must meet support the following scenarios:</w:t>
      </w:r>
    </w:p>
    <w:p w14:paraId="20BA7C81" w14:textId="5839DB87" w:rsidR="00E64B71" w:rsidRPr="00B937C8" w:rsidRDefault="00E64B71" w:rsidP="002C0E22">
      <w:pPr>
        <w:numPr>
          <w:ilvl w:val="0"/>
          <w:numId w:val="8"/>
        </w:numPr>
      </w:pPr>
      <w:r w:rsidRPr="00B937C8">
        <w:t>OF-CONFIG 1.</w:t>
      </w:r>
      <w:r w:rsidR="00A601F7">
        <w:t>1</w:t>
      </w:r>
      <w:ins w:id="1193" w:author="Deepak Bansal (AZURE)" w:date="2012-08-23T08:40:00Z">
        <w:r w:rsidR="00902ADA">
          <w:t>.1</w:t>
        </w:r>
      </w:ins>
      <w:r w:rsidRPr="00B937C8">
        <w:t xml:space="preserve"> must support an OpenFlow Capable Switch being configured by multiple OpenFlow </w:t>
      </w:r>
      <w:r w:rsidRPr="00B67448">
        <w:t>Configuration</w:t>
      </w:r>
      <w:r w:rsidRPr="00B937C8">
        <w:t xml:space="preserve"> Points.</w:t>
      </w:r>
    </w:p>
    <w:p w14:paraId="2D471457" w14:textId="3EA7AC33" w:rsidR="00E64B71" w:rsidRPr="00B937C8" w:rsidRDefault="00E64B71" w:rsidP="002C0E22">
      <w:pPr>
        <w:numPr>
          <w:ilvl w:val="0"/>
          <w:numId w:val="8"/>
        </w:numPr>
      </w:pPr>
      <w:r w:rsidRPr="00B937C8">
        <w:t>OF-CONFIG 1.</w:t>
      </w:r>
      <w:r w:rsidR="00A601F7">
        <w:t>1</w:t>
      </w:r>
      <w:ins w:id="1194" w:author="Deepak Bansal (AZURE)" w:date="2012-08-23T08:40:00Z">
        <w:r w:rsidR="00902ADA">
          <w:t>.1</w:t>
        </w:r>
      </w:ins>
      <w:r w:rsidRPr="00B937C8">
        <w:t xml:space="preserve"> must support an OpenFlow Configuration Point managing multiple OpenFlow Capable Switches.</w:t>
      </w:r>
    </w:p>
    <w:p w14:paraId="1AE41F48" w14:textId="4185F86B" w:rsidR="00E64B71" w:rsidRPr="00B937C8" w:rsidRDefault="00E64B71" w:rsidP="002C0E22">
      <w:pPr>
        <w:numPr>
          <w:ilvl w:val="0"/>
          <w:numId w:val="8"/>
        </w:numPr>
      </w:pPr>
      <w:r w:rsidRPr="00B937C8">
        <w:t>OF-CONFIG 1.</w:t>
      </w:r>
      <w:r w:rsidR="00A601F7">
        <w:t>1</w:t>
      </w:r>
      <w:ins w:id="1195" w:author="Deepak Bansal (AZURE)" w:date="2012-08-23T08:40:00Z">
        <w:r w:rsidR="00902ADA">
          <w:t>.1</w:t>
        </w:r>
      </w:ins>
      <w:r w:rsidRPr="00B937C8">
        <w:t xml:space="preserve"> must support an OpenFlow Logical Switch being controlled by multiple OpenFlow Controllers.</w:t>
      </w:r>
    </w:p>
    <w:p w14:paraId="3C90C02F" w14:textId="4B97FD2F" w:rsidR="00E64B71" w:rsidRDefault="00E64B71" w:rsidP="002C0E22">
      <w:pPr>
        <w:numPr>
          <w:ilvl w:val="0"/>
          <w:numId w:val="8"/>
        </w:numPr>
      </w:pPr>
      <w:r w:rsidRPr="00B937C8">
        <w:t>OF-CONFIG 1.</w:t>
      </w:r>
      <w:r w:rsidR="00A601F7">
        <w:t>1</w:t>
      </w:r>
      <w:ins w:id="1196" w:author="Deepak Bansal (AZURE)" w:date="2012-08-23T08:41:00Z">
        <w:r w:rsidR="00902ADA">
          <w:t>.1</w:t>
        </w:r>
      </w:ins>
      <w:r w:rsidRPr="00B937C8">
        <w:t xml:space="preserve"> must support configuring ports and queues of an OpenFlow Capable Switch that have been assigned to an OpenFlow Logical Switch.</w:t>
      </w:r>
    </w:p>
    <w:p w14:paraId="465333DF" w14:textId="20D8C586" w:rsidR="00A601F7" w:rsidRDefault="00A601F7" w:rsidP="00A601F7">
      <w:pPr>
        <w:numPr>
          <w:ilvl w:val="0"/>
          <w:numId w:val="8"/>
        </w:numPr>
      </w:pPr>
      <w:r>
        <w:t>OF-CONFIG 1.1</w:t>
      </w:r>
      <w:ins w:id="1197" w:author="Deepak Bansal (AZURE)" w:date="2012-08-23T08:41:00Z">
        <w:r w:rsidR="00902ADA">
          <w:t>.1</w:t>
        </w:r>
      </w:ins>
      <w:r>
        <w:t xml:space="preserve"> must support discovery of capabilities of an OpenFlow Logical Switch</w:t>
      </w:r>
      <w:r w:rsidR="00401619">
        <w:t>.</w:t>
      </w:r>
    </w:p>
    <w:p w14:paraId="00F9BBF8" w14:textId="371E6A2A" w:rsidR="00A601F7" w:rsidRPr="00B937C8" w:rsidRDefault="00A601F7" w:rsidP="00A601F7">
      <w:pPr>
        <w:numPr>
          <w:ilvl w:val="0"/>
          <w:numId w:val="8"/>
        </w:numPr>
      </w:pPr>
      <w:r>
        <w:t>OF-CONFIG 1.1</w:t>
      </w:r>
      <w:ins w:id="1198" w:author="Deepak Bansal (AZURE)" w:date="2012-08-23T08:41:00Z">
        <w:r w:rsidR="00902ADA">
          <w:t>.1</w:t>
        </w:r>
      </w:ins>
      <w:r>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1199" w:name="_Toc335146803"/>
      <w:r>
        <w:t>Requirements for the Switch Management Protocol</w:t>
      </w:r>
      <w:bookmarkEnd w:id="1199"/>
    </w:p>
    <w:p w14:paraId="0EEAEABA" w14:textId="63B0D7B2" w:rsidR="00E64B71" w:rsidRDefault="00E64B71" w:rsidP="00E64B71">
      <w:r>
        <w:t>OF-CONFIG 1.</w:t>
      </w:r>
      <w:r w:rsidR="00A601F7">
        <w:t>1</w:t>
      </w:r>
      <w:ins w:id="1200" w:author="Deepak Bansal (AZURE)" w:date="2012-08-23T08:41:00Z">
        <w:r w:rsidR="00902ADA">
          <w:t>.1</w:t>
        </w:r>
      </w:ins>
      <w:r>
        <w:t xml:space="preserve"> defines a communication standard between an OpenFlow switch and an OpenFlow Configuration Point. It consists of a network management protocol specified in Section </w:t>
      </w:r>
      <w:ins w:id="1201" w:author="Thomas Dietz" w:date="2012-09-11T15:40:00Z">
        <w:r w:rsidR="00C92724">
          <w:t>7</w:t>
        </w:r>
      </w:ins>
      <w:del w:id="1202" w:author="Thomas Dietz" w:date="2012-09-11T15:40:00Z">
        <w:r w:rsidDel="00C92724">
          <w:delText>8</w:delText>
        </w:r>
      </w:del>
      <w:r>
        <w:t xml:space="preserve"> and a data model defined in Section </w:t>
      </w:r>
      <w:del w:id="1203" w:author="Thomas Dietz" w:date="2012-09-11T15:40:00Z">
        <w:r w:rsidR="00554195" w:rsidDel="00C92724">
          <w:fldChar w:fldCharType="begin"/>
        </w:r>
        <w:r w:rsidDel="00C92724">
          <w:delInstrText xml:space="preserve"> REF _Ref316762640 \r \h </w:delInstrText>
        </w:r>
        <w:r w:rsidR="00554195" w:rsidDel="00C92724">
          <w:fldChar w:fldCharType="separate"/>
        </w:r>
        <w:r w:rsidR="00C92724" w:rsidDel="00C92724">
          <w:delText>7</w:delText>
        </w:r>
        <w:r w:rsidR="00554195" w:rsidDel="00C92724">
          <w:fldChar w:fldCharType="end"/>
        </w:r>
      </w:del>
      <w:ins w:id="1204" w:author="Thomas Dietz" w:date="2012-09-11T15:40:00Z">
        <w:r w:rsidR="00C92724">
          <w:t>8</w:t>
        </w:r>
      </w:ins>
      <w:r>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lastRenderedPageBreak/>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19C2FA77"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w:t>
      </w:r>
      <w:ins w:id="1205" w:author="Deepak Bansal (AZURE)" w:date="2012-08-23T08:43:00Z">
        <w:r w:rsidR="00902ADA">
          <w:t>.1</w:t>
        </w:r>
      </w:ins>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5C6F2231" w:rsidR="005A3974" w:rsidRDefault="005A3974">
      <w:pPr>
        <w:pStyle w:val="Heading1"/>
        <w:rPr>
          <w:ins w:id="1206" w:author="Deepak Bansal (AZURE)" w:date="2012-08-25T05:24:00Z"/>
        </w:rPr>
        <w:pPrChange w:id="1207" w:author="Thomas Dietz" w:date="2012-09-11T16:55:00Z">
          <w:pPr/>
        </w:pPrChange>
      </w:pPr>
      <w:bookmarkStart w:id="1208" w:name="_Ref316762640"/>
      <w:bookmarkStart w:id="1209" w:name="_Toc335146804"/>
      <w:ins w:id="1210" w:author="Deepak Bansal (AZURE)" w:date="2012-08-25T05:25:00Z">
        <w:r>
          <w:t>N</w:t>
        </w:r>
        <w:del w:id="1211" w:author="Thomas Dietz" w:date="2012-09-11T15:41:00Z">
          <w:r w:rsidDel="00C92724">
            <w:delText>etconf</w:delText>
          </w:r>
        </w:del>
      </w:ins>
      <w:ins w:id="1212" w:author="Thomas Dietz" w:date="2012-09-11T15:41:00Z">
        <w:r w:rsidR="00C92724">
          <w:t>ETCONF</w:t>
        </w:r>
      </w:ins>
      <w:ins w:id="1213" w:author="Deepak Bansal (AZURE)" w:date="2012-08-25T05:25:00Z">
        <w:r>
          <w:t xml:space="preserve"> as the </w:t>
        </w:r>
      </w:ins>
      <w:ins w:id="1214" w:author="Thomas Dietz" w:date="2012-09-11T15:41:00Z">
        <w:r w:rsidR="00C92724">
          <w:t>T</w:t>
        </w:r>
      </w:ins>
      <w:ins w:id="1215" w:author="Deepak Bansal (AZURE)" w:date="2012-08-25T05:25:00Z">
        <w:del w:id="1216" w:author="Thomas Dietz" w:date="2012-09-11T15:41:00Z">
          <w:r w:rsidDel="00C92724">
            <w:delText>t</w:delText>
          </w:r>
        </w:del>
        <w:r>
          <w:t xml:space="preserve">ransport </w:t>
        </w:r>
      </w:ins>
      <w:ins w:id="1217" w:author="Thomas Dietz" w:date="2012-09-11T15:41:00Z">
        <w:r w:rsidR="00C92724">
          <w:t>P</w:t>
        </w:r>
      </w:ins>
      <w:ins w:id="1218" w:author="Deepak Bansal (AZURE)" w:date="2012-08-25T05:25:00Z">
        <w:del w:id="1219" w:author="Thomas Dietz" w:date="2012-09-11T15:41:00Z">
          <w:r w:rsidDel="00C92724">
            <w:delText>p</w:delText>
          </w:r>
        </w:del>
        <w:r>
          <w:t>rotocol</w:t>
        </w:r>
      </w:ins>
      <w:bookmarkEnd w:id="1209"/>
    </w:p>
    <w:p w14:paraId="5A6D7858" w14:textId="2169ED5D" w:rsidR="005A3974" w:rsidRPr="006F4495" w:rsidRDefault="005A3974" w:rsidP="005A3974">
      <w:pPr>
        <w:rPr>
          <w:rFonts w:cstheme="minorHAnsi"/>
        </w:rPr>
      </w:pPr>
      <w:moveToRangeStart w:id="1220" w:author="Deepak Bansal (AZURE)" w:date="2012-08-25T05:24:00Z" w:name="move333635574"/>
      <w:moveTo w:id="1221" w:author="Deepak Bansal (AZURE)" w:date="2012-08-25T05:24:00Z">
        <w:r w:rsidRPr="006F4495">
          <w:rPr>
            <w:rFonts w:cstheme="minorHAnsi"/>
          </w:rPr>
          <w:t>The OF-CONFIG1.</w:t>
        </w:r>
        <w:r>
          <w:rPr>
            <w:rFonts w:cstheme="minorHAnsi"/>
          </w:rPr>
          <w:t>1</w:t>
        </w:r>
      </w:moveTo>
      <w:ins w:id="1222" w:author="Deepak Bansal (AZURE)" w:date="2012-08-25T05:26:00Z">
        <w:r>
          <w:rPr>
            <w:rFonts w:cstheme="minorHAnsi"/>
          </w:rPr>
          <w:t>.1</w:t>
        </w:r>
      </w:ins>
      <w:moveTo w:id="1223" w:author="Deepak Bansal (AZURE)" w:date="2012-08-25T05:24:00Z">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w:t>
        </w:r>
      </w:moveTo>
      <w:ins w:id="1224" w:author="Deepak Bansal (AZURE)" w:date="2012-08-25T05:26:00Z">
        <w:r>
          <w:rPr>
            <w:rFonts w:cstheme="minorHAnsi"/>
          </w:rPr>
          <w:t>.1</w:t>
        </w:r>
      </w:ins>
      <w:moveTo w:id="1225" w:author="Deepak Bansal (AZURE)" w:date="2012-08-25T05:24:00Z">
        <w:r w:rsidRPr="006F4495">
          <w:rPr>
            <w:rFonts w:cstheme="minorHAnsi"/>
          </w:rPr>
          <w:t xml:space="preserve"> requires that devices supporting OF-CONFIG1.</w:t>
        </w:r>
        <w:r>
          <w:rPr>
            <w:rFonts w:cstheme="minorHAnsi"/>
          </w:rPr>
          <w:t>1</w:t>
        </w:r>
      </w:moveTo>
      <w:ins w:id="1226" w:author="Deepak Bansal (AZURE)" w:date="2012-08-25T05:26:00Z">
        <w:r>
          <w:rPr>
            <w:rFonts w:cstheme="minorHAnsi"/>
          </w:rPr>
          <w:t>.1</w:t>
        </w:r>
      </w:ins>
      <w:moveTo w:id="1227" w:author="Deepak Bansal (AZURE)" w:date="2012-08-25T05:24:00Z">
        <w:r w:rsidRPr="006F4495">
          <w:rPr>
            <w:rFonts w:cstheme="minorHAnsi"/>
          </w:rPr>
          <w:t xml:space="preserve"> MUST implement </w:t>
        </w:r>
      </w:moveTo>
      <w:ins w:id="1228" w:author="Thomas Dietz" w:date="2012-09-11T15:41:00Z">
        <w:r w:rsidR="00C92724">
          <w:rPr>
            <w:rFonts w:cstheme="minorHAnsi"/>
          </w:rPr>
          <w:t xml:space="preserve">the </w:t>
        </w:r>
      </w:ins>
      <w:moveTo w:id="1229" w:author="Deepak Bansal (AZURE)" w:date="2012-08-25T05:24:00Z">
        <w:r w:rsidRPr="006F4495">
          <w:rPr>
            <w:rFonts w:cstheme="minorHAnsi"/>
          </w:rPr>
          <w:t>NETCONF protocol (4) as the</w:t>
        </w:r>
      </w:moveTo>
      <w:ins w:id="1230" w:author="Thomas Dietz" w:date="2012-09-11T15:42:00Z">
        <w:r w:rsidR="00C92724">
          <w:rPr>
            <w:rFonts w:cstheme="minorHAnsi"/>
          </w:rPr>
          <w:t>ir</w:t>
        </w:r>
      </w:ins>
      <w:moveTo w:id="1231" w:author="Deepak Bansal (AZURE)" w:date="2012-08-25T05:24:00Z">
        <w:r w:rsidRPr="006F4495">
          <w:rPr>
            <w:rFonts w:cstheme="minorHAnsi"/>
          </w:rPr>
          <w:t xml:space="preserve"> transport</w:t>
        </w:r>
      </w:moveTo>
      <w:ins w:id="1232" w:author="Thomas Dietz" w:date="2012-09-11T15:42:00Z">
        <w:r w:rsidR="00C92724">
          <w:rPr>
            <w:rFonts w:cstheme="minorHAnsi"/>
          </w:rPr>
          <w:t xml:space="preserve"> protocol</w:t>
        </w:r>
      </w:ins>
      <w:moveTo w:id="1233" w:author="Deepak Bansal (AZURE)" w:date="2012-08-25T05:24:00Z">
        <w:r w:rsidRPr="006F4495">
          <w:rPr>
            <w:rFonts w:cstheme="minorHAnsi"/>
          </w:rPr>
          <w:t xml:space="preserve">. This in turn implies as specified by </w:t>
        </w:r>
      </w:moveTo>
      <w:ins w:id="1234" w:author="Thomas Dietz" w:date="2012-09-11T15:42:00Z">
        <w:r w:rsidR="00C92724">
          <w:rPr>
            <w:rFonts w:cstheme="minorHAnsi"/>
          </w:rPr>
          <w:t xml:space="preserve">the </w:t>
        </w:r>
      </w:ins>
      <w:moveTo w:id="1235" w:author="Deepak Bansal (AZURE)" w:date="2012-08-25T05:24:00Z">
        <w:r w:rsidRPr="006F4495">
          <w:rPr>
            <w:rFonts w:cstheme="minorHAnsi"/>
          </w:rPr>
          <w:t>NETCONF specification that OpenFlow Capable Switches supporting OF-CONFIG1.</w:t>
        </w:r>
        <w:r>
          <w:rPr>
            <w:rFonts w:cstheme="minorHAnsi"/>
          </w:rPr>
          <w:t>1</w:t>
        </w:r>
      </w:moveTo>
      <w:ins w:id="1236" w:author="Deepak Bansal (AZURE)" w:date="2012-08-25T05:27:00Z">
        <w:r>
          <w:rPr>
            <w:rFonts w:cstheme="minorHAnsi"/>
          </w:rPr>
          <w:t>.1</w:t>
        </w:r>
      </w:ins>
      <w:moveTo w:id="1237" w:author="Deepak Bansal (AZURE)" w:date="2012-08-25T05:24:00Z">
        <w:r w:rsidRPr="006F4495">
          <w:rPr>
            <w:rFonts w:cstheme="minorHAnsi"/>
          </w:rPr>
          <w:t xml:space="preserve"> must implement SSH as a transport protocol. In addition, the OpenFlow Capable Switches implementing OF-CONFIG1.</w:t>
        </w:r>
        <w:r>
          <w:rPr>
            <w:rFonts w:cstheme="minorHAnsi"/>
          </w:rPr>
          <w:t>1</w:t>
        </w:r>
      </w:moveTo>
      <w:ins w:id="1238" w:author="Deepak Bansal (AZURE)" w:date="2012-08-25T05:27:00Z">
        <w:r>
          <w:rPr>
            <w:rFonts w:cstheme="minorHAnsi"/>
          </w:rPr>
          <w:t>.1</w:t>
        </w:r>
      </w:ins>
      <w:moveTo w:id="1239" w:author="Deepak Bansal (AZURE)" w:date="2012-08-25T05:24:00Z">
        <w:r w:rsidRPr="006F4495">
          <w:rPr>
            <w:rFonts w:cstheme="minorHAnsi"/>
          </w:rPr>
          <w:t xml:space="preserve"> protocol may implement additional transports such as Web Services-Management or something else. Future versions of OF-CONFIG may specify binding to these additional transports.</w:t>
        </w:r>
      </w:moveTo>
    </w:p>
    <w:p w14:paraId="34AEA375" w14:textId="528F9654" w:rsidR="005A3974" w:rsidRDefault="005A3974" w:rsidP="005A3974">
      <w:pPr>
        <w:rPr>
          <w:rFonts w:cstheme="minorHAnsi"/>
        </w:rPr>
      </w:pPr>
      <w:moveTo w:id="1240" w:author="Deepak Bansal (AZURE)" w:date="2012-08-25T05:24:00Z">
        <w:r w:rsidRPr="006F4495">
          <w:rPr>
            <w:rFonts w:cstheme="minorHAnsi"/>
          </w:rPr>
          <w:t>NETCONF is a stable protocol that has been standardized for several years now. It is widely available on various platforms and achieves the needs for OF-CONFIG1.</w:t>
        </w:r>
        <w:r>
          <w:rPr>
            <w:rFonts w:cstheme="minorHAnsi"/>
          </w:rPr>
          <w:t>1</w:t>
        </w:r>
      </w:moveTo>
      <w:ins w:id="1241" w:author="Deepak Bansal (AZURE)" w:date="2012-08-25T05:27:00Z">
        <w:r>
          <w:rPr>
            <w:rFonts w:cstheme="minorHAnsi"/>
          </w:rPr>
          <w:t>.1</w:t>
        </w:r>
      </w:ins>
      <w:moveTo w:id="1242" w:author="Deepak Bansal (AZURE)" w:date="2012-08-25T05:24:00Z">
        <w:r w:rsidRPr="006F4495">
          <w:rPr>
            <w:rFonts w:cstheme="minorHAnsi"/>
          </w:rPr>
          <w:t xml:space="preserve">. NETCONF defines a set of operations on top of a messaging layer (RPC). </w:t>
        </w:r>
      </w:moveTo>
      <w:ins w:id="1243" w:author="Thomas Dietz" w:date="2012-09-11T15:43:00Z">
        <w:r w:rsidR="00C92724">
          <w:rPr>
            <w:rFonts w:cstheme="minorHAnsi"/>
          </w:rPr>
          <w:t xml:space="preserve">The </w:t>
        </w:r>
      </w:ins>
      <w:moveTo w:id="1244" w:author="Deepak Bansal (AZURE)" w:date="2012-08-25T05:24:00Z">
        <w:del w:id="1245" w:author="Thomas Dietz" w:date="2012-09-11T15:43:00Z">
          <w:r w:rsidRPr="006F4495" w:rsidDel="00C92724">
            <w:rPr>
              <w:rFonts w:cstheme="minorHAnsi"/>
            </w:rPr>
            <w:delText xml:space="preserve">Below </w:delText>
          </w:r>
        </w:del>
        <w:r w:rsidRPr="006F4495">
          <w:rPr>
            <w:rFonts w:cstheme="minorHAnsi"/>
          </w:rPr>
          <w:t xml:space="preserve">diagram </w:t>
        </w:r>
      </w:moveTo>
      <w:ins w:id="1246" w:author="Thomas Dietz" w:date="2012-09-11T15:43:00Z">
        <w:r w:rsidR="00C92724">
          <w:rPr>
            <w:rFonts w:cstheme="minorHAnsi"/>
          </w:rPr>
          <w:t xml:space="preserve">below </w:t>
        </w:r>
      </w:ins>
      <w:moveTo w:id="1247" w:author="Deepak Bansal (AZURE)" w:date="2012-08-25T05:24:00Z">
        <w:r w:rsidRPr="006F4495">
          <w:rPr>
            <w:rFonts w:cstheme="minorHAnsi"/>
          </w:rPr>
          <w:t xml:space="preserve">shows the various layers of </w:t>
        </w:r>
      </w:moveTo>
      <w:ins w:id="1248" w:author="Thomas Dietz" w:date="2012-09-11T15:43:00Z">
        <w:r w:rsidR="00C92724">
          <w:rPr>
            <w:rFonts w:cstheme="minorHAnsi"/>
          </w:rPr>
          <w:t xml:space="preserve">the </w:t>
        </w:r>
      </w:ins>
      <w:moveTo w:id="1249" w:author="Deepak Bansal (AZURE)" w:date="2012-08-25T05:24:00Z">
        <w:r w:rsidRPr="006F4495">
          <w:rPr>
            <w:rFonts w:cstheme="minorHAnsi"/>
          </w:rPr>
          <w:t>NETCONF protocol.</w:t>
        </w:r>
      </w:moveTo>
    </w:p>
    <w:p w14:paraId="2AC19107" w14:textId="77777777" w:rsidR="005A3974" w:rsidRPr="009F1B7D" w:rsidRDefault="005A3974" w:rsidP="005A3974"/>
    <w:p w14:paraId="5EE584FF" w14:textId="77777777" w:rsidR="005A3974" w:rsidRPr="009F1B7D" w:rsidRDefault="005A3974" w:rsidP="005A3974">
      <w:pPr>
        <w:keepNext/>
        <w:jc w:val="center"/>
      </w:pPr>
      <w:moveTo w:id="1250" w:author="Deepak Bansal (AZURE)" w:date="2012-08-25T05:24:00Z">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moveTo>
    </w:p>
    <w:p w14:paraId="262C011B" w14:textId="77777777" w:rsidR="005A3974" w:rsidRPr="00A3202A" w:rsidRDefault="005A3974" w:rsidP="005A3974">
      <w:pPr>
        <w:pStyle w:val="Caption"/>
      </w:pPr>
      <w:moveTo w:id="1251" w:author="Deepak Bansal (AZURE)" w:date="2012-08-25T05:24:00Z">
        <w:r w:rsidRPr="00CE3A81">
          <w:t xml:space="preserve">Figure </w:t>
        </w:r>
        <w:r>
          <w:fldChar w:fldCharType="begin"/>
        </w:r>
        <w:r>
          <w:instrText xml:space="preserve"> SEQ Figure \* ARABIC </w:instrText>
        </w:r>
        <w:r>
          <w:fldChar w:fldCharType="separate"/>
        </w:r>
        <w:r w:rsidRPr="00CE3A81">
          <w:t>1</w:t>
        </w:r>
        <w:r>
          <w:fldChar w:fldCharType="end"/>
        </w:r>
        <w:r>
          <w:t>6 NETCONF Layers and Examples</w:t>
        </w:r>
      </w:moveTo>
    </w:p>
    <w:p w14:paraId="013333D1" w14:textId="78AC6824" w:rsidR="005A3974" w:rsidRPr="00C31DBC" w:rsidRDefault="005A3974" w:rsidP="005A3974">
      <w:pPr>
        <w:rPr>
          <w:rFonts w:cstheme="minorHAnsi"/>
        </w:rPr>
      </w:pPr>
      <w:moveTo w:id="1252" w:author="Deepak Bansal (AZURE)" w:date="2012-08-25T05:24:00Z">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moveTo>
      <w:ins w:id="1253" w:author="Thomas Dietz" w:date="2012-09-11T15:44:00Z">
        <w:r w:rsidR="00C92724">
          <w:rPr>
            <w:rFonts w:cstheme="minorHAnsi"/>
          </w:rPr>
          <w:t xml:space="preserve">the </w:t>
        </w:r>
      </w:ins>
      <w:moveTo w:id="1254" w:author="Deepak Bansal (AZURE)" w:date="2012-08-25T05:24:00Z">
        <w:r w:rsidRPr="00C31DBC">
          <w:rPr>
            <w:rFonts w:cstheme="minorHAnsi"/>
          </w:rPr>
          <w:t>next versions</w:t>
        </w:r>
      </w:moveTo>
      <w:ins w:id="1255" w:author="Thomas Dietz" w:date="2012-09-11T15:44:00Z">
        <w:r w:rsidR="00C92724">
          <w:rPr>
            <w:rFonts w:cstheme="minorHAnsi"/>
          </w:rPr>
          <w:t xml:space="preserve"> of this document</w:t>
        </w:r>
      </w:ins>
      <w:moveTo w:id="1256" w:author="Deepak Bansal (AZURE)" w:date="2012-08-25T05:24:00Z">
        <w:r w:rsidRPr="00C31DBC">
          <w:rPr>
            <w:rFonts w:cstheme="minorHAnsi"/>
          </w:rPr>
          <w:t xml:space="preserve">. </w:t>
        </w:r>
      </w:moveTo>
    </w:p>
    <w:p w14:paraId="24578596" w14:textId="09242724" w:rsidR="005A3974" w:rsidRPr="00C31DBC" w:rsidRDefault="005A3974" w:rsidP="005A3974">
      <w:pPr>
        <w:rPr>
          <w:rFonts w:cstheme="minorHAnsi"/>
        </w:rPr>
      </w:pPr>
      <w:moveTo w:id="1257" w:author="Deepak Bansal (AZURE)" w:date="2012-08-25T05:24:00Z">
        <w:r w:rsidRPr="00C31DBC">
          <w:rPr>
            <w:rFonts w:cstheme="minorHAnsi"/>
          </w:rPr>
          <w:t>The NETCONF protocol meets the OF-CONFIG 1.</w:t>
        </w:r>
        <w:r>
          <w:rPr>
            <w:rFonts w:cstheme="minorHAnsi"/>
          </w:rPr>
          <w:t>1</w:t>
        </w:r>
      </w:moveTo>
      <w:ins w:id="1258" w:author="Deepak Bansal (AZURE)" w:date="2012-08-25T05:27:00Z">
        <w:r>
          <w:rPr>
            <w:rFonts w:cstheme="minorHAnsi"/>
          </w:rPr>
          <w:t>.1</w:t>
        </w:r>
      </w:ins>
      <w:moveTo w:id="1259" w:author="Deepak Bansal (AZURE)" w:date="2012-08-25T05:24:00Z">
        <w:r w:rsidRPr="00C31DBC">
          <w:rPr>
            <w:rFonts w:cstheme="minorHAnsi"/>
          </w:rPr>
          <w:t xml:space="preserve"> requirements for communication between an OpenFlow Configuration Point and an OpenFlow switch as listed in Section 6.3. In addition, if future needs of OF-CONFIG are not met by </w:t>
        </w:r>
      </w:moveTo>
      <w:ins w:id="1260" w:author="Thomas Dietz" w:date="2012-09-11T15:44:00Z">
        <w:r w:rsidR="00C92724">
          <w:rPr>
            <w:rFonts w:cstheme="minorHAnsi"/>
          </w:rPr>
          <w:t xml:space="preserve">the </w:t>
        </w:r>
      </w:ins>
      <w:moveTo w:id="1261" w:author="Deepak Bansal (AZURE)" w:date="2012-08-25T05:24:00Z">
        <w:r w:rsidRPr="00C31DBC">
          <w:rPr>
            <w:rFonts w:cstheme="minorHAnsi"/>
          </w:rPr>
          <w:t>NETCONF protocol, NETCONF is extensible which will allow OF-CONFIG to extend NETCONF for its purpose.</w:t>
        </w:r>
      </w:moveTo>
    </w:p>
    <w:p w14:paraId="4CAC88DC" w14:textId="77777777" w:rsidR="005A3974" w:rsidRPr="00C31DBC" w:rsidRDefault="005A3974" w:rsidP="005A3974">
      <w:pPr>
        <w:numPr>
          <w:ilvl w:val="0"/>
          <w:numId w:val="12"/>
        </w:numPr>
        <w:rPr>
          <w:rFonts w:cstheme="minorHAnsi"/>
        </w:rPr>
      </w:pPr>
      <w:moveTo w:id="1262" w:author="Deepak Bansal (AZURE)" w:date="2012-08-25T05:24:00Z">
        <w:r w:rsidRPr="00C31DBC">
          <w:rPr>
            <w:rFonts w:cstheme="minorHAnsi"/>
          </w:rPr>
          <w:t>It supports TLS as communication transport protocol (directly or with SOAP or BEEP in between) that can be used for providing integrity, privacy, and mutual authentication.</w:t>
        </w:r>
      </w:moveTo>
    </w:p>
    <w:p w14:paraId="120B3C33" w14:textId="77777777" w:rsidR="005A3974" w:rsidRPr="00C31DBC" w:rsidRDefault="005A3974" w:rsidP="005A3974">
      <w:pPr>
        <w:numPr>
          <w:ilvl w:val="0"/>
          <w:numId w:val="12"/>
        </w:numPr>
        <w:rPr>
          <w:rFonts w:cstheme="minorHAnsi"/>
        </w:rPr>
      </w:pPr>
      <w:moveTo w:id="1263" w:author="Deepak Bansal (AZURE)" w:date="2012-08-25T05:24:00Z">
        <w:r w:rsidRPr="00C31DBC">
          <w:rPr>
            <w:rFonts w:cstheme="minorHAnsi"/>
          </w:rPr>
          <w:t>All specified transport mappings for NETCONF use TLS or TCP as underlying transport protocol and thus provide</w:t>
        </w:r>
        <w:del w:id="1264" w:author="Thomas Dietz" w:date="2012-09-11T15:45:00Z">
          <w:r w:rsidRPr="00C31DBC" w:rsidDel="00C92724">
            <w:rPr>
              <w:rFonts w:cstheme="minorHAnsi"/>
            </w:rPr>
            <w:delText>s</w:delText>
          </w:r>
        </w:del>
        <w:r w:rsidRPr="00C31DBC">
          <w:rPr>
            <w:rFonts w:cstheme="minorHAnsi"/>
          </w:rPr>
          <w:t xml:space="preserve"> reliable transport.</w:t>
        </w:r>
      </w:moveTo>
    </w:p>
    <w:p w14:paraId="54112B58" w14:textId="4AFE3F82" w:rsidR="005A3974" w:rsidRPr="00C31DBC" w:rsidRDefault="005A3974" w:rsidP="005A3974">
      <w:pPr>
        <w:numPr>
          <w:ilvl w:val="0"/>
          <w:numId w:val="12"/>
        </w:numPr>
        <w:rPr>
          <w:rFonts w:cstheme="minorHAnsi"/>
        </w:rPr>
      </w:pPr>
      <w:moveTo w:id="1265" w:author="Deepak Bansal (AZURE)" w:date="2012-08-25T05:24:00Z">
        <w:r w:rsidRPr="00C31DBC">
          <w:rPr>
            <w:rFonts w:cstheme="minorHAnsi"/>
          </w:rPr>
          <w:t>The common way to establish a connection with NETCONF is from the Configuration Point (configuration point) to the managed device (switch).</w:t>
        </w:r>
      </w:moveTo>
    </w:p>
    <w:p w14:paraId="31B8BF5D" w14:textId="16D7373F" w:rsidR="005A3974" w:rsidRPr="00C31DBC" w:rsidRDefault="005A3974" w:rsidP="005A3974">
      <w:pPr>
        <w:numPr>
          <w:ilvl w:val="0"/>
          <w:numId w:val="12"/>
        </w:numPr>
        <w:rPr>
          <w:rFonts w:cstheme="minorHAnsi"/>
        </w:rPr>
      </w:pPr>
      <w:moveTo w:id="1266" w:author="Deepak Bansal (AZURE)" w:date="2012-08-25T05:24:00Z">
        <w:r w:rsidRPr="00C31DBC">
          <w:rPr>
            <w:rFonts w:cstheme="minorHAnsi"/>
          </w:rPr>
          <w:t>The NETCONF standard</w:t>
        </w:r>
      </w:moveTo>
      <w:ins w:id="1267" w:author="Thomas Dietz" w:date="2012-09-11T15:46:00Z">
        <w:r w:rsidR="00C92724">
          <w:rPr>
            <w:rFonts w:cstheme="minorHAnsi"/>
          </w:rPr>
          <w:t>s</w:t>
        </w:r>
      </w:ins>
      <w:moveTo w:id="1268" w:author="Deepak Bansal (AZURE)" w:date="2012-08-25T05:24:00Z">
        <w:r w:rsidRPr="00C31DBC">
          <w:rPr>
            <w:rFonts w:cstheme="minorHAnsi"/>
          </w:rPr>
          <w:t xml:space="preserve"> support reversed configuration setup only if BEEP is used as transport protocol.</w:t>
        </w:r>
      </w:moveTo>
    </w:p>
    <w:p w14:paraId="179217F2" w14:textId="77777777" w:rsidR="005A3974" w:rsidRPr="00C31DBC" w:rsidRDefault="005A3974" w:rsidP="005A3974">
      <w:pPr>
        <w:numPr>
          <w:ilvl w:val="0"/>
          <w:numId w:val="12"/>
        </w:numPr>
        <w:rPr>
          <w:rFonts w:cstheme="minorHAnsi"/>
        </w:rPr>
      </w:pPr>
      <w:moveTo w:id="1269" w:author="Deepak Bansal (AZURE)" w:date="2012-08-25T05:24:00Z">
        <w:r w:rsidRPr="00C31DBC">
          <w:rPr>
            <w:rFonts w:cstheme="minorHAnsi"/>
          </w:rPr>
          <w:t>It supports partial switch configuration to the most fine-grain level.</w:t>
        </w:r>
      </w:moveTo>
    </w:p>
    <w:p w14:paraId="5AAD6B7D" w14:textId="77777777" w:rsidR="005A3974" w:rsidRPr="00C31DBC" w:rsidRDefault="005A3974" w:rsidP="005A3974">
      <w:pPr>
        <w:numPr>
          <w:ilvl w:val="0"/>
          <w:numId w:val="12"/>
        </w:numPr>
        <w:rPr>
          <w:rFonts w:cstheme="minorHAnsi"/>
        </w:rPr>
      </w:pPr>
      <w:moveTo w:id="1270" w:author="Deepak Bansal (AZURE)" w:date="2012-08-25T05:24:00Z">
        <w:r w:rsidRPr="00C31DBC">
          <w:rPr>
            <w:rFonts w:cstheme="minorHAnsi"/>
          </w:rPr>
          <w:t>It supports full switch configuration with a single operation.</w:t>
        </w:r>
      </w:moveTo>
    </w:p>
    <w:p w14:paraId="4A018CAD" w14:textId="77777777" w:rsidR="005A3974" w:rsidRPr="00C31DBC" w:rsidRDefault="005A3974" w:rsidP="005A3974">
      <w:pPr>
        <w:numPr>
          <w:ilvl w:val="0"/>
          <w:numId w:val="12"/>
        </w:numPr>
        <w:rPr>
          <w:rFonts w:cstheme="minorHAnsi"/>
        </w:rPr>
      </w:pPr>
      <w:moveTo w:id="1271" w:author="Deepak Bansal (AZURE)" w:date="2012-08-25T05:24:00Z">
        <w:r w:rsidRPr="00C31DBC">
          <w:rPr>
            <w:rFonts w:cstheme="minorHAnsi"/>
          </w:rPr>
          <w:t>It supports setting of configuration data.</w:t>
        </w:r>
      </w:moveTo>
    </w:p>
    <w:p w14:paraId="387EA2C3" w14:textId="77777777" w:rsidR="005A3974" w:rsidRPr="00C31DBC" w:rsidRDefault="005A3974" w:rsidP="005A3974">
      <w:pPr>
        <w:numPr>
          <w:ilvl w:val="0"/>
          <w:numId w:val="12"/>
        </w:numPr>
        <w:rPr>
          <w:rFonts w:cstheme="minorHAnsi"/>
        </w:rPr>
      </w:pPr>
      <w:moveTo w:id="1272" w:author="Deepak Bansal (AZURE)" w:date="2012-08-25T05:24:00Z">
        <w:r w:rsidRPr="00C31DBC">
          <w:rPr>
            <w:rFonts w:cstheme="minorHAnsi"/>
          </w:rPr>
          <w:t>It supports the retrieval of configuration data.</w:t>
        </w:r>
      </w:moveTo>
    </w:p>
    <w:p w14:paraId="6D36EB7A" w14:textId="77777777" w:rsidR="005A3974" w:rsidRPr="00C31DBC" w:rsidRDefault="005A3974" w:rsidP="005A3974">
      <w:pPr>
        <w:numPr>
          <w:ilvl w:val="0"/>
          <w:numId w:val="12"/>
        </w:numPr>
        <w:rPr>
          <w:rFonts w:cstheme="minorHAnsi"/>
        </w:rPr>
      </w:pPr>
      <w:moveTo w:id="1273" w:author="Deepak Bansal (AZURE)" w:date="2012-08-25T05:24:00Z">
        <w:r w:rsidRPr="00C31DBC">
          <w:rPr>
            <w:rFonts w:cstheme="minorHAnsi"/>
          </w:rPr>
          <w:lastRenderedPageBreak/>
          <w:t>It supports the retrieval of (non-configuration) status data.</w:t>
        </w:r>
      </w:moveTo>
    </w:p>
    <w:p w14:paraId="6EF4A2F3" w14:textId="77777777" w:rsidR="005A3974" w:rsidRPr="00C31DBC" w:rsidRDefault="005A3974" w:rsidP="005A3974">
      <w:pPr>
        <w:numPr>
          <w:ilvl w:val="0"/>
          <w:numId w:val="12"/>
        </w:numPr>
        <w:rPr>
          <w:rFonts w:cstheme="minorHAnsi"/>
        </w:rPr>
      </w:pPr>
      <w:moveTo w:id="1274" w:author="Deepak Bansal (AZURE)" w:date="2012-08-25T05:24:00Z">
        <w:r w:rsidRPr="00C31DBC">
          <w:rPr>
            <w:rFonts w:cstheme="minorHAnsi"/>
          </w:rPr>
          <w:t>It supports creation, modification and deletion of configuration information.</w:t>
        </w:r>
      </w:moveTo>
    </w:p>
    <w:p w14:paraId="3A1C393E" w14:textId="77777777" w:rsidR="005A3974" w:rsidRPr="00C31DBC" w:rsidRDefault="005A3974" w:rsidP="005A3974">
      <w:pPr>
        <w:numPr>
          <w:ilvl w:val="0"/>
          <w:numId w:val="12"/>
        </w:numPr>
        <w:rPr>
          <w:rFonts w:cstheme="minorHAnsi"/>
        </w:rPr>
      </w:pPr>
      <w:moveTo w:id="1275" w:author="Deepak Bansal (AZURE)" w:date="2012-08-25T05:24:00Z">
        <w:r w:rsidRPr="00C31DBC">
          <w:rPr>
            <w:rFonts w:cstheme="minorHAnsi"/>
          </w:rPr>
          <w:t>It supports returning success codes after completing a configuration operation.</w:t>
        </w:r>
      </w:moveTo>
    </w:p>
    <w:p w14:paraId="67CCC7D4" w14:textId="77777777" w:rsidR="005A3974" w:rsidRPr="00C31DBC" w:rsidRDefault="005A3974" w:rsidP="005A3974">
      <w:pPr>
        <w:numPr>
          <w:ilvl w:val="0"/>
          <w:numId w:val="12"/>
        </w:numPr>
        <w:rPr>
          <w:rFonts w:cstheme="minorHAnsi"/>
        </w:rPr>
      </w:pPr>
      <w:moveTo w:id="1276" w:author="Deepak Bansal (AZURE)" w:date="2012-08-25T05:24:00Z">
        <w:r w:rsidRPr="00C31DBC">
          <w:rPr>
            <w:rFonts w:cstheme="minorHAnsi"/>
          </w:rPr>
          <w:t>It supports support reporting error codes for partially or completely failed configuration requests.</w:t>
        </w:r>
      </w:moveTo>
    </w:p>
    <w:p w14:paraId="361AF4B8" w14:textId="77777777" w:rsidR="005A3974" w:rsidRPr="00C31DBC" w:rsidRDefault="005A3974" w:rsidP="005A3974">
      <w:pPr>
        <w:numPr>
          <w:ilvl w:val="0"/>
          <w:numId w:val="12"/>
        </w:numPr>
        <w:rPr>
          <w:rFonts w:cstheme="minorHAnsi"/>
        </w:rPr>
      </w:pPr>
      <w:moveTo w:id="1277" w:author="Deepak Bansal (AZURE)" w:date="2012-08-25T05:24:00Z">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moveTo>
    </w:p>
    <w:p w14:paraId="432B157A" w14:textId="77777777" w:rsidR="005A3974" w:rsidRPr="00C31DBC" w:rsidRDefault="005A3974" w:rsidP="005A3974">
      <w:pPr>
        <w:numPr>
          <w:ilvl w:val="0"/>
          <w:numId w:val="12"/>
        </w:numPr>
        <w:rPr>
          <w:rFonts w:cstheme="minorHAnsi"/>
        </w:rPr>
      </w:pPr>
      <w:moveTo w:id="1278" w:author="Deepak Bansal (AZURE)" w:date="2012-08-25T05:24:00Z">
        <w:r w:rsidRPr="00C31DBC">
          <w:rPr>
            <w:rFonts w:cstheme="minorHAnsi"/>
          </w:rPr>
          <w:t xml:space="preserve">It supports transaction capabilities including rollback per operation. </w:t>
        </w:r>
      </w:moveTo>
    </w:p>
    <w:p w14:paraId="66E3D2F8" w14:textId="77777777" w:rsidR="005A3974" w:rsidRPr="00C31DBC" w:rsidRDefault="005A3974" w:rsidP="005A3974">
      <w:pPr>
        <w:numPr>
          <w:ilvl w:val="0"/>
          <w:numId w:val="12"/>
        </w:numPr>
        <w:rPr>
          <w:rFonts w:cstheme="minorHAnsi"/>
        </w:rPr>
      </w:pPr>
      <w:moveTo w:id="1279" w:author="Deepak Bansal (AZURE)" w:date="2012-08-25T05:24:00Z">
        <w:r w:rsidRPr="00C31DBC">
          <w:rPr>
            <w:rFonts w:cstheme="minorHAnsi"/>
          </w:rPr>
          <w:t>With its extension defined in RFC 5277 it supports asynchronous notifications from the managed device (switch) to the Configuration Point (configuration point).</w:t>
        </w:r>
      </w:moveTo>
    </w:p>
    <w:p w14:paraId="4D215247" w14:textId="77777777" w:rsidR="005A3974" w:rsidRPr="00C31DBC" w:rsidRDefault="005A3974" w:rsidP="005A3974">
      <w:pPr>
        <w:numPr>
          <w:ilvl w:val="0"/>
          <w:numId w:val="12"/>
        </w:numPr>
        <w:rPr>
          <w:rFonts w:cstheme="minorHAnsi"/>
        </w:rPr>
      </w:pPr>
      <w:moveTo w:id="1280" w:author="Deepak Bansal (AZURE)" w:date="2012-08-25T05:24:00Z">
        <w:r w:rsidRPr="00C31DBC">
          <w:rPr>
            <w:rFonts w:cstheme="minorHAnsi"/>
          </w:rPr>
          <w:t>It is extensible. New operations can be added and its support can be checked by capability retrieval.</w:t>
        </w:r>
      </w:moveTo>
    </w:p>
    <w:p w14:paraId="125E5400" w14:textId="77777777" w:rsidR="005A3974" w:rsidDel="005A3974" w:rsidRDefault="005A3974" w:rsidP="005A3974">
      <w:pPr>
        <w:numPr>
          <w:ilvl w:val="0"/>
          <w:numId w:val="12"/>
        </w:numPr>
        <w:rPr>
          <w:del w:id="1281" w:author="Deepak Bansal (AZURE)" w:date="2012-08-25T05:25:00Z"/>
          <w:rFonts w:cstheme="minorHAnsi"/>
        </w:rPr>
      </w:pPr>
      <w:moveTo w:id="1282" w:author="Deepak Bansal (AZURE)" w:date="2012-08-25T05:24:00Z">
        <w:r w:rsidRPr="00C31DBC">
          <w:rPr>
            <w:rFonts w:cstheme="minorHAnsi"/>
          </w:rPr>
          <w:t>It supports reporting its capabilities.</w:t>
        </w:r>
      </w:moveTo>
    </w:p>
    <w:moveToRangeEnd w:id="1220"/>
    <w:p w14:paraId="312458C0" w14:textId="77777777" w:rsidR="005A3974" w:rsidRDefault="005A3974">
      <w:pPr>
        <w:numPr>
          <w:ilvl w:val="0"/>
          <w:numId w:val="12"/>
        </w:numPr>
        <w:rPr>
          <w:ins w:id="1283" w:author="Deepak Bansal (AZURE)" w:date="2012-08-25T05:24:00Z"/>
        </w:rPr>
        <w:pPrChange w:id="1284" w:author="Deepak Bansal (AZURE)" w:date="2012-08-25T05:25:00Z">
          <w:pPr>
            <w:pStyle w:val="Heading1"/>
          </w:pPr>
        </w:pPrChange>
      </w:pPr>
    </w:p>
    <w:p w14:paraId="581F3868" w14:textId="77777777" w:rsidR="00E64B71" w:rsidRDefault="00E64B71" w:rsidP="00BA30A0">
      <w:pPr>
        <w:pStyle w:val="Heading1"/>
      </w:pPr>
      <w:bookmarkStart w:id="1285" w:name="_Ref333636009"/>
      <w:bookmarkStart w:id="1286" w:name="_Toc335146805"/>
      <w:r>
        <w:t>Data Model</w:t>
      </w:r>
      <w:bookmarkEnd w:id="1208"/>
      <w:bookmarkEnd w:id="1285"/>
      <w:bookmarkEnd w:id="1286"/>
    </w:p>
    <w:p w14:paraId="40C3C0E1" w14:textId="680F5768" w:rsidR="00E64B71" w:rsidRDefault="00E64B71" w:rsidP="00E64B71">
      <w:r>
        <w:t>This section specifies the data model for OF-CONFIG 1.</w:t>
      </w:r>
      <w:r w:rsidR="00B719B3">
        <w:t>1</w:t>
      </w:r>
      <w:ins w:id="1287" w:author="Deepak Bansal (AZURE)" w:date="2012-08-23T08:43:00Z">
        <w:r w:rsidR="00902ADA">
          <w:t>.1</w:t>
        </w:r>
      </w:ins>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7649D469" w:rsidR="00E64B71" w:rsidRDefault="00E64B71" w:rsidP="002C0E22">
      <w:pPr>
        <w:numPr>
          <w:ilvl w:val="0"/>
          <w:numId w:val="11"/>
        </w:numPr>
      </w:pPr>
      <w:r>
        <w:t>a portion of an XML schema</w:t>
      </w:r>
      <w:r w:rsidR="00B719B3">
        <w:t xml:space="preserve"> </w:t>
      </w:r>
      <w:r>
        <w:t>extracted from the normative XML schema in Appendix A,</w:t>
      </w:r>
      <w:ins w:id="1288" w:author="Thomas Dietz" w:date="2012-08-13T16:02:00Z">
        <w:r w:rsidR="002B638C">
          <w:t xml:space="preserve"> including </w:t>
        </w:r>
      </w:ins>
      <w:moveToRangeStart w:id="1289" w:author="Thomas Dietz" w:date="2012-08-13T16:02:00Z" w:name="move332637088"/>
      <w:moveTo w:id="1290" w:author="Thomas Dietz" w:date="2012-08-13T16:02:00Z">
        <w:r w:rsidR="002B638C">
          <w:t>normative constraints for instances of the class extending the XML schema by semantic specifications,</w:t>
        </w:r>
      </w:moveTo>
      <w:moveToRangeEnd w:id="1289"/>
    </w:p>
    <w:p w14:paraId="612D2774" w14:textId="0708BD4D" w:rsidR="00E64B71" w:rsidDel="002B638C" w:rsidRDefault="00E64B71" w:rsidP="002B638C">
      <w:pPr>
        <w:numPr>
          <w:ilvl w:val="0"/>
          <w:numId w:val="11"/>
        </w:numPr>
        <w:rPr>
          <w:del w:id="1291" w:author="Thomas Dietz" w:date="2012-08-13T16:04:00Z"/>
        </w:rPr>
      </w:pPr>
      <w:r>
        <w:t>an example for XML code encoding an instance of the class</w:t>
      </w:r>
      <w:del w:id="1292" w:author="Deepak Bansal (AZURE)" w:date="2012-08-25T05:45:00Z">
        <w:r w:rsidDel="00065789">
          <w:delText>,</w:delText>
        </w:r>
      </w:del>
    </w:p>
    <w:p w14:paraId="1C4F8973" w14:textId="6A7A8707" w:rsidR="00E64B71" w:rsidRDefault="00E64B71" w:rsidP="002B638C">
      <w:pPr>
        <w:numPr>
          <w:ilvl w:val="0"/>
          <w:numId w:val="11"/>
        </w:numPr>
      </w:pPr>
      <w:moveFromRangeStart w:id="1293" w:author="Thomas Dietz" w:date="2012-08-13T16:02:00Z" w:name="move332637088"/>
      <w:moveFrom w:id="1294" w:author="Thomas Dietz" w:date="2012-08-13T16:02:00Z">
        <w:r w:rsidDel="002B638C">
          <w:t>normative constraints for instances of the class</w:t>
        </w:r>
        <w:r w:rsidR="00B719B3" w:rsidDel="002B638C">
          <w:t xml:space="preserve"> </w:t>
        </w:r>
        <w:r w:rsidDel="002B638C">
          <w:t>extending the XML schema by semantic specifications,</w:t>
        </w:r>
      </w:moveFrom>
      <w:moveFromRangeEnd w:id="1293"/>
    </w:p>
    <w:p w14:paraId="3258C15E" w14:textId="4F57D178" w:rsidR="00E64B71" w:rsidRDefault="00E64B71">
      <w:pPr>
        <w:ind w:left="720"/>
        <w:pPrChange w:id="1295" w:author="Deepak Bansal (AZURE)" w:date="2012-08-25T05:45:00Z">
          <w:pPr>
            <w:numPr>
              <w:numId w:val="11"/>
            </w:numPr>
            <w:ind w:left="720" w:hanging="360"/>
          </w:pPr>
        </w:pPrChange>
      </w:pPr>
      <w:del w:id="1296" w:author="Deepak Bansal (AZURE)" w:date="2012-08-25T05:45:00Z">
        <w:r w:rsidDel="00065789">
          <w:delText>a portion of a YANG (9) module</w:delText>
        </w:r>
        <w:r w:rsidR="00B719B3" w:rsidDel="00065789">
          <w:delText xml:space="preserve"> </w:delText>
        </w:r>
        <w:r w:rsidDel="00065789">
          <w:delText>ext</w:delText>
        </w:r>
      </w:del>
      <w:del w:id="1297" w:author="Deepak Bansal (AZURE)" w:date="2012-08-25T05:44:00Z">
        <w:r w:rsidDel="00065789">
          <w:delText>racted from the YANG module in Appendix B.</w:delText>
        </w:r>
      </w:del>
    </w:p>
    <w:p w14:paraId="11FEFCA8" w14:textId="3B755D26" w:rsidR="00E64B71" w:rsidRDefault="00E64B71" w:rsidP="00E64B71">
      <w:r>
        <w:t>The full XML schema and the full YANG module are listed in Appendices A and B. Normative for OF-CONFIG 1.</w:t>
      </w:r>
      <w:r w:rsidR="002A04D2">
        <w:t>1</w:t>
      </w:r>
      <w:ins w:id="1298" w:author="Deepak Bansal (AZURE)" w:date="2012-08-25T05:28:00Z">
        <w:r w:rsidR="005A3974">
          <w:t>.1</w:t>
        </w:r>
      </w:ins>
      <w:r>
        <w:t xml:space="preserve"> is the XML schema in Appendix A and the normative constraints in </w:t>
      </w:r>
      <w:ins w:id="1299" w:author="Thomas Dietz" w:date="2012-08-13T16:03:00Z">
        <w:r w:rsidR="002B638C">
          <w:t>the descriptions of the individual elements.</w:t>
        </w:r>
      </w:ins>
      <w:del w:id="1300" w:author="Thomas Dietz" w:date="2012-08-13T16:03:00Z">
        <w:r w:rsidDel="002B638C">
          <w:delText>sub-sections 7.X.4.</w:delText>
        </w:r>
      </w:del>
      <w:r>
        <w:t xml:space="preserve"> The YANG module in Appendix B incorporates the XML schema specifications as well as the normative constraints</w:t>
      </w:r>
      <w:ins w:id="1301" w:author="Deepak Bansal (AZURE)" w:date="2012-08-23T08:45:00Z">
        <w:r w:rsidR="00264303">
          <w:t xml:space="preserve"> though is not normative for this specification</w:t>
        </w:r>
      </w:ins>
      <w:r>
        <w:t>.</w:t>
      </w:r>
    </w:p>
    <w:p w14:paraId="46FB2225" w14:textId="20835E76" w:rsidR="00502971" w:rsidRDefault="00502971" w:rsidP="00E64B71">
      <w:r>
        <w:t>One of the desi</w:t>
      </w:r>
      <w:del w:id="1302" w:author="Deepak Bansal (AZURE)" w:date="2012-08-25T05:29:00Z">
        <w:r w:rsidDel="005A3974">
          <w:delText>n</w:delText>
        </w:r>
      </w:del>
      <w:r>
        <w:t>g</w:t>
      </w:r>
      <w:ins w:id="1303" w:author="Deepak Bansal (AZURE)" w:date="2012-08-25T05:29:00Z">
        <w:r w:rsidR="005A3974">
          <w:t>n</w:t>
        </w:r>
      </w:ins>
      <w:r>
        <w:t xml:space="preserve"> goals of the model is efficient and clear enc</w:t>
      </w:r>
      <w:ins w:id="1304" w:author="Deepak Bansal (AZURE)" w:date="2012-08-23T08:46:00Z">
        <w:r w:rsidR="00264303">
          <w:t>o</w:t>
        </w:r>
      </w:ins>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 xml:space="preserve">n case of a trade-off between cleanness and simplicity of the XML-based configuration and </w:t>
      </w:r>
      <w:r>
        <w:lastRenderedPageBreak/>
        <w:t>simplicity of the XML schema, usually cleanness and simplicity of the XML-based configuration has been preferred.</w:t>
      </w:r>
    </w:p>
    <w:p w14:paraId="23836D22" w14:textId="4A958D16" w:rsidR="00BA474E" w:rsidRDefault="00BA474E">
      <w:pPr>
        <w:pStyle w:val="Heading2"/>
        <w:rPr>
          <w:ins w:id="1305" w:author="Thomas Dietz" w:date="2012-09-11T16:07:00Z"/>
        </w:rPr>
        <w:pPrChange w:id="1306" w:author="Thomas Dietz" w:date="2012-09-11T16:55:00Z">
          <w:pPr>
            <w:pStyle w:val="PlainText"/>
          </w:pPr>
        </w:pPrChange>
      </w:pPr>
      <w:bookmarkStart w:id="1307" w:name="_Toc335146806"/>
      <w:ins w:id="1308" w:author="Thomas Dietz" w:date="2012-09-11T16:07:00Z">
        <w:r>
          <w:t>YANG Module</w:t>
        </w:r>
        <w:bookmarkEnd w:id="1307"/>
      </w:ins>
    </w:p>
    <w:p w14:paraId="418A4881" w14:textId="45195AD2" w:rsidR="00BA474E" w:rsidRDefault="00BA474E" w:rsidP="00BA474E">
      <w:pPr>
        <w:pStyle w:val="PlainText"/>
        <w:rPr>
          <w:ins w:id="1309" w:author="Thomas Dietz" w:date="2012-09-11T16:11:00Z"/>
        </w:rPr>
      </w:pPr>
      <w:ins w:id="1310" w:author="Thomas Dietz" w:date="2012-09-11T16:07:00Z">
        <w:r>
          <w:t xml:space="preserve">In Appendix B you can find a YANG module that conforms to the normative constraints given in </w:t>
        </w:r>
      </w:ins>
      <w:ins w:id="1311" w:author="Thomas Dietz" w:date="2012-09-11T16:08:00Z">
        <w:r>
          <w:t xml:space="preserve">XML schema of Appendix A and the </w:t>
        </w:r>
      </w:ins>
      <w:ins w:id="1312" w:author="Thomas Dietz" w:date="2012-09-11T16:09:00Z">
        <w:r>
          <w:t>additional</w:t>
        </w:r>
      </w:ins>
      <w:ins w:id="1313" w:author="Thomas Dietz" w:date="2012-09-11T16:08:00Z">
        <w:r>
          <w:t xml:space="preserve"> </w:t>
        </w:r>
      </w:ins>
      <w:ins w:id="1314" w:author="Thomas Dietz" w:date="2012-09-11T16:09:00Z">
        <w:r>
          <w:t xml:space="preserve">explanations in </w:t>
        </w:r>
      </w:ins>
      <w:ins w:id="1315" w:author="Thomas Dietz" w:date="2012-09-11T16:07:00Z">
        <w:r>
          <w:t xml:space="preserve">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w:t>
        </w:r>
      </w:ins>
      <w:ins w:id="1316" w:author="Thomas Dietz" w:date="2012-09-11T16:10:00Z">
        <w:r>
          <w:t>–</w:t>
        </w:r>
      </w:ins>
      <w:ins w:id="1317" w:author="Thomas Dietz" w:date="2012-09-11T16:07:00Z">
        <w:r>
          <w:t xml:space="preserve"> including those that are not expressible by the YANG syntax.</w:t>
        </w:r>
      </w:ins>
    </w:p>
    <w:p w14:paraId="06701E89" w14:textId="18BEC97C" w:rsidR="00BA474E" w:rsidRDefault="00BA474E">
      <w:pPr>
        <w:pStyle w:val="Heading2"/>
        <w:rPr>
          <w:ins w:id="1318" w:author="Thomas Dietz" w:date="2012-09-11T16:07:00Z"/>
        </w:rPr>
        <w:pPrChange w:id="1319" w:author="Thomas Dietz" w:date="2012-09-11T16:55:00Z">
          <w:pPr>
            <w:pStyle w:val="PlainText"/>
          </w:pPr>
        </w:pPrChange>
      </w:pPr>
      <w:bookmarkStart w:id="1320" w:name="_Toc335146807"/>
      <w:ins w:id="1321" w:author="Thomas Dietz" w:date="2012-09-11T16:11:00Z">
        <w:r>
          <w:t>Core Data Model</w:t>
        </w:r>
      </w:ins>
      <w:bookmarkEnd w:id="1320"/>
    </w:p>
    <w:p w14:paraId="7E2F73C6" w14:textId="5169D032" w:rsidR="00E64B71" w:rsidRDefault="00E64B71" w:rsidP="00E64B71">
      <w:del w:id="1322" w:author="Thomas Dietz" w:date="2012-09-11T16:12:00Z">
        <w:r w:rsidDel="00BA474E">
          <w:delText xml:space="preserve">OF-CONFIG specific terminology used for describing the model is defined in Section 5. </w:delText>
        </w:r>
      </w:del>
      <w:r>
        <w:t xml:space="preserve">The following UML diagram describes the top-level classes of the data model. </w:t>
      </w:r>
    </w:p>
    <w:p w14:paraId="7D795C5A" w14:textId="373C24FC" w:rsidR="00E64B71" w:rsidRDefault="002A241D" w:rsidP="00E64B71">
      <w:del w:id="1323" w:author="Thomas Dietz" w:date="2012-08-13T15:21:00Z">
        <w:r w:rsidDel="001D1E49">
          <w:object w:dxaOrig="8964" w:dyaOrig="7275" w14:anchorId="4EA5632E">
            <v:shape id="_x0000_i1026" type="#_x0000_t75" style="width:448.2pt;height:364.2pt" o:ole="">
              <v:imagedata r:id="rId15" o:title=""/>
            </v:shape>
            <o:OLEObject Type="Embed" ProgID="Visio.Drawing.11" ShapeID="_x0000_i1026" DrawAspect="Content" ObjectID="_1408889046" r:id="rId16"/>
          </w:object>
        </w:r>
      </w:del>
      <w:ins w:id="1324" w:author="Thomas Dietz" w:date="2012-08-13T15:21:00Z">
        <w:r w:rsidR="001D1E49">
          <w:object w:dxaOrig="8965" w:dyaOrig="7275" w14:anchorId="753617CE">
            <v:shape id="_x0000_i1027" type="#_x0000_t75" style="width:431.4pt;height:349.8pt" o:ole="">
              <v:imagedata r:id="rId17" o:title=""/>
            </v:shape>
            <o:OLEObject Type="Embed" ProgID="Visio.Drawing.11" ShapeID="_x0000_i1027" DrawAspect="Content" ObjectID="_1408889047" r:id="rId18"/>
          </w:object>
        </w:r>
      </w:ins>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50CD53F1" w:rsidR="00E64B71" w:rsidRDefault="00E64B71" w:rsidP="00E64B71">
      <w:r>
        <w:lastRenderedPageBreak/>
        <w:t>The switch contains a set of resources of different types. For OF-CONFIG 1.</w:t>
      </w:r>
      <w:r w:rsidR="00DF0F70">
        <w:t>1</w:t>
      </w:r>
      <w:ins w:id="1325" w:author="Deepak Bansal (AZURE)" w:date="2012-08-23T08:47:00Z">
        <w:r w:rsidR="00264303">
          <w:t>.1</w:t>
        </w:r>
      </w:ins>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701A147F"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w:t>
      </w:r>
      <w:del w:id="1326" w:author="Deepak Bansal (AZURE)" w:date="2012-08-23T08:48:00Z">
        <w:r w:rsidDel="00264303">
          <w:delText>v</w:delText>
        </w:r>
      </w:del>
      <w:r>
        <w:t>1.</w:t>
      </w:r>
      <w:r w:rsidR="00DF0F70">
        <w:t>1</w:t>
      </w:r>
      <w:ins w:id="1327" w:author="Deepak Bansal (AZURE)" w:date="2012-08-23T08:48:00Z">
        <w:r w:rsidR="00264303">
          <w:t>.1</w:t>
        </w:r>
      </w:ins>
      <w:r>
        <w:t>.</w:t>
      </w:r>
    </w:p>
    <w:p w14:paraId="2947D1E3" w14:textId="1B724DA2" w:rsidR="00E64B71" w:rsidDel="00264303" w:rsidRDefault="00E64B71">
      <w:pPr>
        <w:pStyle w:val="Heading2"/>
        <w:rPr>
          <w:del w:id="1328" w:author="Deepak Bansal (AZURE)" w:date="2012-08-23T08:49:00Z"/>
        </w:rPr>
        <w:pPrChange w:id="1329" w:author="Thomas Dietz" w:date="2012-09-11T16:55:00Z">
          <w:pPr/>
        </w:pPrChange>
      </w:pPr>
      <w:del w:id="1330" w:author="Deepak Bansal (AZURE)" w:date="2012-08-23T08:49:00Z">
        <w:r w:rsidDel="00264303">
          <w:delText>When issuing a NETCONF get request all elements in the requested sub-tree must be returned in the result. Those elements that can be modified by a NETCONF edit-config request or retrieved by a NETCONF get-config request are identified in the normative constraints sub-sections 8.X.4.</w:delText>
        </w:r>
        <w:bookmarkStart w:id="1331" w:name="_Toc333522884"/>
        <w:bookmarkStart w:id="1332" w:name="_Toc335146808"/>
        <w:bookmarkEnd w:id="1331"/>
        <w:bookmarkEnd w:id="1332"/>
      </w:del>
    </w:p>
    <w:p w14:paraId="434BC7A2" w14:textId="77777777" w:rsidR="00E64B71" w:rsidRDefault="00E64B71">
      <w:pPr>
        <w:pStyle w:val="Heading2"/>
        <w:pPrChange w:id="1333" w:author="Thomas Dietz" w:date="2012-09-11T16:55:00Z">
          <w:pPr/>
        </w:pPrChange>
      </w:pPr>
      <w:bookmarkStart w:id="1334" w:name="_Toc335146809"/>
      <w:r>
        <w:t>OpenFlow Capable Switch</w:t>
      </w:r>
      <w:bookmarkEnd w:id="1334"/>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pPr>
        <w:pStyle w:val="Heading3"/>
        <w:pPrChange w:id="1335" w:author="Thomas Dietz" w:date="2012-09-11T16:55:00Z">
          <w:pPr>
            <w:pStyle w:val="Heading2"/>
          </w:pPr>
        </w:pPrChange>
      </w:pPr>
      <w:bookmarkStart w:id="1336" w:name="_Toc335146810"/>
      <w:r>
        <w:t>UML Diagram</w:t>
      </w:r>
      <w:bookmarkEnd w:id="1336"/>
    </w:p>
    <w:p w14:paraId="0BFC3B0A" w14:textId="135074A8" w:rsidR="00E64B71" w:rsidRDefault="00F27C8A" w:rsidP="000B2FB6">
      <w:pPr>
        <w:jc w:val="center"/>
      </w:pPr>
      <w:del w:id="1337" w:author="Thomas Dietz" w:date="2012-08-10T13:25:00Z">
        <w:r w:rsidDel="00B80901">
          <w:object w:dxaOrig="8154" w:dyaOrig="4195" w14:anchorId="40102CBF">
            <v:shape id="_x0000_i1028" type="#_x0000_t75" style="width:406.8pt;height:208.2pt" o:ole="">
              <v:imagedata r:id="rId19" o:title=""/>
            </v:shape>
            <o:OLEObject Type="Embed" ProgID="Visio.Drawing.11" ShapeID="_x0000_i1028" DrawAspect="Content" ObjectID="_1408889048" r:id="rId20"/>
          </w:object>
        </w:r>
      </w:del>
      <w:ins w:id="1338" w:author="Thomas Dietz" w:date="2012-08-10T13:25:00Z">
        <w:r w:rsidR="00B80901">
          <w:object w:dxaOrig="8155" w:dyaOrig="4195" w14:anchorId="5AA61D9C">
            <v:shape id="_x0000_i1029" type="#_x0000_t75" style="width:408pt;height:209.4pt" o:ole="">
              <v:imagedata r:id="rId21" o:title=""/>
            </v:shape>
            <o:OLEObject Type="Embed" ProgID="Visio.Drawing.11" ShapeID="_x0000_i1029" DrawAspect="Content" ObjectID="_1408889049" r:id="rId22"/>
          </w:object>
        </w:r>
      </w:ins>
    </w:p>
    <w:p w14:paraId="6671A780" w14:textId="77777777" w:rsidR="00E64B71" w:rsidRDefault="001F476B" w:rsidP="001F476B">
      <w:pPr>
        <w:pStyle w:val="Caption"/>
      </w:pPr>
      <w:r>
        <w:lastRenderedPageBreak/>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BA30A0">
      <w:pPr>
        <w:pStyle w:val="Heading3"/>
      </w:pPr>
      <w:bookmarkStart w:id="1339" w:name="_Toc335146811"/>
      <w:r>
        <w:t xml:space="preserve">XML </w:t>
      </w:r>
      <w:r w:rsidR="001F476B">
        <w:t>Schema</w:t>
      </w:r>
      <w:bookmarkEnd w:id="1339"/>
    </w:p>
    <w:tbl>
      <w:tblPr>
        <w:tblStyle w:val="TableGrid"/>
        <w:tblW w:w="5000" w:type="pct"/>
        <w:shd w:val="clear" w:color="auto" w:fill="C8FCCD"/>
        <w:tblCellMar>
          <w:left w:w="57" w:type="dxa"/>
          <w:right w:w="57" w:type="dxa"/>
        </w:tblCellMar>
        <w:tblLook w:val="04A0" w:firstRow="1" w:lastRow="0" w:firstColumn="1" w:lastColumn="0" w:noHBand="0" w:noVBand="1"/>
        <w:tblPrChange w:id="1340" w:author="Thomas Dietz" w:date="2012-08-10T15:01:00Z">
          <w:tblPr>
            <w:tblStyle w:val="TableGrid"/>
            <w:tblW w:w="0" w:type="auto"/>
            <w:tblInd w:w="378" w:type="dxa"/>
            <w:shd w:val="clear" w:color="auto" w:fill="C8FCCD"/>
            <w:tblLook w:val="04A0" w:firstRow="1" w:lastRow="0" w:firstColumn="1" w:lastColumn="0" w:noHBand="0" w:noVBand="1"/>
          </w:tblPr>
        </w:tblPrChange>
      </w:tblPr>
      <w:tblGrid>
        <w:gridCol w:w="9474"/>
        <w:tblGridChange w:id="1341">
          <w:tblGrid>
            <w:gridCol w:w="8820"/>
          </w:tblGrid>
        </w:tblGridChange>
      </w:tblGrid>
      <w:tr w:rsidR="00D84428" w:rsidRPr="009F1B7D" w14:paraId="5BCE7943" w14:textId="77777777" w:rsidTr="002001CC">
        <w:tc>
          <w:tcPr>
            <w:tcW w:w="5000" w:type="pct"/>
            <w:shd w:val="clear" w:color="auto" w:fill="C8FCCD"/>
            <w:tcPrChange w:id="1342" w:author="Thomas Dietz" w:date="2012-08-10T15:01:00Z">
              <w:tcPr>
                <w:tcW w:w="8820" w:type="dxa"/>
                <w:shd w:val="clear" w:color="auto" w:fill="C8FCCD"/>
              </w:tcPr>
            </w:tcPrChange>
          </w:tcPr>
          <w:p w14:paraId="2C6D48FD" w14:textId="37CA0393" w:rsidR="00D84428" w:rsidRPr="009F1B7D" w:rsidDel="00DC2CE4" w:rsidRDefault="00D84428" w:rsidP="00011096">
            <w:pPr>
              <w:pStyle w:val="XML1"/>
              <w:rPr>
                <w:del w:id="1343" w:author="Thomas Dietz" w:date="2012-08-10T14:48:00Z"/>
              </w:rPr>
            </w:pPr>
            <w:del w:id="1344" w:author="Thomas Dietz" w:date="2012-08-10T14:48:00Z">
              <w:r w:rsidRPr="00DB42FD" w:rsidDel="00DC2CE4">
                <w:delText>&lt;xs:complexType name="OFCapableSwitchType"&gt;</w:delText>
              </w:r>
            </w:del>
          </w:p>
          <w:p w14:paraId="7795D4BE" w14:textId="5337917B" w:rsidR="00D84428" w:rsidRPr="009F1B7D" w:rsidDel="00DC2CE4" w:rsidRDefault="00D84428" w:rsidP="00011096">
            <w:pPr>
              <w:pStyle w:val="XML2"/>
              <w:rPr>
                <w:del w:id="1345" w:author="Thomas Dietz" w:date="2012-08-10T14:48:00Z"/>
              </w:rPr>
            </w:pPr>
            <w:del w:id="1346" w:author="Thomas Dietz" w:date="2012-08-10T14:48:00Z">
              <w:r w:rsidRPr="009F1B7D" w:rsidDel="00DC2CE4">
                <w:delText>&lt;xs:sequence&gt;</w:delText>
              </w:r>
            </w:del>
          </w:p>
          <w:p w14:paraId="4A0F7E20" w14:textId="24521912" w:rsidR="00D84428" w:rsidRPr="009F1B7D" w:rsidDel="00DC2CE4" w:rsidRDefault="00D84428" w:rsidP="00011096">
            <w:pPr>
              <w:pStyle w:val="XML3"/>
              <w:rPr>
                <w:del w:id="1347" w:author="Thomas Dietz" w:date="2012-08-10T14:48:00Z"/>
              </w:rPr>
            </w:pPr>
            <w:del w:id="1348" w:author="Thomas Dietz" w:date="2012-08-10T14:48:00Z">
              <w:r w:rsidRPr="009F1B7D" w:rsidDel="00DC2CE4">
                <w:delText>&lt;xs:element name="id"</w:delText>
              </w:r>
            </w:del>
          </w:p>
          <w:p w14:paraId="4F666A44" w14:textId="04C1CB71" w:rsidR="00D84428" w:rsidRPr="009F1B7D" w:rsidDel="00DC2CE4" w:rsidRDefault="00D84428" w:rsidP="00011096">
            <w:pPr>
              <w:pStyle w:val="XML9"/>
              <w:rPr>
                <w:del w:id="1349" w:author="Thomas Dietz" w:date="2012-08-10T14:48:00Z"/>
              </w:rPr>
            </w:pPr>
            <w:del w:id="1350" w:author="Thomas Dietz" w:date="2012-08-10T14:48:00Z">
              <w:r w:rsidRPr="009F1B7D" w:rsidDel="00DC2CE4">
                <w:delText>type="OFConfigID"/&gt;</w:delText>
              </w:r>
            </w:del>
          </w:p>
          <w:p w14:paraId="270787F9" w14:textId="202EBBC0" w:rsidR="00D84428" w:rsidRPr="009F1B7D" w:rsidDel="00DC2CE4" w:rsidRDefault="00D84428" w:rsidP="00011096">
            <w:pPr>
              <w:pStyle w:val="XML3"/>
              <w:rPr>
                <w:del w:id="1351" w:author="Thomas Dietz" w:date="2012-08-10T14:48:00Z"/>
              </w:rPr>
            </w:pPr>
            <w:del w:id="1352" w:author="Thomas Dietz" w:date="2012-08-10T14:48:00Z">
              <w:r w:rsidRPr="009F1B7D" w:rsidDel="00DC2CE4">
                <w:delText xml:space="preserve">&lt;xs:element name="configuration-points" </w:delText>
              </w:r>
            </w:del>
          </w:p>
          <w:p w14:paraId="66F82A0E" w14:textId="6D157122" w:rsidR="00D84428" w:rsidRPr="009F1B7D" w:rsidDel="00DC2CE4" w:rsidRDefault="00D84428" w:rsidP="00011096">
            <w:pPr>
              <w:pStyle w:val="XML6"/>
              <w:rPr>
                <w:del w:id="1353" w:author="Thomas Dietz" w:date="2012-08-10T14:48:00Z"/>
              </w:rPr>
            </w:pPr>
            <w:del w:id="1354" w:author="Thomas Dietz" w:date="2012-08-10T14:48:00Z">
              <w:r w:rsidRPr="009F1B7D" w:rsidDel="00DC2CE4">
                <w:delText>type="OFConfigurationPointListType"/&gt;</w:delText>
              </w:r>
            </w:del>
          </w:p>
          <w:p w14:paraId="597249AE" w14:textId="67E99CF4" w:rsidR="00D84428" w:rsidRPr="009F1B7D" w:rsidDel="00DC2CE4" w:rsidRDefault="00D84428" w:rsidP="00011096">
            <w:pPr>
              <w:pStyle w:val="XML3"/>
              <w:rPr>
                <w:del w:id="1355" w:author="Thomas Dietz" w:date="2012-08-10T14:48:00Z"/>
              </w:rPr>
            </w:pPr>
            <w:del w:id="1356" w:author="Thomas Dietz" w:date="2012-08-10T14:48:00Z">
              <w:r w:rsidRPr="009F1B7D" w:rsidDel="00DC2CE4">
                <w:delText>&lt;xs:element name="resources"</w:delText>
              </w:r>
            </w:del>
          </w:p>
          <w:p w14:paraId="108175F3" w14:textId="48123411" w:rsidR="00D84428" w:rsidRPr="009F1B7D" w:rsidDel="00DC2CE4" w:rsidRDefault="00D84428" w:rsidP="00011096">
            <w:pPr>
              <w:pStyle w:val="XML6"/>
              <w:rPr>
                <w:del w:id="1357" w:author="Thomas Dietz" w:date="2012-08-10T14:48:00Z"/>
              </w:rPr>
            </w:pPr>
            <w:del w:id="1358" w:author="Thomas Dietz" w:date="2012-08-10T14:48:00Z">
              <w:r w:rsidRPr="009F1B7D" w:rsidDel="00DC2CE4">
                <w:delText>type="OFCapableSwitchResourceListType"/&gt;</w:delText>
              </w:r>
            </w:del>
          </w:p>
          <w:p w14:paraId="5196A7AB" w14:textId="0BAC3FDB" w:rsidR="00D84428" w:rsidRPr="009F1B7D" w:rsidDel="00DC2CE4" w:rsidRDefault="00D84428" w:rsidP="00011096">
            <w:pPr>
              <w:pStyle w:val="XML3"/>
              <w:rPr>
                <w:del w:id="1359" w:author="Thomas Dietz" w:date="2012-08-10T14:48:00Z"/>
              </w:rPr>
            </w:pPr>
            <w:del w:id="1360" w:author="Thomas Dietz" w:date="2012-08-10T14:48:00Z">
              <w:r w:rsidRPr="009F1B7D" w:rsidDel="00DC2CE4">
                <w:delText>&lt;xs:element name="logical-switches"</w:delText>
              </w:r>
            </w:del>
          </w:p>
          <w:p w14:paraId="1BAB3466" w14:textId="132706A9" w:rsidR="00D84428" w:rsidRPr="009F1B7D" w:rsidDel="00DC2CE4" w:rsidRDefault="00D84428" w:rsidP="00011096">
            <w:pPr>
              <w:pStyle w:val="XML6"/>
              <w:rPr>
                <w:del w:id="1361" w:author="Thomas Dietz" w:date="2012-08-10T14:48:00Z"/>
              </w:rPr>
            </w:pPr>
            <w:del w:id="1362" w:author="Thomas Dietz" w:date="2012-08-10T14:48:00Z">
              <w:r w:rsidRPr="009F1B7D" w:rsidDel="00DC2CE4">
                <w:delText>type="OFLogicalSwitchListType"/&gt;</w:delText>
              </w:r>
            </w:del>
          </w:p>
          <w:p w14:paraId="1205E867" w14:textId="6EB50F09" w:rsidR="00D84428" w:rsidRPr="009F1B7D" w:rsidDel="00DC2CE4" w:rsidRDefault="00D84428" w:rsidP="00011096">
            <w:pPr>
              <w:pStyle w:val="XML2"/>
              <w:rPr>
                <w:del w:id="1363" w:author="Thomas Dietz" w:date="2012-08-10T14:48:00Z"/>
              </w:rPr>
            </w:pPr>
            <w:del w:id="1364" w:author="Thomas Dietz" w:date="2012-08-10T14:48:00Z">
              <w:r w:rsidRPr="009F1B7D" w:rsidDel="00DC2CE4">
                <w:delText>&lt;/xs:sequence&gt;</w:delText>
              </w:r>
            </w:del>
          </w:p>
          <w:p w14:paraId="07B16581" w14:textId="5945B573" w:rsidR="00D84428" w:rsidRPr="009F1B7D" w:rsidDel="00DC2CE4" w:rsidRDefault="00D84428" w:rsidP="00011096">
            <w:pPr>
              <w:pStyle w:val="XML1"/>
              <w:rPr>
                <w:del w:id="1365" w:author="Thomas Dietz" w:date="2012-08-10T14:48:00Z"/>
              </w:rPr>
            </w:pPr>
            <w:del w:id="1366" w:author="Thomas Dietz" w:date="2012-08-10T14:48:00Z">
              <w:r w:rsidRPr="009F1B7D" w:rsidDel="00DC2CE4">
                <w:delText>&lt;/xs:complexType&gt;</w:delText>
              </w:r>
            </w:del>
          </w:p>
          <w:p w14:paraId="3B8FAE2D" w14:textId="624ECFCC" w:rsidR="00D84428" w:rsidRPr="009F1B7D" w:rsidDel="00DC2CE4" w:rsidRDefault="00D84428" w:rsidP="00F86237">
            <w:pPr>
              <w:spacing w:line="276" w:lineRule="auto"/>
              <w:rPr>
                <w:del w:id="1367" w:author="Thomas Dietz" w:date="2012-08-10T14:48:00Z"/>
              </w:rPr>
            </w:pPr>
          </w:p>
          <w:p w14:paraId="1219C38D" w14:textId="3D0810E1" w:rsidR="00D84428" w:rsidRPr="009F1B7D" w:rsidDel="00DC2CE4" w:rsidRDefault="00D84428" w:rsidP="00011096">
            <w:pPr>
              <w:pStyle w:val="XML1"/>
              <w:rPr>
                <w:del w:id="1368" w:author="Thomas Dietz" w:date="2012-08-10T14:48:00Z"/>
              </w:rPr>
            </w:pPr>
            <w:del w:id="1369" w:author="Thomas Dietz" w:date="2012-08-10T14:48:00Z">
              <w:r w:rsidRPr="009F1B7D" w:rsidDel="00DC2CE4">
                <w:delText>&lt;xs:complexType name="OFConfigurationPointListType"&gt;</w:delText>
              </w:r>
            </w:del>
          </w:p>
          <w:p w14:paraId="016FAB7A" w14:textId="329E891D" w:rsidR="00D84428" w:rsidRPr="009F1B7D" w:rsidDel="00DC2CE4" w:rsidRDefault="00D84428" w:rsidP="00011096">
            <w:pPr>
              <w:pStyle w:val="XML2"/>
              <w:rPr>
                <w:del w:id="1370" w:author="Thomas Dietz" w:date="2012-08-10T14:48:00Z"/>
              </w:rPr>
            </w:pPr>
            <w:del w:id="1371" w:author="Thomas Dietz" w:date="2012-08-10T14:48:00Z">
              <w:r w:rsidRPr="009F1B7D" w:rsidDel="00DC2CE4">
                <w:delText>&lt;xs:sequence&gt;</w:delText>
              </w:r>
            </w:del>
          </w:p>
          <w:p w14:paraId="34122417" w14:textId="7B9C0F9E" w:rsidR="00D84428" w:rsidRPr="009F1B7D" w:rsidDel="00DC2CE4" w:rsidRDefault="00D84428" w:rsidP="00011096">
            <w:pPr>
              <w:pStyle w:val="XML3"/>
              <w:rPr>
                <w:del w:id="1372" w:author="Thomas Dietz" w:date="2012-08-10T14:48:00Z"/>
              </w:rPr>
            </w:pPr>
            <w:del w:id="1373" w:author="Thomas Dietz" w:date="2012-08-10T14:48:00Z">
              <w:r w:rsidRPr="009F1B7D" w:rsidDel="00DC2CE4">
                <w:delText>&lt;xs:element name=“configuration-point”</w:delText>
              </w:r>
            </w:del>
          </w:p>
          <w:p w14:paraId="36FF45BF" w14:textId="5C9D5E43" w:rsidR="00D84428" w:rsidRPr="009F1B7D" w:rsidDel="00DC2CE4" w:rsidRDefault="00D84428" w:rsidP="00011096">
            <w:pPr>
              <w:pStyle w:val="XML9"/>
              <w:rPr>
                <w:del w:id="1374" w:author="Thomas Dietz" w:date="2012-08-10T14:48:00Z"/>
              </w:rPr>
            </w:pPr>
            <w:del w:id="1375" w:author="Thomas Dietz" w:date="2012-08-10T14:48:00Z">
              <w:r w:rsidRPr="009F1B7D" w:rsidDel="00DC2CE4">
                <w:delText xml:space="preserve">type="OFConfigurationPointType" </w:delText>
              </w:r>
            </w:del>
          </w:p>
          <w:p w14:paraId="7A2388FC" w14:textId="638711F9" w:rsidR="00D84428" w:rsidRPr="009F1B7D" w:rsidDel="00DC2CE4" w:rsidRDefault="00D84428" w:rsidP="00011096">
            <w:pPr>
              <w:pStyle w:val="XML9"/>
              <w:rPr>
                <w:del w:id="1376" w:author="Thomas Dietz" w:date="2012-08-10T14:48:00Z"/>
              </w:rPr>
            </w:pPr>
            <w:del w:id="1377" w:author="Thomas Dietz" w:date="2012-08-10T14:48:00Z">
              <w:r w:rsidRPr="009F1B7D" w:rsidDel="00DC2CE4">
                <w:delText>maxOccurs="unbounded"/&gt;</w:delText>
              </w:r>
            </w:del>
          </w:p>
          <w:p w14:paraId="404B36EA" w14:textId="43E4FCD8" w:rsidR="00D84428" w:rsidRPr="009F1B7D" w:rsidDel="00DC2CE4" w:rsidRDefault="00D84428" w:rsidP="00011096">
            <w:pPr>
              <w:pStyle w:val="XML2"/>
              <w:rPr>
                <w:del w:id="1378" w:author="Thomas Dietz" w:date="2012-08-10T14:48:00Z"/>
              </w:rPr>
            </w:pPr>
            <w:del w:id="1379" w:author="Thomas Dietz" w:date="2012-08-10T14:48:00Z">
              <w:r w:rsidRPr="009F1B7D" w:rsidDel="00DC2CE4">
                <w:delText>&lt;/xs:sequence&gt;</w:delText>
              </w:r>
            </w:del>
          </w:p>
          <w:p w14:paraId="20868328" w14:textId="1258549D" w:rsidR="00D84428" w:rsidRPr="009F1B7D" w:rsidDel="00DC2CE4" w:rsidRDefault="00D84428" w:rsidP="00011096">
            <w:pPr>
              <w:pStyle w:val="XML1"/>
              <w:rPr>
                <w:del w:id="1380" w:author="Thomas Dietz" w:date="2012-08-10T14:48:00Z"/>
              </w:rPr>
            </w:pPr>
            <w:del w:id="1381" w:author="Thomas Dietz" w:date="2012-08-10T14:48:00Z">
              <w:r w:rsidRPr="009F1B7D" w:rsidDel="00DC2CE4">
                <w:delText>&lt;/xs:complexType&gt;</w:delText>
              </w:r>
            </w:del>
          </w:p>
          <w:p w14:paraId="63624855" w14:textId="61B2D357" w:rsidR="00D84428" w:rsidRPr="009F1B7D" w:rsidDel="00DC2CE4" w:rsidRDefault="00D84428" w:rsidP="00F86237">
            <w:pPr>
              <w:spacing w:line="276" w:lineRule="auto"/>
              <w:rPr>
                <w:del w:id="1382" w:author="Thomas Dietz" w:date="2012-08-10T14:48:00Z"/>
              </w:rPr>
            </w:pPr>
          </w:p>
          <w:p w14:paraId="4C7DC490" w14:textId="7506D655" w:rsidR="00D84428" w:rsidRPr="009F1B7D" w:rsidDel="00DC2CE4" w:rsidRDefault="00D84428" w:rsidP="00011096">
            <w:pPr>
              <w:pStyle w:val="XML1"/>
              <w:rPr>
                <w:del w:id="1383" w:author="Thomas Dietz" w:date="2012-08-10T14:48:00Z"/>
              </w:rPr>
            </w:pPr>
            <w:del w:id="1384" w:author="Thomas Dietz" w:date="2012-08-10T14:48:00Z">
              <w:r w:rsidRPr="009F1B7D" w:rsidDel="00DC2CE4">
                <w:delText>&lt;xs:complexType name="OFCapableSwitchResourceListType"&gt;</w:delText>
              </w:r>
            </w:del>
          </w:p>
          <w:p w14:paraId="0FEAA06E" w14:textId="5A726D3A" w:rsidR="00D84428" w:rsidRPr="009F1B7D" w:rsidDel="00DC2CE4" w:rsidRDefault="00D84428" w:rsidP="00011096">
            <w:pPr>
              <w:pStyle w:val="XML2"/>
              <w:rPr>
                <w:del w:id="1385" w:author="Thomas Dietz" w:date="2012-08-10T14:48:00Z"/>
              </w:rPr>
            </w:pPr>
            <w:del w:id="1386" w:author="Thomas Dietz" w:date="2012-08-10T14:48:00Z">
              <w:r w:rsidRPr="009F1B7D" w:rsidDel="00DC2CE4">
                <w:delText>&lt;xs:sequence&gt;</w:delText>
              </w:r>
            </w:del>
          </w:p>
          <w:p w14:paraId="371966D1" w14:textId="77A9BDF9" w:rsidR="00D84428" w:rsidRPr="009F1B7D" w:rsidDel="00DC2CE4" w:rsidRDefault="00D84428" w:rsidP="00011096">
            <w:pPr>
              <w:pStyle w:val="XML3"/>
              <w:rPr>
                <w:del w:id="1387" w:author="Thomas Dietz" w:date="2012-08-10T14:48:00Z"/>
              </w:rPr>
            </w:pPr>
            <w:del w:id="1388" w:author="Thomas Dietz" w:date="2012-08-10T14:48:00Z">
              <w:r w:rsidRPr="009F1B7D" w:rsidDel="00DC2CE4">
                <w:delText>&lt;xs:element name="port"</w:delText>
              </w:r>
            </w:del>
          </w:p>
          <w:p w14:paraId="648A2502" w14:textId="3DA2888E" w:rsidR="00D84428" w:rsidRPr="009F1B7D" w:rsidDel="00DC2CE4" w:rsidRDefault="00D84428" w:rsidP="00011096">
            <w:pPr>
              <w:pStyle w:val="XML9"/>
              <w:rPr>
                <w:del w:id="1389" w:author="Thomas Dietz" w:date="2012-08-10T14:48:00Z"/>
              </w:rPr>
            </w:pPr>
            <w:del w:id="1390" w:author="Thomas Dietz" w:date="2012-08-10T14:48:00Z">
              <w:r w:rsidRPr="009F1B7D" w:rsidDel="00DC2CE4">
                <w:delText>type="OFPortType" maxOccurs="unbounded"/&gt;</w:delText>
              </w:r>
            </w:del>
          </w:p>
          <w:p w14:paraId="22BAA9B3" w14:textId="5FE7295E" w:rsidR="00D84428" w:rsidRPr="009F1B7D" w:rsidDel="00DC2CE4" w:rsidRDefault="00D84428" w:rsidP="00011096">
            <w:pPr>
              <w:pStyle w:val="XML3"/>
              <w:rPr>
                <w:del w:id="1391" w:author="Thomas Dietz" w:date="2012-08-10T14:48:00Z"/>
              </w:rPr>
            </w:pPr>
            <w:del w:id="1392" w:author="Thomas Dietz" w:date="2012-08-10T14:48:00Z">
              <w:r w:rsidRPr="009F1B7D" w:rsidDel="00DC2CE4">
                <w:delText>&lt;xs:element name="queue"</w:delText>
              </w:r>
            </w:del>
          </w:p>
          <w:p w14:paraId="6E0D080C" w14:textId="0122951C" w:rsidR="00D84428" w:rsidRPr="009F1B7D" w:rsidDel="00DC2CE4" w:rsidRDefault="00D84428" w:rsidP="00011096">
            <w:pPr>
              <w:pStyle w:val="XML9"/>
              <w:rPr>
                <w:del w:id="1393" w:author="Thomas Dietz" w:date="2012-08-10T14:48:00Z"/>
              </w:rPr>
            </w:pPr>
            <w:del w:id="1394" w:author="Thomas Dietz" w:date="2012-08-10T14:48:00Z">
              <w:r w:rsidRPr="009F1B7D" w:rsidDel="00DC2CE4">
                <w:delText>type="OFQueueType" maxOccurs="unbounded"/&gt;</w:delText>
              </w:r>
            </w:del>
          </w:p>
          <w:p w14:paraId="04FAB444" w14:textId="7E7756CB" w:rsidR="00013348" w:rsidRPr="009F1B7D" w:rsidDel="00DC2CE4" w:rsidRDefault="00013348" w:rsidP="009C250D">
            <w:pPr>
              <w:pStyle w:val="XML3"/>
              <w:rPr>
                <w:del w:id="1395" w:author="Thomas Dietz" w:date="2012-08-10T14:48:00Z"/>
              </w:rPr>
            </w:pPr>
            <w:del w:id="1396" w:author="Thomas Dietz" w:date="2012-08-10T14:48:00Z">
              <w:r w:rsidRPr="009F1B7D" w:rsidDel="00DC2CE4">
                <w:delText>&lt;xs:element name="</w:delText>
              </w:r>
              <w:r w:rsidDel="00DC2CE4">
                <w:delText>owned-certificate</w:delText>
              </w:r>
              <w:r w:rsidRPr="009F1B7D" w:rsidDel="00DC2CE4">
                <w:delText>"</w:delText>
              </w:r>
            </w:del>
          </w:p>
          <w:p w14:paraId="20E24A94" w14:textId="28A084F6" w:rsidR="00013348" w:rsidRPr="009F1B7D" w:rsidDel="00DC2CE4" w:rsidRDefault="00013348" w:rsidP="00013348">
            <w:pPr>
              <w:pStyle w:val="XML9"/>
              <w:rPr>
                <w:del w:id="1397" w:author="Thomas Dietz" w:date="2012-08-10T14:48:00Z"/>
              </w:rPr>
            </w:pPr>
            <w:del w:id="1398" w:author="Thomas Dietz" w:date="2012-08-10T14:48:00Z">
              <w:r w:rsidRPr="009F1B7D" w:rsidDel="00DC2CE4">
                <w:delText>type="OF</w:delText>
              </w:r>
              <w:r w:rsidDel="00DC2CE4">
                <w:delText>OwnedCertificate</w:delText>
              </w:r>
              <w:r w:rsidRPr="009F1B7D" w:rsidDel="00DC2CE4">
                <w:delText>Type" maxOccurs="unbounded"/&gt;</w:delText>
              </w:r>
            </w:del>
          </w:p>
          <w:p w14:paraId="2453DA3F" w14:textId="12A41E6C" w:rsidR="00013348" w:rsidRPr="009F1B7D" w:rsidDel="00DC2CE4" w:rsidRDefault="00013348" w:rsidP="009C250D">
            <w:pPr>
              <w:pStyle w:val="XML3"/>
              <w:rPr>
                <w:del w:id="1399" w:author="Thomas Dietz" w:date="2012-08-10T14:48:00Z"/>
              </w:rPr>
            </w:pPr>
            <w:del w:id="1400" w:author="Thomas Dietz" w:date="2012-08-10T14:48:00Z">
              <w:r w:rsidRPr="009F1B7D" w:rsidDel="00DC2CE4">
                <w:delText>&lt;xs:element name="</w:delText>
              </w:r>
              <w:r w:rsidDel="00DC2CE4">
                <w:delText>external-certificate</w:delText>
              </w:r>
              <w:r w:rsidRPr="009F1B7D" w:rsidDel="00DC2CE4">
                <w:delText>"</w:delText>
              </w:r>
            </w:del>
          </w:p>
          <w:p w14:paraId="1B135A9B" w14:textId="2F24FBD8" w:rsidR="00852996" w:rsidDel="00DC2CE4" w:rsidRDefault="00013348" w:rsidP="00852996">
            <w:pPr>
              <w:pStyle w:val="XML9"/>
              <w:rPr>
                <w:del w:id="1401" w:author="Thomas Dietz" w:date="2012-08-10T14:48:00Z"/>
              </w:rPr>
            </w:pPr>
            <w:del w:id="1402" w:author="Thomas Dietz" w:date="2012-08-10T14:48:00Z">
              <w:r w:rsidRPr="009F1B7D" w:rsidDel="00DC2CE4">
                <w:delText>type="OF</w:delText>
              </w:r>
              <w:r w:rsidR="002A5300" w:rsidDel="00DC2CE4">
                <w:delText>External</w:delText>
              </w:r>
              <w:r w:rsidDel="00DC2CE4">
                <w:delText>Certificate</w:delText>
              </w:r>
              <w:r w:rsidRPr="009F1B7D" w:rsidDel="00DC2CE4">
                <w:delText xml:space="preserve">Type" </w:delText>
              </w:r>
            </w:del>
          </w:p>
          <w:p w14:paraId="7EB06E64" w14:textId="426B6135" w:rsidR="007B1613" w:rsidDel="00DC2CE4" w:rsidRDefault="00013348" w:rsidP="009C250D">
            <w:pPr>
              <w:pStyle w:val="XML9"/>
              <w:rPr>
                <w:del w:id="1403" w:author="Thomas Dietz" w:date="2012-08-10T14:48:00Z"/>
              </w:rPr>
            </w:pPr>
            <w:del w:id="1404" w:author="Thomas Dietz" w:date="2012-08-10T14:48:00Z">
              <w:r w:rsidRPr="009F1B7D" w:rsidDel="00DC2CE4">
                <w:delText>maxOccurs="unbounded"/&gt;</w:delText>
              </w:r>
            </w:del>
          </w:p>
          <w:p w14:paraId="0602F346" w14:textId="7CF6E8FC" w:rsidR="009767AE" w:rsidRPr="009F1B7D" w:rsidDel="00DC2CE4" w:rsidRDefault="009767AE" w:rsidP="009767AE">
            <w:pPr>
              <w:pStyle w:val="XML3"/>
              <w:rPr>
                <w:del w:id="1405" w:author="Thomas Dietz" w:date="2012-08-10T14:48:00Z"/>
              </w:rPr>
            </w:pPr>
            <w:del w:id="1406" w:author="Thomas Dietz" w:date="2012-08-10T14:48:00Z">
              <w:r w:rsidDel="00DC2CE4">
                <w:delText>&lt;xs:element name="flow-table</w:delText>
              </w:r>
              <w:r w:rsidRPr="009F1B7D" w:rsidDel="00DC2CE4">
                <w:delText>"</w:delText>
              </w:r>
            </w:del>
          </w:p>
          <w:p w14:paraId="4CDB5FDD" w14:textId="3C7EEFC8" w:rsidR="009767AE" w:rsidRPr="009F1B7D" w:rsidDel="00DC2CE4" w:rsidRDefault="009767AE" w:rsidP="009767AE">
            <w:pPr>
              <w:pStyle w:val="XML9"/>
              <w:rPr>
                <w:del w:id="1407" w:author="Thomas Dietz" w:date="2012-08-10T14:48:00Z"/>
              </w:rPr>
            </w:pPr>
            <w:del w:id="1408" w:author="Thomas Dietz" w:date="2012-08-10T14:48:00Z">
              <w:r w:rsidDel="00DC2CE4">
                <w:delText>type="OFFlowTable</w:delText>
              </w:r>
              <w:r w:rsidRPr="009F1B7D" w:rsidDel="00DC2CE4">
                <w:delText>Type" maxOccurs="unbounded"/&gt;</w:delText>
              </w:r>
            </w:del>
          </w:p>
          <w:p w14:paraId="52709AFC" w14:textId="35FF49F5" w:rsidR="00D84428" w:rsidRPr="009F1B7D" w:rsidDel="00DC2CE4" w:rsidRDefault="00D84428" w:rsidP="00011096">
            <w:pPr>
              <w:pStyle w:val="XML2"/>
              <w:rPr>
                <w:del w:id="1409" w:author="Thomas Dietz" w:date="2012-08-10T14:48:00Z"/>
              </w:rPr>
            </w:pPr>
            <w:del w:id="1410" w:author="Thomas Dietz" w:date="2012-08-10T14:48:00Z">
              <w:r w:rsidRPr="009F1B7D" w:rsidDel="00DC2CE4">
                <w:delText>&lt;/xs:sequence&gt;</w:delText>
              </w:r>
            </w:del>
          </w:p>
          <w:p w14:paraId="44F6AA0F" w14:textId="299F56C7" w:rsidR="00D84428" w:rsidRPr="009F1B7D" w:rsidDel="00DC2CE4" w:rsidRDefault="00D84428" w:rsidP="00011096">
            <w:pPr>
              <w:pStyle w:val="XML1"/>
              <w:rPr>
                <w:del w:id="1411" w:author="Thomas Dietz" w:date="2012-08-10T14:48:00Z"/>
              </w:rPr>
            </w:pPr>
            <w:del w:id="1412" w:author="Thomas Dietz" w:date="2012-08-10T14:48:00Z">
              <w:r w:rsidRPr="009F1B7D" w:rsidDel="00DC2CE4">
                <w:delText>&lt;/xs:complexType&gt;</w:delText>
              </w:r>
            </w:del>
          </w:p>
          <w:p w14:paraId="45E6EC99" w14:textId="60D0CD48" w:rsidR="00D84428" w:rsidRPr="009F1B7D" w:rsidDel="00DC2CE4" w:rsidRDefault="00D84428" w:rsidP="00F86237">
            <w:pPr>
              <w:pStyle w:val="BodyText"/>
              <w:rPr>
                <w:del w:id="1413" w:author="Thomas Dietz" w:date="2012-08-10T14:48:00Z"/>
              </w:rPr>
            </w:pPr>
          </w:p>
          <w:p w14:paraId="470F79AE" w14:textId="18303BAB" w:rsidR="00D84428" w:rsidRPr="009F1B7D" w:rsidDel="00DC2CE4" w:rsidRDefault="00D84428" w:rsidP="00011096">
            <w:pPr>
              <w:pStyle w:val="XML1"/>
              <w:rPr>
                <w:del w:id="1414" w:author="Thomas Dietz" w:date="2012-08-10T14:48:00Z"/>
              </w:rPr>
            </w:pPr>
            <w:del w:id="1415" w:author="Thomas Dietz" w:date="2012-08-10T14:48:00Z">
              <w:r w:rsidRPr="009F1B7D" w:rsidDel="00DC2CE4">
                <w:delText>&lt;xs:complexType name="OFLogicalSwitchListType"&gt;</w:delText>
              </w:r>
            </w:del>
          </w:p>
          <w:p w14:paraId="37BBE8B8" w14:textId="46733D64" w:rsidR="00D84428" w:rsidRPr="009F1B7D" w:rsidDel="00DC2CE4" w:rsidRDefault="00D84428" w:rsidP="00011096">
            <w:pPr>
              <w:pStyle w:val="XML2"/>
              <w:rPr>
                <w:del w:id="1416" w:author="Thomas Dietz" w:date="2012-08-10T14:48:00Z"/>
              </w:rPr>
            </w:pPr>
            <w:del w:id="1417" w:author="Thomas Dietz" w:date="2012-08-10T14:48:00Z">
              <w:r w:rsidRPr="009F1B7D" w:rsidDel="00DC2CE4">
                <w:delText>&lt;xs:sequence&gt;</w:delText>
              </w:r>
            </w:del>
          </w:p>
          <w:p w14:paraId="3EDBB2E3" w14:textId="7FEA8A19" w:rsidR="00D84428" w:rsidRPr="009F1B7D" w:rsidDel="00DC2CE4" w:rsidRDefault="00D84428" w:rsidP="00011096">
            <w:pPr>
              <w:pStyle w:val="XML3"/>
              <w:rPr>
                <w:del w:id="1418" w:author="Thomas Dietz" w:date="2012-08-10T14:48:00Z"/>
              </w:rPr>
            </w:pPr>
            <w:del w:id="1419" w:author="Thomas Dietz" w:date="2012-08-10T14:48:00Z">
              <w:r w:rsidRPr="009F1B7D" w:rsidDel="00DC2CE4">
                <w:delText xml:space="preserve">&lt;xs:element name="logical-switch" </w:delText>
              </w:r>
            </w:del>
          </w:p>
          <w:p w14:paraId="0D6A725A" w14:textId="77171BB7" w:rsidR="00D84428" w:rsidRPr="009F1B7D" w:rsidDel="00DC2CE4" w:rsidRDefault="00D84428" w:rsidP="00011096">
            <w:pPr>
              <w:pStyle w:val="XML9"/>
              <w:rPr>
                <w:del w:id="1420" w:author="Thomas Dietz" w:date="2012-08-10T14:48:00Z"/>
              </w:rPr>
            </w:pPr>
            <w:del w:id="1421" w:author="Thomas Dietz" w:date="2012-08-10T14:48:00Z">
              <w:r w:rsidRPr="009F1B7D" w:rsidDel="00DC2CE4">
                <w:delText xml:space="preserve">type="OFLogicalSwitchType" </w:delText>
              </w:r>
            </w:del>
          </w:p>
          <w:p w14:paraId="47B1AFE6" w14:textId="2CCF274F" w:rsidR="00D84428" w:rsidRPr="009F1B7D" w:rsidDel="00DC2CE4" w:rsidRDefault="00D84428" w:rsidP="00011096">
            <w:pPr>
              <w:pStyle w:val="XML9"/>
              <w:rPr>
                <w:del w:id="1422" w:author="Thomas Dietz" w:date="2012-08-10T14:48:00Z"/>
              </w:rPr>
            </w:pPr>
            <w:del w:id="1423" w:author="Thomas Dietz" w:date="2012-08-10T14:48:00Z">
              <w:r w:rsidRPr="009F1B7D" w:rsidDel="00DC2CE4">
                <w:delText>maxOccurs="unbounded"/&gt;</w:delText>
              </w:r>
            </w:del>
          </w:p>
          <w:p w14:paraId="06B5F628" w14:textId="53BB798A" w:rsidR="00D84428" w:rsidRPr="009F1B7D" w:rsidDel="00DC2CE4" w:rsidRDefault="00D84428" w:rsidP="00011096">
            <w:pPr>
              <w:pStyle w:val="XML2"/>
              <w:rPr>
                <w:del w:id="1424" w:author="Thomas Dietz" w:date="2012-08-10T14:48:00Z"/>
              </w:rPr>
            </w:pPr>
            <w:del w:id="1425" w:author="Thomas Dietz" w:date="2012-08-10T14:48:00Z">
              <w:r w:rsidRPr="009F1B7D" w:rsidDel="00DC2CE4">
                <w:delText>&lt;/xs:sequence&gt;</w:delText>
              </w:r>
            </w:del>
          </w:p>
          <w:p w14:paraId="422E721B" w14:textId="77777777" w:rsidR="00DC2CE4" w:rsidRDefault="00D84428" w:rsidP="00DC2CE4">
            <w:pPr>
              <w:pStyle w:val="XML1"/>
              <w:rPr>
                <w:ins w:id="1426" w:author="Thomas Dietz" w:date="2012-08-10T14:48:00Z"/>
              </w:rPr>
            </w:pPr>
            <w:del w:id="1427" w:author="Thomas Dietz" w:date="2012-08-10T14:48:00Z">
              <w:r w:rsidRPr="009F1B7D" w:rsidDel="00DC2CE4">
                <w:delText>&lt;/xs:complexType&gt;</w:delText>
              </w:r>
              <w:r w:rsidRPr="009F1B7D" w:rsidDel="00DC2CE4">
                <w:tab/>
              </w:r>
            </w:del>
            <w:ins w:id="1428" w:author="Thomas Dietz" w:date="2012-08-10T14:48:00Z">
              <w:r w:rsidR="00DC2CE4">
                <w:t xml:space="preserve">  &lt;xs:element name="capable-switch"&gt;</w:t>
              </w:r>
            </w:ins>
          </w:p>
          <w:p w14:paraId="0ADC4875" w14:textId="77777777" w:rsidR="00DC2CE4" w:rsidRDefault="00DC2CE4" w:rsidP="00DC2CE4">
            <w:pPr>
              <w:pStyle w:val="XML1"/>
              <w:rPr>
                <w:ins w:id="1429" w:author="Thomas Dietz" w:date="2012-08-10T14:48:00Z"/>
              </w:rPr>
            </w:pPr>
            <w:ins w:id="1430" w:author="Thomas Dietz" w:date="2012-08-10T14:48:00Z">
              <w:r>
                <w:t xml:space="preserve">    &lt;xs:annotation&gt;</w:t>
              </w:r>
            </w:ins>
          </w:p>
          <w:p w14:paraId="3FD47164" w14:textId="77777777" w:rsidR="00DC2CE4" w:rsidRDefault="00DC2CE4" w:rsidP="00DC2CE4">
            <w:pPr>
              <w:pStyle w:val="XML1"/>
              <w:rPr>
                <w:ins w:id="1431" w:author="Thomas Dietz" w:date="2012-08-10T14:48:00Z"/>
              </w:rPr>
            </w:pPr>
            <w:ins w:id="1432" w:author="Thomas Dietz" w:date="2012-08-10T14:48:00Z">
              <w:r>
                <w:t xml:space="preserve">      &lt;xs:documentation&gt;</w:t>
              </w:r>
            </w:ins>
          </w:p>
          <w:p w14:paraId="540EEEB5" w14:textId="77777777" w:rsidR="00DC2CE4" w:rsidRDefault="00DC2CE4" w:rsidP="00DC2CE4">
            <w:pPr>
              <w:pStyle w:val="XML1"/>
              <w:rPr>
                <w:ins w:id="1433" w:author="Thomas Dietz" w:date="2012-08-10T14:48:00Z"/>
              </w:rPr>
            </w:pPr>
            <w:ins w:id="1434" w:author="Thomas Dietz" w:date="2012-08-10T14:48:00Z">
              <w:r>
                <w:t xml:space="preserve">        The OpenFlow Capable Switch serves as the root </w:t>
              </w:r>
            </w:ins>
          </w:p>
          <w:p w14:paraId="5BE86660" w14:textId="1AA57906" w:rsidR="00DC2CE4" w:rsidRDefault="00DC2CE4" w:rsidP="00DC2CE4">
            <w:pPr>
              <w:pStyle w:val="XML1"/>
              <w:rPr>
                <w:ins w:id="1435" w:author="Thomas Dietz" w:date="2012-08-10T14:48:00Z"/>
              </w:rPr>
            </w:pPr>
            <w:ins w:id="1436" w:author="Thomas Dietz" w:date="2012-08-10T14:48:00Z">
              <w:r>
                <w:t xml:space="preserve">        element for an OpenFlow configuration.  It contains </w:t>
              </w:r>
            </w:ins>
            <w:ins w:id="1437" w:author="Deepak Bansal (AZURE)" w:date="2012-08-23T08:53:00Z">
              <w:r w:rsidR="00076EE8">
                <w:t xml:space="preserve">OpenFlow </w:t>
              </w:r>
            </w:ins>
            <w:ins w:id="1438" w:author="Thomas Dietz" w:date="2012-08-10T14:48:00Z">
              <w:r>
                <w:t>logical</w:t>
              </w:r>
            </w:ins>
          </w:p>
          <w:p w14:paraId="7DAC5BCB" w14:textId="77777777" w:rsidR="00DC2CE4" w:rsidRDefault="00DC2CE4" w:rsidP="00DC2CE4">
            <w:pPr>
              <w:pStyle w:val="XML1"/>
              <w:rPr>
                <w:ins w:id="1439" w:author="Thomas Dietz" w:date="2012-08-10T14:48:00Z"/>
              </w:rPr>
            </w:pPr>
            <w:ins w:id="1440" w:author="Thomas Dietz" w:date="2012-08-10T14:48:00Z">
              <w:r>
                <w:t xml:space="preserve">        switches and resources that can be assigned to logical</w:t>
              </w:r>
            </w:ins>
          </w:p>
          <w:p w14:paraId="584A82AA" w14:textId="77777777" w:rsidR="00DC2CE4" w:rsidRDefault="00DC2CE4" w:rsidP="00DC2CE4">
            <w:pPr>
              <w:pStyle w:val="XML1"/>
              <w:rPr>
                <w:ins w:id="1441" w:author="Thomas Dietz" w:date="2012-08-10T14:48:00Z"/>
              </w:rPr>
            </w:pPr>
            <w:ins w:id="1442" w:author="Thomas Dietz" w:date="2012-08-10T14:48:00Z">
              <w:r>
                <w:t xml:space="preserve">        switches.  It may have relations to OpenFlow Configuration </w:t>
              </w:r>
            </w:ins>
          </w:p>
          <w:p w14:paraId="3D83A0A1" w14:textId="77777777" w:rsidR="00DC2CE4" w:rsidRDefault="00DC2CE4" w:rsidP="00DC2CE4">
            <w:pPr>
              <w:pStyle w:val="XML1"/>
              <w:rPr>
                <w:ins w:id="1443" w:author="Thomas Dietz" w:date="2012-08-10T14:48:00Z"/>
              </w:rPr>
            </w:pPr>
            <w:ins w:id="1444" w:author="Thomas Dietz" w:date="2012-08-10T14:48:00Z">
              <w:r>
                <w:t xml:space="preserve">        Points.</w:t>
              </w:r>
            </w:ins>
          </w:p>
          <w:p w14:paraId="7DB61767" w14:textId="77777777" w:rsidR="00DC2CE4" w:rsidRDefault="00DC2CE4" w:rsidP="00DC2CE4">
            <w:pPr>
              <w:pStyle w:val="XML1"/>
              <w:rPr>
                <w:ins w:id="1445" w:author="Thomas Dietz" w:date="2012-08-10T14:48:00Z"/>
              </w:rPr>
            </w:pPr>
            <w:ins w:id="1446" w:author="Thomas Dietz" w:date="2012-08-10T14:48:00Z">
              <w:r>
                <w:t xml:space="preserve">      &lt;/xs:documentation&gt;</w:t>
              </w:r>
            </w:ins>
          </w:p>
          <w:p w14:paraId="4DACBF3B" w14:textId="77777777" w:rsidR="00DC2CE4" w:rsidRDefault="00DC2CE4" w:rsidP="00DC2CE4">
            <w:pPr>
              <w:pStyle w:val="XML1"/>
              <w:rPr>
                <w:ins w:id="1447" w:author="Thomas Dietz" w:date="2012-08-10T14:48:00Z"/>
              </w:rPr>
            </w:pPr>
            <w:ins w:id="1448" w:author="Thomas Dietz" w:date="2012-08-10T14:48:00Z">
              <w:r>
                <w:t xml:space="preserve">    &lt;/xs:annotation&gt;</w:t>
              </w:r>
            </w:ins>
          </w:p>
          <w:p w14:paraId="77311B2A" w14:textId="77777777" w:rsidR="00DC2CE4" w:rsidRDefault="00DC2CE4" w:rsidP="00DC2CE4">
            <w:pPr>
              <w:pStyle w:val="XML1"/>
              <w:rPr>
                <w:ins w:id="1449" w:author="Thomas Dietz" w:date="2012-08-10T14:48:00Z"/>
              </w:rPr>
            </w:pPr>
            <w:ins w:id="1450" w:author="Thomas Dietz" w:date="2012-08-10T14:48:00Z">
              <w:r>
                <w:t xml:space="preserve">    &lt;xs:complexType&gt;</w:t>
              </w:r>
            </w:ins>
          </w:p>
          <w:p w14:paraId="31EC0734" w14:textId="77777777" w:rsidR="00DC2CE4" w:rsidRDefault="00DC2CE4" w:rsidP="00DC2CE4">
            <w:pPr>
              <w:pStyle w:val="XML1"/>
              <w:rPr>
                <w:ins w:id="1451" w:author="Thomas Dietz" w:date="2012-08-10T14:48:00Z"/>
              </w:rPr>
            </w:pPr>
            <w:ins w:id="1452" w:author="Thomas Dietz" w:date="2012-08-10T14:48:00Z">
              <w:r>
                <w:t xml:space="preserve">      &lt;xs:sequence&gt;</w:t>
              </w:r>
            </w:ins>
          </w:p>
          <w:p w14:paraId="46DD33C7" w14:textId="77777777" w:rsidR="00DC2CE4" w:rsidRDefault="00DC2CE4" w:rsidP="00DC2CE4">
            <w:pPr>
              <w:pStyle w:val="XML1"/>
              <w:rPr>
                <w:ins w:id="1453" w:author="Thomas Dietz" w:date="2012-08-10T14:48:00Z"/>
              </w:rPr>
            </w:pPr>
            <w:ins w:id="1454" w:author="Thomas Dietz" w:date="2012-08-10T14:48:00Z">
              <w:r>
                <w:t xml:space="preserve">        &lt;xs:element name="id"  type="inet:uri"&gt;</w:t>
              </w:r>
            </w:ins>
          </w:p>
          <w:p w14:paraId="2F1823A0" w14:textId="77777777" w:rsidR="00DC2CE4" w:rsidRDefault="00DC2CE4" w:rsidP="00DC2CE4">
            <w:pPr>
              <w:pStyle w:val="XML1"/>
              <w:rPr>
                <w:ins w:id="1455" w:author="Thomas Dietz" w:date="2012-08-10T14:48:00Z"/>
              </w:rPr>
            </w:pPr>
            <w:ins w:id="1456" w:author="Thomas Dietz" w:date="2012-08-10T14:48:00Z">
              <w:r>
                <w:t xml:space="preserve">          &lt;xs:annotation&gt;</w:t>
              </w:r>
            </w:ins>
          </w:p>
          <w:p w14:paraId="4C1B6BCB" w14:textId="77777777" w:rsidR="00DC2CE4" w:rsidRDefault="00DC2CE4" w:rsidP="00DC2CE4">
            <w:pPr>
              <w:pStyle w:val="XML1"/>
              <w:rPr>
                <w:ins w:id="1457" w:author="Thomas Dietz" w:date="2012-08-10T14:48:00Z"/>
              </w:rPr>
            </w:pPr>
            <w:ins w:id="1458" w:author="Thomas Dietz" w:date="2012-08-10T14:48:00Z">
              <w:r>
                <w:t xml:space="preserve">            &lt;xs:documentation&gt;</w:t>
              </w:r>
            </w:ins>
          </w:p>
          <w:p w14:paraId="53032D33" w14:textId="77777777" w:rsidR="00DC2CE4" w:rsidRDefault="00DC2CE4" w:rsidP="00DC2CE4">
            <w:pPr>
              <w:pStyle w:val="XML1"/>
              <w:rPr>
                <w:ins w:id="1459" w:author="Thomas Dietz" w:date="2012-08-10T14:48:00Z"/>
              </w:rPr>
            </w:pPr>
            <w:ins w:id="1460" w:author="Thomas Dietz" w:date="2012-08-10T14:48:00Z">
              <w:r>
                <w:t xml:space="preserve">              A unique but locally arbitrary identifier that</w:t>
              </w:r>
            </w:ins>
          </w:p>
          <w:p w14:paraId="3BE9F14B" w14:textId="77777777" w:rsidR="00DC2CE4" w:rsidRDefault="00DC2CE4" w:rsidP="00DC2CE4">
            <w:pPr>
              <w:pStyle w:val="XML1"/>
              <w:rPr>
                <w:ins w:id="1461" w:author="Thomas Dietz" w:date="2012-08-10T14:48:00Z"/>
              </w:rPr>
            </w:pPr>
            <w:ins w:id="1462" w:author="Thomas Dietz" w:date="2012-08-10T14:48:00Z">
              <w:r>
                <w:t xml:space="preserve">              uniquely identifies a Capable Switch within the context of </w:t>
              </w:r>
            </w:ins>
          </w:p>
          <w:p w14:paraId="18DA9614" w14:textId="77777777" w:rsidR="00DC2CE4" w:rsidRDefault="00DC2CE4" w:rsidP="00DC2CE4">
            <w:pPr>
              <w:pStyle w:val="XML1"/>
              <w:rPr>
                <w:ins w:id="1463" w:author="Thomas Dietz" w:date="2012-08-10T14:48:00Z"/>
              </w:rPr>
            </w:pPr>
            <w:ins w:id="1464" w:author="Thomas Dietz" w:date="2012-08-10T14:48:00Z">
              <w:r>
                <w:t xml:space="preserve">              potential OpenFlow Configuration Points.  It MUST be </w:t>
              </w:r>
            </w:ins>
          </w:p>
          <w:p w14:paraId="14BC29DA" w14:textId="77777777" w:rsidR="00DC2CE4" w:rsidRDefault="00DC2CE4" w:rsidP="00DC2CE4">
            <w:pPr>
              <w:pStyle w:val="XML1"/>
              <w:rPr>
                <w:ins w:id="1465" w:author="Thomas Dietz" w:date="2012-08-10T14:48:00Z"/>
              </w:rPr>
            </w:pPr>
            <w:ins w:id="1466" w:author="Thomas Dietz" w:date="2012-08-10T14:48:00Z">
              <w:r>
                <w:t xml:space="preserve">              persistent across reboots of the OpenFlow Capable Switch.</w:t>
              </w:r>
            </w:ins>
          </w:p>
          <w:p w14:paraId="119E4699" w14:textId="77777777" w:rsidR="00DC2CE4" w:rsidRDefault="00DC2CE4" w:rsidP="00DC2CE4">
            <w:pPr>
              <w:pStyle w:val="XML1"/>
              <w:rPr>
                <w:ins w:id="1467" w:author="Thomas Dietz" w:date="2012-08-10T14:48:00Z"/>
              </w:rPr>
            </w:pPr>
          </w:p>
          <w:p w14:paraId="00070A1E" w14:textId="77777777" w:rsidR="00DC2CE4" w:rsidRDefault="00DC2CE4" w:rsidP="00DC2CE4">
            <w:pPr>
              <w:pStyle w:val="XML1"/>
              <w:rPr>
                <w:ins w:id="1468" w:author="Thomas Dietz" w:date="2012-08-10T14:48:00Z"/>
              </w:rPr>
            </w:pPr>
            <w:ins w:id="1469" w:author="Thomas Dietz" w:date="2012-08-10T14:48:00Z">
              <w:r>
                <w:t xml:space="preserve">              This element MUST be present in the NETCONF data store.</w:t>
              </w:r>
            </w:ins>
          </w:p>
          <w:p w14:paraId="291BCCA9" w14:textId="77777777" w:rsidR="00DC2CE4" w:rsidRDefault="00DC2CE4" w:rsidP="00DC2CE4">
            <w:pPr>
              <w:pStyle w:val="XML1"/>
              <w:rPr>
                <w:ins w:id="1470" w:author="Thomas Dietz" w:date="2012-08-10T14:48:00Z"/>
              </w:rPr>
            </w:pPr>
            <w:ins w:id="1471" w:author="Thomas Dietz" w:date="2012-08-10T14:48:00Z">
              <w:r>
                <w:t xml:space="preserve">              If this element is not present in a NETCONF &amp;lt;edit-config&amp;gt;</w:t>
              </w:r>
            </w:ins>
          </w:p>
          <w:p w14:paraId="2A8725DF" w14:textId="77777777" w:rsidR="00DC2CE4" w:rsidRDefault="00DC2CE4" w:rsidP="00DC2CE4">
            <w:pPr>
              <w:pStyle w:val="XML1"/>
              <w:rPr>
                <w:ins w:id="1472" w:author="Thomas Dietz" w:date="2012-08-10T14:48:00Z"/>
              </w:rPr>
            </w:pPr>
            <w:ins w:id="1473" w:author="Thomas Dietz" w:date="2012-08-10T14:48:00Z">
              <w:r>
                <w:t xml:space="preserve">              operation 'create', 'merge' or 'replace' and the parent</w:t>
              </w:r>
            </w:ins>
          </w:p>
          <w:p w14:paraId="1DC49F26" w14:textId="77777777" w:rsidR="00DC2CE4" w:rsidRDefault="00DC2CE4" w:rsidP="00DC2CE4">
            <w:pPr>
              <w:pStyle w:val="XML1"/>
              <w:rPr>
                <w:ins w:id="1474" w:author="Thomas Dietz" w:date="2012-08-10T14:48:00Z"/>
              </w:rPr>
            </w:pPr>
            <w:ins w:id="1475" w:author="Thomas Dietz" w:date="2012-08-10T14:48:00Z">
              <w:r>
                <w:t xml:space="preserve">              element does not exist, a 'data-missing' error is</w:t>
              </w:r>
            </w:ins>
          </w:p>
          <w:p w14:paraId="1B1A450E" w14:textId="77777777" w:rsidR="00DC2CE4" w:rsidRDefault="00DC2CE4" w:rsidP="00DC2CE4">
            <w:pPr>
              <w:pStyle w:val="XML1"/>
              <w:rPr>
                <w:ins w:id="1476" w:author="Thomas Dietz" w:date="2012-08-10T14:48:00Z"/>
              </w:rPr>
            </w:pPr>
            <w:ins w:id="1477" w:author="Thomas Dietz" w:date="2012-08-10T14:48:00Z">
              <w:r>
                <w:t xml:space="preserve">              returned.</w:t>
              </w:r>
            </w:ins>
          </w:p>
          <w:p w14:paraId="59D7F22A" w14:textId="77777777" w:rsidR="00DC2CE4" w:rsidRDefault="00DC2CE4" w:rsidP="00DC2CE4">
            <w:pPr>
              <w:pStyle w:val="XML1"/>
              <w:rPr>
                <w:ins w:id="1478" w:author="Thomas Dietz" w:date="2012-08-10T14:48:00Z"/>
              </w:rPr>
            </w:pPr>
            <w:ins w:id="1479" w:author="Thomas Dietz" w:date="2012-08-10T14:48:00Z">
              <w:r>
                <w:t xml:space="preserve">            &lt;/xs:documentation&gt;</w:t>
              </w:r>
            </w:ins>
          </w:p>
          <w:p w14:paraId="4C722B6B" w14:textId="77777777" w:rsidR="00DC2CE4" w:rsidRDefault="00DC2CE4" w:rsidP="00DC2CE4">
            <w:pPr>
              <w:pStyle w:val="XML1"/>
              <w:rPr>
                <w:ins w:id="1480" w:author="Thomas Dietz" w:date="2012-08-10T14:48:00Z"/>
              </w:rPr>
            </w:pPr>
            <w:ins w:id="1481" w:author="Thomas Dietz" w:date="2012-08-10T14:48:00Z">
              <w:r>
                <w:t xml:space="preserve">          &lt;/xs:annotation&gt;</w:t>
              </w:r>
            </w:ins>
          </w:p>
          <w:p w14:paraId="52F892DE" w14:textId="77777777" w:rsidR="00DC2CE4" w:rsidRDefault="00DC2CE4" w:rsidP="00DC2CE4">
            <w:pPr>
              <w:pStyle w:val="XML1"/>
              <w:rPr>
                <w:ins w:id="1482" w:author="Thomas Dietz" w:date="2012-08-10T14:48:00Z"/>
              </w:rPr>
            </w:pPr>
            <w:ins w:id="1483" w:author="Thomas Dietz" w:date="2012-08-10T14:48:00Z">
              <w:r>
                <w:t xml:space="preserve">        &lt;/xs:element&gt;</w:t>
              </w:r>
            </w:ins>
          </w:p>
          <w:p w14:paraId="2527372D" w14:textId="77777777" w:rsidR="00DC2CE4" w:rsidRDefault="00DC2CE4" w:rsidP="00DC2CE4">
            <w:pPr>
              <w:pStyle w:val="XML1"/>
              <w:rPr>
                <w:ins w:id="1484" w:author="Thomas Dietz" w:date="2012-08-10T14:48:00Z"/>
              </w:rPr>
            </w:pPr>
            <w:ins w:id="1485" w:author="Thomas Dietz" w:date="2012-08-10T14:48:00Z">
              <w:r>
                <w:t xml:space="preserve">        &lt;xs:element name="config-version" minOccurs="0"  type="xs:string"&gt;</w:t>
              </w:r>
            </w:ins>
          </w:p>
          <w:p w14:paraId="6C7C7BBB" w14:textId="77777777" w:rsidR="00DC2CE4" w:rsidRDefault="00DC2CE4" w:rsidP="00DC2CE4">
            <w:pPr>
              <w:pStyle w:val="XML1"/>
              <w:rPr>
                <w:ins w:id="1486" w:author="Thomas Dietz" w:date="2012-08-10T14:48:00Z"/>
              </w:rPr>
            </w:pPr>
            <w:ins w:id="1487" w:author="Thomas Dietz" w:date="2012-08-10T14:48:00Z">
              <w:r>
                <w:t xml:space="preserve">          &lt;xs:annotation&gt;</w:t>
              </w:r>
            </w:ins>
          </w:p>
          <w:p w14:paraId="7EA3B296" w14:textId="77777777" w:rsidR="00DC2CE4" w:rsidRDefault="00DC2CE4" w:rsidP="00DC2CE4">
            <w:pPr>
              <w:pStyle w:val="XML1"/>
              <w:rPr>
                <w:ins w:id="1488" w:author="Thomas Dietz" w:date="2012-08-10T14:48:00Z"/>
              </w:rPr>
            </w:pPr>
            <w:ins w:id="1489" w:author="Thomas Dietz" w:date="2012-08-10T14:48:00Z">
              <w:r>
                <w:t xml:space="preserve">            &lt;xs:documentation&gt;</w:t>
              </w:r>
            </w:ins>
          </w:p>
          <w:p w14:paraId="690715DB" w14:textId="77777777" w:rsidR="00DC2CE4" w:rsidRDefault="00DC2CE4" w:rsidP="00DC2CE4">
            <w:pPr>
              <w:pStyle w:val="XML1"/>
              <w:rPr>
                <w:ins w:id="1490" w:author="Thomas Dietz" w:date="2012-08-10T14:48:00Z"/>
              </w:rPr>
            </w:pPr>
            <w:ins w:id="1491" w:author="Thomas Dietz" w:date="2012-08-10T14:48:00Z">
              <w:r>
                <w:t xml:space="preserve">              The maximum supported OF-CONFIG version that is</w:t>
              </w:r>
            </w:ins>
          </w:p>
          <w:p w14:paraId="4FDE6C04" w14:textId="77777777" w:rsidR="00DC2CE4" w:rsidRDefault="00DC2CE4" w:rsidP="00DC2CE4">
            <w:pPr>
              <w:pStyle w:val="XML1"/>
              <w:rPr>
                <w:ins w:id="1492" w:author="Thomas Dietz" w:date="2012-08-10T14:48:00Z"/>
              </w:rPr>
            </w:pPr>
            <w:ins w:id="1493" w:author="Thomas Dietz" w:date="2012-08-10T14:48:00Z">
              <w:r>
                <w:t xml:space="preserve">              supported by the OpenFlow Capable Switch. For switches</w:t>
              </w:r>
            </w:ins>
          </w:p>
          <w:p w14:paraId="22E2C027" w14:textId="77777777" w:rsidR="00DC2CE4" w:rsidRDefault="00DC2CE4" w:rsidP="00DC2CE4">
            <w:pPr>
              <w:pStyle w:val="XML1"/>
              <w:rPr>
                <w:ins w:id="1494" w:author="Thomas Dietz" w:date="2012-08-10T14:48:00Z"/>
              </w:rPr>
            </w:pPr>
            <w:ins w:id="1495" w:author="Thomas Dietz" w:date="2012-08-10T14:48:00Z">
              <w:r>
                <w:t xml:space="preserve">              implementing this version of the OF-CONFIG protocol this</w:t>
              </w:r>
            </w:ins>
          </w:p>
          <w:p w14:paraId="6FF264D1" w14:textId="77777777" w:rsidR="00DC2CE4" w:rsidRDefault="00DC2CE4" w:rsidP="00DC2CE4">
            <w:pPr>
              <w:pStyle w:val="XML1"/>
              <w:rPr>
                <w:ins w:id="1496" w:author="Thomas Dietz" w:date="2012-08-10T14:48:00Z"/>
              </w:rPr>
            </w:pPr>
            <w:ins w:id="1497" w:author="Thomas Dietz" w:date="2012-08-10T14:48:00Z">
              <w:r>
                <w:t xml:space="preserve">              MUST always be 1.1.1.</w:t>
              </w:r>
            </w:ins>
          </w:p>
          <w:p w14:paraId="41129F29" w14:textId="77777777" w:rsidR="00DC2CE4" w:rsidRDefault="00DC2CE4" w:rsidP="00DC2CE4">
            <w:pPr>
              <w:pStyle w:val="XML1"/>
              <w:rPr>
                <w:ins w:id="1498" w:author="Thomas Dietz" w:date="2012-08-10T14:48:00Z"/>
              </w:rPr>
            </w:pPr>
          </w:p>
          <w:p w14:paraId="0270BDB1" w14:textId="77777777" w:rsidR="00DC2CE4" w:rsidRDefault="00DC2CE4" w:rsidP="00DC2CE4">
            <w:pPr>
              <w:pStyle w:val="XML1"/>
              <w:rPr>
                <w:ins w:id="1499" w:author="Thomas Dietz" w:date="2012-08-10T14:48:00Z"/>
              </w:rPr>
            </w:pPr>
            <w:ins w:id="1500" w:author="Thomas Dietz" w:date="2012-08-10T14:48:00Z">
              <w:r>
                <w:t xml:space="preserve">              This object can be used to identify the OF-CONFIG version</w:t>
              </w:r>
            </w:ins>
          </w:p>
          <w:p w14:paraId="3A29E1F4" w14:textId="77777777" w:rsidR="00DC2CE4" w:rsidRDefault="00DC2CE4" w:rsidP="00DC2CE4">
            <w:pPr>
              <w:pStyle w:val="XML1"/>
              <w:rPr>
                <w:ins w:id="1501" w:author="Thomas Dietz" w:date="2012-08-10T14:48:00Z"/>
              </w:rPr>
            </w:pPr>
            <w:ins w:id="1502" w:author="Thomas Dietz" w:date="2012-08-10T14:48:00Z">
              <w:r>
                <w:t xml:space="preserve">              a capable switch supports beginning with version 1.1.1 of </w:t>
              </w:r>
            </w:ins>
          </w:p>
          <w:p w14:paraId="73CE1F63" w14:textId="08E9571C" w:rsidR="00DC2CE4" w:rsidRDefault="00DC2CE4" w:rsidP="00DC2CE4">
            <w:pPr>
              <w:pStyle w:val="XML1"/>
              <w:rPr>
                <w:ins w:id="1503" w:author="Thomas Dietz" w:date="2012-08-10T14:48:00Z"/>
              </w:rPr>
            </w:pPr>
            <w:ins w:id="1504" w:author="Thomas Dietz" w:date="2012-08-10T14:48:00Z">
              <w:r>
                <w:t xml:space="preserve">              OF-CONFIG. In add</w:t>
              </w:r>
            </w:ins>
            <w:ins w:id="1505" w:author="Deepak Bansal (AZURE)" w:date="2012-08-23T15:41:00Z">
              <w:r w:rsidR="00EF7C1F">
                <w:t>i</w:t>
              </w:r>
            </w:ins>
            <w:ins w:id="1506" w:author="Thomas Dietz" w:date="2012-08-10T14:48:00Z">
              <w:r>
                <w:t>tion the supported version can be</w:t>
              </w:r>
            </w:ins>
          </w:p>
          <w:p w14:paraId="45971053" w14:textId="77777777" w:rsidR="00DC2CE4" w:rsidRDefault="00DC2CE4" w:rsidP="00DC2CE4">
            <w:pPr>
              <w:pStyle w:val="XML1"/>
              <w:rPr>
                <w:ins w:id="1507" w:author="Thomas Dietz" w:date="2012-08-10T14:48:00Z"/>
              </w:rPr>
            </w:pPr>
            <w:ins w:id="1508" w:author="Thomas Dietz" w:date="2012-08-10T14:48:00Z">
              <w:r>
                <w:t xml:space="preserve">              determined by the namespace the OpenFlow Capable Switch</w:t>
              </w:r>
            </w:ins>
          </w:p>
          <w:p w14:paraId="4F5A27A1" w14:textId="77777777" w:rsidR="00DC2CE4" w:rsidRDefault="00DC2CE4" w:rsidP="00DC2CE4">
            <w:pPr>
              <w:pStyle w:val="XML1"/>
              <w:rPr>
                <w:ins w:id="1509" w:author="Thomas Dietz" w:date="2012-08-10T14:48:00Z"/>
              </w:rPr>
            </w:pPr>
            <w:ins w:id="1510" w:author="Thomas Dietz" w:date="2012-08-10T14:48:00Z">
              <w:r>
                <w:t xml:space="preserve">              returns to configuration request of an element (like </w:t>
              </w:r>
            </w:ins>
          </w:p>
          <w:p w14:paraId="50AF1F68" w14:textId="77777777" w:rsidR="00DC2CE4" w:rsidRDefault="00DC2CE4" w:rsidP="00DC2CE4">
            <w:pPr>
              <w:pStyle w:val="XML1"/>
              <w:rPr>
                <w:ins w:id="1511" w:author="Thomas Dietz" w:date="2012-08-10T14:48:00Z"/>
              </w:rPr>
            </w:pPr>
            <w:ins w:id="1512" w:author="Thomas Dietz" w:date="2012-08-10T14:48:00Z">
              <w:r>
                <w:t xml:space="preserve">              capable-switch) that is present in all OF-CONFIG versions</w:t>
              </w:r>
            </w:ins>
          </w:p>
          <w:p w14:paraId="6954C367" w14:textId="77777777" w:rsidR="00DC2CE4" w:rsidRDefault="00DC2CE4" w:rsidP="00DC2CE4">
            <w:pPr>
              <w:pStyle w:val="XML1"/>
              <w:rPr>
                <w:ins w:id="1513" w:author="Thomas Dietz" w:date="2012-08-10T14:48:00Z"/>
              </w:rPr>
            </w:pPr>
            <w:ins w:id="1514" w:author="Thomas Dietz" w:date="2012-08-10T14:48:00Z">
              <w:r>
                <w:t xml:space="preserve">              specified so far. This is the only possiblity to identify</w:t>
              </w:r>
            </w:ins>
          </w:p>
          <w:p w14:paraId="73D93276" w14:textId="77777777" w:rsidR="00DC2CE4" w:rsidRDefault="00DC2CE4" w:rsidP="00DC2CE4">
            <w:pPr>
              <w:pStyle w:val="XML1"/>
              <w:rPr>
                <w:ins w:id="1515" w:author="Thomas Dietz" w:date="2012-08-10T14:48:00Z"/>
              </w:rPr>
            </w:pPr>
            <w:ins w:id="1516" w:author="Thomas Dietz" w:date="2012-08-10T14:48:00Z">
              <w:r>
                <w:t xml:space="preserve">              OF-CONFIG versions prior to OF-CONFIG 1.1.1.</w:t>
              </w:r>
            </w:ins>
          </w:p>
          <w:p w14:paraId="6E71D638" w14:textId="77777777" w:rsidR="00DC2CE4" w:rsidRDefault="00DC2CE4" w:rsidP="00DC2CE4">
            <w:pPr>
              <w:pStyle w:val="XML1"/>
              <w:rPr>
                <w:ins w:id="1517" w:author="Thomas Dietz" w:date="2012-08-10T14:48:00Z"/>
              </w:rPr>
            </w:pPr>
            <w:ins w:id="1518" w:author="Thomas Dietz" w:date="2012-08-10T14:48:00Z">
              <w:r>
                <w:t xml:space="preserve">            &lt;/xs:documentation&gt;</w:t>
              </w:r>
            </w:ins>
          </w:p>
          <w:p w14:paraId="20341E34" w14:textId="77777777" w:rsidR="00DC2CE4" w:rsidRDefault="00DC2CE4" w:rsidP="00DC2CE4">
            <w:pPr>
              <w:pStyle w:val="XML1"/>
              <w:rPr>
                <w:ins w:id="1519" w:author="Thomas Dietz" w:date="2012-08-10T14:48:00Z"/>
              </w:rPr>
            </w:pPr>
            <w:ins w:id="1520" w:author="Thomas Dietz" w:date="2012-08-10T14:48:00Z">
              <w:r>
                <w:t xml:space="preserve">          &lt;/xs:annotation&gt;</w:t>
              </w:r>
            </w:ins>
          </w:p>
          <w:p w14:paraId="0A776E1C" w14:textId="77777777" w:rsidR="00DC2CE4" w:rsidRDefault="00DC2CE4" w:rsidP="00DC2CE4">
            <w:pPr>
              <w:pStyle w:val="XML1"/>
              <w:rPr>
                <w:ins w:id="1521" w:author="Thomas Dietz" w:date="2012-08-10T14:48:00Z"/>
              </w:rPr>
            </w:pPr>
            <w:ins w:id="1522" w:author="Thomas Dietz" w:date="2012-08-10T14:48:00Z">
              <w:r>
                <w:t xml:space="preserve">        &lt;/xs:element&gt;</w:t>
              </w:r>
            </w:ins>
          </w:p>
          <w:p w14:paraId="22C7EB03" w14:textId="77777777" w:rsidR="00DC2CE4" w:rsidRDefault="00DC2CE4" w:rsidP="00DC2CE4">
            <w:pPr>
              <w:pStyle w:val="XML1"/>
              <w:rPr>
                <w:ins w:id="1523" w:author="Thomas Dietz" w:date="2012-08-10T14:48:00Z"/>
              </w:rPr>
            </w:pPr>
            <w:ins w:id="1524" w:author="Thomas Dietz" w:date="2012-08-10T14:48:00Z">
              <w:r>
                <w:t xml:space="preserve">        &lt;xs:element name="configuration-points" minOccurs="0"&gt;</w:t>
              </w:r>
            </w:ins>
          </w:p>
          <w:p w14:paraId="6A8F8676" w14:textId="77777777" w:rsidR="00DC2CE4" w:rsidRDefault="00DC2CE4" w:rsidP="00DC2CE4">
            <w:pPr>
              <w:pStyle w:val="XML1"/>
              <w:rPr>
                <w:ins w:id="1525" w:author="Thomas Dietz" w:date="2012-08-10T14:48:00Z"/>
              </w:rPr>
            </w:pPr>
            <w:ins w:id="1526" w:author="Thomas Dietz" w:date="2012-08-10T14:48:00Z">
              <w:r>
                <w:t xml:space="preserve">          &lt;xs:complexType&gt;</w:t>
              </w:r>
            </w:ins>
          </w:p>
          <w:p w14:paraId="1F265BCC" w14:textId="77777777" w:rsidR="00DC2CE4" w:rsidRDefault="00DC2CE4" w:rsidP="00DC2CE4">
            <w:pPr>
              <w:pStyle w:val="XML1"/>
              <w:rPr>
                <w:ins w:id="1527" w:author="Thomas Dietz" w:date="2012-08-10T14:48:00Z"/>
              </w:rPr>
            </w:pPr>
            <w:ins w:id="1528" w:author="Thomas Dietz" w:date="2012-08-10T14:48:00Z">
              <w:r>
                <w:t xml:space="preserve">            &lt;xs:sequence&gt;</w:t>
              </w:r>
            </w:ins>
          </w:p>
          <w:p w14:paraId="1D9C6F69" w14:textId="77777777" w:rsidR="00DC2CE4" w:rsidRDefault="00DC2CE4" w:rsidP="00DC2CE4">
            <w:pPr>
              <w:pStyle w:val="XML1"/>
              <w:rPr>
                <w:ins w:id="1529" w:author="Thomas Dietz" w:date="2012-08-10T14:48:00Z"/>
              </w:rPr>
            </w:pPr>
            <w:ins w:id="1530" w:author="Thomas Dietz" w:date="2012-08-10T14:48:00Z">
              <w:r>
                <w:t xml:space="preserve">              &lt;xs:element name="configuration-point" minOccurs="0" maxOccurs="unbounded"&gt;</w:t>
              </w:r>
            </w:ins>
          </w:p>
          <w:p w14:paraId="156AE1DE" w14:textId="77777777" w:rsidR="00DC2CE4" w:rsidRDefault="00DC2CE4" w:rsidP="00DC2CE4">
            <w:pPr>
              <w:pStyle w:val="XML1"/>
              <w:rPr>
                <w:ins w:id="1531" w:author="Thomas Dietz" w:date="2012-08-10T14:48:00Z"/>
              </w:rPr>
            </w:pPr>
            <w:ins w:id="1532" w:author="Thomas Dietz" w:date="2012-08-10T14:48:00Z">
              <w:r>
                <w:t xml:space="preserve">                &lt;xs:annotation&gt;</w:t>
              </w:r>
            </w:ins>
          </w:p>
          <w:p w14:paraId="4067C981" w14:textId="77777777" w:rsidR="00DC2CE4" w:rsidRDefault="00DC2CE4" w:rsidP="00DC2CE4">
            <w:pPr>
              <w:pStyle w:val="XML1"/>
              <w:rPr>
                <w:ins w:id="1533" w:author="Thomas Dietz" w:date="2012-08-10T14:48:00Z"/>
              </w:rPr>
            </w:pPr>
            <w:ins w:id="1534" w:author="Thomas Dietz" w:date="2012-08-10T14:48:00Z">
              <w:r>
                <w:lastRenderedPageBreak/>
                <w:t xml:space="preserve">                  &lt;xs:documentation&gt;</w:t>
              </w:r>
            </w:ins>
          </w:p>
          <w:p w14:paraId="68AA3B1E" w14:textId="77777777" w:rsidR="00DC2CE4" w:rsidRDefault="00DC2CE4" w:rsidP="00DC2CE4">
            <w:pPr>
              <w:pStyle w:val="XML1"/>
              <w:rPr>
                <w:ins w:id="1535" w:author="Thomas Dietz" w:date="2012-08-10T14:48:00Z"/>
              </w:rPr>
            </w:pPr>
            <w:ins w:id="1536" w:author="Thomas Dietz" w:date="2012-08-10T14:48:00Z">
              <w:r>
                <w:t xml:space="preserve">                    The list of all Configuration Points known to</w:t>
              </w:r>
            </w:ins>
          </w:p>
          <w:p w14:paraId="65AAE542" w14:textId="77777777" w:rsidR="00DC2CE4" w:rsidRDefault="00DC2CE4" w:rsidP="00DC2CE4">
            <w:pPr>
              <w:pStyle w:val="XML1"/>
              <w:rPr>
                <w:ins w:id="1537" w:author="Thomas Dietz" w:date="2012-08-10T14:48:00Z"/>
              </w:rPr>
            </w:pPr>
            <w:ins w:id="1538" w:author="Thomas Dietz" w:date="2012-08-10T14:48:00Z">
              <w:r>
                <w:t xml:space="preserve">                    the OpenFlow Capable Switch that may manage it using</w:t>
              </w:r>
            </w:ins>
          </w:p>
          <w:p w14:paraId="6829FC60" w14:textId="77777777" w:rsidR="00DC2CE4" w:rsidRDefault="00DC2CE4" w:rsidP="00DC2CE4">
            <w:pPr>
              <w:pStyle w:val="XML1"/>
              <w:rPr>
                <w:ins w:id="1539" w:author="Thomas Dietz" w:date="2012-08-10T14:48:00Z"/>
              </w:rPr>
            </w:pPr>
            <w:ins w:id="1540" w:author="Thomas Dietz" w:date="2012-08-10T14:48:00Z">
              <w:r>
                <w:t xml:space="preserve">                    OF-CONFIG.</w:t>
              </w:r>
            </w:ins>
          </w:p>
          <w:p w14:paraId="2DC3E231" w14:textId="77777777" w:rsidR="00DC2CE4" w:rsidRDefault="00DC2CE4" w:rsidP="00DC2CE4">
            <w:pPr>
              <w:pStyle w:val="XML1"/>
              <w:rPr>
                <w:ins w:id="1541" w:author="Thomas Dietz" w:date="2012-08-10T14:48:00Z"/>
              </w:rPr>
            </w:pPr>
          </w:p>
          <w:p w14:paraId="4EC93A2E" w14:textId="77777777" w:rsidR="00DC2CE4" w:rsidRDefault="00DC2CE4" w:rsidP="00DC2CE4">
            <w:pPr>
              <w:pStyle w:val="XML1"/>
              <w:rPr>
                <w:ins w:id="1542" w:author="Thomas Dietz" w:date="2012-08-10T14:48:00Z"/>
              </w:rPr>
            </w:pPr>
            <w:ins w:id="1543" w:author="Thomas Dietz" w:date="2012-08-10T14:48:00Z">
              <w:r>
                <w:t xml:space="preserve">                    The element 'id' of OFConfigurationType MUST be unique</w:t>
              </w:r>
            </w:ins>
          </w:p>
          <w:p w14:paraId="18C9E263" w14:textId="77777777" w:rsidR="00DC2CE4" w:rsidRDefault="00DC2CE4" w:rsidP="00DC2CE4">
            <w:pPr>
              <w:pStyle w:val="XML1"/>
              <w:rPr>
                <w:ins w:id="1544" w:author="Thomas Dietz" w:date="2012-08-10T14:48:00Z"/>
              </w:rPr>
            </w:pPr>
            <w:ins w:id="1545" w:author="Thomas Dietz" w:date="2012-08-10T14:48:00Z">
              <w:r>
                <w:t xml:space="preserve">                    within this list.</w:t>
              </w:r>
            </w:ins>
          </w:p>
          <w:p w14:paraId="13FEA41E" w14:textId="77777777" w:rsidR="00DC2CE4" w:rsidRDefault="00DC2CE4" w:rsidP="00DC2CE4">
            <w:pPr>
              <w:pStyle w:val="XML1"/>
              <w:rPr>
                <w:ins w:id="1546" w:author="Thomas Dietz" w:date="2012-08-10T14:48:00Z"/>
              </w:rPr>
            </w:pPr>
            <w:ins w:id="1547" w:author="Thomas Dietz" w:date="2012-08-10T14:48:00Z">
              <w:r>
                <w:t xml:space="preserve">                  &lt;/xs:documentation&gt;</w:t>
              </w:r>
            </w:ins>
          </w:p>
          <w:p w14:paraId="2AEAD68F" w14:textId="77777777" w:rsidR="00DC2CE4" w:rsidRDefault="00DC2CE4" w:rsidP="00DC2CE4">
            <w:pPr>
              <w:pStyle w:val="XML1"/>
              <w:rPr>
                <w:ins w:id="1548" w:author="Thomas Dietz" w:date="2012-08-10T14:48:00Z"/>
              </w:rPr>
            </w:pPr>
            <w:ins w:id="1549" w:author="Thomas Dietz" w:date="2012-08-10T14:48:00Z">
              <w:r>
                <w:t xml:space="preserve">                &lt;/xs:annotation&gt;</w:t>
              </w:r>
            </w:ins>
          </w:p>
          <w:p w14:paraId="0E36069E" w14:textId="77777777" w:rsidR="00DC2CE4" w:rsidRDefault="00DC2CE4" w:rsidP="00DC2CE4">
            <w:pPr>
              <w:pStyle w:val="XML1"/>
              <w:rPr>
                <w:ins w:id="1550" w:author="Thomas Dietz" w:date="2012-08-10T14:48:00Z"/>
              </w:rPr>
            </w:pPr>
            <w:ins w:id="1551" w:author="Thomas Dietz" w:date="2012-08-10T14:48:00Z">
              <w:r>
                <w:t xml:space="preserve">                &lt;xs:complexType&gt;</w:t>
              </w:r>
            </w:ins>
          </w:p>
          <w:p w14:paraId="49A886A2" w14:textId="77777777" w:rsidR="00DC2CE4" w:rsidRDefault="00DC2CE4" w:rsidP="00DC2CE4">
            <w:pPr>
              <w:pStyle w:val="XML1"/>
              <w:rPr>
                <w:ins w:id="1552" w:author="Thomas Dietz" w:date="2012-08-10T14:48:00Z"/>
              </w:rPr>
            </w:pPr>
            <w:ins w:id="1553" w:author="Thomas Dietz" w:date="2012-08-10T14:48:00Z">
              <w:r>
                <w:t xml:space="preserve">                  &lt;xs:sequence&gt;</w:t>
              </w:r>
            </w:ins>
          </w:p>
          <w:p w14:paraId="6141C745" w14:textId="77777777" w:rsidR="00DC2CE4" w:rsidRDefault="00DC2CE4" w:rsidP="00DC2CE4">
            <w:pPr>
              <w:pStyle w:val="XML1"/>
              <w:rPr>
                <w:ins w:id="1554" w:author="Thomas Dietz" w:date="2012-08-10T14:48:00Z"/>
              </w:rPr>
            </w:pPr>
            <w:ins w:id="1555" w:author="Thomas Dietz" w:date="2012-08-10T14:48:00Z">
              <w:r>
                <w:t xml:space="preserve">                    &lt;xs:group ref="OFConfigurationPointType"/&gt;</w:t>
              </w:r>
            </w:ins>
          </w:p>
          <w:p w14:paraId="33869AC7" w14:textId="77777777" w:rsidR="00DC2CE4" w:rsidRDefault="00DC2CE4" w:rsidP="00DC2CE4">
            <w:pPr>
              <w:pStyle w:val="XML1"/>
              <w:rPr>
                <w:ins w:id="1556" w:author="Thomas Dietz" w:date="2012-08-10T14:48:00Z"/>
              </w:rPr>
            </w:pPr>
            <w:ins w:id="1557" w:author="Thomas Dietz" w:date="2012-08-10T14:48:00Z">
              <w:r>
                <w:t xml:space="preserve">                  &lt;/xs:sequence&gt;</w:t>
              </w:r>
            </w:ins>
          </w:p>
          <w:p w14:paraId="4DEC8FAC" w14:textId="77777777" w:rsidR="00DC2CE4" w:rsidRDefault="00DC2CE4" w:rsidP="00DC2CE4">
            <w:pPr>
              <w:pStyle w:val="XML1"/>
              <w:rPr>
                <w:ins w:id="1558" w:author="Thomas Dietz" w:date="2012-08-10T14:48:00Z"/>
              </w:rPr>
            </w:pPr>
            <w:ins w:id="1559" w:author="Thomas Dietz" w:date="2012-08-10T14:48:00Z">
              <w:r>
                <w:t xml:space="preserve">                &lt;/xs:complexType&gt;</w:t>
              </w:r>
            </w:ins>
          </w:p>
          <w:p w14:paraId="075088FD" w14:textId="77777777" w:rsidR="00DC2CE4" w:rsidRDefault="00DC2CE4" w:rsidP="00DC2CE4">
            <w:pPr>
              <w:pStyle w:val="XML1"/>
              <w:rPr>
                <w:ins w:id="1560" w:author="Thomas Dietz" w:date="2012-08-10T14:48:00Z"/>
              </w:rPr>
            </w:pPr>
            <w:ins w:id="1561" w:author="Thomas Dietz" w:date="2012-08-10T14:48:00Z">
              <w:r>
                <w:t xml:space="preserve">              &lt;/xs:element&gt;</w:t>
              </w:r>
            </w:ins>
          </w:p>
          <w:p w14:paraId="37A3FAAC" w14:textId="77777777" w:rsidR="00DC2CE4" w:rsidRDefault="00DC2CE4" w:rsidP="00DC2CE4">
            <w:pPr>
              <w:pStyle w:val="XML1"/>
              <w:rPr>
                <w:ins w:id="1562" w:author="Thomas Dietz" w:date="2012-08-10T14:48:00Z"/>
              </w:rPr>
            </w:pPr>
            <w:ins w:id="1563" w:author="Thomas Dietz" w:date="2012-08-10T14:48:00Z">
              <w:r>
                <w:t xml:space="preserve">            &lt;/xs:sequence&gt;</w:t>
              </w:r>
            </w:ins>
          </w:p>
          <w:p w14:paraId="28D46B22" w14:textId="77777777" w:rsidR="00DC2CE4" w:rsidRDefault="00DC2CE4" w:rsidP="00DC2CE4">
            <w:pPr>
              <w:pStyle w:val="XML1"/>
              <w:rPr>
                <w:ins w:id="1564" w:author="Thomas Dietz" w:date="2012-08-10T14:48:00Z"/>
              </w:rPr>
            </w:pPr>
            <w:ins w:id="1565" w:author="Thomas Dietz" w:date="2012-08-10T14:48:00Z">
              <w:r>
                <w:t xml:space="preserve">          &lt;/xs:complexType&gt;</w:t>
              </w:r>
            </w:ins>
          </w:p>
          <w:p w14:paraId="781EB83D" w14:textId="77777777" w:rsidR="00DC2CE4" w:rsidRDefault="00DC2CE4" w:rsidP="00DC2CE4">
            <w:pPr>
              <w:pStyle w:val="XML1"/>
              <w:rPr>
                <w:ins w:id="1566" w:author="Thomas Dietz" w:date="2012-08-10T14:48:00Z"/>
              </w:rPr>
            </w:pPr>
            <w:ins w:id="1567" w:author="Thomas Dietz" w:date="2012-08-10T14:48:00Z">
              <w:r>
                <w:t xml:space="preserve">          &lt;xs:key name="key_configuration-points_capable-switch_configuration-point"&gt;</w:t>
              </w:r>
            </w:ins>
          </w:p>
          <w:p w14:paraId="4D8EE18A" w14:textId="77777777" w:rsidR="00DC2CE4" w:rsidRDefault="00DC2CE4" w:rsidP="00DC2CE4">
            <w:pPr>
              <w:pStyle w:val="XML1"/>
              <w:rPr>
                <w:ins w:id="1568" w:author="Thomas Dietz" w:date="2012-08-10T14:48:00Z"/>
              </w:rPr>
            </w:pPr>
            <w:ins w:id="1569" w:author="Thomas Dietz" w:date="2012-08-10T14:48:00Z">
              <w:r>
                <w:t xml:space="preserve">            &lt;xs:selector xpath="of11-config:configuration-point"/&gt;</w:t>
              </w:r>
            </w:ins>
          </w:p>
          <w:p w14:paraId="7D6F3BD4" w14:textId="77777777" w:rsidR="00DC2CE4" w:rsidRDefault="00DC2CE4" w:rsidP="00DC2CE4">
            <w:pPr>
              <w:pStyle w:val="XML1"/>
              <w:rPr>
                <w:ins w:id="1570" w:author="Thomas Dietz" w:date="2012-08-10T14:48:00Z"/>
              </w:rPr>
            </w:pPr>
            <w:ins w:id="1571" w:author="Thomas Dietz" w:date="2012-08-10T14:48:00Z">
              <w:r>
                <w:t xml:space="preserve">            &lt;xs:field xpath="of11-config:id"/&gt;</w:t>
              </w:r>
            </w:ins>
          </w:p>
          <w:p w14:paraId="2F5725E8" w14:textId="77777777" w:rsidR="00DC2CE4" w:rsidRDefault="00DC2CE4" w:rsidP="00DC2CE4">
            <w:pPr>
              <w:pStyle w:val="XML1"/>
              <w:rPr>
                <w:ins w:id="1572" w:author="Thomas Dietz" w:date="2012-08-10T14:48:00Z"/>
              </w:rPr>
            </w:pPr>
            <w:ins w:id="1573" w:author="Thomas Dietz" w:date="2012-08-10T14:48:00Z">
              <w:r>
                <w:t xml:space="preserve">          &lt;/xs:key&gt;</w:t>
              </w:r>
            </w:ins>
          </w:p>
          <w:p w14:paraId="3D5612B8" w14:textId="77777777" w:rsidR="00DC2CE4" w:rsidRDefault="00DC2CE4" w:rsidP="00DC2CE4">
            <w:pPr>
              <w:pStyle w:val="XML1"/>
              <w:rPr>
                <w:ins w:id="1574" w:author="Thomas Dietz" w:date="2012-08-10T14:48:00Z"/>
              </w:rPr>
            </w:pPr>
            <w:ins w:id="1575" w:author="Thomas Dietz" w:date="2012-08-10T14:48:00Z">
              <w:r>
                <w:t xml:space="preserve">        &lt;/xs:element&gt;</w:t>
              </w:r>
            </w:ins>
          </w:p>
          <w:p w14:paraId="2A18E3BA" w14:textId="77777777" w:rsidR="00DC2CE4" w:rsidRDefault="00DC2CE4" w:rsidP="00DC2CE4">
            <w:pPr>
              <w:pStyle w:val="XML1"/>
              <w:rPr>
                <w:ins w:id="1576" w:author="Thomas Dietz" w:date="2012-08-10T14:48:00Z"/>
              </w:rPr>
            </w:pPr>
            <w:ins w:id="1577" w:author="Thomas Dietz" w:date="2012-08-10T14:48:00Z">
              <w:r>
                <w:t xml:space="preserve">        &lt;xs:element name="resources" minOccurs="0"&gt;</w:t>
              </w:r>
            </w:ins>
          </w:p>
          <w:p w14:paraId="17E529F8" w14:textId="77777777" w:rsidR="00DC2CE4" w:rsidRDefault="00DC2CE4" w:rsidP="00DC2CE4">
            <w:pPr>
              <w:pStyle w:val="XML1"/>
              <w:rPr>
                <w:ins w:id="1578" w:author="Thomas Dietz" w:date="2012-08-10T14:48:00Z"/>
              </w:rPr>
            </w:pPr>
            <w:ins w:id="1579" w:author="Thomas Dietz" w:date="2012-08-10T14:48:00Z">
              <w:r>
                <w:t xml:space="preserve">          &lt;xs:annotation&gt;</w:t>
              </w:r>
            </w:ins>
          </w:p>
          <w:p w14:paraId="4D87C8F0" w14:textId="77777777" w:rsidR="00DC2CE4" w:rsidRDefault="00DC2CE4" w:rsidP="00DC2CE4">
            <w:pPr>
              <w:pStyle w:val="XML1"/>
              <w:rPr>
                <w:ins w:id="1580" w:author="Thomas Dietz" w:date="2012-08-10T14:48:00Z"/>
              </w:rPr>
            </w:pPr>
            <w:ins w:id="1581" w:author="Thomas Dietz" w:date="2012-08-10T14:48:00Z">
              <w:r>
                <w:t xml:space="preserve">            &lt;xs:documentation&gt;</w:t>
              </w:r>
            </w:ins>
          </w:p>
          <w:p w14:paraId="6D3481B7" w14:textId="77777777" w:rsidR="00DC2CE4" w:rsidRDefault="00DC2CE4" w:rsidP="00DC2CE4">
            <w:pPr>
              <w:pStyle w:val="XML1"/>
              <w:rPr>
                <w:ins w:id="1582" w:author="Thomas Dietz" w:date="2012-08-10T14:48:00Z"/>
              </w:rPr>
            </w:pPr>
            <w:ins w:id="1583" w:author="Thomas Dietz" w:date="2012-08-10T14:48:00Z">
              <w:r>
                <w:t xml:space="preserve">              A lists containing all resources of the OpenFlow</w:t>
              </w:r>
            </w:ins>
          </w:p>
          <w:p w14:paraId="12614437" w14:textId="77777777" w:rsidR="00DC2CE4" w:rsidRDefault="00DC2CE4" w:rsidP="00DC2CE4">
            <w:pPr>
              <w:pStyle w:val="XML1"/>
              <w:rPr>
                <w:ins w:id="1584" w:author="Thomas Dietz" w:date="2012-08-10T14:48:00Z"/>
              </w:rPr>
            </w:pPr>
            <w:ins w:id="1585" w:author="Thomas Dietz" w:date="2012-08-10T14:48:00Z">
              <w:r>
                <w:t xml:space="preserve">              Capable Switch that can be used by OpenFlow Logical</w:t>
              </w:r>
            </w:ins>
          </w:p>
          <w:p w14:paraId="3882B9B0" w14:textId="77777777" w:rsidR="00DC2CE4" w:rsidRDefault="00DC2CE4" w:rsidP="00DC2CE4">
            <w:pPr>
              <w:pStyle w:val="XML1"/>
              <w:rPr>
                <w:ins w:id="1586" w:author="Thomas Dietz" w:date="2012-08-10T14:48:00Z"/>
              </w:rPr>
            </w:pPr>
            <w:ins w:id="1587" w:author="Thomas Dietz" w:date="2012-08-10T14:48:00Z">
              <w:r>
                <w:t xml:space="preserve">              Switches.  Resources are listed here independent of their</w:t>
              </w:r>
            </w:ins>
          </w:p>
          <w:p w14:paraId="0A1A6843" w14:textId="77777777" w:rsidR="00DC2CE4" w:rsidRDefault="00DC2CE4" w:rsidP="00DC2CE4">
            <w:pPr>
              <w:pStyle w:val="XML1"/>
              <w:rPr>
                <w:ins w:id="1588" w:author="Thomas Dietz" w:date="2012-08-10T14:48:00Z"/>
              </w:rPr>
            </w:pPr>
            <w:ins w:id="1589" w:author="Thomas Dietz" w:date="2012-08-10T14:48:00Z">
              <w:r>
                <w:t xml:space="preserve">              actual assignment to OpenFlow Logical Switches.  They may</w:t>
              </w:r>
            </w:ins>
          </w:p>
          <w:p w14:paraId="321E8538" w14:textId="77777777" w:rsidR="00DC2CE4" w:rsidRDefault="00DC2CE4" w:rsidP="00DC2CE4">
            <w:pPr>
              <w:pStyle w:val="XML1"/>
              <w:rPr>
                <w:ins w:id="1590" w:author="Thomas Dietz" w:date="2012-08-10T14:48:00Z"/>
              </w:rPr>
            </w:pPr>
            <w:ins w:id="1591" w:author="Thomas Dietz" w:date="2012-08-10T14:48:00Z">
              <w:r>
                <w:t xml:space="preserve">              be available to be assigned to an OpenFlow Logical Switch</w:t>
              </w:r>
            </w:ins>
          </w:p>
          <w:p w14:paraId="57E975A2" w14:textId="77777777" w:rsidR="00DC2CE4" w:rsidRDefault="00DC2CE4" w:rsidP="00DC2CE4">
            <w:pPr>
              <w:pStyle w:val="XML1"/>
              <w:rPr>
                <w:ins w:id="1592" w:author="Thomas Dietz" w:date="2012-08-10T14:48:00Z"/>
              </w:rPr>
            </w:pPr>
            <w:ins w:id="1593" w:author="Thomas Dietz" w:date="2012-08-10T14:48:00Z">
              <w:r>
                <w:t xml:space="preserve">              or already in use by an OpenFlow Logical Switch.</w:t>
              </w:r>
            </w:ins>
          </w:p>
          <w:p w14:paraId="32529BD9" w14:textId="77777777" w:rsidR="00DC2CE4" w:rsidRDefault="00DC2CE4" w:rsidP="00DC2CE4">
            <w:pPr>
              <w:pStyle w:val="XML1"/>
              <w:rPr>
                <w:ins w:id="1594" w:author="Thomas Dietz" w:date="2012-08-10T14:48:00Z"/>
              </w:rPr>
            </w:pPr>
            <w:ins w:id="1595" w:author="Thomas Dietz" w:date="2012-08-10T14:48:00Z">
              <w:r>
                <w:t xml:space="preserve">            &lt;/xs:documentation&gt;</w:t>
              </w:r>
            </w:ins>
          </w:p>
          <w:p w14:paraId="26319F10" w14:textId="77777777" w:rsidR="00DC2CE4" w:rsidRDefault="00DC2CE4" w:rsidP="00DC2CE4">
            <w:pPr>
              <w:pStyle w:val="XML1"/>
              <w:rPr>
                <w:ins w:id="1596" w:author="Thomas Dietz" w:date="2012-08-10T14:48:00Z"/>
              </w:rPr>
            </w:pPr>
            <w:ins w:id="1597" w:author="Thomas Dietz" w:date="2012-08-10T14:48:00Z">
              <w:r>
                <w:t xml:space="preserve">          &lt;/xs:annotation&gt;</w:t>
              </w:r>
            </w:ins>
          </w:p>
          <w:p w14:paraId="58AFEA60" w14:textId="77777777" w:rsidR="00DC2CE4" w:rsidRDefault="00DC2CE4" w:rsidP="00DC2CE4">
            <w:pPr>
              <w:pStyle w:val="XML1"/>
              <w:rPr>
                <w:ins w:id="1598" w:author="Thomas Dietz" w:date="2012-08-10T14:48:00Z"/>
              </w:rPr>
            </w:pPr>
            <w:ins w:id="1599" w:author="Thomas Dietz" w:date="2012-08-10T14:48:00Z">
              <w:r>
                <w:t xml:space="preserve">          &lt;xs:complexType&gt;</w:t>
              </w:r>
            </w:ins>
          </w:p>
          <w:p w14:paraId="6FBF3C3D" w14:textId="77777777" w:rsidR="00DC2CE4" w:rsidRDefault="00DC2CE4" w:rsidP="00DC2CE4">
            <w:pPr>
              <w:pStyle w:val="XML1"/>
              <w:rPr>
                <w:ins w:id="1600" w:author="Thomas Dietz" w:date="2012-08-10T14:48:00Z"/>
              </w:rPr>
            </w:pPr>
            <w:ins w:id="1601" w:author="Thomas Dietz" w:date="2012-08-10T14:48:00Z">
              <w:r>
                <w:t xml:space="preserve">            &lt;xs:sequence&gt;</w:t>
              </w:r>
            </w:ins>
          </w:p>
          <w:p w14:paraId="1676E86C" w14:textId="77777777" w:rsidR="00DC2CE4" w:rsidRDefault="00DC2CE4" w:rsidP="00DC2CE4">
            <w:pPr>
              <w:pStyle w:val="XML1"/>
              <w:rPr>
                <w:ins w:id="1602" w:author="Thomas Dietz" w:date="2012-08-10T14:48:00Z"/>
              </w:rPr>
            </w:pPr>
            <w:ins w:id="1603" w:author="Thomas Dietz" w:date="2012-08-10T14:48:00Z">
              <w:r>
                <w:t xml:space="preserve">              &lt;xs:element name="port" minOccurs="0" maxOccurs="unbounded"&gt;</w:t>
              </w:r>
            </w:ins>
          </w:p>
          <w:p w14:paraId="6ABF3F3D" w14:textId="77777777" w:rsidR="00DC2CE4" w:rsidRDefault="00DC2CE4" w:rsidP="00DC2CE4">
            <w:pPr>
              <w:pStyle w:val="XML1"/>
              <w:rPr>
                <w:ins w:id="1604" w:author="Thomas Dietz" w:date="2012-08-10T14:48:00Z"/>
              </w:rPr>
            </w:pPr>
            <w:ins w:id="1605" w:author="Thomas Dietz" w:date="2012-08-10T14:48:00Z">
              <w:r>
                <w:t xml:space="preserve">                &lt;xs:annotation&gt;</w:t>
              </w:r>
            </w:ins>
          </w:p>
          <w:p w14:paraId="45E9F65B" w14:textId="77777777" w:rsidR="00DC2CE4" w:rsidRDefault="00DC2CE4" w:rsidP="00DC2CE4">
            <w:pPr>
              <w:pStyle w:val="XML1"/>
              <w:rPr>
                <w:ins w:id="1606" w:author="Thomas Dietz" w:date="2012-08-10T14:48:00Z"/>
              </w:rPr>
            </w:pPr>
            <w:ins w:id="1607" w:author="Thomas Dietz" w:date="2012-08-10T14:48:00Z">
              <w:r>
                <w:t xml:space="preserve">                  &lt;xs:documentation&gt;</w:t>
              </w:r>
            </w:ins>
          </w:p>
          <w:p w14:paraId="3B9CC9D1" w14:textId="77777777" w:rsidR="00DC2CE4" w:rsidRDefault="00DC2CE4" w:rsidP="00DC2CE4">
            <w:pPr>
              <w:pStyle w:val="XML1"/>
              <w:rPr>
                <w:ins w:id="1608" w:author="Thomas Dietz" w:date="2012-08-10T14:48:00Z"/>
              </w:rPr>
            </w:pPr>
            <w:ins w:id="1609" w:author="Thomas Dietz" w:date="2012-08-10T14:48:00Z">
              <w:r>
                <w:t xml:space="preserve">                    The list contains all port resources of the</w:t>
              </w:r>
            </w:ins>
          </w:p>
          <w:p w14:paraId="08F718B7" w14:textId="77777777" w:rsidR="00DC2CE4" w:rsidRDefault="00DC2CE4" w:rsidP="00DC2CE4">
            <w:pPr>
              <w:pStyle w:val="XML1"/>
              <w:rPr>
                <w:ins w:id="1610" w:author="Thomas Dietz" w:date="2012-08-10T14:48:00Z"/>
              </w:rPr>
            </w:pPr>
            <w:ins w:id="1611" w:author="Thomas Dietz" w:date="2012-08-10T14:48:00Z">
              <w:r>
                <w:t xml:space="preserve">                    OpenFlow Capable Switch.</w:t>
              </w:r>
            </w:ins>
          </w:p>
          <w:p w14:paraId="0A7BEA64" w14:textId="77777777" w:rsidR="00DC2CE4" w:rsidRDefault="00DC2CE4" w:rsidP="00DC2CE4">
            <w:pPr>
              <w:pStyle w:val="XML1"/>
              <w:rPr>
                <w:ins w:id="1612" w:author="Thomas Dietz" w:date="2012-08-10T14:48:00Z"/>
              </w:rPr>
            </w:pPr>
          </w:p>
          <w:p w14:paraId="4EDBC3DC" w14:textId="77777777" w:rsidR="00DC2CE4" w:rsidRDefault="00DC2CE4" w:rsidP="00DC2CE4">
            <w:pPr>
              <w:pStyle w:val="XML1"/>
              <w:rPr>
                <w:ins w:id="1613" w:author="Thomas Dietz" w:date="2012-08-10T14:48:00Z"/>
              </w:rPr>
            </w:pPr>
            <w:ins w:id="1614" w:author="Thomas Dietz" w:date="2012-08-10T14:48:00Z">
              <w:r>
                <w:t xml:space="preserve">                    The element 'resource-id' of OFPortType MUST be unique</w:t>
              </w:r>
            </w:ins>
          </w:p>
          <w:p w14:paraId="5FF5BE57" w14:textId="77777777" w:rsidR="00DC2CE4" w:rsidRDefault="00DC2CE4" w:rsidP="00DC2CE4">
            <w:pPr>
              <w:pStyle w:val="XML1"/>
              <w:rPr>
                <w:ins w:id="1615" w:author="Thomas Dietz" w:date="2012-08-10T14:48:00Z"/>
              </w:rPr>
            </w:pPr>
            <w:ins w:id="1616" w:author="Thomas Dietz" w:date="2012-08-10T14:48:00Z">
              <w:r>
                <w:t xml:space="preserve">                    within this list.</w:t>
              </w:r>
            </w:ins>
          </w:p>
          <w:p w14:paraId="7193ED43" w14:textId="77777777" w:rsidR="00DC2CE4" w:rsidRDefault="00DC2CE4" w:rsidP="00DC2CE4">
            <w:pPr>
              <w:pStyle w:val="XML1"/>
              <w:rPr>
                <w:ins w:id="1617" w:author="Thomas Dietz" w:date="2012-08-10T14:48:00Z"/>
              </w:rPr>
            </w:pPr>
            <w:ins w:id="1618" w:author="Thomas Dietz" w:date="2012-08-10T14:48:00Z">
              <w:r>
                <w:t xml:space="preserve">                  &lt;/xs:documentation&gt;</w:t>
              </w:r>
            </w:ins>
          </w:p>
          <w:p w14:paraId="5302257D" w14:textId="77777777" w:rsidR="00DC2CE4" w:rsidRDefault="00DC2CE4" w:rsidP="00DC2CE4">
            <w:pPr>
              <w:pStyle w:val="XML1"/>
              <w:rPr>
                <w:ins w:id="1619" w:author="Thomas Dietz" w:date="2012-08-10T14:48:00Z"/>
              </w:rPr>
            </w:pPr>
            <w:ins w:id="1620" w:author="Thomas Dietz" w:date="2012-08-10T14:48:00Z">
              <w:r>
                <w:t xml:space="preserve">                &lt;/xs:annotation&gt;</w:t>
              </w:r>
            </w:ins>
          </w:p>
          <w:p w14:paraId="146519E2" w14:textId="77777777" w:rsidR="00DC2CE4" w:rsidRDefault="00DC2CE4" w:rsidP="00DC2CE4">
            <w:pPr>
              <w:pStyle w:val="XML1"/>
              <w:rPr>
                <w:ins w:id="1621" w:author="Thomas Dietz" w:date="2012-08-10T14:48:00Z"/>
              </w:rPr>
            </w:pPr>
            <w:ins w:id="1622" w:author="Thomas Dietz" w:date="2012-08-10T14:48:00Z">
              <w:r>
                <w:t xml:space="preserve">                &lt;xs:complexType&gt;</w:t>
              </w:r>
            </w:ins>
          </w:p>
          <w:p w14:paraId="059EB50B" w14:textId="77777777" w:rsidR="00DC2CE4" w:rsidRDefault="00DC2CE4" w:rsidP="00DC2CE4">
            <w:pPr>
              <w:pStyle w:val="XML1"/>
              <w:rPr>
                <w:ins w:id="1623" w:author="Thomas Dietz" w:date="2012-08-10T14:48:00Z"/>
              </w:rPr>
            </w:pPr>
            <w:ins w:id="1624" w:author="Thomas Dietz" w:date="2012-08-10T14:48:00Z">
              <w:r>
                <w:t xml:space="preserve">                  &lt;xs:sequence&gt;</w:t>
              </w:r>
            </w:ins>
          </w:p>
          <w:p w14:paraId="3494147B" w14:textId="77777777" w:rsidR="00DC2CE4" w:rsidRDefault="00DC2CE4" w:rsidP="00DC2CE4">
            <w:pPr>
              <w:pStyle w:val="XML1"/>
              <w:rPr>
                <w:ins w:id="1625" w:author="Thomas Dietz" w:date="2012-08-10T14:48:00Z"/>
              </w:rPr>
            </w:pPr>
            <w:ins w:id="1626" w:author="Thomas Dietz" w:date="2012-08-10T14:48:00Z">
              <w:r>
                <w:t xml:space="preserve">                    &lt;xs:group ref="OFPortType"/&gt;</w:t>
              </w:r>
            </w:ins>
          </w:p>
          <w:p w14:paraId="2FE26FFA" w14:textId="77777777" w:rsidR="00DC2CE4" w:rsidRDefault="00DC2CE4" w:rsidP="00DC2CE4">
            <w:pPr>
              <w:pStyle w:val="XML1"/>
              <w:rPr>
                <w:ins w:id="1627" w:author="Thomas Dietz" w:date="2012-08-10T14:48:00Z"/>
              </w:rPr>
            </w:pPr>
            <w:ins w:id="1628" w:author="Thomas Dietz" w:date="2012-08-10T14:48:00Z">
              <w:r>
                <w:t xml:space="preserve">                  &lt;/xs:sequence&gt;</w:t>
              </w:r>
            </w:ins>
          </w:p>
          <w:p w14:paraId="1CEE93A1" w14:textId="77777777" w:rsidR="00DC2CE4" w:rsidRDefault="00DC2CE4" w:rsidP="00DC2CE4">
            <w:pPr>
              <w:pStyle w:val="XML1"/>
              <w:rPr>
                <w:ins w:id="1629" w:author="Thomas Dietz" w:date="2012-08-10T14:48:00Z"/>
              </w:rPr>
            </w:pPr>
            <w:ins w:id="1630" w:author="Thomas Dietz" w:date="2012-08-10T14:48:00Z">
              <w:r>
                <w:t xml:space="preserve">                &lt;/xs:complexType&gt;</w:t>
              </w:r>
            </w:ins>
          </w:p>
          <w:p w14:paraId="07A237BF" w14:textId="77777777" w:rsidR="00DC2CE4" w:rsidRDefault="00DC2CE4" w:rsidP="00DC2CE4">
            <w:pPr>
              <w:pStyle w:val="XML1"/>
              <w:rPr>
                <w:ins w:id="1631" w:author="Thomas Dietz" w:date="2012-08-10T14:48:00Z"/>
              </w:rPr>
            </w:pPr>
            <w:ins w:id="1632" w:author="Thomas Dietz" w:date="2012-08-10T14:48:00Z">
              <w:r>
                <w:t xml:space="preserve">              &lt;/xs:element&gt;</w:t>
              </w:r>
            </w:ins>
          </w:p>
          <w:p w14:paraId="75414CF6" w14:textId="77777777" w:rsidR="00DC2CE4" w:rsidRDefault="00DC2CE4" w:rsidP="00DC2CE4">
            <w:pPr>
              <w:pStyle w:val="XML1"/>
              <w:rPr>
                <w:ins w:id="1633" w:author="Thomas Dietz" w:date="2012-08-10T14:48:00Z"/>
              </w:rPr>
            </w:pPr>
            <w:ins w:id="1634" w:author="Thomas Dietz" w:date="2012-08-10T14:48:00Z">
              <w:r>
                <w:t xml:space="preserve">              &lt;xs:element name="queue" minOccurs="0" maxOccurs="unbounded"&gt;</w:t>
              </w:r>
            </w:ins>
          </w:p>
          <w:p w14:paraId="65326A82" w14:textId="77777777" w:rsidR="00DC2CE4" w:rsidRDefault="00DC2CE4" w:rsidP="00DC2CE4">
            <w:pPr>
              <w:pStyle w:val="XML1"/>
              <w:rPr>
                <w:ins w:id="1635" w:author="Thomas Dietz" w:date="2012-08-10T14:48:00Z"/>
              </w:rPr>
            </w:pPr>
            <w:ins w:id="1636" w:author="Thomas Dietz" w:date="2012-08-10T14:48:00Z">
              <w:r>
                <w:t xml:space="preserve">                &lt;xs:annotation&gt;</w:t>
              </w:r>
            </w:ins>
          </w:p>
          <w:p w14:paraId="5A2CE1B4" w14:textId="77777777" w:rsidR="00DC2CE4" w:rsidRDefault="00DC2CE4" w:rsidP="00DC2CE4">
            <w:pPr>
              <w:pStyle w:val="XML1"/>
              <w:rPr>
                <w:ins w:id="1637" w:author="Thomas Dietz" w:date="2012-08-10T14:48:00Z"/>
              </w:rPr>
            </w:pPr>
            <w:ins w:id="1638" w:author="Thomas Dietz" w:date="2012-08-10T14:48:00Z">
              <w:r>
                <w:t xml:space="preserve">                  &lt;xs:documentation&gt;</w:t>
              </w:r>
            </w:ins>
          </w:p>
          <w:p w14:paraId="06DBA67D" w14:textId="77777777" w:rsidR="00DC2CE4" w:rsidRDefault="00DC2CE4" w:rsidP="00DC2CE4">
            <w:pPr>
              <w:pStyle w:val="XML1"/>
              <w:rPr>
                <w:ins w:id="1639" w:author="Thomas Dietz" w:date="2012-08-10T14:48:00Z"/>
              </w:rPr>
            </w:pPr>
            <w:ins w:id="1640" w:author="Thomas Dietz" w:date="2012-08-10T14:48:00Z">
              <w:r>
                <w:t xml:space="preserve">                    The list contains all queue resources of the</w:t>
              </w:r>
            </w:ins>
          </w:p>
          <w:p w14:paraId="338EB2B2" w14:textId="77777777" w:rsidR="00DC2CE4" w:rsidRDefault="00DC2CE4" w:rsidP="00DC2CE4">
            <w:pPr>
              <w:pStyle w:val="XML1"/>
              <w:rPr>
                <w:ins w:id="1641" w:author="Thomas Dietz" w:date="2012-08-10T14:48:00Z"/>
              </w:rPr>
            </w:pPr>
            <w:ins w:id="1642" w:author="Thomas Dietz" w:date="2012-08-10T14:48:00Z">
              <w:r>
                <w:lastRenderedPageBreak/>
                <w:t xml:space="preserve">                    OpenFlow Capable Switch.</w:t>
              </w:r>
            </w:ins>
          </w:p>
          <w:p w14:paraId="046A33BB" w14:textId="77777777" w:rsidR="00DC2CE4" w:rsidRDefault="00DC2CE4" w:rsidP="00DC2CE4">
            <w:pPr>
              <w:pStyle w:val="XML1"/>
              <w:rPr>
                <w:ins w:id="1643" w:author="Thomas Dietz" w:date="2012-08-10T14:48:00Z"/>
              </w:rPr>
            </w:pPr>
          </w:p>
          <w:p w14:paraId="794F30F9" w14:textId="77777777" w:rsidR="00DC2CE4" w:rsidRDefault="00DC2CE4" w:rsidP="00DC2CE4">
            <w:pPr>
              <w:pStyle w:val="XML1"/>
              <w:rPr>
                <w:ins w:id="1644" w:author="Thomas Dietz" w:date="2012-08-10T14:48:00Z"/>
              </w:rPr>
            </w:pPr>
            <w:ins w:id="1645" w:author="Thomas Dietz" w:date="2012-08-10T14:48:00Z">
              <w:r>
                <w:t xml:space="preserve">                    The element 'resource-id' of OFQueueType MUST be unique</w:t>
              </w:r>
            </w:ins>
          </w:p>
          <w:p w14:paraId="6E16A874" w14:textId="77777777" w:rsidR="00DC2CE4" w:rsidRDefault="00DC2CE4" w:rsidP="00DC2CE4">
            <w:pPr>
              <w:pStyle w:val="XML1"/>
              <w:rPr>
                <w:ins w:id="1646" w:author="Thomas Dietz" w:date="2012-08-10T14:48:00Z"/>
              </w:rPr>
            </w:pPr>
            <w:ins w:id="1647" w:author="Thomas Dietz" w:date="2012-08-10T14:48:00Z">
              <w:r>
                <w:t xml:space="preserve">                    within this list.</w:t>
              </w:r>
            </w:ins>
          </w:p>
          <w:p w14:paraId="76496ED6" w14:textId="77777777" w:rsidR="00DC2CE4" w:rsidRDefault="00DC2CE4" w:rsidP="00DC2CE4">
            <w:pPr>
              <w:pStyle w:val="XML1"/>
              <w:rPr>
                <w:ins w:id="1648" w:author="Thomas Dietz" w:date="2012-08-10T14:48:00Z"/>
              </w:rPr>
            </w:pPr>
            <w:ins w:id="1649" w:author="Thomas Dietz" w:date="2012-08-10T14:48:00Z">
              <w:r>
                <w:t xml:space="preserve">                  &lt;/xs:documentation&gt;</w:t>
              </w:r>
            </w:ins>
          </w:p>
          <w:p w14:paraId="7A2DFBF4" w14:textId="77777777" w:rsidR="00DC2CE4" w:rsidRDefault="00DC2CE4" w:rsidP="00DC2CE4">
            <w:pPr>
              <w:pStyle w:val="XML1"/>
              <w:rPr>
                <w:ins w:id="1650" w:author="Thomas Dietz" w:date="2012-08-10T14:48:00Z"/>
              </w:rPr>
            </w:pPr>
            <w:ins w:id="1651" w:author="Thomas Dietz" w:date="2012-08-10T14:48:00Z">
              <w:r>
                <w:t xml:space="preserve">                &lt;/xs:annotation&gt;</w:t>
              </w:r>
            </w:ins>
          </w:p>
          <w:p w14:paraId="5127B55A" w14:textId="77777777" w:rsidR="00DC2CE4" w:rsidRDefault="00DC2CE4" w:rsidP="00DC2CE4">
            <w:pPr>
              <w:pStyle w:val="XML1"/>
              <w:rPr>
                <w:ins w:id="1652" w:author="Thomas Dietz" w:date="2012-08-10T14:48:00Z"/>
              </w:rPr>
            </w:pPr>
            <w:ins w:id="1653" w:author="Thomas Dietz" w:date="2012-08-10T14:48:00Z">
              <w:r>
                <w:t xml:space="preserve">                &lt;xs:complexType&gt;</w:t>
              </w:r>
            </w:ins>
          </w:p>
          <w:p w14:paraId="7B652551" w14:textId="77777777" w:rsidR="00DC2CE4" w:rsidRDefault="00DC2CE4" w:rsidP="00DC2CE4">
            <w:pPr>
              <w:pStyle w:val="XML1"/>
              <w:rPr>
                <w:ins w:id="1654" w:author="Thomas Dietz" w:date="2012-08-10T14:48:00Z"/>
              </w:rPr>
            </w:pPr>
            <w:ins w:id="1655" w:author="Thomas Dietz" w:date="2012-08-10T14:48:00Z">
              <w:r>
                <w:t xml:space="preserve">                  &lt;xs:sequence&gt;</w:t>
              </w:r>
            </w:ins>
          </w:p>
          <w:p w14:paraId="72559CA5" w14:textId="77777777" w:rsidR="00DC2CE4" w:rsidRDefault="00DC2CE4" w:rsidP="00DC2CE4">
            <w:pPr>
              <w:pStyle w:val="XML1"/>
              <w:rPr>
                <w:ins w:id="1656" w:author="Thomas Dietz" w:date="2012-08-10T14:48:00Z"/>
              </w:rPr>
            </w:pPr>
            <w:ins w:id="1657" w:author="Thomas Dietz" w:date="2012-08-10T14:48:00Z">
              <w:r>
                <w:t xml:space="preserve">                    &lt;xs:group ref="OFQueueType"/&gt;</w:t>
              </w:r>
            </w:ins>
          </w:p>
          <w:p w14:paraId="59674852" w14:textId="77777777" w:rsidR="00DC2CE4" w:rsidRDefault="00DC2CE4" w:rsidP="00DC2CE4">
            <w:pPr>
              <w:pStyle w:val="XML1"/>
              <w:rPr>
                <w:ins w:id="1658" w:author="Thomas Dietz" w:date="2012-08-10T14:48:00Z"/>
              </w:rPr>
            </w:pPr>
            <w:ins w:id="1659" w:author="Thomas Dietz" w:date="2012-08-10T14:48:00Z">
              <w:r>
                <w:t xml:space="preserve">                  &lt;/xs:sequence&gt;</w:t>
              </w:r>
            </w:ins>
          </w:p>
          <w:p w14:paraId="6A4E5EA8" w14:textId="77777777" w:rsidR="00DC2CE4" w:rsidRDefault="00DC2CE4" w:rsidP="00DC2CE4">
            <w:pPr>
              <w:pStyle w:val="XML1"/>
              <w:rPr>
                <w:ins w:id="1660" w:author="Thomas Dietz" w:date="2012-08-10T14:48:00Z"/>
              </w:rPr>
            </w:pPr>
            <w:ins w:id="1661" w:author="Thomas Dietz" w:date="2012-08-10T14:48:00Z">
              <w:r>
                <w:t xml:space="preserve">                &lt;/xs:complexType&gt;</w:t>
              </w:r>
            </w:ins>
          </w:p>
          <w:p w14:paraId="5B92504F" w14:textId="77777777" w:rsidR="00DC2CE4" w:rsidRDefault="00DC2CE4" w:rsidP="00DC2CE4">
            <w:pPr>
              <w:pStyle w:val="XML1"/>
              <w:rPr>
                <w:ins w:id="1662" w:author="Thomas Dietz" w:date="2012-08-10T14:48:00Z"/>
              </w:rPr>
            </w:pPr>
            <w:ins w:id="1663" w:author="Thomas Dietz" w:date="2012-08-10T14:48:00Z">
              <w:r>
                <w:t xml:space="preserve">              &lt;/xs:element&gt;</w:t>
              </w:r>
            </w:ins>
          </w:p>
          <w:p w14:paraId="171FDB84" w14:textId="77777777" w:rsidR="00DC2CE4" w:rsidRDefault="00DC2CE4" w:rsidP="00DC2CE4">
            <w:pPr>
              <w:pStyle w:val="XML1"/>
              <w:rPr>
                <w:ins w:id="1664" w:author="Thomas Dietz" w:date="2012-08-10T14:48:00Z"/>
              </w:rPr>
            </w:pPr>
            <w:ins w:id="1665" w:author="Thomas Dietz" w:date="2012-08-10T14:48:00Z">
              <w:r>
                <w:t xml:space="preserve">              &lt;xs:element name="owned-certificate" minOccurs="0" maxOccurs="unbounded"&gt;</w:t>
              </w:r>
            </w:ins>
          </w:p>
          <w:p w14:paraId="3C35113F" w14:textId="77777777" w:rsidR="00DC2CE4" w:rsidRDefault="00DC2CE4" w:rsidP="00DC2CE4">
            <w:pPr>
              <w:pStyle w:val="XML1"/>
              <w:rPr>
                <w:ins w:id="1666" w:author="Thomas Dietz" w:date="2012-08-10T14:48:00Z"/>
              </w:rPr>
            </w:pPr>
            <w:ins w:id="1667" w:author="Thomas Dietz" w:date="2012-08-10T14:48:00Z">
              <w:r>
                <w:t xml:space="preserve">                &lt;xs:annotation&gt;</w:t>
              </w:r>
            </w:ins>
          </w:p>
          <w:p w14:paraId="5AE383DD" w14:textId="77777777" w:rsidR="00DC2CE4" w:rsidRDefault="00DC2CE4" w:rsidP="00DC2CE4">
            <w:pPr>
              <w:pStyle w:val="XML1"/>
              <w:rPr>
                <w:ins w:id="1668" w:author="Thomas Dietz" w:date="2012-08-10T14:48:00Z"/>
              </w:rPr>
            </w:pPr>
            <w:ins w:id="1669" w:author="Thomas Dietz" w:date="2012-08-10T14:48:00Z">
              <w:r>
                <w:t xml:space="preserve">                  &lt;xs:documentation&gt;</w:t>
              </w:r>
            </w:ins>
          </w:p>
          <w:p w14:paraId="6546974A" w14:textId="77777777" w:rsidR="00DC2CE4" w:rsidRDefault="00DC2CE4" w:rsidP="00DC2CE4">
            <w:pPr>
              <w:pStyle w:val="XML1"/>
              <w:rPr>
                <w:ins w:id="1670" w:author="Thomas Dietz" w:date="2012-08-10T14:48:00Z"/>
              </w:rPr>
            </w:pPr>
            <w:ins w:id="1671" w:author="Thomas Dietz" w:date="2012-08-10T14:48:00Z">
              <w:r>
                <w:t xml:space="preserve">                    The list contains all owned certificate</w:t>
              </w:r>
            </w:ins>
          </w:p>
          <w:p w14:paraId="6026E233" w14:textId="77777777" w:rsidR="00DC2CE4" w:rsidRDefault="00DC2CE4" w:rsidP="00DC2CE4">
            <w:pPr>
              <w:pStyle w:val="XML1"/>
              <w:rPr>
                <w:ins w:id="1672" w:author="Thomas Dietz" w:date="2012-08-10T14:48:00Z"/>
              </w:rPr>
            </w:pPr>
            <w:ins w:id="1673" w:author="Thomas Dietz" w:date="2012-08-10T14:48:00Z">
              <w:r>
                <w:t xml:space="preserve">                    resources of the OpenFlow Capable Switch.</w:t>
              </w:r>
            </w:ins>
          </w:p>
          <w:p w14:paraId="4EC0A315" w14:textId="77777777" w:rsidR="00DC2CE4" w:rsidRDefault="00DC2CE4" w:rsidP="00DC2CE4">
            <w:pPr>
              <w:pStyle w:val="XML1"/>
              <w:rPr>
                <w:ins w:id="1674" w:author="Thomas Dietz" w:date="2012-08-10T14:48:00Z"/>
              </w:rPr>
            </w:pPr>
          </w:p>
          <w:p w14:paraId="4F3D2D53" w14:textId="77777777" w:rsidR="00DC2CE4" w:rsidRDefault="00DC2CE4" w:rsidP="00DC2CE4">
            <w:pPr>
              <w:pStyle w:val="XML1"/>
              <w:rPr>
                <w:ins w:id="1675" w:author="Thomas Dietz" w:date="2012-08-10T14:48:00Z"/>
              </w:rPr>
            </w:pPr>
            <w:ins w:id="1676" w:author="Thomas Dietz" w:date="2012-08-10T14:48:00Z">
              <w:r>
                <w:t xml:space="preserve">                    The element 'resource-id' of OFOwnedCertificateType MUST</w:t>
              </w:r>
            </w:ins>
          </w:p>
          <w:p w14:paraId="7900BB0A" w14:textId="77777777" w:rsidR="00DC2CE4" w:rsidRDefault="00DC2CE4" w:rsidP="00DC2CE4">
            <w:pPr>
              <w:pStyle w:val="XML1"/>
              <w:rPr>
                <w:ins w:id="1677" w:author="Thomas Dietz" w:date="2012-08-10T14:48:00Z"/>
              </w:rPr>
            </w:pPr>
            <w:ins w:id="1678" w:author="Thomas Dietz" w:date="2012-08-10T14:48:00Z">
              <w:r>
                <w:t xml:space="preserve">                    be unique within this list.</w:t>
              </w:r>
            </w:ins>
          </w:p>
          <w:p w14:paraId="2C14726F" w14:textId="77777777" w:rsidR="00DC2CE4" w:rsidRDefault="00DC2CE4" w:rsidP="00DC2CE4">
            <w:pPr>
              <w:pStyle w:val="XML1"/>
              <w:rPr>
                <w:ins w:id="1679" w:author="Thomas Dietz" w:date="2012-08-10T14:48:00Z"/>
              </w:rPr>
            </w:pPr>
            <w:ins w:id="1680" w:author="Thomas Dietz" w:date="2012-08-10T14:48:00Z">
              <w:r>
                <w:t xml:space="preserve">                  &lt;/xs:documentation&gt;</w:t>
              </w:r>
            </w:ins>
          </w:p>
          <w:p w14:paraId="2776D348" w14:textId="77777777" w:rsidR="00DC2CE4" w:rsidRDefault="00DC2CE4" w:rsidP="00DC2CE4">
            <w:pPr>
              <w:pStyle w:val="XML1"/>
              <w:rPr>
                <w:ins w:id="1681" w:author="Thomas Dietz" w:date="2012-08-10T14:48:00Z"/>
              </w:rPr>
            </w:pPr>
            <w:ins w:id="1682" w:author="Thomas Dietz" w:date="2012-08-10T14:48:00Z">
              <w:r>
                <w:t xml:space="preserve">                &lt;/xs:annotation&gt;</w:t>
              </w:r>
            </w:ins>
          </w:p>
          <w:p w14:paraId="14944B86" w14:textId="77777777" w:rsidR="00DC2CE4" w:rsidRDefault="00DC2CE4" w:rsidP="00DC2CE4">
            <w:pPr>
              <w:pStyle w:val="XML1"/>
              <w:rPr>
                <w:ins w:id="1683" w:author="Thomas Dietz" w:date="2012-08-10T14:48:00Z"/>
              </w:rPr>
            </w:pPr>
            <w:ins w:id="1684" w:author="Thomas Dietz" w:date="2012-08-10T14:48:00Z">
              <w:r>
                <w:t xml:space="preserve">                &lt;xs:complexType&gt;</w:t>
              </w:r>
            </w:ins>
          </w:p>
          <w:p w14:paraId="18220968" w14:textId="77777777" w:rsidR="00DC2CE4" w:rsidRDefault="00DC2CE4" w:rsidP="00DC2CE4">
            <w:pPr>
              <w:pStyle w:val="XML1"/>
              <w:rPr>
                <w:ins w:id="1685" w:author="Thomas Dietz" w:date="2012-08-10T14:48:00Z"/>
              </w:rPr>
            </w:pPr>
            <w:ins w:id="1686" w:author="Thomas Dietz" w:date="2012-08-10T14:48:00Z">
              <w:r>
                <w:t xml:space="preserve">                  &lt;xs:sequence&gt;</w:t>
              </w:r>
            </w:ins>
          </w:p>
          <w:p w14:paraId="6CCF9752" w14:textId="77777777" w:rsidR="00DC2CE4" w:rsidRDefault="00DC2CE4" w:rsidP="00DC2CE4">
            <w:pPr>
              <w:pStyle w:val="XML1"/>
              <w:rPr>
                <w:ins w:id="1687" w:author="Thomas Dietz" w:date="2012-08-10T14:48:00Z"/>
              </w:rPr>
            </w:pPr>
            <w:ins w:id="1688" w:author="Thomas Dietz" w:date="2012-08-10T14:48:00Z">
              <w:r>
                <w:t xml:space="preserve">                    &lt;xs:group ref="OFOwnedCertificateType"/&gt;</w:t>
              </w:r>
            </w:ins>
          </w:p>
          <w:p w14:paraId="72ED1BFF" w14:textId="77777777" w:rsidR="00DC2CE4" w:rsidRDefault="00DC2CE4" w:rsidP="00DC2CE4">
            <w:pPr>
              <w:pStyle w:val="XML1"/>
              <w:rPr>
                <w:ins w:id="1689" w:author="Thomas Dietz" w:date="2012-08-10T14:48:00Z"/>
              </w:rPr>
            </w:pPr>
            <w:ins w:id="1690" w:author="Thomas Dietz" w:date="2012-08-10T14:48:00Z">
              <w:r>
                <w:t xml:space="preserve">                  &lt;/xs:sequence&gt;</w:t>
              </w:r>
            </w:ins>
          </w:p>
          <w:p w14:paraId="0D58058B" w14:textId="77777777" w:rsidR="00DC2CE4" w:rsidRDefault="00DC2CE4" w:rsidP="00DC2CE4">
            <w:pPr>
              <w:pStyle w:val="XML1"/>
              <w:rPr>
                <w:ins w:id="1691" w:author="Thomas Dietz" w:date="2012-08-10T14:48:00Z"/>
              </w:rPr>
            </w:pPr>
            <w:ins w:id="1692" w:author="Thomas Dietz" w:date="2012-08-10T14:48:00Z">
              <w:r>
                <w:t xml:space="preserve">                &lt;/xs:complexType&gt;</w:t>
              </w:r>
            </w:ins>
          </w:p>
          <w:p w14:paraId="04D95B60" w14:textId="77777777" w:rsidR="00DC2CE4" w:rsidRDefault="00DC2CE4" w:rsidP="00DC2CE4">
            <w:pPr>
              <w:pStyle w:val="XML1"/>
              <w:rPr>
                <w:ins w:id="1693" w:author="Thomas Dietz" w:date="2012-08-10T14:48:00Z"/>
              </w:rPr>
            </w:pPr>
            <w:ins w:id="1694" w:author="Thomas Dietz" w:date="2012-08-10T14:48:00Z">
              <w:r>
                <w:t xml:space="preserve">              &lt;/xs:element&gt;</w:t>
              </w:r>
            </w:ins>
          </w:p>
          <w:p w14:paraId="219315FE" w14:textId="77777777" w:rsidR="00DC2CE4" w:rsidRDefault="00DC2CE4" w:rsidP="00DC2CE4">
            <w:pPr>
              <w:pStyle w:val="XML1"/>
              <w:rPr>
                <w:ins w:id="1695" w:author="Thomas Dietz" w:date="2012-08-10T14:48:00Z"/>
              </w:rPr>
            </w:pPr>
            <w:ins w:id="1696" w:author="Thomas Dietz" w:date="2012-08-10T14:48:00Z">
              <w:r>
                <w:t xml:space="preserve">              &lt;xs:element name="external-certificate" minOccurs="0" maxOccurs="unbounded"&gt;</w:t>
              </w:r>
            </w:ins>
          </w:p>
          <w:p w14:paraId="22BF79E2" w14:textId="77777777" w:rsidR="00DC2CE4" w:rsidRDefault="00DC2CE4" w:rsidP="00DC2CE4">
            <w:pPr>
              <w:pStyle w:val="XML1"/>
              <w:rPr>
                <w:ins w:id="1697" w:author="Thomas Dietz" w:date="2012-08-10T14:48:00Z"/>
              </w:rPr>
            </w:pPr>
            <w:ins w:id="1698" w:author="Thomas Dietz" w:date="2012-08-10T14:48:00Z">
              <w:r>
                <w:t xml:space="preserve">                &lt;xs:annotation&gt;</w:t>
              </w:r>
            </w:ins>
          </w:p>
          <w:p w14:paraId="26B386F4" w14:textId="77777777" w:rsidR="00DC2CE4" w:rsidRDefault="00DC2CE4" w:rsidP="00DC2CE4">
            <w:pPr>
              <w:pStyle w:val="XML1"/>
              <w:rPr>
                <w:ins w:id="1699" w:author="Thomas Dietz" w:date="2012-08-10T14:48:00Z"/>
              </w:rPr>
            </w:pPr>
            <w:ins w:id="1700" w:author="Thomas Dietz" w:date="2012-08-10T14:48:00Z">
              <w:r>
                <w:t xml:space="preserve">                  &lt;xs:documentation&gt;</w:t>
              </w:r>
            </w:ins>
          </w:p>
          <w:p w14:paraId="504D0CCA" w14:textId="77777777" w:rsidR="00DC2CE4" w:rsidRDefault="00DC2CE4" w:rsidP="00DC2CE4">
            <w:pPr>
              <w:pStyle w:val="XML1"/>
              <w:rPr>
                <w:ins w:id="1701" w:author="Thomas Dietz" w:date="2012-08-10T14:48:00Z"/>
              </w:rPr>
            </w:pPr>
            <w:ins w:id="1702" w:author="Thomas Dietz" w:date="2012-08-10T14:48:00Z">
              <w:r>
                <w:t xml:space="preserve">                    The list contains all external certificate</w:t>
              </w:r>
            </w:ins>
          </w:p>
          <w:p w14:paraId="36F08C88" w14:textId="77777777" w:rsidR="00DC2CE4" w:rsidRDefault="00DC2CE4" w:rsidP="00DC2CE4">
            <w:pPr>
              <w:pStyle w:val="XML1"/>
              <w:rPr>
                <w:ins w:id="1703" w:author="Thomas Dietz" w:date="2012-08-10T14:48:00Z"/>
              </w:rPr>
            </w:pPr>
            <w:ins w:id="1704" w:author="Thomas Dietz" w:date="2012-08-10T14:48:00Z">
              <w:r>
                <w:t xml:space="preserve">                    resources of the OpenFlow Capable Switch.</w:t>
              </w:r>
            </w:ins>
          </w:p>
          <w:p w14:paraId="454C0D81" w14:textId="77777777" w:rsidR="00DC2CE4" w:rsidRDefault="00DC2CE4" w:rsidP="00DC2CE4">
            <w:pPr>
              <w:pStyle w:val="XML1"/>
              <w:rPr>
                <w:ins w:id="1705" w:author="Thomas Dietz" w:date="2012-08-10T14:48:00Z"/>
              </w:rPr>
            </w:pPr>
          </w:p>
          <w:p w14:paraId="11AEEE60" w14:textId="77777777" w:rsidR="00DC2CE4" w:rsidRDefault="00DC2CE4" w:rsidP="00DC2CE4">
            <w:pPr>
              <w:pStyle w:val="XML1"/>
              <w:rPr>
                <w:ins w:id="1706" w:author="Thomas Dietz" w:date="2012-08-10T14:48:00Z"/>
              </w:rPr>
            </w:pPr>
            <w:ins w:id="1707" w:author="Thomas Dietz" w:date="2012-08-10T14:48:00Z">
              <w:r>
                <w:t xml:space="preserve">                    The element 'resource-id' of OFExternalCertificateType</w:t>
              </w:r>
            </w:ins>
          </w:p>
          <w:p w14:paraId="7EFB8A8D" w14:textId="77777777" w:rsidR="00DC2CE4" w:rsidRDefault="00DC2CE4" w:rsidP="00DC2CE4">
            <w:pPr>
              <w:pStyle w:val="XML1"/>
              <w:rPr>
                <w:ins w:id="1708" w:author="Thomas Dietz" w:date="2012-08-10T14:48:00Z"/>
              </w:rPr>
            </w:pPr>
            <w:ins w:id="1709" w:author="Thomas Dietz" w:date="2012-08-10T14:48:00Z">
              <w:r>
                <w:t xml:space="preserve">                    MUST be unique within this list.</w:t>
              </w:r>
            </w:ins>
          </w:p>
          <w:p w14:paraId="12FF2D79" w14:textId="77777777" w:rsidR="00DC2CE4" w:rsidRDefault="00DC2CE4" w:rsidP="00DC2CE4">
            <w:pPr>
              <w:pStyle w:val="XML1"/>
              <w:rPr>
                <w:ins w:id="1710" w:author="Thomas Dietz" w:date="2012-08-10T14:48:00Z"/>
              </w:rPr>
            </w:pPr>
            <w:ins w:id="1711" w:author="Thomas Dietz" w:date="2012-08-10T14:48:00Z">
              <w:r>
                <w:t xml:space="preserve">                  &lt;/xs:documentation&gt;</w:t>
              </w:r>
            </w:ins>
          </w:p>
          <w:p w14:paraId="62804429" w14:textId="77777777" w:rsidR="00DC2CE4" w:rsidRDefault="00DC2CE4" w:rsidP="00DC2CE4">
            <w:pPr>
              <w:pStyle w:val="XML1"/>
              <w:rPr>
                <w:ins w:id="1712" w:author="Thomas Dietz" w:date="2012-08-10T14:48:00Z"/>
              </w:rPr>
            </w:pPr>
            <w:ins w:id="1713" w:author="Thomas Dietz" w:date="2012-08-10T14:48:00Z">
              <w:r>
                <w:t xml:space="preserve">                &lt;/xs:annotation&gt;</w:t>
              </w:r>
            </w:ins>
          </w:p>
          <w:p w14:paraId="6DC3C47D" w14:textId="77777777" w:rsidR="00DC2CE4" w:rsidRDefault="00DC2CE4" w:rsidP="00DC2CE4">
            <w:pPr>
              <w:pStyle w:val="XML1"/>
              <w:rPr>
                <w:ins w:id="1714" w:author="Thomas Dietz" w:date="2012-08-10T14:48:00Z"/>
              </w:rPr>
            </w:pPr>
            <w:ins w:id="1715" w:author="Thomas Dietz" w:date="2012-08-10T14:48:00Z">
              <w:r>
                <w:t xml:space="preserve">                &lt;xs:complexType&gt;</w:t>
              </w:r>
            </w:ins>
          </w:p>
          <w:p w14:paraId="0A55E952" w14:textId="77777777" w:rsidR="00DC2CE4" w:rsidRDefault="00DC2CE4" w:rsidP="00DC2CE4">
            <w:pPr>
              <w:pStyle w:val="XML1"/>
              <w:rPr>
                <w:ins w:id="1716" w:author="Thomas Dietz" w:date="2012-08-10T14:48:00Z"/>
              </w:rPr>
            </w:pPr>
            <w:ins w:id="1717" w:author="Thomas Dietz" w:date="2012-08-10T14:48:00Z">
              <w:r>
                <w:t xml:space="preserve">                  &lt;xs:sequence&gt;</w:t>
              </w:r>
            </w:ins>
          </w:p>
          <w:p w14:paraId="1CE4B6A6" w14:textId="77777777" w:rsidR="00DC2CE4" w:rsidRDefault="00DC2CE4" w:rsidP="00DC2CE4">
            <w:pPr>
              <w:pStyle w:val="XML1"/>
              <w:rPr>
                <w:ins w:id="1718" w:author="Thomas Dietz" w:date="2012-08-10T14:48:00Z"/>
              </w:rPr>
            </w:pPr>
            <w:ins w:id="1719" w:author="Thomas Dietz" w:date="2012-08-10T14:48:00Z">
              <w:r>
                <w:t xml:space="preserve">                    &lt;xs:group ref="OFExternalCertificateType"/&gt;</w:t>
              </w:r>
            </w:ins>
          </w:p>
          <w:p w14:paraId="0D3FB934" w14:textId="77777777" w:rsidR="00DC2CE4" w:rsidRDefault="00DC2CE4" w:rsidP="00DC2CE4">
            <w:pPr>
              <w:pStyle w:val="XML1"/>
              <w:rPr>
                <w:ins w:id="1720" w:author="Thomas Dietz" w:date="2012-08-10T14:48:00Z"/>
              </w:rPr>
            </w:pPr>
            <w:ins w:id="1721" w:author="Thomas Dietz" w:date="2012-08-10T14:48:00Z">
              <w:r>
                <w:t xml:space="preserve">                  &lt;/xs:sequence&gt;</w:t>
              </w:r>
            </w:ins>
          </w:p>
          <w:p w14:paraId="60B0AA86" w14:textId="77777777" w:rsidR="00DC2CE4" w:rsidRDefault="00DC2CE4" w:rsidP="00DC2CE4">
            <w:pPr>
              <w:pStyle w:val="XML1"/>
              <w:rPr>
                <w:ins w:id="1722" w:author="Thomas Dietz" w:date="2012-08-10T14:48:00Z"/>
              </w:rPr>
            </w:pPr>
            <w:ins w:id="1723" w:author="Thomas Dietz" w:date="2012-08-10T14:48:00Z">
              <w:r>
                <w:t xml:space="preserve">                &lt;/xs:complexType&gt;</w:t>
              </w:r>
            </w:ins>
          </w:p>
          <w:p w14:paraId="748ABE14" w14:textId="77777777" w:rsidR="00DC2CE4" w:rsidRDefault="00DC2CE4" w:rsidP="00DC2CE4">
            <w:pPr>
              <w:pStyle w:val="XML1"/>
              <w:rPr>
                <w:ins w:id="1724" w:author="Thomas Dietz" w:date="2012-08-10T14:48:00Z"/>
              </w:rPr>
            </w:pPr>
            <w:ins w:id="1725" w:author="Thomas Dietz" w:date="2012-08-10T14:48:00Z">
              <w:r>
                <w:t xml:space="preserve">              &lt;/xs:element&gt;</w:t>
              </w:r>
            </w:ins>
          </w:p>
          <w:p w14:paraId="09AAF895" w14:textId="77777777" w:rsidR="00DC2CE4" w:rsidRDefault="00DC2CE4" w:rsidP="00DC2CE4">
            <w:pPr>
              <w:pStyle w:val="XML1"/>
              <w:rPr>
                <w:ins w:id="1726" w:author="Thomas Dietz" w:date="2012-08-10T14:48:00Z"/>
              </w:rPr>
            </w:pPr>
            <w:ins w:id="1727" w:author="Thomas Dietz" w:date="2012-08-10T14:48:00Z">
              <w:r>
                <w:t xml:space="preserve">              &lt;xs:element name="flow-table" minOccurs="0" maxOccurs="unbounded"&gt;</w:t>
              </w:r>
            </w:ins>
          </w:p>
          <w:p w14:paraId="7F0F3495" w14:textId="77777777" w:rsidR="00DC2CE4" w:rsidRDefault="00DC2CE4" w:rsidP="00DC2CE4">
            <w:pPr>
              <w:pStyle w:val="XML1"/>
              <w:rPr>
                <w:ins w:id="1728" w:author="Thomas Dietz" w:date="2012-08-10T14:48:00Z"/>
              </w:rPr>
            </w:pPr>
            <w:ins w:id="1729" w:author="Thomas Dietz" w:date="2012-08-10T14:48:00Z">
              <w:r>
                <w:t xml:space="preserve">                &lt;xs:annotation&gt;</w:t>
              </w:r>
            </w:ins>
          </w:p>
          <w:p w14:paraId="05612AC6" w14:textId="77777777" w:rsidR="00DC2CE4" w:rsidRDefault="00DC2CE4" w:rsidP="00DC2CE4">
            <w:pPr>
              <w:pStyle w:val="XML1"/>
              <w:rPr>
                <w:ins w:id="1730" w:author="Thomas Dietz" w:date="2012-08-10T14:48:00Z"/>
              </w:rPr>
            </w:pPr>
            <w:ins w:id="1731" w:author="Thomas Dietz" w:date="2012-08-10T14:48:00Z">
              <w:r>
                <w:t xml:space="preserve">                  &lt;xs:documentation&gt;</w:t>
              </w:r>
            </w:ins>
          </w:p>
          <w:p w14:paraId="7BB29DF5" w14:textId="77777777" w:rsidR="00DC2CE4" w:rsidRDefault="00DC2CE4" w:rsidP="00DC2CE4">
            <w:pPr>
              <w:pStyle w:val="XML1"/>
              <w:rPr>
                <w:ins w:id="1732" w:author="Thomas Dietz" w:date="2012-08-10T14:48:00Z"/>
              </w:rPr>
            </w:pPr>
            <w:ins w:id="1733" w:author="Thomas Dietz" w:date="2012-08-10T14:48:00Z">
              <w:r>
                <w:t xml:space="preserve">                    The list contains all flow table resources of</w:t>
              </w:r>
            </w:ins>
          </w:p>
          <w:p w14:paraId="0E62AA68" w14:textId="77777777" w:rsidR="00DC2CE4" w:rsidRDefault="00DC2CE4" w:rsidP="00DC2CE4">
            <w:pPr>
              <w:pStyle w:val="XML1"/>
              <w:rPr>
                <w:ins w:id="1734" w:author="Thomas Dietz" w:date="2012-08-10T14:48:00Z"/>
              </w:rPr>
            </w:pPr>
            <w:ins w:id="1735" w:author="Thomas Dietz" w:date="2012-08-10T14:48:00Z">
              <w:r>
                <w:t xml:space="preserve">                    the OpenFlow Capable Switch.</w:t>
              </w:r>
            </w:ins>
          </w:p>
          <w:p w14:paraId="7A30088E" w14:textId="77777777" w:rsidR="00DC2CE4" w:rsidRDefault="00DC2CE4" w:rsidP="00DC2CE4">
            <w:pPr>
              <w:pStyle w:val="XML1"/>
              <w:rPr>
                <w:ins w:id="1736" w:author="Thomas Dietz" w:date="2012-08-10T14:48:00Z"/>
              </w:rPr>
            </w:pPr>
          </w:p>
          <w:p w14:paraId="1FC5394E" w14:textId="77777777" w:rsidR="00DC2CE4" w:rsidRDefault="00DC2CE4" w:rsidP="00DC2CE4">
            <w:pPr>
              <w:pStyle w:val="XML1"/>
              <w:rPr>
                <w:ins w:id="1737" w:author="Thomas Dietz" w:date="2012-08-10T14:48:00Z"/>
              </w:rPr>
            </w:pPr>
            <w:ins w:id="1738" w:author="Thomas Dietz" w:date="2012-08-10T14:48:00Z">
              <w:r>
                <w:t xml:space="preserve">                    The element 'resource-id' of OFFlowTableType MUST be</w:t>
              </w:r>
            </w:ins>
          </w:p>
          <w:p w14:paraId="6C3439A1" w14:textId="77777777" w:rsidR="00DC2CE4" w:rsidRDefault="00DC2CE4" w:rsidP="00DC2CE4">
            <w:pPr>
              <w:pStyle w:val="XML1"/>
              <w:rPr>
                <w:ins w:id="1739" w:author="Thomas Dietz" w:date="2012-08-10T14:48:00Z"/>
              </w:rPr>
            </w:pPr>
            <w:ins w:id="1740" w:author="Thomas Dietz" w:date="2012-08-10T14:48:00Z">
              <w:r>
                <w:t xml:space="preserve">                    unique within this list.</w:t>
              </w:r>
            </w:ins>
          </w:p>
          <w:p w14:paraId="2A93BC97" w14:textId="77777777" w:rsidR="00DC2CE4" w:rsidRDefault="00DC2CE4" w:rsidP="00DC2CE4">
            <w:pPr>
              <w:pStyle w:val="XML1"/>
              <w:rPr>
                <w:ins w:id="1741" w:author="Thomas Dietz" w:date="2012-08-10T14:48:00Z"/>
              </w:rPr>
            </w:pPr>
            <w:ins w:id="1742" w:author="Thomas Dietz" w:date="2012-08-10T14:48:00Z">
              <w:r>
                <w:t xml:space="preserve">                  &lt;/xs:documentation&gt;</w:t>
              </w:r>
            </w:ins>
          </w:p>
          <w:p w14:paraId="00B6C44D" w14:textId="77777777" w:rsidR="00DC2CE4" w:rsidRDefault="00DC2CE4" w:rsidP="00DC2CE4">
            <w:pPr>
              <w:pStyle w:val="XML1"/>
              <w:rPr>
                <w:ins w:id="1743" w:author="Thomas Dietz" w:date="2012-08-10T14:48:00Z"/>
              </w:rPr>
            </w:pPr>
            <w:ins w:id="1744" w:author="Thomas Dietz" w:date="2012-08-10T14:48:00Z">
              <w:r>
                <w:lastRenderedPageBreak/>
                <w:t xml:space="preserve">                &lt;/xs:annotation&gt;</w:t>
              </w:r>
            </w:ins>
          </w:p>
          <w:p w14:paraId="7E957079" w14:textId="77777777" w:rsidR="00DC2CE4" w:rsidRDefault="00DC2CE4" w:rsidP="00DC2CE4">
            <w:pPr>
              <w:pStyle w:val="XML1"/>
              <w:rPr>
                <w:ins w:id="1745" w:author="Thomas Dietz" w:date="2012-08-10T14:48:00Z"/>
              </w:rPr>
            </w:pPr>
            <w:ins w:id="1746" w:author="Thomas Dietz" w:date="2012-08-10T14:48:00Z">
              <w:r>
                <w:t xml:space="preserve">                &lt;xs:complexType&gt;</w:t>
              </w:r>
            </w:ins>
          </w:p>
          <w:p w14:paraId="4608BC22" w14:textId="77777777" w:rsidR="00DC2CE4" w:rsidRDefault="00DC2CE4" w:rsidP="00DC2CE4">
            <w:pPr>
              <w:pStyle w:val="XML1"/>
              <w:rPr>
                <w:ins w:id="1747" w:author="Thomas Dietz" w:date="2012-08-10T14:48:00Z"/>
              </w:rPr>
            </w:pPr>
            <w:ins w:id="1748" w:author="Thomas Dietz" w:date="2012-08-10T14:48:00Z">
              <w:r>
                <w:t xml:space="preserve">                  &lt;xs:sequence&gt;</w:t>
              </w:r>
            </w:ins>
          </w:p>
          <w:p w14:paraId="5826320D" w14:textId="77777777" w:rsidR="00DC2CE4" w:rsidRDefault="00DC2CE4" w:rsidP="00DC2CE4">
            <w:pPr>
              <w:pStyle w:val="XML1"/>
              <w:rPr>
                <w:ins w:id="1749" w:author="Thomas Dietz" w:date="2012-08-10T14:48:00Z"/>
              </w:rPr>
            </w:pPr>
            <w:ins w:id="1750" w:author="Thomas Dietz" w:date="2012-08-10T14:48:00Z">
              <w:r>
                <w:t xml:space="preserve">                    &lt;xs:group ref="OFFlowTableType"/&gt;</w:t>
              </w:r>
            </w:ins>
          </w:p>
          <w:p w14:paraId="4C5B046C" w14:textId="77777777" w:rsidR="00DC2CE4" w:rsidRDefault="00DC2CE4" w:rsidP="00DC2CE4">
            <w:pPr>
              <w:pStyle w:val="XML1"/>
              <w:rPr>
                <w:ins w:id="1751" w:author="Thomas Dietz" w:date="2012-08-10T14:48:00Z"/>
              </w:rPr>
            </w:pPr>
            <w:ins w:id="1752" w:author="Thomas Dietz" w:date="2012-08-10T14:48:00Z">
              <w:r>
                <w:t xml:space="preserve">                  &lt;/xs:sequence&gt;</w:t>
              </w:r>
            </w:ins>
          </w:p>
          <w:p w14:paraId="5AC58C0F" w14:textId="77777777" w:rsidR="00DC2CE4" w:rsidRDefault="00DC2CE4" w:rsidP="00DC2CE4">
            <w:pPr>
              <w:pStyle w:val="XML1"/>
              <w:rPr>
                <w:ins w:id="1753" w:author="Thomas Dietz" w:date="2012-08-10T14:48:00Z"/>
              </w:rPr>
            </w:pPr>
            <w:ins w:id="1754" w:author="Thomas Dietz" w:date="2012-08-10T14:48:00Z">
              <w:r>
                <w:t xml:space="preserve">                &lt;/xs:complexType&gt;</w:t>
              </w:r>
            </w:ins>
          </w:p>
          <w:p w14:paraId="679AF9B5" w14:textId="77777777" w:rsidR="00DC2CE4" w:rsidRDefault="00DC2CE4" w:rsidP="00DC2CE4">
            <w:pPr>
              <w:pStyle w:val="XML1"/>
              <w:rPr>
                <w:ins w:id="1755" w:author="Thomas Dietz" w:date="2012-08-10T14:48:00Z"/>
              </w:rPr>
            </w:pPr>
            <w:ins w:id="1756" w:author="Thomas Dietz" w:date="2012-08-10T14:48:00Z">
              <w:r>
                <w:t xml:space="preserve">              &lt;/xs:element&gt;</w:t>
              </w:r>
            </w:ins>
          </w:p>
          <w:p w14:paraId="3F6A81ED" w14:textId="77777777" w:rsidR="00DC2CE4" w:rsidRDefault="00DC2CE4" w:rsidP="00DC2CE4">
            <w:pPr>
              <w:pStyle w:val="XML1"/>
              <w:rPr>
                <w:ins w:id="1757" w:author="Thomas Dietz" w:date="2012-08-10T14:48:00Z"/>
              </w:rPr>
            </w:pPr>
            <w:ins w:id="1758" w:author="Thomas Dietz" w:date="2012-08-10T14:48:00Z">
              <w:r>
                <w:t xml:space="preserve">            &lt;/xs:sequence&gt;</w:t>
              </w:r>
            </w:ins>
          </w:p>
          <w:p w14:paraId="74072D86" w14:textId="77777777" w:rsidR="00DC2CE4" w:rsidRDefault="00DC2CE4" w:rsidP="00DC2CE4">
            <w:pPr>
              <w:pStyle w:val="XML1"/>
              <w:rPr>
                <w:ins w:id="1759" w:author="Thomas Dietz" w:date="2012-08-10T14:48:00Z"/>
              </w:rPr>
            </w:pPr>
            <w:ins w:id="1760" w:author="Thomas Dietz" w:date="2012-08-10T14:48:00Z">
              <w:r>
                <w:t xml:space="preserve">          &lt;/xs:complexType&gt;</w:t>
              </w:r>
            </w:ins>
          </w:p>
          <w:p w14:paraId="526A5202" w14:textId="77777777" w:rsidR="00DC2CE4" w:rsidRDefault="00DC2CE4" w:rsidP="00DC2CE4">
            <w:pPr>
              <w:pStyle w:val="XML1"/>
              <w:rPr>
                <w:ins w:id="1761" w:author="Thomas Dietz" w:date="2012-08-10T14:48:00Z"/>
              </w:rPr>
            </w:pPr>
            <w:ins w:id="1762" w:author="Thomas Dietz" w:date="2012-08-10T14:48:00Z">
              <w:r>
                <w:t xml:space="preserve">          &lt;xs:key name="key_resources_capable-switch_port"&gt;</w:t>
              </w:r>
            </w:ins>
          </w:p>
          <w:p w14:paraId="53D8F8F5" w14:textId="77777777" w:rsidR="00DC2CE4" w:rsidRDefault="00DC2CE4" w:rsidP="00DC2CE4">
            <w:pPr>
              <w:pStyle w:val="XML1"/>
              <w:rPr>
                <w:ins w:id="1763" w:author="Thomas Dietz" w:date="2012-08-10T14:48:00Z"/>
              </w:rPr>
            </w:pPr>
            <w:ins w:id="1764" w:author="Thomas Dietz" w:date="2012-08-10T14:48:00Z">
              <w:r>
                <w:t xml:space="preserve">            &lt;xs:selector xpath="of11-config:port"/&gt;</w:t>
              </w:r>
            </w:ins>
          </w:p>
          <w:p w14:paraId="45D3ADDD" w14:textId="77777777" w:rsidR="00DC2CE4" w:rsidRDefault="00DC2CE4" w:rsidP="00DC2CE4">
            <w:pPr>
              <w:pStyle w:val="XML1"/>
              <w:rPr>
                <w:ins w:id="1765" w:author="Thomas Dietz" w:date="2012-08-10T14:48:00Z"/>
              </w:rPr>
            </w:pPr>
            <w:ins w:id="1766" w:author="Thomas Dietz" w:date="2012-08-10T14:48:00Z">
              <w:r>
                <w:t xml:space="preserve">            &lt;xs:field xpath="of11-config:resource-id"/&gt;</w:t>
              </w:r>
            </w:ins>
          </w:p>
          <w:p w14:paraId="64C1CF79" w14:textId="77777777" w:rsidR="00DC2CE4" w:rsidRDefault="00DC2CE4" w:rsidP="00DC2CE4">
            <w:pPr>
              <w:pStyle w:val="XML1"/>
              <w:rPr>
                <w:ins w:id="1767" w:author="Thomas Dietz" w:date="2012-08-10T14:48:00Z"/>
              </w:rPr>
            </w:pPr>
            <w:ins w:id="1768" w:author="Thomas Dietz" w:date="2012-08-10T14:48:00Z">
              <w:r>
                <w:t xml:space="preserve">          &lt;/xs:key&gt;</w:t>
              </w:r>
            </w:ins>
          </w:p>
          <w:p w14:paraId="7A414D24" w14:textId="77777777" w:rsidR="00DC2CE4" w:rsidRDefault="00DC2CE4" w:rsidP="00DC2CE4">
            <w:pPr>
              <w:pStyle w:val="XML1"/>
              <w:rPr>
                <w:ins w:id="1769" w:author="Thomas Dietz" w:date="2012-08-10T14:48:00Z"/>
              </w:rPr>
            </w:pPr>
            <w:ins w:id="1770" w:author="Thomas Dietz" w:date="2012-08-10T14:48:00Z">
              <w:r>
                <w:t xml:space="preserve">          &lt;xs:key name="key_resources_capable-switch_queue"&gt;</w:t>
              </w:r>
            </w:ins>
          </w:p>
          <w:p w14:paraId="36394568" w14:textId="77777777" w:rsidR="00DC2CE4" w:rsidRDefault="00DC2CE4" w:rsidP="00DC2CE4">
            <w:pPr>
              <w:pStyle w:val="XML1"/>
              <w:rPr>
                <w:ins w:id="1771" w:author="Thomas Dietz" w:date="2012-08-10T14:48:00Z"/>
              </w:rPr>
            </w:pPr>
            <w:ins w:id="1772" w:author="Thomas Dietz" w:date="2012-08-10T14:48:00Z">
              <w:r>
                <w:t xml:space="preserve">            &lt;xs:selector xpath="of11-config:queue"/&gt;</w:t>
              </w:r>
            </w:ins>
          </w:p>
          <w:p w14:paraId="4E286CD7" w14:textId="77777777" w:rsidR="00DC2CE4" w:rsidRDefault="00DC2CE4" w:rsidP="00DC2CE4">
            <w:pPr>
              <w:pStyle w:val="XML1"/>
              <w:rPr>
                <w:ins w:id="1773" w:author="Thomas Dietz" w:date="2012-08-10T14:48:00Z"/>
              </w:rPr>
            </w:pPr>
            <w:ins w:id="1774" w:author="Thomas Dietz" w:date="2012-08-10T14:48:00Z">
              <w:r>
                <w:t xml:space="preserve">            &lt;xs:field xpath="of11-config:resource-id"/&gt;</w:t>
              </w:r>
            </w:ins>
          </w:p>
          <w:p w14:paraId="7FE44792" w14:textId="77777777" w:rsidR="00DC2CE4" w:rsidRDefault="00DC2CE4" w:rsidP="00DC2CE4">
            <w:pPr>
              <w:pStyle w:val="XML1"/>
              <w:rPr>
                <w:ins w:id="1775" w:author="Thomas Dietz" w:date="2012-08-10T14:48:00Z"/>
              </w:rPr>
            </w:pPr>
            <w:ins w:id="1776" w:author="Thomas Dietz" w:date="2012-08-10T14:48:00Z">
              <w:r>
                <w:t xml:space="preserve">          &lt;/xs:key&gt;</w:t>
              </w:r>
            </w:ins>
          </w:p>
          <w:p w14:paraId="739AB993" w14:textId="77777777" w:rsidR="00DC2CE4" w:rsidRDefault="00DC2CE4" w:rsidP="00DC2CE4">
            <w:pPr>
              <w:pStyle w:val="XML1"/>
              <w:rPr>
                <w:ins w:id="1777" w:author="Thomas Dietz" w:date="2012-08-10T14:48:00Z"/>
              </w:rPr>
            </w:pPr>
            <w:ins w:id="1778" w:author="Thomas Dietz" w:date="2012-08-10T14:48:00Z">
              <w:r>
                <w:t xml:space="preserve">          &lt;xs:key name="key_resources_capable-switch_owned-certificate"&gt;</w:t>
              </w:r>
            </w:ins>
          </w:p>
          <w:p w14:paraId="11CE4141" w14:textId="77777777" w:rsidR="00DC2CE4" w:rsidRDefault="00DC2CE4" w:rsidP="00DC2CE4">
            <w:pPr>
              <w:pStyle w:val="XML1"/>
              <w:rPr>
                <w:ins w:id="1779" w:author="Thomas Dietz" w:date="2012-08-10T14:48:00Z"/>
              </w:rPr>
            </w:pPr>
            <w:ins w:id="1780" w:author="Thomas Dietz" w:date="2012-08-10T14:48:00Z">
              <w:r>
                <w:t xml:space="preserve">            &lt;xs:selector xpath="of11-config:owned-certificate"/&gt;</w:t>
              </w:r>
            </w:ins>
          </w:p>
          <w:p w14:paraId="30AA100A" w14:textId="77777777" w:rsidR="00DC2CE4" w:rsidRDefault="00DC2CE4" w:rsidP="00DC2CE4">
            <w:pPr>
              <w:pStyle w:val="XML1"/>
              <w:rPr>
                <w:ins w:id="1781" w:author="Thomas Dietz" w:date="2012-08-10T14:48:00Z"/>
              </w:rPr>
            </w:pPr>
            <w:ins w:id="1782" w:author="Thomas Dietz" w:date="2012-08-10T14:48:00Z">
              <w:r>
                <w:t xml:space="preserve">            &lt;xs:field xpath="of11-config:resource-id"/&gt;</w:t>
              </w:r>
            </w:ins>
          </w:p>
          <w:p w14:paraId="073616AB" w14:textId="77777777" w:rsidR="00DC2CE4" w:rsidRDefault="00DC2CE4" w:rsidP="00DC2CE4">
            <w:pPr>
              <w:pStyle w:val="XML1"/>
              <w:rPr>
                <w:ins w:id="1783" w:author="Thomas Dietz" w:date="2012-08-10T14:48:00Z"/>
              </w:rPr>
            </w:pPr>
            <w:ins w:id="1784" w:author="Thomas Dietz" w:date="2012-08-10T14:48:00Z">
              <w:r>
                <w:t xml:space="preserve">          &lt;/xs:key&gt;</w:t>
              </w:r>
            </w:ins>
          </w:p>
          <w:p w14:paraId="41105917" w14:textId="77777777" w:rsidR="00DC2CE4" w:rsidRDefault="00DC2CE4" w:rsidP="00DC2CE4">
            <w:pPr>
              <w:pStyle w:val="XML1"/>
              <w:rPr>
                <w:ins w:id="1785" w:author="Thomas Dietz" w:date="2012-08-10T14:48:00Z"/>
              </w:rPr>
            </w:pPr>
            <w:ins w:id="1786" w:author="Thomas Dietz" w:date="2012-08-10T14:48:00Z">
              <w:r>
                <w:t xml:space="preserve">          &lt;xs:key name="key_resources_capable-switch_external-certificate"&gt;</w:t>
              </w:r>
            </w:ins>
          </w:p>
          <w:p w14:paraId="2B369F53" w14:textId="77777777" w:rsidR="00DC2CE4" w:rsidRDefault="00DC2CE4" w:rsidP="00DC2CE4">
            <w:pPr>
              <w:pStyle w:val="XML1"/>
              <w:rPr>
                <w:ins w:id="1787" w:author="Thomas Dietz" w:date="2012-08-10T14:48:00Z"/>
              </w:rPr>
            </w:pPr>
            <w:ins w:id="1788" w:author="Thomas Dietz" w:date="2012-08-10T14:48:00Z">
              <w:r>
                <w:t xml:space="preserve">            &lt;xs:selector xpath="of11-config:external-certificate"/&gt;</w:t>
              </w:r>
            </w:ins>
          </w:p>
          <w:p w14:paraId="698AF011" w14:textId="77777777" w:rsidR="00DC2CE4" w:rsidRDefault="00DC2CE4" w:rsidP="00DC2CE4">
            <w:pPr>
              <w:pStyle w:val="XML1"/>
              <w:rPr>
                <w:ins w:id="1789" w:author="Thomas Dietz" w:date="2012-08-10T14:48:00Z"/>
              </w:rPr>
            </w:pPr>
            <w:ins w:id="1790" w:author="Thomas Dietz" w:date="2012-08-10T14:48:00Z">
              <w:r>
                <w:t xml:space="preserve">            &lt;xs:field xpath="of11-config:resource-id"/&gt;</w:t>
              </w:r>
            </w:ins>
          </w:p>
          <w:p w14:paraId="1228AFDE" w14:textId="77777777" w:rsidR="00DC2CE4" w:rsidRDefault="00DC2CE4" w:rsidP="00DC2CE4">
            <w:pPr>
              <w:pStyle w:val="XML1"/>
              <w:rPr>
                <w:ins w:id="1791" w:author="Thomas Dietz" w:date="2012-08-10T14:48:00Z"/>
              </w:rPr>
            </w:pPr>
            <w:ins w:id="1792" w:author="Thomas Dietz" w:date="2012-08-10T14:48:00Z">
              <w:r>
                <w:t xml:space="preserve">          &lt;/xs:key&gt;</w:t>
              </w:r>
            </w:ins>
          </w:p>
          <w:p w14:paraId="3DEF9C82" w14:textId="77777777" w:rsidR="00DC2CE4" w:rsidRDefault="00DC2CE4" w:rsidP="00DC2CE4">
            <w:pPr>
              <w:pStyle w:val="XML1"/>
              <w:rPr>
                <w:ins w:id="1793" w:author="Thomas Dietz" w:date="2012-08-10T14:48:00Z"/>
              </w:rPr>
            </w:pPr>
            <w:ins w:id="1794" w:author="Thomas Dietz" w:date="2012-08-10T14:48:00Z">
              <w:r>
                <w:t xml:space="preserve">          &lt;xs:key name="key_resources_capable-switch_flow-table"&gt;</w:t>
              </w:r>
            </w:ins>
          </w:p>
          <w:p w14:paraId="2C53FE4B" w14:textId="77777777" w:rsidR="00DC2CE4" w:rsidRDefault="00DC2CE4" w:rsidP="00DC2CE4">
            <w:pPr>
              <w:pStyle w:val="XML1"/>
              <w:rPr>
                <w:ins w:id="1795" w:author="Thomas Dietz" w:date="2012-08-10T14:48:00Z"/>
              </w:rPr>
            </w:pPr>
            <w:ins w:id="1796" w:author="Thomas Dietz" w:date="2012-08-10T14:48:00Z">
              <w:r>
                <w:t xml:space="preserve">            &lt;xs:selector xpath="of11-config:flow-table"/&gt;</w:t>
              </w:r>
            </w:ins>
          </w:p>
          <w:p w14:paraId="2D4F5FA2" w14:textId="77777777" w:rsidR="00DC2CE4" w:rsidRDefault="00DC2CE4" w:rsidP="00DC2CE4">
            <w:pPr>
              <w:pStyle w:val="XML1"/>
              <w:rPr>
                <w:ins w:id="1797" w:author="Thomas Dietz" w:date="2012-08-10T14:48:00Z"/>
              </w:rPr>
            </w:pPr>
            <w:ins w:id="1798" w:author="Thomas Dietz" w:date="2012-08-10T14:48:00Z">
              <w:r>
                <w:t xml:space="preserve">            &lt;xs:field xpath="of11-config:resource-id"/&gt;</w:t>
              </w:r>
            </w:ins>
          </w:p>
          <w:p w14:paraId="5914A244" w14:textId="77777777" w:rsidR="00DC2CE4" w:rsidRDefault="00DC2CE4" w:rsidP="00DC2CE4">
            <w:pPr>
              <w:pStyle w:val="XML1"/>
              <w:rPr>
                <w:ins w:id="1799" w:author="Thomas Dietz" w:date="2012-08-10T14:48:00Z"/>
              </w:rPr>
            </w:pPr>
            <w:ins w:id="1800" w:author="Thomas Dietz" w:date="2012-08-10T14:48:00Z">
              <w:r>
                <w:t xml:space="preserve">          &lt;/xs:key&gt;</w:t>
              </w:r>
            </w:ins>
          </w:p>
          <w:p w14:paraId="07A1F16F" w14:textId="77777777" w:rsidR="00DC2CE4" w:rsidRDefault="00DC2CE4" w:rsidP="00DC2CE4">
            <w:pPr>
              <w:pStyle w:val="XML1"/>
              <w:rPr>
                <w:ins w:id="1801" w:author="Thomas Dietz" w:date="2012-08-10T14:48:00Z"/>
              </w:rPr>
            </w:pPr>
            <w:ins w:id="1802" w:author="Thomas Dietz" w:date="2012-08-10T14:48:00Z">
              <w:r>
                <w:t xml:space="preserve">        &lt;/xs:element&gt;</w:t>
              </w:r>
            </w:ins>
          </w:p>
          <w:p w14:paraId="6AB7E3EC" w14:textId="77777777" w:rsidR="00DC2CE4" w:rsidRDefault="00DC2CE4" w:rsidP="00DC2CE4">
            <w:pPr>
              <w:pStyle w:val="XML1"/>
              <w:rPr>
                <w:ins w:id="1803" w:author="Thomas Dietz" w:date="2012-08-10T14:48:00Z"/>
              </w:rPr>
            </w:pPr>
            <w:ins w:id="1804" w:author="Thomas Dietz" w:date="2012-08-10T14:48:00Z">
              <w:r>
                <w:t xml:space="preserve">        &lt;xs:element name="logical-switches" minOccurs="0"&gt;</w:t>
              </w:r>
            </w:ins>
          </w:p>
          <w:p w14:paraId="2BAFC235" w14:textId="77777777" w:rsidR="00DC2CE4" w:rsidRDefault="00DC2CE4" w:rsidP="00DC2CE4">
            <w:pPr>
              <w:pStyle w:val="XML1"/>
              <w:rPr>
                <w:ins w:id="1805" w:author="Thomas Dietz" w:date="2012-08-10T14:48:00Z"/>
              </w:rPr>
            </w:pPr>
            <w:ins w:id="1806" w:author="Thomas Dietz" w:date="2012-08-10T14:48:00Z">
              <w:r>
                <w:t xml:space="preserve">          &lt;xs:annotation&gt;</w:t>
              </w:r>
            </w:ins>
          </w:p>
          <w:p w14:paraId="10BA2D32" w14:textId="77777777" w:rsidR="00DC2CE4" w:rsidRDefault="00DC2CE4" w:rsidP="00DC2CE4">
            <w:pPr>
              <w:pStyle w:val="XML1"/>
              <w:rPr>
                <w:ins w:id="1807" w:author="Thomas Dietz" w:date="2012-08-10T14:48:00Z"/>
              </w:rPr>
            </w:pPr>
            <w:ins w:id="1808" w:author="Thomas Dietz" w:date="2012-08-10T14:48:00Z">
              <w:r>
                <w:t xml:space="preserve">            &lt;xs:documentation&gt;</w:t>
              </w:r>
            </w:ins>
          </w:p>
          <w:p w14:paraId="516484A5" w14:textId="77777777" w:rsidR="00DC2CE4" w:rsidRDefault="00DC2CE4" w:rsidP="00DC2CE4">
            <w:pPr>
              <w:pStyle w:val="XML1"/>
              <w:rPr>
                <w:ins w:id="1809" w:author="Thomas Dietz" w:date="2012-08-10T14:48:00Z"/>
              </w:rPr>
            </w:pPr>
            <w:ins w:id="1810" w:author="Thomas Dietz" w:date="2012-08-10T14:48:00Z">
              <w:r>
                <w:t xml:space="preserve">              This element contains a list of all OpenFlow </w:t>
              </w:r>
            </w:ins>
          </w:p>
          <w:p w14:paraId="18419199" w14:textId="77777777" w:rsidR="00DC2CE4" w:rsidRDefault="00DC2CE4" w:rsidP="00DC2CE4">
            <w:pPr>
              <w:pStyle w:val="XML1"/>
              <w:rPr>
                <w:ins w:id="1811" w:author="Thomas Dietz" w:date="2012-08-10T14:48:00Z"/>
              </w:rPr>
            </w:pPr>
            <w:ins w:id="1812" w:author="Thomas Dietz" w:date="2012-08-10T14:48:00Z">
              <w:r>
                <w:t xml:space="preserve">              Logical Switches available at the OpenFlow Capable</w:t>
              </w:r>
            </w:ins>
          </w:p>
          <w:p w14:paraId="267B6463" w14:textId="77777777" w:rsidR="00DC2CE4" w:rsidRDefault="00DC2CE4" w:rsidP="00DC2CE4">
            <w:pPr>
              <w:pStyle w:val="XML1"/>
              <w:rPr>
                <w:ins w:id="1813" w:author="Thomas Dietz" w:date="2012-08-10T14:48:00Z"/>
              </w:rPr>
            </w:pPr>
            <w:ins w:id="1814" w:author="Thomas Dietz" w:date="2012-08-10T14:48:00Z">
              <w:r>
                <w:t xml:space="preserve">              Switch.</w:t>
              </w:r>
            </w:ins>
          </w:p>
          <w:p w14:paraId="66C70094" w14:textId="77777777" w:rsidR="00DC2CE4" w:rsidRDefault="00DC2CE4" w:rsidP="00DC2CE4">
            <w:pPr>
              <w:pStyle w:val="XML1"/>
              <w:rPr>
                <w:ins w:id="1815" w:author="Thomas Dietz" w:date="2012-08-10T14:48:00Z"/>
              </w:rPr>
            </w:pPr>
            <w:ins w:id="1816" w:author="Thomas Dietz" w:date="2012-08-10T14:48:00Z">
              <w:r>
                <w:t xml:space="preserve">            &lt;/xs:documentation&gt;</w:t>
              </w:r>
            </w:ins>
          </w:p>
          <w:p w14:paraId="7B6E2D11" w14:textId="77777777" w:rsidR="00DC2CE4" w:rsidRDefault="00DC2CE4" w:rsidP="00DC2CE4">
            <w:pPr>
              <w:pStyle w:val="XML1"/>
              <w:rPr>
                <w:ins w:id="1817" w:author="Thomas Dietz" w:date="2012-08-10T14:48:00Z"/>
              </w:rPr>
            </w:pPr>
            <w:ins w:id="1818" w:author="Thomas Dietz" w:date="2012-08-10T14:48:00Z">
              <w:r>
                <w:t xml:space="preserve">          &lt;/xs:annotation&gt;</w:t>
              </w:r>
            </w:ins>
          </w:p>
          <w:p w14:paraId="4CC3D651" w14:textId="77777777" w:rsidR="00DC2CE4" w:rsidRDefault="00DC2CE4" w:rsidP="00DC2CE4">
            <w:pPr>
              <w:pStyle w:val="XML1"/>
              <w:rPr>
                <w:ins w:id="1819" w:author="Thomas Dietz" w:date="2012-08-10T14:48:00Z"/>
              </w:rPr>
            </w:pPr>
            <w:ins w:id="1820" w:author="Thomas Dietz" w:date="2012-08-10T14:48:00Z">
              <w:r>
                <w:t xml:space="preserve">          &lt;xs:complexType&gt;</w:t>
              </w:r>
            </w:ins>
          </w:p>
          <w:p w14:paraId="1001C5E8" w14:textId="77777777" w:rsidR="00DC2CE4" w:rsidRDefault="00DC2CE4" w:rsidP="00DC2CE4">
            <w:pPr>
              <w:pStyle w:val="XML1"/>
              <w:rPr>
                <w:ins w:id="1821" w:author="Thomas Dietz" w:date="2012-08-10T14:48:00Z"/>
              </w:rPr>
            </w:pPr>
            <w:ins w:id="1822" w:author="Thomas Dietz" w:date="2012-08-10T14:48:00Z">
              <w:r>
                <w:t xml:space="preserve">            &lt;xs:sequence&gt;</w:t>
              </w:r>
            </w:ins>
          </w:p>
          <w:p w14:paraId="2F121F03" w14:textId="77777777" w:rsidR="00DC2CE4" w:rsidRDefault="00DC2CE4" w:rsidP="00DC2CE4">
            <w:pPr>
              <w:pStyle w:val="XML1"/>
              <w:rPr>
                <w:ins w:id="1823" w:author="Thomas Dietz" w:date="2012-08-10T14:48:00Z"/>
              </w:rPr>
            </w:pPr>
            <w:ins w:id="1824" w:author="Thomas Dietz" w:date="2012-08-10T14:48:00Z">
              <w:r>
                <w:t xml:space="preserve">              &lt;xs:element name="switch" minOccurs="0" maxOccurs="unbounded"&gt;</w:t>
              </w:r>
            </w:ins>
          </w:p>
          <w:p w14:paraId="653C85BD" w14:textId="77777777" w:rsidR="00DC2CE4" w:rsidRDefault="00DC2CE4" w:rsidP="00DC2CE4">
            <w:pPr>
              <w:pStyle w:val="XML1"/>
              <w:rPr>
                <w:ins w:id="1825" w:author="Thomas Dietz" w:date="2012-08-10T14:48:00Z"/>
              </w:rPr>
            </w:pPr>
            <w:ins w:id="1826" w:author="Thomas Dietz" w:date="2012-08-10T14:48:00Z">
              <w:r>
                <w:t xml:space="preserve">                &lt;xs:annotation&gt;</w:t>
              </w:r>
            </w:ins>
          </w:p>
          <w:p w14:paraId="5DE380B8" w14:textId="77777777" w:rsidR="00DC2CE4" w:rsidRDefault="00DC2CE4" w:rsidP="00DC2CE4">
            <w:pPr>
              <w:pStyle w:val="XML1"/>
              <w:rPr>
                <w:ins w:id="1827" w:author="Thomas Dietz" w:date="2012-08-10T14:48:00Z"/>
              </w:rPr>
            </w:pPr>
            <w:ins w:id="1828" w:author="Thomas Dietz" w:date="2012-08-10T14:48:00Z">
              <w:r>
                <w:t xml:space="preserve">                  &lt;xs:documentation&gt;</w:t>
              </w:r>
            </w:ins>
          </w:p>
          <w:p w14:paraId="7BCE039C" w14:textId="77777777" w:rsidR="00DC2CE4" w:rsidRDefault="00DC2CE4" w:rsidP="00DC2CE4">
            <w:pPr>
              <w:pStyle w:val="XML1"/>
              <w:rPr>
                <w:ins w:id="1829" w:author="Thomas Dietz" w:date="2012-08-10T14:48:00Z"/>
              </w:rPr>
            </w:pPr>
            <w:ins w:id="1830" w:author="Thomas Dietz" w:date="2012-08-10T14:48:00Z">
              <w:r>
                <w:t xml:space="preserve">                    The list of all OpenFlow Logical Switches on</w:t>
              </w:r>
            </w:ins>
          </w:p>
          <w:p w14:paraId="296D5FAD" w14:textId="77777777" w:rsidR="00DC2CE4" w:rsidRDefault="00DC2CE4" w:rsidP="00DC2CE4">
            <w:pPr>
              <w:pStyle w:val="XML1"/>
              <w:rPr>
                <w:ins w:id="1831" w:author="Thomas Dietz" w:date="2012-08-10T14:48:00Z"/>
              </w:rPr>
            </w:pPr>
            <w:ins w:id="1832" w:author="Thomas Dietz" w:date="2012-08-10T14:48:00Z">
              <w:r>
                <w:t xml:space="preserve">                    the OpenFlow Capable Switch.</w:t>
              </w:r>
            </w:ins>
          </w:p>
          <w:p w14:paraId="63FC27D1" w14:textId="77777777" w:rsidR="00DC2CE4" w:rsidRDefault="00DC2CE4" w:rsidP="00DC2CE4">
            <w:pPr>
              <w:pStyle w:val="XML1"/>
              <w:rPr>
                <w:ins w:id="1833" w:author="Thomas Dietz" w:date="2012-08-10T14:48:00Z"/>
              </w:rPr>
            </w:pPr>
          </w:p>
          <w:p w14:paraId="5B907110" w14:textId="77777777" w:rsidR="00DC2CE4" w:rsidRDefault="00DC2CE4" w:rsidP="00DC2CE4">
            <w:pPr>
              <w:pStyle w:val="XML1"/>
              <w:rPr>
                <w:ins w:id="1834" w:author="Thomas Dietz" w:date="2012-08-10T14:48:00Z"/>
              </w:rPr>
            </w:pPr>
            <w:ins w:id="1835" w:author="Thomas Dietz" w:date="2012-08-10T14:48:00Z">
              <w:r>
                <w:t xml:space="preserve">                    The element 'resource-id' of OFLogicalSwitchType MUST be</w:t>
              </w:r>
            </w:ins>
          </w:p>
          <w:p w14:paraId="4F4E617B" w14:textId="77777777" w:rsidR="00DC2CE4" w:rsidRDefault="00DC2CE4" w:rsidP="00DC2CE4">
            <w:pPr>
              <w:pStyle w:val="XML1"/>
              <w:rPr>
                <w:ins w:id="1836" w:author="Thomas Dietz" w:date="2012-08-10T14:48:00Z"/>
              </w:rPr>
            </w:pPr>
            <w:ins w:id="1837" w:author="Thomas Dietz" w:date="2012-08-10T14:48:00Z">
              <w:r>
                <w:t xml:space="preserve">                    unique within this list.</w:t>
              </w:r>
            </w:ins>
          </w:p>
          <w:p w14:paraId="0CFE9064" w14:textId="77777777" w:rsidR="00DC2CE4" w:rsidRDefault="00DC2CE4" w:rsidP="00DC2CE4">
            <w:pPr>
              <w:pStyle w:val="XML1"/>
              <w:rPr>
                <w:ins w:id="1838" w:author="Thomas Dietz" w:date="2012-08-10T14:48:00Z"/>
              </w:rPr>
            </w:pPr>
            <w:ins w:id="1839" w:author="Thomas Dietz" w:date="2012-08-10T14:48:00Z">
              <w:r>
                <w:t xml:space="preserve">                  &lt;/xs:documentation&gt;</w:t>
              </w:r>
            </w:ins>
          </w:p>
          <w:p w14:paraId="1CF6049A" w14:textId="77777777" w:rsidR="00DC2CE4" w:rsidRDefault="00DC2CE4" w:rsidP="00DC2CE4">
            <w:pPr>
              <w:pStyle w:val="XML1"/>
              <w:rPr>
                <w:ins w:id="1840" w:author="Thomas Dietz" w:date="2012-08-10T14:48:00Z"/>
              </w:rPr>
            </w:pPr>
            <w:ins w:id="1841" w:author="Thomas Dietz" w:date="2012-08-10T14:48:00Z">
              <w:r>
                <w:t xml:space="preserve">                &lt;/xs:annotation&gt;</w:t>
              </w:r>
            </w:ins>
          </w:p>
          <w:p w14:paraId="251B4B3C" w14:textId="77777777" w:rsidR="00DC2CE4" w:rsidRDefault="00DC2CE4" w:rsidP="00DC2CE4">
            <w:pPr>
              <w:pStyle w:val="XML1"/>
              <w:rPr>
                <w:ins w:id="1842" w:author="Thomas Dietz" w:date="2012-08-10T14:48:00Z"/>
              </w:rPr>
            </w:pPr>
            <w:ins w:id="1843" w:author="Thomas Dietz" w:date="2012-08-10T14:48:00Z">
              <w:r>
                <w:t xml:space="preserve">                &lt;xs:complexType&gt;</w:t>
              </w:r>
            </w:ins>
          </w:p>
          <w:p w14:paraId="2321F49F" w14:textId="77777777" w:rsidR="00DC2CE4" w:rsidRDefault="00DC2CE4" w:rsidP="00DC2CE4">
            <w:pPr>
              <w:pStyle w:val="XML1"/>
              <w:rPr>
                <w:ins w:id="1844" w:author="Thomas Dietz" w:date="2012-08-10T14:48:00Z"/>
              </w:rPr>
            </w:pPr>
            <w:ins w:id="1845" w:author="Thomas Dietz" w:date="2012-08-10T14:48:00Z">
              <w:r>
                <w:t xml:space="preserve">                  &lt;xs:sequence&gt;</w:t>
              </w:r>
            </w:ins>
          </w:p>
          <w:p w14:paraId="68B23799" w14:textId="77777777" w:rsidR="00DC2CE4" w:rsidRDefault="00DC2CE4" w:rsidP="00DC2CE4">
            <w:pPr>
              <w:pStyle w:val="XML1"/>
              <w:rPr>
                <w:ins w:id="1846" w:author="Thomas Dietz" w:date="2012-08-10T14:48:00Z"/>
              </w:rPr>
            </w:pPr>
            <w:ins w:id="1847" w:author="Thomas Dietz" w:date="2012-08-10T14:48:00Z">
              <w:r>
                <w:t xml:space="preserve">                    &lt;xs:group ref="OFLogicalSwitchType"/&gt;</w:t>
              </w:r>
            </w:ins>
          </w:p>
          <w:p w14:paraId="180BDF7F" w14:textId="77777777" w:rsidR="00DC2CE4" w:rsidRDefault="00DC2CE4" w:rsidP="00DC2CE4">
            <w:pPr>
              <w:pStyle w:val="XML1"/>
              <w:rPr>
                <w:ins w:id="1848" w:author="Thomas Dietz" w:date="2012-08-10T14:48:00Z"/>
              </w:rPr>
            </w:pPr>
            <w:ins w:id="1849" w:author="Thomas Dietz" w:date="2012-08-10T14:48:00Z">
              <w:r>
                <w:t xml:space="preserve">                  &lt;/xs:sequence&gt;</w:t>
              </w:r>
            </w:ins>
          </w:p>
          <w:p w14:paraId="1A89C8BB" w14:textId="77777777" w:rsidR="00DC2CE4" w:rsidRDefault="00DC2CE4" w:rsidP="00DC2CE4">
            <w:pPr>
              <w:pStyle w:val="XML1"/>
              <w:rPr>
                <w:ins w:id="1850" w:author="Thomas Dietz" w:date="2012-08-10T14:48:00Z"/>
              </w:rPr>
            </w:pPr>
            <w:ins w:id="1851" w:author="Thomas Dietz" w:date="2012-08-10T14:48:00Z">
              <w:r>
                <w:t xml:space="preserve">                &lt;/xs:complexType&gt;</w:t>
              </w:r>
            </w:ins>
          </w:p>
          <w:p w14:paraId="32E66D40" w14:textId="77777777" w:rsidR="00DC2CE4" w:rsidRDefault="00DC2CE4" w:rsidP="00DC2CE4">
            <w:pPr>
              <w:pStyle w:val="XML1"/>
              <w:rPr>
                <w:ins w:id="1852" w:author="Thomas Dietz" w:date="2012-08-10T14:48:00Z"/>
              </w:rPr>
            </w:pPr>
            <w:ins w:id="1853" w:author="Thomas Dietz" w:date="2012-08-10T14:48:00Z">
              <w:r>
                <w:t xml:space="preserve">              &lt;/xs:element&gt;</w:t>
              </w:r>
            </w:ins>
          </w:p>
          <w:p w14:paraId="4CF9F662" w14:textId="77777777" w:rsidR="00DC2CE4" w:rsidRDefault="00DC2CE4" w:rsidP="00DC2CE4">
            <w:pPr>
              <w:pStyle w:val="XML1"/>
              <w:rPr>
                <w:ins w:id="1854" w:author="Thomas Dietz" w:date="2012-08-10T14:48:00Z"/>
              </w:rPr>
            </w:pPr>
            <w:ins w:id="1855" w:author="Thomas Dietz" w:date="2012-08-10T14:48:00Z">
              <w:r>
                <w:lastRenderedPageBreak/>
                <w:t xml:space="preserve">            &lt;/xs:sequence&gt;</w:t>
              </w:r>
            </w:ins>
          </w:p>
          <w:p w14:paraId="2C6DE80B" w14:textId="77777777" w:rsidR="00DC2CE4" w:rsidRDefault="00DC2CE4" w:rsidP="00DC2CE4">
            <w:pPr>
              <w:pStyle w:val="XML1"/>
              <w:rPr>
                <w:ins w:id="1856" w:author="Thomas Dietz" w:date="2012-08-10T14:48:00Z"/>
              </w:rPr>
            </w:pPr>
            <w:ins w:id="1857" w:author="Thomas Dietz" w:date="2012-08-10T14:48:00Z">
              <w:r>
                <w:t xml:space="preserve">          &lt;/xs:complexType&gt;</w:t>
              </w:r>
            </w:ins>
          </w:p>
          <w:p w14:paraId="0F6BAAB1" w14:textId="77777777" w:rsidR="00DC2CE4" w:rsidRDefault="00DC2CE4" w:rsidP="00DC2CE4">
            <w:pPr>
              <w:pStyle w:val="XML1"/>
              <w:rPr>
                <w:ins w:id="1858" w:author="Thomas Dietz" w:date="2012-08-10T14:48:00Z"/>
              </w:rPr>
            </w:pPr>
            <w:ins w:id="1859" w:author="Thomas Dietz" w:date="2012-08-10T14:48:00Z">
              <w:r>
                <w:t xml:space="preserve">          &lt;xs:key name="key_logical-switches_capable-switch_switch"&gt;</w:t>
              </w:r>
            </w:ins>
          </w:p>
          <w:p w14:paraId="308000B9" w14:textId="77777777" w:rsidR="00DC2CE4" w:rsidRDefault="00DC2CE4" w:rsidP="00DC2CE4">
            <w:pPr>
              <w:pStyle w:val="XML1"/>
              <w:rPr>
                <w:ins w:id="1860" w:author="Thomas Dietz" w:date="2012-08-10T14:48:00Z"/>
              </w:rPr>
            </w:pPr>
            <w:ins w:id="1861" w:author="Thomas Dietz" w:date="2012-08-10T14:48:00Z">
              <w:r>
                <w:t xml:space="preserve">            &lt;xs:selector xpath="of11-config:switch"/&gt;</w:t>
              </w:r>
            </w:ins>
          </w:p>
          <w:p w14:paraId="39A88A6E" w14:textId="77777777" w:rsidR="00DC2CE4" w:rsidRDefault="00DC2CE4" w:rsidP="00DC2CE4">
            <w:pPr>
              <w:pStyle w:val="XML1"/>
              <w:rPr>
                <w:ins w:id="1862" w:author="Thomas Dietz" w:date="2012-08-10T14:48:00Z"/>
              </w:rPr>
            </w:pPr>
            <w:ins w:id="1863" w:author="Thomas Dietz" w:date="2012-08-10T14:48:00Z">
              <w:r>
                <w:t xml:space="preserve">            &lt;xs:field xpath="of11-config:id"/&gt;</w:t>
              </w:r>
            </w:ins>
          </w:p>
          <w:p w14:paraId="11D373E8" w14:textId="77777777" w:rsidR="00DC2CE4" w:rsidRDefault="00DC2CE4" w:rsidP="00DC2CE4">
            <w:pPr>
              <w:pStyle w:val="XML1"/>
              <w:rPr>
                <w:ins w:id="1864" w:author="Thomas Dietz" w:date="2012-08-10T14:48:00Z"/>
              </w:rPr>
            </w:pPr>
            <w:ins w:id="1865" w:author="Thomas Dietz" w:date="2012-08-10T14:48:00Z">
              <w:r>
                <w:t xml:space="preserve">          &lt;/xs:key&gt;</w:t>
              </w:r>
            </w:ins>
          </w:p>
          <w:p w14:paraId="78124BDE" w14:textId="77777777" w:rsidR="00DC2CE4" w:rsidRDefault="00DC2CE4" w:rsidP="00DC2CE4">
            <w:pPr>
              <w:pStyle w:val="XML1"/>
              <w:rPr>
                <w:ins w:id="1866" w:author="Thomas Dietz" w:date="2012-08-10T14:48:00Z"/>
              </w:rPr>
            </w:pPr>
            <w:ins w:id="1867" w:author="Thomas Dietz" w:date="2012-08-10T14:48:00Z">
              <w:r>
                <w:t xml:space="preserve">        &lt;/xs:element&gt;</w:t>
              </w:r>
            </w:ins>
          </w:p>
          <w:p w14:paraId="70F57384" w14:textId="77777777" w:rsidR="00DC2CE4" w:rsidRDefault="00DC2CE4" w:rsidP="00DC2CE4">
            <w:pPr>
              <w:pStyle w:val="XML1"/>
              <w:rPr>
                <w:ins w:id="1868" w:author="Thomas Dietz" w:date="2012-08-10T14:48:00Z"/>
              </w:rPr>
            </w:pPr>
            <w:ins w:id="1869" w:author="Thomas Dietz" w:date="2012-08-10T14:48:00Z">
              <w:r>
                <w:t xml:space="preserve">      &lt;/xs:sequence&gt;</w:t>
              </w:r>
            </w:ins>
          </w:p>
          <w:p w14:paraId="135D7023" w14:textId="77777777" w:rsidR="00DC2CE4" w:rsidRDefault="00DC2CE4" w:rsidP="00DC2CE4">
            <w:pPr>
              <w:pStyle w:val="XML1"/>
              <w:rPr>
                <w:ins w:id="1870" w:author="Thomas Dietz" w:date="2012-08-10T14:48:00Z"/>
              </w:rPr>
            </w:pPr>
            <w:ins w:id="1871" w:author="Thomas Dietz" w:date="2012-08-10T14:48:00Z">
              <w:r>
                <w:t xml:space="preserve">    &lt;/xs:complexType&gt;</w:t>
              </w:r>
            </w:ins>
          </w:p>
          <w:p w14:paraId="0DB109B7" w14:textId="02A3B8D3" w:rsidR="00D84428" w:rsidRPr="009F1B7D" w:rsidRDefault="00DC2CE4" w:rsidP="00DC2CE4">
            <w:pPr>
              <w:pStyle w:val="XML1"/>
            </w:pPr>
            <w:ins w:id="1872" w:author="Thomas Dietz" w:date="2012-08-10T14:48:00Z">
              <w:r>
                <w:t xml:space="preserve">  &lt;/xs:element&gt;</w:t>
              </w:r>
            </w:ins>
          </w:p>
        </w:tc>
      </w:tr>
    </w:tbl>
    <w:p w14:paraId="1B0ED9A2" w14:textId="77777777" w:rsidR="00D84428" w:rsidRPr="00D84428" w:rsidRDefault="00D84428" w:rsidP="00D84428"/>
    <w:p w14:paraId="23BFCA9C" w14:textId="77777777" w:rsidR="001F476B" w:rsidRPr="009F1B7D" w:rsidRDefault="001F476B">
      <w:pPr>
        <w:pStyle w:val="Heading3"/>
        <w:pPrChange w:id="1873" w:author="Thomas Dietz" w:date="2012-09-11T16:55:00Z">
          <w:pPr>
            <w:spacing w:before="0" w:line="276" w:lineRule="auto"/>
          </w:pPr>
        </w:pPrChange>
      </w:pPr>
      <w:bookmarkStart w:id="1874" w:name="_Toc335146812"/>
      <w:r>
        <w:t>XML Example</w:t>
      </w:r>
      <w:bookmarkEnd w:id="1874"/>
    </w:p>
    <w:tbl>
      <w:tblPr>
        <w:tblStyle w:val="XMLtable"/>
        <w:tblW w:w="5000" w:type="pct"/>
        <w:tblLook w:val="04A0" w:firstRow="1" w:lastRow="0" w:firstColumn="1" w:lastColumn="0" w:noHBand="0" w:noVBand="1"/>
        <w:tblPrChange w:id="1875" w:author="Thomas Dietz" w:date="2012-09-11T16:47:00Z">
          <w:tblPr>
            <w:tblStyle w:val="TableGrid"/>
            <w:tblW w:w="0" w:type="auto"/>
            <w:tblInd w:w="378" w:type="dxa"/>
            <w:shd w:val="clear" w:color="auto" w:fill="C8FCCD"/>
            <w:tblLook w:val="04A0" w:firstRow="1" w:lastRow="0" w:firstColumn="1" w:lastColumn="0" w:noHBand="0" w:noVBand="1"/>
          </w:tblPr>
        </w:tblPrChange>
      </w:tblPr>
      <w:tblGrid>
        <w:gridCol w:w="9474"/>
        <w:tblGridChange w:id="1876">
          <w:tblGrid>
            <w:gridCol w:w="8820"/>
          </w:tblGrid>
        </w:tblGridChange>
      </w:tblGrid>
      <w:tr w:rsidR="001F476B" w:rsidRPr="009F1B7D" w14:paraId="3E714129" w14:textId="77777777" w:rsidTr="000325CE">
        <w:tc>
          <w:tcPr>
            <w:tcW w:w="8820" w:type="dxa"/>
            <w:tcPrChange w:id="1877" w:author="Thomas Dietz" w:date="2012-09-11T16:47:00Z">
              <w:tcPr>
                <w:tcW w:w="8820" w:type="dxa"/>
                <w:shd w:val="clear" w:color="auto" w:fill="C8FCCD"/>
              </w:tcPr>
            </w:tcPrChange>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9DDA2C8" w14:textId="45ACFD54" w:rsidR="00D84428" w:rsidDel="00DC2CE4" w:rsidRDefault="00D84428">
      <w:pPr>
        <w:pStyle w:val="Heading2"/>
        <w:rPr>
          <w:del w:id="1878" w:author="Thomas Dietz" w:date="2012-08-10T14:50:00Z"/>
        </w:rPr>
        <w:pPrChange w:id="1879" w:author="Thomas Dietz" w:date="2012-09-11T16:55:00Z">
          <w:pPr>
            <w:spacing w:before="0" w:line="276" w:lineRule="auto"/>
          </w:pPr>
        </w:pPrChange>
      </w:pPr>
      <w:bookmarkStart w:id="1880" w:name="_Toc333403870"/>
      <w:bookmarkStart w:id="1881" w:name="_Toc333636655"/>
      <w:del w:id="1882" w:author="Thomas Dietz" w:date="2012-08-10T14:50:00Z">
        <w:r w:rsidDel="00DC2CE4">
          <w:delText>Normative Constraints</w:delText>
        </w:r>
        <w:bookmarkStart w:id="1883" w:name="_Toc335146813"/>
        <w:bookmarkEnd w:id="1880"/>
        <w:bookmarkEnd w:id="1881"/>
        <w:bookmarkEnd w:id="1883"/>
      </w:del>
    </w:p>
    <w:p w14:paraId="66BA80CF" w14:textId="0149DF7D" w:rsidR="00D84428" w:rsidDel="00DC2CE4" w:rsidRDefault="00D84428">
      <w:pPr>
        <w:pStyle w:val="Heading2"/>
        <w:rPr>
          <w:del w:id="1884" w:author="Thomas Dietz" w:date="2012-08-10T14:50:00Z"/>
        </w:rPr>
        <w:pPrChange w:id="1885" w:author="Thomas Dietz" w:date="2012-09-11T16:55:00Z">
          <w:pPr/>
        </w:pPrChange>
      </w:pPr>
      <w:del w:id="1886" w:author="Thomas Dietz" w:date="2012-08-10T14:50:00Z">
        <w:r w:rsidDel="00DC2CE4">
          <w:delText xml:space="preserve">The OpenFlow Capable Switch is identified by the OpenFlow Configuration Point with identifier </w:delText>
        </w:r>
        <w:r w:rsidRPr="0023288C" w:rsidDel="00DC2CE4">
          <w:rPr>
            <w:rStyle w:val="codeChar"/>
          </w:rPr>
          <w:delText>&lt;id&gt;</w:delText>
        </w:r>
        <w:r w:rsidDel="00DC2CE4">
          <w:delText>. The identifier MUST be unique within the context of potential OpenFlow Configuration Points. It MUST be persistent across reboots of the OpenFlow Capable Switch.</w:delText>
        </w:r>
        <w:bookmarkStart w:id="1887" w:name="_Toc335146814"/>
        <w:bookmarkEnd w:id="1887"/>
      </w:del>
    </w:p>
    <w:p w14:paraId="1BEC8135" w14:textId="5E9C1554" w:rsidR="00D84428" w:rsidDel="00DC2CE4" w:rsidRDefault="00D84428">
      <w:pPr>
        <w:pStyle w:val="Heading2"/>
        <w:rPr>
          <w:del w:id="1888" w:author="Thomas Dietz" w:date="2012-08-10T14:50:00Z"/>
        </w:rPr>
        <w:pPrChange w:id="1889" w:author="Thomas Dietz" w:date="2012-09-11T16:55:00Z">
          <w:pPr/>
        </w:pPrChange>
      </w:pPr>
      <w:del w:id="1890" w:author="Thomas Dietz" w:date="2012-08-10T14:50:00Z">
        <w:r w:rsidDel="00DC2CE4">
          <w:delText xml:space="preserve">Element </w:delText>
        </w:r>
        <w:r w:rsidRPr="00ED48AF" w:rsidDel="00DC2CE4">
          <w:rPr>
            <w:rStyle w:val="codeChar"/>
          </w:rPr>
          <w:delText>&lt;configuration-points&gt;</w:delText>
        </w:r>
        <w:r w:rsidDel="00DC2CE4">
          <w:delText>contains a list of all Configuration Points known to the OpenFlow Capable Switch that manage it or have managed it using OF-CONFIG.</w:delText>
        </w:r>
        <w:bookmarkStart w:id="1891" w:name="_Toc335146815"/>
        <w:bookmarkEnd w:id="1891"/>
      </w:del>
    </w:p>
    <w:p w14:paraId="5B259955" w14:textId="6020816B" w:rsidR="00D84428" w:rsidDel="00DC2CE4" w:rsidRDefault="00D84428">
      <w:pPr>
        <w:pStyle w:val="Heading2"/>
        <w:rPr>
          <w:del w:id="1892" w:author="Thomas Dietz" w:date="2012-08-10T14:50:00Z"/>
        </w:rPr>
        <w:pPrChange w:id="1893" w:author="Thomas Dietz" w:date="2012-09-11T16:55:00Z">
          <w:pPr/>
        </w:pPrChange>
      </w:pPr>
      <w:del w:id="1894" w:author="Thomas Dietz" w:date="2012-08-10T14:50:00Z">
        <w:r w:rsidDel="00DC2CE4">
          <w:delText xml:space="preserve">Element </w:delText>
        </w:r>
        <w:r w:rsidRPr="00ED48AF" w:rsidDel="00DC2CE4">
          <w:rPr>
            <w:rStyle w:val="codeChar"/>
          </w:rPr>
          <w:delText>&lt;resources&gt;</w:delText>
        </w:r>
        <w:r w:rsidDel="00DC2CE4">
          <w:delText xml:space="preserve"> contains lists of all resources of an OpenFlow Capable Switch that can be used by OpenFlow Logical Switches. Resources are listed here independent of their actual assignment to OpenFlow Logical Switches. They may be available to be assigned to an OpenFlow Logical Switch or already in use by an OpenFlow Logical Switch.</w:delText>
        </w:r>
        <w:bookmarkStart w:id="1895" w:name="_Toc335146816"/>
        <w:bookmarkEnd w:id="1895"/>
      </w:del>
    </w:p>
    <w:p w14:paraId="4C782BDE" w14:textId="2D3BA897" w:rsidR="001F476B" w:rsidDel="00DC2CE4" w:rsidRDefault="00D84428">
      <w:pPr>
        <w:pStyle w:val="Heading2"/>
        <w:rPr>
          <w:del w:id="1896" w:author="Thomas Dietz" w:date="2012-08-10T14:50:00Z"/>
        </w:rPr>
        <w:pPrChange w:id="1897" w:author="Thomas Dietz" w:date="2012-09-11T16:55:00Z">
          <w:pPr/>
        </w:pPrChange>
      </w:pPr>
      <w:del w:id="1898" w:author="Thomas Dietz" w:date="2012-08-10T14:50:00Z">
        <w:r w:rsidDel="00DC2CE4">
          <w:delText xml:space="preserve">Element </w:delText>
        </w:r>
        <w:r w:rsidRPr="00ED48AF" w:rsidDel="00DC2CE4">
          <w:rPr>
            <w:rStyle w:val="codeChar"/>
          </w:rPr>
          <w:delText>&lt;logical-switches&gt;</w:delText>
        </w:r>
        <w:r w:rsidDel="00DC2CE4">
          <w:delText xml:space="preserve"> contains a list of all OpenFlow Logical Switches available on the OpenFlow Capable Switch.</w:delText>
        </w:r>
        <w:bookmarkStart w:id="1899" w:name="_Toc335146817"/>
        <w:bookmarkEnd w:id="1899"/>
      </w:del>
    </w:p>
    <w:p w14:paraId="3937C342" w14:textId="07E7308B" w:rsidR="00D84428" w:rsidRPr="009F1B7D" w:rsidDel="00B15A0B" w:rsidRDefault="00D84428">
      <w:pPr>
        <w:pStyle w:val="Heading2"/>
        <w:rPr>
          <w:del w:id="1900" w:author="Deepak Bansal (AZURE)" w:date="2012-08-23T21:55:00Z"/>
        </w:rPr>
        <w:pPrChange w:id="1901" w:author="Thomas Dietz" w:date="2012-09-11T16:55:00Z">
          <w:pPr/>
        </w:pPrChange>
      </w:pPr>
      <w:bookmarkStart w:id="1902" w:name="_Toc315953987"/>
      <w:bookmarkStart w:id="1903" w:name="_Toc333636656"/>
      <w:del w:id="1904" w:author="Deepak Bansal (AZURE)" w:date="2012-08-23T21:55:00Z">
        <w:r w:rsidRPr="00DB42FD" w:rsidDel="00B15A0B">
          <w:delText>YANG Specificatio</w:delText>
        </w:r>
      </w:del>
      <w:del w:id="1905" w:author="Deepak Bansal (AZURE)" w:date="2012-08-25T05:22:00Z">
        <w:r w:rsidRPr="00DB42FD" w:rsidDel="00013462">
          <w:delText>n</w:delText>
        </w:r>
      </w:del>
      <w:bookmarkStart w:id="1906" w:name="_Toc335146818"/>
      <w:bookmarkEnd w:id="1902"/>
      <w:bookmarkEnd w:id="1903"/>
      <w:bookmarkEnd w:id="1906"/>
    </w:p>
    <w:tbl>
      <w:tblPr>
        <w:tblStyle w:val="TableGrid"/>
        <w:tblW w:w="5000" w:type="pct"/>
        <w:shd w:val="clear" w:color="auto" w:fill="C8FCCD"/>
        <w:tblCellMar>
          <w:left w:w="57" w:type="dxa"/>
          <w:right w:w="57" w:type="dxa"/>
        </w:tblCellMar>
        <w:tblLook w:val="04A0" w:firstRow="1" w:lastRow="0" w:firstColumn="1" w:lastColumn="0" w:noHBand="0" w:noVBand="1"/>
        <w:tblPrChange w:id="1907"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1908">
          <w:tblGrid>
            <w:gridCol w:w="8820"/>
          </w:tblGrid>
        </w:tblGridChange>
      </w:tblGrid>
      <w:tr w:rsidR="00D84428" w:rsidRPr="009F1B7D" w:rsidDel="00B15A0B" w14:paraId="06AF40D9" w14:textId="46BC08F0" w:rsidTr="00DC2CE4">
        <w:trPr>
          <w:del w:id="1909" w:author="Deepak Bansal (AZURE)" w:date="2012-08-23T21:55:00Z"/>
        </w:trPr>
        <w:tc>
          <w:tcPr>
            <w:tcW w:w="5000" w:type="pct"/>
            <w:shd w:val="clear" w:color="auto" w:fill="C8FCCD"/>
            <w:tcPrChange w:id="1910" w:author="Thomas Dietz" w:date="2012-08-10T15:00:00Z">
              <w:tcPr>
                <w:tcW w:w="8820" w:type="dxa"/>
                <w:shd w:val="clear" w:color="auto" w:fill="C8FCCD"/>
              </w:tcPr>
            </w:tcPrChange>
          </w:tcPr>
          <w:p w14:paraId="2B4A8C20" w14:textId="1437757A" w:rsidR="00D84428" w:rsidRPr="009F1B7D" w:rsidDel="00B15A0B" w:rsidRDefault="00D84428">
            <w:pPr>
              <w:pStyle w:val="Heading2"/>
              <w:rPr>
                <w:del w:id="1911" w:author="Deepak Bansal (AZURE)" w:date="2012-08-23T21:55:00Z"/>
              </w:rPr>
              <w:pPrChange w:id="1912" w:author="Thomas Dietz" w:date="2012-09-11T16:55:00Z">
                <w:pPr>
                  <w:pStyle w:val="XML1"/>
                </w:pPr>
              </w:pPrChange>
            </w:pPr>
            <w:bookmarkStart w:id="1913" w:name="_Toc333636657"/>
            <w:del w:id="1914" w:author="Deepak Bansal (AZURE)" w:date="2012-08-23T21:55:00Z">
              <w:r w:rsidRPr="009F1B7D" w:rsidDel="00B15A0B">
                <w:delText>container capable-switch {</w:delText>
              </w:r>
              <w:bookmarkStart w:id="1915" w:name="_Toc335146819"/>
              <w:bookmarkEnd w:id="1913"/>
              <w:bookmarkEnd w:id="1915"/>
            </w:del>
          </w:p>
          <w:p w14:paraId="65EE7699" w14:textId="2B976467" w:rsidR="00D84428" w:rsidRPr="009F1B7D" w:rsidDel="00B15A0B" w:rsidRDefault="00D84428">
            <w:pPr>
              <w:pStyle w:val="Heading2"/>
              <w:rPr>
                <w:del w:id="1916" w:author="Deepak Bansal (AZURE)" w:date="2012-08-23T21:55:00Z"/>
              </w:rPr>
              <w:pPrChange w:id="1917" w:author="Thomas Dietz" w:date="2012-09-11T16:55:00Z">
                <w:pPr>
                  <w:pStyle w:val="XML2"/>
                </w:pPr>
              </w:pPrChange>
            </w:pPr>
            <w:bookmarkStart w:id="1918" w:name="_Toc333636658"/>
            <w:del w:id="1919" w:author="Deepak Bansal (AZURE)" w:date="2012-08-23T21:55:00Z">
              <w:r w:rsidRPr="009F1B7D" w:rsidDel="00B15A0B">
                <w:delText>description "The OpenFlow Capable Switch containing logical switches, and resources that can be assigned to logical switches.";</w:delText>
              </w:r>
              <w:bookmarkStart w:id="1920" w:name="_Toc335146820"/>
              <w:bookmarkEnd w:id="1918"/>
              <w:bookmarkEnd w:id="1920"/>
            </w:del>
          </w:p>
          <w:p w14:paraId="0848B6A9" w14:textId="3F389D6E" w:rsidR="00D84428" w:rsidRPr="009F1B7D" w:rsidDel="00B15A0B" w:rsidRDefault="00D84428">
            <w:pPr>
              <w:pStyle w:val="Heading2"/>
              <w:rPr>
                <w:del w:id="1921" w:author="Deepak Bansal (AZURE)" w:date="2012-08-23T21:55:00Z"/>
              </w:rPr>
              <w:pPrChange w:id="1922" w:author="Thomas Dietz" w:date="2012-09-11T16:55:00Z">
                <w:pPr>
                  <w:pStyle w:val="XML2"/>
                </w:pPr>
              </w:pPrChange>
            </w:pPr>
            <w:bookmarkStart w:id="1923" w:name="_Toc333636659"/>
            <w:del w:id="1924" w:author="Deepak Bansal (AZURE)" w:date="2012-08-23T21:55:00Z">
              <w:r w:rsidRPr="009F1B7D" w:rsidDel="00B15A0B">
                <w:delText>leaf id {</w:delText>
              </w:r>
              <w:bookmarkStart w:id="1925" w:name="_Toc335146821"/>
              <w:bookmarkEnd w:id="1923"/>
              <w:bookmarkEnd w:id="1925"/>
            </w:del>
          </w:p>
          <w:p w14:paraId="68941429" w14:textId="5F3E4DA1" w:rsidR="00D84428" w:rsidRPr="009F1B7D" w:rsidDel="00B15A0B" w:rsidRDefault="00D84428">
            <w:pPr>
              <w:pStyle w:val="Heading2"/>
              <w:rPr>
                <w:del w:id="1926" w:author="Deepak Bansal (AZURE)" w:date="2012-08-23T21:55:00Z"/>
              </w:rPr>
              <w:pPrChange w:id="1927" w:author="Thomas Dietz" w:date="2012-09-11T16:55:00Z">
                <w:pPr>
                  <w:pStyle w:val="XML2"/>
                </w:pPr>
              </w:pPrChange>
            </w:pPr>
            <w:bookmarkStart w:id="1928" w:name="_Toc333636660"/>
            <w:del w:id="1929" w:author="Deepak Bansal (AZURE)" w:date="2012-08-23T21:55:00Z">
              <w:r w:rsidRPr="009F1B7D" w:rsidDel="00B15A0B">
                <w:delText>type inet:uri;</w:delText>
              </w:r>
              <w:bookmarkStart w:id="1930" w:name="_Toc335146822"/>
              <w:bookmarkEnd w:id="1928"/>
              <w:bookmarkEnd w:id="1930"/>
            </w:del>
          </w:p>
          <w:p w14:paraId="13D64D87" w14:textId="312ACF60" w:rsidR="00D84428" w:rsidRPr="009F1B7D" w:rsidDel="00B15A0B" w:rsidRDefault="00D84428">
            <w:pPr>
              <w:pStyle w:val="Heading2"/>
              <w:rPr>
                <w:del w:id="1931" w:author="Deepak Bansal (AZURE)" w:date="2012-08-23T21:55:00Z"/>
              </w:rPr>
              <w:pPrChange w:id="1932" w:author="Thomas Dietz" w:date="2012-09-11T16:55:00Z">
                <w:pPr>
                  <w:pStyle w:val="XML3"/>
                </w:pPr>
              </w:pPrChange>
            </w:pPr>
            <w:bookmarkStart w:id="1933" w:name="_Toc333636661"/>
            <w:del w:id="1934" w:author="Deepak Bansal (AZURE)" w:date="2012-08-23T21:55:00Z">
              <w:r w:rsidRPr="009F1B7D" w:rsidDel="00B15A0B">
                <w:delText>mandatory true;</w:delText>
              </w:r>
              <w:bookmarkStart w:id="1935" w:name="_Toc335146823"/>
              <w:bookmarkEnd w:id="1933"/>
              <w:bookmarkEnd w:id="1935"/>
            </w:del>
          </w:p>
          <w:p w14:paraId="1F68E559" w14:textId="2084B70D" w:rsidR="00D84428" w:rsidRPr="009F1B7D" w:rsidDel="00B15A0B" w:rsidRDefault="00D84428">
            <w:pPr>
              <w:pStyle w:val="Heading2"/>
              <w:rPr>
                <w:del w:id="1936" w:author="Deepak Bansal (AZURE)" w:date="2012-08-23T21:55:00Z"/>
              </w:rPr>
              <w:pPrChange w:id="1937" w:author="Thomas Dietz" w:date="2012-09-11T16:55:00Z">
                <w:pPr>
                  <w:pStyle w:val="XML3"/>
                </w:pPr>
              </w:pPrChange>
            </w:pPr>
            <w:bookmarkStart w:id="1938" w:name="_Toc333636662"/>
            <w:del w:id="1939" w:author="Deepak Bansal (AZURE)" w:date="2012-08-23T21:55:00Z">
              <w:r w:rsidRPr="009F1B7D" w:rsidDel="00B15A0B">
                <w:delText>description "An unique but locally arbitrary identifier that identifies a Capable Switch towards the management system and is persistent across reboots of the system.";</w:delText>
              </w:r>
              <w:bookmarkStart w:id="1940" w:name="_Toc335146824"/>
              <w:bookmarkEnd w:id="1938"/>
              <w:bookmarkEnd w:id="1940"/>
            </w:del>
          </w:p>
          <w:p w14:paraId="16334EBE" w14:textId="2B47B172" w:rsidR="00D84428" w:rsidRPr="009F1B7D" w:rsidDel="00B15A0B" w:rsidRDefault="00D84428">
            <w:pPr>
              <w:pStyle w:val="Heading2"/>
              <w:rPr>
                <w:del w:id="1941" w:author="Deepak Bansal (AZURE)" w:date="2012-08-23T21:55:00Z"/>
              </w:rPr>
              <w:pPrChange w:id="1942" w:author="Thomas Dietz" w:date="2012-09-11T16:55:00Z">
                <w:pPr>
                  <w:pStyle w:val="XML2"/>
                </w:pPr>
              </w:pPrChange>
            </w:pPr>
            <w:bookmarkStart w:id="1943" w:name="_Toc333636663"/>
            <w:del w:id="1944" w:author="Deepak Bansal (AZURE)" w:date="2012-08-23T21:55:00Z">
              <w:r w:rsidRPr="009F1B7D" w:rsidDel="00B15A0B">
                <w:delText>}</w:delText>
              </w:r>
              <w:bookmarkStart w:id="1945" w:name="_Toc335146825"/>
              <w:bookmarkEnd w:id="1943"/>
              <w:bookmarkEnd w:id="1945"/>
            </w:del>
          </w:p>
          <w:p w14:paraId="49608678" w14:textId="5E1F7E84" w:rsidR="00D84428" w:rsidRPr="009F1B7D" w:rsidDel="00B15A0B" w:rsidRDefault="00D84428">
            <w:pPr>
              <w:pStyle w:val="Heading2"/>
              <w:rPr>
                <w:del w:id="1946" w:author="Deepak Bansal (AZURE)" w:date="2012-08-23T21:55:00Z"/>
              </w:rPr>
              <w:pPrChange w:id="1947" w:author="Thomas Dietz" w:date="2012-09-11T16:55:00Z">
                <w:pPr>
                  <w:pStyle w:val="XML2"/>
                </w:pPr>
              </w:pPrChange>
            </w:pPr>
            <w:bookmarkStart w:id="1948" w:name="_Toc333636664"/>
            <w:del w:id="1949" w:author="Deepak Bansal (AZURE)" w:date="2012-08-23T21:55:00Z">
              <w:r w:rsidRPr="009F1B7D" w:rsidDel="00B15A0B">
                <w:delText>container configuration-points {</w:delText>
              </w:r>
              <w:bookmarkStart w:id="1950" w:name="_Toc335146826"/>
              <w:bookmarkEnd w:id="1948"/>
              <w:bookmarkEnd w:id="1950"/>
            </w:del>
          </w:p>
          <w:p w14:paraId="17139352" w14:textId="731440CB" w:rsidR="00D84428" w:rsidRPr="009F1B7D" w:rsidDel="00B15A0B" w:rsidRDefault="00D84428">
            <w:pPr>
              <w:pStyle w:val="Heading2"/>
              <w:rPr>
                <w:del w:id="1951" w:author="Deepak Bansal (AZURE)" w:date="2012-08-23T21:55:00Z"/>
              </w:rPr>
              <w:pPrChange w:id="1952" w:author="Thomas Dietz" w:date="2012-09-11T16:55:00Z">
                <w:pPr>
                  <w:pStyle w:val="XML3"/>
                </w:pPr>
              </w:pPrChange>
            </w:pPr>
            <w:bookmarkStart w:id="1953" w:name="_Toc333636665"/>
            <w:del w:id="1954" w:author="Deepak Bansal (AZURE)" w:date="2012-08-23T21:55:00Z">
              <w:r w:rsidRPr="009F1B7D" w:rsidDel="00B15A0B">
                <w:delText xml:space="preserve">list </w:delText>
              </w:r>
              <w:r w:rsidRPr="00DB42FD" w:rsidDel="00B15A0B">
                <w:rPr>
                  <w:rStyle w:val="XML2Char"/>
                  <w:rFonts w:eastAsiaTheme="majorEastAsia"/>
                </w:rPr>
                <w:delText>con</w:delText>
              </w:r>
              <w:r w:rsidRPr="009F1B7D" w:rsidDel="00B15A0B">
                <w:delText>figuration-point {</w:delText>
              </w:r>
              <w:bookmarkStart w:id="1955" w:name="_Toc335146827"/>
              <w:bookmarkEnd w:id="1953"/>
              <w:bookmarkEnd w:id="1955"/>
            </w:del>
          </w:p>
          <w:p w14:paraId="65076F94" w14:textId="7A4CF774" w:rsidR="00D84428" w:rsidRPr="009F1B7D" w:rsidDel="00B15A0B" w:rsidRDefault="00D84428">
            <w:pPr>
              <w:pStyle w:val="Heading2"/>
              <w:rPr>
                <w:del w:id="1956" w:author="Deepak Bansal (AZURE)" w:date="2012-08-23T21:55:00Z"/>
              </w:rPr>
              <w:pPrChange w:id="1957" w:author="Thomas Dietz" w:date="2012-09-11T16:55:00Z">
                <w:pPr>
                  <w:pStyle w:val="XML4"/>
                </w:pPr>
              </w:pPrChange>
            </w:pPr>
            <w:bookmarkStart w:id="1958" w:name="_Toc333636666"/>
            <w:del w:id="1959" w:author="Deepak Bansal (AZURE)" w:date="2012-08-23T21:55:00Z">
              <w:r w:rsidRPr="009F1B7D" w:rsidDel="00B15A0B">
                <w:delText>key "id";</w:delText>
              </w:r>
              <w:bookmarkStart w:id="1960" w:name="_Toc335146828"/>
              <w:bookmarkEnd w:id="1958"/>
              <w:bookmarkEnd w:id="1960"/>
            </w:del>
          </w:p>
          <w:p w14:paraId="695062D8" w14:textId="19FCC4C5" w:rsidR="00D84428" w:rsidRPr="009F1B7D" w:rsidDel="00B15A0B" w:rsidRDefault="00D84428">
            <w:pPr>
              <w:pStyle w:val="Heading2"/>
              <w:rPr>
                <w:del w:id="1961" w:author="Deepak Bansal (AZURE)" w:date="2012-08-23T21:55:00Z"/>
              </w:rPr>
              <w:pPrChange w:id="1962" w:author="Thomas Dietz" w:date="2012-09-11T16:55:00Z">
                <w:pPr>
                  <w:pStyle w:val="XML4"/>
                </w:pPr>
              </w:pPrChange>
            </w:pPr>
            <w:bookmarkStart w:id="1963" w:name="_Toc333636667"/>
            <w:del w:id="1964" w:author="Deepak Bansal (AZURE)" w:date="2012-08-23T21:55:00Z">
              <w:r w:rsidRPr="009F1B7D" w:rsidDel="00B15A0B">
                <w:delText>unique "id";</w:delText>
              </w:r>
              <w:bookmarkStart w:id="1965" w:name="_Toc335146829"/>
              <w:bookmarkEnd w:id="1963"/>
              <w:bookmarkEnd w:id="1965"/>
            </w:del>
          </w:p>
          <w:p w14:paraId="4BECEFC1" w14:textId="77D2189B" w:rsidR="00D84428" w:rsidRPr="009F1B7D" w:rsidDel="00B15A0B" w:rsidRDefault="00D84428">
            <w:pPr>
              <w:pStyle w:val="Heading2"/>
              <w:rPr>
                <w:del w:id="1966" w:author="Deepak Bansal (AZURE)" w:date="2012-08-23T21:55:00Z"/>
              </w:rPr>
              <w:pPrChange w:id="1967" w:author="Thomas Dietz" w:date="2012-09-11T16:55:00Z">
                <w:pPr>
                  <w:pStyle w:val="XML4"/>
                </w:pPr>
              </w:pPrChange>
            </w:pPr>
            <w:bookmarkStart w:id="1968" w:name="_Toc333636668"/>
            <w:del w:id="1969" w:author="Deepak Bansal (AZURE)" w:date="2012-08-23T21:55:00Z">
              <w:r w:rsidRPr="009F1B7D" w:rsidDel="00B15A0B">
                <w:delText>description "The list of all Configuration Points known to the OpenFlow Capable Switch that may configure it using OF-CONFIG.";</w:delText>
              </w:r>
              <w:bookmarkStart w:id="1970" w:name="_Toc335146830"/>
              <w:bookmarkEnd w:id="1968"/>
              <w:bookmarkEnd w:id="1970"/>
            </w:del>
          </w:p>
          <w:p w14:paraId="5BB69F8B" w14:textId="6EB7E72A" w:rsidR="00D84428" w:rsidRPr="009F1B7D" w:rsidDel="00B15A0B" w:rsidRDefault="00D84428">
            <w:pPr>
              <w:pStyle w:val="Heading2"/>
              <w:rPr>
                <w:del w:id="1971" w:author="Deepak Bansal (AZURE)" w:date="2012-08-23T21:55:00Z"/>
              </w:rPr>
              <w:pPrChange w:id="1972" w:author="Thomas Dietz" w:date="2012-09-11T16:55:00Z">
                <w:pPr>
                  <w:pStyle w:val="XML4"/>
                </w:pPr>
              </w:pPrChange>
            </w:pPr>
            <w:bookmarkStart w:id="1973" w:name="_Toc333636669"/>
            <w:del w:id="1974" w:author="Deepak Bansal (AZURE)" w:date="2012-08-23T21:55:00Z">
              <w:r w:rsidRPr="009F1B7D" w:rsidDel="00B15A0B">
                <w:delText>uses openflow-configuration-point-grouping;</w:delText>
              </w:r>
              <w:bookmarkStart w:id="1975" w:name="_Toc335146831"/>
              <w:bookmarkEnd w:id="1973"/>
              <w:bookmarkEnd w:id="1975"/>
            </w:del>
          </w:p>
          <w:p w14:paraId="08138EEF" w14:textId="575DEAA3" w:rsidR="00D84428" w:rsidRPr="009F1B7D" w:rsidDel="00B15A0B" w:rsidRDefault="00D84428">
            <w:pPr>
              <w:pStyle w:val="Heading2"/>
              <w:rPr>
                <w:del w:id="1976" w:author="Deepak Bansal (AZURE)" w:date="2012-08-23T21:55:00Z"/>
              </w:rPr>
              <w:pPrChange w:id="1977" w:author="Thomas Dietz" w:date="2012-09-11T16:55:00Z">
                <w:pPr>
                  <w:pStyle w:val="XML3"/>
                </w:pPr>
              </w:pPrChange>
            </w:pPr>
            <w:bookmarkStart w:id="1978" w:name="_Toc333636670"/>
            <w:del w:id="1979" w:author="Deepak Bansal (AZURE)" w:date="2012-08-23T21:55:00Z">
              <w:r w:rsidRPr="009F1B7D" w:rsidDel="00B15A0B">
                <w:delText>}</w:delText>
              </w:r>
              <w:bookmarkStart w:id="1980" w:name="_Toc335146832"/>
              <w:bookmarkEnd w:id="1978"/>
              <w:bookmarkEnd w:id="1980"/>
            </w:del>
          </w:p>
          <w:p w14:paraId="715F2ED4" w14:textId="0831A6C4" w:rsidR="00D84428" w:rsidRPr="009F1B7D" w:rsidDel="00B15A0B" w:rsidRDefault="00D84428">
            <w:pPr>
              <w:pStyle w:val="Heading2"/>
              <w:rPr>
                <w:del w:id="1981" w:author="Deepak Bansal (AZURE)" w:date="2012-08-23T21:55:00Z"/>
              </w:rPr>
              <w:pPrChange w:id="1982" w:author="Thomas Dietz" w:date="2012-09-11T16:55:00Z">
                <w:pPr>
                  <w:pStyle w:val="XML2"/>
                </w:pPr>
              </w:pPrChange>
            </w:pPr>
            <w:bookmarkStart w:id="1983" w:name="_Toc333636671"/>
            <w:del w:id="1984" w:author="Deepak Bansal (AZURE)" w:date="2012-08-23T21:55:00Z">
              <w:r w:rsidRPr="009F1B7D" w:rsidDel="00B15A0B">
                <w:delText>}</w:delText>
              </w:r>
              <w:bookmarkStart w:id="1985" w:name="_Toc335146833"/>
              <w:bookmarkEnd w:id="1983"/>
              <w:bookmarkEnd w:id="1985"/>
            </w:del>
          </w:p>
          <w:p w14:paraId="6B946A35" w14:textId="2845E927" w:rsidR="00D84428" w:rsidRPr="009F1B7D" w:rsidDel="00B15A0B" w:rsidRDefault="00D84428">
            <w:pPr>
              <w:pStyle w:val="Heading2"/>
              <w:rPr>
                <w:del w:id="1986" w:author="Deepak Bansal (AZURE)" w:date="2012-08-23T21:55:00Z"/>
              </w:rPr>
              <w:pPrChange w:id="1987" w:author="Thomas Dietz" w:date="2012-09-11T16:55:00Z">
                <w:pPr>
                  <w:pStyle w:val="XML2"/>
                </w:pPr>
              </w:pPrChange>
            </w:pPr>
            <w:bookmarkStart w:id="1988" w:name="_Toc333636672"/>
            <w:del w:id="1989" w:author="Deepak Bansal (AZURE)" w:date="2012-08-23T21:55:00Z">
              <w:r w:rsidRPr="009F1B7D" w:rsidDel="00B15A0B">
                <w:delText>container resources {</w:delText>
              </w:r>
              <w:bookmarkStart w:id="1990" w:name="_Toc335146834"/>
              <w:bookmarkEnd w:id="1988"/>
              <w:bookmarkEnd w:id="1990"/>
            </w:del>
          </w:p>
          <w:p w14:paraId="37BB6260" w14:textId="4780982E" w:rsidR="00D84428" w:rsidRPr="009F1B7D" w:rsidDel="00B15A0B" w:rsidRDefault="00D84428">
            <w:pPr>
              <w:pStyle w:val="Heading2"/>
              <w:rPr>
                <w:del w:id="1991" w:author="Deepak Bansal (AZURE)" w:date="2012-08-23T21:55:00Z"/>
              </w:rPr>
              <w:pPrChange w:id="1992" w:author="Thomas Dietz" w:date="2012-09-11T16:55:00Z">
                <w:pPr>
                  <w:pStyle w:val="XML3"/>
                </w:pPr>
              </w:pPrChange>
            </w:pPr>
            <w:bookmarkStart w:id="1993" w:name="_Toc333636673"/>
            <w:del w:id="1994" w:author="Deepak Bansal (AZURE)" w:date="2012-08-23T21:55:00Z">
              <w:r w:rsidRPr="009F1B7D" w:rsidDel="00B15A0B">
                <w:delText>description "A lists containing all resources of the OpenFlow Capable Switch.";</w:delText>
              </w:r>
              <w:bookmarkStart w:id="1995" w:name="_Toc335146835"/>
              <w:bookmarkEnd w:id="1993"/>
              <w:bookmarkEnd w:id="1995"/>
            </w:del>
          </w:p>
          <w:p w14:paraId="2AB9BEBD" w14:textId="5921EE61" w:rsidR="00D84428" w:rsidRPr="009F1B7D" w:rsidDel="00B15A0B" w:rsidRDefault="00D84428">
            <w:pPr>
              <w:pStyle w:val="Heading2"/>
              <w:rPr>
                <w:del w:id="1996" w:author="Deepak Bansal (AZURE)" w:date="2012-08-23T21:55:00Z"/>
              </w:rPr>
              <w:pPrChange w:id="1997" w:author="Thomas Dietz" w:date="2012-09-11T16:55:00Z">
                <w:pPr>
                  <w:pStyle w:val="XML1"/>
                </w:pPr>
              </w:pPrChange>
            </w:pPr>
            <w:bookmarkStart w:id="1998" w:name="_Toc333636674"/>
            <w:del w:id="1999" w:author="Deepak Bansal (AZURE)" w:date="2012-08-23T21:55:00Z">
              <w:r w:rsidRPr="009F1B7D" w:rsidDel="00B15A0B">
                <w:delText>...</w:delText>
              </w:r>
              <w:bookmarkStart w:id="2000" w:name="_Toc335146836"/>
              <w:bookmarkEnd w:id="1998"/>
              <w:bookmarkEnd w:id="2000"/>
            </w:del>
          </w:p>
          <w:p w14:paraId="32D7258A" w14:textId="21D1C620" w:rsidR="00D84428" w:rsidRPr="009F1B7D" w:rsidDel="00B15A0B" w:rsidRDefault="00D84428">
            <w:pPr>
              <w:pStyle w:val="Heading2"/>
              <w:rPr>
                <w:del w:id="2001" w:author="Deepak Bansal (AZURE)" w:date="2012-08-23T21:55:00Z"/>
              </w:rPr>
              <w:pPrChange w:id="2002" w:author="Thomas Dietz" w:date="2012-09-11T16:55:00Z">
                <w:pPr>
                  <w:pStyle w:val="XML2"/>
                </w:pPr>
              </w:pPrChange>
            </w:pPr>
            <w:bookmarkStart w:id="2003" w:name="_Toc333636675"/>
            <w:del w:id="2004" w:author="Deepak Bansal (AZURE)" w:date="2012-08-23T21:55:00Z">
              <w:r w:rsidRPr="009F1B7D" w:rsidDel="00B15A0B">
                <w:delText>}</w:delText>
              </w:r>
              <w:bookmarkStart w:id="2005" w:name="_Toc335146837"/>
              <w:bookmarkEnd w:id="2003"/>
              <w:bookmarkEnd w:id="2005"/>
            </w:del>
          </w:p>
          <w:p w14:paraId="02C7E08D" w14:textId="33642ADF" w:rsidR="00D84428" w:rsidRPr="009F1B7D" w:rsidDel="00B15A0B" w:rsidRDefault="00D84428">
            <w:pPr>
              <w:pStyle w:val="Heading2"/>
              <w:rPr>
                <w:del w:id="2006" w:author="Deepak Bansal (AZURE)" w:date="2012-08-23T21:55:00Z"/>
              </w:rPr>
              <w:pPrChange w:id="2007" w:author="Thomas Dietz" w:date="2012-09-11T16:55:00Z">
                <w:pPr>
                  <w:pStyle w:val="XML2"/>
                </w:pPr>
              </w:pPrChange>
            </w:pPr>
            <w:bookmarkStart w:id="2008" w:name="_Toc333636676"/>
            <w:del w:id="2009" w:author="Deepak Bansal (AZURE)" w:date="2012-08-23T21:55:00Z">
              <w:r w:rsidRPr="009F1B7D" w:rsidDel="00B15A0B">
                <w:delText>container logical-switches {</w:delText>
              </w:r>
              <w:bookmarkStart w:id="2010" w:name="_Toc335146838"/>
              <w:bookmarkEnd w:id="2008"/>
              <w:bookmarkEnd w:id="2010"/>
            </w:del>
          </w:p>
          <w:p w14:paraId="48FE244A" w14:textId="098F2133" w:rsidR="00D84428" w:rsidRPr="009F1B7D" w:rsidDel="00B15A0B" w:rsidRDefault="00D84428">
            <w:pPr>
              <w:pStyle w:val="Heading2"/>
              <w:rPr>
                <w:del w:id="2011" w:author="Deepak Bansal (AZURE)" w:date="2012-08-23T21:55:00Z"/>
              </w:rPr>
              <w:pPrChange w:id="2012" w:author="Thomas Dietz" w:date="2012-09-11T16:55:00Z">
                <w:pPr>
                  <w:pStyle w:val="XML3"/>
                </w:pPr>
              </w:pPrChange>
            </w:pPr>
            <w:bookmarkStart w:id="2013" w:name="_Toc333636677"/>
            <w:del w:id="2014" w:author="Deepak Bansal (AZURE)" w:date="2012-08-23T21:55:00Z">
              <w:r w:rsidRPr="009F1B7D" w:rsidDel="00B15A0B">
                <w:delText>description "This element contains all OpenFlow Logical Switches on the OpenFlow Capable Switch.";</w:delText>
              </w:r>
              <w:bookmarkStart w:id="2015" w:name="_Toc335146839"/>
              <w:bookmarkEnd w:id="2013"/>
              <w:bookmarkEnd w:id="2015"/>
            </w:del>
          </w:p>
          <w:p w14:paraId="58C30506" w14:textId="41F9DC24" w:rsidR="00D84428" w:rsidRPr="009F1B7D" w:rsidDel="00B15A0B" w:rsidRDefault="00D84428">
            <w:pPr>
              <w:pStyle w:val="Heading2"/>
              <w:rPr>
                <w:del w:id="2016" w:author="Deepak Bansal (AZURE)" w:date="2012-08-23T21:55:00Z"/>
              </w:rPr>
              <w:pPrChange w:id="2017" w:author="Thomas Dietz" w:date="2012-09-11T16:55:00Z">
                <w:pPr>
                  <w:pStyle w:val="XML3"/>
                </w:pPr>
              </w:pPrChange>
            </w:pPr>
            <w:bookmarkStart w:id="2018" w:name="_Toc333636678"/>
            <w:del w:id="2019" w:author="Deepak Bansal (AZURE)" w:date="2012-08-23T21:55:00Z">
              <w:r w:rsidRPr="009F1B7D" w:rsidDel="00B15A0B">
                <w:delText>list switch {</w:delText>
              </w:r>
              <w:bookmarkStart w:id="2020" w:name="_Toc335146840"/>
              <w:bookmarkEnd w:id="2018"/>
              <w:bookmarkEnd w:id="2020"/>
            </w:del>
          </w:p>
          <w:p w14:paraId="4CA4955D" w14:textId="0C2027C2" w:rsidR="00D84428" w:rsidRPr="009F1B7D" w:rsidDel="00B15A0B" w:rsidRDefault="00D84428">
            <w:pPr>
              <w:pStyle w:val="Heading2"/>
              <w:rPr>
                <w:del w:id="2021" w:author="Deepak Bansal (AZURE)" w:date="2012-08-23T21:55:00Z"/>
              </w:rPr>
              <w:pPrChange w:id="2022" w:author="Thomas Dietz" w:date="2012-09-11T16:55:00Z">
                <w:pPr>
                  <w:pStyle w:val="XML4"/>
                </w:pPr>
              </w:pPrChange>
            </w:pPr>
            <w:bookmarkStart w:id="2023" w:name="_Toc333636679"/>
            <w:del w:id="2024" w:author="Deepak Bansal (AZURE)" w:date="2012-08-23T21:55:00Z">
              <w:r w:rsidRPr="009F1B7D" w:rsidDel="00B15A0B">
                <w:delText>key "id";</w:delText>
              </w:r>
              <w:bookmarkStart w:id="2025" w:name="_Toc335146841"/>
              <w:bookmarkEnd w:id="2023"/>
              <w:bookmarkEnd w:id="2025"/>
            </w:del>
          </w:p>
          <w:p w14:paraId="6102F6FC" w14:textId="06B41D2E" w:rsidR="00D84428" w:rsidRPr="009F1B7D" w:rsidDel="00B15A0B" w:rsidRDefault="00D84428">
            <w:pPr>
              <w:pStyle w:val="Heading2"/>
              <w:rPr>
                <w:del w:id="2026" w:author="Deepak Bansal (AZURE)" w:date="2012-08-23T21:55:00Z"/>
              </w:rPr>
              <w:pPrChange w:id="2027" w:author="Thomas Dietz" w:date="2012-09-11T16:55:00Z">
                <w:pPr>
                  <w:pStyle w:val="XML4"/>
                </w:pPr>
              </w:pPrChange>
            </w:pPr>
            <w:bookmarkStart w:id="2028" w:name="_Toc333636680"/>
            <w:del w:id="2029" w:author="Deepak Bansal (AZURE)" w:date="2012-08-23T21:55:00Z">
              <w:r w:rsidRPr="009F1B7D" w:rsidDel="00B15A0B">
                <w:delText>unique "id";</w:delText>
              </w:r>
              <w:bookmarkStart w:id="2030" w:name="_Toc335146842"/>
              <w:bookmarkEnd w:id="2028"/>
              <w:bookmarkEnd w:id="2030"/>
            </w:del>
          </w:p>
          <w:p w14:paraId="49CA1875" w14:textId="39A73F56" w:rsidR="00D84428" w:rsidRPr="009F1B7D" w:rsidDel="00B15A0B" w:rsidRDefault="00D84428">
            <w:pPr>
              <w:pStyle w:val="Heading2"/>
              <w:rPr>
                <w:del w:id="2031" w:author="Deepak Bansal (AZURE)" w:date="2012-08-23T21:55:00Z"/>
              </w:rPr>
              <w:pPrChange w:id="2032" w:author="Thomas Dietz" w:date="2012-09-11T16:55:00Z">
                <w:pPr>
                  <w:pStyle w:val="XML4"/>
                </w:pPr>
              </w:pPrChange>
            </w:pPr>
            <w:bookmarkStart w:id="2033" w:name="_Toc333636681"/>
            <w:del w:id="2034" w:author="Deepak Bansal (AZURE)" w:date="2012-08-23T21:55:00Z">
              <w:r w:rsidRPr="009F1B7D" w:rsidDel="00B15A0B">
                <w:delText>description "The list of all OpenFlow Logical Switches the OpenFlow Capable Switch.";</w:delText>
              </w:r>
              <w:bookmarkStart w:id="2035" w:name="_Toc335146843"/>
              <w:bookmarkEnd w:id="2033"/>
              <w:bookmarkEnd w:id="2035"/>
            </w:del>
          </w:p>
          <w:p w14:paraId="69192475" w14:textId="008542C2" w:rsidR="00D84428" w:rsidRPr="009F1B7D" w:rsidDel="00B15A0B" w:rsidRDefault="00D84428">
            <w:pPr>
              <w:pStyle w:val="Heading2"/>
              <w:rPr>
                <w:del w:id="2036" w:author="Deepak Bansal (AZURE)" w:date="2012-08-23T21:55:00Z"/>
              </w:rPr>
              <w:pPrChange w:id="2037" w:author="Thomas Dietz" w:date="2012-09-11T16:55:00Z">
                <w:pPr>
                  <w:pStyle w:val="XML4"/>
                </w:pPr>
              </w:pPrChange>
            </w:pPr>
            <w:bookmarkStart w:id="2038" w:name="_Toc333636682"/>
            <w:del w:id="2039" w:author="Deepak Bansal (AZURE)" w:date="2012-08-23T21:55:00Z">
              <w:r w:rsidRPr="009F1B7D" w:rsidDel="00B15A0B">
                <w:delText>uses openflow-logical-switch-grouping;</w:delText>
              </w:r>
              <w:bookmarkStart w:id="2040" w:name="_Toc335146844"/>
              <w:bookmarkEnd w:id="2038"/>
              <w:bookmarkEnd w:id="2040"/>
            </w:del>
          </w:p>
          <w:p w14:paraId="04988230" w14:textId="356F7FE2" w:rsidR="00D84428" w:rsidRPr="009F1B7D" w:rsidDel="00B15A0B" w:rsidRDefault="00D84428">
            <w:pPr>
              <w:pStyle w:val="Heading2"/>
              <w:rPr>
                <w:del w:id="2041" w:author="Deepak Bansal (AZURE)" w:date="2012-08-23T21:55:00Z"/>
              </w:rPr>
              <w:pPrChange w:id="2042" w:author="Thomas Dietz" w:date="2012-09-11T16:55:00Z">
                <w:pPr>
                  <w:pStyle w:val="XML3"/>
                </w:pPr>
              </w:pPrChange>
            </w:pPr>
            <w:bookmarkStart w:id="2043" w:name="_Toc333636683"/>
            <w:del w:id="2044" w:author="Deepak Bansal (AZURE)" w:date="2012-08-23T21:55:00Z">
              <w:r w:rsidRPr="009F1B7D" w:rsidDel="00B15A0B">
                <w:delText>}</w:delText>
              </w:r>
              <w:bookmarkStart w:id="2045" w:name="_Toc335146845"/>
              <w:bookmarkEnd w:id="2043"/>
              <w:bookmarkEnd w:id="2045"/>
            </w:del>
          </w:p>
          <w:p w14:paraId="69C70B34" w14:textId="6F580011" w:rsidR="00D84428" w:rsidRPr="009F1B7D" w:rsidDel="00B15A0B" w:rsidRDefault="00D84428">
            <w:pPr>
              <w:pStyle w:val="Heading2"/>
              <w:rPr>
                <w:del w:id="2046" w:author="Deepak Bansal (AZURE)" w:date="2012-08-23T21:55:00Z"/>
              </w:rPr>
              <w:pPrChange w:id="2047" w:author="Thomas Dietz" w:date="2012-09-11T16:55:00Z">
                <w:pPr>
                  <w:pStyle w:val="XML2"/>
                </w:pPr>
              </w:pPrChange>
            </w:pPr>
            <w:bookmarkStart w:id="2048" w:name="_Toc333636684"/>
            <w:del w:id="2049" w:author="Deepak Bansal (AZURE)" w:date="2012-08-23T21:55:00Z">
              <w:r w:rsidRPr="009F1B7D" w:rsidDel="00B15A0B">
                <w:delText>}</w:delText>
              </w:r>
              <w:bookmarkStart w:id="2050" w:name="_Toc335146846"/>
              <w:bookmarkEnd w:id="2048"/>
              <w:bookmarkEnd w:id="2050"/>
            </w:del>
          </w:p>
          <w:p w14:paraId="1405CAB2" w14:textId="1F0F201D" w:rsidR="00D84428" w:rsidRPr="009F1B7D" w:rsidDel="00B15A0B" w:rsidRDefault="00D84428">
            <w:pPr>
              <w:pStyle w:val="Heading2"/>
              <w:rPr>
                <w:del w:id="2051" w:author="Deepak Bansal (AZURE)" w:date="2012-08-23T21:55:00Z"/>
              </w:rPr>
              <w:pPrChange w:id="2052" w:author="Thomas Dietz" w:date="2012-09-11T16:55:00Z">
                <w:pPr>
                  <w:pStyle w:val="XML1"/>
                </w:pPr>
              </w:pPrChange>
            </w:pPr>
            <w:bookmarkStart w:id="2053" w:name="_Toc333636685"/>
            <w:del w:id="2054" w:author="Deepak Bansal (AZURE)" w:date="2012-08-23T21:55:00Z">
              <w:r w:rsidRPr="009F1B7D" w:rsidDel="00B15A0B">
                <w:delText>}</w:delText>
              </w:r>
              <w:bookmarkStart w:id="2055" w:name="_Toc335146847"/>
              <w:bookmarkEnd w:id="2053"/>
              <w:bookmarkEnd w:id="2055"/>
            </w:del>
          </w:p>
          <w:p w14:paraId="074ABEE1" w14:textId="676C8AE7" w:rsidR="00DC2CE4" w:rsidDel="00B15A0B" w:rsidRDefault="00DC2CE4">
            <w:pPr>
              <w:pStyle w:val="Heading2"/>
              <w:rPr>
                <w:ins w:id="2056" w:author="Thomas Dietz" w:date="2012-08-10T14:52:00Z"/>
                <w:del w:id="2057" w:author="Deepak Bansal (AZURE)" w:date="2012-08-23T21:55:00Z"/>
              </w:rPr>
              <w:pPrChange w:id="2058" w:author="Thomas Dietz" w:date="2012-09-11T16:55:00Z">
                <w:pPr>
                  <w:pStyle w:val="XML1"/>
                </w:pPr>
              </w:pPrChange>
            </w:pPr>
            <w:ins w:id="2059" w:author="Thomas Dietz" w:date="2012-08-10T14:52:00Z">
              <w:del w:id="2060" w:author="Deepak Bansal (AZURE)" w:date="2012-08-23T21:55:00Z">
                <w:r w:rsidDel="00B15A0B">
                  <w:delText xml:space="preserve">  </w:delText>
                </w:r>
                <w:bookmarkStart w:id="2061" w:name="_Toc333636686"/>
                <w:r w:rsidDel="00B15A0B">
                  <w:delText>container capable-switch {</w:delText>
                </w:r>
                <w:bookmarkStart w:id="2062" w:name="_Toc335146848"/>
                <w:bookmarkEnd w:id="2061"/>
                <w:bookmarkEnd w:id="2062"/>
              </w:del>
            </w:ins>
          </w:p>
          <w:p w14:paraId="59898179" w14:textId="57F7E1ED" w:rsidR="00DC2CE4" w:rsidDel="00B15A0B" w:rsidRDefault="00DC2CE4">
            <w:pPr>
              <w:pStyle w:val="Heading2"/>
              <w:rPr>
                <w:ins w:id="2063" w:author="Thomas Dietz" w:date="2012-08-10T14:52:00Z"/>
                <w:del w:id="2064" w:author="Deepak Bansal (AZURE)" w:date="2012-08-23T21:55:00Z"/>
              </w:rPr>
              <w:pPrChange w:id="2065" w:author="Thomas Dietz" w:date="2012-09-11T16:55:00Z">
                <w:pPr>
                  <w:pStyle w:val="XML1"/>
                </w:pPr>
              </w:pPrChange>
            </w:pPr>
            <w:ins w:id="2066" w:author="Thomas Dietz" w:date="2012-08-10T14:52:00Z">
              <w:del w:id="2067" w:author="Deepak Bansal (AZURE)" w:date="2012-08-23T21:55:00Z">
                <w:r w:rsidDel="00B15A0B">
                  <w:delText xml:space="preserve">    </w:delText>
                </w:r>
                <w:bookmarkStart w:id="2068" w:name="_Toc333636687"/>
                <w:r w:rsidDel="00B15A0B">
                  <w:delText>description "The OpenFlow Capable Switch serves as the root</w:delText>
                </w:r>
                <w:bookmarkEnd w:id="2068"/>
                <w:r w:rsidDel="00B15A0B">
                  <w:delText xml:space="preserve"> </w:delText>
                </w:r>
                <w:bookmarkStart w:id="2069" w:name="_Toc335146849"/>
                <w:bookmarkEnd w:id="2069"/>
              </w:del>
            </w:ins>
          </w:p>
          <w:p w14:paraId="0B38E098" w14:textId="1BFC92F9" w:rsidR="00DC2CE4" w:rsidDel="00B15A0B" w:rsidRDefault="00DC2CE4">
            <w:pPr>
              <w:pStyle w:val="Heading2"/>
              <w:rPr>
                <w:ins w:id="2070" w:author="Thomas Dietz" w:date="2012-08-10T14:52:00Z"/>
                <w:del w:id="2071" w:author="Deepak Bansal (AZURE)" w:date="2012-08-23T21:55:00Z"/>
              </w:rPr>
              <w:pPrChange w:id="2072" w:author="Thomas Dietz" w:date="2012-09-11T16:55:00Z">
                <w:pPr>
                  <w:pStyle w:val="XML1"/>
                </w:pPr>
              </w:pPrChange>
            </w:pPr>
            <w:ins w:id="2073" w:author="Thomas Dietz" w:date="2012-08-10T14:52:00Z">
              <w:del w:id="2074" w:author="Deepak Bansal (AZURE)" w:date="2012-08-23T21:55:00Z">
                <w:r w:rsidDel="00B15A0B">
                  <w:delText xml:space="preserve">      </w:delText>
                </w:r>
                <w:bookmarkStart w:id="2075" w:name="_Toc333636688"/>
                <w:r w:rsidDel="00B15A0B">
                  <w:delText>element for an OpenFlow configuration.  It contains logical</w:delText>
                </w:r>
                <w:bookmarkStart w:id="2076" w:name="_Toc335146850"/>
                <w:bookmarkEnd w:id="2075"/>
                <w:bookmarkEnd w:id="2076"/>
              </w:del>
            </w:ins>
          </w:p>
          <w:p w14:paraId="200CCE55" w14:textId="4A675EA8" w:rsidR="00DC2CE4" w:rsidDel="00B15A0B" w:rsidRDefault="00DC2CE4">
            <w:pPr>
              <w:pStyle w:val="Heading2"/>
              <w:rPr>
                <w:ins w:id="2077" w:author="Thomas Dietz" w:date="2012-08-10T14:52:00Z"/>
                <w:del w:id="2078" w:author="Deepak Bansal (AZURE)" w:date="2012-08-23T21:55:00Z"/>
              </w:rPr>
              <w:pPrChange w:id="2079" w:author="Thomas Dietz" w:date="2012-09-11T16:55:00Z">
                <w:pPr>
                  <w:pStyle w:val="XML1"/>
                </w:pPr>
              </w:pPrChange>
            </w:pPr>
            <w:ins w:id="2080" w:author="Thomas Dietz" w:date="2012-08-10T14:52:00Z">
              <w:del w:id="2081" w:author="Deepak Bansal (AZURE)" w:date="2012-08-23T21:55:00Z">
                <w:r w:rsidDel="00B15A0B">
                  <w:delText xml:space="preserve">      </w:delText>
                </w:r>
                <w:bookmarkStart w:id="2082" w:name="_Toc333636689"/>
                <w:r w:rsidDel="00B15A0B">
                  <w:delText>switches and resources that can be assigned to logical</w:delText>
                </w:r>
                <w:bookmarkStart w:id="2083" w:name="_Toc335146851"/>
                <w:bookmarkEnd w:id="2082"/>
                <w:bookmarkEnd w:id="2083"/>
              </w:del>
            </w:ins>
          </w:p>
          <w:p w14:paraId="265465AD" w14:textId="3745732E" w:rsidR="00DC2CE4" w:rsidDel="00B15A0B" w:rsidRDefault="00DC2CE4">
            <w:pPr>
              <w:pStyle w:val="Heading2"/>
              <w:rPr>
                <w:ins w:id="2084" w:author="Thomas Dietz" w:date="2012-08-10T14:52:00Z"/>
                <w:del w:id="2085" w:author="Deepak Bansal (AZURE)" w:date="2012-08-23T21:55:00Z"/>
              </w:rPr>
              <w:pPrChange w:id="2086" w:author="Thomas Dietz" w:date="2012-09-11T16:55:00Z">
                <w:pPr>
                  <w:pStyle w:val="XML1"/>
                </w:pPr>
              </w:pPrChange>
            </w:pPr>
            <w:ins w:id="2087" w:author="Thomas Dietz" w:date="2012-08-10T14:52:00Z">
              <w:del w:id="2088" w:author="Deepak Bansal (AZURE)" w:date="2012-08-23T21:55:00Z">
                <w:r w:rsidDel="00B15A0B">
                  <w:delText xml:space="preserve">      </w:delText>
                </w:r>
                <w:bookmarkStart w:id="2089" w:name="_Toc333636690"/>
                <w:r w:rsidDel="00B15A0B">
                  <w:delText>switches.  It may have relations to OpenFlow Configuration</w:delText>
                </w:r>
                <w:bookmarkEnd w:id="2089"/>
                <w:r w:rsidDel="00B15A0B">
                  <w:delText xml:space="preserve"> </w:delText>
                </w:r>
                <w:bookmarkStart w:id="2090" w:name="_Toc335146852"/>
                <w:bookmarkEnd w:id="2090"/>
              </w:del>
            </w:ins>
          </w:p>
          <w:p w14:paraId="0ECD6CAD" w14:textId="583540CA" w:rsidR="00DC2CE4" w:rsidDel="00B15A0B" w:rsidRDefault="00DC2CE4">
            <w:pPr>
              <w:pStyle w:val="Heading2"/>
              <w:rPr>
                <w:ins w:id="2091" w:author="Thomas Dietz" w:date="2012-08-10T14:52:00Z"/>
                <w:del w:id="2092" w:author="Deepak Bansal (AZURE)" w:date="2012-08-23T21:55:00Z"/>
              </w:rPr>
              <w:pPrChange w:id="2093" w:author="Thomas Dietz" w:date="2012-09-11T16:55:00Z">
                <w:pPr>
                  <w:pStyle w:val="XML1"/>
                </w:pPr>
              </w:pPrChange>
            </w:pPr>
            <w:ins w:id="2094" w:author="Thomas Dietz" w:date="2012-08-10T14:52:00Z">
              <w:del w:id="2095" w:author="Deepak Bansal (AZURE)" w:date="2012-08-23T21:55:00Z">
                <w:r w:rsidDel="00B15A0B">
                  <w:delText xml:space="preserve">      </w:delText>
                </w:r>
                <w:bookmarkStart w:id="2096" w:name="_Toc333636691"/>
                <w:r w:rsidDel="00B15A0B">
                  <w:delText>Points.";</w:delText>
                </w:r>
                <w:bookmarkStart w:id="2097" w:name="_Toc335146853"/>
                <w:bookmarkEnd w:id="2096"/>
                <w:bookmarkEnd w:id="2097"/>
              </w:del>
            </w:ins>
          </w:p>
          <w:p w14:paraId="79CEDF9E" w14:textId="34C48439" w:rsidR="00DC2CE4" w:rsidDel="00B15A0B" w:rsidRDefault="00DC2CE4">
            <w:pPr>
              <w:pStyle w:val="Heading2"/>
              <w:rPr>
                <w:ins w:id="2098" w:author="Thomas Dietz" w:date="2012-08-10T14:52:00Z"/>
                <w:del w:id="2099" w:author="Deepak Bansal (AZURE)" w:date="2012-08-23T21:55:00Z"/>
              </w:rPr>
              <w:pPrChange w:id="2100" w:author="Thomas Dietz" w:date="2012-09-11T16:55:00Z">
                <w:pPr>
                  <w:pStyle w:val="XML1"/>
                </w:pPr>
              </w:pPrChange>
            </w:pPr>
            <w:ins w:id="2101" w:author="Thomas Dietz" w:date="2012-08-10T14:52:00Z">
              <w:del w:id="2102" w:author="Deepak Bansal (AZURE)" w:date="2012-08-23T21:55:00Z">
                <w:r w:rsidDel="00B15A0B">
                  <w:delText xml:space="preserve">    </w:delText>
                </w:r>
                <w:bookmarkStart w:id="2103" w:name="_Toc333636692"/>
                <w:r w:rsidDel="00B15A0B">
                  <w:delText>leaf id {</w:delText>
                </w:r>
                <w:bookmarkStart w:id="2104" w:name="_Toc335146854"/>
                <w:bookmarkEnd w:id="2103"/>
                <w:bookmarkEnd w:id="2104"/>
              </w:del>
            </w:ins>
          </w:p>
          <w:p w14:paraId="1065A823" w14:textId="1B376A4C" w:rsidR="00DC2CE4" w:rsidDel="00B15A0B" w:rsidRDefault="00DC2CE4">
            <w:pPr>
              <w:pStyle w:val="Heading2"/>
              <w:rPr>
                <w:ins w:id="2105" w:author="Thomas Dietz" w:date="2012-08-10T14:52:00Z"/>
                <w:del w:id="2106" w:author="Deepak Bansal (AZURE)" w:date="2012-08-23T21:55:00Z"/>
              </w:rPr>
              <w:pPrChange w:id="2107" w:author="Thomas Dietz" w:date="2012-09-11T16:55:00Z">
                <w:pPr>
                  <w:pStyle w:val="XML1"/>
                </w:pPr>
              </w:pPrChange>
            </w:pPr>
            <w:ins w:id="2108" w:author="Thomas Dietz" w:date="2012-08-10T14:52:00Z">
              <w:del w:id="2109" w:author="Deepak Bansal (AZURE)" w:date="2012-08-23T21:55:00Z">
                <w:r w:rsidDel="00B15A0B">
                  <w:delText xml:space="preserve">      </w:delText>
                </w:r>
                <w:bookmarkStart w:id="2110" w:name="_Toc333636693"/>
                <w:r w:rsidDel="00B15A0B">
                  <w:delText>type inet:uri;</w:delText>
                </w:r>
                <w:bookmarkStart w:id="2111" w:name="_Toc335146855"/>
                <w:bookmarkEnd w:id="2110"/>
                <w:bookmarkEnd w:id="2111"/>
              </w:del>
            </w:ins>
          </w:p>
          <w:p w14:paraId="26F0043C" w14:textId="6609DB20" w:rsidR="00DC2CE4" w:rsidDel="00B15A0B" w:rsidRDefault="00DC2CE4">
            <w:pPr>
              <w:pStyle w:val="Heading2"/>
              <w:rPr>
                <w:ins w:id="2112" w:author="Thomas Dietz" w:date="2012-08-10T14:52:00Z"/>
                <w:del w:id="2113" w:author="Deepak Bansal (AZURE)" w:date="2012-08-23T21:55:00Z"/>
              </w:rPr>
              <w:pPrChange w:id="2114" w:author="Thomas Dietz" w:date="2012-09-11T16:55:00Z">
                <w:pPr>
                  <w:pStyle w:val="XML1"/>
                </w:pPr>
              </w:pPrChange>
            </w:pPr>
            <w:ins w:id="2115" w:author="Thomas Dietz" w:date="2012-08-10T14:52:00Z">
              <w:del w:id="2116" w:author="Deepak Bansal (AZURE)" w:date="2012-08-23T21:55:00Z">
                <w:r w:rsidDel="00B15A0B">
                  <w:delText xml:space="preserve">      </w:delText>
                </w:r>
                <w:bookmarkStart w:id="2117" w:name="_Toc333636694"/>
                <w:r w:rsidDel="00B15A0B">
                  <w:delText>mandatory true;</w:delText>
                </w:r>
                <w:bookmarkStart w:id="2118" w:name="_Toc335146856"/>
                <w:bookmarkEnd w:id="2117"/>
                <w:bookmarkEnd w:id="2118"/>
              </w:del>
            </w:ins>
          </w:p>
          <w:p w14:paraId="60DF2A24" w14:textId="5AF56DEF" w:rsidR="00DC2CE4" w:rsidDel="00B15A0B" w:rsidRDefault="00DC2CE4">
            <w:pPr>
              <w:pStyle w:val="Heading2"/>
              <w:rPr>
                <w:ins w:id="2119" w:author="Thomas Dietz" w:date="2012-08-10T14:52:00Z"/>
                <w:del w:id="2120" w:author="Deepak Bansal (AZURE)" w:date="2012-08-23T21:55:00Z"/>
              </w:rPr>
              <w:pPrChange w:id="2121" w:author="Thomas Dietz" w:date="2012-09-11T16:55:00Z">
                <w:pPr>
                  <w:pStyle w:val="XML1"/>
                </w:pPr>
              </w:pPrChange>
            </w:pPr>
            <w:ins w:id="2122" w:author="Thomas Dietz" w:date="2012-08-10T14:52:00Z">
              <w:del w:id="2123" w:author="Deepak Bansal (AZURE)" w:date="2012-08-23T21:55:00Z">
                <w:r w:rsidDel="00B15A0B">
                  <w:delText xml:space="preserve">      </w:delText>
                </w:r>
                <w:bookmarkStart w:id="2124" w:name="_Toc333636695"/>
                <w:r w:rsidDel="00B15A0B">
                  <w:delText>description "A unique but locally arbitrary identifier that</w:delText>
                </w:r>
                <w:bookmarkStart w:id="2125" w:name="_Toc335146857"/>
                <w:bookmarkEnd w:id="2124"/>
                <w:bookmarkEnd w:id="2125"/>
              </w:del>
            </w:ins>
          </w:p>
          <w:p w14:paraId="6C6097B1" w14:textId="23CE6759" w:rsidR="00DC2CE4" w:rsidDel="00B15A0B" w:rsidRDefault="00DC2CE4">
            <w:pPr>
              <w:pStyle w:val="Heading2"/>
              <w:rPr>
                <w:ins w:id="2126" w:author="Thomas Dietz" w:date="2012-08-10T14:52:00Z"/>
                <w:del w:id="2127" w:author="Deepak Bansal (AZURE)" w:date="2012-08-23T21:55:00Z"/>
              </w:rPr>
              <w:pPrChange w:id="2128" w:author="Thomas Dietz" w:date="2012-09-11T16:55:00Z">
                <w:pPr>
                  <w:pStyle w:val="XML1"/>
                </w:pPr>
              </w:pPrChange>
            </w:pPr>
            <w:ins w:id="2129" w:author="Thomas Dietz" w:date="2012-08-10T14:52:00Z">
              <w:del w:id="2130" w:author="Deepak Bansal (AZURE)" w:date="2012-08-23T21:55:00Z">
                <w:r w:rsidDel="00B15A0B">
                  <w:delText xml:space="preserve">        </w:delText>
                </w:r>
                <w:bookmarkStart w:id="2131" w:name="_Toc333636696"/>
                <w:r w:rsidDel="00B15A0B">
                  <w:delText>uniquely identifies a Capable Switch within the context of</w:delText>
                </w:r>
                <w:bookmarkEnd w:id="2131"/>
                <w:r w:rsidDel="00B15A0B">
                  <w:delText xml:space="preserve"> </w:delText>
                </w:r>
                <w:bookmarkStart w:id="2132" w:name="_Toc335146858"/>
                <w:bookmarkEnd w:id="2132"/>
              </w:del>
            </w:ins>
          </w:p>
          <w:p w14:paraId="50A861BA" w14:textId="29787638" w:rsidR="00DC2CE4" w:rsidDel="00B15A0B" w:rsidRDefault="00DC2CE4">
            <w:pPr>
              <w:pStyle w:val="Heading2"/>
              <w:rPr>
                <w:ins w:id="2133" w:author="Thomas Dietz" w:date="2012-08-10T14:52:00Z"/>
                <w:del w:id="2134" w:author="Deepak Bansal (AZURE)" w:date="2012-08-23T21:55:00Z"/>
              </w:rPr>
              <w:pPrChange w:id="2135" w:author="Thomas Dietz" w:date="2012-09-11T16:55:00Z">
                <w:pPr>
                  <w:pStyle w:val="XML1"/>
                </w:pPr>
              </w:pPrChange>
            </w:pPr>
            <w:ins w:id="2136" w:author="Thomas Dietz" w:date="2012-08-10T14:52:00Z">
              <w:del w:id="2137" w:author="Deepak Bansal (AZURE)" w:date="2012-08-23T21:55:00Z">
                <w:r w:rsidDel="00B15A0B">
                  <w:delText xml:space="preserve">        </w:delText>
                </w:r>
                <w:bookmarkStart w:id="2138" w:name="_Toc333636697"/>
                <w:r w:rsidDel="00B15A0B">
                  <w:delText>potential OpenFlow Configuration Points.  It MUST be</w:delText>
                </w:r>
                <w:bookmarkEnd w:id="2138"/>
                <w:r w:rsidDel="00B15A0B">
                  <w:delText xml:space="preserve"> </w:delText>
                </w:r>
                <w:bookmarkStart w:id="2139" w:name="_Toc335146859"/>
                <w:bookmarkEnd w:id="2139"/>
              </w:del>
            </w:ins>
          </w:p>
          <w:p w14:paraId="66BA0325" w14:textId="1CA482F2" w:rsidR="00DC2CE4" w:rsidDel="00B15A0B" w:rsidRDefault="00DC2CE4">
            <w:pPr>
              <w:pStyle w:val="Heading2"/>
              <w:rPr>
                <w:ins w:id="2140" w:author="Thomas Dietz" w:date="2012-08-10T14:52:00Z"/>
                <w:del w:id="2141" w:author="Deepak Bansal (AZURE)" w:date="2012-08-23T21:55:00Z"/>
              </w:rPr>
              <w:pPrChange w:id="2142" w:author="Thomas Dietz" w:date="2012-09-11T16:55:00Z">
                <w:pPr>
                  <w:pStyle w:val="XML1"/>
                </w:pPr>
              </w:pPrChange>
            </w:pPr>
            <w:ins w:id="2143" w:author="Thomas Dietz" w:date="2012-08-10T14:52:00Z">
              <w:del w:id="2144" w:author="Deepak Bansal (AZURE)" w:date="2012-08-23T21:55:00Z">
                <w:r w:rsidDel="00B15A0B">
                  <w:delText xml:space="preserve">        </w:delText>
                </w:r>
                <w:bookmarkStart w:id="2145" w:name="_Toc333636698"/>
                <w:r w:rsidDel="00B15A0B">
                  <w:delText>persistent across reboots of the OpenFlow Capable Switch.</w:delText>
                </w:r>
                <w:bookmarkStart w:id="2146" w:name="_Toc335146860"/>
                <w:bookmarkEnd w:id="2145"/>
                <w:bookmarkEnd w:id="2146"/>
              </w:del>
            </w:ins>
          </w:p>
          <w:p w14:paraId="091795D6" w14:textId="6E403DFA" w:rsidR="00DC2CE4" w:rsidDel="00B15A0B" w:rsidRDefault="00DC2CE4">
            <w:pPr>
              <w:pStyle w:val="Heading2"/>
              <w:rPr>
                <w:ins w:id="2147" w:author="Thomas Dietz" w:date="2012-08-10T14:52:00Z"/>
                <w:del w:id="2148" w:author="Deepak Bansal (AZURE)" w:date="2012-08-23T21:55:00Z"/>
              </w:rPr>
              <w:pPrChange w:id="2149" w:author="Thomas Dietz" w:date="2012-09-11T16:55:00Z">
                <w:pPr>
                  <w:pStyle w:val="XML1"/>
                </w:pPr>
              </w:pPrChange>
            </w:pPr>
            <w:bookmarkStart w:id="2150" w:name="_Toc333636699"/>
            <w:bookmarkStart w:id="2151" w:name="_Toc335146861"/>
            <w:bookmarkEnd w:id="2150"/>
            <w:bookmarkEnd w:id="2151"/>
          </w:p>
          <w:p w14:paraId="68DBDBBA" w14:textId="7683A605" w:rsidR="00DC2CE4" w:rsidDel="00B15A0B" w:rsidRDefault="00DC2CE4">
            <w:pPr>
              <w:pStyle w:val="Heading2"/>
              <w:rPr>
                <w:ins w:id="2152" w:author="Thomas Dietz" w:date="2012-08-10T14:52:00Z"/>
                <w:del w:id="2153" w:author="Deepak Bansal (AZURE)" w:date="2012-08-23T21:55:00Z"/>
              </w:rPr>
              <w:pPrChange w:id="2154" w:author="Thomas Dietz" w:date="2012-09-11T16:55:00Z">
                <w:pPr>
                  <w:pStyle w:val="XML1"/>
                </w:pPr>
              </w:pPrChange>
            </w:pPr>
            <w:ins w:id="2155" w:author="Thomas Dietz" w:date="2012-08-10T14:52:00Z">
              <w:del w:id="2156" w:author="Deepak Bansal (AZURE)" w:date="2012-08-23T21:55:00Z">
                <w:r w:rsidDel="00B15A0B">
                  <w:delText xml:space="preserve">        </w:delText>
                </w:r>
                <w:bookmarkStart w:id="2157" w:name="_Toc333636700"/>
                <w:r w:rsidDel="00B15A0B">
                  <w:delText>This element MUST be present in the NETCONF data store.</w:delText>
                </w:r>
                <w:bookmarkStart w:id="2158" w:name="_Toc335146862"/>
                <w:bookmarkEnd w:id="2157"/>
                <w:bookmarkEnd w:id="2158"/>
              </w:del>
            </w:ins>
          </w:p>
          <w:p w14:paraId="5589561F" w14:textId="0C2306DE" w:rsidR="00DC2CE4" w:rsidDel="00B15A0B" w:rsidRDefault="00DC2CE4">
            <w:pPr>
              <w:pStyle w:val="Heading2"/>
              <w:rPr>
                <w:ins w:id="2159" w:author="Thomas Dietz" w:date="2012-08-10T14:52:00Z"/>
                <w:del w:id="2160" w:author="Deepak Bansal (AZURE)" w:date="2012-08-23T21:55:00Z"/>
              </w:rPr>
              <w:pPrChange w:id="2161" w:author="Thomas Dietz" w:date="2012-09-11T16:55:00Z">
                <w:pPr>
                  <w:pStyle w:val="XML1"/>
                </w:pPr>
              </w:pPrChange>
            </w:pPr>
            <w:ins w:id="2162" w:author="Thomas Dietz" w:date="2012-08-10T14:52:00Z">
              <w:del w:id="2163" w:author="Deepak Bansal (AZURE)" w:date="2012-08-23T21:55:00Z">
                <w:r w:rsidDel="00B15A0B">
                  <w:delText xml:space="preserve">        </w:delText>
                </w:r>
                <w:bookmarkStart w:id="2164" w:name="_Toc333636701"/>
                <w:r w:rsidDel="00B15A0B">
                  <w:delText>If this element is not present in a NETCONF &lt;edit-config&gt;</w:delText>
                </w:r>
                <w:bookmarkStart w:id="2165" w:name="_Toc335146863"/>
                <w:bookmarkEnd w:id="2164"/>
                <w:bookmarkEnd w:id="2165"/>
              </w:del>
            </w:ins>
          </w:p>
          <w:p w14:paraId="10B9BE27" w14:textId="2CBB91B1" w:rsidR="00DC2CE4" w:rsidDel="00B15A0B" w:rsidRDefault="00DC2CE4">
            <w:pPr>
              <w:pStyle w:val="Heading2"/>
              <w:rPr>
                <w:ins w:id="2166" w:author="Thomas Dietz" w:date="2012-08-10T14:52:00Z"/>
                <w:del w:id="2167" w:author="Deepak Bansal (AZURE)" w:date="2012-08-23T21:55:00Z"/>
              </w:rPr>
              <w:pPrChange w:id="2168" w:author="Thomas Dietz" w:date="2012-09-11T16:55:00Z">
                <w:pPr>
                  <w:pStyle w:val="XML1"/>
                </w:pPr>
              </w:pPrChange>
            </w:pPr>
            <w:ins w:id="2169" w:author="Thomas Dietz" w:date="2012-08-10T14:52:00Z">
              <w:del w:id="2170" w:author="Deepak Bansal (AZURE)" w:date="2012-08-23T21:55:00Z">
                <w:r w:rsidDel="00B15A0B">
                  <w:delText xml:space="preserve">        </w:delText>
                </w:r>
                <w:bookmarkStart w:id="2171" w:name="_Toc333636702"/>
                <w:r w:rsidDel="00B15A0B">
                  <w:delText>operation 'create', 'merge' or 'replace' and the parent</w:delText>
                </w:r>
                <w:bookmarkStart w:id="2172" w:name="_Toc335146864"/>
                <w:bookmarkEnd w:id="2171"/>
                <w:bookmarkEnd w:id="2172"/>
              </w:del>
            </w:ins>
          </w:p>
          <w:p w14:paraId="40C09E4F" w14:textId="17540260" w:rsidR="00DC2CE4" w:rsidDel="00B15A0B" w:rsidRDefault="00DC2CE4">
            <w:pPr>
              <w:pStyle w:val="Heading2"/>
              <w:rPr>
                <w:ins w:id="2173" w:author="Thomas Dietz" w:date="2012-08-10T14:52:00Z"/>
                <w:del w:id="2174" w:author="Deepak Bansal (AZURE)" w:date="2012-08-23T21:55:00Z"/>
              </w:rPr>
              <w:pPrChange w:id="2175" w:author="Thomas Dietz" w:date="2012-09-11T16:55:00Z">
                <w:pPr>
                  <w:pStyle w:val="XML1"/>
                </w:pPr>
              </w:pPrChange>
            </w:pPr>
            <w:ins w:id="2176" w:author="Thomas Dietz" w:date="2012-08-10T14:52:00Z">
              <w:del w:id="2177" w:author="Deepak Bansal (AZURE)" w:date="2012-08-23T21:55:00Z">
                <w:r w:rsidDel="00B15A0B">
                  <w:delText xml:space="preserve">        </w:delText>
                </w:r>
                <w:bookmarkStart w:id="2178" w:name="_Toc333636703"/>
                <w:r w:rsidDel="00B15A0B">
                  <w:delText>element does not exist, a 'data-missing' error is</w:delText>
                </w:r>
                <w:bookmarkStart w:id="2179" w:name="_Toc335146865"/>
                <w:bookmarkEnd w:id="2178"/>
                <w:bookmarkEnd w:id="2179"/>
              </w:del>
            </w:ins>
          </w:p>
          <w:p w14:paraId="388602C2" w14:textId="5045801B" w:rsidR="00DC2CE4" w:rsidDel="00B15A0B" w:rsidRDefault="00DC2CE4">
            <w:pPr>
              <w:pStyle w:val="Heading2"/>
              <w:rPr>
                <w:ins w:id="2180" w:author="Thomas Dietz" w:date="2012-08-10T14:52:00Z"/>
                <w:del w:id="2181" w:author="Deepak Bansal (AZURE)" w:date="2012-08-23T21:55:00Z"/>
              </w:rPr>
              <w:pPrChange w:id="2182" w:author="Thomas Dietz" w:date="2012-09-11T16:55:00Z">
                <w:pPr>
                  <w:pStyle w:val="XML1"/>
                </w:pPr>
              </w:pPrChange>
            </w:pPr>
            <w:ins w:id="2183" w:author="Thomas Dietz" w:date="2012-08-10T14:52:00Z">
              <w:del w:id="2184" w:author="Deepak Bansal (AZURE)" w:date="2012-08-23T21:55:00Z">
                <w:r w:rsidDel="00B15A0B">
                  <w:delText xml:space="preserve">        </w:delText>
                </w:r>
                <w:bookmarkStart w:id="2185" w:name="_Toc333636704"/>
                <w:r w:rsidDel="00B15A0B">
                  <w:delText>returned.";</w:delText>
                </w:r>
                <w:bookmarkStart w:id="2186" w:name="_Toc335146866"/>
                <w:bookmarkEnd w:id="2185"/>
                <w:bookmarkEnd w:id="2186"/>
              </w:del>
            </w:ins>
          </w:p>
          <w:p w14:paraId="08249FF3" w14:textId="477DECCE" w:rsidR="00DC2CE4" w:rsidDel="00B15A0B" w:rsidRDefault="00DC2CE4">
            <w:pPr>
              <w:pStyle w:val="Heading2"/>
              <w:rPr>
                <w:ins w:id="2187" w:author="Thomas Dietz" w:date="2012-08-10T14:52:00Z"/>
                <w:del w:id="2188" w:author="Deepak Bansal (AZURE)" w:date="2012-08-23T21:55:00Z"/>
              </w:rPr>
              <w:pPrChange w:id="2189" w:author="Thomas Dietz" w:date="2012-09-11T16:55:00Z">
                <w:pPr>
                  <w:pStyle w:val="XML1"/>
                </w:pPr>
              </w:pPrChange>
            </w:pPr>
            <w:ins w:id="2190" w:author="Thomas Dietz" w:date="2012-08-10T14:52:00Z">
              <w:del w:id="2191" w:author="Deepak Bansal (AZURE)" w:date="2012-08-23T21:55:00Z">
                <w:r w:rsidDel="00B15A0B">
                  <w:delText xml:space="preserve">    </w:delText>
                </w:r>
                <w:bookmarkStart w:id="2192" w:name="_Toc333636705"/>
                <w:r w:rsidDel="00B15A0B">
                  <w:delText>}</w:delText>
                </w:r>
                <w:bookmarkStart w:id="2193" w:name="_Toc335146867"/>
                <w:bookmarkEnd w:id="2192"/>
                <w:bookmarkEnd w:id="2193"/>
              </w:del>
            </w:ins>
          </w:p>
          <w:p w14:paraId="0018EE18" w14:textId="2553186F" w:rsidR="00DC2CE4" w:rsidDel="00B15A0B" w:rsidRDefault="00DC2CE4">
            <w:pPr>
              <w:pStyle w:val="Heading2"/>
              <w:rPr>
                <w:ins w:id="2194" w:author="Thomas Dietz" w:date="2012-08-10T14:52:00Z"/>
                <w:del w:id="2195" w:author="Deepak Bansal (AZURE)" w:date="2012-08-23T21:55:00Z"/>
              </w:rPr>
              <w:pPrChange w:id="2196" w:author="Thomas Dietz" w:date="2012-09-11T16:55:00Z">
                <w:pPr>
                  <w:pStyle w:val="XML1"/>
                </w:pPr>
              </w:pPrChange>
            </w:pPr>
            <w:ins w:id="2197" w:author="Thomas Dietz" w:date="2012-08-10T14:52:00Z">
              <w:del w:id="2198" w:author="Deepak Bansal (AZURE)" w:date="2012-08-23T21:55:00Z">
                <w:r w:rsidDel="00B15A0B">
                  <w:delText xml:space="preserve">    </w:delText>
                </w:r>
                <w:bookmarkStart w:id="2199" w:name="_Toc333636706"/>
                <w:r w:rsidDel="00B15A0B">
                  <w:delText>leaf config-version {</w:delText>
                </w:r>
                <w:bookmarkStart w:id="2200" w:name="_Toc335146868"/>
                <w:bookmarkEnd w:id="2199"/>
                <w:bookmarkEnd w:id="2200"/>
              </w:del>
            </w:ins>
          </w:p>
          <w:p w14:paraId="5772C6C4" w14:textId="61E81ACB" w:rsidR="00DC2CE4" w:rsidDel="00B15A0B" w:rsidRDefault="00DC2CE4">
            <w:pPr>
              <w:pStyle w:val="Heading2"/>
              <w:rPr>
                <w:ins w:id="2201" w:author="Thomas Dietz" w:date="2012-08-10T14:52:00Z"/>
                <w:del w:id="2202" w:author="Deepak Bansal (AZURE)" w:date="2012-08-23T21:55:00Z"/>
              </w:rPr>
              <w:pPrChange w:id="2203" w:author="Thomas Dietz" w:date="2012-09-11T16:55:00Z">
                <w:pPr>
                  <w:pStyle w:val="XML1"/>
                </w:pPr>
              </w:pPrChange>
            </w:pPr>
            <w:ins w:id="2204" w:author="Thomas Dietz" w:date="2012-08-10T14:52:00Z">
              <w:del w:id="2205" w:author="Deepak Bansal (AZURE)" w:date="2012-08-23T21:55:00Z">
                <w:r w:rsidDel="00B15A0B">
                  <w:delText xml:space="preserve">      </w:delText>
                </w:r>
                <w:bookmarkStart w:id="2206" w:name="_Toc333636707"/>
                <w:r w:rsidDel="00B15A0B">
                  <w:delText>type string;</w:delText>
                </w:r>
                <w:bookmarkStart w:id="2207" w:name="_Toc335146869"/>
                <w:bookmarkEnd w:id="2206"/>
                <w:bookmarkEnd w:id="2207"/>
              </w:del>
            </w:ins>
          </w:p>
          <w:p w14:paraId="694021F2" w14:textId="093F67DF" w:rsidR="00DC2CE4" w:rsidDel="00B15A0B" w:rsidRDefault="00DC2CE4">
            <w:pPr>
              <w:pStyle w:val="Heading2"/>
              <w:rPr>
                <w:ins w:id="2208" w:author="Thomas Dietz" w:date="2012-08-10T14:52:00Z"/>
                <w:del w:id="2209" w:author="Deepak Bansal (AZURE)" w:date="2012-08-23T21:55:00Z"/>
              </w:rPr>
              <w:pPrChange w:id="2210" w:author="Thomas Dietz" w:date="2012-09-11T16:55:00Z">
                <w:pPr>
                  <w:pStyle w:val="XML1"/>
                </w:pPr>
              </w:pPrChange>
            </w:pPr>
            <w:ins w:id="2211" w:author="Thomas Dietz" w:date="2012-08-10T14:52:00Z">
              <w:del w:id="2212" w:author="Deepak Bansal (AZURE)" w:date="2012-08-23T21:55:00Z">
                <w:r w:rsidDel="00B15A0B">
                  <w:delText xml:space="preserve">      </w:delText>
                </w:r>
                <w:bookmarkStart w:id="2213" w:name="_Toc333636708"/>
                <w:r w:rsidDel="00B15A0B">
                  <w:delText>config false;</w:delText>
                </w:r>
                <w:bookmarkStart w:id="2214" w:name="_Toc335146870"/>
                <w:bookmarkEnd w:id="2213"/>
                <w:bookmarkEnd w:id="2214"/>
              </w:del>
            </w:ins>
          </w:p>
          <w:p w14:paraId="5C633919" w14:textId="4C6B2175" w:rsidR="00DC2CE4" w:rsidDel="00B15A0B" w:rsidRDefault="00DC2CE4">
            <w:pPr>
              <w:pStyle w:val="Heading2"/>
              <w:rPr>
                <w:ins w:id="2215" w:author="Thomas Dietz" w:date="2012-08-10T14:52:00Z"/>
                <w:del w:id="2216" w:author="Deepak Bansal (AZURE)" w:date="2012-08-23T21:55:00Z"/>
              </w:rPr>
              <w:pPrChange w:id="2217" w:author="Thomas Dietz" w:date="2012-09-11T16:55:00Z">
                <w:pPr>
                  <w:pStyle w:val="XML1"/>
                </w:pPr>
              </w:pPrChange>
            </w:pPr>
            <w:ins w:id="2218" w:author="Thomas Dietz" w:date="2012-08-10T14:52:00Z">
              <w:del w:id="2219" w:author="Deepak Bansal (AZURE)" w:date="2012-08-23T21:55:00Z">
                <w:r w:rsidDel="00B15A0B">
                  <w:delText xml:space="preserve">      </w:delText>
                </w:r>
                <w:bookmarkStart w:id="2220" w:name="_Toc333636709"/>
                <w:r w:rsidDel="00B15A0B">
                  <w:delText>description "The maximum supported OF-CONFIG version that is</w:delText>
                </w:r>
                <w:bookmarkStart w:id="2221" w:name="_Toc335146871"/>
                <w:bookmarkEnd w:id="2220"/>
                <w:bookmarkEnd w:id="2221"/>
              </w:del>
            </w:ins>
          </w:p>
          <w:p w14:paraId="65925B68" w14:textId="2C327B46" w:rsidR="00DC2CE4" w:rsidDel="00B15A0B" w:rsidRDefault="00DC2CE4">
            <w:pPr>
              <w:pStyle w:val="Heading2"/>
              <w:rPr>
                <w:ins w:id="2222" w:author="Thomas Dietz" w:date="2012-08-10T14:52:00Z"/>
                <w:del w:id="2223" w:author="Deepak Bansal (AZURE)" w:date="2012-08-23T21:55:00Z"/>
              </w:rPr>
              <w:pPrChange w:id="2224" w:author="Thomas Dietz" w:date="2012-09-11T16:55:00Z">
                <w:pPr>
                  <w:pStyle w:val="XML1"/>
                </w:pPr>
              </w:pPrChange>
            </w:pPr>
            <w:ins w:id="2225" w:author="Thomas Dietz" w:date="2012-08-10T14:52:00Z">
              <w:del w:id="2226" w:author="Deepak Bansal (AZURE)" w:date="2012-08-23T21:55:00Z">
                <w:r w:rsidDel="00B15A0B">
                  <w:delText xml:space="preserve">        </w:delText>
                </w:r>
                <w:bookmarkStart w:id="2227" w:name="_Toc333636710"/>
                <w:r w:rsidDel="00B15A0B">
                  <w:delText>supported by the OpenFlow Capable Switch. For switches</w:delText>
                </w:r>
                <w:bookmarkStart w:id="2228" w:name="_Toc335146872"/>
                <w:bookmarkEnd w:id="2227"/>
                <w:bookmarkEnd w:id="2228"/>
              </w:del>
            </w:ins>
          </w:p>
          <w:p w14:paraId="3AC99121" w14:textId="25B404D6" w:rsidR="00DC2CE4" w:rsidDel="00B15A0B" w:rsidRDefault="00DC2CE4">
            <w:pPr>
              <w:pStyle w:val="Heading2"/>
              <w:rPr>
                <w:ins w:id="2229" w:author="Thomas Dietz" w:date="2012-08-10T14:52:00Z"/>
                <w:del w:id="2230" w:author="Deepak Bansal (AZURE)" w:date="2012-08-23T21:55:00Z"/>
              </w:rPr>
              <w:pPrChange w:id="2231" w:author="Thomas Dietz" w:date="2012-09-11T16:55:00Z">
                <w:pPr>
                  <w:pStyle w:val="XML1"/>
                </w:pPr>
              </w:pPrChange>
            </w:pPr>
            <w:ins w:id="2232" w:author="Thomas Dietz" w:date="2012-08-10T14:52:00Z">
              <w:del w:id="2233" w:author="Deepak Bansal (AZURE)" w:date="2012-08-23T21:55:00Z">
                <w:r w:rsidDel="00B15A0B">
                  <w:delText xml:space="preserve">        </w:delText>
                </w:r>
                <w:bookmarkStart w:id="2234" w:name="_Toc333636711"/>
                <w:r w:rsidDel="00B15A0B">
                  <w:delText>implementing this version of the OF-CONFIG protocol this</w:delText>
                </w:r>
                <w:bookmarkStart w:id="2235" w:name="_Toc335146873"/>
                <w:bookmarkEnd w:id="2234"/>
                <w:bookmarkEnd w:id="2235"/>
              </w:del>
            </w:ins>
          </w:p>
          <w:p w14:paraId="61D16B7D" w14:textId="20E41CD9" w:rsidR="00DC2CE4" w:rsidDel="00B15A0B" w:rsidRDefault="00DC2CE4">
            <w:pPr>
              <w:pStyle w:val="Heading2"/>
              <w:rPr>
                <w:ins w:id="2236" w:author="Thomas Dietz" w:date="2012-08-10T14:52:00Z"/>
                <w:del w:id="2237" w:author="Deepak Bansal (AZURE)" w:date="2012-08-23T21:55:00Z"/>
              </w:rPr>
              <w:pPrChange w:id="2238" w:author="Thomas Dietz" w:date="2012-09-11T16:55:00Z">
                <w:pPr>
                  <w:pStyle w:val="XML1"/>
                </w:pPr>
              </w:pPrChange>
            </w:pPr>
            <w:ins w:id="2239" w:author="Thomas Dietz" w:date="2012-08-10T14:52:00Z">
              <w:del w:id="2240" w:author="Deepak Bansal (AZURE)" w:date="2012-08-23T21:55:00Z">
                <w:r w:rsidDel="00B15A0B">
                  <w:delText xml:space="preserve">        </w:delText>
                </w:r>
                <w:bookmarkStart w:id="2241" w:name="_Toc333636712"/>
                <w:r w:rsidDel="00B15A0B">
                  <w:delText>MUST always be 1.1.1.</w:delText>
                </w:r>
                <w:bookmarkStart w:id="2242" w:name="_Toc335146874"/>
                <w:bookmarkEnd w:id="2241"/>
                <w:bookmarkEnd w:id="2242"/>
              </w:del>
            </w:ins>
          </w:p>
          <w:p w14:paraId="3A1585B5" w14:textId="6A337CCF" w:rsidR="00DC2CE4" w:rsidDel="00B15A0B" w:rsidRDefault="00DC2CE4">
            <w:pPr>
              <w:pStyle w:val="Heading2"/>
              <w:rPr>
                <w:ins w:id="2243" w:author="Thomas Dietz" w:date="2012-08-10T14:52:00Z"/>
                <w:del w:id="2244" w:author="Deepak Bansal (AZURE)" w:date="2012-08-23T21:55:00Z"/>
              </w:rPr>
              <w:pPrChange w:id="2245" w:author="Thomas Dietz" w:date="2012-09-11T16:55:00Z">
                <w:pPr>
                  <w:pStyle w:val="XML1"/>
                </w:pPr>
              </w:pPrChange>
            </w:pPr>
            <w:bookmarkStart w:id="2246" w:name="_Toc333636713"/>
            <w:bookmarkStart w:id="2247" w:name="_Toc335146875"/>
            <w:bookmarkEnd w:id="2246"/>
            <w:bookmarkEnd w:id="2247"/>
          </w:p>
          <w:p w14:paraId="66B74EC9" w14:textId="671EE425" w:rsidR="00DC2CE4" w:rsidDel="00B15A0B" w:rsidRDefault="00DC2CE4">
            <w:pPr>
              <w:pStyle w:val="Heading2"/>
              <w:rPr>
                <w:ins w:id="2248" w:author="Thomas Dietz" w:date="2012-08-10T14:52:00Z"/>
                <w:del w:id="2249" w:author="Deepak Bansal (AZURE)" w:date="2012-08-23T21:55:00Z"/>
              </w:rPr>
              <w:pPrChange w:id="2250" w:author="Thomas Dietz" w:date="2012-09-11T16:55:00Z">
                <w:pPr>
                  <w:pStyle w:val="XML1"/>
                </w:pPr>
              </w:pPrChange>
            </w:pPr>
            <w:ins w:id="2251" w:author="Thomas Dietz" w:date="2012-08-10T14:52:00Z">
              <w:del w:id="2252" w:author="Deepak Bansal (AZURE)" w:date="2012-08-23T21:55:00Z">
                <w:r w:rsidDel="00B15A0B">
                  <w:delText xml:space="preserve">        </w:delText>
                </w:r>
                <w:bookmarkStart w:id="2253" w:name="_Toc333636714"/>
                <w:r w:rsidDel="00B15A0B">
                  <w:delText>This object can be used to identify the OF-CONFIG version</w:delText>
                </w:r>
                <w:bookmarkStart w:id="2254" w:name="_Toc335146876"/>
                <w:bookmarkEnd w:id="2253"/>
                <w:bookmarkEnd w:id="2254"/>
              </w:del>
            </w:ins>
          </w:p>
          <w:p w14:paraId="215673A7" w14:textId="23EB4C8D" w:rsidR="00DC2CE4" w:rsidDel="00B15A0B" w:rsidRDefault="00DC2CE4">
            <w:pPr>
              <w:pStyle w:val="Heading2"/>
              <w:rPr>
                <w:ins w:id="2255" w:author="Thomas Dietz" w:date="2012-08-10T14:52:00Z"/>
                <w:del w:id="2256" w:author="Deepak Bansal (AZURE)" w:date="2012-08-23T21:55:00Z"/>
              </w:rPr>
              <w:pPrChange w:id="2257" w:author="Thomas Dietz" w:date="2012-09-11T16:55:00Z">
                <w:pPr>
                  <w:pStyle w:val="XML1"/>
                </w:pPr>
              </w:pPrChange>
            </w:pPr>
            <w:ins w:id="2258" w:author="Thomas Dietz" w:date="2012-08-10T14:52:00Z">
              <w:del w:id="2259" w:author="Deepak Bansal (AZURE)" w:date="2012-08-23T21:55:00Z">
                <w:r w:rsidDel="00B15A0B">
                  <w:delText xml:space="preserve">        </w:delText>
                </w:r>
                <w:bookmarkStart w:id="2260" w:name="_Toc333636715"/>
                <w:r w:rsidDel="00B15A0B">
                  <w:delText>a capable switch supports beginning with version 1.1.1 of</w:delText>
                </w:r>
                <w:bookmarkEnd w:id="2260"/>
                <w:r w:rsidDel="00B15A0B">
                  <w:delText xml:space="preserve"> </w:delText>
                </w:r>
                <w:bookmarkStart w:id="2261" w:name="_Toc335146877"/>
                <w:bookmarkEnd w:id="2261"/>
              </w:del>
            </w:ins>
          </w:p>
          <w:p w14:paraId="0C9F8019" w14:textId="1BA1AABE" w:rsidR="00DC2CE4" w:rsidDel="00B15A0B" w:rsidRDefault="00DC2CE4">
            <w:pPr>
              <w:pStyle w:val="Heading2"/>
              <w:rPr>
                <w:ins w:id="2262" w:author="Thomas Dietz" w:date="2012-08-10T14:52:00Z"/>
                <w:del w:id="2263" w:author="Deepak Bansal (AZURE)" w:date="2012-08-23T21:55:00Z"/>
              </w:rPr>
              <w:pPrChange w:id="2264" w:author="Thomas Dietz" w:date="2012-09-11T16:55:00Z">
                <w:pPr>
                  <w:pStyle w:val="XML1"/>
                </w:pPr>
              </w:pPrChange>
            </w:pPr>
            <w:ins w:id="2265" w:author="Thomas Dietz" w:date="2012-08-10T14:52:00Z">
              <w:del w:id="2266" w:author="Deepak Bansal (AZURE)" w:date="2012-08-23T21:55:00Z">
                <w:r w:rsidDel="00B15A0B">
                  <w:delText xml:space="preserve">        </w:delText>
                </w:r>
                <w:bookmarkStart w:id="2267" w:name="_Toc333636716"/>
                <w:r w:rsidDel="00B15A0B">
                  <w:delText>OF-CONFIG. In addtion the supported version can be</w:delText>
                </w:r>
                <w:bookmarkStart w:id="2268" w:name="_Toc335146878"/>
                <w:bookmarkEnd w:id="2267"/>
                <w:bookmarkEnd w:id="2268"/>
              </w:del>
            </w:ins>
          </w:p>
          <w:p w14:paraId="5E01FBEC" w14:textId="7C2C66B5" w:rsidR="00DC2CE4" w:rsidDel="00B15A0B" w:rsidRDefault="00DC2CE4">
            <w:pPr>
              <w:pStyle w:val="Heading2"/>
              <w:rPr>
                <w:ins w:id="2269" w:author="Thomas Dietz" w:date="2012-08-10T14:52:00Z"/>
                <w:del w:id="2270" w:author="Deepak Bansal (AZURE)" w:date="2012-08-23T21:55:00Z"/>
              </w:rPr>
              <w:pPrChange w:id="2271" w:author="Thomas Dietz" w:date="2012-09-11T16:55:00Z">
                <w:pPr>
                  <w:pStyle w:val="XML1"/>
                </w:pPr>
              </w:pPrChange>
            </w:pPr>
            <w:ins w:id="2272" w:author="Thomas Dietz" w:date="2012-08-10T14:52:00Z">
              <w:del w:id="2273" w:author="Deepak Bansal (AZURE)" w:date="2012-08-23T21:55:00Z">
                <w:r w:rsidDel="00B15A0B">
                  <w:delText xml:space="preserve">        </w:delText>
                </w:r>
                <w:bookmarkStart w:id="2274" w:name="_Toc333636717"/>
                <w:r w:rsidDel="00B15A0B">
                  <w:delText>determined by the namespace the OpenFlow Capable Switch</w:delText>
                </w:r>
                <w:bookmarkStart w:id="2275" w:name="_Toc335146879"/>
                <w:bookmarkEnd w:id="2274"/>
                <w:bookmarkEnd w:id="2275"/>
              </w:del>
            </w:ins>
          </w:p>
          <w:p w14:paraId="0D2A7975" w14:textId="4B07DE84" w:rsidR="00DC2CE4" w:rsidDel="00B15A0B" w:rsidRDefault="00DC2CE4">
            <w:pPr>
              <w:pStyle w:val="Heading2"/>
              <w:rPr>
                <w:ins w:id="2276" w:author="Thomas Dietz" w:date="2012-08-10T14:52:00Z"/>
                <w:del w:id="2277" w:author="Deepak Bansal (AZURE)" w:date="2012-08-23T21:55:00Z"/>
              </w:rPr>
              <w:pPrChange w:id="2278" w:author="Thomas Dietz" w:date="2012-09-11T16:55:00Z">
                <w:pPr>
                  <w:pStyle w:val="XML1"/>
                </w:pPr>
              </w:pPrChange>
            </w:pPr>
            <w:ins w:id="2279" w:author="Thomas Dietz" w:date="2012-08-10T14:52:00Z">
              <w:del w:id="2280" w:author="Deepak Bansal (AZURE)" w:date="2012-08-23T21:55:00Z">
                <w:r w:rsidDel="00B15A0B">
                  <w:delText xml:space="preserve">        </w:delText>
                </w:r>
                <w:bookmarkStart w:id="2281" w:name="_Toc333636718"/>
                <w:r w:rsidDel="00B15A0B">
                  <w:delText>returns to configuration request of an element (like</w:delText>
                </w:r>
                <w:bookmarkEnd w:id="2281"/>
                <w:r w:rsidDel="00B15A0B">
                  <w:delText xml:space="preserve"> </w:delText>
                </w:r>
                <w:bookmarkStart w:id="2282" w:name="_Toc335146880"/>
                <w:bookmarkEnd w:id="2282"/>
              </w:del>
            </w:ins>
          </w:p>
          <w:p w14:paraId="3182467C" w14:textId="7FF8CB6E" w:rsidR="00DC2CE4" w:rsidDel="00B15A0B" w:rsidRDefault="00DC2CE4">
            <w:pPr>
              <w:pStyle w:val="Heading2"/>
              <w:rPr>
                <w:ins w:id="2283" w:author="Thomas Dietz" w:date="2012-08-10T14:52:00Z"/>
                <w:del w:id="2284" w:author="Deepak Bansal (AZURE)" w:date="2012-08-23T21:55:00Z"/>
              </w:rPr>
              <w:pPrChange w:id="2285" w:author="Thomas Dietz" w:date="2012-09-11T16:55:00Z">
                <w:pPr>
                  <w:pStyle w:val="XML1"/>
                </w:pPr>
              </w:pPrChange>
            </w:pPr>
            <w:ins w:id="2286" w:author="Thomas Dietz" w:date="2012-08-10T14:52:00Z">
              <w:del w:id="2287" w:author="Deepak Bansal (AZURE)" w:date="2012-08-23T21:55:00Z">
                <w:r w:rsidDel="00B15A0B">
                  <w:delText xml:space="preserve">        </w:delText>
                </w:r>
                <w:bookmarkStart w:id="2288" w:name="_Toc333636719"/>
                <w:r w:rsidDel="00B15A0B">
                  <w:delText>capable-switch) that is present in all OF-CONFIG versions</w:delText>
                </w:r>
                <w:bookmarkStart w:id="2289" w:name="_Toc335146881"/>
                <w:bookmarkEnd w:id="2288"/>
                <w:bookmarkEnd w:id="2289"/>
              </w:del>
            </w:ins>
          </w:p>
          <w:p w14:paraId="6DD6D9BD" w14:textId="6F0932CD" w:rsidR="00DC2CE4" w:rsidDel="00B15A0B" w:rsidRDefault="00DC2CE4">
            <w:pPr>
              <w:pStyle w:val="Heading2"/>
              <w:rPr>
                <w:ins w:id="2290" w:author="Thomas Dietz" w:date="2012-08-10T14:52:00Z"/>
                <w:del w:id="2291" w:author="Deepak Bansal (AZURE)" w:date="2012-08-23T21:55:00Z"/>
              </w:rPr>
              <w:pPrChange w:id="2292" w:author="Thomas Dietz" w:date="2012-09-11T16:55:00Z">
                <w:pPr>
                  <w:pStyle w:val="XML1"/>
                </w:pPr>
              </w:pPrChange>
            </w:pPr>
            <w:ins w:id="2293" w:author="Thomas Dietz" w:date="2012-08-10T14:52:00Z">
              <w:del w:id="2294" w:author="Deepak Bansal (AZURE)" w:date="2012-08-23T21:55:00Z">
                <w:r w:rsidDel="00B15A0B">
                  <w:delText xml:space="preserve">        </w:delText>
                </w:r>
                <w:bookmarkStart w:id="2295" w:name="_Toc333636720"/>
                <w:r w:rsidDel="00B15A0B">
                  <w:delText>specified so far. This is the only possiblity to identify</w:delText>
                </w:r>
                <w:bookmarkStart w:id="2296" w:name="_Toc335146882"/>
                <w:bookmarkEnd w:id="2295"/>
                <w:bookmarkEnd w:id="2296"/>
              </w:del>
            </w:ins>
          </w:p>
          <w:p w14:paraId="666C0791" w14:textId="3A02A07B" w:rsidR="00DC2CE4" w:rsidDel="00B15A0B" w:rsidRDefault="00DC2CE4">
            <w:pPr>
              <w:pStyle w:val="Heading2"/>
              <w:rPr>
                <w:ins w:id="2297" w:author="Thomas Dietz" w:date="2012-08-10T14:52:00Z"/>
                <w:del w:id="2298" w:author="Deepak Bansal (AZURE)" w:date="2012-08-23T21:55:00Z"/>
              </w:rPr>
              <w:pPrChange w:id="2299" w:author="Thomas Dietz" w:date="2012-09-11T16:55:00Z">
                <w:pPr>
                  <w:pStyle w:val="XML1"/>
                </w:pPr>
              </w:pPrChange>
            </w:pPr>
            <w:ins w:id="2300" w:author="Thomas Dietz" w:date="2012-08-10T14:52:00Z">
              <w:del w:id="2301" w:author="Deepak Bansal (AZURE)" w:date="2012-08-23T21:55:00Z">
                <w:r w:rsidDel="00B15A0B">
                  <w:delText xml:space="preserve">        </w:delText>
                </w:r>
                <w:bookmarkStart w:id="2302" w:name="_Toc333636721"/>
                <w:r w:rsidDel="00B15A0B">
                  <w:delText>OF-CONFIG versions prior to OF-CONFIG 1.1.1.";</w:delText>
                </w:r>
                <w:bookmarkStart w:id="2303" w:name="_Toc335146883"/>
                <w:bookmarkEnd w:id="2302"/>
                <w:bookmarkEnd w:id="2303"/>
              </w:del>
            </w:ins>
          </w:p>
          <w:p w14:paraId="596B32B2" w14:textId="77690252" w:rsidR="00DC2CE4" w:rsidDel="00B15A0B" w:rsidRDefault="00DC2CE4">
            <w:pPr>
              <w:pStyle w:val="Heading2"/>
              <w:rPr>
                <w:ins w:id="2304" w:author="Thomas Dietz" w:date="2012-08-10T14:52:00Z"/>
                <w:del w:id="2305" w:author="Deepak Bansal (AZURE)" w:date="2012-08-23T21:55:00Z"/>
              </w:rPr>
              <w:pPrChange w:id="2306" w:author="Thomas Dietz" w:date="2012-09-11T16:55:00Z">
                <w:pPr>
                  <w:pStyle w:val="XML1"/>
                </w:pPr>
              </w:pPrChange>
            </w:pPr>
            <w:ins w:id="2307" w:author="Thomas Dietz" w:date="2012-08-10T14:52:00Z">
              <w:del w:id="2308" w:author="Deepak Bansal (AZURE)" w:date="2012-08-23T21:55:00Z">
                <w:r w:rsidDel="00B15A0B">
                  <w:delText xml:space="preserve">    </w:delText>
                </w:r>
                <w:bookmarkStart w:id="2309" w:name="_Toc333636722"/>
                <w:r w:rsidDel="00B15A0B">
                  <w:delText>}</w:delText>
                </w:r>
                <w:bookmarkStart w:id="2310" w:name="_Toc335146884"/>
                <w:bookmarkEnd w:id="2309"/>
                <w:bookmarkEnd w:id="2310"/>
              </w:del>
            </w:ins>
          </w:p>
          <w:p w14:paraId="0084BB86" w14:textId="7A221912" w:rsidR="00DC2CE4" w:rsidDel="00B15A0B" w:rsidRDefault="00DC2CE4">
            <w:pPr>
              <w:pStyle w:val="Heading2"/>
              <w:rPr>
                <w:ins w:id="2311" w:author="Thomas Dietz" w:date="2012-08-10T14:52:00Z"/>
                <w:del w:id="2312" w:author="Deepak Bansal (AZURE)" w:date="2012-08-23T21:55:00Z"/>
              </w:rPr>
              <w:pPrChange w:id="2313" w:author="Thomas Dietz" w:date="2012-09-11T16:55:00Z">
                <w:pPr>
                  <w:pStyle w:val="XML1"/>
                </w:pPr>
              </w:pPrChange>
            </w:pPr>
            <w:ins w:id="2314" w:author="Thomas Dietz" w:date="2012-08-10T14:52:00Z">
              <w:del w:id="2315" w:author="Deepak Bansal (AZURE)" w:date="2012-08-23T21:55:00Z">
                <w:r w:rsidDel="00B15A0B">
                  <w:delText xml:space="preserve">    </w:delText>
                </w:r>
                <w:bookmarkStart w:id="2316" w:name="_Toc333636723"/>
                <w:r w:rsidDel="00B15A0B">
                  <w:delText>container configuration-points {</w:delText>
                </w:r>
                <w:bookmarkStart w:id="2317" w:name="_Toc335146885"/>
                <w:bookmarkEnd w:id="2316"/>
                <w:bookmarkEnd w:id="2317"/>
              </w:del>
            </w:ins>
          </w:p>
          <w:p w14:paraId="7F1AA385" w14:textId="7D106F5B" w:rsidR="00DC2CE4" w:rsidDel="00B15A0B" w:rsidRDefault="00DC2CE4">
            <w:pPr>
              <w:pStyle w:val="Heading2"/>
              <w:rPr>
                <w:ins w:id="2318" w:author="Thomas Dietz" w:date="2012-08-10T14:52:00Z"/>
                <w:del w:id="2319" w:author="Deepak Bansal (AZURE)" w:date="2012-08-23T21:55:00Z"/>
              </w:rPr>
              <w:pPrChange w:id="2320" w:author="Thomas Dietz" w:date="2012-09-11T16:55:00Z">
                <w:pPr>
                  <w:pStyle w:val="XML1"/>
                </w:pPr>
              </w:pPrChange>
            </w:pPr>
            <w:ins w:id="2321" w:author="Thomas Dietz" w:date="2012-08-10T14:52:00Z">
              <w:del w:id="2322" w:author="Deepak Bansal (AZURE)" w:date="2012-08-23T21:55:00Z">
                <w:r w:rsidDel="00B15A0B">
                  <w:delText xml:space="preserve">      </w:delText>
                </w:r>
                <w:bookmarkStart w:id="2323" w:name="_Toc333636724"/>
                <w:r w:rsidDel="00B15A0B">
                  <w:delText>list configuration-point {</w:delText>
                </w:r>
                <w:bookmarkStart w:id="2324" w:name="_Toc335146886"/>
                <w:bookmarkEnd w:id="2323"/>
                <w:bookmarkEnd w:id="2324"/>
              </w:del>
            </w:ins>
          </w:p>
          <w:p w14:paraId="3C002D17" w14:textId="0B3AEC40" w:rsidR="00DC2CE4" w:rsidDel="00B15A0B" w:rsidRDefault="00DC2CE4">
            <w:pPr>
              <w:pStyle w:val="Heading2"/>
              <w:rPr>
                <w:ins w:id="2325" w:author="Thomas Dietz" w:date="2012-08-10T14:52:00Z"/>
                <w:del w:id="2326" w:author="Deepak Bansal (AZURE)" w:date="2012-08-23T21:55:00Z"/>
              </w:rPr>
              <w:pPrChange w:id="2327" w:author="Thomas Dietz" w:date="2012-09-11T16:55:00Z">
                <w:pPr>
                  <w:pStyle w:val="XML1"/>
                </w:pPr>
              </w:pPrChange>
            </w:pPr>
            <w:ins w:id="2328" w:author="Thomas Dietz" w:date="2012-08-10T14:52:00Z">
              <w:del w:id="2329" w:author="Deepak Bansal (AZURE)" w:date="2012-08-23T21:55:00Z">
                <w:r w:rsidDel="00B15A0B">
                  <w:delText xml:space="preserve">        </w:delText>
                </w:r>
                <w:bookmarkStart w:id="2330" w:name="_Toc333636725"/>
                <w:r w:rsidDel="00B15A0B">
                  <w:delText>key "id";</w:delText>
                </w:r>
                <w:bookmarkStart w:id="2331" w:name="_Toc335146887"/>
                <w:bookmarkEnd w:id="2330"/>
                <w:bookmarkEnd w:id="2331"/>
              </w:del>
            </w:ins>
          </w:p>
          <w:p w14:paraId="6DCE8F76" w14:textId="27861631" w:rsidR="00DC2CE4" w:rsidDel="00B15A0B" w:rsidRDefault="00DC2CE4">
            <w:pPr>
              <w:pStyle w:val="Heading2"/>
              <w:rPr>
                <w:ins w:id="2332" w:author="Thomas Dietz" w:date="2012-08-10T14:52:00Z"/>
                <w:del w:id="2333" w:author="Deepak Bansal (AZURE)" w:date="2012-08-23T21:55:00Z"/>
              </w:rPr>
              <w:pPrChange w:id="2334" w:author="Thomas Dietz" w:date="2012-09-11T16:55:00Z">
                <w:pPr>
                  <w:pStyle w:val="XML1"/>
                </w:pPr>
              </w:pPrChange>
            </w:pPr>
            <w:ins w:id="2335" w:author="Thomas Dietz" w:date="2012-08-10T14:52:00Z">
              <w:del w:id="2336" w:author="Deepak Bansal (AZURE)" w:date="2012-08-23T21:55:00Z">
                <w:r w:rsidDel="00B15A0B">
                  <w:delText xml:space="preserve">        </w:delText>
                </w:r>
                <w:bookmarkStart w:id="2337" w:name="_Toc333636726"/>
                <w:r w:rsidDel="00B15A0B">
                  <w:delText>description "The list of all Configuration Points known to</w:delText>
                </w:r>
                <w:bookmarkStart w:id="2338" w:name="_Toc335146888"/>
                <w:bookmarkEnd w:id="2337"/>
                <w:bookmarkEnd w:id="2338"/>
              </w:del>
            </w:ins>
          </w:p>
          <w:p w14:paraId="2862A658" w14:textId="5E389B6D" w:rsidR="00DC2CE4" w:rsidDel="00B15A0B" w:rsidRDefault="00DC2CE4">
            <w:pPr>
              <w:pStyle w:val="Heading2"/>
              <w:rPr>
                <w:ins w:id="2339" w:author="Thomas Dietz" w:date="2012-08-10T14:52:00Z"/>
                <w:del w:id="2340" w:author="Deepak Bansal (AZURE)" w:date="2012-08-23T21:55:00Z"/>
              </w:rPr>
              <w:pPrChange w:id="2341" w:author="Thomas Dietz" w:date="2012-09-11T16:55:00Z">
                <w:pPr>
                  <w:pStyle w:val="XML1"/>
                </w:pPr>
              </w:pPrChange>
            </w:pPr>
            <w:ins w:id="2342" w:author="Thomas Dietz" w:date="2012-08-10T14:52:00Z">
              <w:del w:id="2343" w:author="Deepak Bansal (AZURE)" w:date="2012-08-23T21:55:00Z">
                <w:r w:rsidDel="00B15A0B">
                  <w:delText xml:space="preserve">          </w:delText>
                </w:r>
                <w:bookmarkStart w:id="2344" w:name="_Toc333636727"/>
                <w:r w:rsidDel="00B15A0B">
                  <w:delText>the OpenFlow Capable Switch that may manage it using</w:delText>
                </w:r>
                <w:bookmarkStart w:id="2345" w:name="_Toc335146889"/>
                <w:bookmarkEnd w:id="2344"/>
                <w:bookmarkEnd w:id="2345"/>
              </w:del>
            </w:ins>
          </w:p>
          <w:p w14:paraId="6B9436D6" w14:textId="34C312A7" w:rsidR="00DC2CE4" w:rsidDel="00B15A0B" w:rsidRDefault="00DC2CE4">
            <w:pPr>
              <w:pStyle w:val="Heading2"/>
              <w:rPr>
                <w:ins w:id="2346" w:author="Thomas Dietz" w:date="2012-08-10T14:52:00Z"/>
                <w:del w:id="2347" w:author="Deepak Bansal (AZURE)" w:date="2012-08-23T21:55:00Z"/>
              </w:rPr>
              <w:pPrChange w:id="2348" w:author="Thomas Dietz" w:date="2012-09-11T16:55:00Z">
                <w:pPr>
                  <w:pStyle w:val="XML1"/>
                </w:pPr>
              </w:pPrChange>
            </w:pPr>
            <w:ins w:id="2349" w:author="Thomas Dietz" w:date="2012-08-10T14:52:00Z">
              <w:del w:id="2350" w:author="Deepak Bansal (AZURE)" w:date="2012-08-23T21:55:00Z">
                <w:r w:rsidDel="00B15A0B">
                  <w:delText xml:space="preserve">          </w:delText>
                </w:r>
                <w:bookmarkStart w:id="2351" w:name="_Toc333636728"/>
                <w:r w:rsidDel="00B15A0B">
                  <w:delText>OF-CONFIG.</w:delText>
                </w:r>
                <w:bookmarkStart w:id="2352" w:name="_Toc335146890"/>
                <w:bookmarkEnd w:id="2351"/>
                <w:bookmarkEnd w:id="2352"/>
              </w:del>
            </w:ins>
          </w:p>
          <w:p w14:paraId="3008AAC7" w14:textId="3AAF5B39" w:rsidR="00DC2CE4" w:rsidDel="00B15A0B" w:rsidRDefault="00DC2CE4">
            <w:pPr>
              <w:pStyle w:val="Heading2"/>
              <w:rPr>
                <w:ins w:id="2353" w:author="Thomas Dietz" w:date="2012-08-10T14:52:00Z"/>
                <w:del w:id="2354" w:author="Deepak Bansal (AZURE)" w:date="2012-08-23T21:55:00Z"/>
              </w:rPr>
              <w:pPrChange w:id="2355" w:author="Thomas Dietz" w:date="2012-09-11T16:55:00Z">
                <w:pPr>
                  <w:pStyle w:val="XML1"/>
                </w:pPr>
              </w:pPrChange>
            </w:pPr>
            <w:bookmarkStart w:id="2356" w:name="_Toc333636729"/>
            <w:bookmarkStart w:id="2357" w:name="_Toc335146891"/>
            <w:bookmarkEnd w:id="2356"/>
            <w:bookmarkEnd w:id="2357"/>
          </w:p>
          <w:p w14:paraId="578C5182" w14:textId="0C12C541" w:rsidR="00DC2CE4" w:rsidDel="00B15A0B" w:rsidRDefault="00DC2CE4">
            <w:pPr>
              <w:pStyle w:val="Heading2"/>
              <w:rPr>
                <w:ins w:id="2358" w:author="Thomas Dietz" w:date="2012-08-10T14:52:00Z"/>
                <w:del w:id="2359" w:author="Deepak Bansal (AZURE)" w:date="2012-08-23T21:55:00Z"/>
              </w:rPr>
              <w:pPrChange w:id="2360" w:author="Thomas Dietz" w:date="2012-09-11T16:55:00Z">
                <w:pPr>
                  <w:pStyle w:val="XML1"/>
                </w:pPr>
              </w:pPrChange>
            </w:pPr>
            <w:ins w:id="2361" w:author="Thomas Dietz" w:date="2012-08-10T14:52:00Z">
              <w:del w:id="2362" w:author="Deepak Bansal (AZURE)" w:date="2012-08-23T21:55:00Z">
                <w:r w:rsidDel="00B15A0B">
                  <w:delText xml:space="preserve">          </w:delText>
                </w:r>
                <w:bookmarkStart w:id="2363" w:name="_Toc333636730"/>
                <w:r w:rsidDel="00B15A0B">
                  <w:delText>The element 'id' of OFConfigurationType MUST be unique</w:delText>
                </w:r>
                <w:bookmarkStart w:id="2364" w:name="_Toc335146892"/>
                <w:bookmarkEnd w:id="2363"/>
                <w:bookmarkEnd w:id="2364"/>
              </w:del>
            </w:ins>
          </w:p>
          <w:p w14:paraId="3D1FD16D" w14:textId="271E2056" w:rsidR="00DC2CE4" w:rsidDel="00B15A0B" w:rsidRDefault="00DC2CE4">
            <w:pPr>
              <w:pStyle w:val="Heading2"/>
              <w:rPr>
                <w:ins w:id="2365" w:author="Thomas Dietz" w:date="2012-08-10T14:52:00Z"/>
                <w:del w:id="2366" w:author="Deepak Bansal (AZURE)" w:date="2012-08-23T21:55:00Z"/>
              </w:rPr>
              <w:pPrChange w:id="2367" w:author="Thomas Dietz" w:date="2012-09-11T16:55:00Z">
                <w:pPr>
                  <w:pStyle w:val="XML1"/>
                </w:pPr>
              </w:pPrChange>
            </w:pPr>
            <w:ins w:id="2368" w:author="Thomas Dietz" w:date="2012-08-10T14:52:00Z">
              <w:del w:id="2369" w:author="Deepak Bansal (AZURE)" w:date="2012-08-23T21:55:00Z">
                <w:r w:rsidDel="00B15A0B">
                  <w:delText xml:space="preserve">          </w:delText>
                </w:r>
                <w:bookmarkStart w:id="2370" w:name="_Toc333636731"/>
                <w:r w:rsidDel="00B15A0B">
                  <w:delText>within this list.";</w:delText>
                </w:r>
                <w:bookmarkStart w:id="2371" w:name="_Toc335146893"/>
                <w:bookmarkEnd w:id="2370"/>
                <w:bookmarkEnd w:id="2371"/>
              </w:del>
            </w:ins>
          </w:p>
          <w:p w14:paraId="08B21D57" w14:textId="15551321" w:rsidR="00DC2CE4" w:rsidDel="00B15A0B" w:rsidRDefault="00DC2CE4">
            <w:pPr>
              <w:pStyle w:val="Heading2"/>
              <w:rPr>
                <w:ins w:id="2372" w:author="Thomas Dietz" w:date="2012-08-10T14:52:00Z"/>
                <w:del w:id="2373" w:author="Deepak Bansal (AZURE)" w:date="2012-08-23T21:55:00Z"/>
              </w:rPr>
              <w:pPrChange w:id="2374" w:author="Thomas Dietz" w:date="2012-09-11T16:55:00Z">
                <w:pPr>
                  <w:pStyle w:val="XML1"/>
                </w:pPr>
              </w:pPrChange>
            </w:pPr>
            <w:ins w:id="2375" w:author="Thomas Dietz" w:date="2012-08-10T14:52:00Z">
              <w:del w:id="2376" w:author="Deepak Bansal (AZURE)" w:date="2012-08-23T21:55:00Z">
                <w:r w:rsidDel="00B15A0B">
                  <w:delText xml:space="preserve">        </w:delText>
                </w:r>
                <w:bookmarkStart w:id="2377" w:name="_Toc333636732"/>
                <w:r w:rsidDel="00B15A0B">
                  <w:delText>uses OFConfigurationPointType;</w:delText>
                </w:r>
                <w:bookmarkStart w:id="2378" w:name="_Toc335146894"/>
                <w:bookmarkEnd w:id="2377"/>
                <w:bookmarkEnd w:id="2378"/>
              </w:del>
            </w:ins>
          </w:p>
          <w:p w14:paraId="341C44CF" w14:textId="4C065553" w:rsidR="00DC2CE4" w:rsidDel="00B15A0B" w:rsidRDefault="00DC2CE4">
            <w:pPr>
              <w:pStyle w:val="Heading2"/>
              <w:rPr>
                <w:ins w:id="2379" w:author="Thomas Dietz" w:date="2012-08-10T14:52:00Z"/>
                <w:del w:id="2380" w:author="Deepak Bansal (AZURE)" w:date="2012-08-23T21:55:00Z"/>
              </w:rPr>
              <w:pPrChange w:id="2381" w:author="Thomas Dietz" w:date="2012-09-11T16:55:00Z">
                <w:pPr>
                  <w:pStyle w:val="XML1"/>
                </w:pPr>
              </w:pPrChange>
            </w:pPr>
            <w:ins w:id="2382" w:author="Thomas Dietz" w:date="2012-08-10T14:52:00Z">
              <w:del w:id="2383" w:author="Deepak Bansal (AZURE)" w:date="2012-08-23T21:55:00Z">
                <w:r w:rsidDel="00B15A0B">
                  <w:delText xml:space="preserve">      </w:delText>
                </w:r>
                <w:bookmarkStart w:id="2384" w:name="_Toc333636733"/>
                <w:r w:rsidDel="00B15A0B">
                  <w:delText>}</w:delText>
                </w:r>
                <w:bookmarkStart w:id="2385" w:name="_Toc335146895"/>
                <w:bookmarkEnd w:id="2384"/>
                <w:bookmarkEnd w:id="2385"/>
              </w:del>
            </w:ins>
          </w:p>
          <w:p w14:paraId="3B888780" w14:textId="7B48B715" w:rsidR="00DC2CE4" w:rsidDel="00B15A0B" w:rsidRDefault="00DC2CE4">
            <w:pPr>
              <w:pStyle w:val="Heading2"/>
              <w:rPr>
                <w:ins w:id="2386" w:author="Thomas Dietz" w:date="2012-08-10T14:52:00Z"/>
                <w:del w:id="2387" w:author="Deepak Bansal (AZURE)" w:date="2012-08-23T21:55:00Z"/>
              </w:rPr>
              <w:pPrChange w:id="2388" w:author="Thomas Dietz" w:date="2012-09-11T16:55:00Z">
                <w:pPr>
                  <w:pStyle w:val="XML1"/>
                </w:pPr>
              </w:pPrChange>
            </w:pPr>
            <w:ins w:id="2389" w:author="Thomas Dietz" w:date="2012-08-10T14:52:00Z">
              <w:del w:id="2390" w:author="Deepak Bansal (AZURE)" w:date="2012-08-23T21:55:00Z">
                <w:r w:rsidDel="00B15A0B">
                  <w:delText xml:space="preserve">    </w:delText>
                </w:r>
                <w:bookmarkStart w:id="2391" w:name="_Toc333636734"/>
                <w:r w:rsidDel="00B15A0B">
                  <w:delText>}</w:delText>
                </w:r>
                <w:bookmarkStart w:id="2392" w:name="_Toc335146896"/>
                <w:bookmarkEnd w:id="2391"/>
                <w:bookmarkEnd w:id="2392"/>
              </w:del>
            </w:ins>
          </w:p>
          <w:p w14:paraId="7FC30C38" w14:textId="591424A0" w:rsidR="00DC2CE4" w:rsidDel="00B15A0B" w:rsidRDefault="00DC2CE4">
            <w:pPr>
              <w:pStyle w:val="Heading2"/>
              <w:rPr>
                <w:ins w:id="2393" w:author="Thomas Dietz" w:date="2012-08-10T14:52:00Z"/>
                <w:del w:id="2394" w:author="Deepak Bansal (AZURE)" w:date="2012-08-23T21:55:00Z"/>
              </w:rPr>
              <w:pPrChange w:id="2395" w:author="Thomas Dietz" w:date="2012-09-11T16:55:00Z">
                <w:pPr>
                  <w:pStyle w:val="XML1"/>
                </w:pPr>
              </w:pPrChange>
            </w:pPr>
            <w:ins w:id="2396" w:author="Thomas Dietz" w:date="2012-08-10T14:52:00Z">
              <w:del w:id="2397" w:author="Deepak Bansal (AZURE)" w:date="2012-08-23T21:55:00Z">
                <w:r w:rsidDel="00B15A0B">
                  <w:delText xml:space="preserve">    </w:delText>
                </w:r>
                <w:bookmarkStart w:id="2398" w:name="_Toc333636735"/>
                <w:r w:rsidDel="00B15A0B">
                  <w:delText>container resources {</w:delText>
                </w:r>
                <w:bookmarkStart w:id="2399" w:name="_Toc335146897"/>
                <w:bookmarkEnd w:id="2398"/>
                <w:bookmarkEnd w:id="2399"/>
              </w:del>
            </w:ins>
          </w:p>
          <w:p w14:paraId="78B8AE8F" w14:textId="1C9605E5" w:rsidR="00DC2CE4" w:rsidDel="00B15A0B" w:rsidRDefault="00DC2CE4">
            <w:pPr>
              <w:pStyle w:val="Heading2"/>
              <w:rPr>
                <w:ins w:id="2400" w:author="Thomas Dietz" w:date="2012-08-10T14:52:00Z"/>
                <w:del w:id="2401" w:author="Deepak Bansal (AZURE)" w:date="2012-08-23T21:55:00Z"/>
              </w:rPr>
              <w:pPrChange w:id="2402" w:author="Thomas Dietz" w:date="2012-09-11T16:55:00Z">
                <w:pPr>
                  <w:pStyle w:val="XML1"/>
                </w:pPr>
              </w:pPrChange>
            </w:pPr>
            <w:ins w:id="2403" w:author="Thomas Dietz" w:date="2012-08-10T14:52:00Z">
              <w:del w:id="2404" w:author="Deepak Bansal (AZURE)" w:date="2012-08-23T21:55:00Z">
                <w:r w:rsidDel="00B15A0B">
                  <w:delText xml:space="preserve">      </w:delText>
                </w:r>
                <w:bookmarkStart w:id="2405" w:name="_Toc333636736"/>
                <w:r w:rsidDel="00B15A0B">
                  <w:delText>description "A lists containing all resources of the OpenFlow</w:delText>
                </w:r>
                <w:bookmarkStart w:id="2406" w:name="_Toc335146898"/>
                <w:bookmarkEnd w:id="2405"/>
                <w:bookmarkEnd w:id="2406"/>
              </w:del>
            </w:ins>
          </w:p>
          <w:p w14:paraId="600DABA5" w14:textId="641FD4DC" w:rsidR="00DC2CE4" w:rsidDel="00B15A0B" w:rsidRDefault="00DC2CE4">
            <w:pPr>
              <w:pStyle w:val="Heading2"/>
              <w:rPr>
                <w:ins w:id="2407" w:author="Thomas Dietz" w:date="2012-08-10T14:52:00Z"/>
                <w:del w:id="2408" w:author="Deepak Bansal (AZURE)" w:date="2012-08-23T21:55:00Z"/>
              </w:rPr>
              <w:pPrChange w:id="2409" w:author="Thomas Dietz" w:date="2012-09-11T16:55:00Z">
                <w:pPr>
                  <w:pStyle w:val="XML1"/>
                </w:pPr>
              </w:pPrChange>
            </w:pPr>
            <w:ins w:id="2410" w:author="Thomas Dietz" w:date="2012-08-10T14:52:00Z">
              <w:del w:id="2411" w:author="Deepak Bansal (AZURE)" w:date="2012-08-23T21:55:00Z">
                <w:r w:rsidDel="00B15A0B">
                  <w:delText xml:space="preserve">        </w:delText>
                </w:r>
                <w:bookmarkStart w:id="2412" w:name="_Toc333636737"/>
                <w:r w:rsidDel="00B15A0B">
                  <w:delText>Capable Switch that can be used by OpenFlow Logical</w:delText>
                </w:r>
                <w:bookmarkStart w:id="2413" w:name="_Toc335146899"/>
                <w:bookmarkEnd w:id="2412"/>
                <w:bookmarkEnd w:id="2413"/>
              </w:del>
            </w:ins>
          </w:p>
          <w:p w14:paraId="077EB0FC" w14:textId="4DF91666" w:rsidR="00DC2CE4" w:rsidDel="00B15A0B" w:rsidRDefault="00DC2CE4">
            <w:pPr>
              <w:pStyle w:val="Heading2"/>
              <w:rPr>
                <w:ins w:id="2414" w:author="Thomas Dietz" w:date="2012-08-10T14:52:00Z"/>
                <w:del w:id="2415" w:author="Deepak Bansal (AZURE)" w:date="2012-08-23T21:55:00Z"/>
              </w:rPr>
              <w:pPrChange w:id="2416" w:author="Thomas Dietz" w:date="2012-09-11T16:55:00Z">
                <w:pPr>
                  <w:pStyle w:val="XML1"/>
                </w:pPr>
              </w:pPrChange>
            </w:pPr>
            <w:ins w:id="2417" w:author="Thomas Dietz" w:date="2012-08-10T14:52:00Z">
              <w:del w:id="2418" w:author="Deepak Bansal (AZURE)" w:date="2012-08-23T21:55:00Z">
                <w:r w:rsidDel="00B15A0B">
                  <w:delText xml:space="preserve">        </w:delText>
                </w:r>
                <w:bookmarkStart w:id="2419" w:name="_Toc333636738"/>
                <w:r w:rsidDel="00B15A0B">
                  <w:delText>Switches.  Resources are listed here independent of their</w:delText>
                </w:r>
                <w:bookmarkStart w:id="2420" w:name="_Toc335146900"/>
                <w:bookmarkEnd w:id="2419"/>
                <w:bookmarkEnd w:id="2420"/>
              </w:del>
            </w:ins>
          </w:p>
          <w:p w14:paraId="2258776F" w14:textId="2A99D37A" w:rsidR="00DC2CE4" w:rsidDel="00B15A0B" w:rsidRDefault="00DC2CE4">
            <w:pPr>
              <w:pStyle w:val="Heading2"/>
              <w:rPr>
                <w:ins w:id="2421" w:author="Thomas Dietz" w:date="2012-08-10T14:52:00Z"/>
                <w:del w:id="2422" w:author="Deepak Bansal (AZURE)" w:date="2012-08-23T21:55:00Z"/>
              </w:rPr>
              <w:pPrChange w:id="2423" w:author="Thomas Dietz" w:date="2012-09-11T16:55:00Z">
                <w:pPr>
                  <w:pStyle w:val="XML1"/>
                </w:pPr>
              </w:pPrChange>
            </w:pPr>
            <w:ins w:id="2424" w:author="Thomas Dietz" w:date="2012-08-10T14:52:00Z">
              <w:del w:id="2425" w:author="Deepak Bansal (AZURE)" w:date="2012-08-23T21:55:00Z">
                <w:r w:rsidDel="00B15A0B">
                  <w:delText xml:space="preserve">        </w:delText>
                </w:r>
                <w:bookmarkStart w:id="2426" w:name="_Toc333636739"/>
                <w:r w:rsidDel="00B15A0B">
                  <w:delText>actual assignment to OpenFlow Logical Switches.  They may</w:delText>
                </w:r>
                <w:bookmarkStart w:id="2427" w:name="_Toc335146901"/>
                <w:bookmarkEnd w:id="2426"/>
                <w:bookmarkEnd w:id="2427"/>
              </w:del>
            </w:ins>
          </w:p>
          <w:p w14:paraId="36EAA688" w14:textId="006A1035" w:rsidR="00DC2CE4" w:rsidDel="00B15A0B" w:rsidRDefault="00DC2CE4">
            <w:pPr>
              <w:pStyle w:val="Heading2"/>
              <w:rPr>
                <w:ins w:id="2428" w:author="Thomas Dietz" w:date="2012-08-10T14:52:00Z"/>
                <w:del w:id="2429" w:author="Deepak Bansal (AZURE)" w:date="2012-08-23T21:55:00Z"/>
              </w:rPr>
              <w:pPrChange w:id="2430" w:author="Thomas Dietz" w:date="2012-09-11T16:55:00Z">
                <w:pPr>
                  <w:pStyle w:val="XML1"/>
                </w:pPr>
              </w:pPrChange>
            </w:pPr>
            <w:ins w:id="2431" w:author="Thomas Dietz" w:date="2012-08-10T14:52:00Z">
              <w:del w:id="2432" w:author="Deepak Bansal (AZURE)" w:date="2012-08-23T21:55:00Z">
                <w:r w:rsidDel="00B15A0B">
                  <w:delText xml:space="preserve">        </w:delText>
                </w:r>
                <w:bookmarkStart w:id="2433" w:name="_Toc333636740"/>
                <w:r w:rsidDel="00B15A0B">
                  <w:delText>be available to be assigned to an OpenFlow Logical Switch</w:delText>
                </w:r>
                <w:bookmarkStart w:id="2434" w:name="_Toc335146902"/>
                <w:bookmarkEnd w:id="2433"/>
                <w:bookmarkEnd w:id="2434"/>
              </w:del>
            </w:ins>
          </w:p>
          <w:p w14:paraId="630374A3" w14:textId="116AAEE1" w:rsidR="00DC2CE4" w:rsidDel="00B15A0B" w:rsidRDefault="00DC2CE4">
            <w:pPr>
              <w:pStyle w:val="Heading2"/>
              <w:rPr>
                <w:ins w:id="2435" w:author="Thomas Dietz" w:date="2012-08-10T14:52:00Z"/>
                <w:del w:id="2436" w:author="Deepak Bansal (AZURE)" w:date="2012-08-23T21:55:00Z"/>
              </w:rPr>
              <w:pPrChange w:id="2437" w:author="Thomas Dietz" w:date="2012-09-11T16:55:00Z">
                <w:pPr>
                  <w:pStyle w:val="XML1"/>
                </w:pPr>
              </w:pPrChange>
            </w:pPr>
            <w:ins w:id="2438" w:author="Thomas Dietz" w:date="2012-08-10T14:52:00Z">
              <w:del w:id="2439" w:author="Deepak Bansal (AZURE)" w:date="2012-08-23T21:55:00Z">
                <w:r w:rsidDel="00B15A0B">
                  <w:delText xml:space="preserve">        </w:delText>
                </w:r>
                <w:bookmarkStart w:id="2440" w:name="_Toc333636741"/>
                <w:r w:rsidDel="00B15A0B">
                  <w:delText>or already in use by an OpenFlow Logical Switch.";</w:delText>
                </w:r>
                <w:bookmarkStart w:id="2441" w:name="_Toc335146903"/>
                <w:bookmarkEnd w:id="2440"/>
                <w:bookmarkEnd w:id="2441"/>
              </w:del>
            </w:ins>
          </w:p>
          <w:p w14:paraId="169E8B20" w14:textId="2228F457" w:rsidR="00DC2CE4" w:rsidDel="00B15A0B" w:rsidRDefault="00DC2CE4">
            <w:pPr>
              <w:pStyle w:val="Heading2"/>
              <w:rPr>
                <w:ins w:id="2442" w:author="Thomas Dietz" w:date="2012-08-10T14:52:00Z"/>
                <w:del w:id="2443" w:author="Deepak Bansal (AZURE)" w:date="2012-08-23T21:55:00Z"/>
              </w:rPr>
              <w:pPrChange w:id="2444" w:author="Thomas Dietz" w:date="2012-09-11T16:55:00Z">
                <w:pPr>
                  <w:pStyle w:val="XML1"/>
                </w:pPr>
              </w:pPrChange>
            </w:pPr>
            <w:ins w:id="2445" w:author="Thomas Dietz" w:date="2012-08-10T14:52:00Z">
              <w:del w:id="2446" w:author="Deepak Bansal (AZURE)" w:date="2012-08-23T21:55:00Z">
                <w:r w:rsidDel="00B15A0B">
                  <w:delText xml:space="preserve">      </w:delText>
                </w:r>
                <w:bookmarkStart w:id="2447" w:name="_Toc333636742"/>
                <w:r w:rsidDel="00B15A0B">
                  <w:delText>list port {</w:delText>
                </w:r>
                <w:bookmarkStart w:id="2448" w:name="_Toc335146904"/>
                <w:bookmarkEnd w:id="2447"/>
                <w:bookmarkEnd w:id="2448"/>
              </w:del>
            </w:ins>
          </w:p>
          <w:p w14:paraId="5B4C1268" w14:textId="426636F9" w:rsidR="00DC2CE4" w:rsidDel="00B15A0B" w:rsidRDefault="00DC2CE4">
            <w:pPr>
              <w:pStyle w:val="Heading2"/>
              <w:rPr>
                <w:ins w:id="2449" w:author="Thomas Dietz" w:date="2012-08-10T14:52:00Z"/>
                <w:del w:id="2450" w:author="Deepak Bansal (AZURE)" w:date="2012-08-23T21:55:00Z"/>
              </w:rPr>
              <w:pPrChange w:id="2451" w:author="Thomas Dietz" w:date="2012-09-11T16:55:00Z">
                <w:pPr>
                  <w:pStyle w:val="XML1"/>
                </w:pPr>
              </w:pPrChange>
            </w:pPr>
            <w:ins w:id="2452" w:author="Thomas Dietz" w:date="2012-08-10T14:52:00Z">
              <w:del w:id="2453" w:author="Deepak Bansal (AZURE)" w:date="2012-08-23T21:55:00Z">
                <w:r w:rsidDel="00B15A0B">
                  <w:delText xml:space="preserve">        </w:delText>
                </w:r>
                <w:bookmarkStart w:id="2454" w:name="_Toc333636743"/>
                <w:r w:rsidDel="00B15A0B">
                  <w:delText>must "features/current/rate != 'other' or " +</w:delText>
                </w:r>
                <w:bookmarkStart w:id="2455" w:name="_Toc335146905"/>
                <w:bookmarkEnd w:id="2454"/>
                <w:bookmarkEnd w:id="2455"/>
              </w:del>
            </w:ins>
          </w:p>
          <w:p w14:paraId="106AFA13" w14:textId="4EBA93A7" w:rsidR="00DC2CE4" w:rsidDel="00B15A0B" w:rsidRDefault="00DC2CE4">
            <w:pPr>
              <w:pStyle w:val="Heading2"/>
              <w:rPr>
                <w:ins w:id="2456" w:author="Thomas Dietz" w:date="2012-08-10T14:52:00Z"/>
                <w:del w:id="2457" w:author="Deepak Bansal (AZURE)" w:date="2012-08-23T21:55:00Z"/>
              </w:rPr>
              <w:pPrChange w:id="2458" w:author="Thomas Dietz" w:date="2012-09-11T16:55:00Z">
                <w:pPr>
                  <w:pStyle w:val="XML1"/>
                </w:pPr>
              </w:pPrChange>
            </w:pPr>
            <w:ins w:id="2459" w:author="Thomas Dietz" w:date="2012-08-10T14:52:00Z">
              <w:del w:id="2460" w:author="Deepak Bansal (AZURE)" w:date="2012-08-23T21:55:00Z">
                <w:r w:rsidDel="00B15A0B">
                  <w:delText xml:space="preserve">          </w:delText>
                </w:r>
                <w:bookmarkStart w:id="2461" w:name="_Toc333636744"/>
                <w:r w:rsidDel="00B15A0B">
                  <w:delText>"(count(current-rate) = 1 and count(max-rate) = 1 and " +</w:delText>
                </w:r>
                <w:bookmarkStart w:id="2462" w:name="_Toc335146906"/>
                <w:bookmarkEnd w:id="2461"/>
                <w:bookmarkEnd w:id="2462"/>
              </w:del>
            </w:ins>
          </w:p>
          <w:p w14:paraId="730859A8" w14:textId="56715201" w:rsidR="00DC2CE4" w:rsidDel="00B15A0B" w:rsidRDefault="00DC2CE4">
            <w:pPr>
              <w:pStyle w:val="Heading2"/>
              <w:rPr>
                <w:ins w:id="2463" w:author="Thomas Dietz" w:date="2012-08-10T14:52:00Z"/>
                <w:del w:id="2464" w:author="Deepak Bansal (AZURE)" w:date="2012-08-23T21:55:00Z"/>
              </w:rPr>
              <w:pPrChange w:id="2465" w:author="Thomas Dietz" w:date="2012-09-11T16:55:00Z">
                <w:pPr>
                  <w:pStyle w:val="XML1"/>
                </w:pPr>
              </w:pPrChange>
            </w:pPr>
            <w:ins w:id="2466" w:author="Thomas Dietz" w:date="2012-08-10T14:52:00Z">
              <w:del w:id="2467" w:author="Deepak Bansal (AZURE)" w:date="2012-08-23T21:55:00Z">
                <w:r w:rsidDel="00B15A0B">
                  <w:delText xml:space="preserve">          </w:delText>
                </w:r>
                <w:bookmarkStart w:id="2468" w:name="_Toc333636745"/>
                <w:r w:rsidDel="00B15A0B">
                  <w:delText>" current-rate &gt; 0 and max-rate &gt; 0)" {</w:delText>
                </w:r>
                <w:bookmarkStart w:id="2469" w:name="_Toc335146907"/>
                <w:bookmarkEnd w:id="2468"/>
                <w:bookmarkEnd w:id="2469"/>
              </w:del>
            </w:ins>
          </w:p>
          <w:p w14:paraId="2264690F" w14:textId="1644FC8D" w:rsidR="00DC2CE4" w:rsidDel="00B15A0B" w:rsidRDefault="00DC2CE4">
            <w:pPr>
              <w:pStyle w:val="Heading2"/>
              <w:rPr>
                <w:ins w:id="2470" w:author="Thomas Dietz" w:date="2012-08-10T14:52:00Z"/>
                <w:del w:id="2471" w:author="Deepak Bansal (AZURE)" w:date="2012-08-23T21:55:00Z"/>
              </w:rPr>
              <w:pPrChange w:id="2472" w:author="Thomas Dietz" w:date="2012-09-11T16:55:00Z">
                <w:pPr>
                  <w:pStyle w:val="XML1"/>
                </w:pPr>
              </w:pPrChange>
            </w:pPr>
            <w:ins w:id="2473" w:author="Thomas Dietz" w:date="2012-08-10T14:52:00Z">
              <w:del w:id="2474" w:author="Deepak Bansal (AZURE)" w:date="2012-08-23T21:55:00Z">
                <w:r w:rsidDel="00B15A0B">
                  <w:delText xml:space="preserve">          </w:delText>
                </w:r>
                <w:bookmarkStart w:id="2475" w:name="_Toc333636746"/>
                <w:r w:rsidDel="00B15A0B">
                  <w:delText>error-message "current-rate and max-rate must be</w:delText>
                </w:r>
                <w:bookmarkStart w:id="2476" w:name="_Toc335146908"/>
                <w:bookmarkEnd w:id="2475"/>
                <w:bookmarkEnd w:id="2476"/>
              </w:del>
            </w:ins>
          </w:p>
          <w:p w14:paraId="011F3500" w14:textId="3BE49146" w:rsidR="00DC2CE4" w:rsidDel="00B15A0B" w:rsidRDefault="00DC2CE4">
            <w:pPr>
              <w:pStyle w:val="Heading2"/>
              <w:rPr>
                <w:ins w:id="2477" w:author="Thomas Dietz" w:date="2012-08-10T14:52:00Z"/>
                <w:del w:id="2478" w:author="Deepak Bansal (AZURE)" w:date="2012-08-23T21:55:00Z"/>
              </w:rPr>
              <w:pPrChange w:id="2479" w:author="Thomas Dietz" w:date="2012-09-11T16:55:00Z">
                <w:pPr>
                  <w:pStyle w:val="XML1"/>
                </w:pPr>
              </w:pPrChange>
            </w:pPr>
            <w:ins w:id="2480" w:author="Thomas Dietz" w:date="2012-08-10T14:52:00Z">
              <w:del w:id="2481" w:author="Deepak Bansal (AZURE)" w:date="2012-08-23T21:55:00Z">
                <w:r w:rsidDel="00B15A0B">
                  <w:delText xml:space="preserve">            </w:delText>
                </w:r>
                <w:bookmarkStart w:id="2482" w:name="_Toc333636747"/>
                <w:r w:rsidDel="00B15A0B">
                  <w:delText>specified and greater than 0 if rate equals 'other'";</w:delText>
                </w:r>
                <w:bookmarkStart w:id="2483" w:name="_Toc335146909"/>
                <w:bookmarkEnd w:id="2482"/>
                <w:bookmarkEnd w:id="2483"/>
              </w:del>
            </w:ins>
          </w:p>
          <w:p w14:paraId="2540FE98" w14:textId="5B7AB9B5" w:rsidR="00DC2CE4" w:rsidDel="00B15A0B" w:rsidRDefault="00DC2CE4">
            <w:pPr>
              <w:pStyle w:val="Heading2"/>
              <w:rPr>
                <w:ins w:id="2484" w:author="Thomas Dietz" w:date="2012-08-10T14:52:00Z"/>
                <w:del w:id="2485" w:author="Deepak Bansal (AZURE)" w:date="2012-08-23T21:55:00Z"/>
              </w:rPr>
              <w:pPrChange w:id="2486" w:author="Thomas Dietz" w:date="2012-09-11T16:55:00Z">
                <w:pPr>
                  <w:pStyle w:val="XML1"/>
                </w:pPr>
              </w:pPrChange>
            </w:pPr>
            <w:ins w:id="2487" w:author="Thomas Dietz" w:date="2012-08-10T14:52:00Z">
              <w:del w:id="2488" w:author="Deepak Bansal (AZURE)" w:date="2012-08-23T21:55:00Z">
                <w:r w:rsidDel="00B15A0B">
                  <w:delText xml:space="preserve">          </w:delText>
                </w:r>
                <w:bookmarkStart w:id="2489" w:name="_Toc333636748"/>
                <w:r w:rsidDel="00B15A0B">
                  <w:delText>description "current-rate and max-rate can only be</w:delText>
                </w:r>
                <w:bookmarkStart w:id="2490" w:name="_Toc335146910"/>
                <w:bookmarkEnd w:id="2489"/>
                <w:bookmarkEnd w:id="2490"/>
              </w:del>
            </w:ins>
          </w:p>
          <w:p w14:paraId="4973CC89" w14:textId="5CDA0B87" w:rsidR="00DC2CE4" w:rsidDel="00B15A0B" w:rsidRDefault="00DC2CE4">
            <w:pPr>
              <w:pStyle w:val="Heading2"/>
              <w:rPr>
                <w:ins w:id="2491" w:author="Thomas Dietz" w:date="2012-08-10T14:52:00Z"/>
                <w:del w:id="2492" w:author="Deepak Bansal (AZURE)" w:date="2012-08-23T21:55:00Z"/>
              </w:rPr>
              <w:pPrChange w:id="2493" w:author="Thomas Dietz" w:date="2012-09-11T16:55:00Z">
                <w:pPr>
                  <w:pStyle w:val="XML1"/>
                </w:pPr>
              </w:pPrChange>
            </w:pPr>
            <w:ins w:id="2494" w:author="Thomas Dietz" w:date="2012-08-10T14:52:00Z">
              <w:del w:id="2495" w:author="Deepak Bansal (AZURE)" w:date="2012-08-23T21:55:00Z">
                <w:r w:rsidDel="00B15A0B">
                  <w:delText xml:space="preserve">            </w:delText>
                </w:r>
                <w:bookmarkStart w:id="2496" w:name="_Toc333636749"/>
                <w:r w:rsidDel="00B15A0B">
                  <w:delText>present if rate = 'other', see corresponding leaf</w:delText>
                </w:r>
                <w:bookmarkStart w:id="2497" w:name="_Toc335146911"/>
                <w:bookmarkEnd w:id="2496"/>
                <w:bookmarkEnd w:id="2497"/>
              </w:del>
            </w:ins>
          </w:p>
          <w:p w14:paraId="7A7A7567" w14:textId="769C09D6" w:rsidR="00DC2CE4" w:rsidDel="00B15A0B" w:rsidRDefault="00DC2CE4">
            <w:pPr>
              <w:pStyle w:val="Heading2"/>
              <w:rPr>
                <w:ins w:id="2498" w:author="Thomas Dietz" w:date="2012-08-10T14:52:00Z"/>
                <w:del w:id="2499" w:author="Deepak Bansal (AZURE)" w:date="2012-08-23T21:55:00Z"/>
              </w:rPr>
              <w:pPrChange w:id="2500" w:author="Thomas Dietz" w:date="2012-09-11T16:55:00Z">
                <w:pPr>
                  <w:pStyle w:val="XML1"/>
                </w:pPr>
              </w:pPrChange>
            </w:pPr>
            <w:ins w:id="2501" w:author="Thomas Dietz" w:date="2012-08-10T14:52:00Z">
              <w:del w:id="2502" w:author="Deepak Bansal (AZURE)" w:date="2012-08-23T21:55:00Z">
                <w:r w:rsidDel="00B15A0B">
                  <w:delText xml:space="preserve">            </w:delText>
                </w:r>
                <w:bookmarkStart w:id="2503" w:name="_Toc333636750"/>
                <w:r w:rsidDel="00B15A0B">
                  <w:delText>descriptions. If rate = 'other', then both leafs must</w:delText>
                </w:r>
                <w:bookmarkStart w:id="2504" w:name="_Toc335146912"/>
                <w:bookmarkEnd w:id="2503"/>
                <w:bookmarkEnd w:id="2504"/>
              </w:del>
            </w:ins>
          </w:p>
          <w:p w14:paraId="46F6D98B" w14:textId="79C478F9" w:rsidR="00DC2CE4" w:rsidDel="00B15A0B" w:rsidRDefault="00DC2CE4">
            <w:pPr>
              <w:pStyle w:val="Heading2"/>
              <w:rPr>
                <w:ins w:id="2505" w:author="Thomas Dietz" w:date="2012-08-10T14:52:00Z"/>
                <w:del w:id="2506" w:author="Deepak Bansal (AZURE)" w:date="2012-08-23T21:55:00Z"/>
              </w:rPr>
              <w:pPrChange w:id="2507" w:author="Thomas Dietz" w:date="2012-09-11T16:55:00Z">
                <w:pPr>
                  <w:pStyle w:val="XML1"/>
                </w:pPr>
              </w:pPrChange>
            </w:pPr>
            <w:ins w:id="2508" w:author="Thomas Dietz" w:date="2012-08-10T14:52:00Z">
              <w:del w:id="2509" w:author="Deepak Bansal (AZURE)" w:date="2012-08-23T21:55:00Z">
                <w:r w:rsidDel="00B15A0B">
                  <w:delText xml:space="preserve">            </w:delText>
                </w:r>
                <w:bookmarkStart w:id="2510" w:name="_Toc333636751"/>
                <w:r w:rsidDel="00B15A0B">
                  <w:delText>be set to values greater than zero.";</w:delText>
                </w:r>
                <w:bookmarkStart w:id="2511" w:name="_Toc335146913"/>
                <w:bookmarkEnd w:id="2510"/>
                <w:bookmarkEnd w:id="2511"/>
              </w:del>
            </w:ins>
          </w:p>
          <w:p w14:paraId="07047D58" w14:textId="231EF90B" w:rsidR="00DC2CE4" w:rsidDel="00B15A0B" w:rsidRDefault="00DC2CE4">
            <w:pPr>
              <w:pStyle w:val="Heading2"/>
              <w:rPr>
                <w:ins w:id="2512" w:author="Thomas Dietz" w:date="2012-08-10T14:52:00Z"/>
                <w:del w:id="2513" w:author="Deepak Bansal (AZURE)" w:date="2012-08-23T21:55:00Z"/>
              </w:rPr>
              <w:pPrChange w:id="2514" w:author="Thomas Dietz" w:date="2012-09-11T16:55:00Z">
                <w:pPr>
                  <w:pStyle w:val="XML1"/>
                </w:pPr>
              </w:pPrChange>
            </w:pPr>
            <w:ins w:id="2515" w:author="Thomas Dietz" w:date="2012-08-10T14:52:00Z">
              <w:del w:id="2516" w:author="Deepak Bansal (AZURE)" w:date="2012-08-23T21:55:00Z">
                <w:r w:rsidDel="00B15A0B">
                  <w:delText xml:space="preserve">        </w:delText>
                </w:r>
                <w:bookmarkStart w:id="2517" w:name="_Toc333636752"/>
                <w:r w:rsidDel="00B15A0B">
                  <w:delText>}</w:delText>
                </w:r>
                <w:bookmarkStart w:id="2518" w:name="_Toc335146914"/>
                <w:bookmarkEnd w:id="2517"/>
                <w:bookmarkEnd w:id="2518"/>
              </w:del>
            </w:ins>
          </w:p>
          <w:p w14:paraId="52495642" w14:textId="48FF71A3" w:rsidR="00DC2CE4" w:rsidDel="00B15A0B" w:rsidRDefault="00DC2CE4">
            <w:pPr>
              <w:pStyle w:val="Heading2"/>
              <w:rPr>
                <w:ins w:id="2519" w:author="Thomas Dietz" w:date="2012-08-10T14:52:00Z"/>
                <w:del w:id="2520" w:author="Deepak Bansal (AZURE)" w:date="2012-08-23T21:55:00Z"/>
              </w:rPr>
              <w:pPrChange w:id="2521" w:author="Thomas Dietz" w:date="2012-09-11T16:55:00Z">
                <w:pPr>
                  <w:pStyle w:val="XML1"/>
                </w:pPr>
              </w:pPrChange>
            </w:pPr>
            <w:ins w:id="2522" w:author="Thomas Dietz" w:date="2012-08-10T14:52:00Z">
              <w:del w:id="2523" w:author="Deepak Bansal (AZURE)" w:date="2012-08-23T21:55:00Z">
                <w:r w:rsidDel="00B15A0B">
                  <w:delText xml:space="preserve">        </w:delText>
                </w:r>
                <w:bookmarkStart w:id="2524" w:name="_Toc333636753"/>
                <w:r w:rsidDel="00B15A0B">
                  <w:delText>key "resource-id";</w:delText>
                </w:r>
                <w:bookmarkStart w:id="2525" w:name="_Toc335146915"/>
                <w:bookmarkEnd w:id="2524"/>
                <w:bookmarkEnd w:id="2525"/>
              </w:del>
            </w:ins>
          </w:p>
          <w:p w14:paraId="627F1224" w14:textId="38D24FB8" w:rsidR="00DC2CE4" w:rsidDel="00B15A0B" w:rsidRDefault="00DC2CE4">
            <w:pPr>
              <w:pStyle w:val="Heading2"/>
              <w:rPr>
                <w:ins w:id="2526" w:author="Thomas Dietz" w:date="2012-08-10T14:52:00Z"/>
                <w:del w:id="2527" w:author="Deepak Bansal (AZURE)" w:date="2012-08-23T21:55:00Z"/>
              </w:rPr>
              <w:pPrChange w:id="2528" w:author="Thomas Dietz" w:date="2012-09-11T16:55:00Z">
                <w:pPr>
                  <w:pStyle w:val="XML1"/>
                </w:pPr>
              </w:pPrChange>
            </w:pPr>
            <w:ins w:id="2529" w:author="Thomas Dietz" w:date="2012-08-10T14:52:00Z">
              <w:del w:id="2530" w:author="Deepak Bansal (AZURE)" w:date="2012-08-23T21:55:00Z">
                <w:r w:rsidDel="00B15A0B">
                  <w:delText xml:space="preserve">        </w:delText>
                </w:r>
                <w:bookmarkStart w:id="2531" w:name="_Toc333636754"/>
                <w:r w:rsidDel="00B15A0B">
                  <w:delText>description "The list contains all port resources of the</w:delText>
                </w:r>
                <w:bookmarkStart w:id="2532" w:name="_Toc335146916"/>
                <w:bookmarkEnd w:id="2531"/>
                <w:bookmarkEnd w:id="2532"/>
              </w:del>
            </w:ins>
          </w:p>
          <w:p w14:paraId="3FE7EC0F" w14:textId="4C820089" w:rsidR="00DC2CE4" w:rsidDel="00B15A0B" w:rsidRDefault="00DC2CE4">
            <w:pPr>
              <w:pStyle w:val="Heading2"/>
              <w:rPr>
                <w:ins w:id="2533" w:author="Thomas Dietz" w:date="2012-08-10T14:52:00Z"/>
                <w:del w:id="2534" w:author="Deepak Bansal (AZURE)" w:date="2012-08-23T21:55:00Z"/>
              </w:rPr>
              <w:pPrChange w:id="2535" w:author="Thomas Dietz" w:date="2012-09-11T16:55:00Z">
                <w:pPr>
                  <w:pStyle w:val="XML1"/>
                </w:pPr>
              </w:pPrChange>
            </w:pPr>
            <w:ins w:id="2536" w:author="Thomas Dietz" w:date="2012-08-10T14:52:00Z">
              <w:del w:id="2537" w:author="Deepak Bansal (AZURE)" w:date="2012-08-23T21:55:00Z">
                <w:r w:rsidDel="00B15A0B">
                  <w:delText xml:space="preserve">          </w:delText>
                </w:r>
                <w:bookmarkStart w:id="2538" w:name="_Toc333636755"/>
                <w:r w:rsidDel="00B15A0B">
                  <w:delText>OpenFlow Capable Switch.</w:delText>
                </w:r>
                <w:bookmarkStart w:id="2539" w:name="_Toc335146917"/>
                <w:bookmarkEnd w:id="2538"/>
                <w:bookmarkEnd w:id="2539"/>
              </w:del>
            </w:ins>
          </w:p>
          <w:p w14:paraId="3F57D464" w14:textId="325B78B0" w:rsidR="00DC2CE4" w:rsidDel="00B15A0B" w:rsidRDefault="00DC2CE4">
            <w:pPr>
              <w:pStyle w:val="Heading2"/>
              <w:rPr>
                <w:ins w:id="2540" w:author="Thomas Dietz" w:date="2012-08-10T14:52:00Z"/>
                <w:del w:id="2541" w:author="Deepak Bansal (AZURE)" w:date="2012-08-23T21:55:00Z"/>
              </w:rPr>
              <w:pPrChange w:id="2542" w:author="Thomas Dietz" w:date="2012-09-11T16:55:00Z">
                <w:pPr>
                  <w:pStyle w:val="XML1"/>
                </w:pPr>
              </w:pPrChange>
            </w:pPr>
            <w:bookmarkStart w:id="2543" w:name="_Toc333636756"/>
            <w:bookmarkStart w:id="2544" w:name="_Toc335146918"/>
            <w:bookmarkEnd w:id="2543"/>
            <w:bookmarkEnd w:id="2544"/>
          </w:p>
          <w:p w14:paraId="277BCB1C" w14:textId="62BFC2AE" w:rsidR="00DC2CE4" w:rsidDel="00B15A0B" w:rsidRDefault="00DC2CE4">
            <w:pPr>
              <w:pStyle w:val="Heading2"/>
              <w:rPr>
                <w:ins w:id="2545" w:author="Thomas Dietz" w:date="2012-08-10T14:52:00Z"/>
                <w:del w:id="2546" w:author="Deepak Bansal (AZURE)" w:date="2012-08-23T21:55:00Z"/>
              </w:rPr>
              <w:pPrChange w:id="2547" w:author="Thomas Dietz" w:date="2012-09-11T16:55:00Z">
                <w:pPr>
                  <w:pStyle w:val="XML1"/>
                </w:pPr>
              </w:pPrChange>
            </w:pPr>
            <w:ins w:id="2548" w:author="Thomas Dietz" w:date="2012-08-10T14:52:00Z">
              <w:del w:id="2549" w:author="Deepak Bansal (AZURE)" w:date="2012-08-23T21:55:00Z">
                <w:r w:rsidDel="00B15A0B">
                  <w:delText xml:space="preserve">          </w:delText>
                </w:r>
                <w:bookmarkStart w:id="2550" w:name="_Toc333636757"/>
                <w:r w:rsidDel="00B15A0B">
                  <w:delText>The element 'resource-id' of OFPortType MUST be unique</w:delText>
                </w:r>
                <w:bookmarkStart w:id="2551" w:name="_Toc335146919"/>
                <w:bookmarkEnd w:id="2550"/>
                <w:bookmarkEnd w:id="2551"/>
              </w:del>
            </w:ins>
          </w:p>
          <w:p w14:paraId="532BAF49" w14:textId="1C3AC095" w:rsidR="00DC2CE4" w:rsidDel="00B15A0B" w:rsidRDefault="00DC2CE4">
            <w:pPr>
              <w:pStyle w:val="Heading2"/>
              <w:rPr>
                <w:ins w:id="2552" w:author="Thomas Dietz" w:date="2012-08-10T14:52:00Z"/>
                <w:del w:id="2553" w:author="Deepak Bansal (AZURE)" w:date="2012-08-23T21:55:00Z"/>
              </w:rPr>
              <w:pPrChange w:id="2554" w:author="Thomas Dietz" w:date="2012-09-11T16:55:00Z">
                <w:pPr>
                  <w:pStyle w:val="XML1"/>
                </w:pPr>
              </w:pPrChange>
            </w:pPr>
            <w:ins w:id="2555" w:author="Thomas Dietz" w:date="2012-08-10T14:52:00Z">
              <w:del w:id="2556" w:author="Deepak Bansal (AZURE)" w:date="2012-08-23T21:55:00Z">
                <w:r w:rsidDel="00B15A0B">
                  <w:delText xml:space="preserve">          </w:delText>
                </w:r>
                <w:bookmarkStart w:id="2557" w:name="_Toc333636758"/>
                <w:r w:rsidDel="00B15A0B">
                  <w:delText>within this list.";</w:delText>
                </w:r>
                <w:bookmarkStart w:id="2558" w:name="_Toc335146920"/>
                <w:bookmarkEnd w:id="2557"/>
                <w:bookmarkEnd w:id="2558"/>
              </w:del>
            </w:ins>
          </w:p>
          <w:p w14:paraId="4DF0739D" w14:textId="745DD041" w:rsidR="00DC2CE4" w:rsidDel="00B15A0B" w:rsidRDefault="00DC2CE4">
            <w:pPr>
              <w:pStyle w:val="Heading2"/>
              <w:rPr>
                <w:ins w:id="2559" w:author="Thomas Dietz" w:date="2012-08-10T14:52:00Z"/>
                <w:del w:id="2560" w:author="Deepak Bansal (AZURE)" w:date="2012-08-23T21:55:00Z"/>
              </w:rPr>
              <w:pPrChange w:id="2561" w:author="Thomas Dietz" w:date="2012-09-11T16:55:00Z">
                <w:pPr>
                  <w:pStyle w:val="XML1"/>
                </w:pPr>
              </w:pPrChange>
            </w:pPr>
            <w:ins w:id="2562" w:author="Thomas Dietz" w:date="2012-08-10T14:52:00Z">
              <w:del w:id="2563" w:author="Deepak Bansal (AZURE)" w:date="2012-08-23T21:55:00Z">
                <w:r w:rsidDel="00B15A0B">
                  <w:delText xml:space="preserve">        </w:delText>
                </w:r>
                <w:bookmarkStart w:id="2564" w:name="_Toc333636759"/>
                <w:r w:rsidDel="00B15A0B">
                  <w:delText>uses OFPortType;</w:delText>
                </w:r>
                <w:bookmarkStart w:id="2565" w:name="_Toc335146921"/>
                <w:bookmarkEnd w:id="2564"/>
                <w:bookmarkEnd w:id="2565"/>
              </w:del>
            </w:ins>
          </w:p>
          <w:p w14:paraId="1C901DB0" w14:textId="1F458440" w:rsidR="00DC2CE4" w:rsidDel="00B15A0B" w:rsidRDefault="00DC2CE4">
            <w:pPr>
              <w:pStyle w:val="Heading2"/>
              <w:rPr>
                <w:ins w:id="2566" w:author="Thomas Dietz" w:date="2012-08-10T14:52:00Z"/>
                <w:del w:id="2567" w:author="Deepak Bansal (AZURE)" w:date="2012-08-23T21:55:00Z"/>
              </w:rPr>
              <w:pPrChange w:id="2568" w:author="Thomas Dietz" w:date="2012-09-11T16:55:00Z">
                <w:pPr>
                  <w:pStyle w:val="XML1"/>
                </w:pPr>
              </w:pPrChange>
            </w:pPr>
            <w:ins w:id="2569" w:author="Thomas Dietz" w:date="2012-08-10T14:52:00Z">
              <w:del w:id="2570" w:author="Deepak Bansal (AZURE)" w:date="2012-08-23T21:55:00Z">
                <w:r w:rsidDel="00B15A0B">
                  <w:delText xml:space="preserve">      </w:delText>
                </w:r>
                <w:bookmarkStart w:id="2571" w:name="_Toc333636760"/>
                <w:r w:rsidDel="00B15A0B">
                  <w:delText>}</w:delText>
                </w:r>
                <w:bookmarkStart w:id="2572" w:name="_Toc335146922"/>
                <w:bookmarkEnd w:id="2571"/>
                <w:bookmarkEnd w:id="2572"/>
              </w:del>
            </w:ins>
          </w:p>
          <w:p w14:paraId="5FCF9FA2" w14:textId="1D829487" w:rsidR="00DC2CE4" w:rsidDel="00B15A0B" w:rsidRDefault="00DC2CE4">
            <w:pPr>
              <w:pStyle w:val="Heading2"/>
              <w:rPr>
                <w:ins w:id="2573" w:author="Thomas Dietz" w:date="2012-08-10T14:52:00Z"/>
                <w:del w:id="2574" w:author="Deepak Bansal (AZURE)" w:date="2012-08-23T21:55:00Z"/>
              </w:rPr>
              <w:pPrChange w:id="2575" w:author="Thomas Dietz" w:date="2012-09-11T16:55:00Z">
                <w:pPr>
                  <w:pStyle w:val="XML1"/>
                </w:pPr>
              </w:pPrChange>
            </w:pPr>
            <w:ins w:id="2576" w:author="Thomas Dietz" w:date="2012-08-10T14:52:00Z">
              <w:del w:id="2577" w:author="Deepak Bansal (AZURE)" w:date="2012-08-23T21:55:00Z">
                <w:r w:rsidDel="00B15A0B">
                  <w:delText xml:space="preserve">      </w:delText>
                </w:r>
                <w:bookmarkStart w:id="2578" w:name="_Toc333636761"/>
                <w:r w:rsidDel="00B15A0B">
                  <w:delText>list queue {</w:delText>
                </w:r>
                <w:bookmarkStart w:id="2579" w:name="_Toc335146923"/>
                <w:bookmarkEnd w:id="2578"/>
                <w:bookmarkEnd w:id="2579"/>
              </w:del>
            </w:ins>
          </w:p>
          <w:p w14:paraId="3B2BFA9F" w14:textId="5C6B597D" w:rsidR="00DC2CE4" w:rsidDel="00B15A0B" w:rsidRDefault="00DC2CE4">
            <w:pPr>
              <w:pStyle w:val="Heading2"/>
              <w:rPr>
                <w:ins w:id="2580" w:author="Thomas Dietz" w:date="2012-08-10T14:52:00Z"/>
                <w:del w:id="2581" w:author="Deepak Bansal (AZURE)" w:date="2012-08-23T21:55:00Z"/>
              </w:rPr>
              <w:pPrChange w:id="2582" w:author="Thomas Dietz" w:date="2012-09-11T16:55:00Z">
                <w:pPr>
                  <w:pStyle w:val="XML1"/>
                </w:pPr>
              </w:pPrChange>
            </w:pPr>
            <w:ins w:id="2583" w:author="Thomas Dietz" w:date="2012-08-10T14:52:00Z">
              <w:del w:id="2584" w:author="Deepak Bansal (AZURE)" w:date="2012-08-23T21:55:00Z">
                <w:r w:rsidDel="00B15A0B">
                  <w:delText xml:space="preserve">        </w:delText>
                </w:r>
                <w:bookmarkStart w:id="2585" w:name="_Toc333636762"/>
                <w:r w:rsidDel="00B15A0B">
                  <w:delText>key "resource-id";</w:delText>
                </w:r>
                <w:bookmarkStart w:id="2586" w:name="_Toc335146924"/>
                <w:bookmarkEnd w:id="2585"/>
                <w:bookmarkEnd w:id="2586"/>
              </w:del>
            </w:ins>
          </w:p>
          <w:p w14:paraId="213A6767" w14:textId="61B91C3C" w:rsidR="00DC2CE4" w:rsidDel="00B15A0B" w:rsidRDefault="00DC2CE4">
            <w:pPr>
              <w:pStyle w:val="Heading2"/>
              <w:rPr>
                <w:ins w:id="2587" w:author="Thomas Dietz" w:date="2012-08-10T14:52:00Z"/>
                <w:del w:id="2588" w:author="Deepak Bansal (AZURE)" w:date="2012-08-23T21:55:00Z"/>
              </w:rPr>
              <w:pPrChange w:id="2589" w:author="Thomas Dietz" w:date="2012-09-11T16:55:00Z">
                <w:pPr>
                  <w:pStyle w:val="XML1"/>
                </w:pPr>
              </w:pPrChange>
            </w:pPr>
            <w:ins w:id="2590" w:author="Thomas Dietz" w:date="2012-08-10T14:52:00Z">
              <w:del w:id="2591" w:author="Deepak Bansal (AZURE)" w:date="2012-08-23T21:55:00Z">
                <w:r w:rsidDel="00B15A0B">
                  <w:delText xml:space="preserve">        </w:delText>
                </w:r>
                <w:bookmarkStart w:id="2592" w:name="_Toc333636763"/>
                <w:r w:rsidDel="00B15A0B">
                  <w:delText>description "The list contains all queue resources of the</w:delText>
                </w:r>
                <w:bookmarkStart w:id="2593" w:name="_Toc335146925"/>
                <w:bookmarkEnd w:id="2592"/>
                <w:bookmarkEnd w:id="2593"/>
              </w:del>
            </w:ins>
          </w:p>
          <w:p w14:paraId="589D9263" w14:textId="7934E80C" w:rsidR="00DC2CE4" w:rsidDel="00B15A0B" w:rsidRDefault="00DC2CE4">
            <w:pPr>
              <w:pStyle w:val="Heading2"/>
              <w:rPr>
                <w:ins w:id="2594" w:author="Thomas Dietz" w:date="2012-08-10T14:52:00Z"/>
                <w:del w:id="2595" w:author="Deepak Bansal (AZURE)" w:date="2012-08-23T21:55:00Z"/>
              </w:rPr>
              <w:pPrChange w:id="2596" w:author="Thomas Dietz" w:date="2012-09-11T16:55:00Z">
                <w:pPr>
                  <w:pStyle w:val="XML1"/>
                </w:pPr>
              </w:pPrChange>
            </w:pPr>
            <w:ins w:id="2597" w:author="Thomas Dietz" w:date="2012-08-10T14:52:00Z">
              <w:del w:id="2598" w:author="Deepak Bansal (AZURE)" w:date="2012-08-23T21:55:00Z">
                <w:r w:rsidDel="00B15A0B">
                  <w:delText xml:space="preserve">          </w:delText>
                </w:r>
                <w:bookmarkStart w:id="2599" w:name="_Toc333636764"/>
                <w:r w:rsidDel="00B15A0B">
                  <w:delText>OpenFlow Capable Switch.</w:delText>
                </w:r>
                <w:bookmarkStart w:id="2600" w:name="_Toc335146926"/>
                <w:bookmarkEnd w:id="2599"/>
                <w:bookmarkEnd w:id="2600"/>
              </w:del>
            </w:ins>
          </w:p>
          <w:p w14:paraId="3005D41B" w14:textId="7DB70127" w:rsidR="00DC2CE4" w:rsidDel="00B15A0B" w:rsidRDefault="00DC2CE4">
            <w:pPr>
              <w:pStyle w:val="Heading2"/>
              <w:rPr>
                <w:ins w:id="2601" w:author="Thomas Dietz" w:date="2012-08-10T14:52:00Z"/>
                <w:del w:id="2602" w:author="Deepak Bansal (AZURE)" w:date="2012-08-23T21:55:00Z"/>
              </w:rPr>
              <w:pPrChange w:id="2603" w:author="Thomas Dietz" w:date="2012-09-11T16:55:00Z">
                <w:pPr>
                  <w:pStyle w:val="XML1"/>
                </w:pPr>
              </w:pPrChange>
            </w:pPr>
            <w:bookmarkStart w:id="2604" w:name="_Toc333636765"/>
            <w:bookmarkStart w:id="2605" w:name="_Toc335146927"/>
            <w:bookmarkEnd w:id="2604"/>
            <w:bookmarkEnd w:id="2605"/>
          </w:p>
          <w:p w14:paraId="6AA6D81D" w14:textId="4AF4E054" w:rsidR="00DC2CE4" w:rsidDel="00B15A0B" w:rsidRDefault="00DC2CE4">
            <w:pPr>
              <w:pStyle w:val="Heading2"/>
              <w:rPr>
                <w:ins w:id="2606" w:author="Thomas Dietz" w:date="2012-08-10T14:52:00Z"/>
                <w:del w:id="2607" w:author="Deepak Bansal (AZURE)" w:date="2012-08-23T21:55:00Z"/>
              </w:rPr>
              <w:pPrChange w:id="2608" w:author="Thomas Dietz" w:date="2012-09-11T16:55:00Z">
                <w:pPr>
                  <w:pStyle w:val="XML1"/>
                </w:pPr>
              </w:pPrChange>
            </w:pPr>
            <w:ins w:id="2609" w:author="Thomas Dietz" w:date="2012-08-10T14:52:00Z">
              <w:del w:id="2610" w:author="Deepak Bansal (AZURE)" w:date="2012-08-23T21:55:00Z">
                <w:r w:rsidDel="00B15A0B">
                  <w:delText xml:space="preserve">          </w:delText>
                </w:r>
                <w:bookmarkStart w:id="2611" w:name="_Toc333636766"/>
                <w:r w:rsidDel="00B15A0B">
                  <w:delText>The element 'resource-id' of OFQueueType MUST be unique</w:delText>
                </w:r>
                <w:bookmarkStart w:id="2612" w:name="_Toc335146928"/>
                <w:bookmarkEnd w:id="2611"/>
                <w:bookmarkEnd w:id="2612"/>
              </w:del>
            </w:ins>
          </w:p>
          <w:p w14:paraId="1DBDB53E" w14:textId="6EF0C7A4" w:rsidR="00DC2CE4" w:rsidDel="00B15A0B" w:rsidRDefault="00DC2CE4">
            <w:pPr>
              <w:pStyle w:val="Heading2"/>
              <w:rPr>
                <w:ins w:id="2613" w:author="Thomas Dietz" w:date="2012-08-10T14:52:00Z"/>
                <w:del w:id="2614" w:author="Deepak Bansal (AZURE)" w:date="2012-08-23T21:55:00Z"/>
              </w:rPr>
              <w:pPrChange w:id="2615" w:author="Thomas Dietz" w:date="2012-09-11T16:55:00Z">
                <w:pPr>
                  <w:pStyle w:val="XML1"/>
                </w:pPr>
              </w:pPrChange>
            </w:pPr>
            <w:ins w:id="2616" w:author="Thomas Dietz" w:date="2012-08-10T14:52:00Z">
              <w:del w:id="2617" w:author="Deepak Bansal (AZURE)" w:date="2012-08-23T21:55:00Z">
                <w:r w:rsidDel="00B15A0B">
                  <w:delText xml:space="preserve">          </w:delText>
                </w:r>
                <w:bookmarkStart w:id="2618" w:name="_Toc333636767"/>
                <w:r w:rsidDel="00B15A0B">
                  <w:delText>within this list.";</w:delText>
                </w:r>
                <w:bookmarkStart w:id="2619" w:name="_Toc335146929"/>
                <w:bookmarkEnd w:id="2618"/>
                <w:bookmarkEnd w:id="2619"/>
              </w:del>
            </w:ins>
          </w:p>
          <w:p w14:paraId="11DEC3CC" w14:textId="5F7B545B" w:rsidR="00DC2CE4" w:rsidDel="00B15A0B" w:rsidRDefault="00DC2CE4">
            <w:pPr>
              <w:pStyle w:val="Heading2"/>
              <w:rPr>
                <w:ins w:id="2620" w:author="Thomas Dietz" w:date="2012-08-10T14:52:00Z"/>
                <w:del w:id="2621" w:author="Deepak Bansal (AZURE)" w:date="2012-08-23T21:55:00Z"/>
              </w:rPr>
              <w:pPrChange w:id="2622" w:author="Thomas Dietz" w:date="2012-09-11T16:55:00Z">
                <w:pPr>
                  <w:pStyle w:val="XML1"/>
                </w:pPr>
              </w:pPrChange>
            </w:pPr>
            <w:ins w:id="2623" w:author="Thomas Dietz" w:date="2012-08-10T14:52:00Z">
              <w:del w:id="2624" w:author="Deepak Bansal (AZURE)" w:date="2012-08-23T21:55:00Z">
                <w:r w:rsidDel="00B15A0B">
                  <w:delText xml:space="preserve">        </w:delText>
                </w:r>
                <w:bookmarkStart w:id="2625" w:name="_Toc333636768"/>
                <w:r w:rsidDel="00B15A0B">
                  <w:delText>uses OFQueueType;</w:delText>
                </w:r>
                <w:bookmarkStart w:id="2626" w:name="_Toc335146930"/>
                <w:bookmarkEnd w:id="2625"/>
                <w:bookmarkEnd w:id="2626"/>
              </w:del>
            </w:ins>
          </w:p>
          <w:p w14:paraId="2A0A2C66" w14:textId="13402708" w:rsidR="00DC2CE4" w:rsidDel="00B15A0B" w:rsidRDefault="00DC2CE4">
            <w:pPr>
              <w:pStyle w:val="Heading2"/>
              <w:rPr>
                <w:ins w:id="2627" w:author="Thomas Dietz" w:date="2012-08-10T14:52:00Z"/>
                <w:del w:id="2628" w:author="Deepak Bansal (AZURE)" w:date="2012-08-23T21:55:00Z"/>
              </w:rPr>
              <w:pPrChange w:id="2629" w:author="Thomas Dietz" w:date="2012-09-11T16:55:00Z">
                <w:pPr>
                  <w:pStyle w:val="XML1"/>
                </w:pPr>
              </w:pPrChange>
            </w:pPr>
            <w:ins w:id="2630" w:author="Thomas Dietz" w:date="2012-08-10T14:52:00Z">
              <w:del w:id="2631" w:author="Deepak Bansal (AZURE)" w:date="2012-08-23T21:55:00Z">
                <w:r w:rsidDel="00B15A0B">
                  <w:delText xml:space="preserve">      </w:delText>
                </w:r>
                <w:bookmarkStart w:id="2632" w:name="_Toc333636769"/>
                <w:r w:rsidDel="00B15A0B">
                  <w:delText>}</w:delText>
                </w:r>
                <w:bookmarkStart w:id="2633" w:name="_Toc335146931"/>
                <w:bookmarkEnd w:id="2632"/>
                <w:bookmarkEnd w:id="2633"/>
              </w:del>
            </w:ins>
          </w:p>
          <w:p w14:paraId="6355FCE0" w14:textId="1364438B" w:rsidR="00DC2CE4" w:rsidDel="00B15A0B" w:rsidRDefault="00DC2CE4">
            <w:pPr>
              <w:pStyle w:val="Heading2"/>
              <w:rPr>
                <w:ins w:id="2634" w:author="Thomas Dietz" w:date="2012-08-10T14:52:00Z"/>
                <w:del w:id="2635" w:author="Deepak Bansal (AZURE)" w:date="2012-08-23T21:55:00Z"/>
              </w:rPr>
              <w:pPrChange w:id="2636" w:author="Thomas Dietz" w:date="2012-09-11T16:55:00Z">
                <w:pPr>
                  <w:pStyle w:val="XML1"/>
                </w:pPr>
              </w:pPrChange>
            </w:pPr>
            <w:ins w:id="2637" w:author="Thomas Dietz" w:date="2012-08-10T14:52:00Z">
              <w:del w:id="2638" w:author="Deepak Bansal (AZURE)" w:date="2012-08-23T21:55:00Z">
                <w:r w:rsidDel="00B15A0B">
                  <w:delText xml:space="preserve">      </w:delText>
                </w:r>
                <w:bookmarkStart w:id="2639" w:name="_Toc333636770"/>
                <w:r w:rsidDel="00B15A0B">
                  <w:delText>list owned-certificate {</w:delText>
                </w:r>
                <w:bookmarkStart w:id="2640" w:name="_Toc335146932"/>
                <w:bookmarkEnd w:id="2639"/>
                <w:bookmarkEnd w:id="2640"/>
              </w:del>
            </w:ins>
          </w:p>
          <w:p w14:paraId="74D30393" w14:textId="2D042358" w:rsidR="00DC2CE4" w:rsidDel="00B15A0B" w:rsidRDefault="00DC2CE4">
            <w:pPr>
              <w:pStyle w:val="Heading2"/>
              <w:rPr>
                <w:ins w:id="2641" w:author="Thomas Dietz" w:date="2012-08-10T14:52:00Z"/>
                <w:del w:id="2642" w:author="Deepak Bansal (AZURE)" w:date="2012-08-23T21:55:00Z"/>
              </w:rPr>
              <w:pPrChange w:id="2643" w:author="Thomas Dietz" w:date="2012-09-11T16:55:00Z">
                <w:pPr>
                  <w:pStyle w:val="XML1"/>
                </w:pPr>
              </w:pPrChange>
            </w:pPr>
            <w:ins w:id="2644" w:author="Thomas Dietz" w:date="2012-08-10T14:52:00Z">
              <w:del w:id="2645" w:author="Deepak Bansal (AZURE)" w:date="2012-08-23T21:55:00Z">
                <w:r w:rsidDel="00B15A0B">
                  <w:delText xml:space="preserve">        </w:delText>
                </w:r>
                <w:bookmarkStart w:id="2646" w:name="_Toc333636771"/>
                <w:r w:rsidDel="00B15A0B">
                  <w:delText>key "resource-id";</w:delText>
                </w:r>
                <w:bookmarkStart w:id="2647" w:name="_Toc335146933"/>
                <w:bookmarkEnd w:id="2646"/>
                <w:bookmarkEnd w:id="2647"/>
              </w:del>
            </w:ins>
          </w:p>
          <w:p w14:paraId="5E3D1550" w14:textId="5421B5F7" w:rsidR="00DC2CE4" w:rsidDel="00B15A0B" w:rsidRDefault="00DC2CE4">
            <w:pPr>
              <w:pStyle w:val="Heading2"/>
              <w:rPr>
                <w:ins w:id="2648" w:author="Thomas Dietz" w:date="2012-08-10T14:52:00Z"/>
                <w:del w:id="2649" w:author="Deepak Bansal (AZURE)" w:date="2012-08-23T21:55:00Z"/>
              </w:rPr>
              <w:pPrChange w:id="2650" w:author="Thomas Dietz" w:date="2012-09-11T16:55:00Z">
                <w:pPr>
                  <w:pStyle w:val="XML1"/>
                </w:pPr>
              </w:pPrChange>
            </w:pPr>
            <w:ins w:id="2651" w:author="Thomas Dietz" w:date="2012-08-10T14:52:00Z">
              <w:del w:id="2652" w:author="Deepak Bansal (AZURE)" w:date="2012-08-23T21:55:00Z">
                <w:r w:rsidDel="00B15A0B">
                  <w:delText xml:space="preserve">        </w:delText>
                </w:r>
                <w:bookmarkStart w:id="2653" w:name="_Toc333636772"/>
                <w:r w:rsidDel="00B15A0B">
                  <w:delText>description "The list contains all owned certificate</w:delText>
                </w:r>
                <w:bookmarkStart w:id="2654" w:name="_Toc335146934"/>
                <w:bookmarkEnd w:id="2653"/>
                <w:bookmarkEnd w:id="2654"/>
              </w:del>
            </w:ins>
          </w:p>
          <w:p w14:paraId="68678217" w14:textId="6081E910" w:rsidR="00DC2CE4" w:rsidDel="00B15A0B" w:rsidRDefault="00DC2CE4">
            <w:pPr>
              <w:pStyle w:val="Heading2"/>
              <w:rPr>
                <w:ins w:id="2655" w:author="Thomas Dietz" w:date="2012-08-10T14:52:00Z"/>
                <w:del w:id="2656" w:author="Deepak Bansal (AZURE)" w:date="2012-08-23T21:55:00Z"/>
              </w:rPr>
              <w:pPrChange w:id="2657" w:author="Thomas Dietz" w:date="2012-09-11T16:55:00Z">
                <w:pPr>
                  <w:pStyle w:val="XML1"/>
                </w:pPr>
              </w:pPrChange>
            </w:pPr>
            <w:ins w:id="2658" w:author="Thomas Dietz" w:date="2012-08-10T14:52:00Z">
              <w:del w:id="2659" w:author="Deepak Bansal (AZURE)" w:date="2012-08-23T21:55:00Z">
                <w:r w:rsidDel="00B15A0B">
                  <w:delText xml:space="preserve">          </w:delText>
                </w:r>
                <w:bookmarkStart w:id="2660" w:name="_Toc333636773"/>
                <w:r w:rsidDel="00B15A0B">
                  <w:delText>resources of the OpenFlow Capable Switch.</w:delText>
                </w:r>
                <w:bookmarkStart w:id="2661" w:name="_Toc335146935"/>
                <w:bookmarkEnd w:id="2660"/>
                <w:bookmarkEnd w:id="2661"/>
              </w:del>
            </w:ins>
          </w:p>
          <w:p w14:paraId="65F69900" w14:textId="72D6E446" w:rsidR="00DC2CE4" w:rsidDel="00B15A0B" w:rsidRDefault="00DC2CE4">
            <w:pPr>
              <w:pStyle w:val="Heading2"/>
              <w:rPr>
                <w:ins w:id="2662" w:author="Thomas Dietz" w:date="2012-08-10T14:52:00Z"/>
                <w:del w:id="2663" w:author="Deepak Bansal (AZURE)" w:date="2012-08-23T21:55:00Z"/>
              </w:rPr>
              <w:pPrChange w:id="2664" w:author="Thomas Dietz" w:date="2012-09-11T16:55:00Z">
                <w:pPr>
                  <w:pStyle w:val="XML1"/>
                </w:pPr>
              </w:pPrChange>
            </w:pPr>
            <w:bookmarkStart w:id="2665" w:name="_Toc333636774"/>
            <w:bookmarkStart w:id="2666" w:name="_Toc335146936"/>
            <w:bookmarkEnd w:id="2665"/>
            <w:bookmarkEnd w:id="2666"/>
          </w:p>
          <w:p w14:paraId="40587D60" w14:textId="5B964D9D" w:rsidR="00DC2CE4" w:rsidDel="00B15A0B" w:rsidRDefault="00DC2CE4">
            <w:pPr>
              <w:pStyle w:val="Heading2"/>
              <w:rPr>
                <w:ins w:id="2667" w:author="Thomas Dietz" w:date="2012-08-10T14:52:00Z"/>
                <w:del w:id="2668" w:author="Deepak Bansal (AZURE)" w:date="2012-08-23T21:55:00Z"/>
              </w:rPr>
              <w:pPrChange w:id="2669" w:author="Thomas Dietz" w:date="2012-09-11T16:55:00Z">
                <w:pPr>
                  <w:pStyle w:val="XML1"/>
                </w:pPr>
              </w:pPrChange>
            </w:pPr>
            <w:ins w:id="2670" w:author="Thomas Dietz" w:date="2012-08-10T14:52:00Z">
              <w:del w:id="2671" w:author="Deepak Bansal (AZURE)" w:date="2012-08-23T21:55:00Z">
                <w:r w:rsidDel="00B15A0B">
                  <w:delText xml:space="preserve">          </w:delText>
                </w:r>
                <w:bookmarkStart w:id="2672" w:name="_Toc333636775"/>
                <w:r w:rsidDel="00B15A0B">
                  <w:delText>The element 'resource-id' of OFOwnedCertificateType MUST</w:delText>
                </w:r>
                <w:bookmarkStart w:id="2673" w:name="_Toc335146937"/>
                <w:bookmarkEnd w:id="2672"/>
                <w:bookmarkEnd w:id="2673"/>
              </w:del>
            </w:ins>
          </w:p>
          <w:p w14:paraId="1DCEA6B1" w14:textId="35466116" w:rsidR="00DC2CE4" w:rsidDel="00B15A0B" w:rsidRDefault="00DC2CE4">
            <w:pPr>
              <w:pStyle w:val="Heading2"/>
              <w:rPr>
                <w:ins w:id="2674" w:author="Thomas Dietz" w:date="2012-08-10T14:52:00Z"/>
                <w:del w:id="2675" w:author="Deepak Bansal (AZURE)" w:date="2012-08-23T21:55:00Z"/>
              </w:rPr>
              <w:pPrChange w:id="2676" w:author="Thomas Dietz" w:date="2012-09-11T16:55:00Z">
                <w:pPr>
                  <w:pStyle w:val="XML1"/>
                </w:pPr>
              </w:pPrChange>
            </w:pPr>
            <w:ins w:id="2677" w:author="Thomas Dietz" w:date="2012-08-10T14:52:00Z">
              <w:del w:id="2678" w:author="Deepak Bansal (AZURE)" w:date="2012-08-23T21:55:00Z">
                <w:r w:rsidDel="00B15A0B">
                  <w:delText xml:space="preserve">          </w:delText>
                </w:r>
                <w:bookmarkStart w:id="2679" w:name="_Toc333636776"/>
                <w:r w:rsidDel="00B15A0B">
                  <w:delText>be unique within this list.";</w:delText>
                </w:r>
                <w:bookmarkStart w:id="2680" w:name="_Toc335146938"/>
                <w:bookmarkEnd w:id="2679"/>
                <w:bookmarkEnd w:id="2680"/>
              </w:del>
            </w:ins>
          </w:p>
          <w:p w14:paraId="1BDD8D79" w14:textId="7A932326" w:rsidR="00DC2CE4" w:rsidDel="00B15A0B" w:rsidRDefault="00DC2CE4">
            <w:pPr>
              <w:pStyle w:val="Heading2"/>
              <w:rPr>
                <w:ins w:id="2681" w:author="Thomas Dietz" w:date="2012-08-10T14:52:00Z"/>
                <w:del w:id="2682" w:author="Deepak Bansal (AZURE)" w:date="2012-08-23T21:55:00Z"/>
              </w:rPr>
              <w:pPrChange w:id="2683" w:author="Thomas Dietz" w:date="2012-09-11T16:55:00Z">
                <w:pPr>
                  <w:pStyle w:val="XML1"/>
                </w:pPr>
              </w:pPrChange>
            </w:pPr>
            <w:ins w:id="2684" w:author="Thomas Dietz" w:date="2012-08-10T14:52:00Z">
              <w:del w:id="2685" w:author="Deepak Bansal (AZURE)" w:date="2012-08-23T21:55:00Z">
                <w:r w:rsidDel="00B15A0B">
                  <w:delText xml:space="preserve">        </w:delText>
                </w:r>
                <w:bookmarkStart w:id="2686" w:name="_Toc333636777"/>
                <w:r w:rsidDel="00B15A0B">
                  <w:delText>uses OFOwnedCertificateType;</w:delText>
                </w:r>
                <w:bookmarkStart w:id="2687" w:name="_Toc335146939"/>
                <w:bookmarkEnd w:id="2686"/>
                <w:bookmarkEnd w:id="2687"/>
              </w:del>
            </w:ins>
          </w:p>
          <w:p w14:paraId="1D892523" w14:textId="3070BC9E" w:rsidR="00DC2CE4" w:rsidDel="00B15A0B" w:rsidRDefault="00DC2CE4">
            <w:pPr>
              <w:pStyle w:val="Heading2"/>
              <w:rPr>
                <w:ins w:id="2688" w:author="Thomas Dietz" w:date="2012-08-10T14:52:00Z"/>
                <w:del w:id="2689" w:author="Deepak Bansal (AZURE)" w:date="2012-08-23T21:55:00Z"/>
              </w:rPr>
              <w:pPrChange w:id="2690" w:author="Thomas Dietz" w:date="2012-09-11T16:55:00Z">
                <w:pPr>
                  <w:pStyle w:val="XML1"/>
                </w:pPr>
              </w:pPrChange>
            </w:pPr>
            <w:bookmarkStart w:id="2691" w:name="_GoBack"/>
            <w:bookmarkEnd w:id="2691"/>
            <w:ins w:id="2692" w:author="Thomas Dietz" w:date="2012-08-10T14:52:00Z">
              <w:del w:id="2693" w:author="Deepak Bansal (AZURE)" w:date="2012-08-23T21:55:00Z">
                <w:r w:rsidDel="00B15A0B">
                  <w:delText xml:space="preserve">      </w:delText>
                </w:r>
                <w:bookmarkStart w:id="2694" w:name="_Toc333636778"/>
                <w:r w:rsidDel="00B15A0B">
                  <w:delText>}</w:delText>
                </w:r>
                <w:bookmarkStart w:id="2695" w:name="_Toc335146940"/>
                <w:bookmarkEnd w:id="2694"/>
                <w:bookmarkEnd w:id="2695"/>
              </w:del>
            </w:ins>
          </w:p>
          <w:p w14:paraId="316282D0" w14:textId="6A58A0F8" w:rsidR="00DC2CE4" w:rsidDel="00B15A0B" w:rsidRDefault="00DC2CE4">
            <w:pPr>
              <w:pStyle w:val="Heading2"/>
              <w:rPr>
                <w:ins w:id="2696" w:author="Thomas Dietz" w:date="2012-08-10T14:52:00Z"/>
                <w:del w:id="2697" w:author="Deepak Bansal (AZURE)" w:date="2012-08-23T21:55:00Z"/>
              </w:rPr>
              <w:pPrChange w:id="2698" w:author="Thomas Dietz" w:date="2012-09-11T16:55:00Z">
                <w:pPr>
                  <w:pStyle w:val="XML1"/>
                </w:pPr>
              </w:pPrChange>
            </w:pPr>
            <w:ins w:id="2699" w:author="Thomas Dietz" w:date="2012-08-10T14:52:00Z">
              <w:del w:id="2700" w:author="Deepak Bansal (AZURE)" w:date="2012-08-23T21:55:00Z">
                <w:r w:rsidDel="00B15A0B">
                  <w:delText xml:space="preserve">      </w:delText>
                </w:r>
                <w:bookmarkStart w:id="2701" w:name="_Toc333636779"/>
                <w:r w:rsidDel="00B15A0B">
                  <w:delText>list external-certificate {</w:delText>
                </w:r>
                <w:bookmarkStart w:id="2702" w:name="_Toc335146941"/>
                <w:bookmarkEnd w:id="2701"/>
                <w:bookmarkEnd w:id="2702"/>
              </w:del>
            </w:ins>
          </w:p>
          <w:p w14:paraId="2B4129E6" w14:textId="38F5FD4E" w:rsidR="00DC2CE4" w:rsidDel="00B15A0B" w:rsidRDefault="00DC2CE4">
            <w:pPr>
              <w:pStyle w:val="Heading2"/>
              <w:rPr>
                <w:ins w:id="2703" w:author="Thomas Dietz" w:date="2012-08-10T14:52:00Z"/>
                <w:del w:id="2704" w:author="Deepak Bansal (AZURE)" w:date="2012-08-23T21:55:00Z"/>
              </w:rPr>
              <w:pPrChange w:id="2705" w:author="Thomas Dietz" w:date="2012-09-11T16:55:00Z">
                <w:pPr>
                  <w:pStyle w:val="XML1"/>
                </w:pPr>
              </w:pPrChange>
            </w:pPr>
            <w:ins w:id="2706" w:author="Thomas Dietz" w:date="2012-08-10T14:52:00Z">
              <w:del w:id="2707" w:author="Deepak Bansal (AZURE)" w:date="2012-08-23T21:55:00Z">
                <w:r w:rsidDel="00B15A0B">
                  <w:delText xml:space="preserve">        </w:delText>
                </w:r>
                <w:bookmarkStart w:id="2708" w:name="_Toc333636780"/>
                <w:r w:rsidDel="00B15A0B">
                  <w:delText>key "resource-id";</w:delText>
                </w:r>
                <w:bookmarkStart w:id="2709" w:name="_Toc335146942"/>
                <w:bookmarkEnd w:id="2708"/>
                <w:bookmarkEnd w:id="2709"/>
              </w:del>
            </w:ins>
          </w:p>
          <w:p w14:paraId="7DF12934" w14:textId="2CEDF379" w:rsidR="00DC2CE4" w:rsidDel="00B15A0B" w:rsidRDefault="00DC2CE4">
            <w:pPr>
              <w:pStyle w:val="Heading2"/>
              <w:rPr>
                <w:ins w:id="2710" w:author="Thomas Dietz" w:date="2012-08-10T14:52:00Z"/>
                <w:del w:id="2711" w:author="Deepak Bansal (AZURE)" w:date="2012-08-23T21:55:00Z"/>
              </w:rPr>
              <w:pPrChange w:id="2712" w:author="Thomas Dietz" w:date="2012-09-11T16:55:00Z">
                <w:pPr>
                  <w:pStyle w:val="XML1"/>
                </w:pPr>
              </w:pPrChange>
            </w:pPr>
            <w:ins w:id="2713" w:author="Thomas Dietz" w:date="2012-08-10T14:52:00Z">
              <w:del w:id="2714" w:author="Deepak Bansal (AZURE)" w:date="2012-08-23T21:55:00Z">
                <w:r w:rsidDel="00B15A0B">
                  <w:delText xml:space="preserve">        </w:delText>
                </w:r>
                <w:bookmarkStart w:id="2715" w:name="_Toc333636781"/>
                <w:r w:rsidDel="00B15A0B">
                  <w:delText>description "The list contains all external certificate</w:delText>
                </w:r>
                <w:bookmarkStart w:id="2716" w:name="_Toc335146943"/>
                <w:bookmarkEnd w:id="2715"/>
                <w:bookmarkEnd w:id="2716"/>
              </w:del>
            </w:ins>
          </w:p>
          <w:p w14:paraId="27C6A920" w14:textId="4CBBB6DF" w:rsidR="00DC2CE4" w:rsidDel="00B15A0B" w:rsidRDefault="00DC2CE4">
            <w:pPr>
              <w:pStyle w:val="Heading2"/>
              <w:rPr>
                <w:ins w:id="2717" w:author="Thomas Dietz" w:date="2012-08-10T14:52:00Z"/>
                <w:del w:id="2718" w:author="Deepak Bansal (AZURE)" w:date="2012-08-23T21:55:00Z"/>
              </w:rPr>
              <w:pPrChange w:id="2719" w:author="Thomas Dietz" w:date="2012-09-11T16:55:00Z">
                <w:pPr>
                  <w:pStyle w:val="XML1"/>
                </w:pPr>
              </w:pPrChange>
            </w:pPr>
            <w:ins w:id="2720" w:author="Thomas Dietz" w:date="2012-08-10T14:52:00Z">
              <w:del w:id="2721" w:author="Deepak Bansal (AZURE)" w:date="2012-08-23T21:55:00Z">
                <w:r w:rsidDel="00B15A0B">
                  <w:delText xml:space="preserve">          </w:delText>
                </w:r>
                <w:bookmarkStart w:id="2722" w:name="_Toc333636782"/>
                <w:r w:rsidDel="00B15A0B">
                  <w:delText>resources of the OpenFlow Capable Switch.</w:delText>
                </w:r>
                <w:bookmarkStart w:id="2723" w:name="_Toc335146944"/>
                <w:bookmarkEnd w:id="2722"/>
                <w:bookmarkEnd w:id="2723"/>
              </w:del>
            </w:ins>
          </w:p>
          <w:p w14:paraId="0B53066C" w14:textId="58635C42" w:rsidR="00DC2CE4" w:rsidDel="00B15A0B" w:rsidRDefault="00DC2CE4">
            <w:pPr>
              <w:pStyle w:val="Heading2"/>
              <w:rPr>
                <w:ins w:id="2724" w:author="Thomas Dietz" w:date="2012-08-10T14:52:00Z"/>
                <w:del w:id="2725" w:author="Deepak Bansal (AZURE)" w:date="2012-08-23T21:55:00Z"/>
              </w:rPr>
              <w:pPrChange w:id="2726" w:author="Thomas Dietz" w:date="2012-09-11T16:55:00Z">
                <w:pPr>
                  <w:pStyle w:val="XML1"/>
                </w:pPr>
              </w:pPrChange>
            </w:pPr>
            <w:bookmarkStart w:id="2727" w:name="_Toc333636783"/>
            <w:bookmarkStart w:id="2728" w:name="_Toc335146945"/>
            <w:bookmarkEnd w:id="2727"/>
            <w:bookmarkEnd w:id="2728"/>
          </w:p>
          <w:p w14:paraId="0B2A0FE4" w14:textId="3649B5A9" w:rsidR="00DC2CE4" w:rsidDel="00B15A0B" w:rsidRDefault="00DC2CE4">
            <w:pPr>
              <w:pStyle w:val="Heading2"/>
              <w:rPr>
                <w:ins w:id="2729" w:author="Thomas Dietz" w:date="2012-08-10T14:52:00Z"/>
                <w:del w:id="2730" w:author="Deepak Bansal (AZURE)" w:date="2012-08-23T21:55:00Z"/>
              </w:rPr>
              <w:pPrChange w:id="2731" w:author="Thomas Dietz" w:date="2012-09-11T16:55:00Z">
                <w:pPr>
                  <w:pStyle w:val="XML1"/>
                </w:pPr>
              </w:pPrChange>
            </w:pPr>
            <w:ins w:id="2732" w:author="Thomas Dietz" w:date="2012-08-10T14:52:00Z">
              <w:del w:id="2733" w:author="Deepak Bansal (AZURE)" w:date="2012-08-23T21:55:00Z">
                <w:r w:rsidDel="00B15A0B">
                  <w:delText xml:space="preserve">          </w:delText>
                </w:r>
                <w:bookmarkStart w:id="2734" w:name="_Toc333636784"/>
                <w:r w:rsidDel="00B15A0B">
                  <w:delText>The element 'resource-id' of OFExternalCertificateType</w:delText>
                </w:r>
                <w:bookmarkStart w:id="2735" w:name="_Toc335146946"/>
                <w:bookmarkEnd w:id="2734"/>
                <w:bookmarkEnd w:id="2735"/>
              </w:del>
            </w:ins>
          </w:p>
          <w:p w14:paraId="67B04936" w14:textId="37369013" w:rsidR="00DC2CE4" w:rsidDel="00B15A0B" w:rsidRDefault="00DC2CE4">
            <w:pPr>
              <w:pStyle w:val="Heading2"/>
              <w:rPr>
                <w:ins w:id="2736" w:author="Thomas Dietz" w:date="2012-08-10T14:52:00Z"/>
                <w:del w:id="2737" w:author="Deepak Bansal (AZURE)" w:date="2012-08-23T21:55:00Z"/>
              </w:rPr>
              <w:pPrChange w:id="2738" w:author="Thomas Dietz" w:date="2012-09-11T16:55:00Z">
                <w:pPr>
                  <w:pStyle w:val="XML1"/>
                </w:pPr>
              </w:pPrChange>
            </w:pPr>
            <w:ins w:id="2739" w:author="Thomas Dietz" w:date="2012-08-10T14:52:00Z">
              <w:del w:id="2740" w:author="Deepak Bansal (AZURE)" w:date="2012-08-23T21:55:00Z">
                <w:r w:rsidDel="00B15A0B">
                  <w:delText xml:space="preserve">          </w:delText>
                </w:r>
                <w:bookmarkStart w:id="2741" w:name="_Toc333636785"/>
                <w:r w:rsidDel="00B15A0B">
                  <w:delText>MUST be unique within this list.";</w:delText>
                </w:r>
                <w:bookmarkStart w:id="2742" w:name="_Toc335146947"/>
                <w:bookmarkEnd w:id="2741"/>
                <w:bookmarkEnd w:id="2742"/>
              </w:del>
            </w:ins>
          </w:p>
          <w:p w14:paraId="70F57CF9" w14:textId="55D5F56C" w:rsidR="00DC2CE4" w:rsidDel="00B15A0B" w:rsidRDefault="00DC2CE4">
            <w:pPr>
              <w:pStyle w:val="Heading2"/>
              <w:rPr>
                <w:ins w:id="2743" w:author="Thomas Dietz" w:date="2012-08-10T14:52:00Z"/>
                <w:del w:id="2744" w:author="Deepak Bansal (AZURE)" w:date="2012-08-23T21:55:00Z"/>
              </w:rPr>
              <w:pPrChange w:id="2745" w:author="Thomas Dietz" w:date="2012-09-11T16:56:00Z">
                <w:pPr>
                  <w:pStyle w:val="XML1"/>
                </w:pPr>
              </w:pPrChange>
            </w:pPr>
            <w:ins w:id="2746" w:author="Thomas Dietz" w:date="2012-08-10T14:52:00Z">
              <w:del w:id="2747" w:author="Deepak Bansal (AZURE)" w:date="2012-08-23T21:55:00Z">
                <w:r w:rsidDel="00B15A0B">
                  <w:delText xml:space="preserve">        </w:delText>
                </w:r>
                <w:bookmarkStart w:id="2748" w:name="_Toc333636786"/>
                <w:r w:rsidDel="00B15A0B">
                  <w:delText>uses OFExternalCertificateType;</w:delText>
                </w:r>
                <w:bookmarkStart w:id="2749" w:name="_Toc335146948"/>
                <w:bookmarkEnd w:id="2748"/>
                <w:bookmarkEnd w:id="2749"/>
              </w:del>
            </w:ins>
          </w:p>
          <w:p w14:paraId="14C84CED" w14:textId="6DBB7F70" w:rsidR="00DC2CE4" w:rsidDel="00B15A0B" w:rsidRDefault="00DC2CE4">
            <w:pPr>
              <w:pStyle w:val="Heading2"/>
              <w:rPr>
                <w:ins w:id="2750" w:author="Thomas Dietz" w:date="2012-08-10T14:52:00Z"/>
                <w:del w:id="2751" w:author="Deepak Bansal (AZURE)" w:date="2012-08-23T21:55:00Z"/>
              </w:rPr>
              <w:pPrChange w:id="2752" w:author="Thomas Dietz" w:date="2012-09-11T16:56:00Z">
                <w:pPr>
                  <w:pStyle w:val="XML1"/>
                </w:pPr>
              </w:pPrChange>
            </w:pPr>
            <w:ins w:id="2753" w:author="Thomas Dietz" w:date="2012-08-10T14:52:00Z">
              <w:del w:id="2754" w:author="Deepak Bansal (AZURE)" w:date="2012-08-23T21:55:00Z">
                <w:r w:rsidDel="00B15A0B">
                  <w:delText xml:space="preserve">      </w:delText>
                </w:r>
                <w:bookmarkStart w:id="2755" w:name="_Toc333636787"/>
                <w:r w:rsidDel="00B15A0B">
                  <w:delText>}</w:delText>
                </w:r>
                <w:bookmarkStart w:id="2756" w:name="_Toc335146949"/>
                <w:bookmarkEnd w:id="2755"/>
                <w:bookmarkEnd w:id="2756"/>
              </w:del>
            </w:ins>
          </w:p>
          <w:p w14:paraId="633BEC4C" w14:textId="33C79CBD" w:rsidR="00DC2CE4" w:rsidDel="00B15A0B" w:rsidRDefault="00DC2CE4">
            <w:pPr>
              <w:pStyle w:val="Heading2"/>
              <w:rPr>
                <w:ins w:id="2757" w:author="Thomas Dietz" w:date="2012-08-10T14:52:00Z"/>
                <w:del w:id="2758" w:author="Deepak Bansal (AZURE)" w:date="2012-08-23T21:55:00Z"/>
              </w:rPr>
              <w:pPrChange w:id="2759" w:author="Thomas Dietz" w:date="2012-09-11T16:56:00Z">
                <w:pPr>
                  <w:pStyle w:val="XML1"/>
                </w:pPr>
              </w:pPrChange>
            </w:pPr>
            <w:ins w:id="2760" w:author="Thomas Dietz" w:date="2012-08-10T14:52:00Z">
              <w:del w:id="2761" w:author="Deepak Bansal (AZURE)" w:date="2012-08-23T21:55:00Z">
                <w:r w:rsidDel="00B15A0B">
                  <w:delText xml:space="preserve">      </w:delText>
                </w:r>
                <w:bookmarkStart w:id="2762" w:name="_Toc333636788"/>
                <w:r w:rsidDel="00B15A0B">
                  <w:delText>list flow-table {</w:delText>
                </w:r>
                <w:bookmarkStart w:id="2763" w:name="_Toc335146950"/>
                <w:bookmarkEnd w:id="2762"/>
                <w:bookmarkEnd w:id="2763"/>
              </w:del>
            </w:ins>
          </w:p>
          <w:p w14:paraId="0CE51566" w14:textId="7D2F72F0" w:rsidR="00DC2CE4" w:rsidDel="00B15A0B" w:rsidRDefault="00DC2CE4">
            <w:pPr>
              <w:pStyle w:val="Heading2"/>
              <w:rPr>
                <w:ins w:id="2764" w:author="Thomas Dietz" w:date="2012-08-10T14:52:00Z"/>
                <w:del w:id="2765" w:author="Deepak Bansal (AZURE)" w:date="2012-08-23T21:55:00Z"/>
              </w:rPr>
              <w:pPrChange w:id="2766" w:author="Thomas Dietz" w:date="2012-09-11T16:56:00Z">
                <w:pPr>
                  <w:pStyle w:val="XML1"/>
                </w:pPr>
              </w:pPrChange>
            </w:pPr>
            <w:ins w:id="2767" w:author="Thomas Dietz" w:date="2012-08-10T14:52:00Z">
              <w:del w:id="2768" w:author="Deepak Bansal (AZURE)" w:date="2012-08-23T21:55:00Z">
                <w:r w:rsidDel="00B15A0B">
                  <w:delText xml:space="preserve">        </w:delText>
                </w:r>
                <w:bookmarkStart w:id="2769" w:name="_Toc333636789"/>
                <w:r w:rsidDel="00B15A0B">
                  <w:delText>key "resource-id";</w:delText>
                </w:r>
                <w:bookmarkStart w:id="2770" w:name="_Toc335146951"/>
                <w:bookmarkEnd w:id="2769"/>
                <w:bookmarkEnd w:id="2770"/>
              </w:del>
            </w:ins>
          </w:p>
          <w:p w14:paraId="4B72B236" w14:textId="21449C21" w:rsidR="00DC2CE4" w:rsidDel="00B15A0B" w:rsidRDefault="00DC2CE4">
            <w:pPr>
              <w:pStyle w:val="Heading2"/>
              <w:rPr>
                <w:ins w:id="2771" w:author="Thomas Dietz" w:date="2012-08-10T14:52:00Z"/>
                <w:del w:id="2772" w:author="Deepak Bansal (AZURE)" w:date="2012-08-23T21:55:00Z"/>
              </w:rPr>
              <w:pPrChange w:id="2773" w:author="Thomas Dietz" w:date="2012-09-11T16:56:00Z">
                <w:pPr>
                  <w:pStyle w:val="XML1"/>
                </w:pPr>
              </w:pPrChange>
            </w:pPr>
            <w:ins w:id="2774" w:author="Thomas Dietz" w:date="2012-08-10T14:52:00Z">
              <w:del w:id="2775" w:author="Deepak Bansal (AZURE)" w:date="2012-08-23T21:55:00Z">
                <w:r w:rsidDel="00B15A0B">
                  <w:delText xml:space="preserve">        </w:delText>
                </w:r>
                <w:bookmarkStart w:id="2776" w:name="_Toc333636790"/>
                <w:r w:rsidDel="00B15A0B">
                  <w:delText>description "The list contains all flow table resources of</w:delText>
                </w:r>
                <w:bookmarkStart w:id="2777" w:name="_Toc335146952"/>
                <w:bookmarkEnd w:id="2776"/>
                <w:bookmarkEnd w:id="2777"/>
              </w:del>
            </w:ins>
          </w:p>
          <w:p w14:paraId="0A2B9863" w14:textId="3CB649DF" w:rsidR="00DC2CE4" w:rsidDel="00B15A0B" w:rsidRDefault="00DC2CE4">
            <w:pPr>
              <w:pStyle w:val="Heading2"/>
              <w:rPr>
                <w:ins w:id="2778" w:author="Thomas Dietz" w:date="2012-08-10T14:52:00Z"/>
                <w:del w:id="2779" w:author="Deepak Bansal (AZURE)" w:date="2012-08-23T21:55:00Z"/>
              </w:rPr>
              <w:pPrChange w:id="2780" w:author="Thomas Dietz" w:date="2012-09-11T16:56:00Z">
                <w:pPr>
                  <w:pStyle w:val="XML1"/>
                </w:pPr>
              </w:pPrChange>
            </w:pPr>
            <w:ins w:id="2781" w:author="Thomas Dietz" w:date="2012-08-10T14:52:00Z">
              <w:del w:id="2782" w:author="Deepak Bansal (AZURE)" w:date="2012-08-23T21:55:00Z">
                <w:r w:rsidDel="00B15A0B">
                  <w:delText xml:space="preserve">          </w:delText>
                </w:r>
                <w:bookmarkStart w:id="2783" w:name="_Toc333636791"/>
                <w:r w:rsidDel="00B15A0B">
                  <w:delText>the OpenFlow Capable Switch.</w:delText>
                </w:r>
                <w:bookmarkStart w:id="2784" w:name="_Toc335146953"/>
                <w:bookmarkEnd w:id="2783"/>
                <w:bookmarkEnd w:id="2784"/>
              </w:del>
            </w:ins>
          </w:p>
          <w:p w14:paraId="4581CE7A" w14:textId="383CCCC6" w:rsidR="00DC2CE4" w:rsidDel="00B15A0B" w:rsidRDefault="00DC2CE4">
            <w:pPr>
              <w:pStyle w:val="Heading2"/>
              <w:rPr>
                <w:ins w:id="2785" w:author="Thomas Dietz" w:date="2012-08-10T14:52:00Z"/>
                <w:del w:id="2786" w:author="Deepak Bansal (AZURE)" w:date="2012-08-23T21:55:00Z"/>
              </w:rPr>
              <w:pPrChange w:id="2787" w:author="Thomas Dietz" w:date="2012-09-11T16:56:00Z">
                <w:pPr>
                  <w:pStyle w:val="XML1"/>
                </w:pPr>
              </w:pPrChange>
            </w:pPr>
            <w:bookmarkStart w:id="2788" w:name="_Toc333636792"/>
            <w:bookmarkStart w:id="2789" w:name="_Toc335146954"/>
            <w:bookmarkEnd w:id="2788"/>
            <w:bookmarkEnd w:id="2789"/>
          </w:p>
          <w:p w14:paraId="1FDB0739" w14:textId="06F51CC7" w:rsidR="00DC2CE4" w:rsidDel="00B15A0B" w:rsidRDefault="00DC2CE4">
            <w:pPr>
              <w:pStyle w:val="Heading2"/>
              <w:rPr>
                <w:ins w:id="2790" w:author="Thomas Dietz" w:date="2012-08-10T14:52:00Z"/>
                <w:del w:id="2791" w:author="Deepak Bansal (AZURE)" w:date="2012-08-23T21:55:00Z"/>
              </w:rPr>
              <w:pPrChange w:id="2792" w:author="Thomas Dietz" w:date="2012-09-11T16:56:00Z">
                <w:pPr>
                  <w:pStyle w:val="XML1"/>
                </w:pPr>
              </w:pPrChange>
            </w:pPr>
            <w:ins w:id="2793" w:author="Thomas Dietz" w:date="2012-08-10T14:52:00Z">
              <w:del w:id="2794" w:author="Deepak Bansal (AZURE)" w:date="2012-08-23T21:55:00Z">
                <w:r w:rsidDel="00B15A0B">
                  <w:delText xml:space="preserve">          </w:delText>
                </w:r>
                <w:bookmarkStart w:id="2795" w:name="_Toc333636793"/>
                <w:r w:rsidDel="00B15A0B">
                  <w:delText>The element 'resource-id' of OFFlowTableType MUST be</w:delText>
                </w:r>
                <w:bookmarkStart w:id="2796" w:name="_Toc335146955"/>
                <w:bookmarkEnd w:id="2795"/>
                <w:bookmarkEnd w:id="2796"/>
              </w:del>
            </w:ins>
          </w:p>
          <w:p w14:paraId="30B0D493" w14:textId="259F1D2E" w:rsidR="00DC2CE4" w:rsidDel="00B15A0B" w:rsidRDefault="00DC2CE4">
            <w:pPr>
              <w:pStyle w:val="Heading2"/>
              <w:rPr>
                <w:ins w:id="2797" w:author="Thomas Dietz" w:date="2012-08-10T14:52:00Z"/>
                <w:del w:id="2798" w:author="Deepak Bansal (AZURE)" w:date="2012-08-23T21:55:00Z"/>
              </w:rPr>
              <w:pPrChange w:id="2799" w:author="Thomas Dietz" w:date="2012-09-11T16:56:00Z">
                <w:pPr>
                  <w:pStyle w:val="XML1"/>
                </w:pPr>
              </w:pPrChange>
            </w:pPr>
            <w:ins w:id="2800" w:author="Thomas Dietz" w:date="2012-08-10T14:52:00Z">
              <w:del w:id="2801" w:author="Deepak Bansal (AZURE)" w:date="2012-08-23T21:55:00Z">
                <w:r w:rsidDel="00B15A0B">
                  <w:delText xml:space="preserve">          </w:delText>
                </w:r>
                <w:bookmarkStart w:id="2802" w:name="_Toc333636794"/>
                <w:r w:rsidDel="00B15A0B">
                  <w:delText>unique within this list.";</w:delText>
                </w:r>
                <w:bookmarkStart w:id="2803" w:name="_Toc335146956"/>
                <w:bookmarkEnd w:id="2802"/>
                <w:bookmarkEnd w:id="2803"/>
              </w:del>
            </w:ins>
          </w:p>
          <w:p w14:paraId="0AD7CE18" w14:textId="7F9A5A49" w:rsidR="00DC2CE4" w:rsidDel="00B15A0B" w:rsidRDefault="00DC2CE4">
            <w:pPr>
              <w:pStyle w:val="Heading2"/>
              <w:rPr>
                <w:ins w:id="2804" w:author="Thomas Dietz" w:date="2012-08-10T14:52:00Z"/>
                <w:del w:id="2805" w:author="Deepak Bansal (AZURE)" w:date="2012-08-23T21:55:00Z"/>
              </w:rPr>
              <w:pPrChange w:id="2806" w:author="Thomas Dietz" w:date="2012-09-11T16:56:00Z">
                <w:pPr>
                  <w:pStyle w:val="XML1"/>
                </w:pPr>
              </w:pPrChange>
            </w:pPr>
            <w:ins w:id="2807" w:author="Thomas Dietz" w:date="2012-08-10T14:52:00Z">
              <w:del w:id="2808" w:author="Deepak Bansal (AZURE)" w:date="2012-08-23T21:55:00Z">
                <w:r w:rsidDel="00B15A0B">
                  <w:delText xml:space="preserve">        </w:delText>
                </w:r>
                <w:bookmarkStart w:id="2809" w:name="_Toc333636795"/>
                <w:r w:rsidDel="00B15A0B">
                  <w:delText>uses OFFlowTableType;</w:delText>
                </w:r>
                <w:bookmarkStart w:id="2810" w:name="_Toc335146957"/>
                <w:bookmarkEnd w:id="2809"/>
                <w:bookmarkEnd w:id="2810"/>
              </w:del>
            </w:ins>
          </w:p>
          <w:p w14:paraId="140A1529" w14:textId="4C007AA9" w:rsidR="00DC2CE4" w:rsidDel="00B15A0B" w:rsidRDefault="00DC2CE4">
            <w:pPr>
              <w:pStyle w:val="Heading2"/>
              <w:rPr>
                <w:ins w:id="2811" w:author="Thomas Dietz" w:date="2012-08-10T14:52:00Z"/>
                <w:del w:id="2812" w:author="Deepak Bansal (AZURE)" w:date="2012-08-23T21:55:00Z"/>
              </w:rPr>
              <w:pPrChange w:id="2813" w:author="Thomas Dietz" w:date="2012-09-11T16:56:00Z">
                <w:pPr>
                  <w:pStyle w:val="XML1"/>
                </w:pPr>
              </w:pPrChange>
            </w:pPr>
            <w:ins w:id="2814" w:author="Thomas Dietz" w:date="2012-08-10T14:52:00Z">
              <w:del w:id="2815" w:author="Deepak Bansal (AZURE)" w:date="2012-08-23T21:55:00Z">
                <w:r w:rsidDel="00B15A0B">
                  <w:delText xml:space="preserve">      </w:delText>
                </w:r>
                <w:bookmarkStart w:id="2816" w:name="_Toc333636796"/>
                <w:r w:rsidDel="00B15A0B">
                  <w:delText>}</w:delText>
                </w:r>
                <w:bookmarkStart w:id="2817" w:name="_Toc335146958"/>
                <w:bookmarkEnd w:id="2816"/>
                <w:bookmarkEnd w:id="2817"/>
              </w:del>
            </w:ins>
          </w:p>
          <w:p w14:paraId="61DA8056" w14:textId="31F6B13C" w:rsidR="00DC2CE4" w:rsidDel="00B15A0B" w:rsidRDefault="00DC2CE4">
            <w:pPr>
              <w:pStyle w:val="Heading2"/>
              <w:rPr>
                <w:ins w:id="2818" w:author="Thomas Dietz" w:date="2012-08-10T14:52:00Z"/>
                <w:del w:id="2819" w:author="Deepak Bansal (AZURE)" w:date="2012-08-23T21:55:00Z"/>
              </w:rPr>
              <w:pPrChange w:id="2820" w:author="Thomas Dietz" w:date="2012-09-11T16:56:00Z">
                <w:pPr>
                  <w:pStyle w:val="XML1"/>
                </w:pPr>
              </w:pPrChange>
            </w:pPr>
            <w:ins w:id="2821" w:author="Thomas Dietz" w:date="2012-08-10T14:52:00Z">
              <w:del w:id="2822" w:author="Deepak Bansal (AZURE)" w:date="2012-08-23T21:55:00Z">
                <w:r w:rsidDel="00B15A0B">
                  <w:delText xml:space="preserve">    </w:delText>
                </w:r>
                <w:bookmarkStart w:id="2823" w:name="_Toc333636797"/>
                <w:r w:rsidDel="00B15A0B">
                  <w:delText>}</w:delText>
                </w:r>
                <w:bookmarkStart w:id="2824" w:name="_Toc335146959"/>
                <w:bookmarkEnd w:id="2823"/>
                <w:bookmarkEnd w:id="2824"/>
              </w:del>
            </w:ins>
          </w:p>
          <w:p w14:paraId="167A5729" w14:textId="16CD1BE3" w:rsidR="00DC2CE4" w:rsidDel="00B15A0B" w:rsidRDefault="00DC2CE4">
            <w:pPr>
              <w:pStyle w:val="Heading2"/>
              <w:rPr>
                <w:ins w:id="2825" w:author="Thomas Dietz" w:date="2012-08-10T14:52:00Z"/>
                <w:del w:id="2826" w:author="Deepak Bansal (AZURE)" w:date="2012-08-23T21:55:00Z"/>
              </w:rPr>
              <w:pPrChange w:id="2827" w:author="Thomas Dietz" w:date="2012-09-11T16:56:00Z">
                <w:pPr>
                  <w:pStyle w:val="XML1"/>
                </w:pPr>
              </w:pPrChange>
            </w:pPr>
            <w:ins w:id="2828" w:author="Thomas Dietz" w:date="2012-08-10T14:52:00Z">
              <w:del w:id="2829" w:author="Deepak Bansal (AZURE)" w:date="2012-08-23T21:55:00Z">
                <w:r w:rsidDel="00B15A0B">
                  <w:delText xml:space="preserve">    </w:delText>
                </w:r>
                <w:bookmarkStart w:id="2830" w:name="_Toc333636798"/>
                <w:r w:rsidDel="00B15A0B">
                  <w:delText>container logical-switches {</w:delText>
                </w:r>
                <w:bookmarkStart w:id="2831" w:name="_Toc335146960"/>
                <w:bookmarkEnd w:id="2830"/>
                <w:bookmarkEnd w:id="2831"/>
              </w:del>
            </w:ins>
          </w:p>
          <w:p w14:paraId="6E6E734B" w14:textId="6388FA81" w:rsidR="00DC2CE4" w:rsidDel="00B15A0B" w:rsidRDefault="00DC2CE4">
            <w:pPr>
              <w:pStyle w:val="Heading2"/>
              <w:rPr>
                <w:ins w:id="2832" w:author="Thomas Dietz" w:date="2012-08-10T14:52:00Z"/>
                <w:del w:id="2833" w:author="Deepak Bansal (AZURE)" w:date="2012-08-23T21:55:00Z"/>
              </w:rPr>
              <w:pPrChange w:id="2834" w:author="Thomas Dietz" w:date="2012-09-11T16:56:00Z">
                <w:pPr>
                  <w:pStyle w:val="XML1"/>
                </w:pPr>
              </w:pPrChange>
            </w:pPr>
            <w:ins w:id="2835" w:author="Thomas Dietz" w:date="2012-08-10T14:52:00Z">
              <w:del w:id="2836" w:author="Deepak Bansal (AZURE)" w:date="2012-08-23T21:55:00Z">
                <w:r w:rsidDel="00B15A0B">
                  <w:delText xml:space="preserve">      </w:delText>
                </w:r>
                <w:bookmarkStart w:id="2837" w:name="_Toc333636799"/>
                <w:r w:rsidDel="00B15A0B">
                  <w:delText>description "This element contains a list of all OpenFlow</w:delText>
                </w:r>
                <w:bookmarkEnd w:id="2837"/>
                <w:r w:rsidDel="00B15A0B">
                  <w:delText xml:space="preserve"> </w:delText>
                </w:r>
                <w:bookmarkStart w:id="2838" w:name="_Toc335146961"/>
                <w:bookmarkEnd w:id="2838"/>
              </w:del>
            </w:ins>
          </w:p>
          <w:p w14:paraId="1E49F551" w14:textId="0E00BA92" w:rsidR="00DC2CE4" w:rsidDel="00B15A0B" w:rsidRDefault="00DC2CE4">
            <w:pPr>
              <w:pStyle w:val="Heading2"/>
              <w:rPr>
                <w:ins w:id="2839" w:author="Thomas Dietz" w:date="2012-08-10T14:52:00Z"/>
                <w:del w:id="2840" w:author="Deepak Bansal (AZURE)" w:date="2012-08-23T21:55:00Z"/>
              </w:rPr>
              <w:pPrChange w:id="2841" w:author="Thomas Dietz" w:date="2012-09-11T16:56:00Z">
                <w:pPr>
                  <w:pStyle w:val="XML1"/>
                </w:pPr>
              </w:pPrChange>
            </w:pPr>
            <w:ins w:id="2842" w:author="Thomas Dietz" w:date="2012-08-10T14:52:00Z">
              <w:del w:id="2843" w:author="Deepak Bansal (AZURE)" w:date="2012-08-23T21:55:00Z">
                <w:r w:rsidDel="00B15A0B">
                  <w:delText xml:space="preserve">        </w:delText>
                </w:r>
                <w:bookmarkStart w:id="2844" w:name="_Toc333636800"/>
                <w:r w:rsidDel="00B15A0B">
                  <w:delText>Logical Switches available at the OpenFlow Capable</w:delText>
                </w:r>
                <w:bookmarkStart w:id="2845" w:name="_Toc335146962"/>
                <w:bookmarkEnd w:id="2844"/>
                <w:bookmarkEnd w:id="2845"/>
              </w:del>
            </w:ins>
          </w:p>
          <w:p w14:paraId="1654DBA7" w14:textId="64DA5B27" w:rsidR="00DC2CE4" w:rsidDel="00B15A0B" w:rsidRDefault="00DC2CE4">
            <w:pPr>
              <w:pStyle w:val="Heading2"/>
              <w:rPr>
                <w:ins w:id="2846" w:author="Thomas Dietz" w:date="2012-08-10T14:52:00Z"/>
                <w:del w:id="2847" w:author="Deepak Bansal (AZURE)" w:date="2012-08-23T21:55:00Z"/>
              </w:rPr>
              <w:pPrChange w:id="2848" w:author="Thomas Dietz" w:date="2012-09-11T16:56:00Z">
                <w:pPr>
                  <w:pStyle w:val="XML1"/>
                </w:pPr>
              </w:pPrChange>
            </w:pPr>
            <w:ins w:id="2849" w:author="Thomas Dietz" w:date="2012-08-10T14:52:00Z">
              <w:del w:id="2850" w:author="Deepak Bansal (AZURE)" w:date="2012-08-23T21:55:00Z">
                <w:r w:rsidDel="00B15A0B">
                  <w:delText xml:space="preserve">        </w:delText>
                </w:r>
                <w:bookmarkStart w:id="2851" w:name="_Toc333636801"/>
                <w:r w:rsidDel="00B15A0B">
                  <w:delText>Switch.";</w:delText>
                </w:r>
                <w:bookmarkStart w:id="2852" w:name="_Toc335146963"/>
                <w:bookmarkEnd w:id="2851"/>
                <w:bookmarkEnd w:id="2852"/>
              </w:del>
            </w:ins>
          </w:p>
          <w:p w14:paraId="507B441F" w14:textId="6635D3BE" w:rsidR="00DC2CE4" w:rsidDel="00B15A0B" w:rsidRDefault="00DC2CE4">
            <w:pPr>
              <w:pStyle w:val="Heading2"/>
              <w:rPr>
                <w:ins w:id="2853" w:author="Thomas Dietz" w:date="2012-08-10T14:52:00Z"/>
                <w:del w:id="2854" w:author="Deepak Bansal (AZURE)" w:date="2012-08-23T21:55:00Z"/>
              </w:rPr>
              <w:pPrChange w:id="2855" w:author="Thomas Dietz" w:date="2012-09-11T16:56:00Z">
                <w:pPr>
                  <w:pStyle w:val="XML1"/>
                </w:pPr>
              </w:pPrChange>
            </w:pPr>
            <w:ins w:id="2856" w:author="Thomas Dietz" w:date="2012-08-10T14:52:00Z">
              <w:del w:id="2857" w:author="Deepak Bansal (AZURE)" w:date="2012-08-23T21:55:00Z">
                <w:r w:rsidDel="00B15A0B">
                  <w:delText xml:space="preserve">      </w:delText>
                </w:r>
                <w:bookmarkStart w:id="2858" w:name="_Toc333636802"/>
                <w:r w:rsidDel="00B15A0B">
                  <w:delText>list switch {</w:delText>
                </w:r>
                <w:bookmarkStart w:id="2859" w:name="_Toc335146964"/>
                <w:bookmarkEnd w:id="2858"/>
                <w:bookmarkEnd w:id="2859"/>
              </w:del>
            </w:ins>
          </w:p>
          <w:p w14:paraId="23F14AC8" w14:textId="09AACAD2" w:rsidR="00DC2CE4" w:rsidDel="00B15A0B" w:rsidRDefault="00DC2CE4">
            <w:pPr>
              <w:pStyle w:val="Heading2"/>
              <w:rPr>
                <w:ins w:id="2860" w:author="Thomas Dietz" w:date="2012-08-10T14:52:00Z"/>
                <w:del w:id="2861" w:author="Deepak Bansal (AZURE)" w:date="2012-08-23T21:55:00Z"/>
              </w:rPr>
              <w:pPrChange w:id="2862" w:author="Thomas Dietz" w:date="2012-09-11T16:56:00Z">
                <w:pPr>
                  <w:pStyle w:val="XML1"/>
                </w:pPr>
              </w:pPrChange>
            </w:pPr>
            <w:ins w:id="2863" w:author="Thomas Dietz" w:date="2012-08-10T14:52:00Z">
              <w:del w:id="2864" w:author="Deepak Bansal (AZURE)" w:date="2012-08-23T21:55:00Z">
                <w:r w:rsidDel="00B15A0B">
                  <w:delText xml:space="preserve">        </w:delText>
                </w:r>
                <w:bookmarkStart w:id="2865" w:name="_Toc333636803"/>
                <w:r w:rsidDel="00B15A0B">
                  <w:delText>key "id";</w:delText>
                </w:r>
                <w:bookmarkStart w:id="2866" w:name="_Toc335146965"/>
                <w:bookmarkEnd w:id="2865"/>
                <w:bookmarkEnd w:id="2866"/>
              </w:del>
            </w:ins>
          </w:p>
          <w:p w14:paraId="7ACE953F" w14:textId="6C6DCE66" w:rsidR="00DC2CE4" w:rsidDel="00B15A0B" w:rsidRDefault="00DC2CE4">
            <w:pPr>
              <w:pStyle w:val="Heading2"/>
              <w:rPr>
                <w:ins w:id="2867" w:author="Thomas Dietz" w:date="2012-08-10T14:52:00Z"/>
                <w:del w:id="2868" w:author="Deepak Bansal (AZURE)" w:date="2012-08-23T21:55:00Z"/>
              </w:rPr>
              <w:pPrChange w:id="2869" w:author="Thomas Dietz" w:date="2012-09-11T16:56:00Z">
                <w:pPr>
                  <w:pStyle w:val="XML1"/>
                </w:pPr>
              </w:pPrChange>
            </w:pPr>
            <w:ins w:id="2870" w:author="Thomas Dietz" w:date="2012-08-10T14:52:00Z">
              <w:del w:id="2871" w:author="Deepak Bansal (AZURE)" w:date="2012-08-23T21:55:00Z">
                <w:r w:rsidDel="00B15A0B">
                  <w:delText xml:space="preserve">        </w:delText>
                </w:r>
                <w:bookmarkStart w:id="2872" w:name="_Toc333636804"/>
                <w:r w:rsidDel="00B15A0B">
                  <w:delText>description "The list of all OpenFlow Logical Switches on</w:delText>
                </w:r>
                <w:bookmarkStart w:id="2873" w:name="_Toc335146966"/>
                <w:bookmarkEnd w:id="2872"/>
                <w:bookmarkEnd w:id="2873"/>
              </w:del>
            </w:ins>
          </w:p>
          <w:p w14:paraId="624093BC" w14:textId="0B100948" w:rsidR="00DC2CE4" w:rsidDel="00B15A0B" w:rsidRDefault="00DC2CE4">
            <w:pPr>
              <w:pStyle w:val="Heading2"/>
              <w:rPr>
                <w:ins w:id="2874" w:author="Thomas Dietz" w:date="2012-08-10T14:52:00Z"/>
                <w:del w:id="2875" w:author="Deepak Bansal (AZURE)" w:date="2012-08-23T21:55:00Z"/>
              </w:rPr>
              <w:pPrChange w:id="2876" w:author="Thomas Dietz" w:date="2012-09-11T16:56:00Z">
                <w:pPr>
                  <w:pStyle w:val="XML1"/>
                </w:pPr>
              </w:pPrChange>
            </w:pPr>
            <w:ins w:id="2877" w:author="Thomas Dietz" w:date="2012-08-10T14:52:00Z">
              <w:del w:id="2878" w:author="Deepak Bansal (AZURE)" w:date="2012-08-23T21:55:00Z">
                <w:r w:rsidDel="00B15A0B">
                  <w:delText xml:space="preserve">          </w:delText>
                </w:r>
                <w:bookmarkStart w:id="2879" w:name="_Toc333636805"/>
                <w:r w:rsidDel="00B15A0B">
                  <w:delText>the OpenFlow Capable Switch.</w:delText>
                </w:r>
                <w:bookmarkStart w:id="2880" w:name="_Toc335146967"/>
                <w:bookmarkEnd w:id="2879"/>
                <w:bookmarkEnd w:id="2880"/>
              </w:del>
            </w:ins>
          </w:p>
          <w:p w14:paraId="62708B41" w14:textId="0140BF90" w:rsidR="00DC2CE4" w:rsidDel="00B15A0B" w:rsidRDefault="00DC2CE4">
            <w:pPr>
              <w:pStyle w:val="Heading2"/>
              <w:rPr>
                <w:ins w:id="2881" w:author="Thomas Dietz" w:date="2012-08-10T14:52:00Z"/>
                <w:del w:id="2882" w:author="Deepak Bansal (AZURE)" w:date="2012-08-23T21:55:00Z"/>
              </w:rPr>
              <w:pPrChange w:id="2883" w:author="Thomas Dietz" w:date="2012-09-11T16:56:00Z">
                <w:pPr>
                  <w:pStyle w:val="XML1"/>
                </w:pPr>
              </w:pPrChange>
            </w:pPr>
            <w:bookmarkStart w:id="2884" w:name="_Toc333636806"/>
            <w:bookmarkStart w:id="2885" w:name="_Toc335146968"/>
            <w:bookmarkEnd w:id="2884"/>
            <w:bookmarkEnd w:id="2885"/>
          </w:p>
          <w:p w14:paraId="129B3567" w14:textId="58F6028D" w:rsidR="00DC2CE4" w:rsidDel="00B15A0B" w:rsidRDefault="00DC2CE4">
            <w:pPr>
              <w:pStyle w:val="Heading2"/>
              <w:rPr>
                <w:ins w:id="2886" w:author="Thomas Dietz" w:date="2012-08-10T14:52:00Z"/>
                <w:del w:id="2887" w:author="Deepak Bansal (AZURE)" w:date="2012-08-23T21:55:00Z"/>
              </w:rPr>
              <w:pPrChange w:id="2888" w:author="Thomas Dietz" w:date="2012-09-11T16:56:00Z">
                <w:pPr>
                  <w:pStyle w:val="XML1"/>
                </w:pPr>
              </w:pPrChange>
            </w:pPr>
            <w:ins w:id="2889" w:author="Thomas Dietz" w:date="2012-08-10T14:52:00Z">
              <w:del w:id="2890" w:author="Deepak Bansal (AZURE)" w:date="2012-08-23T21:55:00Z">
                <w:r w:rsidDel="00B15A0B">
                  <w:delText xml:space="preserve">          </w:delText>
                </w:r>
                <w:bookmarkStart w:id="2891" w:name="_Toc333636807"/>
                <w:r w:rsidDel="00B15A0B">
                  <w:delText>The element 'resource-id' of OFLogicalSwitchType MUST be</w:delText>
                </w:r>
                <w:bookmarkStart w:id="2892" w:name="_Toc335146969"/>
                <w:bookmarkEnd w:id="2891"/>
                <w:bookmarkEnd w:id="2892"/>
              </w:del>
            </w:ins>
          </w:p>
          <w:p w14:paraId="675C5C66" w14:textId="7BB92102" w:rsidR="00DC2CE4" w:rsidDel="00B15A0B" w:rsidRDefault="00DC2CE4">
            <w:pPr>
              <w:pStyle w:val="Heading2"/>
              <w:rPr>
                <w:ins w:id="2893" w:author="Thomas Dietz" w:date="2012-08-10T14:52:00Z"/>
                <w:del w:id="2894" w:author="Deepak Bansal (AZURE)" w:date="2012-08-23T21:55:00Z"/>
              </w:rPr>
              <w:pPrChange w:id="2895" w:author="Thomas Dietz" w:date="2012-09-11T16:56:00Z">
                <w:pPr>
                  <w:pStyle w:val="XML1"/>
                </w:pPr>
              </w:pPrChange>
            </w:pPr>
            <w:ins w:id="2896" w:author="Thomas Dietz" w:date="2012-08-10T14:52:00Z">
              <w:del w:id="2897" w:author="Deepak Bansal (AZURE)" w:date="2012-08-23T21:55:00Z">
                <w:r w:rsidDel="00B15A0B">
                  <w:delText xml:space="preserve">          </w:delText>
                </w:r>
                <w:bookmarkStart w:id="2898" w:name="_Toc333636808"/>
                <w:r w:rsidDel="00B15A0B">
                  <w:delText>unique within this list.";</w:delText>
                </w:r>
                <w:bookmarkStart w:id="2899" w:name="_Toc335146970"/>
                <w:bookmarkEnd w:id="2898"/>
                <w:bookmarkEnd w:id="2899"/>
              </w:del>
            </w:ins>
          </w:p>
          <w:p w14:paraId="5D51A6CB" w14:textId="5A862FE0" w:rsidR="00DC2CE4" w:rsidDel="00B15A0B" w:rsidRDefault="00DC2CE4">
            <w:pPr>
              <w:pStyle w:val="Heading2"/>
              <w:rPr>
                <w:ins w:id="2900" w:author="Thomas Dietz" w:date="2012-08-10T14:52:00Z"/>
                <w:del w:id="2901" w:author="Deepak Bansal (AZURE)" w:date="2012-08-23T21:55:00Z"/>
              </w:rPr>
              <w:pPrChange w:id="2902" w:author="Thomas Dietz" w:date="2012-09-11T16:56:00Z">
                <w:pPr>
                  <w:pStyle w:val="XML1"/>
                </w:pPr>
              </w:pPrChange>
            </w:pPr>
            <w:ins w:id="2903" w:author="Thomas Dietz" w:date="2012-08-10T14:52:00Z">
              <w:del w:id="2904" w:author="Deepak Bansal (AZURE)" w:date="2012-08-23T21:55:00Z">
                <w:r w:rsidDel="00B15A0B">
                  <w:delText xml:space="preserve">        </w:delText>
                </w:r>
                <w:bookmarkStart w:id="2905" w:name="_Toc333636809"/>
                <w:r w:rsidDel="00B15A0B">
                  <w:delText>uses OFLogicalSwitchType;</w:delText>
                </w:r>
                <w:bookmarkStart w:id="2906" w:name="_Toc335146971"/>
                <w:bookmarkEnd w:id="2905"/>
                <w:bookmarkEnd w:id="2906"/>
              </w:del>
            </w:ins>
          </w:p>
          <w:p w14:paraId="2078AF9C" w14:textId="18570250" w:rsidR="00DC2CE4" w:rsidDel="00B15A0B" w:rsidRDefault="00DC2CE4">
            <w:pPr>
              <w:pStyle w:val="Heading2"/>
              <w:rPr>
                <w:ins w:id="2907" w:author="Thomas Dietz" w:date="2012-08-10T14:52:00Z"/>
                <w:del w:id="2908" w:author="Deepak Bansal (AZURE)" w:date="2012-08-23T21:55:00Z"/>
              </w:rPr>
              <w:pPrChange w:id="2909" w:author="Thomas Dietz" w:date="2012-09-11T16:56:00Z">
                <w:pPr>
                  <w:pStyle w:val="XML1"/>
                </w:pPr>
              </w:pPrChange>
            </w:pPr>
            <w:ins w:id="2910" w:author="Thomas Dietz" w:date="2012-08-10T14:52:00Z">
              <w:del w:id="2911" w:author="Deepak Bansal (AZURE)" w:date="2012-08-23T21:55:00Z">
                <w:r w:rsidDel="00B15A0B">
                  <w:delText xml:space="preserve">      </w:delText>
                </w:r>
                <w:bookmarkStart w:id="2912" w:name="_Toc333636810"/>
                <w:r w:rsidDel="00B15A0B">
                  <w:delText>}</w:delText>
                </w:r>
                <w:bookmarkStart w:id="2913" w:name="_Toc335146972"/>
                <w:bookmarkEnd w:id="2912"/>
                <w:bookmarkEnd w:id="2913"/>
              </w:del>
            </w:ins>
          </w:p>
          <w:p w14:paraId="50F5C2CC" w14:textId="75FB0B2B" w:rsidR="00DC2CE4" w:rsidDel="00B15A0B" w:rsidRDefault="00DC2CE4">
            <w:pPr>
              <w:pStyle w:val="Heading2"/>
              <w:rPr>
                <w:ins w:id="2914" w:author="Thomas Dietz" w:date="2012-08-10T14:52:00Z"/>
                <w:del w:id="2915" w:author="Deepak Bansal (AZURE)" w:date="2012-08-23T21:55:00Z"/>
              </w:rPr>
              <w:pPrChange w:id="2916" w:author="Thomas Dietz" w:date="2012-09-11T16:56:00Z">
                <w:pPr>
                  <w:pStyle w:val="XML1"/>
                </w:pPr>
              </w:pPrChange>
            </w:pPr>
            <w:ins w:id="2917" w:author="Thomas Dietz" w:date="2012-08-10T14:52:00Z">
              <w:del w:id="2918" w:author="Deepak Bansal (AZURE)" w:date="2012-08-23T21:55:00Z">
                <w:r w:rsidDel="00B15A0B">
                  <w:delText xml:space="preserve">    </w:delText>
                </w:r>
                <w:bookmarkStart w:id="2919" w:name="_Toc333636811"/>
                <w:r w:rsidDel="00B15A0B">
                  <w:delText>}</w:delText>
                </w:r>
                <w:bookmarkStart w:id="2920" w:name="_Toc335146973"/>
                <w:bookmarkEnd w:id="2919"/>
                <w:bookmarkEnd w:id="2920"/>
              </w:del>
            </w:ins>
          </w:p>
          <w:p w14:paraId="3D3DCB5B" w14:textId="0353F3C9" w:rsidR="00D84428" w:rsidRPr="009F1B7D" w:rsidDel="00B15A0B" w:rsidRDefault="00DC2CE4">
            <w:pPr>
              <w:pStyle w:val="Heading2"/>
              <w:rPr>
                <w:del w:id="2921" w:author="Deepak Bansal (AZURE)" w:date="2012-08-23T21:55:00Z"/>
              </w:rPr>
              <w:pPrChange w:id="2922" w:author="Thomas Dietz" w:date="2012-09-11T16:56:00Z">
                <w:pPr>
                  <w:pStyle w:val="XML1"/>
                </w:pPr>
              </w:pPrChange>
            </w:pPr>
            <w:ins w:id="2923" w:author="Thomas Dietz" w:date="2012-08-10T14:52:00Z">
              <w:del w:id="2924" w:author="Deepak Bansal (AZURE)" w:date="2012-08-23T21:55:00Z">
                <w:r w:rsidDel="00B15A0B">
                  <w:delText xml:space="preserve">  </w:delText>
                </w:r>
                <w:bookmarkStart w:id="2925" w:name="_Toc333636812"/>
                <w:r w:rsidDel="00B15A0B">
                  <w:delText>}</w:delText>
                </w:r>
              </w:del>
            </w:ins>
            <w:bookmarkStart w:id="2926" w:name="_Toc335146974"/>
            <w:bookmarkEnd w:id="2925"/>
            <w:bookmarkEnd w:id="2926"/>
          </w:p>
        </w:tc>
        <w:bookmarkStart w:id="2927" w:name="_Toc335146975"/>
        <w:bookmarkEnd w:id="2927"/>
      </w:tr>
    </w:tbl>
    <w:p w14:paraId="0C576FB2" w14:textId="03525082" w:rsidR="00D84428" w:rsidDel="00013462" w:rsidRDefault="00D84428">
      <w:pPr>
        <w:pStyle w:val="Heading2"/>
        <w:rPr>
          <w:del w:id="2928" w:author="Deepak Bansal (AZURE)" w:date="2012-08-25T05:22:00Z"/>
        </w:rPr>
        <w:pPrChange w:id="2929" w:author="Thomas Dietz" w:date="2012-09-11T16:56:00Z">
          <w:pPr/>
        </w:pPrChange>
      </w:pPr>
      <w:bookmarkStart w:id="2930" w:name="_Toc335146976"/>
      <w:bookmarkEnd w:id="2930"/>
    </w:p>
    <w:p w14:paraId="1164AF3F" w14:textId="77777777" w:rsidR="00E366DF" w:rsidRDefault="00E366DF">
      <w:pPr>
        <w:pStyle w:val="Heading2"/>
        <w:pPrChange w:id="2931" w:author="Thomas Dietz" w:date="2012-09-11T16:56:00Z">
          <w:pPr/>
        </w:pPrChange>
      </w:pPr>
      <w:bookmarkStart w:id="2932" w:name="_Toc335146977"/>
      <w:r>
        <w:t>OpenFlow Configuration Point</w:t>
      </w:r>
      <w:bookmarkEnd w:id="2932"/>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pPr>
        <w:pStyle w:val="Heading3"/>
        <w:pPrChange w:id="2933" w:author="Thomas Dietz" w:date="2012-09-11T16:56:00Z">
          <w:pPr>
            <w:pStyle w:val="Heading2"/>
          </w:pPr>
        </w:pPrChange>
      </w:pPr>
      <w:bookmarkStart w:id="2934" w:name="_Toc315953989"/>
      <w:bookmarkStart w:id="2935" w:name="_Toc316542499"/>
      <w:bookmarkStart w:id="2936" w:name="_Toc335146978"/>
      <w:r w:rsidRPr="00DB42FD">
        <w:lastRenderedPageBreak/>
        <w:t>UML Diagram</w:t>
      </w:r>
      <w:bookmarkEnd w:id="2934"/>
      <w:bookmarkEnd w:id="2935"/>
      <w:bookmarkEnd w:id="2936"/>
    </w:p>
    <w:p w14:paraId="55724BE6" w14:textId="679254FF" w:rsidR="00A47610" w:rsidRPr="009F1B7D" w:rsidRDefault="00CA2CAF" w:rsidP="00A47610">
      <w:pPr>
        <w:keepNext/>
        <w:jc w:val="center"/>
      </w:pPr>
      <w:r>
        <w:object w:dxaOrig="3214" w:dyaOrig="2755" w14:anchorId="7EAA552B">
          <v:shape id="_x0000_i1030" type="#_x0000_t75" style="width:160.2pt;height:136.8pt" o:ole="">
            <v:imagedata r:id="rId23" o:title=""/>
          </v:shape>
          <o:OLEObject Type="Embed" ProgID="Visio.Drawing.11" ShapeID="_x0000_i1030" DrawAspect="Content" ObjectID="_1408889050" r:id="rId24"/>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BA30A0">
      <w:pPr>
        <w:pStyle w:val="Heading3"/>
      </w:pPr>
      <w:bookmarkStart w:id="2937" w:name="_Toc315953990"/>
      <w:bookmarkStart w:id="2938" w:name="_Toc316542500"/>
      <w:bookmarkStart w:id="2939" w:name="_Toc335146979"/>
      <w:r w:rsidRPr="00DB42FD">
        <w:t>XML Schema</w:t>
      </w:r>
      <w:bookmarkEnd w:id="2937"/>
      <w:bookmarkEnd w:id="2938"/>
      <w:bookmarkEnd w:id="2939"/>
    </w:p>
    <w:tbl>
      <w:tblPr>
        <w:tblStyle w:val="TableGrid"/>
        <w:tblW w:w="5000" w:type="pct"/>
        <w:shd w:val="clear" w:color="auto" w:fill="C8FCCD"/>
        <w:tblCellMar>
          <w:left w:w="57" w:type="dxa"/>
          <w:right w:w="57" w:type="dxa"/>
        </w:tblCellMar>
        <w:tblLook w:val="04A0" w:firstRow="1" w:lastRow="0" w:firstColumn="1" w:lastColumn="0" w:noHBand="0" w:noVBand="1"/>
        <w:tblPrChange w:id="2940"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2941">
          <w:tblGrid>
            <w:gridCol w:w="8820"/>
          </w:tblGrid>
        </w:tblGridChange>
      </w:tblGrid>
      <w:tr w:rsidR="00A47610" w:rsidRPr="009F1B7D" w14:paraId="25A1363B" w14:textId="77777777" w:rsidTr="00DC2CE4">
        <w:tc>
          <w:tcPr>
            <w:tcW w:w="8820" w:type="dxa"/>
            <w:shd w:val="clear" w:color="auto" w:fill="C8FCCD"/>
            <w:tcPrChange w:id="2942" w:author="Thomas Dietz" w:date="2012-08-10T15:00:00Z">
              <w:tcPr>
                <w:tcW w:w="8820" w:type="dxa"/>
                <w:shd w:val="clear" w:color="auto" w:fill="C8FCCD"/>
              </w:tcPr>
            </w:tcPrChange>
          </w:tcPr>
          <w:p w14:paraId="714BDB5B" w14:textId="794A8D1F" w:rsidR="00A47610" w:rsidRPr="009F1B7D" w:rsidDel="00DC2CE4" w:rsidRDefault="00A47610" w:rsidP="00011096">
            <w:pPr>
              <w:pStyle w:val="XML1"/>
              <w:rPr>
                <w:del w:id="2943" w:author="Thomas Dietz" w:date="2012-08-10T14:57:00Z"/>
              </w:rPr>
            </w:pPr>
            <w:del w:id="2944" w:author="Thomas Dietz" w:date="2012-08-10T14:57:00Z">
              <w:r w:rsidRPr="009F1B7D" w:rsidDel="00DC2CE4">
                <w:delText>&lt;xs:complexType name="OFConfigurationPointType"&gt;</w:delText>
              </w:r>
            </w:del>
          </w:p>
          <w:p w14:paraId="062B2095" w14:textId="0684F9F8" w:rsidR="00A47610" w:rsidRPr="009F1B7D" w:rsidDel="00DC2CE4" w:rsidRDefault="00A47610" w:rsidP="00011096">
            <w:pPr>
              <w:pStyle w:val="XML2"/>
              <w:rPr>
                <w:del w:id="2945" w:author="Thomas Dietz" w:date="2012-08-10T14:57:00Z"/>
              </w:rPr>
            </w:pPr>
            <w:del w:id="2946" w:author="Thomas Dietz" w:date="2012-08-10T14:57:00Z">
              <w:r w:rsidRPr="009F1B7D" w:rsidDel="00DC2CE4">
                <w:delText>&lt;xs:sequence&gt;</w:delText>
              </w:r>
            </w:del>
          </w:p>
          <w:p w14:paraId="3F8DA49C" w14:textId="735BE771" w:rsidR="00A47610" w:rsidRPr="009F1B7D" w:rsidDel="00DC2CE4" w:rsidRDefault="00A47610" w:rsidP="00011096">
            <w:pPr>
              <w:pStyle w:val="XML3"/>
              <w:rPr>
                <w:del w:id="2947" w:author="Thomas Dietz" w:date="2012-08-10T14:57:00Z"/>
              </w:rPr>
            </w:pPr>
            <w:del w:id="2948" w:author="Thomas Dietz" w:date="2012-08-10T14:57:00Z">
              <w:r w:rsidRPr="009F1B7D" w:rsidDel="00DC2CE4">
                <w:delText>&lt;xs:element name="id"</w:delText>
              </w:r>
            </w:del>
          </w:p>
          <w:p w14:paraId="37F0BC27" w14:textId="2B96E7A0" w:rsidR="00A47610" w:rsidRPr="009F1B7D" w:rsidDel="00DC2CE4" w:rsidRDefault="00A47610" w:rsidP="00011096">
            <w:pPr>
              <w:pStyle w:val="XML9"/>
              <w:rPr>
                <w:del w:id="2949" w:author="Thomas Dietz" w:date="2012-08-10T14:57:00Z"/>
              </w:rPr>
            </w:pPr>
            <w:del w:id="2950" w:author="Thomas Dietz" w:date="2012-08-10T14:57:00Z">
              <w:r w:rsidRPr="009F1B7D" w:rsidDel="00DC2CE4">
                <w:delText>type="OFConfigID"/&gt;</w:delText>
              </w:r>
            </w:del>
          </w:p>
          <w:p w14:paraId="296F08F3" w14:textId="659DECEF" w:rsidR="00A47610" w:rsidRPr="009F1B7D" w:rsidDel="00DC2CE4" w:rsidRDefault="00A47610" w:rsidP="00011096">
            <w:pPr>
              <w:pStyle w:val="XML3"/>
              <w:rPr>
                <w:del w:id="2951" w:author="Thomas Dietz" w:date="2012-08-10T14:57:00Z"/>
              </w:rPr>
            </w:pPr>
            <w:del w:id="2952" w:author="Thomas Dietz" w:date="2012-08-10T14:57:00Z">
              <w:r w:rsidRPr="009F1B7D" w:rsidDel="00DC2CE4">
                <w:delText>&lt;xs:element name="uri"</w:delText>
              </w:r>
            </w:del>
          </w:p>
          <w:p w14:paraId="23B71185" w14:textId="2A0AF0C4" w:rsidR="00A47610" w:rsidRPr="009F1B7D" w:rsidDel="00DC2CE4" w:rsidRDefault="00A47610" w:rsidP="00011096">
            <w:pPr>
              <w:pStyle w:val="XML9"/>
              <w:rPr>
                <w:del w:id="2953" w:author="Thomas Dietz" w:date="2012-08-10T14:57:00Z"/>
              </w:rPr>
            </w:pPr>
            <w:del w:id="2954" w:author="Thomas Dietz" w:date="2012-08-10T14:57:00Z">
              <w:r w:rsidRPr="009F1B7D" w:rsidDel="00DC2CE4">
                <w:delText>type="inet:uri"/&gt;</w:delText>
              </w:r>
            </w:del>
          </w:p>
          <w:p w14:paraId="4127DA7B" w14:textId="6270EA60" w:rsidR="00A47610" w:rsidRPr="009F1B7D" w:rsidDel="00DC2CE4" w:rsidRDefault="00A47610" w:rsidP="00011096">
            <w:pPr>
              <w:pStyle w:val="XML3"/>
              <w:rPr>
                <w:del w:id="2955" w:author="Thomas Dietz" w:date="2012-08-10T14:57:00Z"/>
              </w:rPr>
            </w:pPr>
            <w:del w:id="2956" w:author="Thomas Dietz" w:date="2012-08-10T14:57:00Z">
              <w:r w:rsidRPr="009F1B7D" w:rsidDel="00DC2CE4">
                <w:delText xml:space="preserve">&lt;xs:element name="protocol" </w:delText>
              </w:r>
            </w:del>
          </w:p>
          <w:p w14:paraId="30F57F3F" w14:textId="511F1CC7" w:rsidR="00A47610" w:rsidRPr="009F1B7D" w:rsidDel="00DC2CE4" w:rsidRDefault="00A47610" w:rsidP="00011096">
            <w:pPr>
              <w:pStyle w:val="XML9"/>
              <w:rPr>
                <w:del w:id="2957" w:author="Thomas Dietz" w:date="2012-08-10T14:57:00Z"/>
              </w:rPr>
            </w:pPr>
            <w:del w:id="2958" w:author="Thomas Dietz" w:date="2012-08-10T14:57:00Z">
              <w:r w:rsidRPr="009F1B7D" w:rsidDel="00DC2CE4">
                <w:delText>type="OFConfigurationPointProtocolType"/&gt;</w:delText>
              </w:r>
            </w:del>
          </w:p>
          <w:p w14:paraId="551F5034" w14:textId="5CFC98F8" w:rsidR="00A47610" w:rsidRPr="009F1B7D" w:rsidDel="00DC2CE4" w:rsidRDefault="00A47610" w:rsidP="00011096">
            <w:pPr>
              <w:pStyle w:val="XML2"/>
              <w:rPr>
                <w:del w:id="2959" w:author="Thomas Dietz" w:date="2012-08-10T14:57:00Z"/>
              </w:rPr>
            </w:pPr>
            <w:del w:id="2960" w:author="Thomas Dietz" w:date="2012-08-10T14:57:00Z">
              <w:r w:rsidRPr="009F1B7D" w:rsidDel="00DC2CE4">
                <w:delText>&lt;/xs:sequence&gt;</w:delText>
              </w:r>
            </w:del>
          </w:p>
          <w:p w14:paraId="2D54BD33" w14:textId="520AF275" w:rsidR="00A47610" w:rsidRPr="009F1B7D" w:rsidDel="00DC2CE4" w:rsidRDefault="00A47610" w:rsidP="00011096">
            <w:pPr>
              <w:pStyle w:val="XML1"/>
              <w:rPr>
                <w:del w:id="2961" w:author="Thomas Dietz" w:date="2012-08-10T14:57:00Z"/>
              </w:rPr>
            </w:pPr>
            <w:del w:id="2962" w:author="Thomas Dietz" w:date="2012-08-10T14:57:00Z">
              <w:r w:rsidRPr="009F1B7D" w:rsidDel="00DC2CE4">
                <w:delText>&lt;/xs:complexType&gt;</w:delText>
              </w:r>
            </w:del>
          </w:p>
          <w:p w14:paraId="26EB0CFE" w14:textId="0904544A" w:rsidR="00A47610" w:rsidRPr="009F1B7D" w:rsidDel="00DC2CE4" w:rsidRDefault="00A47610" w:rsidP="00011096">
            <w:pPr>
              <w:pStyle w:val="XML1"/>
              <w:rPr>
                <w:del w:id="2963" w:author="Thomas Dietz" w:date="2012-08-10T14:57:00Z"/>
              </w:rPr>
            </w:pPr>
          </w:p>
          <w:p w14:paraId="225E4058" w14:textId="6D614E60" w:rsidR="00A47610" w:rsidRPr="009F1B7D" w:rsidDel="00DC2CE4" w:rsidRDefault="00A47610" w:rsidP="00011096">
            <w:pPr>
              <w:pStyle w:val="XML1"/>
              <w:rPr>
                <w:del w:id="2964" w:author="Thomas Dietz" w:date="2012-08-10T14:57:00Z"/>
              </w:rPr>
            </w:pPr>
            <w:del w:id="2965" w:author="Thomas Dietz" w:date="2012-08-10T14:57:00Z">
              <w:r w:rsidRPr="009F1B7D" w:rsidDel="00DC2CE4">
                <w:delText>&lt;xs:simpleType name="OFConfigurationPointProtocolType"&gt;</w:delText>
              </w:r>
            </w:del>
          </w:p>
          <w:p w14:paraId="14D7422B" w14:textId="6D2737A7" w:rsidR="00A47610" w:rsidRPr="009F1B7D" w:rsidDel="00DC2CE4" w:rsidRDefault="00A47610" w:rsidP="00011096">
            <w:pPr>
              <w:pStyle w:val="XML2"/>
              <w:rPr>
                <w:del w:id="2966" w:author="Thomas Dietz" w:date="2012-08-10T14:57:00Z"/>
              </w:rPr>
            </w:pPr>
            <w:del w:id="2967" w:author="Thomas Dietz" w:date="2012-08-10T14:57:00Z">
              <w:r w:rsidRPr="009F1B7D" w:rsidDel="00DC2CE4">
                <w:delText>&lt;xs:restriction base="xs:string"&gt;</w:delText>
              </w:r>
            </w:del>
          </w:p>
          <w:p w14:paraId="21122911" w14:textId="4B958D36" w:rsidR="00A47610" w:rsidRPr="009F1B7D" w:rsidDel="00DC2CE4" w:rsidRDefault="00A47610" w:rsidP="00011096">
            <w:pPr>
              <w:pStyle w:val="XML3"/>
              <w:rPr>
                <w:del w:id="2968" w:author="Thomas Dietz" w:date="2012-08-10T14:57:00Z"/>
              </w:rPr>
            </w:pPr>
            <w:del w:id="2969" w:author="Thomas Dietz" w:date="2012-08-10T14:57:00Z">
              <w:r w:rsidRPr="009F1B7D" w:rsidDel="00DC2CE4">
                <w:delText>&lt;xs:enumeration value="ssh"/&gt;</w:delText>
              </w:r>
            </w:del>
          </w:p>
          <w:p w14:paraId="50BE228E" w14:textId="03382E58" w:rsidR="00A47610" w:rsidRPr="009F1B7D" w:rsidDel="00DC2CE4" w:rsidRDefault="00A47610" w:rsidP="00011096">
            <w:pPr>
              <w:pStyle w:val="XML3"/>
              <w:rPr>
                <w:del w:id="2970" w:author="Thomas Dietz" w:date="2012-08-10T14:57:00Z"/>
              </w:rPr>
            </w:pPr>
            <w:del w:id="2971" w:author="Thomas Dietz" w:date="2012-08-10T14:57:00Z">
              <w:r w:rsidRPr="009F1B7D" w:rsidDel="00DC2CE4">
                <w:delText>&lt;xs:enumeration value="soap"/&gt;</w:delText>
              </w:r>
            </w:del>
          </w:p>
          <w:p w14:paraId="29406FF6" w14:textId="1B60FD96" w:rsidR="00A47610" w:rsidRPr="009F1B7D" w:rsidDel="00DC2CE4" w:rsidRDefault="00A47610" w:rsidP="00011096">
            <w:pPr>
              <w:pStyle w:val="XML3"/>
              <w:rPr>
                <w:del w:id="2972" w:author="Thomas Dietz" w:date="2012-08-10T14:57:00Z"/>
              </w:rPr>
            </w:pPr>
            <w:del w:id="2973" w:author="Thomas Dietz" w:date="2012-08-10T14:57:00Z">
              <w:r w:rsidRPr="009F1B7D" w:rsidDel="00DC2CE4">
                <w:delText>&lt;xs:enumeration value="tls"/&gt;</w:delText>
              </w:r>
            </w:del>
          </w:p>
          <w:p w14:paraId="28140A0F" w14:textId="0CBB8AA3" w:rsidR="00A47610" w:rsidRPr="009F1B7D" w:rsidDel="00DC2CE4" w:rsidRDefault="00A47610" w:rsidP="00011096">
            <w:pPr>
              <w:pStyle w:val="XML3"/>
              <w:rPr>
                <w:del w:id="2974" w:author="Thomas Dietz" w:date="2012-08-10T14:57:00Z"/>
              </w:rPr>
            </w:pPr>
            <w:del w:id="2975" w:author="Thomas Dietz" w:date="2012-08-10T14:57:00Z">
              <w:r w:rsidRPr="009F1B7D" w:rsidDel="00DC2CE4">
                <w:delText>&lt;xs:enumeration value="beep"/&gt;</w:delText>
              </w:r>
            </w:del>
          </w:p>
          <w:p w14:paraId="23D2A530" w14:textId="631282A7" w:rsidR="00A47610" w:rsidRPr="009F1B7D" w:rsidDel="00DC2CE4" w:rsidRDefault="00A47610" w:rsidP="00011096">
            <w:pPr>
              <w:pStyle w:val="XML2"/>
              <w:rPr>
                <w:del w:id="2976" w:author="Thomas Dietz" w:date="2012-08-10T14:57:00Z"/>
              </w:rPr>
            </w:pPr>
            <w:del w:id="2977" w:author="Thomas Dietz" w:date="2012-08-10T14:57:00Z">
              <w:r w:rsidRPr="009F1B7D" w:rsidDel="00DC2CE4">
                <w:delText>&lt;/xs:restriction&gt;</w:delText>
              </w:r>
            </w:del>
          </w:p>
          <w:p w14:paraId="3A8F464F" w14:textId="77777777" w:rsidR="00DC2CE4" w:rsidRDefault="00A47610" w:rsidP="00DC2CE4">
            <w:pPr>
              <w:pStyle w:val="XML1"/>
              <w:rPr>
                <w:ins w:id="2978" w:author="Thomas Dietz" w:date="2012-08-10T14:58:00Z"/>
              </w:rPr>
            </w:pPr>
            <w:del w:id="2979" w:author="Thomas Dietz" w:date="2012-08-10T14:57:00Z">
              <w:r w:rsidRPr="009F1B7D" w:rsidDel="00DC2CE4">
                <w:delText>&lt;/xs:simpleType&gt;</w:delText>
              </w:r>
              <w:r w:rsidRPr="009F1B7D" w:rsidDel="00DC2CE4">
                <w:tab/>
              </w:r>
            </w:del>
            <w:ins w:id="2980" w:author="Thomas Dietz" w:date="2012-08-10T14:58:00Z">
              <w:r w:rsidR="00DC2CE4">
                <w:t xml:space="preserve">  &lt;xs:group name="OFConfigurationPointType"&gt;</w:t>
              </w:r>
            </w:ins>
          </w:p>
          <w:p w14:paraId="25890C8F" w14:textId="77777777" w:rsidR="00DC2CE4" w:rsidRDefault="00DC2CE4" w:rsidP="00DC2CE4">
            <w:pPr>
              <w:pStyle w:val="XML1"/>
              <w:rPr>
                <w:ins w:id="2981" w:author="Thomas Dietz" w:date="2012-08-10T14:58:00Z"/>
              </w:rPr>
            </w:pPr>
            <w:ins w:id="2982" w:author="Thomas Dietz" w:date="2012-08-10T14:58:00Z">
              <w:r>
                <w:t xml:space="preserve">    &lt;xs:annotation&gt;</w:t>
              </w:r>
            </w:ins>
          </w:p>
          <w:p w14:paraId="15B384D9" w14:textId="77777777" w:rsidR="00DC2CE4" w:rsidRDefault="00DC2CE4" w:rsidP="00DC2CE4">
            <w:pPr>
              <w:pStyle w:val="XML1"/>
              <w:rPr>
                <w:ins w:id="2983" w:author="Thomas Dietz" w:date="2012-08-10T14:58:00Z"/>
              </w:rPr>
            </w:pPr>
            <w:ins w:id="2984" w:author="Thomas Dietz" w:date="2012-08-10T14:58:00Z">
              <w:r>
                <w:t xml:space="preserve">      &lt;xs:documentation&gt;</w:t>
              </w:r>
            </w:ins>
          </w:p>
          <w:p w14:paraId="22FC2378" w14:textId="77777777" w:rsidR="00DC2CE4" w:rsidRDefault="00DC2CE4" w:rsidP="00DC2CE4">
            <w:pPr>
              <w:pStyle w:val="XML1"/>
              <w:rPr>
                <w:ins w:id="2985" w:author="Thomas Dietz" w:date="2012-08-10T14:58:00Z"/>
              </w:rPr>
            </w:pPr>
            <w:ins w:id="2986" w:author="Thomas Dietz" w:date="2012-08-10T14:58:00Z">
              <w:r>
                <w:t xml:space="preserve">        Representation of an OpenFlow Configuration Point.</w:t>
              </w:r>
            </w:ins>
          </w:p>
          <w:p w14:paraId="3DE973A2" w14:textId="77777777" w:rsidR="00DC2CE4" w:rsidRDefault="00DC2CE4" w:rsidP="00DC2CE4">
            <w:pPr>
              <w:pStyle w:val="XML1"/>
              <w:rPr>
                <w:ins w:id="2987" w:author="Thomas Dietz" w:date="2012-08-10T14:58:00Z"/>
              </w:rPr>
            </w:pPr>
            <w:ins w:id="2988" w:author="Thomas Dietz" w:date="2012-08-10T14:58:00Z">
              <w:r>
                <w:t xml:space="preserve">        Instances of the Configuration Point class SHOULD be stored </w:t>
              </w:r>
            </w:ins>
          </w:p>
          <w:p w14:paraId="4005DACE" w14:textId="77777777" w:rsidR="00DC2CE4" w:rsidRDefault="00DC2CE4" w:rsidP="00DC2CE4">
            <w:pPr>
              <w:pStyle w:val="XML1"/>
              <w:rPr>
                <w:ins w:id="2989" w:author="Thomas Dietz" w:date="2012-08-10T14:58:00Z"/>
              </w:rPr>
            </w:pPr>
            <w:ins w:id="2990" w:author="Thomas Dietz" w:date="2012-08-10T14:58:00Z">
              <w:r>
                <w:t xml:space="preserve">        persistently across reboots of the OpenFlow Capable Switch.</w:t>
              </w:r>
            </w:ins>
          </w:p>
          <w:p w14:paraId="3BA7D938" w14:textId="77777777" w:rsidR="00DC2CE4" w:rsidRDefault="00DC2CE4" w:rsidP="00DC2CE4">
            <w:pPr>
              <w:pStyle w:val="XML1"/>
              <w:rPr>
                <w:ins w:id="2991" w:author="Thomas Dietz" w:date="2012-08-10T14:58:00Z"/>
              </w:rPr>
            </w:pPr>
            <w:ins w:id="2992" w:author="Thomas Dietz" w:date="2012-08-10T14:58:00Z">
              <w:r>
                <w:t xml:space="preserve">            </w:t>
              </w:r>
            </w:ins>
          </w:p>
          <w:p w14:paraId="3144FEA7" w14:textId="77777777" w:rsidR="00DC2CE4" w:rsidRDefault="00DC2CE4" w:rsidP="00DC2CE4">
            <w:pPr>
              <w:pStyle w:val="XML1"/>
              <w:rPr>
                <w:ins w:id="2993" w:author="Thomas Dietz" w:date="2012-08-10T14:58:00Z"/>
              </w:rPr>
            </w:pPr>
            <w:ins w:id="2994" w:author="Thomas Dietz" w:date="2012-08-10T14:58:00Z">
              <w:r>
                <w:t xml:space="preserve">        When a connection is established between an OpenFlow Capable </w:t>
              </w:r>
            </w:ins>
          </w:p>
          <w:p w14:paraId="3EEA272F" w14:textId="77777777" w:rsidR="00DC2CE4" w:rsidRDefault="00DC2CE4" w:rsidP="00DC2CE4">
            <w:pPr>
              <w:pStyle w:val="XML1"/>
              <w:rPr>
                <w:ins w:id="2995" w:author="Thomas Dietz" w:date="2012-08-10T14:58:00Z"/>
              </w:rPr>
            </w:pPr>
            <w:ins w:id="2996" w:author="Thomas Dietz" w:date="2012-08-10T14:58:00Z">
              <w:r>
                <w:t xml:space="preserve">        Switch and a Configuration Point the switch  MUST store the </w:t>
              </w:r>
            </w:ins>
          </w:p>
          <w:p w14:paraId="37EDF9BC" w14:textId="77777777" w:rsidR="00DC2CE4" w:rsidRDefault="00DC2CE4" w:rsidP="00DC2CE4">
            <w:pPr>
              <w:pStyle w:val="XML1"/>
              <w:rPr>
                <w:ins w:id="2997" w:author="Thomas Dietz" w:date="2012-08-10T14:58:00Z"/>
              </w:rPr>
            </w:pPr>
            <w:ins w:id="2998" w:author="Thomas Dietz" w:date="2012-08-10T14:58:00Z">
              <w:r>
                <w:t xml:space="preserve">        connection information in an instance of the Configuration </w:t>
              </w:r>
            </w:ins>
          </w:p>
          <w:p w14:paraId="3F927BF6" w14:textId="77777777" w:rsidR="00DC2CE4" w:rsidRDefault="00DC2CE4" w:rsidP="00DC2CE4">
            <w:pPr>
              <w:pStyle w:val="XML1"/>
              <w:rPr>
                <w:ins w:id="2999" w:author="Thomas Dietz" w:date="2012-08-10T14:58:00Z"/>
              </w:rPr>
            </w:pPr>
            <w:ins w:id="3000" w:author="Thomas Dietz" w:date="2012-08-10T14:58:00Z">
              <w:r>
                <w:t xml:space="preserve">        Point class. If such an instance does not exist, the OpenFlow</w:t>
              </w:r>
            </w:ins>
          </w:p>
          <w:p w14:paraId="71AA5DF6" w14:textId="77777777" w:rsidR="00DC2CE4" w:rsidRDefault="00DC2CE4" w:rsidP="00DC2CE4">
            <w:pPr>
              <w:pStyle w:val="XML1"/>
              <w:rPr>
                <w:ins w:id="3001" w:author="Thomas Dietz" w:date="2012-08-10T14:58:00Z"/>
              </w:rPr>
            </w:pPr>
            <w:ins w:id="3002" w:author="Thomas Dietz" w:date="2012-08-10T14:58:00Z">
              <w:r>
                <w:t xml:space="preserve">        Capable Switch MUST create an instance where it then stores </w:t>
              </w:r>
            </w:ins>
          </w:p>
          <w:p w14:paraId="2FE39F27" w14:textId="77777777" w:rsidR="00DC2CE4" w:rsidRDefault="00DC2CE4" w:rsidP="00DC2CE4">
            <w:pPr>
              <w:pStyle w:val="XML1"/>
              <w:rPr>
                <w:ins w:id="3003" w:author="Thomas Dietz" w:date="2012-08-10T14:58:00Z"/>
              </w:rPr>
            </w:pPr>
            <w:ins w:id="3004" w:author="Thomas Dietz" w:date="2012-08-10T14:58:00Z">
              <w:r>
                <w:t xml:space="preserve">        the connection information.</w:t>
              </w:r>
            </w:ins>
          </w:p>
          <w:p w14:paraId="4A5D6D84" w14:textId="77777777" w:rsidR="00DC2CE4" w:rsidRDefault="00DC2CE4" w:rsidP="00DC2CE4">
            <w:pPr>
              <w:pStyle w:val="XML1"/>
              <w:rPr>
                <w:ins w:id="3005" w:author="Thomas Dietz" w:date="2012-08-10T14:58:00Z"/>
              </w:rPr>
            </w:pPr>
            <w:ins w:id="3006" w:author="Thomas Dietz" w:date="2012-08-10T14:58:00Z">
              <w:r>
                <w:t xml:space="preserve">            </w:t>
              </w:r>
            </w:ins>
          </w:p>
          <w:p w14:paraId="7D3F2C54" w14:textId="77777777" w:rsidR="00DC2CE4" w:rsidRDefault="00DC2CE4" w:rsidP="00DC2CE4">
            <w:pPr>
              <w:pStyle w:val="XML1"/>
              <w:rPr>
                <w:ins w:id="3007" w:author="Thomas Dietz" w:date="2012-08-10T14:58:00Z"/>
              </w:rPr>
            </w:pPr>
            <w:ins w:id="3008" w:author="Thomas Dietz" w:date="2012-08-10T14:58:00Z">
              <w:r>
                <w:t xml:space="preserve">        An OpenFlow Capable Switch that cannot initiate a connection </w:t>
              </w:r>
            </w:ins>
          </w:p>
          <w:p w14:paraId="7B948860" w14:textId="77777777" w:rsidR="00DC2CE4" w:rsidRDefault="00DC2CE4" w:rsidP="00DC2CE4">
            <w:pPr>
              <w:pStyle w:val="XML1"/>
              <w:rPr>
                <w:ins w:id="3009" w:author="Thomas Dietz" w:date="2012-08-10T14:58:00Z"/>
              </w:rPr>
            </w:pPr>
            <w:ins w:id="3010" w:author="Thomas Dietz" w:date="2012-08-10T14:58:00Z">
              <w:r>
                <w:t xml:space="preserve">        to a configuration point does not have to implement the </w:t>
              </w:r>
            </w:ins>
          </w:p>
          <w:p w14:paraId="0C40C071" w14:textId="77777777" w:rsidR="00DC2CE4" w:rsidRDefault="00DC2CE4" w:rsidP="00DC2CE4">
            <w:pPr>
              <w:pStyle w:val="XML1"/>
              <w:rPr>
                <w:ins w:id="3011" w:author="Thomas Dietz" w:date="2012-08-10T14:58:00Z"/>
              </w:rPr>
            </w:pPr>
            <w:ins w:id="3012" w:author="Thomas Dietz" w:date="2012-08-10T14:58:00Z">
              <w:r>
                <w:t xml:space="preserve">        Configuration Point class. It SHOULD block attempts to write</w:t>
              </w:r>
            </w:ins>
          </w:p>
          <w:p w14:paraId="2B236261" w14:textId="77777777" w:rsidR="00DC2CE4" w:rsidRDefault="00DC2CE4" w:rsidP="00DC2CE4">
            <w:pPr>
              <w:pStyle w:val="XML1"/>
              <w:rPr>
                <w:ins w:id="3013" w:author="Thomas Dietz" w:date="2012-08-10T14:58:00Z"/>
              </w:rPr>
            </w:pPr>
            <w:ins w:id="3014" w:author="Thomas Dietz" w:date="2012-08-10T14:58:00Z">
              <w:r>
                <w:t xml:space="preserve">        to instances of the Configuration Point class with NETCONF </w:t>
              </w:r>
            </w:ins>
          </w:p>
          <w:p w14:paraId="0781E6FA" w14:textId="77777777" w:rsidR="00DC2CE4" w:rsidRDefault="00DC2CE4" w:rsidP="00DC2CE4">
            <w:pPr>
              <w:pStyle w:val="XML1"/>
              <w:rPr>
                <w:ins w:id="3015" w:author="Thomas Dietz" w:date="2012-08-10T14:58:00Z"/>
              </w:rPr>
            </w:pPr>
            <w:ins w:id="3016" w:author="Thomas Dietz" w:date="2012-08-10T14:58:00Z">
              <w:r>
                <w:t xml:space="preserve">        &amp;lt;edit-config&amp;gt; operations.</w:t>
              </w:r>
            </w:ins>
          </w:p>
          <w:p w14:paraId="1D86C017" w14:textId="77777777" w:rsidR="00DC2CE4" w:rsidRDefault="00DC2CE4" w:rsidP="00DC2CE4">
            <w:pPr>
              <w:pStyle w:val="XML1"/>
              <w:rPr>
                <w:ins w:id="3017" w:author="Thomas Dietz" w:date="2012-08-10T14:58:00Z"/>
              </w:rPr>
            </w:pPr>
          </w:p>
          <w:p w14:paraId="5583FFD5" w14:textId="77777777" w:rsidR="00DC2CE4" w:rsidRDefault="00DC2CE4" w:rsidP="00DC2CE4">
            <w:pPr>
              <w:pStyle w:val="XML1"/>
              <w:rPr>
                <w:ins w:id="3018" w:author="Thomas Dietz" w:date="2012-08-10T14:58:00Z"/>
              </w:rPr>
            </w:pPr>
            <w:ins w:id="3019" w:author="Thomas Dietz" w:date="2012-08-10T14:58:00Z">
              <w:r>
                <w:t xml:space="preserve">        NETCONF &amp;lt;edit-config&amp;gt; operations MUST be implemented as </w:t>
              </w:r>
            </w:ins>
          </w:p>
          <w:p w14:paraId="43FA612D" w14:textId="77777777" w:rsidR="00DC2CE4" w:rsidRDefault="00DC2CE4" w:rsidP="00DC2CE4">
            <w:pPr>
              <w:pStyle w:val="XML1"/>
              <w:rPr>
                <w:ins w:id="3020" w:author="Thomas Dietz" w:date="2012-08-10T14:58:00Z"/>
              </w:rPr>
            </w:pPr>
            <w:ins w:id="3021" w:author="Thomas Dietz" w:date="2012-08-10T14:58:00Z">
              <w:r>
                <w:t xml:space="preserve">        follows: </w:t>
              </w:r>
            </w:ins>
          </w:p>
          <w:p w14:paraId="776ECA2B" w14:textId="77777777" w:rsidR="00DC2CE4" w:rsidRDefault="00DC2CE4" w:rsidP="00DC2CE4">
            <w:pPr>
              <w:pStyle w:val="XML1"/>
              <w:rPr>
                <w:ins w:id="3022" w:author="Thomas Dietz" w:date="2012-08-10T14:58:00Z"/>
              </w:rPr>
            </w:pPr>
          </w:p>
          <w:p w14:paraId="704ED71E" w14:textId="77777777" w:rsidR="00DC2CE4" w:rsidRDefault="00DC2CE4" w:rsidP="00DC2CE4">
            <w:pPr>
              <w:pStyle w:val="XML1"/>
              <w:rPr>
                <w:ins w:id="3023" w:author="Thomas Dietz" w:date="2012-08-10T14:58:00Z"/>
              </w:rPr>
            </w:pPr>
            <w:ins w:id="3024" w:author="Thomas Dietz" w:date="2012-08-10T14:58:00Z">
              <w:r>
                <w:t xml:space="preserve">        * The 'id' element MUST be present at all &amp;lt;edit-config&amp;gt;</w:t>
              </w:r>
            </w:ins>
          </w:p>
          <w:p w14:paraId="1B9F91B6" w14:textId="77777777" w:rsidR="00DC2CE4" w:rsidRDefault="00DC2CE4" w:rsidP="00DC2CE4">
            <w:pPr>
              <w:pStyle w:val="XML1"/>
              <w:rPr>
                <w:ins w:id="3025" w:author="Thomas Dietz" w:date="2012-08-10T14:58:00Z"/>
              </w:rPr>
            </w:pPr>
            <w:ins w:id="3026" w:author="Thomas Dietz" w:date="2012-08-10T14:58:00Z">
              <w:r>
                <w:t xml:space="preserve">        operations to identify the configuration point.</w:t>
              </w:r>
            </w:ins>
          </w:p>
          <w:p w14:paraId="53A5B7AD" w14:textId="77777777" w:rsidR="00DC2CE4" w:rsidRDefault="00DC2CE4" w:rsidP="00DC2CE4">
            <w:pPr>
              <w:pStyle w:val="XML1"/>
              <w:rPr>
                <w:ins w:id="3027" w:author="Thomas Dietz" w:date="2012-08-10T14:58:00Z"/>
              </w:rPr>
            </w:pPr>
            <w:ins w:id="3028" w:author="Thomas Dietz" w:date="2012-08-10T14:58:00Z">
              <w:r>
                <w:t xml:space="preserve">        * If the operation is 'merge' or 'replace', the element is</w:t>
              </w:r>
            </w:ins>
          </w:p>
          <w:p w14:paraId="17844968" w14:textId="77777777" w:rsidR="00DC2CE4" w:rsidRDefault="00DC2CE4" w:rsidP="00DC2CE4">
            <w:pPr>
              <w:pStyle w:val="XML1"/>
              <w:rPr>
                <w:ins w:id="3029" w:author="Thomas Dietz" w:date="2012-08-10T14:58:00Z"/>
              </w:rPr>
            </w:pPr>
            <w:ins w:id="3030" w:author="Thomas Dietz" w:date="2012-08-10T14:58:00Z">
              <w:r>
                <w:t xml:space="preserve">        created if it does not exist, and its value is set to the</w:t>
              </w:r>
            </w:ins>
          </w:p>
          <w:p w14:paraId="4900E14A" w14:textId="77777777" w:rsidR="00DC2CE4" w:rsidRDefault="00DC2CE4" w:rsidP="00DC2CE4">
            <w:pPr>
              <w:pStyle w:val="XML1"/>
              <w:rPr>
                <w:ins w:id="3031" w:author="Thomas Dietz" w:date="2012-08-10T14:58:00Z"/>
              </w:rPr>
            </w:pPr>
            <w:ins w:id="3032" w:author="Thomas Dietz" w:date="2012-08-10T14:58:00Z">
              <w:r>
                <w:t xml:space="preserve">        value found in the XML RPC data.</w:t>
              </w:r>
            </w:ins>
          </w:p>
          <w:p w14:paraId="41CFAACD" w14:textId="77777777" w:rsidR="00DC2CE4" w:rsidRDefault="00DC2CE4" w:rsidP="00DC2CE4">
            <w:pPr>
              <w:pStyle w:val="XML1"/>
              <w:rPr>
                <w:ins w:id="3033" w:author="Thomas Dietz" w:date="2012-08-10T14:58:00Z"/>
              </w:rPr>
            </w:pPr>
            <w:ins w:id="3034" w:author="Thomas Dietz" w:date="2012-08-10T14:58:00Z">
              <w:r>
                <w:t xml:space="preserve">        * If the operation is 'create', the element is created if it</w:t>
              </w:r>
            </w:ins>
          </w:p>
          <w:p w14:paraId="56D848EC" w14:textId="77777777" w:rsidR="00DC2CE4" w:rsidRDefault="00DC2CE4" w:rsidP="00DC2CE4">
            <w:pPr>
              <w:pStyle w:val="XML1"/>
              <w:rPr>
                <w:ins w:id="3035" w:author="Thomas Dietz" w:date="2012-08-10T14:58:00Z"/>
              </w:rPr>
            </w:pPr>
            <w:ins w:id="3036" w:author="Thomas Dietz" w:date="2012-08-10T14:58:00Z">
              <w:r>
                <w:t xml:space="preserve">        does not exist. If the element already exists, a</w:t>
              </w:r>
            </w:ins>
          </w:p>
          <w:p w14:paraId="42726664" w14:textId="77777777" w:rsidR="00DC2CE4" w:rsidRDefault="00DC2CE4" w:rsidP="00DC2CE4">
            <w:pPr>
              <w:pStyle w:val="XML1"/>
              <w:rPr>
                <w:ins w:id="3037" w:author="Thomas Dietz" w:date="2012-08-10T14:58:00Z"/>
              </w:rPr>
            </w:pPr>
            <w:ins w:id="3038" w:author="Thomas Dietz" w:date="2012-08-10T14:58:00Z">
              <w:r>
                <w:t xml:space="preserve">        'data</w:t>
              </w:r>
              <w:r>
                <w:rPr>
                  <w:rFonts w:ascii="MS Mincho" w:eastAsia="MS Mincho" w:hAnsi="MS Mincho" w:cs="MS Mincho" w:hint="eastAsia"/>
                </w:rPr>
                <w:t>‑</w:t>
              </w:r>
              <w:r>
                <w:t>exists' error is returned.</w:t>
              </w:r>
            </w:ins>
          </w:p>
          <w:p w14:paraId="39CEF04E" w14:textId="77777777" w:rsidR="00DC2CE4" w:rsidRDefault="00DC2CE4" w:rsidP="00DC2CE4">
            <w:pPr>
              <w:pStyle w:val="XML1"/>
              <w:rPr>
                <w:ins w:id="3039" w:author="Thomas Dietz" w:date="2012-08-10T14:58:00Z"/>
              </w:rPr>
            </w:pPr>
            <w:ins w:id="3040" w:author="Thomas Dietz" w:date="2012-08-10T14:58:00Z">
              <w:r>
                <w:t xml:space="preserve">        * If the operation is 'delete', the element is deleted if it</w:t>
              </w:r>
            </w:ins>
          </w:p>
          <w:p w14:paraId="52E5C257" w14:textId="77777777" w:rsidR="00DC2CE4" w:rsidRDefault="00DC2CE4" w:rsidP="00DC2CE4">
            <w:pPr>
              <w:pStyle w:val="XML1"/>
              <w:rPr>
                <w:ins w:id="3041" w:author="Thomas Dietz" w:date="2012-08-10T14:58:00Z"/>
              </w:rPr>
            </w:pPr>
            <w:ins w:id="3042" w:author="Thomas Dietz" w:date="2012-08-10T14:58:00Z">
              <w:r>
                <w:t xml:space="preserve">        exists. If the element does not exist, a 'data</w:t>
              </w:r>
              <w:r>
                <w:rPr>
                  <w:rFonts w:ascii="MS Mincho" w:eastAsia="MS Mincho" w:hAnsi="MS Mincho" w:cs="MS Mincho" w:hint="eastAsia"/>
                </w:rPr>
                <w:t>‑</w:t>
              </w:r>
              <w:r>
                <w:t>missing'</w:t>
              </w:r>
            </w:ins>
          </w:p>
          <w:p w14:paraId="535D73EC" w14:textId="77777777" w:rsidR="00DC2CE4" w:rsidRDefault="00DC2CE4" w:rsidP="00DC2CE4">
            <w:pPr>
              <w:pStyle w:val="XML1"/>
              <w:rPr>
                <w:ins w:id="3043" w:author="Thomas Dietz" w:date="2012-08-10T14:58:00Z"/>
              </w:rPr>
            </w:pPr>
            <w:ins w:id="3044" w:author="Thomas Dietz" w:date="2012-08-10T14:58:00Z">
              <w:r>
                <w:t xml:space="preserve">        error is returned.</w:t>
              </w:r>
            </w:ins>
          </w:p>
          <w:p w14:paraId="4335094A" w14:textId="77777777" w:rsidR="00DC2CE4" w:rsidRDefault="00DC2CE4" w:rsidP="00DC2CE4">
            <w:pPr>
              <w:pStyle w:val="XML1"/>
              <w:rPr>
                <w:ins w:id="3045" w:author="Thomas Dietz" w:date="2012-08-10T14:58:00Z"/>
              </w:rPr>
            </w:pPr>
            <w:ins w:id="3046" w:author="Thomas Dietz" w:date="2012-08-10T14:58:00Z">
              <w:r>
                <w:t xml:space="preserve">      &lt;/xs:documentation&gt;</w:t>
              </w:r>
            </w:ins>
          </w:p>
          <w:p w14:paraId="64B22C94" w14:textId="77777777" w:rsidR="00DC2CE4" w:rsidRDefault="00DC2CE4" w:rsidP="00DC2CE4">
            <w:pPr>
              <w:pStyle w:val="XML1"/>
              <w:rPr>
                <w:ins w:id="3047" w:author="Thomas Dietz" w:date="2012-08-10T14:58:00Z"/>
              </w:rPr>
            </w:pPr>
            <w:ins w:id="3048" w:author="Thomas Dietz" w:date="2012-08-10T14:58:00Z">
              <w:r>
                <w:t xml:space="preserve">    &lt;/xs:annotation&gt;</w:t>
              </w:r>
            </w:ins>
          </w:p>
          <w:p w14:paraId="22651BA9" w14:textId="77777777" w:rsidR="00DC2CE4" w:rsidRDefault="00DC2CE4" w:rsidP="00DC2CE4">
            <w:pPr>
              <w:pStyle w:val="XML1"/>
              <w:rPr>
                <w:ins w:id="3049" w:author="Thomas Dietz" w:date="2012-08-10T14:58:00Z"/>
              </w:rPr>
            </w:pPr>
          </w:p>
          <w:p w14:paraId="1BE2D978" w14:textId="77777777" w:rsidR="00DC2CE4" w:rsidRDefault="00DC2CE4" w:rsidP="00DC2CE4">
            <w:pPr>
              <w:pStyle w:val="XML1"/>
              <w:rPr>
                <w:ins w:id="3050" w:author="Thomas Dietz" w:date="2012-08-10T14:58:00Z"/>
              </w:rPr>
            </w:pPr>
            <w:ins w:id="3051" w:author="Thomas Dietz" w:date="2012-08-10T14:58:00Z">
              <w:r>
                <w:lastRenderedPageBreak/>
                <w:t xml:space="preserve">    &lt;xs:sequence&gt;</w:t>
              </w:r>
            </w:ins>
          </w:p>
          <w:p w14:paraId="68BD9779" w14:textId="77777777" w:rsidR="00DC2CE4" w:rsidRDefault="00DC2CE4" w:rsidP="00DC2CE4">
            <w:pPr>
              <w:pStyle w:val="XML1"/>
              <w:rPr>
                <w:ins w:id="3052" w:author="Thomas Dietz" w:date="2012-08-10T14:58:00Z"/>
              </w:rPr>
            </w:pPr>
            <w:ins w:id="3053" w:author="Thomas Dietz" w:date="2012-08-10T14:58:00Z">
              <w:r>
                <w:t xml:space="preserve">      &lt;xs:element name="id"  type="OFConfigId"&gt;</w:t>
              </w:r>
            </w:ins>
          </w:p>
          <w:p w14:paraId="4C68F6B7" w14:textId="77777777" w:rsidR="00DC2CE4" w:rsidRDefault="00DC2CE4" w:rsidP="00DC2CE4">
            <w:pPr>
              <w:pStyle w:val="XML1"/>
              <w:rPr>
                <w:ins w:id="3054" w:author="Thomas Dietz" w:date="2012-08-10T14:58:00Z"/>
              </w:rPr>
            </w:pPr>
            <w:ins w:id="3055" w:author="Thomas Dietz" w:date="2012-08-10T14:58:00Z">
              <w:r>
                <w:t xml:space="preserve">        &lt;xs:annotation&gt;</w:t>
              </w:r>
            </w:ins>
          </w:p>
          <w:p w14:paraId="71CDAAB0" w14:textId="77777777" w:rsidR="00DC2CE4" w:rsidRDefault="00DC2CE4" w:rsidP="00DC2CE4">
            <w:pPr>
              <w:pStyle w:val="XML1"/>
              <w:rPr>
                <w:ins w:id="3056" w:author="Thomas Dietz" w:date="2012-08-10T14:58:00Z"/>
              </w:rPr>
            </w:pPr>
            <w:ins w:id="3057" w:author="Thomas Dietz" w:date="2012-08-10T14:58:00Z">
              <w:r>
                <w:t xml:space="preserve">          &lt;xs:documentation&gt;</w:t>
              </w:r>
            </w:ins>
          </w:p>
          <w:p w14:paraId="7A1A0477" w14:textId="77777777" w:rsidR="00DC2CE4" w:rsidRDefault="00DC2CE4" w:rsidP="00DC2CE4">
            <w:pPr>
              <w:pStyle w:val="XML1"/>
              <w:rPr>
                <w:ins w:id="3058" w:author="Thomas Dietz" w:date="2012-08-10T14:58:00Z"/>
              </w:rPr>
            </w:pPr>
            <w:ins w:id="3059" w:author="Thomas Dietz" w:date="2012-08-10T14:58:00Z">
              <w:r>
                <w:t xml:space="preserve">            A unique but locally arbitrary identifier that</w:t>
              </w:r>
            </w:ins>
          </w:p>
          <w:p w14:paraId="532A4409" w14:textId="77777777" w:rsidR="00DC2CE4" w:rsidRDefault="00DC2CE4" w:rsidP="00DC2CE4">
            <w:pPr>
              <w:pStyle w:val="XML1"/>
              <w:rPr>
                <w:ins w:id="3060" w:author="Thomas Dietz" w:date="2012-08-10T14:58:00Z"/>
              </w:rPr>
            </w:pPr>
            <w:ins w:id="3061" w:author="Thomas Dietz" w:date="2012-08-10T14:58:00Z">
              <w:r>
                <w:t xml:space="preserve">            identifies a Configuration Point within the context of an </w:t>
              </w:r>
            </w:ins>
          </w:p>
          <w:p w14:paraId="17810263" w14:textId="77777777" w:rsidR="00DC2CE4" w:rsidRDefault="00DC2CE4" w:rsidP="00DC2CE4">
            <w:pPr>
              <w:pStyle w:val="XML1"/>
              <w:rPr>
                <w:ins w:id="3062" w:author="Thomas Dietz" w:date="2012-08-10T14:58:00Z"/>
              </w:rPr>
            </w:pPr>
            <w:ins w:id="3063" w:author="Thomas Dietz" w:date="2012-08-10T14:58:00Z">
              <w:r>
                <w:t xml:space="preserve">            OpenFlow Capable Switch.</w:t>
              </w:r>
            </w:ins>
          </w:p>
          <w:p w14:paraId="4B453FC5" w14:textId="77777777" w:rsidR="00DC2CE4" w:rsidRDefault="00DC2CE4" w:rsidP="00DC2CE4">
            <w:pPr>
              <w:pStyle w:val="XML1"/>
              <w:rPr>
                <w:ins w:id="3064" w:author="Thomas Dietz" w:date="2012-08-10T14:58:00Z"/>
              </w:rPr>
            </w:pPr>
          </w:p>
          <w:p w14:paraId="3AAC3E0F" w14:textId="77777777" w:rsidR="00DC2CE4" w:rsidRDefault="00DC2CE4" w:rsidP="00DC2CE4">
            <w:pPr>
              <w:pStyle w:val="XML1"/>
              <w:rPr>
                <w:ins w:id="3065" w:author="Thomas Dietz" w:date="2012-08-10T14:58:00Z"/>
              </w:rPr>
            </w:pPr>
            <w:ins w:id="3066" w:author="Thomas Dietz" w:date="2012-08-10T14:58:00Z">
              <w:r>
                <w:t xml:space="preserve">            This element MUST be present to identify the configuration</w:t>
              </w:r>
            </w:ins>
          </w:p>
          <w:p w14:paraId="7CD5A8F3" w14:textId="77777777" w:rsidR="00DC2CE4" w:rsidRDefault="00DC2CE4" w:rsidP="00DC2CE4">
            <w:pPr>
              <w:pStyle w:val="XML1"/>
              <w:rPr>
                <w:ins w:id="3067" w:author="Thomas Dietz" w:date="2012-08-10T14:58:00Z"/>
              </w:rPr>
            </w:pPr>
            <w:ins w:id="3068" w:author="Thomas Dietz" w:date="2012-08-10T14:58:00Z">
              <w:r>
                <w:t xml:space="preserve">            point.</w:t>
              </w:r>
            </w:ins>
          </w:p>
          <w:p w14:paraId="2BBF7AE0" w14:textId="77777777" w:rsidR="00DC2CE4" w:rsidRDefault="00DC2CE4" w:rsidP="00DC2CE4">
            <w:pPr>
              <w:pStyle w:val="XML1"/>
              <w:rPr>
                <w:ins w:id="3069" w:author="Thomas Dietz" w:date="2012-08-10T14:58:00Z"/>
              </w:rPr>
            </w:pPr>
            <w:ins w:id="3070" w:author="Thomas Dietz" w:date="2012-08-10T14:58:00Z">
              <w:r>
                <w:t xml:space="preserve">          &lt;/xs:documentation&gt;</w:t>
              </w:r>
            </w:ins>
          </w:p>
          <w:p w14:paraId="6BD99BF2" w14:textId="77777777" w:rsidR="00DC2CE4" w:rsidRDefault="00DC2CE4" w:rsidP="00DC2CE4">
            <w:pPr>
              <w:pStyle w:val="XML1"/>
              <w:rPr>
                <w:ins w:id="3071" w:author="Thomas Dietz" w:date="2012-08-10T14:58:00Z"/>
              </w:rPr>
            </w:pPr>
            <w:ins w:id="3072" w:author="Thomas Dietz" w:date="2012-08-10T14:58:00Z">
              <w:r>
                <w:t xml:space="preserve">        &lt;/xs:annotation&gt;</w:t>
              </w:r>
            </w:ins>
          </w:p>
          <w:p w14:paraId="16407213" w14:textId="77777777" w:rsidR="00DC2CE4" w:rsidRDefault="00DC2CE4" w:rsidP="00DC2CE4">
            <w:pPr>
              <w:pStyle w:val="XML1"/>
              <w:rPr>
                <w:ins w:id="3073" w:author="Thomas Dietz" w:date="2012-08-10T14:58:00Z"/>
              </w:rPr>
            </w:pPr>
            <w:ins w:id="3074" w:author="Thomas Dietz" w:date="2012-08-10T14:58:00Z">
              <w:r>
                <w:t xml:space="preserve">      &lt;/xs:element&gt;</w:t>
              </w:r>
            </w:ins>
          </w:p>
          <w:p w14:paraId="4165109A" w14:textId="77777777" w:rsidR="00DC2CE4" w:rsidRDefault="00DC2CE4" w:rsidP="00DC2CE4">
            <w:pPr>
              <w:pStyle w:val="XML1"/>
              <w:rPr>
                <w:ins w:id="3075" w:author="Thomas Dietz" w:date="2012-08-10T14:58:00Z"/>
              </w:rPr>
            </w:pPr>
            <w:ins w:id="3076" w:author="Thomas Dietz" w:date="2012-08-10T14:58:00Z">
              <w:r>
                <w:t xml:space="preserve">      &lt;xs:element name="uri"  type="inet:uri"&gt;</w:t>
              </w:r>
            </w:ins>
          </w:p>
          <w:p w14:paraId="5D3ACBA5" w14:textId="77777777" w:rsidR="00DC2CE4" w:rsidRDefault="00DC2CE4" w:rsidP="00DC2CE4">
            <w:pPr>
              <w:pStyle w:val="XML1"/>
              <w:rPr>
                <w:ins w:id="3077" w:author="Thomas Dietz" w:date="2012-08-10T14:58:00Z"/>
              </w:rPr>
            </w:pPr>
            <w:ins w:id="3078" w:author="Thomas Dietz" w:date="2012-08-10T14:58:00Z">
              <w:r>
                <w:t xml:space="preserve">        &lt;xs:annotation&gt;</w:t>
              </w:r>
            </w:ins>
          </w:p>
          <w:p w14:paraId="33A361C4" w14:textId="77777777" w:rsidR="00DC2CE4" w:rsidRDefault="00DC2CE4" w:rsidP="00DC2CE4">
            <w:pPr>
              <w:pStyle w:val="XML1"/>
              <w:rPr>
                <w:ins w:id="3079" w:author="Thomas Dietz" w:date="2012-08-10T14:58:00Z"/>
              </w:rPr>
            </w:pPr>
            <w:ins w:id="3080" w:author="Thomas Dietz" w:date="2012-08-10T14:58:00Z">
              <w:r>
                <w:t xml:space="preserve">          &lt;xs:documentation&gt;</w:t>
              </w:r>
            </w:ins>
          </w:p>
          <w:p w14:paraId="1DEA7A77" w14:textId="77777777" w:rsidR="00DC2CE4" w:rsidRDefault="00DC2CE4" w:rsidP="00DC2CE4">
            <w:pPr>
              <w:pStyle w:val="XML1"/>
              <w:rPr>
                <w:ins w:id="3081" w:author="Thomas Dietz" w:date="2012-08-10T14:58:00Z"/>
              </w:rPr>
            </w:pPr>
            <w:ins w:id="3082" w:author="Thomas Dietz" w:date="2012-08-10T14:58:00Z">
              <w:r>
                <w:t xml:space="preserve">            A locator of the Configuration Point.  It </w:t>
              </w:r>
            </w:ins>
          </w:p>
          <w:p w14:paraId="4768EE0A" w14:textId="77777777" w:rsidR="00DC2CE4" w:rsidRDefault="00DC2CE4" w:rsidP="00DC2CE4">
            <w:pPr>
              <w:pStyle w:val="XML1"/>
              <w:rPr>
                <w:ins w:id="3083" w:author="Thomas Dietz" w:date="2012-08-10T14:58:00Z"/>
              </w:rPr>
            </w:pPr>
            <w:ins w:id="3084" w:author="Thomas Dietz" w:date="2012-08-10T14:58:00Z">
              <w:r>
                <w:t xml:space="preserve">            identifies the location of the Configuration Point as a </w:t>
              </w:r>
            </w:ins>
          </w:p>
          <w:p w14:paraId="1F80C210" w14:textId="77777777" w:rsidR="00DC2CE4" w:rsidRDefault="00DC2CE4" w:rsidP="00DC2CE4">
            <w:pPr>
              <w:pStyle w:val="XML1"/>
              <w:rPr>
                <w:ins w:id="3085" w:author="Thomas Dietz" w:date="2012-08-10T14:58:00Z"/>
              </w:rPr>
            </w:pPr>
            <w:ins w:id="3086" w:author="Thomas Dietz" w:date="2012-08-10T14:58:00Z">
              <w:r>
                <w:t xml:space="preserve">            service resource and MUST include all information necessary</w:t>
              </w:r>
            </w:ins>
          </w:p>
          <w:p w14:paraId="29A19DC8" w14:textId="77777777" w:rsidR="00DC2CE4" w:rsidRDefault="00DC2CE4" w:rsidP="00DC2CE4">
            <w:pPr>
              <w:pStyle w:val="XML1"/>
              <w:rPr>
                <w:ins w:id="3087" w:author="Thomas Dietz" w:date="2012-08-10T14:58:00Z"/>
              </w:rPr>
            </w:pPr>
            <w:ins w:id="3088" w:author="Thomas Dietz" w:date="2012-08-10T14:58:00Z">
              <w:r>
                <w:t xml:space="preserve">            for the OpenFlow Capable Switch to connect to the </w:t>
              </w:r>
            </w:ins>
          </w:p>
          <w:p w14:paraId="382EBD73" w14:textId="77777777" w:rsidR="00DC2CE4" w:rsidRDefault="00DC2CE4" w:rsidP="00DC2CE4">
            <w:pPr>
              <w:pStyle w:val="XML1"/>
              <w:rPr>
                <w:ins w:id="3089" w:author="Thomas Dietz" w:date="2012-08-10T14:58:00Z"/>
              </w:rPr>
            </w:pPr>
            <w:ins w:id="3090" w:author="Thomas Dietz" w:date="2012-08-10T14:58:00Z">
              <w:r>
                <w:t xml:space="preserve">            Configuration Point or re-connect to it should it become </w:t>
              </w:r>
            </w:ins>
          </w:p>
          <w:p w14:paraId="7426BCAA" w14:textId="77777777" w:rsidR="00DC2CE4" w:rsidRDefault="00DC2CE4" w:rsidP="00DC2CE4">
            <w:pPr>
              <w:pStyle w:val="XML1"/>
              <w:rPr>
                <w:ins w:id="3091" w:author="Thomas Dietz" w:date="2012-08-10T14:58:00Z"/>
              </w:rPr>
            </w:pPr>
            <w:ins w:id="3092" w:author="Thomas Dietz" w:date="2012-08-10T14:58:00Z">
              <w:r>
                <w:t xml:space="preserve">            disconnected.  Such information MAY include, for example, </w:t>
              </w:r>
            </w:ins>
          </w:p>
          <w:p w14:paraId="0D20C870" w14:textId="77777777" w:rsidR="00DC2CE4" w:rsidRDefault="00DC2CE4" w:rsidP="00DC2CE4">
            <w:pPr>
              <w:pStyle w:val="XML1"/>
              <w:rPr>
                <w:ins w:id="3093" w:author="Thomas Dietz" w:date="2012-08-10T14:58:00Z"/>
              </w:rPr>
            </w:pPr>
            <w:ins w:id="3094" w:author="Thomas Dietz" w:date="2012-08-10T14:58:00Z">
              <w:r>
                <w:t xml:space="preserve">            protocol, fully qualified domain name, IP address, port </w:t>
              </w:r>
            </w:ins>
          </w:p>
          <w:p w14:paraId="3DB61BC6" w14:textId="77777777" w:rsidR="00DC2CE4" w:rsidRDefault="00DC2CE4" w:rsidP="00DC2CE4">
            <w:pPr>
              <w:pStyle w:val="XML1"/>
              <w:rPr>
                <w:ins w:id="3095" w:author="Thomas Dietz" w:date="2012-08-10T14:58:00Z"/>
              </w:rPr>
            </w:pPr>
            <w:ins w:id="3096" w:author="Thomas Dietz" w:date="2012-08-10T14:58:00Z">
              <w:r>
                <w:t xml:space="preserve">            number, etc.</w:t>
              </w:r>
            </w:ins>
          </w:p>
          <w:p w14:paraId="0E543F6B" w14:textId="77777777" w:rsidR="00DC2CE4" w:rsidRDefault="00DC2CE4" w:rsidP="00DC2CE4">
            <w:pPr>
              <w:pStyle w:val="XML1"/>
              <w:rPr>
                <w:ins w:id="3097" w:author="Thomas Dietz" w:date="2012-08-10T14:58:00Z"/>
              </w:rPr>
            </w:pPr>
          </w:p>
          <w:p w14:paraId="5111A018" w14:textId="77777777" w:rsidR="00DC2CE4" w:rsidRDefault="00DC2CE4" w:rsidP="00DC2CE4">
            <w:pPr>
              <w:pStyle w:val="XML1"/>
              <w:rPr>
                <w:ins w:id="3098" w:author="Thomas Dietz" w:date="2012-08-10T14:58:00Z"/>
              </w:rPr>
            </w:pPr>
            <w:ins w:id="3099" w:author="Thomas Dietz" w:date="2012-08-10T14:58:00Z">
              <w:r>
                <w:t xml:space="preserve">            This element MUST be present in the NETCONF data store.</w:t>
              </w:r>
            </w:ins>
          </w:p>
          <w:p w14:paraId="2C37A9B6" w14:textId="77777777" w:rsidR="00DC2CE4" w:rsidRDefault="00DC2CE4" w:rsidP="00DC2CE4">
            <w:pPr>
              <w:pStyle w:val="XML1"/>
              <w:rPr>
                <w:ins w:id="3100" w:author="Thomas Dietz" w:date="2012-08-10T14:58:00Z"/>
              </w:rPr>
            </w:pPr>
            <w:ins w:id="3101" w:author="Thomas Dietz" w:date="2012-08-10T14:58:00Z">
              <w:r>
                <w:t xml:space="preserve">            If this element is not present in a NETCONF &amp;lt;edit-config&amp;gt;</w:t>
              </w:r>
            </w:ins>
          </w:p>
          <w:p w14:paraId="6E7681A8" w14:textId="77777777" w:rsidR="00DC2CE4" w:rsidRDefault="00DC2CE4" w:rsidP="00DC2CE4">
            <w:pPr>
              <w:pStyle w:val="XML1"/>
              <w:rPr>
                <w:ins w:id="3102" w:author="Thomas Dietz" w:date="2012-08-10T14:58:00Z"/>
              </w:rPr>
            </w:pPr>
            <w:ins w:id="3103" w:author="Thomas Dietz" w:date="2012-08-10T14:58:00Z">
              <w:r>
                <w:t xml:space="preserve">            operation 'create', 'merge' or 'replace' and the parent</w:t>
              </w:r>
            </w:ins>
          </w:p>
          <w:p w14:paraId="5359025D" w14:textId="77777777" w:rsidR="00DC2CE4" w:rsidRDefault="00DC2CE4" w:rsidP="00DC2CE4">
            <w:pPr>
              <w:pStyle w:val="XML1"/>
              <w:rPr>
                <w:ins w:id="3104" w:author="Thomas Dietz" w:date="2012-08-10T14:58:00Z"/>
              </w:rPr>
            </w:pPr>
            <w:ins w:id="3105" w:author="Thomas Dietz" w:date="2012-08-10T14:58:00Z">
              <w:r>
                <w:t xml:space="preserve">            element does not exist, a 'data-missing' error is</w:t>
              </w:r>
            </w:ins>
          </w:p>
          <w:p w14:paraId="18BC9F0D" w14:textId="77777777" w:rsidR="00DC2CE4" w:rsidRDefault="00DC2CE4" w:rsidP="00DC2CE4">
            <w:pPr>
              <w:pStyle w:val="XML1"/>
              <w:rPr>
                <w:ins w:id="3106" w:author="Thomas Dietz" w:date="2012-08-10T14:58:00Z"/>
              </w:rPr>
            </w:pPr>
            <w:ins w:id="3107" w:author="Thomas Dietz" w:date="2012-08-10T14:58:00Z">
              <w:r>
                <w:t xml:space="preserve">            returned.</w:t>
              </w:r>
            </w:ins>
          </w:p>
          <w:p w14:paraId="172E7377" w14:textId="77777777" w:rsidR="00DC2CE4" w:rsidRDefault="00DC2CE4" w:rsidP="00DC2CE4">
            <w:pPr>
              <w:pStyle w:val="XML1"/>
              <w:rPr>
                <w:ins w:id="3108" w:author="Thomas Dietz" w:date="2012-08-10T14:58:00Z"/>
              </w:rPr>
            </w:pPr>
            <w:ins w:id="3109" w:author="Thomas Dietz" w:date="2012-08-10T14:58:00Z">
              <w:r>
                <w:t xml:space="preserve">          &lt;/xs:documentation&gt;</w:t>
              </w:r>
            </w:ins>
          </w:p>
          <w:p w14:paraId="6C10697B" w14:textId="77777777" w:rsidR="00DC2CE4" w:rsidRDefault="00DC2CE4" w:rsidP="00DC2CE4">
            <w:pPr>
              <w:pStyle w:val="XML1"/>
              <w:rPr>
                <w:ins w:id="3110" w:author="Thomas Dietz" w:date="2012-08-10T14:58:00Z"/>
              </w:rPr>
            </w:pPr>
            <w:ins w:id="3111" w:author="Thomas Dietz" w:date="2012-08-10T14:58:00Z">
              <w:r>
                <w:t xml:space="preserve">        &lt;/xs:annotation&gt;</w:t>
              </w:r>
            </w:ins>
          </w:p>
          <w:p w14:paraId="4CAB77F0" w14:textId="77777777" w:rsidR="00DC2CE4" w:rsidRDefault="00DC2CE4" w:rsidP="00DC2CE4">
            <w:pPr>
              <w:pStyle w:val="XML1"/>
              <w:rPr>
                <w:ins w:id="3112" w:author="Thomas Dietz" w:date="2012-08-10T14:58:00Z"/>
              </w:rPr>
            </w:pPr>
            <w:ins w:id="3113" w:author="Thomas Dietz" w:date="2012-08-10T14:58:00Z">
              <w:r>
                <w:t xml:space="preserve">      &lt;/xs:element&gt;</w:t>
              </w:r>
            </w:ins>
          </w:p>
          <w:p w14:paraId="69250D5F" w14:textId="77777777" w:rsidR="00DC2CE4" w:rsidRDefault="00DC2CE4" w:rsidP="00DC2CE4">
            <w:pPr>
              <w:pStyle w:val="XML1"/>
              <w:rPr>
                <w:ins w:id="3114" w:author="Thomas Dietz" w:date="2012-08-10T14:58:00Z"/>
              </w:rPr>
            </w:pPr>
            <w:ins w:id="3115" w:author="Thomas Dietz" w:date="2012-08-10T14:58:00Z">
              <w:r>
                <w:t xml:space="preserve">      &lt;xs:element name="protocol"  type="OFConfigurationPointProtocolType"&gt;</w:t>
              </w:r>
            </w:ins>
          </w:p>
          <w:p w14:paraId="4D7EF7E3" w14:textId="77777777" w:rsidR="00DC2CE4" w:rsidRDefault="00DC2CE4" w:rsidP="00DC2CE4">
            <w:pPr>
              <w:pStyle w:val="XML1"/>
              <w:rPr>
                <w:ins w:id="3116" w:author="Thomas Dietz" w:date="2012-08-10T14:58:00Z"/>
              </w:rPr>
            </w:pPr>
            <w:ins w:id="3117" w:author="Thomas Dietz" w:date="2012-08-10T14:58:00Z">
              <w:r>
                <w:t xml:space="preserve">        &lt;xs:annotation&gt;</w:t>
              </w:r>
            </w:ins>
          </w:p>
          <w:p w14:paraId="1AF89B68" w14:textId="77777777" w:rsidR="00DC2CE4" w:rsidRDefault="00DC2CE4" w:rsidP="00DC2CE4">
            <w:pPr>
              <w:pStyle w:val="XML1"/>
              <w:rPr>
                <w:ins w:id="3118" w:author="Thomas Dietz" w:date="2012-08-10T14:58:00Z"/>
              </w:rPr>
            </w:pPr>
            <w:ins w:id="3119" w:author="Thomas Dietz" w:date="2012-08-10T14:58:00Z">
              <w:r>
                <w:t xml:space="preserve">          &lt;xs:documentation&gt;</w:t>
              </w:r>
            </w:ins>
          </w:p>
          <w:p w14:paraId="4E6E9363" w14:textId="77777777" w:rsidR="00DC2CE4" w:rsidRDefault="00DC2CE4" w:rsidP="00DC2CE4">
            <w:pPr>
              <w:pStyle w:val="XML1"/>
              <w:rPr>
                <w:ins w:id="3120" w:author="Thomas Dietz" w:date="2012-08-10T14:58:00Z"/>
              </w:rPr>
            </w:pPr>
            <w:ins w:id="3121" w:author="Thomas Dietz" w:date="2012-08-10T14:58:00Z">
              <w:r>
                <w:t xml:space="preserve">            The transport protocol that the Configuration</w:t>
              </w:r>
            </w:ins>
          </w:p>
          <w:p w14:paraId="0319160F" w14:textId="77777777" w:rsidR="00DC2CE4" w:rsidRDefault="00DC2CE4" w:rsidP="00DC2CE4">
            <w:pPr>
              <w:pStyle w:val="XML1"/>
              <w:rPr>
                <w:ins w:id="3122" w:author="Thomas Dietz" w:date="2012-08-10T14:58:00Z"/>
              </w:rPr>
            </w:pPr>
            <w:ins w:id="3123" w:author="Thomas Dietz" w:date="2012-08-10T14:58:00Z">
              <w:r>
                <w:t xml:space="preserve">            Point uses when communicating via NETCONF with the OpenFlow</w:t>
              </w:r>
            </w:ins>
          </w:p>
          <w:p w14:paraId="746FEFCC" w14:textId="77777777" w:rsidR="00DC2CE4" w:rsidRDefault="00DC2CE4" w:rsidP="00DC2CE4">
            <w:pPr>
              <w:pStyle w:val="XML1"/>
              <w:rPr>
                <w:ins w:id="3124" w:author="Thomas Dietz" w:date="2012-08-10T14:58:00Z"/>
              </w:rPr>
            </w:pPr>
            <w:ins w:id="3125" w:author="Thomas Dietz" w:date="2012-08-10T14:58:00Z">
              <w:r>
                <w:t xml:space="preserve">            Capable Switch.</w:t>
              </w:r>
            </w:ins>
          </w:p>
          <w:p w14:paraId="054F67B7" w14:textId="77777777" w:rsidR="00DC2CE4" w:rsidRDefault="00DC2CE4" w:rsidP="00DC2CE4">
            <w:pPr>
              <w:pStyle w:val="XML1"/>
              <w:rPr>
                <w:ins w:id="3126" w:author="Thomas Dietz" w:date="2012-08-10T14:58:00Z"/>
              </w:rPr>
            </w:pPr>
          </w:p>
          <w:p w14:paraId="524A9299" w14:textId="77777777" w:rsidR="00DC2CE4" w:rsidRDefault="00DC2CE4" w:rsidP="00DC2CE4">
            <w:pPr>
              <w:pStyle w:val="XML1"/>
              <w:rPr>
                <w:ins w:id="3127" w:author="Thomas Dietz" w:date="2012-08-10T14:58:00Z"/>
              </w:rPr>
            </w:pPr>
            <w:ins w:id="3128" w:author="Thomas Dietz" w:date="2012-08-10T14:58:00Z">
              <w:r>
                <w:t xml:space="preserve">            This element is optional. If it is not present its value </w:t>
              </w:r>
            </w:ins>
          </w:p>
          <w:p w14:paraId="11E6DD7D" w14:textId="77777777" w:rsidR="00DC2CE4" w:rsidRDefault="00DC2CE4" w:rsidP="00DC2CE4">
            <w:pPr>
              <w:pStyle w:val="XML1"/>
              <w:rPr>
                <w:ins w:id="3129" w:author="Thomas Dietz" w:date="2012-08-10T14:58:00Z"/>
              </w:rPr>
            </w:pPr>
            <w:ins w:id="3130" w:author="Thomas Dietz" w:date="2012-08-10T14:58:00Z">
              <w:r>
                <w:t xml:space="preserve">            defaults to 'ssh'.</w:t>
              </w:r>
            </w:ins>
          </w:p>
          <w:p w14:paraId="60CBB915" w14:textId="77777777" w:rsidR="00DC2CE4" w:rsidRDefault="00DC2CE4" w:rsidP="00DC2CE4">
            <w:pPr>
              <w:pStyle w:val="XML1"/>
              <w:rPr>
                <w:ins w:id="3131" w:author="Thomas Dietz" w:date="2012-08-10T14:58:00Z"/>
              </w:rPr>
            </w:pPr>
            <w:ins w:id="3132" w:author="Thomas Dietz" w:date="2012-08-10T14:58:00Z">
              <w:r>
                <w:t xml:space="preserve">          &lt;/xs:documentation&gt;</w:t>
              </w:r>
            </w:ins>
          </w:p>
          <w:p w14:paraId="02884F12" w14:textId="77777777" w:rsidR="00DC2CE4" w:rsidRDefault="00DC2CE4" w:rsidP="00DC2CE4">
            <w:pPr>
              <w:pStyle w:val="XML1"/>
              <w:rPr>
                <w:ins w:id="3133" w:author="Thomas Dietz" w:date="2012-08-10T14:58:00Z"/>
              </w:rPr>
            </w:pPr>
            <w:ins w:id="3134" w:author="Thomas Dietz" w:date="2012-08-10T14:58:00Z">
              <w:r>
                <w:t xml:space="preserve">        &lt;/xs:annotation&gt;</w:t>
              </w:r>
            </w:ins>
          </w:p>
          <w:p w14:paraId="424E235B" w14:textId="77777777" w:rsidR="00DC2CE4" w:rsidRDefault="00DC2CE4" w:rsidP="00DC2CE4">
            <w:pPr>
              <w:pStyle w:val="XML1"/>
              <w:rPr>
                <w:ins w:id="3135" w:author="Thomas Dietz" w:date="2012-08-10T14:58:00Z"/>
              </w:rPr>
            </w:pPr>
            <w:ins w:id="3136" w:author="Thomas Dietz" w:date="2012-08-10T14:58:00Z">
              <w:r>
                <w:t xml:space="preserve">      &lt;/xs:element&gt;</w:t>
              </w:r>
            </w:ins>
          </w:p>
          <w:p w14:paraId="4AAF2E48" w14:textId="77777777" w:rsidR="00DC2CE4" w:rsidRDefault="00DC2CE4" w:rsidP="00DC2CE4">
            <w:pPr>
              <w:pStyle w:val="XML1"/>
              <w:rPr>
                <w:ins w:id="3137" w:author="Thomas Dietz" w:date="2012-08-10T14:58:00Z"/>
              </w:rPr>
            </w:pPr>
            <w:ins w:id="3138" w:author="Thomas Dietz" w:date="2012-08-10T14:58:00Z">
              <w:r>
                <w:t xml:space="preserve">    &lt;/xs:sequence&gt;</w:t>
              </w:r>
            </w:ins>
          </w:p>
          <w:p w14:paraId="7EA67D49" w14:textId="77777777" w:rsidR="0004515F" w:rsidRDefault="00DC2CE4" w:rsidP="0004515F">
            <w:pPr>
              <w:pStyle w:val="XML1"/>
              <w:rPr>
                <w:ins w:id="3139" w:author="Thomas Dietz" w:date="2012-08-13T14:54:00Z"/>
              </w:rPr>
            </w:pPr>
            <w:ins w:id="3140" w:author="Thomas Dietz" w:date="2012-08-10T14:58:00Z">
              <w:r>
                <w:t xml:space="preserve">  &lt;/xs:group&gt;</w:t>
              </w:r>
            </w:ins>
          </w:p>
          <w:p w14:paraId="1E9E5E67" w14:textId="77777777" w:rsidR="0004515F" w:rsidRDefault="0004515F" w:rsidP="0004515F">
            <w:pPr>
              <w:pStyle w:val="XML1"/>
              <w:rPr>
                <w:ins w:id="3141" w:author="Thomas Dietz" w:date="2012-08-13T14:54:00Z"/>
              </w:rPr>
            </w:pPr>
          </w:p>
          <w:p w14:paraId="0FC425FC" w14:textId="54215A9F" w:rsidR="0004515F" w:rsidRDefault="0004515F" w:rsidP="0004515F">
            <w:pPr>
              <w:pStyle w:val="XML1"/>
              <w:rPr>
                <w:ins w:id="3142" w:author="Thomas Dietz" w:date="2012-08-13T14:54:00Z"/>
              </w:rPr>
            </w:pPr>
            <w:ins w:id="3143" w:author="Thomas Dietz" w:date="2012-08-13T14:54:00Z">
              <w:r>
                <w:t xml:space="preserve">  &lt;xs:simpleType name="OFConfigurationPointProtocolType"&gt;</w:t>
              </w:r>
            </w:ins>
          </w:p>
          <w:p w14:paraId="72F1F236" w14:textId="77777777" w:rsidR="0004515F" w:rsidRDefault="0004515F" w:rsidP="0004515F">
            <w:pPr>
              <w:pStyle w:val="XML1"/>
              <w:rPr>
                <w:ins w:id="3144" w:author="Thomas Dietz" w:date="2012-08-13T14:54:00Z"/>
              </w:rPr>
            </w:pPr>
            <w:ins w:id="3145" w:author="Thomas Dietz" w:date="2012-08-13T14:54:00Z">
              <w:r>
                <w:t xml:space="preserve">    &lt;xs:annotation&gt;</w:t>
              </w:r>
            </w:ins>
          </w:p>
          <w:p w14:paraId="46E5EE43" w14:textId="77777777" w:rsidR="0004515F" w:rsidRDefault="0004515F" w:rsidP="0004515F">
            <w:pPr>
              <w:pStyle w:val="XML1"/>
              <w:rPr>
                <w:ins w:id="3146" w:author="Thomas Dietz" w:date="2012-08-13T14:54:00Z"/>
              </w:rPr>
            </w:pPr>
            <w:ins w:id="3147" w:author="Thomas Dietz" w:date="2012-08-13T14:54:00Z">
              <w:r>
                <w:t xml:space="preserve">      &lt;xs:documentation&gt;</w:t>
              </w:r>
            </w:ins>
          </w:p>
          <w:p w14:paraId="7DF268B6" w14:textId="77777777" w:rsidR="0004515F" w:rsidRDefault="0004515F" w:rsidP="0004515F">
            <w:pPr>
              <w:pStyle w:val="XML1"/>
              <w:rPr>
                <w:ins w:id="3148" w:author="Thomas Dietz" w:date="2012-08-13T14:54:00Z"/>
              </w:rPr>
            </w:pPr>
            <w:ins w:id="3149" w:author="Thomas Dietz" w:date="2012-08-13T14:54:00Z">
              <w:r>
                <w:t xml:space="preserve">        Possible protocols to connect ot an OF</w:t>
              </w:r>
            </w:ins>
          </w:p>
          <w:p w14:paraId="57A80F4B" w14:textId="77777777" w:rsidR="0004515F" w:rsidRDefault="0004515F" w:rsidP="0004515F">
            <w:pPr>
              <w:pStyle w:val="XML1"/>
              <w:rPr>
                <w:ins w:id="3150" w:author="Thomas Dietz" w:date="2012-08-13T14:54:00Z"/>
              </w:rPr>
            </w:pPr>
            <w:ins w:id="3151" w:author="Thomas Dietz" w:date="2012-08-13T14:54:00Z">
              <w:r>
                <w:t xml:space="preserve">        Configuration Point</w:t>
              </w:r>
            </w:ins>
          </w:p>
          <w:p w14:paraId="655F8FC7" w14:textId="77777777" w:rsidR="0004515F" w:rsidRDefault="0004515F" w:rsidP="0004515F">
            <w:pPr>
              <w:pStyle w:val="XML1"/>
              <w:rPr>
                <w:ins w:id="3152" w:author="Thomas Dietz" w:date="2012-08-13T14:54:00Z"/>
              </w:rPr>
            </w:pPr>
            <w:ins w:id="3153" w:author="Thomas Dietz" w:date="2012-08-13T14:54:00Z">
              <w:r>
                <w:t xml:space="preserve">      &lt;/xs:documentation&gt;</w:t>
              </w:r>
            </w:ins>
          </w:p>
          <w:p w14:paraId="1E1BB5D6" w14:textId="77777777" w:rsidR="0004515F" w:rsidRDefault="0004515F" w:rsidP="0004515F">
            <w:pPr>
              <w:pStyle w:val="XML1"/>
              <w:rPr>
                <w:ins w:id="3154" w:author="Thomas Dietz" w:date="2012-08-13T14:54:00Z"/>
              </w:rPr>
            </w:pPr>
            <w:ins w:id="3155" w:author="Thomas Dietz" w:date="2012-08-13T14:54:00Z">
              <w:r>
                <w:t xml:space="preserve">    &lt;/xs:annotation&gt;</w:t>
              </w:r>
            </w:ins>
          </w:p>
          <w:p w14:paraId="281BA5D7" w14:textId="77777777" w:rsidR="0004515F" w:rsidRDefault="0004515F" w:rsidP="0004515F">
            <w:pPr>
              <w:pStyle w:val="XML1"/>
              <w:rPr>
                <w:ins w:id="3156" w:author="Thomas Dietz" w:date="2012-08-13T14:54:00Z"/>
              </w:rPr>
            </w:pPr>
          </w:p>
          <w:p w14:paraId="47B5ED71" w14:textId="77777777" w:rsidR="0004515F" w:rsidRDefault="0004515F" w:rsidP="0004515F">
            <w:pPr>
              <w:pStyle w:val="XML1"/>
              <w:rPr>
                <w:ins w:id="3157" w:author="Thomas Dietz" w:date="2012-08-13T14:54:00Z"/>
              </w:rPr>
            </w:pPr>
            <w:ins w:id="3158" w:author="Thomas Dietz" w:date="2012-08-13T14:54:00Z">
              <w:r>
                <w:lastRenderedPageBreak/>
                <w:t xml:space="preserve">    &lt;xs:restriction base="xs:string"&gt;</w:t>
              </w:r>
            </w:ins>
          </w:p>
          <w:p w14:paraId="2962D4B4" w14:textId="77777777" w:rsidR="0004515F" w:rsidRDefault="0004515F" w:rsidP="0004515F">
            <w:pPr>
              <w:pStyle w:val="XML1"/>
              <w:rPr>
                <w:ins w:id="3159" w:author="Thomas Dietz" w:date="2012-08-13T14:54:00Z"/>
              </w:rPr>
            </w:pPr>
            <w:ins w:id="3160" w:author="Thomas Dietz" w:date="2012-08-13T14:54:00Z">
              <w:r>
                <w:t xml:space="preserve">      &lt;xs:enumeration value="ssh"/&gt;</w:t>
              </w:r>
            </w:ins>
          </w:p>
          <w:p w14:paraId="4F86D043" w14:textId="77777777" w:rsidR="0004515F" w:rsidRDefault="0004515F" w:rsidP="0004515F">
            <w:pPr>
              <w:pStyle w:val="XML1"/>
              <w:rPr>
                <w:ins w:id="3161" w:author="Thomas Dietz" w:date="2012-08-13T14:54:00Z"/>
              </w:rPr>
            </w:pPr>
            <w:ins w:id="3162" w:author="Thomas Dietz" w:date="2012-08-13T14:54:00Z">
              <w:r>
                <w:t xml:space="preserve">      &lt;xs:enumeration value="soap"/&gt;</w:t>
              </w:r>
            </w:ins>
          </w:p>
          <w:p w14:paraId="01F07023" w14:textId="77777777" w:rsidR="0004515F" w:rsidRDefault="0004515F" w:rsidP="0004515F">
            <w:pPr>
              <w:pStyle w:val="XML1"/>
              <w:rPr>
                <w:ins w:id="3163" w:author="Thomas Dietz" w:date="2012-08-13T14:54:00Z"/>
              </w:rPr>
            </w:pPr>
            <w:ins w:id="3164" w:author="Thomas Dietz" w:date="2012-08-13T14:54:00Z">
              <w:r>
                <w:t xml:space="preserve">      &lt;xs:enumeration value="tls"/&gt;</w:t>
              </w:r>
            </w:ins>
          </w:p>
          <w:p w14:paraId="000AA15F" w14:textId="77777777" w:rsidR="0004515F" w:rsidRDefault="0004515F" w:rsidP="0004515F">
            <w:pPr>
              <w:pStyle w:val="XML1"/>
              <w:rPr>
                <w:ins w:id="3165" w:author="Thomas Dietz" w:date="2012-08-13T14:54:00Z"/>
              </w:rPr>
            </w:pPr>
            <w:ins w:id="3166" w:author="Thomas Dietz" w:date="2012-08-13T14:54:00Z">
              <w:r>
                <w:t xml:space="preserve">      &lt;xs:enumeration value="beep"/&gt;</w:t>
              </w:r>
            </w:ins>
          </w:p>
          <w:p w14:paraId="32DD64E6" w14:textId="77777777" w:rsidR="0004515F" w:rsidRDefault="0004515F" w:rsidP="0004515F">
            <w:pPr>
              <w:pStyle w:val="XML1"/>
              <w:rPr>
                <w:ins w:id="3167" w:author="Thomas Dietz" w:date="2012-08-13T14:54:00Z"/>
              </w:rPr>
            </w:pPr>
            <w:ins w:id="3168" w:author="Thomas Dietz" w:date="2012-08-13T14:54:00Z">
              <w:r>
                <w:t xml:space="preserve">    &lt;/xs:restriction&gt;</w:t>
              </w:r>
            </w:ins>
          </w:p>
          <w:p w14:paraId="6317DDB4" w14:textId="72749C8B" w:rsidR="00A47610" w:rsidRPr="009F1B7D" w:rsidRDefault="0004515F" w:rsidP="0004515F">
            <w:pPr>
              <w:pStyle w:val="XML1"/>
              <w:rPr>
                <w:b/>
              </w:rPr>
            </w:pPr>
            <w:ins w:id="3169" w:author="Thomas Dietz" w:date="2012-08-13T14:54:00Z">
              <w:r>
                <w:t xml:space="preserve">  &lt;/xs:simpleType&gt;</w:t>
              </w:r>
            </w:ins>
          </w:p>
        </w:tc>
      </w:tr>
    </w:tbl>
    <w:p w14:paraId="34AA483B" w14:textId="77777777" w:rsidR="00A47610" w:rsidRPr="009F1B7D" w:rsidRDefault="00A47610" w:rsidP="00A47610">
      <w:pPr>
        <w:pStyle w:val="BodyText"/>
      </w:pPr>
    </w:p>
    <w:p w14:paraId="03A1CE43" w14:textId="77777777" w:rsidR="00A47610" w:rsidRPr="009F1B7D" w:rsidRDefault="00A47610">
      <w:pPr>
        <w:pStyle w:val="Heading3"/>
        <w:pPrChange w:id="3170" w:author="Thomas Dietz" w:date="2012-09-11T16:56:00Z">
          <w:pPr>
            <w:spacing w:before="0" w:line="276" w:lineRule="auto"/>
          </w:pPr>
        </w:pPrChange>
      </w:pPr>
      <w:bookmarkStart w:id="3171" w:name="_Toc315953991"/>
      <w:bookmarkStart w:id="3172" w:name="_Toc316542501"/>
      <w:bookmarkStart w:id="3173" w:name="_Toc335146980"/>
      <w:r w:rsidRPr="00DB42FD">
        <w:t>XML Example</w:t>
      </w:r>
      <w:bookmarkEnd w:id="3171"/>
      <w:bookmarkEnd w:id="3172"/>
      <w:bookmarkEnd w:id="3173"/>
    </w:p>
    <w:tbl>
      <w:tblPr>
        <w:tblStyle w:val="XMLtable"/>
        <w:tblW w:w="5000" w:type="pct"/>
        <w:tblLook w:val="04A0" w:firstRow="1" w:lastRow="0" w:firstColumn="1" w:lastColumn="0" w:noHBand="0" w:noVBand="1"/>
        <w:tblPrChange w:id="3174" w:author="Thomas Dietz" w:date="2012-09-11T16:48:00Z">
          <w:tblPr>
            <w:tblStyle w:val="TableGrid"/>
            <w:tblW w:w="0" w:type="auto"/>
            <w:tblInd w:w="378" w:type="dxa"/>
            <w:shd w:val="clear" w:color="auto" w:fill="C8FCCD"/>
            <w:tblLook w:val="04A0" w:firstRow="1" w:lastRow="0" w:firstColumn="1" w:lastColumn="0" w:noHBand="0" w:noVBand="1"/>
          </w:tblPr>
        </w:tblPrChange>
      </w:tblPr>
      <w:tblGrid>
        <w:gridCol w:w="9474"/>
        <w:tblGridChange w:id="3175">
          <w:tblGrid>
            <w:gridCol w:w="8820"/>
          </w:tblGrid>
        </w:tblGridChange>
      </w:tblGrid>
      <w:tr w:rsidR="00A47610" w:rsidRPr="009F1B7D" w14:paraId="0A3669C9" w14:textId="77777777" w:rsidTr="000325CE">
        <w:tc>
          <w:tcPr>
            <w:tcW w:w="8820" w:type="dxa"/>
            <w:tcPrChange w:id="3176" w:author="Thomas Dietz" w:date="2012-09-11T16:48:00Z">
              <w:tcPr>
                <w:tcW w:w="8820" w:type="dxa"/>
                <w:shd w:val="clear" w:color="auto" w:fill="C8FCCD"/>
              </w:tcPr>
            </w:tcPrChange>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6484FD30" w14:textId="740F935C" w:rsidR="00A47610" w:rsidDel="00DC2CE4" w:rsidRDefault="00A47610" w:rsidP="00D14D27">
      <w:pPr>
        <w:pStyle w:val="Heading3"/>
        <w:rPr>
          <w:del w:id="3177" w:author="Thomas Dietz" w:date="2012-08-10T14:56:00Z"/>
        </w:rPr>
      </w:pPr>
      <w:bookmarkStart w:id="3178" w:name="_Toc333403876"/>
      <w:bookmarkStart w:id="3179" w:name="_Toc333636817"/>
      <w:del w:id="3180" w:author="Thomas Dietz" w:date="2012-08-10T14:56:00Z">
        <w:r w:rsidDel="00DC2CE4">
          <w:delText>Normative Constraints</w:delText>
        </w:r>
        <w:bookmarkEnd w:id="3178"/>
        <w:bookmarkEnd w:id="3179"/>
      </w:del>
    </w:p>
    <w:p w14:paraId="5CF20AFA" w14:textId="55574255" w:rsidR="00A47610" w:rsidDel="00DC2CE4" w:rsidRDefault="00A47610" w:rsidP="00A47610">
      <w:pPr>
        <w:rPr>
          <w:del w:id="3181" w:author="Thomas Dietz" w:date="2012-08-10T14:56:00Z"/>
        </w:rPr>
      </w:pPr>
      <w:del w:id="3182" w:author="Thomas Dietz" w:date="2012-08-10T14:56:00Z">
        <w:r w:rsidDel="00DC2CE4">
          <w:delText xml:space="preserve">OF-CONFIG uses the NETCONF protocol as described in Section 8. NETCONF can use four different transport protocols: SSH, BEEP, SOAP, and TLS. Element </w:delText>
        </w:r>
        <w:r w:rsidRPr="00ED48AF" w:rsidDel="00DC2CE4">
          <w:rPr>
            <w:rStyle w:val="codeChar"/>
          </w:rPr>
          <w:delText>&lt;protocol&gt;</w:delText>
        </w:r>
        <w:r w:rsidDel="00DC2CE4">
          <w:delText xml:space="preserve"> defines the transport protocol that the Configuration Point used last when communicating via NETCONF with the OpenFlow Capable Switch. If this element is missing, then the default protocol is SSH.</w:delText>
        </w:r>
      </w:del>
    </w:p>
    <w:p w14:paraId="4C9C1247" w14:textId="59A4E222" w:rsidR="00A47610" w:rsidDel="00DC2CE4" w:rsidRDefault="00A47610" w:rsidP="00A47610">
      <w:pPr>
        <w:rPr>
          <w:del w:id="3183" w:author="Thomas Dietz" w:date="2012-08-10T14:56:00Z"/>
        </w:rPr>
      </w:pPr>
      <w:del w:id="3184" w:author="Thomas Dietz" w:date="2012-08-10T14:56:00Z">
        <w:r w:rsidDel="00DC2CE4">
          <w:delText>When a</w:delText>
        </w:r>
        <w:r w:rsidR="00F47EAD" w:rsidDel="00DC2CE4">
          <w:delText xml:space="preserve"> connection</w:delText>
        </w:r>
        <w:r w:rsidDel="00DC2CE4">
          <w:delText xml:space="preserve"> </w:delText>
        </w:r>
        <w:r w:rsidR="00F47EAD" w:rsidDel="00DC2CE4">
          <w:delText xml:space="preserve">is established between an </w:delText>
        </w:r>
        <w:r w:rsidDel="00DC2CE4">
          <w:delText xml:space="preserve">OpenFlow Capable Switch </w:delText>
        </w:r>
        <w:r w:rsidR="00F47EAD" w:rsidDel="00DC2CE4">
          <w:delText>and</w:delText>
        </w:r>
        <w:r w:rsidDel="00DC2CE4">
          <w:delText xml:space="preserve"> a </w:delText>
        </w:r>
        <w:r w:rsidR="00F47EAD" w:rsidDel="00DC2CE4">
          <w:delText>C</w:delText>
        </w:r>
        <w:r w:rsidDel="00DC2CE4">
          <w:delText xml:space="preserve">onfiguration </w:delText>
        </w:r>
        <w:r w:rsidR="00F47EAD" w:rsidDel="00DC2CE4">
          <w:delText>P</w:delText>
        </w:r>
        <w:r w:rsidDel="00DC2CE4">
          <w:delText xml:space="preserve">oint </w:delText>
        </w:r>
        <w:r w:rsidR="00F47EAD" w:rsidDel="00DC2CE4">
          <w:delText xml:space="preserve">the switch </w:delText>
        </w:r>
        <w:r w:rsidDel="00DC2CE4">
          <w:delText xml:space="preserve"> must </w:delText>
        </w:r>
        <w:r w:rsidR="00F47EAD" w:rsidDel="00DC2CE4">
          <w:delText xml:space="preserve">store </w:delText>
        </w:r>
        <w:r w:rsidDel="00DC2CE4">
          <w:delText xml:space="preserve">the connection information in an instance of the Configuration Point class. If such an instance does not exist, the OpenFlow Capable Switch MUST create an instance </w:delText>
        </w:r>
        <w:r w:rsidR="00F47EAD" w:rsidDel="00DC2CE4">
          <w:delText xml:space="preserve">where it then stores the </w:delText>
        </w:r>
        <w:r w:rsidDel="00DC2CE4">
          <w:delText>connection information.</w:delText>
        </w:r>
      </w:del>
    </w:p>
    <w:p w14:paraId="1A76187E" w14:textId="51131AD9" w:rsidR="00A47610" w:rsidDel="00DC2CE4" w:rsidRDefault="00A47610" w:rsidP="00A47610">
      <w:pPr>
        <w:rPr>
          <w:del w:id="3185" w:author="Thomas Dietz" w:date="2012-08-10T14:56:00Z"/>
        </w:rPr>
      </w:pPr>
      <w:del w:id="3186" w:author="Thomas Dietz" w:date="2012-08-10T14:56:00Z">
        <w:r w:rsidDel="00DC2CE4">
          <w:delText xml:space="preserve">An OpenFlow Capable Switch that cannot initiate a connection to a configuration point does not have to implement the Configuration Point class. It SHOULD block attempts to write to instances of the Configuration Point class with NETCONF </w:delText>
        </w:r>
        <w:r w:rsidRPr="00ED48AF" w:rsidDel="00DC2CE4">
          <w:rPr>
            <w:rStyle w:val="codeChar"/>
          </w:rPr>
          <w:delText>&lt;edit-config&gt;</w:delText>
        </w:r>
        <w:r w:rsidDel="00DC2CE4">
          <w:delText>operations.</w:delText>
        </w:r>
      </w:del>
    </w:p>
    <w:p w14:paraId="3F96666D" w14:textId="5F4B6235" w:rsidR="00A47610" w:rsidDel="00DC2CE4" w:rsidRDefault="00A47610" w:rsidP="00A47610">
      <w:pPr>
        <w:rPr>
          <w:del w:id="3187" w:author="Thomas Dietz" w:date="2012-08-10T14:56:00Z"/>
        </w:rPr>
      </w:pPr>
      <w:del w:id="3188" w:author="Thomas Dietz" w:date="2012-08-10T14:56:00Z">
        <w:r w:rsidDel="00DC2CE4">
          <w:delText>Instances of the Configuration Point class SHOULD be stored persistently across reboots of the OpenFlow Capable Switch.</w:delText>
        </w:r>
      </w:del>
    </w:p>
    <w:p w14:paraId="07E43679" w14:textId="18A471FB" w:rsidR="00A47610" w:rsidDel="00DC2CE4" w:rsidRDefault="00A47610" w:rsidP="00A47610">
      <w:pPr>
        <w:rPr>
          <w:del w:id="3189" w:author="Thomas Dietz" w:date="2012-08-10T14:56:00Z"/>
        </w:rPr>
      </w:pPr>
      <w:del w:id="3190" w:author="Thomas Dietz" w:date="2012-08-10T14:56:00Z">
        <w:r w:rsidDel="00DC2CE4">
          <w:delText xml:space="preserve">A Configuration Point is identified by OpenFlow Capable Switches with identifier </w:delText>
        </w:r>
        <w:r w:rsidRPr="00ED48AF" w:rsidDel="00DC2CE4">
          <w:rPr>
            <w:rStyle w:val="codeChar"/>
          </w:rPr>
          <w:delText>&lt;id&gt;</w:delText>
        </w:r>
        <w:r w:rsidRPr="00294BFA" w:rsidDel="00DC2CE4">
          <w:delText>.</w:delText>
        </w:r>
        <w:r w:rsidDel="00DC2CE4">
          <w:delText xml:space="preserve"> The identifier MUST be unique within the context of potential OpenFlow Capable Switches. </w:delText>
        </w:r>
      </w:del>
    </w:p>
    <w:p w14:paraId="590A6F63" w14:textId="6C0DE1D3" w:rsidR="00A47610" w:rsidDel="00DC2CE4" w:rsidRDefault="00A47610" w:rsidP="00A47610">
      <w:pPr>
        <w:rPr>
          <w:del w:id="3191" w:author="Thomas Dietz" w:date="2012-08-10T14:56:00Z"/>
        </w:rPr>
      </w:pPr>
      <w:del w:id="3192" w:author="Thomas Dietz" w:date="2012-08-10T14:56:00Z">
        <w:r w:rsidDel="00DC2CE4">
          <w:delText xml:space="preserve">Element </w:delText>
        </w:r>
        <w:r w:rsidRPr="00ED48AF" w:rsidDel="00DC2CE4">
          <w:rPr>
            <w:rStyle w:val="codeChar"/>
          </w:rPr>
          <w:delText>&lt;uri&gt;</w:delText>
        </w:r>
        <w:r w:rsidDel="00DC2CE4">
          <w:delText xml:space="preserve"> identifies the location of the configuration point as a service resource and MUST include all information necessary for the OpenFlow Capable Switch to reconnect to the Configuration Point should it become disconnected (e.g. protocol, fully qualified domain name, and port).</w:delText>
        </w:r>
      </w:del>
    </w:p>
    <w:p w14:paraId="006001FC" w14:textId="7680F530" w:rsidR="00A47610" w:rsidRPr="00294BFA" w:rsidDel="00DC2CE4" w:rsidRDefault="00A47610" w:rsidP="00A47610">
      <w:pPr>
        <w:rPr>
          <w:del w:id="3193" w:author="Thomas Dietz" w:date="2012-08-10T14:56:00Z"/>
        </w:rPr>
      </w:pPr>
      <w:del w:id="3194" w:author="Thomas Dietz" w:date="2012-08-10T14:56:00Z">
        <w:r w:rsidDel="00DC2CE4">
          <w:delText xml:space="preserve">The following elements of the Configuration Point can be modified by a NETCONF edit-config request or retrieved by a NETCONF </w:delText>
        </w:r>
        <w:r w:rsidRPr="00ED48AF" w:rsidDel="00DC2CE4">
          <w:rPr>
            <w:rStyle w:val="codeChar"/>
          </w:rPr>
          <w:delText>get-config</w:delText>
        </w:r>
        <w:r w:rsidDel="00DC2CE4">
          <w:delText xml:space="preserve"> request: </w:delText>
        </w:r>
        <w:r w:rsidRPr="00ED48AF" w:rsidDel="00DC2CE4">
          <w:rPr>
            <w:rStyle w:val="codeChar"/>
          </w:rPr>
          <w:delText>&lt;id&gt;</w:delText>
        </w:r>
        <w:r w:rsidRPr="00294BFA" w:rsidDel="00DC2CE4">
          <w:delText xml:space="preserve">, </w:delText>
        </w:r>
        <w:r w:rsidRPr="00ED48AF" w:rsidDel="00DC2CE4">
          <w:rPr>
            <w:rStyle w:val="codeChar"/>
          </w:rPr>
          <w:delText>&lt;uri&gt;</w:delText>
        </w:r>
        <w:r w:rsidRPr="00294BFA" w:rsidDel="00DC2CE4">
          <w:delText xml:space="preserve">, </w:delText>
        </w:r>
        <w:r w:rsidRPr="00ED48AF" w:rsidDel="00DC2CE4">
          <w:rPr>
            <w:rStyle w:val="codeChar"/>
          </w:rPr>
          <w:delText>&lt;protocol&gt;</w:delText>
        </w:r>
        <w:r w:rsidRPr="00294BFA" w:rsidDel="00DC2CE4">
          <w:delText>.</w:delText>
        </w:r>
      </w:del>
    </w:p>
    <w:p w14:paraId="7E38CBED" w14:textId="6FB10364" w:rsidR="00C805D1" w:rsidRPr="009F1B7D" w:rsidDel="00B15A0B" w:rsidRDefault="00C805D1" w:rsidP="00D14D27">
      <w:pPr>
        <w:pStyle w:val="Heading3"/>
        <w:rPr>
          <w:del w:id="3195" w:author="Deepak Bansal (AZURE)" w:date="2012-08-23T21:55:00Z"/>
        </w:rPr>
      </w:pPr>
      <w:bookmarkStart w:id="3196" w:name="_Toc315953993"/>
      <w:bookmarkStart w:id="3197" w:name="_Toc316542503"/>
      <w:bookmarkStart w:id="3198" w:name="_Toc333636818"/>
      <w:del w:id="3199" w:author="Deepak Bansal (AZURE)" w:date="2012-08-23T21:55:00Z">
        <w:r w:rsidRPr="00DB42FD" w:rsidDel="00B15A0B">
          <w:delText>YANG Specification</w:delText>
        </w:r>
        <w:bookmarkEnd w:id="3196"/>
        <w:bookmarkEnd w:id="3197"/>
        <w:bookmarkEnd w:id="3198"/>
      </w:del>
    </w:p>
    <w:tbl>
      <w:tblPr>
        <w:tblStyle w:val="TableGrid"/>
        <w:tblW w:w="5000" w:type="pct"/>
        <w:shd w:val="clear" w:color="auto" w:fill="C8FCCD"/>
        <w:tblCellMar>
          <w:left w:w="57" w:type="dxa"/>
          <w:right w:w="57" w:type="dxa"/>
        </w:tblCellMar>
        <w:tblLook w:val="04A0" w:firstRow="1" w:lastRow="0" w:firstColumn="1" w:lastColumn="0" w:noHBand="0" w:noVBand="1"/>
        <w:tblPrChange w:id="3200" w:author="Thomas Dietz" w:date="2012-08-10T14:59:00Z">
          <w:tblPr>
            <w:tblStyle w:val="TableGrid"/>
            <w:tblW w:w="0" w:type="auto"/>
            <w:tblInd w:w="378" w:type="dxa"/>
            <w:shd w:val="clear" w:color="auto" w:fill="C8FCCD"/>
            <w:tblLook w:val="04A0" w:firstRow="1" w:lastRow="0" w:firstColumn="1" w:lastColumn="0" w:noHBand="0" w:noVBand="1"/>
          </w:tblPr>
        </w:tblPrChange>
      </w:tblPr>
      <w:tblGrid>
        <w:gridCol w:w="9474"/>
        <w:tblGridChange w:id="3201">
          <w:tblGrid>
            <w:gridCol w:w="8820"/>
          </w:tblGrid>
        </w:tblGridChange>
      </w:tblGrid>
      <w:tr w:rsidR="00C805D1" w:rsidRPr="009F1B7D" w:rsidDel="00B15A0B" w14:paraId="56D16770" w14:textId="19596A00" w:rsidTr="00DC2CE4">
        <w:trPr>
          <w:del w:id="3202" w:author="Deepak Bansal (AZURE)" w:date="2012-08-23T21:55:00Z"/>
        </w:trPr>
        <w:tc>
          <w:tcPr>
            <w:tcW w:w="5000" w:type="pct"/>
            <w:shd w:val="clear" w:color="auto" w:fill="C8FCCD"/>
            <w:tcPrChange w:id="3203" w:author="Thomas Dietz" w:date="2012-08-10T14:59:00Z">
              <w:tcPr>
                <w:tcW w:w="8820" w:type="dxa"/>
                <w:shd w:val="clear" w:color="auto" w:fill="C8FCCD"/>
              </w:tcPr>
            </w:tcPrChange>
          </w:tcPr>
          <w:p w14:paraId="63F449D1" w14:textId="38790A81" w:rsidR="00C805D1" w:rsidRPr="009F1B7D" w:rsidDel="00B15A0B" w:rsidRDefault="00C805D1" w:rsidP="00011096">
            <w:pPr>
              <w:pStyle w:val="XML1"/>
              <w:rPr>
                <w:del w:id="3204" w:author="Deepak Bansal (AZURE)" w:date="2012-08-23T21:55:00Z"/>
              </w:rPr>
            </w:pPr>
            <w:del w:id="3205" w:author="Deepak Bansal (AZURE)" w:date="2012-08-23T21:55:00Z">
              <w:r w:rsidRPr="009F1B7D" w:rsidDel="00B15A0B">
                <w:delText>grouping openflow-configuration-point-grouping {</w:delText>
              </w:r>
            </w:del>
          </w:p>
          <w:p w14:paraId="2DC0D5C8" w14:textId="63FAF360" w:rsidR="00C805D1" w:rsidRPr="009F1B7D" w:rsidDel="00B15A0B" w:rsidRDefault="00C805D1" w:rsidP="00011096">
            <w:pPr>
              <w:pStyle w:val="XML1"/>
              <w:rPr>
                <w:del w:id="3206" w:author="Deepak Bansal (AZURE)" w:date="2012-08-23T21:55:00Z"/>
              </w:rPr>
            </w:pPr>
            <w:del w:id="3207" w:author="Deepak Bansal (AZURE)" w:date="2012-08-23T21:55:00Z">
              <w:r w:rsidRPr="009F1B7D" w:rsidDel="00B15A0B">
                <w:delText>description "Representation of an OpenFlow Configuration Point.";</w:delText>
              </w:r>
            </w:del>
          </w:p>
          <w:p w14:paraId="59D620FD" w14:textId="12730900" w:rsidR="00C805D1" w:rsidRPr="009F1B7D" w:rsidDel="00B15A0B" w:rsidRDefault="00C805D1" w:rsidP="00011096">
            <w:pPr>
              <w:pStyle w:val="XML2"/>
              <w:rPr>
                <w:del w:id="3208" w:author="Deepak Bansal (AZURE)" w:date="2012-08-23T21:55:00Z"/>
              </w:rPr>
            </w:pPr>
            <w:del w:id="3209" w:author="Deepak Bansal (AZURE)" w:date="2012-08-23T21:55:00Z">
              <w:r w:rsidRPr="009F1B7D" w:rsidDel="00B15A0B">
                <w:delText>leaf id {</w:delText>
              </w:r>
            </w:del>
          </w:p>
          <w:p w14:paraId="06BC60C2" w14:textId="71A4393B" w:rsidR="00C805D1" w:rsidRPr="009F1B7D" w:rsidDel="00B15A0B" w:rsidRDefault="00C805D1" w:rsidP="00011096">
            <w:pPr>
              <w:pStyle w:val="XML3"/>
              <w:rPr>
                <w:del w:id="3210" w:author="Deepak Bansal (AZURE)" w:date="2012-08-23T21:55:00Z"/>
              </w:rPr>
            </w:pPr>
            <w:del w:id="3211" w:author="Deepak Bansal (AZURE)" w:date="2012-08-23T21:55:00Z">
              <w:r w:rsidRPr="009F1B7D" w:rsidDel="00B15A0B">
                <w:delText>type inet:uri;</w:delText>
              </w:r>
            </w:del>
          </w:p>
          <w:p w14:paraId="03D89399" w14:textId="2F09DAB4" w:rsidR="00C805D1" w:rsidRPr="009F1B7D" w:rsidDel="00B15A0B" w:rsidRDefault="00C805D1" w:rsidP="00011096">
            <w:pPr>
              <w:pStyle w:val="XML3"/>
              <w:rPr>
                <w:del w:id="3212" w:author="Deepak Bansal (AZURE)" w:date="2012-08-23T21:55:00Z"/>
              </w:rPr>
            </w:pPr>
            <w:del w:id="3213" w:author="Deepak Bansal (AZURE)" w:date="2012-08-23T21:55:00Z">
              <w:r w:rsidRPr="009F1B7D" w:rsidDel="00B15A0B">
                <w:delText>description "An identifier that identifies a Configuration Point of the OpenFlow Capable Switch.";</w:delText>
              </w:r>
            </w:del>
          </w:p>
          <w:p w14:paraId="26A31300" w14:textId="3C4B5D15" w:rsidR="00C805D1" w:rsidRPr="009F1B7D" w:rsidDel="00B15A0B" w:rsidRDefault="00C805D1" w:rsidP="00011096">
            <w:pPr>
              <w:pStyle w:val="XML2"/>
              <w:rPr>
                <w:del w:id="3214" w:author="Deepak Bansal (AZURE)" w:date="2012-08-23T21:55:00Z"/>
              </w:rPr>
            </w:pPr>
            <w:del w:id="3215" w:author="Deepak Bansal (AZURE)" w:date="2012-08-23T21:55:00Z">
              <w:r w:rsidRPr="009F1B7D" w:rsidDel="00B15A0B">
                <w:delText>}</w:delText>
              </w:r>
            </w:del>
          </w:p>
          <w:p w14:paraId="591CA63D" w14:textId="2A813917" w:rsidR="00C805D1" w:rsidRPr="009F1B7D" w:rsidDel="00B15A0B" w:rsidRDefault="00C805D1" w:rsidP="00011096">
            <w:pPr>
              <w:pStyle w:val="XML2"/>
              <w:rPr>
                <w:del w:id="3216" w:author="Deepak Bansal (AZURE)" w:date="2012-08-23T21:55:00Z"/>
              </w:rPr>
            </w:pPr>
            <w:del w:id="3217" w:author="Deepak Bansal (AZURE)" w:date="2012-08-23T21:55:00Z">
              <w:r w:rsidRPr="009F1B7D" w:rsidDel="00B15A0B">
                <w:delText>leaf uri {</w:delText>
              </w:r>
            </w:del>
          </w:p>
          <w:p w14:paraId="3B2257B0" w14:textId="275A1DC8" w:rsidR="00C805D1" w:rsidRPr="009F1B7D" w:rsidDel="00B15A0B" w:rsidRDefault="00C805D1" w:rsidP="00011096">
            <w:pPr>
              <w:pStyle w:val="XML3"/>
              <w:rPr>
                <w:del w:id="3218" w:author="Deepak Bansal (AZURE)" w:date="2012-08-23T21:55:00Z"/>
              </w:rPr>
            </w:pPr>
            <w:del w:id="3219" w:author="Deepak Bansal (AZURE)" w:date="2012-08-23T21:55:00Z">
              <w:r w:rsidRPr="009F1B7D" w:rsidDel="00B15A0B">
                <w:delText>type inet:uri;</w:delText>
              </w:r>
            </w:del>
          </w:p>
          <w:p w14:paraId="2F8AD980" w14:textId="5F9D4703" w:rsidR="00C805D1" w:rsidRPr="009F1B7D" w:rsidDel="00B15A0B" w:rsidRDefault="00C805D1" w:rsidP="00011096">
            <w:pPr>
              <w:pStyle w:val="XML3"/>
              <w:rPr>
                <w:del w:id="3220" w:author="Deepak Bansal (AZURE)" w:date="2012-08-23T21:55:00Z"/>
              </w:rPr>
            </w:pPr>
            <w:del w:id="3221" w:author="Deepak Bansal (AZURE)" w:date="2012-08-23T21:55:00Z">
              <w:r w:rsidRPr="009F1B7D" w:rsidDel="00B15A0B">
                <w:delText>description "A locator of the Configuration Point. This element MAY contain a locator of the Configuration Point including, for example, an IP address and a port number.";</w:delText>
              </w:r>
            </w:del>
          </w:p>
          <w:p w14:paraId="7CC6BFD0" w14:textId="14FD8B8E" w:rsidR="00C805D1" w:rsidRPr="009F1B7D" w:rsidDel="00B15A0B" w:rsidRDefault="00C805D1" w:rsidP="00011096">
            <w:pPr>
              <w:pStyle w:val="XML2"/>
              <w:rPr>
                <w:del w:id="3222" w:author="Deepak Bansal (AZURE)" w:date="2012-08-23T21:55:00Z"/>
              </w:rPr>
            </w:pPr>
            <w:del w:id="3223" w:author="Deepak Bansal (AZURE)" w:date="2012-08-23T21:55:00Z">
              <w:r w:rsidRPr="009F1B7D" w:rsidDel="00B15A0B">
                <w:delText>}</w:delText>
              </w:r>
            </w:del>
          </w:p>
          <w:p w14:paraId="6FB9973B" w14:textId="60213794" w:rsidR="00C805D1" w:rsidRPr="009F1B7D" w:rsidDel="00B15A0B" w:rsidRDefault="00C805D1" w:rsidP="00011096">
            <w:pPr>
              <w:pStyle w:val="XML2"/>
              <w:rPr>
                <w:del w:id="3224" w:author="Deepak Bansal (AZURE)" w:date="2012-08-23T21:55:00Z"/>
              </w:rPr>
            </w:pPr>
            <w:del w:id="3225" w:author="Deepak Bansal (AZURE)" w:date="2012-08-23T21:55:00Z">
              <w:r w:rsidRPr="009F1B7D" w:rsidDel="00B15A0B">
                <w:delText>leaf protocol {</w:delText>
              </w:r>
            </w:del>
          </w:p>
          <w:p w14:paraId="3DEB9843" w14:textId="3698F7D0" w:rsidR="00C805D1" w:rsidRPr="009F1B7D" w:rsidDel="00B15A0B" w:rsidRDefault="00C805D1" w:rsidP="00011096">
            <w:pPr>
              <w:pStyle w:val="XML3"/>
              <w:rPr>
                <w:del w:id="3226" w:author="Deepak Bansal (AZURE)" w:date="2012-08-23T21:55:00Z"/>
              </w:rPr>
            </w:pPr>
            <w:del w:id="3227" w:author="Deepak Bansal (AZURE)" w:date="2012-08-23T21:55:00Z">
              <w:r w:rsidRPr="009F1B7D" w:rsidDel="00B15A0B">
                <w:delText>type enumeration {</w:delText>
              </w:r>
            </w:del>
          </w:p>
          <w:p w14:paraId="123D167D" w14:textId="163C18E3" w:rsidR="00C805D1" w:rsidRPr="009F1B7D" w:rsidDel="00B15A0B" w:rsidRDefault="00C805D1" w:rsidP="00011096">
            <w:pPr>
              <w:pStyle w:val="XML4"/>
              <w:rPr>
                <w:del w:id="3228" w:author="Deepak Bansal (AZURE)" w:date="2012-08-23T21:55:00Z"/>
              </w:rPr>
            </w:pPr>
            <w:del w:id="3229" w:author="Deepak Bansal (AZURE)" w:date="2012-08-23T21:55:00Z">
              <w:r w:rsidRPr="009F1B7D" w:rsidDel="00B15A0B">
                <w:delText>enum "ssh";</w:delText>
              </w:r>
            </w:del>
          </w:p>
          <w:p w14:paraId="4C946C36" w14:textId="0D3707E5" w:rsidR="00C805D1" w:rsidRPr="009F1B7D" w:rsidDel="00B15A0B" w:rsidRDefault="00C805D1" w:rsidP="00011096">
            <w:pPr>
              <w:pStyle w:val="XML4"/>
              <w:rPr>
                <w:del w:id="3230" w:author="Deepak Bansal (AZURE)" w:date="2012-08-23T21:55:00Z"/>
              </w:rPr>
            </w:pPr>
            <w:del w:id="3231" w:author="Deepak Bansal (AZURE)" w:date="2012-08-23T21:55:00Z">
              <w:r w:rsidRPr="009F1B7D" w:rsidDel="00B15A0B">
                <w:delText>enum "soap";</w:delText>
              </w:r>
            </w:del>
          </w:p>
          <w:p w14:paraId="7508334C" w14:textId="31E165E3" w:rsidR="00C805D1" w:rsidRPr="009F1B7D" w:rsidDel="00B15A0B" w:rsidRDefault="00C805D1" w:rsidP="00011096">
            <w:pPr>
              <w:pStyle w:val="XML4"/>
              <w:rPr>
                <w:del w:id="3232" w:author="Deepak Bansal (AZURE)" w:date="2012-08-23T21:55:00Z"/>
              </w:rPr>
            </w:pPr>
            <w:del w:id="3233" w:author="Deepak Bansal (AZURE)" w:date="2012-08-23T21:55:00Z">
              <w:r w:rsidRPr="009F1B7D" w:rsidDel="00B15A0B">
                <w:delText>enum "tls";</w:delText>
              </w:r>
            </w:del>
          </w:p>
          <w:p w14:paraId="56A4E916" w14:textId="58AB8266" w:rsidR="00C805D1" w:rsidRPr="009F1B7D" w:rsidDel="00B15A0B" w:rsidRDefault="00C805D1" w:rsidP="00011096">
            <w:pPr>
              <w:pStyle w:val="XML4"/>
              <w:rPr>
                <w:del w:id="3234" w:author="Deepak Bansal (AZURE)" w:date="2012-08-23T21:55:00Z"/>
              </w:rPr>
            </w:pPr>
            <w:del w:id="3235" w:author="Deepak Bansal (AZURE)" w:date="2012-08-23T21:55:00Z">
              <w:r w:rsidRPr="009F1B7D" w:rsidDel="00B15A0B">
                <w:delText>enum "beep";</w:delText>
              </w:r>
            </w:del>
          </w:p>
          <w:p w14:paraId="0F8EE236" w14:textId="611300F3" w:rsidR="00C805D1" w:rsidRPr="009F1B7D" w:rsidDel="00B15A0B" w:rsidRDefault="00C805D1" w:rsidP="00011096">
            <w:pPr>
              <w:pStyle w:val="XML3"/>
              <w:rPr>
                <w:del w:id="3236" w:author="Deepak Bansal (AZURE)" w:date="2012-08-23T21:55:00Z"/>
              </w:rPr>
            </w:pPr>
            <w:del w:id="3237" w:author="Deepak Bansal (AZURE)" w:date="2012-08-23T21:55:00Z">
              <w:r w:rsidRPr="009F1B7D" w:rsidDel="00B15A0B">
                <w:delText>}</w:delText>
              </w:r>
            </w:del>
          </w:p>
          <w:p w14:paraId="7788F6B3" w14:textId="0FE22C0F" w:rsidR="00C805D1" w:rsidRPr="009F1B7D" w:rsidDel="00B15A0B" w:rsidRDefault="00C805D1" w:rsidP="00011096">
            <w:pPr>
              <w:pStyle w:val="XML3"/>
              <w:rPr>
                <w:del w:id="3238" w:author="Deepak Bansal (AZURE)" w:date="2012-08-23T21:55:00Z"/>
              </w:rPr>
            </w:pPr>
            <w:del w:id="3239" w:author="Deepak Bansal (AZURE)" w:date="2012-08-23T21:55:00Z">
              <w:r w:rsidRPr="009F1B7D" w:rsidDel="00B15A0B">
                <w:delText>default "ssh";</w:delText>
              </w:r>
            </w:del>
          </w:p>
          <w:p w14:paraId="5C6D1CFF" w14:textId="6EDCE8CB" w:rsidR="00C805D1" w:rsidRPr="009F1B7D" w:rsidDel="00B15A0B" w:rsidRDefault="00C805D1" w:rsidP="00011096">
            <w:pPr>
              <w:pStyle w:val="XML3"/>
              <w:rPr>
                <w:del w:id="3240" w:author="Deepak Bansal (AZURE)" w:date="2012-08-23T21:55:00Z"/>
              </w:rPr>
            </w:pPr>
            <w:del w:id="3241" w:author="Deepak Bansal (AZURE)" w:date="2012-08-23T21:55:00Z">
              <w:r w:rsidRPr="009F1B7D" w:rsidDel="00B15A0B">
                <w:delText>description "The transport protocol that the Configuration Point uses when communicating via NETCONF with the OpenFlow Capable Switch.";</w:delText>
              </w:r>
            </w:del>
          </w:p>
          <w:p w14:paraId="60FE5919" w14:textId="02D55C70" w:rsidR="00C805D1" w:rsidRPr="009F1B7D" w:rsidDel="00B15A0B" w:rsidRDefault="00C805D1" w:rsidP="00011096">
            <w:pPr>
              <w:pStyle w:val="XML3"/>
              <w:rPr>
                <w:del w:id="3242" w:author="Deepak Bansal (AZURE)" w:date="2012-08-23T21:55:00Z"/>
              </w:rPr>
            </w:pPr>
            <w:del w:id="3243" w:author="Deepak Bansal (AZURE)" w:date="2012-08-23T21:55:00Z">
              <w:r w:rsidRPr="009F1B7D" w:rsidDel="00B15A0B">
                <w:delText>reference "The mappings of NETCONF to different transport protocols are defined in RFC 6242 for SSH, RFC 4743 for SOAP, RFC 4744 for BEEP, and RFC 5539 for TLS";</w:delText>
              </w:r>
            </w:del>
          </w:p>
          <w:p w14:paraId="18ACF498" w14:textId="38B65884" w:rsidR="00C805D1" w:rsidRPr="009F1B7D" w:rsidDel="00B15A0B" w:rsidRDefault="00C805D1" w:rsidP="00011096">
            <w:pPr>
              <w:pStyle w:val="XML2"/>
              <w:rPr>
                <w:del w:id="3244" w:author="Deepak Bansal (AZURE)" w:date="2012-08-23T21:55:00Z"/>
              </w:rPr>
            </w:pPr>
            <w:del w:id="3245" w:author="Deepak Bansal (AZURE)" w:date="2012-08-23T21:55:00Z">
              <w:r w:rsidRPr="009F1B7D" w:rsidDel="00B15A0B">
                <w:delText>}</w:delText>
              </w:r>
            </w:del>
          </w:p>
          <w:p w14:paraId="3EB34D83" w14:textId="3C737ED8" w:rsidR="00DC2CE4" w:rsidDel="00B15A0B" w:rsidRDefault="00C805D1" w:rsidP="00DC2CE4">
            <w:pPr>
              <w:pStyle w:val="XML1"/>
              <w:rPr>
                <w:ins w:id="3246" w:author="Thomas Dietz" w:date="2012-08-10T14:55:00Z"/>
                <w:del w:id="3247" w:author="Deepak Bansal (AZURE)" w:date="2012-08-23T21:55:00Z"/>
              </w:rPr>
            </w:pPr>
            <w:del w:id="3248" w:author="Deepak Bansal (AZURE)" w:date="2012-08-23T21:55:00Z">
              <w:r w:rsidRPr="009F1B7D" w:rsidDel="00B15A0B">
                <w:delText>}</w:delText>
              </w:r>
            </w:del>
            <w:ins w:id="3249" w:author="Thomas Dietz" w:date="2012-08-10T14:55:00Z">
              <w:del w:id="3250" w:author="Deepak Bansal (AZURE)" w:date="2012-08-23T21:55:00Z">
                <w:r w:rsidR="00DC2CE4" w:rsidDel="00B15A0B">
                  <w:delText xml:space="preserve">  grouping OFConfigurationPointType {</w:delText>
                </w:r>
              </w:del>
            </w:ins>
          </w:p>
          <w:p w14:paraId="7FB161FE" w14:textId="6DF72974" w:rsidR="00DC2CE4" w:rsidDel="00B15A0B" w:rsidRDefault="00DC2CE4" w:rsidP="00DC2CE4">
            <w:pPr>
              <w:pStyle w:val="XML1"/>
              <w:rPr>
                <w:ins w:id="3251" w:author="Thomas Dietz" w:date="2012-08-10T14:55:00Z"/>
                <w:del w:id="3252" w:author="Deepak Bansal (AZURE)" w:date="2012-08-23T21:55:00Z"/>
              </w:rPr>
            </w:pPr>
            <w:ins w:id="3253" w:author="Thomas Dietz" w:date="2012-08-10T14:55:00Z">
              <w:del w:id="3254" w:author="Deepak Bansal (AZURE)" w:date="2012-08-23T21:55:00Z">
                <w:r w:rsidDel="00B15A0B">
                  <w:delText xml:space="preserve">    description "Representation of an OpenFlow Configuration Point.</w:delText>
                </w:r>
              </w:del>
            </w:ins>
          </w:p>
          <w:p w14:paraId="53095172" w14:textId="5E79D2EC" w:rsidR="00DC2CE4" w:rsidDel="00B15A0B" w:rsidRDefault="00DC2CE4" w:rsidP="00DC2CE4">
            <w:pPr>
              <w:pStyle w:val="XML1"/>
              <w:rPr>
                <w:ins w:id="3255" w:author="Thomas Dietz" w:date="2012-08-10T14:55:00Z"/>
                <w:del w:id="3256" w:author="Deepak Bansal (AZURE)" w:date="2012-08-23T21:55:00Z"/>
              </w:rPr>
            </w:pPr>
            <w:ins w:id="3257" w:author="Thomas Dietz" w:date="2012-08-10T14:55:00Z">
              <w:del w:id="3258" w:author="Deepak Bansal (AZURE)" w:date="2012-08-23T21:55:00Z">
                <w:r w:rsidDel="00B15A0B">
                  <w:delText xml:space="preserve">      Instances of the Configuration Point class SHOULD be stored </w:delText>
                </w:r>
              </w:del>
            </w:ins>
          </w:p>
          <w:p w14:paraId="27866C24" w14:textId="7160C079" w:rsidR="00DC2CE4" w:rsidDel="00B15A0B" w:rsidRDefault="00DC2CE4" w:rsidP="00DC2CE4">
            <w:pPr>
              <w:pStyle w:val="XML1"/>
              <w:rPr>
                <w:ins w:id="3259" w:author="Thomas Dietz" w:date="2012-08-10T14:55:00Z"/>
                <w:del w:id="3260" w:author="Deepak Bansal (AZURE)" w:date="2012-08-23T21:55:00Z"/>
              </w:rPr>
            </w:pPr>
            <w:ins w:id="3261" w:author="Thomas Dietz" w:date="2012-08-10T14:55:00Z">
              <w:del w:id="3262" w:author="Deepak Bansal (AZURE)" w:date="2012-08-23T21:55:00Z">
                <w:r w:rsidDel="00B15A0B">
                  <w:delText xml:space="preserve">      persistently across reboots of the OpenFlow Capable Switch.</w:delText>
                </w:r>
              </w:del>
            </w:ins>
          </w:p>
          <w:p w14:paraId="6AEF5FDE" w14:textId="476D0443" w:rsidR="00DC2CE4" w:rsidDel="00B15A0B" w:rsidRDefault="00DC2CE4" w:rsidP="00DC2CE4">
            <w:pPr>
              <w:pStyle w:val="XML1"/>
              <w:rPr>
                <w:ins w:id="3263" w:author="Thomas Dietz" w:date="2012-08-10T14:55:00Z"/>
                <w:del w:id="3264" w:author="Deepak Bansal (AZURE)" w:date="2012-08-23T21:55:00Z"/>
              </w:rPr>
            </w:pPr>
            <w:ins w:id="3265" w:author="Thomas Dietz" w:date="2012-08-10T14:55:00Z">
              <w:del w:id="3266" w:author="Deepak Bansal (AZURE)" w:date="2012-08-23T21:55:00Z">
                <w:r w:rsidDel="00B15A0B">
                  <w:delText xml:space="preserve">    </w:delText>
                </w:r>
              </w:del>
            </w:ins>
          </w:p>
          <w:p w14:paraId="7C3DA9BA" w14:textId="641F1603" w:rsidR="00DC2CE4" w:rsidDel="00B15A0B" w:rsidRDefault="00DC2CE4" w:rsidP="00DC2CE4">
            <w:pPr>
              <w:pStyle w:val="XML1"/>
              <w:rPr>
                <w:ins w:id="3267" w:author="Thomas Dietz" w:date="2012-08-10T14:55:00Z"/>
                <w:del w:id="3268" w:author="Deepak Bansal (AZURE)" w:date="2012-08-23T21:55:00Z"/>
              </w:rPr>
            </w:pPr>
            <w:ins w:id="3269" w:author="Thomas Dietz" w:date="2012-08-10T14:55:00Z">
              <w:del w:id="3270" w:author="Deepak Bansal (AZURE)" w:date="2012-08-23T21:55:00Z">
                <w:r w:rsidDel="00B15A0B">
                  <w:delText xml:space="preserve">      When a connection is established between an OpenFlow Capable </w:delText>
                </w:r>
              </w:del>
            </w:ins>
          </w:p>
          <w:p w14:paraId="64A53BEE" w14:textId="63D36889" w:rsidR="00DC2CE4" w:rsidDel="00B15A0B" w:rsidRDefault="00DC2CE4" w:rsidP="00DC2CE4">
            <w:pPr>
              <w:pStyle w:val="XML1"/>
              <w:rPr>
                <w:ins w:id="3271" w:author="Thomas Dietz" w:date="2012-08-10T14:55:00Z"/>
                <w:del w:id="3272" w:author="Deepak Bansal (AZURE)" w:date="2012-08-23T21:55:00Z"/>
              </w:rPr>
            </w:pPr>
            <w:ins w:id="3273" w:author="Thomas Dietz" w:date="2012-08-10T14:55:00Z">
              <w:del w:id="3274" w:author="Deepak Bansal (AZURE)" w:date="2012-08-23T21:55:00Z">
                <w:r w:rsidDel="00B15A0B">
                  <w:delText xml:space="preserve">      Switch and a Configuration Point the switch  MUST store the </w:delText>
                </w:r>
              </w:del>
            </w:ins>
          </w:p>
          <w:p w14:paraId="31F900F0" w14:textId="77B6F41C" w:rsidR="00DC2CE4" w:rsidDel="00B15A0B" w:rsidRDefault="00DC2CE4" w:rsidP="00DC2CE4">
            <w:pPr>
              <w:pStyle w:val="XML1"/>
              <w:rPr>
                <w:ins w:id="3275" w:author="Thomas Dietz" w:date="2012-08-10T14:55:00Z"/>
                <w:del w:id="3276" w:author="Deepak Bansal (AZURE)" w:date="2012-08-23T21:55:00Z"/>
              </w:rPr>
            </w:pPr>
            <w:ins w:id="3277" w:author="Thomas Dietz" w:date="2012-08-10T14:55:00Z">
              <w:del w:id="3278" w:author="Deepak Bansal (AZURE)" w:date="2012-08-23T21:55:00Z">
                <w:r w:rsidDel="00B15A0B">
                  <w:delText xml:space="preserve">      connection information in an instance of the Configuration </w:delText>
                </w:r>
              </w:del>
            </w:ins>
          </w:p>
          <w:p w14:paraId="38A5CB1C" w14:textId="168DC0B8" w:rsidR="00DC2CE4" w:rsidDel="00B15A0B" w:rsidRDefault="00DC2CE4" w:rsidP="00DC2CE4">
            <w:pPr>
              <w:pStyle w:val="XML1"/>
              <w:rPr>
                <w:ins w:id="3279" w:author="Thomas Dietz" w:date="2012-08-10T14:55:00Z"/>
                <w:del w:id="3280" w:author="Deepak Bansal (AZURE)" w:date="2012-08-23T21:55:00Z"/>
              </w:rPr>
            </w:pPr>
            <w:ins w:id="3281" w:author="Thomas Dietz" w:date="2012-08-10T14:55:00Z">
              <w:del w:id="3282" w:author="Deepak Bansal (AZURE)" w:date="2012-08-23T21:55:00Z">
                <w:r w:rsidDel="00B15A0B">
                  <w:delText xml:space="preserve">      Point class. If such an instance does not exist, the OpenFlow</w:delText>
                </w:r>
              </w:del>
            </w:ins>
          </w:p>
          <w:p w14:paraId="4B6DB56E" w14:textId="69E69C57" w:rsidR="00DC2CE4" w:rsidDel="00B15A0B" w:rsidRDefault="00DC2CE4" w:rsidP="00DC2CE4">
            <w:pPr>
              <w:pStyle w:val="XML1"/>
              <w:rPr>
                <w:ins w:id="3283" w:author="Thomas Dietz" w:date="2012-08-10T14:55:00Z"/>
                <w:del w:id="3284" w:author="Deepak Bansal (AZURE)" w:date="2012-08-23T21:55:00Z"/>
              </w:rPr>
            </w:pPr>
            <w:ins w:id="3285" w:author="Thomas Dietz" w:date="2012-08-10T14:55:00Z">
              <w:del w:id="3286" w:author="Deepak Bansal (AZURE)" w:date="2012-08-23T21:55:00Z">
                <w:r w:rsidDel="00B15A0B">
                  <w:delText xml:space="preserve">      Capable Switch MUST create an instance where it then stores </w:delText>
                </w:r>
              </w:del>
            </w:ins>
          </w:p>
          <w:p w14:paraId="4AD62902" w14:textId="18AD007B" w:rsidR="00DC2CE4" w:rsidDel="00B15A0B" w:rsidRDefault="00DC2CE4" w:rsidP="00DC2CE4">
            <w:pPr>
              <w:pStyle w:val="XML1"/>
              <w:rPr>
                <w:ins w:id="3287" w:author="Thomas Dietz" w:date="2012-08-10T14:55:00Z"/>
                <w:del w:id="3288" w:author="Deepak Bansal (AZURE)" w:date="2012-08-23T21:55:00Z"/>
              </w:rPr>
            </w:pPr>
            <w:ins w:id="3289" w:author="Thomas Dietz" w:date="2012-08-10T14:55:00Z">
              <w:del w:id="3290" w:author="Deepak Bansal (AZURE)" w:date="2012-08-23T21:55:00Z">
                <w:r w:rsidDel="00B15A0B">
                  <w:delText xml:space="preserve">      the connection information.</w:delText>
                </w:r>
              </w:del>
            </w:ins>
          </w:p>
          <w:p w14:paraId="14F008B9" w14:textId="316520FA" w:rsidR="00DC2CE4" w:rsidDel="00B15A0B" w:rsidRDefault="00DC2CE4" w:rsidP="00DC2CE4">
            <w:pPr>
              <w:pStyle w:val="XML1"/>
              <w:rPr>
                <w:ins w:id="3291" w:author="Thomas Dietz" w:date="2012-08-10T14:55:00Z"/>
                <w:del w:id="3292" w:author="Deepak Bansal (AZURE)" w:date="2012-08-23T21:55:00Z"/>
              </w:rPr>
            </w:pPr>
            <w:ins w:id="3293" w:author="Thomas Dietz" w:date="2012-08-10T14:55:00Z">
              <w:del w:id="3294" w:author="Deepak Bansal (AZURE)" w:date="2012-08-23T21:55:00Z">
                <w:r w:rsidDel="00B15A0B">
                  <w:delText xml:space="preserve">    </w:delText>
                </w:r>
              </w:del>
            </w:ins>
          </w:p>
          <w:p w14:paraId="578B5043" w14:textId="42343905" w:rsidR="00DC2CE4" w:rsidDel="00B15A0B" w:rsidRDefault="00DC2CE4" w:rsidP="00DC2CE4">
            <w:pPr>
              <w:pStyle w:val="XML1"/>
              <w:rPr>
                <w:ins w:id="3295" w:author="Thomas Dietz" w:date="2012-08-10T14:55:00Z"/>
                <w:del w:id="3296" w:author="Deepak Bansal (AZURE)" w:date="2012-08-23T21:55:00Z"/>
              </w:rPr>
            </w:pPr>
            <w:ins w:id="3297" w:author="Thomas Dietz" w:date="2012-08-10T14:55:00Z">
              <w:del w:id="3298" w:author="Deepak Bansal (AZURE)" w:date="2012-08-23T21:55:00Z">
                <w:r w:rsidDel="00B15A0B">
                  <w:delText xml:space="preserve">      An OpenFlow Capable Switch that cannot initiate a connection </w:delText>
                </w:r>
              </w:del>
            </w:ins>
          </w:p>
          <w:p w14:paraId="1692F6E1" w14:textId="0307DE89" w:rsidR="00DC2CE4" w:rsidDel="00B15A0B" w:rsidRDefault="00DC2CE4" w:rsidP="00DC2CE4">
            <w:pPr>
              <w:pStyle w:val="XML1"/>
              <w:rPr>
                <w:ins w:id="3299" w:author="Thomas Dietz" w:date="2012-08-10T14:55:00Z"/>
                <w:del w:id="3300" w:author="Deepak Bansal (AZURE)" w:date="2012-08-23T21:55:00Z"/>
              </w:rPr>
            </w:pPr>
            <w:ins w:id="3301" w:author="Thomas Dietz" w:date="2012-08-10T14:55:00Z">
              <w:del w:id="3302" w:author="Deepak Bansal (AZURE)" w:date="2012-08-23T21:55:00Z">
                <w:r w:rsidDel="00B15A0B">
                  <w:delText xml:space="preserve">      to a configuration point does not have to implement the </w:delText>
                </w:r>
              </w:del>
            </w:ins>
          </w:p>
          <w:p w14:paraId="1F15D5BB" w14:textId="37DE3579" w:rsidR="00DC2CE4" w:rsidDel="00B15A0B" w:rsidRDefault="00DC2CE4" w:rsidP="00DC2CE4">
            <w:pPr>
              <w:pStyle w:val="XML1"/>
              <w:rPr>
                <w:ins w:id="3303" w:author="Thomas Dietz" w:date="2012-08-10T14:55:00Z"/>
                <w:del w:id="3304" w:author="Deepak Bansal (AZURE)" w:date="2012-08-23T21:55:00Z"/>
              </w:rPr>
            </w:pPr>
            <w:ins w:id="3305" w:author="Thomas Dietz" w:date="2012-08-10T14:55:00Z">
              <w:del w:id="3306" w:author="Deepak Bansal (AZURE)" w:date="2012-08-23T21:55:00Z">
                <w:r w:rsidDel="00B15A0B">
                  <w:delText xml:space="preserve">      Configuration Point class. It SHOULD block attempts to write</w:delText>
                </w:r>
              </w:del>
            </w:ins>
          </w:p>
          <w:p w14:paraId="23B51F0F" w14:textId="516F2759" w:rsidR="00DC2CE4" w:rsidDel="00B15A0B" w:rsidRDefault="00DC2CE4" w:rsidP="00DC2CE4">
            <w:pPr>
              <w:pStyle w:val="XML1"/>
              <w:rPr>
                <w:ins w:id="3307" w:author="Thomas Dietz" w:date="2012-08-10T14:55:00Z"/>
                <w:del w:id="3308" w:author="Deepak Bansal (AZURE)" w:date="2012-08-23T21:55:00Z"/>
              </w:rPr>
            </w:pPr>
            <w:ins w:id="3309" w:author="Thomas Dietz" w:date="2012-08-10T14:55:00Z">
              <w:del w:id="3310" w:author="Deepak Bansal (AZURE)" w:date="2012-08-23T21:55:00Z">
                <w:r w:rsidDel="00B15A0B">
                  <w:delText xml:space="preserve">      to instances of the Configuration Point class with NETCONF </w:delText>
                </w:r>
              </w:del>
            </w:ins>
          </w:p>
          <w:p w14:paraId="767537CC" w14:textId="6E4C09BA" w:rsidR="00DC2CE4" w:rsidDel="00B15A0B" w:rsidRDefault="00DC2CE4" w:rsidP="00DC2CE4">
            <w:pPr>
              <w:pStyle w:val="XML1"/>
              <w:rPr>
                <w:ins w:id="3311" w:author="Thomas Dietz" w:date="2012-08-10T14:55:00Z"/>
                <w:del w:id="3312" w:author="Deepak Bansal (AZURE)" w:date="2012-08-23T21:55:00Z"/>
              </w:rPr>
            </w:pPr>
            <w:ins w:id="3313" w:author="Thomas Dietz" w:date="2012-08-10T14:55:00Z">
              <w:del w:id="3314" w:author="Deepak Bansal (AZURE)" w:date="2012-08-23T21:55:00Z">
                <w:r w:rsidDel="00B15A0B">
                  <w:delText xml:space="preserve">      &lt;edit-config&gt; operations.</w:delText>
                </w:r>
              </w:del>
            </w:ins>
          </w:p>
          <w:p w14:paraId="09EA738A" w14:textId="761E04DA" w:rsidR="00DC2CE4" w:rsidDel="00B15A0B" w:rsidRDefault="00DC2CE4" w:rsidP="00DC2CE4">
            <w:pPr>
              <w:pStyle w:val="XML1"/>
              <w:rPr>
                <w:ins w:id="3315" w:author="Thomas Dietz" w:date="2012-08-10T14:55:00Z"/>
                <w:del w:id="3316" w:author="Deepak Bansal (AZURE)" w:date="2012-08-23T21:55:00Z"/>
              </w:rPr>
            </w:pPr>
          </w:p>
          <w:p w14:paraId="025F344D" w14:textId="213644DC" w:rsidR="00DC2CE4" w:rsidDel="00B15A0B" w:rsidRDefault="00DC2CE4" w:rsidP="00DC2CE4">
            <w:pPr>
              <w:pStyle w:val="XML1"/>
              <w:rPr>
                <w:ins w:id="3317" w:author="Thomas Dietz" w:date="2012-08-10T14:55:00Z"/>
                <w:del w:id="3318" w:author="Deepak Bansal (AZURE)" w:date="2012-08-23T21:55:00Z"/>
              </w:rPr>
            </w:pPr>
            <w:ins w:id="3319" w:author="Thomas Dietz" w:date="2012-08-10T14:55:00Z">
              <w:del w:id="3320" w:author="Deepak Bansal (AZURE)" w:date="2012-08-23T21:55:00Z">
                <w:r w:rsidDel="00B15A0B">
                  <w:delText xml:space="preserve">      NETCONF &lt;edit-config&gt; operations MUST be implemented as </w:delText>
                </w:r>
              </w:del>
            </w:ins>
          </w:p>
          <w:p w14:paraId="1966262C" w14:textId="256B351F" w:rsidR="00DC2CE4" w:rsidDel="00B15A0B" w:rsidRDefault="00DC2CE4" w:rsidP="00DC2CE4">
            <w:pPr>
              <w:pStyle w:val="XML1"/>
              <w:rPr>
                <w:ins w:id="3321" w:author="Thomas Dietz" w:date="2012-08-10T14:55:00Z"/>
                <w:del w:id="3322" w:author="Deepak Bansal (AZURE)" w:date="2012-08-23T21:55:00Z"/>
              </w:rPr>
            </w:pPr>
            <w:ins w:id="3323" w:author="Thomas Dietz" w:date="2012-08-10T14:55:00Z">
              <w:del w:id="3324" w:author="Deepak Bansal (AZURE)" w:date="2012-08-23T21:55:00Z">
                <w:r w:rsidDel="00B15A0B">
                  <w:delText xml:space="preserve">      follows: </w:delText>
                </w:r>
              </w:del>
            </w:ins>
          </w:p>
          <w:p w14:paraId="7ED3224D" w14:textId="1CE1A3A1" w:rsidR="00DC2CE4" w:rsidDel="00B15A0B" w:rsidRDefault="00DC2CE4" w:rsidP="00DC2CE4">
            <w:pPr>
              <w:pStyle w:val="XML1"/>
              <w:rPr>
                <w:ins w:id="3325" w:author="Thomas Dietz" w:date="2012-08-10T14:55:00Z"/>
                <w:del w:id="3326" w:author="Deepak Bansal (AZURE)" w:date="2012-08-23T21:55:00Z"/>
              </w:rPr>
            </w:pPr>
          </w:p>
          <w:p w14:paraId="04D7DD49" w14:textId="52C864D6" w:rsidR="00DC2CE4" w:rsidDel="00B15A0B" w:rsidRDefault="00DC2CE4" w:rsidP="00DC2CE4">
            <w:pPr>
              <w:pStyle w:val="XML1"/>
              <w:rPr>
                <w:ins w:id="3327" w:author="Thomas Dietz" w:date="2012-08-10T14:55:00Z"/>
                <w:del w:id="3328" w:author="Deepak Bansal (AZURE)" w:date="2012-08-23T21:55:00Z"/>
              </w:rPr>
            </w:pPr>
            <w:ins w:id="3329" w:author="Thomas Dietz" w:date="2012-08-10T14:55:00Z">
              <w:del w:id="3330" w:author="Deepak Bansal (AZURE)" w:date="2012-08-23T21:55:00Z">
                <w:r w:rsidDel="00B15A0B">
                  <w:delText xml:space="preserve">      * The 'id' element MUST be present at all &lt;edit-config&gt;</w:delText>
                </w:r>
              </w:del>
            </w:ins>
          </w:p>
          <w:p w14:paraId="6850EFFE" w14:textId="174E94B5" w:rsidR="00DC2CE4" w:rsidDel="00B15A0B" w:rsidRDefault="00DC2CE4" w:rsidP="00DC2CE4">
            <w:pPr>
              <w:pStyle w:val="XML1"/>
              <w:rPr>
                <w:ins w:id="3331" w:author="Thomas Dietz" w:date="2012-08-10T14:55:00Z"/>
                <w:del w:id="3332" w:author="Deepak Bansal (AZURE)" w:date="2012-08-23T21:55:00Z"/>
              </w:rPr>
            </w:pPr>
            <w:ins w:id="3333" w:author="Thomas Dietz" w:date="2012-08-10T14:55:00Z">
              <w:del w:id="3334" w:author="Deepak Bansal (AZURE)" w:date="2012-08-23T21:55:00Z">
                <w:r w:rsidDel="00B15A0B">
                  <w:delText xml:space="preserve">        operations to identify the configuration point.</w:delText>
                </w:r>
              </w:del>
            </w:ins>
          </w:p>
          <w:p w14:paraId="0413BF24" w14:textId="1CBEB0A7" w:rsidR="00DC2CE4" w:rsidDel="00B15A0B" w:rsidRDefault="00DC2CE4" w:rsidP="00DC2CE4">
            <w:pPr>
              <w:pStyle w:val="XML1"/>
              <w:rPr>
                <w:ins w:id="3335" w:author="Thomas Dietz" w:date="2012-08-10T14:55:00Z"/>
                <w:del w:id="3336" w:author="Deepak Bansal (AZURE)" w:date="2012-08-23T21:55:00Z"/>
              </w:rPr>
            </w:pPr>
            <w:ins w:id="3337" w:author="Thomas Dietz" w:date="2012-08-10T14:55:00Z">
              <w:del w:id="3338" w:author="Deepak Bansal (AZURE)" w:date="2012-08-23T21:55:00Z">
                <w:r w:rsidDel="00B15A0B">
                  <w:delText xml:space="preserve">      * If the operation is 'merge' or 'replace', the element is</w:delText>
                </w:r>
              </w:del>
            </w:ins>
          </w:p>
          <w:p w14:paraId="04986FB8" w14:textId="3D63E416" w:rsidR="00DC2CE4" w:rsidDel="00B15A0B" w:rsidRDefault="00DC2CE4" w:rsidP="00DC2CE4">
            <w:pPr>
              <w:pStyle w:val="XML1"/>
              <w:rPr>
                <w:ins w:id="3339" w:author="Thomas Dietz" w:date="2012-08-10T14:55:00Z"/>
                <w:del w:id="3340" w:author="Deepak Bansal (AZURE)" w:date="2012-08-23T21:55:00Z"/>
              </w:rPr>
            </w:pPr>
            <w:ins w:id="3341" w:author="Thomas Dietz" w:date="2012-08-10T14:55:00Z">
              <w:del w:id="3342" w:author="Deepak Bansal (AZURE)" w:date="2012-08-23T21:55:00Z">
                <w:r w:rsidDel="00B15A0B">
                  <w:delText xml:space="preserve">        created if it does not exist, and its value is set to the</w:delText>
                </w:r>
              </w:del>
            </w:ins>
          </w:p>
          <w:p w14:paraId="67029CB0" w14:textId="61A0F0B3" w:rsidR="00DC2CE4" w:rsidDel="00B15A0B" w:rsidRDefault="00DC2CE4" w:rsidP="00DC2CE4">
            <w:pPr>
              <w:pStyle w:val="XML1"/>
              <w:rPr>
                <w:ins w:id="3343" w:author="Thomas Dietz" w:date="2012-08-10T14:55:00Z"/>
                <w:del w:id="3344" w:author="Deepak Bansal (AZURE)" w:date="2012-08-23T21:55:00Z"/>
              </w:rPr>
            </w:pPr>
            <w:ins w:id="3345" w:author="Thomas Dietz" w:date="2012-08-10T14:55:00Z">
              <w:del w:id="3346" w:author="Deepak Bansal (AZURE)" w:date="2012-08-23T21:55:00Z">
                <w:r w:rsidDel="00B15A0B">
                  <w:delText xml:space="preserve">        value found in the XML RPC data.</w:delText>
                </w:r>
              </w:del>
            </w:ins>
          </w:p>
          <w:p w14:paraId="6A420AA4" w14:textId="5ADE9637" w:rsidR="00DC2CE4" w:rsidDel="00B15A0B" w:rsidRDefault="00DC2CE4" w:rsidP="00DC2CE4">
            <w:pPr>
              <w:pStyle w:val="XML1"/>
              <w:rPr>
                <w:ins w:id="3347" w:author="Thomas Dietz" w:date="2012-08-10T14:55:00Z"/>
                <w:del w:id="3348" w:author="Deepak Bansal (AZURE)" w:date="2012-08-23T21:55:00Z"/>
              </w:rPr>
            </w:pPr>
            <w:ins w:id="3349" w:author="Thomas Dietz" w:date="2012-08-10T14:55:00Z">
              <w:del w:id="3350" w:author="Deepak Bansal (AZURE)" w:date="2012-08-23T21:55:00Z">
                <w:r w:rsidDel="00B15A0B">
                  <w:delText xml:space="preserve">      * If the operation is 'create', the element is created if it</w:delText>
                </w:r>
              </w:del>
            </w:ins>
          </w:p>
          <w:p w14:paraId="029F1557" w14:textId="2B6B0355" w:rsidR="00DC2CE4" w:rsidDel="00B15A0B" w:rsidRDefault="00DC2CE4" w:rsidP="00DC2CE4">
            <w:pPr>
              <w:pStyle w:val="XML1"/>
              <w:rPr>
                <w:ins w:id="3351" w:author="Thomas Dietz" w:date="2012-08-10T14:55:00Z"/>
                <w:del w:id="3352" w:author="Deepak Bansal (AZURE)" w:date="2012-08-23T21:55:00Z"/>
              </w:rPr>
            </w:pPr>
            <w:ins w:id="3353" w:author="Thomas Dietz" w:date="2012-08-10T14:55:00Z">
              <w:del w:id="3354" w:author="Deepak Bansal (AZURE)" w:date="2012-08-23T21:55:00Z">
                <w:r w:rsidDel="00B15A0B">
                  <w:delText xml:space="preserve">        does not exist. If the element already exists, a</w:delText>
                </w:r>
              </w:del>
            </w:ins>
          </w:p>
          <w:p w14:paraId="2C026354" w14:textId="474B4BE6" w:rsidR="00DC2CE4" w:rsidDel="00B15A0B" w:rsidRDefault="00DC2CE4" w:rsidP="00DC2CE4">
            <w:pPr>
              <w:pStyle w:val="XML1"/>
              <w:rPr>
                <w:ins w:id="3355" w:author="Thomas Dietz" w:date="2012-08-10T14:55:00Z"/>
                <w:del w:id="3356" w:author="Deepak Bansal (AZURE)" w:date="2012-08-23T21:55:00Z"/>
              </w:rPr>
            </w:pPr>
            <w:ins w:id="3357" w:author="Thomas Dietz" w:date="2012-08-10T14:55:00Z">
              <w:del w:id="3358" w:author="Deepak Bansal (AZURE)" w:date="2012-08-23T21:55:00Z">
                <w:r w:rsidDel="00B15A0B">
                  <w:delText xml:space="preserve">        'data</w:delText>
                </w:r>
                <w:r w:rsidDel="00B15A0B">
                  <w:rPr>
                    <w:rFonts w:ascii="MS Mincho" w:eastAsia="MS Mincho" w:hAnsi="MS Mincho" w:cs="MS Mincho" w:hint="eastAsia"/>
                  </w:rPr>
                  <w:delText>‑</w:delText>
                </w:r>
                <w:r w:rsidDel="00B15A0B">
                  <w:delText>exists' error is returned.</w:delText>
                </w:r>
              </w:del>
            </w:ins>
          </w:p>
          <w:p w14:paraId="72A9543F" w14:textId="072E2019" w:rsidR="00DC2CE4" w:rsidDel="00B15A0B" w:rsidRDefault="00DC2CE4" w:rsidP="00DC2CE4">
            <w:pPr>
              <w:pStyle w:val="XML1"/>
              <w:rPr>
                <w:ins w:id="3359" w:author="Thomas Dietz" w:date="2012-08-10T14:55:00Z"/>
                <w:del w:id="3360" w:author="Deepak Bansal (AZURE)" w:date="2012-08-23T21:55:00Z"/>
              </w:rPr>
            </w:pPr>
            <w:ins w:id="3361" w:author="Thomas Dietz" w:date="2012-08-10T14:55:00Z">
              <w:del w:id="3362" w:author="Deepak Bansal (AZURE)" w:date="2012-08-23T21:55:00Z">
                <w:r w:rsidDel="00B15A0B">
                  <w:delText xml:space="preserve">      * If the operation is 'delete', the element is deleted if it</w:delText>
                </w:r>
              </w:del>
            </w:ins>
          </w:p>
          <w:p w14:paraId="6511F7B6" w14:textId="2F0F6E6C" w:rsidR="00DC2CE4" w:rsidDel="00B15A0B" w:rsidRDefault="00DC2CE4" w:rsidP="00DC2CE4">
            <w:pPr>
              <w:pStyle w:val="XML1"/>
              <w:rPr>
                <w:ins w:id="3363" w:author="Thomas Dietz" w:date="2012-08-10T14:55:00Z"/>
                <w:del w:id="3364" w:author="Deepak Bansal (AZURE)" w:date="2012-08-23T21:55:00Z"/>
              </w:rPr>
            </w:pPr>
            <w:ins w:id="3365" w:author="Thomas Dietz" w:date="2012-08-10T14:55:00Z">
              <w:del w:id="3366" w:author="Deepak Bansal (AZURE)" w:date="2012-08-23T21:55: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del>
            </w:ins>
          </w:p>
          <w:p w14:paraId="7D58E07F" w14:textId="1BDC6B5A" w:rsidR="00DC2CE4" w:rsidDel="00B15A0B" w:rsidRDefault="00DC2CE4" w:rsidP="00DC2CE4">
            <w:pPr>
              <w:pStyle w:val="XML1"/>
              <w:rPr>
                <w:ins w:id="3367" w:author="Thomas Dietz" w:date="2012-08-10T14:55:00Z"/>
                <w:del w:id="3368" w:author="Deepak Bansal (AZURE)" w:date="2012-08-23T21:55:00Z"/>
              </w:rPr>
            </w:pPr>
            <w:ins w:id="3369" w:author="Thomas Dietz" w:date="2012-08-10T14:55:00Z">
              <w:del w:id="3370" w:author="Deepak Bansal (AZURE)" w:date="2012-08-23T21:55:00Z">
                <w:r w:rsidDel="00B15A0B">
                  <w:delText xml:space="preserve">        error is returned.";</w:delText>
                </w:r>
              </w:del>
            </w:ins>
          </w:p>
          <w:p w14:paraId="55A9711B" w14:textId="45EE465B" w:rsidR="00DC2CE4" w:rsidDel="00B15A0B" w:rsidRDefault="00DC2CE4" w:rsidP="00DC2CE4">
            <w:pPr>
              <w:pStyle w:val="XML1"/>
              <w:rPr>
                <w:ins w:id="3371" w:author="Thomas Dietz" w:date="2012-08-10T14:55:00Z"/>
                <w:del w:id="3372" w:author="Deepak Bansal (AZURE)" w:date="2012-08-23T21:55:00Z"/>
              </w:rPr>
            </w:pPr>
            <w:ins w:id="3373" w:author="Thomas Dietz" w:date="2012-08-10T14:55:00Z">
              <w:del w:id="3374" w:author="Deepak Bansal (AZURE)" w:date="2012-08-23T21:55:00Z">
                <w:r w:rsidDel="00B15A0B">
                  <w:delText xml:space="preserve">    leaf id {</w:delText>
                </w:r>
              </w:del>
            </w:ins>
          </w:p>
          <w:p w14:paraId="6064F425" w14:textId="6E3E481F" w:rsidR="00DC2CE4" w:rsidDel="00B15A0B" w:rsidRDefault="00DC2CE4" w:rsidP="00DC2CE4">
            <w:pPr>
              <w:pStyle w:val="XML1"/>
              <w:rPr>
                <w:ins w:id="3375" w:author="Thomas Dietz" w:date="2012-08-10T14:55:00Z"/>
                <w:del w:id="3376" w:author="Deepak Bansal (AZURE)" w:date="2012-08-23T21:55:00Z"/>
              </w:rPr>
            </w:pPr>
            <w:ins w:id="3377" w:author="Thomas Dietz" w:date="2012-08-10T14:55:00Z">
              <w:del w:id="3378" w:author="Deepak Bansal (AZURE)" w:date="2012-08-23T21:55:00Z">
                <w:r w:rsidDel="00B15A0B">
                  <w:delText xml:space="preserve">      type OFConfigId;</w:delText>
                </w:r>
              </w:del>
            </w:ins>
          </w:p>
          <w:p w14:paraId="1BF71964" w14:textId="4DB00708" w:rsidR="00DC2CE4" w:rsidDel="00B15A0B" w:rsidRDefault="00DC2CE4" w:rsidP="00DC2CE4">
            <w:pPr>
              <w:pStyle w:val="XML1"/>
              <w:rPr>
                <w:ins w:id="3379" w:author="Thomas Dietz" w:date="2012-08-10T14:55:00Z"/>
                <w:del w:id="3380" w:author="Deepak Bansal (AZURE)" w:date="2012-08-23T21:55:00Z"/>
              </w:rPr>
            </w:pPr>
            <w:ins w:id="3381" w:author="Thomas Dietz" w:date="2012-08-10T14:55:00Z">
              <w:del w:id="3382" w:author="Deepak Bansal (AZURE)" w:date="2012-08-23T21:55:00Z">
                <w:r w:rsidDel="00B15A0B">
                  <w:delText xml:space="preserve">      mandatory true;</w:delText>
                </w:r>
              </w:del>
            </w:ins>
          </w:p>
          <w:p w14:paraId="7195E505" w14:textId="35F00395" w:rsidR="00DC2CE4" w:rsidDel="00B15A0B" w:rsidRDefault="00DC2CE4" w:rsidP="00DC2CE4">
            <w:pPr>
              <w:pStyle w:val="XML1"/>
              <w:rPr>
                <w:ins w:id="3383" w:author="Thomas Dietz" w:date="2012-08-10T14:55:00Z"/>
                <w:del w:id="3384" w:author="Deepak Bansal (AZURE)" w:date="2012-08-23T21:55:00Z"/>
              </w:rPr>
            </w:pPr>
            <w:ins w:id="3385" w:author="Thomas Dietz" w:date="2012-08-10T14:55:00Z">
              <w:del w:id="3386" w:author="Deepak Bansal (AZURE)" w:date="2012-08-23T21:55:00Z">
                <w:r w:rsidDel="00B15A0B">
                  <w:delText xml:space="preserve">      description "A unique but locally arbitrary identifier that</w:delText>
                </w:r>
              </w:del>
            </w:ins>
          </w:p>
          <w:p w14:paraId="1E7FECE6" w14:textId="74AD59AA" w:rsidR="00DC2CE4" w:rsidDel="00B15A0B" w:rsidRDefault="00DC2CE4" w:rsidP="00DC2CE4">
            <w:pPr>
              <w:pStyle w:val="XML1"/>
              <w:rPr>
                <w:ins w:id="3387" w:author="Thomas Dietz" w:date="2012-08-10T14:55:00Z"/>
                <w:del w:id="3388" w:author="Deepak Bansal (AZURE)" w:date="2012-08-23T21:55:00Z"/>
              </w:rPr>
            </w:pPr>
            <w:ins w:id="3389" w:author="Thomas Dietz" w:date="2012-08-10T14:55:00Z">
              <w:del w:id="3390" w:author="Deepak Bansal (AZURE)" w:date="2012-08-23T21:55:00Z">
                <w:r w:rsidDel="00B15A0B">
                  <w:delText xml:space="preserve">        identifies a Configuration Point within the context of an </w:delText>
                </w:r>
              </w:del>
            </w:ins>
          </w:p>
          <w:p w14:paraId="2CB0059A" w14:textId="2AC0D2D3" w:rsidR="00DC2CE4" w:rsidDel="00B15A0B" w:rsidRDefault="00DC2CE4" w:rsidP="00DC2CE4">
            <w:pPr>
              <w:pStyle w:val="XML1"/>
              <w:rPr>
                <w:ins w:id="3391" w:author="Thomas Dietz" w:date="2012-08-10T14:55:00Z"/>
                <w:del w:id="3392" w:author="Deepak Bansal (AZURE)" w:date="2012-08-23T21:55:00Z"/>
              </w:rPr>
            </w:pPr>
            <w:ins w:id="3393" w:author="Thomas Dietz" w:date="2012-08-10T14:55:00Z">
              <w:del w:id="3394" w:author="Deepak Bansal (AZURE)" w:date="2012-08-23T21:55:00Z">
                <w:r w:rsidDel="00B15A0B">
                  <w:delText xml:space="preserve">        OpenFlow Capable Switch.</w:delText>
                </w:r>
              </w:del>
            </w:ins>
          </w:p>
          <w:p w14:paraId="77D3BACF" w14:textId="4264B17C" w:rsidR="00DC2CE4" w:rsidDel="00B15A0B" w:rsidRDefault="00DC2CE4" w:rsidP="00DC2CE4">
            <w:pPr>
              <w:pStyle w:val="XML1"/>
              <w:rPr>
                <w:ins w:id="3395" w:author="Thomas Dietz" w:date="2012-08-10T14:55:00Z"/>
                <w:del w:id="3396" w:author="Deepak Bansal (AZURE)" w:date="2012-08-23T21:55:00Z"/>
              </w:rPr>
            </w:pPr>
          </w:p>
          <w:p w14:paraId="10B29D8D" w14:textId="241A62A0" w:rsidR="00DC2CE4" w:rsidDel="00B15A0B" w:rsidRDefault="00DC2CE4" w:rsidP="00DC2CE4">
            <w:pPr>
              <w:pStyle w:val="XML1"/>
              <w:rPr>
                <w:ins w:id="3397" w:author="Thomas Dietz" w:date="2012-08-10T14:55:00Z"/>
                <w:del w:id="3398" w:author="Deepak Bansal (AZURE)" w:date="2012-08-23T21:55:00Z"/>
              </w:rPr>
            </w:pPr>
            <w:ins w:id="3399" w:author="Thomas Dietz" w:date="2012-08-10T14:55:00Z">
              <w:del w:id="3400" w:author="Deepak Bansal (AZURE)" w:date="2012-08-23T21:55:00Z">
                <w:r w:rsidDel="00B15A0B">
                  <w:delText xml:space="preserve">        This element MUST be present to identify the configuration</w:delText>
                </w:r>
              </w:del>
            </w:ins>
          </w:p>
          <w:p w14:paraId="2F52D190" w14:textId="5CF8D0CD" w:rsidR="00DC2CE4" w:rsidDel="00B15A0B" w:rsidRDefault="00DC2CE4" w:rsidP="00DC2CE4">
            <w:pPr>
              <w:pStyle w:val="XML1"/>
              <w:rPr>
                <w:ins w:id="3401" w:author="Thomas Dietz" w:date="2012-08-10T14:55:00Z"/>
                <w:del w:id="3402" w:author="Deepak Bansal (AZURE)" w:date="2012-08-23T21:55:00Z"/>
              </w:rPr>
            </w:pPr>
            <w:ins w:id="3403" w:author="Thomas Dietz" w:date="2012-08-10T14:55:00Z">
              <w:del w:id="3404" w:author="Deepak Bansal (AZURE)" w:date="2012-08-23T21:55:00Z">
                <w:r w:rsidDel="00B15A0B">
                  <w:delText xml:space="preserve">        point.";</w:delText>
                </w:r>
              </w:del>
            </w:ins>
          </w:p>
          <w:p w14:paraId="173E42A7" w14:textId="55C0037D" w:rsidR="00DC2CE4" w:rsidDel="00B15A0B" w:rsidRDefault="00DC2CE4" w:rsidP="00DC2CE4">
            <w:pPr>
              <w:pStyle w:val="XML1"/>
              <w:rPr>
                <w:ins w:id="3405" w:author="Thomas Dietz" w:date="2012-08-10T14:55:00Z"/>
                <w:del w:id="3406" w:author="Deepak Bansal (AZURE)" w:date="2012-08-23T21:55:00Z"/>
              </w:rPr>
            </w:pPr>
            <w:ins w:id="3407" w:author="Thomas Dietz" w:date="2012-08-10T14:55:00Z">
              <w:del w:id="3408" w:author="Deepak Bansal (AZURE)" w:date="2012-08-23T21:55:00Z">
                <w:r w:rsidDel="00B15A0B">
                  <w:delText xml:space="preserve">    }</w:delText>
                </w:r>
              </w:del>
            </w:ins>
          </w:p>
          <w:p w14:paraId="4A8FC321" w14:textId="78F1A18E" w:rsidR="00DC2CE4" w:rsidDel="00B15A0B" w:rsidRDefault="00DC2CE4" w:rsidP="00DC2CE4">
            <w:pPr>
              <w:pStyle w:val="XML1"/>
              <w:rPr>
                <w:ins w:id="3409" w:author="Thomas Dietz" w:date="2012-08-10T14:55:00Z"/>
                <w:del w:id="3410" w:author="Deepak Bansal (AZURE)" w:date="2012-08-23T21:55:00Z"/>
              </w:rPr>
            </w:pPr>
            <w:ins w:id="3411" w:author="Thomas Dietz" w:date="2012-08-10T14:55:00Z">
              <w:del w:id="3412" w:author="Deepak Bansal (AZURE)" w:date="2012-08-23T21:55:00Z">
                <w:r w:rsidDel="00B15A0B">
                  <w:delText xml:space="preserve">    leaf uri {</w:delText>
                </w:r>
              </w:del>
            </w:ins>
          </w:p>
          <w:p w14:paraId="083DA740" w14:textId="06DCBE33" w:rsidR="00DC2CE4" w:rsidDel="00B15A0B" w:rsidRDefault="00DC2CE4" w:rsidP="00DC2CE4">
            <w:pPr>
              <w:pStyle w:val="XML1"/>
              <w:rPr>
                <w:ins w:id="3413" w:author="Thomas Dietz" w:date="2012-08-10T14:55:00Z"/>
                <w:del w:id="3414" w:author="Deepak Bansal (AZURE)" w:date="2012-08-23T21:55:00Z"/>
              </w:rPr>
            </w:pPr>
            <w:ins w:id="3415" w:author="Thomas Dietz" w:date="2012-08-10T14:55:00Z">
              <w:del w:id="3416" w:author="Deepak Bansal (AZURE)" w:date="2012-08-23T21:55:00Z">
                <w:r w:rsidDel="00B15A0B">
                  <w:delText xml:space="preserve">      type inet:uri;</w:delText>
                </w:r>
              </w:del>
            </w:ins>
          </w:p>
          <w:p w14:paraId="4046090F" w14:textId="168DA1B7" w:rsidR="00DC2CE4" w:rsidDel="00B15A0B" w:rsidRDefault="00DC2CE4" w:rsidP="00DC2CE4">
            <w:pPr>
              <w:pStyle w:val="XML1"/>
              <w:rPr>
                <w:ins w:id="3417" w:author="Thomas Dietz" w:date="2012-08-10T14:55:00Z"/>
                <w:del w:id="3418" w:author="Deepak Bansal (AZURE)" w:date="2012-08-23T21:55:00Z"/>
              </w:rPr>
            </w:pPr>
            <w:ins w:id="3419" w:author="Thomas Dietz" w:date="2012-08-10T14:55:00Z">
              <w:del w:id="3420" w:author="Deepak Bansal (AZURE)" w:date="2012-08-23T21:55:00Z">
                <w:r w:rsidDel="00B15A0B">
                  <w:delText xml:space="preserve">      mandatory true;</w:delText>
                </w:r>
              </w:del>
            </w:ins>
          </w:p>
          <w:p w14:paraId="59D650E0" w14:textId="54187606" w:rsidR="00DC2CE4" w:rsidDel="00B15A0B" w:rsidRDefault="00DC2CE4" w:rsidP="00DC2CE4">
            <w:pPr>
              <w:pStyle w:val="XML1"/>
              <w:rPr>
                <w:ins w:id="3421" w:author="Thomas Dietz" w:date="2012-08-10T14:55:00Z"/>
                <w:del w:id="3422" w:author="Deepak Bansal (AZURE)" w:date="2012-08-23T21:55:00Z"/>
              </w:rPr>
            </w:pPr>
            <w:ins w:id="3423" w:author="Thomas Dietz" w:date="2012-08-10T14:55:00Z">
              <w:del w:id="3424" w:author="Deepak Bansal (AZURE)" w:date="2012-08-23T21:55:00Z">
                <w:r w:rsidDel="00B15A0B">
                  <w:delText xml:space="preserve">      description "A locator of the Configuration Point.  It </w:delText>
                </w:r>
              </w:del>
            </w:ins>
          </w:p>
          <w:p w14:paraId="0DE985B5" w14:textId="1CE9F472" w:rsidR="00DC2CE4" w:rsidDel="00B15A0B" w:rsidRDefault="00DC2CE4" w:rsidP="00DC2CE4">
            <w:pPr>
              <w:pStyle w:val="XML1"/>
              <w:rPr>
                <w:ins w:id="3425" w:author="Thomas Dietz" w:date="2012-08-10T14:55:00Z"/>
                <w:del w:id="3426" w:author="Deepak Bansal (AZURE)" w:date="2012-08-23T21:55:00Z"/>
              </w:rPr>
            </w:pPr>
            <w:ins w:id="3427" w:author="Thomas Dietz" w:date="2012-08-10T14:55:00Z">
              <w:del w:id="3428" w:author="Deepak Bansal (AZURE)" w:date="2012-08-23T21:55:00Z">
                <w:r w:rsidDel="00B15A0B">
                  <w:delText xml:space="preserve">        identifies the location of the Configuration Point as a </w:delText>
                </w:r>
              </w:del>
            </w:ins>
          </w:p>
          <w:p w14:paraId="52BB2C8C" w14:textId="58D020A5" w:rsidR="00DC2CE4" w:rsidDel="00B15A0B" w:rsidRDefault="00DC2CE4" w:rsidP="00DC2CE4">
            <w:pPr>
              <w:pStyle w:val="XML1"/>
              <w:rPr>
                <w:ins w:id="3429" w:author="Thomas Dietz" w:date="2012-08-10T14:55:00Z"/>
                <w:del w:id="3430" w:author="Deepak Bansal (AZURE)" w:date="2012-08-23T21:55:00Z"/>
              </w:rPr>
            </w:pPr>
            <w:ins w:id="3431" w:author="Thomas Dietz" w:date="2012-08-10T14:55:00Z">
              <w:del w:id="3432" w:author="Deepak Bansal (AZURE)" w:date="2012-08-23T21:55:00Z">
                <w:r w:rsidDel="00B15A0B">
                  <w:delText xml:space="preserve">        service resource and MUST include all information necessary</w:delText>
                </w:r>
              </w:del>
            </w:ins>
          </w:p>
          <w:p w14:paraId="71A8CEBF" w14:textId="5304BF47" w:rsidR="00DC2CE4" w:rsidDel="00B15A0B" w:rsidRDefault="00DC2CE4" w:rsidP="00DC2CE4">
            <w:pPr>
              <w:pStyle w:val="XML1"/>
              <w:rPr>
                <w:ins w:id="3433" w:author="Thomas Dietz" w:date="2012-08-10T14:55:00Z"/>
                <w:del w:id="3434" w:author="Deepak Bansal (AZURE)" w:date="2012-08-23T21:55:00Z"/>
              </w:rPr>
            </w:pPr>
            <w:ins w:id="3435" w:author="Thomas Dietz" w:date="2012-08-10T14:55:00Z">
              <w:del w:id="3436" w:author="Deepak Bansal (AZURE)" w:date="2012-08-23T21:55:00Z">
                <w:r w:rsidDel="00B15A0B">
                  <w:delText xml:space="preserve">        for the OpenFlow Capable Switch to connect to the </w:delText>
                </w:r>
              </w:del>
            </w:ins>
          </w:p>
          <w:p w14:paraId="7410780F" w14:textId="5ACAA0DB" w:rsidR="00DC2CE4" w:rsidDel="00B15A0B" w:rsidRDefault="00DC2CE4" w:rsidP="00DC2CE4">
            <w:pPr>
              <w:pStyle w:val="XML1"/>
              <w:rPr>
                <w:ins w:id="3437" w:author="Thomas Dietz" w:date="2012-08-10T14:55:00Z"/>
                <w:del w:id="3438" w:author="Deepak Bansal (AZURE)" w:date="2012-08-23T21:55:00Z"/>
              </w:rPr>
            </w:pPr>
            <w:ins w:id="3439" w:author="Thomas Dietz" w:date="2012-08-10T14:55:00Z">
              <w:del w:id="3440" w:author="Deepak Bansal (AZURE)" w:date="2012-08-23T21:55:00Z">
                <w:r w:rsidDel="00B15A0B">
                  <w:delText xml:space="preserve">        Configuration Point or re-connect to it should it become </w:delText>
                </w:r>
              </w:del>
            </w:ins>
          </w:p>
          <w:p w14:paraId="36DACF43" w14:textId="03107C72" w:rsidR="00DC2CE4" w:rsidDel="00B15A0B" w:rsidRDefault="00DC2CE4" w:rsidP="00DC2CE4">
            <w:pPr>
              <w:pStyle w:val="XML1"/>
              <w:rPr>
                <w:ins w:id="3441" w:author="Thomas Dietz" w:date="2012-08-10T14:55:00Z"/>
                <w:del w:id="3442" w:author="Deepak Bansal (AZURE)" w:date="2012-08-23T21:55:00Z"/>
              </w:rPr>
            </w:pPr>
            <w:ins w:id="3443" w:author="Thomas Dietz" w:date="2012-08-10T14:55:00Z">
              <w:del w:id="3444" w:author="Deepak Bansal (AZURE)" w:date="2012-08-23T21:55:00Z">
                <w:r w:rsidDel="00B15A0B">
                  <w:delText xml:space="preserve">        disconnected.  Such information MAY include, for example, </w:delText>
                </w:r>
              </w:del>
            </w:ins>
          </w:p>
          <w:p w14:paraId="034E01E7" w14:textId="79955055" w:rsidR="00DC2CE4" w:rsidDel="00B15A0B" w:rsidRDefault="00DC2CE4" w:rsidP="00DC2CE4">
            <w:pPr>
              <w:pStyle w:val="XML1"/>
              <w:rPr>
                <w:ins w:id="3445" w:author="Thomas Dietz" w:date="2012-08-10T14:55:00Z"/>
                <w:del w:id="3446" w:author="Deepak Bansal (AZURE)" w:date="2012-08-23T21:55:00Z"/>
              </w:rPr>
            </w:pPr>
            <w:ins w:id="3447" w:author="Thomas Dietz" w:date="2012-08-10T14:55:00Z">
              <w:del w:id="3448" w:author="Deepak Bansal (AZURE)" w:date="2012-08-23T21:55:00Z">
                <w:r w:rsidDel="00B15A0B">
                  <w:delText xml:space="preserve">        protocol, fully qualified domain name, IP address, port </w:delText>
                </w:r>
              </w:del>
            </w:ins>
          </w:p>
          <w:p w14:paraId="62ABB61C" w14:textId="28AF25C6" w:rsidR="00DC2CE4" w:rsidDel="00B15A0B" w:rsidRDefault="00DC2CE4" w:rsidP="00DC2CE4">
            <w:pPr>
              <w:pStyle w:val="XML1"/>
              <w:rPr>
                <w:ins w:id="3449" w:author="Thomas Dietz" w:date="2012-08-10T14:55:00Z"/>
                <w:del w:id="3450" w:author="Deepak Bansal (AZURE)" w:date="2012-08-23T21:55:00Z"/>
              </w:rPr>
            </w:pPr>
            <w:ins w:id="3451" w:author="Thomas Dietz" w:date="2012-08-10T14:55:00Z">
              <w:del w:id="3452" w:author="Deepak Bansal (AZURE)" w:date="2012-08-23T21:55:00Z">
                <w:r w:rsidDel="00B15A0B">
                  <w:delText xml:space="preserve">        number, etc.</w:delText>
                </w:r>
              </w:del>
            </w:ins>
          </w:p>
          <w:p w14:paraId="70763D0B" w14:textId="6248DE57" w:rsidR="00DC2CE4" w:rsidDel="00B15A0B" w:rsidRDefault="00DC2CE4" w:rsidP="00DC2CE4">
            <w:pPr>
              <w:pStyle w:val="XML1"/>
              <w:rPr>
                <w:ins w:id="3453" w:author="Thomas Dietz" w:date="2012-08-10T14:55:00Z"/>
                <w:del w:id="3454" w:author="Deepak Bansal (AZURE)" w:date="2012-08-23T21:55:00Z"/>
              </w:rPr>
            </w:pPr>
          </w:p>
          <w:p w14:paraId="0310BCEC" w14:textId="679DE631" w:rsidR="00DC2CE4" w:rsidDel="00B15A0B" w:rsidRDefault="00DC2CE4" w:rsidP="00DC2CE4">
            <w:pPr>
              <w:pStyle w:val="XML1"/>
              <w:rPr>
                <w:ins w:id="3455" w:author="Thomas Dietz" w:date="2012-08-10T14:55:00Z"/>
                <w:del w:id="3456" w:author="Deepak Bansal (AZURE)" w:date="2012-08-23T21:55:00Z"/>
              </w:rPr>
            </w:pPr>
            <w:ins w:id="3457" w:author="Thomas Dietz" w:date="2012-08-10T14:55:00Z">
              <w:del w:id="3458" w:author="Deepak Bansal (AZURE)" w:date="2012-08-23T21:55:00Z">
                <w:r w:rsidDel="00B15A0B">
                  <w:delText xml:space="preserve">        This element MUST be present in the NETCONF data store.</w:delText>
                </w:r>
              </w:del>
            </w:ins>
          </w:p>
          <w:p w14:paraId="342C48D5" w14:textId="7CCDE1E1" w:rsidR="00DC2CE4" w:rsidDel="00B15A0B" w:rsidRDefault="00DC2CE4" w:rsidP="00DC2CE4">
            <w:pPr>
              <w:pStyle w:val="XML1"/>
              <w:rPr>
                <w:ins w:id="3459" w:author="Thomas Dietz" w:date="2012-08-10T14:55:00Z"/>
                <w:del w:id="3460" w:author="Deepak Bansal (AZURE)" w:date="2012-08-23T21:55:00Z"/>
              </w:rPr>
            </w:pPr>
            <w:ins w:id="3461" w:author="Thomas Dietz" w:date="2012-08-10T14:55:00Z">
              <w:del w:id="3462" w:author="Deepak Bansal (AZURE)" w:date="2012-08-23T21:55:00Z">
                <w:r w:rsidDel="00B15A0B">
                  <w:delText xml:space="preserve">        If this element is not present in a NETCONF &lt;edit-config&gt;</w:delText>
                </w:r>
              </w:del>
            </w:ins>
          </w:p>
          <w:p w14:paraId="21F2D578" w14:textId="479D01B6" w:rsidR="00DC2CE4" w:rsidDel="00B15A0B" w:rsidRDefault="00DC2CE4" w:rsidP="00DC2CE4">
            <w:pPr>
              <w:pStyle w:val="XML1"/>
              <w:rPr>
                <w:ins w:id="3463" w:author="Thomas Dietz" w:date="2012-08-10T14:55:00Z"/>
                <w:del w:id="3464" w:author="Deepak Bansal (AZURE)" w:date="2012-08-23T21:55:00Z"/>
              </w:rPr>
            </w:pPr>
            <w:ins w:id="3465" w:author="Thomas Dietz" w:date="2012-08-10T14:55:00Z">
              <w:del w:id="3466" w:author="Deepak Bansal (AZURE)" w:date="2012-08-23T21:55:00Z">
                <w:r w:rsidDel="00B15A0B">
                  <w:delText xml:space="preserve">        operation 'create', 'merge' or 'replace' and the parent</w:delText>
                </w:r>
              </w:del>
            </w:ins>
          </w:p>
          <w:p w14:paraId="7BF42F03" w14:textId="4DDADD3D" w:rsidR="00DC2CE4" w:rsidDel="00B15A0B" w:rsidRDefault="00DC2CE4" w:rsidP="00DC2CE4">
            <w:pPr>
              <w:pStyle w:val="XML1"/>
              <w:rPr>
                <w:ins w:id="3467" w:author="Thomas Dietz" w:date="2012-08-10T14:55:00Z"/>
                <w:del w:id="3468" w:author="Deepak Bansal (AZURE)" w:date="2012-08-23T21:55:00Z"/>
              </w:rPr>
            </w:pPr>
            <w:ins w:id="3469" w:author="Thomas Dietz" w:date="2012-08-10T14:55:00Z">
              <w:del w:id="3470" w:author="Deepak Bansal (AZURE)" w:date="2012-08-23T21:55:00Z">
                <w:r w:rsidDel="00B15A0B">
                  <w:delText xml:space="preserve">        element does not exist, a 'data-missing' error is</w:delText>
                </w:r>
              </w:del>
            </w:ins>
          </w:p>
          <w:p w14:paraId="61BC7ECC" w14:textId="4E73E009" w:rsidR="00DC2CE4" w:rsidDel="00B15A0B" w:rsidRDefault="00DC2CE4" w:rsidP="00DC2CE4">
            <w:pPr>
              <w:pStyle w:val="XML1"/>
              <w:rPr>
                <w:ins w:id="3471" w:author="Thomas Dietz" w:date="2012-08-10T14:55:00Z"/>
                <w:del w:id="3472" w:author="Deepak Bansal (AZURE)" w:date="2012-08-23T21:55:00Z"/>
              </w:rPr>
            </w:pPr>
            <w:ins w:id="3473" w:author="Thomas Dietz" w:date="2012-08-10T14:55:00Z">
              <w:del w:id="3474" w:author="Deepak Bansal (AZURE)" w:date="2012-08-23T21:55:00Z">
                <w:r w:rsidDel="00B15A0B">
                  <w:delText xml:space="preserve">        returned.";</w:delText>
                </w:r>
              </w:del>
            </w:ins>
          </w:p>
          <w:p w14:paraId="175949EE" w14:textId="4EE47954" w:rsidR="00DC2CE4" w:rsidDel="00B15A0B" w:rsidRDefault="00DC2CE4" w:rsidP="00DC2CE4">
            <w:pPr>
              <w:pStyle w:val="XML1"/>
              <w:rPr>
                <w:ins w:id="3475" w:author="Thomas Dietz" w:date="2012-08-10T14:55:00Z"/>
                <w:del w:id="3476" w:author="Deepak Bansal (AZURE)" w:date="2012-08-23T21:55:00Z"/>
              </w:rPr>
            </w:pPr>
            <w:ins w:id="3477" w:author="Thomas Dietz" w:date="2012-08-10T14:55:00Z">
              <w:del w:id="3478" w:author="Deepak Bansal (AZURE)" w:date="2012-08-23T21:55:00Z">
                <w:r w:rsidDel="00B15A0B">
                  <w:delText xml:space="preserve">    }</w:delText>
                </w:r>
              </w:del>
            </w:ins>
          </w:p>
          <w:p w14:paraId="5775DF90" w14:textId="1FCCE471" w:rsidR="00DC2CE4" w:rsidDel="00B15A0B" w:rsidRDefault="00DC2CE4" w:rsidP="00DC2CE4">
            <w:pPr>
              <w:pStyle w:val="XML1"/>
              <w:rPr>
                <w:ins w:id="3479" w:author="Thomas Dietz" w:date="2012-08-10T14:55:00Z"/>
                <w:del w:id="3480" w:author="Deepak Bansal (AZURE)" w:date="2012-08-23T21:55:00Z"/>
              </w:rPr>
            </w:pPr>
            <w:ins w:id="3481" w:author="Thomas Dietz" w:date="2012-08-10T14:55:00Z">
              <w:del w:id="3482" w:author="Deepak Bansal (AZURE)" w:date="2012-08-23T21:55:00Z">
                <w:r w:rsidDel="00B15A0B">
                  <w:delText xml:space="preserve">    leaf protocol {</w:delText>
                </w:r>
              </w:del>
            </w:ins>
          </w:p>
          <w:p w14:paraId="600E88AD" w14:textId="32A57068" w:rsidR="00DC2CE4" w:rsidDel="00B15A0B" w:rsidRDefault="00DC2CE4" w:rsidP="00DC2CE4">
            <w:pPr>
              <w:pStyle w:val="XML1"/>
              <w:rPr>
                <w:ins w:id="3483" w:author="Thomas Dietz" w:date="2012-08-10T14:55:00Z"/>
                <w:del w:id="3484" w:author="Deepak Bansal (AZURE)" w:date="2012-08-23T21:55:00Z"/>
              </w:rPr>
            </w:pPr>
            <w:ins w:id="3485" w:author="Thomas Dietz" w:date="2012-08-10T14:55:00Z">
              <w:del w:id="3486" w:author="Deepak Bansal (AZURE)" w:date="2012-08-23T21:55:00Z">
                <w:r w:rsidDel="00B15A0B">
                  <w:delText xml:space="preserve">      type OFConfigurationPointProtocolType;</w:delText>
                </w:r>
              </w:del>
            </w:ins>
          </w:p>
          <w:p w14:paraId="289E4E3C" w14:textId="22E43B51" w:rsidR="00DC2CE4" w:rsidDel="00B15A0B" w:rsidRDefault="00DC2CE4" w:rsidP="00DC2CE4">
            <w:pPr>
              <w:pStyle w:val="XML1"/>
              <w:rPr>
                <w:ins w:id="3487" w:author="Thomas Dietz" w:date="2012-08-10T14:55:00Z"/>
                <w:del w:id="3488" w:author="Deepak Bansal (AZURE)" w:date="2012-08-23T21:55:00Z"/>
              </w:rPr>
            </w:pPr>
            <w:ins w:id="3489" w:author="Thomas Dietz" w:date="2012-08-10T14:55:00Z">
              <w:del w:id="3490" w:author="Deepak Bansal (AZURE)" w:date="2012-08-23T21:55:00Z">
                <w:r w:rsidDel="00B15A0B">
                  <w:delText xml:space="preserve">      default "ssh";</w:delText>
                </w:r>
              </w:del>
            </w:ins>
          </w:p>
          <w:p w14:paraId="5C2C1129" w14:textId="1097541B" w:rsidR="00DC2CE4" w:rsidDel="00B15A0B" w:rsidRDefault="00DC2CE4" w:rsidP="00DC2CE4">
            <w:pPr>
              <w:pStyle w:val="XML1"/>
              <w:rPr>
                <w:ins w:id="3491" w:author="Thomas Dietz" w:date="2012-08-10T14:55:00Z"/>
                <w:del w:id="3492" w:author="Deepak Bansal (AZURE)" w:date="2012-08-23T21:55:00Z"/>
              </w:rPr>
            </w:pPr>
            <w:ins w:id="3493" w:author="Thomas Dietz" w:date="2012-08-10T14:55:00Z">
              <w:del w:id="3494" w:author="Deepak Bansal (AZURE)" w:date="2012-08-23T21:55:00Z">
                <w:r w:rsidDel="00B15A0B">
                  <w:delText xml:space="preserve">      description "The transport protocol that the Configuration</w:delText>
                </w:r>
              </w:del>
            </w:ins>
          </w:p>
          <w:p w14:paraId="219B4908" w14:textId="588FD6DD" w:rsidR="00DC2CE4" w:rsidDel="00B15A0B" w:rsidRDefault="00DC2CE4" w:rsidP="00DC2CE4">
            <w:pPr>
              <w:pStyle w:val="XML1"/>
              <w:rPr>
                <w:ins w:id="3495" w:author="Thomas Dietz" w:date="2012-08-10T14:55:00Z"/>
                <w:del w:id="3496" w:author="Deepak Bansal (AZURE)" w:date="2012-08-23T21:55:00Z"/>
              </w:rPr>
            </w:pPr>
            <w:ins w:id="3497" w:author="Thomas Dietz" w:date="2012-08-10T14:55:00Z">
              <w:del w:id="3498" w:author="Deepak Bansal (AZURE)" w:date="2012-08-23T21:55:00Z">
                <w:r w:rsidDel="00B15A0B">
                  <w:delText xml:space="preserve">        Point uses when communicating via NETCONF with the OpenFlow</w:delText>
                </w:r>
              </w:del>
            </w:ins>
          </w:p>
          <w:p w14:paraId="5D4D8A67" w14:textId="31D237AD" w:rsidR="00DC2CE4" w:rsidDel="00B15A0B" w:rsidRDefault="00DC2CE4" w:rsidP="00DC2CE4">
            <w:pPr>
              <w:pStyle w:val="XML1"/>
              <w:rPr>
                <w:ins w:id="3499" w:author="Thomas Dietz" w:date="2012-08-10T14:55:00Z"/>
                <w:del w:id="3500" w:author="Deepak Bansal (AZURE)" w:date="2012-08-23T21:55:00Z"/>
              </w:rPr>
            </w:pPr>
            <w:ins w:id="3501" w:author="Thomas Dietz" w:date="2012-08-10T14:55:00Z">
              <w:del w:id="3502" w:author="Deepak Bansal (AZURE)" w:date="2012-08-23T21:55:00Z">
                <w:r w:rsidDel="00B15A0B">
                  <w:delText xml:space="preserve">        Capable Switch.</w:delText>
                </w:r>
              </w:del>
            </w:ins>
          </w:p>
          <w:p w14:paraId="02C36ABD" w14:textId="68AEC0EF" w:rsidR="00DC2CE4" w:rsidDel="00B15A0B" w:rsidRDefault="00DC2CE4" w:rsidP="00DC2CE4">
            <w:pPr>
              <w:pStyle w:val="XML1"/>
              <w:rPr>
                <w:ins w:id="3503" w:author="Thomas Dietz" w:date="2012-08-10T14:55:00Z"/>
                <w:del w:id="3504" w:author="Deepak Bansal (AZURE)" w:date="2012-08-23T21:55:00Z"/>
              </w:rPr>
            </w:pPr>
          </w:p>
          <w:p w14:paraId="1DE2758E" w14:textId="2F996D28" w:rsidR="00DC2CE4" w:rsidDel="00B15A0B" w:rsidRDefault="00DC2CE4" w:rsidP="00DC2CE4">
            <w:pPr>
              <w:pStyle w:val="XML1"/>
              <w:rPr>
                <w:ins w:id="3505" w:author="Thomas Dietz" w:date="2012-08-10T14:55:00Z"/>
                <w:del w:id="3506" w:author="Deepak Bansal (AZURE)" w:date="2012-08-23T21:55:00Z"/>
              </w:rPr>
            </w:pPr>
            <w:ins w:id="3507" w:author="Thomas Dietz" w:date="2012-08-10T14:55:00Z">
              <w:del w:id="3508" w:author="Deepak Bansal (AZURE)" w:date="2012-08-23T21:55:00Z">
                <w:r w:rsidDel="00B15A0B">
                  <w:delText xml:space="preserve">        This element is optional. If it is not present its value </w:delText>
                </w:r>
              </w:del>
            </w:ins>
          </w:p>
          <w:p w14:paraId="13C49877" w14:textId="1F03E7E1" w:rsidR="00DC2CE4" w:rsidDel="00B15A0B" w:rsidRDefault="00DC2CE4" w:rsidP="00DC2CE4">
            <w:pPr>
              <w:pStyle w:val="XML1"/>
              <w:rPr>
                <w:ins w:id="3509" w:author="Thomas Dietz" w:date="2012-08-10T14:55:00Z"/>
                <w:del w:id="3510" w:author="Deepak Bansal (AZURE)" w:date="2012-08-23T21:55:00Z"/>
              </w:rPr>
            </w:pPr>
            <w:ins w:id="3511" w:author="Thomas Dietz" w:date="2012-08-10T14:55:00Z">
              <w:del w:id="3512" w:author="Deepak Bansal (AZURE)" w:date="2012-08-23T21:55:00Z">
                <w:r w:rsidDel="00B15A0B">
                  <w:delText xml:space="preserve">        defaults to 'ssh'.";</w:delText>
                </w:r>
              </w:del>
            </w:ins>
          </w:p>
          <w:p w14:paraId="7819C978" w14:textId="776E9F9C" w:rsidR="00DC2CE4" w:rsidDel="00B15A0B" w:rsidRDefault="00DC2CE4" w:rsidP="00DC2CE4">
            <w:pPr>
              <w:pStyle w:val="XML1"/>
              <w:rPr>
                <w:ins w:id="3513" w:author="Thomas Dietz" w:date="2012-08-10T14:55:00Z"/>
                <w:del w:id="3514" w:author="Deepak Bansal (AZURE)" w:date="2012-08-23T21:55:00Z"/>
              </w:rPr>
            </w:pPr>
            <w:ins w:id="3515" w:author="Thomas Dietz" w:date="2012-08-10T14:55:00Z">
              <w:del w:id="3516" w:author="Deepak Bansal (AZURE)" w:date="2012-08-23T21:55:00Z">
                <w:r w:rsidDel="00B15A0B">
                  <w:delText xml:space="preserve">      reference "The mappings of NETCONF to different transport</w:delText>
                </w:r>
              </w:del>
            </w:ins>
          </w:p>
          <w:p w14:paraId="1053024C" w14:textId="6E6D6AEE" w:rsidR="00DC2CE4" w:rsidDel="00B15A0B" w:rsidRDefault="00DC2CE4" w:rsidP="00DC2CE4">
            <w:pPr>
              <w:pStyle w:val="XML1"/>
              <w:rPr>
                <w:ins w:id="3517" w:author="Thomas Dietz" w:date="2012-08-10T14:55:00Z"/>
                <w:del w:id="3518" w:author="Deepak Bansal (AZURE)" w:date="2012-08-23T21:55:00Z"/>
              </w:rPr>
            </w:pPr>
            <w:ins w:id="3519" w:author="Thomas Dietz" w:date="2012-08-10T14:55:00Z">
              <w:del w:id="3520" w:author="Deepak Bansal (AZURE)" w:date="2012-08-23T21:55:00Z">
                <w:r w:rsidDel="00B15A0B">
                  <w:delText xml:space="preserve">        protocols are defined in RFC 6242 for SSH, RFC 4743 for</w:delText>
                </w:r>
              </w:del>
            </w:ins>
          </w:p>
          <w:p w14:paraId="5B8BE145" w14:textId="47009E82" w:rsidR="00DC2CE4" w:rsidDel="00B15A0B" w:rsidRDefault="00DC2CE4" w:rsidP="00DC2CE4">
            <w:pPr>
              <w:pStyle w:val="XML1"/>
              <w:rPr>
                <w:ins w:id="3521" w:author="Thomas Dietz" w:date="2012-08-10T14:55:00Z"/>
                <w:del w:id="3522" w:author="Deepak Bansal (AZURE)" w:date="2012-08-23T21:55:00Z"/>
              </w:rPr>
            </w:pPr>
            <w:ins w:id="3523" w:author="Thomas Dietz" w:date="2012-08-10T14:55:00Z">
              <w:del w:id="3524" w:author="Deepak Bansal (AZURE)" w:date="2012-08-23T21:55:00Z">
                <w:r w:rsidDel="00B15A0B">
                  <w:delText xml:space="preserve">        SOAP, RFC 4744 for BEEP, and RFC 5539 for TLS";</w:delText>
                </w:r>
              </w:del>
            </w:ins>
          </w:p>
          <w:p w14:paraId="204DEEBB" w14:textId="562168C8" w:rsidR="00DC2CE4" w:rsidDel="00B15A0B" w:rsidRDefault="00DC2CE4" w:rsidP="00DC2CE4">
            <w:pPr>
              <w:pStyle w:val="XML1"/>
              <w:rPr>
                <w:ins w:id="3525" w:author="Thomas Dietz" w:date="2012-08-10T14:55:00Z"/>
                <w:del w:id="3526" w:author="Deepak Bansal (AZURE)" w:date="2012-08-23T21:55:00Z"/>
              </w:rPr>
            </w:pPr>
            <w:ins w:id="3527" w:author="Thomas Dietz" w:date="2012-08-10T14:55:00Z">
              <w:del w:id="3528" w:author="Deepak Bansal (AZURE)" w:date="2012-08-23T21:55:00Z">
                <w:r w:rsidDel="00B15A0B">
                  <w:delText xml:space="preserve">    }</w:delText>
                </w:r>
              </w:del>
            </w:ins>
          </w:p>
          <w:p w14:paraId="30C7E7A1" w14:textId="37F67F23" w:rsidR="00C805D1" w:rsidDel="00B15A0B" w:rsidRDefault="00DC2CE4" w:rsidP="00DC2CE4">
            <w:pPr>
              <w:pStyle w:val="XML1"/>
              <w:rPr>
                <w:ins w:id="3529" w:author="Thomas Dietz" w:date="2012-08-13T14:54:00Z"/>
                <w:del w:id="3530" w:author="Deepak Bansal (AZURE)" w:date="2012-08-23T21:55:00Z"/>
              </w:rPr>
            </w:pPr>
            <w:ins w:id="3531" w:author="Thomas Dietz" w:date="2012-08-10T14:55:00Z">
              <w:del w:id="3532" w:author="Deepak Bansal (AZURE)" w:date="2012-08-23T21:55:00Z">
                <w:r w:rsidDel="00B15A0B">
                  <w:delText xml:space="preserve">  }</w:delText>
                </w:r>
              </w:del>
            </w:ins>
          </w:p>
          <w:p w14:paraId="000DDA8B" w14:textId="067826E1" w:rsidR="0004515F" w:rsidDel="00B15A0B" w:rsidRDefault="0004515F" w:rsidP="00DC2CE4">
            <w:pPr>
              <w:pStyle w:val="XML1"/>
              <w:rPr>
                <w:ins w:id="3533" w:author="Thomas Dietz" w:date="2012-08-13T14:54:00Z"/>
                <w:del w:id="3534" w:author="Deepak Bansal (AZURE)" w:date="2012-08-23T21:55:00Z"/>
              </w:rPr>
            </w:pPr>
          </w:p>
          <w:p w14:paraId="12B68450" w14:textId="14D0DD6A" w:rsidR="0004515F" w:rsidDel="00B15A0B" w:rsidRDefault="0004515F" w:rsidP="0004515F">
            <w:pPr>
              <w:pStyle w:val="XML1"/>
              <w:rPr>
                <w:ins w:id="3535" w:author="Thomas Dietz" w:date="2012-08-13T14:54:00Z"/>
                <w:del w:id="3536" w:author="Deepak Bansal (AZURE)" w:date="2012-08-23T21:55:00Z"/>
              </w:rPr>
            </w:pPr>
            <w:ins w:id="3537" w:author="Thomas Dietz" w:date="2012-08-13T14:54:00Z">
              <w:del w:id="3538" w:author="Deepak Bansal (AZURE)" w:date="2012-08-23T21:55:00Z">
                <w:r w:rsidDel="00B15A0B">
                  <w:delText xml:space="preserve">  typedef OFConfigurationPointProtocolType {</w:delText>
                </w:r>
              </w:del>
            </w:ins>
          </w:p>
          <w:p w14:paraId="7EFEA8CE" w14:textId="20AB3D4A" w:rsidR="0004515F" w:rsidDel="00B15A0B" w:rsidRDefault="0004515F" w:rsidP="0004515F">
            <w:pPr>
              <w:pStyle w:val="XML1"/>
              <w:rPr>
                <w:ins w:id="3539" w:author="Thomas Dietz" w:date="2012-08-13T14:54:00Z"/>
                <w:del w:id="3540" w:author="Deepak Bansal (AZURE)" w:date="2012-08-23T21:55:00Z"/>
              </w:rPr>
            </w:pPr>
            <w:ins w:id="3541" w:author="Thomas Dietz" w:date="2012-08-13T14:54:00Z">
              <w:del w:id="3542" w:author="Deepak Bansal (AZURE)" w:date="2012-08-23T21:55:00Z">
                <w:r w:rsidDel="00B15A0B">
                  <w:delText xml:space="preserve">    type enumeration {</w:delText>
                </w:r>
              </w:del>
            </w:ins>
          </w:p>
          <w:p w14:paraId="0A9EEC70" w14:textId="14477348" w:rsidR="0004515F" w:rsidDel="00B15A0B" w:rsidRDefault="0004515F" w:rsidP="0004515F">
            <w:pPr>
              <w:pStyle w:val="XML1"/>
              <w:rPr>
                <w:ins w:id="3543" w:author="Thomas Dietz" w:date="2012-08-13T14:54:00Z"/>
                <w:del w:id="3544" w:author="Deepak Bansal (AZURE)" w:date="2012-08-23T21:55:00Z"/>
              </w:rPr>
            </w:pPr>
            <w:ins w:id="3545" w:author="Thomas Dietz" w:date="2012-08-13T14:54:00Z">
              <w:del w:id="3546" w:author="Deepak Bansal (AZURE)" w:date="2012-08-23T21:55:00Z">
                <w:r w:rsidDel="00B15A0B">
                  <w:delText xml:space="preserve">      enum "ssh";</w:delText>
                </w:r>
              </w:del>
            </w:ins>
          </w:p>
          <w:p w14:paraId="0DE13312" w14:textId="68D145CC" w:rsidR="0004515F" w:rsidDel="00B15A0B" w:rsidRDefault="0004515F" w:rsidP="0004515F">
            <w:pPr>
              <w:pStyle w:val="XML1"/>
              <w:rPr>
                <w:ins w:id="3547" w:author="Thomas Dietz" w:date="2012-08-13T14:54:00Z"/>
                <w:del w:id="3548" w:author="Deepak Bansal (AZURE)" w:date="2012-08-23T21:55:00Z"/>
              </w:rPr>
            </w:pPr>
            <w:ins w:id="3549" w:author="Thomas Dietz" w:date="2012-08-13T14:54:00Z">
              <w:del w:id="3550" w:author="Deepak Bansal (AZURE)" w:date="2012-08-23T21:55:00Z">
                <w:r w:rsidDel="00B15A0B">
                  <w:delText xml:space="preserve">      enum "soap";</w:delText>
                </w:r>
              </w:del>
            </w:ins>
          </w:p>
          <w:p w14:paraId="1370FDBA" w14:textId="35696D4F" w:rsidR="0004515F" w:rsidDel="00B15A0B" w:rsidRDefault="0004515F" w:rsidP="0004515F">
            <w:pPr>
              <w:pStyle w:val="XML1"/>
              <w:rPr>
                <w:ins w:id="3551" w:author="Thomas Dietz" w:date="2012-08-13T14:54:00Z"/>
                <w:del w:id="3552" w:author="Deepak Bansal (AZURE)" w:date="2012-08-23T21:55:00Z"/>
              </w:rPr>
            </w:pPr>
            <w:ins w:id="3553" w:author="Thomas Dietz" w:date="2012-08-13T14:54:00Z">
              <w:del w:id="3554" w:author="Deepak Bansal (AZURE)" w:date="2012-08-23T21:55:00Z">
                <w:r w:rsidDel="00B15A0B">
                  <w:delText xml:space="preserve">      enum "tls";</w:delText>
                </w:r>
              </w:del>
            </w:ins>
          </w:p>
          <w:p w14:paraId="70C28748" w14:textId="34AA0E1E" w:rsidR="0004515F" w:rsidDel="00B15A0B" w:rsidRDefault="0004515F" w:rsidP="0004515F">
            <w:pPr>
              <w:pStyle w:val="XML1"/>
              <w:rPr>
                <w:ins w:id="3555" w:author="Thomas Dietz" w:date="2012-08-13T14:54:00Z"/>
                <w:del w:id="3556" w:author="Deepak Bansal (AZURE)" w:date="2012-08-23T21:55:00Z"/>
              </w:rPr>
            </w:pPr>
            <w:ins w:id="3557" w:author="Thomas Dietz" w:date="2012-08-13T14:54:00Z">
              <w:del w:id="3558" w:author="Deepak Bansal (AZURE)" w:date="2012-08-23T21:55:00Z">
                <w:r w:rsidDel="00B15A0B">
                  <w:delText xml:space="preserve">      enum "beep";</w:delText>
                </w:r>
              </w:del>
            </w:ins>
          </w:p>
          <w:p w14:paraId="71CCD6A1" w14:textId="59C8ECB2" w:rsidR="0004515F" w:rsidDel="00B15A0B" w:rsidRDefault="0004515F" w:rsidP="0004515F">
            <w:pPr>
              <w:pStyle w:val="XML1"/>
              <w:rPr>
                <w:ins w:id="3559" w:author="Thomas Dietz" w:date="2012-08-13T14:54:00Z"/>
                <w:del w:id="3560" w:author="Deepak Bansal (AZURE)" w:date="2012-08-23T21:55:00Z"/>
              </w:rPr>
            </w:pPr>
            <w:ins w:id="3561" w:author="Thomas Dietz" w:date="2012-08-13T14:54:00Z">
              <w:del w:id="3562" w:author="Deepak Bansal (AZURE)" w:date="2012-08-23T21:55:00Z">
                <w:r w:rsidDel="00B15A0B">
                  <w:delText xml:space="preserve">    }</w:delText>
                </w:r>
              </w:del>
            </w:ins>
          </w:p>
          <w:p w14:paraId="5A52D9E5" w14:textId="40C19080" w:rsidR="0004515F" w:rsidDel="00B15A0B" w:rsidRDefault="0004515F" w:rsidP="0004515F">
            <w:pPr>
              <w:pStyle w:val="XML1"/>
              <w:rPr>
                <w:ins w:id="3563" w:author="Thomas Dietz" w:date="2012-08-13T14:54:00Z"/>
                <w:del w:id="3564" w:author="Deepak Bansal (AZURE)" w:date="2012-08-23T21:55:00Z"/>
              </w:rPr>
            </w:pPr>
            <w:ins w:id="3565" w:author="Thomas Dietz" w:date="2012-08-13T14:54:00Z">
              <w:del w:id="3566" w:author="Deepak Bansal (AZURE)" w:date="2012-08-23T21:55:00Z">
                <w:r w:rsidDel="00B15A0B">
                  <w:delText xml:space="preserve">    description "Possible protocols to connect ot an OF</w:delText>
                </w:r>
              </w:del>
            </w:ins>
          </w:p>
          <w:p w14:paraId="377E0653" w14:textId="644E2943" w:rsidR="0004515F" w:rsidDel="00B15A0B" w:rsidRDefault="0004515F" w:rsidP="0004515F">
            <w:pPr>
              <w:pStyle w:val="XML1"/>
              <w:rPr>
                <w:ins w:id="3567" w:author="Thomas Dietz" w:date="2012-08-13T14:54:00Z"/>
                <w:del w:id="3568" w:author="Deepak Bansal (AZURE)" w:date="2012-08-23T21:55:00Z"/>
              </w:rPr>
            </w:pPr>
            <w:ins w:id="3569" w:author="Thomas Dietz" w:date="2012-08-13T14:54:00Z">
              <w:del w:id="3570" w:author="Deepak Bansal (AZURE)" w:date="2012-08-23T21:55:00Z">
                <w:r w:rsidDel="00B15A0B">
                  <w:delText xml:space="preserve">      Configuration Point";</w:delText>
                </w:r>
              </w:del>
            </w:ins>
          </w:p>
          <w:p w14:paraId="3E301CE6" w14:textId="664FAAD4" w:rsidR="0004515F" w:rsidRPr="009F1B7D" w:rsidDel="00B15A0B" w:rsidRDefault="0004515F" w:rsidP="0004515F">
            <w:pPr>
              <w:pStyle w:val="XML1"/>
              <w:rPr>
                <w:del w:id="3571" w:author="Deepak Bansal (AZURE)" w:date="2012-08-23T21:55:00Z"/>
              </w:rPr>
            </w:pPr>
            <w:ins w:id="3572" w:author="Thomas Dietz" w:date="2012-08-13T14:54:00Z">
              <w:del w:id="3573" w:author="Deepak Bansal (AZURE)" w:date="2012-08-23T21:55:00Z">
                <w:r w:rsidDel="00B15A0B">
                  <w:delText xml:space="preserve">  }</w:delText>
                </w:r>
              </w:del>
            </w:ins>
          </w:p>
        </w:tc>
      </w:tr>
    </w:tbl>
    <w:p w14:paraId="3A7A2342" w14:textId="77777777" w:rsidR="00C4487B" w:rsidRDefault="00C4487B" w:rsidP="00A47610"/>
    <w:p w14:paraId="7AA76035" w14:textId="77777777" w:rsidR="00C805D1" w:rsidRDefault="00C805D1">
      <w:pPr>
        <w:pStyle w:val="Heading2"/>
        <w:pPrChange w:id="3574" w:author="Thomas Dietz" w:date="2012-09-11T16:56:00Z">
          <w:pPr>
            <w:spacing w:before="0" w:line="276" w:lineRule="auto"/>
          </w:pPr>
        </w:pPrChange>
      </w:pPr>
      <w:bookmarkStart w:id="3575" w:name="_Toc335146981"/>
      <w:r>
        <w:t>OpenFlow Logical Switch</w:t>
      </w:r>
      <w:bookmarkEnd w:id="3575"/>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pPr>
        <w:pStyle w:val="Heading3"/>
        <w:pPrChange w:id="3576" w:author="Thomas Dietz" w:date="2012-09-11T16:56:00Z">
          <w:pPr>
            <w:pStyle w:val="Heading2"/>
          </w:pPr>
        </w:pPrChange>
      </w:pPr>
      <w:bookmarkStart w:id="3577" w:name="_Toc315953995"/>
      <w:bookmarkStart w:id="3578" w:name="_Toc316542505"/>
      <w:bookmarkStart w:id="3579" w:name="_Toc335146982"/>
      <w:r w:rsidRPr="00DB42FD">
        <w:lastRenderedPageBreak/>
        <w:t>UML Diagram</w:t>
      </w:r>
      <w:bookmarkEnd w:id="3577"/>
      <w:bookmarkEnd w:id="3578"/>
      <w:bookmarkEnd w:id="3579"/>
    </w:p>
    <w:p w14:paraId="1C1F23C0" w14:textId="19B7D0FB" w:rsidR="00C805D1" w:rsidRPr="009F1B7D" w:rsidRDefault="00056F2B" w:rsidP="00C805D1">
      <w:pPr>
        <w:keepNext/>
        <w:jc w:val="center"/>
      </w:pPr>
      <w:r>
        <w:object w:dxaOrig="7209" w:dyaOrig="5365" w14:anchorId="6ED26D4B">
          <v:shape id="_x0000_i1031" type="#_x0000_t75" style="width:5in;height:268.8pt" o:ole="">
            <v:imagedata r:id="rId25" o:title=""/>
          </v:shape>
          <o:OLEObject Type="Embed" ProgID="Visio.Drawing.11" ShapeID="_x0000_i1031" DrawAspect="Content" ObjectID="_1408889051" r:id="rId26"/>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BA30A0">
      <w:pPr>
        <w:pStyle w:val="Heading3"/>
      </w:pPr>
      <w:bookmarkStart w:id="3580" w:name="_Toc315953996"/>
      <w:bookmarkStart w:id="3581" w:name="_Toc316542506"/>
      <w:bookmarkStart w:id="3582" w:name="_Toc335146983"/>
      <w:r w:rsidRPr="00DB42FD">
        <w:t>XML Schema</w:t>
      </w:r>
      <w:bookmarkEnd w:id="3580"/>
      <w:bookmarkEnd w:id="3581"/>
      <w:bookmarkEnd w:id="3582"/>
    </w:p>
    <w:tbl>
      <w:tblPr>
        <w:tblStyle w:val="XMLtable"/>
        <w:tblW w:w="5000" w:type="pct"/>
        <w:tblLook w:val="04A0" w:firstRow="1" w:lastRow="0" w:firstColumn="1" w:lastColumn="0" w:noHBand="0" w:noVBand="1"/>
        <w:tblPrChange w:id="3583" w:author="Thomas Dietz" w:date="2012-08-13T14:53:00Z">
          <w:tblPr>
            <w:tblStyle w:val="TableGrid"/>
            <w:tblW w:w="0" w:type="auto"/>
            <w:tblInd w:w="378" w:type="dxa"/>
            <w:shd w:val="clear" w:color="auto" w:fill="C8FCCD"/>
            <w:tblLook w:val="04A0" w:firstRow="1" w:lastRow="0" w:firstColumn="1" w:lastColumn="0" w:noHBand="0" w:noVBand="1"/>
          </w:tblPr>
        </w:tblPrChange>
      </w:tblPr>
      <w:tblGrid>
        <w:gridCol w:w="9474"/>
        <w:tblGridChange w:id="3584">
          <w:tblGrid>
            <w:gridCol w:w="8820"/>
          </w:tblGrid>
        </w:tblGridChange>
      </w:tblGrid>
      <w:tr w:rsidR="00C805D1" w:rsidRPr="009F1B7D" w14:paraId="4E1DC8D1" w14:textId="77777777" w:rsidTr="0004515F">
        <w:tc>
          <w:tcPr>
            <w:tcW w:w="5000" w:type="pct"/>
            <w:tcPrChange w:id="3585" w:author="Thomas Dietz" w:date="2012-08-13T14:53:00Z">
              <w:tcPr>
                <w:tcW w:w="8820" w:type="dxa"/>
                <w:shd w:val="clear" w:color="auto" w:fill="C8FCCD"/>
              </w:tcPr>
            </w:tcPrChange>
          </w:tcPr>
          <w:p w14:paraId="422C055C" w14:textId="01464D73" w:rsidR="00D8113B" w:rsidRPr="009F1B7D" w:rsidDel="00257D58" w:rsidRDefault="00D8113B" w:rsidP="00D8113B">
            <w:pPr>
              <w:pStyle w:val="XML1"/>
              <w:rPr>
                <w:del w:id="3586" w:author="Thomas Dietz" w:date="2012-08-13T13:32:00Z"/>
              </w:rPr>
            </w:pPr>
            <w:del w:id="3587" w:author="Thomas Dietz" w:date="2012-08-13T13:32:00Z">
              <w:r w:rsidRPr="009F1B7D" w:rsidDel="00257D58">
                <w:delText>&lt;xs:complexType name="OFLogicalSwitchType"&gt;</w:delText>
              </w:r>
            </w:del>
          </w:p>
          <w:p w14:paraId="2DD66726" w14:textId="42E8BB5A" w:rsidR="00D8113B" w:rsidRPr="009F1B7D" w:rsidDel="00257D58" w:rsidRDefault="00D8113B" w:rsidP="00D8113B">
            <w:pPr>
              <w:pStyle w:val="XML2"/>
              <w:rPr>
                <w:del w:id="3588" w:author="Thomas Dietz" w:date="2012-08-13T13:32:00Z"/>
              </w:rPr>
            </w:pPr>
            <w:del w:id="3589" w:author="Thomas Dietz" w:date="2012-08-13T13:32:00Z">
              <w:r w:rsidRPr="009F1B7D" w:rsidDel="00257D58">
                <w:delText>&lt;xs:sequence&gt;</w:delText>
              </w:r>
            </w:del>
          </w:p>
          <w:p w14:paraId="153FF6A6" w14:textId="3CBD5DDA" w:rsidR="00D8113B" w:rsidRPr="009F1B7D" w:rsidDel="00257D58" w:rsidRDefault="00D8113B" w:rsidP="00D8113B">
            <w:pPr>
              <w:pStyle w:val="XML3"/>
              <w:rPr>
                <w:del w:id="3590" w:author="Thomas Dietz" w:date="2012-08-13T13:32:00Z"/>
              </w:rPr>
            </w:pPr>
            <w:del w:id="3591" w:author="Thomas Dietz" w:date="2012-08-13T13:32:00Z">
              <w:r w:rsidRPr="009F1B7D" w:rsidDel="00257D58">
                <w:delText xml:space="preserve">&lt;xs:element name="id" </w:delText>
              </w:r>
            </w:del>
          </w:p>
          <w:p w14:paraId="51E5E99D" w14:textId="1BA1587B" w:rsidR="00D8113B" w:rsidDel="00257D58" w:rsidRDefault="00D8113B" w:rsidP="00D8113B">
            <w:pPr>
              <w:pStyle w:val="XML9"/>
              <w:rPr>
                <w:del w:id="3592" w:author="Thomas Dietz" w:date="2012-08-13T13:32:00Z"/>
              </w:rPr>
            </w:pPr>
            <w:del w:id="3593" w:author="Thomas Dietz" w:date="2012-08-13T13:32:00Z">
              <w:r w:rsidRPr="009F1B7D" w:rsidDel="00257D58">
                <w:delText>type="OFConfigID"/&gt;</w:delText>
              </w:r>
            </w:del>
          </w:p>
          <w:p w14:paraId="7C40056C" w14:textId="69E685E3" w:rsidR="00D8113B" w:rsidDel="00257D58" w:rsidRDefault="00D8113B" w:rsidP="00D8113B">
            <w:pPr>
              <w:pStyle w:val="XML3"/>
              <w:rPr>
                <w:del w:id="3594" w:author="Thomas Dietz" w:date="2012-08-13T13:32:00Z"/>
                <w:color w:val="F5844C"/>
              </w:rPr>
            </w:pPr>
            <w:del w:id="3595" w:author="Thomas Dietz" w:date="2012-08-13T13:32:00Z">
              <w:r w:rsidRPr="00825EF4" w:rsidDel="00257D58">
                <w:delText>&lt;xs:elementname=</w:delText>
              </w:r>
              <w:r w:rsidDel="00257D58">
                <w:delText>"capabilities"</w:delText>
              </w:r>
            </w:del>
          </w:p>
          <w:p w14:paraId="3F1CF4D3" w14:textId="5C27688B" w:rsidR="00D8113B" w:rsidRPr="00825EF4" w:rsidDel="00257D58" w:rsidRDefault="00D8113B" w:rsidP="00D8113B">
            <w:pPr>
              <w:pStyle w:val="XML9"/>
              <w:rPr>
                <w:del w:id="3596" w:author="Thomas Dietz" w:date="2012-08-13T13:32:00Z"/>
              </w:rPr>
            </w:pPr>
            <w:del w:id="3597" w:author="Thomas Dietz" w:date="2012-08-13T13:32:00Z">
              <w:r w:rsidRPr="00825EF4" w:rsidDel="00257D58">
                <w:delText>type=</w:delText>
              </w:r>
              <w:r w:rsidDel="00257D58">
                <w:delText>"OFLogicalSwitchCapabilitiesType"</w:delText>
              </w:r>
              <w:r w:rsidDel="00257D58">
                <w:rPr>
                  <w:color w:val="000096"/>
                </w:rPr>
                <w:delText>/&gt;</w:delText>
              </w:r>
            </w:del>
          </w:p>
          <w:p w14:paraId="54E90E67" w14:textId="04CAE5EA" w:rsidR="00D8113B" w:rsidRPr="009F1B7D" w:rsidDel="00257D58" w:rsidRDefault="00D8113B" w:rsidP="00D8113B">
            <w:pPr>
              <w:pStyle w:val="XML3"/>
              <w:rPr>
                <w:del w:id="3598" w:author="Thomas Dietz" w:date="2012-08-13T13:32:00Z"/>
              </w:rPr>
            </w:pPr>
            <w:del w:id="3599" w:author="Thomas Dietz" w:date="2012-08-13T13:32:00Z">
              <w:r w:rsidRPr="009F1B7D" w:rsidDel="00257D58">
                <w:delText xml:space="preserve">&lt;xs:element name="datapath-id" </w:delText>
              </w:r>
            </w:del>
          </w:p>
          <w:p w14:paraId="0BDA77C3" w14:textId="79ABC1D7" w:rsidR="00D8113B" w:rsidRPr="009F1B7D" w:rsidDel="00257D58" w:rsidRDefault="00D8113B" w:rsidP="00D8113B">
            <w:pPr>
              <w:pStyle w:val="XML9"/>
              <w:rPr>
                <w:del w:id="3600" w:author="Thomas Dietz" w:date="2012-08-13T13:32:00Z"/>
              </w:rPr>
            </w:pPr>
            <w:del w:id="3601" w:author="Thomas Dietz" w:date="2012-08-13T13:32:00Z">
              <w:r w:rsidRPr="009F1B7D" w:rsidDel="00257D58">
                <w:delText>type="OFConfigID"/&gt;</w:delText>
              </w:r>
            </w:del>
          </w:p>
          <w:p w14:paraId="57312E5C" w14:textId="03619E24" w:rsidR="00D8113B" w:rsidRPr="009F1B7D" w:rsidDel="00257D58" w:rsidRDefault="00D8113B" w:rsidP="00D8113B">
            <w:pPr>
              <w:pStyle w:val="XML3"/>
              <w:rPr>
                <w:del w:id="3602" w:author="Thomas Dietz" w:date="2012-08-13T13:32:00Z"/>
              </w:rPr>
            </w:pPr>
            <w:del w:id="3603" w:author="Thomas Dietz" w:date="2012-08-13T13:32:00Z">
              <w:r w:rsidRPr="009F1B7D" w:rsidDel="00257D58">
                <w:delText>&lt;xs:element name="enabled"</w:delText>
              </w:r>
            </w:del>
          </w:p>
          <w:p w14:paraId="14CC53F2" w14:textId="3D9DE797" w:rsidR="00D8113B" w:rsidDel="00257D58" w:rsidRDefault="00D8113B" w:rsidP="00D8113B">
            <w:pPr>
              <w:pStyle w:val="XML9"/>
              <w:rPr>
                <w:del w:id="3604" w:author="Thomas Dietz" w:date="2012-08-13T13:32:00Z"/>
              </w:rPr>
            </w:pPr>
            <w:del w:id="3605" w:author="Thomas Dietz" w:date="2012-08-13T13:32:00Z">
              <w:r w:rsidRPr="009F1B7D" w:rsidDel="00257D58">
                <w:delText>type="xs:boolean"/&gt;</w:delText>
              </w:r>
            </w:del>
          </w:p>
          <w:p w14:paraId="718D97A0" w14:textId="3F308A45" w:rsidR="009423A9" w:rsidDel="00257D58" w:rsidRDefault="009423A9" w:rsidP="009767AE">
            <w:pPr>
              <w:pStyle w:val="XML3"/>
              <w:rPr>
                <w:del w:id="3606" w:author="Thomas Dietz" w:date="2012-08-13T13:32:00Z"/>
              </w:rPr>
            </w:pPr>
            <w:del w:id="3607" w:author="Thomas Dietz" w:date="2012-08-13T13:32:00Z">
              <w:r w:rsidDel="00257D58">
                <w:delText>&lt;xs:element name=</w:delText>
              </w:r>
              <w:r w:rsidRPr="009F1B7D" w:rsidDel="00257D58">
                <w:delText>"</w:delText>
              </w:r>
              <w:r w:rsidDel="00257D58">
                <w:delText>check-controller-certificate</w:delText>
              </w:r>
              <w:r w:rsidRPr="009F1B7D" w:rsidDel="00257D58">
                <w:delText>"</w:delText>
              </w:r>
            </w:del>
          </w:p>
          <w:p w14:paraId="5C45EBE2" w14:textId="6487E196" w:rsidR="009423A9" w:rsidRPr="009423A9" w:rsidDel="00257D58" w:rsidRDefault="009423A9" w:rsidP="009423A9">
            <w:pPr>
              <w:pStyle w:val="XML9"/>
              <w:rPr>
                <w:del w:id="3608" w:author="Thomas Dietz" w:date="2012-08-13T13:32:00Z"/>
              </w:rPr>
            </w:pPr>
            <w:del w:id="3609" w:author="Thomas Dietz" w:date="2012-08-13T13:32:00Z">
              <w:r w:rsidDel="00257D58">
                <w:delText>type=</w:delText>
              </w:r>
              <w:r w:rsidRPr="009F1B7D" w:rsidDel="00257D58">
                <w:delText>"</w:delText>
              </w:r>
              <w:r w:rsidDel="00257D58">
                <w:delText>xs:boolean</w:delText>
              </w:r>
              <w:r w:rsidRPr="009F1B7D" w:rsidDel="00257D58">
                <w:delText>"</w:delText>
              </w:r>
              <w:r w:rsidDel="00257D58">
                <w:delText>/&gt;</w:delText>
              </w:r>
            </w:del>
          </w:p>
          <w:p w14:paraId="7DBD1A31" w14:textId="5C1E0A7B" w:rsidR="00D8113B" w:rsidRPr="009F1B7D" w:rsidDel="00257D58" w:rsidRDefault="00D8113B" w:rsidP="00D8113B">
            <w:pPr>
              <w:pStyle w:val="XML3"/>
              <w:rPr>
                <w:del w:id="3610" w:author="Thomas Dietz" w:date="2012-08-13T13:32:00Z"/>
              </w:rPr>
            </w:pPr>
            <w:del w:id="3611" w:author="Thomas Dietz" w:date="2012-08-13T13:32:00Z">
              <w:r w:rsidRPr="009F1B7D" w:rsidDel="00257D58">
                <w:delText>&lt;xs:element name="</w:delText>
              </w:r>
              <w:r w:rsidDel="00257D58">
                <w:delText>lost-connection-behavior</w:delText>
              </w:r>
              <w:r w:rsidRPr="009F1B7D" w:rsidDel="00257D58">
                <w:delText xml:space="preserve">" </w:delText>
              </w:r>
            </w:del>
          </w:p>
          <w:p w14:paraId="5AA2BB3E" w14:textId="4F8EDE3A" w:rsidR="00D8113B" w:rsidRPr="009F1B7D" w:rsidDel="00257D58" w:rsidRDefault="00D8113B" w:rsidP="00D8113B">
            <w:pPr>
              <w:pStyle w:val="XML9"/>
              <w:rPr>
                <w:del w:id="3612" w:author="Thomas Dietz" w:date="2012-08-13T13:32:00Z"/>
              </w:rPr>
            </w:pPr>
            <w:del w:id="3613" w:author="Thomas Dietz" w:date="2012-08-13T13:32:00Z">
              <w:r w:rsidRPr="009F1B7D" w:rsidDel="00257D58">
                <w:delText>type="OF</w:delText>
              </w:r>
              <w:r w:rsidDel="00257D58">
                <w:delText>LogicalSwitchLostConnnectionBehavior</w:delText>
              </w:r>
              <w:r w:rsidRPr="009F1B7D" w:rsidDel="00257D58">
                <w:delText>"/&gt;</w:delText>
              </w:r>
            </w:del>
          </w:p>
          <w:p w14:paraId="2FF613AA" w14:textId="37D62937" w:rsidR="00D8113B" w:rsidRPr="009F1B7D" w:rsidDel="00257D58" w:rsidRDefault="00D8113B" w:rsidP="00D8113B">
            <w:pPr>
              <w:pStyle w:val="XML3"/>
              <w:rPr>
                <w:del w:id="3614" w:author="Thomas Dietz" w:date="2012-08-13T13:32:00Z"/>
              </w:rPr>
            </w:pPr>
            <w:del w:id="3615" w:author="Thomas Dietz" w:date="2012-08-13T13:32:00Z">
              <w:r w:rsidRPr="009F1B7D" w:rsidDel="00257D58">
                <w:delText xml:space="preserve">&lt;xs:element name="controllers" </w:delText>
              </w:r>
            </w:del>
          </w:p>
          <w:p w14:paraId="0E5D27F1" w14:textId="1A46BD05" w:rsidR="00D8113B" w:rsidRPr="009F1B7D" w:rsidDel="00257D58" w:rsidRDefault="00D8113B" w:rsidP="00D8113B">
            <w:pPr>
              <w:pStyle w:val="XML9"/>
              <w:rPr>
                <w:del w:id="3616" w:author="Thomas Dietz" w:date="2012-08-13T13:32:00Z"/>
              </w:rPr>
            </w:pPr>
            <w:del w:id="3617" w:author="Thomas Dietz" w:date="2012-08-13T13:32:00Z">
              <w:r w:rsidRPr="009F1B7D" w:rsidDel="00257D58">
                <w:delText>type="OFControllerListType"/&gt;</w:delText>
              </w:r>
            </w:del>
          </w:p>
          <w:p w14:paraId="26D21175" w14:textId="4E989E77" w:rsidR="00D8113B" w:rsidRPr="009F1B7D" w:rsidDel="00257D58" w:rsidRDefault="00D8113B" w:rsidP="00D8113B">
            <w:pPr>
              <w:pStyle w:val="XML3"/>
              <w:rPr>
                <w:del w:id="3618" w:author="Thomas Dietz" w:date="2012-08-13T13:32:00Z"/>
              </w:rPr>
            </w:pPr>
            <w:del w:id="3619" w:author="Thomas Dietz" w:date="2012-08-13T13:32:00Z">
              <w:r w:rsidRPr="009F1B7D" w:rsidDel="00257D58">
                <w:delText>&lt;xs:element name="resources"</w:delText>
              </w:r>
            </w:del>
          </w:p>
          <w:p w14:paraId="63F4853A" w14:textId="49B44DAC" w:rsidR="00D8113B" w:rsidRPr="009F1B7D" w:rsidDel="00257D58" w:rsidRDefault="00D8113B" w:rsidP="00D8113B">
            <w:pPr>
              <w:pStyle w:val="XML9"/>
              <w:rPr>
                <w:del w:id="3620" w:author="Thomas Dietz" w:date="2012-08-13T13:32:00Z"/>
              </w:rPr>
            </w:pPr>
            <w:del w:id="3621" w:author="Thomas Dietz" w:date="2012-08-13T13:32:00Z">
              <w:r w:rsidRPr="009F1B7D" w:rsidDel="00257D58">
                <w:delText>type="OFLogicalSwitchResourceListType"/&gt;</w:delText>
              </w:r>
            </w:del>
          </w:p>
          <w:p w14:paraId="36A7E61A" w14:textId="24CEB9DB" w:rsidR="00D8113B" w:rsidRPr="009F1B7D" w:rsidDel="00257D58" w:rsidRDefault="00D8113B" w:rsidP="00D8113B">
            <w:pPr>
              <w:pStyle w:val="XML2"/>
              <w:rPr>
                <w:del w:id="3622" w:author="Thomas Dietz" w:date="2012-08-13T13:32:00Z"/>
              </w:rPr>
            </w:pPr>
            <w:del w:id="3623" w:author="Thomas Dietz" w:date="2012-08-13T13:32:00Z">
              <w:r w:rsidRPr="009F1B7D" w:rsidDel="00257D58">
                <w:delText>&lt;/xs:sequence&gt;</w:delText>
              </w:r>
            </w:del>
          </w:p>
          <w:p w14:paraId="623339BA" w14:textId="4D8C3FA4" w:rsidR="00D8113B" w:rsidRPr="009F1B7D" w:rsidDel="00257D58" w:rsidRDefault="00D8113B" w:rsidP="00D8113B">
            <w:pPr>
              <w:pStyle w:val="XML1"/>
              <w:rPr>
                <w:del w:id="3624" w:author="Thomas Dietz" w:date="2012-08-13T13:32:00Z"/>
              </w:rPr>
            </w:pPr>
            <w:del w:id="3625" w:author="Thomas Dietz" w:date="2012-08-13T13:32:00Z">
              <w:r w:rsidRPr="009F1B7D" w:rsidDel="00257D58">
                <w:delText>&lt;/xs:complexType&gt;</w:delText>
              </w:r>
            </w:del>
          </w:p>
          <w:p w14:paraId="623A7CF2" w14:textId="1872531E" w:rsidR="00D8113B" w:rsidRPr="009F1B7D" w:rsidDel="00257D58" w:rsidRDefault="00D8113B" w:rsidP="00D8113B">
            <w:pPr>
              <w:pStyle w:val="XML1"/>
              <w:rPr>
                <w:del w:id="3626" w:author="Thomas Dietz" w:date="2012-08-13T13:32:00Z"/>
              </w:rPr>
            </w:pPr>
          </w:p>
          <w:p w14:paraId="78D82AB9" w14:textId="4D842C35" w:rsidR="00D8113B" w:rsidRPr="009F1B7D" w:rsidDel="00257D58" w:rsidRDefault="00D8113B" w:rsidP="00D8113B">
            <w:pPr>
              <w:pStyle w:val="XML1"/>
              <w:rPr>
                <w:del w:id="3627" w:author="Thomas Dietz" w:date="2012-08-13T13:32:00Z"/>
              </w:rPr>
            </w:pPr>
            <w:del w:id="3628" w:author="Thomas Dietz" w:date="2012-08-13T13:32:00Z">
              <w:r w:rsidRPr="009F1B7D" w:rsidDel="00257D58">
                <w:delText>&lt;xs:simpleType name="OF</w:delText>
              </w:r>
              <w:r w:rsidDel="00257D58">
                <w:delText>LogicalSwitchLostConnnectionBehavior</w:delText>
              </w:r>
              <w:r w:rsidRPr="009F1B7D" w:rsidDel="00257D58">
                <w:delText>"&gt;</w:delText>
              </w:r>
            </w:del>
          </w:p>
          <w:p w14:paraId="17EC011B" w14:textId="4E222875" w:rsidR="00D8113B" w:rsidRPr="009F1B7D" w:rsidDel="00257D58" w:rsidRDefault="00D8113B" w:rsidP="00D8113B">
            <w:pPr>
              <w:pStyle w:val="XML2"/>
              <w:rPr>
                <w:del w:id="3629" w:author="Thomas Dietz" w:date="2012-08-13T13:32:00Z"/>
              </w:rPr>
            </w:pPr>
            <w:del w:id="3630" w:author="Thomas Dietz" w:date="2012-08-13T13:32:00Z">
              <w:r w:rsidRPr="009F1B7D" w:rsidDel="00257D58">
                <w:delText>&lt;xs:restriction base="xs:string"&gt;</w:delText>
              </w:r>
            </w:del>
          </w:p>
          <w:p w14:paraId="53F33310" w14:textId="70AC08DD" w:rsidR="00D8113B" w:rsidRPr="009F1B7D" w:rsidDel="00257D58" w:rsidRDefault="00D8113B" w:rsidP="00D8113B">
            <w:pPr>
              <w:pStyle w:val="XML3"/>
              <w:rPr>
                <w:del w:id="3631" w:author="Thomas Dietz" w:date="2012-08-13T13:32:00Z"/>
              </w:rPr>
            </w:pPr>
            <w:del w:id="3632" w:author="Thomas Dietz" w:date="2012-08-13T13:32:00Z">
              <w:r w:rsidRPr="009F1B7D" w:rsidDel="00257D58">
                <w:delText>&lt;xs:enumeration value="</w:delText>
              </w:r>
              <w:r w:rsidDel="00257D58">
                <w:delText>failSecureMode</w:delText>
              </w:r>
              <w:r w:rsidRPr="009F1B7D" w:rsidDel="00257D58">
                <w:delText>"/&gt;</w:delText>
              </w:r>
            </w:del>
          </w:p>
          <w:p w14:paraId="33FAC6E1" w14:textId="750014D3" w:rsidR="00D8113B" w:rsidRPr="009F1B7D" w:rsidDel="00257D58" w:rsidRDefault="00D8113B" w:rsidP="00D8113B">
            <w:pPr>
              <w:pStyle w:val="XML3"/>
              <w:rPr>
                <w:del w:id="3633" w:author="Thomas Dietz" w:date="2012-08-13T13:32:00Z"/>
              </w:rPr>
            </w:pPr>
            <w:del w:id="3634" w:author="Thomas Dietz" w:date="2012-08-13T13:32:00Z">
              <w:r w:rsidRPr="009F1B7D" w:rsidDel="00257D58">
                <w:delText>&lt;xs:enumeration value="</w:delText>
              </w:r>
              <w:r w:rsidDel="00257D58">
                <w:delText>failStandaloneMode</w:delText>
              </w:r>
              <w:r w:rsidRPr="009F1B7D" w:rsidDel="00257D58">
                <w:delText>"/&gt;</w:delText>
              </w:r>
            </w:del>
          </w:p>
          <w:p w14:paraId="36AC65F4" w14:textId="6EEA7CEA" w:rsidR="00D8113B" w:rsidRPr="009F1B7D" w:rsidDel="00257D58" w:rsidRDefault="00D8113B" w:rsidP="00D8113B">
            <w:pPr>
              <w:pStyle w:val="XML2"/>
              <w:rPr>
                <w:del w:id="3635" w:author="Thomas Dietz" w:date="2012-08-13T13:32:00Z"/>
              </w:rPr>
            </w:pPr>
            <w:del w:id="3636" w:author="Thomas Dietz" w:date="2012-08-13T13:32:00Z">
              <w:r w:rsidRPr="009F1B7D" w:rsidDel="00257D58">
                <w:delText>&lt;/xs:restriction&gt;</w:delText>
              </w:r>
            </w:del>
          </w:p>
          <w:p w14:paraId="0ED00EAC" w14:textId="51BC0033" w:rsidR="00D8113B" w:rsidDel="00257D58" w:rsidRDefault="00D8113B" w:rsidP="00D8113B">
            <w:pPr>
              <w:pStyle w:val="XML1"/>
              <w:rPr>
                <w:del w:id="3637" w:author="Thomas Dietz" w:date="2012-08-13T13:32:00Z"/>
              </w:rPr>
            </w:pPr>
            <w:del w:id="3638" w:author="Thomas Dietz" w:date="2012-08-13T13:32:00Z">
              <w:r w:rsidRPr="009F1B7D" w:rsidDel="00257D58">
                <w:delText>&lt;/xs:simpleType&gt;</w:delText>
              </w:r>
              <w:r w:rsidRPr="009F1B7D" w:rsidDel="00257D58">
                <w:tab/>
              </w:r>
            </w:del>
          </w:p>
          <w:p w14:paraId="5ECF8578" w14:textId="34608316" w:rsidR="00D8113B" w:rsidDel="00257D58" w:rsidRDefault="00D8113B" w:rsidP="00D8113B">
            <w:pPr>
              <w:pStyle w:val="XML1"/>
              <w:rPr>
                <w:del w:id="3639" w:author="Thomas Dietz" w:date="2012-08-13T13:32:00Z"/>
              </w:rPr>
            </w:pPr>
          </w:p>
          <w:p w14:paraId="5A403425" w14:textId="745939CA" w:rsidR="00D8113B" w:rsidRPr="009F1B7D" w:rsidDel="00257D58" w:rsidRDefault="00D8113B" w:rsidP="00D8113B">
            <w:pPr>
              <w:pStyle w:val="XML1"/>
              <w:rPr>
                <w:del w:id="3640" w:author="Thomas Dietz" w:date="2012-08-13T13:32:00Z"/>
              </w:rPr>
            </w:pPr>
            <w:del w:id="3641" w:author="Thomas Dietz" w:date="2012-08-13T13:32:00Z">
              <w:r w:rsidRPr="009F1B7D" w:rsidDel="00257D58">
                <w:delText>&lt;xs:complexType name="OFControllerListType"&gt;</w:delText>
              </w:r>
            </w:del>
          </w:p>
          <w:p w14:paraId="6C1D4A54" w14:textId="22484BC4" w:rsidR="00D8113B" w:rsidRPr="009F1B7D" w:rsidDel="00257D58" w:rsidRDefault="00D8113B" w:rsidP="00D8113B">
            <w:pPr>
              <w:pStyle w:val="XML2"/>
              <w:rPr>
                <w:del w:id="3642" w:author="Thomas Dietz" w:date="2012-08-13T13:32:00Z"/>
              </w:rPr>
            </w:pPr>
            <w:del w:id="3643" w:author="Thomas Dietz" w:date="2012-08-13T13:32:00Z">
              <w:r w:rsidRPr="009F1B7D" w:rsidDel="00257D58">
                <w:delText>&lt;xs:sequence&gt;</w:delText>
              </w:r>
            </w:del>
          </w:p>
          <w:p w14:paraId="3AB95F05" w14:textId="26016B7A" w:rsidR="00D8113B" w:rsidRPr="009F1B7D" w:rsidDel="00257D58" w:rsidRDefault="00D8113B" w:rsidP="00D8113B">
            <w:pPr>
              <w:pStyle w:val="XML3"/>
              <w:rPr>
                <w:del w:id="3644" w:author="Thomas Dietz" w:date="2012-08-13T13:32:00Z"/>
              </w:rPr>
            </w:pPr>
            <w:del w:id="3645" w:author="Thomas Dietz" w:date="2012-08-13T13:32:00Z">
              <w:r w:rsidRPr="009F1B7D" w:rsidDel="00257D58">
                <w:delText>&lt;xs:element name="controller"</w:delText>
              </w:r>
            </w:del>
          </w:p>
          <w:p w14:paraId="747F08DF" w14:textId="4A4B6D6E" w:rsidR="00D8113B" w:rsidRPr="009F1B7D" w:rsidDel="00257D58" w:rsidRDefault="00D8113B" w:rsidP="00D8113B">
            <w:pPr>
              <w:pStyle w:val="XML9"/>
              <w:rPr>
                <w:del w:id="3646" w:author="Thomas Dietz" w:date="2012-08-13T13:32:00Z"/>
              </w:rPr>
            </w:pPr>
            <w:del w:id="3647" w:author="Thomas Dietz" w:date="2012-08-13T13:32:00Z">
              <w:r w:rsidRPr="009F1B7D" w:rsidDel="00257D58">
                <w:delText xml:space="preserve">type="OFControllerType" </w:delText>
              </w:r>
            </w:del>
          </w:p>
          <w:p w14:paraId="48844CD8" w14:textId="43597E5F" w:rsidR="00D8113B" w:rsidRPr="009F1B7D" w:rsidDel="00257D58" w:rsidRDefault="00D8113B" w:rsidP="00D8113B">
            <w:pPr>
              <w:pStyle w:val="XML9"/>
              <w:rPr>
                <w:del w:id="3648" w:author="Thomas Dietz" w:date="2012-08-13T13:32:00Z"/>
              </w:rPr>
            </w:pPr>
            <w:del w:id="3649" w:author="Thomas Dietz" w:date="2012-08-13T13:32:00Z">
              <w:r w:rsidRPr="009F1B7D" w:rsidDel="00257D58">
                <w:rPr>
                  <w:rStyle w:val="XML3Char"/>
                  <w:rFonts w:eastAsiaTheme="minorEastAsia"/>
                </w:rPr>
                <w:delText>maxOccurs="unbounded</w:delText>
              </w:r>
              <w:r w:rsidRPr="009F1B7D" w:rsidDel="00257D58">
                <w:delText>"/&gt;</w:delText>
              </w:r>
            </w:del>
          </w:p>
          <w:p w14:paraId="1684E1CC" w14:textId="6ED8565B" w:rsidR="00D8113B" w:rsidRPr="009F1B7D" w:rsidDel="00257D58" w:rsidRDefault="00D8113B" w:rsidP="00D8113B">
            <w:pPr>
              <w:pStyle w:val="XML2"/>
              <w:rPr>
                <w:del w:id="3650" w:author="Thomas Dietz" w:date="2012-08-13T13:32:00Z"/>
              </w:rPr>
            </w:pPr>
            <w:del w:id="3651" w:author="Thomas Dietz" w:date="2012-08-13T13:32:00Z">
              <w:r w:rsidRPr="009F1B7D" w:rsidDel="00257D58">
                <w:delText>&lt;/xs:sequence&gt;</w:delText>
              </w:r>
            </w:del>
          </w:p>
          <w:p w14:paraId="02D71519" w14:textId="4F588FA5" w:rsidR="00D8113B" w:rsidRPr="009F1B7D" w:rsidDel="00257D58" w:rsidRDefault="00D8113B" w:rsidP="00D8113B">
            <w:pPr>
              <w:pStyle w:val="XML1"/>
              <w:rPr>
                <w:del w:id="3652" w:author="Thomas Dietz" w:date="2012-08-13T13:32:00Z"/>
              </w:rPr>
            </w:pPr>
            <w:del w:id="3653" w:author="Thomas Dietz" w:date="2012-08-13T13:32:00Z">
              <w:r w:rsidRPr="009F1B7D" w:rsidDel="00257D58">
                <w:delText>&lt;/xs:complexType&gt;</w:delText>
              </w:r>
            </w:del>
          </w:p>
          <w:p w14:paraId="10510639" w14:textId="138B7EB1" w:rsidR="00D8113B" w:rsidRPr="009F1B7D" w:rsidDel="00257D58" w:rsidRDefault="00D8113B" w:rsidP="00D8113B">
            <w:pPr>
              <w:pStyle w:val="XML1"/>
              <w:rPr>
                <w:del w:id="3654" w:author="Thomas Dietz" w:date="2012-08-13T13:32:00Z"/>
              </w:rPr>
            </w:pPr>
          </w:p>
          <w:p w14:paraId="0F687DA6" w14:textId="22665BB7" w:rsidR="00D8113B" w:rsidRPr="009F1B7D" w:rsidDel="00257D58" w:rsidRDefault="00D8113B" w:rsidP="00D8113B">
            <w:pPr>
              <w:pStyle w:val="XML1"/>
              <w:rPr>
                <w:del w:id="3655" w:author="Thomas Dietz" w:date="2012-08-13T13:32:00Z"/>
              </w:rPr>
            </w:pPr>
            <w:del w:id="3656" w:author="Thomas Dietz" w:date="2012-08-13T13:32:00Z">
              <w:r w:rsidRPr="009F1B7D" w:rsidDel="00257D58">
                <w:delText>&lt;xs:complexType name="OFLogicalSwitchResourceListType"&gt;</w:delText>
              </w:r>
            </w:del>
          </w:p>
          <w:p w14:paraId="36A8F19E" w14:textId="699CF420" w:rsidR="00D8113B" w:rsidRPr="009F1B7D" w:rsidDel="00257D58" w:rsidRDefault="00D8113B" w:rsidP="00D8113B">
            <w:pPr>
              <w:pStyle w:val="XML2"/>
              <w:rPr>
                <w:del w:id="3657" w:author="Thomas Dietz" w:date="2012-08-13T13:32:00Z"/>
              </w:rPr>
            </w:pPr>
            <w:del w:id="3658" w:author="Thomas Dietz" w:date="2012-08-13T13:32:00Z">
              <w:r w:rsidRPr="009F1B7D" w:rsidDel="00257D58">
                <w:delText>&lt;xs:sequence&gt;</w:delText>
              </w:r>
            </w:del>
          </w:p>
          <w:p w14:paraId="0A4A099A" w14:textId="6B1CA118" w:rsidR="00D8113B" w:rsidRPr="009F1B7D" w:rsidDel="00257D58" w:rsidRDefault="00D8113B" w:rsidP="00D8113B">
            <w:pPr>
              <w:pStyle w:val="XML3"/>
              <w:rPr>
                <w:del w:id="3659" w:author="Thomas Dietz" w:date="2012-08-13T13:32:00Z"/>
              </w:rPr>
            </w:pPr>
            <w:del w:id="3660" w:author="Thomas Dietz" w:date="2012-08-13T13:32:00Z">
              <w:r w:rsidRPr="009F1B7D" w:rsidDel="00257D58">
                <w:delText xml:space="preserve">&lt;xs:element name="port" </w:delText>
              </w:r>
            </w:del>
          </w:p>
          <w:p w14:paraId="555F0C32" w14:textId="3EDA560A" w:rsidR="00D8113B" w:rsidRPr="009F1B7D" w:rsidDel="00257D58" w:rsidRDefault="00D8113B" w:rsidP="00D8113B">
            <w:pPr>
              <w:pStyle w:val="XML9"/>
              <w:rPr>
                <w:del w:id="3661" w:author="Thomas Dietz" w:date="2012-08-13T13:32:00Z"/>
              </w:rPr>
            </w:pPr>
            <w:del w:id="3662" w:author="Thomas Dietz" w:date="2012-08-13T13:32:00Z">
              <w:r w:rsidRPr="009F1B7D" w:rsidDel="00257D58">
                <w:delText>type="OFConfigID" maxOccurs="unbounded"/&gt;</w:delText>
              </w:r>
            </w:del>
          </w:p>
          <w:p w14:paraId="3A63BD4B" w14:textId="2ED057FE" w:rsidR="00D8113B" w:rsidRPr="009F1B7D" w:rsidDel="00257D58" w:rsidRDefault="00D8113B" w:rsidP="00D8113B">
            <w:pPr>
              <w:pStyle w:val="XML3"/>
              <w:rPr>
                <w:del w:id="3663" w:author="Thomas Dietz" w:date="2012-08-13T13:32:00Z"/>
              </w:rPr>
            </w:pPr>
            <w:del w:id="3664" w:author="Thomas Dietz" w:date="2012-08-13T13:32:00Z">
              <w:r w:rsidRPr="009F1B7D" w:rsidDel="00257D58">
                <w:delText xml:space="preserve">&lt;xs:element name="queue" </w:delText>
              </w:r>
            </w:del>
          </w:p>
          <w:p w14:paraId="1F61CC00" w14:textId="05BF7F59" w:rsidR="00D8113B" w:rsidRPr="009F1B7D" w:rsidDel="00257D58" w:rsidRDefault="00D8113B" w:rsidP="00D8113B">
            <w:pPr>
              <w:pStyle w:val="XML9"/>
              <w:rPr>
                <w:del w:id="3665" w:author="Thomas Dietz" w:date="2012-08-13T13:32:00Z"/>
              </w:rPr>
            </w:pPr>
            <w:del w:id="3666" w:author="Thomas Dietz" w:date="2012-08-13T13:32:00Z">
              <w:r w:rsidRPr="009F1B7D" w:rsidDel="00257D58">
                <w:delText xml:space="preserve">type="OFConfigID" </w:delText>
              </w:r>
            </w:del>
          </w:p>
          <w:p w14:paraId="05DBE91B" w14:textId="788776AD" w:rsidR="00D8113B" w:rsidDel="00257D58" w:rsidRDefault="00D8113B" w:rsidP="00D8113B">
            <w:pPr>
              <w:pStyle w:val="XML9"/>
              <w:rPr>
                <w:del w:id="3667" w:author="Thomas Dietz" w:date="2012-08-13T13:32:00Z"/>
              </w:rPr>
            </w:pPr>
            <w:del w:id="3668" w:author="Thomas Dietz" w:date="2012-08-13T13:32:00Z">
              <w:r w:rsidRPr="009F1B7D" w:rsidDel="00257D58">
                <w:delText>maxOccurs="unbounded"/&gt;</w:delText>
              </w:r>
            </w:del>
          </w:p>
          <w:p w14:paraId="2AC9F77A" w14:textId="5808D418" w:rsidR="009423A9" w:rsidDel="00257D58" w:rsidRDefault="009423A9" w:rsidP="009767AE">
            <w:pPr>
              <w:pStyle w:val="XML3"/>
              <w:rPr>
                <w:del w:id="3669" w:author="Thomas Dietz" w:date="2012-08-13T13:32:00Z"/>
              </w:rPr>
            </w:pPr>
            <w:del w:id="3670" w:author="Thomas Dietz" w:date="2012-08-13T13:32:00Z">
              <w:r w:rsidDel="00257D58">
                <w:delText>&lt;xs:element name=</w:delText>
              </w:r>
              <w:r w:rsidRPr="009F1B7D" w:rsidDel="00257D58">
                <w:delText>"</w:delText>
              </w:r>
              <w:r w:rsidDel="00257D58">
                <w:delText>certificate</w:delText>
              </w:r>
              <w:r w:rsidRPr="009F1B7D" w:rsidDel="00257D58">
                <w:delText>"</w:delText>
              </w:r>
            </w:del>
          </w:p>
          <w:p w14:paraId="0CF7B083" w14:textId="34E28EA1" w:rsidR="009423A9" w:rsidDel="00257D58" w:rsidRDefault="009423A9" w:rsidP="009423A9">
            <w:pPr>
              <w:pStyle w:val="XML9"/>
              <w:rPr>
                <w:del w:id="3671" w:author="Thomas Dietz" w:date="2012-08-13T13:32:00Z"/>
              </w:rPr>
            </w:pPr>
            <w:del w:id="3672" w:author="Thomas Dietz" w:date="2012-08-13T13:32:00Z">
              <w:r w:rsidDel="00257D58">
                <w:delText>type=</w:delText>
              </w:r>
              <w:r w:rsidRPr="009F1B7D" w:rsidDel="00257D58">
                <w:delText>"</w:delText>
              </w:r>
              <w:r w:rsidDel="00257D58">
                <w:delText>OFConfigID</w:delText>
              </w:r>
              <w:r w:rsidRPr="009F1B7D" w:rsidDel="00257D58">
                <w:delText>"</w:delText>
              </w:r>
              <w:r w:rsidDel="00257D58">
                <w:delText xml:space="preserve"> minOccurs=</w:delText>
              </w:r>
              <w:r w:rsidRPr="009F1B7D" w:rsidDel="00257D58">
                <w:delText>"</w:delText>
              </w:r>
              <w:r w:rsidDel="00257D58">
                <w:delText>0</w:delText>
              </w:r>
              <w:r w:rsidRPr="009F1B7D" w:rsidDel="00257D58">
                <w:delText>"</w:delText>
              </w:r>
              <w:r w:rsidDel="00257D58">
                <w:delText xml:space="preserve"> maxOccurs=</w:delText>
              </w:r>
              <w:r w:rsidRPr="009F1B7D" w:rsidDel="00257D58">
                <w:delText>"</w:delText>
              </w:r>
              <w:r w:rsidDel="00257D58">
                <w:delText>1</w:delText>
              </w:r>
              <w:r w:rsidRPr="009F1B7D" w:rsidDel="00257D58">
                <w:delText>"</w:delText>
              </w:r>
              <w:r w:rsidDel="00257D58">
                <w:delText>/&gt;</w:delText>
              </w:r>
            </w:del>
          </w:p>
          <w:p w14:paraId="1108235E" w14:textId="3F820813" w:rsidR="00FB2D28" w:rsidRPr="009F1B7D" w:rsidDel="00257D58" w:rsidRDefault="00FB2D28" w:rsidP="00FB2D28">
            <w:pPr>
              <w:pStyle w:val="XML3"/>
              <w:rPr>
                <w:del w:id="3673" w:author="Thomas Dietz" w:date="2012-08-13T13:32:00Z"/>
              </w:rPr>
            </w:pPr>
            <w:del w:id="3674" w:author="Thomas Dietz" w:date="2012-08-13T13:32:00Z">
              <w:r w:rsidDel="00257D58">
                <w:delText>&lt;xs:element name="flow-table</w:delText>
              </w:r>
              <w:r w:rsidRPr="009F1B7D" w:rsidDel="00257D58">
                <w:delText xml:space="preserve">" </w:delText>
              </w:r>
            </w:del>
          </w:p>
          <w:p w14:paraId="00418F77" w14:textId="1A998D91" w:rsidR="00FB2D28" w:rsidRPr="009F1B7D" w:rsidDel="00257D58" w:rsidRDefault="00FB2D28" w:rsidP="00FB2D28">
            <w:pPr>
              <w:pStyle w:val="XML9"/>
              <w:rPr>
                <w:del w:id="3675" w:author="Thomas Dietz" w:date="2012-08-13T13:32:00Z"/>
              </w:rPr>
            </w:pPr>
            <w:del w:id="3676" w:author="Thomas Dietz" w:date="2012-08-13T13:32:00Z">
              <w:r w:rsidRPr="009F1B7D" w:rsidDel="00257D58">
                <w:delText xml:space="preserve">type="OFConfigID" </w:delText>
              </w:r>
            </w:del>
          </w:p>
          <w:p w14:paraId="70DE08E5" w14:textId="07FE38E9" w:rsidR="00FB2D28" w:rsidRPr="009F1B7D" w:rsidDel="00257D58" w:rsidRDefault="00FB2D28" w:rsidP="00FB2D28">
            <w:pPr>
              <w:pStyle w:val="XML9"/>
              <w:rPr>
                <w:del w:id="3677" w:author="Thomas Dietz" w:date="2012-08-13T13:32:00Z"/>
              </w:rPr>
            </w:pPr>
            <w:del w:id="3678" w:author="Thomas Dietz" w:date="2012-08-13T13:32:00Z">
              <w:r w:rsidRPr="009F1B7D" w:rsidDel="00257D58">
                <w:delText>maxOccurs="unbounded"/&gt;</w:delText>
              </w:r>
            </w:del>
          </w:p>
          <w:p w14:paraId="608A60C3" w14:textId="4987A329" w:rsidR="00D8113B" w:rsidRPr="009F1B7D" w:rsidDel="00257D58" w:rsidRDefault="00D8113B" w:rsidP="00D8113B">
            <w:pPr>
              <w:pStyle w:val="XML2"/>
              <w:rPr>
                <w:del w:id="3679" w:author="Thomas Dietz" w:date="2012-08-13T13:32:00Z"/>
              </w:rPr>
            </w:pPr>
            <w:del w:id="3680" w:author="Thomas Dietz" w:date="2012-08-13T13:32:00Z">
              <w:r w:rsidRPr="009F1B7D" w:rsidDel="00257D58">
                <w:delText>&lt;/xs:sequence&gt;</w:delText>
              </w:r>
            </w:del>
          </w:p>
          <w:p w14:paraId="79770154" w14:textId="77777777" w:rsidR="00257D58" w:rsidRDefault="00D8113B" w:rsidP="00257D58">
            <w:pPr>
              <w:pStyle w:val="XML1"/>
              <w:rPr>
                <w:ins w:id="3681" w:author="Thomas Dietz" w:date="2012-08-13T13:32:00Z"/>
              </w:rPr>
            </w:pPr>
            <w:del w:id="3682" w:author="Thomas Dietz" w:date="2012-08-13T13:32:00Z">
              <w:r w:rsidRPr="009F1B7D" w:rsidDel="00257D58">
                <w:delText>&lt;/xs:complexType&gt;</w:delText>
              </w:r>
            </w:del>
            <w:ins w:id="3683" w:author="Thomas Dietz" w:date="2012-08-13T13:32:00Z">
              <w:r w:rsidR="00257D58">
                <w:t xml:space="preserve">  &lt;xs:group name="OFLogicalSwitchType"&gt;</w:t>
              </w:r>
            </w:ins>
          </w:p>
          <w:p w14:paraId="657AF930" w14:textId="77777777" w:rsidR="00257D58" w:rsidRDefault="00257D58" w:rsidP="00257D58">
            <w:pPr>
              <w:pStyle w:val="XML1"/>
              <w:rPr>
                <w:ins w:id="3684" w:author="Thomas Dietz" w:date="2012-08-13T13:32:00Z"/>
              </w:rPr>
            </w:pPr>
            <w:ins w:id="3685" w:author="Thomas Dietz" w:date="2012-08-13T13:32:00Z">
              <w:r>
                <w:t xml:space="preserve">    &lt;xs:annotation&gt;</w:t>
              </w:r>
            </w:ins>
          </w:p>
          <w:p w14:paraId="39B68213" w14:textId="77777777" w:rsidR="00257D58" w:rsidRDefault="00257D58" w:rsidP="00257D58">
            <w:pPr>
              <w:pStyle w:val="XML1"/>
              <w:rPr>
                <w:ins w:id="3686" w:author="Thomas Dietz" w:date="2012-08-13T13:32:00Z"/>
              </w:rPr>
            </w:pPr>
            <w:ins w:id="3687" w:author="Thomas Dietz" w:date="2012-08-13T13:32:00Z">
              <w:r>
                <w:t xml:space="preserve">      &lt;xs:documentation&gt;</w:t>
              </w:r>
            </w:ins>
          </w:p>
          <w:p w14:paraId="29A8F25D" w14:textId="77777777" w:rsidR="00257D58" w:rsidRDefault="00257D58" w:rsidP="00257D58">
            <w:pPr>
              <w:pStyle w:val="XML1"/>
              <w:rPr>
                <w:ins w:id="3688" w:author="Thomas Dietz" w:date="2012-08-13T13:32:00Z"/>
              </w:rPr>
            </w:pPr>
            <w:ins w:id="3689" w:author="Thomas Dietz" w:date="2012-08-13T13:32:00Z">
              <w:r>
                <w:t xml:space="preserve">        This grouping specifies all properties of an</w:t>
              </w:r>
            </w:ins>
          </w:p>
          <w:p w14:paraId="51669CFF" w14:textId="77777777" w:rsidR="00257D58" w:rsidRDefault="00257D58" w:rsidP="00257D58">
            <w:pPr>
              <w:pStyle w:val="XML1"/>
              <w:rPr>
                <w:ins w:id="3690" w:author="Thomas Dietz" w:date="2012-08-13T13:32:00Z"/>
              </w:rPr>
            </w:pPr>
            <w:ins w:id="3691" w:author="Thomas Dietz" w:date="2012-08-13T13:32:00Z">
              <w:r>
                <w:t xml:space="preserve">        OpenFlow Logical Switch.</w:t>
              </w:r>
            </w:ins>
          </w:p>
          <w:p w14:paraId="68A1B9DA" w14:textId="77777777" w:rsidR="00257D58" w:rsidRDefault="00257D58" w:rsidP="00257D58">
            <w:pPr>
              <w:pStyle w:val="XML1"/>
              <w:rPr>
                <w:ins w:id="3692" w:author="Thomas Dietz" w:date="2012-08-13T13:32:00Z"/>
              </w:rPr>
            </w:pPr>
          </w:p>
          <w:p w14:paraId="1F63CA85" w14:textId="77777777" w:rsidR="00257D58" w:rsidRDefault="00257D58" w:rsidP="00257D58">
            <w:pPr>
              <w:pStyle w:val="XML1"/>
              <w:rPr>
                <w:ins w:id="3693" w:author="Thomas Dietz" w:date="2012-08-13T13:32:00Z"/>
              </w:rPr>
            </w:pPr>
            <w:ins w:id="3694" w:author="Thomas Dietz" w:date="2012-08-13T13:32:00Z">
              <w:r>
                <w:t xml:space="preserve">        Elements of type OFLogicalSwitchType cannot be created or</w:t>
              </w:r>
            </w:ins>
          </w:p>
          <w:p w14:paraId="525D207D" w14:textId="77777777" w:rsidR="00257D58" w:rsidRDefault="00257D58" w:rsidP="00257D58">
            <w:pPr>
              <w:pStyle w:val="XML1"/>
              <w:rPr>
                <w:ins w:id="3695" w:author="Thomas Dietz" w:date="2012-08-13T13:32:00Z"/>
              </w:rPr>
            </w:pPr>
            <w:ins w:id="3696" w:author="Thomas Dietz" w:date="2012-08-13T13:32:00Z">
              <w:r>
                <w:t xml:space="preserve">        deleted with NETCONF &amp;lt;edit-config&amp;gt; operations 'create' or</w:t>
              </w:r>
            </w:ins>
          </w:p>
          <w:p w14:paraId="59B442E3" w14:textId="77777777" w:rsidR="00257D58" w:rsidRDefault="00257D58" w:rsidP="00257D58">
            <w:pPr>
              <w:pStyle w:val="XML1"/>
              <w:rPr>
                <w:ins w:id="3697" w:author="Thomas Dietz" w:date="2012-08-13T13:32:00Z"/>
              </w:rPr>
            </w:pPr>
            <w:ins w:id="3698" w:author="Thomas Dietz" w:date="2012-08-13T13:32:00Z">
              <w:r>
                <w:t xml:space="preserve">        'delete'. The other NETCONF &amp;lt;edit-config&amp;gt; operations MUST be</w:t>
              </w:r>
            </w:ins>
          </w:p>
          <w:p w14:paraId="7376D262" w14:textId="77777777" w:rsidR="00257D58" w:rsidRDefault="00257D58" w:rsidP="00257D58">
            <w:pPr>
              <w:pStyle w:val="XML1"/>
              <w:rPr>
                <w:ins w:id="3699" w:author="Thomas Dietz" w:date="2012-08-13T13:32:00Z"/>
              </w:rPr>
            </w:pPr>
            <w:ins w:id="3700" w:author="Thomas Dietz" w:date="2012-08-13T13:32:00Z">
              <w:r>
                <w:t xml:space="preserve">        implemented as follows: </w:t>
              </w:r>
            </w:ins>
          </w:p>
          <w:p w14:paraId="3071E43A" w14:textId="77777777" w:rsidR="00257D58" w:rsidRDefault="00257D58" w:rsidP="00257D58">
            <w:pPr>
              <w:pStyle w:val="XML1"/>
              <w:rPr>
                <w:ins w:id="3701" w:author="Thomas Dietz" w:date="2012-08-13T13:32:00Z"/>
              </w:rPr>
            </w:pPr>
          </w:p>
          <w:p w14:paraId="1C4D4AD5" w14:textId="77777777" w:rsidR="00257D58" w:rsidRDefault="00257D58" w:rsidP="00257D58">
            <w:pPr>
              <w:pStyle w:val="XML1"/>
              <w:rPr>
                <w:ins w:id="3702" w:author="Thomas Dietz" w:date="2012-08-13T13:32:00Z"/>
              </w:rPr>
            </w:pPr>
            <w:ins w:id="3703" w:author="Thomas Dietz" w:date="2012-08-13T13:32:00Z">
              <w:r>
                <w:t xml:space="preserve">        * The 'id' element MUST be present at all &amp;lt;edit-config&amp;gt;</w:t>
              </w:r>
            </w:ins>
          </w:p>
          <w:p w14:paraId="5C3C84F9" w14:textId="77777777" w:rsidR="00257D58" w:rsidRDefault="00257D58" w:rsidP="00257D58">
            <w:pPr>
              <w:pStyle w:val="XML1"/>
              <w:rPr>
                <w:ins w:id="3704" w:author="Thomas Dietz" w:date="2012-08-13T13:32:00Z"/>
              </w:rPr>
            </w:pPr>
            <w:ins w:id="3705" w:author="Thomas Dietz" w:date="2012-08-13T13:32:00Z">
              <w:r>
                <w:t xml:space="preserve">        operations to identify the OpenFlow Logical Switch.</w:t>
              </w:r>
            </w:ins>
          </w:p>
          <w:p w14:paraId="18C63C1F" w14:textId="77777777" w:rsidR="00257D58" w:rsidRDefault="00257D58" w:rsidP="00257D58">
            <w:pPr>
              <w:pStyle w:val="XML1"/>
              <w:rPr>
                <w:ins w:id="3706" w:author="Thomas Dietz" w:date="2012-08-13T13:32:00Z"/>
              </w:rPr>
            </w:pPr>
            <w:ins w:id="3707" w:author="Thomas Dietz" w:date="2012-08-13T13:32:00Z">
              <w:r>
                <w:t xml:space="preserve">        * If the operation is 'merge' or 'replace', and the element</w:t>
              </w:r>
            </w:ins>
          </w:p>
          <w:p w14:paraId="07FD27D0" w14:textId="77777777" w:rsidR="00257D58" w:rsidRDefault="00257D58" w:rsidP="00257D58">
            <w:pPr>
              <w:pStyle w:val="XML1"/>
              <w:rPr>
                <w:ins w:id="3708" w:author="Thomas Dietz" w:date="2012-08-13T13:32:00Z"/>
              </w:rPr>
            </w:pPr>
            <w:ins w:id="3709" w:author="Thomas Dietz" w:date="2012-08-13T13:32:00Z">
              <w:r>
                <w:t xml:space="preserve">        does not exist, a 'data-missing' error is returned. If the</w:t>
              </w:r>
            </w:ins>
          </w:p>
          <w:p w14:paraId="15ED1308" w14:textId="77777777" w:rsidR="00257D58" w:rsidRDefault="00257D58" w:rsidP="00257D58">
            <w:pPr>
              <w:pStyle w:val="XML1"/>
              <w:rPr>
                <w:ins w:id="3710" w:author="Thomas Dietz" w:date="2012-08-13T13:32:00Z"/>
              </w:rPr>
            </w:pPr>
            <w:ins w:id="3711" w:author="Thomas Dietz" w:date="2012-08-13T13:32:00Z">
              <w:r>
                <w:t xml:space="preserve">        element exists its value is set to the value found in the</w:t>
              </w:r>
            </w:ins>
          </w:p>
          <w:p w14:paraId="42FFE3C9" w14:textId="77777777" w:rsidR="00257D58" w:rsidRDefault="00257D58" w:rsidP="00257D58">
            <w:pPr>
              <w:pStyle w:val="XML1"/>
              <w:rPr>
                <w:ins w:id="3712" w:author="Thomas Dietz" w:date="2012-08-13T13:32:00Z"/>
              </w:rPr>
            </w:pPr>
            <w:ins w:id="3713" w:author="Thomas Dietz" w:date="2012-08-13T13:32:00Z">
              <w:r>
                <w:t xml:space="preserve">        XML RPC data.</w:t>
              </w:r>
            </w:ins>
          </w:p>
          <w:p w14:paraId="6DD2739A" w14:textId="77777777" w:rsidR="00257D58" w:rsidRDefault="00257D58" w:rsidP="00257D58">
            <w:pPr>
              <w:pStyle w:val="XML1"/>
              <w:rPr>
                <w:ins w:id="3714" w:author="Thomas Dietz" w:date="2012-08-13T13:32:00Z"/>
              </w:rPr>
            </w:pPr>
            <w:ins w:id="3715" w:author="Thomas Dietz" w:date="2012-08-13T13:32:00Z">
              <w:r>
                <w:t xml:space="preserve">        * If the operation is 'create', a 'operation-not-supported'</w:t>
              </w:r>
            </w:ins>
          </w:p>
          <w:p w14:paraId="3DA9D621" w14:textId="77777777" w:rsidR="00257D58" w:rsidRDefault="00257D58" w:rsidP="00257D58">
            <w:pPr>
              <w:pStyle w:val="XML1"/>
              <w:rPr>
                <w:ins w:id="3716" w:author="Thomas Dietz" w:date="2012-08-13T13:32:00Z"/>
              </w:rPr>
            </w:pPr>
            <w:ins w:id="3717" w:author="Thomas Dietz" w:date="2012-08-13T13:32:00Z">
              <w:r>
                <w:t xml:space="preserve">        error with type 'application' is returned.</w:t>
              </w:r>
            </w:ins>
          </w:p>
          <w:p w14:paraId="37887B24" w14:textId="77777777" w:rsidR="00257D58" w:rsidRDefault="00257D58" w:rsidP="00257D58">
            <w:pPr>
              <w:pStyle w:val="XML1"/>
              <w:rPr>
                <w:ins w:id="3718" w:author="Thomas Dietz" w:date="2012-08-13T13:32:00Z"/>
              </w:rPr>
            </w:pPr>
            <w:ins w:id="3719" w:author="Thomas Dietz" w:date="2012-08-13T13:32:00Z">
              <w:r>
                <w:t xml:space="preserve">        * If the operation is 'delete', 'operation-not-supported'</w:t>
              </w:r>
            </w:ins>
          </w:p>
          <w:p w14:paraId="09E8F50A" w14:textId="77777777" w:rsidR="00257D58" w:rsidRDefault="00257D58" w:rsidP="00257D58">
            <w:pPr>
              <w:pStyle w:val="XML1"/>
              <w:rPr>
                <w:ins w:id="3720" w:author="Thomas Dietz" w:date="2012-08-13T13:32:00Z"/>
              </w:rPr>
            </w:pPr>
            <w:ins w:id="3721" w:author="Thomas Dietz" w:date="2012-08-13T13:32:00Z">
              <w:r>
                <w:t xml:space="preserve">        error with type 'application' is returned.</w:t>
              </w:r>
            </w:ins>
          </w:p>
          <w:p w14:paraId="490D35C2" w14:textId="77777777" w:rsidR="00257D58" w:rsidRDefault="00257D58" w:rsidP="00257D58">
            <w:pPr>
              <w:pStyle w:val="XML1"/>
              <w:rPr>
                <w:ins w:id="3722" w:author="Thomas Dietz" w:date="2012-08-13T13:32:00Z"/>
              </w:rPr>
            </w:pPr>
            <w:ins w:id="3723" w:author="Thomas Dietz" w:date="2012-08-13T13:32:00Z">
              <w:r>
                <w:t xml:space="preserve">      &lt;/xs:documentation&gt;</w:t>
              </w:r>
            </w:ins>
          </w:p>
          <w:p w14:paraId="1AD42500" w14:textId="77777777" w:rsidR="00257D58" w:rsidRDefault="00257D58" w:rsidP="00257D58">
            <w:pPr>
              <w:pStyle w:val="XML1"/>
              <w:rPr>
                <w:ins w:id="3724" w:author="Thomas Dietz" w:date="2012-08-13T13:32:00Z"/>
              </w:rPr>
            </w:pPr>
            <w:ins w:id="3725" w:author="Thomas Dietz" w:date="2012-08-13T13:32:00Z">
              <w:r>
                <w:t xml:space="preserve">    &lt;/xs:annotation&gt;</w:t>
              </w:r>
            </w:ins>
          </w:p>
          <w:p w14:paraId="579C3C74" w14:textId="77777777" w:rsidR="00257D58" w:rsidRDefault="00257D58" w:rsidP="00257D58">
            <w:pPr>
              <w:pStyle w:val="XML1"/>
              <w:rPr>
                <w:ins w:id="3726" w:author="Thomas Dietz" w:date="2012-08-13T13:32:00Z"/>
              </w:rPr>
            </w:pPr>
          </w:p>
          <w:p w14:paraId="1FC8049C" w14:textId="77777777" w:rsidR="00257D58" w:rsidRDefault="00257D58" w:rsidP="00257D58">
            <w:pPr>
              <w:pStyle w:val="XML1"/>
              <w:rPr>
                <w:ins w:id="3727" w:author="Thomas Dietz" w:date="2012-08-13T13:32:00Z"/>
              </w:rPr>
            </w:pPr>
            <w:ins w:id="3728" w:author="Thomas Dietz" w:date="2012-08-13T13:32:00Z">
              <w:r>
                <w:t xml:space="preserve">    &lt;xs:sequence&gt;</w:t>
              </w:r>
            </w:ins>
          </w:p>
          <w:p w14:paraId="57659FAD" w14:textId="77777777" w:rsidR="00257D58" w:rsidRDefault="00257D58" w:rsidP="00257D58">
            <w:pPr>
              <w:pStyle w:val="XML1"/>
              <w:rPr>
                <w:ins w:id="3729" w:author="Thomas Dietz" w:date="2012-08-13T13:32:00Z"/>
              </w:rPr>
            </w:pPr>
            <w:ins w:id="3730" w:author="Thomas Dietz" w:date="2012-08-13T13:32:00Z">
              <w:r>
                <w:t xml:space="preserve">      &lt;xs:element name="id"  type="OFConfigId"&gt;</w:t>
              </w:r>
            </w:ins>
          </w:p>
          <w:p w14:paraId="70AB82DE" w14:textId="77777777" w:rsidR="00257D58" w:rsidRDefault="00257D58" w:rsidP="00257D58">
            <w:pPr>
              <w:pStyle w:val="XML1"/>
              <w:rPr>
                <w:ins w:id="3731" w:author="Thomas Dietz" w:date="2012-08-13T13:32:00Z"/>
              </w:rPr>
            </w:pPr>
            <w:ins w:id="3732" w:author="Thomas Dietz" w:date="2012-08-13T13:32:00Z">
              <w:r>
                <w:lastRenderedPageBreak/>
                <w:t xml:space="preserve">        &lt;xs:annotation&gt;</w:t>
              </w:r>
            </w:ins>
          </w:p>
          <w:p w14:paraId="7EC86260" w14:textId="77777777" w:rsidR="00257D58" w:rsidRDefault="00257D58" w:rsidP="00257D58">
            <w:pPr>
              <w:pStyle w:val="XML1"/>
              <w:rPr>
                <w:ins w:id="3733" w:author="Thomas Dietz" w:date="2012-08-13T13:32:00Z"/>
              </w:rPr>
            </w:pPr>
            <w:ins w:id="3734" w:author="Thomas Dietz" w:date="2012-08-13T13:32:00Z">
              <w:r>
                <w:t xml:space="preserve">          &lt;xs:documentation&gt;</w:t>
              </w:r>
            </w:ins>
          </w:p>
          <w:p w14:paraId="6872F415" w14:textId="77777777" w:rsidR="00257D58" w:rsidRDefault="00257D58" w:rsidP="00257D58">
            <w:pPr>
              <w:pStyle w:val="XML1"/>
              <w:rPr>
                <w:ins w:id="3735" w:author="Thomas Dietz" w:date="2012-08-13T13:32:00Z"/>
              </w:rPr>
            </w:pPr>
            <w:ins w:id="3736" w:author="Thomas Dietz" w:date="2012-08-13T13:32:00Z">
              <w:r>
                <w:t xml:space="preserve">            A unique but locally arbitrary identifier that</w:t>
              </w:r>
            </w:ins>
          </w:p>
          <w:p w14:paraId="1D0AC989" w14:textId="77777777" w:rsidR="00257D58" w:rsidRDefault="00257D58" w:rsidP="00257D58">
            <w:pPr>
              <w:pStyle w:val="XML1"/>
              <w:rPr>
                <w:ins w:id="3737" w:author="Thomas Dietz" w:date="2012-08-13T13:32:00Z"/>
              </w:rPr>
            </w:pPr>
            <w:ins w:id="3738" w:author="Thomas Dietz" w:date="2012-08-13T13:32:00Z">
              <w:r>
                <w:t xml:space="preserve">            identifies a Logical Switch within the context of an</w:t>
              </w:r>
            </w:ins>
          </w:p>
          <w:p w14:paraId="41E24291" w14:textId="77777777" w:rsidR="00257D58" w:rsidRDefault="00257D58" w:rsidP="00257D58">
            <w:pPr>
              <w:pStyle w:val="XML1"/>
              <w:rPr>
                <w:ins w:id="3739" w:author="Thomas Dietz" w:date="2012-08-13T13:32:00Z"/>
              </w:rPr>
            </w:pPr>
            <w:ins w:id="3740" w:author="Thomas Dietz" w:date="2012-08-13T13:32:00Z">
              <w:r>
                <w:t xml:space="preserve">            OpenFlow Capable Switch. It MUST be persistent across</w:t>
              </w:r>
            </w:ins>
          </w:p>
          <w:p w14:paraId="20209E8D" w14:textId="77777777" w:rsidR="00257D58" w:rsidRDefault="00257D58" w:rsidP="00257D58">
            <w:pPr>
              <w:pStyle w:val="XML1"/>
              <w:rPr>
                <w:ins w:id="3741" w:author="Thomas Dietz" w:date="2012-08-13T13:32:00Z"/>
              </w:rPr>
            </w:pPr>
            <w:ins w:id="3742" w:author="Thomas Dietz" w:date="2012-08-13T13:32:00Z">
              <w:r>
                <w:t xml:space="preserve">            reboots of the OpenFlow Capable Switch.</w:t>
              </w:r>
            </w:ins>
          </w:p>
          <w:p w14:paraId="1E6F53F4" w14:textId="77777777" w:rsidR="00257D58" w:rsidRDefault="00257D58" w:rsidP="00257D58">
            <w:pPr>
              <w:pStyle w:val="XML1"/>
              <w:rPr>
                <w:ins w:id="3743" w:author="Thomas Dietz" w:date="2012-08-13T13:32:00Z"/>
              </w:rPr>
            </w:pPr>
          </w:p>
          <w:p w14:paraId="2FF46B1E" w14:textId="77777777" w:rsidR="00257D58" w:rsidRDefault="00257D58" w:rsidP="00257D58">
            <w:pPr>
              <w:pStyle w:val="XML1"/>
              <w:rPr>
                <w:ins w:id="3744" w:author="Thomas Dietz" w:date="2012-08-13T13:32:00Z"/>
              </w:rPr>
            </w:pPr>
            <w:ins w:id="3745" w:author="Thomas Dietz" w:date="2012-08-13T13:32:00Z">
              <w:r>
                <w:t xml:space="preserve">            This element MUST be present to identify the OpenFlow</w:t>
              </w:r>
            </w:ins>
          </w:p>
          <w:p w14:paraId="4EBE2F92" w14:textId="77777777" w:rsidR="00257D58" w:rsidRDefault="00257D58" w:rsidP="00257D58">
            <w:pPr>
              <w:pStyle w:val="XML1"/>
              <w:rPr>
                <w:ins w:id="3746" w:author="Thomas Dietz" w:date="2012-08-13T13:32:00Z"/>
              </w:rPr>
            </w:pPr>
            <w:ins w:id="3747" w:author="Thomas Dietz" w:date="2012-08-13T13:32:00Z">
              <w:r>
                <w:t xml:space="preserve">            Logical Switch.</w:t>
              </w:r>
            </w:ins>
          </w:p>
          <w:p w14:paraId="7133CD6D" w14:textId="77777777" w:rsidR="00257D58" w:rsidRDefault="00257D58" w:rsidP="00257D58">
            <w:pPr>
              <w:pStyle w:val="XML1"/>
              <w:rPr>
                <w:ins w:id="3748" w:author="Thomas Dietz" w:date="2012-08-13T13:32:00Z"/>
              </w:rPr>
            </w:pPr>
            <w:ins w:id="3749" w:author="Thomas Dietz" w:date="2012-08-13T13:32:00Z">
              <w:r>
                <w:t xml:space="preserve">          &lt;/xs:documentation&gt;</w:t>
              </w:r>
            </w:ins>
          </w:p>
          <w:p w14:paraId="6B5CC32F" w14:textId="77777777" w:rsidR="00257D58" w:rsidRDefault="00257D58" w:rsidP="00257D58">
            <w:pPr>
              <w:pStyle w:val="XML1"/>
              <w:rPr>
                <w:ins w:id="3750" w:author="Thomas Dietz" w:date="2012-08-13T13:32:00Z"/>
              </w:rPr>
            </w:pPr>
            <w:ins w:id="3751" w:author="Thomas Dietz" w:date="2012-08-13T13:32:00Z">
              <w:r>
                <w:t xml:space="preserve">        &lt;/xs:annotation&gt;</w:t>
              </w:r>
            </w:ins>
          </w:p>
          <w:p w14:paraId="60B8D430" w14:textId="77777777" w:rsidR="00257D58" w:rsidRDefault="00257D58" w:rsidP="00257D58">
            <w:pPr>
              <w:pStyle w:val="XML1"/>
              <w:rPr>
                <w:ins w:id="3752" w:author="Thomas Dietz" w:date="2012-08-13T13:32:00Z"/>
              </w:rPr>
            </w:pPr>
            <w:ins w:id="3753" w:author="Thomas Dietz" w:date="2012-08-13T13:32:00Z">
              <w:r>
                <w:t xml:space="preserve">      &lt;/xs:element&gt;</w:t>
              </w:r>
            </w:ins>
          </w:p>
          <w:p w14:paraId="2DB127DB" w14:textId="77777777" w:rsidR="00257D58" w:rsidRDefault="00257D58" w:rsidP="00257D58">
            <w:pPr>
              <w:pStyle w:val="XML1"/>
              <w:rPr>
                <w:ins w:id="3754" w:author="Thomas Dietz" w:date="2012-08-13T13:32:00Z"/>
              </w:rPr>
            </w:pPr>
            <w:ins w:id="3755" w:author="Thomas Dietz" w:date="2012-08-13T13:32:00Z">
              <w:r>
                <w:t xml:space="preserve">      &lt;xs:element name="capabilities"&gt;</w:t>
              </w:r>
            </w:ins>
          </w:p>
          <w:p w14:paraId="0052BE0D" w14:textId="77777777" w:rsidR="00257D58" w:rsidRDefault="00257D58" w:rsidP="00257D58">
            <w:pPr>
              <w:pStyle w:val="XML1"/>
              <w:rPr>
                <w:ins w:id="3756" w:author="Thomas Dietz" w:date="2012-08-13T13:32:00Z"/>
              </w:rPr>
            </w:pPr>
            <w:ins w:id="3757" w:author="Thomas Dietz" w:date="2012-08-13T13:32:00Z">
              <w:r>
                <w:t xml:space="preserve">        &lt;xs:annotation&gt;</w:t>
              </w:r>
            </w:ins>
          </w:p>
          <w:p w14:paraId="0151A2C3" w14:textId="77777777" w:rsidR="00257D58" w:rsidRDefault="00257D58" w:rsidP="00257D58">
            <w:pPr>
              <w:pStyle w:val="XML1"/>
              <w:rPr>
                <w:ins w:id="3758" w:author="Thomas Dietz" w:date="2012-08-13T13:32:00Z"/>
              </w:rPr>
            </w:pPr>
            <w:ins w:id="3759" w:author="Thomas Dietz" w:date="2012-08-13T13:32:00Z">
              <w:r>
                <w:t xml:space="preserve">          &lt;xs:documentation&gt;</w:t>
              </w:r>
            </w:ins>
          </w:p>
          <w:p w14:paraId="33DDC27F" w14:textId="77777777" w:rsidR="00257D58" w:rsidRDefault="00257D58" w:rsidP="00257D58">
            <w:pPr>
              <w:pStyle w:val="XML1"/>
              <w:rPr>
                <w:ins w:id="3760" w:author="Thomas Dietz" w:date="2012-08-13T13:32:00Z"/>
              </w:rPr>
            </w:pPr>
            <w:ins w:id="3761" w:author="Thomas Dietz" w:date="2012-08-13T13:32:00Z">
              <w:r>
                <w:t xml:space="preserve">            This element contains all capability items that</w:t>
              </w:r>
            </w:ins>
          </w:p>
          <w:p w14:paraId="5D7B5811" w14:textId="77777777" w:rsidR="00257D58" w:rsidRDefault="00257D58" w:rsidP="00257D58">
            <w:pPr>
              <w:pStyle w:val="XML1"/>
              <w:rPr>
                <w:ins w:id="3762" w:author="Thomas Dietz" w:date="2012-08-13T13:32:00Z"/>
              </w:rPr>
            </w:pPr>
            <w:ins w:id="3763" w:author="Thomas Dietz" w:date="2012-08-13T13:32:00Z">
              <w:r>
                <w:t xml:space="preserve">            an OpenFlow Logical Switch MAY implement.</w:t>
              </w:r>
            </w:ins>
          </w:p>
          <w:p w14:paraId="5FEE5FBD" w14:textId="77777777" w:rsidR="00257D58" w:rsidRDefault="00257D58" w:rsidP="00257D58">
            <w:pPr>
              <w:pStyle w:val="XML1"/>
              <w:rPr>
                <w:ins w:id="3764" w:author="Thomas Dietz" w:date="2012-08-13T13:32:00Z"/>
              </w:rPr>
            </w:pPr>
          </w:p>
          <w:p w14:paraId="56DBAE26" w14:textId="77777777" w:rsidR="00257D58" w:rsidRDefault="00257D58" w:rsidP="00257D58">
            <w:pPr>
              <w:pStyle w:val="XML1"/>
              <w:rPr>
                <w:ins w:id="3765" w:author="Thomas Dietz" w:date="2012-08-13T13:32:00Z"/>
              </w:rPr>
            </w:pPr>
            <w:ins w:id="3766" w:author="Thomas Dietz" w:date="2012-08-13T13:32:00Z">
              <w:r>
                <w:t xml:space="preserve">            This element and its children can only be retrieved by</w:t>
              </w:r>
            </w:ins>
          </w:p>
          <w:p w14:paraId="44B4D580" w14:textId="77777777" w:rsidR="00257D58" w:rsidRDefault="00257D58" w:rsidP="00257D58">
            <w:pPr>
              <w:pStyle w:val="XML1"/>
              <w:rPr>
                <w:ins w:id="3767" w:author="Thomas Dietz" w:date="2012-08-13T13:32:00Z"/>
              </w:rPr>
            </w:pPr>
            <w:ins w:id="3768" w:author="Thomas Dietz" w:date="2012-08-13T13:32:00Z">
              <w:r>
                <w:t xml:space="preserve">            NETCONF &amp;lt;get&amp;gt; operation since it contain no configuration</w:t>
              </w:r>
            </w:ins>
          </w:p>
          <w:p w14:paraId="686F6657" w14:textId="77777777" w:rsidR="00257D58" w:rsidRDefault="00257D58" w:rsidP="00257D58">
            <w:pPr>
              <w:pStyle w:val="XML1"/>
              <w:rPr>
                <w:ins w:id="3769" w:author="Thomas Dietz" w:date="2012-08-13T13:32:00Z"/>
              </w:rPr>
            </w:pPr>
            <w:ins w:id="3770" w:author="Thomas Dietz" w:date="2012-08-13T13:32:00Z">
              <w:r>
                <w:t xml:space="preserve">            data.</w:t>
              </w:r>
            </w:ins>
          </w:p>
          <w:p w14:paraId="14B60574" w14:textId="77777777" w:rsidR="00257D58" w:rsidRDefault="00257D58" w:rsidP="00257D58">
            <w:pPr>
              <w:pStyle w:val="XML1"/>
              <w:rPr>
                <w:ins w:id="3771" w:author="Thomas Dietz" w:date="2012-08-13T13:32:00Z"/>
              </w:rPr>
            </w:pPr>
            <w:ins w:id="3772" w:author="Thomas Dietz" w:date="2012-08-13T13:32:00Z">
              <w:r>
                <w:t xml:space="preserve">          &lt;/xs:documentation&gt;</w:t>
              </w:r>
            </w:ins>
          </w:p>
          <w:p w14:paraId="25FBF18F" w14:textId="77777777" w:rsidR="00257D58" w:rsidRDefault="00257D58" w:rsidP="00257D58">
            <w:pPr>
              <w:pStyle w:val="XML1"/>
              <w:rPr>
                <w:ins w:id="3773" w:author="Thomas Dietz" w:date="2012-08-13T13:32:00Z"/>
              </w:rPr>
            </w:pPr>
            <w:ins w:id="3774" w:author="Thomas Dietz" w:date="2012-08-13T13:32:00Z">
              <w:r>
                <w:t xml:space="preserve">        &lt;/xs:annotation&gt;</w:t>
              </w:r>
            </w:ins>
          </w:p>
          <w:p w14:paraId="4D6EBA30" w14:textId="77777777" w:rsidR="00257D58" w:rsidRDefault="00257D58" w:rsidP="00257D58">
            <w:pPr>
              <w:pStyle w:val="XML1"/>
              <w:rPr>
                <w:ins w:id="3775" w:author="Thomas Dietz" w:date="2012-08-13T13:32:00Z"/>
              </w:rPr>
            </w:pPr>
            <w:ins w:id="3776" w:author="Thomas Dietz" w:date="2012-08-13T13:32:00Z">
              <w:r>
                <w:t xml:space="preserve">        &lt;xs:complexType&gt;</w:t>
              </w:r>
            </w:ins>
          </w:p>
          <w:p w14:paraId="2BE9A8F8" w14:textId="77777777" w:rsidR="00257D58" w:rsidRDefault="00257D58" w:rsidP="00257D58">
            <w:pPr>
              <w:pStyle w:val="XML1"/>
              <w:rPr>
                <w:ins w:id="3777" w:author="Thomas Dietz" w:date="2012-08-13T13:32:00Z"/>
              </w:rPr>
            </w:pPr>
            <w:ins w:id="3778" w:author="Thomas Dietz" w:date="2012-08-13T13:32:00Z">
              <w:r>
                <w:t xml:space="preserve">          &lt;xs:sequence&gt;</w:t>
              </w:r>
            </w:ins>
          </w:p>
          <w:p w14:paraId="3E03EA4A" w14:textId="77777777" w:rsidR="00257D58" w:rsidRDefault="00257D58" w:rsidP="00257D58">
            <w:pPr>
              <w:pStyle w:val="XML1"/>
              <w:rPr>
                <w:ins w:id="3779" w:author="Thomas Dietz" w:date="2012-08-13T13:32:00Z"/>
              </w:rPr>
            </w:pPr>
            <w:ins w:id="3780" w:author="Thomas Dietz" w:date="2012-08-13T13:32:00Z">
              <w:r>
                <w:t xml:space="preserve">            &lt;xs:group ref="OFLogicalSwitchCapabilitiesType"/&gt;</w:t>
              </w:r>
            </w:ins>
          </w:p>
          <w:p w14:paraId="373FFB90" w14:textId="77777777" w:rsidR="00257D58" w:rsidRDefault="00257D58" w:rsidP="00257D58">
            <w:pPr>
              <w:pStyle w:val="XML1"/>
              <w:rPr>
                <w:ins w:id="3781" w:author="Thomas Dietz" w:date="2012-08-13T13:32:00Z"/>
              </w:rPr>
            </w:pPr>
            <w:ins w:id="3782" w:author="Thomas Dietz" w:date="2012-08-13T13:32:00Z">
              <w:r>
                <w:t xml:space="preserve">          &lt;/xs:sequence&gt;</w:t>
              </w:r>
            </w:ins>
          </w:p>
          <w:p w14:paraId="2CA2A59F" w14:textId="77777777" w:rsidR="00257D58" w:rsidRDefault="00257D58" w:rsidP="00257D58">
            <w:pPr>
              <w:pStyle w:val="XML1"/>
              <w:rPr>
                <w:ins w:id="3783" w:author="Thomas Dietz" w:date="2012-08-13T13:32:00Z"/>
              </w:rPr>
            </w:pPr>
            <w:ins w:id="3784" w:author="Thomas Dietz" w:date="2012-08-13T13:32:00Z">
              <w:r>
                <w:t xml:space="preserve">        &lt;/xs:complexType&gt;</w:t>
              </w:r>
            </w:ins>
          </w:p>
          <w:p w14:paraId="76B88439" w14:textId="77777777" w:rsidR="00257D58" w:rsidRDefault="00257D58" w:rsidP="00257D58">
            <w:pPr>
              <w:pStyle w:val="XML1"/>
              <w:rPr>
                <w:ins w:id="3785" w:author="Thomas Dietz" w:date="2012-08-13T13:32:00Z"/>
              </w:rPr>
            </w:pPr>
            <w:ins w:id="3786" w:author="Thomas Dietz" w:date="2012-08-13T13:32:00Z">
              <w:r>
                <w:t xml:space="preserve">      &lt;/xs:element&gt;</w:t>
              </w:r>
            </w:ins>
          </w:p>
          <w:p w14:paraId="1FB57924" w14:textId="77777777" w:rsidR="00257D58" w:rsidRDefault="00257D58" w:rsidP="00257D58">
            <w:pPr>
              <w:pStyle w:val="XML1"/>
              <w:rPr>
                <w:ins w:id="3787" w:author="Thomas Dietz" w:date="2012-08-13T13:32:00Z"/>
              </w:rPr>
            </w:pPr>
            <w:ins w:id="3788" w:author="Thomas Dietz" w:date="2012-08-13T13:32:00Z">
              <w:r>
                <w:t xml:space="preserve">      &lt;xs:element name="datapath-id"  type="datapath-id-type"&gt;</w:t>
              </w:r>
            </w:ins>
          </w:p>
          <w:p w14:paraId="0FF52C47" w14:textId="77777777" w:rsidR="00257D58" w:rsidRDefault="00257D58" w:rsidP="00257D58">
            <w:pPr>
              <w:pStyle w:val="XML1"/>
              <w:rPr>
                <w:ins w:id="3789" w:author="Thomas Dietz" w:date="2012-08-13T13:32:00Z"/>
              </w:rPr>
            </w:pPr>
            <w:ins w:id="3790" w:author="Thomas Dietz" w:date="2012-08-13T13:32:00Z">
              <w:r>
                <w:t xml:space="preserve">        &lt;xs:annotation&gt;</w:t>
              </w:r>
            </w:ins>
          </w:p>
          <w:p w14:paraId="4BB05D3C" w14:textId="77777777" w:rsidR="00257D58" w:rsidRDefault="00257D58" w:rsidP="00257D58">
            <w:pPr>
              <w:pStyle w:val="XML1"/>
              <w:rPr>
                <w:ins w:id="3791" w:author="Thomas Dietz" w:date="2012-08-13T13:32:00Z"/>
              </w:rPr>
            </w:pPr>
            <w:ins w:id="3792" w:author="Thomas Dietz" w:date="2012-08-13T13:32:00Z">
              <w:r>
                <w:t xml:space="preserve">          &lt;xs:documentation&gt;</w:t>
              </w:r>
            </w:ins>
          </w:p>
          <w:p w14:paraId="47F59E8A" w14:textId="77777777" w:rsidR="00257D58" w:rsidRDefault="00257D58" w:rsidP="00257D58">
            <w:pPr>
              <w:pStyle w:val="XML1"/>
              <w:rPr>
                <w:ins w:id="3793" w:author="Thomas Dietz" w:date="2012-08-13T13:32:00Z"/>
              </w:rPr>
            </w:pPr>
            <w:ins w:id="3794" w:author="Thomas Dietz" w:date="2012-08-13T13:32:00Z">
              <w:r>
                <w:t xml:space="preserve">            The datapath identifier of the Logical Switch</w:t>
              </w:r>
            </w:ins>
          </w:p>
          <w:p w14:paraId="34CFE282" w14:textId="77777777" w:rsidR="00257D58" w:rsidRDefault="00257D58" w:rsidP="00257D58">
            <w:pPr>
              <w:pStyle w:val="XML1"/>
              <w:rPr>
                <w:ins w:id="3795" w:author="Thomas Dietz" w:date="2012-08-13T13:32:00Z"/>
              </w:rPr>
            </w:pPr>
            <w:ins w:id="3796" w:author="Thomas Dietz" w:date="2012-08-13T13:32:00Z">
              <w:r>
                <w:t xml:space="preserve">            that uniquely identifies this Logical Switch within the</w:t>
              </w:r>
            </w:ins>
          </w:p>
          <w:p w14:paraId="26316EEB" w14:textId="77777777" w:rsidR="00257D58" w:rsidRDefault="00257D58" w:rsidP="00257D58">
            <w:pPr>
              <w:pStyle w:val="XML1"/>
              <w:rPr>
                <w:ins w:id="3797" w:author="Thomas Dietz" w:date="2012-08-13T13:32:00Z"/>
              </w:rPr>
            </w:pPr>
            <w:ins w:id="3798" w:author="Thomas Dietz" w:date="2012-08-13T13:32:00Z">
              <w:r>
                <w:t xml:space="preserve">            context of all OpenFlow Controllers associated with the</w:t>
              </w:r>
            </w:ins>
          </w:p>
          <w:p w14:paraId="5178F11B" w14:textId="77777777" w:rsidR="00257D58" w:rsidRDefault="00257D58" w:rsidP="00257D58">
            <w:pPr>
              <w:pStyle w:val="XML1"/>
              <w:rPr>
                <w:ins w:id="3799" w:author="Thomas Dietz" w:date="2012-08-13T13:32:00Z"/>
              </w:rPr>
            </w:pPr>
            <w:ins w:id="3800" w:author="Thomas Dietz" w:date="2012-08-13T13:32:00Z">
              <w:r>
                <w:t xml:space="preserve">            OpenFlow Logical Switch.  The datapath identifier is a</w:t>
              </w:r>
            </w:ins>
          </w:p>
          <w:p w14:paraId="27C67A71" w14:textId="77777777" w:rsidR="00257D58" w:rsidRDefault="00257D58" w:rsidP="00257D58">
            <w:pPr>
              <w:pStyle w:val="XML1"/>
              <w:rPr>
                <w:ins w:id="3801" w:author="Thomas Dietz" w:date="2012-08-13T13:32:00Z"/>
              </w:rPr>
            </w:pPr>
            <w:ins w:id="3802" w:author="Thomas Dietz" w:date="2012-08-13T13:32:00Z">
              <w:r>
                <w:t xml:space="preserve">            string value that MUST be formatted as a sequence of 8</w:t>
              </w:r>
            </w:ins>
          </w:p>
          <w:p w14:paraId="04540E88" w14:textId="77777777" w:rsidR="00257D58" w:rsidRDefault="00257D58" w:rsidP="00257D58">
            <w:pPr>
              <w:pStyle w:val="XML1"/>
              <w:rPr>
                <w:ins w:id="3803" w:author="Thomas Dietz" w:date="2012-08-13T13:32:00Z"/>
              </w:rPr>
            </w:pPr>
            <w:ins w:id="3804" w:author="Thomas Dietz" w:date="2012-08-13T13:32:00Z">
              <w:r>
                <w:t xml:space="preserve">            2-digit hexadecimal numbers that are separated by colons,</w:t>
              </w:r>
            </w:ins>
          </w:p>
          <w:p w14:paraId="27BE23D7" w14:textId="77777777" w:rsidR="00257D58" w:rsidRDefault="00257D58" w:rsidP="00257D58">
            <w:pPr>
              <w:pStyle w:val="XML1"/>
              <w:rPr>
                <w:ins w:id="3805" w:author="Thomas Dietz" w:date="2012-08-13T13:32:00Z"/>
              </w:rPr>
            </w:pPr>
            <w:ins w:id="3806" w:author="Thomas Dietz" w:date="2012-08-13T13:32:00Z">
              <w:r>
                <w:t xml:space="preserve">            for example, '01:23:45:67:89:ab:cd:ef'.  When processing a</w:t>
              </w:r>
            </w:ins>
          </w:p>
          <w:p w14:paraId="4471BDEE" w14:textId="77777777" w:rsidR="00257D58" w:rsidRDefault="00257D58" w:rsidP="00257D58">
            <w:pPr>
              <w:pStyle w:val="XML1"/>
              <w:rPr>
                <w:ins w:id="3807" w:author="Thomas Dietz" w:date="2012-08-13T13:32:00Z"/>
              </w:rPr>
            </w:pPr>
            <w:ins w:id="3808" w:author="Thomas Dietz" w:date="2012-08-13T13:32:00Z">
              <w:r>
                <w:t xml:space="preserve">            datapath identifier, the case of the decimal digits MUST be</w:t>
              </w:r>
            </w:ins>
          </w:p>
          <w:p w14:paraId="5A903098" w14:textId="77777777" w:rsidR="00257D58" w:rsidRDefault="00257D58" w:rsidP="00257D58">
            <w:pPr>
              <w:pStyle w:val="XML1"/>
              <w:rPr>
                <w:ins w:id="3809" w:author="Thomas Dietz" w:date="2012-08-13T13:32:00Z"/>
              </w:rPr>
            </w:pPr>
            <w:ins w:id="3810" w:author="Thomas Dietz" w:date="2012-08-13T13:32:00Z">
              <w:r>
                <w:t xml:space="preserve">            ignored.</w:t>
              </w:r>
            </w:ins>
          </w:p>
          <w:p w14:paraId="68A52EF4" w14:textId="77777777" w:rsidR="00257D58" w:rsidRDefault="00257D58" w:rsidP="00257D58">
            <w:pPr>
              <w:pStyle w:val="XML1"/>
              <w:rPr>
                <w:ins w:id="3811" w:author="Thomas Dietz" w:date="2012-08-13T13:32:00Z"/>
              </w:rPr>
            </w:pPr>
          </w:p>
          <w:p w14:paraId="24072A86" w14:textId="77777777" w:rsidR="00257D58" w:rsidRDefault="00257D58" w:rsidP="00257D58">
            <w:pPr>
              <w:pStyle w:val="XML1"/>
              <w:rPr>
                <w:ins w:id="3812" w:author="Thomas Dietz" w:date="2012-08-13T13:32:00Z"/>
              </w:rPr>
            </w:pPr>
            <w:ins w:id="3813" w:author="Thomas Dietz" w:date="2012-08-13T13:32:00Z">
              <w:r>
                <w:t xml:space="preserve">            This element MUST be present in the NETCONF data store.</w:t>
              </w:r>
            </w:ins>
          </w:p>
          <w:p w14:paraId="41F70F07" w14:textId="77777777" w:rsidR="00257D58" w:rsidRDefault="00257D58" w:rsidP="00257D58">
            <w:pPr>
              <w:pStyle w:val="XML1"/>
              <w:rPr>
                <w:ins w:id="3814" w:author="Thomas Dietz" w:date="2012-08-13T13:32:00Z"/>
              </w:rPr>
            </w:pPr>
            <w:ins w:id="3815" w:author="Thomas Dietz" w:date="2012-08-13T13:32:00Z">
              <w:r>
                <w:t xml:space="preserve">            If this element is not present in a NETCONF &amp;lt;edit-config&amp;gt;</w:t>
              </w:r>
            </w:ins>
          </w:p>
          <w:p w14:paraId="3E0849CC" w14:textId="77777777" w:rsidR="00257D58" w:rsidRDefault="00257D58" w:rsidP="00257D58">
            <w:pPr>
              <w:pStyle w:val="XML1"/>
              <w:rPr>
                <w:ins w:id="3816" w:author="Thomas Dietz" w:date="2012-08-13T13:32:00Z"/>
              </w:rPr>
            </w:pPr>
            <w:ins w:id="3817" w:author="Thomas Dietz" w:date="2012-08-13T13:32:00Z">
              <w:r>
                <w:t xml:space="preserve">            operation 'create', 'merge' or 'replace' and the parent</w:t>
              </w:r>
            </w:ins>
          </w:p>
          <w:p w14:paraId="5F03F12C" w14:textId="77777777" w:rsidR="00257D58" w:rsidRDefault="00257D58" w:rsidP="00257D58">
            <w:pPr>
              <w:pStyle w:val="XML1"/>
              <w:rPr>
                <w:ins w:id="3818" w:author="Thomas Dietz" w:date="2012-08-13T13:32:00Z"/>
              </w:rPr>
            </w:pPr>
            <w:ins w:id="3819" w:author="Thomas Dietz" w:date="2012-08-13T13:32:00Z">
              <w:r>
                <w:t xml:space="preserve">            element does not exist, a 'data-missing' error is</w:t>
              </w:r>
            </w:ins>
          </w:p>
          <w:p w14:paraId="35480B90" w14:textId="77777777" w:rsidR="00257D58" w:rsidRDefault="00257D58" w:rsidP="00257D58">
            <w:pPr>
              <w:pStyle w:val="XML1"/>
              <w:rPr>
                <w:ins w:id="3820" w:author="Thomas Dietz" w:date="2012-08-13T13:32:00Z"/>
              </w:rPr>
            </w:pPr>
            <w:ins w:id="3821" w:author="Thomas Dietz" w:date="2012-08-13T13:32:00Z">
              <w:r>
                <w:t xml:space="preserve">            returned.</w:t>
              </w:r>
            </w:ins>
          </w:p>
          <w:p w14:paraId="27F06057" w14:textId="77777777" w:rsidR="00257D58" w:rsidRDefault="00257D58" w:rsidP="00257D58">
            <w:pPr>
              <w:pStyle w:val="XML1"/>
              <w:rPr>
                <w:ins w:id="3822" w:author="Thomas Dietz" w:date="2012-08-13T13:32:00Z"/>
              </w:rPr>
            </w:pPr>
            <w:ins w:id="3823" w:author="Thomas Dietz" w:date="2012-08-13T13:32:00Z">
              <w:r>
                <w:t xml:space="preserve">          &lt;/xs:documentation&gt;</w:t>
              </w:r>
            </w:ins>
          </w:p>
          <w:p w14:paraId="4BACB8F4" w14:textId="77777777" w:rsidR="00257D58" w:rsidRDefault="00257D58" w:rsidP="00257D58">
            <w:pPr>
              <w:pStyle w:val="XML1"/>
              <w:rPr>
                <w:ins w:id="3824" w:author="Thomas Dietz" w:date="2012-08-13T13:32:00Z"/>
              </w:rPr>
            </w:pPr>
            <w:ins w:id="3825" w:author="Thomas Dietz" w:date="2012-08-13T13:32:00Z">
              <w:r>
                <w:t xml:space="preserve">        &lt;/xs:annotation&gt;</w:t>
              </w:r>
            </w:ins>
          </w:p>
          <w:p w14:paraId="3C405031" w14:textId="77777777" w:rsidR="00257D58" w:rsidRDefault="00257D58" w:rsidP="00257D58">
            <w:pPr>
              <w:pStyle w:val="XML1"/>
              <w:rPr>
                <w:ins w:id="3826" w:author="Thomas Dietz" w:date="2012-08-13T13:32:00Z"/>
              </w:rPr>
            </w:pPr>
            <w:ins w:id="3827" w:author="Thomas Dietz" w:date="2012-08-13T13:32:00Z">
              <w:r>
                <w:t xml:space="preserve">      &lt;/xs:element&gt;</w:t>
              </w:r>
            </w:ins>
          </w:p>
          <w:p w14:paraId="0A5142B1" w14:textId="77777777" w:rsidR="00257D58" w:rsidRDefault="00257D58" w:rsidP="00257D58">
            <w:pPr>
              <w:pStyle w:val="XML1"/>
              <w:rPr>
                <w:ins w:id="3828" w:author="Thomas Dietz" w:date="2012-08-13T13:32:00Z"/>
              </w:rPr>
            </w:pPr>
            <w:ins w:id="3829" w:author="Thomas Dietz" w:date="2012-08-13T13:32:00Z">
              <w:r>
                <w:t xml:space="preserve">      &lt;xs:element name="enabled"  type="xs:boolean"&gt;</w:t>
              </w:r>
            </w:ins>
          </w:p>
          <w:p w14:paraId="6A784070" w14:textId="77777777" w:rsidR="00257D58" w:rsidRDefault="00257D58" w:rsidP="00257D58">
            <w:pPr>
              <w:pStyle w:val="XML1"/>
              <w:rPr>
                <w:ins w:id="3830" w:author="Thomas Dietz" w:date="2012-08-13T13:32:00Z"/>
              </w:rPr>
            </w:pPr>
            <w:ins w:id="3831" w:author="Thomas Dietz" w:date="2012-08-13T13:32:00Z">
              <w:r>
                <w:t xml:space="preserve">        &lt;xs:annotation&gt;</w:t>
              </w:r>
            </w:ins>
          </w:p>
          <w:p w14:paraId="224CF51C" w14:textId="77777777" w:rsidR="00257D58" w:rsidRDefault="00257D58" w:rsidP="00257D58">
            <w:pPr>
              <w:pStyle w:val="XML1"/>
              <w:rPr>
                <w:ins w:id="3832" w:author="Thomas Dietz" w:date="2012-08-13T13:32:00Z"/>
              </w:rPr>
            </w:pPr>
            <w:ins w:id="3833" w:author="Thomas Dietz" w:date="2012-08-13T13:32:00Z">
              <w:r>
                <w:t xml:space="preserve">          &lt;xs:documentation&gt;</w:t>
              </w:r>
            </w:ins>
          </w:p>
          <w:p w14:paraId="7D6406A3" w14:textId="77777777" w:rsidR="00257D58" w:rsidRDefault="00257D58" w:rsidP="00257D58">
            <w:pPr>
              <w:pStyle w:val="XML1"/>
              <w:rPr>
                <w:ins w:id="3834" w:author="Thomas Dietz" w:date="2012-08-13T13:32:00Z"/>
              </w:rPr>
            </w:pPr>
            <w:ins w:id="3835" w:author="Thomas Dietz" w:date="2012-08-13T13:32:00Z">
              <w:r>
                <w:t xml:space="preserve">            This element indicates the administrative state</w:t>
              </w:r>
            </w:ins>
          </w:p>
          <w:p w14:paraId="015FA8C2" w14:textId="77777777" w:rsidR="00257D58" w:rsidRDefault="00257D58" w:rsidP="00257D58">
            <w:pPr>
              <w:pStyle w:val="XML1"/>
              <w:rPr>
                <w:ins w:id="3836" w:author="Thomas Dietz" w:date="2012-08-13T13:32:00Z"/>
              </w:rPr>
            </w:pPr>
            <w:ins w:id="3837" w:author="Thomas Dietz" w:date="2012-08-13T13:32:00Z">
              <w:r>
                <w:t xml:space="preserve">            of the OpenFlow Logical Switch.  A value of 'false' means</w:t>
              </w:r>
            </w:ins>
          </w:p>
          <w:p w14:paraId="4DD9D299" w14:textId="77777777" w:rsidR="00257D58" w:rsidRDefault="00257D58" w:rsidP="00257D58">
            <w:pPr>
              <w:pStyle w:val="XML1"/>
              <w:rPr>
                <w:ins w:id="3838" w:author="Thomas Dietz" w:date="2012-08-13T13:32:00Z"/>
              </w:rPr>
            </w:pPr>
            <w:ins w:id="3839" w:author="Thomas Dietz" w:date="2012-08-13T13:32:00Z">
              <w:r>
                <w:t xml:space="preserve">            the OpenFlow Logical Switch MUST NOT communicate with any </w:t>
              </w:r>
            </w:ins>
          </w:p>
          <w:p w14:paraId="3871134C" w14:textId="77777777" w:rsidR="00257D58" w:rsidRDefault="00257D58" w:rsidP="00257D58">
            <w:pPr>
              <w:pStyle w:val="XML1"/>
              <w:rPr>
                <w:ins w:id="3840" w:author="Thomas Dietz" w:date="2012-08-13T13:32:00Z"/>
              </w:rPr>
            </w:pPr>
            <w:ins w:id="3841" w:author="Thomas Dietz" w:date="2012-08-13T13:32:00Z">
              <w:r>
                <w:lastRenderedPageBreak/>
                <w:t xml:space="preserve">            OpenFlow Controllers, MUST NOT conduct any OpenFlow </w:t>
              </w:r>
            </w:ins>
          </w:p>
          <w:p w14:paraId="64FE1623" w14:textId="77777777" w:rsidR="00257D58" w:rsidRDefault="00257D58" w:rsidP="00257D58">
            <w:pPr>
              <w:pStyle w:val="XML1"/>
              <w:rPr>
                <w:ins w:id="3842" w:author="Thomas Dietz" w:date="2012-08-13T13:32:00Z"/>
              </w:rPr>
            </w:pPr>
            <w:ins w:id="3843" w:author="Thomas Dietz" w:date="2012-08-13T13:32:00Z">
              <w:r>
                <w:t xml:space="preserve">            processing, and SHOULD NOT be utilizing computational or </w:t>
              </w:r>
            </w:ins>
          </w:p>
          <w:p w14:paraId="02A41A28" w14:textId="77777777" w:rsidR="00257D58" w:rsidRDefault="00257D58" w:rsidP="00257D58">
            <w:pPr>
              <w:pStyle w:val="XML1"/>
              <w:rPr>
                <w:ins w:id="3844" w:author="Thomas Dietz" w:date="2012-08-13T13:32:00Z"/>
              </w:rPr>
            </w:pPr>
            <w:ins w:id="3845" w:author="Thomas Dietz" w:date="2012-08-13T13:32:00Z">
              <w:r>
                <w:t xml:space="preserve">            network resources of the underlying platform.</w:t>
              </w:r>
            </w:ins>
          </w:p>
          <w:p w14:paraId="6C8C110C" w14:textId="77777777" w:rsidR="00257D58" w:rsidRDefault="00257D58" w:rsidP="00257D58">
            <w:pPr>
              <w:pStyle w:val="XML1"/>
              <w:rPr>
                <w:ins w:id="3846" w:author="Thomas Dietz" w:date="2012-08-13T13:32:00Z"/>
              </w:rPr>
            </w:pPr>
          </w:p>
          <w:p w14:paraId="5476F31F" w14:textId="77777777" w:rsidR="00257D58" w:rsidRDefault="00257D58" w:rsidP="00257D58">
            <w:pPr>
              <w:pStyle w:val="XML1"/>
              <w:rPr>
                <w:ins w:id="3847" w:author="Thomas Dietz" w:date="2012-08-13T13:32:00Z"/>
              </w:rPr>
            </w:pPr>
            <w:ins w:id="3848" w:author="Thomas Dietz" w:date="2012-08-13T13:32:00Z">
              <w:r>
                <w:t xml:space="preserve">            This element is optional. If this element is not present it</w:t>
              </w:r>
            </w:ins>
          </w:p>
          <w:p w14:paraId="7259BD1B" w14:textId="77777777" w:rsidR="00257D58" w:rsidRDefault="00257D58" w:rsidP="00257D58">
            <w:pPr>
              <w:pStyle w:val="XML1"/>
              <w:rPr>
                <w:ins w:id="3849" w:author="Thomas Dietz" w:date="2012-08-13T13:32:00Z"/>
              </w:rPr>
            </w:pPr>
            <w:ins w:id="3850" w:author="Thomas Dietz" w:date="2012-08-13T13:32:00Z">
              <w:r>
                <w:t xml:space="preserve">            defaults to 'false'.</w:t>
              </w:r>
            </w:ins>
          </w:p>
          <w:p w14:paraId="77B8B4A2" w14:textId="77777777" w:rsidR="00257D58" w:rsidRDefault="00257D58" w:rsidP="00257D58">
            <w:pPr>
              <w:pStyle w:val="XML1"/>
              <w:rPr>
                <w:ins w:id="3851" w:author="Thomas Dietz" w:date="2012-08-13T13:32:00Z"/>
              </w:rPr>
            </w:pPr>
            <w:ins w:id="3852" w:author="Thomas Dietz" w:date="2012-08-13T13:32:00Z">
              <w:r>
                <w:t xml:space="preserve">          &lt;/xs:documentation&gt;</w:t>
              </w:r>
            </w:ins>
          </w:p>
          <w:p w14:paraId="03F6A66A" w14:textId="77777777" w:rsidR="00257D58" w:rsidRDefault="00257D58" w:rsidP="00257D58">
            <w:pPr>
              <w:pStyle w:val="XML1"/>
              <w:rPr>
                <w:ins w:id="3853" w:author="Thomas Dietz" w:date="2012-08-13T13:32:00Z"/>
              </w:rPr>
            </w:pPr>
            <w:ins w:id="3854" w:author="Thomas Dietz" w:date="2012-08-13T13:32:00Z">
              <w:r>
                <w:t xml:space="preserve">        &lt;/xs:annotation&gt;</w:t>
              </w:r>
            </w:ins>
          </w:p>
          <w:p w14:paraId="285AD1DA" w14:textId="77777777" w:rsidR="00257D58" w:rsidRDefault="00257D58" w:rsidP="00257D58">
            <w:pPr>
              <w:pStyle w:val="XML1"/>
              <w:rPr>
                <w:ins w:id="3855" w:author="Thomas Dietz" w:date="2012-08-13T13:32:00Z"/>
              </w:rPr>
            </w:pPr>
            <w:ins w:id="3856" w:author="Thomas Dietz" w:date="2012-08-13T13:32:00Z">
              <w:r>
                <w:t xml:space="preserve">      &lt;/xs:element&gt;</w:t>
              </w:r>
            </w:ins>
          </w:p>
          <w:p w14:paraId="3F316B84" w14:textId="77777777" w:rsidR="00257D58" w:rsidRDefault="00257D58" w:rsidP="00257D58">
            <w:pPr>
              <w:pStyle w:val="XML1"/>
              <w:rPr>
                <w:ins w:id="3857" w:author="Thomas Dietz" w:date="2012-08-13T13:32:00Z"/>
              </w:rPr>
            </w:pPr>
            <w:ins w:id="3858" w:author="Thomas Dietz" w:date="2012-08-13T13:32:00Z">
              <w:r>
                <w:t xml:space="preserve">      &lt;xs:element name="check-controller-certificate"  type="xs:boolean"&gt;</w:t>
              </w:r>
            </w:ins>
          </w:p>
          <w:p w14:paraId="65F68031" w14:textId="77777777" w:rsidR="00257D58" w:rsidRDefault="00257D58" w:rsidP="00257D58">
            <w:pPr>
              <w:pStyle w:val="XML1"/>
              <w:rPr>
                <w:ins w:id="3859" w:author="Thomas Dietz" w:date="2012-08-13T13:32:00Z"/>
              </w:rPr>
            </w:pPr>
            <w:ins w:id="3860" w:author="Thomas Dietz" w:date="2012-08-13T13:32:00Z">
              <w:r>
                <w:t xml:space="preserve">        &lt;xs:annotation&gt;</w:t>
              </w:r>
            </w:ins>
          </w:p>
          <w:p w14:paraId="3CA0BE74" w14:textId="77777777" w:rsidR="00257D58" w:rsidRDefault="00257D58" w:rsidP="00257D58">
            <w:pPr>
              <w:pStyle w:val="XML1"/>
              <w:rPr>
                <w:ins w:id="3861" w:author="Thomas Dietz" w:date="2012-08-13T13:32:00Z"/>
              </w:rPr>
            </w:pPr>
            <w:ins w:id="3862" w:author="Thomas Dietz" w:date="2012-08-13T13:32:00Z">
              <w:r>
                <w:t xml:space="preserve">          &lt;xs:documentation&gt;</w:t>
              </w:r>
            </w:ins>
          </w:p>
          <w:p w14:paraId="7DB73C22" w14:textId="77777777" w:rsidR="00257D58" w:rsidRDefault="00257D58" w:rsidP="00257D58">
            <w:pPr>
              <w:pStyle w:val="XML1"/>
              <w:rPr>
                <w:ins w:id="3863" w:author="Thomas Dietz" w:date="2012-08-13T13:32:00Z"/>
              </w:rPr>
            </w:pPr>
            <w:ins w:id="3864" w:author="Thomas Dietz" w:date="2012-08-13T13:32:00Z">
              <w:r>
                <w:t xml:space="preserve">            This element indicates the behavior of the </w:t>
              </w:r>
            </w:ins>
          </w:p>
          <w:p w14:paraId="798AD5F1" w14:textId="77777777" w:rsidR="00257D58" w:rsidRDefault="00257D58" w:rsidP="00257D58">
            <w:pPr>
              <w:pStyle w:val="XML1"/>
              <w:rPr>
                <w:ins w:id="3865" w:author="Thomas Dietz" w:date="2012-08-13T13:32:00Z"/>
              </w:rPr>
            </w:pPr>
            <w:ins w:id="3866" w:author="Thomas Dietz" w:date="2012-08-13T13:32:00Z">
              <w:r>
                <w:t xml:space="preserve">            OpenFlow Logical Switch when connecting to an OpenFlow</w:t>
              </w:r>
            </w:ins>
          </w:p>
          <w:p w14:paraId="5E3E667A" w14:textId="77777777" w:rsidR="00257D58" w:rsidRDefault="00257D58" w:rsidP="00257D58">
            <w:pPr>
              <w:pStyle w:val="XML1"/>
              <w:rPr>
                <w:ins w:id="3867" w:author="Thomas Dietz" w:date="2012-08-13T13:32:00Z"/>
              </w:rPr>
            </w:pPr>
            <w:ins w:id="3868" w:author="Thomas Dietz" w:date="2012-08-13T13:32:00Z">
              <w:r>
                <w:t xml:space="preserve">            Controller.  </w:t>
              </w:r>
            </w:ins>
          </w:p>
          <w:p w14:paraId="1AEE2DC4" w14:textId="77777777" w:rsidR="00257D58" w:rsidRDefault="00257D58" w:rsidP="00257D58">
            <w:pPr>
              <w:pStyle w:val="XML1"/>
              <w:rPr>
                <w:ins w:id="3869" w:author="Thomas Dietz" w:date="2012-08-13T13:32:00Z"/>
              </w:rPr>
            </w:pPr>
            <w:ins w:id="3870" w:author="Thomas Dietz" w:date="2012-08-13T13:32:00Z">
              <w:r>
                <w:t xml:space="preserve">                  </w:t>
              </w:r>
            </w:ins>
          </w:p>
          <w:p w14:paraId="3E5E6AB5" w14:textId="77777777" w:rsidR="00257D58" w:rsidRDefault="00257D58" w:rsidP="00257D58">
            <w:pPr>
              <w:pStyle w:val="XML1"/>
              <w:rPr>
                <w:ins w:id="3871" w:author="Thomas Dietz" w:date="2012-08-13T13:32:00Z"/>
              </w:rPr>
            </w:pPr>
            <w:ins w:id="3872" w:author="Thomas Dietz" w:date="2012-08-13T13:32:00Z">
              <w:r>
                <w:t xml:space="preserve">            If set to value 'false', the logical switch will connect to</w:t>
              </w:r>
            </w:ins>
          </w:p>
          <w:p w14:paraId="47306590" w14:textId="77777777" w:rsidR="00257D58" w:rsidRDefault="00257D58" w:rsidP="00257D58">
            <w:pPr>
              <w:pStyle w:val="XML1"/>
              <w:rPr>
                <w:ins w:id="3873" w:author="Thomas Dietz" w:date="2012-08-13T13:32:00Z"/>
              </w:rPr>
            </w:pPr>
            <w:ins w:id="3874" w:author="Thomas Dietz" w:date="2012-08-13T13:32:00Z">
              <w:r>
                <w:t xml:space="preserve">            a controller without checking any controller certificate.  </w:t>
              </w:r>
            </w:ins>
          </w:p>
          <w:p w14:paraId="26B52DEA" w14:textId="77777777" w:rsidR="00257D58" w:rsidRDefault="00257D58" w:rsidP="00257D58">
            <w:pPr>
              <w:pStyle w:val="XML1"/>
              <w:rPr>
                <w:ins w:id="3875" w:author="Thomas Dietz" w:date="2012-08-13T13:32:00Z"/>
              </w:rPr>
            </w:pPr>
            <w:ins w:id="3876" w:author="Thomas Dietz" w:date="2012-08-13T13:32:00Z">
              <w:r>
                <w:t xml:space="preserve">                  </w:t>
              </w:r>
            </w:ins>
          </w:p>
          <w:p w14:paraId="0FAF335E" w14:textId="77777777" w:rsidR="00257D58" w:rsidRDefault="00257D58" w:rsidP="00257D58">
            <w:pPr>
              <w:pStyle w:val="XML1"/>
              <w:rPr>
                <w:ins w:id="3877" w:author="Thomas Dietz" w:date="2012-08-13T13:32:00Z"/>
              </w:rPr>
            </w:pPr>
            <w:ins w:id="3878" w:author="Thomas Dietz" w:date="2012-08-13T13:32:00Z">
              <w:r>
                <w:t xml:space="preserve">            If set to value 'true', then the logical switch will</w:t>
              </w:r>
            </w:ins>
          </w:p>
          <w:p w14:paraId="4F5249F4" w14:textId="77777777" w:rsidR="00257D58" w:rsidRDefault="00257D58" w:rsidP="00257D58">
            <w:pPr>
              <w:pStyle w:val="XML1"/>
              <w:rPr>
                <w:ins w:id="3879" w:author="Thomas Dietz" w:date="2012-08-13T13:32:00Z"/>
              </w:rPr>
            </w:pPr>
            <w:ins w:id="3880" w:author="Thomas Dietz" w:date="2012-08-13T13:32:00Z">
              <w:r>
                <w:t xml:space="preserve">            connect to a controller with element &amp;lt;protocol&amp;gt; set to</w:t>
              </w:r>
            </w:ins>
          </w:p>
          <w:p w14:paraId="22EC074F" w14:textId="77777777" w:rsidR="00257D58" w:rsidRDefault="00257D58" w:rsidP="00257D58">
            <w:pPr>
              <w:pStyle w:val="XML1"/>
              <w:rPr>
                <w:ins w:id="3881" w:author="Thomas Dietz" w:date="2012-08-13T13:32:00Z"/>
              </w:rPr>
            </w:pPr>
            <w:ins w:id="3882" w:author="Thomas Dietz" w:date="2012-08-13T13:32:00Z">
              <w:r>
                <w:t xml:space="preserve">            'TLS', only if the controller provides a certificate that</w:t>
              </w:r>
            </w:ins>
          </w:p>
          <w:p w14:paraId="53E12A3B" w14:textId="77777777" w:rsidR="00257D58" w:rsidRDefault="00257D58" w:rsidP="00257D58">
            <w:pPr>
              <w:pStyle w:val="XML1"/>
              <w:rPr>
                <w:ins w:id="3883" w:author="Thomas Dietz" w:date="2012-08-13T13:32:00Z"/>
              </w:rPr>
            </w:pPr>
            <w:ins w:id="3884" w:author="Thomas Dietz" w:date="2012-08-13T13:32:00Z">
              <w:r>
                <w:t xml:space="preserve">            can be verified with one of the certificates stored in the</w:t>
              </w:r>
            </w:ins>
          </w:p>
          <w:p w14:paraId="001DECAF" w14:textId="77777777" w:rsidR="00257D58" w:rsidRDefault="00257D58" w:rsidP="00257D58">
            <w:pPr>
              <w:pStyle w:val="XML1"/>
              <w:rPr>
                <w:ins w:id="3885" w:author="Thomas Dietz" w:date="2012-08-13T13:32:00Z"/>
              </w:rPr>
            </w:pPr>
            <w:ins w:id="3886" w:author="Thomas Dietz" w:date="2012-08-13T13:32:00Z">
              <w:r>
                <w:t xml:space="preserve">            list called external-certificates in the OpenFlow Capable</w:t>
              </w:r>
            </w:ins>
          </w:p>
          <w:p w14:paraId="170DA17C" w14:textId="77777777" w:rsidR="00257D58" w:rsidRDefault="00257D58" w:rsidP="00257D58">
            <w:pPr>
              <w:pStyle w:val="XML1"/>
              <w:rPr>
                <w:ins w:id="3887" w:author="Thomas Dietz" w:date="2012-08-13T13:32:00Z"/>
              </w:rPr>
            </w:pPr>
            <w:ins w:id="3888" w:author="Thomas Dietz" w:date="2012-08-13T13:32:00Z">
              <w:r>
                <w:t xml:space="preserve">            Switch.  </w:t>
              </w:r>
            </w:ins>
          </w:p>
          <w:p w14:paraId="00F8D676" w14:textId="77777777" w:rsidR="00257D58" w:rsidRDefault="00257D58" w:rsidP="00257D58">
            <w:pPr>
              <w:pStyle w:val="XML1"/>
              <w:rPr>
                <w:ins w:id="3889" w:author="Thomas Dietz" w:date="2012-08-13T13:32:00Z"/>
              </w:rPr>
            </w:pPr>
            <w:ins w:id="3890" w:author="Thomas Dietz" w:date="2012-08-13T13:32:00Z">
              <w:r>
                <w:t xml:space="preserve">                  </w:t>
              </w:r>
            </w:ins>
          </w:p>
          <w:p w14:paraId="6548287D" w14:textId="77777777" w:rsidR="00257D58" w:rsidRDefault="00257D58" w:rsidP="00257D58">
            <w:pPr>
              <w:pStyle w:val="XML1"/>
              <w:rPr>
                <w:ins w:id="3891" w:author="Thomas Dietz" w:date="2012-08-13T13:32:00Z"/>
              </w:rPr>
            </w:pPr>
            <w:ins w:id="3892" w:author="Thomas Dietz" w:date="2012-08-13T13:32:00Z">
              <w:r>
                <w:t xml:space="preserve">            If a certificate cannot be validated, the OpenFlow Logical </w:t>
              </w:r>
            </w:ins>
          </w:p>
          <w:p w14:paraId="1C463B94" w14:textId="77777777" w:rsidR="00257D58" w:rsidRDefault="00257D58" w:rsidP="00257D58">
            <w:pPr>
              <w:pStyle w:val="XML1"/>
              <w:rPr>
                <w:ins w:id="3893" w:author="Thomas Dietz" w:date="2012-08-13T13:32:00Z"/>
              </w:rPr>
            </w:pPr>
            <w:ins w:id="3894" w:author="Thomas Dietz" w:date="2012-08-13T13:32:00Z">
              <w:r>
                <w:t xml:space="preserve">            Switch MUST terminate communication with the corresponding</w:t>
              </w:r>
            </w:ins>
          </w:p>
          <w:p w14:paraId="4D68710F" w14:textId="77777777" w:rsidR="00257D58" w:rsidRDefault="00257D58" w:rsidP="00257D58">
            <w:pPr>
              <w:pStyle w:val="XML1"/>
              <w:rPr>
                <w:ins w:id="3895" w:author="Thomas Dietz" w:date="2012-08-13T13:32:00Z"/>
              </w:rPr>
            </w:pPr>
            <w:ins w:id="3896" w:author="Thomas Dietz" w:date="2012-08-13T13:32:00Z">
              <w:r>
                <w:t xml:space="preserve">            OpenFlow Controller, MUST NOT conduct any OpenFlow</w:t>
              </w:r>
            </w:ins>
          </w:p>
          <w:p w14:paraId="3AC6338D" w14:textId="77777777" w:rsidR="00257D58" w:rsidRDefault="00257D58" w:rsidP="00257D58">
            <w:pPr>
              <w:pStyle w:val="XML1"/>
              <w:rPr>
                <w:ins w:id="3897" w:author="Thomas Dietz" w:date="2012-08-13T13:32:00Z"/>
              </w:rPr>
            </w:pPr>
            <w:ins w:id="3898" w:author="Thomas Dietz" w:date="2012-08-13T13:32:00Z">
              <w:r>
                <w:t xml:space="preserve">            processing on requests of this OpenFlow controller, and </w:t>
              </w:r>
            </w:ins>
          </w:p>
          <w:p w14:paraId="60B47FAA" w14:textId="77777777" w:rsidR="00257D58" w:rsidRDefault="00257D58" w:rsidP="00257D58">
            <w:pPr>
              <w:pStyle w:val="XML1"/>
              <w:rPr>
                <w:ins w:id="3899" w:author="Thomas Dietz" w:date="2012-08-13T13:32:00Z"/>
              </w:rPr>
            </w:pPr>
            <w:ins w:id="3900" w:author="Thomas Dietz" w:date="2012-08-13T13:32:00Z">
              <w:r>
                <w:t xml:space="preserve">            SHOULD NOT further utilize any computational or network </w:t>
              </w:r>
            </w:ins>
          </w:p>
          <w:p w14:paraId="079275A0" w14:textId="77777777" w:rsidR="00257D58" w:rsidRDefault="00257D58" w:rsidP="00257D58">
            <w:pPr>
              <w:pStyle w:val="XML1"/>
              <w:rPr>
                <w:ins w:id="3901" w:author="Thomas Dietz" w:date="2012-08-13T13:32:00Z"/>
              </w:rPr>
            </w:pPr>
            <w:ins w:id="3902" w:author="Thomas Dietz" w:date="2012-08-13T13:32:00Z">
              <w:r>
                <w:t xml:space="preserve">            resources of for dealing with this connection.</w:t>
              </w:r>
            </w:ins>
          </w:p>
          <w:p w14:paraId="18B73EF0" w14:textId="77777777" w:rsidR="00257D58" w:rsidRDefault="00257D58" w:rsidP="00257D58">
            <w:pPr>
              <w:pStyle w:val="XML1"/>
              <w:rPr>
                <w:ins w:id="3903" w:author="Thomas Dietz" w:date="2012-08-13T13:32:00Z"/>
              </w:rPr>
            </w:pPr>
            <w:ins w:id="3904" w:author="Thomas Dietz" w:date="2012-08-13T13:32:00Z">
              <w:r>
                <w:t xml:space="preserve">                  </w:t>
              </w:r>
            </w:ins>
          </w:p>
          <w:p w14:paraId="48F63F6D" w14:textId="77777777" w:rsidR="00257D58" w:rsidRDefault="00257D58" w:rsidP="00257D58">
            <w:pPr>
              <w:pStyle w:val="XML1"/>
              <w:rPr>
                <w:ins w:id="3905" w:author="Thomas Dietz" w:date="2012-08-13T13:32:00Z"/>
              </w:rPr>
            </w:pPr>
            <w:ins w:id="3906" w:author="Thomas Dietz" w:date="2012-08-13T13:32:00Z">
              <w:r>
                <w:t xml:space="preserve">            If set to value 'true', the OpenFlow Logical Switch MUST</w:t>
              </w:r>
            </w:ins>
          </w:p>
          <w:p w14:paraId="29EC01F4" w14:textId="77777777" w:rsidR="00257D58" w:rsidRDefault="00257D58" w:rsidP="00257D58">
            <w:pPr>
              <w:pStyle w:val="XML1"/>
              <w:rPr>
                <w:ins w:id="3907" w:author="Thomas Dietz" w:date="2012-08-13T13:32:00Z"/>
              </w:rPr>
            </w:pPr>
            <w:ins w:id="3908" w:author="Thomas Dietz" w:date="2012-08-13T13:32:00Z">
              <w:r>
                <w:t xml:space="preserve">            NOT connect to any OpenFlow Controller that does not</w:t>
              </w:r>
            </w:ins>
          </w:p>
          <w:p w14:paraId="5E13C0CF" w14:textId="77777777" w:rsidR="00257D58" w:rsidRDefault="00257D58" w:rsidP="00257D58">
            <w:pPr>
              <w:pStyle w:val="XML1"/>
              <w:rPr>
                <w:ins w:id="3909" w:author="Thomas Dietz" w:date="2012-08-13T13:32:00Z"/>
              </w:rPr>
            </w:pPr>
            <w:ins w:id="3910" w:author="Thomas Dietz" w:date="2012-08-13T13:32:00Z">
              <w:r>
                <w:t xml:space="preserve">            provide a certificate. This implies that it cannot connect</w:t>
              </w:r>
            </w:ins>
          </w:p>
          <w:p w14:paraId="36D8B6DE" w14:textId="77777777" w:rsidR="00257D58" w:rsidRDefault="00257D58" w:rsidP="00257D58">
            <w:pPr>
              <w:pStyle w:val="XML1"/>
              <w:rPr>
                <w:ins w:id="3911" w:author="Thomas Dietz" w:date="2012-08-13T13:32:00Z"/>
              </w:rPr>
            </w:pPr>
            <w:ins w:id="3912" w:author="Thomas Dietz" w:date="2012-08-13T13:32:00Z">
              <w:r>
                <w:t xml:space="preserve">            to an OpenFlow controller that has the value of element</w:t>
              </w:r>
            </w:ins>
          </w:p>
          <w:p w14:paraId="32EC2B2E" w14:textId="77777777" w:rsidR="00257D58" w:rsidRDefault="00257D58" w:rsidP="00257D58">
            <w:pPr>
              <w:pStyle w:val="XML1"/>
              <w:rPr>
                <w:ins w:id="3913" w:author="Thomas Dietz" w:date="2012-08-13T13:32:00Z"/>
              </w:rPr>
            </w:pPr>
            <w:ins w:id="3914" w:author="Thomas Dietz" w:date="2012-08-13T13:32:00Z">
              <w:r>
                <w:t xml:space="preserve">            protocol set to 'TCP'. Only connections with protocol 'TLS'</w:t>
              </w:r>
            </w:ins>
          </w:p>
          <w:p w14:paraId="294156F5" w14:textId="77777777" w:rsidR="00257D58" w:rsidRDefault="00257D58" w:rsidP="00257D58">
            <w:pPr>
              <w:pStyle w:val="XML1"/>
              <w:rPr>
                <w:ins w:id="3915" w:author="Thomas Dietz" w:date="2012-08-13T13:32:00Z"/>
              </w:rPr>
            </w:pPr>
            <w:ins w:id="3916" w:author="Thomas Dietz" w:date="2012-08-13T13:32:00Z">
              <w:r>
                <w:t xml:space="preserve">            are possible in this case.</w:t>
              </w:r>
            </w:ins>
          </w:p>
          <w:p w14:paraId="4AB1C746" w14:textId="77777777" w:rsidR="00257D58" w:rsidRDefault="00257D58" w:rsidP="00257D58">
            <w:pPr>
              <w:pStyle w:val="XML1"/>
              <w:rPr>
                <w:ins w:id="3917" w:author="Thomas Dietz" w:date="2012-08-13T13:32:00Z"/>
              </w:rPr>
            </w:pPr>
          </w:p>
          <w:p w14:paraId="2136B334" w14:textId="77777777" w:rsidR="00257D58" w:rsidRDefault="00257D58" w:rsidP="00257D58">
            <w:pPr>
              <w:pStyle w:val="XML1"/>
              <w:rPr>
                <w:ins w:id="3918" w:author="Thomas Dietz" w:date="2012-08-13T13:32:00Z"/>
              </w:rPr>
            </w:pPr>
            <w:ins w:id="3919" w:author="Thomas Dietz" w:date="2012-08-13T13:32:00Z">
              <w:r>
                <w:t xml:space="preserve">            This element is optional. If this element is not present it</w:t>
              </w:r>
            </w:ins>
          </w:p>
          <w:p w14:paraId="4A85A583" w14:textId="77777777" w:rsidR="00257D58" w:rsidRDefault="00257D58" w:rsidP="00257D58">
            <w:pPr>
              <w:pStyle w:val="XML1"/>
              <w:rPr>
                <w:ins w:id="3920" w:author="Thomas Dietz" w:date="2012-08-13T13:32:00Z"/>
              </w:rPr>
            </w:pPr>
            <w:ins w:id="3921" w:author="Thomas Dietz" w:date="2012-08-13T13:32:00Z">
              <w:r>
                <w:t xml:space="preserve">            defaults to 'false'.</w:t>
              </w:r>
            </w:ins>
          </w:p>
          <w:p w14:paraId="042B6158" w14:textId="77777777" w:rsidR="00257D58" w:rsidRDefault="00257D58" w:rsidP="00257D58">
            <w:pPr>
              <w:pStyle w:val="XML1"/>
              <w:rPr>
                <w:ins w:id="3922" w:author="Thomas Dietz" w:date="2012-08-13T13:32:00Z"/>
              </w:rPr>
            </w:pPr>
            <w:ins w:id="3923" w:author="Thomas Dietz" w:date="2012-08-13T13:32:00Z">
              <w:r>
                <w:t xml:space="preserve">          &lt;/xs:documentation&gt;</w:t>
              </w:r>
            </w:ins>
          </w:p>
          <w:p w14:paraId="0F421CC7" w14:textId="77777777" w:rsidR="00257D58" w:rsidRDefault="00257D58" w:rsidP="00257D58">
            <w:pPr>
              <w:pStyle w:val="XML1"/>
              <w:rPr>
                <w:ins w:id="3924" w:author="Thomas Dietz" w:date="2012-08-13T13:32:00Z"/>
              </w:rPr>
            </w:pPr>
            <w:ins w:id="3925" w:author="Thomas Dietz" w:date="2012-08-13T13:32:00Z">
              <w:r>
                <w:t xml:space="preserve">        &lt;/xs:annotation&gt;</w:t>
              </w:r>
            </w:ins>
          </w:p>
          <w:p w14:paraId="7656AD6B" w14:textId="77777777" w:rsidR="00257D58" w:rsidRDefault="00257D58" w:rsidP="00257D58">
            <w:pPr>
              <w:pStyle w:val="XML1"/>
              <w:rPr>
                <w:ins w:id="3926" w:author="Thomas Dietz" w:date="2012-08-13T13:32:00Z"/>
              </w:rPr>
            </w:pPr>
            <w:ins w:id="3927" w:author="Thomas Dietz" w:date="2012-08-13T13:32:00Z">
              <w:r>
                <w:t xml:space="preserve">      &lt;/xs:element&gt;</w:t>
              </w:r>
            </w:ins>
          </w:p>
          <w:p w14:paraId="7647EBBC" w14:textId="77777777" w:rsidR="00257D58" w:rsidRDefault="00257D58" w:rsidP="00257D58">
            <w:pPr>
              <w:pStyle w:val="XML1"/>
              <w:rPr>
                <w:ins w:id="3928" w:author="Thomas Dietz" w:date="2012-08-13T13:32:00Z"/>
              </w:rPr>
            </w:pPr>
            <w:ins w:id="3929" w:author="Thomas Dietz" w:date="2012-08-13T13:32:00Z">
              <w:r>
                <w:t xml:space="preserve">      &lt;xs:element name="lost-connection-behavior"&gt;</w:t>
              </w:r>
            </w:ins>
          </w:p>
          <w:p w14:paraId="402B93E4" w14:textId="77777777" w:rsidR="00257D58" w:rsidRDefault="00257D58" w:rsidP="00257D58">
            <w:pPr>
              <w:pStyle w:val="XML1"/>
              <w:rPr>
                <w:ins w:id="3930" w:author="Thomas Dietz" w:date="2012-08-13T13:32:00Z"/>
              </w:rPr>
            </w:pPr>
            <w:ins w:id="3931" w:author="Thomas Dietz" w:date="2012-08-13T13:32:00Z">
              <w:r>
                <w:t xml:space="preserve">        &lt;xs:annotation&gt;</w:t>
              </w:r>
            </w:ins>
          </w:p>
          <w:p w14:paraId="62D570C3" w14:textId="77777777" w:rsidR="00257D58" w:rsidRDefault="00257D58" w:rsidP="00257D58">
            <w:pPr>
              <w:pStyle w:val="XML1"/>
              <w:rPr>
                <w:ins w:id="3932" w:author="Thomas Dietz" w:date="2012-08-13T13:32:00Z"/>
              </w:rPr>
            </w:pPr>
            <w:ins w:id="3933" w:author="Thomas Dietz" w:date="2012-08-13T13:32:00Z">
              <w:r>
                <w:t xml:space="preserve">          &lt;xs:documentation&gt;</w:t>
              </w:r>
            </w:ins>
          </w:p>
          <w:p w14:paraId="3153C800" w14:textId="77777777" w:rsidR="00257D58" w:rsidRDefault="00257D58" w:rsidP="00257D58">
            <w:pPr>
              <w:pStyle w:val="XML1"/>
              <w:rPr>
                <w:ins w:id="3934" w:author="Thomas Dietz" w:date="2012-08-13T13:32:00Z"/>
              </w:rPr>
            </w:pPr>
            <w:ins w:id="3935" w:author="Thomas Dietz" w:date="2012-08-13T13:32:00Z">
              <w:r>
                <w:t xml:space="preserve">            This element indicates the the behavior of the </w:t>
              </w:r>
            </w:ins>
          </w:p>
          <w:p w14:paraId="762C75B3" w14:textId="77777777" w:rsidR="00257D58" w:rsidRDefault="00257D58" w:rsidP="00257D58">
            <w:pPr>
              <w:pStyle w:val="XML1"/>
              <w:rPr>
                <w:ins w:id="3936" w:author="Thomas Dietz" w:date="2012-08-13T13:32:00Z"/>
              </w:rPr>
            </w:pPr>
            <w:ins w:id="3937" w:author="Thomas Dietz" w:date="2012-08-13T13:32:00Z">
              <w:r>
                <w:t xml:space="preserve">            OpenFlow Logical Switch in case it loses contact with all </w:t>
              </w:r>
            </w:ins>
          </w:p>
          <w:p w14:paraId="22AC3BBB" w14:textId="77777777" w:rsidR="00257D58" w:rsidRDefault="00257D58" w:rsidP="00257D58">
            <w:pPr>
              <w:pStyle w:val="XML1"/>
              <w:rPr>
                <w:ins w:id="3938" w:author="Thomas Dietz" w:date="2012-08-13T13:32:00Z"/>
              </w:rPr>
            </w:pPr>
            <w:ins w:id="3939" w:author="Thomas Dietz" w:date="2012-08-13T13:32:00Z">
              <w:r>
                <w:t xml:space="preserve">            OpenFlow Controllers.  There are two alternative modes in</w:t>
              </w:r>
            </w:ins>
          </w:p>
          <w:p w14:paraId="447C3765" w14:textId="77777777" w:rsidR="00257D58" w:rsidRDefault="00257D58" w:rsidP="00257D58">
            <w:pPr>
              <w:pStyle w:val="XML1"/>
              <w:rPr>
                <w:ins w:id="3940" w:author="Thomas Dietz" w:date="2012-08-13T13:32:00Z"/>
              </w:rPr>
            </w:pPr>
            <w:ins w:id="3941" w:author="Thomas Dietz" w:date="2012-08-13T13:32:00Z">
              <w:r>
                <w:t xml:space="preserve">            such a case: fails secure mode and fail standalone mode as</w:t>
              </w:r>
            </w:ins>
          </w:p>
          <w:p w14:paraId="6C65FBF3" w14:textId="77777777" w:rsidR="00257D58" w:rsidRDefault="00257D58" w:rsidP="00257D58">
            <w:pPr>
              <w:pStyle w:val="XML1"/>
              <w:rPr>
                <w:ins w:id="3942" w:author="Thomas Dietz" w:date="2012-08-13T13:32:00Z"/>
              </w:rPr>
            </w:pPr>
            <w:ins w:id="3943" w:author="Thomas Dietz" w:date="2012-08-13T13:32:00Z">
              <w:r>
                <w:t xml:space="preserve">            defined by the OpenFlow protocol specification version 1.2,</w:t>
              </w:r>
            </w:ins>
          </w:p>
          <w:p w14:paraId="1F7F8673" w14:textId="77777777" w:rsidR="00257D58" w:rsidRDefault="00257D58" w:rsidP="00257D58">
            <w:pPr>
              <w:pStyle w:val="XML1"/>
              <w:rPr>
                <w:ins w:id="3944" w:author="Thomas Dietz" w:date="2012-08-13T13:32:00Z"/>
              </w:rPr>
            </w:pPr>
            <w:ins w:id="3945" w:author="Thomas Dietz" w:date="2012-08-13T13:32:00Z">
              <w:r>
                <w:t xml:space="preserve">            section 6.4.  These are the only allowed values for this</w:t>
              </w:r>
            </w:ins>
          </w:p>
          <w:p w14:paraId="7A55B647" w14:textId="77777777" w:rsidR="00257D58" w:rsidRDefault="00257D58" w:rsidP="00257D58">
            <w:pPr>
              <w:pStyle w:val="XML1"/>
              <w:rPr>
                <w:ins w:id="3946" w:author="Thomas Dietz" w:date="2012-08-13T13:32:00Z"/>
              </w:rPr>
            </w:pPr>
            <w:ins w:id="3947" w:author="Thomas Dietz" w:date="2012-08-13T13:32:00Z">
              <w:r>
                <w:t xml:space="preserve">            element. Default is the fail secure mode.</w:t>
              </w:r>
            </w:ins>
          </w:p>
          <w:p w14:paraId="453EAD17" w14:textId="77777777" w:rsidR="00257D58" w:rsidRDefault="00257D58" w:rsidP="00257D58">
            <w:pPr>
              <w:pStyle w:val="XML1"/>
              <w:rPr>
                <w:ins w:id="3948" w:author="Thomas Dietz" w:date="2012-08-13T13:32:00Z"/>
              </w:rPr>
            </w:pPr>
          </w:p>
          <w:p w14:paraId="10832965" w14:textId="77777777" w:rsidR="00257D58" w:rsidRDefault="00257D58" w:rsidP="00257D58">
            <w:pPr>
              <w:pStyle w:val="XML1"/>
              <w:rPr>
                <w:ins w:id="3949" w:author="Thomas Dietz" w:date="2012-08-13T13:32:00Z"/>
              </w:rPr>
            </w:pPr>
            <w:ins w:id="3950" w:author="Thomas Dietz" w:date="2012-08-13T13:32:00Z">
              <w:r>
                <w:lastRenderedPageBreak/>
                <w:t xml:space="preserve">            This element is optional. If this element is not present it</w:t>
              </w:r>
            </w:ins>
          </w:p>
          <w:p w14:paraId="12D7B999" w14:textId="77777777" w:rsidR="00257D58" w:rsidRDefault="00257D58" w:rsidP="00257D58">
            <w:pPr>
              <w:pStyle w:val="XML1"/>
              <w:rPr>
                <w:ins w:id="3951" w:author="Thomas Dietz" w:date="2012-08-13T13:32:00Z"/>
              </w:rPr>
            </w:pPr>
            <w:ins w:id="3952" w:author="Thomas Dietz" w:date="2012-08-13T13:32:00Z">
              <w:r>
                <w:t xml:space="preserve">            defaults to 'failSecureMode'.</w:t>
              </w:r>
            </w:ins>
          </w:p>
          <w:p w14:paraId="78F7D501" w14:textId="77777777" w:rsidR="00257D58" w:rsidRDefault="00257D58" w:rsidP="00257D58">
            <w:pPr>
              <w:pStyle w:val="XML1"/>
              <w:rPr>
                <w:ins w:id="3953" w:author="Thomas Dietz" w:date="2012-08-13T13:32:00Z"/>
              </w:rPr>
            </w:pPr>
            <w:ins w:id="3954" w:author="Thomas Dietz" w:date="2012-08-13T13:32:00Z">
              <w:r>
                <w:t xml:space="preserve">          &lt;/xs:documentation&gt;</w:t>
              </w:r>
            </w:ins>
          </w:p>
          <w:p w14:paraId="56B390EE" w14:textId="77777777" w:rsidR="00257D58" w:rsidRDefault="00257D58" w:rsidP="00257D58">
            <w:pPr>
              <w:pStyle w:val="XML1"/>
              <w:rPr>
                <w:ins w:id="3955" w:author="Thomas Dietz" w:date="2012-08-13T13:32:00Z"/>
              </w:rPr>
            </w:pPr>
            <w:ins w:id="3956" w:author="Thomas Dietz" w:date="2012-08-13T13:32:00Z">
              <w:r>
                <w:t xml:space="preserve">        &lt;/xs:annotation&gt;</w:t>
              </w:r>
            </w:ins>
          </w:p>
          <w:p w14:paraId="41CBE72F" w14:textId="77777777" w:rsidR="00257D58" w:rsidRDefault="00257D58" w:rsidP="00257D58">
            <w:pPr>
              <w:pStyle w:val="XML1"/>
              <w:rPr>
                <w:ins w:id="3957" w:author="Thomas Dietz" w:date="2012-08-13T13:32:00Z"/>
              </w:rPr>
            </w:pPr>
            <w:ins w:id="3958" w:author="Thomas Dietz" w:date="2012-08-13T13:32:00Z">
              <w:r>
                <w:t xml:space="preserve">        &lt;xs:simpleType&gt;</w:t>
              </w:r>
            </w:ins>
          </w:p>
          <w:p w14:paraId="4670BF0E" w14:textId="77777777" w:rsidR="00257D58" w:rsidRDefault="00257D58" w:rsidP="00257D58">
            <w:pPr>
              <w:pStyle w:val="XML1"/>
              <w:rPr>
                <w:ins w:id="3959" w:author="Thomas Dietz" w:date="2012-08-13T13:32:00Z"/>
              </w:rPr>
            </w:pPr>
            <w:ins w:id="3960" w:author="Thomas Dietz" w:date="2012-08-13T13:32:00Z">
              <w:r>
                <w:t xml:space="preserve">          &lt;xs:restriction base="xs:string"&gt;</w:t>
              </w:r>
            </w:ins>
          </w:p>
          <w:p w14:paraId="6E5E52C7" w14:textId="77777777" w:rsidR="00257D58" w:rsidRDefault="00257D58" w:rsidP="00257D58">
            <w:pPr>
              <w:pStyle w:val="XML1"/>
              <w:rPr>
                <w:ins w:id="3961" w:author="Thomas Dietz" w:date="2012-08-13T13:32:00Z"/>
              </w:rPr>
            </w:pPr>
            <w:ins w:id="3962" w:author="Thomas Dietz" w:date="2012-08-13T13:32:00Z">
              <w:r>
                <w:t xml:space="preserve">            &lt;xs:enumeration value="failSecureMode"/&gt;</w:t>
              </w:r>
            </w:ins>
          </w:p>
          <w:p w14:paraId="339A7C34" w14:textId="77777777" w:rsidR="00257D58" w:rsidRDefault="00257D58" w:rsidP="00257D58">
            <w:pPr>
              <w:pStyle w:val="XML1"/>
              <w:rPr>
                <w:ins w:id="3963" w:author="Thomas Dietz" w:date="2012-08-13T13:32:00Z"/>
              </w:rPr>
            </w:pPr>
            <w:ins w:id="3964" w:author="Thomas Dietz" w:date="2012-08-13T13:32:00Z">
              <w:r>
                <w:t xml:space="preserve">            &lt;xs:enumeration value="failStandaloneMode"/&gt;</w:t>
              </w:r>
            </w:ins>
          </w:p>
          <w:p w14:paraId="489B9D8C" w14:textId="77777777" w:rsidR="00257D58" w:rsidRDefault="00257D58" w:rsidP="00257D58">
            <w:pPr>
              <w:pStyle w:val="XML1"/>
              <w:rPr>
                <w:ins w:id="3965" w:author="Thomas Dietz" w:date="2012-08-13T13:32:00Z"/>
              </w:rPr>
            </w:pPr>
            <w:ins w:id="3966" w:author="Thomas Dietz" w:date="2012-08-13T13:32:00Z">
              <w:r>
                <w:t xml:space="preserve">          &lt;/xs:restriction&gt;</w:t>
              </w:r>
            </w:ins>
          </w:p>
          <w:p w14:paraId="14F7E8B7" w14:textId="77777777" w:rsidR="00257D58" w:rsidRDefault="00257D58" w:rsidP="00257D58">
            <w:pPr>
              <w:pStyle w:val="XML1"/>
              <w:rPr>
                <w:ins w:id="3967" w:author="Thomas Dietz" w:date="2012-08-13T13:32:00Z"/>
              </w:rPr>
            </w:pPr>
            <w:ins w:id="3968" w:author="Thomas Dietz" w:date="2012-08-13T13:32:00Z">
              <w:r>
                <w:t xml:space="preserve">        &lt;/xs:simpleType&gt;</w:t>
              </w:r>
            </w:ins>
          </w:p>
          <w:p w14:paraId="05A77AB1" w14:textId="77777777" w:rsidR="00257D58" w:rsidRDefault="00257D58" w:rsidP="00257D58">
            <w:pPr>
              <w:pStyle w:val="XML1"/>
              <w:rPr>
                <w:ins w:id="3969" w:author="Thomas Dietz" w:date="2012-08-13T13:32:00Z"/>
              </w:rPr>
            </w:pPr>
            <w:ins w:id="3970" w:author="Thomas Dietz" w:date="2012-08-13T13:32:00Z">
              <w:r>
                <w:t xml:space="preserve">      &lt;/xs:element&gt;</w:t>
              </w:r>
            </w:ins>
          </w:p>
          <w:p w14:paraId="051A9359" w14:textId="77777777" w:rsidR="00257D58" w:rsidRDefault="00257D58" w:rsidP="00257D58">
            <w:pPr>
              <w:pStyle w:val="XML1"/>
              <w:rPr>
                <w:ins w:id="3971" w:author="Thomas Dietz" w:date="2012-08-13T13:32:00Z"/>
              </w:rPr>
            </w:pPr>
            <w:ins w:id="3972" w:author="Thomas Dietz" w:date="2012-08-13T13:32:00Z">
              <w:r>
                <w:t xml:space="preserve">      &lt;xs:element name="controllers"&gt;</w:t>
              </w:r>
            </w:ins>
          </w:p>
          <w:p w14:paraId="679375E7" w14:textId="77777777" w:rsidR="00257D58" w:rsidRDefault="00257D58" w:rsidP="00257D58">
            <w:pPr>
              <w:pStyle w:val="XML1"/>
              <w:rPr>
                <w:ins w:id="3973" w:author="Thomas Dietz" w:date="2012-08-13T13:32:00Z"/>
              </w:rPr>
            </w:pPr>
            <w:ins w:id="3974" w:author="Thomas Dietz" w:date="2012-08-13T13:32:00Z">
              <w:r>
                <w:t xml:space="preserve">        &lt;xs:annotation&gt;</w:t>
              </w:r>
            </w:ins>
          </w:p>
          <w:p w14:paraId="1F1EFE14" w14:textId="77777777" w:rsidR="00257D58" w:rsidRDefault="00257D58" w:rsidP="00257D58">
            <w:pPr>
              <w:pStyle w:val="XML1"/>
              <w:rPr>
                <w:ins w:id="3975" w:author="Thomas Dietz" w:date="2012-08-13T13:32:00Z"/>
              </w:rPr>
            </w:pPr>
            <w:ins w:id="3976" w:author="Thomas Dietz" w:date="2012-08-13T13:32:00Z">
              <w:r>
                <w:t xml:space="preserve">          &lt;xs:documentation&gt;</w:t>
              </w:r>
            </w:ins>
          </w:p>
          <w:p w14:paraId="030612F8" w14:textId="77777777" w:rsidR="00257D58" w:rsidRDefault="00257D58" w:rsidP="00257D58">
            <w:pPr>
              <w:pStyle w:val="XML1"/>
              <w:rPr>
                <w:ins w:id="3977" w:author="Thomas Dietz" w:date="2012-08-13T13:32:00Z"/>
              </w:rPr>
            </w:pPr>
            <w:ins w:id="3978" w:author="Thomas Dietz" w:date="2012-08-13T13:32:00Z">
              <w:r>
                <w:t xml:space="preserve">            The list of controllers for this Logical switch.</w:t>
              </w:r>
            </w:ins>
          </w:p>
          <w:p w14:paraId="1B12756F" w14:textId="77777777" w:rsidR="00257D58" w:rsidRDefault="00257D58" w:rsidP="00257D58">
            <w:pPr>
              <w:pStyle w:val="XML1"/>
              <w:rPr>
                <w:ins w:id="3979" w:author="Thomas Dietz" w:date="2012-08-13T13:32:00Z"/>
              </w:rPr>
            </w:pPr>
          </w:p>
          <w:p w14:paraId="2E2FE5CA" w14:textId="77777777" w:rsidR="00257D58" w:rsidRDefault="00257D58" w:rsidP="00257D58">
            <w:pPr>
              <w:pStyle w:val="XML1"/>
              <w:rPr>
                <w:ins w:id="3980" w:author="Thomas Dietz" w:date="2012-08-13T13:32:00Z"/>
              </w:rPr>
            </w:pPr>
            <w:ins w:id="3981" w:author="Thomas Dietz" w:date="2012-08-13T13:32:00Z">
              <w:r>
                <w:t xml:space="preserve">            The element 'id' of OFControllerType MUST be unique within</w:t>
              </w:r>
            </w:ins>
          </w:p>
          <w:p w14:paraId="7E8F4547" w14:textId="77777777" w:rsidR="00257D58" w:rsidRDefault="00257D58" w:rsidP="00257D58">
            <w:pPr>
              <w:pStyle w:val="XML1"/>
              <w:rPr>
                <w:ins w:id="3982" w:author="Thomas Dietz" w:date="2012-08-13T13:32:00Z"/>
              </w:rPr>
            </w:pPr>
            <w:ins w:id="3983" w:author="Thomas Dietz" w:date="2012-08-13T13:32:00Z">
              <w:r>
                <w:t xml:space="preserve">            this list.</w:t>
              </w:r>
            </w:ins>
          </w:p>
          <w:p w14:paraId="5961BF42" w14:textId="77777777" w:rsidR="00257D58" w:rsidRDefault="00257D58" w:rsidP="00257D58">
            <w:pPr>
              <w:pStyle w:val="XML1"/>
              <w:rPr>
                <w:ins w:id="3984" w:author="Thomas Dietz" w:date="2012-08-13T13:32:00Z"/>
              </w:rPr>
            </w:pPr>
            <w:ins w:id="3985" w:author="Thomas Dietz" w:date="2012-08-13T13:32:00Z">
              <w:r>
                <w:t xml:space="preserve">          &lt;/xs:documentation&gt;</w:t>
              </w:r>
            </w:ins>
          </w:p>
          <w:p w14:paraId="15F33A98" w14:textId="77777777" w:rsidR="00257D58" w:rsidRDefault="00257D58" w:rsidP="00257D58">
            <w:pPr>
              <w:pStyle w:val="XML1"/>
              <w:rPr>
                <w:ins w:id="3986" w:author="Thomas Dietz" w:date="2012-08-13T13:32:00Z"/>
              </w:rPr>
            </w:pPr>
            <w:ins w:id="3987" w:author="Thomas Dietz" w:date="2012-08-13T13:32:00Z">
              <w:r>
                <w:t xml:space="preserve">        &lt;/xs:annotation&gt;</w:t>
              </w:r>
            </w:ins>
          </w:p>
          <w:p w14:paraId="2F1B971C" w14:textId="77777777" w:rsidR="00257D58" w:rsidRDefault="00257D58" w:rsidP="00257D58">
            <w:pPr>
              <w:pStyle w:val="XML1"/>
              <w:rPr>
                <w:ins w:id="3988" w:author="Thomas Dietz" w:date="2012-08-13T13:32:00Z"/>
              </w:rPr>
            </w:pPr>
            <w:ins w:id="3989" w:author="Thomas Dietz" w:date="2012-08-13T13:32:00Z">
              <w:r>
                <w:t xml:space="preserve">        &lt;xs:complexType&gt;</w:t>
              </w:r>
            </w:ins>
          </w:p>
          <w:p w14:paraId="5080E85C" w14:textId="77777777" w:rsidR="00257D58" w:rsidRDefault="00257D58" w:rsidP="00257D58">
            <w:pPr>
              <w:pStyle w:val="XML1"/>
              <w:rPr>
                <w:ins w:id="3990" w:author="Thomas Dietz" w:date="2012-08-13T13:32:00Z"/>
              </w:rPr>
            </w:pPr>
            <w:ins w:id="3991" w:author="Thomas Dietz" w:date="2012-08-13T13:32:00Z">
              <w:r>
                <w:t xml:space="preserve">          &lt;xs:sequence&gt;</w:t>
              </w:r>
            </w:ins>
          </w:p>
          <w:p w14:paraId="7C5EED6E" w14:textId="77777777" w:rsidR="00257D58" w:rsidRDefault="00257D58" w:rsidP="00257D58">
            <w:pPr>
              <w:pStyle w:val="XML1"/>
              <w:rPr>
                <w:ins w:id="3992" w:author="Thomas Dietz" w:date="2012-08-13T13:32:00Z"/>
              </w:rPr>
            </w:pPr>
            <w:ins w:id="3993" w:author="Thomas Dietz" w:date="2012-08-13T13:32:00Z">
              <w:r>
                <w:t xml:space="preserve">            &lt;xs:element name="controller" minOccurs="0" maxOccurs="unbounded"&gt;</w:t>
              </w:r>
            </w:ins>
          </w:p>
          <w:p w14:paraId="60C79742" w14:textId="77777777" w:rsidR="00257D58" w:rsidRDefault="00257D58" w:rsidP="00257D58">
            <w:pPr>
              <w:pStyle w:val="XML1"/>
              <w:rPr>
                <w:ins w:id="3994" w:author="Thomas Dietz" w:date="2012-08-13T13:32:00Z"/>
              </w:rPr>
            </w:pPr>
            <w:ins w:id="3995" w:author="Thomas Dietz" w:date="2012-08-13T13:32:00Z">
              <w:r>
                <w:t xml:space="preserve">              &lt;xs:annotation&gt;</w:t>
              </w:r>
            </w:ins>
          </w:p>
          <w:p w14:paraId="6402BA62" w14:textId="77777777" w:rsidR="00257D58" w:rsidRDefault="00257D58" w:rsidP="00257D58">
            <w:pPr>
              <w:pStyle w:val="XML1"/>
              <w:rPr>
                <w:ins w:id="3996" w:author="Thomas Dietz" w:date="2012-08-13T13:32:00Z"/>
              </w:rPr>
            </w:pPr>
            <w:ins w:id="3997" w:author="Thomas Dietz" w:date="2012-08-13T13:32:00Z">
              <w:r>
                <w:t xml:space="preserve">                &lt;xs:documentation&gt;</w:t>
              </w:r>
            </w:ins>
          </w:p>
          <w:p w14:paraId="57B521A9" w14:textId="77777777" w:rsidR="00257D58" w:rsidRDefault="00257D58" w:rsidP="00257D58">
            <w:pPr>
              <w:pStyle w:val="XML1"/>
              <w:rPr>
                <w:ins w:id="3998" w:author="Thomas Dietz" w:date="2012-08-13T13:32:00Z"/>
              </w:rPr>
            </w:pPr>
            <w:ins w:id="3999" w:author="Thomas Dietz" w:date="2012-08-13T13:32:00Z">
              <w:r>
                <w:t xml:space="preserve">                  The list of OpenFlow Controllers that are </w:t>
              </w:r>
            </w:ins>
          </w:p>
          <w:p w14:paraId="5AD924FD" w14:textId="77777777" w:rsidR="00257D58" w:rsidRDefault="00257D58" w:rsidP="00257D58">
            <w:pPr>
              <w:pStyle w:val="XML1"/>
              <w:rPr>
                <w:ins w:id="4000" w:author="Thomas Dietz" w:date="2012-08-13T13:32:00Z"/>
              </w:rPr>
            </w:pPr>
            <w:ins w:id="4001" w:author="Thomas Dietz" w:date="2012-08-13T13:32:00Z">
              <w:r>
                <w:t xml:space="preserve">                  assigned to the OpenFlow Logical Switch.  The switch MUST</w:t>
              </w:r>
            </w:ins>
          </w:p>
          <w:p w14:paraId="576CDA85" w14:textId="77777777" w:rsidR="00257D58" w:rsidRDefault="00257D58" w:rsidP="00257D58">
            <w:pPr>
              <w:pStyle w:val="XML1"/>
              <w:rPr>
                <w:ins w:id="4002" w:author="Thomas Dietz" w:date="2012-08-13T13:32:00Z"/>
              </w:rPr>
            </w:pPr>
            <w:ins w:id="4003" w:author="Thomas Dietz" w:date="2012-08-13T13:32:00Z">
              <w:r>
                <w:t xml:space="preserve">                  NOT connect to any OpenFlow Controller that is not</w:t>
              </w:r>
            </w:ins>
          </w:p>
          <w:p w14:paraId="06080DA4" w14:textId="77777777" w:rsidR="00257D58" w:rsidRDefault="00257D58" w:rsidP="00257D58">
            <w:pPr>
              <w:pStyle w:val="XML1"/>
              <w:rPr>
                <w:ins w:id="4004" w:author="Thomas Dietz" w:date="2012-08-13T13:32:00Z"/>
              </w:rPr>
            </w:pPr>
            <w:ins w:id="4005" w:author="Thomas Dietz" w:date="2012-08-13T13:32:00Z">
              <w:r>
                <w:t xml:space="preserve">                  contained in this list.</w:t>
              </w:r>
            </w:ins>
          </w:p>
          <w:p w14:paraId="7E000093" w14:textId="77777777" w:rsidR="00257D58" w:rsidRDefault="00257D58" w:rsidP="00257D58">
            <w:pPr>
              <w:pStyle w:val="XML1"/>
              <w:rPr>
                <w:ins w:id="4006" w:author="Thomas Dietz" w:date="2012-08-13T13:32:00Z"/>
              </w:rPr>
            </w:pPr>
          </w:p>
          <w:p w14:paraId="612309DA" w14:textId="77777777" w:rsidR="00257D58" w:rsidRDefault="00257D58" w:rsidP="00257D58">
            <w:pPr>
              <w:pStyle w:val="XML1"/>
              <w:rPr>
                <w:ins w:id="4007" w:author="Thomas Dietz" w:date="2012-08-13T13:32:00Z"/>
              </w:rPr>
            </w:pPr>
            <w:ins w:id="4008" w:author="Thomas Dietz" w:date="2012-08-13T13:32:00Z">
              <w:r>
                <w:t xml:space="preserve">                  NETCONF &amp;lt;edit-config&amp;gt; operations MUST be implemented as </w:t>
              </w:r>
            </w:ins>
          </w:p>
          <w:p w14:paraId="183DD32E" w14:textId="77777777" w:rsidR="00257D58" w:rsidRDefault="00257D58" w:rsidP="00257D58">
            <w:pPr>
              <w:pStyle w:val="XML1"/>
              <w:rPr>
                <w:ins w:id="4009" w:author="Thomas Dietz" w:date="2012-08-13T13:32:00Z"/>
              </w:rPr>
            </w:pPr>
            <w:ins w:id="4010" w:author="Thomas Dietz" w:date="2012-08-13T13:32:00Z">
              <w:r>
                <w:t xml:space="preserve">                  follows: </w:t>
              </w:r>
            </w:ins>
          </w:p>
          <w:p w14:paraId="16DB3D2B" w14:textId="77777777" w:rsidR="00257D58" w:rsidRDefault="00257D58" w:rsidP="00257D58">
            <w:pPr>
              <w:pStyle w:val="XML1"/>
              <w:rPr>
                <w:ins w:id="4011" w:author="Thomas Dietz" w:date="2012-08-13T13:32:00Z"/>
              </w:rPr>
            </w:pPr>
          </w:p>
          <w:p w14:paraId="73C64999" w14:textId="77777777" w:rsidR="00257D58" w:rsidRDefault="00257D58" w:rsidP="00257D58">
            <w:pPr>
              <w:pStyle w:val="XML1"/>
              <w:rPr>
                <w:ins w:id="4012" w:author="Thomas Dietz" w:date="2012-08-13T13:32:00Z"/>
              </w:rPr>
            </w:pPr>
            <w:ins w:id="4013" w:author="Thomas Dietz" w:date="2012-08-13T13:32:00Z">
              <w:r>
                <w:t xml:space="preserve">                  * The 'id' element MUST be present at all &amp;lt;edit-config&amp;gt;</w:t>
              </w:r>
            </w:ins>
          </w:p>
          <w:p w14:paraId="19026E84" w14:textId="77777777" w:rsidR="00257D58" w:rsidRDefault="00257D58" w:rsidP="00257D58">
            <w:pPr>
              <w:pStyle w:val="XML1"/>
              <w:rPr>
                <w:ins w:id="4014" w:author="Thomas Dietz" w:date="2012-08-13T13:32:00Z"/>
              </w:rPr>
            </w:pPr>
            <w:ins w:id="4015" w:author="Thomas Dietz" w:date="2012-08-13T13:32:00Z">
              <w:r>
                <w:t xml:space="preserve">                  operations to identify the controller.</w:t>
              </w:r>
            </w:ins>
          </w:p>
          <w:p w14:paraId="0D568211" w14:textId="77777777" w:rsidR="00257D58" w:rsidRDefault="00257D58" w:rsidP="00257D58">
            <w:pPr>
              <w:pStyle w:val="XML1"/>
              <w:rPr>
                <w:ins w:id="4016" w:author="Thomas Dietz" w:date="2012-08-13T13:32:00Z"/>
              </w:rPr>
            </w:pPr>
            <w:ins w:id="4017" w:author="Thomas Dietz" w:date="2012-08-13T13:32:00Z">
              <w:r>
                <w:t xml:space="preserve">                  * If the operation is 'merge' or 'replace', the element</w:t>
              </w:r>
            </w:ins>
          </w:p>
          <w:p w14:paraId="4AC87DEC" w14:textId="77777777" w:rsidR="00257D58" w:rsidRDefault="00257D58" w:rsidP="00257D58">
            <w:pPr>
              <w:pStyle w:val="XML1"/>
              <w:rPr>
                <w:ins w:id="4018" w:author="Thomas Dietz" w:date="2012-08-13T13:32:00Z"/>
              </w:rPr>
            </w:pPr>
            <w:ins w:id="4019" w:author="Thomas Dietz" w:date="2012-08-13T13:32:00Z">
              <w:r>
                <w:t xml:space="preserve">                  is created if it does not exist, and its value is set</w:t>
              </w:r>
            </w:ins>
          </w:p>
          <w:p w14:paraId="0893A5F9" w14:textId="77777777" w:rsidR="00257D58" w:rsidRDefault="00257D58" w:rsidP="00257D58">
            <w:pPr>
              <w:pStyle w:val="XML1"/>
              <w:rPr>
                <w:ins w:id="4020" w:author="Thomas Dietz" w:date="2012-08-13T13:32:00Z"/>
              </w:rPr>
            </w:pPr>
            <w:ins w:id="4021" w:author="Thomas Dietz" w:date="2012-08-13T13:32:00Z">
              <w:r>
                <w:t xml:space="preserve">                  to the value found in the XML RPC data.</w:t>
              </w:r>
            </w:ins>
          </w:p>
          <w:p w14:paraId="2352EFC4" w14:textId="77777777" w:rsidR="00257D58" w:rsidRDefault="00257D58" w:rsidP="00257D58">
            <w:pPr>
              <w:pStyle w:val="XML1"/>
              <w:rPr>
                <w:ins w:id="4022" w:author="Thomas Dietz" w:date="2012-08-13T13:32:00Z"/>
              </w:rPr>
            </w:pPr>
            <w:ins w:id="4023" w:author="Thomas Dietz" w:date="2012-08-13T13:32:00Z">
              <w:r>
                <w:t xml:space="preserve">                  * If the operation is 'create', the element is created if</w:t>
              </w:r>
            </w:ins>
          </w:p>
          <w:p w14:paraId="3FC4EF6B" w14:textId="77777777" w:rsidR="00257D58" w:rsidRDefault="00257D58" w:rsidP="00257D58">
            <w:pPr>
              <w:pStyle w:val="XML1"/>
              <w:rPr>
                <w:ins w:id="4024" w:author="Thomas Dietz" w:date="2012-08-13T13:32:00Z"/>
              </w:rPr>
            </w:pPr>
            <w:ins w:id="4025" w:author="Thomas Dietz" w:date="2012-08-13T13:32:00Z">
              <w:r>
                <w:t xml:space="preserve">                  it does not exist. If the element already exists, a</w:t>
              </w:r>
            </w:ins>
          </w:p>
          <w:p w14:paraId="0121C513" w14:textId="77777777" w:rsidR="00257D58" w:rsidRDefault="00257D58" w:rsidP="00257D58">
            <w:pPr>
              <w:pStyle w:val="XML1"/>
              <w:rPr>
                <w:ins w:id="4026" w:author="Thomas Dietz" w:date="2012-08-13T13:32:00Z"/>
              </w:rPr>
            </w:pPr>
            <w:ins w:id="4027" w:author="Thomas Dietz" w:date="2012-08-13T13:32:00Z">
              <w:r>
                <w:t xml:space="preserve">                  'data</w:t>
              </w:r>
              <w:r>
                <w:rPr>
                  <w:rFonts w:ascii="MS Mincho" w:eastAsia="MS Mincho" w:hAnsi="MS Mincho" w:cs="MS Mincho" w:hint="eastAsia"/>
                </w:rPr>
                <w:t>‑</w:t>
              </w:r>
              <w:r>
                <w:t>exists' error is returned.</w:t>
              </w:r>
            </w:ins>
          </w:p>
          <w:p w14:paraId="07921E48" w14:textId="77777777" w:rsidR="00257D58" w:rsidRDefault="00257D58" w:rsidP="00257D58">
            <w:pPr>
              <w:pStyle w:val="XML1"/>
              <w:rPr>
                <w:ins w:id="4028" w:author="Thomas Dietz" w:date="2012-08-13T13:32:00Z"/>
              </w:rPr>
            </w:pPr>
            <w:ins w:id="4029" w:author="Thomas Dietz" w:date="2012-08-13T13:32:00Z">
              <w:r>
                <w:t xml:space="preserve">                  * If the operation is 'delete', the element is deleted if</w:t>
              </w:r>
            </w:ins>
          </w:p>
          <w:p w14:paraId="0BA0625D" w14:textId="77777777" w:rsidR="00257D58" w:rsidRDefault="00257D58" w:rsidP="00257D58">
            <w:pPr>
              <w:pStyle w:val="XML1"/>
              <w:rPr>
                <w:ins w:id="4030" w:author="Thomas Dietz" w:date="2012-08-13T13:32:00Z"/>
              </w:rPr>
            </w:pPr>
            <w:ins w:id="4031" w:author="Thomas Dietz" w:date="2012-08-13T13:32:00Z">
              <w:r>
                <w:t xml:space="preserve">                  it exists. If the element does not exist, a </w:t>
              </w:r>
            </w:ins>
          </w:p>
          <w:p w14:paraId="22EA3D3A" w14:textId="77777777" w:rsidR="00257D58" w:rsidRDefault="00257D58" w:rsidP="00257D58">
            <w:pPr>
              <w:pStyle w:val="XML1"/>
              <w:rPr>
                <w:ins w:id="4032" w:author="Thomas Dietz" w:date="2012-08-13T13:32:00Z"/>
              </w:rPr>
            </w:pPr>
            <w:ins w:id="4033" w:author="Thomas Dietz" w:date="2012-08-13T13:32:00Z">
              <w:r>
                <w:t xml:space="preserve">                  'data</w:t>
              </w:r>
              <w:r>
                <w:rPr>
                  <w:rFonts w:ascii="MS Mincho" w:eastAsia="MS Mincho" w:hAnsi="MS Mincho" w:cs="MS Mincho" w:hint="eastAsia"/>
                </w:rPr>
                <w:t>‑</w:t>
              </w:r>
              <w:r>
                <w:t>missing' error is returned.</w:t>
              </w:r>
            </w:ins>
          </w:p>
          <w:p w14:paraId="0F3B9514" w14:textId="77777777" w:rsidR="00257D58" w:rsidRDefault="00257D58" w:rsidP="00257D58">
            <w:pPr>
              <w:pStyle w:val="XML1"/>
              <w:rPr>
                <w:ins w:id="4034" w:author="Thomas Dietz" w:date="2012-08-13T13:32:00Z"/>
              </w:rPr>
            </w:pPr>
            <w:ins w:id="4035" w:author="Thomas Dietz" w:date="2012-08-13T13:32:00Z">
              <w:r>
                <w:t xml:space="preserve">                &lt;/xs:documentation&gt;</w:t>
              </w:r>
            </w:ins>
          </w:p>
          <w:p w14:paraId="7BD2E888" w14:textId="77777777" w:rsidR="00257D58" w:rsidRDefault="00257D58" w:rsidP="00257D58">
            <w:pPr>
              <w:pStyle w:val="XML1"/>
              <w:rPr>
                <w:ins w:id="4036" w:author="Thomas Dietz" w:date="2012-08-13T13:32:00Z"/>
              </w:rPr>
            </w:pPr>
            <w:ins w:id="4037" w:author="Thomas Dietz" w:date="2012-08-13T13:32:00Z">
              <w:r>
                <w:t xml:space="preserve">              &lt;/xs:annotation&gt;</w:t>
              </w:r>
            </w:ins>
          </w:p>
          <w:p w14:paraId="652F9DCE" w14:textId="77777777" w:rsidR="00257D58" w:rsidRDefault="00257D58" w:rsidP="00257D58">
            <w:pPr>
              <w:pStyle w:val="XML1"/>
              <w:rPr>
                <w:ins w:id="4038" w:author="Thomas Dietz" w:date="2012-08-13T13:32:00Z"/>
              </w:rPr>
            </w:pPr>
            <w:ins w:id="4039" w:author="Thomas Dietz" w:date="2012-08-13T13:32:00Z">
              <w:r>
                <w:t xml:space="preserve">              &lt;xs:complexType&gt;</w:t>
              </w:r>
            </w:ins>
          </w:p>
          <w:p w14:paraId="6EC5DBBF" w14:textId="77777777" w:rsidR="00257D58" w:rsidRDefault="00257D58" w:rsidP="00257D58">
            <w:pPr>
              <w:pStyle w:val="XML1"/>
              <w:rPr>
                <w:ins w:id="4040" w:author="Thomas Dietz" w:date="2012-08-13T13:32:00Z"/>
              </w:rPr>
            </w:pPr>
            <w:ins w:id="4041" w:author="Thomas Dietz" w:date="2012-08-13T13:32:00Z">
              <w:r>
                <w:t xml:space="preserve">                &lt;xs:sequence&gt;</w:t>
              </w:r>
            </w:ins>
          </w:p>
          <w:p w14:paraId="378C2E84" w14:textId="77777777" w:rsidR="00257D58" w:rsidRDefault="00257D58" w:rsidP="00257D58">
            <w:pPr>
              <w:pStyle w:val="XML1"/>
              <w:rPr>
                <w:ins w:id="4042" w:author="Thomas Dietz" w:date="2012-08-13T13:32:00Z"/>
              </w:rPr>
            </w:pPr>
            <w:ins w:id="4043" w:author="Thomas Dietz" w:date="2012-08-13T13:32:00Z">
              <w:r>
                <w:t xml:space="preserve">                  &lt;xs:group ref="OFControllerType"/&gt;</w:t>
              </w:r>
            </w:ins>
          </w:p>
          <w:p w14:paraId="17E148A9" w14:textId="77777777" w:rsidR="00257D58" w:rsidRDefault="00257D58" w:rsidP="00257D58">
            <w:pPr>
              <w:pStyle w:val="XML1"/>
              <w:rPr>
                <w:ins w:id="4044" w:author="Thomas Dietz" w:date="2012-08-13T13:32:00Z"/>
              </w:rPr>
            </w:pPr>
            <w:ins w:id="4045" w:author="Thomas Dietz" w:date="2012-08-13T13:32:00Z">
              <w:r>
                <w:t xml:space="preserve">                &lt;/xs:sequence&gt;</w:t>
              </w:r>
            </w:ins>
          </w:p>
          <w:p w14:paraId="38AD328B" w14:textId="77777777" w:rsidR="00257D58" w:rsidRDefault="00257D58" w:rsidP="00257D58">
            <w:pPr>
              <w:pStyle w:val="XML1"/>
              <w:rPr>
                <w:ins w:id="4046" w:author="Thomas Dietz" w:date="2012-08-13T13:32:00Z"/>
              </w:rPr>
            </w:pPr>
            <w:ins w:id="4047" w:author="Thomas Dietz" w:date="2012-08-13T13:32:00Z">
              <w:r>
                <w:t xml:space="preserve">              &lt;/xs:complexType&gt;</w:t>
              </w:r>
            </w:ins>
          </w:p>
          <w:p w14:paraId="6778CC58" w14:textId="77777777" w:rsidR="00257D58" w:rsidRDefault="00257D58" w:rsidP="00257D58">
            <w:pPr>
              <w:pStyle w:val="XML1"/>
              <w:rPr>
                <w:ins w:id="4048" w:author="Thomas Dietz" w:date="2012-08-13T13:32:00Z"/>
              </w:rPr>
            </w:pPr>
            <w:ins w:id="4049" w:author="Thomas Dietz" w:date="2012-08-13T13:32:00Z">
              <w:r>
                <w:t xml:space="preserve">            &lt;/xs:element&gt;</w:t>
              </w:r>
            </w:ins>
          </w:p>
          <w:p w14:paraId="2044419C" w14:textId="77777777" w:rsidR="00257D58" w:rsidRDefault="00257D58" w:rsidP="00257D58">
            <w:pPr>
              <w:pStyle w:val="XML1"/>
              <w:rPr>
                <w:ins w:id="4050" w:author="Thomas Dietz" w:date="2012-08-13T13:32:00Z"/>
              </w:rPr>
            </w:pPr>
            <w:ins w:id="4051" w:author="Thomas Dietz" w:date="2012-08-13T13:32:00Z">
              <w:r>
                <w:t xml:space="preserve">          &lt;/xs:sequence&gt;</w:t>
              </w:r>
            </w:ins>
          </w:p>
          <w:p w14:paraId="7595B7E3" w14:textId="77777777" w:rsidR="00257D58" w:rsidRDefault="00257D58" w:rsidP="00257D58">
            <w:pPr>
              <w:pStyle w:val="XML1"/>
              <w:rPr>
                <w:ins w:id="4052" w:author="Thomas Dietz" w:date="2012-08-13T13:32:00Z"/>
              </w:rPr>
            </w:pPr>
            <w:ins w:id="4053" w:author="Thomas Dietz" w:date="2012-08-13T13:32:00Z">
              <w:r>
                <w:lastRenderedPageBreak/>
                <w:t xml:space="preserve">        &lt;/xs:complexType&gt;</w:t>
              </w:r>
            </w:ins>
          </w:p>
          <w:p w14:paraId="0BBC84D7" w14:textId="77777777" w:rsidR="00257D58" w:rsidRDefault="00257D58" w:rsidP="00257D58">
            <w:pPr>
              <w:pStyle w:val="XML1"/>
              <w:rPr>
                <w:ins w:id="4054" w:author="Thomas Dietz" w:date="2012-08-13T13:32:00Z"/>
              </w:rPr>
            </w:pPr>
            <w:ins w:id="4055" w:author="Thomas Dietz" w:date="2012-08-13T13:32:00Z">
              <w:r>
                <w:t xml:space="preserve">        &lt;xs:key name="key_controllers_controller"&gt;</w:t>
              </w:r>
            </w:ins>
          </w:p>
          <w:p w14:paraId="5A40EBDE" w14:textId="77777777" w:rsidR="00257D58" w:rsidRDefault="00257D58" w:rsidP="00257D58">
            <w:pPr>
              <w:pStyle w:val="XML1"/>
              <w:rPr>
                <w:ins w:id="4056" w:author="Thomas Dietz" w:date="2012-08-13T13:32:00Z"/>
              </w:rPr>
            </w:pPr>
            <w:ins w:id="4057" w:author="Thomas Dietz" w:date="2012-08-13T13:32:00Z">
              <w:r>
                <w:t xml:space="preserve">          &lt;xs:selector xpath="of11-config:controller"/&gt;</w:t>
              </w:r>
            </w:ins>
          </w:p>
          <w:p w14:paraId="07A59398" w14:textId="77777777" w:rsidR="00257D58" w:rsidRDefault="00257D58" w:rsidP="00257D58">
            <w:pPr>
              <w:pStyle w:val="XML1"/>
              <w:rPr>
                <w:ins w:id="4058" w:author="Thomas Dietz" w:date="2012-08-13T13:32:00Z"/>
              </w:rPr>
            </w:pPr>
            <w:ins w:id="4059" w:author="Thomas Dietz" w:date="2012-08-13T13:32:00Z">
              <w:r>
                <w:t xml:space="preserve">          &lt;xs:field xpath="of11-config:id"/&gt;</w:t>
              </w:r>
            </w:ins>
          </w:p>
          <w:p w14:paraId="761BEFEE" w14:textId="77777777" w:rsidR="00257D58" w:rsidRDefault="00257D58" w:rsidP="00257D58">
            <w:pPr>
              <w:pStyle w:val="XML1"/>
              <w:rPr>
                <w:ins w:id="4060" w:author="Thomas Dietz" w:date="2012-08-13T13:32:00Z"/>
              </w:rPr>
            </w:pPr>
            <w:ins w:id="4061" w:author="Thomas Dietz" w:date="2012-08-13T13:32:00Z">
              <w:r>
                <w:t xml:space="preserve">        &lt;/xs:key&gt;</w:t>
              </w:r>
            </w:ins>
          </w:p>
          <w:p w14:paraId="28D062C4" w14:textId="77777777" w:rsidR="00257D58" w:rsidRDefault="00257D58" w:rsidP="00257D58">
            <w:pPr>
              <w:pStyle w:val="XML1"/>
              <w:rPr>
                <w:ins w:id="4062" w:author="Thomas Dietz" w:date="2012-08-13T13:32:00Z"/>
              </w:rPr>
            </w:pPr>
            <w:ins w:id="4063" w:author="Thomas Dietz" w:date="2012-08-13T13:32:00Z">
              <w:r>
                <w:t xml:space="preserve">      &lt;/xs:element&gt;</w:t>
              </w:r>
            </w:ins>
          </w:p>
          <w:p w14:paraId="5D69C2DB" w14:textId="77777777" w:rsidR="00257D58" w:rsidRDefault="00257D58" w:rsidP="00257D58">
            <w:pPr>
              <w:pStyle w:val="XML1"/>
              <w:rPr>
                <w:ins w:id="4064" w:author="Thomas Dietz" w:date="2012-08-13T13:32:00Z"/>
              </w:rPr>
            </w:pPr>
            <w:ins w:id="4065" w:author="Thomas Dietz" w:date="2012-08-13T13:32:00Z">
              <w:r>
                <w:t xml:space="preserve">      &lt;xs:element name="resources"&gt;</w:t>
              </w:r>
            </w:ins>
          </w:p>
          <w:p w14:paraId="3D653A9A" w14:textId="77777777" w:rsidR="00257D58" w:rsidRDefault="00257D58" w:rsidP="00257D58">
            <w:pPr>
              <w:pStyle w:val="XML1"/>
              <w:rPr>
                <w:ins w:id="4066" w:author="Thomas Dietz" w:date="2012-08-13T13:32:00Z"/>
              </w:rPr>
            </w:pPr>
            <w:ins w:id="4067" w:author="Thomas Dietz" w:date="2012-08-13T13:32:00Z">
              <w:r>
                <w:t xml:space="preserve">        &lt;xs:annotation&gt;</w:t>
              </w:r>
            </w:ins>
          </w:p>
          <w:p w14:paraId="6F860720" w14:textId="77777777" w:rsidR="00257D58" w:rsidRDefault="00257D58" w:rsidP="00257D58">
            <w:pPr>
              <w:pStyle w:val="XML1"/>
              <w:rPr>
                <w:ins w:id="4068" w:author="Thomas Dietz" w:date="2012-08-13T13:32:00Z"/>
              </w:rPr>
            </w:pPr>
            <w:ins w:id="4069" w:author="Thomas Dietz" w:date="2012-08-13T13:32:00Z">
              <w:r>
                <w:t xml:space="preserve">          &lt;xs:documentation&gt;</w:t>
              </w:r>
            </w:ins>
          </w:p>
          <w:p w14:paraId="03CC4705" w14:textId="77777777" w:rsidR="00257D58" w:rsidRDefault="00257D58" w:rsidP="00257D58">
            <w:pPr>
              <w:pStyle w:val="XML1"/>
              <w:rPr>
                <w:ins w:id="4070" w:author="Thomas Dietz" w:date="2012-08-13T13:32:00Z"/>
              </w:rPr>
            </w:pPr>
            <w:ins w:id="4071" w:author="Thomas Dietz" w:date="2012-08-13T13:32:00Z">
              <w:r>
                <w:t xml:space="preserve">            The list of identifiers of all resources of the</w:t>
              </w:r>
            </w:ins>
          </w:p>
          <w:p w14:paraId="4ECD4FFA" w14:textId="77777777" w:rsidR="00257D58" w:rsidRDefault="00257D58" w:rsidP="00257D58">
            <w:pPr>
              <w:pStyle w:val="XML1"/>
              <w:rPr>
                <w:ins w:id="4072" w:author="Thomas Dietz" w:date="2012-08-13T13:32:00Z"/>
              </w:rPr>
            </w:pPr>
            <w:ins w:id="4073" w:author="Thomas Dietz" w:date="2012-08-13T13:32:00Z">
              <w:r>
                <w:t xml:space="preserve">            OpenFlow Capable Switch that the OpenFlow Logical Switch</w:t>
              </w:r>
            </w:ins>
          </w:p>
          <w:p w14:paraId="3581F666" w14:textId="77777777" w:rsidR="00257D58" w:rsidRDefault="00257D58" w:rsidP="00257D58">
            <w:pPr>
              <w:pStyle w:val="XML1"/>
              <w:rPr>
                <w:ins w:id="4074" w:author="Thomas Dietz" w:date="2012-08-13T13:32:00Z"/>
              </w:rPr>
            </w:pPr>
            <w:ins w:id="4075" w:author="Thomas Dietz" w:date="2012-08-13T13:32:00Z">
              <w:r>
                <w:t xml:space="preserve">            has exclusive or non-exclusive access to.  A resource is </w:t>
              </w:r>
            </w:ins>
          </w:p>
          <w:p w14:paraId="55D672F5" w14:textId="77777777" w:rsidR="00257D58" w:rsidRDefault="00257D58" w:rsidP="00257D58">
            <w:pPr>
              <w:pStyle w:val="XML1"/>
              <w:rPr>
                <w:ins w:id="4076" w:author="Thomas Dietz" w:date="2012-08-13T13:32:00Z"/>
              </w:rPr>
            </w:pPr>
            <w:ins w:id="4077" w:author="Thomas Dietz" w:date="2012-08-13T13:32:00Z">
              <w:r>
                <w:t xml:space="preserve">            identified by the value of its resource-identifier element.</w:t>
              </w:r>
            </w:ins>
          </w:p>
          <w:p w14:paraId="1F04FAEC" w14:textId="77777777" w:rsidR="00257D58" w:rsidRDefault="00257D58" w:rsidP="00257D58">
            <w:pPr>
              <w:pStyle w:val="XML1"/>
              <w:rPr>
                <w:ins w:id="4078" w:author="Thomas Dietz" w:date="2012-08-13T13:32:00Z"/>
              </w:rPr>
            </w:pPr>
            <w:ins w:id="4079" w:author="Thomas Dietz" w:date="2012-08-13T13:32:00Z">
              <w:r>
                <w:t xml:space="preserve">            For each resource identifier value in this list, there MUST</w:t>
              </w:r>
            </w:ins>
          </w:p>
          <w:p w14:paraId="1D1AE204" w14:textId="77777777" w:rsidR="00257D58" w:rsidRDefault="00257D58" w:rsidP="00257D58">
            <w:pPr>
              <w:pStyle w:val="XML1"/>
              <w:rPr>
                <w:ins w:id="4080" w:author="Thomas Dietz" w:date="2012-08-13T13:32:00Z"/>
              </w:rPr>
            </w:pPr>
            <w:ins w:id="4081" w:author="Thomas Dietz" w:date="2012-08-13T13:32:00Z">
              <w:r>
                <w:t xml:space="preserve">            be an element with a matching resource identifier value in </w:t>
              </w:r>
            </w:ins>
          </w:p>
          <w:p w14:paraId="2B5D625C" w14:textId="77777777" w:rsidR="00257D58" w:rsidRDefault="00257D58" w:rsidP="00257D58">
            <w:pPr>
              <w:pStyle w:val="XML1"/>
              <w:rPr>
                <w:ins w:id="4082" w:author="Thomas Dietz" w:date="2012-08-13T13:32:00Z"/>
              </w:rPr>
            </w:pPr>
            <w:ins w:id="4083" w:author="Thomas Dietz" w:date="2012-08-13T13:32:00Z">
              <w:r>
                <w:t xml:space="preserve">            the resources list of the OpenFlow Capable Switch.</w:t>
              </w:r>
            </w:ins>
          </w:p>
          <w:p w14:paraId="38933206" w14:textId="77777777" w:rsidR="00257D58" w:rsidRDefault="00257D58" w:rsidP="00257D58">
            <w:pPr>
              <w:pStyle w:val="XML1"/>
              <w:rPr>
                <w:ins w:id="4084" w:author="Thomas Dietz" w:date="2012-08-13T13:32:00Z"/>
              </w:rPr>
            </w:pPr>
            <w:ins w:id="4085" w:author="Thomas Dietz" w:date="2012-08-13T13:32:00Z">
              <w:r>
                <w:t xml:space="preserve">                  </w:t>
              </w:r>
            </w:ins>
          </w:p>
          <w:p w14:paraId="01F2D86A" w14:textId="77777777" w:rsidR="00257D58" w:rsidRDefault="00257D58" w:rsidP="00257D58">
            <w:pPr>
              <w:pStyle w:val="XML1"/>
              <w:rPr>
                <w:ins w:id="4086" w:author="Thomas Dietz" w:date="2012-08-13T13:32:00Z"/>
              </w:rPr>
            </w:pPr>
            <w:ins w:id="4087" w:author="Thomas Dietz" w:date="2012-08-13T13:32:00Z">
              <w:r>
                <w:t xml:space="preserve">            Identifiers of this list are contained in elements</w:t>
              </w:r>
            </w:ins>
          </w:p>
          <w:p w14:paraId="5C6511E1" w14:textId="77777777" w:rsidR="00257D58" w:rsidRDefault="00257D58" w:rsidP="00257D58">
            <w:pPr>
              <w:pStyle w:val="XML1"/>
              <w:rPr>
                <w:ins w:id="4088" w:author="Thomas Dietz" w:date="2012-08-13T13:32:00Z"/>
              </w:rPr>
            </w:pPr>
            <w:ins w:id="4089" w:author="Thomas Dietz" w:date="2012-08-13T13:32:00Z">
              <w:r>
                <w:t xml:space="preserve">            indicating the type of resource: 'port', 'queue',</w:t>
              </w:r>
            </w:ins>
          </w:p>
          <w:p w14:paraId="2C6BC77F" w14:textId="77777777" w:rsidR="00257D58" w:rsidRDefault="00257D58" w:rsidP="00257D58">
            <w:pPr>
              <w:pStyle w:val="XML1"/>
              <w:rPr>
                <w:ins w:id="4090" w:author="Thomas Dietz" w:date="2012-08-13T13:32:00Z"/>
              </w:rPr>
            </w:pPr>
            <w:ins w:id="4091" w:author="Thomas Dietz" w:date="2012-08-13T13:32:00Z">
              <w:r>
                <w:t xml:space="preserve">            'certificate', or 'flow-table'.  Depending on the type,</w:t>
              </w:r>
            </w:ins>
          </w:p>
          <w:p w14:paraId="3DD12D0D" w14:textId="77777777" w:rsidR="00257D58" w:rsidRDefault="00257D58" w:rsidP="00257D58">
            <w:pPr>
              <w:pStyle w:val="XML1"/>
              <w:rPr>
                <w:ins w:id="4092" w:author="Thomas Dietz" w:date="2012-08-13T13:32:00Z"/>
              </w:rPr>
            </w:pPr>
            <w:ins w:id="4093" w:author="Thomas Dietz" w:date="2012-08-13T13:32:00Z">
              <w:r>
                <w:t xml:space="preserve">            different constraints apply.  These are specified in</w:t>
              </w:r>
            </w:ins>
          </w:p>
          <w:p w14:paraId="1CBA245E" w14:textId="77777777" w:rsidR="00257D58" w:rsidRDefault="00257D58" w:rsidP="00257D58">
            <w:pPr>
              <w:pStyle w:val="XML1"/>
              <w:rPr>
                <w:ins w:id="4094" w:author="Thomas Dietz" w:date="2012-08-13T13:32:00Z"/>
              </w:rPr>
            </w:pPr>
            <w:ins w:id="4095" w:author="Thomas Dietz" w:date="2012-08-13T13:32:00Z">
              <w:r>
                <w:t xml:space="preserve">            separate descriptions per type.</w:t>
              </w:r>
            </w:ins>
          </w:p>
          <w:p w14:paraId="2C11D90E" w14:textId="77777777" w:rsidR="00257D58" w:rsidRDefault="00257D58" w:rsidP="00257D58">
            <w:pPr>
              <w:pStyle w:val="XML1"/>
              <w:rPr>
                <w:ins w:id="4096" w:author="Thomas Dietz" w:date="2012-08-13T13:32:00Z"/>
              </w:rPr>
            </w:pPr>
          </w:p>
          <w:p w14:paraId="43C0BCB0" w14:textId="77777777" w:rsidR="00257D58" w:rsidRDefault="00257D58" w:rsidP="00257D58">
            <w:pPr>
              <w:pStyle w:val="XML1"/>
              <w:rPr>
                <w:ins w:id="4097" w:author="Thomas Dietz" w:date="2012-08-13T13:32:00Z"/>
              </w:rPr>
            </w:pPr>
            <w:ins w:id="4098" w:author="Thomas Dietz" w:date="2012-08-13T13:32:00Z">
              <w:r>
                <w:t xml:space="preserve">            At present the elements in this lists are not configurable</w:t>
              </w:r>
            </w:ins>
          </w:p>
          <w:p w14:paraId="5413742B" w14:textId="77777777" w:rsidR="00257D58" w:rsidRDefault="00257D58" w:rsidP="00257D58">
            <w:pPr>
              <w:pStyle w:val="XML1"/>
              <w:rPr>
                <w:ins w:id="4099" w:author="Thomas Dietz" w:date="2012-08-13T13:32:00Z"/>
              </w:rPr>
            </w:pPr>
            <w:ins w:id="4100" w:author="Thomas Dietz" w:date="2012-08-13T13:32:00Z">
              <w:r>
                <w:t xml:space="preserve">            and can only be retrieved by NETCONF &amp;lt;get&amp;gt; or &amp;lt;get-config&amp;gt;</w:t>
              </w:r>
            </w:ins>
          </w:p>
          <w:p w14:paraId="095C735C" w14:textId="77777777" w:rsidR="00257D58" w:rsidRDefault="00257D58" w:rsidP="00257D58">
            <w:pPr>
              <w:pStyle w:val="XML1"/>
              <w:rPr>
                <w:ins w:id="4101" w:author="Thomas Dietz" w:date="2012-08-13T13:32:00Z"/>
              </w:rPr>
            </w:pPr>
            <w:ins w:id="4102" w:author="Thomas Dietz" w:date="2012-08-13T13:32:00Z">
              <w:r>
                <w:t xml:space="preserve">            operations. Attemps to modify this element and its children</w:t>
              </w:r>
            </w:ins>
          </w:p>
          <w:p w14:paraId="3AC24CD1" w14:textId="77777777" w:rsidR="00257D58" w:rsidRDefault="00257D58" w:rsidP="00257D58">
            <w:pPr>
              <w:pStyle w:val="XML1"/>
              <w:rPr>
                <w:ins w:id="4103" w:author="Thomas Dietz" w:date="2012-08-13T13:32:00Z"/>
              </w:rPr>
            </w:pPr>
            <w:ins w:id="4104" w:author="Thomas Dietz" w:date="2012-08-13T13:32:00Z">
              <w:r>
                <w:t xml:space="preserve">            with a NETCONF &amp;lt;edit-config&amp;gt; operation MUST result in an </w:t>
              </w:r>
            </w:ins>
          </w:p>
          <w:p w14:paraId="4B09B0D6" w14:textId="77777777" w:rsidR="00257D58" w:rsidRDefault="00257D58" w:rsidP="00257D58">
            <w:pPr>
              <w:pStyle w:val="XML1"/>
              <w:rPr>
                <w:ins w:id="4105" w:author="Thomas Dietz" w:date="2012-08-13T13:32:00Z"/>
              </w:rPr>
            </w:pPr>
            <w:ins w:id="4106" w:author="Thomas Dietz" w:date="2012-08-13T13:32:00Z">
              <w:r>
                <w:t xml:space="preserve">            'operation-not-supported' error with type 'application'.</w:t>
              </w:r>
            </w:ins>
          </w:p>
          <w:p w14:paraId="4DD1E373" w14:textId="77777777" w:rsidR="00257D58" w:rsidRDefault="00257D58" w:rsidP="00257D58">
            <w:pPr>
              <w:pStyle w:val="XML1"/>
              <w:rPr>
                <w:ins w:id="4107" w:author="Thomas Dietz" w:date="2012-08-13T13:32:00Z"/>
              </w:rPr>
            </w:pPr>
            <w:ins w:id="4108" w:author="Thomas Dietz" w:date="2012-08-13T13:32:00Z">
              <w:r>
                <w:t xml:space="preserve">          &lt;/xs:documentation&gt;</w:t>
              </w:r>
            </w:ins>
          </w:p>
          <w:p w14:paraId="080F873A" w14:textId="77777777" w:rsidR="00257D58" w:rsidRDefault="00257D58" w:rsidP="00257D58">
            <w:pPr>
              <w:pStyle w:val="XML1"/>
              <w:rPr>
                <w:ins w:id="4109" w:author="Thomas Dietz" w:date="2012-08-13T13:32:00Z"/>
              </w:rPr>
            </w:pPr>
            <w:ins w:id="4110" w:author="Thomas Dietz" w:date="2012-08-13T13:32:00Z">
              <w:r>
                <w:t xml:space="preserve">        &lt;/xs:annotation&gt;</w:t>
              </w:r>
            </w:ins>
          </w:p>
          <w:p w14:paraId="56C36461" w14:textId="77777777" w:rsidR="00257D58" w:rsidRDefault="00257D58" w:rsidP="00257D58">
            <w:pPr>
              <w:pStyle w:val="XML1"/>
              <w:rPr>
                <w:ins w:id="4111" w:author="Thomas Dietz" w:date="2012-08-13T13:32:00Z"/>
              </w:rPr>
            </w:pPr>
            <w:ins w:id="4112" w:author="Thomas Dietz" w:date="2012-08-13T13:32:00Z">
              <w:r>
                <w:t xml:space="preserve">        &lt;xs:complexType&gt;</w:t>
              </w:r>
            </w:ins>
          </w:p>
          <w:p w14:paraId="20EED2CE" w14:textId="77777777" w:rsidR="00257D58" w:rsidRDefault="00257D58" w:rsidP="00257D58">
            <w:pPr>
              <w:pStyle w:val="XML1"/>
              <w:rPr>
                <w:ins w:id="4113" w:author="Thomas Dietz" w:date="2012-08-13T13:32:00Z"/>
              </w:rPr>
            </w:pPr>
            <w:ins w:id="4114" w:author="Thomas Dietz" w:date="2012-08-13T13:32:00Z">
              <w:r>
                <w:t xml:space="preserve">          &lt;xs:sequence&gt;</w:t>
              </w:r>
            </w:ins>
          </w:p>
          <w:p w14:paraId="0519DC17" w14:textId="77777777" w:rsidR="00257D58" w:rsidRDefault="00257D58" w:rsidP="00257D58">
            <w:pPr>
              <w:pStyle w:val="XML1"/>
              <w:rPr>
                <w:ins w:id="4115" w:author="Thomas Dietz" w:date="2012-08-13T13:32:00Z"/>
              </w:rPr>
            </w:pPr>
            <w:ins w:id="4116" w:author="Thomas Dietz" w:date="2012-08-13T13:32:00Z">
              <w:r>
                <w:t xml:space="preserve">            &lt;xs:element name="port" minOccurs="0" maxOccurs="unbounded"&gt;</w:t>
              </w:r>
            </w:ins>
          </w:p>
          <w:p w14:paraId="4C1D1B1F" w14:textId="77777777" w:rsidR="00257D58" w:rsidRDefault="00257D58" w:rsidP="00257D58">
            <w:pPr>
              <w:pStyle w:val="XML1"/>
              <w:rPr>
                <w:ins w:id="4117" w:author="Thomas Dietz" w:date="2012-08-13T13:32:00Z"/>
              </w:rPr>
            </w:pPr>
            <w:ins w:id="4118" w:author="Thomas Dietz" w:date="2012-08-13T13:32:00Z">
              <w:r>
                <w:t xml:space="preserve">              &lt;xs:annotation&gt;</w:t>
              </w:r>
            </w:ins>
          </w:p>
          <w:p w14:paraId="13A65A04" w14:textId="77777777" w:rsidR="00257D58" w:rsidRDefault="00257D58" w:rsidP="00257D58">
            <w:pPr>
              <w:pStyle w:val="XML1"/>
              <w:rPr>
                <w:ins w:id="4119" w:author="Thomas Dietz" w:date="2012-08-13T13:32:00Z"/>
              </w:rPr>
            </w:pPr>
            <w:ins w:id="4120" w:author="Thomas Dietz" w:date="2012-08-13T13:32:00Z">
              <w:r>
                <w:t xml:space="preserve">                &lt;xs:documentation&gt;</w:t>
              </w:r>
            </w:ins>
          </w:p>
          <w:p w14:paraId="6FD8188D" w14:textId="77777777" w:rsidR="00257D58" w:rsidRDefault="00257D58" w:rsidP="00257D58">
            <w:pPr>
              <w:pStyle w:val="XML1"/>
              <w:rPr>
                <w:ins w:id="4121" w:author="Thomas Dietz" w:date="2012-08-13T13:32:00Z"/>
              </w:rPr>
            </w:pPr>
            <w:ins w:id="4122" w:author="Thomas Dietz" w:date="2012-08-13T13:32:00Z">
              <w:r>
                <w:t xml:space="preserve">                  A resource identifier of a port of the </w:t>
              </w:r>
            </w:ins>
          </w:p>
          <w:p w14:paraId="5032D5E7" w14:textId="77777777" w:rsidR="00257D58" w:rsidRDefault="00257D58" w:rsidP="00257D58">
            <w:pPr>
              <w:pStyle w:val="XML1"/>
              <w:rPr>
                <w:ins w:id="4123" w:author="Thomas Dietz" w:date="2012-08-13T13:32:00Z"/>
              </w:rPr>
            </w:pPr>
            <w:ins w:id="4124" w:author="Thomas Dietz" w:date="2012-08-13T13:32:00Z">
              <w:r>
                <w:t xml:space="preserve">                  OpenFlow Capable Switch that the OpenFlow Logical Switch</w:t>
              </w:r>
            </w:ins>
          </w:p>
          <w:p w14:paraId="4944E259" w14:textId="77777777" w:rsidR="00257D58" w:rsidRDefault="00257D58" w:rsidP="00257D58">
            <w:pPr>
              <w:pStyle w:val="XML1"/>
              <w:rPr>
                <w:ins w:id="4125" w:author="Thomas Dietz" w:date="2012-08-13T13:32:00Z"/>
              </w:rPr>
            </w:pPr>
            <w:ins w:id="4126" w:author="Thomas Dietz" w:date="2012-08-13T13:32:00Z">
              <w:r>
                <w:t xml:space="preserve">                  has exclusive access to.</w:t>
              </w:r>
            </w:ins>
          </w:p>
          <w:p w14:paraId="72AC4B98" w14:textId="77777777" w:rsidR="00257D58" w:rsidRDefault="00257D58" w:rsidP="00257D58">
            <w:pPr>
              <w:pStyle w:val="XML1"/>
              <w:rPr>
                <w:ins w:id="4127" w:author="Thomas Dietz" w:date="2012-08-13T13:32:00Z"/>
              </w:rPr>
            </w:pPr>
          </w:p>
          <w:p w14:paraId="56DCE933" w14:textId="77777777" w:rsidR="00257D58" w:rsidRDefault="00257D58" w:rsidP="00257D58">
            <w:pPr>
              <w:pStyle w:val="XML1"/>
              <w:rPr>
                <w:ins w:id="4128" w:author="Thomas Dietz" w:date="2012-08-13T13:32:00Z"/>
              </w:rPr>
            </w:pPr>
            <w:ins w:id="4129" w:author="Thomas Dietz" w:date="2012-08-13T13:32:00Z">
              <w:r>
                <w:t xml:space="preserve">                  The elements in this list MUST refer to elements at the</w:t>
              </w:r>
            </w:ins>
          </w:p>
          <w:p w14:paraId="73EB216A" w14:textId="77777777" w:rsidR="00257D58" w:rsidRDefault="00257D58" w:rsidP="00257D58">
            <w:pPr>
              <w:pStyle w:val="XML1"/>
              <w:rPr>
                <w:ins w:id="4130" w:author="Thomas Dietz" w:date="2012-08-13T13:32:00Z"/>
              </w:rPr>
            </w:pPr>
            <w:ins w:id="4131" w:author="Thomas Dietz" w:date="2012-08-13T13:32:00Z">
              <w:r>
                <w:t xml:space="preserve">                  following path:</w:t>
              </w:r>
            </w:ins>
          </w:p>
          <w:p w14:paraId="1E6DE22F" w14:textId="77777777" w:rsidR="00257D58" w:rsidRDefault="00257D58" w:rsidP="00257D58">
            <w:pPr>
              <w:pStyle w:val="XML1"/>
              <w:rPr>
                <w:ins w:id="4132" w:author="Thomas Dietz" w:date="2012-08-13T13:32:00Z"/>
              </w:rPr>
            </w:pPr>
            <w:ins w:id="4133" w:author="Thomas Dietz" w:date="2012-08-13T13:32:00Z">
              <w:r>
                <w:t xml:space="preserve">                  /capable-switch/resources/port/resource-id</w:t>
              </w:r>
            </w:ins>
          </w:p>
          <w:p w14:paraId="788AF685" w14:textId="77777777" w:rsidR="00257D58" w:rsidRDefault="00257D58" w:rsidP="00257D58">
            <w:pPr>
              <w:pStyle w:val="XML1"/>
              <w:rPr>
                <w:ins w:id="4134" w:author="Thomas Dietz" w:date="2012-08-13T13:32:00Z"/>
              </w:rPr>
            </w:pPr>
          </w:p>
          <w:p w14:paraId="0620372B" w14:textId="77777777" w:rsidR="00257D58" w:rsidRDefault="00257D58" w:rsidP="00257D58">
            <w:pPr>
              <w:pStyle w:val="XML1"/>
              <w:rPr>
                <w:ins w:id="4135" w:author="Thomas Dietz" w:date="2012-08-13T13:32:00Z"/>
              </w:rPr>
            </w:pPr>
            <w:ins w:id="4136" w:author="Thomas Dietz" w:date="2012-08-13T13:32:00Z">
              <w:r>
                <w:t xml:space="preserve">                  Elements in this list MUST be unique. This means each</w:t>
              </w:r>
            </w:ins>
          </w:p>
          <w:p w14:paraId="1CF120D9" w14:textId="77777777" w:rsidR="00257D58" w:rsidRDefault="00257D58" w:rsidP="00257D58">
            <w:pPr>
              <w:pStyle w:val="XML1"/>
              <w:rPr>
                <w:ins w:id="4137" w:author="Thomas Dietz" w:date="2012-08-13T13:32:00Z"/>
              </w:rPr>
            </w:pPr>
            <w:ins w:id="4138" w:author="Thomas Dietz" w:date="2012-08-13T13:32:00Z">
              <w:r>
                <w:t xml:space="preserve">                  port element can only be referenced once.</w:t>
              </w:r>
            </w:ins>
          </w:p>
          <w:p w14:paraId="6985EF75" w14:textId="77777777" w:rsidR="00257D58" w:rsidRDefault="00257D58" w:rsidP="00257D58">
            <w:pPr>
              <w:pStyle w:val="XML1"/>
              <w:rPr>
                <w:ins w:id="4139" w:author="Thomas Dietz" w:date="2012-08-13T13:32:00Z"/>
              </w:rPr>
            </w:pPr>
            <w:ins w:id="4140" w:author="Thomas Dietz" w:date="2012-08-13T13:32:00Z">
              <w:r>
                <w:t xml:space="preserve">                &lt;/xs:documentation&gt;</w:t>
              </w:r>
            </w:ins>
          </w:p>
          <w:p w14:paraId="52405869" w14:textId="77777777" w:rsidR="00257D58" w:rsidRDefault="00257D58" w:rsidP="00257D58">
            <w:pPr>
              <w:pStyle w:val="XML1"/>
              <w:rPr>
                <w:ins w:id="4141" w:author="Thomas Dietz" w:date="2012-08-13T13:32:00Z"/>
              </w:rPr>
            </w:pPr>
            <w:ins w:id="4142" w:author="Thomas Dietz" w:date="2012-08-13T13:32:00Z">
              <w:r>
                <w:t xml:space="preserve">              &lt;/xs:annotation&gt;</w:t>
              </w:r>
            </w:ins>
          </w:p>
          <w:p w14:paraId="098C861F" w14:textId="77777777" w:rsidR="00257D58" w:rsidRDefault="00257D58" w:rsidP="00257D58">
            <w:pPr>
              <w:pStyle w:val="XML1"/>
              <w:rPr>
                <w:ins w:id="4143" w:author="Thomas Dietz" w:date="2012-08-13T13:32:00Z"/>
              </w:rPr>
            </w:pPr>
            <w:ins w:id="4144" w:author="Thomas Dietz" w:date="2012-08-13T13:32:00Z">
              <w:r>
                <w:t xml:space="preserve">              &lt;xs:simpleType&gt;</w:t>
              </w:r>
            </w:ins>
          </w:p>
          <w:p w14:paraId="6F01FBCC" w14:textId="77777777" w:rsidR="00257D58" w:rsidRDefault="00257D58" w:rsidP="00257D58">
            <w:pPr>
              <w:pStyle w:val="XML1"/>
              <w:rPr>
                <w:ins w:id="4145" w:author="Thomas Dietz" w:date="2012-08-13T13:32:00Z"/>
              </w:rPr>
            </w:pPr>
            <w:ins w:id="4146" w:author="Thomas Dietz" w:date="2012-08-13T13:32:00Z">
              <w:r>
                <w:t xml:space="preserve">                &lt;xs:restriction base="inet:uri"&gt;</w:t>
              </w:r>
            </w:ins>
          </w:p>
          <w:p w14:paraId="3A25A537" w14:textId="77777777" w:rsidR="00257D58" w:rsidRDefault="00257D58" w:rsidP="00257D58">
            <w:pPr>
              <w:pStyle w:val="XML1"/>
              <w:rPr>
                <w:ins w:id="4147" w:author="Thomas Dietz" w:date="2012-08-13T13:32:00Z"/>
              </w:rPr>
            </w:pPr>
            <w:ins w:id="4148" w:author="Thomas Dietz" w:date="2012-08-13T13:32:00Z">
              <w:r>
                <w:t xml:space="preserve">                &lt;/xs:restriction&gt;</w:t>
              </w:r>
            </w:ins>
          </w:p>
          <w:p w14:paraId="513FFC3B" w14:textId="77777777" w:rsidR="00257D58" w:rsidRDefault="00257D58" w:rsidP="00257D58">
            <w:pPr>
              <w:pStyle w:val="XML1"/>
              <w:rPr>
                <w:ins w:id="4149" w:author="Thomas Dietz" w:date="2012-08-13T13:32:00Z"/>
              </w:rPr>
            </w:pPr>
            <w:ins w:id="4150" w:author="Thomas Dietz" w:date="2012-08-13T13:32:00Z">
              <w:r>
                <w:t xml:space="preserve">              &lt;/xs:simpleType&gt;</w:t>
              </w:r>
            </w:ins>
          </w:p>
          <w:p w14:paraId="1EBC47B1" w14:textId="77777777" w:rsidR="00257D58" w:rsidRDefault="00257D58" w:rsidP="00257D58">
            <w:pPr>
              <w:pStyle w:val="XML1"/>
              <w:rPr>
                <w:ins w:id="4151" w:author="Thomas Dietz" w:date="2012-08-13T13:32:00Z"/>
              </w:rPr>
            </w:pPr>
            <w:ins w:id="4152" w:author="Thomas Dietz" w:date="2012-08-13T13:32:00Z">
              <w:r>
                <w:t xml:space="preserve">            &lt;/xs:element&gt;</w:t>
              </w:r>
            </w:ins>
          </w:p>
          <w:p w14:paraId="38170620" w14:textId="77777777" w:rsidR="00257D58" w:rsidRDefault="00257D58" w:rsidP="00257D58">
            <w:pPr>
              <w:pStyle w:val="XML1"/>
              <w:rPr>
                <w:ins w:id="4153" w:author="Thomas Dietz" w:date="2012-08-13T13:32:00Z"/>
              </w:rPr>
            </w:pPr>
            <w:ins w:id="4154" w:author="Thomas Dietz" w:date="2012-08-13T13:32:00Z">
              <w:r>
                <w:t xml:space="preserve">            &lt;xs:element name="queue" minOccurs="0" maxOccurs="unbounded"&gt;</w:t>
              </w:r>
            </w:ins>
          </w:p>
          <w:p w14:paraId="6652D5A3" w14:textId="77777777" w:rsidR="00257D58" w:rsidRDefault="00257D58" w:rsidP="00257D58">
            <w:pPr>
              <w:pStyle w:val="XML1"/>
              <w:rPr>
                <w:ins w:id="4155" w:author="Thomas Dietz" w:date="2012-08-13T13:32:00Z"/>
              </w:rPr>
            </w:pPr>
            <w:ins w:id="4156" w:author="Thomas Dietz" w:date="2012-08-13T13:32:00Z">
              <w:r>
                <w:t xml:space="preserve">              &lt;xs:annotation&gt;</w:t>
              </w:r>
            </w:ins>
          </w:p>
          <w:p w14:paraId="12DAAA28" w14:textId="77777777" w:rsidR="00257D58" w:rsidRDefault="00257D58" w:rsidP="00257D58">
            <w:pPr>
              <w:pStyle w:val="XML1"/>
              <w:rPr>
                <w:ins w:id="4157" w:author="Thomas Dietz" w:date="2012-08-13T13:32:00Z"/>
              </w:rPr>
            </w:pPr>
            <w:ins w:id="4158" w:author="Thomas Dietz" w:date="2012-08-13T13:32:00Z">
              <w:r>
                <w:t xml:space="preserve">                &lt;xs:documentation&gt;</w:t>
              </w:r>
            </w:ins>
          </w:p>
          <w:p w14:paraId="69BE6F22" w14:textId="77777777" w:rsidR="00257D58" w:rsidRDefault="00257D58" w:rsidP="00257D58">
            <w:pPr>
              <w:pStyle w:val="XML1"/>
              <w:rPr>
                <w:ins w:id="4159" w:author="Thomas Dietz" w:date="2012-08-13T13:32:00Z"/>
              </w:rPr>
            </w:pPr>
            <w:ins w:id="4160" w:author="Thomas Dietz" w:date="2012-08-13T13:32:00Z">
              <w:r>
                <w:lastRenderedPageBreak/>
                <w:t xml:space="preserve">                  A resource identifier of a queue of the</w:t>
              </w:r>
            </w:ins>
          </w:p>
          <w:p w14:paraId="49BA6ACE" w14:textId="77777777" w:rsidR="00257D58" w:rsidRDefault="00257D58" w:rsidP="00257D58">
            <w:pPr>
              <w:pStyle w:val="XML1"/>
              <w:rPr>
                <w:ins w:id="4161" w:author="Thomas Dietz" w:date="2012-08-13T13:32:00Z"/>
              </w:rPr>
            </w:pPr>
            <w:ins w:id="4162" w:author="Thomas Dietz" w:date="2012-08-13T13:32:00Z">
              <w:r>
                <w:t xml:space="preserve">                  OpenFlow Capable Switch that the OpenFlow Logical Switch</w:t>
              </w:r>
            </w:ins>
          </w:p>
          <w:p w14:paraId="0FA0398E" w14:textId="77777777" w:rsidR="00257D58" w:rsidRDefault="00257D58" w:rsidP="00257D58">
            <w:pPr>
              <w:pStyle w:val="XML1"/>
              <w:rPr>
                <w:ins w:id="4163" w:author="Thomas Dietz" w:date="2012-08-13T13:32:00Z"/>
              </w:rPr>
            </w:pPr>
            <w:ins w:id="4164" w:author="Thomas Dietz" w:date="2012-08-13T13:32:00Z">
              <w:r>
                <w:t xml:space="preserve">                  has exclusive access to.</w:t>
              </w:r>
            </w:ins>
          </w:p>
          <w:p w14:paraId="10CCB276" w14:textId="77777777" w:rsidR="00257D58" w:rsidRDefault="00257D58" w:rsidP="00257D58">
            <w:pPr>
              <w:pStyle w:val="XML1"/>
              <w:rPr>
                <w:ins w:id="4165" w:author="Thomas Dietz" w:date="2012-08-13T13:32:00Z"/>
              </w:rPr>
            </w:pPr>
          </w:p>
          <w:p w14:paraId="17E72359" w14:textId="77777777" w:rsidR="00257D58" w:rsidRDefault="00257D58" w:rsidP="00257D58">
            <w:pPr>
              <w:pStyle w:val="XML1"/>
              <w:rPr>
                <w:ins w:id="4166" w:author="Thomas Dietz" w:date="2012-08-13T13:32:00Z"/>
              </w:rPr>
            </w:pPr>
            <w:ins w:id="4167" w:author="Thomas Dietz" w:date="2012-08-13T13:32:00Z">
              <w:r>
                <w:t xml:space="preserve">                  The elements in this list MUST refer to elements at the</w:t>
              </w:r>
            </w:ins>
          </w:p>
          <w:p w14:paraId="1943D5F1" w14:textId="77777777" w:rsidR="00257D58" w:rsidRDefault="00257D58" w:rsidP="00257D58">
            <w:pPr>
              <w:pStyle w:val="XML1"/>
              <w:rPr>
                <w:ins w:id="4168" w:author="Thomas Dietz" w:date="2012-08-13T13:32:00Z"/>
              </w:rPr>
            </w:pPr>
            <w:ins w:id="4169" w:author="Thomas Dietz" w:date="2012-08-13T13:32:00Z">
              <w:r>
                <w:t xml:space="preserve">                  following path:</w:t>
              </w:r>
            </w:ins>
          </w:p>
          <w:p w14:paraId="5A733266" w14:textId="77777777" w:rsidR="00257D58" w:rsidRDefault="00257D58" w:rsidP="00257D58">
            <w:pPr>
              <w:pStyle w:val="XML1"/>
              <w:rPr>
                <w:ins w:id="4170" w:author="Thomas Dietz" w:date="2012-08-13T13:32:00Z"/>
              </w:rPr>
            </w:pPr>
            <w:ins w:id="4171" w:author="Thomas Dietz" w:date="2012-08-13T13:32:00Z">
              <w:r>
                <w:t xml:space="preserve">                  /capable-switch/resources/queue/resource-id</w:t>
              </w:r>
            </w:ins>
          </w:p>
          <w:p w14:paraId="10616792" w14:textId="77777777" w:rsidR="00257D58" w:rsidRDefault="00257D58" w:rsidP="00257D58">
            <w:pPr>
              <w:pStyle w:val="XML1"/>
              <w:rPr>
                <w:ins w:id="4172" w:author="Thomas Dietz" w:date="2012-08-13T13:32:00Z"/>
              </w:rPr>
            </w:pPr>
          </w:p>
          <w:p w14:paraId="03CF10D4" w14:textId="77777777" w:rsidR="00257D58" w:rsidRDefault="00257D58" w:rsidP="00257D58">
            <w:pPr>
              <w:pStyle w:val="XML1"/>
              <w:rPr>
                <w:ins w:id="4173" w:author="Thomas Dietz" w:date="2012-08-13T13:32:00Z"/>
              </w:rPr>
            </w:pPr>
            <w:ins w:id="4174" w:author="Thomas Dietz" w:date="2012-08-13T13:32:00Z">
              <w:r>
                <w:t xml:space="preserve">                  Elements in this list MUST be unique. This means each</w:t>
              </w:r>
            </w:ins>
          </w:p>
          <w:p w14:paraId="39C53EC0" w14:textId="77777777" w:rsidR="00257D58" w:rsidRDefault="00257D58" w:rsidP="00257D58">
            <w:pPr>
              <w:pStyle w:val="XML1"/>
              <w:rPr>
                <w:ins w:id="4175" w:author="Thomas Dietz" w:date="2012-08-13T13:32:00Z"/>
              </w:rPr>
            </w:pPr>
            <w:ins w:id="4176" w:author="Thomas Dietz" w:date="2012-08-13T13:32:00Z">
              <w:r>
                <w:t xml:space="preserve">                  queue element can only be referenced once.</w:t>
              </w:r>
            </w:ins>
          </w:p>
          <w:p w14:paraId="5F052C42" w14:textId="77777777" w:rsidR="00257D58" w:rsidRDefault="00257D58" w:rsidP="00257D58">
            <w:pPr>
              <w:pStyle w:val="XML1"/>
              <w:rPr>
                <w:ins w:id="4177" w:author="Thomas Dietz" w:date="2012-08-13T13:32:00Z"/>
              </w:rPr>
            </w:pPr>
            <w:ins w:id="4178" w:author="Thomas Dietz" w:date="2012-08-13T13:32:00Z">
              <w:r>
                <w:t xml:space="preserve">                &lt;/xs:documentation&gt;</w:t>
              </w:r>
            </w:ins>
          </w:p>
          <w:p w14:paraId="647FB804" w14:textId="77777777" w:rsidR="00257D58" w:rsidRDefault="00257D58" w:rsidP="00257D58">
            <w:pPr>
              <w:pStyle w:val="XML1"/>
              <w:rPr>
                <w:ins w:id="4179" w:author="Thomas Dietz" w:date="2012-08-13T13:32:00Z"/>
              </w:rPr>
            </w:pPr>
            <w:ins w:id="4180" w:author="Thomas Dietz" w:date="2012-08-13T13:32:00Z">
              <w:r>
                <w:t xml:space="preserve">              &lt;/xs:annotation&gt;</w:t>
              </w:r>
            </w:ins>
          </w:p>
          <w:p w14:paraId="12C35BB4" w14:textId="77777777" w:rsidR="00257D58" w:rsidRDefault="00257D58" w:rsidP="00257D58">
            <w:pPr>
              <w:pStyle w:val="XML1"/>
              <w:rPr>
                <w:ins w:id="4181" w:author="Thomas Dietz" w:date="2012-08-13T13:32:00Z"/>
              </w:rPr>
            </w:pPr>
            <w:ins w:id="4182" w:author="Thomas Dietz" w:date="2012-08-13T13:32:00Z">
              <w:r>
                <w:t xml:space="preserve">              &lt;xs:simpleType&gt;</w:t>
              </w:r>
            </w:ins>
          </w:p>
          <w:p w14:paraId="6BA1D198" w14:textId="77777777" w:rsidR="00257D58" w:rsidRDefault="00257D58" w:rsidP="00257D58">
            <w:pPr>
              <w:pStyle w:val="XML1"/>
              <w:rPr>
                <w:ins w:id="4183" w:author="Thomas Dietz" w:date="2012-08-13T13:32:00Z"/>
              </w:rPr>
            </w:pPr>
            <w:ins w:id="4184" w:author="Thomas Dietz" w:date="2012-08-13T13:32:00Z">
              <w:r>
                <w:t xml:space="preserve">                &lt;xs:restriction base="inet:uri"&gt;</w:t>
              </w:r>
            </w:ins>
          </w:p>
          <w:p w14:paraId="39F29FD1" w14:textId="77777777" w:rsidR="00257D58" w:rsidRDefault="00257D58" w:rsidP="00257D58">
            <w:pPr>
              <w:pStyle w:val="XML1"/>
              <w:rPr>
                <w:ins w:id="4185" w:author="Thomas Dietz" w:date="2012-08-13T13:32:00Z"/>
              </w:rPr>
            </w:pPr>
            <w:ins w:id="4186" w:author="Thomas Dietz" w:date="2012-08-13T13:32:00Z">
              <w:r>
                <w:t xml:space="preserve">                &lt;/xs:restriction&gt;</w:t>
              </w:r>
            </w:ins>
          </w:p>
          <w:p w14:paraId="2BE9E879" w14:textId="77777777" w:rsidR="00257D58" w:rsidRDefault="00257D58" w:rsidP="00257D58">
            <w:pPr>
              <w:pStyle w:val="XML1"/>
              <w:rPr>
                <w:ins w:id="4187" w:author="Thomas Dietz" w:date="2012-08-13T13:32:00Z"/>
              </w:rPr>
            </w:pPr>
            <w:ins w:id="4188" w:author="Thomas Dietz" w:date="2012-08-13T13:32:00Z">
              <w:r>
                <w:t xml:space="preserve">              &lt;/xs:simpleType&gt;</w:t>
              </w:r>
            </w:ins>
          </w:p>
          <w:p w14:paraId="478831BD" w14:textId="77777777" w:rsidR="00257D58" w:rsidRDefault="00257D58" w:rsidP="00257D58">
            <w:pPr>
              <w:pStyle w:val="XML1"/>
              <w:rPr>
                <w:ins w:id="4189" w:author="Thomas Dietz" w:date="2012-08-13T13:32:00Z"/>
              </w:rPr>
            </w:pPr>
            <w:ins w:id="4190" w:author="Thomas Dietz" w:date="2012-08-13T13:32:00Z">
              <w:r>
                <w:t xml:space="preserve">            &lt;/xs:element&gt;</w:t>
              </w:r>
            </w:ins>
          </w:p>
          <w:p w14:paraId="4EE8F9F3" w14:textId="77777777" w:rsidR="00257D58" w:rsidRDefault="00257D58" w:rsidP="00257D58">
            <w:pPr>
              <w:pStyle w:val="XML1"/>
              <w:rPr>
                <w:ins w:id="4191" w:author="Thomas Dietz" w:date="2012-08-13T13:32:00Z"/>
              </w:rPr>
            </w:pPr>
            <w:ins w:id="4192" w:author="Thomas Dietz" w:date="2012-08-13T13:32:00Z">
              <w:r>
                <w:t xml:space="preserve">            &lt;xs:element name="certificate" minOccurs="0"&gt;</w:t>
              </w:r>
            </w:ins>
          </w:p>
          <w:p w14:paraId="5AC9B465" w14:textId="77777777" w:rsidR="00257D58" w:rsidRDefault="00257D58" w:rsidP="00257D58">
            <w:pPr>
              <w:pStyle w:val="XML1"/>
              <w:rPr>
                <w:ins w:id="4193" w:author="Thomas Dietz" w:date="2012-08-13T13:32:00Z"/>
              </w:rPr>
            </w:pPr>
            <w:ins w:id="4194" w:author="Thomas Dietz" w:date="2012-08-13T13:32:00Z">
              <w:r>
                <w:t xml:space="preserve">              &lt;xs:annotation&gt;</w:t>
              </w:r>
            </w:ins>
          </w:p>
          <w:p w14:paraId="071A6DB9" w14:textId="77777777" w:rsidR="00257D58" w:rsidRDefault="00257D58" w:rsidP="00257D58">
            <w:pPr>
              <w:pStyle w:val="XML1"/>
              <w:rPr>
                <w:ins w:id="4195" w:author="Thomas Dietz" w:date="2012-08-13T13:32:00Z"/>
              </w:rPr>
            </w:pPr>
            <w:ins w:id="4196" w:author="Thomas Dietz" w:date="2012-08-13T13:32:00Z">
              <w:r>
                <w:t xml:space="preserve">                &lt;xs:documentation&gt;</w:t>
              </w:r>
            </w:ins>
          </w:p>
          <w:p w14:paraId="1BEFFC52" w14:textId="77777777" w:rsidR="00257D58" w:rsidRDefault="00257D58" w:rsidP="00257D58">
            <w:pPr>
              <w:pStyle w:val="XML1"/>
              <w:rPr>
                <w:ins w:id="4197" w:author="Thomas Dietz" w:date="2012-08-13T13:32:00Z"/>
              </w:rPr>
            </w:pPr>
            <w:ins w:id="4198" w:author="Thomas Dietz" w:date="2012-08-13T13:32:00Z">
              <w:r>
                <w:t xml:space="preserve">                  The resource identifier of the owned</w:t>
              </w:r>
            </w:ins>
          </w:p>
          <w:p w14:paraId="60AF8C69" w14:textId="77777777" w:rsidR="00257D58" w:rsidRDefault="00257D58" w:rsidP="00257D58">
            <w:pPr>
              <w:pStyle w:val="XML1"/>
              <w:rPr>
                <w:ins w:id="4199" w:author="Thomas Dietz" w:date="2012-08-13T13:32:00Z"/>
              </w:rPr>
            </w:pPr>
            <w:ins w:id="4200" w:author="Thomas Dietz" w:date="2012-08-13T13:32:00Z">
              <w:r>
                <w:t xml:space="preserve">                  certificate in the OpenFlow Capable Switch that the</w:t>
              </w:r>
            </w:ins>
          </w:p>
          <w:p w14:paraId="49AA81F1" w14:textId="77777777" w:rsidR="00257D58" w:rsidRDefault="00257D58" w:rsidP="00257D58">
            <w:pPr>
              <w:pStyle w:val="XML1"/>
              <w:rPr>
                <w:ins w:id="4201" w:author="Thomas Dietz" w:date="2012-08-13T13:32:00Z"/>
              </w:rPr>
            </w:pPr>
            <w:ins w:id="4202" w:author="Thomas Dietz" w:date="2012-08-13T13:32:00Z">
              <w:r>
                <w:t xml:space="preserve">                  OpenFlow Logical Switch uses to identify itself.  This</w:t>
              </w:r>
            </w:ins>
          </w:p>
          <w:p w14:paraId="2D47E6AC" w14:textId="77777777" w:rsidR="00257D58" w:rsidRDefault="00257D58" w:rsidP="00257D58">
            <w:pPr>
              <w:pStyle w:val="XML1"/>
              <w:rPr>
                <w:ins w:id="4203" w:author="Thomas Dietz" w:date="2012-08-13T13:32:00Z"/>
              </w:rPr>
            </w:pPr>
            <w:ins w:id="4204" w:author="Thomas Dietz" w:date="2012-08-13T13:32:00Z">
              <w:r>
                <w:t xml:space="preserve">                  element MUST NOT occur more than once in an OpenFlow</w:t>
              </w:r>
            </w:ins>
          </w:p>
          <w:p w14:paraId="3A693272" w14:textId="77777777" w:rsidR="00257D58" w:rsidRDefault="00257D58" w:rsidP="00257D58">
            <w:pPr>
              <w:pStyle w:val="XML1"/>
              <w:rPr>
                <w:ins w:id="4205" w:author="Thomas Dietz" w:date="2012-08-13T13:32:00Z"/>
              </w:rPr>
            </w:pPr>
            <w:ins w:id="4206" w:author="Thomas Dietz" w:date="2012-08-13T13:32:00Z">
              <w:r>
                <w:t xml:space="preserve">                  Logical Switch's resource list.  </w:t>
              </w:r>
            </w:ins>
          </w:p>
          <w:p w14:paraId="70C110B5" w14:textId="77777777" w:rsidR="00257D58" w:rsidRDefault="00257D58" w:rsidP="00257D58">
            <w:pPr>
              <w:pStyle w:val="XML1"/>
              <w:rPr>
                <w:ins w:id="4207" w:author="Thomas Dietz" w:date="2012-08-13T13:32:00Z"/>
              </w:rPr>
            </w:pPr>
            <w:ins w:id="4208" w:author="Thomas Dietz" w:date="2012-08-13T13:32:00Z">
              <w:r>
                <w:t xml:space="preserve">                          </w:t>
              </w:r>
            </w:ins>
          </w:p>
          <w:p w14:paraId="39AAF307" w14:textId="77777777" w:rsidR="00257D58" w:rsidRDefault="00257D58" w:rsidP="00257D58">
            <w:pPr>
              <w:pStyle w:val="XML1"/>
              <w:rPr>
                <w:ins w:id="4209" w:author="Thomas Dietz" w:date="2012-08-13T13:32:00Z"/>
              </w:rPr>
            </w:pPr>
            <w:ins w:id="4210" w:author="Thomas Dietz" w:date="2012-08-13T13:32:00Z">
              <w:r>
                <w:t xml:space="preserve">                  If no such element is in an OpenFlow Logical Switch's </w:t>
              </w:r>
            </w:ins>
          </w:p>
          <w:p w14:paraId="6E3A365F" w14:textId="77777777" w:rsidR="00257D58" w:rsidRDefault="00257D58" w:rsidP="00257D58">
            <w:pPr>
              <w:pStyle w:val="XML1"/>
              <w:rPr>
                <w:ins w:id="4211" w:author="Thomas Dietz" w:date="2012-08-13T13:32:00Z"/>
              </w:rPr>
            </w:pPr>
            <w:ins w:id="4212" w:author="Thomas Dietz" w:date="2012-08-13T13:32:00Z">
              <w:r>
                <w:t xml:space="preserve">                  resource list, then the OpenFlow Logical Switch does not </w:t>
              </w:r>
            </w:ins>
          </w:p>
          <w:p w14:paraId="4A44CAC1" w14:textId="77777777" w:rsidR="00257D58" w:rsidRDefault="00257D58" w:rsidP="00257D58">
            <w:pPr>
              <w:pStyle w:val="XML1"/>
              <w:rPr>
                <w:ins w:id="4213" w:author="Thomas Dietz" w:date="2012-08-13T13:32:00Z"/>
              </w:rPr>
            </w:pPr>
            <w:ins w:id="4214" w:author="Thomas Dietz" w:date="2012-08-13T13:32:00Z">
              <w:r>
                <w:t xml:space="preserve">                  authenticate itself towards an OpenFloe Controller with a</w:t>
              </w:r>
            </w:ins>
          </w:p>
          <w:p w14:paraId="4C232BB3" w14:textId="77777777" w:rsidR="00257D58" w:rsidRDefault="00257D58" w:rsidP="00257D58">
            <w:pPr>
              <w:pStyle w:val="XML1"/>
              <w:rPr>
                <w:ins w:id="4215" w:author="Thomas Dietz" w:date="2012-08-13T13:32:00Z"/>
              </w:rPr>
            </w:pPr>
            <w:ins w:id="4216" w:author="Thomas Dietz" w:date="2012-08-13T13:32:00Z">
              <w:r>
                <w:t xml:space="preserve">                  certificate.  If this element is present, then the</w:t>
              </w:r>
            </w:ins>
          </w:p>
          <w:p w14:paraId="7C5046D8" w14:textId="77777777" w:rsidR="00257D58" w:rsidRDefault="00257D58" w:rsidP="00257D58">
            <w:pPr>
              <w:pStyle w:val="XML1"/>
              <w:rPr>
                <w:ins w:id="4217" w:author="Thomas Dietz" w:date="2012-08-13T13:32:00Z"/>
              </w:rPr>
            </w:pPr>
            <w:ins w:id="4218" w:author="Thomas Dietz" w:date="2012-08-13T13:32:00Z">
              <w:r>
                <w:t xml:space="preserve">                  OpenFlow Logical Switch MUST provide this certificate for</w:t>
              </w:r>
            </w:ins>
          </w:p>
          <w:p w14:paraId="2EBABDFD" w14:textId="77777777" w:rsidR="00257D58" w:rsidRDefault="00257D58" w:rsidP="00257D58">
            <w:pPr>
              <w:pStyle w:val="XML1"/>
              <w:rPr>
                <w:ins w:id="4219" w:author="Thomas Dietz" w:date="2012-08-13T13:32:00Z"/>
              </w:rPr>
            </w:pPr>
            <w:ins w:id="4220" w:author="Thomas Dietz" w:date="2012-08-13T13:32:00Z">
              <w:r>
                <w:t xml:space="preserve">                  authentication to an OpenFlow Controller when setting up</w:t>
              </w:r>
            </w:ins>
          </w:p>
          <w:p w14:paraId="4D174D94" w14:textId="77777777" w:rsidR="00257D58" w:rsidRDefault="00257D58" w:rsidP="00257D58">
            <w:pPr>
              <w:pStyle w:val="XML1"/>
              <w:rPr>
                <w:ins w:id="4221" w:author="Thomas Dietz" w:date="2012-08-13T13:32:00Z"/>
              </w:rPr>
            </w:pPr>
            <w:ins w:id="4222" w:author="Thomas Dietz" w:date="2012-08-13T13:32:00Z">
              <w:r>
                <w:t xml:space="preserve">                  a TLS connection.  </w:t>
              </w:r>
            </w:ins>
          </w:p>
          <w:p w14:paraId="12080939" w14:textId="77777777" w:rsidR="00257D58" w:rsidRDefault="00257D58" w:rsidP="00257D58">
            <w:pPr>
              <w:pStyle w:val="XML1"/>
              <w:rPr>
                <w:ins w:id="4223" w:author="Thomas Dietz" w:date="2012-08-13T13:32:00Z"/>
              </w:rPr>
            </w:pPr>
            <w:ins w:id="4224" w:author="Thomas Dietz" w:date="2012-08-13T13:32:00Z">
              <w:r>
                <w:t xml:space="preserve">                          </w:t>
              </w:r>
            </w:ins>
          </w:p>
          <w:p w14:paraId="59569D1B" w14:textId="77777777" w:rsidR="00257D58" w:rsidRDefault="00257D58" w:rsidP="00257D58">
            <w:pPr>
              <w:pStyle w:val="XML1"/>
              <w:rPr>
                <w:ins w:id="4225" w:author="Thomas Dietz" w:date="2012-08-13T13:32:00Z"/>
              </w:rPr>
            </w:pPr>
            <w:ins w:id="4226" w:author="Thomas Dietz" w:date="2012-08-13T13:32:00Z">
              <w:r>
                <w:t xml:space="preserve">                  For TCP connections this element is irrelevant.</w:t>
              </w:r>
            </w:ins>
          </w:p>
          <w:p w14:paraId="6AD606FF" w14:textId="77777777" w:rsidR="00257D58" w:rsidRDefault="00257D58" w:rsidP="00257D58">
            <w:pPr>
              <w:pStyle w:val="XML1"/>
              <w:rPr>
                <w:ins w:id="4227" w:author="Thomas Dietz" w:date="2012-08-13T13:32:00Z"/>
              </w:rPr>
            </w:pPr>
          </w:p>
          <w:p w14:paraId="2FD75DF2" w14:textId="77777777" w:rsidR="00257D58" w:rsidRDefault="00257D58" w:rsidP="00257D58">
            <w:pPr>
              <w:pStyle w:val="XML1"/>
              <w:rPr>
                <w:ins w:id="4228" w:author="Thomas Dietz" w:date="2012-08-13T13:32:00Z"/>
              </w:rPr>
            </w:pPr>
            <w:ins w:id="4229" w:author="Thomas Dietz" w:date="2012-08-13T13:32:00Z">
              <w:r>
                <w:t xml:space="preserve">                  The element MUST refer to an element at the following</w:t>
              </w:r>
            </w:ins>
          </w:p>
          <w:p w14:paraId="743BE9BF" w14:textId="77777777" w:rsidR="00257D58" w:rsidRDefault="00257D58" w:rsidP="00257D58">
            <w:pPr>
              <w:pStyle w:val="XML1"/>
              <w:rPr>
                <w:ins w:id="4230" w:author="Thomas Dietz" w:date="2012-08-13T13:32:00Z"/>
              </w:rPr>
            </w:pPr>
            <w:ins w:id="4231" w:author="Thomas Dietz" w:date="2012-08-13T13:32:00Z">
              <w:r>
                <w:t xml:space="preserve">                  path:</w:t>
              </w:r>
            </w:ins>
          </w:p>
          <w:p w14:paraId="3983469D" w14:textId="77777777" w:rsidR="00257D58" w:rsidRDefault="00257D58" w:rsidP="00257D58">
            <w:pPr>
              <w:pStyle w:val="XML1"/>
              <w:rPr>
                <w:ins w:id="4232" w:author="Thomas Dietz" w:date="2012-08-13T13:32:00Z"/>
              </w:rPr>
            </w:pPr>
            <w:ins w:id="4233" w:author="Thomas Dietz" w:date="2012-08-13T13:32:00Z">
              <w:r>
                <w:t xml:space="preserve">                  /capable-switch/resources/owned-certificate/resource-id</w:t>
              </w:r>
            </w:ins>
          </w:p>
          <w:p w14:paraId="7C38C308" w14:textId="77777777" w:rsidR="00257D58" w:rsidRDefault="00257D58" w:rsidP="00257D58">
            <w:pPr>
              <w:pStyle w:val="XML1"/>
              <w:rPr>
                <w:ins w:id="4234" w:author="Thomas Dietz" w:date="2012-08-13T13:32:00Z"/>
              </w:rPr>
            </w:pPr>
          </w:p>
          <w:p w14:paraId="289F0D7B" w14:textId="77777777" w:rsidR="00257D58" w:rsidRDefault="00257D58" w:rsidP="00257D58">
            <w:pPr>
              <w:pStyle w:val="XML1"/>
              <w:rPr>
                <w:ins w:id="4235" w:author="Thomas Dietz" w:date="2012-08-13T13:32:00Z"/>
              </w:rPr>
            </w:pPr>
            <w:ins w:id="4236" w:author="Thomas Dietz" w:date="2012-08-13T13:32:00Z">
              <w:r>
                <w:t xml:space="preserve">                &lt;/xs:documentation&gt;</w:t>
              </w:r>
            </w:ins>
          </w:p>
          <w:p w14:paraId="78D50005" w14:textId="77777777" w:rsidR="00257D58" w:rsidRDefault="00257D58" w:rsidP="00257D58">
            <w:pPr>
              <w:pStyle w:val="XML1"/>
              <w:rPr>
                <w:ins w:id="4237" w:author="Thomas Dietz" w:date="2012-08-13T13:32:00Z"/>
              </w:rPr>
            </w:pPr>
            <w:ins w:id="4238" w:author="Thomas Dietz" w:date="2012-08-13T13:32:00Z">
              <w:r>
                <w:t xml:space="preserve">              &lt;/xs:annotation&gt;</w:t>
              </w:r>
            </w:ins>
          </w:p>
          <w:p w14:paraId="1E6EC5F1" w14:textId="77777777" w:rsidR="00257D58" w:rsidRDefault="00257D58" w:rsidP="00257D58">
            <w:pPr>
              <w:pStyle w:val="XML1"/>
              <w:rPr>
                <w:ins w:id="4239" w:author="Thomas Dietz" w:date="2012-08-13T13:32:00Z"/>
              </w:rPr>
            </w:pPr>
            <w:ins w:id="4240" w:author="Thomas Dietz" w:date="2012-08-13T13:32:00Z">
              <w:r>
                <w:t xml:space="preserve">              &lt;xs:simpleType&gt;</w:t>
              </w:r>
            </w:ins>
          </w:p>
          <w:p w14:paraId="1AAC6746" w14:textId="77777777" w:rsidR="00257D58" w:rsidRDefault="00257D58" w:rsidP="00257D58">
            <w:pPr>
              <w:pStyle w:val="XML1"/>
              <w:rPr>
                <w:ins w:id="4241" w:author="Thomas Dietz" w:date="2012-08-13T13:32:00Z"/>
              </w:rPr>
            </w:pPr>
            <w:ins w:id="4242" w:author="Thomas Dietz" w:date="2012-08-13T13:32:00Z">
              <w:r>
                <w:t xml:space="preserve">                &lt;xs:restriction base="inet:uri"&gt;</w:t>
              </w:r>
            </w:ins>
          </w:p>
          <w:p w14:paraId="6302AF29" w14:textId="77777777" w:rsidR="00257D58" w:rsidRDefault="00257D58" w:rsidP="00257D58">
            <w:pPr>
              <w:pStyle w:val="XML1"/>
              <w:rPr>
                <w:ins w:id="4243" w:author="Thomas Dietz" w:date="2012-08-13T13:32:00Z"/>
              </w:rPr>
            </w:pPr>
            <w:ins w:id="4244" w:author="Thomas Dietz" w:date="2012-08-13T13:32:00Z">
              <w:r>
                <w:t xml:space="preserve">                &lt;/xs:restriction&gt;</w:t>
              </w:r>
            </w:ins>
          </w:p>
          <w:p w14:paraId="7906A3B7" w14:textId="77777777" w:rsidR="00257D58" w:rsidRDefault="00257D58" w:rsidP="00257D58">
            <w:pPr>
              <w:pStyle w:val="XML1"/>
              <w:rPr>
                <w:ins w:id="4245" w:author="Thomas Dietz" w:date="2012-08-13T13:32:00Z"/>
              </w:rPr>
            </w:pPr>
            <w:ins w:id="4246" w:author="Thomas Dietz" w:date="2012-08-13T13:32:00Z">
              <w:r>
                <w:t xml:space="preserve">              &lt;/xs:simpleType&gt;</w:t>
              </w:r>
            </w:ins>
          </w:p>
          <w:p w14:paraId="0EC38BEF" w14:textId="77777777" w:rsidR="00257D58" w:rsidRDefault="00257D58" w:rsidP="00257D58">
            <w:pPr>
              <w:pStyle w:val="XML1"/>
              <w:rPr>
                <w:ins w:id="4247" w:author="Thomas Dietz" w:date="2012-08-13T13:32:00Z"/>
              </w:rPr>
            </w:pPr>
            <w:ins w:id="4248" w:author="Thomas Dietz" w:date="2012-08-13T13:32:00Z">
              <w:r>
                <w:t xml:space="preserve">            &lt;/xs:element&gt;</w:t>
              </w:r>
            </w:ins>
          </w:p>
          <w:p w14:paraId="7EDC0B3D" w14:textId="77777777" w:rsidR="00257D58" w:rsidRDefault="00257D58" w:rsidP="00257D58">
            <w:pPr>
              <w:pStyle w:val="XML1"/>
              <w:rPr>
                <w:ins w:id="4249" w:author="Thomas Dietz" w:date="2012-08-13T13:32:00Z"/>
              </w:rPr>
            </w:pPr>
            <w:ins w:id="4250" w:author="Thomas Dietz" w:date="2012-08-13T13:32:00Z">
              <w:r>
                <w:t xml:space="preserve">            &lt;xs:element name="flow-table" minOccurs="0" maxOccurs="unbounded"&gt;</w:t>
              </w:r>
            </w:ins>
          </w:p>
          <w:p w14:paraId="5AA824EF" w14:textId="77777777" w:rsidR="00257D58" w:rsidRDefault="00257D58" w:rsidP="00257D58">
            <w:pPr>
              <w:pStyle w:val="XML1"/>
              <w:rPr>
                <w:ins w:id="4251" w:author="Thomas Dietz" w:date="2012-08-13T13:32:00Z"/>
              </w:rPr>
            </w:pPr>
            <w:ins w:id="4252" w:author="Thomas Dietz" w:date="2012-08-13T13:32:00Z">
              <w:r>
                <w:t xml:space="preserve">              &lt;xs:annotation&gt;</w:t>
              </w:r>
            </w:ins>
          </w:p>
          <w:p w14:paraId="7F9DD5BD" w14:textId="77777777" w:rsidR="00257D58" w:rsidRDefault="00257D58" w:rsidP="00257D58">
            <w:pPr>
              <w:pStyle w:val="XML1"/>
              <w:rPr>
                <w:ins w:id="4253" w:author="Thomas Dietz" w:date="2012-08-13T13:32:00Z"/>
              </w:rPr>
            </w:pPr>
            <w:ins w:id="4254" w:author="Thomas Dietz" w:date="2012-08-13T13:32:00Z">
              <w:r>
                <w:t xml:space="preserve">                &lt;xs:documentation&gt;</w:t>
              </w:r>
            </w:ins>
          </w:p>
          <w:p w14:paraId="651DA998" w14:textId="77777777" w:rsidR="00257D58" w:rsidRDefault="00257D58" w:rsidP="00257D58">
            <w:pPr>
              <w:pStyle w:val="XML1"/>
              <w:rPr>
                <w:ins w:id="4255" w:author="Thomas Dietz" w:date="2012-08-13T13:32:00Z"/>
              </w:rPr>
            </w:pPr>
            <w:ins w:id="4256" w:author="Thomas Dietz" w:date="2012-08-13T13:32:00Z">
              <w:r>
                <w:t xml:space="preserve">                  A resource identifier of a flow table of the </w:t>
              </w:r>
            </w:ins>
          </w:p>
          <w:p w14:paraId="3E0028AD" w14:textId="77777777" w:rsidR="00257D58" w:rsidRDefault="00257D58" w:rsidP="00257D58">
            <w:pPr>
              <w:pStyle w:val="XML1"/>
              <w:rPr>
                <w:ins w:id="4257" w:author="Thomas Dietz" w:date="2012-08-13T13:32:00Z"/>
              </w:rPr>
            </w:pPr>
            <w:ins w:id="4258" w:author="Thomas Dietz" w:date="2012-08-13T13:32:00Z">
              <w:r>
                <w:t xml:space="preserve">                  OpenFlow Capable Switch that the OpenFlow Logical Switch </w:t>
              </w:r>
            </w:ins>
          </w:p>
          <w:p w14:paraId="27254360" w14:textId="77777777" w:rsidR="00257D58" w:rsidRDefault="00257D58" w:rsidP="00257D58">
            <w:pPr>
              <w:pStyle w:val="XML1"/>
              <w:rPr>
                <w:ins w:id="4259" w:author="Thomas Dietz" w:date="2012-08-13T13:32:00Z"/>
              </w:rPr>
            </w:pPr>
            <w:ins w:id="4260" w:author="Thomas Dietz" w:date="2012-08-13T13:32:00Z">
              <w:r>
                <w:t xml:space="preserve">                  has exclusive access to.</w:t>
              </w:r>
            </w:ins>
          </w:p>
          <w:p w14:paraId="5B967B23" w14:textId="77777777" w:rsidR="00257D58" w:rsidRDefault="00257D58" w:rsidP="00257D58">
            <w:pPr>
              <w:pStyle w:val="XML1"/>
              <w:rPr>
                <w:ins w:id="4261" w:author="Thomas Dietz" w:date="2012-08-13T13:32:00Z"/>
              </w:rPr>
            </w:pPr>
          </w:p>
          <w:p w14:paraId="36FECF92" w14:textId="77777777" w:rsidR="00257D58" w:rsidRDefault="00257D58" w:rsidP="00257D58">
            <w:pPr>
              <w:pStyle w:val="XML1"/>
              <w:rPr>
                <w:ins w:id="4262" w:author="Thomas Dietz" w:date="2012-08-13T13:32:00Z"/>
              </w:rPr>
            </w:pPr>
            <w:ins w:id="4263" w:author="Thomas Dietz" w:date="2012-08-13T13:32:00Z">
              <w:r>
                <w:t xml:space="preserve">                  The elements in this list MUST refer to elements at the</w:t>
              </w:r>
            </w:ins>
          </w:p>
          <w:p w14:paraId="686DF66B" w14:textId="77777777" w:rsidR="00257D58" w:rsidRDefault="00257D58" w:rsidP="00257D58">
            <w:pPr>
              <w:pStyle w:val="XML1"/>
              <w:rPr>
                <w:ins w:id="4264" w:author="Thomas Dietz" w:date="2012-08-13T13:32:00Z"/>
              </w:rPr>
            </w:pPr>
            <w:ins w:id="4265" w:author="Thomas Dietz" w:date="2012-08-13T13:32:00Z">
              <w:r>
                <w:lastRenderedPageBreak/>
                <w:t xml:space="preserve">                  following path:</w:t>
              </w:r>
            </w:ins>
          </w:p>
          <w:p w14:paraId="5D9353AA" w14:textId="77777777" w:rsidR="00257D58" w:rsidRDefault="00257D58" w:rsidP="00257D58">
            <w:pPr>
              <w:pStyle w:val="XML1"/>
              <w:rPr>
                <w:ins w:id="4266" w:author="Thomas Dietz" w:date="2012-08-13T13:32:00Z"/>
              </w:rPr>
            </w:pPr>
            <w:ins w:id="4267" w:author="Thomas Dietz" w:date="2012-08-13T13:32:00Z">
              <w:r>
                <w:t xml:space="preserve">                  /capable-switch/resources/flow-table/resource-id</w:t>
              </w:r>
            </w:ins>
          </w:p>
          <w:p w14:paraId="77FD9711" w14:textId="77777777" w:rsidR="00257D58" w:rsidRDefault="00257D58" w:rsidP="00257D58">
            <w:pPr>
              <w:pStyle w:val="XML1"/>
              <w:rPr>
                <w:ins w:id="4268" w:author="Thomas Dietz" w:date="2012-08-13T13:32:00Z"/>
              </w:rPr>
            </w:pPr>
          </w:p>
          <w:p w14:paraId="5699601C" w14:textId="77777777" w:rsidR="00257D58" w:rsidRDefault="00257D58" w:rsidP="00257D58">
            <w:pPr>
              <w:pStyle w:val="XML1"/>
              <w:rPr>
                <w:ins w:id="4269" w:author="Thomas Dietz" w:date="2012-08-13T13:32:00Z"/>
              </w:rPr>
            </w:pPr>
            <w:ins w:id="4270" w:author="Thomas Dietz" w:date="2012-08-13T13:32:00Z">
              <w:r>
                <w:t xml:space="preserve">                  Elements in this list MUST be unique. This means each</w:t>
              </w:r>
            </w:ins>
          </w:p>
          <w:p w14:paraId="5508F274" w14:textId="77777777" w:rsidR="00257D58" w:rsidRDefault="00257D58" w:rsidP="00257D58">
            <w:pPr>
              <w:pStyle w:val="XML1"/>
              <w:rPr>
                <w:ins w:id="4271" w:author="Thomas Dietz" w:date="2012-08-13T13:32:00Z"/>
              </w:rPr>
            </w:pPr>
            <w:ins w:id="4272" w:author="Thomas Dietz" w:date="2012-08-13T13:32:00Z">
              <w:r>
                <w:t xml:space="preserve">                  flow-table element can only be referenced once.</w:t>
              </w:r>
            </w:ins>
          </w:p>
          <w:p w14:paraId="534A35A4" w14:textId="77777777" w:rsidR="00257D58" w:rsidRDefault="00257D58" w:rsidP="00257D58">
            <w:pPr>
              <w:pStyle w:val="XML1"/>
              <w:rPr>
                <w:ins w:id="4273" w:author="Thomas Dietz" w:date="2012-08-13T13:32:00Z"/>
              </w:rPr>
            </w:pPr>
            <w:ins w:id="4274" w:author="Thomas Dietz" w:date="2012-08-13T13:32:00Z">
              <w:r>
                <w:t xml:space="preserve">                &lt;/xs:documentation&gt;</w:t>
              </w:r>
            </w:ins>
          </w:p>
          <w:p w14:paraId="60F8A4D3" w14:textId="77777777" w:rsidR="00257D58" w:rsidRDefault="00257D58" w:rsidP="00257D58">
            <w:pPr>
              <w:pStyle w:val="XML1"/>
              <w:rPr>
                <w:ins w:id="4275" w:author="Thomas Dietz" w:date="2012-08-13T13:32:00Z"/>
              </w:rPr>
            </w:pPr>
            <w:ins w:id="4276" w:author="Thomas Dietz" w:date="2012-08-13T13:32:00Z">
              <w:r>
                <w:t xml:space="preserve">              &lt;/xs:annotation&gt;</w:t>
              </w:r>
            </w:ins>
          </w:p>
          <w:p w14:paraId="3DD82119" w14:textId="77777777" w:rsidR="00257D58" w:rsidRDefault="00257D58" w:rsidP="00257D58">
            <w:pPr>
              <w:pStyle w:val="XML1"/>
              <w:rPr>
                <w:ins w:id="4277" w:author="Thomas Dietz" w:date="2012-08-13T13:32:00Z"/>
              </w:rPr>
            </w:pPr>
            <w:ins w:id="4278" w:author="Thomas Dietz" w:date="2012-08-13T13:32:00Z">
              <w:r>
                <w:t xml:space="preserve">              &lt;xs:simpleType&gt;</w:t>
              </w:r>
            </w:ins>
          </w:p>
          <w:p w14:paraId="277A8BE2" w14:textId="77777777" w:rsidR="00257D58" w:rsidRDefault="00257D58" w:rsidP="00257D58">
            <w:pPr>
              <w:pStyle w:val="XML1"/>
              <w:rPr>
                <w:ins w:id="4279" w:author="Thomas Dietz" w:date="2012-08-13T13:32:00Z"/>
              </w:rPr>
            </w:pPr>
            <w:ins w:id="4280" w:author="Thomas Dietz" w:date="2012-08-13T13:32:00Z">
              <w:r>
                <w:t xml:space="preserve">                &lt;xs:restriction base="inet:uri"&gt;</w:t>
              </w:r>
            </w:ins>
          </w:p>
          <w:p w14:paraId="235521BD" w14:textId="77777777" w:rsidR="00257D58" w:rsidRDefault="00257D58" w:rsidP="00257D58">
            <w:pPr>
              <w:pStyle w:val="XML1"/>
              <w:rPr>
                <w:ins w:id="4281" w:author="Thomas Dietz" w:date="2012-08-13T13:32:00Z"/>
              </w:rPr>
            </w:pPr>
            <w:ins w:id="4282" w:author="Thomas Dietz" w:date="2012-08-13T13:32:00Z">
              <w:r>
                <w:t xml:space="preserve">                &lt;/xs:restriction&gt;</w:t>
              </w:r>
            </w:ins>
          </w:p>
          <w:p w14:paraId="13FC11D3" w14:textId="77777777" w:rsidR="00257D58" w:rsidRDefault="00257D58" w:rsidP="00257D58">
            <w:pPr>
              <w:pStyle w:val="XML1"/>
              <w:rPr>
                <w:ins w:id="4283" w:author="Thomas Dietz" w:date="2012-08-13T13:32:00Z"/>
              </w:rPr>
            </w:pPr>
            <w:ins w:id="4284" w:author="Thomas Dietz" w:date="2012-08-13T13:32:00Z">
              <w:r>
                <w:t xml:space="preserve">              &lt;/xs:simpleType&gt;</w:t>
              </w:r>
            </w:ins>
          </w:p>
          <w:p w14:paraId="48448E0A" w14:textId="77777777" w:rsidR="00257D58" w:rsidRDefault="00257D58" w:rsidP="00257D58">
            <w:pPr>
              <w:pStyle w:val="XML1"/>
              <w:rPr>
                <w:ins w:id="4285" w:author="Thomas Dietz" w:date="2012-08-13T13:32:00Z"/>
              </w:rPr>
            </w:pPr>
            <w:ins w:id="4286" w:author="Thomas Dietz" w:date="2012-08-13T13:32:00Z">
              <w:r>
                <w:t xml:space="preserve">            &lt;/xs:element&gt;</w:t>
              </w:r>
            </w:ins>
          </w:p>
          <w:p w14:paraId="0909ECEE" w14:textId="77777777" w:rsidR="00257D58" w:rsidRDefault="00257D58" w:rsidP="00257D58">
            <w:pPr>
              <w:pStyle w:val="XML1"/>
              <w:rPr>
                <w:ins w:id="4287" w:author="Thomas Dietz" w:date="2012-08-13T13:32:00Z"/>
              </w:rPr>
            </w:pPr>
            <w:ins w:id="4288" w:author="Thomas Dietz" w:date="2012-08-13T13:32:00Z">
              <w:r>
                <w:t xml:space="preserve">          &lt;/xs:sequence&gt;</w:t>
              </w:r>
            </w:ins>
          </w:p>
          <w:p w14:paraId="5CD30B06" w14:textId="77777777" w:rsidR="00257D58" w:rsidRDefault="00257D58" w:rsidP="00257D58">
            <w:pPr>
              <w:pStyle w:val="XML1"/>
              <w:rPr>
                <w:ins w:id="4289" w:author="Thomas Dietz" w:date="2012-08-13T13:32:00Z"/>
              </w:rPr>
            </w:pPr>
            <w:ins w:id="4290" w:author="Thomas Dietz" w:date="2012-08-13T13:32:00Z">
              <w:r>
                <w:t xml:space="preserve">        &lt;/xs:complexType&gt;</w:t>
              </w:r>
            </w:ins>
          </w:p>
          <w:p w14:paraId="275AD799" w14:textId="77777777" w:rsidR="00257D58" w:rsidRDefault="00257D58" w:rsidP="00257D58">
            <w:pPr>
              <w:pStyle w:val="XML1"/>
              <w:rPr>
                <w:ins w:id="4291" w:author="Thomas Dietz" w:date="2012-08-13T13:32:00Z"/>
              </w:rPr>
            </w:pPr>
            <w:ins w:id="4292" w:author="Thomas Dietz" w:date="2012-08-13T13:32:00Z">
              <w:r>
                <w:t xml:space="preserve">      &lt;/xs:element&gt;</w:t>
              </w:r>
            </w:ins>
          </w:p>
          <w:p w14:paraId="630DCA11" w14:textId="77777777" w:rsidR="00257D58" w:rsidRDefault="00257D58" w:rsidP="00257D58">
            <w:pPr>
              <w:pStyle w:val="XML1"/>
              <w:rPr>
                <w:ins w:id="4293" w:author="Thomas Dietz" w:date="2012-08-13T13:32:00Z"/>
              </w:rPr>
            </w:pPr>
            <w:ins w:id="4294" w:author="Thomas Dietz" w:date="2012-08-13T13:32:00Z">
              <w:r>
                <w:t xml:space="preserve">    &lt;/xs:sequence&gt;</w:t>
              </w:r>
            </w:ins>
          </w:p>
          <w:p w14:paraId="6A0600B3" w14:textId="77777777" w:rsidR="00C805D1" w:rsidRDefault="00257D58" w:rsidP="00257D58">
            <w:pPr>
              <w:pStyle w:val="XML1"/>
              <w:rPr>
                <w:ins w:id="4295" w:author="Thomas Dietz" w:date="2012-08-13T14:52:00Z"/>
              </w:rPr>
            </w:pPr>
            <w:ins w:id="4296" w:author="Thomas Dietz" w:date="2012-08-13T13:32:00Z">
              <w:r>
                <w:t xml:space="preserve">  &lt;/xs:group&gt;</w:t>
              </w:r>
            </w:ins>
          </w:p>
          <w:p w14:paraId="0355D029" w14:textId="77777777" w:rsidR="0004515F" w:rsidRPr="001D1E49" w:rsidRDefault="0004515F" w:rsidP="00257D58">
            <w:pPr>
              <w:pStyle w:val="XML1"/>
              <w:rPr>
                <w:ins w:id="4297" w:author="Thomas Dietz" w:date="2012-08-13T14:52:00Z"/>
              </w:rPr>
            </w:pPr>
          </w:p>
          <w:p w14:paraId="558AFEAE" w14:textId="77777777" w:rsidR="0004515F" w:rsidRPr="0004515F" w:rsidRDefault="0004515F" w:rsidP="0004515F">
            <w:pPr>
              <w:pStyle w:val="XML1"/>
              <w:rPr>
                <w:ins w:id="4298" w:author="Thomas Dietz" w:date="2012-08-13T14:52:00Z"/>
                <w:rPrChange w:id="4299" w:author="Thomas Dietz" w:date="2012-08-13T14:52:00Z">
                  <w:rPr>
                    <w:ins w:id="4300" w:author="Thomas Dietz" w:date="2012-08-13T14:52:00Z"/>
                    <w:b/>
                  </w:rPr>
                </w:rPrChange>
              </w:rPr>
            </w:pPr>
            <w:ins w:id="4301" w:author="Thomas Dietz" w:date="2012-08-13T14:52:00Z">
              <w:r w:rsidRPr="0004515F">
                <w:rPr>
                  <w:rPrChange w:id="4302" w:author="Thomas Dietz" w:date="2012-08-13T14:52:00Z">
                    <w:rPr>
                      <w:b/>
                    </w:rPr>
                  </w:rPrChange>
                </w:rPr>
                <w:t xml:space="preserve">  &lt;xs:simpleType name="datapath-id-type"&gt;</w:t>
              </w:r>
            </w:ins>
          </w:p>
          <w:p w14:paraId="50594495" w14:textId="77777777" w:rsidR="0004515F" w:rsidRPr="0004515F" w:rsidRDefault="0004515F" w:rsidP="0004515F">
            <w:pPr>
              <w:pStyle w:val="XML1"/>
              <w:rPr>
                <w:ins w:id="4303" w:author="Thomas Dietz" w:date="2012-08-13T14:52:00Z"/>
                <w:rPrChange w:id="4304" w:author="Thomas Dietz" w:date="2012-08-13T14:52:00Z">
                  <w:rPr>
                    <w:ins w:id="4305" w:author="Thomas Dietz" w:date="2012-08-13T14:52:00Z"/>
                    <w:b/>
                  </w:rPr>
                </w:rPrChange>
              </w:rPr>
            </w:pPr>
            <w:ins w:id="4306" w:author="Thomas Dietz" w:date="2012-08-13T14:52:00Z">
              <w:r w:rsidRPr="0004515F">
                <w:rPr>
                  <w:rPrChange w:id="4307" w:author="Thomas Dietz" w:date="2012-08-13T14:52:00Z">
                    <w:rPr>
                      <w:b/>
                    </w:rPr>
                  </w:rPrChange>
                </w:rPr>
                <w:t xml:space="preserve">    &lt;xs:annotation&gt;</w:t>
              </w:r>
            </w:ins>
          </w:p>
          <w:p w14:paraId="0BA8ED23" w14:textId="77777777" w:rsidR="0004515F" w:rsidRPr="0004515F" w:rsidRDefault="0004515F" w:rsidP="0004515F">
            <w:pPr>
              <w:pStyle w:val="XML1"/>
              <w:rPr>
                <w:ins w:id="4308" w:author="Thomas Dietz" w:date="2012-08-13T14:52:00Z"/>
                <w:rPrChange w:id="4309" w:author="Thomas Dietz" w:date="2012-08-13T14:52:00Z">
                  <w:rPr>
                    <w:ins w:id="4310" w:author="Thomas Dietz" w:date="2012-08-13T14:52:00Z"/>
                    <w:b/>
                  </w:rPr>
                </w:rPrChange>
              </w:rPr>
            </w:pPr>
            <w:ins w:id="4311" w:author="Thomas Dietz" w:date="2012-08-13T14:52:00Z">
              <w:r w:rsidRPr="0004515F">
                <w:rPr>
                  <w:rPrChange w:id="4312" w:author="Thomas Dietz" w:date="2012-08-13T14:52:00Z">
                    <w:rPr>
                      <w:b/>
                    </w:rPr>
                  </w:rPrChange>
                </w:rPr>
                <w:t xml:space="preserve">      &lt;xs:documentation&gt;</w:t>
              </w:r>
            </w:ins>
          </w:p>
          <w:p w14:paraId="6A9E057E" w14:textId="77777777" w:rsidR="0004515F" w:rsidRPr="0004515F" w:rsidRDefault="0004515F" w:rsidP="0004515F">
            <w:pPr>
              <w:pStyle w:val="XML1"/>
              <w:rPr>
                <w:ins w:id="4313" w:author="Thomas Dietz" w:date="2012-08-13T14:52:00Z"/>
                <w:rPrChange w:id="4314" w:author="Thomas Dietz" w:date="2012-08-13T14:52:00Z">
                  <w:rPr>
                    <w:ins w:id="4315" w:author="Thomas Dietz" w:date="2012-08-13T14:52:00Z"/>
                    <w:b/>
                  </w:rPr>
                </w:rPrChange>
              </w:rPr>
            </w:pPr>
            <w:ins w:id="4316" w:author="Thomas Dietz" w:date="2012-08-13T14:52:00Z">
              <w:r w:rsidRPr="0004515F">
                <w:rPr>
                  <w:rPrChange w:id="4317" w:author="Thomas Dietz" w:date="2012-08-13T14:52:00Z">
                    <w:rPr>
                      <w:b/>
                    </w:rPr>
                  </w:rPrChange>
                </w:rPr>
                <w:t xml:space="preserve">        The datapath-id type represents an OpenFlow</w:t>
              </w:r>
            </w:ins>
          </w:p>
          <w:p w14:paraId="4B45B24D" w14:textId="77777777" w:rsidR="0004515F" w:rsidRPr="0004515F" w:rsidRDefault="0004515F" w:rsidP="0004515F">
            <w:pPr>
              <w:pStyle w:val="XML1"/>
              <w:rPr>
                <w:ins w:id="4318" w:author="Thomas Dietz" w:date="2012-08-13T14:52:00Z"/>
                <w:rPrChange w:id="4319" w:author="Thomas Dietz" w:date="2012-08-13T14:52:00Z">
                  <w:rPr>
                    <w:ins w:id="4320" w:author="Thomas Dietz" w:date="2012-08-13T14:52:00Z"/>
                    <w:b/>
                  </w:rPr>
                </w:rPrChange>
              </w:rPr>
            </w:pPr>
            <w:ins w:id="4321" w:author="Thomas Dietz" w:date="2012-08-13T14:52:00Z">
              <w:r w:rsidRPr="0004515F">
                <w:rPr>
                  <w:rPrChange w:id="4322" w:author="Thomas Dietz" w:date="2012-08-13T14:52:00Z">
                    <w:rPr>
                      <w:b/>
                    </w:rPr>
                  </w:rPrChange>
                </w:rPr>
                <w:t xml:space="preserve">        datapath identifier.</w:t>
              </w:r>
            </w:ins>
          </w:p>
          <w:p w14:paraId="4BD613A8" w14:textId="77777777" w:rsidR="0004515F" w:rsidRPr="0004515F" w:rsidRDefault="0004515F" w:rsidP="0004515F">
            <w:pPr>
              <w:pStyle w:val="XML1"/>
              <w:rPr>
                <w:ins w:id="4323" w:author="Thomas Dietz" w:date="2012-08-13T14:52:00Z"/>
                <w:rPrChange w:id="4324" w:author="Thomas Dietz" w:date="2012-08-13T14:52:00Z">
                  <w:rPr>
                    <w:ins w:id="4325" w:author="Thomas Dietz" w:date="2012-08-13T14:52:00Z"/>
                    <w:b/>
                  </w:rPr>
                </w:rPrChange>
              </w:rPr>
            </w:pPr>
            <w:ins w:id="4326" w:author="Thomas Dietz" w:date="2012-08-13T14:52:00Z">
              <w:r w:rsidRPr="0004515F">
                <w:rPr>
                  <w:rPrChange w:id="4327" w:author="Thomas Dietz" w:date="2012-08-13T14:52:00Z">
                    <w:rPr>
                      <w:b/>
                    </w:rPr>
                  </w:rPrChange>
                </w:rPr>
                <w:t xml:space="preserve">      &lt;/xs:documentation&gt;</w:t>
              </w:r>
            </w:ins>
          </w:p>
          <w:p w14:paraId="6EBCEC25" w14:textId="77777777" w:rsidR="0004515F" w:rsidRPr="0004515F" w:rsidRDefault="0004515F" w:rsidP="0004515F">
            <w:pPr>
              <w:pStyle w:val="XML1"/>
              <w:rPr>
                <w:ins w:id="4328" w:author="Thomas Dietz" w:date="2012-08-13T14:52:00Z"/>
                <w:rPrChange w:id="4329" w:author="Thomas Dietz" w:date="2012-08-13T14:52:00Z">
                  <w:rPr>
                    <w:ins w:id="4330" w:author="Thomas Dietz" w:date="2012-08-13T14:52:00Z"/>
                    <w:b/>
                  </w:rPr>
                </w:rPrChange>
              </w:rPr>
            </w:pPr>
            <w:ins w:id="4331" w:author="Thomas Dietz" w:date="2012-08-13T14:52:00Z">
              <w:r w:rsidRPr="0004515F">
                <w:rPr>
                  <w:rPrChange w:id="4332" w:author="Thomas Dietz" w:date="2012-08-13T14:52:00Z">
                    <w:rPr>
                      <w:b/>
                    </w:rPr>
                  </w:rPrChange>
                </w:rPr>
                <w:t xml:space="preserve">    &lt;/xs:annotation&gt;</w:t>
              </w:r>
            </w:ins>
          </w:p>
          <w:p w14:paraId="60BC38A8" w14:textId="77777777" w:rsidR="0004515F" w:rsidRPr="0004515F" w:rsidRDefault="0004515F" w:rsidP="0004515F">
            <w:pPr>
              <w:pStyle w:val="XML1"/>
              <w:rPr>
                <w:ins w:id="4333" w:author="Thomas Dietz" w:date="2012-08-13T14:52:00Z"/>
                <w:rPrChange w:id="4334" w:author="Thomas Dietz" w:date="2012-08-13T14:52:00Z">
                  <w:rPr>
                    <w:ins w:id="4335" w:author="Thomas Dietz" w:date="2012-08-13T14:52:00Z"/>
                    <w:b/>
                  </w:rPr>
                </w:rPrChange>
              </w:rPr>
            </w:pPr>
          </w:p>
          <w:p w14:paraId="2FD6708E" w14:textId="77777777" w:rsidR="0004515F" w:rsidRPr="0004515F" w:rsidRDefault="0004515F" w:rsidP="0004515F">
            <w:pPr>
              <w:pStyle w:val="XML1"/>
              <w:rPr>
                <w:ins w:id="4336" w:author="Thomas Dietz" w:date="2012-08-13T14:52:00Z"/>
                <w:rPrChange w:id="4337" w:author="Thomas Dietz" w:date="2012-08-13T14:52:00Z">
                  <w:rPr>
                    <w:ins w:id="4338" w:author="Thomas Dietz" w:date="2012-08-13T14:52:00Z"/>
                    <w:b/>
                  </w:rPr>
                </w:rPrChange>
              </w:rPr>
            </w:pPr>
            <w:ins w:id="4339" w:author="Thomas Dietz" w:date="2012-08-13T14:52:00Z">
              <w:r w:rsidRPr="0004515F">
                <w:rPr>
                  <w:rPrChange w:id="4340" w:author="Thomas Dietz" w:date="2012-08-13T14:52:00Z">
                    <w:rPr>
                      <w:b/>
                    </w:rPr>
                  </w:rPrChange>
                </w:rPr>
                <w:t xml:space="preserve">    &lt;xs:restriction base="xs:string"&gt;</w:t>
              </w:r>
            </w:ins>
          </w:p>
          <w:p w14:paraId="50A8C429" w14:textId="77777777" w:rsidR="0004515F" w:rsidRPr="0004515F" w:rsidRDefault="0004515F" w:rsidP="0004515F">
            <w:pPr>
              <w:pStyle w:val="XML1"/>
              <w:rPr>
                <w:ins w:id="4341" w:author="Thomas Dietz" w:date="2012-08-13T14:52:00Z"/>
                <w:rPrChange w:id="4342" w:author="Thomas Dietz" w:date="2012-08-13T14:52:00Z">
                  <w:rPr>
                    <w:ins w:id="4343" w:author="Thomas Dietz" w:date="2012-08-13T14:52:00Z"/>
                    <w:b/>
                  </w:rPr>
                </w:rPrChange>
              </w:rPr>
            </w:pPr>
            <w:ins w:id="4344" w:author="Thomas Dietz" w:date="2012-08-13T14:52:00Z">
              <w:r w:rsidRPr="0004515F">
                <w:rPr>
                  <w:rPrChange w:id="4345" w:author="Thomas Dietz" w:date="2012-08-13T14:52:00Z">
                    <w:rPr>
                      <w:b/>
                    </w:rPr>
                  </w:rPrChange>
                </w:rPr>
                <w:t xml:space="preserve">    &lt;xs:pattern value="[0-9a-fA-F]{2}(:[0-9a-fA-F]{2}){7}"/&gt;</w:t>
              </w:r>
            </w:ins>
          </w:p>
          <w:p w14:paraId="757A4B28" w14:textId="77777777" w:rsidR="0004515F" w:rsidRPr="0004515F" w:rsidRDefault="0004515F" w:rsidP="0004515F">
            <w:pPr>
              <w:pStyle w:val="XML1"/>
              <w:rPr>
                <w:ins w:id="4346" w:author="Thomas Dietz" w:date="2012-08-13T14:52:00Z"/>
                <w:rPrChange w:id="4347" w:author="Thomas Dietz" w:date="2012-08-13T14:52:00Z">
                  <w:rPr>
                    <w:ins w:id="4348" w:author="Thomas Dietz" w:date="2012-08-13T14:52:00Z"/>
                    <w:b/>
                  </w:rPr>
                </w:rPrChange>
              </w:rPr>
            </w:pPr>
            <w:ins w:id="4349" w:author="Thomas Dietz" w:date="2012-08-13T14:52:00Z">
              <w:r w:rsidRPr="0004515F">
                <w:rPr>
                  <w:rPrChange w:id="4350" w:author="Thomas Dietz" w:date="2012-08-13T14:52:00Z">
                    <w:rPr>
                      <w:b/>
                    </w:rPr>
                  </w:rPrChange>
                </w:rPr>
                <w:t xml:space="preserve">    &lt;/xs:restriction&gt;</w:t>
              </w:r>
            </w:ins>
          </w:p>
          <w:p w14:paraId="3581C2E0" w14:textId="6FA23DCE" w:rsidR="0004515F" w:rsidRPr="009F1B7D" w:rsidRDefault="0004515F" w:rsidP="0004515F">
            <w:pPr>
              <w:pStyle w:val="XML1"/>
              <w:rPr>
                <w:b/>
              </w:rPr>
            </w:pPr>
            <w:ins w:id="4351" w:author="Thomas Dietz" w:date="2012-08-13T14:52:00Z">
              <w:r w:rsidRPr="0004515F">
                <w:rPr>
                  <w:rPrChange w:id="4352" w:author="Thomas Dietz" w:date="2012-08-13T14:52:00Z">
                    <w:rPr>
                      <w:b/>
                    </w:rPr>
                  </w:rPrChange>
                </w:rPr>
                <w:t xml:space="preserve">  &lt;/xs:simpleType&gt;</w:t>
              </w:r>
            </w:ins>
          </w:p>
        </w:tc>
      </w:tr>
    </w:tbl>
    <w:p w14:paraId="67ADD1AA" w14:textId="77777777" w:rsidR="00C805D1" w:rsidRPr="009F1B7D" w:rsidRDefault="00C805D1" w:rsidP="00C805D1">
      <w:pPr>
        <w:pStyle w:val="BodyText"/>
      </w:pPr>
    </w:p>
    <w:p w14:paraId="12515B80" w14:textId="77777777" w:rsidR="00C805D1" w:rsidRPr="009F1B7D" w:rsidRDefault="00C805D1">
      <w:pPr>
        <w:pStyle w:val="Heading3"/>
        <w:pPrChange w:id="4353" w:author="Thomas Dietz" w:date="2012-09-11T16:56:00Z">
          <w:pPr>
            <w:spacing w:before="0" w:line="276" w:lineRule="auto"/>
          </w:pPr>
        </w:pPrChange>
      </w:pPr>
      <w:bookmarkStart w:id="4354" w:name="_Toc315953997"/>
      <w:bookmarkStart w:id="4355" w:name="_Toc316542507"/>
      <w:bookmarkStart w:id="4356" w:name="_Toc335146984"/>
      <w:r w:rsidRPr="00DB42FD">
        <w:t>XML Example</w:t>
      </w:r>
      <w:bookmarkEnd w:id="4354"/>
      <w:bookmarkEnd w:id="4355"/>
      <w:bookmarkEnd w:id="4356"/>
    </w:p>
    <w:tbl>
      <w:tblPr>
        <w:tblStyle w:val="XMLtable"/>
        <w:tblW w:w="5000" w:type="pct"/>
        <w:tblLook w:val="04A0" w:firstRow="1" w:lastRow="0" w:firstColumn="1" w:lastColumn="0" w:noHBand="0" w:noVBand="1"/>
        <w:tblPrChange w:id="4357" w:author="Thomas Dietz" w:date="2012-09-11T16:48:00Z">
          <w:tblPr>
            <w:tblStyle w:val="TableGrid"/>
            <w:tblW w:w="0" w:type="auto"/>
            <w:tblInd w:w="378" w:type="dxa"/>
            <w:shd w:val="clear" w:color="auto" w:fill="C8FCCD"/>
            <w:tblLook w:val="04A0" w:firstRow="1" w:lastRow="0" w:firstColumn="1" w:lastColumn="0" w:noHBand="0" w:noVBand="1"/>
          </w:tblPr>
        </w:tblPrChange>
      </w:tblPr>
      <w:tblGrid>
        <w:gridCol w:w="9474"/>
        <w:tblGridChange w:id="4358">
          <w:tblGrid>
            <w:gridCol w:w="8820"/>
          </w:tblGrid>
        </w:tblGridChange>
      </w:tblGrid>
      <w:tr w:rsidR="00C805D1" w:rsidRPr="009F1B7D" w14:paraId="6A37CA90" w14:textId="77777777" w:rsidTr="000325CE">
        <w:tc>
          <w:tcPr>
            <w:tcW w:w="8820" w:type="dxa"/>
            <w:tcPrChange w:id="4359" w:author="Thomas Dietz" w:date="2012-09-11T16:48:00Z">
              <w:tcPr>
                <w:tcW w:w="8820" w:type="dxa"/>
                <w:shd w:val="clear" w:color="auto" w:fill="C8FCCD"/>
              </w:tcPr>
            </w:tcPrChange>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4238F6" w:rsidRDefault="00C805D1" w:rsidP="00011096">
            <w:pPr>
              <w:pStyle w:val="XML3"/>
              <w:rPr>
                <w:lang w:val="de-DE"/>
                <w:rPrChange w:id="4360" w:author="Thomas Dietz" w:date="2012-08-08T14:23:00Z">
                  <w:rPr/>
                </w:rPrChange>
              </w:rPr>
            </w:pPr>
            <w:r w:rsidRPr="004238F6">
              <w:rPr>
                <w:rFonts w:eastAsiaTheme="minorEastAsia"/>
                <w:lang w:val="de-DE"/>
                <w:rPrChange w:id="4361" w:author="Thomas Dietz" w:date="2012-08-08T14:23:00Z">
                  <w:rPr>
                    <w:rFonts w:eastAsiaTheme="minorEastAsia"/>
                  </w:rPr>
                </w:rPrChange>
              </w:rPr>
              <w:t>&lt;port&gt;port3&lt;/port&gt;</w:t>
            </w:r>
          </w:p>
          <w:p w14:paraId="0C352766" w14:textId="77777777" w:rsidR="00C805D1" w:rsidRPr="004238F6" w:rsidRDefault="00C805D1" w:rsidP="00011096">
            <w:pPr>
              <w:pStyle w:val="XML3"/>
              <w:rPr>
                <w:lang w:val="de-DE"/>
                <w:rPrChange w:id="4362" w:author="Thomas Dietz" w:date="2012-08-08T14:23:00Z">
                  <w:rPr/>
                </w:rPrChange>
              </w:rPr>
            </w:pPr>
            <w:r w:rsidRPr="004238F6">
              <w:rPr>
                <w:rFonts w:eastAsiaTheme="minorEastAsia"/>
                <w:lang w:val="de-DE"/>
                <w:rPrChange w:id="4363" w:author="Thomas Dietz" w:date="2012-08-08T14:23:00Z">
                  <w:rPr>
                    <w:rFonts w:eastAsiaTheme="minorEastAsia"/>
                  </w:rPr>
                </w:rPrChang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lastRenderedPageBreak/>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62B7ED38" w14:textId="0A117C38" w:rsidR="00C805D1" w:rsidDel="00E9588E" w:rsidRDefault="00C805D1">
      <w:pPr>
        <w:pStyle w:val="Heading2"/>
        <w:rPr>
          <w:del w:id="4364" w:author="Thomas Dietz" w:date="2012-08-13T13:39:00Z"/>
        </w:rPr>
        <w:pPrChange w:id="4365" w:author="Thomas Dietz" w:date="2012-09-11T16:56:00Z">
          <w:pPr>
            <w:spacing w:before="0" w:line="276" w:lineRule="auto"/>
          </w:pPr>
        </w:pPrChange>
      </w:pPr>
      <w:bookmarkStart w:id="4366" w:name="_Toc333403882"/>
      <w:bookmarkStart w:id="4367" w:name="_Toc333636823"/>
      <w:del w:id="4368" w:author="Thomas Dietz" w:date="2012-08-13T13:39:00Z">
        <w:r w:rsidDel="00E9588E">
          <w:delText>Normative Constraints</w:delText>
        </w:r>
        <w:bookmarkStart w:id="4369" w:name="_Toc333522898"/>
        <w:bookmarkStart w:id="4370" w:name="_Toc335146985"/>
        <w:bookmarkEnd w:id="4366"/>
        <w:bookmarkEnd w:id="4367"/>
        <w:bookmarkEnd w:id="4369"/>
        <w:bookmarkEnd w:id="4370"/>
      </w:del>
    </w:p>
    <w:p w14:paraId="45147AD9" w14:textId="1B4F691D" w:rsidR="00C805D1" w:rsidDel="00E9588E" w:rsidRDefault="00C805D1">
      <w:pPr>
        <w:pStyle w:val="Heading2"/>
        <w:rPr>
          <w:del w:id="4371" w:author="Thomas Dietz" w:date="2012-08-13T13:39:00Z"/>
        </w:rPr>
        <w:pPrChange w:id="4372" w:author="Thomas Dietz" w:date="2012-09-11T16:56:00Z">
          <w:pPr/>
        </w:pPrChange>
      </w:pPr>
      <w:del w:id="4373" w:author="Thomas Dietz" w:date="2012-08-13T13:39:00Z">
        <w:r w:rsidDel="00E9588E">
          <w:delText xml:space="preserve">An OpenFlow Logical Switch is identified by identifier </w:delText>
        </w:r>
        <w:r w:rsidRPr="00F542E2" w:rsidDel="00E9588E">
          <w:rPr>
            <w:rStyle w:val="codeChar"/>
          </w:rPr>
          <w:delText>&lt;id&gt;.</w:delText>
        </w:r>
        <w:r w:rsidRPr="00294BFA" w:rsidDel="00E9588E">
          <w:delText xml:space="preserve"> </w:delText>
        </w:r>
        <w:r w:rsidDel="00E9588E">
          <w:delText>The identifier MUST be unique within the context of the OpenFlow Capable Switch. It MUST be persistent across reboots of the OpenFlow Capable Switch.</w:delText>
        </w:r>
        <w:bookmarkStart w:id="4374" w:name="_Toc333522899"/>
        <w:bookmarkStart w:id="4375" w:name="_Toc335146986"/>
        <w:bookmarkEnd w:id="4374"/>
        <w:bookmarkEnd w:id="4375"/>
      </w:del>
    </w:p>
    <w:p w14:paraId="5AC03E98" w14:textId="1845EA04" w:rsidR="00B11D9A" w:rsidDel="00E9588E" w:rsidRDefault="00193BF1">
      <w:pPr>
        <w:pStyle w:val="Heading2"/>
        <w:rPr>
          <w:del w:id="4376" w:author="Thomas Dietz" w:date="2012-08-13T13:39:00Z"/>
        </w:rPr>
        <w:pPrChange w:id="4377" w:author="Thomas Dietz" w:date="2012-09-11T16:56:00Z">
          <w:pPr/>
        </w:pPrChange>
      </w:pPr>
      <w:del w:id="4378" w:author="Thomas Dietz" w:date="2012-08-13T13:39:00Z">
        <w:r w:rsidDel="00E9588E">
          <w:delText>Element</w:delText>
        </w:r>
        <w:r w:rsidR="00B11D9A" w:rsidDel="00E9588E">
          <w:delText xml:space="preserve"> </w:delText>
        </w:r>
        <w:r w:rsidR="00B11D9A" w:rsidRPr="00C91C8C" w:rsidDel="00E9588E">
          <w:rPr>
            <w:rStyle w:val="codeChar"/>
          </w:rPr>
          <w:delText>&lt;capabilities&gt;</w:delText>
        </w:r>
        <w:r w:rsidR="00B11D9A" w:rsidDel="00E9588E">
          <w:delText xml:space="preserve"> </w:delText>
        </w:r>
        <w:r w:rsidDel="00E9588E">
          <w:delText>contains the capability items the OpenFlow Logical Switch MAY implement. Configuration of these capability items are out of scope of OF-CONFIG1.1. These OpenFlow Logical Switch items MAY</w:delText>
        </w:r>
        <w:r w:rsidR="00E76726" w:rsidDel="00E9588E">
          <w:delText xml:space="preserve"> be discovered</w:delText>
        </w:r>
        <w:r w:rsidDel="00E9588E">
          <w:delText xml:space="preserve"> by the configuration point</w:delText>
        </w:r>
        <w:r w:rsidR="00E76726" w:rsidDel="00E9588E">
          <w:delText xml:space="preserve"> using a NETCONF </w:delText>
        </w:r>
        <w:r w:rsidR="00E76726" w:rsidRPr="00C91C8C" w:rsidDel="00E9588E">
          <w:rPr>
            <w:rStyle w:val="codeChar"/>
          </w:rPr>
          <w:delText>get-config</w:delText>
        </w:r>
        <w:r w:rsidR="00E76726" w:rsidDel="00E9588E">
          <w:delText xml:space="preserve"> request.</w:delText>
        </w:r>
        <w:r w:rsidR="00AD2548" w:rsidDel="00E9588E">
          <w:delText xml:space="preserve"> C</w:delText>
        </w:r>
        <w:r w:rsidR="00E76726" w:rsidDel="00E9588E">
          <w:delText>apability item definition details</w:delText>
        </w:r>
        <w:r w:rsidR="00AD2548" w:rsidDel="00E9588E">
          <w:delText xml:space="preserve"> are included in section </w:delText>
        </w:r>
        <w:r w:rsidR="00C91C8C" w:rsidDel="00E9588E">
          <w:rPr>
            <w:b w:val="0"/>
          </w:rPr>
          <w:fldChar w:fldCharType="begin"/>
        </w:r>
        <w:r w:rsidR="00C91C8C" w:rsidDel="00E9588E">
          <w:delInstrText xml:space="preserve"> REF _Ref320556201 \r \h </w:delInstrText>
        </w:r>
        <w:r w:rsidR="00C91C8C" w:rsidDel="00E9588E">
          <w:rPr>
            <w:b w:val="0"/>
          </w:rPr>
        </w:r>
        <w:r w:rsidR="00C91C8C" w:rsidDel="00E9588E">
          <w:rPr>
            <w:b w:val="0"/>
          </w:rPr>
          <w:fldChar w:fldCharType="separate"/>
        </w:r>
        <w:r w:rsidR="00C91C8C" w:rsidDel="00E9588E">
          <w:delText>7.4</w:delText>
        </w:r>
        <w:r w:rsidR="00C91C8C" w:rsidDel="00E9588E">
          <w:rPr>
            <w:b w:val="0"/>
          </w:rPr>
          <w:fldChar w:fldCharType="end"/>
        </w:r>
        <w:r w:rsidR="00E76726" w:rsidDel="00E9588E">
          <w:delText>.</w:delText>
        </w:r>
        <w:r w:rsidDel="00E9588E">
          <w:delText xml:space="preserve"> </w:delText>
        </w:r>
        <w:bookmarkStart w:id="4379" w:name="_Toc333522900"/>
        <w:bookmarkStart w:id="4380" w:name="_Toc335146987"/>
        <w:bookmarkEnd w:id="4379"/>
        <w:bookmarkEnd w:id="4380"/>
      </w:del>
    </w:p>
    <w:p w14:paraId="3DB9BA30" w14:textId="4A1BD76F" w:rsidR="00C805D1" w:rsidDel="00E9588E" w:rsidRDefault="00C805D1">
      <w:pPr>
        <w:pStyle w:val="Heading2"/>
        <w:rPr>
          <w:del w:id="4381" w:author="Thomas Dietz" w:date="2012-08-13T13:39:00Z"/>
        </w:rPr>
        <w:pPrChange w:id="4382" w:author="Thomas Dietz" w:date="2012-09-11T16:56:00Z">
          <w:pPr/>
        </w:pPrChange>
      </w:pPr>
      <w:del w:id="4383" w:author="Thomas Dietz" w:date="2012-08-13T13:39:00Z">
        <w:r w:rsidDel="00E9588E">
          <w:delText xml:space="preserve">Element </w:delText>
        </w:r>
        <w:r w:rsidRPr="00F542E2" w:rsidDel="00E9588E">
          <w:rPr>
            <w:rStyle w:val="codeChar"/>
          </w:rPr>
          <w:delText>&lt;datapath-id&gt;</w:delText>
        </w:r>
        <w:r w:rsidDel="00E9588E">
          <w:delText xml:space="preserve"> identifies the OpenFlow Logical Switch to the OpenFlow controllers that has been assigned to the OpenFlow Logical Switch. The </w:delText>
        </w:r>
        <w:r w:rsidRPr="00F542E2" w:rsidDel="00E9588E">
          <w:rPr>
            <w:rStyle w:val="codeChar"/>
          </w:rPr>
          <w:delText>&lt;datapath-id&gt;</w:delText>
        </w:r>
        <w:r w:rsidDel="00E9588E">
          <w:delText xml:space="preserve"> MUST be unique within the context of OpenFlow Controllers associated with OpenFlow Logical Switch. The </w:delText>
        </w:r>
        <w:r w:rsidRPr="00884102" w:rsidDel="00E9588E">
          <w:rPr>
            <w:rStyle w:val="codeChar"/>
          </w:rPr>
          <w:delText>&lt;datapath-id&gt;</w:delText>
        </w:r>
        <w:r w:rsidDel="00E9588E">
          <w:delText>is a string value that MUST be formatted as a sequence of 10 2-digit hexadecimal numbers that are separated by colons, e.g.,01:23:45:67:89:ab:cd:ef:01:23. The case of the hexadecimal digits MUST be ignored.</w:delText>
        </w:r>
        <w:bookmarkStart w:id="4384" w:name="_Toc333522901"/>
        <w:bookmarkStart w:id="4385" w:name="_Toc335146988"/>
        <w:bookmarkEnd w:id="4384"/>
        <w:bookmarkEnd w:id="4385"/>
      </w:del>
    </w:p>
    <w:p w14:paraId="192897BC" w14:textId="17EDF1A5" w:rsidR="00C805D1" w:rsidDel="00E9588E" w:rsidRDefault="00C805D1">
      <w:pPr>
        <w:pStyle w:val="Heading2"/>
        <w:rPr>
          <w:del w:id="4386" w:author="Thomas Dietz" w:date="2012-08-13T13:39:00Z"/>
        </w:rPr>
        <w:pPrChange w:id="4387" w:author="Thomas Dietz" w:date="2012-09-11T16:56:00Z">
          <w:pPr/>
        </w:pPrChange>
      </w:pPr>
      <w:del w:id="4388" w:author="Thomas Dietz" w:date="2012-08-13T13:39:00Z">
        <w:r w:rsidDel="00E9588E">
          <w:delText xml:space="preserve">Element </w:delText>
        </w:r>
        <w:r w:rsidRPr="00F542E2" w:rsidDel="00E9588E">
          <w:rPr>
            <w:rStyle w:val="codeChar"/>
          </w:rPr>
          <w:delText>&lt;enabled&gt;</w:delText>
        </w:r>
        <w:r w:rsidDel="00E9588E">
          <w:delText xml:space="preserve"> denotes the administrative state of the OpenFlow Logical Switch. A value of </w:delText>
        </w:r>
        <w:r w:rsidR="00884102" w:rsidDel="00E9588E">
          <w:delText>“</w:delText>
        </w:r>
        <w:r w:rsidDel="00E9588E">
          <w:delText>false</w:delText>
        </w:r>
        <w:r w:rsidR="00884102" w:rsidDel="00E9588E">
          <w:delText>”</w:delText>
        </w:r>
        <w:r w:rsidDel="00E9588E">
          <w:delText xml:space="preserve"> means the OpenFlow Logical Switch MUST NOT communicate with any OpenFlow Controllers, MUST NOT conduct any OpenFlow processing, and SHOULD NOT be utilizing computational or network resources of the underlying platform.</w:delText>
        </w:r>
        <w:bookmarkStart w:id="4389" w:name="_Toc333522902"/>
        <w:bookmarkStart w:id="4390" w:name="_Toc335146989"/>
        <w:bookmarkEnd w:id="4389"/>
        <w:bookmarkEnd w:id="4390"/>
      </w:del>
    </w:p>
    <w:p w14:paraId="4551C809" w14:textId="52F1FFC0" w:rsidR="003A1761" w:rsidDel="00E9588E" w:rsidRDefault="003A1761">
      <w:pPr>
        <w:pStyle w:val="Heading2"/>
        <w:rPr>
          <w:del w:id="4391" w:author="Thomas Dietz" w:date="2012-08-13T13:39:00Z"/>
        </w:rPr>
        <w:pPrChange w:id="4392" w:author="Thomas Dietz" w:date="2012-09-11T16:56:00Z">
          <w:pPr/>
        </w:pPrChange>
      </w:pPr>
      <w:del w:id="4393" w:author="Thomas Dietz" w:date="2012-08-13T13:39:00Z">
        <w:r w:rsidDel="00E9588E">
          <w:delText xml:space="preserve">Element </w:delText>
        </w:r>
        <w:r w:rsidRPr="00F542E2" w:rsidDel="00E9588E">
          <w:rPr>
            <w:rStyle w:val="codeChar"/>
          </w:rPr>
          <w:delText>&lt;check-controller-certificate&gt;</w:delText>
        </w:r>
        <w:r w:rsidDel="00E9588E">
          <w:delText xml:space="preserve"> defines the behavior of the OpenFlow Logical Switch when establishing a connection to a controller. If set to value </w:delText>
        </w:r>
        <w:r w:rsidR="00294BFA" w:rsidDel="00E9588E">
          <w:delText>“</w:delText>
        </w:r>
        <w:r w:rsidRPr="00294BFA" w:rsidDel="00E9588E">
          <w:delText>false</w:delText>
        </w:r>
        <w:r w:rsidR="00294BFA" w:rsidDel="00E9588E">
          <w:delText>”</w:delText>
        </w:r>
        <w:r w:rsidDel="00E9588E">
          <w:delText xml:space="preserve">, the logical switch will connect to a controller without checking any controller certificate. If set to value </w:delText>
        </w:r>
        <w:r w:rsidR="00294BFA" w:rsidDel="00E9588E">
          <w:delText>“</w:delText>
        </w:r>
        <w:r w:rsidRPr="00294BFA" w:rsidDel="00E9588E">
          <w:delText>true</w:delText>
        </w:r>
        <w:r w:rsidR="00294BFA" w:rsidDel="00E9588E">
          <w:delText>”</w:delText>
        </w:r>
        <w:r w:rsidDel="00E9588E">
          <w:delText xml:space="preserve">, </w:delText>
        </w:r>
        <w:r w:rsidR="00E159CE" w:rsidDel="00E9588E">
          <w:delText xml:space="preserve">then </w:delText>
        </w:r>
        <w:r w:rsidDel="00E9588E">
          <w:delText>the logical swit</w:delText>
        </w:r>
        <w:r w:rsidR="00E159CE" w:rsidDel="00E9588E">
          <w:delText xml:space="preserve">ch will connect to a </w:delText>
        </w:r>
        <w:r w:rsidDel="00E9588E">
          <w:delText xml:space="preserve">controller </w:delText>
        </w:r>
        <w:r w:rsidR="00E159CE" w:rsidDel="00E9588E">
          <w:delText xml:space="preserve">with element </w:delText>
        </w:r>
        <w:r w:rsidR="00E159CE" w:rsidRPr="00C91C8C" w:rsidDel="00E9588E">
          <w:rPr>
            <w:rStyle w:val="codeChar"/>
          </w:rPr>
          <w:delText>&lt;protocol&gt;</w:delText>
        </w:r>
        <w:r w:rsidR="00E159CE" w:rsidDel="00E9588E">
          <w:delText xml:space="preserve"> set to </w:delText>
        </w:r>
        <w:r w:rsidR="003F39C5" w:rsidDel="00E9588E">
          <w:delText>“</w:delText>
        </w:r>
        <w:r w:rsidR="00E159CE" w:rsidRPr="003F39C5" w:rsidDel="00E9588E">
          <w:delText>TLS</w:delText>
        </w:r>
        <w:r w:rsidR="003F39C5" w:rsidDel="00E9588E">
          <w:delText>”</w:delText>
        </w:r>
        <w:r w:rsidR="00E159CE" w:rsidDel="00E9588E">
          <w:delText xml:space="preserve">, only </w:delText>
        </w:r>
        <w:r w:rsidDel="00E9588E">
          <w:delText xml:space="preserve">if the controller provides a certificate that can be verified with one of the certificates stored in the list </w:delText>
        </w:r>
        <w:r w:rsidRPr="00C91C8C" w:rsidDel="00E9588E">
          <w:delText xml:space="preserve">of </w:delText>
        </w:r>
        <w:r w:rsidRPr="00C91C8C" w:rsidDel="00E9588E">
          <w:rPr>
            <w:rStyle w:val="codeChar"/>
          </w:rPr>
          <w:delText>&lt;external-certificates&gt;</w:delText>
        </w:r>
        <w:r w:rsidDel="00E9588E">
          <w:delText xml:space="preserve"> in the OpenFlow Capable Switch.</w:delText>
        </w:r>
        <w:bookmarkStart w:id="4394" w:name="_Toc333522903"/>
        <w:bookmarkStart w:id="4395" w:name="_Toc335146990"/>
        <w:bookmarkEnd w:id="4394"/>
        <w:bookmarkEnd w:id="4395"/>
      </w:del>
    </w:p>
    <w:p w14:paraId="6D73D8B5" w14:textId="5EA43D87" w:rsidR="00C805D1" w:rsidDel="00E9588E" w:rsidRDefault="00C805D1">
      <w:pPr>
        <w:pStyle w:val="Heading2"/>
        <w:rPr>
          <w:del w:id="4396" w:author="Thomas Dietz" w:date="2012-08-13T13:39:00Z"/>
        </w:rPr>
        <w:pPrChange w:id="4397" w:author="Thomas Dietz" w:date="2012-09-11T16:56:00Z">
          <w:pPr/>
        </w:pPrChange>
      </w:pPr>
      <w:del w:id="4398" w:author="Thomas Dietz" w:date="2012-08-13T13:39:00Z">
        <w:r w:rsidDel="00E9588E">
          <w:delText xml:space="preserve">Element </w:delText>
        </w:r>
        <w:r w:rsidRPr="00E751F5" w:rsidDel="00E9588E">
          <w:rPr>
            <w:rStyle w:val="codeChar"/>
          </w:rPr>
          <w:delText>&lt;</w:delText>
        </w:r>
        <w:r w:rsidRPr="00F542E2" w:rsidDel="00E9588E">
          <w:rPr>
            <w:rStyle w:val="codeChar"/>
          </w:rPr>
          <w:delText>lost-connection-behavior</w:delText>
        </w:r>
        <w:r w:rsidRPr="00E751F5" w:rsidDel="00E9588E">
          <w:rPr>
            <w:rStyle w:val="codeChar"/>
          </w:rPr>
          <w:delText>&gt;</w:delText>
        </w:r>
        <w:r w:rsidDel="00E9588E">
          <w:delText xml:space="preserve"> defines the behavior of the OpenFlow Logical Switch in case it </w:delText>
        </w:r>
        <w:r w:rsidR="00920140" w:rsidDel="00E9588E">
          <w:delText>loses</w:delText>
        </w:r>
        <w:r w:rsidDel="00E9588E">
          <w:delText xml:space="preserve"> contact with all controllers. Section 6.4 of the OpenFlow specification 1.</w:delText>
        </w:r>
      </w:del>
      <w:ins w:id="4399" w:author="Deepak Bansal (AZURE)" w:date="2012-07-09T16:41:00Z">
        <w:del w:id="4400" w:author="Thomas Dietz" w:date="2012-08-13T13:39:00Z">
          <w:r w:rsidR="00956990" w:rsidDel="00E9588E">
            <w:delText>3</w:delText>
          </w:r>
        </w:del>
      </w:ins>
      <w:del w:id="4401" w:author="Thomas Dietz" w:date="2012-08-13T13:39:00Z">
        <w:r w:rsidDel="00E9588E">
          <w:delText xml:space="preserve">2 defines two </w:delText>
        </w:r>
        <w:r w:rsidR="00920140" w:rsidDel="00E9588E">
          <w:delText>alternative</w:delText>
        </w:r>
        <w:r w:rsidDel="00E9588E">
          <w:delText xml:space="preserve"> modes in such a case: fails secure mode and fail standalone mode. These are the only</w:delText>
        </w:r>
        <w:r w:rsidR="00202B9D" w:rsidDel="00E9588E">
          <w:delText xml:space="preserve"> a</w:delText>
        </w:r>
        <w:r w:rsidDel="00E9588E">
          <w:delText>llowed values for this element. Default is the fail secure mode.</w:delText>
        </w:r>
        <w:bookmarkStart w:id="4402" w:name="_Toc333522904"/>
        <w:bookmarkStart w:id="4403" w:name="_Toc335146991"/>
        <w:bookmarkEnd w:id="4402"/>
        <w:bookmarkEnd w:id="4403"/>
      </w:del>
    </w:p>
    <w:p w14:paraId="33E46F3D" w14:textId="196FFCB5" w:rsidR="006E7866" w:rsidDel="00E9588E" w:rsidRDefault="00C805D1">
      <w:pPr>
        <w:pStyle w:val="Heading2"/>
        <w:rPr>
          <w:del w:id="4404" w:author="Thomas Dietz" w:date="2012-08-13T13:39:00Z"/>
        </w:rPr>
        <w:pPrChange w:id="4405" w:author="Thomas Dietz" w:date="2012-09-11T16:56:00Z">
          <w:pPr/>
        </w:pPrChange>
      </w:pPr>
      <w:del w:id="4406" w:author="Thomas Dietz" w:date="2012-08-13T13:39:00Z">
        <w:r w:rsidDel="00E9588E">
          <w:delText xml:space="preserve">Element </w:delText>
        </w:r>
        <w:r w:rsidRPr="00F542E2" w:rsidDel="00E9588E">
          <w:rPr>
            <w:rStyle w:val="codeChar"/>
          </w:rPr>
          <w:delText>&lt;resources&gt;</w:delText>
        </w:r>
        <w:r w:rsidDel="00E9588E">
          <w:delText xml:space="preserve"> contains the list of all resources of the OpenFlow Capable Switch that the OpenFlow Logical Switch has exclusive access to. Any resource identified in the </w:delText>
        </w:r>
        <w:r w:rsidRPr="007E551E" w:rsidDel="00E9588E">
          <w:rPr>
            <w:rStyle w:val="codeChar"/>
          </w:rPr>
          <w:delText>&lt;resources&gt;</w:delText>
        </w:r>
        <w:r w:rsidDel="00E9588E">
          <w:delText xml:space="preserve">list of a Logical Switch MUST be present in the </w:delText>
        </w:r>
        <w:r w:rsidRPr="00C91C8C" w:rsidDel="00E9588E">
          <w:rPr>
            <w:rStyle w:val="codeChar"/>
          </w:rPr>
          <w:delText>&lt;resources&gt;</w:delText>
        </w:r>
        <w:r w:rsidDel="00E9588E">
          <w:delText xml:space="preserve"> list of the OpenFlow Capable Switch containing the OpenFlow Logical Switch. Resources are identified by a </w:delText>
        </w:r>
        <w:r w:rsidRPr="00F542E2" w:rsidDel="00E9588E">
          <w:rPr>
            <w:rStyle w:val="codeChar"/>
          </w:rPr>
          <w:delText>&lt;port&gt;</w:delText>
        </w:r>
        <w:r w:rsidDel="00E9588E">
          <w:delText xml:space="preserve"> element</w:delText>
        </w:r>
        <w:r w:rsidR="006E7866" w:rsidDel="00E9588E">
          <w:delText>,</w:delText>
        </w:r>
        <w:r w:rsidDel="00E9588E">
          <w:delText xml:space="preserve"> a </w:delText>
        </w:r>
        <w:r w:rsidRPr="007E551E" w:rsidDel="00E9588E">
          <w:rPr>
            <w:rStyle w:val="codeChar"/>
          </w:rPr>
          <w:delText>&lt;queue&gt;</w:delText>
        </w:r>
        <w:r w:rsidDel="00E9588E">
          <w:delText xml:space="preserve"> element</w:delText>
        </w:r>
        <w:r w:rsidR="006E7866" w:rsidDel="00E9588E">
          <w:delText xml:space="preserve">, a </w:delText>
        </w:r>
        <w:r w:rsidR="006E7866" w:rsidRPr="00F542E2" w:rsidDel="00E9588E">
          <w:rPr>
            <w:rStyle w:val="codeChar"/>
          </w:rPr>
          <w:delText>&lt;certificate&gt;</w:delText>
        </w:r>
        <w:r w:rsidR="006E7866" w:rsidDel="00E9588E">
          <w:delText xml:space="preserve"> element</w:delText>
        </w:r>
        <w:r w:rsidR="000548DA" w:rsidDel="00E9588E">
          <w:delText xml:space="preserve">, or a </w:delText>
        </w:r>
        <w:r w:rsidR="000548DA" w:rsidRPr="00E8414C" w:rsidDel="00E9588E">
          <w:rPr>
            <w:rStyle w:val="codeChar"/>
          </w:rPr>
          <w:delText>&lt;flow-table&gt;</w:delText>
        </w:r>
        <w:r w:rsidR="000548DA" w:rsidDel="00E9588E">
          <w:delText xml:space="preserve"> element</w:delText>
        </w:r>
        <w:r w:rsidDel="00E9588E">
          <w:delText xml:space="preserve">. Values of these elements MUST match a value of an </w:delText>
        </w:r>
        <w:r w:rsidR="00884102" w:rsidDel="00E9588E">
          <w:delText xml:space="preserve">element </w:delText>
        </w:r>
        <w:r w:rsidRPr="00E8414C" w:rsidDel="00E9588E">
          <w:rPr>
            <w:rStyle w:val="codeChar"/>
          </w:rPr>
          <w:delText>&lt;resource-id&gt;</w:delText>
        </w:r>
        <w:r w:rsidDel="00E9588E">
          <w:delText xml:space="preserve"> of a resource of the </w:delText>
        </w:r>
        <w:r w:rsidR="00920140" w:rsidDel="00E9588E">
          <w:delText>OpenFlow</w:delText>
        </w:r>
        <w:r w:rsidDel="00E9588E">
          <w:delText xml:space="preserve"> Capable Switch. </w:delText>
        </w:r>
        <w:bookmarkStart w:id="4407" w:name="_Toc333522905"/>
        <w:bookmarkStart w:id="4408" w:name="_Toc335146992"/>
        <w:bookmarkEnd w:id="4407"/>
        <w:bookmarkEnd w:id="4408"/>
      </w:del>
    </w:p>
    <w:p w14:paraId="104D96FC" w14:textId="4D030327" w:rsidR="00C805D1" w:rsidDel="00E9588E" w:rsidRDefault="00C805D1">
      <w:pPr>
        <w:pStyle w:val="Heading2"/>
        <w:rPr>
          <w:del w:id="4409" w:author="Thomas Dietz" w:date="2012-08-13T13:39:00Z"/>
        </w:rPr>
        <w:pPrChange w:id="4410" w:author="Thomas Dietz" w:date="2012-09-11T16:56:00Z">
          <w:pPr/>
        </w:pPrChange>
      </w:pPr>
      <w:del w:id="4411" w:author="Thomas Dietz" w:date="2012-08-13T13:39:00Z">
        <w:r w:rsidDel="00E9588E">
          <w:delText xml:space="preserve">Any </w:delText>
        </w:r>
        <w:r w:rsidR="006E7866" w:rsidRPr="00E8414C" w:rsidDel="00E9588E">
          <w:rPr>
            <w:rStyle w:val="codeChar"/>
          </w:rPr>
          <w:delText>&lt;port&gt;</w:delText>
        </w:r>
        <w:r w:rsidR="00E8414C" w:rsidDel="00E9588E">
          <w:delText>,</w:delText>
        </w:r>
        <w:r w:rsidR="00E8414C" w:rsidRPr="00E8414C" w:rsidDel="00E9588E">
          <w:rPr>
            <w:rStyle w:val="codeChar"/>
          </w:rPr>
          <w:delText xml:space="preserve"> &lt;</w:delText>
        </w:r>
        <w:r w:rsidR="006E7866" w:rsidRPr="00E8414C" w:rsidDel="00E9588E">
          <w:rPr>
            <w:rStyle w:val="codeChar"/>
          </w:rPr>
          <w:delText>queue&gt;</w:delText>
        </w:r>
        <w:r w:rsidR="00A972D9" w:rsidRPr="00E751F5" w:rsidDel="00E9588E">
          <w:delText xml:space="preserve"> or </w:delText>
        </w:r>
        <w:r w:rsidR="00A972D9" w:rsidRPr="00E8414C" w:rsidDel="00E9588E">
          <w:rPr>
            <w:rStyle w:val="codeChar"/>
          </w:rPr>
          <w:delText>&lt;flow-table&gt;</w:delText>
        </w:r>
        <w:r w:rsidR="006E7866" w:rsidDel="00E9588E">
          <w:delText xml:space="preserve"> </w:delText>
        </w:r>
        <w:r w:rsidDel="00E9588E">
          <w:delText xml:space="preserve">resource identified in the </w:delText>
        </w:r>
        <w:r w:rsidRPr="00F542E2" w:rsidDel="00E9588E">
          <w:rPr>
            <w:rStyle w:val="codeChar"/>
          </w:rPr>
          <w:delText>&lt;resources&gt;</w:delText>
        </w:r>
        <w:r w:rsidDel="00E9588E">
          <w:delText xml:space="preserve"> list of an</w:delText>
        </w:r>
        <w:r w:rsidR="008C3B6E" w:rsidDel="00E9588E">
          <w:delText xml:space="preserve"> </w:delText>
        </w:r>
        <w:r w:rsidDel="00E9588E">
          <w:delText xml:space="preserve">OpenFlow Logical Switch MUST NOT be identified in the </w:delText>
        </w:r>
        <w:r w:rsidRPr="00F542E2" w:rsidDel="00E9588E">
          <w:rPr>
            <w:rStyle w:val="codeChar"/>
          </w:rPr>
          <w:delText>&lt;resources&gt;</w:delText>
        </w:r>
        <w:r w:rsidDel="00E9588E">
          <w:delText xml:space="preserve"> list of any other OpenFlow Logical Switch.</w:delText>
        </w:r>
        <w:bookmarkStart w:id="4412" w:name="_Toc333522906"/>
        <w:bookmarkStart w:id="4413" w:name="_Toc335146993"/>
        <w:bookmarkEnd w:id="4412"/>
        <w:bookmarkEnd w:id="4413"/>
      </w:del>
    </w:p>
    <w:p w14:paraId="6A03CA91" w14:textId="2C017911" w:rsidR="006E7866" w:rsidDel="00E9588E" w:rsidRDefault="006E7866">
      <w:pPr>
        <w:pStyle w:val="Heading2"/>
        <w:rPr>
          <w:del w:id="4414" w:author="Thomas Dietz" w:date="2012-08-13T13:39:00Z"/>
        </w:rPr>
        <w:pPrChange w:id="4415" w:author="Thomas Dietz" w:date="2012-09-11T16:56:00Z">
          <w:pPr/>
        </w:pPrChange>
      </w:pPr>
      <w:del w:id="4416" w:author="Thomas Dietz" w:date="2012-08-13T13:39:00Z">
        <w:r w:rsidDel="00E9588E">
          <w:delText xml:space="preserve">If there is a </w:delText>
        </w:r>
        <w:r w:rsidR="00E159CE" w:rsidRPr="00E751F5" w:rsidDel="00E9588E">
          <w:rPr>
            <w:rStyle w:val="codeChar"/>
          </w:rPr>
          <w:delText>&lt;</w:delText>
        </w:r>
        <w:r w:rsidR="00E159CE" w:rsidRPr="00F542E2" w:rsidDel="00E9588E">
          <w:rPr>
            <w:rStyle w:val="codeChar"/>
          </w:rPr>
          <w:delText>certificate&gt;</w:delText>
        </w:r>
        <w:r w:rsidR="00E159CE" w:rsidDel="00E9588E">
          <w:delText xml:space="preserve"> element present, the logical switch MUST provide the identified certificate when connecting to a controller that has its element </w:delText>
        </w:r>
        <w:r w:rsidR="00E159CE" w:rsidRPr="00F542E2" w:rsidDel="00E9588E">
          <w:rPr>
            <w:rStyle w:val="codeChar"/>
          </w:rPr>
          <w:delText>&lt;protocol&gt;</w:delText>
        </w:r>
        <w:r w:rsidR="00E159CE" w:rsidDel="00E9588E">
          <w:delText xml:space="preserve"> set to </w:delText>
        </w:r>
        <w:r w:rsidR="00E159CE" w:rsidRPr="00F542E2" w:rsidDel="00E9588E">
          <w:rPr>
            <w:rStyle w:val="codeChar"/>
          </w:rPr>
          <w:delText>TLS</w:delText>
        </w:r>
        <w:r w:rsidR="00E159CE" w:rsidDel="00E9588E">
          <w:delText>.</w:delText>
        </w:r>
        <w:bookmarkStart w:id="4417" w:name="_Toc333522907"/>
        <w:bookmarkStart w:id="4418" w:name="_Toc335146994"/>
        <w:bookmarkEnd w:id="4417"/>
        <w:bookmarkEnd w:id="4418"/>
      </w:del>
    </w:p>
    <w:p w14:paraId="0BA60583" w14:textId="646FA622" w:rsidR="00C805D1" w:rsidDel="00E9588E" w:rsidRDefault="00C805D1">
      <w:pPr>
        <w:pStyle w:val="Heading2"/>
        <w:rPr>
          <w:del w:id="4419" w:author="Thomas Dietz" w:date="2012-08-13T13:39:00Z"/>
        </w:rPr>
        <w:pPrChange w:id="4420" w:author="Thomas Dietz" w:date="2012-09-11T16:56:00Z">
          <w:pPr/>
        </w:pPrChange>
      </w:pPr>
      <w:del w:id="4421" w:author="Thomas Dietz" w:date="2012-08-13T13:39:00Z">
        <w:r w:rsidDel="00E9588E">
          <w:delText>The following elements of the OpenFlow Logical Switch can be</w:delText>
        </w:r>
        <w:r w:rsidR="006E7866" w:rsidDel="00E9588E">
          <w:delText xml:space="preserve"> </w:delText>
        </w:r>
        <w:r w:rsidDel="00E9588E">
          <w:delText xml:space="preserve">modified by a </w:delText>
        </w:r>
        <w:r w:rsidRPr="001A73E6" w:rsidDel="00E9588E">
          <w:rPr>
            <w:rStyle w:val="codeChar"/>
          </w:rPr>
          <w:delText>NETCONF edit-config</w:delText>
        </w:r>
        <w:r w:rsidDel="00E9588E">
          <w:delText xml:space="preserve"> request or retrieved by a </w:delText>
        </w:r>
        <w:r w:rsidRPr="00E8414C" w:rsidDel="00E9588E">
          <w:rPr>
            <w:rStyle w:val="codeChar"/>
          </w:rPr>
          <w:delText>NETCONF get-config</w:delText>
        </w:r>
        <w:r w:rsidDel="00E9588E">
          <w:delText xml:space="preserve"> request: </w:delText>
        </w:r>
        <w:r w:rsidRPr="00F542E2" w:rsidDel="00E9588E">
          <w:rPr>
            <w:rStyle w:val="codeChar"/>
          </w:rPr>
          <w:delText>&lt;id&gt;, &lt;datapath-id&gt;,</w:delText>
        </w:r>
        <w:r w:rsidRPr="00E8414C" w:rsidDel="00E9588E">
          <w:rPr>
            <w:rStyle w:val="codeChar"/>
          </w:rPr>
          <w:delText xml:space="preserve"> </w:delText>
        </w:r>
        <w:r w:rsidRPr="00F542E2" w:rsidDel="00E9588E">
          <w:rPr>
            <w:rStyle w:val="codeChar"/>
          </w:rPr>
          <w:delText>&lt;enabled&gt;</w:delText>
        </w:r>
        <w:r w:rsidDel="00E9588E">
          <w:delText xml:space="preserve">. Elements in the </w:delText>
        </w:r>
        <w:r w:rsidRPr="00E8414C" w:rsidDel="00E9588E">
          <w:rPr>
            <w:rStyle w:val="codeChar"/>
          </w:rPr>
          <w:delText>&lt;resources&gt;</w:delText>
        </w:r>
        <w:r w:rsidDel="00E9588E">
          <w:delText xml:space="preserve"> list can also be modified and retrieved by those commands.</w:delText>
        </w:r>
        <w:bookmarkStart w:id="4422" w:name="_Toc333522908"/>
        <w:bookmarkStart w:id="4423" w:name="_Toc335146995"/>
        <w:bookmarkEnd w:id="4422"/>
        <w:bookmarkEnd w:id="4423"/>
      </w:del>
    </w:p>
    <w:p w14:paraId="7B2E1C66" w14:textId="5176BE7C" w:rsidR="00F86237" w:rsidRPr="009F1B7D" w:rsidDel="00B15A0B" w:rsidRDefault="00F86237">
      <w:pPr>
        <w:pStyle w:val="Heading2"/>
        <w:rPr>
          <w:del w:id="4424" w:author="Deepak Bansal (AZURE)" w:date="2012-08-23T21:56:00Z"/>
        </w:rPr>
        <w:pPrChange w:id="4425" w:author="Thomas Dietz" w:date="2012-09-11T16:56:00Z">
          <w:pPr/>
        </w:pPrChange>
      </w:pPr>
      <w:bookmarkStart w:id="4426" w:name="_Toc315953999"/>
      <w:bookmarkStart w:id="4427" w:name="_Toc316542509"/>
      <w:bookmarkStart w:id="4428" w:name="_Toc333636824"/>
      <w:del w:id="4429" w:author="Deepak Bansal (AZURE)" w:date="2012-08-23T21:56:00Z">
        <w:r w:rsidRPr="00DB42FD" w:rsidDel="00B15A0B">
          <w:delText>YANG Specification</w:delText>
        </w:r>
        <w:bookmarkStart w:id="4430" w:name="_Toc333522909"/>
        <w:bookmarkStart w:id="4431" w:name="_Toc335146996"/>
        <w:bookmarkEnd w:id="4426"/>
        <w:bookmarkEnd w:id="4427"/>
        <w:bookmarkEnd w:id="4428"/>
        <w:bookmarkEnd w:id="4430"/>
        <w:bookmarkEnd w:id="4431"/>
      </w:del>
    </w:p>
    <w:tbl>
      <w:tblPr>
        <w:tblStyle w:val="TableGrid"/>
        <w:tblW w:w="5000" w:type="pct"/>
        <w:shd w:val="clear" w:color="auto" w:fill="C8FCCD"/>
        <w:tblCellMar>
          <w:left w:w="57" w:type="dxa"/>
          <w:right w:w="57" w:type="dxa"/>
        </w:tblCellMar>
        <w:tblLook w:val="04A0" w:firstRow="1" w:lastRow="0" w:firstColumn="1" w:lastColumn="0" w:noHBand="0" w:noVBand="1"/>
        <w:tblPrChange w:id="4432" w:author="Thomas Dietz" w:date="2012-08-13T13:38:00Z">
          <w:tblPr>
            <w:tblStyle w:val="TableGrid"/>
            <w:tblW w:w="0" w:type="auto"/>
            <w:tblInd w:w="378" w:type="dxa"/>
            <w:shd w:val="clear" w:color="auto" w:fill="C8FCCD"/>
            <w:tblLook w:val="04A0" w:firstRow="1" w:lastRow="0" w:firstColumn="1" w:lastColumn="0" w:noHBand="0" w:noVBand="1"/>
          </w:tblPr>
        </w:tblPrChange>
      </w:tblPr>
      <w:tblGrid>
        <w:gridCol w:w="9474"/>
        <w:tblGridChange w:id="4433">
          <w:tblGrid>
            <w:gridCol w:w="8820"/>
          </w:tblGrid>
        </w:tblGridChange>
      </w:tblGrid>
      <w:tr w:rsidR="00F86237" w:rsidRPr="009F1B7D" w:rsidDel="00B15A0B" w14:paraId="248A5AD8" w14:textId="6F70500E" w:rsidTr="00257D58">
        <w:trPr>
          <w:del w:id="4434" w:author="Deepak Bansal (AZURE)" w:date="2012-08-23T21:56:00Z"/>
        </w:trPr>
        <w:tc>
          <w:tcPr>
            <w:tcW w:w="5000" w:type="pct"/>
            <w:shd w:val="clear" w:color="auto" w:fill="C8FCCD"/>
            <w:tcPrChange w:id="4435" w:author="Thomas Dietz" w:date="2012-08-13T13:38:00Z">
              <w:tcPr>
                <w:tcW w:w="8820" w:type="dxa"/>
                <w:shd w:val="clear" w:color="auto" w:fill="C8FCCD"/>
              </w:tcPr>
            </w:tcPrChange>
          </w:tcPr>
          <w:p w14:paraId="33045C88" w14:textId="01CB2183" w:rsidR="00F86237" w:rsidRPr="009F1B7D" w:rsidDel="00B15A0B" w:rsidRDefault="00F86237">
            <w:pPr>
              <w:pStyle w:val="Heading2"/>
              <w:rPr>
                <w:del w:id="4436" w:author="Deepak Bansal (AZURE)" w:date="2012-08-23T21:56:00Z"/>
              </w:rPr>
              <w:pPrChange w:id="4437" w:author="Thomas Dietz" w:date="2012-09-11T16:56:00Z">
                <w:pPr>
                  <w:pStyle w:val="XML1"/>
                </w:pPr>
              </w:pPrChange>
            </w:pPr>
            <w:del w:id="4438" w:author="Deepak Bansal (AZURE)" w:date="2012-08-23T21:56:00Z">
              <w:r w:rsidRPr="009F1B7D" w:rsidDel="00B15A0B">
                <w:delText>typedef datapath-id-type {</w:delText>
              </w:r>
              <w:bookmarkStart w:id="4439" w:name="_Toc333522910"/>
              <w:bookmarkStart w:id="4440" w:name="_Toc335146997"/>
              <w:bookmarkEnd w:id="4439"/>
              <w:bookmarkEnd w:id="4440"/>
            </w:del>
          </w:p>
          <w:p w14:paraId="495EA167" w14:textId="41EA007B" w:rsidR="00F86237" w:rsidRPr="009F1B7D" w:rsidDel="00B15A0B" w:rsidRDefault="00F86237">
            <w:pPr>
              <w:pStyle w:val="Heading2"/>
              <w:rPr>
                <w:del w:id="4441" w:author="Deepak Bansal (AZURE)" w:date="2012-08-23T21:56:00Z"/>
              </w:rPr>
              <w:pPrChange w:id="4442" w:author="Thomas Dietz" w:date="2012-09-11T16:56:00Z">
                <w:pPr>
                  <w:pStyle w:val="XML2"/>
                </w:pPr>
              </w:pPrChange>
            </w:pPr>
            <w:del w:id="4443" w:author="Deepak Bansal (AZURE)" w:date="2012-08-23T21:56:00Z">
              <w:r w:rsidRPr="009F1B7D" w:rsidDel="00B15A0B">
                <w:delText>type string {</w:delText>
              </w:r>
              <w:bookmarkStart w:id="4444" w:name="_Toc333522911"/>
              <w:bookmarkStart w:id="4445" w:name="_Toc335146998"/>
              <w:bookmarkEnd w:id="4444"/>
              <w:bookmarkEnd w:id="4445"/>
            </w:del>
          </w:p>
          <w:p w14:paraId="4E62B7A5" w14:textId="19D471CA" w:rsidR="00F86237" w:rsidRPr="009F1B7D" w:rsidDel="00B15A0B" w:rsidRDefault="00F86237">
            <w:pPr>
              <w:pStyle w:val="Heading2"/>
              <w:rPr>
                <w:del w:id="4446" w:author="Deepak Bansal (AZURE)" w:date="2012-08-23T21:56:00Z"/>
              </w:rPr>
              <w:pPrChange w:id="4447" w:author="Thomas Dietz" w:date="2012-09-11T16:56:00Z">
                <w:pPr>
                  <w:pStyle w:val="XML3"/>
                </w:pPr>
              </w:pPrChange>
            </w:pPr>
            <w:del w:id="4448" w:author="Deepak Bansal (AZURE)" w:date="2012-08-23T21:56:00Z">
              <w:r w:rsidRPr="009F1B7D" w:rsidDel="00B15A0B">
                <w:delText>pattern</w:delText>
              </w:r>
              <w:bookmarkStart w:id="4449" w:name="_Toc333522912"/>
              <w:bookmarkStart w:id="4450" w:name="_Toc335146999"/>
              <w:bookmarkEnd w:id="4449"/>
              <w:bookmarkEnd w:id="4450"/>
            </w:del>
          </w:p>
          <w:p w14:paraId="3C2C1CDE" w14:textId="4B407EA9" w:rsidR="00F86237" w:rsidRPr="009F1B7D" w:rsidDel="00B15A0B" w:rsidRDefault="00F86237">
            <w:pPr>
              <w:pStyle w:val="Heading2"/>
              <w:rPr>
                <w:del w:id="4451" w:author="Deepak Bansal (AZURE)" w:date="2012-08-23T21:56:00Z"/>
              </w:rPr>
              <w:pPrChange w:id="4452" w:author="Thomas Dietz" w:date="2012-09-11T16:56:00Z">
                <w:pPr>
                  <w:pStyle w:val="XML4"/>
                </w:pPr>
              </w:pPrChange>
            </w:pPr>
            <w:del w:id="4453" w:author="Deepak Bansal (AZURE)" w:date="2012-08-23T21:56:00Z">
              <w:r w:rsidRPr="009F1B7D" w:rsidDel="00B15A0B">
                <w:delText>'[0-9a-fA-F]{2}(:[0-9a-fA-F]{2}){7}';</w:delText>
              </w:r>
              <w:bookmarkStart w:id="4454" w:name="_Toc333522913"/>
              <w:bookmarkStart w:id="4455" w:name="_Toc335147000"/>
              <w:bookmarkEnd w:id="4454"/>
              <w:bookmarkEnd w:id="4455"/>
            </w:del>
          </w:p>
          <w:p w14:paraId="035C4805" w14:textId="560EE4B2" w:rsidR="00F86237" w:rsidRPr="009F1B7D" w:rsidDel="00B15A0B" w:rsidRDefault="00F86237">
            <w:pPr>
              <w:pStyle w:val="Heading2"/>
              <w:rPr>
                <w:del w:id="4456" w:author="Deepak Bansal (AZURE)" w:date="2012-08-23T21:56:00Z"/>
              </w:rPr>
              <w:pPrChange w:id="4457" w:author="Thomas Dietz" w:date="2012-09-11T16:56:00Z">
                <w:pPr>
                  <w:pStyle w:val="XML2"/>
                </w:pPr>
              </w:pPrChange>
            </w:pPr>
            <w:del w:id="4458" w:author="Deepak Bansal (AZURE)" w:date="2012-08-23T21:56:00Z">
              <w:r w:rsidRPr="009F1B7D" w:rsidDel="00B15A0B">
                <w:delText>}</w:delText>
              </w:r>
              <w:bookmarkStart w:id="4459" w:name="_Toc333522914"/>
              <w:bookmarkStart w:id="4460" w:name="_Toc335147001"/>
              <w:bookmarkEnd w:id="4459"/>
              <w:bookmarkEnd w:id="4460"/>
            </w:del>
          </w:p>
          <w:p w14:paraId="0643935B" w14:textId="01456579" w:rsidR="00F86237" w:rsidRPr="009F1B7D" w:rsidDel="00B15A0B" w:rsidRDefault="00F86237">
            <w:pPr>
              <w:pStyle w:val="Heading2"/>
              <w:rPr>
                <w:del w:id="4461" w:author="Deepak Bansal (AZURE)" w:date="2012-08-23T21:56:00Z"/>
              </w:rPr>
              <w:pPrChange w:id="4462" w:author="Thomas Dietz" w:date="2012-09-11T16:56:00Z">
                <w:pPr>
                  <w:pStyle w:val="XML2"/>
                </w:pPr>
              </w:pPrChange>
            </w:pPr>
            <w:del w:id="4463" w:author="Deepak Bansal (AZURE)" w:date="2012-08-23T21:56:00Z">
              <w:r w:rsidRPr="009F1B7D" w:rsidDel="00B15A0B">
                <w:delText>description "The datapath-id type represents an OpenFlow datapath identifier.";</w:delText>
              </w:r>
              <w:bookmarkStart w:id="4464" w:name="_Toc333522915"/>
              <w:bookmarkStart w:id="4465" w:name="_Toc335147002"/>
              <w:bookmarkEnd w:id="4464"/>
              <w:bookmarkEnd w:id="4465"/>
            </w:del>
          </w:p>
          <w:p w14:paraId="6978ABA0" w14:textId="1D6F73D9" w:rsidR="00F86237" w:rsidRPr="009F1B7D" w:rsidDel="00B15A0B" w:rsidRDefault="00F86237">
            <w:pPr>
              <w:pStyle w:val="Heading2"/>
              <w:rPr>
                <w:del w:id="4466" w:author="Deepak Bansal (AZURE)" w:date="2012-08-23T21:56:00Z"/>
              </w:rPr>
              <w:pPrChange w:id="4467" w:author="Thomas Dietz" w:date="2012-09-11T16:56:00Z">
                <w:pPr>
                  <w:pStyle w:val="XML1"/>
                </w:pPr>
              </w:pPrChange>
            </w:pPr>
            <w:del w:id="4468" w:author="Deepak Bansal (AZURE)" w:date="2012-08-23T21:56:00Z">
              <w:r w:rsidRPr="009F1B7D" w:rsidDel="00B15A0B">
                <w:delText>}</w:delText>
              </w:r>
              <w:bookmarkStart w:id="4469" w:name="_Toc333522916"/>
              <w:bookmarkStart w:id="4470" w:name="_Toc335147003"/>
              <w:bookmarkEnd w:id="4469"/>
              <w:bookmarkEnd w:id="4470"/>
            </w:del>
          </w:p>
          <w:p w14:paraId="555D0159" w14:textId="57BC0394" w:rsidR="00F86237" w:rsidRPr="009F1B7D" w:rsidDel="00B15A0B" w:rsidRDefault="00F86237">
            <w:pPr>
              <w:pStyle w:val="Heading2"/>
              <w:rPr>
                <w:del w:id="4471" w:author="Deepak Bansal (AZURE)" w:date="2012-08-23T21:56:00Z"/>
              </w:rPr>
              <w:pPrChange w:id="4472" w:author="Thomas Dietz" w:date="2012-09-11T16:56:00Z">
                <w:pPr>
                  <w:pStyle w:val="XML3"/>
                </w:pPr>
              </w:pPrChange>
            </w:pPr>
            <w:bookmarkStart w:id="4473" w:name="_Toc333522917"/>
            <w:bookmarkStart w:id="4474" w:name="_Toc335147004"/>
            <w:bookmarkEnd w:id="4473"/>
            <w:bookmarkEnd w:id="4474"/>
          </w:p>
          <w:p w14:paraId="6C09A692" w14:textId="188BE8AC" w:rsidR="00F86237" w:rsidRPr="009F1B7D" w:rsidDel="00B15A0B" w:rsidRDefault="00F86237">
            <w:pPr>
              <w:pStyle w:val="Heading2"/>
              <w:rPr>
                <w:del w:id="4475" w:author="Deepak Bansal (AZURE)" w:date="2012-08-23T21:56:00Z"/>
              </w:rPr>
              <w:pPrChange w:id="4476" w:author="Thomas Dietz" w:date="2012-09-11T16:56:00Z">
                <w:pPr>
                  <w:pStyle w:val="XML1"/>
                </w:pPr>
              </w:pPrChange>
            </w:pPr>
            <w:del w:id="4477" w:author="Deepak Bansal (AZURE)" w:date="2012-08-23T21:56:00Z">
              <w:r w:rsidRPr="009F1B7D" w:rsidDel="00B15A0B">
                <w:delText>grouping openflow-logical-switch-grouping {</w:delText>
              </w:r>
              <w:bookmarkStart w:id="4478" w:name="_Toc333522918"/>
              <w:bookmarkStart w:id="4479" w:name="_Toc335147005"/>
              <w:bookmarkEnd w:id="4478"/>
              <w:bookmarkEnd w:id="4479"/>
            </w:del>
          </w:p>
          <w:p w14:paraId="494816D1" w14:textId="57B87B3A" w:rsidR="00F86237" w:rsidRPr="009F1B7D" w:rsidDel="00B15A0B" w:rsidRDefault="00F86237">
            <w:pPr>
              <w:pStyle w:val="Heading2"/>
              <w:rPr>
                <w:del w:id="4480" w:author="Deepak Bansal (AZURE)" w:date="2012-08-23T21:56:00Z"/>
              </w:rPr>
              <w:pPrChange w:id="4481" w:author="Thomas Dietz" w:date="2012-09-11T16:56:00Z">
                <w:pPr>
                  <w:pStyle w:val="XML2"/>
                </w:pPr>
              </w:pPrChange>
            </w:pPr>
            <w:del w:id="4482" w:author="Deepak Bansal (AZURE)" w:date="2012-08-23T21:56:00Z">
              <w:r w:rsidRPr="009F1B7D" w:rsidDel="00B15A0B">
                <w:delText>description "This grouping specifies all properties of an OpenFlow Logical Switch.";</w:delText>
              </w:r>
              <w:bookmarkStart w:id="4483" w:name="_Toc333522919"/>
              <w:bookmarkStart w:id="4484" w:name="_Toc335147006"/>
              <w:bookmarkEnd w:id="4483"/>
              <w:bookmarkEnd w:id="4484"/>
            </w:del>
          </w:p>
          <w:p w14:paraId="6DA0196E" w14:textId="15230082" w:rsidR="00F86237" w:rsidRPr="009F1B7D" w:rsidDel="00B15A0B" w:rsidRDefault="00F86237">
            <w:pPr>
              <w:pStyle w:val="Heading2"/>
              <w:rPr>
                <w:del w:id="4485" w:author="Deepak Bansal (AZURE)" w:date="2012-08-23T21:56:00Z"/>
              </w:rPr>
              <w:pPrChange w:id="4486" w:author="Thomas Dietz" w:date="2012-09-11T16:56:00Z">
                <w:pPr>
                  <w:pStyle w:val="XML2"/>
                </w:pPr>
              </w:pPrChange>
            </w:pPr>
            <w:del w:id="4487" w:author="Deepak Bansal (AZURE)" w:date="2012-08-23T21:56:00Z">
              <w:r w:rsidRPr="009F1B7D" w:rsidDel="00B15A0B">
                <w:delText>leaf id {</w:delText>
              </w:r>
              <w:bookmarkStart w:id="4488" w:name="_Toc333522920"/>
              <w:bookmarkStart w:id="4489" w:name="_Toc335147007"/>
              <w:bookmarkEnd w:id="4488"/>
              <w:bookmarkEnd w:id="4489"/>
            </w:del>
          </w:p>
          <w:p w14:paraId="31FC7212" w14:textId="2B194D38" w:rsidR="00F86237" w:rsidRPr="009F1B7D" w:rsidDel="00B15A0B" w:rsidRDefault="00F86237">
            <w:pPr>
              <w:pStyle w:val="Heading2"/>
              <w:rPr>
                <w:del w:id="4490" w:author="Deepak Bansal (AZURE)" w:date="2012-08-23T21:56:00Z"/>
              </w:rPr>
              <w:pPrChange w:id="4491" w:author="Thomas Dietz" w:date="2012-09-11T16:56:00Z">
                <w:pPr>
                  <w:pStyle w:val="XML3"/>
                </w:pPr>
              </w:pPrChange>
            </w:pPr>
            <w:del w:id="4492" w:author="Deepak Bansal (AZURE)" w:date="2012-08-23T21:56:00Z">
              <w:r w:rsidRPr="009F1B7D" w:rsidDel="00B15A0B">
                <w:delText>type inet:uri;</w:delText>
              </w:r>
              <w:bookmarkStart w:id="4493" w:name="_Toc333522921"/>
              <w:bookmarkStart w:id="4494" w:name="_Toc335147008"/>
              <w:bookmarkEnd w:id="4493"/>
              <w:bookmarkEnd w:id="4494"/>
            </w:del>
          </w:p>
          <w:p w14:paraId="3CB0DF9A" w14:textId="1134520F" w:rsidR="00F86237" w:rsidRPr="009F1B7D" w:rsidDel="00B15A0B" w:rsidRDefault="00F86237">
            <w:pPr>
              <w:pStyle w:val="Heading2"/>
              <w:rPr>
                <w:del w:id="4495" w:author="Deepak Bansal (AZURE)" w:date="2012-08-23T21:56:00Z"/>
              </w:rPr>
              <w:pPrChange w:id="4496" w:author="Thomas Dietz" w:date="2012-09-11T16:56:00Z">
                <w:pPr>
                  <w:pStyle w:val="XML3"/>
                </w:pPr>
              </w:pPrChange>
            </w:pPr>
            <w:del w:id="4497" w:author="Deepak Bansal (AZURE)" w:date="2012-08-23T21:56:00Z">
              <w:r w:rsidRPr="009F1B7D" w:rsidDel="00B15A0B">
                <w:delText>mandatory true;</w:delText>
              </w:r>
              <w:bookmarkStart w:id="4498" w:name="_Toc333522922"/>
              <w:bookmarkStart w:id="4499" w:name="_Toc335147009"/>
              <w:bookmarkEnd w:id="4498"/>
              <w:bookmarkEnd w:id="4499"/>
            </w:del>
          </w:p>
          <w:p w14:paraId="687EE039" w14:textId="79A9D070" w:rsidR="00F86237" w:rsidRPr="009F1B7D" w:rsidDel="00B15A0B" w:rsidRDefault="00F86237">
            <w:pPr>
              <w:pStyle w:val="Heading2"/>
              <w:rPr>
                <w:del w:id="4500" w:author="Deepak Bansal (AZURE)" w:date="2012-08-23T21:56:00Z"/>
              </w:rPr>
              <w:pPrChange w:id="4501" w:author="Thomas Dietz" w:date="2012-09-11T16:56:00Z">
                <w:pPr>
                  <w:pStyle w:val="XML3"/>
                </w:pPr>
              </w:pPrChange>
            </w:pPr>
            <w:del w:id="4502" w:author="Deepak Bansal (AZURE)" w:date="2012-08-23T21:56:00Z">
              <w:r w:rsidRPr="009F1B7D" w:rsidDel="00B15A0B">
                <w:delText>description "An unique but locally arbitrary identifier that identifies a Logical Switch within a Capable Switch and is persistent across reboots of the system.";</w:delText>
              </w:r>
              <w:bookmarkStart w:id="4503" w:name="_Toc333522923"/>
              <w:bookmarkStart w:id="4504" w:name="_Toc335147010"/>
              <w:bookmarkEnd w:id="4503"/>
              <w:bookmarkEnd w:id="4504"/>
            </w:del>
          </w:p>
          <w:p w14:paraId="666CDD45" w14:textId="733F0F79" w:rsidR="00F86237" w:rsidDel="00B15A0B" w:rsidRDefault="00F86237">
            <w:pPr>
              <w:pStyle w:val="Heading2"/>
              <w:rPr>
                <w:del w:id="4505" w:author="Deepak Bansal (AZURE)" w:date="2012-08-23T21:56:00Z"/>
              </w:rPr>
              <w:pPrChange w:id="4506" w:author="Thomas Dietz" w:date="2012-09-11T16:56:00Z">
                <w:pPr>
                  <w:pStyle w:val="XML2"/>
                </w:pPr>
              </w:pPrChange>
            </w:pPr>
            <w:del w:id="4507" w:author="Deepak Bansal (AZURE)" w:date="2012-08-23T21:56:00Z">
              <w:r w:rsidRPr="009F1B7D" w:rsidDel="00B15A0B">
                <w:delText>}</w:delText>
              </w:r>
              <w:bookmarkStart w:id="4508" w:name="_Toc333522924"/>
              <w:bookmarkStart w:id="4509" w:name="_Toc335147011"/>
              <w:bookmarkEnd w:id="4508"/>
              <w:bookmarkEnd w:id="4509"/>
            </w:del>
          </w:p>
          <w:p w14:paraId="01B6B62D" w14:textId="4D386EB2" w:rsidR="00BC0B19" w:rsidDel="00B15A0B" w:rsidRDefault="00BC0B19">
            <w:pPr>
              <w:pStyle w:val="Heading2"/>
              <w:rPr>
                <w:del w:id="4510" w:author="Deepak Bansal (AZURE)" w:date="2012-08-23T21:56:00Z"/>
              </w:rPr>
              <w:pPrChange w:id="4511" w:author="Thomas Dietz" w:date="2012-09-11T16:56:00Z">
                <w:pPr>
                  <w:pStyle w:val="XML2"/>
                </w:pPr>
              </w:pPrChange>
            </w:pPr>
            <w:del w:id="4512" w:author="Deepak Bansal (AZURE)" w:date="2012-08-23T21:56:00Z">
              <w:r w:rsidDel="00B15A0B">
                <w:delText>container capabilities {</w:delText>
              </w:r>
              <w:bookmarkStart w:id="4513" w:name="_Toc333522925"/>
              <w:bookmarkStart w:id="4514" w:name="_Toc335147012"/>
              <w:bookmarkEnd w:id="4513"/>
              <w:bookmarkEnd w:id="4514"/>
            </w:del>
          </w:p>
          <w:p w14:paraId="4473F1EE" w14:textId="66784D74" w:rsidR="0017507E" w:rsidDel="00B15A0B" w:rsidRDefault="0017507E">
            <w:pPr>
              <w:pStyle w:val="Heading2"/>
              <w:rPr>
                <w:del w:id="4515" w:author="Deepak Bansal (AZURE)" w:date="2012-08-23T21:56:00Z"/>
              </w:rPr>
              <w:pPrChange w:id="4516" w:author="Thomas Dietz" w:date="2012-09-11T16:56:00Z">
                <w:pPr>
                  <w:pStyle w:val="XML3"/>
                </w:pPr>
              </w:pPrChange>
            </w:pPr>
            <w:del w:id="4517" w:author="Deepak Bansal (AZURE)" w:date="2012-08-23T21:56:00Z">
              <w:r w:rsidRPr="009F1B7D" w:rsidDel="00B15A0B">
                <w:delText xml:space="preserve">description "This </w:delText>
              </w:r>
              <w:r w:rsidDel="00B15A0B">
                <w:delText xml:space="preserve">container </w:delText>
              </w:r>
              <w:r w:rsidRPr="009F1B7D" w:rsidDel="00B15A0B">
                <w:delText xml:space="preserve">specifies all </w:delText>
              </w:r>
              <w:r w:rsidDel="00B15A0B">
                <w:delText>capability items</w:delText>
              </w:r>
              <w:r w:rsidRPr="009F1B7D" w:rsidDel="00B15A0B">
                <w:delText xml:space="preserve"> o</w:delText>
              </w:r>
              <w:r w:rsidDel="00B15A0B">
                <w:delText>f an OpenFlow Logical Switch.";</w:delText>
              </w:r>
              <w:bookmarkStart w:id="4518" w:name="_Toc333522926"/>
              <w:bookmarkStart w:id="4519" w:name="_Toc335147013"/>
              <w:bookmarkEnd w:id="4518"/>
              <w:bookmarkEnd w:id="4519"/>
            </w:del>
          </w:p>
          <w:p w14:paraId="6E39CFCD" w14:textId="2B14E928" w:rsidR="00BC0B19" w:rsidDel="00B15A0B" w:rsidRDefault="00BC0B19">
            <w:pPr>
              <w:pStyle w:val="Heading2"/>
              <w:rPr>
                <w:del w:id="4520" w:author="Deepak Bansal (AZURE)" w:date="2012-08-23T21:56:00Z"/>
              </w:rPr>
              <w:pPrChange w:id="4521" w:author="Thomas Dietz" w:date="2012-09-11T16:56:00Z">
                <w:pPr>
                  <w:pStyle w:val="XML3"/>
                </w:pPr>
              </w:pPrChange>
            </w:pPr>
            <w:del w:id="4522" w:author="Deepak Bansal (AZURE)" w:date="2012-08-23T21:56:00Z">
              <w:r w:rsidDel="00B15A0B">
                <w:delText>uses openflow-logical-switch-capabilities-grouping;</w:delText>
              </w:r>
              <w:bookmarkStart w:id="4523" w:name="_Toc333522927"/>
              <w:bookmarkStart w:id="4524" w:name="_Toc335147014"/>
              <w:bookmarkEnd w:id="4523"/>
              <w:bookmarkEnd w:id="4524"/>
            </w:del>
          </w:p>
          <w:p w14:paraId="1CD2142C" w14:textId="570EDBB5" w:rsidR="00BC0B19" w:rsidRPr="009F1B7D" w:rsidDel="00B15A0B" w:rsidRDefault="00BC0B19">
            <w:pPr>
              <w:pStyle w:val="Heading2"/>
              <w:rPr>
                <w:del w:id="4525" w:author="Deepak Bansal (AZURE)" w:date="2012-08-23T21:56:00Z"/>
              </w:rPr>
              <w:pPrChange w:id="4526" w:author="Thomas Dietz" w:date="2012-09-11T16:56:00Z">
                <w:pPr>
                  <w:pStyle w:val="XML2"/>
                </w:pPr>
              </w:pPrChange>
            </w:pPr>
            <w:del w:id="4527" w:author="Deepak Bansal (AZURE)" w:date="2012-08-23T21:56:00Z">
              <w:r w:rsidDel="00B15A0B">
                <w:delText>}</w:delText>
              </w:r>
              <w:bookmarkStart w:id="4528" w:name="_Toc333522928"/>
              <w:bookmarkStart w:id="4529" w:name="_Toc335147015"/>
              <w:bookmarkEnd w:id="4528"/>
              <w:bookmarkEnd w:id="4529"/>
            </w:del>
          </w:p>
          <w:p w14:paraId="797195DA" w14:textId="2344EF5C" w:rsidR="00F86237" w:rsidRPr="009F1B7D" w:rsidDel="00B15A0B" w:rsidRDefault="00F86237">
            <w:pPr>
              <w:pStyle w:val="Heading2"/>
              <w:rPr>
                <w:del w:id="4530" w:author="Deepak Bansal (AZURE)" w:date="2012-08-23T21:56:00Z"/>
              </w:rPr>
              <w:pPrChange w:id="4531" w:author="Thomas Dietz" w:date="2012-09-11T16:56:00Z">
                <w:pPr>
                  <w:pStyle w:val="XML2"/>
                </w:pPr>
              </w:pPrChange>
            </w:pPr>
            <w:del w:id="4532" w:author="Deepak Bansal (AZURE)" w:date="2012-08-23T21:56:00Z">
              <w:r w:rsidRPr="009F1B7D" w:rsidDel="00B15A0B">
                <w:delText>leaf datapath-id {</w:delText>
              </w:r>
              <w:bookmarkStart w:id="4533" w:name="_Toc333522929"/>
              <w:bookmarkStart w:id="4534" w:name="_Toc335147016"/>
              <w:bookmarkEnd w:id="4533"/>
              <w:bookmarkEnd w:id="4534"/>
            </w:del>
          </w:p>
          <w:p w14:paraId="158EBAB8" w14:textId="4DA88419" w:rsidR="00F86237" w:rsidRPr="009F1B7D" w:rsidDel="00B15A0B" w:rsidRDefault="00F86237">
            <w:pPr>
              <w:pStyle w:val="Heading2"/>
              <w:rPr>
                <w:del w:id="4535" w:author="Deepak Bansal (AZURE)" w:date="2012-08-23T21:56:00Z"/>
              </w:rPr>
              <w:pPrChange w:id="4536" w:author="Thomas Dietz" w:date="2012-09-11T16:56:00Z">
                <w:pPr>
                  <w:pStyle w:val="XML3"/>
                </w:pPr>
              </w:pPrChange>
            </w:pPr>
            <w:del w:id="4537" w:author="Deepak Bansal (AZURE)" w:date="2012-08-23T21:56:00Z">
              <w:r w:rsidRPr="009F1B7D" w:rsidDel="00B15A0B">
                <w:delText>type datapath-id-type;</w:delText>
              </w:r>
              <w:bookmarkStart w:id="4538" w:name="_Toc333522930"/>
              <w:bookmarkStart w:id="4539" w:name="_Toc335147017"/>
              <w:bookmarkEnd w:id="4538"/>
              <w:bookmarkEnd w:id="4539"/>
            </w:del>
          </w:p>
          <w:p w14:paraId="1F9DD553" w14:textId="47A77318" w:rsidR="00F86237" w:rsidRPr="009F1B7D" w:rsidDel="00B15A0B" w:rsidRDefault="00F86237">
            <w:pPr>
              <w:pStyle w:val="Heading2"/>
              <w:rPr>
                <w:del w:id="4540" w:author="Deepak Bansal (AZURE)" w:date="2012-08-23T21:56:00Z"/>
              </w:rPr>
              <w:pPrChange w:id="4541" w:author="Thomas Dietz" w:date="2012-09-11T16:56:00Z">
                <w:pPr>
                  <w:pStyle w:val="XML3"/>
                </w:pPr>
              </w:pPrChange>
            </w:pPr>
            <w:del w:id="4542" w:author="Deepak Bansal (AZURE)" w:date="2012-08-23T21:56:00Z">
              <w:r w:rsidRPr="009F1B7D" w:rsidDel="00B15A0B">
                <w:delText>mandatory true;</w:delText>
              </w:r>
              <w:bookmarkStart w:id="4543" w:name="_Toc333522931"/>
              <w:bookmarkStart w:id="4544" w:name="_Toc335147018"/>
              <w:bookmarkEnd w:id="4543"/>
              <w:bookmarkEnd w:id="4544"/>
            </w:del>
          </w:p>
          <w:p w14:paraId="050D98A3" w14:textId="55F878BD" w:rsidR="00F86237" w:rsidRPr="009F1B7D" w:rsidDel="00B15A0B" w:rsidRDefault="00F86237">
            <w:pPr>
              <w:pStyle w:val="Heading2"/>
              <w:rPr>
                <w:del w:id="4545" w:author="Deepak Bansal (AZURE)" w:date="2012-08-23T21:56:00Z"/>
              </w:rPr>
              <w:pPrChange w:id="4546" w:author="Thomas Dietz" w:date="2012-09-11T16:56:00Z">
                <w:pPr>
                  <w:pStyle w:val="XML3"/>
                </w:pPr>
              </w:pPrChange>
            </w:pPr>
            <w:del w:id="4547" w:author="Deepak Bansal (AZURE)" w:date="2012-08-23T21:56:00Z">
              <w:r w:rsidRPr="009F1B7D" w:rsidDel="00B15A0B">
                <w:delText>description "The datapath identifier of the Logical Switch that uniquely identifies this Logical Switch in the controller.";</w:delText>
              </w:r>
              <w:bookmarkStart w:id="4548" w:name="_Toc333522932"/>
              <w:bookmarkStart w:id="4549" w:name="_Toc335147019"/>
              <w:bookmarkEnd w:id="4548"/>
              <w:bookmarkEnd w:id="4549"/>
            </w:del>
          </w:p>
          <w:p w14:paraId="75A563A1" w14:textId="1219A855" w:rsidR="00F86237" w:rsidRPr="009F1B7D" w:rsidDel="00B15A0B" w:rsidRDefault="00F86237">
            <w:pPr>
              <w:pStyle w:val="Heading2"/>
              <w:rPr>
                <w:del w:id="4550" w:author="Deepak Bansal (AZURE)" w:date="2012-08-23T21:56:00Z"/>
              </w:rPr>
              <w:pPrChange w:id="4551" w:author="Thomas Dietz" w:date="2012-09-11T16:56:00Z">
                <w:pPr>
                  <w:pStyle w:val="XML2"/>
                </w:pPr>
              </w:pPrChange>
            </w:pPr>
            <w:del w:id="4552" w:author="Deepak Bansal (AZURE)" w:date="2012-08-23T21:56:00Z">
              <w:r w:rsidRPr="009F1B7D" w:rsidDel="00B15A0B">
                <w:delText>}</w:delText>
              </w:r>
              <w:bookmarkStart w:id="4553" w:name="_Toc333522933"/>
              <w:bookmarkStart w:id="4554" w:name="_Toc335147020"/>
              <w:bookmarkEnd w:id="4553"/>
              <w:bookmarkEnd w:id="4554"/>
            </w:del>
          </w:p>
          <w:p w14:paraId="64EBFD17" w14:textId="3C6F46D7" w:rsidR="00F86237" w:rsidRPr="009F1B7D" w:rsidDel="00B15A0B" w:rsidRDefault="00F86237">
            <w:pPr>
              <w:pStyle w:val="Heading2"/>
              <w:rPr>
                <w:del w:id="4555" w:author="Deepak Bansal (AZURE)" w:date="2012-08-23T21:56:00Z"/>
              </w:rPr>
              <w:pPrChange w:id="4556" w:author="Thomas Dietz" w:date="2012-09-11T16:56:00Z">
                <w:pPr>
                  <w:pStyle w:val="XML3"/>
                </w:pPr>
              </w:pPrChange>
            </w:pPr>
            <w:del w:id="4557" w:author="Deepak Bansal (AZURE)" w:date="2012-08-23T21:56:00Z">
              <w:r w:rsidRPr="009F1B7D" w:rsidDel="00B15A0B">
                <w:delText>leaf enabled {</w:delText>
              </w:r>
              <w:bookmarkStart w:id="4558" w:name="_Toc333522934"/>
              <w:bookmarkStart w:id="4559" w:name="_Toc335147021"/>
              <w:bookmarkEnd w:id="4558"/>
              <w:bookmarkEnd w:id="4559"/>
            </w:del>
          </w:p>
          <w:p w14:paraId="4C5940E2" w14:textId="7C5958A8" w:rsidR="00F86237" w:rsidRPr="009F1B7D" w:rsidDel="00B15A0B" w:rsidRDefault="00F86237">
            <w:pPr>
              <w:pStyle w:val="Heading2"/>
              <w:rPr>
                <w:del w:id="4560" w:author="Deepak Bansal (AZURE)" w:date="2012-08-23T21:56:00Z"/>
              </w:rPr>
              <w:pPrChange w:id="4561" w:author="Thomas Dietz" w:date="2012-09-11T16:56:00Z">
                <w:pPr>
                  <w:pStyle w:val="XML3"/>
                </w:pPr>
              </w:pPrChange>
            </w:pPr>
            <w:del w:id="4562" w:author="Deepak Bansal (AZURE)" w:date="2012-08-23T21:56:00Z">
              <w:r w:rsidRPr="009F1B7D" w:rsidDel="00B15A0B">
                <w:delText>type boolean;</w:delText>
              </w:r>
              <w:bookmarkStart w:id="4563" w:name="_Toc333522935"/>
              <w:bookmarkStart w:id="4564" w:name="_Toc335147022"/>
              <w:bookmarkEnd w:id="4563"/>
              <w:bookmarkEnd w:id="4564"/>
            </w:del>
          </w:p>
          <w:p w14:paraId="171AFCAA" w14:textId="609E191D" w:rsidR="00F86237" w:rsidRPr="009F1B7D" w:rsidDel="00B15A0B" w:rsidRDefault="00F86237">
            <w:pPr>
              <w:pStyle w:val="Heading2"/>
              <w:rPr>
                <w:del w:id="4565" w:author="Deepak Bansal (AZURE)" w:date="2012-08-23T21:56:00Z"/>
              </w:rPr>
              <w:pPrChange w:id="4566" w:author="Thomas Dietz" w:date="2012-09-11T16:56:00Z">
                <w:pPr>
                  <w:pStyle w:val="XML3"/>
                </w:pPr>
              </w:pPrChange>
            </w:pPr>
            <w:del w:id="4567" w:author="Deepak Bansal (AZURE)" w:date="2012-08-23T21:56:00Z">
              <w:r w:rsidRPr="009F1B7D" w:rsidDel="00B15A0B">
                <w:delText>mandatory true;</w:delText>
              </w:r>
              <w:bookmarkStart w:id="4568" w:name="_Toc333522936"/>
              <w:bookmarkStart w:id="4569" w:name="_Toc335147023"/>
              <w:bookmarkEnd w:id="4568"/>
              <w:bookmarkEnd w:id="4569"/>
            </w:del>
          </w:p>
          <w:p w14:paraId="015BC214" w14:textId="3CB2B923" w:rsidR="00F86237" w:rsidRPr="009F1B7D" w:rsidDel="00B15A0B" w:rsidRDefault="00F86237">
            <w:pPr>
              <w:pStyle w:val="Heading2"/>
              <w:rPr>
                <w:del w:id="4570" w:author="Deepak Bansal (AZURE)" w:date="2012-08-23T21:56:00Z"/>
              </w:rPr>
              <w:pPrChange w:id="4571" w:author="Thomas Dietz" w:date="2012-09-11T16:56:00Z">
                <w:pPr>
                  <w:pStyle w:val="XML3"/>
                </w:pPr>
              </w:pPrChange>
            </w:pPr>
            <w:del w:id="4572" w:author="Deepak Bansal (AZURE)" w:date="2012-08-23T21:56:00Z">
              <w:r w:rsidRPr="009F1B7D" w:rsidDel="00B15A0B">
                <w:delText>description "Specifies if the Logical Switch is enabled.";</w:delText>
              </w:r>
              <w:bookmarkStart w:id="4573" w:name="_Toc333522937"/>
              <w:bookmarkStart w:id="4574" w:name="_Toc335147024"/>
              <w:bookmarkEnd w:id="4573"/>
              <w:bookmarkEnd w:id="4574"/>
            </w:del>
          </w:p>
          <w:p w14:paraId="38313536" w14:textId="42A8ACB2" w:rsidR="00F86237" w:rsidRPr="009F1B7D" w:rsidDel="00B15A0B" w:rsidRDefault="00F86237">
            <w:pPr>
              <w:pStyle w:val="Heading2"/>
              <w:rPr>
                <w:del w:id="4575" w:author="Deepak Bansal (AZURE)" w:date="2012-08-23T21:56:00Z"/>
              </w:rPr>
              <w:pPrChange w:id="4576" w:author="Thomas Dietz" w:date="2012-09-11T16:56:00Z">
                <w:pPr>
                  <w:pStyle w:val="XML2"/>
                </w:pPr>
              </w:pPrChange>
            </w:pPr>
            <w:del w:id="4577" w:author="Deepak Bansal (AZURE)" w:date="2012-08-23T21:56:00Z">
              <w:r w:rsidRPr="009F1B7D" w:rsidDel="00B15A0B">
                <w:delText>}</w:delText>
              </w:r>
              <w:bookmarkStart w:id="4578" w:name="_Toc333522938"/>
              <w:bookmarkStart w:id="4579" w:name="_Toc335147025"/>
              <w:bookmarkEnd w:id="4578"/>
              <w:bookmarkEnd w:id="4579"/>
            </w:del>
          </w:p>
          <w:p w14:paraId="52D31815" w14:textId="09EA2819" w:rsidR="00F86237" w:rsidRPr="009F1B7D" w:rsidDel="00B15A0B" w:rsidRDefault="00F86237">
            <w:pPr>
              <w:pStyle w:val="Heading2"/>
              <w:rPr>
                <w:del w:id="4580" w:author="Deepak Bansal (AZURE)" w:date="2012-08-23T21:56:00Z"/>
              </w:rPr>
              <w:pPrChange w:id="4581" w:author="Thomas Dietz" w:date="2012-09-11T16:56:00Z">
                <w:pPr>
                  <w:pStyle w:val="XML2"/>
                </w:pPr>
              </w:pPrChange>
            </w:pPr>
            <w:del w:id="4582" w:author="Deepak Bansal (AZURE)" w:date="2012-08-23T21:56:00Z">
              <w:r w:rsidRPr="009F1B7D" w:rsidDel="00B15A0B">
                <w:delText>container controllers {</w:delText>
              </w:r>
              <w:bookmarkStart w:id="4583" w:name="_Toc333522939"/>
              <w:bookmarkStart w:id="4584" w:name="_Toc335147026"/>
              <w:bookmarkEnd w:id="4583"/>
              <w:bookmarkEnd w:id="4584"/>
            </w:del>
          </w:p>
          <w:p w14:paraId="074FBD2B" w14:textId="5F9A4671" w:rsidR="00F86237" w:rsidRPr="009F1B7D" w:rsidDel="00B15A0B" w:rsidRDefault="00F86237">
            <w:pPr>
              <w:pStyle w:val="Heading2"/>
              <w:rPr>
                <w:del w:id="4585" w:author="Deepak Bansal (AZURE)" w:date="2012-08-23T21:56:00Z"/>
              </w:rPr>
              <w:pPrChange w:id="4586" w:author="Thomas Dietz" w:date="2012-09-11T16:56:00Z">
                <w:pPr>
                  <w:pStyle w:val="XML3"/>
                </w:pPr>
              </w:pPrChange>
            </w:pPr>
            <w:del w:id="4587" w:author="Deepak Bansal (AZURE)" w:date="2012-08-23T21:56:00Z">
              <w:r w:rsidRPr="009F1B7D" w:rsidDel="00B15A0B">
                <w:delText>description "The list of controllers for this Logical switch.";</w:delText>
              </w:r>
              <w:bookmarkStart w:id="4588" w:name="_Toc333522940"/>
              <w:bookmarkStart w:id="4589" w:name="_Toc335147027"/>
              <w:bookmarkEnd w:id="4588"/>
              <w:bookmarkEnd w:id="4589"/>
            </w:del>
          </w:p>
          <w:p w14:paraId="1918BE71" w14:textId="6E7F5DEC" w:rsidR="00F86237" w:rsidRPr="009F1B7D" w:rsidDel="00B15A0B" w:rsidRDefault="00F86237">
            <w:pPr>
              <w:pStyle w:val="Heading2"/>
              <w:rPr>
                <w:del w:id="4590" w:author="Deepak Bansal (AZURE)" w:date="2012-08-23T21:56:00Z"/>
              </w:rPr>
              <w:pPrChange w:id="4591" w:author="Thomas Dietz" w:date="2012-09-11T16:56:00Z">
                <w:pPr>
                  <w:pStyle w:val="XML3"/>
                </w:pPr>
              </w:pPrChange>
            </w:pPr>
            <w:del w:id="4592" w:author="Deepak Bansal (AZURE)" w:date="2012-08-23T21:56:00Z">
              <w:r w:rsidRPr="009F1B7D" w:rsidDel="00B15A0B">
                <w:delText>list controller {</w:delText>
              </w:r>
              <w:bookmarkStart w:id="4593" w:name="_Toc333522941"/>
              <w:bookmarkStart w:id="4594" w:name="_Toc335147028"/>
              <w:bookmarkEnd w:id="4593"/>
              <w:bookmarkEnd w:id="4594"/>
            </w:del>
          </w:p>
          <w:p w14:paraId="654EA1C8" w14:textId="56EEAEB6" w:rsidR="00F86237" w:rsidRPr="009F1B7D" w:rsidDel="00B15A0B" w:rsidRDefault="00F86237">
            <w:pPr>
              <w:pStyle w:val="Heading2"/>
              <w:rPr>
                <w:del w:id="4595" w:author="Deepak Bansal (AZURE)" w:date="2012-08-23T21:56:00Z"/>
              </w:rPr>
              <w:pPrChange w:id="4596" w:author="Thomas Dietz" w:date="2012-09-11T16:56:00Z">
                <w:pPr>
                  <w:pStyle w:val="XML4"/>
                </w:pPr>
              </w:pPrChange>
            </w:pPr>
            <w:del w:id="4597" w:author="Deepak Bansal (AZURE)" w:date="2012-08-23T21:56:00Z">
              <w:r w:rsidRPr="009F1B7D" w:rsidDel="00B15A0B">
                <w:delText>key "id";</w:delText>
              </w:r>
              <w:bookmarkStart w:id="4598" w:name="_Toc333522942"/>
              <w:bookmarkStart w:id="4599" w:name="_Toc335147029"/>
              <w:bookmarkEnd w:id="4598"/>
              <w:bookmarkEnd w:id="4599"/>
            </w:del>
          </w:p>
          <w:p w14:paraId="14A1605B" w14:textId="38803B10" w:rsidR="00F86237" w:rsidRPr="009F1B7D" w:rsidDel="00B15A0B" w:rsidRDefault="00F86237">
            <w:pPr>
              <w:pStyle w:val="Heading2"/>
              <w:rPr>
                <w:del w:id="4600" w:author="Deepak Bansal (AZURE)" w:date="2012-08-23T21:56:00Z"/>
              </w:rPr>
              <w:pPrChange w:id="4601" w:author="Thomas Dietz" w:date="2012-09-11T16:56:00Z">
                <w:pPr>
                  <w:pStyle w:val="XML4"/>
                </w:pPr>
              </w:pPrChange>
            </w:pPr>
            <w:del w:id="4602" w:author="Deepak Bansal (AZURE)" w:date="2012-08-23T21:56:00Z">
              <w:r w:rsidRPr="009F1B7D" w:rsidDel="00B15A0B">
                <w:delText>unique "id";</w:delText>
              </w:r>
              <w:bookmarkStart w:id="4603" w:name="_Toc333522943"/>
              <w:bookmarkStart w:id="4604" w:name="_Toc335147030"/>
              <w:bookmarkEnd w:id="4603"/>
              <w:bookmarkEnd w:id="4604"/>
            </w:del>
          </w:p>
          <w:p w14:paraId="0DFA4FB7" w14:textId="3F69B84C" w:rsidR="00F86237" w:rsidRPr="009F1B7D" w:rsidDel="00B15A0B" w:rsidRDefault="00F86237">
            <w:pPr>
              <w:pStyle w:val="Heading2"/>
              <w:rPr>
                <w:del w:id="4605" w:author="Deepak Bansal (AZURE)" w:date="2012-08-23T21:56:00Z"/>
              </w:rPr>
              <w:pPrChange w:id="4606" w:author="Thomas Dietz" w:date="2012-09-11T16:56:00Z">
                <w:pPr>
                  <w:pStyle w:val="XML4"/>
                </w:pPr>
              </w:pPrChange>
            </w:pPr>
            <w:del w:id="4607" w:author="Deepak Bansal (AZURE)" w:date="2012-08-23T21:56:00Z">
              <w:r w:rsidRPr="009F1B7D" w:rsidDel="00B15A0B">
                <w:delText>description "The list of controllers that are assigned to the OpenFlow Logical Switch.";</w:delText>
              </w:r>
              <w:bookmarkStart w:id="4608" w:name="_Toc333522944"/>
              <w:bookmarkStart w:id="4609" w:name="_Toc335147031"/>
              <w:bookmarkEnd w:id="4608"/>
              <w:bookmarkEnd w:id="4609"/>
            </w:del>
          </w:p>
          <w:p w14:paraId="56D0CBFD" w14:textId="2C51FD40" w:rsidR="00F86237" w:rsidRPr="009F1B7D" w:rsidDel="00B15A0B" w:rsidRDefault="00F86237">
            <w:pPr>
              <w:pStyle w:val="Heading2"/>
              <w:rPr>
                <w:del w:id="4610" w:author="Deepak Bansal (AZURE)" w:date="2012-08-23T21:56:00Z"/>
              </w:rPr>
              <w:pPrChange w:id="4611" w:author="Thomas Dietz" w:date="2012-09-11T16:56:00Z">
                <w:pPr>
                  <w:pStyle w:val="XML4"/>
                </w:pPr>
              </w:pPrChange>
            </w:pPr>
            <w:del w:id="4612" w:author="Deepak Bansal (AZURE)" w:date="2012-08-23T21:56:00Z">
              <w:r w:rsidRPr="009F1B7D" w:rsidDel="00B15A0B">
                <w:delText>uses openflow-controller-grouping;</w:delText>
              </w:r>
              <w:bookmarkStart w:id="4613" w:name="_Toc333522945"/>
              <w:bookmarkStart w:id="4614" w:name="_Toc335147032"/>
              <w:bookmarkEnd w:id="4613"/>
              <w:bookmarkEnd w:id="4614"/>
            </w:del>
          </w:p>
          <w:p w14:paraId="232E7EB5" w14:textId="5C6E29D0" w:rsidR="00F86237" w:rsidRPr="009F1B7D" w:rsidDel="00B15A0B" w:rsidRDefault="00F86237">
            <w:pPr>
              <w:pStyle w:val="Heading2"/>
              <w:rPr>
                <w:del w:id="4615" w:author="Deepak Bansal (AZURE)" w:date="2012-08-23T21:56:00Z"/>
              </w:rPr>
              <w:pPrChange w:id="4616" w:author="Thomas Dietz" w:date="2012-09-11T16:56:00Z">
                <w:pPr>
                  <w:pStyle w:val="XML3"/>
                </w:pPr>
              </w:pPrChange>
            </w:pPr>
            <w:del w:id="4617" w:author="Deepak Bansal (AZURE)" w:date="2012-08-23T21:56:00Z">
              <w:r w:rsidRPr="009F1B7D" w:rsidDel="00B15A0B">
                <w:delText>}</w:delText>
              </w:r>
              <w:bookmarkStart w:id="4618" w:name="_Toc333522946"/>
              <w:bookmarkStart w:id="4619" w:name="_Toc335147033"/>
              <w:bookmarkEnd w:id="4618"/>
              <w:bookmarkEnd w:id="4619"/>
            </w:del>
          </w:p>
          <w:p w14:paraId="49BF9868" w14:textId="030B0708" w:rsidR="00F86237" w:rsidRPr="009F1B7D" w:rsidDel="00B15A0B" w:rsidRDefault="00F86237">
            <w:pPr>
              <w:pStyle w:val="Heading2"/>
              <w:rPr>
                <w:del w:id="4620" w:author="Deepak Bansal (AZURE)" w:date="2012-08-23T21:56:00Z"/>
              </w:rPr>
              <w:pPrChange w:id="4621" w:author="Thomas Dietz" w:date="2012-09-11T16:56:00Z">
                <w:pPr>
                  <w:pStyle w:val="XML2"/>
                </w:pPr>
              </w:pPrChange>
            </w:pPr>
            <w:del w:id="4622" w:author="Deepak Bansal (AZURE)" w:date="2012-08-23T21:56:00Z">
              <w:r w:rsidRPr="009F1B7D" w:rsidDel="00B15A0B">
                <w:delText>}</w:delText>
              </w:r>
              <w:bookmarkStart w:id="4623" w:name="_Toc333522947"/>
              <w:bookmarkStart w:id="4624" w:name="_Toc335147034"/>
              <w:bookmarkEnd w:id="4623"/>
              <w:bookmarkEnd w:id="4624"/>
            </w:del>
          </w:p>
          <w:p w14:paraId="56469F87" w14:textId="3E45439D" w:rsidR="00F86237" w:rsidRPr="009F1B7D" w:rsidDel="00B15A0B" w:rsidRDefault="00F86237">
            <w:pPr>
              <w:pStyle w:val="Heading2"/>
              <w:rPr>
                <w:del w:id="4625" w:author="Deepak Bansal (AZURE)" w:date="2012-08-23T21:56:00Z"/>
              </w:rPr>
              <w:pPrChange w:id="4626" w:author="Thomas Dietz" w:date="2012-09-11T16:56:00Z">
                <w:pPr>
                  <w:pStyle w:val="XML2"/>
                </w:pPr>
              </w:pPrChange>
            </w:pPr>
            <w:del w:id="4627" w:author="Deepak Bansal (AZURE)" w:date="2012-08-23T21:56:00Z">
              <w:r w:rsidRPr="009F1B7D" w:rsidDel="00B15A0B">
                <w:delText>container resources {</w:delText>
              </w:r>
              <w:bookmarkStart w:id="4628" w:name="_Toc333522948"/>
              <w:bookmarkStart w:id="4629" w:name="_Toc335147035"/>
              <w:bookmarkEnd w:id="4628"/>
              <w:bookmarkEnd w:id="4629"/>
            </w:del>
          </w:p>
          <w:p w14:paraId="6E62DE66" w14:textId="20BE7A42" w:rsidR="00F86237" w:rsidRPr="009F1B7D" w:rsidDel="00B15A0B" w:rsidRDefault="00F86237">
            <w:pPr>
              <w:pStyle w:val="Heading2"/>
              <w:rPr>
                <w:del w:id="4630" w:author="Deepak Bansal (AZURE)" w:date="2012-08-23T21:56:00Z"/>
              </w:rPr>
              <w:pPrChange w:id="4631" w:author="Thomas Dietz" w:date="2012-09-11T16:56:00Z">
                <w:pPr>
                  <w:pStyle w:val="XML3"/>
                </w:pPr>
              </w:pPrChange>
            </w:pPr>
            <w:del w:id="4632" w:author="Deepak Bansal (AZURE)" w:date="2012-08-23T21:56:00Z">
              <w:r w:rsidRPr="009F1B7D" w:rsidDel="00B15A0B">
                <w:delText>description "The following lists reference to all resources of the OpenFlow Capable Switch that the OpenFlow Logical Switch has exclusive access to.";</w:delText>
              </w:r>
              <w:bookmarkStart w:id="4633" w:name="_Toc333522949"/>
              <w:bookmarkStart w:id="4634" w:name="_Toc335147036"/>
              <w:bookmarkEnd w:id="4633"/>
              <w:bookmarkEnd w:id="4634"/>
            </w:del>
          </w:p>
          <w:p w14:paraId="61FADF85" w14:textId="2D4D9FE9" w:rsidR="00F86237" w:rsidRPr="009F1B7D" w:rsidDel="00B15A0B" w:rsidRDefault="00F86237">
            <w:pPr>
              <w:pStyle w:val="Heading2"/>
              <w:rPr>
                <w:del w:id="4635" w:author="Deepak Bansal (AZURE)" w:date="2012-08-23T21:56:00Z"/>
              </w:rPr>
              <w:pPrChange w:id="4636" w:author="Thomas Dietz" w:date="2012-09-11T16:56:00Z">
                <w:pPr>
                  <w:pStyle w:val="XML3"/>
                </w:pPr>
              </w:pPrChange>
            </w:pPr>
            <w:del w:id="4637" w:author="Deepak Bansal (AZURE)" w:date="2012-08-23T21:56:00Z">
              <w:r w:rsidRPr="009F1B7D" w:rsidDel="00B15A0B">
                <w:delText>leaf-list port {</w:delText>
              </w:r>
              <w:bookmarkStart w:id="4638" w:name="_Toc333522950"/>
              <w:bookmarkStart w:id="4639" w:name="_Toc335147037"/>
              <w:bookmarkEnd w:id="4638"/>
              <w:bookmarkEnd w:id="4639"/>
            </w:del>
          </w:p>
          <w:p w14:paraId="705DE3E1" w14:textId="124E4416" w:rsidR="00F86237" w:rsidRPr="009F1B7D" w:rsidDel="00B15A0B" w:rsidRDefault="00F86237">
            <w:pPr>
              <w:pStyle w:val="Heading2"/>
              <w:rPr>
                <w:del w:id="4640" w:author="Deepak Bansal (AZURE)" w:date="2012-08-23T21:56:00Z"/>
              </w:rPr>
              <w:pPrChange w:id="4641" w:author="Thomas Dietz" w:date="2012-09-11T16:56:00Z">
                <w:pPr>
                  <w:pStyle w:val="XML4"/>
                </w:pPr>
              </w:pPrChange>
            </w:pPr>
            <w:del w:id="4642" w:author="Deepak Bansal (AZURE)" w:date="2012-08-23T21:56:00Z">
              <w:r w:rsidRPr="009F1B7D" w:rsidDel="00B15A0B">
                <w:delText>type leafref {</w:delText>
              </w:r>
              <w:bookmarkStart w:id="4643" w:name="_Toc333522951"/>
              <w:bookmarkStart w:id="4644" w:name="_Toc335147038"/>
              <w:bookmarkEnd w:id="4643"/>
              <w:bookmarkEnd w:id="4644"/>
            </w:del>
          </w:p>
          <w:p w14:paraId="5CFC2486" w14:textId="34D4443B" w:rsidR="00F86237" w:rsidRPr="009F1B7D" w:rsidDel="00B15A0B" w:rsidRDefault="00F86237">
            <w:pPr>
              <w:pStyle w:val="Heading2"/>
              <w:rPr>
                <w:del w:id="4645" w:author="Deepak Bansal (AZURE)" w:date="2012-08-23T21:56:00Z"/>
              </w:rPr>
              <w:pPrChange w:id="4646" w:author="Thomas Dietz" w:date="2012-09-11T16:56:00Z">
                <w:pPr>
                  <w:pStyle w:val="XML5"/>
                </w:pPr>
              </w:pPrChange>
            </w:pPr>
            <w:del w:id="4647" w:author="Deepak Bansal (AZURE)" w:date="2012-08-23T21:56:00Z">
              <w:r w:rsidRPr="009F1B7D" w:rsidDel="00B15A0B">
                <w:delText>path "/capable-switch/resources/port/resource-id";</w:delText>
              </w:r>
              <w:bookmarkStart w:id="4648" w:name="_Toc333522952"/>
              <w:bookmarkStart w:id="4649" w:name="_Toc335147039"/>
              <w:bookmarkEnd w:id="4648"/>
              <w:bookmarkEnd w:id="4649"/>
            </w:del>
          </w:p>
          <w:p w14:paraId="50121733" w14:textId="15335617" w:rsidR="00F86237" w:rsidRPr="009F1B7D" w:rsidDel="00B15A0B" w:rsidRDefault="00F86237">
            <w:pPr>
              <w:pStyle w:val="Heading2"/>
              <w:rPr>
                <w:del w:id="4650" w:author="Deepak Bansal (AZURE)" w:date="2012-08-23T21:56:00Z"/>
              </w:rPr>
              <w:pPrChange w:id="4651" w:author="Thomas Dietz" w:date="2012-09-11T16:56:00Z">
                <w:pPr>
                  <w:pStyle w:val="XML4"/>
                </w:pPr>
              </w:pPrChange>
            </w:pPr>
            <w:del w:id="4652" w:author="Deepak Bansal (AZURE)" w:date="2012-08-23T21:56:00Z">
              <w:r w:rsidRPr="009F1B7D" w:rsidDel="00B15A0B">
                <w:delText>}</w:delText>
              </w:r>
              <w:bookmarkStart w:id="4653" w:name="_Toc333522953"/>
              <w:bookmarkStart w:id="4654" w:name="_Toc335147040"/>
              <w:bookmarkEnd w:id="4653"/>
              <w:bookmarkEnd w:id="4654"/>
            </w:del>
          </w:p>
          <w:p w14:paraId="6110D64B" w14:textId="6EC1221D" w:rsidR="00F86237" w:rsidRPr="009F1B7D" w:rsidDel="00B15A0B" w:rsidRDefault="00F86237">
            <w:pPr>
              <w:pStyle w:val="Heading2"/>
              <w:rPr>
                <w:del w:id="4655" w:author="Deepak Bansal (AZURE)" w:date="2012-08-23T21:56:00Z"/>
              </w:rPr>
              <w:pPrChange w:id="4656" w:author="Thomas Dietz" w:date="2012-09-11T16:56:00Z">
                <w:pPr>
                  <w:pStyle w:val="XML4"/>
                </w:pPr>
              </w:pPrChange>
            </w:pPr>
            <w:del w:id="4657" w:author="Deepak Bansal (AZURE)" w:date="2012-08-23T21:56:00Z">
              <w:r w:rsidRPr="009F1B7D" w:rsidDel="00B15A0B">
                <w:delText>description "The list references to all port resources of the OpenFlow Capable Switch that the OpenFlow Logical Switch has exclusive access to.";</w:delText>
              </w:r>
              <w:bookmarkStart w:id="4658" w:name="_Toc333522954"/>
              <w:bookmarkStart w:id="4659" w:name="_Toc335147041"/>
              <w:bookmarkEnd w:id="4658"/>
              <w:bookmarkEnd w:id="4659"/>
            </w:del>
          </w:p>
          <w:p w14:paraId="5DF9E21F" w14:textId="6CF631D2" w:rsidR="00F86237" w:rsidRPr="009F1B7D" w:rsidDel="00B15A0B" w:rsidRDefault="00F86237">
            <w:pPr>
              <w:pStyle w:val="Heading2"/>
              <w:rPr>
                <w:del w:id="4660" w:author="Deepak Bansal (AZURE)" w:date="2012-08-23T21:56:00Z"/>
              </w:rPr>
              <w:pPrChange w:id="4661" w:author="Thomas Dietz" w:date="2012-09-11T16:56:00Z">
                <w:pPr>
                  <w:pStyle w:val="XML3"/>
                </w:pPr>
              </w:pPrChange>
            </w:pPr>
            <w:del w:id="4662" w:author="Deepak Bansal (AZURE)" w:date="2012-08-23T21:56:00Z">
              <w:r w:rsidRPr="009F1B7D" w:rsidDel="00B15A0B">
                <w:delText>}</w:delText>
              </w:r>
              <w:bookmarkStart w:id="4663" w:name="_Toc333522955"/>
              <w:bookmarkStart w:id="4664" w:name="_Toc335147042"/>
              <w:bookmarkEnd w:id="4663"/>
              <w:bookmarkEnd w:id="4664"/>
            </w:del>
          </w:p>
          <w:p w14:paraId="5664A829" w14:textId="71ED02BE" w:rsidR="00F86237" w:rsidRPr="009F1B7D" w:rsidDel="00B15A0B" w:rsidRDefault="00F86237">
            <w:pPr>
              <w:pStyle w:val="Heading2"/>
              <w:rPr>
                <w:del w:id="4665" w:author="Deepak Bansal (AZURE)" w:date="2012-08-23T21:56:00Z"/>
              </w:rPr>
              <w:pPrChange w:id="4666" w:author="Thomas Dietz" w:date="2012-09-11T16:56:00Z">
                <w:pPr>
                  <w:pStyle w:val="XML3"/>
                </w:pPr>
              </w:pPrChange>
            </w:pPr>
            <w:del w:id="4667" w:author="Deepak Bansal (AZURE)" w:date="2012-08-23T21:56:00Z">
              <w:r w:rsidRPr="009F1B7D" w:rsidDel="00B15A0B">
                <w:delText>leaf-list queue {</w:delText>
              </w:r>
              <w:bookmarkStart w:id="4668" w:name="_Toc333522956"/>
              <w:bookmarkStart w:id="4669" w:name="_Toc335147043"/>
              <w:bookmarkEnd w:id="4668"/>
              <w:bookmarkEnd w:id="4669"/>
            </w:del>
          </w:p>
          <w:p w14:paraId="6E94121F" w14:textId="0AE9BE0D" w:rsidR="00F86237" w:rsidRPr="009F1B7D" w:rsidDel="00B15A0B" w:rsidRDefault="00F86237">
            <w:pPr>
              <w:pStyle w:val="Heading2"/>
              <w:rPr>
                <w:del w:id="4670" w:author="Deepak Bansal (AZURE)" w:date="2012-08-23T21:56:00Z"/>
              </w:rPr>
              <w:pPrChange w:id="4671" w:author="Thomas Dietz" w:date="2012-09-11T16:56:00Z">
                <w:pPr>
                  <w:pStyle w:val="XML4"/>
                </w:pPr>
              </w:pPrChange>
            </w:pPr>
            <w:del w:id="4672" w:author="Deepak Bansal (AZURE)" w:date="2012-08-23T21:56:00Z">
              <w:r w:rsidRPr="009F1B7D" w:rsidDel="00B15A0B">
                <w:delText>type leafref {</w:delText>
              </w:r>
              <w:bookmarkStart w:id="4673" w:name="_Toc333522957"/>
              <w:bookmarkStart w:id="4674" w:name="_Toc335147044"/>
              <w:bookmarkEnd w:id="4673"/>
              <w:bookmarkEnd w:id="4674"/>
            </w:del>
          </w:p>
          <w:p w14:paraId="41881850" w14:textId="7FFF5BE5" w:rsidR="00F86237" w:rsidRPr="009F1B7D" w:rsidDel="00B15A0B" w:rsidRDefault="00F86237">
            <w:pPr>
              <w:pStyle w:val="Heading2"/>
              <w:rPr>
                <w:del w:id="4675" w:author="Deepak Bansal (AZURE)" w:date="2012-08-23T21:56:00Z"/>
              </w:rPr>
              <w:pPrChange w:id="4676" w:author="Thomas Dietz" w:date="2012-09-11T16:56:00Z">
                <w:pPr>
                  <w:pStyle w:val="XML5"/>
                </w:pPr>
              </w:pPrChange>
            </w:pPr>
            <w:del w:id="4677" w:author="Deepak Bansal (AZURE)" w:date="2012-08-23T21:56:00Z">
              <w:r w:rsidRPr="009F1B7D" w:rsidDel="00B15A0B">
                <w:delText>path "/capable-switch/resources/queue/resource-id";</w:delText>
              </w:r>
              <w:bookmarkStart w:id="4678" w:name="_Toc333522958"/>
              <w:bookmarkStart w:id="4679" w:name="_Toc335147045"/>
              <w:bookmarkEnd w:id="4678"/>
              <w:bookmarkEnd w:id="4679"/>
            </w:del>
          </w:p>
          <w:p w14:paraId="1D198204" w14:textId="6C41F163" w:rsidR="00F86237" w:rsidRPr="009F1B7D" w:rsidDel="00B15A0B" w:rsidRDefault="00F86237">
            <w:pPr>
              <w:pStyle w:val="Heading2"/>
              <w:rPr>
                <w:del w:id="4680" w:author="Deepak Bansal (AZURE)" w:date="2012-08-23T21:56:00Z"/>
              </w:rPr>
              <w:pPrChange w:id="4681" w:author="Thomas Dietz" w:date="2012-09-11T16:56:00Z">
                <w:pPr>
                  <w:pStyle w:val="XML4"/>
                </w:pPr>
              </w:pPrChange>
            </w:pPr>
            <w:del w:id="4682" w:author="Deepak Bansal (AZURE)" w:date="2012-08-23T21:56:00Z">
              <w:r w:rsidRPr="009F1B7D" w:rsidDel="00B15A0B">
                <w:delText>}</w:delText>
              </w:r>
              <w:bookmarkStart w:id="4683" w:name="_Toc333522959"/>
              <w:bookmarkStart w:id="4684" w:name="_Toc335147046"/>
              <w:bookmarkEnd w:id="4683"/>
              <w:bookmarkEnd w:id="4684"/>
            </w:del>
          </w:p>
          <w:p w14:paraId="769D9BD5" w14:textId="2EF39612" w:rsidR="00F86237" w:rsidRPr="009F1B7D" w:rsidDel="00B15A0B" w:rsidRDefault="00F86237">
            <w:pPr>
              <w:pStyle w:val="Heading2"/>
              <w:rPr>
                <w:del w:id="4685" w:author="Deepak Bansal (AZURE)" w:date="2012-08-23T21:56:00Z"/>
              </w:rPr>
              <w:pPrChange w:id="4686" w:author="Thomas Dietz" w:date="2012-09-11T16:56:00Z">
                <w:pPr>
                  <w:pStyle w:val="XML4"/>
                </w:pPr>
              </w:pPrChange>
            </w:pPr>
            <w:del w:id="4687" w:author="Deepak Bansal (AZURE)" w:date="2012-08-23T21:56:00Z">
              <w:r w:rsidRPr="009F1B7D" w:rsidDel="00B15A0B">
                <w:delText>description "The list references to all queue resources of the OpenFlow Capable Switch that the OpenFlow Logical Switch has exclusive access to.";</w:delText>
              </w:r>
              <w:bookmarkStart w:id="4688" w:name="_Toc333522960"/>
              <w:bookmarkStart w:id="4689" w:name="_Toc335147047"/>
              <w:bookmarkEnd w:id="4688"/>
              <w:bookmarkEnd w:id="4689"/>
            </w:del>
          </w:p>
          <w:p w14:paraId="1770260E" w14:textId="5829A3B5" w:rsidR="00F86237" w:rsidDel="00B15A0B" w:rsidRDefault="00F86237">
            <w:pPr>
              <w:pStyle w:val="Heading2"/>
              <w:rPr>
                <w:del w:id="4690" w:author="Deepak Bansal (AZURE)" w:date="2012-08-23T21:56:00Z"/>
              </w:rPr>
              <w:pPrChange w:id="4691" w:author="Thomas Dietz" w:date="2012-09-11T16:56:00Z">
                <w:pPr>
                  <w:pStyle w:val="XML3"/>
                </w:pPr>
              </w:pPrChange>
            </w:pPr>
            <w:del w:id="4692" w:author="Deepak Bansal (AZURE)" w:date="2012-08-23T21:56:00Z">
              <w:r w:rsidRPr="009F1B7D" w:rsidDel="00B15A0B">
                <w:delText>}</w:delText>
              </w:r>
              <w:bookmarkStart w:id="4693" w:name="_Toc333522961"/>
              <w:bookmarkStart w:id="4694" w:name="_Toc335147048"/>
              <w:bookmarkEnd w:id="4693"/>
              <w:bookmarkEnd w:id="4694"/>
            </w:del>
          </w:p>
          <w:p w14:paraId="3472EDE8" w14:textId="7BE33AA9" w:rsidR="00D65422" w:rsidDel="00B15A0B" w:rsidRDefault="00D65422">
            <w:pPr>
              <w:pStyle w:val="Heading2"/>
              <w:rPr>
                <w:del w:id="4695" w:author="Deepak Bansal (AZURE)" w:date="2012-08-23T21:56:00Z"/>
              </w:rPr>
              <w:pPrChange w:id="4696" w:author="Thomas Dietz" w:date="2012-09-11T16:56:00Z">
                <w:pPr>
                  <w:pStyle w:val="XML3"/>
                </w:pPr>
              </w:pPrChange>
            </w:pPr>
            <w:del w:id="4697" w:author="Deepak Bansal (AZURE)" w:date="2012-08-23T21:56:00Z">
              <w:r w:rsidDel="00B15A0B">
                <w:delText>leaf certificate {</w:delText>
              </w:r>
              <w:bookmarkStart w:id="4698" w:name="_Toc333522962"/>
              <w:bookmarkStart w:id="4699" w:name="_Toc335147049"/>
              <w:bookmarkEnd w:id="4698"/>
              <w:bookmarkEnd w:id="4699"/>
            </w:del>
          </w:p>
          <w:p w14:paraId="381DB818" w14:textId="769964F2" w:rsidR="00D65422" w:rsidDel="00B15A0B" w:rsidRDefault="00D65422">
            <w:pPr>
              <w:pStyle w:val="Heading2"/>
              <w:rPr>
                <w:del w:id="4700" w:author="Deepak Bansal (AZURE)" w:date="2012-08-23T21:56:00Z"/>
              </w:rPr>
              <w:pPrChange w:id="4701" w:author="Thomas Dietz" w:date="2012-09-11T16:56:00Z">
                <w:pPr>
                  <w:pStyle w:val="XML4"/>
                </w:pPr>
              </w:pPrChange>
            </w:pPr>
            <w:del w:id="4702" w:author="Deepak Bansal (AZURE)" w:date="2012-08-23T21:56:00Z">
              <w:r w:rsidDel="00B15A0B">
                <w:delText>type leafref {</w:delText>
              </w:r>
              <w:bookmarkStart w:id="4703" w:name="_Toc333522963"/>
              <w:bookmarkStart w:id="4704" w:name="_Toc335147050"/>
              <w:bookmarkEnd w:id="4703"/>
              <w:bookmarkEnd w:id="4704"/>
            </w:del>
          </w:p>
          <w:p w14:paraId="672C5040" w14:textId="43B1BB53" w:rsidR="00D65422" w:rsidDel="00B15A0B" w:rsidRDefault="00D65422">
            <w:pPr>
              <w:pStyle w:val="Heading2"/>
              <w:rPr>
                <w:del w:id="4705" w:author="Deepak Bansal (AZURE)" w:date="2012-08-23T21:56:00Z"/>
              </w:rPr>
              <w:pPrChange w:id="4706" w:author="Thomas Dietz" w:date="2012-09-11T16:56:00Z">
                <w:pPr>
                  <w:pStyle w:val="XML5"/>
                </w:pPr>
              </w:pPrChange>
            </w:pPr>
            <w:del w:id="4707" w:author="Deepak Bansal (AZURE)" w:date="2012-08-23T21:56:00Z">
              <w:r w:rsidDel="00B15A0B">
                <w:delText>path "/capable-switch/resources/owned-certificate/resource-id";</w:delText>
              </w:r>
              <w:bookmarkStart w:id="4708" w:name="_Toc333522964"/>
              <w:bookmarkStart w:id="4709" w:name="_Toc335147051"/>
              <w:bookmarkEnd w:id="4708"/>
              <w:bookmarkEnd w:id="4709"/>
            </w:del>
          </w:p>
          <w:p w14:paraId="2A0F97CB" w14:textId="145516A9" w:rsidR="00D65422" w:rsidDel="00B15A0B" w:rsidRDefault="00D65422">
            <w:pPr>
              <w:pStyle w:val="Heading2"/>
              <w:rPr>
                <w:del w:id="4710" w:author="Deepak Bansal (AZURE)" w:date="2012-08-23T21:56:00Z"/>
              </w:rPr>
              <w:pPrChange w:id="4711" w:author="Thomas Dietz" w:date="2012-09-11T16:56:00Z">
                <w:pPr>
                  <w:pStyle w:val="XML4"/>
                </w:pPr>
              </w:pPrChange>
            </w:pPr>
            <w:del w:id="4712" w:author="Deepak Bansal (AZURE)" w:date="2012-08-23T21:56:00Z">
              <w:r w:rsidDel="00B15A0B">
                <w:delText>}</w:delText>
              </w:r>
              <w:bookmarkStart w:id="4713" w:name="_Toc333522965"/>
              <w:bookmarkStart w:id="4714" w:name="_Toc335147052"/>
              <w:bookmarkEnd w:id="4713"/>
              <w:bookmarkEnd w:id="4714"/>
            </w:del>
          </w:p>
          <w:p w14:paraId="333F19D8" w14:textId="4DFD3B8C" w:rsidR="00D65422" w:rsidDel="00B15A0B" w:rsidRDefault="00D65422">
            <w:pPr>
              <w:pStyle w:val="Heading2"/>
              <w:rPr>
                <w:del w:id="4715" w:author="Deepak Bansal (AZURE)" w:date="2012-08-23T21:56:00Z"/>
              </w:rPr>
              <w:pPrChange w:id="4716" w:author="Thomas Dietz" w:date="2012-09-11T16:56:00Z">
                <w:pPr>
                  <w:pStyle w:val="XML4"/>
                </w:pPr>
              </w:pPrChange>
            </w:pPr>
            <w:del w:id="4717" w:author="Deepak Bansal (AZURE)" w:date="2012-08-23T21:56:00Z">
              <w:r w:rsidDel="00B15A0B">
                <w:delText xml:space="preserve">description "The reference to the owned certificate in </w:delText>
              </w:r>
              <w:bookmarkStart w:id="4718" w:name="_Toc333522966"/>
              <w:bookmarkStart w:id="4719" w:name="_Toc335147053"/>
              <w:bookmarkEnd w:id="4718"/>
              <w:bookmarkEnd w:id="4719"/>
            </w:del>
          </w:p>
          <w:p w14:paraId="16CF37CE" w14:textId="315D3AED" w:rsidR="00D65422" w:rsidDel="00B15A0B" w:rsidRDefault="00D65422">
            <w:pPr>
              <w:pStyle w:val="Heading2"/>
              <w:rPr>
                <w:del w:id="4720" w:author="Deepak Bansal (AZURE)" w:date="2012-08-23T21:56:00Z"/>
              </w:rPr>
              <w:pPrChange w:id="4721" w:author="Thomas Dietz" w:date="2012-09-11T16:56:00Z">
                <w:pPr>
                  <w:pStyle w:val="XML5"/>
                </w:pPr>
              </w:pPrChange>
            </w:pPr>
            <w:del w:id="4722" w:author="Deepak Bansal (AZURE)" w:date="2012-08-23T21:56:00Z">
              <w:r w:rsidDel="00B15A0B">
                <w:delText>the OpenFlow Capable Switch that the OpenFlow Logical</w:delText>
              </w:r>
              <w:bookmarkStart w:id="4723" w:name="_Toc333522967"/>
              <w:bookmarkStart w:id="4724" w:name="_Toc335147054"/>
              <w:bookmarkEnd w:id="4723"/>
              <w:bookmarkEnd w:id="4724"/>
            </w:del>
          </w:p>
          <w:p w14:paraId="269CA67D" w14:textId="01CF4751" w:rsidR="00D65422" w:rsidDel="00B15A0B" w:rsidRDefault="00D65422">
            <w:pPr>
              <w:pStyle w:val="Heading2"/>
              <w:rPr>
                <w:del w:id="4725" w:author="Deepak Bansal (AZURE)" w:date="2012-08-23T21:56:00Z"/>
              </w:rPr>
              <w:pPrChange w:id="4726" w:author="Thomas Dietz" w:date="2012-09-11T16:56:00Z">
                <w:pPr>
                  <w:pStyle w:val="XML5"/>
                </w:pPr>
              </w:pPrChange>
            </w:pPr>
            <w:del w:id="4727" w:author="Deepak Bansal (AZURE)" w:date="2012-08-23T21:56:00Z">
              <w:r w:rsidDel="00B15A0B">
                <w:delText>Switch used to identify itself.";</w:delText>
              </w:r>
              <w:bookmarkStart w:id="4728" w:name="_Toc333522968"/>
              <w:bookmarkStart w:id="4729" w:name="_Toc335147055"/>
              <w:bookmarkEnd w:id="4728"/>
              <w:bookmarkEnd w:id="4729"/>
            </w:del>
          </w:p>
          <w:p w14:paraId="7EEE22ED" w14:textId="0F9BA72A" w:rsidR="00D65422" w:rsidDel="00B15A0B" w:rsidRDefault="00D65422">
            <w:pPr>
              <w:pStyle w:val="Heading2"/>
              <w:rPr>
                <w:del w:id="4730" w:author="Deepak Bansal (AZURE)" w:date="2012-08-23T21:56:00Z"/>
              </w:rPr>
              <w:pPrChange w:id="4731" w:author="Thomas Dietz" w:date="2012-09-11T16:56:00Z">
                <w:pPr>
                  <w:pStyle w:val="XML3"/>
                </w:pPr>
              </w:pPrChange>
            </w:pPr>
            <w:del w:id="4732" w:author="Deepak Bansal (AZURE)" w:date="2012-08-23T21:56:00Z">
              <w:r w:rsidDel="00B15A0B">
                <w:delText>}</w:delText>
              </w:r>
              <w:bookmarkStart w:id="4733" w:name="_Toc333522969"/>
              <w:bookmarkStart w:id="4734" w:name="_Toc335147056"/>
              <w:bookmarkEnd w:id="4733"/>
              <w:bookmarkEnd w:id="4734"/>
            </w:del>
          </w:p>
          <w:p w14:paraId="34FC769E" w14:textId="24874E02" w:rsidR="00A972D9" w:rsidRPr="009F1B7D" w:rsidDel="00B15A0B" w:rsidRDefault="00A972D9">
            <w:pPr>
              <w:pStyle w:val="Heading2"/>
              <w:rPr>
                <w:del w:id="4735" w:author="Deepak Bansal (AZURE)" w:date="2012-08-23T21:56:00Z"/>
              </w:rPr>
              <w:pPrChange w:id="4736" w:author="Thomas Dietz" w:date="2012-09-11T16:56:00Z">
                <w:pPr>
                  <w:pStyle w:val="XML3"/>
                </w:pPr>
              </w:pPrChange>
            </w:pPr>
            <w:del w:id="4737" w:author="Deepak Bansal (AZURE)" w:date="2012-08-23T21:56:00Z">
              <w:r w:rsidDel="00B15A0B">
                <w:delText>leaf-list flow-table</w:delText>
              </w:r>
              <w:r w:rsidRPr="009F1B7D" w:rsidDel="00B15A0B">
                <w:delText xml:space="preserve"> {</w:delText>
              </w:r>
              <w:bookmarkStart w:id="4738" w:name="_Toc333522970"/>
              <w:bookmarkStart w:id="4739" w:name="_Toc335147057"/>
              <w:bookmarkEnd w:id="4738"/>
              <w:bookmarkEnd w:id="4739"/>
            </w:del>
          </w:p>
          <w:p w14:paraId="545F6490" w14:textId="21CAF8A0" w:rsidR="00A972D9" w:rsidRPr="009F1B7D" w:rsidDel="00B15A0B" w:rsidRDefault="00A972D9">
            <w:pPr>
              <w:pStyle w:val="Heading2"/>
              <w:rPr>
                <w:del w:id="4740" w:author="Deepak Bansal (AZURE)" w:date="2012-08-23T21:56:00Z"/>
              </w:rPr>
              <w:pPrChange w:id="4741" w:author="Thomas Dietz" w:date="2012-09-11T16:56:00Z">
                <w:pPr>
                  <w:pStyle w:val="XML4"/>
                </w:pPr>
              </w:pPrChange>
            </w:pPr>
            <w:del w:id="4742" w:author="Deepak Bansal (AZURE)" w:date="2012-08-23T21:56:00Z">
              <w:r w:rsidRPr="009F1B7D" w:rsidDel="00B15A0B">
                <w:delText>type leafref {</w:delText>
              </w:r>
              <w:bookmarkStart w:id="4743" w:name="_Toc333522971"/>
              <w:bookmarkStart w:id="4744" w:name="_Toc335147058"/>
              <w:bookmarkEnd w:id="4743"/>
              <w:bookmarkEnd w:id="4744"/>
            </w:del>
          </w:p>
          <w:p w14:paraId="6AA1C7FE" w14:textId="13C445F3" w:rsidR="00A972D9" w:rsidRPr="009F1B7D" w:rsidDel="00B15A0B" w:rsidRDefault="00A972D9">
            <w:pPr>
              <w:pStyle w:val="Heading2"/>
              <w:rPr>
                <w:del w:id="4745" w:author="Deepak Bansal (AZURE)" w:date="2012-08-23T21:56:00Z"/>
              </w:rPr>
              <w:pPrChange w:id="4746" w:author="Thomas Dietz" w:date="2012-09-11T16:56:00Z">
                <w:pPr>
                  <w:pStyle w:val="XML5"/>
                </w:pPr>
              </w:pPrChange>
            </w:pPr>
            <w:del w:id="4747" w:author="Deepak Bansal (AZURE)" w:date="2012-08-23T21:56:00Z">
              <w:r w:rsidRPr="009F1B7D" w:rsidDel="00B15A0B">
                <w:delText xml:space="preserve">path </w:delText>
              </w:r>
              <w:r w:rsidDel="00B15A0B">
                <w:delText>"/capable-switch/resources/flow-table</w:delText>
              </w:r>
              <w:r w:rsidRPr="009F1B7D" w:rsidDel="00B15A0B">
                <w:delText>/resource-id";</w:delText>
              </w:r>
              <w:bookmarkStart w:id="4748" w:name="_Toc333522972"/>
              <w:bookmarkStart w:id="4749" w:name="_Toc335147059"/>
              <w:bookmarkEnd w:id="4748"/>
              <w:bookmarkEnd w:id="4749"/>
            </w:del>
          </w:p>
          <w:p w14:paraId="5B8259C0" w14:textId="30BE8CBB" w:rsidR="00A972D9" w:rsidRPr="009F1B7D" w:rsidDel="00B15A0B" w:rsidRDefault="00A972D9">
            <w:pPr>
              <w:pStyle w:val="Heading2"/>
              <w:rPr>
                <w:del w:id="4750" w:author="Deepak Bansal (AZURE)" w:date="2012-08-23T21:56:00Z"/>
              </w:rPr>
              <w:pPrChange w:id="4751" w:author="Thomas Dietz" w:date="2012-09-11T16:56:00Z">
                <w:pPr>
                  <w:pStyle w:val="XML4"/>
                </w:pPr>
              </w:pPrChange>
            </w:pPr>
            <w:del w:id="4752" w:author="Deepak Bansal (AZURE)" w:date="2012-08-23T21:56:00Z">
              <w:r w:rsidRPr="009F1B7D" w:rsidDel="00B15A0B">
                <w:delText>}</w:delText>
              </w:r>
              <w:bookmarkStart w:id="4753" w:name="_Toc333522973"/>
              <w:bookmarkStart w:id="4754" w:name="_Toc335147060"/>
              <w:bookmarkEnd w:id="4753"/>
              <w:bookmarkEnd w:id="4754"/>
            </w:del>
          </w:p>
          <w:p w14:paraId="32BA0BF8" w14:textId="7DB9E77F" w:rsidR="00A972D9" w:rsidRPr="009F1B7D" w:rsidDel="00B15A0B" w:rsidRDefault="00A972D9">
            <w:pPr>
              <w:pStyle w:val="Heading2"/>
              <w:rPr>
                <w:del w:id="4755" w:author="Deepak Bansal (AZURE)" w:date="2012-08-23T21:56:00Z"/>
              </w:rPr>
              <w:pPrChange w:id="4756" w:author="Thomas Dietz" w:date="2012-09-11T16:56:00Z">
                <w:pPr>
                  <w:pStyle w:val="XML4"/>
                </w:pPr>
              </w:pPrChange>
            </w:pPr>
            <w:del w:id="4757" w:author="Deepak Bansal (AZURE)" w:date="2012-08-23T21:56:00Z">
              <w:r w:rsidRPr="009F1B7D" w:rsidDel="00B15A0B">
                <w:delText>description "</w:delText>
              </w:r>
              <w:r w:rsidDel="00B15A0B">
                <w:delText>The list references to all flow table</w:delText>
              </w:r>
              <w:r w:rsidRPr="009F1B7D" w:rsidDel="00B15A0B">
                <w:delText xml:space="preserve"> resources of the OpenFlow Capable Switch that the OpenFlow Logical Switch has exclusive access to.";</w:delText>
              </w:r>
              <w:bookmarkStart w:id="4758" w:name="_Toc333522974"/>
              <w:bookmarkStart w:id="4759" w:name="_Toc335147061"/>
              <w:bookmarkEnd w:id="4758"/>
              <w:bookmarkEnd w:id="4759"/>
            </w:del>
          </w:p>
          <w:p w14:paraId="2669EE2E" w14:textId="0714DADB" w:rsidR="00A972D9" w:rsidRPr="009F1B7D" w:rsidDel="00B15A0B" w:rsidRDefault="00A972D9">
            <w:pPr>
              <w:pStyle w:val="Heading2"/>
              <w:rPr>
                <w:del w:id="4760" w:author="Deepak Bansal (AZURE)" w:date="2012-08-23T21:56:00Z"/>
              </w:rPr>
              <w:pPrChange w:id="4761" w:author="Thomas Dietz" w:date="2012-09-11T16:56:00Z">
                <w:pPr>
                  <w:pStyle w:val="XML3"/>
                </w:pPr>
              </w:pPrChange>
            </w:pPr>
            <w:del w:id="4762" w:author="Deepak Bansal (AZURE)" w:date="2012-08-23T21:56:00Z">
              <w:r w:rsidRPr="009F1B7D" w:rsidDel="00B15A0B">
                <w:delText>}</w:delText>
              </w:r>
              <w:bookmarkStart w:id="4763" w:name="_Toc333522975"/>
              <w:bookmarkStart w:id="4764" w:name="_Toc335147062"/>
              <w:bookmarkEnd w:id="4763"/>
              <w:bookmarkEnd w:id="4764"/>
            </w:del>
          </w:p>
          <w:p w14:paraId="44709B50" w14:textId="564D89F3" w:rsidR="00F86237" w:rsidRPr="009F1B7D" w:rsidDel="00B15A0B" w:rsidRDefault="00F86237">
            <w:pPr>
              <w:pStyle w:val="Heading2"/>
              <w:rPr>
                <w:del w:id="4765" w:author="Deepak Bansal (AZURE)" w:date="2012-08-23T21:56:00Z"/>
              </w:rPr>
              <w:pPrChange w:id="4766" w:author="Thomas Dietz" w:date="2012-09-11T16:56:00Z">
                <w:pPr>
                  <w:pStyle w:val="XML2"/>
                </w:pPr>
              </w:pPrChange>
            </w:pPr>
            <w:del w:id="4767" w:author="Deepak Bansal (AZURE)" w:date="2012-08-23T21:56:00Z">
              <w:r w:rsidRPr="009F1B7D" w:rsidDel="00B15A0B">
                <w:delText>}</w:delText>
              </w:r>
              <w:bookmarkStart w:id="4768" w:name="_Toc333522976"/>
              <w:bookmarkStart w:id="4769" w:name="_Toc335147063"/>
              <w:bookmarkEnd w:id="4768"/>
              <w:bookmarkEnd w:id="4769"/>
            </w:del>
          </w:p>
          <w:p w14:paraId="179FFBF6" w14:textId="5B9047AE" w:rsidR="00257D58" w:rsidDel="00B15A0B" w:rsidRDefault="00F86237">
            <w:pPr>
              <w:pStyle w:val="Heading2"/>
              <w:rPr>
                <w:ins w:id="4770" w:author="Thomas Dietz" w:date="2012-08-13T13:38:00Z"/>
                <w:del w:id="4771" w:author="Deepak Bansal (AZURE)" w:date="2012-08-23T21:56:00Z"/>
              </w:rPr>
              <w:pPrChange w:id="4772" w:author="Thomas Dietz" w:date="2012-09-11T16:56:00Z">
                <w:pPr>
                  <w:pStyle w:val="XML1"/>
                </w:pPr>
              </w:pPrChange>
            </w:pPr>
            <w:del w:id="4773" w:author="Deepak Bansal (AZURE)" w:date="2012-08-23T21:56:00Z">
              <w:r w:rsidRPr="009F1B7D" w:rsidDel="00B15A0B">
                <w:delText>}</w:delText>
              </w:r>
            </w:del>
            <w:ins w:id="4774" w:author="Thomas Dietz" w:date="2012-08-13T13:38:00Z">
              <w:del w:id="4775" w:author="Deepak Bansal (AZURE)" w:date="2012-08-23T21:56:00Z">
                <w:r w:rsidR="00257D58" w:rsidDel="00B15A0B">
                  <w:delText xml:space="preserve">  grouping OFLogicalSwitchType {</w:delText>
                </w:r>
                <w:bookmarkStart w:id="4776" w:name="_Toc333522977"/>
                <w:bookmarkStart w:id="4777" w:name="_Toc335147064"/>
                <w:bookmarkEnd w:id="4776"/>
                <w:bookmarkEnd w:id="4777"/>
              </w:del>
            </w:ins>
          </w:p>
          <w:p w14:paraId="6F91C5FC" w14:textId="23C85D3B" w:rsidR="00257D58" w:rsidDel="00B15A0B" w:rsidRDefault="00257D58">
            <w:pPr>
              <w:pStyle w:val="Heading2"/>
              <w:rPr>
                <w:ins w:id="4778" w:author="Thomas Dietz" w:date="2012-08-13T13:38:00Z"/>
                <w:del w:id="4779" w:author="Deepak Bansal (AZURE)" w:date="2012-08-23T21:56:00Z"/>
              </w:rPr>
              <w:pPrChange w:id="4780" w:author="Thomas Dietz" w:date="2012-09-11T16:56:00Z">
                <w:pPr>
                  <w:pStyle w:val="XML1"/>
                </w:pPr>
              </w:pPrChange>
            </w:pPr>
            <w:ins w:id="4781" w:author="Thomas Dietz" w:date="2012-08-13T13:38:00Z">
              <w:del w:id="4782" w:author="Deepak Bansal (AZURE)" w:date="2012-08-23T21:56:00Z">
                <w:r w:rsidDel="00B15A0B">
                  <w:delText xml:space="preserve">    description "This grouping specifies all properties of an</w:delText>
                </w:r>
                <w:bookmarkStart w:id="4783" w:name="_Toc333522978"/>
                <w:bookmarkStart w:id="4784" w:name="_Toc335147065"/>
                <w:bookmarkEnd w:id="4783"/>
                <w:bookmarkEnd w:id="4784"/>
              </w:del>
            </w:ins>
          </w:p>
          <w:p w14:paraId="46654889" w14:textId="0D0B7CB9" w:rsidR="00257D58" w:rsidDel="00B15A0B" w:rsidRDefault="00257D58">
            <w:pPr>
              <w:pStyle w:val="Heading2"/>
              <w:rPr>
                <w:ins w:id="4785" w:author="Thomas Dietz" w:date="2012-08-13T13:38:00Z"/>
                <w:del w:id="4786" w:author="Deepak Bansal (AZURE)" w:date="2012-08-23T21:56:00Z"/>
              </w:rPr>
              <w:pPrChange w:id="4787" w:author="Thomas Dietz" w:date="2012-09-11T16:56:00Z">
                <w:pPr>
                  <w:pStyle w:val="XML1"/>
                </w:pPr>
              </w:pPrChange>
            </w:pPr>
            <w:ins w:id="4788" w:author="Thomas Dietz" w:date="2012-08-13T13:38:00Z">
              <w:del w:id="4789" w:author="Deepak Bansal (AZURE)" w:date="2012-08-23T21:56:00Z">
                <w:r w:rsidDel="00B15A0B">
                  <w:delText xml:space="preserve">      OpenFlow Logical Switch.</w:delText>
                </w:r>
                <w:bookmarkStart w:id="4790" w:name="_Toc333522979"/>
                <w:bookmarkStart w:id="4791" w:name="_Toc335147066"/>
                <w:bookmarkEnd w:id="4790"/>
                <w:bookmarkEnd w:id="4791"/>
              </w:del>
            </w:ins>
          </w:p>
          <w:p w14:paraId="369C9081" w14:textId="0CBC8C3E" w:rsidR="00257D58" w:rsidDel="00B15A0B" w:rsidRDefault="00257D58">
            <w:pPr>
              <w:pStyle w:val="Heading2"/>
              <w:rPr>
                <w:ins w:id="4792" w:author="Thomas Dietz" w:date="2012-08-13T13:38:00Z"/>
                <w:del w:id="4793" w:author="Deepak Bansal (AZURE)" w:date="2012-08-23T21:56:00Z"/>
              </w:rPr>
              <w:pPrChange w:id="4794" w:author="Thomas Dietz" w:date="2012-09-11T16:56:00Z">
                <w:pPr>
                  <w:pStyle w:val="XML1"/>
                </w:pPr>
              </w:pPrChange>
            </w:pPr>
            <w:bookmarkStart w:id="4795" w:name="_Toc333522980"/>
            <w:bookmarkStart w:id="4796" w:name="_Toc335147067"/>
            <w:bookmarkEnd w:id="4795"/>
            <w:bookmarkEnd w:id="4796"/>
          </w:p>
          <w:p w14:paraId="2F606B72" w14:textId="5D2F13F0" w:rsidR="00257D58" w:rsidDel="00B15A0B" w:rsidRDefault="00257D58">
            <w:pPr>
              <w:pStyle w:val="Heading2"/>
              <w:rPr>
                <w:ins w:id="4797" w:author="Thomas Dietz" w:date="2012-08-13T13:38:00Z"/>
                <w:del w:id="4798" w:author="Deepak Bansal (AZURE)" w:date="2012-08-23T21:56:00Z"/>
              </w:rPr>
              <w:pPrChange w:id="4799" w:author="Thomas Dietz" w:date="2012-09-11T16:56:00Z">
                <w:pPr>
                  <w:pStyle w:val="XML1"/>
                </w:pPr>
              </w:pPrChange>
            </w:pPr>
            <w:ins w:id="4800" w:author="Thomas Dietz" w:date="2012-08-13T13:38:00Z">
              <w:del w:id="4801" w:author="Deepak Bansal (AZURE)" w:date="2012-08-23T21:56:00Z">
                <w:r w:rsidDel="00B15A0B">
                  <w:delText xml:space="preserve">      Elements of type OFLogicalSwitchType cannot be created or</w:delText>
                </w:r>
                <w:bookmarkStart w:id="4802" w:name="_Toc333522981"/>
                <w:bookmarkStart w:id="4803" w:name="_Toc335147068"/>
                <w:bookmarkEnd w:id="4802"/>
                <w:bookmarkEnd w:id="4803"/>
              </w:del>
            </w:ins>
          </w:p>
          <w:p w14:paraId="2106D24D" w14:textId="56AC6999" w:rsidR="00257D58" w:rsidDel="00B15A0B" w:rsidRDefault="00257D58">
            <w:pPr>
              <w:pStyle w:val="Heading2"/>
              <w:rPr>
                <w:ins w:id="4804" w:author="Thomas Dietz" w:date="2012-08-13T13:38:00Z"/>
                <w:del w:id="4805" w:author="Deepak Bansal (AZURE)" w:date="2012-08-23T21:56:00Z"/>
              </w:rPr>
              <w:pPrChange w:id="4806" w:author="Thomas Dietz" w:date="2012-09-11T16:56:00Z">
                <w:pPr>
                  <w:pStyle w:val="XML1"/>
                </w:pPr>
              </w:pPrChange>
            </w:pPr>
            <w:ins w:id="4807" w:author="Thomas Dietz" w:date="2012-08-13T13:38:00Z">
              <w:del w:id="4808" w:author="Deepak Bansal (AZURE)" w:date="2012-08-23T21:56:00Z">
                <w:r w:rsidDel="00B15A0B">
                  <w:delText xml:space="preserve">      deleted with NETCONF &lt;edit-config&gt; operations 'create' or</w:delText>
                </w:r>
                <w:bookmarkStart w:id="4809" w:name="_Toc333522982"/>
                <w:bookmarkStart w:id="4810" w:name="_Toc335147069"/>
                <w:bookmarkEnd w:id="4809"/>
                <w:bookmarkEnd w:id="4810"/>
              </w:del>
            </w:ins>
          </w:p>
          <w:p w14:paraId="1DBE9E4E" w14:textId="7422418F" w:rsidR="00257D58" w:rsidDel="00B15A0B" w:rsidRDefault="00257D58">
            <w:pPr>
              <w:pStyle w:val="Heading2"/>
              <w:rPr>
                <w:ins w:id="4811" w:author="Thomas Dietz" w:date="2012-08-13T13:38:00Z"/>
                <w:del w:id="4812" w:author="Deepak Bansal (AZURE)" w:date="2012-08-23T21:56:00Z"/>
              </w:rPr>
              <w:pPrChange w:id="4813" w:author="Thomas Dietz" w:date="2012-09-11T16:56:00Z">
                <w:pPr>
                  <w:pStyle w:val="XML1"/>
                </w:pPr>
              </w:pPrChange>
            </w:pPr>
            <w:ins w:id="4814" w:author="Thomas Dietz" w:date="2012-08-13T13:38:00Z">
              <w:del w:id="4815" w:author="Deepak Bansal (AZURE)" w:date="2012-08-23T21:56:00Z">
                <w:r w:rsidDel="00B15A0B">
                  <w:delText xml:space="preserve">      'delete'. The other NETCONF &lt;edit-config&gt; operations MUST be</w:delText>
                </w:r>
                <w:bookmarkStart w:id="4816" w:name="_Toc333522983"/>
                <w:bookmarkStart w:id="4817" w:name="_Toc335147070"/>
                <w:bookmarkEnd w:id="4816"/>
                <w:bookmarkEnd w:id="4817"/>
              </w:del>
            </w:ins>
          </w:p>
          <w:p w14:paraId="34CBD101" w14:textId="09F5F27D" w:rsidR="00257D58" w:rsidDel="00B15A0B" w:rsidRDefault="00257D58">
            <w:pPr>
              <w:pStyle w:val="Heading2"/>
              <w:rPr>
                <w:ins w:id="4818" w:author="Thomas Dietz" w:date="2012-08-13T13:38:00Z"/>
                <w:del w:id="4819" w:author="Deepak Bansal (AZURE)" w:date="2012-08-23T21:56:00Z"/>
              </w:rPr>
              <w:pPrChange w:id="4820" w:author="Thomas Dietz" w:date="2012-09-11T16:56:00Z">
                <w:pPr>
                  <w:pStyle w:val="XML1"/>
                </w:pPr>
              </w:pPrChange>
            </w:pPr>
            <w:ins w:id="4821" w:author="Thomas Dietz" w:date="2012-08-13T13:38:00Z">
              <w:del w:id="4822" w:author="Deepak Bansal (AZURE)" w:date="2012-08-23T21:56:00Z">
                <w:r w:rsidDel="00B15A0B">
                  <w:delText xml:space="preserve">      implemented as follows: </w:delText>
                </w:r>
                <w:bookmarkStart w:id="4823" w:name="_Toc333522984"/>
                <w:bookmarkStart w:id="4824" w:name="_Toc335147071"/>
                <w:bookmarkEnd w:id="4823"/>
                <w:bookmarkEnd w:id="4824"/>
              </w:del>
            </w:ins>
          </w:p>
          <w:p w14:paraId="0A1DF5D3" w14:textId="3B645D75" w:rsidR="00257D58" w:rsidDel="00B15A0B" w:rsidRDefault="00257D58">
            <w:pPr>
              <w:pStyle w:val="Heading2"/>
              <w:rPr>
                <w:ins w:id="4825" w:author="Thomas Dietz" w:date="2012-08-13T13:38:00Z"/>
                <w:del w:id="4826" w:author="Deepak Bansal (AZURE)" w:date="2012-08-23T21:56:00Z"/>
              </w:rPr>
              <w:pPrChange w:id="4827" w:author="Thomas Dietz" w:date="2012-09-11T16:56:00Z">
                <w:pPr>
                  <w:pStyle w:val="XML1"/>
                </w:pPr>
              </w:pPrChange>
            </w:pPr>
            <w:bookmarkStart w:id="4828" w:name="_Toc333522985"/>
            <w:bookmarkStart w:id="4829" w:name="_Toc335147072"/>
            <w:bookmarkEnd w:id="4828"/>
            <w:bookmarkEnd w:id="4829"/>
          </w:p>
          <w:p w14:paraId="3A6C46B1" w14:textId="14DC6C68" w:rsidR="00257D58" w:rsidDel="00B15A0B" w:rsidRDefault="00257D58">
            <w:pPr>
              <w:pStyle w:val="Heading2"/>
              <w:rPr>
                <w:ins w:id="4830" w:author="Thomas Dietz" w:date="2012-08-13T13:38:00Z"/>
                <w:del w:id="4831" w:author="Deepak Bansal (AZURE)" w:date="2012-08-23T21:56:00Z"/>
              </w:rPr>
              <w:pPrChange w:id="4832" w:author="Thomas Dietz" w:date="2012-09-11T16:56:00Z">
                <w:pPr>
                  <w:pStyle w:val="XML1"/>
                </w:pPr>
              </w:pPrChange>
            </w:pPr>
            <w:ins w:id="4833" w:author="Thomas Dietz" w:date="2012-08-13T13:38:00Z">
              <w:del w:id="4834" w:author="Deepak Bansal (AZURE)" w:date="2012-08-23T21:56:00Z">
                <w:r w:rsidDel="00B15A0B">
                  <w:delText xml:space="preserve">      * The 'id' element MUST be present at all &lt;edit-config&gt;</w:delText>
                </w:r>
                <w:bookmarkStart w:id="4835" w:name="_Toc333522986"/>
                <w:bookmarkStart w:id="4836" w:name="_Toc335147073"/>
                <w:bookmarkEnd w:id="4835"/>
                <w:bookmarkEnd w:id="4836"/>
              </w:del>
            </w:ins>
          </w:p>
          <w:p w14:paraId="66E0C020" w14:textId="5830E473" w:rsidR="00257D58" w:rsidDel="00B15A0B" w:rsidRDefault="00257D58">
            <w:pPr>
              <w:pStyle w:val="Heading2"/>
              <w:rPr>
                <w:ins w:id="4837" w:author="Thomas Dietz" w:date="2012-08-13T13:38:00Z"/>
                <w:del w:id="4838" w:author="Deepak Bansal (AZURE)" w:date="2012-08-23T21:56:00Z"/>
              </w:rPr>
              <w:pPrChange w:id="4839" w:author="Thomas Dietz" w:date="2012-09-11T16:56:00Z">
                <w:pPr>
                  <w:pStyle w:val="XML1"/>
                </w:pPr>
              </w:pPrChange>
            </w:pPr>
            <w:ins w:id="4840" w:author="Thomas Dietz" w:date="2012-08-13T13:38:00Z">
              <w:del w:id="4841" w:author="Deepak Bansal (AZURE)" w:date="2012-08-23T21:56:00Z">
                <w:r w:rsidDel="00B15A0B">
                  <w:delText xml:space="preserve">        operations to identify the OpenFlow Logical Switch.</w:delText>
                </w:r>
                <w:bookmarkStart w:id="4842" w:name="_Toc333522987"/>
                <w:bookmarkStart w:id="4843" w:name="_Toc335147074"/>
                <w:bookmarkEnd w:id="4842"/>
                <w:bookmarkEnd w:id="4843"/>
              </w:del>
            </w:ins>
          </w:p>
          <w:p w14:paraId="573784EF" w14:textId="5FD5B956" w:rsidR="00257D58" w:rsidDel="00B15A0B" w:rsidRDefault="00257D58">
            <w:pPr>
              <w:pStyle w:val="Heading2"/>
              <w:rPr>
                <w:ins w:id="4844" w:author="Thomas Dietz" w:date="2012-08-13T13:38:00Z"/>
                <w:del w:id="4845" w:author="Deepak Bansal (AZURE)" w:date="2012-08-23T21:56:00Z"/>
              </w:rPr>
              <w:pPrChange w:id="4846" w:author="Thomas Dietz" w:date="2012-09-11T16:56:00Z">
                <w:pPr>
                  <w:pStyle w:val="XML1"/>
                </w:pPr>
              </w:pPrChange>
            </w:pPr>
            <w:ins w:id="4847" w:author="Thomas Dietz" w:date="2012-08-13T13:38:00Z">
              <w:del w:id="4848" w:author="Deepak Bansal (AZURE)" w:date="2012-08-23T21:56:00Z">
                <w:r w:rsidDel="00B15A0B">
                  <w:delText xml:space="preserve">      * If the operation is 'merge' or 'replace', and the element</w:delText>
                </w:r>
                <w:bookmarkStart w:id="4849" w:name="_Toc333522988"/>
                <w:bookmarkStart w:id="4850" w:name="_Toc335147075"/>
                <w:bookmarkEnd w:id="4849"/>
                <w:bookmarkEnd w:id="4850"/>
              </w:del>
            </w:ins>
          </w:p>
          <w:p w14:paraId="07F3A197" w14:textId="55453C84" w:rsidR="00257D58" w:rsidDel="00B15A0B" w:rsidRDefault="00257D58">
            <w:pPr>
              <w:pStyle w:val="Heading2"/>
              <w:rPr>
                <w:ins w:id="4851" w:author="Thomas Dietz" w:date="2012-08-13T13:38:00Z"/>
                <w:del w:id="4852" w:author="Deepak Bansal (AZURE)" w:date="2012-08-23T21:56:00Z"/>
              </w:rPr>
              <w:pPrChange w:id="4853" w:author="Thomas Dietz" w:date="2012-09-11T16:56:00Z">
                <w:pPr>
                  <w:pStyle w:val="XML1"/>
                </w:pPr>
              </w:pPrChange>
            </w:pPr>
            <w:ins w:id="4854" w:author="Thomas Dietz" w:date="2012-08-13T13:38:00Z">
              <w:del w:id="4855" w:author="Deepak Bansal (AZURE)" w:date="2012-08-23T21:56:00Z">
                <w:r w:rsidDel="00B15A0B">
                  <w:delText xml:space="preserve">        does not exist, a 'data-missing' error is returned. If the</w:delText>
                </w:r>
                <w:bookmarkStart w:id="4856" w:name="_Toc333522989"/>
                <w:bookmarkStart w:id="4857" w:name="_Toc335147076"/>
                <w:bookmarkEnd w:id="4856"/>
                <w:bookmarkEnd w:id="4857"/>
              </w:del>
            </w:ins>
          </w:p>
          <w:p w14:paraId="288ACC63" w14:textId="2082857F" w:rsidR="00257D58" w:rsidDel="00B15A0B" w:rsidRDefault="00257D58">
            <w:pPr>
              <w:pStyle w:val="Heading2"/>
              <w:rPr>
                <w:ins w:id="4858" w:author="Thomas Dietz" w:date="2012-08-13T13:38:00Z"/>
                <w:del w:id="4859" w:author="Deepak Bansal (AZURE)" w:date="2012-08-23T21:56:00Z"/>
              </w:rPr>
              <w:pPrChange w:id="4860" w:author="Thomas Dietz" w:date="2012-09-11T16:56:00Z">
                <w:pPr>
                  <w:pStyle w:val="XML1"/>
                </w:pPr>
              </w:pPrChange>
            </w:pPr>
            <w:ins w:id="4861" w:author="Thomas Dietz" w:date="2012-08-13T13:38:00Z">
              <w:del w:id="4862" w:author="Deepak Bansal (AZURE)" w:date="2012-08-23T21:56:00Z">
                <w:r w:rsidDel="00B15A0B">
                  <w:delText xml:space="preserve">        element exists its value is set to the value found in the</w:delText>
                </w:r>
                <w:bookmarkStart w:id="4863" w:name="_Toc333522990"/>
                <w:bookmarkStart w:id="4864" w:name="_Toc335147077"/>
                <w:bookmarkEnd w:id="4863"/>
                <w:bookmarkEnd w:id="4864"/>
              </w:del>
            </w:ins>
          </w:p>
          <w:p w14:paraId="6FCFC415" w14:textId="4D7F8203" w:rsidR="00257D58" w:rsidDel="00B15A0B" w:rsidRDefault="00257D58">
            <w:pPr>
              <w:pStyle w:val="Heading2"/>
              <w:rPr>
                <w:ins w:id="4865" w:author="Thomas Dietz" w:date="2012-08-13T13:38:00Z"/>
                <w:del w:id="4866" w:author="Deepak Bansal (AZURE)" w:date="2012-08-23T21:56:00Z"/>
              </w:rPr>
              <w:pPrChange w:id="4867" w:author="Thomas Dietz" w:date="2012-09-11T16:56:00Z">
                <w:pPr>
                  <w:pStyle w:val="XML1"/>
                </w:pPr>
              </w:pPrChange>
            </w:pPr>
            <w:ins w:id="4868" w:author="Thomas Dietz" w:date="2012-08-13T13:38:00Z">
              <w:del w:id="4869" w:author="Deepak Bansal (AZURE)" w:date="2012-08-23T21:56:00Z">
                <w:r w:rsidDel="00B15A0B">
                  <w:delText xml:space="preserve">        XML RPC data.</w:delText>
                </w:r>
                <w:bookmarkStart w:id="4870" w:name="_Toc333522991"/>
                <w:bookmarkStart w:id="4871" w:name="_Toc335147078"/>
                <w:bookmarkEnd w:id="4870"/>
                <w:bookmarkEnd w:id="4871"/>
              </w:del>
            </w:ins>
          </w:p>
          <w:p w14:paraId="10A25CD5" w14:textId="61B1F226" w:rsidR="00257D58" w:rsidDel="00B15A0B" w:rsidRDefault="00257D58">
            <w:pPr>
              <w:pStyle w:val="Heading2"/>
              <w:rPr>
                <w:ins w:id="4872" w:author="Thomas Dietz" w:date="2012-08-13T13:38:00Z"/>
                <w:del w:id="4873" w:author="Deepak Bansal (AZURE)" w:date="2012-08-23T21:56:00Z"/>
              </w:rPr>
              <w:pPrChange w:id="4874" w:author="Thomas Dietz" w:date="2012-09-11T16:56:00Z">
                <w:pPr>
                  <w:pStyle w:val="XML1"/>
                </w:pPr>
              </w:pPrChange>
            </w:pPr>
            <w:ins w:id="4875" w:author="Thomas Dietz" w:date="2012-08-13T13:38:00Z">
              <w:del w:id="4876" w:author="Deepak Bansal (AZURE)" w:date="2012-08-23T21:56:00Z">
                <w:r w:rsidDel="00B15A0B">
                  <w:delText xml:space="preserve">      * If the operation is 'create', a 'operation-not-supported'</w:delText>
                </w:r>
                <w:bookmarkStart w:id="4877" w:name="_Toc333522992"/>
                <w:bookmarkStart w:id="4878" w:name="_Toc335147079"/>
                <w:bookmarkEnd w:id="4877"/>
                <w:bookmarkEnd w:id="4878"/>
              </w:del>
            </w:ins>
          </w:p>
          <w:p w14:paraId="3FD00CF4" w14:textId="579F61AD" w:rsidR="00257D58" w:rsidDel="00B15A0B" w:rsidRDefault="00257D58">
            <w:pPr>
              <w:pStyle w:val="Heading2"/>
              <w:rPr>
                <w:ins w:id="4879" w:author="Thomas Dietz" w:date="2012-08-13T13:38:00Z"/>
                <w:del w:id="4880" w:author="Deepak Bansal (AZURE)" w:date="2012-08-23T21:56:00Z"/>
              </w:rPr>
              <w:pPrChange w:id="4881" w:author="Thomas Dietz" w:date="2012-09-11T16:56:00Z">
                <w:pPr>
                  <w:pStyle w:val="XML1"/>
                </w:pPr>
              </w:pPrChange>
            </w:pPr>
            <w:ins w:id="4882" w:author="Thomas Dietz" w:date="2012-08-13T13:38:00Z">
              <w:del w:id="4883" w:author="Deepak Bansal (AZURE)" w:date="2012-08-23T21:56:00Z">
                <w:r w:rsidDel="00B15A0B">
                  <w:delText xml:space="preserve">        error with type 'application' is returned.</w:delText>
                </w:r>
                <w:bookmarkStart w:id="4884" w:name="_Toc333522993"/>
                <w:bookmarkStart w:id="4885" w:name="_Toc335147080"/>
                <w:bookmarkEnd w:id="4884"/>
                <w:bookmarkEnd w:id="4885"/>
              </w:del>
            </w:ins>
          </w:p>
          <w:p w14:paraId="2B8DC19C" w14:textId="113E8A26" w:rsidR="00257D58" w:rsidDel="00B15A0B" w:rsidRDefault="00257D58">
            <w:pPr>
              <w:pStyle w:val="Heading2"/>
              <w:rPr>
                <w:ins w:id="4886" w:author="Thomas Dietz" w:date="2012-08-13T13:38:00Z"/>
                <w:del w:id="4887" w:author="Deepak Bansal (AZURE)" w:date="2012-08-23T21:56:00Z"/>
              </w:rPr>
              <w:pPrChange w:id="4888" w:author="Thomas Dietz" w:date="2012-09-11T16:56:00Z">
                <w:pPr>
                  <w:pStyle w:val="XML1"/>
                </w:pPr>
              </w:pPrChange>
            </w:pPr>
            <w:ins w:id="4889" w:author="Thomas Dietz" w:date="2012-08-13T13:38:00Z">
              <w:del w:id="4890" w:author="Deepak Bansal (AZURE)" w:date="2012-08-23T21:56:00Z">
                <w:r w:rsidDel="00B15A0B">
                  <w:delText xml:space="preserve">      * If the operation is 'delete', 'operation-not-supported'</w:delText>
                </w:r>
                <w:bookmarkStart w:id="4891" w:name="_Toc333522994"/>
                <w:bookmarkStart w:id="4892" w:name="_Toc335147081"/>
                <w:bookmarkEnd w:id="4891"/>
                <w:bookmarkEnd w:id="4892"/>
              </w:del>
            </w:ins>
          </w:p>
          <w:p w14:paraId="784956C2" w14:textId="574ACC21" w:rsidR="00257D58" w:rsidDel="00B15A0B" w:rsidRDefault="00257D58">
            <w:pPr>
              <w:pStyle w:val="Heading2"/>
              <w:rPr>
                <w:ins w:id="4893" w:author="Thomas Dietz" w:date="2012-08-13T13:38:00Z"/>
                <w:del w:id="4894" w:author="Deepak Bansal (AZURE)" w:date="2012-08-23T21:56:00Z"/>
              </w:rPr>
              <w:pPrChange w:id="4895" w:author="Thomas Dietz" w:date="2012-09-11T16:56:00Z">
                <w:pPr>
                  <w:pStyle w:val="XML1"/>
                </w:pPr>
              </w:pPrChange>
            </w:pPr>
            <w:ins w:id="4896" w:author="Thomas Dietz" w:date="2012-08-13T13:38:00Z">
              <w:del w:id="4897" w:author="Deepak Bansal (AZURE)" w:date="2012-08-23T21:56:00Z">
                <w:r w:rsidDel="00B15A0B">
                  <w:delText xml:space="preserve">        error with type 'application' is returned.";</w:delText>
                </w:r>
                <w:bookmarkStart w:id="4898" w:name="_Toc333522995"/>
                <w:bookmarkStart w:id="4899" w:name="_Toc335147082"/>
                <w:bookmarkEnd w:id="4898"/>
                <w:bookmarkEnd w:id="4899"/>
              </w:del>
            </w:ins>
          </w:p>
          <w:p w14:paraId="30924F8E" w14:textId="0D5D47B2" w:rsidR="00257D58" w:rsidDel="00B15A0B" w:rsidRDefault="00257D58">
            <w:pPr>
              <w:pStyle w:val="Heading2"/>
              <w:rPr>
                <w:ins w:id="4900" w:author="Thomas Dietz" w:date="2012-08-13T13:38:00Z"/>
                <w:del w:id="4901" w:author="Deepak Bansal (AZURE)" w:date="2012-08-23T21:56:00Z"/>
              </w:rPr>
              <w:pPrChange w:id="4902" w:author="Thomas Dietz" w:date="2012-09-11T16:56:00Z">
                <w:pPr>
                  <w:pStyle w:val="XML1"/>
                </w:pPr>
              </w:pPrChange>
            </w:pPr>
            <w:ins w:id="4903" w:author="Thomas Dietz" w:date="2012-08-13T13:38:00Z">
              <w:del w:id="4904" w:author="Deepak Bansal (AZURE)" w:date="2012-08-23T21:56:00Z">
                <w:r w:rsidDel="00B15A0B">
                  <w:delText xml:space="preserve">    leaf id {</w:delText>
                </w:r>
                <w:bookmarkStart w:id="4905" w:name="_Toc333522996"/>
                <w:bookmarkStart w:id="4906" w:name="_Toc335147083"/>
                <w:bookmarkEnd w:id="4905"/>
                <w:bookmarkEnd w:id="4906"/>
              </w:del>
            </w:ins>
          </w:p>
          <w:p w14:paraId="7802D6D2" w14:textId="27923B5F" w:rsidR="00257D58" w:rsidDel="00B15A0B" w:rsidRDefault="00257D58">
            <w:pPr>
              <w:pStyle w:val="Heading2"/>
              <w:rPr>
                <w:ins w:id="4907" w:author="Thomas Dietz" w:date="2012-08-13T13:38:00Z"/>
                <w:del w:id="4908" w:author="Deepak Bansal (AZURE)" w:date="2012-08-23T21:56:00Z"/>
              </w:rPr>
              <w:pPrChange w:id="4909" w:author="Thomas Dietz" w:date="2012-09-11T16:56:00Z">
                <w:pPr>
                  <w:pStyle w:val="XML1"/>
                </w:pPr>
              </w:pPrChange>
            </w:pPr>
            <w:ins w:id="4910" w:author="Thomas Dietz" w:date="2012-08-13T13:38:00Z">
              <w:del w:id="4911" w:author="Deepak Bansal (AZURE)" w:date="2012-08-23T21:56:00Z">
                <w:r w:rsidDel="00B15A0B">
                  <w:delText xml:space="preserve">      type OFConfigId;</w:delText>
                </w:r>
                <w:bookmarkStart w:id="4912" w:name="_Toc333522997"/>
                <w:bookmarkStart w:id="4913" w:name="_Toc335147084"/>
                <w:bookmarkEnd w:id="4912"/>
                <w:bookmarkEnd w:id="4913"/>
              </w:del>
            </w:ins>
          </w:p>
          <w:p w14:paraId="1FF82722" w14:textId="00421CAC" w:rsidR="00257D58" w:rsidDel="00B15A0B" w:rsidRDefault="00257D58">
            <w:pPr>
              <w:pStyle w:val="Heading2"/>
              <w:rPr>
                <w:ins w:id="4914" w:author="Thomas Dietz" w:date="2012-08-13T13:38:00Z"/>
                <w:del w:id="4915" w:author="Deepak Bansal (AZURE)" w:date="2012-08-23T21:56:00Z"/>
              </w:rPr>
              <w:pPrChange w:id="4916" w:author="Thomas Dietz" w:date="2012-09-11T16:56:00Z">
                <w:pPr>
                  <w:pStyle w:val="XML1"/>
                </w:pPr>
              </w:pPrChange>
            </w:pPr>
            <w:ins w:id="4917" w:author="Thomas Dietz" w:date="2012-08-13T13:38:00Z">
              <w:del w:id="4918" w:author="Deepak Bansal (AZURE)" w:date="2012-08-23T21:56:00Z">
                <w:r w:rsidDel="00B15A0B">
                  <w:delText xml:space="preserve">      mandatory true;</w:delText>
                </w:r>
                <w:bookmarkStart w:id="4919" w:name="_Toc333522998"/>
                <w:bookmarkStart w:id="4920" w:name="_Toc335147085"/>
                <w:bookmarkEnd w:id="4919"/>
                <w:bookmarkEnd w:id="4920"/>
              </w:del>
            </w:ins>
          </w:p>
          <w:p w14:paraId="0E020BF6" w14:textId="142BA640" w:rsidR="00257D58" w:rsidDel="00B15A0B" w:rsidRDefault="00257D58">
            <w:pPr>
              <w:pStyle w:val="Heading2"/>
              <w:rPr>
                <w:ins w:id="4921" w:author="Thomas Dietz" w:date="2012-08-13T13:38:00Z"/>
                <w:del w:id="4922" w:author="Deepak Bansal (AZURE)" w:date="2012-08-23T21:56:00Z"/>
              </w:rPr>
              <w:pPrChange w:id="4923" w:author="Thomas Dietz" w:date="2012-09-11T16:56:00Z">
                <w:pPr>
                  <w:pStyle w:val="XML1"/>
                </w:pPr>
              </w:pPrChange>
            </w:pPr>
            <w:ins w:id="4924" w:author="Thomas Dietz" w:date="2012-08-13T13:38:00Z">
              <w:del w:id="4925" w:author="Deepak Bansal (AZURE)" w:date="2012-08-23T21:56:00Z">
                <w:r w:rsidDel="00B15A0B">
                  <w:delText xml:space="preserve">      description "A unique but locally arbitrary identifier that</w:delText>
                </w:r>
                <w:bookmarkStart w:id="4926" w:name="_Toc333522999"/>
                <w:bookmarkStart w:id="4927" w:name="_Toc335147086"/>
                <w:bookmarkEnd w:id="4926"/>
                <w:bookmarkEnd w:id="4927"/>
              </w:del>
            </w:ins>
          </w:p>
          <w:p w14:paraId="7F919037" w14:textId="2E0D13DE" w:rsidR="00257D58" w:rsidDel="00B15A0B" w:rsidRDefault="00257D58">
            <w:pPr>
              <w:pStyle w:val="Heading2"/>
              <w:rPr>
                <w:ins w:id="4928" w:author="Thomas Dietz" w:date="2012-08-13T13:38:00Z"/>
                <w:del w:id="4929" w:author="Deepak Bansal (AZURE)" w:date="2012-08-23T21:56:00Z"/>
              </w:rPr>
              <w:pPrChange w:id="4930" w:author="Thomas Dietz" w:date="2012-09-11T16:56:00Z">
                <w:pPr>
                  <w:pStyle w:val="XML1"/>
                </w:pPr>
              </w:pPrChange>
            </w:pPr>
            <w:ins w:id="4931" w:author="Thomas Dietz" w:date="2012-08-13T13:38:00Z">
              <w:del w:id="4932" w:author="Deepak Bansal (AZURE)" w:date="2012-08-23T21:56:00Z">
                <w:r w:rsidDel="00B15A0B">
                  <w:delText xml:space="preserve">        identifies a Logical Switch within the context of an</w:delText>
                </w:r>
                <w:bookmarkStart w:id="4933" w:name="_Toc333523000"/>
                <w:bookmarkStart w:id="4934" w:name="_Toc335147087"/>
                <w:bookmarkEnd w:id="4933"/>
                <w:bookmarkEnd w:id="4934"/>
              </w:del>
            </w:ins>
          </w:p>
          <w:p w14:paraId="0E56827F" w14:textId="7D7D1280" w:rsidR="00257D58" w:rsidDel="00B15A0B" w:rsidRDefault="00257D58">
            <w:pPr>
              <w:pStyle w:val="Heading2"/>
              <w:rPr>
                <w:ins w:id="4935" w:author="Thomas Dietz" w:date="2012-08-13T13:38:00Z"/>
                <w:del w:id="4936" w:author="Deepak Bansal (AZURE)" w:date="2012-08-23T21:56:00Z"/>
              </w:rPr>
              <w:pPrChange w:id="4937" w:author="Thomas Dietz" w:date="2012-09-11T16:56:00Z">
                <w:pPr>
                  <w:pStyle w:val="XML1"/>
                </w:pPr>
              </w:pPrChange>
            </w:pPr>
            <w:ins w:id="4938" w:author="Thomas Dietz" w:date="2012-08-13T13:38:00Z">
              <w:del w:id="4939" w:author="Deepak Bansal (AZURE)" w:date="2012-08-23T21:56:00Z">
                <w:r w:rsidDel="00B15A0B">
                  <w:delText xml:space="preserve">        OpenFlow Capable Switch. It MUST be persistent across</w:delText>
                </w:r>
                <w:bookmarkStart w:id="4940" w:name="_Toc333523001"/>
                <w:bookmarkStart w:id="4941" w:name="_Toc335147088"/>
                <w:bookmarkEnd w:id="4940"/>
                <w:bookmarkEnd w:id="4941"/>
              </w:del>
            </w:ins>
          </w:p>
          <w:p w14:paraId="27D906FF" w14:textId="06101B40" w:rsidR="00257D58" w:rsidDel="00B15A0B" w:rsidRDefault="00257D58">
            <w:pPr>
              <w:pStyle w:val="Heading2"/>
              <w:rPr>
                <w:ins w:id="4942" w:author="Thomas Dietz" w:date="2012-08-13T13:38:00Z"/>
                <w:del w:id="4943" w:author="Deepak Bansal (AZURE)" w:date="2012-08-23T21:56:00Z"/>
              </w:rPr>
              <w:pPrChange w:id="4944" w:author="Thomas Dietz" w:date="2012-09-11T16:56:00Z">
                <w:pPr>
                  <w:pStyle w:val="XML1"/>
                </w:pPr>
              </w:pPrChange>
            </w:pPr>
            <w:ins w:id="4945" w:author="Thomas Dietz" w:date="2012-08-13T13:38:00Z">
              <w:del w:id="4946" w:author="Deepak Bansal (AZURE)" w:date="2012-08-23T21:56:00Z">
                <w:r w:rsidDel="00B15A0B">
                  <w:delText xml:space="preserve">        reboots of the OpenFlow Capable Switch.</w:delText>
                </w:r>
                <w:bookmarkStart w:id="4947" w:name="_Toc333523002"/>
                <w:bookmarkStart w:id="4948" w:name="_Toc335147089"/>
                <w:bookmarkEnd w:id="4947"/>
                <w:bookmarkEnd w:id="4948"/>
              </w:del>
            </w:ins>
          </w:p>
          <w:p w14:paraId="4BEE3BB4" w14:textId="32F21CA6" w:rsidR="00257D58" w:rsidDel="00B15A0B" w:rsidRDefault="00257D58">
            <w:pPr>
              <w:pStyle w:val="Heading2"/>
              <w:rPr>
                <w:ins w:id="4949" w:author="Thomas Dietz" w:date="2012-08-13T13:38:00Z"/>
                <w:del w:id="4950" w:author="Deepak Bansal (AZURE)" w:date="2012-08-23T21:56:00Z"/>
              </w:rPr>
              <w:pPrChange w:id="4951" w:author="Thomas Dietz" w:date="2012-09-11T16:56:00Z">
                <w:pPr>
                  <w:pStyle w:val="XML1"/>
                </w:pPr>
              </w:pPrChange>
            </w:pPr>
            <w:bookmarkStart w:id="4952" w:name="_Toc333523003"/>
            <w:bookmarkStart w:id="4953" w:name="_Toc335147090"/>
            <w:bookmarkEnd w:id="4952"/>
            <w:bookmarkEnd w:id="4953"/>
          </w:p>
          <w:p w14:paraId="0D7544C8" w14:textId="336933A6" w:rsidR="00257D58" w:rsidDel="00B15A0B" w:rsidRDefault="00257D58">
            <w:pPr>
              <w:pStyle w:val="Heading2"/>
              <w:rPr>
                <w:ins w:id="4954" w:author="Thomas Dietz" w:date="2012-08-13T13:38:00Z"/>
                <w:del w:id="4955" w:author="Deepak Bansal (AZURE)" w:date="2012-08-23T21:56:00Z"/>
              </w:rPr>
              <w:pPrChange w:id="4956" w:author="Thomas Dietz" w:date="2012-09-11T16:56:00Z">
                <w:pPr>
                  <w:pStyle w:val="XML1"/>
                </w:pPr>
              </w:pPrChange>
            </w:pPr>
            <w:ins w:id="4957" w:author="Thomas Dietz" w:date="2012-08-13T13:38:00Z">
              <w:del w:id="4958" w:author="Deepak Bansal (AZURE)" w:date="2012-08-23T21:56:00Z">
                <w:r w:rsidDel="00B15A0B">
                  <w:delText xml:space="preserve">        This element MUST be present to identify the OpenFlow</w:delText>
                </w:r>
                <w:bookmarkStart w:id="4959" w:name="_Toc333523004"/>
                <w:bookmarkStart w:id="4960" w:name="_Toc335147091"/>
                <w:bookmarkEnd w:id="4959"/>
                <w:bookmarkEnd w:id="4960"/>
              </w:del>
            </w:ins>
          </w:p>
          <w:p w14:paraId="66DC5EB5" w14:textId="2715F4F1" w:rsidR="00257D58" w:rsidDel="00B15A0B" w:rsidRDefault="00257D58">
            <w:pPr>
              <w:pStyle w:val="Heading2"/>
              <w:rPr>
                <w:ins w:id="4961" w:author="Thomas Dietz" w:date="2012-08-13T13:38:00Z"/>
                <w:del w:id="4962" w:author="Deepak Bansal (AZURE)" w:date="2012-08-23T21:56:00Z"/>
              </w:rPr>
              <w:pPrChange w:id="4963" w:author="Thomas Dietz" w:date="2012-09-11T16:56:00Z">
                <w:pPr>
                  <w:pStyle w:val="XML1"/>
                </w:pPr>
              </w:pPrChange>
            </w:pPr>
            <w:ins w:id="4964" w:author="Thomas Dietz" w:date="2012-08-13T13:38:00Z">
              <w:del w:id="4965" w:author="Deepak Bansal (AZURE)" w:date="2012-08-23T21:56:00Z">
                <w:r w:rsidDel="00B15A0B">
                  <w:delText xml:space="preserve">        Logical Switch.";</w:delText>
                </w:r>
                <w:bookmarkStart w:id="4966" w:name="_Toc333523005"/>
                <w:bookmarkStart w:id="4967" w:name="_Toc335147092"/>
                <w:bookmarkEnd w:id="4966"/>
                <w:bookmarkEnd w:id="4967"/>
              </w:del>
            </w:ins>
          </w:p>
          <w:p w14:paraId="2F2A2C7B" w14:textId="3029F16F" w:rsidR="00257D58" w:rsidDel="00B15A0B" w:rsidRDefault="00257D58">
            <w:pPr>
              <w:pStyle w:val="Heading2"/>
              <w:rPr>
                <w:ins w:id="4968" w:author="Thomas Dietz" w:date="2012-08-13T13:38:00Z"/>
                <w:del w:id="4969" w:author="Deepak Bansal (AZURE)" w:date="2012-08-23T21:56:00Z"/>
              </w:rPr>
              <w:pPrChange w:id="4970" w:author="Thomas Dietz" w:date="2012-09-11T16:56:00Z">
                <w:pPr>
                  <w:pStyle w:val="XML1"/>
                </w:pPr>
              </w:pPrChange>
            </w:pPr>
            <w:ins w:id="4971" w:author="Thomas Dietz" w:date="2012-08-13T13:38:00Z">
              <w:del w:id="4972" w:author="Deepak Bansal (AZURE)" w:date="2012-08-23T21:56:00Z">
                <w:r w:rsidDel="00B15A0B">
                  <w:delText xml:space="preserve">    }</w:delText>
                </w:r>
                <w:bookmarkStart w:id="4973" w:name="_Toc333523006"/>
                <w:bookmarkStart w:id="4974" w:name="_Toc335147093"/>
                <w:bookmarkEnd w:id="4973"/>
                <w:bookmarkEnd w:id="4974"/>
              </w:del>
            </w:ins>
          </w:p>
          <w:p w14:paraId="7FF945A5" w14:textId="6BD2E484" w:rsidR="00257D58" w:rsidDel="00B15A0B" w:rsidRDefault="00257D58">
            <w:pPr>
              <w:pStyle w:val="Heading2"/>
              <w:rPr>
                <w:ins w:id="4975" w:author="Thomas Dietz" w:date="2012-08-13T13:38:00Z"/>
                <w:del w:id="4976" w:author="Deepak Bansal (AZURE)" w:date="2012-08-23T21:56:00Z"/>
              </w:rPr>
              <w:pPrChange w:id="4977" w:author="Thomas Dietz" w:date="2012-09-11T16:56:00Z">
                <w:pPr>
                  <w:pStyle w:val="XML1"/>
                </w:pPr>
              </w:pPrChange>
            </w:pPr>
            <w:ins w:id="4978" w:author="Thomas Dietz" w:date="2012-08-13T13:38:00Z">
              <w:del w:id="4979" w:author="Deepak Bansal (AZURE)" w:date="2012-08-23T21:56:00Z">
                <w:r w:rsidDel="00B15A0B">
                  <w:delText xml:space="preserve">    container capabilities {</w:delText>
                </w:r>
                <w:bookmarkStart w:id="4980" w:name="_Toc333523007"/>
                <w:bookmarkStart w:id="4981" w:name="_Toc335147094"/>
                <w:bookmarkEnd w:id="4980"/>
                <w:bookmarkEnd w:id="4981"/>
              </w:del>
            </w:ins>
          </w:p>
          <w:p w14:paraId="18F1B86A" w14:textId="459DF571" w:rsidR="00257D58" w:rsidDel="00B15A0B" w:rsidRDefault="00257D58">
            <w:pPr>
              <w:pStyle w:val="Heading2"/>
              <w:rPr>
                <w:ins w:id="4982" w:author="Thomas Dietz" w:date="2012-08-13T13:38:00Z"/>
                <w:del w:id="4983" w:author="Deepak Bansal (AZURE)" w:date="2012-08-23T21:56:00Z"/>
              </w:rPr>
              <w:pPrChange w:id="4984" w:author="Thomas Dietz" w:date="2012-09-11T16:56:00Z">
                <w:pPr>
                  <w:pStyle w:val="XML1"/>
                </w:pPr>
              </w:pPrChange>
            </w:pPr>
            <w:ins w:id="4985" w:author="Thomas Dietz" w:date="2012-08-13T13:38:00Z">
              <w:del w:id="4986" w:author="Deepak Bansal (AZURE)" w:date="2012-08-23T21:56:00Z">
                <w:r w:rsidDel="00B15A0B">
                  <w:delText xml:space="preserve">      config false;</w:delText>
                </w:r>
                <w:bookmarkStart w:id="4987" w:name="_Toc333523008"/>
                <w:bookmarkStart w:id="4988" w:name="_Toc335147095"/>
                <w:bookmarkEnd w:id="4987"/>
                <w:bookmarkEnd w:id="4988"/>
              </w:del>
            </w:ins>
          </w:p>
          <w:p w14:paraId="0C3C7C86" w14:textId="0AE55A77" w:rsidR="00257D58" w:rsidDel="00B15A0B" w:rsidRDefault="00257D58">
            <w:pPr>
              <w:pStyle w:val="Heading2"/>
              <w:rPr>
                <w:ins w:id="4989" w:author="Thomas Dietz" w:date="2012-08-13T13:38:00Z"/>
                <w:del w:id="4990" w:author="Deepak Bansal (AZURE)" w:date="2012-08-23T21:56:00Z"/>
              </w:rPr>
              <w:pPrChange w:id="4991" w:author="Thomas Dietz" w:date="2012-09-11T16:56:00Z">
                <w:pPr>
                  <w:pStyle w:val="XML1"/>
                </w:pPr>
              </w:pPrChange>
            </w:pPr>
            <w:ins w:id="4992" w:author="Thomas Dietz" w:date="2012-08-13T13:38:00Z">
              <w:del w:id="4993" w:author="Deepak Bansal (AZURE)" w:date="2012-08-23T21:56:00Z">
                <w:r w:rsidDel="00B15A0B">
                  <w:delText xml:space="preserve">      description "This element contains all capability items that</w:delText>
                </w:r>
                <w:bookmarkStart w:id="4994" w:name="_Toc333523009"/>
                <w:bookmarkStart w:id="4995" w:name="_Toc335147096"/>
                <w:bookmarkEnd w:id="4994"/>
                <w:bookmarkEnd w:id="4995"/>
              </w:del>
            </w:ins>
          </w:p>
          <w:p w14:paraId="0781D522" w14:textId="04AA46CB" w:rsidR="00257D58" w:rsidDel="00B15A0B" w:rsidRDefault="00257D58">
            <w:pPr>
              <w:pStyle w:val="Heading2"/>
              <w:rPr>
                <w:ins w:id="4996" w:author="Thomas Dietz" w:date="2012-08-13T13:38:00Z"/>
                <w:del w:id="4997" w:author="Deepak Bansal (AZURE)" w:date="2012-08-23T21:56:00Z"/>
              </w:rPr>
              <w:pPrChange w:id="4998" w:author="Thomas Dietz" w:date="2012-09-11T16:56:00Z">
                <w:pPr>
                  <w:pStyle w:val="XML1"/>
                </w:pPr>
              </w:pPrChange>
            </w:pPr>
            <w:ins w:id="4999" w:author="Thomas Dietz" w:date="2012-08-13T13:38:00Z">
              <w:del w:id="5000" w:author="Deepak Bansal (AZURE)" w:date="2012-08-23T21:56:00Z">
                <w:r w:rsidDel="00B15A0B">
                  <w:delText xml:space="preserve">        an OpenFlow Logical Switch MAY implement.</w:delText>
                </w:r>
                <w:bookmarkStart w:id="5001" w:name="_Toc333523010"/>
                <w:bookmarkStart w:id="5002" w:name="_Toc335147097"/>
                <w:bookmarkEnd w:id="5001"/>
                <w:bookmarkEnd w:id="5002"/>
              </w:del>
            </w:ins>
          </w:p>
          <w:p w14:paraId="1ADA3286" w14:textId="136A84D5" w:rsidR="00257D58" w:rsidDel="00B15A0B" w:rsidRDefault="00257D58">
            <w:pPr>
              <w:pStyle w:val="Heading2"/>
              <w:rPr>
                <w:ins w:id="5003" w:author="Thomas Dietz" w:date="2012-08-13T13:38:00Z"/>
                <w:del w:id="5004" w:author="Deepak Bansal (AZURE)" w:date="2012-08-23T21:56:00Z"/>
              </w:rPr>
              <w:pPrChange w:id="5005" w:author="Thomas Dietz" w:date="2012-09-11T16:56:00Z">
                <w:pPr>
                  <w:pStyle w:val="XML1"/>
                </w:pPr>
              </w:pPrChange>
            </w:pPr>
            <w:bookmarkStart w:id="5006" w:name="_Toc333523011"/>
            <w:bookmarkStart w:id="5007" w:name="_Toc335147098"/>
            <w:bookmarkEnd w:id="5006"/>
            <w:bookmarkEnd w:id="5007"/>
          </w:p>
          <w:p w14:paraId="3FD108DC" w14:textId="7A792FDF" w:rsidR="00257D58" w:rsidDel="00B15A0B" w:rsidRDefault="00257D58">
            <w:pPr>
              <w:pStyle w:val="Heading2"/>
              <w:rPr>
                <w:ins w:id="5008" w:author="Thomas Dietz" w:date="2012-08-13T13:38:00Z"/>
                <w:del w:id="5009" w:author="Deepak Bansal (AZURE)" w:date="2012-08-23T21:56:00Z"/>
              </w:rPr>
              <w:pPrChange w:id="5010" w:author="Thomas Dietz" w:date="2012-09-11T16:56:00Z">
                <w:pPr>
                  <w:pStyle w:val="XML1"/>
                </w:pPr>
              </w:pPrChange>
            </w:pPr>
            <w:ins w:id="5011" w:author="Thomas Dietz" w:date="2012-08-13T13:38:00Z">
              <w:del w:id="5012" w:author="Deepak Bansal (AZURE)" w:date="2012-08-23T21:56:00Z">
                <w:r w:rsidDel="00B15A0B">
                  <w:delText xml:space="preserve">        This element and its children can only be retrieved by</w:delText>
                </w:r>
                <w:bookmarkStart w:id="5013" w:name="_Toc333523012"/>
                <w:bookmarkStart w:id="5014" w:name="_Toc335147099"/>
                <w:bookmarkEnd w:id="5013"/>
                <w:bookmarkEnd w:id="5014"/>
              </w:del>
            </w:ins>
          </w:p>
          <w:p w14:paraId="514DB304" w14:textId="0E682FDB" w:rsidR="00257D58" w:rsidDel="00B15A0B" w:rsidRDefault="00257D58">
            <w:pPr>
              <w:pStyle w:val="Heading2"/>
              <w:rPr>
                <w:ins w:id="5015" w:author="Thomas Dietz" w:date="2012-08-13T13:38:00Z"/>
                <w:del w:id="5016" w:author="Deepak Bansal (AZURE)" w:date="2012-08-23T21:56:00Z"/>
              </w:rPr>
              <w:pPrChange w:id="5017" w:author="Thomas Dietz" w:date="2012-09-11T16:56:00Z">
                <w:pPr>
                  <w:pStyle w:val="XML1"/>
                </w:pPr>
              </w:pPrChange>
            </w:pPr>
            <w:ins w:id="5018" w:author="Thomas Dietz" w:date="2012-08-13T13:38:00Z">
              <w:del w:id="5019" w:author="Deepak Bansal (AZURE)" w:date="2012-08-23T21:56:00Z">
                <w:r w:rsidDel="00B15A0B">
                  <w:delText xml:space="preserve">        NETCONF &lt;get&gt; operation since it contain no configuration</w:delText>
                </w:r>
                <w:bookmarkStart w:id="5020" w:name="_Toc333523013"/>
                <w:bookmarkStart w:id="5021" w:name="_Toc335147100"/>
                <w:bookmarkEnd w:id="5020"/>
                <w:bookmarkEnd w:id="5021"/>
              </w:del>
            </w:ins>
          </w:p>
          <w:p w14:paraId="2CD98B27" w14:textId="0714CB9C" w:rsidR="00257D58" w:rsidDel="00B15A0B" w:rsidRDefault="00257D58">
            <w:pPr>
              <w:pStyle w:val="Heading2"/>
              <w:rPr>
                <w:ins w:id="5022" w:author="Thomas Dietz" w:date="2012-08-13T13:38:00Z"/>
                <w:del w:id="5023" w:author="Deepak Bansal (AZURE)" w:date="2012-08-23T21:56:00Z"/>
              </w:rPr>
              <w:pPrChange w:id="5024" w:author="Thomas Dietz" w:date="2012-09-11T16:56:00Z">
                <w:pPr>
                  <w:pStyle w:val="XML1"/>
                </w:pPr>
              </w:pPrChange>
            </w:pPr>
            <w:ins w:id="5025" w:author="Thomas Dietz" w:date="2012-08-13T13:38:00Z">
              <w:del w:id="5026" w:author="Deepak Bansal (AZURE)" w:date="2012-08-23T21:56:00Z">
                <w:r w:rsidDel="00B15A0B">
                  <w:delText xml:space="preserve">        data.";</w:delText>
                </w:r>
                <w:bookmarkStart w:id="5027" w:name="_Toc333523014"/>
                <w:bookmarkStart w:id="5028" w:name="_Toc335147101"/>
                <w:bookmarkEnd w:id="5027"/>
                <w:bookmarkEnd w:id="5028"/>
              </w:del>
            </w:ins>
          </w:p>
          <w:p w14:paraId="30BC23D2" w14:textId="2D83AF53" w:rsidR="00257D58" w:rsidDel="00B15A0B" w:rsidRDefault="00257D58">
            <w:pPr>
              <w:pStyle w:val="Heading2"/>
              <w:rPr>
                <w:ins w:id="5029" w:author="Thomas Dietz" w:date="2012-08-13T13:38:00Z"/>
                <w:del w:id="5030" w:author="Deepak Bansal (AZURE)" w:date="2012-08-23T21:56:00Z"/>
              </w:rPr>
              <w:pPrChange w:id="5031" w:author="Thomas Dietz" w:date="2012-09-11T16:56:00Z">
                <w:pPr>
                  <w:pStyle w:val="XML1"/>
                </w:pPr>
              </w:pPrChange>
            </w:pPr>
            <w:ins w:id="5032" w:author="Thomas Dietz" w:date="2012-08-13T13:38:00Z">
              <w:del w:id="5033" w:author="Deepak Bansal (AZURE)" w:date="2012-08-23T21:56:00Z">
                <w:r w:rsidDel="00B15A0B">
                  <w:delText xml:space="preserve">      uses OFLogicalSwitchCapabilitiesType;</w:delText>
                </w:r>
                <w:bookmarkStart w:id="5034" w:name="_Toc333523015"/>
                <w:bookmarkStart w:id="5035" w:name="_Toc335147102"/>
                <w:bookmarkEnd w:id="5034"/>
                <w:bookmarkEnd w:id="5035"/>
              </w:del>
            </w:ins>
          </w:p>
          <w:p w14:paraId="3CB70229" w14:textId="37A7E6C7" w:rsidR="00257D58" w:rsidDel="00B15A0B" w:rsidRDefault="00257D58">
            <w:pPr>
              <w:pStyle w:val="Heading2"/>
              <w:rPr>
                <w:ins w:id="5036" w:author="Thomas Dietz" w:date="2012-08-13T13:38:00Z"/>
                <w:del w:id="5037" w:author="Deepak Bansal (AZURE)" w:date="2012-08-23T21:56:00Z"/>
              </w:rPr>
              <w:pPrChange w:id="5038" w:author="Thomas Dietz" w:date="2012-09-11T16:56:00Z">
                <w:pPr>
                  <w:pStyle w:val="XML1"/>
                </w:pPr>
              </w:pPrChange>
            </w:pPr>
            <w:ins w:id="5039" w:author="Thomas Dietz" w:date="2012-08-13T13:38:00Z">
              <w:del w:id="5040" w:author="Deepak Bansal (AZURE)" w:date="2012-08-23T21:56:00Z">
                <w:r w:rsidDel="00B15A0B">
                  <w:delText xml:space="preserve">    }</w:delText>
                </w:r>
                <w:bookmarkStart w:id="5041" w:name="_Toc333523016"/>
                <w:bookmarkStart w:id="5042" w:name="_Toc335147103"/>
                <w:bookmarkEnd w:id="5041"/>
                <w:bookmarkEnd w:id="5042"/>
              </w:del>
            </w:ins>
          </w:p>
          <w:p w14:paraId="53DAB4B0" w14:textId="0E82D5A2" w:rsidR="00257D58" w:rsidDel="00B15A0B" w:rsidRDefault="00257D58">
            <w:pPr>
              <w:pStyle w:val="Heading2"/>
              <w:rPr>
                <w:ins w:id="5043" w:author="Thomas Dietz" w:date="2012-08-13T13:38:00Z"/>
                <w:del w:id="5044" w:author="Deepak Bansal (AZURE)" w:date="2012-08-23T21:56:00Z"/>
              </w:rPr>
              <w:pPrChange w:id="5045" w:author="Thomas Dietz" w:date="2012-09-11T16:56:00Z">
                <w:pPr>
                  <w:pStyle w:val="XML1"/>
                </w:pPr>
              </w:pPrChange>
            </w:pPr>
            <w:ins w:id="5046" w:author="Thomas Dietz" w:date="2012-08-13T13:38:00Z">
              <w:del w:id="5047" w:author="Deepak Bansal (AZURE)" w:date="2012-08-23T21:56:00Z">
                <w:r w:rsidDel="00B15A0B">
                  <w:delText xml:space="preserve">    leaf datapath-id {</w:delText>
                </w:r>
                <w:bookmarkStart w:id="5048" w:name="_Toc333523017"/>
                <w:bookmarkStart w:id="5049" w:name="_Toc335147104"/>
                <w:bookmarkEnd w:id="5048"/>
                <w:bookmarkEnd w:id="5049"/>
              </w:del>
            </w:ins>
          </w:p>
          <w:p w14:paraId="08529CF5" w14:textId="5D19E61D" w:rsidR="00257D58" w:rsidDel="00B15A0B" w:rsidRDefault="00257D58">
            <w:pPr>
              <w:pStyle w:val="Heading2"/>
              <w:rPr>
                <w:ins w:id="5050" w:author="Thomas Dietz" w:date="2012-08-13T13:38:00Z"/>
                <w:del w:id="5051" w:author="Deepak Bansal (AZURE)" w:date="2012-08-23T21:56:00Z"/>
              </w:rPr>
              <w:pPrChange w:id="5052" w:author="Thomas Dietz" w:date="2012-09-11T16:56:00Z">
                <w:pPr>
                  <w:pStyle w:val="XML1"/>
                </w:pPr>
              </w:pPrChange>
            </w:pPr>
            <w:ins w:id="5053" w:author="Thomas Dietz" w:date="2012-08-13T13:38:00Z">
              <w:del w:id="5054" w:author="Deepak Bansal (AZURE)" w:date="2012-08-23T21:56:00Z">
                <w:r w:rsidDel="00B15A0B">
                  <w:delText xml:space="preserve">      type datapath-id-type;</w:delText>
                </w:r>
                <w:bookmarkStart w:id="5055" w:name="_Toc333523018"/>
                <w:bookmarkStart w:id="5056" w:name="_Toc335147105"/>
                <w:bookmarkEnd w:id="5055"/>
                <w:bookmarkEnd w:id="5056"/>
              </w:del>
            </w:ins>
          </w:p>
          <w:p w14:paraId="645C0E63" w14:textId="548FFF01" w:rsidR="00257D58" w:rsidDel="00B15A0B" w:rsidRDefault="00257D58">
            <w:pPr>
              <w:pStyle w:val="Heading2"/>
              <w:rPr>
                <w:ins w:id="5057" w:author="Thomas Dietz" w:date="2012-08-13T13:38:00Z"/>
                <w:del w:id="5058" w:author="Deepak Bansal (AZURE)" w:date="2012-08-23T21:56:00Z"/>
              </w:rPr>
              <w:pPrChange w:id="5059" w:author="Thomas Dietz" w:date="2012-09-11T16:56:00Z">
                <w:pPr>
                  <w:pStyle w:val="XML1"/>
                </w:pPr>
              </w:pPrChange>
            </w:pPr>
            <w:ins w:id="5060" w:author="Thomas Dietz" w:date="2012-08-13T13:38:00Z">
              <w:del w:id="5061" w:author="Deepak Bansal (AZURE)" w:date="2012-08-23T21:56:00Z">
                <w:r w:rsidDel="00B15A0B">
                  <w:delText xml:space="preserve">      mandatory true;</w:delText>
                </w:r>
                <w:bookmarkStart w:id="5062" w:name="_Toc333523019"/>
                <w:bookmarkStart w:id="5063" w:name="_Toc335147106"/>
                <w:bookmarkEnd w:id="5062"/>
                <w:bookmarkEnd w:id="5063"/>
              </w:del>
            </w:ins>
          </w:p>
          <w:p w14:paraId="3AA0CC53" w14:textId="5516B16B" w:rsidR="00257D58" w:rsidDel="00B15A0B" w:rsidRDefault="00257D58">
            <w:pPr>
              <w:pStyle w:val="Heading2"/>
              <w:rPr>
                <w:ins w:id="5064" w:author="Thomas Dietz" w:date="2012-08-13T13:38:00Z"/>
                <w:del w:id="5065" w:author="Deepak Bansal (AZURE)" w:date="2012-08-23T21:56:00Z"/>
              </w:rPr>
              <w:pPrChange w:id="5066" w:author="Thomas Dietz" w:date="2012-09-11T16:56:00Z">
                <w:pPr>
                  <w:pStyle w:val="XML1"/>
                </w:pPr>
              </w:pPrChange>
            </w:pPr>
            <w:ins w:id="5067" w:author="Thomas Dietz" w:date="2012-08-13T13:38:00Z">
              <w:del w:id="5068" w:author="Deepak Bansal (AZURE)" w:date="2012-08-23T21:56:00Z">
                <w:r w:rsidDel="00B15A0B">
                  <w:delText xml:space="preserve">      description "The datapath identifier of the Logical Switch</w:delText>
                </w:r>
                <w:bookmarkStart w:id="5069" w:name="_Toc333523020"/>
                <w:bookmarkStart w:id="5070" w:name="_Toc335147107"/>
                <w:bookmarkEnd w:id="5069"/>
                <w:bookmarkEnd w:id="5070"/>
              </w:del>
            </w:ins>
          </w:p>
          <w:p w14:paraId="45CB5642" w14:textId="604DC125" w:rsidR="00257D58" w:rsidDel="00B15A0B" w:rsidRDefault="00257D58">
            <w:pPr>
              <w:pStyle w:val="Heading2"/>
              <w:rPr>
                <w:ins w:id="5071" w:author="Thomas Dietz" w:date="2012-08-13T13:38:00Z"/>
                <w:del w:id="5072" w:author="Deepak Bansal (AZURE)" w:date="2012-08-23T21:56:00Z"/>
              </w:rPr>
              <w:pPrChange w:id="5073" w:author="Thomas Dietz" w:date="2012-09-11T16:56:00Z">
                <w:pPr>
                  <w:pStyle w:val="XML1"/>
                </w:pPr>
              </w:pPrChange>
            </w:pPr>
            <w:ins w:id="5074" w:author="Thomas Dietz" w:date="2012-08-13T13:38:00Z">
              <w:del w:id="5075" w:author="Deepak Bansal (AZURE)" w:date="2012-08-23T21:56:00Z">
                <w:r w:rsidDel="00B15A0B">
                  <w:delText xml:space="preserve">        that uniquely identifies this Logical Switch within the</w:delText>
                </w:r>
                <w:bookmarkStart w:id="5076" w:name="_Toc333523021"/>
                <w:bookmarkStart w:id="5077" w:name="_Toc335147108"/>
                <w:bookmarkEnd w:id="5076"/>
                <w:bookmarkEnd w:id="5077"/>
              </w:del>
            </w:ins>
          </w:p>
          <w:p w14:paraId="24B8EE1B" w14:textId="31983B72" w:rsidR="00257D58" w:rsidDel="00B15A0B" w:rsidRDefault="00257D58">
            <w:pPr>
              <w:pStyle w:val="Heading2"/>
              <w:rPr>
                <w:ins w:id="5078" w:author="Thomas Dietz" w:date="2012-08-13T13:38:00Z"/>
                <w:del w:id="5079" w:author="Deepak Bansal (AZURE)" w:date="2012-08-23T21:56:00Z"/>
              </w:rPr>
              <w:pPrChange w:id="5080" w:author="Thomas Dietz" w:date="2012-09-11T16:56:00Z">
                <w:pPr>
                  <w:pStyle w:val="XML1"/>
                </w:pPr>
              </w:pPrChange>
            </w:pPr>
            <w:ins w:id="5081" w:author="Thomas Dietz" w:date="2012-08-13T13:38:00Z">
              <w:del w:id="5082" w:author="Deepak Bansal (AZURE)" w:date="2012-08-23T21:56:00Z">
                <w:r w:rsidDel="00B15A0B">
                  <w:delText xml:space="preserve">        context of all OpenFlow Controllers associated with the</w:delText>
                </w:r>
                <w:bookmarkStart w:id="5083" w:name="_Toc333523022"/>
                <w:bookmarkStart w:id="5084" w:name="_Toc335147109"/>
                <w:bookmarkEnd w:id="5083"/>
                <w:bookmarkEnd w:id="5084"/>
              </w:del>
            </w:ins>
          </w:p>
          <w:p w14:paraId="65934A43" w14:textId="3FF2F05F" w:rsidR="00257D58" w:rsidDel="00B15A0B" w:rsidRDefault="00257D58">
            <w:pPr>
              <w:pStyle w:val="Heading2"/>
              <w:rPr>
                <w:ins w:id="5085" w:author="Thomas Dietz" w:date="2012-08-13T13:38:00Z"/>
                <w:del w:id="5086" w:author="Deepak Bansal (AZURE)" w:date="2012-08-23T21:56:00Z"/>
              </w:rPr>
              <w:pPrChange w:id="5087" w:author="Thomas Dietz" w:date="2012-09-11T16:56:00Z">
                <w:pPr>
                  <w:pStyle w:val="XML1"/>
                </w:pPr>
              </w:pPrChange>
            </w:pPr>
            <w:ins w:id="5088" w:author="Thomas Dietz" w:date="2012-08-13T13:38:00Z">
              <w:del w:id="5089" w:author="Deepak Bansal (AZURE)" w:date="2012-08-23T21:56:00Z">
                <w:r w:rsidDel="00B15A0B">
                  <w:delText xml:space="preserve">        OpenFlow Logical Switch.  The datapath identifier is a</w:delText>
                </w:r>
                <w:bookmarkStart w:id="5090" w:name="_Toc333523023"/>
                <w:bookmarkStart w:id="5091" w:name="_Toc335147110"/>
                <w:bookmarkEnd w:id="5090"/>
                <w:bookmarkEnd w:id="5091"/>
              </w:del>
            </w:ins>
          </w:p>
          <w:p w14:paraId="5E94DEFB" w14:textId="1999C294" w:rsidR="00257D58" w:rsidDel="00B15A0B" w:rsidRDefault="00257D58">
            <w:pPr>
              <w:pStyle w:val="Heading2"/>
              <w:rPr>
                <w:ins w:id="5092" w:author="Thomas Dietz" w:date="2012-08-13T13:38:00Z"/>
                <w:del w:id="5093" w:author="Deepak Bansal (AZURE)" w:date="2012-08-23T21:56:00Z"/>
              </w:rPr>
              <w:pPrChange w:id="5094" w:author="Thomas Dietz" w:date="2012-09-11T16:56:00Z">
                <w:pPr>
                  <w:pStyle w:val="XML1"/>
                </w:pPr>
              </w:pPrChange>
            </w:pPr>
            <w:ins w:id="5095" w:author="Thomas Dietz" w:date="2012-08-13T13:38:00Z">
              <w:del w:id="5096" w:author="Deepak Bansal (AZURE)" w:date="2012-08-23T21:56:00Z">
                <w:r w:rsidDel="00B15A0B">
                  <w:delText xml:space="preserve">        string value that MUST be formatted as a sequence of 8</w:delText>
                </w:r>
                <w:bookmarkStart w:id="5097" w:name="_Toc333523024"/>
                <w:bookmarkStart w:id="5098" w:name="_Toc335147111"/>
                <w:bookmarkEnd w:id="5097"/>
                <w:bookmarkEnd w:id="5098"/>
              </w:del>
            </w:ins>
          </w:p>
          <w:p w14:paraId="103B1994" w14:textId="00EFE1A1" w:rsidR="00257D58" w:rsidDel="00B15A0B" w:rsidRDefault="00257D58">
            <w:pPr>
              <w:pStyle w:val="Heading2"/>
              <w:rPr>
                <w:ins w:id="5099" w:author="Thomas Dietz" w:date="2012-08-13T13:38:00Z"/>
                <w:del w:id="5100" w:author="Deepak Bansal (AZURE)" w:date="2012-08-23T21:56:00Z"/>
              </w:rPr>
              <w:pPrChange w:id="5101" w:author="Thomas Dietz" w:date="2012-09-11T16:56:00Z">
                <w:pPr>
                  <w:pStyle w:val="XML1"/>
                </w:pPr>
              </w:pPrChange>
            </w:pPr>
            <w:ins w:id="5102" w:author="Thomas Dietz" w:date="2012-08-13T13:38:00Z">
              <w:del w:id="5103" w:author="Deepak Bansal (AZURE)" w:date="2012-08-23T21:56:00Z">
                <w:r w:rsidDel="00B15A0B">
                  <w:delText xml:space="preserve">        2-digit hexadecimal numbers that are separated by colons,</w:delText>
                </w:r>
                <w:bookmarkStart w:id="5104" w:name="_Toc333523025"/>
                <w:bookmarkStart w:id="5105" w:name="_Toc335147112"/>
                <w:bookmarkEnd w:id="5104"/>
                <w:bookmarkEnd w:id="5105"/>
              </w:del>
            </w:ins>
          </w:p>
          <w:p w14:paraId="465106CD" w14:textId="2392A2D2" w:rsidR="00257D58" w:rsidDel="00B15A0B" w:rsidRDefault="00257D58">
            <w:pPr>
              <w:pStyle w:val="Heading2"/>
              <w:rPr>
                <w:ins w:id="5106" w:author="Thomas Dietz" w:date="2012-08-13T13:38:00Z"/>
                <w:del w:id="5107" w:author="Deepak Bansal (AZURE)" w:date="2012-08-23T21:56:00Z"/>
              </w:rPr>
              <w:pPrChange w:id="5108" w:author="Thomas Dietz" w:date="2012-09-11T16:56:00Z">
                <w:pPr>
                  <w:pStyle w:val="XML1"/>
                </w:pPr>
              </w:pPrChange>
            </w:pPr>
            <w:ins w:id="5109" w:author="Thomas Dietz" w:date="2012-08-13T13:38:00Z">
              <w:del w:id="5110" w:author="Deepak Bansal (AZURE)" w:date="2012-08-23T21:56:00Z">
                <w:r w:rsidDel="00B15A0B">
                  <w:delText xml:space="preserve">        for example, '01:23:45:67:89:ab:cd:ef'.  When processing a</w:delText>
                </w:r>
                <w:bookmarkStart w:id="5111" w:name="_Toc333523026"/>
                <w:bookmarkStart w:id="5112" w:name="_Toc335147113"/>
                <w:bookmarkEnd w:id="5111"/>
                <w:bookmarkEnd w:id="5112"/>
              </w:del>
            </w:ins>
          </w:p>
          <w:p w14:paraId="2D7EBD9E" w14:textId="172088A2" w:rsidR="00257D58" w:rsidDel="00B15A0B" w:rsidRDefault="00257D58">
            <w:pPr>
              <w:pStyle w:val="Heading2"/>
              <w:rPr>
                <w:ins w:id="5113" w:author="Thomas Dietz" w:date="2012-08-13T13:38:00Z"/>
                <w:del w:id="5114" w:author="Deepak Bansal (AZURE)" w:date="2012-08-23T21:56:00Z"/>
              </w:rPr>
              <w:pPrChange w:id="5115" w:author="Thomas Dietz" w:date="2012-09-11T16:56:00Z">
                <w:pPr>
                  <w:pStyle w:val="XML1"/>
                </w:pPr>
              </w:pPrChange>
            </w:pPr>
            <w:ins w:id="5116" w:author="Thomas Dietz" w:date="2012-08-13T13:38:00Z">
              <w:del w:id="5117" w:author="Deepak Bansal (AZURE)" w:date="2012-08-23T21:56:00Z">
                <w:r w:rsidDel="00B15A0B">
                  <w:delText xml:space="preserve">        datapath identifier, the case of the decimal digits MUST be</w:delText>
                </w:r>
                <w:bookmarkStart w:id="5118" w:name="_Toc333523027"/>
                <w:bookmarkStart w:id="5119" w:name="_Toc335147114"/>
                <w:bookmarkEnd w:id="5118"/>
                <w:bookmarkEnd w:id="5119"/>
              </w:del>
            </w:ins>
          </w:p>
          <w:p w14:paraId="723D1363" w14:textId="187D4EDD" w:rsidR="00257D58" w:rsidDel="00B15A0B" w:rsidRDefault="00257D58">
            <w:pPr>
              <w:pStyle w:val="Heading2"/>
              <w:rPr>
                <w:ins w:id="5120" w:author="Thomas Dietz" w:date="2012-08-13T13:38:00Z"/>
                <w:del w:id="5121" w:author="Deepak Bansal (AZURE)" w:date="2012-08-23T21:56:00Z"/>
              </w:rPr>
              <w:pPrChange w:id="5122" w:author="Thomas Dietz" w:date="2012-09-11T16:56:00Z">
                <w:pPr>
                  <w:pStyle w:val="XML1"/>
                </w:pPr>
              </w:pPrChange>
            </w:pPr>
            <w:ins w:id="5123" w:author="Thomas Dietz" w:date="2012-08-13T13:38:00Z">
              <w:del w:id="5124" w:author="Deepak Bansal (AZURE)" w:date="2012-08-23T21:56:00Z">
                <w:r w:rsidDel="00B15A0B">
                  <w:delText xml:space="preserve">        ignored.</w:delText>
                </w:r>
                <w:bookmarkStart w:id="5125" w:name="_Toc333523028"/>
                <w:bookmarkStart w:id="5126" w:name="_Toc335147115"/>
                <w:bookmarkEnd w:id="5125"/>
                <w:bookmarkEnd w:id="5126"/>
              </w:del>
            </w:ins>
          </w:p>
          <w:p w14:paraId="2C1DB7A0" w14:textId="1A473B8B" w:rsidR="00257D58" w:rsidDel="00B15A0B" w:rsidRDefault="00257D58">
            <w:pPr>
              <w:pStyle w:val="Heading2"/>
              <w:rPr>
                <w:ins w:id="5127" w:author="Thomas Dietz" w:date="2012-08-13T13:38:00Z"/>
                <w:del w:id="5128" w:author="Deepak Bansal (AZURE)" w:date="2012-08-23T21:56:00Z"/>
              </w:rPr>
              <w:pPrChange w:id="5129" w:author="Thomas Dietz" w:date="2012-09-11T16:56:00Z">
                <w:pPr>
                  <w:pStyle w:val="XML1"/>
                </w:pPr>
              </w:pPrChange>
            </w:pPr>
            <w:bookmarkStart w:id="5130" w:name="_Toc333523029"/>
            <w:bookmarkStart w:id="5131" w:name="_Toc335147116"/>
            <w:bookmarkEnd w:id="5130"/>
            <w:bookmarkEnd w:id="5131"/>
          </w:p>
          <w:p w14:paraId="0B1A35F1" w14:textId="3227EF1E" w:rsidR="00257D58" w:rsidDel="00B15A0B" w:rsidRDefault="00257D58">
            <w:pPr>
              <w:pStyle w:val="Heading2"/>
              <w:rPr>
                <w:ins w:id="5132" w:author="Thomas Dietz" w:date="2012-08-13T13:38:00Z"/>
                <w:del w:id="5133" w:author="Deepak Bansal (AZURE)" w:date="2012-08-23T21:56:00Z"/>
              </w:rPr>
              <w:pPrChange w:id="5134" w:author="Thomas Dietz" w:date="2012-09-11T16:56:00Z">
                <w:pPr>
                  <w:pStyle w:val="XML1"/>
                </w:pPr>
              </w:pPrChange>
            </w:pPr>
            <w:ins w:id="5135" w:author="Thomas Dietz" w:date="2012-08-13T13:38:00Z">
              <w:del w:id="5136" w:author="Deepak Bansal (AZURE)" w:date="2012-08-23T21:56:00Z">
                <w:r w:rsidDel="00B15A0B">
                  <w:delText xml:space="preserve">        This element MUST be present in the NETCONF data store.</w:delText>
                </w:r>
                <w:bookmarkStart w:id="5137" w:name="_Toc333523030"/>
                <w:bookmarkStart w:id="5138" w:name="_Toc335147117"/>
                <w:bookmarkEnd w:id="5137"/>
                <w:bookmarkEnd w:id="5138"/>
              </w:del>
            </w:ins>
          </w:p>
          <w:p w14:paraId="0794169A" w14:textId="256DF7D6" w:rsidR="00257D58" w:rsidDel="00B15A0B" w:rsidRDefault="00257D58">
            <w:pPr>
              <w:pStyle w:val="Heading2"/>
              <w:rPr>
                <w:ins w:id="5139" w:author="Thomas Dietz" w:date="2012-08-13T13:38:00Z"/>
                <w:del w:id="5140" w:author="Deepak Bansal (AZURE)" w:date="2012-08-23T21:56:00Z"/>
              </w:rPr>
              <w:pPrChange w:id="5141" w:author="Thomas Dietz" w:date="2012-09-11T16:56:00Z">
                <w:pPr>
                  <w:pStyle w:val="XML1"/>
                </w:pPr>
              </w:pPrChange>
            </w:pPr>
            <w:ins w:id="5142" w:author="Thomas Dietz" w:date="2012-08-13T13:38:00Z">
              <w:del w:id="5143" w:author="Deepak Bansal (AZURE)" w:date="2012-08-23T21:56:00Z">
                <w:r w:rsidDel="00B15A0B">
                  <w:delText xml:space="preserve">        If this element is not present in a NETCONF &lt;edit-config&gt;</w:delText>
                </w:r>
                <w:bookmarkStart w:id="5144" w:name="_Toc333523031"/>
                <w:bookmarkStart w:id="5145" w:name="_Toc335147118"/>
                <w:bookmarkEnd w:id="5144"/>
                <w:bookmarkEnd w:id="5145"/>
              </w:del>
            </w:ins>
          </w:p>
          <w:p w14:paraId="5733C053" w14:textId="7BB5F119" w:rsidR="00257D58" w:rsidDel="00B15A0B" w:rsidRDefault="00257D58">
            <w:pPr>
              <w:pStyle w:val="Heading2"/>
              <w:rPr>
                <w:ins w:id="5146" w:author="Thomas Dietz" w:date="2012-08-13T13:38:00Z"/>
                <w:del w:id="5147" w:author="Deepak Bansal (AZURE)" w:date="2012-08-23T21:56:00Z"/>
              </w:rPr>
              <w:pPrChange w:id="5148" w:author="Thomas Dietz" w:date="2012-09-11T16:56:00Z">
                <w:pPr>
                  <w:pStyle w:val="XML1"/>
                </w:pPr>
              </w:pPrChange>
            </w:pPr>
            <w:ins w:id="5149" w:author="Thomas Dietz" w:date="2012-08-13T13:38:00Z">
              <w:del w:id="5150" w:author="Deepak Bansal (AZURE)" w:date="2012-08-23T21:56:00Z">
                <w:r w:rsidDel="00B15A0B">
                  <w:delText xml:space="preserve">        operation 'create', 'merge' or 'replace' and the parent</w:delText>
                </w:r>
                <w:bookmarkStart w:id="5151" w:name="_Toc333523032"/>
                <w:bookmarkStart w:id="5152" w:name="_Toc335147119"/>
                <w:bookmarkEnd w:id="5151"/>
                <w:bookmarkEnd w:id="5152"/>
              </w:del>
            </w:ins>
          </w:p>
          <w:p w14:paraId="77661AB3" w14:textId="2FC4647A" w:rsidR="00257D58" w:rsidDel="00B15A0B" w:rsidRDefault="00257D58">
            <w:pPr>
              <w:pStyle w:val="Heading2"/>
              <w:rPr>
                <w:ins w:id="5153" w:author="Thomas Dietz" w:date="2012-08-13T13:38:00Z"/>
                <w:del w:id="5154" w:author="Deepak Bansal (AZURE)" w:date="2012-08-23T21:56:00Z"/>
              </w:rPr>
              <w:pPrChange w:id="5155" w:author="Thomas Dietz" w:date="2012-09-11T16:56:00Z">
                <w:pPr>
                  <w:pStyle w:val="XML1"/>
                </w:pPr>
              </w:pPrChange>
            </w:pPr>
            <w:ins w:id="5156" w:author="Thomas Dietz" w:date="2012-08-13T13:38:00Z">
              <w:del w:id="5157" w:author="Deepak Bansal (AZURE)" w:date="2012-08-23T21:56:00Z">
                <w:r w:rsidDel="00B15A0B">
                  <w:delText xml:space="preserve">        element does not exist, a 'data-missing' error is</w:delText>
                </w:r>
                <w:bookmarkStart w:id="5158" w:name="_Toc333523033"/>
                <w:bookmarkStart w:id="5159" w:name="_Toc335147120"/>
                <w:bookmarkEnd w:id="5158"/>
                <w:bookmarkEnd w:id="5159"/>
              </w:del>
            </w:ins>
          </w:p>
          <w:p w14:paraId="231B2A1C" w14:textId="2B95212F" w:rsidR="00257D58" w:rsidDel="00B15A0B" w:rsidRDefault="00257D58">
            <w:pPr>
              <w:pStyle w:val="Heading2"/>
              <w:rPr>
                <w:ins w:id="5160" w:author="Thomas Dietz" w:date="2012-08-13T13:38:00Z"/>
                <w:del w:id="5161" w:author="Deepak Bansal (AZURE)" w:date="2012-08-23T21:56:00Z"/>
              </w:rPr>
              <w:pPrChange w:id="5162" w:author="Thomas Dietz" w:date="2012-09-11T16:56:00Z">
                <w:pPr>
                  <w:pStyle w:val="XML1"/>
                </w:pPr>
              </w:pPrChange>
            </w:pPr>
            <w:ins w:id="5163" w:author="Thomas Dietz" w:date="2012-08-13T13:38:00Z">
              <w:del w:id="5164" w:author="Deepak Bansal (AZURE)" w:date="2012-08-23T21:56:00Z">
                <w:r w:rsidDel="00B15A0B">
                  <w:delText xml:space="preserve">        returned.";</w:delText>
                </w:r>
                <w:bookmarkStart w:id="5165" w:name="_Toc333523034"/>
                <w:bookmarkStart w:id="5166" w:name="_Toc335147121"/>
                <w:bookmarkEnd w:id="5165"/>
                <w:bookmarkEnd w:id="5166"/>
              </w:del>
            </w:ins>
          </w:p>
          <w:p w14:paraId="642B28FF" w14:textId="55FD7C72" w:rsidR="00257D58" w:rsidDel="00B15A0B" w:rsidRDefault="00257D58">
            <w:pPr>
              <w:pStyle w:val="Heading2"/>
              <w:rPr>
                <w:ins w:id="5167" w:author="Thomas Dietz" w:date="2012-08-13T13:38:00Z"/>
                <w:del w:id="5168" w:author="Deepak Bansal (AZURE)" w:date="2012-08-23T21:56:00Z"/>
              </w:rPr>
              <w:pPrChange w:id="5169" w:author="Thomas Dietz" w:date="2012-09-11T16:56:00Z">
                <w:pPr>
                  <w:pStyle w:val="XML1"/>
                </w:pPr>
              </w:pPrChange>
            </w:pPr>
            <w:ins w:id="5170" w:author="Thomas Dietz" w:date="2012-08-13T13:38:00Z">
              <w:del w:id="5171" w:author="Deepak Bansal (AZURE)" w:date="2012-08-23T21:56:00Z">
                <w:r w:rsidDel="00B15A0B">
                  <w:delText xml:space="preserve">    }</w:delText>
                </w:r>
                <w:bookmarkStart w:id="5172" w:name="_Toc333523035"/>
                <w:bookmarkStart w:id="5173" w:name="_Toc335147122"/>
                <w:bookmarkEnd w:id="5172"/>
                <w:bookmarkEnd w:id="5173"/>
              </w:del>
            </w:ins>
          </w:p>
          <w:p w14:paraId="66D09AA6" w14:textId="14C04A3E" w:rsidR="00257D58" w:rsidDel="00B15A0B" w:rsidRDefault="00257D58">
            <w:pPr>
              <w:pStyle w:val="Heading2"/>
              <w:rPr>
                <w:ins w:id="5174" w:author="Thomas Dietz" w:date="2012-08-13T13:38:00Z"/>
                <w:del w:id="5175" w:author="Deepak Bansal (AZURE)" w:date="2012-08-23T21:56:00Z"/>
              </w:rPr>
              <w:pPrChange w:id="5176" w:author="Thomas Dietz" w:date="2012-09-11T16:56:00Z">
                <w:pPr>
                  <w:pStyle w:val="XML1"/>
                </w:pPr>
              </w:pPrChange>
            </w:pPr>
            <w:ins w:id="5177" w:author="Thomas Dietz" w:date="2012-08-13T13:38:00Z">
              <w:del w:id="5178" w:author="Deepak Bansal (AZURE)" w:date="2012-08-23T21:56:00Z">
                <w:r w:rsidDel="00B15A0B">
                  <w:delText xml:space="preserve">    leaf enabled {</w:delText>
                </w:r>
                <w:bookmarkStart w:id="5179" w:name="_Toc333523036"/>
                <w:bookmarkStart w:id="5180" w:name="_Toc335147123"/>
                <w:bookmarkEnd w:id="5179"/>
                <w:bookmarkEnd w:id="5180"/>
              </w:del>
            </w:ins>
          </w:p>
          <w:p w14:paraId="6BC9AE3D" w14:textId="2F4E5B2C" w:rsidR="00257D58" w:rsidDel="00B15A0B" w:rsidRDefault="00257D58">
            <w:pPr>
              <w:pStyle w:val="Heading2"/>
              <w:rPr>
                <w:ins w:id="5181" w:author="Thomas Dietz" w:date="2012-08-13T13:38:00Z"/>
                <w:del w:id="5182" w:author="Deepak Bansal (AZURE)" w:date="2012-08-23T21:56:00Z"/>
              </w:rPr>
              <w:pPrChange w:id="5183" w:author="Thomas Dietz" w:date="2012-09-11T16:56:00Z">
                <w:pPr>
                  <w:pStyle w:val="XML1"/>
                </w:pPr>
              </w:pPrChange>
            </w:pPr>
            <w:ins w:id="5184" w:author="Thomas Dietz" w:date="2012-08-13T13:38:00Z">
              <w:del w:id="5185" w:author="Deepak Bansal (AZURE)" w:date="2012-08-23T21:56:00Z">
                <w:r w:rsidDel="00B15A0B">
                  <w:delText xml:space="preserve">      type boolean;</w:delText>
                </w:r>
                <w:bookmarkStart w:id="5186" w:name="_Toc333523037"/>
                <w:bookmarkStart w:id="5187" w:name="_Toc335147124"/>
                <w:bookmarkEnd w:id="5186"/>
                <w:bookmarkEnd w:id="5187"/>
              </w:del>
            </w:ins>
          </w:p>
          <w:p w14:paraId="332E557E" w14:textId="32AC1EE2" w:rsidR="00257D58" w:rsidDel="00B15A0B" w:rsidRDefault="00257D58">
            <w:pPr>
              <w:pStyle w:val="Heading2"/>
              <w:rPr>
                <w:ins w:id="5188" w:author="Thomas Dietz" w:date="2012-08-13T13:38:00Z"/>
                <w:del w:id="5189" w:author="Deepak Bansal (AZURE)" w:date="2012-08-23T21:56:00Z"/>
              </w:rPr>
              <w:pPrChange w:id="5190" w:author="Thomas Dietz" w:date="2012-09-11T16:56:00Z">
                <w:pPr>
                  <w:pStyle w:val="XML1"/>
                </w:pPr>
              </w:pPrChange>
            </w:pPr>
            <w:ins w:id="5191" w:author="Thomas Dietz" w:date="2012-08-13T13:38:00Z">
              <w:del w:id="5192" w:author="Deepak Bansal (AZURE)" w:date="2012-08-23T21:56:00Z">
                <w:r w:rsidDel="00B15A0B">
                  <w:delText xml:space="preserve">      default false;</w:delText>
                </w:r>
                <w:bookmarkStart w:id="5193" w:name="_Toc333523038"/>
                <w:bookmarkStart w:id="5194" w:name="_Toc335147125"/>
                <w:bookmarkEnd w:id="5193"/>
                <w:bookmarkEnd w:id="5194"/>
              </w:del>
            </w:ins>
          </w:p>
          <w:p w14:paraId="13929BDE" w14:textId="580F831F" w:rsidR="00257D58" w:rsidDel="00B15A0B" w:rsidRDefault="00257D58">
            <w:pPr>
              <w:pStyle w:val="Heading2"/>
              <w:rPr>
                <w:ins w:id="5195" w:author="Thomas Dietz" w:date="2012-08-13T13:38:00Z"/>
                <w:del w:id="5196" w:author="Deepak Bansal (AZURE)" w:date="2012-08-23T21:56:00Z"/>
              </w:rPr>
              <w:pPrChange w:id="5197" w:author="Thomas Dietz" w:date="2012-09-11T16:56:00Z">
                <w:pPr>
                  <w:pStyle w:val="XML1"/>
                </w:pPr>
              </w:pPrChange>
            </w:pPr>
            <w:ins w:id="5198" w:author="Thomas Dietz" w:date="2012-08-13T13:38:00Z">
              <w:del w:id="5199" w:author="Deepak Bansal (AZURE)" w:date="2012-08-23T21:56:00Z">
                <w:r w:rsidDel="00B15A0B">
                  <w:delText xml:space="preserve">      description "This element indicates the administrative state</w:delText>
                </w:r>
                <w:bookmarkStart w:id="5200" w:name="_Toc333523039"/>
                <w:bookmarkStart w:id="5201" w:name="_Toc335147126"/>
                <w:bookmarkEnd w:id="5200"/>
                <w:bookmarkEnd w:id="5201"/>
              </w:del>
            </w:ins>
          </w:p>
          <w:p w14:paraId="7A7245FF" w14:textId="5E27D53F" w:rsidR="00257D58" w:rsidDel="00B15A0B" w:rsidRDefault="00257D58">
            <w:pPr>
              <w:pStyle w:val="Heading2"/>
              <w:rPr>
                <w:ins w:id="5202" w:author="Thomas Dietz" w:date="2012-08-13T13:38:00Z"/>
                <w:del w:id="5203" w:author="Deepak Bansal (AZURE)" w:date="2012-08-23T21:56:00Z"/>
              </w:rPr>
              <w:pPrChange w:id="5204" w:author="Thomas Dietz" w:date="2012-09-11T16:56:00Z">
                <w:pPr>
                  <w:pStyle w:val="XML1"/>
                </w:pPr>
              </w:pPrChange>
            </w:pPr>
            <w:ins w:id="5205" w:author="Thomas Dietz" w:date="2012-08-13T13:38:00Z">
              <w:del w:id="5206" w:author="Deepak Bansal (AZURE)" w:date="2012-08-23T21:56:00Z">
                <w:r w:rsidDel="00B15A0B">
                  <w:delText xml:space="preserve">        of the OpenFlow Logical Switch.  A value of 'false' means</w:delText>
                </w:r>
                <w:bookmarkStart w:id="5207" w:name="_Toc333523040"/>
                <w:bookmarkStart w:id="5208" w:name="_Toc335147127"/>
                <w:bookmarkEnd w:id="5207"/>
                <w:bookmarkEnd w:id="5208"/>
              </w:del>
            </w:ins>
          </w:p>
          <w:p w14:paraId="0CF44A3D" w14:textId="0251A9E9" w:rsidR="00257D58" w:rsidDel="00B15A0B" w:rsidRDefault="00257D58">
            <w:pPr>
              <w:pStyle w:val="Heading2"/>
              <w:rPr>
                <w:ins w:id="5209" w:author="Thomas Dietz" w:date="2012-08-13T13:38:00Z"/>
                <w:del w:id="5210" w:author="Deepak Bansal (AZURE)" w:date="2012-08-23T21:56:00Z"/>
              </w:rPr>
              <w:pPrChange w:id="5211" w:author="Thomas Dietz" w:date="2012-09-11T16:56:00Z">
                <w:pPr>
                  <w:pStyle w:val="XML1"/>
                </w:pPr>
              </w:pPrChange>
            </w:pPr>
            <w:ins w:id="5212" w:author="Thomas Dietz" w:date="2012-08-13T13:38:00Z">
              <w:del w:id="5213" w:author="Deepak Bansal (AZURE)" w:date="2012-08-23T21:56:00Z">
                <w:r w:rsidDel="00B15A0B">
                  <w:delText xml:space="preserve">        the OpenFlow Logical Switch MUST NOT communicate with any </w:delText>
                </w:r>
                <w:bookmarkStart w:id="5214" w:name="_Toc333523041"/>
                <w:bookmarkStart w:id="5215" w:name="_Toc335147128"/>
                <w:bookmarkEnd w:id="5214"/>
                <w:bookmarkEnd w:id="5215"/>
              </w:del>
            </w:ins>
          </w:p>
          <w:p w14:paraId="12D0D0B8" w14:textId="3E1F402C" w:rsidR="00257D58" w:rsidDel="00B15A0B" w:rsidRDefault="00257D58">
            <w:pPr>
              <w:pStyle w:val="Heading2"/>
              <w:rPr>
                <w:ins w:id="5216" w:author="Thomas Dietz" w:date="2012-08-13T13:38:00Z"/>
                <w:del w:id="5217" w:author="Deepak Bansal (AZURE)" w:date="2012-08-23T21:56:00Z"/>
              </w:rPr>
              <w:pPrChange w:id="5218" w:author="Thomas Dietz" w:date="2012-09-11T16:56:00Z">
                <w:pPr>
                  <w:pStyle w:val="XML1"/>
                </w:pPr>
              </w:pPrChange>
            </w:pPr>
            <w:ins w:id="5219" w:author="Thomas Dietz" w:date="2012-08-13T13:38:00Z">
              <w:del w:id="5220" w:author="Deepak Bansal (AZURE)" w:date="2012-08-23T21:56:00Z">
                <w:r w:rsidDel="00B15A0B">
                  <w:delText xml:space="preserve">        OpenFlow Controllers, MUST NOT conduct any OpenFlow </w:delText>
                </w:r>
                <w:bookmarkStart w:id="5221" w:name="_Toc333523042"/>
                <w:bookmarkStart w:id="5222" w:name="_Toc335147129"/>
                <w:bookmarkEnd w:id="5221"/>
                <w:bookmarkEnd w:id="5222"/>
              </w:del>
            </w:ins>
          </w:p>
          <w:p w14:paraId="6FE3CC0D" w14:textId="6B44CEE9" w:rsidR="00257D58" w:rsidDel="00B15A0B" w:rsidRDefault="00257D58">
            <w:pPr>
              <w:pStyle w:val="Heading2"/>
              <w:rPr>
                <w:ins w:id="5223" w:author="Thomas Dietz" w:date="2012-08-13T13:38:00Z"/>
                <w:del w:id="5224" w:author="Deepak Bansal (AZURE)" w:date="2012-08-23T21:56:00Z"/>
              </w:rPr>
              <w:pPrChange w:id="5225" w:author="Thomas Dietz" w:date="2012-09-11T16:56:00Z">
                <w:pPr>
                  <w:pStyle w:val="XML1"/>
                </w:pPr>
              </w:pPrChange>
            </w:pPr>
            <w:ins w:id="5226" w:author="Thomas Dietz" w:date="2012-08-13T13:38:00Z">
              <w:del w:id="5227" w:author="Deepak Bansal (AZURE)" w:date="2012-08-23T21:56:00Z">
                <w:r w:rsidDel="00B15A0B">
                  <w:delText xml:space="preserve">        processing, and SHOULD NOT be utilizing computational or </w:delText>
                </w:r>
                <w:bookmarkStart w:id="5228" w:name="_Toc333523043"/>
                <w:bookmarkStart w:id="5229" w:name="_Toc335147130"/>
                <w:bookmarkEnd w:id="5228"/>
                <w:bookmarkEnd w:id="5229"/>
              </w:del>
            </w:ins>
          </w:p>
          <w:p w14:paraId="11180B2F" w14:textId="4D1CF138" w:rsidR="00257D58" w:rsidDel="00B15A0B" w:rsidRDefault="00257D58">
            <w:pPr>
              <w:pStyle w:val="Heading2"/>
              <w:rPr>
                <w:ins w:id="5230" w:author="Thomas Dietz" w:date="2012-08-13T13:38:00Z"/>
                <w:del w:id="5231" w:author="Deepak Bansal (AZURE)" w:date="2012-08-23T21:56:00Z"/>
              </w:rPr>
              <w:pPrChange w:id="5232" w:author="Thomas Dietz" w:date="2012-09-11T16:56:00Z">
                <w:pPr>
                  <w:pStyle w:val="XML1"/>
                </w:pPr>
              </w:pPrChange>
            </w:pPr>
            <w:ins w:id="5233" w:author="Thomas Dietz" w:date="2012-08-13T13:38:00Z">
              <w:del w:id="5234" w:author="Deepak Bansal (AZURE)" w:date="2012-08-23T21:56:00Z">
                <w:r w:rsidDel="00B15A0B">
                  <w:delText xml:space="preserve">        network resources of the underlying platform.</w:delText>
                </w:r>
                <w:bookmarkStart w:id="5235" w:name="_Toc333523044"/>
                <w:bookmarkStart w:id="5236" w:name="_Toc335147131"/>
                <w:bookmarkEnd w:id="5235"/>
                <w:bookmarkEnd w:id="5236"/>
              </w:del>
            </w:ins>
          </w:p>
          <w:p w14:paraId="6271B24F" w14:textId="6A5ED6A5" w:rsidR="00257D58" w:rsidDel="00B15A0B" w:rsidRDefault="00257D58">
            <w:pPr>
              <w:pStyle w:val="Heading2"/>
              <w:rPr>
                <w:ins w:id="5237" w:author="Thomas Dietz" w:date="2012-08-13T13:38:00Z"/>
                <w:del w:id="5238" w:author="Deepak Bansal (AZURE)" w:date="2012-08-23T21:56:00Z"/>
              </w:rPr>
              <w:pPrChange w:id="5239" w:author="Thomas Dietz" w:date="2012-09-11T16:56:00Z">
                <w:pPr>
                  <w:pStyle w:val="XML1"/>
                </w:pPr>
              </w:pPrChange>
            </w:pPr>
            <w:bookmarkStart w:id="5240" w:name="_Toc333523045"/>
            <w:bookmarkStart w:id="5241" w:name="_Toc335147132"/>
            <w:bookmarkEnd w:id="5240"/>
            <w:bookmarkEnd w:id="5241"/>
          </w:p>
          <w:p w14:paraId="3ED26F4B" w14:textId="416A110C" w:rsidR="00257D58" w:rsidDel="00B15A0B" w:rsidRDefault="00257D58">
            <w:pPr>
              <w:pStyle w:val="Heading2"/>
              <w:rPr>
                <w:ins w:id="5242" w:author="Thomas Dietz" w:date="2012-08-13T13:38:00Z"/>
                <w:del w:id="5243" w:author="Deepak Bansal (AZURE)" w:date="2012-08-23T21:56:00Z"/>
              </w:rPr>
              <w:pPrChange w:id="5244" w:author="Thomas Dietz" w:date="2012-09-11T16:56:00Z">
                <w:pPr>
                  <w:pStyle w:val="XML1"/>
                </w:pPr>
              </w:pPrChange>
            </w:pPr>
            <w:ins w:id="5245" w:author="Thomas Dietz" w:date="2012-08-13T13:38:00Z">
              <w:del w:id="5246" w:author="Deepak Bansal (AZURE)" w:date="2012-08-23T21:56:00Z">
                <w:r w:rsidDel="00B15A0B">
                  <w:delText xml:space="preserve">        This element is optional. If this element is not present it</w:delText>
                </w:r>
                <w:bookmarkStart w:id="5247" w:name="_Toc333523046"/>
                <w:bookmarkStart w:id="5248" w:name="_Toc335147133"/>
                <w:bookmarkEnd w:id="5247"/>
                <w:bookmarkEnd w:id="5248"/>
              </w:del>
            </w:ins>
          </w:p>
          <w:p w14:paraId="2A046DFC" w14:textId="76F8D086" w:rsidR="00257D58" w:rsidDel="00B15A0B" w:rsidRDefault="00257D58">
            <w:pPr>
              <w:pStyle w:val="Heading2"/>
              <w:rPr>
                <w:ins w:id="5249" w:author="Thomas Dietz" w:date="2012-08-13T13:38:00Z"/>
                <w:del w:id="5250" w:author="Deepak Bansal (AZURE)" w:date="2012-08-23T21:56:00Z"/>
              </w:rPr>
              <w:pPrChange w:id="5251" w:author="Thomas Dietz" w:date="2012-09-11T16:56:00Z">
                <w:pPr>
                  <w:pStyle w:val="XML1"/>
                </w:pPr>
              </w:pPrChange>
            </w:pPr>
            <w:ins w:id="5252" w:author="Thomas Dietz" w:date="2012-08-13T13:38:00Z">
              <w:del w:id="5253" w:author="Deepak Bansal (AZURE)" w:date="2012-08-23T21:56:00Z">
                <w:r w:rsidDel="00B15A0B">
                  <w:delText xml:space="preserve">        defaults to 'false'.";</w:delText>
                </w:r>
                <w:bookmarkStart w:id="5254" w:name="_Toc333523047"/>
                <w:bookmarkStart w:id="5255" w:name="_Toc335147134"/>
                <w:bookmarkEnd w:id="5254"/>
                <w:bookmarkEnd w:id="5255"/>
              </w:del>
            </w:ins>
          </w:p>
          <w:p w14:paraId="06FC18F1" w14:textId="26FCE78B" w:rsidR="00257D58" w:rsidDel="00B15A0B" w:rsidRDefault="00257D58">
            <w:pPr>
              <w:pStyle w:val="Heading2"/>
              <w:rPr>
                <w:ins w:id="5256" w:author="Thomas Dietz" w:date="2012-08-13T13:38:00Z"/>
                <w:del w:id="5257" w:author="Deepak Bansal (AZURE)" w:date="2012-08-23T21:56:00Z"/>
              </w:rPr>
              <w:pPrChange w:id="5258" w:author="Thomas Dietz" w:date="2012-09-11T16:56:00Z">
                <w:pPr>
                  <w:pStyle w:val="XML1"/>
                </w:pPr>
              </w:pPrChange>
            </w:pPr>
            <w:ins w:id="5259" w:author="Thomas Dietz" w:date="2012-08-13T13:38:00Z">
              <w:del w:id="5260" w:author="Deepak Bansal (AZURE)" w:date="2012-08-23T21:56:00Z">
                <w:r w:rsidDel="00B15A0B">
                  <w:delText xml:space="preserve">    }</w:delText>
                </w:r>
                <w:bookmarkStart w:id="5261" w:name="_Toc333523048"/>
                <w:bookmarkStart w:id="5262" w:name="_Toc335147135"/>
                <w:bookmarkEnd w:id="5261"/>
                <w:bookmarkEnd w:id="5262"/>
              </w:del>
            </w:ins>
          </w:p>
          <w:p w14:paraId="10559877" w14:textId="213AF5F2" w:rsidR="00257D58" w:rsidDel="00B15A0B" w:rsidRDefault="00257D58">
            <w:pPr>
              <w:pStyle w:val="Heading2"/>
              <w:rPr>
                <w:ins w:id="5263" w:author="Thomas Dietz" w:date="2012-08-13T13:38:00Z"/>
                <w:del w:id="5264" w:author="Deepak Bansal (AZURE)" w:date="2012-08-23T21:56:00Z"/>
              </w:rPr>
              <w:pPrChange w:id="5265" w:author="Thomas Dietz" w:date="2012-09-11T16:56:00Z">
                <w:pPr>
                  <w:pStyle w:val="XML1"/>
                </w:pPr>
              </w:pPrChange>
            </w:pPr>
            <w:ins w:id="5266" w:author="Thomas Dietz" w:date="2012-08-13T13:38:00Z">
              <w:del w:id="5267" w:author="Deepak Bansal (AZURE)" w:date="2012-08-23T21:56:00Z">
                <w:r w:rsidDel="00B15A0B">
                  <w:delText xml:space="preserve">    leaf check-controller-certificate {</w:delText>
                </w:r>
                <w:bookmarkStart w:id="5268" w:name="_Toc333523049"/>
                <w:bookmarkStart w:id="5269" w:name="_Toc335147136"/>
                <w:bookmarkEnd w:id="5268"/>
                <w:bookmarkEnd w:id="5269"/>
              </w:del>
            </w:ins>
          </w:p>
          <w:p w14:paraId="3EC6C893" w14:textId="299B476D" w:rsidR="00257D58" w:rsidDel="00B15A0B" w:rsidRDefault="00257D58">
            <w:pPr>
              <w:pStyle w:val="Heading2"/>
              <w:rPr>
                <w:ins w:id="5270" w:author="Thomas Dietz" w:date="2012-08-13T13:38:00Z"/>
                <w:del w:id="5271" w:author="Deepak Bansal (AZURE)" w:date="2012-08-23T21:56:00Z"/>
              </w:rPr>
              <w:pPrChange w:id="5272" w:author="Thomas Dietz" w:date="2012-09-11T16:56:00Z">
                <w:pPr>
                  <w:pStyle w:val="XML1"/>
                </w:pPr>
              </w:pPrChange>
            </w:pPr>
            <w:ins w:id="5273" w:author="Thomas Dietz" w:date="2012-08-13T13:38:00Z">
              <w:del w:id="5274" w:author="Deepak Bansal (AZURE)" w:date="2012-08-23T21:56:00Z">
                <w:r w:rsidDel="00B15A0B">
                  <w:delText xml:space="preserve">      type boolean;</w:delText>
                </w:r>
                <w:bookmarkStart w:id="5275" w:name="_Toc333523050"/>
                <w:bookmarkStart w:id="5276" w:name="_Toc335147137"/>
                <w:bookmarkEnd w:id="5275"/>
                <w:bookmarkEnd w:id="5276"/>
              </w:del>
            </w:ins>
          </w:p>
          <w:p w14:paraId="6B0983D8" w14:textId="0C44A332" w:rsidR="00257D58" w:rsidDel="00B15A0B" w:rsidRDefault="00257D58">
            <w:pPr>
              <w:pStyle w:val="Heading2"/>
              <w:rPr>
                <w:ins w:id="5277" w:author="Thomas Dietz" w:date="2012-08-13T13:38:00Z"/>
                <w:del w:id="5278" w:author="Deepak Bansal (AZURE)" w:date="2012-08-23T21:56:00Z"/>
              </w:rPr>
              <w:pPrChange w:id="5279" w:author="Thomas Dietz" w:date="2012-09-11T16:56:00Z">
                <w:pPr>
                  <w:pStyle w:val="XML1"/>
                </w:pPr>
              </w:pPrChange>
            </w:pPr>
            <w:ins w:id="5280" w:author="Thomas Dietz" w:date="2012-08-13T13:38:00Z">
              <w:del w:id="5281" w:author="Deepak Bansal (AZURE)" w:date="2012-08-23T21:56:00Z">
                <w:r w:rsidDel="00B15A0B">
                  <w:delText xml:space="preserve">      default false;</w:delText>
                </w:r>
                <w:bookmarkStart w:id="5282" w:name="_Toc333523051"/>
                <w:bookmarkStart w:id="5283" w:name="_Toc335147138"/>
                <w:bookmarkEnd w:id="5282"/>
                <w:bookmarkEnd w:id="5283"/>
              </w:del>
            </w:ins>
          </w:p>
          <w:p w14:paraId="6713EA81" w14:textId="5F0FC9D0" w:rsidR="00257D58" w:rsidDel="00B15A0B" w:rsidRDefault="00257D58">
            <w:pPr>
              <w:pStyle w:val="Heading2"/>
              <w:rPr>
                <w:ins w:id="5284" w:author="Thomas Dietz" w:date="2012-08-13T13:38:00Z"/>
                <w:del w:id="5285" w:author="Deepak Bansal (AZURE)" w:date="2012-08-23T21:56:00Z"/>
              </w:rPr>
              <w:pPrChange w:id="5286" w:author="Thomas Dietz" w:date="2012-09-11T16:56:00Z">
                <w:pPr>
                  <w:pStyle w:val="XML1"/>
                </w:pPr>
              </w:pPrChange>
            </w:pPr>
            <w:ins w:id="5287" w:author="Thomas Dietz" w:date="2012-08-13T13:38:00Z">
              <w:del w:id="5288" w:author="Deepak Bansal (AZURE)" w:date="2012-08-23T21:56:00Z">
                <w:r w:rsidDel="00B15A0B">
                  <w:delText xml:space="preserve">      description "This element indicates the behavior of the </w:delText>
                </w:r>
                <w:bookmarkStart w:id="5289" w:name="_Toc333523052"/>
                <w:bookmarkStart w:id="5290" w:name="_Toc335147139"/>
                <w:bookmarkEnd w:id="5289"/>
                <w:bookmarkEnd w:id="5290"/>
              </w:del>
            </w:ins>
          </w:p>
          <w:p w14:paraId="02184C6E" w14:textId="47D23E5C" w:rsidR="00257D58" w:rsidDel="00B15A0B" w:rsidRDefault="00257D58">
            <w:pPr>
              <w:pStyle w:val="Heading2"/>
              <w:rPr>
                <w:ins w:id="5291" w:author="Thomas Dietz" w:date="2012-08-13T13:38:00Z"/>
                <w:del w:id="5292" w:author="Deepak Bansal (AZURE)" w:date="2012-08-23T21:56:00Z"/>
              </w:rPr>
              <w:pPrChange w:id="5293" w:author="Thomas Dietz" w:date="2012-09-11T16:56:00Z">
                <w:pPr>
                  <w:pStyle w:val="XML1"/>
                </w:pPr>
              </w:pPrChange>
            </w:pPr>
            <w:ins w:id="5294" w:author="Thomas Dietz" w:date="2012-08-13T13:38:00Z">
              <w:del w:id="5295" w:author="Deepak Bansal (AZURE)" w:date="2012-08-23T21:56:00Z">
                <w:r w:rsidDel="00B15A0B">
                  <w:delText xml:space="preserve">        OpenFlow Logical Switch when connecting to an OpenFlow</w:delText>
                </w:r>
                <w:bookmarkStart w:id="5296" w:name="_Toc333523053"/>
                <w:bookmarkStart w:id="5297" w:name="_Toc335147140"/>
                <w:bookmarkEnd w:id="5296"/>
                <w:bookmarkEnd w:id="5297"/>
              </w:del>
            </w:ins>
          </w:p>
          <w:p w14:paraId="7938CB35" w14:textId="4891E133" w:rsidR="00257D58" w:rsidDel="00B15A0B" w:rsidRDefault="00257D58">
            <w:pPr>
              <w:pStyle w:val="Heading2"/>
              <w:rPr>
                <w:ins w:id="5298" w:author="Thomas Dietz" w:date="2012-08-13T13:38:00Z"/>
                <w:del w:id="5299" w:author="Deepak Bansal (AZURE)" w:date="2012-08-23T21:56:00Z"/>
              </w:rPr>
              <w:pPrChange w:id="5300" w:author="Thomas Dietz" w:date="2012-09-11T16:56:00Z">
                <w:pPr>
                  <w:pStyle w:val="XML1"/>
                </w:pPr>
              </w:pPrChange>
            </w:pPr>
            <w:ins w:id="5301" w:author="Thomas Dietz" w:date="2012-08-13T13:38:00Z">
              <w:del w:id="5302" w:author="Deepak Bansal (AZURE)" w:date="2012-08-23T21:56:00Z">
                <w:r w:rsidDel="00B15A0B">
                  <w:delText xml:space="preserve">        Controller.  </w:delText>
                </w:r>
                <w:bookmarkStart w:id="5303" w:name="_Toc333523054"/>
                <w:bookmarkStart w:id="5304" w:name="_Toc335147141"/>
                <w:bookmarkEnd w:id="5303"/>
                <w:bookmarkEnd w:id="5304"/>
              </w:del>
            </w:ins>
          </w:p>
          <w:p w14:paraId="12D8B9C1" w14:textId="066373CB" w:rsidR="00257D58" w:rsidDel="00B15A0B" w:rsidRDefault="00257D58">
            <w:pPr>
              <w:pStyle w:val="Heading2"/>
              <w:rPr>
                <w:ins w:id="5305" w:author="Thomas Dietz" w:date="2012-08-13T13:38:00Z"/>
                <w:del w:id="5306" w:author="Deepak Bansal (AZURE)" w:date="2012-08-23T21:56:00Z"/>
              </w:rPr>
              <w:pPrChange w:id="5307" w:author="Thomas Dietz" w:date="2012-09-11T16:56:00Z">
                <w:pPr>
                  <w:pStyle w:val="XML1"/>
                </w:pPr>
              </w:pPrChange>
            </w:pPr>
            <w:ins w:id="5308" w:author="Thomas Dietz" w:date="2012-08-13T13:38:00Z">
              <w:del w:id="5309" w:author="Deepak Bansal (AZURE)" w:date="2012-08-23T21:56:00Z">
                <w:r w:rsidDel="00B15A0B">
                  <w:delText xml:space="preserve">      </w:delText>
                </w:r>
                <w:bookmarkStart w:id="5310" w:name="_Toc333523055"/>
                <w:bookmarkStart w:id="5311" w:name="_Toc335147142"/>
                <w:bookmarkEnd w:id="5310"/>
                <w:bookmarkEnd w:id="5311"/>
              </w:del>
            </w:ins>
          </w:p>
          <w:p w14:paraId="1F5AD125" w14:textId="373425C9" w:rsidR="00257D58" w:rsidDel="00B15A0B" w:rsidRDefault="00257D58">
            <w:pPr>
              <w:pStyle w:val="Heading2"/>
              <w:rPr>
                <w:ins w:id="5312" w:author="Thomas Dietz" w:date="2012-08-13T13:38:00Z"/>
                <w:del w:id="5313" w:author="Deepak Bansal (AZURE)" w:date="2012-08-23T21:56:00Z"/>
              </w:rPr>
              <w:pPrChange w:id="5314" w:author="Thomas Dietz" w:date="2012-09-11T16:56:00Z">
                <w:pPr>
                  <w:pStyle w:val="XML1"/>
                </w:pPr>
              </w:pPrChange>
            </w:pPr>
            <w:ins w:id="5315" w:author="Thomas Dietz" w:date="2012-08-13T13:38:00Z">
              <w:del w:id="5316" w:author="Deepak Bansal (AZURE)" w:date="2012-08-23T21:56:00Z">
                <w:r w:rsidDel="00B15A0B">
                  <w:delText xml:space="preserve">        If set to value 'false', the logical switch will connect to</w:delText>
                </w:r>
                <w:bookmarkStart w:id="5317" w:name="_Toc333523056"/>
                <w:bookmarkStart w:id="5318" w:name="_Toc335147143"/>
                <w:bookmarkEnd w:id="5317"/>
                <w:bookmarkEnd w:id="5318"/>
              </w:del>
            </w:ins>
          </w:p>
          <w:p w14:paraId="7A163C79" w14:textId="4C9411D4" w:rsidR="00257D58" w:rsidDel="00B15A0B" w:rsidRDefault="00257D58">
            <w:pPr>
              <w:pStyle w:val="Heading2"/>
              <w:rPr>
                <w:ins w:id="5319" w:author="Thomas Dietz" w:date="2012-08-13T13:38:00Z"/>
                <w:del w:id="5320" w:author="Deepak Bansal (AZURE)" w:date="2012-08-23T21:56:00Z"/>
              </w:rPr>
              <w:pPrChange w:id="5321" w:author="Thomas Dietz" w:date="2012-09-11T16:56:00Z">
                <w:pPr>
                  <w:pStyle w:val="XML1"/>
                </w:pPr>
              </w:pPrChange>
            </w:pPr>
            <w:ins w:id="5322" w:author="Thomas Dietz" w:date="2012-08-13T13:38:00Z">
              <w:del w:id="5323" w:author="Deepak Bansal (AZURE)" w:date="2012-08-23T21:56:00Z">
                <w:r w:rsidDel="00B15A0B">
                  <w:delText xml:space="preserve">        a controller without checking any controller certificate.  </w:delText>
                </w:r>
                <w:bookmarkStart w:id="5324" w:name="_Toc333523057"/>
                <w:bookmarkStart w:id="5325" w:name="_Toc335147144"/>
                <w:bookmarkEnd w:id="5324"/>
                <w:bookmarkEnd w:id="5325"/>
              </w:del>
            </w:ins>
          </w:p>
          <w:p w14:paraId="421AEB76" w14:textId="37C557D4" w:rsidR="00257D58" w:rsidDel="00B15A0B" w:rsidRDefault="00257D58">
            <w:pPr>
              <w:pStyle w:val="Heading2"/>
              <w:rPr>
                <w:ins w:id="5326" w:author="Thomas Dietz" w:date="2012-08-13T13:38:00Z"/>
                <w:del w:id="5327" w:author="Deepak Bansal (AZURE)" w:date="2012-08-23T21:56:00Z"/>
              </w:rPr>
              <w:pPrChange w:id="5328" w:author="Thomas Dietz" w:date="2012-09-11T16:56:00Z">
                <w:pPr>
                  <w:pStyle w:val="XML1"/>
                </w:pPr>
              </w:pPrChange>
            </w:pPr>
            <w:ins w:id="5329" w:author="Thomas Dietz" w:date="2012-08-13T13:38:00Z">
              <w:del w:id="5330" w:author="Deepak Bansal (AZURE)" w:date="2012-08-23T21:56:00Z">
                <w:r w:rsidDel="00B15A0B">
                  <w:delText xml:space="preserve">      </w:delText>
                </w:r>
                <w:bookmarkStart w:id="5331" w:name="_Toc333523058"/>
                <w:bookmarkStart w:id="5332" w:name="_Toc335147145"/>
                <w:bookmarkEnd w:id="5331"/>
                <w:bookmarkEnd w:id="5332"/>
              </w:del>
            </w:ins>
          </w:p>
          <w:p w14:paraId="1DC7F14D" w14:textId="7D98FD03" w:rsidR="00257D58" w:rsidDel="00B15A0B" w:rsidRDefault="00257D58">
            <w:pPr>
              <w:pStyle w:val="Heading2"/>
              <w:rPr>
                <w:ins w:id="5333" w:author="Thomas Dietz" w:date="2012-08-13T13:38:00Z"/>
                <w:del w:id="5334" w:author="Deepak Bansal (AZURE)" w:date="2012-08-23T21:56:00Z"/>
              </w:rPr>
              <w:pPrChange w:id="5335" w:author="Thomas Dietz" w:date="2012-09-11T16:56:00Z">
                <w:pPr>
                  <w:pStyle w:val="XML1"/>
                </w:pPr>
              </w:pPrChange>
            </w:pPr>
            <w:ins w:id="5336" w:author="Thomas Dietz" w:date="2012-08-13T13:38:00Z">
              <w:del w:id="5337" w:author="Deepak Bansal (AZURE)" w:date="2012-08-23T21:56:00Z">
                <w:r w:rsidDel="00B15A0B">
                  <w:delText xml:space="preserve">        If set to value 'true', then the logical switch will</w:delText>
                </w:r>
                <w:bookmarkStart w:id="5338" w:name="_Toc333523059"/>
                <w:bookmarkStart w:id="5339" w:name="_Toc335147146"/>
                <w:bookmarkEnd w:id="5338"/>
                <w:bookmarkEnd w:id="5339"/>
              </w:del>
            </w:ins>
          </w:p>
          <w:p w14:paraId="1A80CBE0" w14:textId="40BDDD60" w:rsidR="00257D58" w:rsidDel="00B15A0B" w:rsidRDefault="00257D58">
            <w:pPr>
              <w:pStyle w:val="Heading2"/>
              <w:rPr>
                <w:ins w:id="5340" w:author="Thomas Dietz" w:date="2012-08-13T13:38:00Z"/>
                <w:del w:id="5341" w:author="Deepak Bansal (AZURE)" w:date="2012-08-23T21:56:00Z"/>
              </w:rPr>
              <w:pPrChange w:id="5342" w:author="Thomas Dietz" w:date="2012-09-11T16:56:00Z">
                <w:pPr>
                  <w:pStyle w:val="XML1"/>
                </w:pPr>
              </w:pPrChange>
            </w:pPr>
            <w:ins w:id="5343" w:author="Thomas Dietz" w:date="2012-08-13T13:38:00Z">
              <w:del w:id="5344" w:author="Deepak Bansal (AZURE)" w:date="2012-08-23T21:56:00Z">
                <w:r w:rsidDel="00B15A0B">
                  <w:delText xml:space="preserve">        connect to a controller with element &lt;protocol&gt; set to</w:delText>
                </w:r>
                <w:bookmarkStart w:id="5345" w:name="_Toc333523060"/>
                <w:bookmarkStart w:id="5346" w:name="_Toc335147147"/>
                <w:bookmarkEnd w:id="5345"/>
                <w:bookmarkEnd w:id="5346"/>
              </w:del>
            </w:ins>
          </w:p>
          <w:p w14:paraId="5A1A0CFE" w14:textId="3D5742CF" w:rsidR="00257D58" w:rsidDel="00B15A0B" w:rsidRDefault="00257D58">
            <w:pPr>
              <w:pStyle w:val="Heading2"/>
              <w:rPr>
                <w:ins w:id="5347" w:author="Thomas Dietz" w:date="2012-08-13T13:38:00Z"/>
                <w:del w:id="5348" w:author="Deepak Bansal (AZURE)" w:date="2012-08-23T21:56:00Z"/>
              </w:rPr>
              <w:pPrChange w:id="5349" w:author="Thomas Dietz" w:date="2012-09-11T16:56:00Z">
                <w:pPr>
                  <w:pStyle w:val="XML1"/>
                </w:pPr>
              </w:pPrChange>
            </w:pPr>
            <w:ins w:id="5350" w:author="Thomas Dietz" w:date="2012-08-13T13:38:00Z">
              <w:del w:id="5351" w:author="Deepak Bansal (AZURE)" w:date="2012-08-23T21:56:00Z">
                <w:r w:rsidDel="00B15A0B">
                  <w:delText xml:space="preserve">        'TLS', only if the controller provides a certificate that</w:delText>
                </w:r>
                <w:bookmarkStart w:id="5352" w:name="_Toc333523061"/>
                <w:bookmarkStart w:id="5353" w:name="_Toc335147148"/>
                <w:bookmarkEnd w:id="5352"/>
                <w:bookmarkEnd w:id="5353"/>
              </w:del>
            </w:ins>
          </w:p>
          <w:p w14:paraId="34714417" w14:textId="4F7D9001" w:rsidR="00257D58" w:rsidDel="00B15A0B" w:rsidRDefault="00257D58">
            <w:pPr>
              <w:pStyle w:val="Heading2"/>
              <w:rPr>
                <w:ins w:id="5354" w:author="Thomas Dietz" w:date="2012-08-13T13:38:00Z"/>
                <w:del w:id="5355" w:author="Deepak Bansal (AZURE)" w:date="2012-08-23T21:56:00Z"/>
              </w:rPr>
              <w:pPrChange w:id="5356" w:author="Thomas Dietz" w:date="2012-09-11T16:56:00Z">
                <w:pPr>
                  <w:pStyle w:val="XML1"/>
                </w:pPr>
              </w:pPrChange>
            </w:pPr>
            <w:ins w:id="5357" w:author="Thomas Dietz" w:date="2012-08-13T13:38:00Z">
              <w:del w:id="5358" w:author="Deepak Bansal (AZURE)" w:date="2012-08-23T21:56:00Z">
                <w:r w:rsidDel="00B15A0B">
                  <w:delText xml:space="preserve">        can be verified with one of the certificates stored in the</w:delText>
                </w:r>
                <w:bookmarkStart w:id="5359" w:name="_Toc333523062"/>
                <w:bookmarkStart w:id="5360" w:name="_Toc335147149"/>
                <w:bookmarkEnd w:id="5359"/>
                <w:bookmarkEnd w:id="5360"/>
              </w:del>
            </w:ins>
          </w:p>
          <w:p w14:paraId="784DFBB2" w14:textId="69F5C996" w:rsidR="00257D58" w:rsidDel="00B15A0B" w:rsidRDefault="00257D58">
            <w:pPr>
              <w:pStyle w:val="Heading2"/>
              <w:rPr>
                <w:ins w:id="5361" w:author="Thomas Dietz" w:date="2012-08-13T13:38:00Z"/>
                <w:del w:id="5362" w:author="Deepak Bansal (AZURE)" w:date="2012-08-23T21:56:00Z"/>
              </w:rPr>
              <w:pPrChange w:id="5363" w:author="Thomas Dietz" w:date="2012-09-11T16:56:00Z">
                <w:pPr>
                  <w:pStyle w:val="XML1"/>
                </w:pPr>
              </w:pPrChange>
            </w:pPr>
            <w:ins w:id="5364" w:author="Thomas Dietz" w:date="2012-08-13T13:38:00Z">
              <w:del w:id="5365" w:author="Deepak Bansal (AZURE)" w:date="2012-08-23T21:56:00Z">
                <w:r w:rsidDel="00B15A0B">
                  <w:delText xml:space="preserve">        list called external-certificates in the OpenFlow Capable</w:delText>
                </w:r>
                <w:bookmarkStart w:id="5366" w:name="_Toc333523063"/>
                <w:bookmarkStart w:id="5367" w:name="_Toc335147150"/>
                <w:bookmarkEnd w:id="5366"/>
                <w:bookmarkEnd w:id="5367"/>
              </w:del>
            </w:ins>
          </w:p>
          <w:p w14:paraId="62BDD798" w14:textId="56C0A147" w:rsidR="00257D58" w:rsidDel="00B15A0B" w:rsidRDefault="00257D58">
            <w:pPr>
              <w:pStyle w:val="Heading2"/>
              <w:rPr>
                <w:ins w:id="5368" w:author="Thomas Dietz" w:date="2012-08-13T13:38:00Z"/>
                <w:del w:id="5369" w:author="Deepak Bansal (AZURE)" w:date="2012-08-23T21:56:00Z"/>
              </w:rPr>
              <w:pPrChange w:id="5370" w:author="Thomas Dietz" w:date="2012-09-11T16:56:00Z">
                <w:pPr>
                  <w:pStyle w:val="XML1"/>
                </w:pPr>
              </w:pPrChange>
            </w:pPr>
            <w:ins w:id="5371" w:author="Thomas Dietz" w:date="2012-08-13T13:38:00Z">
              <w:del w:id="5372" w:author="Deepak Bansal (AZURE)" w:date="2012-08-23T21:56:00Z">
                <w:r w:rsidDel="00B15A0B">
                  <w:delText xml:space="preserve">        Switch.  </w:delText>
                </w:r>
                <w:bookmarkStart w:id="5373" w:name="_Toc333523064"/>
                <w:bookmarkStart w:id="5374" w:name="_Toc335147151"/>
                <w:bookmarkEnd w:id="5373"/>
                <w:bookmarkEnd w:id="5374"/>
              </w:del>
            </w:ins>
          </w:p>
          <w:p w14:paraId="2804CCB2" w14:textId="655667FE" w:rsidR="00257D58" w:rsidDel="00B15A0B" w:rsidRDefault="00257D58">
            <w:pPr>
              <w:pStyle w:val="Heading2"/>
              <w:rPr>
                <w:ins w:id="5375" w:author="Thomas Dietz" w:date="2012-08-13T13:38:00Z"/>
                <w:del w:id="5376" w:author="Deepak Bansal (AZURE)" w:date="2012-08-23T21:56:00Z"/>
              </w:rPr>
              <w:pPrChange w:id="5377" w:author="Thomas Dietz" w:date="2012-09-11T16:56:00Z">
                <w:pPr>
                  <w:pStyle w:val="XML1"/>
                </w:pPr>
              </w:pPrChange>
            </w:pPr>
            <w:ins w:id="5378" w:author="Thomas Dietz" w:date="2012-08-13T13:38:00Z">
              <w:del w:id="5379" w:author="Deepak Bansal (AZURE)" w:date="2012-08-23T21:56:00Z">
                <w:r w:rsidDel="00B15A0B">
                  <w:delText xml:space="preserve">      </w:delText>
                </w:r>
                <w:bookmarkStart w:id="5380" w:name="_Toc333523065"/>
                <w:bookmarkStart w:id="5381" w:name="_Toc335147152"/>
                <w:bookmarkEnd w:id="5380"/>
                <w:bookmarkEnd w:id="5381"/>
              </w:del>
            </w:ins>
          </w:p>
          <w:p w14:paraId="5B2D8069" w14:textId="059FBA7B" w:rsidR="00257D58" w:rsidDel="00B15A0B" w:rsidRDefault="00257D58">
            <w:pPr>
              <w:pStyle w:val="Heading2"/>
              <w:rPr>
                <w:ins w:id="5382" w:author="Thomas Dietz" w:date="2012-08-13T13:38:00Z"/>
                <w:del w:id="5383" w:author="Deepak Bansal (AZURE)" w:date="2012-08-23T21:56:00Z"/>
              </w:rPr>
              <w:pPrChange w:id="5384" w:author="Thomas Dietz" w:date="2012-09-11T16:56:00Z">
                <w:pPr>
                  <w:pStyle w:val="XML1"/>
                </w:pPr>
              </w:pPrChange>
            </w:pPr>
            <w:ins w:id="5385" w:author="Thomas Dietz" w:date="2012-08-13T13:38:00Z">
              <w:del w:id="5386" w:author="Deepak Bansal (AZURE)" w:date="2012-08-23T21:56:00Z">
                <w:r w:rsidDel="00B15A0B">
                  <w:delText xml:space="preserve">        If a certificate cannot be validated, the OpenFlow Logical </w:delText>
                </w:r>
                <w:bookmarkStart w:id="5387" w:name="_Toc333523066"/>
                <w:bookmarkStart w:id="5388" w:name="_Toc335147153"/>
                <w:bookmarkEnd w:id="5387"/>
                <w:bookmarkEnd w:id="5388"/>
              </w:del>
            </w:ins>
          </w:p>
          <w:p w14:paraId="7BA41B60" w14:textId="327C8B4F" w:rsidR="00257D58" w:rsidDel="00B15A0B" w:rsidRDefault="00257D58">
            <w:pPr>
              <w:pStyle w:val="Heading2"/>
              <w:rPr>
                <w:ins w:id="5389" w:author="Thomas Dietz" w:date="2012-08-13T13:38:00Z"/>
                <w:del w:id="5390" w:author="Deepak Bansal (AZURE)" w:date="2012-08-23T21:56:00Z"/>
              </w:rPr>
              <w:pPrChange w:id="5391" w:author="Thomas Dietz" w:date="2012-09-11T16:56:00Z">
                <w:pPr>
                  <w:pStyle w:val="XML1"/>
                </w:pPr>
              </w:pPrChange>
            </w:pPr>
            <w:ins w:id="5392" w:author="Thomas Dietz" w:date="2012-08-13T13:38:00Z">
              <w:del w:id="5393" w:author="Deepak Bansal (AZURE)" w:date="2012-08-23T21:56:00Z">
                <w:r w:rsidDel="00B15A0B">
                  <w:delText xml:space="preserve">        Switch MUST terminate communication with the corresponding</w:delText>
                </w:r>
                <w:bookmarkStart w:id="5394" w:name="_Toc333523067"/>
                <w:bookmarkStart w:id="5395" w:name="_Toc335147154"/>
                <w:bookmarkEnd w:id="5394"/>
                <w:bookmarkEnd w:id="5395"/>
              </w:del>
            </w:ins>
          </w:p>
          <w:p w14:paraId="61BB2CE8" w14:textId="64ADC053" w:rsidR="00257D58" w:rsidDel="00B15A0B" w:rsidRDefault="00257D58">
            <w:pPr>
              <w:pStyle w:val="Heading2"/>
              <w:rPr>
                <w:ins w:id="5396" w:author="Thomas Dietz" w:date="2012-08-13T13:38:00Z"/>
                <w:del w:id="5397" w:author="Deepak Bansal (AZURE)" w:date="2012-08-23T21:56:00Z"/>
              </w:rPr>
              <w:pPrChange w:id="5398" w:author="Thomas Dietz" w:date="2012-09-11T16:56:00Z">
                <w:pPr>
                  <w:pStyle w:val="XML1"/>
                </w:pPr>
              </w:pPrChange>
            </w:pPr>
            <w:ins w:id="5399" w:author="Thomas Dietz" w:date="2012-08-13T13:38:00Z">
              <w:del w:id="5400" w:author="Deepak Bansal (AZURE)" w:date="2012-08-23T21:56:00Z">
                <w:r w:rsidDel="00B15A0B">
                  <w:delText xml:space="preserve">        OpenFlow Controller, MUST NOT conduct any OpenFlow</w:delText>
                </w:r>
                <w:bookmarkStart w:id="5401" w:name="_Toc333523068"/>
                <w:bookmarkStart w:id="5402" w:name="_Toc335147155"/>
                <w:bookmarkEnd w:id="5401"/>
                <w:bookmarkEnd w:id="5402"/>
              </w:del>
            </w:ins>
          </w:p>
          <w:p w14:paraId="64B6A3DC" w14:textId="4BFEB1EC" w:rsidR="00257D58" w:rsidDel="00B15A0B" w:rsidRDefault="00257D58">
            <w:pPr>
              <w:pStyle w:val="Heading2"/>
              <w:rPr>
                <w:ins w:id="5403" w:author="Thomas Dietz" w:date="2012-08-13T13:38:00Z"/>
                <w:del w:id="5404" w:author="Deepak Bansal (AZURE)" w:date="2012-08-23T21:56:00Z"/>
              </w:rPr>
              <w:pPrChange w:id="5405" w:author="Thomas Dietz" w:date="2012-09-11T16:56:00Z">
                <w:pPr>
                  <w:pStyle w:val="XML1"/>
                </w:pPr>
              </w:pPrChange>
            </w:pPr>
            <w:ins w:id="5406" w:author="Thomas Dietz" w:date="2012-08-13T13:38:00Z">
              <w:del w:id="5407" w:author="Deepak Bansal (AZURE)" w:date="2012-08-23T21:56:00Z">
                <w:r w:rsidDel="00B15A0B">
                  <w:delText xml:space="preserve">        processing on requests of this OpenFlow controller, and </w:delText>
                </w:r>
                <w:bookmarkStart w:id="5408" w:name="_Toc333523069"/>
                <w:bookmarkStart w:id="5409" w:name="_Toc335147156"/>
                <w:bookmarkEnd w:id="5408"/>
                <w:bookmarkEnd w:id="5409"/>
              </w:del>
            </w:ins>
          </w:p>
          <w:p w14:paraId="4DB9181F" w14:textId="66F2965A" w:rsidR="00257D58" w:rsidDel="00B15A0B" w:rsidRDefault="00257D58">
            <w:pPr>
              <w:pStyle w:val="Heading2"/>
              <w:rPr>
                <w:ins w:id="5410" w:author="Thomas Dietz" w:date="2012-08-13T13:38:00Z"/>
                <w:del w:id="5411" w:author="Deepak Bansal (AZURE)" w:date="2012-08-23T21:56:00Z"/>
              </w:rPr>
              <w:pPrChange w:id="5412" w:author="Thomas Dietz" w:date="2012-09-11T16:56:00Z">
                <w:pPr>
                  <w:pStyle w:val="XML1"/>
                </w:pPr>
              </w:pPrChange>
            </w:pPr>
            <w:ins w:id="5413" w:author="Thomas Dietz" w:date="2012-08-13T13:38:00Z">
              <w:del w:id="5414" w:author="Deepak Bansal (AZURE)" w:date="2012-08-23T21:56:00Z">
                <w:r w:rsidDel="00B15A0B">
                  <w:delText xml:space="preserve">        SHOULD NOT further utilize any computational or network </w:delText>
                </w:r>
                <w:bookmarkStart w:id="5415" w:name="_Toc333523070"/>
                <w:bookmarkStart w:id="5416" w:name="_Toc335147157"/>
                <w:bookmarkEnd w:id="5415"/>
                <w:bookmarkEnd w:id="5416"/>
              </w:del>
            </w:ins>
          </w:p>
          <w:p w14:paraId="50DF3800" w14:textId="361C2161" w:rsidR="00257D58" w:rsidDel="00B15A0B" w:rsidRDefault="00257D58">
            <w:pPr>
              <w:pStyle w:val="Heading2"/>
              <w:rPr>
                <w:ins w:id="5417" w:author="Thomas Dietz" w:date="2012-08-13T13:38:00Z"/>
                <w:del w:id="5418" w:author="Deepak Bansal (AZURE)" w:date="2012-08-23T21:56:00Z"/>
              </w:rPr>
              <w:pPrChange w:id="5419" w:author="Thomas Dietz" w:date="2012-09-11T16:56:00Z">
                <w:pPr>
                  <w:pStyle w:val="XML1"/>
                </w:pPr>
              </w:pPrChange>
            </w:pPr>
            <w:ins w:id="5420" w:author="Thomas Dietz" w:date="2012-08-13T13:38:00Z">
              <w:del w:id="5421" w:author="Deepak Bansal (AZURE)" w:date="2012-08-23T21:56:00Z">
                <w:r w:rsidDel="00B15A0B">
                  <w:delText xml:space="preserve">        resources of for dealing with this connection.</w:delText>
                </w:r>
                <w:bookmarkStart w:id="5422" w:name="_Toc333523071"/>
                <w:bookmarkStart w:id="5423" w:name="_Toc335147158"/>
                <w:bookmarkEnd w:id="5422"/>
                <w:bookmarkEnd w:id="5423"/>
              </w:del>
            </w:ins>
          </w:p>
          <w:p w14:paraId="1E743091" w14:textId="624D6646" w:rsidR="00257D58" w:rsidDel="00B15A0B" w:rsidRDefault="00257D58">
            <w:pPr>
              <w:pStyle w:val="Heading2"/>
              <w:rPr>
                <w:ins w:id="5424" w:author="Thomas Dietz" w:date="2012-08-13T13:38:00Z"/>
                <w:del w:id="5425" w:author="Deepak Bansal (AZURE)" w:date="2012-08-23T21:56:00Z"/>
              </w:rPr>
              <w:pPrChange w:id="5426" w:author="Thomas Dietz" w:date="2012-09-11T16:56:00Z">
                <w:pPr>
                  <w:pStyle w:val="XML1"/>
                </w:pPr>
              </w:pPrChange>
            </w:pPr>
            <w:ins w:id="5427" w:author="Thomas Dietz" w:date="2012-08-13T13:38:00Z">
              <w:del w:id="5428" w:author="Deepak Bansal (AZURE)" w:date="2012-08-23T21:56:00Z">
                <w:r w:rsidDel="00B15A0B">
                  <w:delText xml:space="preserve">      </w:delText>
                </w:r>
                <w:bookmarkStart w:id="5429" w:name="_Toc333523072"/>
                <w:bookmarkStart w:id="5430" w:name="_Toc335147159"/>
                <w:bookmarkEnd w:id="5429"/>
                <w:bookmarkEnd w:id="5430"/>
              </w:del>
            </w:ins>
          </w:p>
          <w:p w14:paraId="6A77F8F9" w14:textId="5AAAEA67" w:rsidR="00257D58" w:rsidDel="00B15A0B" w:rsidRDefault="00257D58">
            <w:pPr>
              <w:pStyle w:val="Heading2"/>
              <w:rPr>
                <w:ins w:id="5431" w:author="Thomas Dietz" w:date="2012-08-13T13:38:00Z"/>
                <w:del w:id="5432" w:author="Deepak Bansal (AZURE)" w:date="2012-08-23T21:56:00Z"/>
              </w:rPr>
              <w:pPrChange w:id="5433" w:author="Thomas Dietz" w:date="2012-09-11T16:56:00Z">
                <w:pPr>
                  <w:pStyle w:val="XML1"/>
                </w:pPr>
              </w:pPrChange>
            </w:pPr>
            <w:ins w:id="5434" w:author="Thomas Dietz" w:date="2012-08-13T13:38:00Z">
              <w:del w:id="5435" w:author="Deepak Bansal (AZURE)" w:date="2012-08-23T21:56:00Z">
                <w:r w:rsidDel="00B15A0B">
                  <w:delText xml:space="preserve">        If set to value 'true', the OpenFlow Logical Switch MUST</w:delText>
                </w:r>
                <w:bookmarkStart w:id="5436" w:name="_Toc333523073"/>
                <w:bookmarkStart w:id="5437" w:name="_Toc335147160"/>
                <w:bookmarkEnd w:id="5436"/>
                <w:bookmarkEnd w:id="5437"/>
              </w:del>
            </w:ins>
          </w:p>
          <w:p w14:paraId="1797618B" w14:textId="2003C82A" w:rsidR="00257D58" w:rsidDel="00B15A0B" w:rsidRDefault="00257D58">
            <w:pPr>
              <w:pStyle w:val="Heading2"/>
              <w:rPr>
                <w:ins w:id="5438" w:author="Thomas Dietz" w:date="2012-08-13T13:38:00Z"/>
                <w:del w:id="5439" w:author="Deepak Bansal (AZURE)" w:date="2012-08-23T21:56:00Z"/>
              </w:rPr>
              <w:pPrChange w:id="5440" w:author="Thomas Dietz" w:date="2012-09-11T16:56:00Z">
                <w:pPr>
                  <w:pStyle w:val="XML1"/>
                </w:pPr>
              </w:pPrChange>
            </w:pPr>
            <w:ins w:id="5441" w:author="Thomas Dietz" w:date="2012-08-13T13:38:00Z">
              <w:del w:id="5442" w:author="Deepak Bansal (AZURE)" w:date="2012-08-23T21:56:00Z">
                <w:r w:rsidDel="00B15A0B">
                  <w:delText xml:space="preserve">        NOT connect to any OpenFlow Controller that does not</w:delText>
                </w:r>
                <w:bookmarkStart w:id="5443" w:name="_Toc333523074"/>
                <w:bookmarkStart w:id="5444" w:name="_Toc335147161"/>
                <w:bookmarkEnd w:id="5443"/>
                <w:bookmarkEnd w:id="5444"/>
              </w:del>
            </w:ins>
          </w:p>
          <w:p w14:paraId="2585D95B" w14:textId="0559B485" w:rsidR="00257D58" w:rsidDel="00B15A0B" w:rsidRDefault="00257D58">
            <w:pPr>
              <w:pStyle w:val="Heading2"/>
              <w:rPr>
                <w:ins w:id="5445" w:author="Thomas Dietz" w:date="2012-08-13T13:38:00Z"/>
                <w:del w:id="5446" w:author="Deepak Bansal (AZURE)" w:date="2012-08-23T21:56:00Z"/>
              </w:rPr>
              <w:pPrChange w:id="5447" w:author="Thomas Dietz" w:date="2012-09-11T16:56:00Z">
                <w:pPr>
                  <w:pStyle w:val="XML1"/>
                </w:pPr>
              </w:pPrChange>
            </w:pPr>
            <w:ins w:id="5448" w:author="Thomas Dietz" w:date="2012-08-13T13:38:00Z">
              <w:del w:id="5449" w:author="Deepak Bansal (AZURE)" w:date="2012-08-23T21:56:00Z">
                <w:r w:rsidDel="00B15A0B">
                  <w:delText xml:space="preserve">        provide a certificate. This implies that it cannot connect</w:delText>
                </w:r>
                <w:bookmarkStart w:id="5450" w:name="_Toc333523075"/>
                <w:bookmarkStart w:id="5451" w:name="_Toc335147162"/>
                <w:bookmarkEnd w:id="5450"/>
                <w:bookmarkEnd w:id="5451"/>
              </w:del>
            </w:ins>
          </w:p>
          <w:p w14:paraId="1AF032F4" w14:textId="068336D4" w:rsidR="00257D58" w:rsidDel="00B15A0B" w:rsidRDefault="00257D58">
            <w:pPr>
              <w:pStyle w:val="Heading2"/>
              <w:rPr>
                <w:ins w:id="5452" w:author="Thomas Dietz" w:date="2012-08-13T13:38:00Z"/>
                <w:del w:id="5453" w:author="Deepak Bansal (AZURE)" w:date="2012-08-23T21:56:00Z"/>
              </w:rPr>
              <w:pPrChange w:id="5454" w:author="Thomas Dietz" w:date="2012-09-11T16:56:00Z">
                <w:pPr>
                  <w:pStyle w:val="XML1"/>
                </w:pPr>
              </w:pPrChange>
            </w:pPr>
            <w:ins w:id="5455" w:author="Thomas Dietz" w:date="2012-08-13T13:38:00Z">
              <w:del w:id="5456" w:author="Deepak Bansal (AZURE)" w:date="2012-08-23T21:56:00Z">
                <w:r w:rsidDel="00B15A0B">
                  <w:delText xml:space="preserve">        to an OpenFlow controller that has the value of element</w:delText>
                </w:r>
                <w:bookmarkStart w:id="5457" w:name="_Toc333523076"/>
                <w:bookmarkStart w:id="5458" w:name="_Toc335147163"/>
                <w:bookmarkEnd w:id="5457"/>
                <w:bookmarkEnd w:id="5458"/>
              </w:del>
            </w:ins>
          </w:p>
          <w:p w14:paraId="0BDF8BA4" w14:textId="59CF9362" w:rsidR="00257D58" w:rsidDel="00B15A0B" w:rsidRDefault="00257D58">
            <w:pPr>
              <w:pStyle w:val="Heading2"/>
              <w:rPr>
                <w:ins w:id="5459" w:author="Thomas Dietz" w:date="2012-08-13T13:38:00Z"/>
                <w:del w:id="5460" w:author="Deepak Bansal (AZURE)" w:date="2012-08-23T21:56:00Z"/>
              </w:rPr>
              <w:pPrChange w:id="5461" w:author="Thomas Dietz" w:date="2012-09-11T16:56:00Z">
                <w:pPr>
                  <w:pStyle w:val="XML1"/>
                </w:pPr>
              </w:pPrChange>
            </w:pPr>
            <w:ins w:id="5462" w:author="Thomas Dietz" w:date="2012-08-13T13:38:00Z">
              <w:del w:id="5463" w:author="Deepak Bansal (AZURE)" w:date="2012-08-23T21:56:00Z">
                <w:r w:rsidDel="00B15A0B">
                  <w:delText xml:space="preserve">        protocol set to 'TCP'. Only connections with protocol 'TLS'</w:delText>
                </w:r>
                <w:bookmarkStart w:id="5464" w:name="_Toc333523077"/>
                <w:bookmarkStart w:id="5465" w:name="_Toc335147164"/>
                <w:bookmarkEnd w:id="5464"/>
                <w:bookmarkEnd w:id="5465"/>
              </w:del>
            </w:ins>
          </w:p>
          <w:p w14:paraId="19FCD39E" w14:textId="7E6B48E3" w:rsidR="00257D58" w:rsidDel="00B15A0B" w:rsidRDefault="00257D58">
            <w:pPr>
              <w:pStyle w:val="Heading2"/>
              <w:rPr>
                <w:ins w:id="5466" w:author="Thomas Dietz" w:date="2012-08-13T13:38:00Z"/>
                <w:del w:id="5467" w:author="Deepak Bansal (AZURE)" w:date="2012-08-23T21:56:00Z"/>
              </w:rPr>
              <w:pPrChange w:id="5468" w:author="Thomas Dietz" w:date="2012-09-11T16:56:00Z">
                <w:pPr>
                  <w:pStyle w:val="XML1"/>
                </w:pPr>
              </w:pPrChange>
            </w:pPr>
            <w:ins w:id="5469" w:author="Thomas Dietz" w:date="2012-08-13T13:38:00Z">
              <w:del w:id="5470" w:author="Deepak Bansal (AZURE)" w:date="2012-08-23T21:56:00Z">
                <w:r w:rsidDel="00B15A0B">
                  <w:delText xml:space="preserve">        are possible in this case.</w:delText>
                </w:r>
                <w:bookmarkStart w:id="5471" w:name="_Toc333523078"/>
                <w:bookmarkStart w:id="5472" w:name="_Toc335147165"/>
                <w:bookmarkEnd w:id="5471"/>
                <w:bookmarkEnd w:id="5472"/>
              </w:del>
            </w:ins>
          </w:p>
          <w:p w14:paraId="134F215A" w14:textId="74D828EB" w:rsidR="00257D58" w:rsidDel="00B15A0B" w:rsidRDefault="00257D58">
            <w:pPr>
              <w:pStyle w:val="Heading2"/>
              <w:rPr>
                <w:ins w:id="5473" w:author="Thomas Dietz" w:date="2012-08-13T13:38:00Z"/>
                <w:del w:id="5474" w:author="Deepak Bansal (AZURE)" w:date="2012-08-23T21:56:00Z"/>
              </w:rPr>
              <w:pPrChange w:id="5475" w:author="Thomas Dietz" w:date="2012-09-11T16:56:00Z">
                <w:pPr>
                  <w:pStyle w:val="XML1"/>
                </w:pPr>
              </w:pPrChange>
            </w:pPr>
            <w:bookmarkStart w:id="5476" w:name="_Toc333523079"/>
            <w:bookmarkStart w:id="5477" w:name="_Toc335147166"/>
            <w:bookmarkEnd w:id="5476"/>
            <w:bookmarkEnd w:id="5477"/>
          </w:p>
          <w:p w14:paraId="5DBF4213" w14:textId="4D610F8C" w:rsidR="00257D58" w:rsidDel="00B15A0B" w:rsidRDefault="00257D58">
            <w:pPr>
              <w:pStyle w:val="Heading2"/>
              <w:rPr>
                <w:ins w:id="5478" w:author="Thomas Dietz" w:date="2012-08-13T13:38:00Z"/>
                <w:del w:id="5479" w:author="Deepak Bansal (AZURE)" w:date="2012-08-23T21:56:00Z"/>
              </w:rPr>
              <w:pPrChange w:id="5480" w:author="Thomas Dietz" w:date="2012-09-11T16:56:00Z">
                <w:pPr>
                  <w:pStyle w:val="XML1"/>
                </w:pPr>
              </w:pPrChange>
            </w:pPr>
            <w:ins w:id="5481" w:author="Thomas Dietz" w:date="2012-08-13T13:38:00Z">
              <w:del w:id="5482" w:author="Deepak Bansal (AZURE)" w:date="2012-08-23T21:56:00Z">
                <w:r w:rsidDel="00B15A0B">
                  <w:delText xml:space="preserve">        This element is optional. If this element is not present it</w:delText>
                </w:r>
                <w:bookmarkStart w:id="5483" w:name="_Toc333523080"/>
                <w:bookmarkStart w:id="5484" w:name="_Toc335147167"/>
                <w:bookmarkEnd w:id="5483"/>
                <w:bookmarkEnd w:id="5484"/>
              </w:del>
            </w:ins>
          </w:p>
          <w:p w14:paraId="0D56BE94" w14:textId="17D23CF3" w:rsidR="00257D58" w:rsidDel="00B15A0B" w:rsidRDefault="00257D58">
            <w:pPr>
              <w:pStyle w:val="Heading2"/>
              <w:rPr>
                <w:ins w:id="5485" w:author="Thomas Dietz" w:date="2012-08-13T13:38:00Z"/>
                <w:del w:id="5486" w:author="Deepak Bansal (AZURE)" w:date="2012-08-23T21:56:00Z"/>
              </w:rPr>
              <w:pPrChange w:id="5487" w:author="Thomas Dietz" w:date="2012-09-11T16:56:00Z">
                <w:pPr>
                  <w:pStyle w:val="XML1"/>
                </w:pPr>
              </w:pPrChange>
            </w:pPr>
            <w:ins w:id="5488" w:author="Thomas Dietz" w:date="2012-08-13T13:38:00Z">
              <w:del w:id="5489" w:author="Deepak Bansal (AZURE)" w:date="2012-08-23T21:56:00Z">
                <w:r w:rsidDel="00B15A0B">
                  <w:delText xml:space="preserve">        defaults to 'false'.";</w:delText>
                </w:r>
                <w:bookmarkStart w:id="5490" w:name="_Toc333523081"/>
                <w:bookmarkStart w:id="5491" w:name="_Toc335147168"/>
                <w:bookmarkEnd w:id="5490"/>
                <w:bookmarkEnd w:id="5491"/>
              </w:del>
            </w:ins>
          </w:p>
          <w:p w14:paraId="53D9E7EA" w14:textId="770AE77F" w:rsidR="00257D58" w:rsidDel="00B15A0B" w:rsidRDefault="00257D58">
            <w:pPr>
              <w:pStyle w:val="Heading2"/>
              <w:rPr>
                <w:ins w:id="5492" w:author="Thomas Dietz" w:date="2012-08-13T13:38:00Z"/>
                <w:del w:id="5493" w:author="Deepak Bansal (AZURE)" w:date="2012-08-23T21:56:00Z"/>
              </w:rPr>
              <w:pPrChange w:id="5494" w:author="Thomas Dietz" w:date="2012-09-11T16:56:00Z">
                <w:pPr>
                  <w:pStyle w:val="XML1"/>
                </w:pPr>
              </w:pPrChange>
            </w:pPr>
            <w:ins w:id="5495" w:author="Thomas Dietz" w:date="2012-08-13T13:38:00Z">
              <w:del w:id="5496" w:author="Deepak Bansal (AZURE)" w:date="2012-08-23T21:56:00Z">
                <w:r w:rsidDel="00B15A0B">
                  <w:delText xml:space="preserve">    }</w:delText>
                </w:r>
                <w:bookmarkStart w:id="5497" w:name="_Toc333523082"/>
                <w:bookmarkStart w:id="5498" w:name="_Toc335147169"/>
                <w:bookmarkEnd w:id="5497"/>
                <w:bookmarkEnd w:id="5498"/>
              </w:del>
            </w:ins>
          </w:p>
          <w:p w14:paraId="69A2E607" w14:textId="10248F1A" w:rsidR="00257D58" w:rsidDel="00B15A0B" w:rsidRDefault="00257D58">
            <w:pPr>
              <w:pStyle w:val="Heading2"/>
              <w:rPr>
                <w:ins w:id="5499" w:author="Thomas Dietz" w:date="2012-08-13T13:38:00Z"/>
                <w:del w:id="5500" w:author="Deepak Bansal (AZURE)" w:date="2012-08-23T21:56:00Z"/>
              </w:rPr>
              <w:pPrChange w:id="5501" w:author="Thomas Dietz" w:date="2012-09-11T16:56:00Z">
                <w:pPr>
                  <w:pStyle w:val="XML1"/>
                </w:pPr>
              </w:pPrChange>
            </w:pPr>
            <w:ins w:id="5502" w:author="Thomas Dietz" w:date="2012-08-13T13:38:00Z">
              <w:del w:id="5503" w:author="Deepak Bansal (AZURE)" w:date="2012-08-23T21:56:00Z">
                <w:r w:rsidDel="00B15A0B">
                  <w:delText xml:space="preserve">    leaf lost-connection-behavior {</w:delText>
                </w:r>
                <w:bookmarkStart w:id="5504" w:name="_Toc333523083"/>
                <w:bookmarkStart w:id="5505" w:name="_Toc335147170"/>
                <w:bookmarkEnd w:id="5504"/>
                <w:bookmarkEnd w:id="5505"/>
              </w:del>
            </w:ins>
          </w:p>
          <w:p w14:paraId="295F9B92" w14:textId="4402D7E7" w:rsidR="00257D58" w:rsidDel="00B15A0B" w:rsidRDefault="00257D58">
            <w:pPr>
              <w:pStyle w:val="Heading2"/>
              <w:rPr>
                <w:ins w:id="5506" w:author="Thomas Dietz" w:date="2012-08-13T13:38:00Z"/>
                <w:del w:id="5507" w:author="Deepak Bansal (AZURE)" w:date="2012-08-23T21:56:00Z"/>
              </w:rPr>
              <w:pPrChange w:id="5508" w:author="Thomas Dietz" w:date="2012-09-11T16:56:00Z">
                <w:pPr>
                  <w:pStyle w:val="XML1"/>
                </w:pPr>
              </w:pPrChange>
            </w:pPr>
            <w:ins w:id="5509" w:author="Thomas Dietz" w:date="2012-08-13T13:38:00Z">
              <w:del w:id="5510" w:author="Deepak Bansal (AZURE)" w:date="2012-08-23T21:56:00Z">
                <w:r w:rsidDel="00B15A0B">
                  <w:delText xml:space="preserve">      type enumeration {</w:delText>
                </w:r>
                <w:bookmarkStart w:id="5511" w:name="_Toc333523084"/>
                <w:bookmarkStart w:id="5512" w:name="_Toc335147171"/>
                <w:bookmarkEnd w:id="5511"/>
                <w:bookmarkEnd w:id="5512"/>
              </w:del>
            </w:ins>
          </w:p>
          <w:p w14:paraId="53E001A3" w14:textId="70BCDA7D" w:rsidR="00257D58" w:rsidDel="00B15A0B" w:rsidRDefault="00257D58">
            <w:pPr>
              <w:pStyle w:val="Heading2"/>
              <w:rPr>
                <w:ins w:id="5513" w:author="Thomas Dietz" w:date="2012-08-13T13:38:00Z"/>
                <w:del w:id="5514" w:author="Deepak Bansal (AZURE)" w:date="2012-08-23T21:56:00Z"/>
              </w:rPr>
              <w:pPrChange w:id="5515" w:author="Thomas Dietz" w:date="2012-09-11T16:57:00Z">
                <w:pPr>
                  <w:pStyle w:val="XML1"/>
                </w:pPr>
              </w:pPrChange>
            </w:pPr>
            <w:ins w:id="5516" w:author="Thomas Dietz" w:date="2012-08-13T13:38:00Z">
              <w:del w:id="5517" w:author="Deepak Bansal (AZURE)" w:date="2012-08-23T21:56:00Z">
                <w:r w:rsidDel="00B15A0B">
                  <w:delText xml:space="preserve">        enum failSecureMode;</w:delText>
                </w:r>
                <w:bookmarkStart w:id="5518" w:name="_Toc333523085"/>
                <w:bookmarkStart w:id="5519" w:name="_Toc335147172"/>
                <w:bookmarkEnd w:id="5518"/>
                <w:bookmarkEnd w:id="5519"/>
              </w:del>
            </w:ins>
          </w:p>
          <w:p w14:paraId="53AB9CA3" w14:textId="40B24849" w:rsidR="00257D58" w:rsidDel="00B15A0B" w:rsidRDefault="00257D58">
            <w:pPr>
              <w:pStyle w:val="Heading2"/>
              <w:rPr>
                <w:ins w:id="5520" w:author="Thomas Dietz" w:date="2012-08-13T13:38:00Z"/>
                <w:del w:id="5521" w:author="Deepak Bansal (AZURE)" w:date="2012-08-23T21:56:00Z"/>
              </w:rPr>
              <w:pPrChange w:id="5522" w:author="Thomas Dietz" w:date="2012-09-11T16:57:00Z">
                <w:pPr>
                  <w:pStyle w:val="XML1"/>
                </w:pPr>
              </w:pPrChange>
            </w:pPr>
            <w:ins w:id="5523" w:author="Thomas Dietz" w:date="2012-08-13T13:38:00Z">
              <w:del w:id="5524" w:author="Deepak Bansal (AZURE)" w:date="2012-08-23T21:56:00Z">
                <w:r w:rsidDel="00B15A0B">
                  <w:delText xml:space="preserve">        enum failStandaloneMode;</w:delText>
                </w:r>
                <w:bookmarkStart w:id="5525" w:name="_Toc333523086"/>
                <w:bookmarkStart w:id="5526" w:name="_Toc335147173"/>
                <w:bookmarkEnd w:id="5525"/>
                <w:bookmarkEnd w:id="5526"/>
              </w:del>
            </w:ins>
          </w:p>
          <w:p w14:paraId="79A4EB8F" w14:textId="1D116E47" w:rsidR="00257D58" w:rsidDel="00B15A0B" w:rsidRDefault="00257D58">
            <w:pPr>
              <w:pStyle w:val="Heading2"/>
              <w:rPr>
                <w:ins w:id="5527" w:author="Thomas Dietz" w:date="2012-08-13T13:38:00Z"/>
                <w:del w:id="5528" w:author="Deepak Bansal (AZURE)" w:date="2012-08-23T21:56:00Z"/>
              </w:rPr>
              <w:pPrChange w:id="5529" w:author="Thomas Dietz" w:date="2012-09-11T16:57:00Z">
                <w:pPr>
                  <w:pStyle w:val="XML1"/>
                </w:pPr>
              </w:pPrChange>
            </w:pPr>
            <w:ins w:id="5530" w:author="Thomas Dietz" w:date="2012-08-13T13:38:00Z">
              <w:del w:id="5531" w:author="Deepak Bansal (AZURE)" w:date="2012-08-23T21:56:00Z">
                <w:r w:rsidDel="00B15A0B">
                  <w:delText xml:space="preserve">      }</w:delText>
                </w:r>
                <w:bookmarkStart w:id="5532" w:name="_Toc333523087"/>
                <w:bookmarkStart w:id="5533" w:name="_Toc335147174"/>
                <w:bookmarkEnd w:id="5532"/>
                <w:bookmarkEnd w:id="5533"/>
              </w:del>
            </w:ins>
          </w:p>
          <w:p w14:paraId="46EDBEB1" w14:textId="55FC749C" w:rsidR="00257D58" w:rsidDel="00B15A0B" w:rsidRDefault="00257D58">
            <w:pPr>
              <w:pStyle w:val="Heading2"/>
              <w:rPr>
                <w:ins w:id="5534" w:author="Thomas Dietz" w:date="2012-08-13T13:38:00Z"/>
                <w:del w:id="5535" w:author="Deepak Bansal (AZURE)" w:date="2012-08-23T21:56:00Z"/>
              </w:rPr>
              <w:pPrChange w:id="5536" w:author="Thomas Dietz" w:date="2012-09-11T16:57:00Z">
                <w:pPr>
                  <w:pStyle w:val="XML1"/>
                </w:pPr>
              </w:pPrChange>
            </w:pPr>
            <w:ins w:id="5537" w:author="Thomas Dietz" w:date="2012-08-13T13:38:00Z">
              <w:del w:id="5538" w:author="Deepak Bansal (AZURE)" w:date="2012-08-23T21:56:00Z">
                <w:r w:rsidDel="00B15A0B">
                  <w:delText xml:space="preserve">      default failSecureMode;</w:delText>
                </w:r>
                <w:bookmarkStart w:id="5539" w:name="_Toc333523088"/>
                <w:bookmarkStart w:id="5540" w:name="_Toc335147175"/>
                <w:bookmarkEnd w:id="5539"/>
                <w:bookmarkEnd w:id="5540"/>
              </w:del>
            </w:ins>
          </w:p>
          <w:p w14:paraId="29B95BCD" w14:textId="47732843" w:rsidR="00257D58" w:rsidDel="00B15A0B" w:rsidRDefault="00257D58">
            <w:pPr>
              <w:pStyle w:val="Heading2"/>
              <w:rPr>
                <w:ins w:id="5541" w:author="Thomas Dietz" w:date="2012-08-13T13:38:00Z"/>
                <w:del w:id="5542" w:author="Deepak Bansal (AZURE)" w:date="2012-08-23T21:56:00Z"/>
              </w:rPr>
              <w:pPrChange w:id="5543" w:author="Thomas Dietz" w:date="2012-09-11T16:57:00Z">
                <w:pPr>
                  <w:pStyle w:val="XML1"/>
                </w:pPr>
              </w:pPrChange>
            </w:pPr>
            <w:ins w:id="5544" w:author="Thomas Dietz" w:date="2012-08-13T13:38:00Z">
              <w:del w:id="5545" w:author="Deepak Bansal (AZURE)" w:date="2012-08-23T21:56:00Z">
                <w:r w:rsidDel="00B15A0B">
                  <w:delText xml:space="preserve">      description "This element indicates the the behavior of the </w:delText>
                </w:r>
                <w:bookmarkStart w:id="5546" w:name="_Toc333523089"/>
                <w:bookmarkStart w:id="5547" w:name="_Toc335147176"/>
                <w:bookmarkEnd w:id="5546"/>
                <w:bookmarkEnd w:id="5547"/>
              </w:del>
            </w:ins>
          </w:p>
          <w:p w14:paraId="47039699" w14:textId="50C414A3" w:rsidR="00257D58" w:rsidDel="00B15A0B" w:rsidRDefault="00257D58">
            <w:pPr>
              <w:pStyle w:val="Heading2"/>
              <w:rPr>
                <w:ins w:id="5548" w:author="Thomas Dietz" w:date="2012-08-13T13:38:00Z"/>
                <w:del w:id="5549" w:author="Deepak Bansal (AZURE)" w:date="2012-08-23T21:56:00Z"/>
              </w:rPr>
              <w:pPrChange w:id="5550" w:author="Thomas Dietz" w:date="2012-09-11T16:57:00Z">
                <w:pPr>
                  <w:pStyle w:val="XML1"/>
                </w:pPr>
              </w:pPrChange>
            </w:pPr>
            <w:ins w:id="5551" w:author="Thomas Dietz" w:date="2012-08-13T13:38:00Z">
              <w:del w:id="5552" w:author="Deepak Bansal (AZURE)" w:date="2012-08-23T21:56:00Z">
                <w:r w:rsidDel="00B15A0B">
                  <w:delText xml:space="preserve">        OpenFlow Logical Switch in case it loses contact with all </w:delText>
                </w:r>
                <w:bookmarkStart w:id="5553" w:name="_Toc333523090"/>
                <w:bookmarkStart w:id="5554" w:name="_Toc335147177"/>
                <w:bookmarkEnd w:id="5553"/>
                <w:bookmarkEnd w:id="5554"/>
              </w:del>
            </w:ins>
          </w:p>
          <w:p w14:paraId="6FB53E3A" w14:textId="1A795723" w:rsidR="00257D58" w:rsidDel="00B15A0B" w:rsidRDefault="00257D58">
            <w:pPr>
              <w:pStyle w:val="Heading2"/>
              <w:rPr>
                <w:ins w:id="5555" w:author="Thomas Dietz" w:date="2012-08-13T13:38:00Z"/>
                <w:del w:id="5556" w:author="Deepak Bansal (AZURE)" w:date="2012-08-23T21:56:00Z"/>
              </w:rPr>
              <w:pPrChange w:id="5557" w:author="Thomas Dietz" w:date="2012-09-11T16:57:00Z">
                <w:pPr>
                  <w:pStyle w:val="XML1"/>
                </w:pPr>
              </w:pPrChange>
            </w:pPr>
            <w:ins w:id="5558" w:author="Thomas Dietz" w:date="2012-08-13T13:38:00Z">
              <w:del w:id="5559" w:author="Deepak Bansal (AZURE)" w:date="2012-08-23T21:56:00Z">
                <w:r w:rsidDel="00B15A0B">
                  <w:delText xml:space="preserve">        OpenFlow Controllers.  There are two alternative modes in</w:delText>
                </w:r>
                <w:bookmarkStart w:id="5560" w:name="_Toc333523091"/>
                <w:bookmarkStart w:id="5561" w:name="_Toc335147178"/>
                <w:bookmarkEnd w:id="5560"/>
                <w:bookmarkEnd w:id="5561"/>
              </w:del>
            </w:ins>
          </w:p>
          <w:p w14:paraId="17211E53" w14:textId="65020012" w:rsidR="00257D58" w:rsidDel="00B15A0B" w:rsidRDefault="00257D58">
            <w:pPr>
              <w:pStyle w:val="Heading2"/>
              <w:rPr>
                <w:ins w:id="5562" w:author="Thomas Dietz" w:date="2012-08-13T13:38:00Z"/>
                <w:del w:id="5563" w:author="Deepak Bansal (AZURE)" w:date="2012-08-23T21:56:00Z"/>
              </w:rPr>
              <w:pPrChange w:id="5564" w:author="Thomas Dietz" w:date="2012-09-11T16:57:00Z">
                <w:pPr>
                  <w:pStyle w:val="XML1"/>
                </w:pPr>
              </w:pPrChange>
            </w:pPr>
            <w:ins w:id="5565" w:author="Thomas Dietz" w:date="2012-08-13T13:38:00Z">
              <w:del w:id="5566" w:author="Deepak Bansal (AZURE)" w:date="2012-08-23T21:56:00Z">
                <w:r w:rsidDel="00B15A0B">
                  <w:delText xml:space="preserve">        such a case: fails secure mode and fail standalone mode as</w:delText>
                </w:r>
                <w:bookmarkStart w:id="5567" w:name="_Toc333523092"/>
                <w:bookmarkStart w:id="5568" w:name="_Toc335147179"/>
                <w:bookmarkEnd w:id="5567"/>
                <w:bookmarkEnd w:id="5568"/>
              </w:del>
            </w:ins>
          </w:p>
          <w:p w14:paraId="6C95152A" w14:textId="097C9B7F" w:rsidR="00257D58" w:rsidDel="00B15A0B" w:rsidRDefault="00257D58">
            <w:pPr>
              <w:pStyle w:val="Heading2"/>
              <w:rPr>
                <w:ins w:id="5569" w:author="Thomas Dietz" w:date="2012-08-13T13:38:00Z"/>
                <w:del w:id="5570" w:author="Deepak Bansal (AZURE)" w:date="2012-08-23T21:56:00Z"/>
              </w:rPr>
              <w:pPrChange w:id="5571" w:author="Thomas Dietz" w:date="2012-09-11T16:57:00Z">
                <w:pPr>
                  <w:pStyle w:val="XML1"/>
                </w:pPr>
              </w:pPrChange>
            </w:pPr>
            <w:ins w:id="5572" w:author="Thomas Dietz" w:date="2012-08-13T13:38:00Z">
              <w:del w:id="5573" w:author="Deepak Bansal (AZURE)" w:date="2012-08-23T21:56:00Z">
                <w:r w:rsidDel="00B15A0B">
                  <w:delText xml:space="preserve">        defined by the OpenFlow protocol specification version 1.2,</w:delText>
                </w:r>
                <w:bookmarkStart w:id="5574" w:name="_Toc333523093"/>
                <w:bookmarkStart w:id="5575" w:name="_Toc335147180"/>
                <w:bookmarkEnd w:id="5574"/>
                <w:bookmarkEnd w:id="5575"/>
              </w:del>
            </w:ins>
          </w:p>
          <w:p w14:paraId="2E59E33F" w14:textId="42EE2C7B" w:rsidR="00257D58" w:rsidDel="00B15A0B" w:rsidRDefault="00257D58">
            <w:pPr>
              <w:pStyle w:val="Heading2"/>
              <w:rPr>
                <w:ins w:id="5576" w:author="Thomas Dietz" w:date="2012-08-13T13:38:00Z"/>
                <w:del w:id="5577" w:author="Deepak Bansal (AZURE)" w:date="2012-08-23T21:56:00Z"/>
              </w:rPr>
              <w:pPrChange w:id="5578" w:author="Thomas Dietz" w:date="2012-09-11T16:57:00Z">
                <w:pPr>
                  <w:pStyle w:val="XML1"/>
                </w:pPr>
              </w:pPrChange>
            </w:pPr>
            <w:ins w:id="5579" w:author="Thomas Dietz" w:date="2012-08-13T13:38:00Z">
              <w:del w:id="5580" w:author="Deepak Bansal (AZURE)" w:date="2012-08-23T21:56:00Z">
                <w:r w:rsidDel="00B15A0B">
                  <w:delText xml:space="preserve">        section 6.4.  These are the only allowed values for this</w:delText>
                </w:r>
                <w:bookmarkStart w:id="5581" w:name="_Toc333523094"/>
                <w:bookmarkStart w:id="5582" w:name="_Toc335147181"/>
                <w:bookmarkEnd w:id="5581"/>
                <w:bookmarkEnd w:id="5582"/>
              </w:del>
            </w:ins>
          </w:p>
          <w:p w14:paraId="496FAC72" w14:textId="52A78EF8" w:rsidR="00257D58" w:rsidDel="00B15A0B" w:rsidRDefault="00257D58">
            <w:pPr>
              <w:pStyle w:val="Heading2"/>
              <w:rPr>
                <w:ins w:id="5583" w:author="Thomas Dietz" w:date="2012-08-13T13:38:00Z"/>
                <w:del w:id="5584" w:author="Deepak Bansal (AZURE)" w:date="2012-08-23T21:56:00Z"/>
              </w:rPr>
              <w:pPrChange w:id="5585" w:author="Thomas Dietz" w:date="2012-09-11T16:57:00Z">
                <w:pPr>
                  <w:pStyle w:val="XML1"/>
                </w:pPr>
              </w:pPrChange>
            </w:pPr>
            <w:ins w:id="5586" w:author="Thomas Dietz" w:date="2012-08-13T13:38:00Z">
              <w:del w:id="5587" w:author="Deepak Bansal (AZURE)" w:date="2012-08-23T21:56:00Z">
                <w:r w:rsidDel="00B15A0B">
                  <w:delText xml:space="preserve">        element. Default is the fail secure mode.</w:delText>
                </w:r>
                <w:bookmarkStart w:id="5588" w:name="_Toc333523095"/>
                <w:bookmarkStart w:id="5589" w:name="_Toc335147182"/>
                <w:bookmarkEnd w:id="5588"/>
                <w:bookmarkEnd w:id="5589"/>
              </w:del>
            </w:ins>
          </w:p>
          <w:p w14:paraId="5C3772F8" w14:textId="0124AE78" w:rsidR="00257D58" w:rsidDel="00B15A0B" w:rsidRDefault="00257D58">
            <w:pPr>
              <w:pStyle w:val="Heading2"/>
              <w:rPr>
                <w:ins w:id="5590" w:author="Thomas Dietz" w:date="2012-08-13T13:38:00Z"/>
                <w:del w:id="5591" w:author="Deepak Bansal (AZURE)" w:date="2012-08-23T21:56:00Z"/>
              </w:rPr>
              <w:pPrChange w:id="5592" w:author="Thomas Dietz" w:date="2012-09-11T16:57:00Z">
                <w:pPr>
                  <w:pStyle w:val="XML1"/>
                </w:pPr>
              </w:pPrChange>
            </w:pPr>
            <w:bookmarkStart w:id="5593" w:name="_Toc333523096"/>
            <w:bookmarkStart w:id="5594" w:name="_Toc335147183"/>
            <w:bookmarkEnd w:id="5593"/>
            <w:bookmarkEnd w:id="5594"/>
          </w:p>
          <w:p w14:paraId="564280F7" w14:textId="0FD1D84B" w:rsidR="00257D58" w:rsidDel="00B15A0B" w:rsidRDefault="00257D58">
            <w:pPr>
              <w:pStyle w:val="Heading2"/>
              <w:rPr>
                <w:ins w:id="5595" w:author="Thomas Dietz" w:date="2012-08-13T13:38:00Z"/>
                <w:del w:id="5596" w:author="Deepak Bansal (AZURE)" w:date="2012-08-23T21:56:00Z"/>
              </w:rPr>
              <w:pPrChange w:id="5597" w:author="Thomas Dietz" w:date="2012-09-11T16:57:00Z">
                <w:pPr>
                  <w:pStyle w:val="XML1"/>
                </w:pPr>
              </w:pPrChange>
            </w:pPr>
            <w:ins w:id="5598" w:author="Thomas Dietz" w:date="2012-08-13T13:38:00Z">
              <w:del w:id="5599" w:author="Deepak Bansal (AZURE)" w:date="2012-08-23T21:56:00Z">
                <w:r w:rsidDel="00B15A0B">
                  <w:delText xml:space="preserve">        This element is optional. If this element is not present it</w:delText>
                </w:r>
                <w:bookmarkStart w:id="5600" w:name="_Toc333523097"/>
                <w:bookmarkStart w:id="5601" w:name="_Toc335147184"/>
                <w:bookmarkEnd w:id="5600"/>
                <w:bookmarkEnd w:id="5601"/>
              </w:del>
            </w:ins>
          </w:p>
          <w:p w14:paraId="505A5AA6" w14:textId="0244E0E8" w:rsidR="00257D58" w:rsidDel="00B15A0B" w:rsidRDefault="00257D58">
            <w:pPr>
              <w:pStyle w:val="Heading2"/>
              <w:rPr>
                <w:ins w:id="5602" w:author="Thomas Dietz" w:date="2012-08-13T13:38:00Z"/>
                <w:del w:id="5603" w:author="Deepak Bansal (AZURE)" w:date="2012-08-23T21:56:00Z"/>
              </w:rPr>
              <w:pPrChange w:id="5604" w:author="Thomas Dietz" w:date="2012-09-11T16:57:00Z">
                <w:pPr>
                  <w:pStyle w:val="XML1"/>
                </w:pPr>
              </w:pPrChange>
            </w:pPr>
            <w:ins w:id="5605" w:author="Thomas Dietz" w:date="2012-08-13T13:38:00Z">
              <w:del w:id="5606" w:author="Deepak Bansal (AZURE)" w:date="2012-08-23T21:56:00Z">
                <w:r w:rsidDel="00B15A0B">
                  <w:delText xml:space="preserve">        defaults to 'failSecureMode'.";</w:delText>
                </w:r>
                <w:bookmarkStart w:id="5607" w:name="_Toc333523098"/>
                <w:bookmarkStart w:id="5608" w:name="_Toc335147185"/>
                <w:bookmarkEnd w:id="5607"/>
                <w:bookmarkEnd w:id="5608"/>
              </w:del>
            </w:ins>
          </w:p>
          <w:p w14:paraId="355460C1" w14:textId="48D969C6" w:rsidR="00257D58" w:rsidDel="00B15A0B" w:rsidRDefault="00257D58">
            <w:pPr>
              <w:pStyle w:val="Heading2"/>
              <w:rPr>
                <w:ins w:id="5609" w:author="Thomas Dietz" w:date="2012-08-13T13:38:00Z"/>
                <w:del w:id="5610" w:author="Deepak Bansal (AZURE)" w:date="2012-08-23T21:56:00Z"/>
              </w:rPr>
              <w:pPrChange w:id="5611" w:author="Thomas Dietz" w:date="2012-09-11T16:57:00Z">
                <w:pPr>
                  <w:pStyle w:val="XML1"/>
                </w:pPr>
              </w:pPrChange>
            </w:pPr>
            <w:ins w:id="5612" w:author="Thomas Dietz" w:date="2012-08-13T13:38:00Z">
              <w:del w:id="5613" w:author="Deepak Bansal (AZURE)" w:date="2012-08-23T21:56:00Z">
                <w:r w:rsidDel="00B15A0B">
                  <w:delText xml:space="preserve">    }</w:delText>
                </w:r>
                <w:bookmarkStart w:id="5614" w:name="_Toc333523099"/>
                <w:bookmarkStart w:id="5615" w:name="_Toc335147186"/>
                <w:bookmarkEnd w:id="5614"/>
                <w:bookmarkEnd w:id="5615"/>
              </w:del>
            </w:ins>
          </w:p>
          <w:p w14:paraId="0110ACC6" w14:textId="542499C4" w:rsidR="00257D58" w:rsidDel="00B15A0B" w:rsidRDefault="00257D58">
            <w:pPr>
              <w:pStyle w:val="Heading2"/>
              <w:rPr>
                <w:ins w:id="5616" w:author="Thomas Dietz" w:date="2012-08-13T13:38:00Z"/>
                <w:del w:id="5617" w:author="Deepak Bansal (AZURE)" w:date="2012-08-23T21:56:00Z"/>
              </w:rPr>
              <w:pPrChange w:id="5618" w:author="Thomas Dietz" w:date="2012-09-11T16:57:00Z">
                <w:pPr>
                  <w:pStyle w:val="XML1"/>
                </w:pPr>
              </w:pPrChange>
            </w:pPr>
            <w:ins w:id="5619" w:author="Thomas Dietz" w:date="2012-08-13T13:38:00Z">
              <w:del w:id="5620" w:author="Deepak Bansal (AZURE)" w:date="2012-08-23T21:56:00Z">
                <w:r w:rsidDel="00B15A0B">
                  <w:delText xml:space="preserve">    container controllers {</w:delText>
                </w:r>
                <w:bookmarkStart w:id="5621" w:name="_Toc333523100"/>
                <w:bookmarkStart w:id="5622" w:name="_Toc335147187"/>
                <w:bookmarkEnd w:id="5621"/>
                <w:bookmarkEnd w:id="5622"/>
              </w:del>
            </w:ins>
          </w:p>
          <w:p w14:paraId="77C0E78A" w14:textId="7941BC8A" w:rsidR="00257D58" w:rsidDel="00B15A0B" w:rsidRDefault="00257D58">
            <w:pPr>
              <w:pStyle w:val="Heading2"/>
              <w:rPr>
                <w:ins w:id="5623" w:author="Thomas Dietz" w:date="2012-08-13T13:38:00Z"/>
                <w:del w:id="5624" w:author="Deepak Bansal (AZURE)" w:date="2012-08-23T21:56:00Z"/>
              </w:rPr>
              <w:pPrChange w:id="5625" w:author="Thomas Dietz" w:date="2012-09-11T16:57:00Z">
                <w:pPr>
                  <w:pStyle w:val="XML1"/>
                </w:pPr>
              </w:pPrChange>
            </w:pPr>
            <w:ins w:id="5626" w:author="Thomas Dietz" w:date="2012-08-13T13:38:00Z">
              <w:del w:id="5627" w:author="Deepak Bansal (AZURE)" w:date="2012-08-23T21:56:00Z">
                <w:r w:rsidDel="00B15A0B">
                  <w:delText xml:space="preserve">      description "The list of controllers for this Logical switch.</w:delText>
                </w:r>
                <w:bookmarkStart w:id="5628" w:name="_Toc333523101"/>
                <w:bookmarkStart w:id="5629" w:name="_Toc335147188"/>
                <w:bookmarkEnd w:id="5628"/>
                <w:bookmarkEnd w:id="5629"/>
              </w:del>
            </w:ins>
          </w:p>
          <w:p w14:paraId="3E7FA181" w14:textId="69EAE115" w:rsidR="00257D58" w:rsidDel="00B15A0B" w:rsidRDefault="00257D58">
            <w:pPr>
              <w:pStyle w:val="Heading2"/>
              <w:rPr>
                <w:ins w:id="5630" w:author="Thomas Dietz" w:date="2012-08-13T13:38:00Z"/>
                <w:del w:id="5631" w:author="Deepak Bansal (AZURE)" w:date="2012-08-23T21:56:00Z"/>
              </w:rPr>
              <w:pPrChange w:id="5632" w:author="Thomas Dietz" w:date="2012-09-11T16:57:00Z">
                <w:pPr>
                  <w:pStyle w:val="XML1"/>
                </w:pPr>
              </w:pPrChange>
            </w:pPr>
            <w:bookmarkStart w:id="5633" w:name="_Toc333523102"/>
            <w:bookmarkStart w:id="5634" w:name="_Toc335147189"/>
            <w:bookmarkEnd w:id="5633"/>
            <w:bookmarkEnd w:id="5634"/>
          </w:p>
          <w:p w14:paraId="4163A75B" w14:textId="00C3BAF4" w:rsidR="00257D58" w:rsidDel="00B15A0B" w:rsidRDefault="00257D58">
            <w:pPr>
              <w:pStyle w:val="Heading2"/>
              <w:rPr>
                <w:ins w:id="5635" w:author="Thomas Dietz" w:date="2012-08-13T13:38:00Z"/>
                <w:del w:id="5636" w:author="Deepak Bansal (AZURE)" w:date="2012-08-23T21:56:00Z"/>
              </w:rPr>
              <w:pPrChange w:id="5637" w:author="Thomas Dietz" w:date="2012-09-11T16:57:00Z">
                <w:pPr>
                  <w:pStyle w:val="XML1"/>
                </w:pPr>
              </w:pPrChange>
            </w:pPr>
            <w:ins w:id="5638" w:author="Thomas Dietz" w:date="2012-08-13T13:38:00Z">
              <w:del w:id="5639" w:author="Deepak Bansal (AZURE)" w:date="2012-08-23T21:56:00Z">
                <w:r w:rsidDel="00B15A0B">
                  <w:delText xml:space="preserve">        The element 'id' of OFControllerType MUST be unique within</w:delText>
                </w:r>
                <w:bookmarkStart w:id="5640" w:name="_Toc333523103"/>
                <w:bookmarkStart w:id="5641" w:name="_Toc335147190"/>
                <w:bookmarkEnd w:id="5640"/>
                <w:bookmarkEnd w:id="5641"/>
              </w:del>
            </w:ins>
          </w:p>
          <w:p w14:paraId="27183191" w14:textId="2992CB27" w:rsidR="00257D58" w:rsidDel="00B15A0B" w:rsidRDefault="00257D58">
            <w:pPr>
              <w:pStyle w:val="Heading2"/>
              <w:rPr>
                <w:ins w:id="5642" w:author="Thomas Dietz" w:date="2012-08-13T13:38:00Z"/>
                <w:del w:id="5643" w:author="Deepak Bansal (AZURE)" w:date="2012-08-23T21:56:00Z"/>
              </w:rPr>
              <w:pPrChange w:id="5644" w:author="Thomas Dietz" w:date="2012-09-11T16:57:00Z">
                <w:pPr>
                  <w:pStyle w:val="XML1"/>
                </w:pPr>
              </w:pPrChange>
            </w:pPr>
            <w:ins w:id="5645" w:author="Thomas Dietz" w:date="2012-08-13T13:38:00Z">
              <w:del w:id="5646" w:author="Deepak Bansal (AZURE)" w:date="2012-08-23T21:56:00Z">
                <w:r w:rsidDel="00B15A0B">
                  <w:delText xml:space="preserve">        this list.";</w:delText>
                </w:r>
                <w:bookmarkStart w:id="5647" w:name="_Toc333523104"/>
                <w:bookmarkStart w:id="5648" w:name="_Toc335147191"/>
                <w:bookmarkEnd w:id="5647"/>
                <w:bookmarkEnd w:id="5648"/>
              </w:del>
            </w:ins>
          </w:p>
          <w:p w14:paraId="6632438B" w14:textId="308C6997" w:rsidR="00257D58" w:rsidDel="00B15A0B" w:rsidRDefault="00257D58">
            <w:pPr>
              <w:pStyle w:val="Heading2"/>
              <w:rPr>
                <w:ins w:id="5649" w:author="Thomas Dietz" w:date="2012-08-13T13:38:00Z"/>
                <w:del w:id="5650" w:author="Deepak Bansal (AZURE)" w:date="2012-08-23T21:56:00Z"/>
              </w:rPr>
              <w:pPrChange w:id="5651" w:author="Thomas Dietz" w:date="2012-09-11T16:57:00Z">
                <w:pPr>
                  <w:pStyle w:val="XML1"/>
                </w:pPr>
              </w:pPrChange>
            </w:pPr>
            <w:ins w:id="5652" w:author="Thomas Dietz" w:date="2012-08-13T13:38:00Z">
              <w:del w:id="5653" w:author="Deepak Bansal (AZURE)" w:date="2012-08-23T21:56:00Z">
                <w:r w:rsidDel="00B15A0B">
                  <w:delText xml:space="preserve">      list controller {</w:delText>
                </w:r>
                <w:bookmarkStart w:id="5654" w:name="_Toc333523105"/>
                <w:bookmarkStart w:id="5655" w:name="_Toc335147192"/>
                <w:bookmarkEnd w:id="5654"/>
                <w:bookmarkEnd w:id="5655"/>
              </w:del>
            </w:ins>
          </w:p>
          <w:p w14:paraId="31560A5B" w14:textId="56F3637A" w:rsidR="00257D58" w:rsidDel="00B15A0B" w:rsidRDefault="00257D58">
            <w:pPr>
              <w:pStyle w:val="Heading2"/>
              <w:rPr>
                <w:ins w:id="5656" w:author="Thomas Dietz" w:date="2012-08-13T13:38:00Z"/>
                <w:del w:id="5657" w:author="Deepak Bansal (AZURE)" w:date="2012-08-23T21:56:00Z"/>
              </w:rPr>
              <w:pPrChange w:id="5658" w:author="Thomas Dietz" w:date="2012-09-11T16:57:00Z">
                <w:pPr>
                  <w:pStyle w:val="XML1"/>
                </w:pPr>
              </w:pPrChange>
            </w:pPr>
            <w:ins w:id="5659" w:author="Thomas Dietz" w:date="2012-08-13T13:38:00Z">
              <w:del w:id="5660" w:author="Deepak Bansal (AZURE)" w:date="2012-08-23T21:56:00Z">
                <w:r w:rsidDel="00B15A0B">
                  <w:delText xml:space="preserve">        key "id";</w:delText>
                </w:r>
                <w:bookmarkStart w:id="5661" w:name="_Toc333523106"/>
                <w:bookmarkStart w:id="5662" w:name="_Toc335147193"/>
                <w:bookmarkEnd w:id="5661"/>
                <w:bookmarkEnd w:id="5662"/>
              </w:del>
            </w:ins>
          </w:p>
          <w:p w14:paraId="4CD81D40" w14:textId="689DB48B" w:rsidR="00257D58" w:rsidDel="00B15A0B" w:rsidRDefault="00257D58">
            <w:pPr>
              <w:pStyle w:val="Heading2"/>
              <w:rPr>
                <w:ins w:id="5663" w:author="Thomas Dietz" w:date="2012-08-13T13:38:00Z"/>
                <w:del w:id="5664" w:author="Deepak Bansal (AZURE)" w:date="2012-08-23T21:56:00Z"/>
              </w:rPr>
              <w:pPrChange w:id="5665" w:author="Thomas Dietz" w:date="2012-09-11T16:57:00Z">
                <w:pPr>
                  <w:pStyle w:val="XML1"/>
                </w:pPr>
              </w:pPrChange>
            </w:pPr>
            <w:ins w:id="5666" w:author="Thomas Dietz" w:date="2012-08-13T13:38:00Z">
              <w:del w:id="5667" w:author="Deepak Bansal (AZURE)" w:date="2012-08-23T21:56:00Z">
                <w:r w:rsidDel="00B15A0B">
                  <w:delText xml:space="preserve">        description "The list of OpenFlow Controllers that are </w:delText>
                </w:r>
                <w:bookmarkStart w:id="5668" w:name="_Toc333523107"/>
                <w:bookmarkStart w:id="5669" w:name="_Toc335147194"/>
                <w:bookmarkEnd w:id="5668"/>
                <w:bookmarkEnd w:id="5669"/>
              </w:del>
            </w:ins>
          </w:p>
          <w:p w14:paraId="19E6F213" w14:textId="58DC857E" w:rsidR="00257D58" w:rsidDel="00B15A0B" w:rsidRDefault="00257D58">
            <w:pPr>
              <w:pStyle w:val="Heading2"/>
              <w:rPr>
                <w:ins w:id="5670" w:author="Thomas Dietz" w:date="2012-08-13T13:38:00Z"/>
                <w:del w:id="5671" w:author="Deepak Bansal (AZURE)" w:date="2012-08-23T21:56:00Z"/>
              </w:rPr>
              <w:pPrChange w:id="5672" w:author="Thomas Dietz" w:date="2012-09-11T16:57:00Z">
                <w:pPr>
                  <w:pStyle w:val="XML1"/>
                </w:pPr>
              </w:pPrChange>
            </w:pPr>
            <w:ins w:id="5673" w:author="Thomas Dietz" w:date="2012-08-13T13:38:00Z">
              <w:del w:id="5674" w:author="Deepak Bansal (AZURE)" w:date="2012-08-23T21:56:00Z">
                <w:r w:rsidDel="00B15A0B">
                  <w:delText xml:space="preserve">          assigned to the OpenFlow Logical Switch.  The switch MUST</w:delText>
                </w:r>
                <w:bookmarkStart w:id="5675" w:name="_Toc333523108"/>
                <w:bookmarkStart w:id="5676" w:name="_Toc335147195"/>
                <w:bookmarkEnd w:id="5675"/>
                <w:bookmarkEnd w:id="5676"/>
              </w:del>
            </w:ins>
          </w:p>
          <w:p w14:paraId="4BE183DD" w14:textId="7B71E14E" w:rsidR="00257D58" w:rsidDel="00B15A0B" w:rsidRDefault="00257D58">
            <w:pPr>
              <w:pStyle w:val="Heading2"/>
              <w:rPr>
                <w:ins w:id="5677" w:author="Thomas Dietz" w:date="2012-08-13T13:38:00Z"/>
                <w:del w:id="5678" w:author="Deepak Bansal (AZURE)" w:date="2012-08-23T21:56:00Z"/>
              </w:rPr>
              <w:pPrChange w:id="5679" w:author="Thomas Dietz" w:date="2012-09-11T16:57:00Z">
                <w:pPr>
                  <w:pStyle w:val="XML1"/>
                </w:pPr>
              </w:pPrChange>
            </w:pPr>
            <w:ins w:id="5680" w:author="Thomas Dietz" w:date="2012-08-13T13:38:00Z">
              <w:del w:id="5681" w:author="Deepak Bansal (AZURE)" w:date="2012-08-23T21:56:00Z">
                <w:r w:rsidDel="00B15A0B">
                  <w:delText xml:space="preserve">          NOT connect to any OpenFlow Controller that is not</w:delText>
                </w:r>
                <w:bookmarkStart w:id="5682" w:name="_Toc333523109"/>
                <w:bookmarkStart w:id="5683" w:name="_Toc335147196"/>
                <w:bookmarkEnd w:id="5682"/>
                <w:bookmarkEnd w:id="5683"/>
              </w:del>
            </w:ins>
          </w:p>
          <w:p w14:paraId="258CA1A2" w14:textId="7B082127" w:rsidR="00257D58" w:rsidDel="00B15A0B" w:rsidRDefault="00257D58">
            <w:pPr>
              <w:pStyle w:val="Heading2"/>
              <w:rPr>
                <w:ins w:id="5684" w:author="Thomas Dietz" w:date="2012-08-13T13:38:00Z"/>
                <w:del w:id="5685" w:author="Deepak Bansal (AZURE)" w:date="2012-08-23T21:56:00Z"/>
              </w:rPr>
              <w:pPrChange w:id="5686" w:author="Thomas Dietz" w:date="2012-09-11T16:57:00Z">
                <w:pPr>
                  <w:pStyle w:val="XML1"/>
                </w:pPr>
              </w:pPrChange>
            </w:pPr>
            <w:ins w:id="5687" w:author="Thomas Dietz" w:date="2012-08-13T13:38:00Z">
              <w:del w:id="5688" w:author="Deepak Bansal (AZURE)" w:date="2012-08-23T21:56:00Z">
                <w:r w:rsidDel="00B15A0B">
                  <w:delText xml:space="preserve">          contained in this list.</w:delText>
                </w:r>
                <w:bookmarkStart w:id="5689" w:name="_Toc333523110"/>
                <w:bookmarkStart w:id="5690" w:name="_Toc335147197"/>
                <w:bookmarkEnd w:id="5689"/>
                <w:bookmarkEnd w:id="5690"/>
              </w:del>
            </w:ins>
          </w:p>
          <w:p w14:paraId="1F21905B" w14:textId="01ECD719" w:rsidR="00257D58" w:rsidDel="00B15A0B" w:rsidRDefault="00257D58">
            <w:pPr>
              <w:pStyle w:val="Heading2"/>
              <w:rPr>
                <w:ins w:id="5691" w:author="Thomas Dietz" w:date="2012-08-13T13:38:00Z"/>
                <w:del w:id="5692" w:author="Deepak Bansal (AZURE)" w:date="2012-08-23T21:56:00Z"/>
              </w:rPr>
              <w:pPrChange w:id="5693" w:author="Thomas Dietz" w:date="2012-09-11T16:57:00Z">
                <w:pPr>
                  <w:pStyle w:val="XML1"/>
                </w:pPr>
              </w:pPrChange>
            </w:pPr>
            <w:bookmarkStart w:id="5694" w:name="_Toc333523111"/>
            <w:bookmarkStart w:id="5695" w:name="_Toc335147198"/>
            <w:bookmarkEnd w:id="5694"/>
            <w:bookmarkEnd w:id="5695"/>
          </w:p>
          <w:p w14:paraId="65ABB7FE" w14:textId="2783BAF4" w:rsidR="00257D58" w:rsidDel="00B15A0B" w:rsidRDefault="00257D58">
            <w:pPr>
              <w:pStyle w:val="Heading2"/>
              <w:rPr>
                <w:ins w:id="5696" w:author="Thomas Dietz" w:date="2012-08-13T13:38:00Z"/>
                <w:del w:id="5697" w:author="Deepak Bansal (AZURE)" w:date="2012-08-23T21:56:00Z"/>
              </w:rPr>
              <w:pPrChange w:id="5698" w:author="Thomas Dietz" w:date="2012-09-11T16:57:00Z">
                <w:pPr>
                  <w:pStyle w:val="XML1"/>
                </w:pPr>
              </w:pPrChange>
            </w:pPr>
            <w:ins w:id="5699" w:author="Thomas Dietz" w:date="2012-08-13T13:38:00Z">
              <w:del w:id="5700" w:author="Deepak Bansal (AZURE)" w:date="2012-08-23T21:56:00Z">
                <w:r w:rsidDel="00B15A0B">
                  <w:delText xml:space="preserve">          NETCONF &lt;edit-config&gt; operations MUST be implemented as </w:delText>
                </w:r>
                <w:bookmarkStart w:id="5701" w:name="_Toc333523112"/>
                <w:bookmarkStart w:id="5702" w:name="_Toc335147199"/>
                <w:bookmarkEnd w:id="5701"/>
                <w:bookmarkEnd w:id="5702"/>
              </w:del>
            </w:ins>
          </w:p>
          <w:p w14:paraId="07BE6950" w14:textId="5BCAAC2B" w:rsidR="00257D58" w:rsidDel="00B15A0B" w:rsidRDefault="00257D58">
            <w:pPr>
              <w:pStyle w:val="Heading2"/>
              <w:rPr>
                <w:ins w:id="5703" w:author="Thomas Dietz" w:date="2012-08-13T13:38:00Z"/>
                <w:del w:id="5704" w:author="Deepak Bansal (AZURE)" w:date="2012-08-23T21:56:00Z"/>
              </w:rPr>
              <w:pPrChange w:id="5705" w:author="Thomas Dietz" w:date="2012-09-11T16:57:00Z">
                <w:pPr>
                  <w:pStyle w:val="XML1"/>
                </w:pPr>
              </w:pPrChange>
            </w:pPr>
            <w:ins w:id="5706" w:author="Thomas Dietz" w:date="2012-08-13T13:38:00Z">
              <w:del w:id="5707" w:author="Deepak Bansal (AZURE)" w:date="2012-08-23T21:56:00Z">
                <w:r w:rsidDel="00B15A0B">
                  <w:delText xml:space="preserve">          follows: </w:delText>
                </w:r>
                <w:bookmarkStart w:id="5708" w:name="_Toc333523113"/>
                <w:bookmarkStart w:id="5709" w:name="_Toc335147200"/>
                <w:bookmarkEnd w:id="5708"/>
                <w:bookmarkEnd w:id="5709"/>
              </w:del>
            </w:ins>
          </w:p>
          <w:p w14:paraId="2EDAD3F7" w14:textId="093BD759" w:rsidR="00257D58" w:rsidDel="00B15A0B" w:rsidRDefault="00257D58">
            <w:pPr>
              <w:pStyle w:val="Heading2"/>
              <w:rPr>
                <w:ins w:id="5710" w:author="Thomas Dietz" w:date="2012-08-13T13:38:00Z"/>
                <w:del w:id="5711" w:author="Deepak Bansal (AZURE)" w:date="2012-08-23T21:56:00Z"/>
              </w:rPr>
              <w:pPrChange w:id="5712" w:author="Thomas Dietz" w:date="2012-09-11T16:57:00Z">
                <w:pPr>
                  <w:pStyle w:val="XML1"/>
                </w:pPr>
              </w:pPrChange>
            </w:pPr>
            <w:bookmarkStart w:id="5713" w:name="_Toc333523114"/>
            <w:bookmarkStart w:id="5714" w:name="_Toc335147201"/>
            <w:bookmarkEnd w:id="5713"/>
            <w:bookmarkEnd w:id="5714"/>
          </w:p>
          <w:p w14:paraId="1C028386" w14:textId="295FF758" w:rsidR="00257D58" w:rsidDel="00B15A0B" w:rsidRDefault="00257D58">
            <w:pPr>
              <w:pStyle w:val="Heading2"/>
              <w:rPr>
                <w:ins w:id="5715" w:author="Thomas Dietz" w:date="2012-08-13T13:38:00Z"/>
                <w:del w:id="5716" w:author="Deepak Bansal (AZURE)" w:date="2012-08-23T21:56:00Z"/>
              </w:rPr>
              <w:pPrChange w:id="5717" w:author="Thomas Dietz" w:date="2012-09-11T16:57:00Z">
                <w:pPr>
                  <w:pStyle w:val="XML1"/>
                </w:pPr>
              </w:pPrChange>
            </w:pPr>
            <w:ins w:id="5718" w:author="Thomas Dietz" w:date="2012-08-13T13:38:00Z">
              <w:del w:id="5719" w:author="Deepak Bansal (AZURE)" w:date="2012-08-23T21:56:00Z">
                <w:r w:rsidDel="00B15A0B">
                  <w:delText xml:space="preserve">          * The 'id' element MUST be present at all &lt;edit-config&gt;</w:delText>
                </w:r>
                <w:bookmarkStart w:id="5720" w:name="_Toc333523115"/>
                <w:bookmarkStart w:id="5721" w:name="_Toc335147202"/>
                <w:bookmarkEnd w:id="5720"/>
                <w:bookmarkEnd w:id="5721"/>
              </w:del>
            </w:ins>
          </w:p>
          <w:p w14:paraId="277C6886" w14:textId="4D11AD69" w:rsidR="00257D58" w:rsidDel="00B15A0B" w:rsidRDefault="00257D58">
            <w:pPr>
              <w:pStyle w:val="Heading2"/>
              <w:rPr>
                <w:ins w:id="5722" w:author="Thomas Dietz" w:date="2012-08-13T13:38:00Z"/>
                <w:del w:id="5723" w:author="Deepak Bansal (AZURE)" w:date="2012-08-23T21:56:00Z"/>
              </w:rPr>
              <w:pPrChange w:id="5724" w:author="Thomas Dietz" w:date="2012-09-11T16:57:00Z">
                <w:pPr>
                  <w:pStyle w:val="XML1"/>
                </w:pPr>
              </w:pPrChange>
            </w:pPr>
            <w:ins w:id="5725" w:author="Thomas Dietz" w:date="2012-08-13T13:38:00Z">
              <w:del w:id="5726" w:author="Deepak Bansal (AZURE)" w:date="2012-08-23T21:56:00Z">
                <w:r w:rsidDel="00B15A0B">
                  <w:delText xml:space="preserve">            operations to identify the controller.</w:delText>
                </w:r>
                <w:bookmarkStart w:id="5727" w:name="_Toc333523116"/>
                <w:bookmarkStart w:id="5728" w:name="_Toc335147203"/>
                <w:bookmarkEnd w:id="5727"/>
                <w:bookmarkEnd w:id="5728"/>
              </w:del>
            </w:ins>
          </w:p>
          <w:p w14:paraId="6AC2A309" w14:textId="586027C8" w:rsidR="00257D58" w:rsidDel="00B15A0B" w:rsidRDefault="00257D58">
            <w:pPr>
              <w:pStyle w:val="Heading2"/>
              <w:rPr>
                <w:ins w:id="5729" w:author="Thomas Dietz" w:date="2012-08-13T13:38:00Z"/>
                <w:del w:id="5730" w:author="Deepak Bansal (AZURE)" w:date="2012-08-23T21:56:00Z"/>
              </w:rPr>
              <w:pPrChange w:id="5731" w:author="Thomas Dietz" w:date="2012-09-11T16:57:00Z">
                <w:pPr>
                  <w:pStyle w:val="XML1"/>
                </w:pPr>
              </w:pPrChange>
            </w:pPr>
            <w:ins w:id="5732" w:author="Thomas Dietz" w:date="2012-08-13T13:38:00Z">
              <w:del w:id="5733" w:author="Deepak Bansal (AZURE)" w:date="2012-08-23T21:56:00Z">
                <w:r w:rsidDel="00B15A0B">
                  <w:delText xml:space="preserve">          * If the operation is 'merge' or 'replace', the element</w:delText>
                </w:r>
                <w:bookmarkStart w:id="5734" w:name="_Toc333523117"/>
                <w:bookmarkStart w:id="5735" w:name="_Toc335147204"/>
                <w:bookmarkEnd w:id="5734"/>
                <w:bookmarkEnd w:id="5735"/>
              </w:del>
            </w:ins>
          </w:p>
          <w:p w14:paraId="47F57F9D" w14:textId="51541E14" w:rsidR="00257D58" w:rsidDel="00B15A0B" w:rsidRDefault="00257D58">
            <w:pPr>
              <w:pStyle w:val="Heading2"/>
              <w:rPr>
                <w:ins w:id="5736" w:author="Thomas Dietz" w:date="2012-08-13T13:38:00Z"/>
                <w:del w:id="5737" w:author="Deepak Bansal (AZURE)" w:date="2012-08-23T21:56:00Z"/>
              </w:rPr>
              <w:pPrChange w:id="5738" w:author="Thomas Dietz" w:date="2012-09-11T16:57:00Z">
                <w:pPr>
                  <w:pStyle w:val="XML1"/>
                </w:pPr>
              </w:pPrChange>
            </w:pPr>
            <w:ins w:id="5739" w:author="Thomas Dietz" w:date="2012-08-13T13:38:00Z">
              <w:del w:id="5740" w:author="Deepak Bansal (AZURE)" w:date="2012-08-23T21:56:00Z">
                <w:r w:rsidDel="00B15A0B">
                  <w:delText xml:space="preserve">            is created if it does not exist, and its value is set</w:delText>
                </w:r>
                <w:bookmarkStart w:id="5741" w:name="_Toc333523118"/>
                <w:bookmarkStart w:id="5742" w:name="_Toc335147205"/>
                <w:bookmarkEnd w:id="5741"/>
                <w:bookmarkEnd w:id="5742"/>
              </w:del>
            </w:ins>
          </w:p>
          <w:p w14:paraId="302D80BA" w14:textId="23FD60AB" w:rsidR="00257D58" w:rsidDel="00B15A0B" w:rsidRDefault="00257D58">
            <w:pPr>
              <w:pStyle w:val="Heading2"/>
              <w:rPr>
                <w:ins w:id="5743" w:author="Thomas Dietz" w:date="2012-08-13T13:38:00Z"/>
                <w:del w:id="5744" w:author="Deepak Bansal (AZURE)" w:date="2012-08-23T21:56:00Z"/>
              </w:rPr>
              <w:pPrChange w:id="5745" w:author="Thomas Dietz" w:date="2012-09-11T16:57:00Z">
                <w:pPr>
                  <w:pStyle w:val="XML1"/>
                </w:pPr>
              </w:pPrChange>
            </w:pPr>
            <w:ins w:id="5746" w:author="Thomas Dietz" w:date="2012-08-13T13:38:00Z">
              <w:del w:id="5747" w:author="Deepak Bansal (AZURE)" w:date="2012-08-23T21:56:00Z">
                <w:r w:rsidDel="00B15A0B">
                  <w:delText xml:space="preserve">            to the value found in the XML RPC data.</w:delText>
                </w:r>
                <w:bookmarkStart w:id="5748" w:name="_Toc333523119"/>
                <w:bookmarkStart w:id="5749" w:name="_Toc335147206"/>
                <w:bookmarkEnd w:id="5748"/>
                <w:bookmarkEnd w:id="5749"/>
              </w:del>
            </w:ins>
          </w:p>
          <w:p w14:paraId="5CB03F7A" w14:textId="24F52584" w:rsidR="00257D58" w:rsidDel="00B15A0B" w:rsidRDefault="00257D58">
            <w:pPr>
              <w:pStyle w:val="Heading2"/>
              <w:rPr>
                <w:ins w:id="5750" w:author="Thomas Dietz" w:date="2012-08-13T13:38:00Z"/>
                <w:del w:id="5751" w:author="Deepak Bansal (AZURE)" w:date="2012-08-23T21:56:00Z"/>
              </w:rPr>
              <w:pPrChange w:id="5752" w:author="Thomas Dietz" w:date="2012-09-11T16:57:00Z">
                <w:pPr>
                  <w:pStyle w:val="XML1"/>
                </w:pPr>
              </w:pPrChange>
            </w:pPr>
            <w:ins w:id="5753" w:author="Thomas Dietz" w:date="2012-08-13T13:38:00Z">
              <w:del w:id="5754" w:author="Deepak Bansal (AZURE)" w:date="2012-08-23T21:56:00Z">
                <w:r w:rsidDel="00B15A0B">
                  <w:delText xml:space="preserve">          * If the operation is 'create', the element is created if</w:delText>
                </w:r>
                <w:bookmarkStart w:id="5755" w:name="_Toc333523120"/>
                <w:bookmarkStart w:id="5756" w:name="_Toc335147207"/>
                <w:bookmarkEnd w:id="5755"/>
                <w:bookmarkEnd w:id="5756"/>
              </w:del>
            </w:ins>
          </w:p>
          <w:p w14:paraId="70801857" w14:textId="66E547E0" w:rsidR="00257D58" w:rsidDel="00B15A0B" w:rsidRDefault="00257D58">
            <w:pPr>
              <w:pStyle w:val="Heading2"/>
              <w:rPr>
                <w:ins w:id="5757" w:author="Thomas Dietz" w:date="2012-08-13T13:38:00Z"/>
                <w:del w:id="5758" w:author="Deepak Bansal (AZURE)" w:date="2012-08-23T21:56:00Z"/>
              </w:rPr>
              <w:pPrChange w:id="5759" w:author="Thomas Dietz" w:date="2012-09-11T16:57:00Z">
                <w:pPr>
                  <w:pStyle w:val="XML1"/>
                </w:pPr>
              </w:pPrChange>
            </w:pPr>
            <w:ins w:id="5760" w:author="Thomas Dietz" w:date="2012-08-13T13:38:00Z">
              <w:del w:id="5761" w:author="Deepak Bansal (AZURE)" w:date="2012-08-23T21:56:00Z">
                <w:r w:rsidDel="00B15A0B">
                  <w:delText xml:space="preserve">            it does not exist. If the element already exists, a</w:delText>
                </w:r>
                <w:bookmarkStart w:id="5762" w:name="_Toc333523121"/>
                <w:bookmarkStart w:id="5763" w:name="_Toc335147208"/>
                <w:bookmarkEnd w:id="5762"/>
                <w:bookmarkEnd w:id="5763"/>
              </w:del>
            </w:ins>
          </w:p>
          <w:p w14:paraId="7D32A675" w14:textId="7E6625B2" w:rsidR="00257D58" w:rsidDel="00B15A0B" w:rsidRDefault="00257D58">
            <w:pPr>
              <w:pStyle w:val="Heading2"/>
              <w:rPr>
                <w:ins w:id="5764" w:author="Thomas Dietz" w:date="2012-08-13T13:38:00Z"/>
                <w:del w:id="5765" w:author="Deepak Bansal (AZURE)" w:date="2012-08-23T21:56:00Z"/>
              </w:rPr>
              <w:pPrChange w:id="5766" w:author="Thomas Dietz" w:date="2012-09-11T16:57:00Z">
                <w:pPr>
                  <w:pStyle w:val="XML1"/>
                </w:pPr>
              </w:pPrChange>
            </w:pPr>
            <w:ins w:id="5767" w:author="Thomas Dietz" w:date="2012-08-13T13:38:00Z">
              <w:del w:id="5768" w:author="Deepak Bansal (AZURE)" w:date="2012-08-23T21:56:00Z">
                <w:r w:rsidDel="00B15A0B">
                  <w:delText xml:space="preserve">            'data</w:delText>
                </w:r>
                <w:r w:rsidDel="00B15A0B">
                  <w:rPr>
                    <w:rFonts w:ascii="MS Mincho" w:eastAsia="MS Mincho" w:hAnsi="MS Mincho" w:cs="MS Mincho" w:hint="eastAsia"/>
                  </w:rPr>
                  <w:delText>‑</w:delText>
                </w:r>
                <w:r w:rsidDel="00B15A0B">
                  <w:delText>exists' error is returned.</w:delText>
                </w:r>
                <w:bookmarkStart w:id="5769" w:name="_Toc333523122"/>
                <w:bookmarkStart w:id="5770" w:name="_Toc335147209"/>
                <w:bookmarkEnd w:id="5769"/>
                <w:bookmarkEnd w:id="5770"/>
              </w:del>
            </w:ins>
          </w:p>
          <w:p w14:paraId="1B28C314" w14:textId="1EBD7E29" w:rsidR="00257D58" w:rsidDel="00B15A0B" w:rsidRDefault="00257D58">
            <w:pPr>
              <w:pStyle w:val="Heading2"/>
              <w:rPr>
                <w:ins w:id="5771" w:author="Thomas Dietz" w:date="2012-08-13T13:38:00Z"/>
                <w:del w:id="5772" w:author="Deepak Bansal (AZURE)" w:date="2012-08-23T21:56:00Z"/>
              </w:rPr>
              <w:pPrChange w:id="5773" w:author="Thomas Dietz" w:date="2012-09-11T16:57:00Z">
                <w:pPr>
                  <w:pStyle w:val="XML1"/>
                </w:pPr>
              </w:pPrChange>
            </w:pPr>
            <w:ins w:id="5774" w:author="Thomas Dietz" w:date="2012-08-13T13:38:00Z">
              <w:del w:id="5775" w:author="Deepak Bansal (AZURE)" w:date="2012-08-23T21:56:00Z">
                <w:r w:rsidDel="00B15A0B">
                  <w:delText xml:space="preserve">          * If the operation is 'delete', the element is deleted if</w:delText>
                </w:r>
                <w:bookmarkStart w:id="5776" w:name="_Toc333523123"/>
                <w:bookmarkStart w:id="5777" w:name="_Toc335147210"/>
                <w:bookmarkEnd w:id="5776"/>
                <w:bookmarkEnd w:id="5777"/>
              </w:del>
            </w:ins>
          </w:p>
          <w:p w14:paraId="05D09163" w14:textId="06699544" w:rsidR="00257D58" w:rsidDel="00B15A0B" w:rsidRDefault="00257D58">
            <w:pPr>
              <w:pStyle w:val="Heading2"/>
              <w:rPr>
                <w:ins w:id="5778" w:author="Thomas Dietz" w:date="2012-08-13T13:38:00Z"/>
                <w:del w:id="5779" w:author="Deepak Bansal (AZURE)" w:date="2012-08-23T21:56:00Z"/>
              </w:rPr>
              <w:pPrChange w:id="5780" w:author="Thomas Dietz" w:date="2012-09-11T16:57:00Z">
                <w:pPr>
                  <w:pStyle w:val="XML1"/>
                </w:pPr>
              </w:pPrChange>
            </w:pPr>
            <w:ins w:id="5781" w:author="Thomas Dietz" w:date="2012-08-13T13:38:00Z">
              <w:del w:id="5782" w:author="Deepak Bansal (AZURE)" w:date="2012-08-23T21:56:00Z">
                <w:r w:rsidDel="00B15A0B">
                  <w:delText xml:space="preserve">            it exists. If the element does not exist, a </w:delText>
                </w:r>
                <w:bookmarkStart w:id="5783" w:name="_Toc333523124"/>
                <w:bookmarkStart w:id="5784" w:name="_Toc335147211"/>
                <w:bookmarkEnd w:id="5783"/>
                <w:bookmarkEnd w:id="5784"/>
              </w:del>
            </w:ins>
          </w:p>
          <w:p w14:paraId="2D664281" w14:textId="0723F14D" w:rsidR="00257D58" w:rsidDel="00B15A0B" w:rsidRDefault="00257D58">
            <w:pPr>
              <w:pStyle w:val="Heading2"/>
              <w:rPr>
                <w:ins w:id="5785" w:author="Thomas Dietz" w:date="2012-08-13T13:38:00Z"/>
                <w:del w:id="5786" w:author="Deepak Bansal (AZURE)" w:date="2012-08-23T21:56:00Z"/>
              </w:rPr>
              <w:pPrChange w:id="5787" w:author="Thomas Dietz" w:date="2012-09-11T16:57:00Z">
                <w:pPr>
                  <w:pStyle w:val="XML1"/>
                </w:pPr>
              </w:pPrChange>
            </w:pPr>
            <w:ins w:id="5788" w:author="Thomas Dietz" w:date="2012-08-13T13:38:00Z">
              <w:del w:id="5789" w:author="Deepak Bansal (AZURE)" w:date="2012-08-23T21:56:00Z">
                <w:r w:rsidDel="00B15A0B">
                  <w:delText xml:space="preserve">            'data</w:delText>
                </w:r>
                <w:r w:rsidDel="00B15A0B">
                  <w:rPr>
                    <w:rFonts w:ascii="MS Mincho" w:eastAsia="MS Mincho" w:hAnsi="MS Mincho" w:cs="MS Mincho" w:hint="eastAsia"/>
                  </w:rPr>
                  <w:delText>‑</w:delText>
                </w:r>
                <w:r w:rsidDel="00B15A0B">
                  <w:delText>missing' error is returned.";</w:delText>
                </w:r>
                <w:bookmarkStart w:id="5790" w:name="_Toc333523125"/>
                <w:bookmarkStart w:id="5791" w:name="_Toc335147212"/>
                <w:bookmarkEnd w:id="5790"/>
                <w:bookmarkEnd w:id="5791"/>
              </w:del>
            </w:ins>
          </w:p>
          <w:p w14:paraId="471229E7" w14:textId="7F19AFB4" w:rsidR="00257D58" w:rsidDel="00B15A0B" w:rsidRDefault="00257D58">
            <w:pPr>
              <w:pStyle w:val="Heading2"/>
              <w:rPr>
                <w:ins w:id="5792" w:author="Thomas Dietz" w:date="2012-08-13T13:38:00Z"/>
                <w:del w:id="5793" w:author="Deepak Bansal (AZURE)" w:date="2012-08-23T21:56:00Z"/>
              </w:rPr>
              <w:pPrChange w:id="5794" w:author="Thomas Dietz" w:date="2012-09-11T16:57:00Z">
                <w:pPr>
                  <w:pStyle w:val="XML1"/>
                </w:pPr>
              </w:pPrChange>
            </w:pPr>
            <w:ins w:id="5795" w:author="Thomas Dietz" w:date="2012-08-13T13:38:00Z">
              <w:del w:id="5796" w:author="Deepak Bansal (AZURE)" w:date="2012-08-23T21:56:00Z">
                <w:r w:rsidDel="00B15A0B">
                  <w:delText xml:space="preserve">        uses OFControllerType;</w:delText>
                </w:r>
                <w:bookmarkStart w:id="5797" w:name="_Toc333523126"/>
                <w:bookmarkStart w:id="5798" w:name="_Toc335147213"/>
                <w:bookmarkEnd w:id="5797"/>
                <w:bookmarkEnd w:id="5798"/>
              </w:del>
            </w:ins>
          </w:p>
          <w:p w14:paraId="1EDE50FF" w14:textId="3B276784" w:rsidR="00257D58" w:rsidDel="00B15A0B" w:rsidRDefault="00257D58">
            <w:pPr>
              <w:pStyle w:val="Heading2"/>
              <w:rPr>
                <w:ins w:id="5799" w:author="Thomas Dietz" w:date="2012-08-13T13:38:00Z"/>
                <w:del w:id="5800" w:author="Deepak Bansal (AZURE)" w:date="2012-08-23T21:56:00Z"/>
              </w:rPr>
              <w:pPrChange w:id="5801" w:author="Thomas Dietz" w:date="2012-09-11T16:57:00Z">
                <w:pPr>
                  <w:pStyle w:val="XML1"/>
                </w:pPr>
              </w:pPrChange>
            </w:pPr>
            <w:ins w:id="5802" w:author="Thomas Dietz" w:date="2012-08-13T13:38:00Z">
              <w:del w:id="5803" w:author="Deepak Bansal (AZURE)" w:date="2012-08-23T21:56:00Z">
                <w:r w:rsidDel="00B15A0B">
                  <w:delText xml:space="preserve">      }</w:delText>
                </w:r>
                <w:bookmarkStart w:id="5804" w:name="_Toc333523127"/>
                <w:bookmarkStart w:id="5805" w:name="_Toc335147214"/>
                <w:bookmarkEnd w:id="5804"/>
                <w:bookmarkEnd w:id="5805"/>
              </w:del>
            </w:ins>
          </w:p>
          <w:p w14:paraId="51D60474" w14:textId="2FE3B98C" w:rsidR="00257D58" w:rsidDel="00B15A0B" w:rsidRDefault="00257D58">
            <w:pPr>
              <w:pStyle w:val="Heading2"/>
              <w:rPr>
                <w:ins w:id="5806" w:author="Thomas Dietz" w:date="2012-08-13T13:38:00Z"/>
                <w:del w:id="5807" w:author="Deepak Bansal (AZURE)" w:date="2012-08-23T21:56:00Z"/>
              </w:rPr>
              <w:pPrChange w:id="5808" w:author="Thomas Dietz" w:date="2012-09-11T16:57:00Z">
                <w:pPr>
                  <w:pStyle w:val="XML1"/>
                </w:pPr>
              </w:pPrChange>
            </w:pPr>
            <w:ins w:id="5809" w:author="Thomas Dietz" w:date="2012-08-13T13:38:00Z">
              <w:del w:id="5810" w:author="Deepak Bansal (AZURE)" w:date="2012-08-23T21:56:00Z">
                <w:r w:rsidDel="00B15A0B">
                  <w:delText xml:space="preserve">    }</w:delText>
                </w:r>
                <w:bookmarkStart w:id="5811" w:name="_Toc333523128"/>
                <w:bookmarkStart w:id="5812" w:name="_Toc335147215"/>
                <w:bookmarkEnd w:id="5811"/>
                <w:bookmarkEnd w:id="5812"/>
              </w:del>
            </w:ins>
          </w:p>
          <w:p w14:paraId="1A75AA5D" w14:textId="3CDAA33C" w:rsidR="00257D58" w:rsidDel="00B15A0B" w:rsidRDefault="00257D58">
            <w:pPr>
              <w:pStyle w:val="Heading2"/>
              <w:rPr>
                <w:ins w:id="5813" w:author="Thomas Dietz" w:date="2012-08-13T13:38:00Z"/>
                <w:del w:id="5814" w:author="Deepak Bansal (AZURE)" w:date="2012-08-23T21:56:00Z"/>
              </w:rPr>
              <w:pPrChange w:id="5815" w:author="Thomas Dietz" w:date="2012-09-11T16:57:00Z">
                <w:pPr>
                  <w:pStyle w:val="XML1"/>
                </w:pPr>
              </w:pPrChange>
            </w:pPr>
            <w:ins w:id="5816" w:author="Thomas Dietz" w:date="2012-08-13T13:38:00Z">
              <w:del w:id="5817" w:author="Deepak Bansal (AZURE)" w:date="2012-08-23T21:56:00Z">
                <w:r w:rsidDel="00B15A0B">
                  <w:delText xml:space="preserve">    container resources {</w:delText>
                </w:r>
                <w:bookmarkStart w:id="5818" w:name="_Toc333523129"/>
                <w:bookmarkStart w:id="5819" w:name="_Toc335147216"/>
                <w:bookmarkEnd w:id="5818"/>
                <w:bookmarkEnd w:id="5819"/>
              </w:del>
            </w:ins>
          </w:p>
          <w:p w14:paraId="2F156B8E" w14:textId="7CCBEE3B" w:rsidR="00257D58" w:rsidDel="00B15A0B" w:rsidRDefault="00257D58">
            <w:pPr>
              <w:pStyle w:val="Heading2"/>
              <w:rPr>
                <w:ins w:id="5820" w:author="Thomas Dietz" w:date="2012-08-13T13:38:00Z"/>
                <w:del w:id="5821" w:author="Deepak Bansal (AZURE)" w:date="2012-08-23T21:56:00Z"/>
              </w:rPr>
              <w:pPrChange w:id="5822" w:author="Thomas Dietz" w:date="2012-09-11T16:57:00Z">
                <w:pPr>
                  <w:pStyle w:val="XML1"/>
                </w:pPr>
              </w:pPrChange>
            </w:pPr>
            <w:ins w:id="5823" w:author="Thomas Dietz" w:date="2012-08-13T13:38:00Z">
              <w:del w:id="5824" w:author="Deepak Bansal (AZURE)" w:date="2012-08-23T21:56:00Z">
                <w:r w:rsidDel="00B15A0B">
                  <w:delText xml:space="preserve">      description "The list of identifiers of all resources of the</w:delText>
                </w:r>
                <w:bookmarkStart w:id="5825" w:name="_Toc333523130"/>
                <w:bookmarkStart w:id="5826" w:name="_Toc335147217"/>
                <w:bookmarkEnd w:id="5825"/>
                <w:bookmarkEnd w:id="5826"/>
              </w:del>
            </w:ins>
          </w:p>
          <w:p w14:paraId="63CC0225" w14:textId="31C6D252" w:rsidR="00257D58" w:rsidDel="00B15A0B" w:rsidRDefault="00257D58">
            <w:pPr>
              <w:pStyle w:val="Heading2"/>
              <w:rPr>
                <w:ins w:id="5827" w:author="Thomas Dietz" w:date="2012-08-13T13:38:00Z"/>
                <w:del w:id="5828" w:author="Deepak Bansal (AZURE)" w:date="2012-08-23T21:56:00Z"/>
              </w:rPr>
              <w:pPrChange w:id="5829" w:author="Thomas Dietz" w:date="2012-09-11T16:57:00Z">
                <w:pPr>
                  <w:pStyle w:val="XML1"/>
                </w:pPr>
              </w:pPrChange>
            </w:pPr>
            <w:ins w:id="5830" w:author="Thomas Dietz" w:date="2012-08-13T13:38:00Z">
              <w:del w:id="5831" w:author="Deepak Bansal (AZURE)" w:date="2012-08-23T21:56:00Z">
                <w:r w:rsidDel="00B15A0B">
                  <w:delText xml:space="preserve">        OpenFlow Capable Switch that the OpenFlow Logical Switch</w:delText>
                </w:r>
                <w:bookmarkStart w:id="5832" w:name="_Toc333523131"/>
                <w:bookmarkStart w:id="5833" w:name="_Toc335147218"/>
                <w:bookmarkEnd w:id="5832"/>
                <w:bookmarkEnd w:id="5833"/>
              </w:del>
            </w:ins>
          </w:p>
          <w:p w14:paraId="247B444C" w14:textId="397E1818" w:rsidR="00257D58" w:rsidDel="00B15A0B" w:rsidRDefault="00257D58">
            <w:pPr>
              <w:pStyle w:val="Heading2"/>
              <w:rPr>
                <w:ins w:id="5834" w:author="Thomas Dietz" w:date="2012-08-13T13:38:00Z"/>
                <w:del w:id="5835" w:author="Deepak Bansal (AZURE)" w:date="2012-08-23T21:56:00Z"/>
              </w:rPr>
              <w:pPrChange w:id="5836" w:author="Thomas Dietz" w:date="2012-09-11T16:57:00Z">
                <w:pPr>
                  <w:pStyle w:val="XML1"/>
                </w:pPr>
              </w:pPrChange>
            </w:pPr>
            <w:ins w:id="5837" w:author="Thomas Dietz" w:date="2012-08-13T13:38:00Z">
              <w:del w:id="5838" w:author="Deepak Bansal (AZURE)" w:date="2012-08-23T21:56:00Z">
                <w:r w:rsidDel="00B15A0B">
                  <w:delText xml:space="preserve">        has exclusive or non-exclusive access to.  A resource is </w:delText>
                </w:r>
                <w:bookmarkStart w:id="5839" w:name="_Toc333523132"/>
                <w:bookmarkStart w:id="5840" w:name="_Toc335147219"/>
                <w:bookmarkEnd w:id="5839"/>
                <w:bookmarkEnd w:id="5840"/>
              </w:del>
            </w:ins>
          </w:p>
          <w:p w14:paraId="27F7DEF1" w14:textId="0333D379" w:rsidR="00257D58" w:rsidDel="00B15A0B" w:rsidRDefault="00257D58">
            <w:pPr>
              <w:pStyle w:val="Heading2"/>
              <w:rPr>
                <w:ins w:id="5841" w:author="Thomas Dietz" w:date="2012-08-13T13:38:00Z"/>
                <w:del w:id="5842" w:author="Deepak Bansal (AZURE)" w:date="2012-08-23T21:56:00Z"/>
              </w:rPr>
              <w:pPrChange w:id="5843" w:author="Thomas Dietz" w:date="2012-09-11T16:57:00Z">
                <w:pPr>
                  <w:pStyle w:val="XML1"/>
                </w:pPr>
              </w:pPrChange>
            </w:pPr>
            <w:ins w:id="5844" w:author="Thomas Dietz" w:date="2012-08-13T13:38:00Z">
              <w:del w:id="5845" w:author="Deepak Bansal (AZURE)" w:date="2012-08-23T21:56:00Z">
                <w:r w:rsidDel="00B15A0B">
                  <w:delText xml:space="preserve">        identified by the value of its resource-identifier element.</w:delText>
                </w:r>
                <w:bookmarkStart w:id="5846" w:name="_Toc333523133"/>
                <w:bookmarkStart w:id="5847" w:name="_Toc335147220"/>
                <w:bookmarkEnd w:id="5846"/>
                <w:bookmarkEnd w:id="5847"/>
              </w:del>
            </w:ins>
          </w:p>
          <w:p w14:paraId="6B309A64" w14:textId="3B528C6A" w:rsidR="00257D58" w:rsidDel="00B15A0B" w:rsidRDefault="00257D58">
            <w:pPr>
              <w:pStyle w:val="Heading2"/>
              <w:rPr>
                <w:ins w:id="5848" w:author="Thomas Dietz" w:date="2012-08-13T13:38:00Z"/>
                <w:del w:id="5849" w:author="Deepak Bansal (AZURE)" w:date="2012-08-23T21:56:00Z"/>
              </w:rPr>
              <w:pPrChange w:id="5850" w:author="Thomas Dietz" w:date="2012-09-11T16:57:00Z">
                <w:pPr>
                  <w:pStyle w:val="XML1"/>
                </w:pPr>
              </w:pPrChange>
            </w:pPr>
            <w:ins w:id="5851" w:author="Thomas Dietz" w:date="2012-08-13T13:38:00Z">
              <w:del w:id="5852" w:author="Deepak Bansal (AZURE)" w:date="2012-08-23T21:56:00Z">
                <w:r w:rsidDel="00B15A0B">
                  <w:delText xml:space="preserve">        For each resource identifier value in this list, there MUST</w:delText>
                </w:r>
                <w:bookmarkStart w:id="5853" w:name="_Toc333523134"/>
                <w:bookmarkStart w:id="5854" w:name="_Toc335147221"/>
                <w:bookmarkEnd w:id="5853"/>
                <w:bookmarkEnd w:id="5854"/>
              </w:del>
            </w:ins>
          </w:p>
          <w:p w14:paraId="429FDC2C" w14:textId="3108E6BB" w:rsidR="00257D58" w:rsidDel="00B15A0B" w:rsidRDefault="00257D58">
            <w:pPr>
              <w:pStyle w:val="Heading2"/>
              <w:rPr>
                <w:ins w:id="5855" w:author="Thomas Dietz" w:date="2012-08-13T13:38:00Z"/>
                <w:del w:id="5856" w:author="Deepak Bansal (AZURE)" w:date="2012-08-23T21:56:00Z"/>
              </w:rPr>
              <w:pPrChange w:id="5857" w:author="Thomas Dietz" w:date="2012-09-11T16:57:00Z">
                <w:pPr>
                  <w:pStyle w:val="XML1"/>
                </w:pPr>
              </w:pPrChange>
            </w:pPr>
            <w:ins w:id="5858" w:author="Thomas Dietz" w:date="2012-08-13T13:38:00Z">
              <w:del w:id="5859" w:author="Deepak Bansal (AZURE)" w:date="2012-08-23T21:56:00Z">
                <w:r w:rsidDel="00B15A0B">
                  <w:delText xml:space="preserve">        be an element with a matching resource identifier value in </w:delText>
                </w:r>
                <w:bookmarkStart w:id="5860" w:name="_Toc333523135"/>
                <w:bookmarkStart w:id="5861" w:name="_Toc335147222"/>
                <w:bookmarkEnd w:id="5860"/>
                <w:bookmarkEnd w:id="5861"/>
              </w:del>
            </w:ins>
          </w:p>
          <w:p w14:paraId="09CE68C4" w14:textId="337572CC" w:rsidR="00257D58" w:rsidDel="00B15A0B" w:rsidRDefault="00257D58">
            <w:pPr>
              <w:pStyle w:val="Heading2"/>
              <w:rPr>
                <w:ins w:id="5862" w:author="Thomas Dietz" w:date="2012-08-13T13:38:00Z"/>
                <w:del w:id="5863" w:author="Deepak Bansal (AZURE)" w:date="2012-08-23T21:56:00Z"/>
              </w:rPr>
              <w:pPrChange w:id="5864" w:author="Thomas Dietz" w:date="2012-09-11T16:57:00Z">
                <w:pPr>
                  <w:pStyle w:val="XML1"/>
                </w:pPr>
              </w:pPrChange>
            </w:pPr>
            <w:ins w:id="5865" w:author="Thomas Dietz" w:date="2012-08-13T13:38:00Z">
              <w:del w:id="5866" w:author="Deepak Bansal (AZURE)" w:date="2012-08-23T21:56:00Z">
                <w:r w:rsidDel="00B15A0B">
                  <w:delText xml:space="preserve">        the resources list of the OpenFlow Capable Switch.</w:delText>
                </w:r>
                <w:bookmarkStart w:id="5867" w:name="_Toc333523136"/>
                <w:bookmarkStart w:id="5868" w:name="_Toc335147223"/>
                <w:bookmarkEnd w:id="5867"/>
                <w:bookmarkEnd w:id="5868"/>
              </w:del>
            </w:ins>
          </w:p>
          <w:p w14:paraId="4E95E671" w14:textId="12CFC444" w:rsidR="00257D58" w:rsidDel="00B15A0B" w:rsidRDefault="00257D58">
            <w:pPr>
              <w:pStyle w:val="Heading2"/>
              <w:rPr>
                <w:ins w:id="5869" w:author="Thomas Dietz" w:date="2012-08-13T13:38:00Z"/>
                <w:del w:id="5870" w:author="Deepak Bansal (AZURE)" w:date="2012-08-23T21:56:00Z"/>
              </w:rPr>
              <w:pPrChange w:id="5871" w:author="Thomas Dietz" w:date="2012-09-11T16:57:00Z">
                <w:pPr>
                  <w:pStyle w:val="XML1"/>
                </w:pPr>
              </w:pPrChange>
            </w:pPr>
            <w:ins w:id="5872" w:author="Thomas Dietz" w:date="2012-08-13T13:38:00Z">
              <w:del w:id="5873" w:author="Deepak Bansal (AZURE)" w:date="2012-08-23T21:56:00Z">
                <w:r w:rsidDel="00B15A0B">
                  <w:delText xml:space="preserve">      </w:delText>
                </w:r>
                <w:bookmarkStart w:id="5874" w:name="_Toc333523137"/>
                <w:bookmarkStart w:id="5875" w:name="_Toc335147224"/>
                <w:bookmarkEnd w:id="5874"/>
                <w:bookmarkEnd w:id="5875"/>
              </w:del>
            </w:ins>
          </w:p>
          <w:p w14:paraId="67B66294" w14:textId="40C603B5" w:rsidR="00257D58" w:rsidDel="00B15A0B" w:rsidRDefault="00257D58">
            <w:pPr>
              <w:pStyle w:val="Heading2"/>
              <w:rPr>
                <w:ins w:id="5876" w:author="Thomas Dietz" w:date="2012-08-13T13:38:00Z"/>
                <w:del w:id="5877" w:author="Deepak Bansal (AZURE)" w:date="2012-08-23T21:56:00Z"/>
              </w:rPr>
              <w:pPrChange w:id="5878" w:author="Thomas Dietz" w:date="2012-09-11T16:57:00Z">
                <w:pPr>
                  <w:pStyle w:val="XML1"/>
                </w:pPr>
              </w:pPrChange>
            </w:pPr>
            <w:ins w:id="5879" w:author="Thomas Dietz" w:date="2012-08-13T13:38:00Z">
              <w:del w:id="5880" w:author="Deepak Bansal (AZURE)" w:date="2012-08-23T21:56:00Z">
                <w:r w:rsidDel="00B15A0B">
                  <w:delText xml:space="preserve">        Identifiers of this list are contained in elements</w:delText>
                </w:r>
                <w:bookmarkStart w:id="5881" w:name="_Toc333523138"/>
                <w:bookmarkStart w:id="5882" w:name="_Toc335147225"/>
                <w:bookmarkEnd w:id="5881"/>
                <w:bookmarkEnd w:id="5882"/>
              </w:del>
            </w:ins>
          </w:p>
          <w:p w14:paraId="5AF0A653" w14:textId="2DA8076A" w:rsidR="00257D58" w:rsidDel="00B15A0B" w:rsidRDefault="00257D58">
            <w:pPr>
              <w:pStyle w:val="Heading2"/>
              <w:rPr>
                <w:ins w:id="5883" w:author="Thomas Dietz" w:date="2012-08-13T13:38:00Z"/>
                <w:del w:id="5884" w:author="Deepak Bansal (AZURE)" w:date="2012-08-23T21:56:00Z"/>
              </w:rPr>
              <w:pPrChange w:id="5885" w:author="Thomas Dietz" w:date="2012-09-11T16:57:00Z">
                <w:pPr>
                  <w:pStyle w:val="XML1"/>
                </w:pPr>
              </w:pPrChange>
            </w:pPr>
            <w:ins w:id="5886" w:author="Thomas Dietz" w:date="2012-08-13T13:38:00Z">
              <w:del w:id="5887" w:author="Deepak Bansal (AZURE)" w:date="2012-08-23T21:56:00Z">
                <w:r w:rsidDel="00B15A0B">
                  <w:delText xml:space="preserve">        indicating the type of resource: 'port', 'queue',</w:delText>
                </w:r>
                <w:bookmarkStart w:id="5888" w:name="_Toc333523139"/>
                <w:bookmarkStart w:id="5889" w:name="_Toc335147226"/>
                <w:bookmarkEnd w:id="5888"/>
                <w:bookmarkEnd w:id="5889"/>
              </w:del>
            </w:ins>
          </w:p>
          <w:p w14:paraId="5D29A0D5" w14:textId="6FA177B5" w:rsidR="00257D58" w:rsidDel="00B15A0B" w:rsidRDefault="00257D58">
            <w:pPr>
              <w:pStyle w:val="Heading2"/>
              <w:rPr>
                <w:ins w:id="5890" w:author="Thomas Dietz" w:date="2012-08-13T13:38:00Z"/>
                <w:del w:id="5891" w:author="Deepak Bansal (AZURE)" w:date="2012-08-23T21:56:00Z"/>
              </w:rPr>
              <w:pPrChange w:id="5892" w:author="Thomas Dietz" w:date="2012-09-11T16:57:00Z">
                <w:pPr>
                  <w:pStyle w:val="XML1"/>
                </w:pPr>
              </w:pPrChange>
            </w:pPr>
            <w:ins w:id="5893" w:author="Thomas Dietz" w:date="2012-08-13T13:38:00Z">
              <w:del w:id="5894" w:author="Deepak Bansal (AZURE)" w:date="2012-08-23T21:56:00Z">
                <w:r w:rsidDel="00B15A0B">
                  <w:delText xml:space="preserve">        'certificate', or 'flow-table'.  Depending on the type,</w:delText>
                </w:r>
                <w:bookmarkStart w:id="5895" w:name="_Toc333523140"/>
                <w:bookmarkStart w:id="5896" w:name="_Toc335147227"/>
                <w:bookmarkEnd w:id="5895"/>
                <w:bookmarkEnd w:id="5896"/>
              </w:del>
            </w:ins>
          </w:p>
          <w:p w14:paraId="210BEDB0" w14:textId="0D8802A4" w:rsidR="00257D58" w:rsidDel="00B15A0B" w:rsidRDefault="00257D58">
            <w:pPr>
              <w:pStyle w:val="Heading2"/>
              <w:rPr>
                <w:ins w:id="5897" w:author="Thomas Dietz" w:date="2012-08-13T13:38:00Z"/>
                <w:del w:id="5898" w:author="Deepak Bansal (AZURE)" w:date="2012-08-23T21:56:00Z"/>
              </w:rPr>
              <w:pPrChange w:id="5899" w:author="Thomas Dietz" w:date="2012-09-11T16:57:00Z">
                <w:pPr>
                  <w:pStyle w:val="XML1"/>
                </w:pPr>
              </w:pPrChange>
            </w:pPr>
            <w:ins w:id="5900" w:author="Thomas Dietz" w:date="2012-08-13T13:38:00Z">
              <w:del w:id="5901" w:author="Deepak Bansal (AZURE)" w:date="2012-08-23T21:56:00Z">
                <w:r w:rsidDel="00B15A0B">
                  <w:delText xml:space="preserve">        different constraints apply.  These are specified in</w:delText>
                </w:r>
                <w:bookmarkStart w:id="5902" w:name="_Toc333523141"/>
                <w:bookmarkStart w:id="5903" w:name="_Toc335147228"/>
                <w:bookmarkEnd w:id="5902"/>
                <w:bookmarkEnd w:id="5903"/>
              </w:del>
            </w:ins>
          </w:p>
          <w:p w14:paraId="61AA3866" w14:textId="08729BBC" w:rsidR="00257D58" w:rsidDel="00B15A0B" w:rsidRDefault="00257D58">
            <w:pPr>
              <w:pStyle w:val="Heading2"/>
              <w:rPr>
                <w:ins w:id="5904" w:author="Thomas Dietz" w:date="2012-08-13T13:38:00Z"/>
                <w:del w:id="5905" w:author="Deepak Bansal (AZURE)" w:date="2012-08-23T21:56:00Z"/>
              </w:rPr>
              <w:pPrChange w:id="5906" w:author="Thomas Dietz" w:date="2012-09-11T16:57:00Z">
                <w:pPr>
                  <w:pStyle w:val="XML1"/>
                </w:pPr>
              </w:pPrChange>
            </w:pPr>
            <w:ins w:id="5907" w:author="Thomas Dietz" w:date="2012-08-13T13:38:00Z">
              <w:del w:id="5908" w:author="Deepak Bansal (AZURE)" w:date="2012-08-23T21:56:00Z">
                <w:r w:rsidDel="00B15A0B">
                  <w:delText xml:space="preserve">        separate descriptions per type.</w:delText>
                </w:r>
                <w:bookmarkStart w:id="5909" w:name="_Toc333523142"/>
                <w:bookmarkStart w:id="5910" w:name="_Toc335147229"/>
                <w:bookmarkEnd w:id="5909"/>
                <w:bookmarkEnd w:id="5910"/>
              </w:del>
            </w:ins>
          </w:p>
          <w:p w14:paraId="5A429B7C" w14:textId="2FCD2EB3" w:rsidR="00257D58" w:rsidDel="00B15A0B" w:rsidRDefault="00257D58">
            <w:pPr>
              <w:pStyle w:val="Heading2"/>
              <w:rPr>
                <w:ins w:id="5911" w:author="Thomas Dietz" w:date="2012-08-13T13:38:00Z"/>
                <w:del w:id="5912" w:author="Deepak Bansal (AZURE)" w:date="2012-08-23T21:56:00Z"/>
              </w:rPr>
              <w:pPrChange w:id="5913" w:author="Thomas Dietz" w:date="2012-09-11T16:57:00Z">
                <w:pPr>
                  <w:pStyle w:val="XML1"/>
                </w:pPr>
              </w:pPrChange>
            </w:pPr>
            <w:bookmarkStart w:id="5914" w:name="_Toc333523143"/>
            <w:bookmarkStart w:id="5915" w:name="_Toc335147230"/>
            <w:bookmarkEnd w:id="5914"/>
            <w:bookmarkEnd w:id="5915"/>
          </w:p>
          <w:p w14:paraId="4853DC9B" w14:textId="2EEA0A72" w:rsidR="00257D58" w:rsidDel="00B15A0B" w:rsidRDefault="00257D58">
            <w:pPr>
              <w:pStyle w:val="Heading2"/>
              <w:rPr>
                <w:ins w:id="5916" w:author="Thomas Dietz" w:date="2012-08-13T13:38:00Z"/>
                <w:del w:id="5917" w:author="Deepak Bansal (AZURE)" w:date="2012-08-23T21:56:00Z"/>
              </w:rPr>
              <w:pPrChange w:id="5918" w:author="Thomas Dietz" w:date="2012-09-11T16:57:00Z">
                <w:pPr>
                  <w:pStyle w:val="XML1"/>
                </w:pPr>
              </w:pPrChange>
            </w:pPr>
            <w:ins w:id="5919" w:author="Thomas Dietz" w:date="2012-08-13T13:38:00Z">
              <w:del w:id="5920" w:author="Deepak Bansal (AZURE)" w:date="2012-08-23T21:56:00Z">
                <w:r w:rsidDel="00B15A0B">
                  <w:delText xml:space="preserve">        At present the elements in this lists are not configurable</w:delText>
                </w:r>
                <w:bookmarkStart w:id="5921" w:name="_Toc333523144"/>
                <w:bookmarkStart w:id="5922" w:name="_Toc335147231"/>
                <w:bookmarkEnd w:id="5921"/>
                <w:bookmarkEnd w:id="5922"/>
              </w:del>
            </w:ins>
          </w:p>
          <w:p w14:paraId="54430A1D" w14:textId="14D76768" w:rsidR="00257D58" w:rsidDel="00B15A0B" w:rsidRDefault="00257D58">
            <w:pPr>
              <w:pStyle w:val="Heading2"/>
              <w:rPr>
                <w:ins w:id="5923" w:author="Thomas Dietz" w:date="2012-08-13T13:38:00Z"/>
                <w:del w:id="5924" w:author="Deepak Bansal (AZURE)" w:date="2012-08-23T21:56:00Z"/>
              </w:rPr>
              <w:pPrChange w:id="5925" w:author="Thomas Dietz" w:date="2012-09-11T16:57:00Z">
                <w:pPr>
                  <w:pStyle w:val="XML1"/>
                </w:pPr>
              </w:pPrChange>
            </w:pPr>
            <w:ins w:id="5926" w:author="Thomas Dietz" w:date="2012-08-13T13:38:00Z">
              <w:del w:id="5927" w:author="Deepak Bansal (AZURE)" w:date="2012-08-23T21:56:00Z">
                <w:r w:rsidDel="00B15A0B">
                  <w:delText xml:space="preserve">        and can only be retrieved by NETCONF &lt;get&gt; or &lt;get-config&gt;</w:delText>
                </w:r>
                <w:bookmarkStart w:id="5928" w:name="_Toc333523145"/>
                <w:bookmarkStart w:id="5929" w:name="_Toc335147232"/>
                <w:bookmarkEnd w:id="5928"/>
                <w:bookmarkEnd w:id="5929"/>
              </w:del>
            </w:ins>
          </w:p>
          <w:p w14:paraId="2AE7D247" w14:textId="65275098" w:rsidR="00257D58" w:rsidDel="00B15A0B" w:rsidRDefault="00257D58">
            <w:pPr>
              <w:pStyle w:val="Heading2"/>
              <w:rPr>
                <w:ins w:id="5930" w:author="Thomas Dietz" w:date="2012-08-13T13:38:00Z"/>
                <w:del w:id="5931" w:author="Deepak Bansal (AZURE)" w:date="2012-08-23T21:56:00Z"/>
              </w:rPr>
              <w:pPrChange w:id="5932" w:author="Thomas Dietz" w:date="2012-09-11T16:57:00Z">
                <w:pPr>
                  <w:pStyle w:val="XML1"/>
                </w:pPr>
              </w:pPrChange>
            </w:pPr>
            <w:ins w:id="5933" w:author="Thomas Dietz" w:date="2012-08-13T13:38:00Z">
              <w:del w:id="5934" w:author="Deepak Bansal (AZURE)" w:date="2012-08-23T21:56:00Z">
                <w:r w:rsidDel="00B15A0B">
                  <w:delText xml:space="preserve">        operations. Attemps to modify this element and its children</w:delText>
                </w:r>
                <w:bookmarkStart w:id="5935" w:name="_Toc333523146"/>
                <w:bookmarkStart w:id="5936" w:name="_Toc335147233"/>
                <w:bookmarkEnd w:id="5935"/>
                <w:bookmarkEnd w:id="5936"/>
              </w:del>
            </w:ins>
          </w:p>
          <w:p w14:paraId="1A7ABC2C" w14:textId="65863F15" w:rsidR="00257D58" w:rsidDel="00B15A0B" w:rsidRDefault="00257D58">
            <w:pPr>
              <w:pStyle w:val="Heading2"/>
              <w:rPr>
                <w:ins w:id="5937" w:author="Thomas Dietz" w:date="2012-08-13T13:38:00Z"/>
                <w:del w:id="5938" w:author="Deepak Bansal (AZURE)" w:date="2012-08-23T21:56:00Z"/>
              </w:rPr>
              <w:pPrChange w:id="5939" w:author="Thomas Dietz" w:date="2012-09-11T16:57:00Z">
                <w:pPr>
                  <w:pStyle w:val="XML1"/>
                </w:pPr>
              </w:pPrChange>
            </w:pPr>
            <w:ins w:id="5940" w:author="Thomas Dietz" w:date="2012-08-13T13:38:00Z">
              <w:del w:id="5941" w:author="Deepak Bansal (AZURE)" w:date="2012-08-23T21:56:00Z">
                <w:r w:rsidDel="00B15A0B">
                  <w:delText xml:space="preserve">        with a NETCONF &lt;edit-config&gt; operation MUST result in an </w:delText>
                </w:r>
                <w:bookmarkStart w:id="5942" w:name="_Toc333523147"/>
                <w:bookmarkStart w:id="5943" w:name="_Toc335147234"/>
                <w:bookmarkEnd w:id="5942"/>
                <w:bookmarkEnd w:id="5943"/>
              </w:del>
            </w:ins>
          </w:p>
          <w:p w14:paraId="7191974F" w14:textId="24E3998F" w:rsidR="00257D58" w:rsidDel="00B15A0B" w:rsidRDefault="00257D58">
            <w:pPr>
              <w:pStyle w:val="Heading2"/>
              <w:rPr>
                <w:ins w:id="5944" w:author="Thomas Dietz" w:date="2012-08-13T13:38:00Z"/>
                <w:del w:id="5945" w:author="Deepak Bansal (AZURE)" w:date="2012-08-23T21:56:00Z"/>
              </w:rPr>
              <w:pPrChange w:id="5946" w:author="Thomas Dietz" w:date="2012-09-11T16:57:00Z">
                <w:pPr>
                  <w:pStyle w:val="XML1"/>
                </w:pPr>
              </w:pPrChange>
            </w:pPr>
            <w:ins w:id="5947" w:author="Thomas Dietz" w:date="2012-08-13T13:38:00Z">
              <w:del w:id="5948" w:author="Deepak Bansal (AZURE)" w:date="2012-08-23T21:56:00Z">
                <w:r w:rsidDel="00B15A0B">
                  <w:delText xml:space="preserve">        'operation-not-supported' error with type 'application'.";</w:delText>
                </w:r>
                <w:bookmarkStart w:id="5949" w:name="_Toc333523148"/>
                <w:bookmarkStart w:id="5950" w:name="_Toc335147235"/>
                <w:bookmarkEnd w:id="5949"/>
                <w:bookmarkEnd w:id="5950"/>
              </w:del>
            </w:ins>
          </w:p>
          <w:p w14:paraId="79669BCB" w14:textId="3752A7C8" w:rsidR="00257D58" w:rsidDel="00B15A0B" w:rsidRDefault="00257D58">
            <w:pPr>
              <w:pStyle w:val="Heading2"/>
              <w:rPr>
                <w:ins w:id="5951" w:author="Thomas Dietz" w:date="2012-08-13T13:38:00Z"/>
                <w:del w:id="5952" w:author="Deepak Bansal (AZURE)" w:date="2012-08-23T21:56:00Z"/>
              </w:rPr>
              <w:pPrChange w:id="5953" w:author="Thomas Dietz" w:date="2012-09-11T16:57:00Z">
                <w:pPr>
                  <w:pStyle w:val="XML1"/>
                </w:pPr>
              </w:pPrChange>
            </w:pPr>
            <w:ins w:id="5954" w:author="Thomas Dietz" w:date="2012-08-13T13:38:00Z">
              <w:del w:id="5955" w:author="Deepak Bansal (AZURE)" w:date="2012-08-23T21:56:00Z">
                <w:r w:rsidDel="00B15A0B">
                  <w:delText xml:space="preserve">      leaf-list port {</w:delText>
                </w:r>
                <w:bookmarkStart w:id="5956" w:name="_Toc333523149"/>
                <w:bookmarkStart w:id="5957" w:name="_Toc335147236"/>
                <w:bookmarkEnd w:id="5956"/>
                <w:bookmarkEnd w:id="5957"/>
              </w:del>
            </w:ins>
          </w:p>
          <w:p w14:paraId="7073C2BD" w14:textId="61583656" w:rsidR="00257D58" w:rsidDel="00B15A0B" w:rsidRDefault="00257D58">
            <w:pPr>
              <w:pStyle w:val="Heading2"/>
              <w:rPr>
                <w:ins w:id="5958" w:author="Thomas Dietz" w:date="2012-08-13T13:38:00Z"/>
                <w:del w:id="5959" w:author="Deepak Bansal (AZURE)" w:date="2012-08-23T21:56:00Z"/>
              </w:rPr>
              <w:pPrChange w:id="5960" w:author="Thomas Dietz" w:date="2012-09-11T16:57:00Z">
                <w:pPr>
                  <w:pStyle w:val="XML1"/>
                </w:pPr>
              </w:pPrChange>
            </w:pPr>
            <w:ins w:id="5961" w:author="Thomas Dietz" w:date="2012-08-13T13:38:00Z">
              <w:del w:id="5962" w:author="Deepak Bansal (AZURE)" w:date="2012-08-23T21:56:00Z">
                <w:r w:rsidDel="00B15A0B">
                  <w:delText xml:space="preserve">        type leafref {</w:delText>
                </w:r>
                <w:bookmarkStart w:id="5963" w:name="_Toc333523150"/>
                <w:bookmarkStart w:id="5964" w:name="_Toc335147237"/>
                <w:bookmarkEnd w:id="5963"/>
                <w:bookmarkEnd w:id="5964"/>
              </w:del>
            </w:ins>
          </w:p>
          <w:p w14:paraId="2402C094" w14:textId="1ECE7856" w:rsidR="00257D58" w:rsidDel="00B15A0B" w:rsidRDefault="00257D58">
            <w:pPr>
              <w:pStyle w:val="Heading2"/>
              <w:rPr>
                <w:ins w:id="5965" w:author="Thomas Dietz" w:date="2012-08-13T13:38:00Z"/>
                <w:del w:id="5966" w:author="Deepak Bansal (AZURE)" w:date="2012-08-23T21:56:00Z"/>
              </w:rPr>
              <w:pPrChange w:id="5967" w:author="Thomas Dietz" w:date="2012-09-11T16:57:00Z">
                <w:pPr>
                  <w:pStyle w:val="XML1"/>
                </w:pPr>
              </w:pPrChange>
            </w:pPr>
            <w:ins w:id="5968" w:author="Thomas Dietz" w:date="2012-08-13T13:38:00Z">
              <w:del w:id="5969" w:author="Deepak Bansal (AZURE)" w:date="2012-08-23T21:56:00Z">
                <w:r w:rsidDel="00B15A0B">
                  <w:delText xml:space="preserve">          path "/capable-switch/resources/port/resource-id";</w:delText>
                </w:r>
                <w:bookmarkStart w:id="5970" w:name="_Toc333523151"/>
                <w:bookmarkStart w:id="5971" w:name="_Toc335147238"/>
                <w:bookmarkEnd w:id="5970"/>
                <w:bookmarkEnd w:id="5971"/>
              </w:del>
            </w:ins>
          </w:p>
          <w:p w14:paraId="18A2A13E" w14:textId="68A540E8" w:rsidR="00257D58" w:rsidDel="00B15A0B" w:rsidRDefault="00257D58">
            <w:pPr>
              <w:pStyle w:val="Heading2"/>
              <w:rPr>
                <w:ins w:id="5972" w:author="Thomas Dietz" w:date="2012-08-13T13:38:00Z"/>
                <w:del w:id="5973" w:author="Deepak Bansal (AZURE)" w:date="2012-08-23T21:56:00Z"/>
              </w:rPr>
              <w:pPrChange w:id="5974" w:author="Thomas Dietz" w:date="2012-09-11T16:57:00Z">
                <w:pPr>
                  <w:pStyle w:val="XML1"/>
                </w:pPr>
              </w:pPrChange>
            </w:pPr>
            <w:ins w:id="5975" w:author="Thomas Dietz" w:date="2012-08-13T13:38:00Z">
              <w:del w:id="5976" w:author="Deepak Bansal (AZURE)" w:date="2012-08-23T21:56:00Z">
                <w:r w:rsidDel="00B15A0B">
                  <w:delText xml:space="preserve">        }</w:delText>
                </w:r>
                <w:bookmarkStart w:id="5977" w:name="_Toc333523152"/>
                <w:bookmarkStart w:id="5978" w:name="_Toc335147239"/>
                <w:bookmarkEnd w:id="5977"/>
                <w:bookmarkEnd w:id="5978"/>
              </w:del>
            </w:ins>
          </w:p>
          <w:p w14:paraId="32109932" w14:textId="7AF2ED57" w:rsidR="00257D58" w:rsidDel="00B15A0B" w:rsidRDefault="00257D58">
            <w:pPr>
              <w:pStyle w:val="Heading2"/>
              <w:rPr>
                <w:ins w:id="5979" w:author="Thomas Dietz" w:date="2012-08-13T13:38:00Z"/>
                <w:del w:id="5980" w:author="Deepak Bansal (AZURE)" w:date="2012-08-23T21:56:00Z"/>
              </w:rPr>
              <w:pPrChange w:id="5981" w:author="Thomas Dietz" w:date="2012-09-11T16:57:00Z">
                <w:pPr>
                  <w:pStyle w:val="XML1"/>
                </w:pPr>
              </w:pPrChange>
            </w:pPr>
            <w:ins w:id="5982" w:author="Thomas Dietz" w:date="2012-08-13T13:38:00Z">
              <w:del w:id="5983" w:author="Deepak Bansal (AZURE)" w:date="2012-08-23T21:56:00Z">
                <w:r w:rsidDel="00B15A0B">
                  <w:delText xml:space="preserve">        description "A resource identifier of a port of the </w:delText>
                </w:r>
                <w:bookmarkStart w:id="5984" w:name="_Toc333523153"/>
                <w:bookmarkStart w:id="5985" w:name="_Toc335147240"/>
                <w:bookmarkEnd w:id="5984"/>
                <w:bookmarkEnd w:id="5985"/>
              </w:del>
            </w:ins>
          </w:p>
          <w:p w14:paraId="41D1EC8E" w14:textId="028D14E7" w:rsidR="00257D58" w:rsidDel="00B15A0B" w:rsidRDefault="00257D58">
            <w:pPr>
              <w:pStyle w:val="Heading2"/>
              <w:rPr>
                <w:ins w:id="5986" w:author="Thomas Dietz" w:date="2012-08-13T13:38:00Z"/>
                <w:del w:id="5987" w:author="Deepak Bansal (AZURE)" w:date="2012-08-23T21:56:00Z"/>
              </w:rPr>
              <w:pPrChange w:id="5988" w:author="Thomas Dietz" w:date="2012-09-11T16:57:00Z">
                <w:pPr>
                  <w:pStyle w:val="XML1"/>
                </w:pPr>
              </w:pPrChange>
            </w:pPr>
            <w:ins w:id="5989" w:author="Thomas Dietz" w:date="2012-08-13T13:38:00Z">
              <w:del w:id="5990" w:author="Deepak Bansal (AZURE)" w:date="2012-08-23T21:56:00Z">
                <w:r w:rsidDel="00B15A0B">
                  <w:delText xml:space="preserve">          OpenFlow Capable Switch that the OpenFlow Logical Switch</w:delText>
                </w:r>
                <w:bookmarkStart w:id="5991" w:name="_Toc333523154"/>
                <w:bookmarkStart w:id="5992" w:name="_Toc335147241"/>
                <w:bookmarkEnd w:id="5991"/>
                <w:bookmarkEnd w:id="5992"/>
              </w:del>
            </w:ins>
          </w:p>
          <w:p w14:paraId="2D6CD1D0" w14:textId="637C8951" w:rsidR="00257D58" w:rsidDel="00B15A0B" w:rsidRDefault="00257D58">
            <w:pPr>
              <w:pStyle w:val="Heading2"/>
              <w:rPr>
                <w:ins w:id="5993" w:author="Thomas Dietz" w:date="2012-08-13T13:38:00Z"/>
                <w:del w:id="5994" w:author="Deepak Bansal (AZURE)" w:date="2012-08-23T21:56:00Z"/>
              </w:rPr>
              <w:pPrChange w:id="5995" w:author="Thomas Dietz" w:date="2012-09-11T16:57:00Z">
                <w:pPr>
                  <w:pStyle w:val="XML1"/>
                </w:pPr>
              </w:pPrChange>
            </w:pPr>
            <w:ins w:id="5996" w:author="Thomas Dietz" w:date="2012-08-13T13:38:00Z">
              <w:del w:id="5997" w:author="Deepak Bansal (AZURE)" w:date="2012-08-23T21:56:00Z">
                <w:r w:rsidDel="00B15A0B">
                  <w:delText xml:space="preserve">          has exclusive access to.</w:delText>
                </w:r>
                <w:bookmarkStart w:id="5998" w:name="_Toc333523155"/>
                <w:bookmarkStart w:id="5999" w:name="_Toc335147242"/>
                <w:bookmarkEnd w:id="5998"/>
                <w:bookmarkEnd w:id="5999"/>
              </w:del>
            </w:ins>
          </w:p>
          <w:p w14:paraId="42B9E451" w14:textId="3BACDA51" w:rsidR="00257D58" w:rsidDel="00B15A0B" w:rsidRDefault="00257D58">
            <w:pPr>
              <w:pStyle w:val="Heading2"/>
              <w:rPr>
                <w:ins w:id="6000" w:author="Thomas Dietz" w:date="2012-08-13T13:38:00Z"/>
                <w:del w:id="6001" w:author="Deepak Bansal (AZURE)" w:date="2012-08-23T21:56:00Z"/>
              </w:rPr>
              <w:pPrChange w:id="6002" w:author="Thomas Dietz" w:date="2012-09-11T16:57:00Z">
                <w:pPr>
                  <w:pStyle w:val="XML1"/>
                </w:pPr>
              </w:pPrChange>
            </w:pPr>
            <w:bookmarkStart w:id="6003" w:name="_Toc333523156"/>
            <w:bookmarkStart w:id="6004" w:name="_Toc335147243"/>
            <w:bookmarkEnd w:id="6003"/>
            <w:bookmarkEnd w:id="6004"/>
          </w:p>
          <w:p w14:paraId="7078C367" w14:textId="46EC0F2B" w:rsidR="00257D58" w:rsidDel="00B15A0B" w:rsidRDefault="00257D58">
            <w:pPr>
              <w:pStyle w:val="Heading2"/>
              <w:rPr>
                <w:ins w:id="6005" w:author="Thomas Dietz" w:date="2012-08-13T13:38:00Z"/>
                <w:del w:id="6006" w:author="Deepak Bansal (AZURE)" w:date="2012-08-23T21:56:00Z"/>
              </w:rPr>
              <w:pPrChange w:id="6007" w:author="Thomas Dietz" w:date="2012-09-11T16:57:00Z">
                <w:pPr>
                  <w:pStyle w:val="XML1"/>
                </w:pPr>
              </w:pPrChange>
            </w:pPr>
            <w:ins w:id="6008" w:author="Thomas Dietz" w:date="2012-08-13T13:38:00Z">
              <w:del w:id="6009" w:author="Deepak Bansal (AZURE)" w:date="2012-08-23T21:56:00Z">
                <w:r w:rsidDel="00B15A0B">
                  <w:delText xml:space="preserve">          The elements in this list MUST refer to elements at the</w:delText>
                </w:r>
                <w:bookmarkStart w:id="6010" w:name="_Toc333523157"/>
                <w:bookmarkStart w:id="6011" w:name="_Toc335147244"/>
                <w:bookmarkEnd w:id="6010"/>
                <w:bookmarkEnd w:id="6011"/>
              </w:del>
            </w:ins>
          </w:p>
          <w:p w14:paraId="63ED274C" w14:textId="74B651A8" w:rsidR="00257D58" w:rsidDel="00B15A0B" w:rsidRDefault="00257D58">
            <w:pPr>
              <w:pStyle w:val="Heading2"/>
              <w:rPr>
                <w:ins w:id="6012" w:author="Thomas Dietz" w:date="2012-08-13T13:38:00Z"/>
                <w:del w:id="6013" w:author="Deepak Bansal (AZURE)" w:date="2012-08-23T21:56:00Z"/>
              </w:rPr>
              <w:pPrChange w:id="6014" w:author="Thomas Dietz" w:date="2012-09-11T16:57:00Z">
                <w:pPr>
                  <w:pStyle w:val="XML1"/>
                </w:pPr>
              </w:pPrChange>
            </w:pPr>
            <w:ins w:id="6015" w:author="Thomas Dietz" w:date="2012-08-13T13:38:00Z">
              <w:del w:id="6016" w:author="Deepak Bansal (AZURE)" w:date="2012-08-23T21:56:00Z">
                <w:r w:rsidDel="00B15A0B">
                  <w:delText xml:space="preserve">          following path:</w:delText>
                </w:r>
                <w:bookmarkStart w:id="6017" w:name="_Toc333523158"/>
                <w:bookmarkStart w:id="6018" w:name="_Toc335147245"/>
                <w:bookmarkEnd w:id="6017"/>
                <w:bookmarkEnd w:id="6018"/>
              </w:del>
            </w:ins>
          </w:p>
          <w:p w14:paraId="1C098992" w14:textId="4FE2328B" w:rsidR="00257D58" w:rsidDel="00B15A0B" w:rsidRDefault="00257D58">
            <w:pPr>
              <w:pStyle w:val="Heading2"/>
              <w:rPr>
                <w:ins w:id="6019" w:author="Thomas Dietz" w:date="2012-08-13T13:38:00Z"/>
                <w:del w:id="6020" w:author="Deepak Bansal (AZURE)" w:date="2012-08-23T21:56:00Z"/>
              </w:rPr>
              <w:pPrChange w:id="6021" w:author="Thomas Dietz" w:date="2012-09-11T16:57:00Z">
                <w:pPr>
                  <w:pStyle w:val="XML1"/>
                </w:pPr>
              </w:pPrChange>
            </w:pPr>
            <w:ins w:id="6022" w:author="Thomas Dietz" w:date="2012-08-13T13:38:00Z">
              <w:del w:id="6023" w:author="Deepak Bansal (AZURE)" w:date="2012-08-23T21:56:00Z">
                <w:r w:rsidDel="00B15A0B">
                  <w:delText xml:space="preserve">            /capable-switch/resources/port/resource-id</w:delText>
                </w:r>
                <w:bookmarkStart w:id="6024" w:name="_Toc333523159"/>
                <w:bookmarkStart w:id="6025" w:name="_Toc335147246"/>
                <w:bookmarkEnd w:id="6024"/>
                <w:bookmarkEnd w:id="6025"/>
              </w:del>
            </w:ins>
          </w:p>
          <w:p w14:paraId="34EF5C4A" w14:textId="33B9CD2C" w:rsidR="00257D58" w:rsidDel="00B15A0B" w:rsidRDefault="00257D58">
            <w:pPr>
              <w:pStyle w:val="Heading2"/>
              <w:rPr>
                <w:ins w:id="6026" w:author="Thomas Dietz" w:date="2012-08-13T13:38:00Z"/>
                <w:del w:id="6027" w:author="Deepak Bansal (AZURE)" w:date="2012-08-23T21:56:00Z"/>
              </w:rPr>
              <w:pPrChange w:id="6028" w:author="Thomas Dietz" w:date="2012-09-11T16:57:00Z">
                <w:pPr>
                  <w:pStyle w:val="XML1"/>
                </w:pPr>
              </w:pPrChange>
            </w:pPr>
            <w:bookmarkStart w:id="6029" w:name="_Toc333523160"/>
            <w:bookmarkStart w:id="6030" w:name="_Toc335147247"/>
            <w:bookmarkEnd w:id="6029"/>
            <w:bookmarkEnd w:id="6030"/>
          </w:p>
          <w:p w14:paraId="5DB449D7" w14:textId="0EA544B1" w:rsidR="00257D58" w:rsidDel="00B15A0B" w:rsidRDefault="00257D58">
            <w:pPr>
              <w:pStyle w:val="Heading2"/>
              <w:rPr>
                <w:ins w:id="6031" w:author="Thomas Dietz" w:date="2012-08-13T13:38:00Z"/>
                <w:del w:id="6032" w:author="Deepak Bansal (AZURE)" w:date="2012-08-23T21:56:00Z"/>
              </w:rPr>
              <w:pPrChange w:id="6033" w:author="Thomas Dietz" w:date="2012-09-11T16:57:00Z">
                <w:pPr>
                  <w:pStyle w:val="XML1"/>
                </w:pPr>
              </w:pPrChange>
            </w:pPr>
            <w:ins w:id="6034" w:author="Thomas Dietz" w:date="2012-08-13T13:38:00Z">
              <w:del w:id="6035" w:author="Deepak Bansal (AZURE)" w:date="2012-08-23T21:56:00Z">
                <w:r w:rsidDel="00B15A0B">
                  <w:delText xml:space="preserve">          Elements in this list MUST be unique. This means each</w:delText>
                </w:r>
                <w:bookmarkStart w:id="6036" w:name="_Toc333523161"/>
                <w:bookmarkStart w:id="6037" w:name="_Toc335147248"/>
                <w:bookmarkEnd w:id="6036"/>
                <w:bookmarkEnd w:id="6037"/>
              </w:del>
            </w:ins>
          </w:p>
          <w:p w14:paraId="68819778" w14:textId="0B3B2CEF" w:rsidR="00257D58" w:rsidDel="00B15A0B" w:rsidRDefault="00257D58">
            <w:pPr>
              <w:pStyle w:val="Heading2"/>
              <w:rPr>
                <w:ins w:id="6038" w:author="Thomas Dietz" w:date="2012-08-13T13:38:00Z"/>
                <w:del w:id="6039" w:author="Deepak Bansal (AZURE)" w:date="2012-08-23T21:56:00Z"/>
              </w:rPr>
              <w:pPrChange w:id="6040" w:author="Thomas Dietz" w:date="2012-09-11T16:57:00Z">
                <w:pPr>
                  <w:pStyle w:val="XML1"/>
                </w:pPr>
              </w:pPrChange>
            </w:pPr>
            <w:ins w:id="6041" w:author="Thomas Dietz" w:date="2012-08-13T13:38:00Z">
              <w:del w:id="6042" w:author="Deepak Bansal (AZURE)" w:date="2012-08-23T21:56:00Z">
                <w:r w:rsidDel="00B15A0B">
                  <w:delText xml:space="preserve">          port element can only be referenced once.";</w:delText>
                </w:r>
                <w:bookmarkStart w:id="6043" w:name="_Toc333523162"/>
                <w:bookmarkStart w:id="6044" w:name="_Toc335147249"/>
                <w:bookmarkEnd w:id="6043"/>
                <w:bookmarkEnd w:id="6044"/>
              </w:del>
            </w:ins>
          </w:p>
          <w:p w14:paraId="4E9CB2AE" w14:textId="025931A2" w:rsidR="00257D58" w:rsidDel="00B15A0B" w:rsidRDefault="00257D58">
            <w:pPr>
              <w:pStyle w:val="Heading2"/>
              <w:rPr>
                <w:ins w:id="6045" w:author="Thomas Dietz" w:date="2012-08-13T13:38:00Z"/>
                <w:del w:id="6046" w:author="Deepak Bansal (AZURE)" w:date="2012-08-23T21:56:00Z"/>
              </w:rPr>
              <w:pPrChange w:id="6047" w:author="Thomas Dietz" w:date="2012-09-11T16:57:00Z">
                <w:pPr>
                  <w:pStyle w:val="XML1"/>
                </w:pPr>
              </w:pPrChange>
            </w:pPr>
            <w:ins w:id="6048" w:author="Thomas Dietz" w:date="2012-08-13T13:38:00Z">
              <w:del w:id="6049" w:author="Deepak Bansal (AZURE)" w:date="2012-08-23T21:56:00Z">
                <w:r w:rsidDel="00B15A0B">
                  <w:delText xml:space="preserve">      }</w:delText>
                </w:r>
                <w:bookmarkStart w:id="6050" w:name="_Toc333523163"/>
                <w:bookmarkStart w:id="6051" w:name="_Toc335147250"/>
                <w:bookmarkEnd w:id="6050"/>
                <w:bookmarkEnd w:id="6051"/>
              </w:del>
            </w:ins>
          </w:p>
          <w:p w14:paraId="6C7FA01D" w14:textId="3648A2A3" w:rsidR="00257D58" w:rsidDel="00B15A0B" w:rsidRDefault="00257D58">
            <w:pPr>
              <w:pStyle w:val="Heading2"/>
              <w:rPr>
                <w:ins w:id="6052" w:author="Thomas Dietz" w:date="2012-08-13T13:38:00Z"/>
                <w:del w:id="6053" w:author="Deepak Bansal (AZURE)" w:date="2012-08-23T21:56:00Z"/>
              </w:rPr>
              <w:pPrChange w:id="6054" w:author="Thomas Dietz" w:date="2012-09-11T16:57:00Z">
                <w:pPr>
                  <w:pStyle w:val="XML1"/>
                </w:pPr>
              </w:pPrChange>
            </w:pPr>
            <w:ins w:id="6055" w:author="Thomas Dietz" w:date="2012-08-13T13:38:00Z">
              <w:del w:id="6056" w:author="Deepak Bansal (AZURE)" w:date="2012-08-23T21:56:00Z">
                <w:r w:rsidDel="00B15A0B">
                  <w:delText xml:space="preserve">      leaf-list queue {</w:delText>
                </w:r>
                <w:bookmarkStart w:id="6057" w:name="_Toc333523164"/>
                <w:bookmarkStart w:id="6058" w:name="_Toc335147251"/>
                <w:bookmarkEnd w:id="6057"/>
                <w:bookmarkEnd w:id="6058"/>
              </w:del>
            </w:ins>
          </w:p>
          <w:p w14:paraId="772E6FBE" w14:textId="1BD6527F" w:rsidR="00257D58" w:rsidDel="00B15A0B" w:rsidRDefault="00257D58">
            <w:pPr>
              <w:pStyle w:val="Heading2"/>
              <w:rPr>
                <w:ins w:id="6059" w:author="Thomas Dietz" w:date="2012-08-13T13:38:00Z"/>
                <w:del w:id="6060" w:author="Deepak Bansal (AZURE)" w:date="2012-08-23T21:56:00Z"/>
              </w:rPr>
              <w:pPrChange w:id="6061" w:author="Thomas Dietz" w:date="2012-09-11T16:57:00Z">
                <w:pPr>
                  <w:pStyle w:val="XML1"/>
                </w:pPr>
              </w:pPrChange>
            </w:pPr>
            <w:ins w:id="6062" w:author="Thomas Dietz" w:date="2012-08-13T13:38:00Z">
              <w:del w:id="6063" w:author="Deepak Bansal (AZURE)" w:date="2012-08-23T21:56:00Z">
                <w:r w:rsidDel="00B15A0B">
                  <w:delText xml:space="preserve">        type leafref {</w:delText>
                </w:r>
                <w:bookmarkStart w:id="6064" w:name="_Toc333523165"/>
                <w:bookmarkStart w:id="6065" w:name="_Toc335147252"/>
                <w:bookmarkEnd w:id="6064"/>
                <w:bookmarkEnd w:id="6065"/>
              </w:del>
            </w:ins>
          </w:p>
          <w:p w14:paraId="4B81CBED" w14:textId="6EB0D00B" w:rsidR="00257D58" w:rsidDel="00B15A0B" w:rsidRDefault="00257D58">
            <w:pPr>
              <w:pStyle w:val="Heading2"/>
              <w:rPr>
                <w:ins w:id="6066" w:author="Thomas Dietz" w:date="2012-08-13T13:38:00Z"/>
                <w:del w:id="6067" w:author="Deepak Bansal (AZURE)" w:date="2012-08-23T21:56:00Z"/>
              </w:rPr>
              <w:pPrChange w:id="6068" w:author="Thomas Dietz" w:date="2012-09-11T16:57:00Z">
                <w:pPr>
                  <w:pStyle w:val="XML1"/>
                </w:pPr>
              </w:pPrChange>
            </w:pPr>
            <w:ins w:id="6069" w:author="Thomas Dietz" w:date="2012-08-13T13:38:00Z">
              <w:del w:id="6070" w:author="Deepak Bansal (AZURE)" w:date="2012-08-23T21:56:00Z">
                <w:r w:rsidDel="00B15A0B">
                  <w:delText xml:space="preserve">          path "/capable-switch/resources/queue/resource-id";</w:delText>
                </w:r>
                <w:bookmarkStart w:id="6071" w:name="_Toc333523166"/>
                <w:bookmarkStart w:id="6072" w:name="_Toc335147253"/>
                <w:bookmarkEnd w:id="6071"/>
                <w:bookmarkEnd w:id="6072"/>
              </w:del>
            </w:ins>
          </w:p>
          <w:p w14:paraId="4D791F55" w14:textId="3A2125BB" w:rsidR="00257D58" w:rsidDel="00B15A0B" w:rsidRDefault="00257D58">
            <w:pPr>
              <w:pStyle w:val="Heading2"/>
              <w:rPr>
                <w:ins w:id="6073" w:author="Thomas Dietz" w:date="2012-08-13T13:38:00Z"/>
                <w:del w:id="6074" w:author="Deepak Bansal (AZURE)" w:date="2012-08-23T21:56:00Z"/>
              </w:rPr>
              <w:pPrChange w:id="6075" w:author="Thomas Dietz" w:date="2012-09-11T16:57:00Z">
                <w:pPr>
                  <w:pStyle w:val="XML1"/>
                </w:pPr>
              </w:pPrChange>
            </w:pPr>
            <w:ins w:id="6076" w:author="Thomas Dietz" w:date="2012-08-13T13:38:00Z">
              <w:del w:id="6077" w:author="Deepak Bansal (AZURE)" w:date="2012-08-23T21:56:00Z">
                <w:r w:rsidDel="00B15A0B">
                  <w:delText xml:space="preserve">        }</w:delText>
                </w:r>
                <w:bookmarkStart w:id="6078" w:name="_Toc333523167"/>
                <w:bookmarkStart w:id="6079" w:name="_Toc335147254"/>
                <w:bookmarkEnd w:id="6078"/>
                <w:bookmarkEnd w:id="6079"/>
              </w:del>
            </w:ins>
          </w:p>
          <w:p w14:paraId="3AB3F0B9" w14:textId="423524F0" w:rsidR="00257D58" w:rsidDel="00B15A0B" w:rsidRDefault="00257D58">
            <w:pPr>
              <w:pStyle w:val="Heading2"/>
              <w:rPr>
                <w:ins w:id="6080" w:author="Thomas Dietz" w:date="2012-08-13T13:38:00Z"/>
                <w:del w:id="6081" w:author="Deepak Bansal (AZURE)" w:date="2012-08-23T21:56:00Z"/>
              </w:rPr>
              <w:pPrChange w:id="6082" w:author="Thomas Dietz" w:date="2012-09-11T16:57:00Z">
                <w:pPr>
                  <w:pStyle w:val="XML1"/>
                </w:pPr>
              </w:pPrChange>
            </w:pPr>
            <w:ins w:id="6083" w:author="Thomas Dietz" w:date="2012-08-13T13:38:00Z">
              <w:del w:id="6084" w:author="Deepak Bansal (AZURE)" w:date="2012-08-23T21:56:00Z">
                <w:r w:rsidDel="00B15A0B">
                  <w:delText xml:space="preserve">        description "A resource identifier of a queue of the</w:delText>
                </w:r>
                <w:bookmarkStart w:id="6085" w:name="_Toc333523168"/>
                <w:bookmarkStart w:id="6086" w:name="_Toc335147255"/>
                <w:bookmarkEnd w:id="6085"/>
                <w:bookmarkEnd w:id="6086"/>
              </w:del>
            </w:ins>
          </w:p>
          <w:p w14:paraId="2426B1D1" w14:textId="346F4812" w:rsidR="00257D58" w:rsidDel="00B15A0B" w:rsidRDefault="00257D58">
            <w:pPr>
              <w:pStyle w:val="Heading2"/>
              <w:rPr>
                <w:ins w:id="6087" w:author="Thomas Dietz" w:date="2012-08-13T13:38:00Z"/>
                <w:del w:id="6088" w:author="Deepak Bansal (AZURE)" w:date="2012-08-23T21:56:00Z"/>
              </w:rPr>
              <w:pPrChange w:id="6089" w:author="Thomas Dietz" w:date="2012-09-11T16:57:00Z">
                <w:pPr>
                  <w:pStyle w:val="XML1"/>
                </w:pPr>
              </w:pPrChange>
            </w:pPr>
            <w:ins w:id="6090" w:author="Thomas Dietz" w:date="2012-08-13T13:38:00Z">
              <w:del w:id="6091" w:author="Deepak Bansal (AZURE)" w:date="2012-08-23T21:56:00Z">
                <w:r w:rsidDel="00B15A0B">
                  <w:delText xml:space="preserve">          OpenFlow Capable Switch that the OpenFlow Logical Switch</w:delText>
                </w:r>
                <w:bookmarkStart w:id="6092" w:name="_Toc333523169"/>
                <w:bookmarkStart w:id="6093" w:name="_Toc335147256"/>
                <w:bookmarkEnd w:id="6092"/>
                <w:bookmarkEnd w:id="6093"/>
              </w:del>
            </w:ins>
          </w:p>
          <w:p w14:paraId="7B8052C6" w14:textId="481115EE" w:rsidR="00257D58" w:rsidDel="00B15A0B" w:rsidRDefault="00257D58">
            <w:pPr>
              <w:pStyle w:val="Heading2"/>
              <w:rPr>
                <w:ins w:id="6094" w:author="Thomas Dietz" w:date="2012-08-13T13:38:00Z"/>
                <w:del w:id="6095" w:author="Deepak Bansal (AZURE)" w:date="2012-08-23T21:56:00Z"/>
              </w:rPr>
              <w:pPrChange w:id="6096" w:author="Thomas Dietz" w:date="2012-09-11T16:57:00Z">
                <w:pPr>
                  <w:pStyle w:val="XML1"/>
                </w:pPr>
              </w:pPrChange>
            </w:pPr>
            <w:ins w:id="6097" w:author="Thomas Dietz" w:date="2012-08-13T13:38:00Z">
              <w:del w:id="6098" w:author="Deepak Bansal (AZURE)" w:date="2012-08-23T21:56:00Z">
                <w:r w:rsidDel="00B15A0B">
                  <w:delText xml:space="preserve">          has exclusive access to.</w:delText>
                </w:r>
                <w:bookmarkStart w:id="6099" w:name="_Toc333523170"/>
                <w:bookmarkStart w:id="6100" w:name="_Toc335147257"/>
                <w:bookmarkEnd w:id="6099"/>
                <w:bookmarkEnd w:id="6100"/>
              </w:del>
            </w:ins>
          </w:p>
          <w:p w14:paraId="04F46A72" w14:textId="5283297F" w:rsidR="00257D58" w:rsidDel="00B15A0B" w:rsidRDefault="00257D58">
            <w:pPr>
              <w:pStyle w:val="Heading2"/>
              <w:rPr>
                <w:ins w:id="6101" w:author="Thomas Dietz" w:date="2012-08-13T13:38:00Z"/>
                <w:del w:id="6102" w:author="Deepak Bansal (AZURE)" w:date="2012-08-23T21:56:00Z"/>
              </w:rPr>
              <w:pPrChange w:id="6103" w:author="Thomas Dietz" w:date="2012-09-11T16:57:00Z">
                <w:pPr>
                  <w:pStyle w:val="XML1"/>
                </w:pPr>
              </w:pPrChange>
            </w:pPr>
            <w:bookmarkStart w:id="6104" w:name="_Toc333523171"/>
            <w:bookmarkStart w:id="6105" w:name="_Toc335147258"/>
            <w:bookmarkEnd w:id="6104"/>
            <w:bookmarkEnd w:id="6105"/>
          </w:p>
          <w:p w14:paraId="2FA45C46" w14:textId="6630D935" w:rsidR="00257D58" w:rsidDel="00B15A0B" w:rsidRDefault="00257D58">
            <w:pPr>
              <w:pStyle w:val="Heading2"/>
              <w:rPr>
                <w:ins w:id="6106" w:author="Thomas Dietz" w:date="2012-08-13T13:38:00Z"/>
                <w:del w:id="6107" w:author="Deepak Bansal (AZURE)" w:date="2012-08-23T21:56:00Z"/>
              </w:rPr>
              <w:pPrChange w:id="6108" w:author="Thomas Dietz" w:date="2012-09-11T16:57:00Z">
                <w:pPr>
                  <w:pStyle w:val="XML1"/>
                </w:pPr>
              </w:pPrChange>
            </w:pPr>
            <w:ins w:id="6109" w:author="Thomas Dietz" w:date="2012-08-13T13:38:00Z">
              <w:del w:id="6110" w:author="Deepak Bansal (AZURE)" w:date="2012-08-23T21:56:00Z">
                <w:r w:rsidDel="00B15A0B">
                  <w:delText xml:space="preserve">          The elements in this list MUST refer to elements at the</w:delText>
                </w:r>
                <w:bookmarkStart w:id="6111" w:name="_Toc333523172"/>
                <w:bookmarkStart w:id="6112" w:name="_Toc335147259"/>
                <w:bookmarkEnd w:id="6111"/>
                <w:bookmarkEnd w:id="6112"/>
              </w:del>
            </w:ins>
          </w:p>
          <w:p w14:paraId="4F74C07F" w14:textId="3CB6DA3A" w:rsidR="00257D58" w:rsidDel="00B15A0B" w:rsidRDefault="00257D58">
            <w:pPr>
              <w:pStyle w:val="Heading2"/>
              <w:rPr>
                <w:ins w:id="6113" w:author="Thomas Dietz" w:date="2012-08-13T13:38:00Z"/>
                <w:del w:id="6114" w:author="Deepak Bansal (AZURE)" w:date="2012-08-23T21:56:00Z"/>
              </w:rPr>
              <w:pPrChange w:id="6115" w:author="Thomas Dietz" w:date="2012-09-11T16:57:00Z">
                <w:pPr>
                  <w:pStyle w:val="XML1"/>
                </w:pPr>
              </w:pPrChange>
            </w:pPr>
            <w:ins w:id="6116" w:author="Thomas Dietz" w:date="2012-08-13T13:38:00Z">
              <w:del w:id="6117" w:author="Deepak Bansal (AZURE)" w:date="2012-08-23T21:56:00Z">
                <w:r w:rsidDel="00B15A0B">
                  <w:delText xml:space="preserve">          following path:</w:delText>
                </w:r>
                <w:bookmarkStart w:id="6118" w:name="_Toc333523173"/>
                <w:bookmarkStart w:id="6119" w:name="_Toc335147260"/>
                <w:bookmarkEnd w:id="6118"/>
                <w:bookmarkEnd w:id="6119"/>
              </w:del>
            </w:ins>
          </w:p>
          <w:p w14:paraId="4D09A486" w14:textId="727E2548" w:rsidR="00257D58" w:rsidDel="00B15A0B" w:rsidRDefault="00257D58">
            <w:pPr>
              <w:pStyle w:val="Heading2"/>
              <w:rPr>
                <w:ins w:id="6120" w:author="Thomas Dietz" w:date="2012-08-13T13:38:00Z"/>
                <w:del w:id="6121" w:author="Deepak Bansal (AZURE)" w:date="2012-08-23T21:56:00Z"/>
              </w:rPr>
              <w:pPrChange w:id="6122" w:author="Thomas Dietz" w:date="2012-09-11T16:57:00Z">
                <w:pPr>
                  <w:pStyle w:val="XML1"/>
                </w:pPr>
              </w:pPrChange>
            </w:pPr>
            <w:ins w:id="6123" w:author="Thomas Dietz" w:date="2012-08-13T13:38:00Z">
              <w:del w:id="6124" w:author="Deepak Bansal (AZURE)" w:date="2012-08-23T21:56:00Z">
                <w:r w:rsidDel="00B15A0B">
                  <w:delText xml:space="preserve">            /capable-switch/resources/queue/resource-id</w:delText>
                </w:r>
                <w:bookmarkStart w:id="6125" w:name="_Toc333523174"/>
                <w:bookmarkStart w:id="6126" w:name="_Toc335147261"/>
                <w:bookmarkEnd w:id="6125"/>
                <w:bookmarkEnd w:id="6126"/>
              </w:del>
            </w:ins>
          </w:p>
          <w:p w14:paraId="05F98119" w14:textId="6C693D4E" w:rsidR="00257D58" w:rsidDel="00B15A0B" w:rsidRDefault="00257D58">
            <w:pPr>
              <w:pStyle w:val="Heading2"/>
              <w:rPr>
                <w:ins w:id="6127" w:author="Thomas Dietz" w:date="2012-08-13T13:38:00Z"/>
                <w:del w:id="6128" w:author="Deepak Bansal (AZURE)" w:date="2012-08-23T21:56:00Z"/>
              </w:rPr>
              <w:pPrChange w:id="6129" w:author="Thomas Dietz" w:date="2012-09-11T16:57:00Z">
                <w:pPr>
                  <w:pStyle w:val="XML1"/>
                </w:pPr>
              </w:pPrChange>
            </w:pPr>
            <w:bookmarkStart w:id="6130" w:name="_Toc333523175"/>
            <w:bookmarkStart w:id="6131" w:name="_Toc335147262"/>
            <w:bookmarkEnd w:id="6130"/>
            <w:bookmarkEnd w:id="6131"/>
          </w:p>
          <w:p w14:paraId="4FDA5C72" w14:textId="2B78B36F" w:rsidR="00257D58" w:rsidDel="00B15A0B" w:rsidRDefault="00257D58">
            <w:pPr>
              <w:pStyle w:val="Heading2"/>
              <w:rPr>
                <w:ins w:id="6132" w:author="Thomas Dietz" w:date="2012-08-13T13:38:00Z"/>
                <w:del w:id="6133" w:author="Deepak Bansal (AZURE)" w:date="2012-08-23T21:56:00Z"/>
              </w:rPr>
              <w:pPrChange w:id="6134" w:author="Thomas Dietz" w:date="2012-09-11T16:57:00Z">
                <w:pPr>
                  <w:pStyle w:val="XML1"/>
                </w:pPr>
              </w:pPrChange>
            </w:pPr>
            <w:ins w:id="6135" w:author="Thomas Dietz" w:date="2012-08-13T13:38:00Z">
              <w:del w:id="6136" w:author="Deepak Bansal (AZURE)" w:date="2012-08-23T21:56:00Z">
                <w:r w:rsidDel="00B15A0B">
                  <w:delText xml:space="preserve">          Elements in this list MUST be unique. This means each</w:delText>
                </w:r>
                <w:bookmarkStart w:id="6137" w:name="_Toc333523176"/>
                <w:bookmarkStart w:id="6138" w:name="_Toc335147263"/>
                <w:bookmarkEnd w:id="6137"/>
                <w:bookmarkEnd w:id="6138"/>
              </w:del>
            </w:ins>
          </w:p>
          <w:p w14:paraId="07195C61" w14:textId="1B376C51" w:rsidR="00257D58" w:rsidDel="00B15A0B" w:rsidRDefault="00257D58">
            <w:pPr>
              <w:pStyle w:val="Heading2"/>
              <w:rPr>
                <w:ins w:id="6139" w:author="Thomas Dietz" w:date="2012-08-13T13:38:00Z"/>
                <w:del w:id="6140" w:author="Deepak Bansal (AZURE)" w:date="2012-08-23T21:56:00Z"/>
              </w:rPr>
              <w:pPrChange w:id="6141" w:author="Thomas Dietz" w:date="2012-09-11T16:57:00Z">
                <w:pPr>
                  <w:pStyle w:val="XML1"/>
                </w:pPr>
              </w:pPrChange>
            </w:pPr>
            <w:ins w:id="6142" w:author="Thomas Dietz" w:date="2012-08-13T13:38:00Z">
              <w:del w:id="6143" w:author="Deepak Bansal (AZURE)" w:date="2012-08-23T21:56:00Z">
                <w:r w:rsidDel="00B15A0B">
                  <w:delText xml:space="preserve">          queue element can only be referenced once.";</w:delText>
                </w:r>
                <w:bookmarkStart w:id="6144" w:name="_Toc333523177"/>
                <w:bookmarkStart w:id="6145" w:name="_Toc335147264"/>
                <w:bookmarkEnd w:id="6144"/>
                <w:bookmarkEnd w:id="6145"/>
              </w:del>
            </w:ins>
          </w:p>
          <w:p w14:paraId="72F9BC58" w14:textId="04F60305" w:rsidR="00257D58" w:rsidDel="00B15A0B" w:rsidRDefault="00257D58">
            <w:pPr>
              <w:pStyle w:val="Heading2"/>
              <w:rPr>
                <w:ins w:id="6146" w:author="Thomas Dietz" w:date="2012-08-13T13:38:00Z"/>
                <w:del w:id="6147" w:author="Deepak Bansal (AZURE)" w:date="2012-08-23T21:56:00Z"/>
              </w:rPr>
              <w:pPrChange w:id="6148" w:author="Thomas Dietz" w:date="2012-09-11T16:57:00Z">
                <w:pPr>
                  <w:pStyle w:val="XML1"/>
                </w:pPr>
              </w:pPrChange>
            </w:pPr>
            <w:ins w:id="6149" w:author="Thomas Dietz" w:date="2012-08-13T13:38:00Z">
              <w:del w:id="6150" w:author="Deepak Bansal (AZURE)" w:date="2012-08-23T21:56:00Z">
                <w:r w:rsidDel="00B15A0B">
                  <w:delText xml:space="preserve">      }</w:delText>
                </w:r>
                <w:bookmarkStart w:id="6151" w:name="_Toc333523178"/>
                <w:bookmarkStart w:id="6152" w:name="_Toc335147265"/>
                <w:bookmarkEnd w:id="6151"/>
                <w:bookmarkEnd w:id="6152"/>
              </w:del>
            </w:ins>
          </w:p>
          <w:p w14:paraId="71BB6444" w14:textId="2E7247AE" w:rsidR="00257D58" w:rsidDel="00B15A0B" w:rsidRDefault="00257D58">
            <w:pPr>
              <w:pStyle w:val="Heading2"/>
              <w:rPr>
                <w:ins w:id="6153" w:author="Thomas Dietz" w:date="2012-08-13T13:38:00Z"/>
                <w:del w:id="6154" w:author="Deepak Bansal (AZURE)" w:date="2012-08-23T21:56:00Z"/>
              </w:rPr>
              <w:pPrChange w:id="6155" w:author="Thomas Dietz" w:date="2012-09-11T16:57:00Z">
                <w:pPr>
                  <w:pStyle w:val="XML1"/>
                </w:pPr>
              </w:pPrChange>
            </w:pPr>
            <w:ins w:id="6156" w:author="Thomas Dietz" w:date="2012-08-13T13:38:00Z">
              <w:del w:id="6157" w:author="Deepak Bansal (AZURE)" w:date="2012-08-23T21:56:00Z">
                <w:r w:rsidDel="00B15A0B">
                  <w:delText xml:space="preserve">      leaf certificate {</w:delText>
                </w:r>
                <w:bookmarkStart w:id="6158" w:name="_Toc333523179"/>
                <w:bookmarkStart w:id="6159" w:name="_Toc335147266"/>
                <w:bookmarkEnd w:id="6158"/>
                <w:bookmarkEnd w:id="6159"/>
              </w:del>
            </w:ins>
          </w:p>
          <w:p w14:paraId="3D027EE9" w14:textId="0DEA6362" w:rsidR="00257D58" w:rsidDel="00B15A0B" w:rsidRDefault="00257D58">
            <w:pPr>
              <w:pStyle w:val="Heading2"/>
              <w:rPr>
                <w:ins w:id="6160" w:author="Thomas Dietz" w:date="2012-08-13T13:38:00Z"/>
                <w:del w:id="6161" w:author="Deepak Bansal (AZURE)" w:date="2012-08-23T21:56:00Z"/>
              </w:rPr>
              <w:pPrChange w:id="6162" w:author="Thomas Dietz" w:date="2012-09-11T16:57:00Z">
                <w:pPr>
                  <w:pStyle w:val="XML1"/>
                </w:pPr>
              </w:pPrChange>
            </w:pPr>
            <w:ins w:id="6163" w:author="Thomas Dietz" w:date="2012-08-13T13:38:00Z">
              <w:del w:id="6164" w:author="Deepak Bansal (AZURE)" w:date="2012-08-23T21:56:00Z">
                <w:r w:rsidDel="00B15A0B">
                  <w:delText xml:space="preserve">        type leafref {</w:delText>
                </w:r>
                <w:bookmarkStart w:id="6165" w:name="_Toc333523180"/>
                <w:bookmarkStart w:id="6166" w:name="_Toc335147267"/>
                <w:bookmarkEnd w:id="6165"/>
                <w:bookmarkEnd w:id="6166"/>
              </w:del>
            </w:ins>
          </w:p>
          <w:p w14:paraId="23CB9460" w14:textId="589D10E7" w:rsidR="00257D58" w:rsidDel="00B15A0B" w:rsidRDefault="00257D58">
            <w:pPr>
              <w:pStyle w:val="Heading2"/>
              <w:rPr>
                <w:ins w:id="6167" w:author="Thomas Dietz" w:date="2012-08-13T13:38:00Z"/>
                <w:del w:id="6168" w:author="Deepak Bansal (AZURE)" w:date="2012-08-23T21:56:00Z"/>
              </w:rPr>
              <w:pPrChange w:id="6169" w:author="Thomas Dietz" w:date="2012-09-11T16:57:00Z">
                <w:pPr>
                  <w:pStyle w:val="XML1"/>
                </w:pPr>
              </w:pPrChange>
            </w:pPr>
            <w:ins w:id="6170" w:author="Thomas Dietz" w:date="2012-08-13T13:38:00Z">
              <w:del w:id="6171" w:author="Deepak Bansal (AZURE)" w:date="2012-08-23T21:56:00Z">
                <w:r w:rsidDel="00B15A0B">
                  <w:delText xml:space="preserve">          path "/capable-switch/resources/owned-certificate/resource-id";</w:delText>
                </w:r>
                <w:bookmarkStart w:id="6172" w:name="_Toc333523181"/>
                <w:bookmarkStart w:id="6173" w:name="_Toc335147268"/>
                <w:bookmarkEnd w:id="6172"/>
                <w:bookmarkEnd w:id="6173"/>
              </w:del>
            </w:ins>
          </w:p>
          <w:p w14:paraId="5407F7A6" w14:textId="0297C819" w:rsidR="00257D58" w:rsidDel="00B15A0B" w:rsidRDefault="00257D58">
            <w:pPr>
              <w:pStyle w:val="Heading2"/>
              <w:rPr>
                <w:ins w:id="6174" w:author="Thomas Dietz" w:date="2012-08-13T13:38:00Z"/>
                <w:del w:id="6175" w:author="Deepak Bansal (AZURE)" w:date="2012-08-23T21:56:00Z"/>
              </w:rPr>
              <w:pPrChange w:id="6176" w:author="Thomas Dietz" w:date="2012-09-11T16:57:00Z">
                <w:pPr>
                  <w:pStyle w:val="XML1"/>
                </w:pPr>
              </w:pPrChange>
            </w:pPr>
            <w:ins w:id="6177" w:author="Thomas Dietz" w:date="2012-08-13T13:38:00Z">
              <w:del w:id="6178" w:author="Deepak Bansal (AZURE)" w:date="2012-08-23T21:56:00Z">
                <w:r w:rsidDel="00B15A0B">
                  <w:delText xml:space="preserve">        }</w:delText>
                </w:r>
                <w:bookmarkStart w:id="6179" w:name="_Toc333523182"/>
                <w:bookmarkStart w:id="6180" w:name="_Toc335147269"/>
                <w:bookmarkEnd w:id="6179"/>
                <w:bookmarkEnd w:id="6180"/>
              </w:del>
            </w:ins>
          </w:p>
          <w:p w14:paraId="50B46DCD" w14:textId="076A1A86" w:rsidR="00257D58" w:rsidDel="00B15A0B" w:rsidRDefault="00257D58">
            <w:pPr>
              <w:pStyle w:val="Heading2"/>
              <w:rPr>
                <w:ins w:id="6181" w:author="Thomas Dietz" w:date="2012-08-13T13:38:00Z"/>
                <w:del w:id="6182" w:author="Deepak Bansal (AZURE)" w:date="2012-08-23T21:56:00Z"/>
              </w:rPr>
              <w:pPrChange w:id="6183" w:author="Thomas Dietz" w:date="2012-09-11T16:57:00Z">
                <w:pPr>
                  <w:pStyle w:val="XML1"/>
                </w:pPr>
              </w:pPrChange>
            </w:pPr>
            <w:ins w:id="6184" w:author="Thomas Dietz" w:date="2012-08-13T13:38:00Z">
              <w:del w:id="6185" w:author="Deepak Bansal (AZURE)" w:date="2012-08-23T21:56:00Z">
                <w:r w:rsidDel="00B15A0B">
                  <w:delText xml:space="preserve">        description "The resource identifier of the owned</w:delText>
                </w:r>
                <w:bookmarkStart w:id="6186" w:name="_Toc333523183"/>
                <w:bookmarkStart w:id="6187" w:name="_Toc335147270"/>
                <w:bookmarkEnd w:id="6186"/>
                <w:bookmarkEnd w:id="6187"/>
              </w:del>
            </w:ins>
          </w:p>
          <w:p w14:paraId="34E52ACA" w14:textId="624B5545" w:rsidR="00257D58" w:rsidDel="00B15A0B" w:rsidRDefault="00257D58">
            <w:pPr>
              <w:pStyle w:val="Heading2"/>
              <w:rPr>
                <w:ins w:id="6188" w:author="Thomas Dietz" w:date="2012-08-13T13:38:00Z"/>
                <w:del w:id="6189" w:author="Deepak Bansal (AZURE)" w:date="2012-08-23T21:56:00Z"/>
              </w:rPr>
              <w:pPrChange w:id="6190" w:author="Thomas Dietz" w:date="2012-09-11T16:57:00Z">
                <w:pPr>
                  <w:pStyle w:val="XML1"/>
                </w:pPr>
              </w:pPrChange>
            </w:pPr>
            <w:ins w:id="6191" w:author="Thomas Dietz" w:date="2012-08-13T13:38:00Z">
              <w:del w:id="6192" w:author="Deepak Bansal (AZURE)" w:date="2012-08-23T21:56:00Z">
                <w:r w:rsidDel="00B15A0B">
                  <w:delText xml:space="preserve">          certificate in the OpenFlow Capable Switch that the</w:delText>
                </w:r>
                <w:bookmarkStart w:id="6193" w:name="_Toc333523184"/>
                <w:bookmarkStart w:id="6194" w:name="_Toc335147271"/>
                <w:bookmarkEnd w:id="6193"/>
                <w:bookmarkEnd w:id="6194"/>
              </w:del>
            </w:ins>
          </w:p>
          <w:p w14:paraId="56A74EA3" w14:textId="1B0CF2A9" w:rsidR="00257D58" w:rsidDel="00B15A0B" w:rsidRDefault="00257D58">
            <w:pPr>
              <w:pStyle w:val="Heading2"/>
              <w:rPr>
                <w:ins w:id="6195" w:author="Thomas Dietz" w:date="2012-08-13T13:38:00Z"/>
                <w:del w:id="6196" w:author="Deepak Bansal (AZURE)" w:date="2012-08-23T21:56:00Z"/>
              </w:rPr>
              <w:pPrChange w:id="6197" w:author="Thomas Dietz" w:date="2012-09-11T16:57:00Z">
                <w:pPr>
                  <w:pStyle w:val="XML1"/>
                </w:pPr>
              </w:pPrChange>
            </w:pPr>
            <w:ins w:id="6198" w:author="Thomas Dietz" w:date="2012-08-13T13:38:00Z">
              <w:del w:id="6199" w:author="Deepak Bansal (AZURE)" w:date="2012-08-23T21:56:00Z">
                <w:r w:rsidDel="00B15A0B">
                  <w:delText xml:space="preserve">          OpenFlow Logical Switch uses to identify itself.  This</w:delText>
                </w:r>
                <w:bookmarkStart w:id="6200" w:name="_Toc333523185"/>
                <w:bookmarkStart w:id="6201" w:name="_Toc335147272"/>
                <w:bookmarkEnd w:id="6200"/>
                <w:bookmarkEnd w:id="6201"/>
              </w:del>
            </w:ins>
          </w:p>
          <w:p w14:paraId="6B80B973" w14:textId="79514EAD" w:rsidR="00257D58" w:rsidDel="00B15A0B" w:rsidRDefault="00257D58">
            <w:pPr>
              <w:pStyle w:val="Heading2"/>
              <w:rPr>
                <w:ins w:id="6202" w:author="Thomas Dietz" w:date="2012-08-13T13:38:00Z"/>
                <w:del w:id="6203" w:author="Deepak Bansal (AZURE)" w:date="2012-08-23T21:56:00Z"/>
              </w:rPr>
              <w:pPrChange w:id="6204" w:author="Thomas Dietz" w:date="2012-09-11T16:57:00Z">
                <w:pPr>
                  <w:pStyle w:val="XML1"/>
                </w:pPr>
              </w:pPrChange>
            </w:pPr>
            <w:ins w:id="6205" w:author="Thomas Dietz" w:date="2012-08-13T13:38:00Z">
              <w:del w:id="6206" w:author="Deepak Bansal (AZURE)" w:date="2012-08-23T21:56:00Z">
                <w:r w:rsidDel="00B15A0B">
                  <w:delText xml:space="preserve">          element MUST NOT occur more than once in an OpenFlow</w:delText>
                </w:r>
                <w:bookmarkStart w:id="6207" w:name="_Toc333523186"/>
                <w:bookmarkStart w:id="6208" w:name="_Toc335147273"/>
                <w:bookmarkEnd w:id="6207"/>
                <w:bookmarkEnd w:id="6208"/>
              </w:del>
            </w:ins>
          </w:p>
          <w:p w14:paraId="445762BE" w14:textId="392ED713" w:rsidR="00257D58" w:rsidDel="00B15A0B" w:rsidRDefault="00257D58">
            <w:pPr>
              <w:pStyle w:val="Heading2"/>
              <w:rPr>
                <w:ins w:id="6209" w:author="Thomas Dietz" w:date="2012-08-13T13:38:00Z"/>
                <w:del w:id="6210" w:author="Deepak Bansal (AZURE)" w:date="2012-08-23T21:56:00Z"/>
              </w:rPr>
              <w:pPrChange w:id="6211" w:author="Thomas Dietz" w:date="2012-09-11T16:57:00Z">
                <w:pPr>
                  <w:pStyle w:val="XML1"/>
                </w:pPr>
              </w:pPrChange>
            </w:pPr>
            <w:ins w:id="6212" w:author="Thomas Dietz" w:date="2012-08-13T13:38:00Z">
              <w:del w:id="6213" w:author="Deepak Bansal (AZURE)" w:date="2012-08-23T21:56:00Z">
                <w:r w:rsidDel="00B15A0B">
                  <w:delText xml:space="preserve">          Logical Switch's resource list.  </w:delText>
                </w:r>
                <w:bookmarkStart w:id="6214" w:name="_Toc333523187"/>
                <w:bookmarkStart w:id="6215" w:name="_Toc335147274"/>
                <w:bookmarkEnd w:id="6214"/>
                <w:bookmarkEnd w:id="6215"/>
              </w:del>
            </w:ins>
          </w:p>
          <w:p w14:paraId="6773F780" w14:textId="2504C3A4" w:rsidR="00257D58" w:rsidDel="00B15A0B" w:rsidRDefault="00257D58">
            <w:pPr>
              <w:pStyle w:val="Heading2"/>
              <w:rPr>
                <w:ins w:id="6216" w:author="Thomas Dietz" w:date="2012-08-13T13:38:00Z"/>
                <w:del w:id="6217" w:author="Deepak Bansal (AZURE)" w:date="2012-08-23T21:56:00Z"/>
              </w:rPr>
              <w:pPrChange w:id="6218" w:author="Thomas Dietz" w:date="2012-09-11T16:57:00Z">
                <w:pPr>
                  <w:pStyle w:val="XML1"/>
                </w:pPr>
              </w:pPrChange>
            </w:pPr>
            <w:ins w:id="6219" w:author="Thomas Dietz" w:date="2012-08-13T13:38:00Z">
              <w:del w:id="6220" w:author="Deepak Bansal (AZURE)" w:date="2012-08-23T21:56:00Z">
                <w:r w:rsidDel="00B15A0B">
                  <w:delText xml:space="preserve">        </w:delText>
                </w:r>
                <w:bookmarkStart w:id="6221" w:name="_Toc333523188"/>
                <w:bookmarkStart w:id="6222" w:name="_Toc335147275"/>
                <w:bookmarkEnd w:id="6221"/>
                <w:bookmarkEnd w:id="6222"/>
              </w:del>
            </w:ins>
          </w:p>
          <w:p w14:paraId="66EAD997" w14:textId="14D74E3B" w:rsidR="00257D58" w:rsidDel="00B15A0B" w:rsidRDefault="00257D58">
            <w:pPr>
              <w:pStyle w:val="Heading2"/>
              <w:rPr>
                <w:ins w:id="6223" w:author="Thomas Dietz" w:date="2012-08-13T13:38:00Z"/>
                <w:del w:id="6224" w:author="Deepak Bansal (AZURE)" w:date="2012-08-23T21:56:00Z"/>
              </w:rPr>
              <w:pPrChange w:id="6225" w:author="Thomas Dietz" w:date="2012-09-11T16:57:00Z">
                <w:pPr>
                  <w:pStyle w:val="XML1"/>
                </w:pPr>
              </w:pPrChange>
            </w:pPr>
            <w:ins w:id="6226" w:author="Thomas Dietz" w:date="2012-08-13T13:38:00Z">
              <w:del w:id="6227" w:author="Deepak Bansal (AZURE)" w:date="2012-08-23T21:56:00Z">
                <w:r w:rsidDel="00B15A0B">
                  <w:delText xml:space="preserve">          If no such element is in an OpenFlow Logical Switch's </w:delText>
                </w:r>
                <w:bookmarkStart w:id="6228" w:name="_Toc333523189"/>
                <w:bookmarkStart w:id="6229" w:name="_Toc335147276"/>
                <w:bookmarkEnd w:id="6228"/>
                <w:bookmarkEnd w:id="6229"/>
              </w:del>
            </w:ins>
          </w:p>
          <w:p w14:paraId="5AAA6BDE" w14:textId="29E46804" w:rsidR="00257D58" w:rsidDel="00B15A0B" w:rsidRDefault="00257D58">
            <w:pPr>
              <w:pStyle w:val="Heading2"/>
              <w:rPr>
                <w:ins w:id="6230" w:author="Thomas Dietz" w:date="2012-08-13T13:38:00Z"/>
                <w:del w:id="6231" w:author="Deepak Bansal (AZURE)" w:date="2012-08-23T21:56:00Z"/>
              </w:rPr>
              <w:pPrChange w:id="6232" w:author="Thomas Dietz" w:date="2012-09-11T16:57:00Z">
                <w:pPr>
                  <w:pStyle w:val="XML1"/>
                </w:pPr>
              </w:pPrChange>
            </w:pPr>
            <w:ins w:id="6233" w:author="Thomas Dietz" w:date="2012-08-13T13:38:00Z">
              <w:del w:id="6234" w:author="Deepak Bansal (AZURE)" w:date="2012-08-23T21:56:00Z">
                <w:r w:rsidDel="00B15A0B">
                  <w:delText xml:space="preserve">          resource list, then the OpenFlow Logical Switch does not </w:delText>
                </w:r>
                <w:bookmarkStart w:id="6235" w:name="_Toc333523190"/>
                <w:bookmarkStart w:id="6236" w:name="_Toc335147277"/>
                <w:bookmarkEnd w:id="6235"/>
                <w:bookmarkEnd w:id="6236"/>
              </w:del>
            </w:ins>
          </w:p>
          <w:p w14:paraId="56F900B5" w14:textId="061FD7FD" w:rsidR="00257D58" w:rsidDel="00B15A0B" w:rsidRDefault="00257D58">
            <w:pPr>
              <w:pStyle w:val="Heading2"/>
              <w:rPr>
                <w:ins w:id="6237" w:author="Thomas Dietz" w:date="2012-08-13T13:38:00Z"/>
                <w:del w:id="6238" w:author="Deepak Bansal (AZURE)" w:date="2012-08-23T21:56:00Z"/>
              </w:rPr>
              <w:pPrChange w:id="6239" w:author="Thomas Dietz" w:date="2012-09-11T16:57:00Z">
                <w:pPr>
                  <w:pStyle w:val="XML1"/>
                </w:pPr>
              </w:pPrChange>
            </w:pPr>
            <w:ins w:id="6240" w:author="Thomas Dietz" w:date="2012-08-13T13:38:00Z">
              <w:del w:id="6241" w:author="Deepak Bansal (AZURE)" w:date="2012-08-23T21:56:00Z">
                <w:r w:rsidDel="00B15A0B">
                  <w:delText xml:space="preserve">          authenticate itself towards an OpenFloe Controller with a</w:delText>
                </w:r>
                <w:bookmarkStart w:id="6242" w:name="_Toc333523191"/>
                <w:bookmarkStart w:id="6243" w:name="_Toc335147278"/>
                <w:bookmarkEnd w:id="6242"/>
                <w:bookmarkEnd w:id="6243"/>
              </w:del>
            </w:ins>
          </w:p>
          <w:p w14:paraId="299D1086" w14:textId="3ACC5106" w:rsidR="00257D58" w:rsidDel="00B15A0B" w:rsidRDefault="00257D58">
            <w:pPr>
              <w:pStyle w:val="Heading2"/>
              <w:rPr>
                <w:ins w:id="6244" w:author="Thomas Dietz" w:date="2012-08-13T13:38:00Z"/>
                <w:del w:id="6245" w:author="Deepak Bansal (AZURE)" w:date="2012-08-23T21:56:00Z"/>
              </w:rPr>
              <w:pPrChange w:id="6246" w:author="Thomas Dietz" w:date="2012-09-11T16:57:00Z">
                <w:pPr>
                  <w:pStyle w:val="XML1"/>
                </w:pPr>
              </w:pPrChange>
            </w:pPr>
            <w:ins w:id="6247" w:author="Thomas Dietz" w:date="2012-08-13T13:38:00Z">
              <w:del w:id="6248" w:author="Deepak Bansal (AZURE)" w:date="2012-08-23T21:56:00Z">
                <w:r w:rsidDel="00B15A0B">
                  <w:delText xml:space="preserve">          certificate.  If this element is present, then the</w:delText>
                </w:r>
                <w:bookmarkStart w:id="6249" w:name="_Toc333523192"/>
                <w:bookmarkStart w:id="6250" w:name="_Toc335147279"/>
                <w:bookmarkEnd w:id="6249"/>
                <w:bookmarkEnd w:id="6250"/>
              </w:del>
            </w:ins>
          </w:p>
          <w:p w14:paraId="098FA652" w14:textId="69E79472" w:rsidR="00257D58" w:rsidDel="00B15A0B" w:rsidRDefault="00257D58">
            <w:pPr>
              <w:pStyle w:val="Heading2"/>
              <w:rPr>
                <w:ins w:id="6251" w:author="Thomas Dietz" w:date="2012-08-13T13:38:00Z"/>
                <w:del w:id="6252" w:author="Deepak Bansal (AZURE)" w:date="2012-08-23T21:56:00Z"/>
              </w:rPr>
              <w:pPrChange w:id="6253" w:author="Thomas Dietz" w:date="2012-09-11T16:57:00Z">
                <w:pPr>
                  <w:pStyle w:val="XML1"/>
                </w:pPr>
              </w:pPrChange>
            </w:pPr>
            <w:ins w:id="6254" w:author="Thomas Dietz" w:date="2012-08-13T13:38:00Z">
              <w:del w:id="6255" w:author="Deepak Bansal (AZURE)" w:date="2012-08-23T21:56:00Z">
                <w:r w:rsidDel="00B15A0B">
                  <w:delText xml:space="preserve">          OpenFlow Logical Switch MUST provide this certificate for</w:delText>
                </w:r>
                <w:bookmarkStart w:id="6256" w:name="_Toc333523193"/>
                <w:bookmarkStart w:id="6257" w:name="_Toc335147280"/>
                <w:bookmarkEnd w:id="6256"/>
                <w:bookmarkEnd w:id="6257"/>
              </w:del>
            </w:ins>
          </w:p>
          <w:p w14:paraId="66EC4FC2" w14:textId="7305E515" w:rsidR="00257D58" w:rsidDel="00B15A0B" w:rsidRDefault="00257D58">
            <w:pPr>
              <w:pStyle w:val="Heading2"/>
              <w:rPr>
                <w:ins w:id="6258" w:author="Thomas Dietz" w:date="2012-08-13T13:38:00Z"/>
                <w:del w:id="6259" w:author="Deepak Bansal (AZURE)" w:date="2012-08-23T21:56:00Z"/>
              </w:rPr>
              <w:pPrChange w:id="6260" w:author="Thomas Dietz" w:date="2012-09-11T16:57:00Z">
                <w:pPr>
                  <w:pStyle w:val="XML1"/>
                </w:pPr>
              </w:pPrChange>
            </w:pPr>
            <w:ins w:id="6261" w:author="Thomas Dietz" w:date="2012-08-13T13:38:00Z">
              <w:del w:id="6262" w:author="Deepak Bansal (AZURE)" w:date="2012-08-23T21:56:00Z">
                <w:r w:rsidDel="00B15A0B">
                  <w:delText xml:space="preserve">          authentication to an OpenFlow Controller when setting up</w:delText>
                </w:r>
                <w:bookmarkStart w:id="6263" w:name="_Toc333523194"/>
                <w:bookmarkStart w:id="6264" w:name="_Toc335147281"/>
                <w:bookmarkEnd w:id="6263"/>
                <w:bookmarkEnd w:id="6264"/>
              </w:del>
            </w:ins>
          </w:p>
          <w:p w14:paraId="12BCB99E" w14:textId="58850EC8" w:rsidR="00257D58" w:rsidDel="00B15A0B" w:rsidRDefault="00257D58">
            <w:pPr>
              <w:pStyle w:val="Heading2"/>
              <w:rPr>
                <w:ins w:id="6265" w:author="Thomas Dietz" w:date="2012-08-13T13:38:00Z"/>
                <w:del w:id="6266" w:author="Deepak Bansal (AZURE)" w:date="2012-08-23T21:56:00Z"/>
              </w:rPr>
              <w:pPrChange w:id="6267" w:author="Thomas Dietz" w:date="2012-09-11T16:57:00Z">
                <w:pPr>
                  <w:pStyle w:val="XML1"/>
                </w:pPr>
              </w:pPrChange>
            </w:pPr>
            <w:ins w:id="6268" w:author="Thomas Dietz" w:date="2012-08-13T13:38:00Z">
              <w:del w:id="6269" w:author="Deepak Bansal (AZURE)" w:date="2012-08-23T21:56:00Z">
                <w:r w:rsidDel="00B15A0B">
                  <w:delText xml:space="preserve">          a TLS connection.  </w:delText>
                </w:r>
                <w:bookmarkStart w:id="6270" w:name="_Toc333523195"/>
                <w:bookmarkStart w:id="6271" w:name="_Toc335147282"/>
                <w:bookmarkEnd w:id="6270"/>
                <w:bookmarkEnd w:id="6271"/>
              </w:del>
            </w:ins>
          </w:p>
          <w:p w14:paraId="6D29AAB4" w14:textId="058520D6" w:rsidR="00257D58" w:rsidDel="00B15A0B" w:rsidRDefault="00257D58">
            <w:pPr>
              <w:pStyle w:val="Heading2"/>
              <w:rPr>
                <w:ins w:id="6272" w:author="Thomas Dietz" w:date="2012-08-13T13:38:00Z"/>
                <w:del w:id="6273" w:author="Deepak Bansal (AZURE)" w:date="2012-08-23T21:56:00Z"/>
              </w:rPr>
              <w:pPrChange w:id="6274" w:author="Thomas Dietz" w:date="2012-09-11T16:57:00Z">
                <w:pPr>
                  <w:pStyle w:val="XML1"/>
                </w:pPr>
              </w:pPrChange>
            </w:pPr>
            <w:ins w:id="6275" w:author="Thomas Dietz" w:date="2012-08-13T13:38:00Z">
              <w:del w:id="6276" w:author="Deepak Bansal (AZURE)" w:date="2012-08-23T21:56:00Z">
                <w:r w:rsidDel="00B15A0B">
                  <w:delText xml:space="preserve">        </w:delText>
                </w:r>
                <w:bookmarkStart w:id="6277" w:name="_Toc333523196"/>
                <w:bookmarkStart w:id="6278" w:name="_Toc335147283"/>
                <w:bookmarkEnd w:id="6277"/>
                <w:bookmarkEnd w:id="6278"/>
              </w:del>
            </w:ins>
          </w:p>
          <w:p w14:paraId="7286A017" w14:textId="4807BE7A" w:rsidR="00257D58" w:rsidDel="00B15A0B" w:rsidRDefault="00257D58">
            <w:pPr>
              <w:pStyle w:val="Heading2"/>
              <w:rPr>
                <w:ins w:id="6279" w:author="Thomas Dietz" w:date="2012-08-13T13:38:00Z"/>
                <w:del w:id="6280" w:author="Deepak Bansal (AZURE)" w:date="2012-08-23T21:56:00Z"/>
              </w:rPr>
              <w:pPrChange w:id="6281" w:author="Thomas Dietz" w:date="2012-09-11T16:57:00Z">
                <w:pPr>
                  <w:pStyle w:val="XML1"/>
                </w:pPr>
              </w:pPrChange>
            </w:pPr>
            <w:ins w:id="6282" w:author="Thomas Dietz" w:date="2012-08-13T13:38:00Z">
              <w:del w:id="6283" w:author="Deepak Bansal (AZURE)" w:date="2012-08-23T21:56:00Z">
                <w:r w:rsidDel="00B15A0B">
                  <w:delText xml:space="preserve">          For TCP connections this element is irrelevant.</w:delText>
                </w:r>
                <w:bookmarkStart w:id="6284" w:name="_Toc333523197"/>
                <w:bookmarkStart w:id="6285" w:name="_Toc335147284"/>
                <w:bookmarkEnd w:id="6284"/>
                <w:bookmarkEnd w:id="6285"/>
              </w:del>
            </w:ins>
          </w:p>
          <w:p w14:paraId="31B8975B" w14:textId="6C231BB8" w:rsidR="00257D58" w:rsidDel="00B15A0B" w:rsidRDefault="00257D58">
            <w:pPr>
              <w:pStyle w:val="Heading2"/>
              <w:rPr>
                <w:ins w:id="6286" w:author="Thomas Dietz" w:date="2012-08-13T13:38:00Z"/>
                <w:del w:id="6287" w:author="Deepak Bansal (AZURE)" w:date="2012-08-23T21:56:00Z"/>
              </w:rPr>
              <w:pPrChange w:id="6288" w:author="Thomas Dietz" w:date="2012-09-11T16:57:00Z">
                <w:pPr>
                  <w:pStyle w:val="XML1"/>
                </w:pPr>
              </w:pPrChange>
            </w:pPr>
            <w:bookmarkStart w:id="6289" w:name="_Toc333523198"/>
            <w:bookmarkStart w:id="6290" w:name="_Toc335147285"/>
            <w:bookmarkEnd w:id="6289"/>
            <w:bookmarkEnd w:id="6290"/>
          </w:p>
          <w:p w14:paraId="1193416C" w14:textId="7403B036" w:rsidR="00257D58" w:rsidDel="00B15A0B" w:rsidRDefault="00257D58">
            <w:pPr>
              <w:pStyle w:val="Heading2"/>
              <w:rPr>
                <w:ins w:id="6291" w:author="Thomas Dietz" w:date="2012-08-13T13:38:00Z"/>
                <w:del w:id="6292" w:author="Deepak Bansal (AZURE)" w:date="2012-08-23T21:56:00Z"/>
              </w:rPr>
              <w:pPrChange w:id="6293" w:author="Thomas Dietz" w:date="2012-09-11T16:57:00Z">
                <w:pPr>
                  <w:pStyle w:val="XML1"/>
                </w:pPr>
              </w:pPrChange>
            </w:pPr>
            <w:ins w:id="6294" w:author="Thomas Dietz" w:date="2012-08-13T13:38:00Z">
              <w:del w:id="6295" w:author="Deepak Bansal (AZURE)" w:date="2012-08-23T21:56:00Z">
                <w:r w:rsidDel="00B15A0B">
                  <w:delText xml:space="preserve">          The element MUST refer to an element at the following</w:delText>
                </w:r>
                <w:bookmarkStart w:id="6296" w:name="_Toc333523199"/>
                <w:bookmarkStart w:id="6297" w:name="_Toc335147286"/>
                <w:bookmarkEnd w:id="6296"/>
                <w:bookmarkEnd w:id="6297"/>
              </w:del>
            </w:ins>
          </w:p>
          <w:p w14:paraId="59418B06" w14:textId="3384EFEB" w:rsidR="00257D58" w:rsidDel="00B15A0B" w:rsidRDefault="00257D58">
            <w:pPr>
              <w:pStyle w:val="Heading2"/>
              <w:rPr>
                <w:ins w:id="6298" w:author="Thomas Dietz" w:date="2012-08-13T13:38:00Z"/>
                <w:del w:id="6299" w:author="Deepak Bansal (AZURE)" w:date="2012-08-23T21:56:00Z"/>
              </w:rPr>
              <w:pPrChange w:id="6300" w:author="Thomas Dietz" w:date="2012-09-11T16:57:00Z">
                <w:pPr>
                  <w:pStyle w:val="XML1"/>
                </w:pPr>
              </w:pPrChange>
            </w:pPr>
            <w:ins w:id="6301" w:author="Thomas Dietz" w:date="2012-08-13T13:38:00Z">
              <w:del w:id="6302" w:author="Deepak Bansal (AZURE)" w:date="2012-08-23T21:56:00Z">
                <w:r w:rsidDel="00B15A0B">
                  <w:delText xml:space="preserve">          path:</w:delText>
                </w:r>
                <w:bookmarkStart w:id="6303" w:name="_Toc333523200"/>
                <w:bookmarkStart w:id="6304" w:name="_Toc335147287"/>
                <w:bookmarkEnd w:id="6303"/>
                <w:bookmarkEnd w:id="6304"/>
              </w:del>
            </w:ins>
          </w:p>
          <w:p w14:paraId="427F4743" w14:textId="05BBAA9D" w:rsidR="00257D58" w:rsidDel="00B15A0B" w:rsidRDefault="00257D58">
            <w:pPr>
              <w:pStyle w:val="Heading2"/>
              <w:rPr>
                <w:ins w:id="6305" w:author="Thomas Dietz" w:date="2012-08-13T13:38:00Z"/>
                <w:del w:id="6306" w:author="Deepak Bansal (AZURE)" w:date="2012-08-23T21:56:00Z"/>
              </w:rPr>
              <w:pPrChange w:id="6307" w:author="Thomas Dietz" w:date="2012-09-11T16:57:00Z">
                <w:pPr>
                  <w:pStyle w:val="XML1"/>
                </w:pPr>
              </w:pPrChange>
            </w:pPr>
            <w:ins w:id="6308" w:author="Thomas Dietz" w:date="2012-08-13T13:38:00Z">
              <w:del w:id="6309" w:author="Deepak Bansal (AZURE)" w:date="2012-08-23T21:56:00Z">
                <w:r w:rsidDel="00B15A0B">
                  <w:delText xml:space="preserve">            /capable-switch/resources/owned-certificate/resource-id</w:delText>
                </w:r>
                <w:bookmarkStart w:id="6310" w:name="_Toc333523201"/>
                <w:bookmarkStart w:id="6311" w:name="_Toc335147288"/>
                <w:bookmarkEnd w:id="6310"/>
                <w:bookmarkEnd w:id="6311"/>
              </w:del>
            </w:ins>
          </w:p>
          <w:p w14:paraId="27DDA644" w14:textId="3B0D9BC5" w:rsidR="00257D58" w:rsidDel="00B15A0B" w:rsidRDefault="00257D58">
            <w:pPr>
              <w:pStyle w:val="Heading2"/>
              <w:rPr>
                <w:ins w:id="6312" w:author="Thomas Dietz" w:date="2012-08-13T13:38:00Z"/>
                <w:del w:id="6313" w:author="Deepak Bansal (AZURE)" w:date="2012-08-23T21:56:00Z"/>
              </w:rPr>
              <w:pPrChange w:id="6314" w:author="Thomas Dietz" w:date="2012-09-11T16:57:00Z">
                <w:pPr>
                  <w:pStyle w:val="XML1"/>
                </w:pPr>
              </w:pPrChange>
            </w:pPr>
            <w:ins w:id="6315" w:author="Thomas Dietz" w:date="2012-08-13T13:38:00Z">
              <w:del w:id="6316" w:author="Deepak Bansal (AZURE)" w:date="2012-08-23T21:56:00Z">
                <w:r w:rsidDel="00B15A0B">
                  <w:delText xml:space="preserve">          ";</w:delText>
                </w:r>
                <w:bookmarkStart w:id="6317" w:name="_Toc333523202"/>
                <w:bookmarkStart w:id="6318" w:name="_Toc335147289"/>
                <w:bookmarkEnd w:id="6317"/>
                <w:bookmarkEnd w:id="6318"/>
              </w:del>
            </w:ins>
          </w:p>
          <w:p w14:paraId="7D4038C5" w14:textId="5239F7A2" w:rsidR="00257D58" w:rsidDel="00B15A0B" w:rsidRDefault="00257D58">
            <w:pPr>
              <w:pStyle w:val="Heading2"/>
              <w:rPr>
                <w:ins w:id="6319" w:author="Thomas Dietz" w:date="2012-08-13T13:38:00Z"/>
                <w:del w:id="6320" w:author="Deepak Bansal (AZURE)" w:date="2012-08-23T21:56:00Z"/>
              </w:rPr>
              <w:pPrChange w:id="6321" w:author="Thomas Dietz" w:date="2012-09-11T16:57:00Z">
                <w:pPr>
                  <w:pStyle w:val="XML1"/>
                </w:pPr>
              </w:pPrChange>
            </w:pPr>
            <w:ins w:id="6322" w:author="Thomas Dietz" w:date="2012-08-13T13:38:00Z">
              <w:del w:id="6323" w:author="Deepak Bansal (AZURE)" w:date="2012-08-23T21:56:00Z">
                <w:r w:rsidDel="00B15A0B">
                  <w:delText xml:space="preserve">      }</w:delText>
                </w:r>
                <w:bookmarkStart w:id="6324" w:name="_Toc333523203"/>
                <w:bookmarkStart w:id="6325" w:name="_Toc335147290"/>
                <w:bookmarkEnd w:id="6324"/>
                <w:bookmarkEnd w:id="6325"/>
              </w:del>
            </w:ins>
          </w:p>
          <w:p w14:paraId="23CED501" w14:textId="1F24FCC2" w:rsidR="00257D58" w:rsidDel="00B15A0B" w:rsidRDefault="00257D58">
            <w:pPr>
              <w:pStyle w:val="Heading2"/>
              <w:rPr>
                <w:ins w:id="6326" w:author="Thomas Dietz" w:date="2012-08-13T13:38:00Z"/>
                <w:del w:id="6327" w:author="Deepak Bansal (AZURE)" w:date="2012-08-23T21:56:00Z"/>
              </w:rPr>
              <w:pPrChange w:id="6328" w:author="Thomas Dietz" w:date="2012-09-11T16:57:00Z">
                <w:pPr>
                  <w:pStyle w:val="XML1"/>
                </w:pPr>
              </w:pPrChange>
            </w:pPr>
            <w:ins w:id="6329" w:author="Thomas Dietz" w:date="2012-08-13T13:38:00Z">
              <w:del w:id="6330" w:author="Deepak Bansal (AZURE)" w:date="2012-08-23T21:56:00Z">
                <w:r w:rsidDel="00B15A0B">
                  <w:delText xml:space="preserve">      leaf-list flow-table {</w:delText>
                </w:r>
                <w:bookmarkStart w:id="6331" w:name="_Toc333523204"/>
                <w:bookmarkStart w:id="6332" w:name="_Toc335147291"/>
                <w:bookmarkEnd w:id="6331"/>
                <w:bookmarkEnd w:id="6332"/>
              </w:del>
            </w:ins>
          </w:p>
          <w:p w14:paraId="50CE4F5E" w14:textId="5F1B575A" w:rsidR="00257D58" w:rsidDel="00B15A0B" w:rsidRDefault="00257D58">
            <w:pPr>
              <w:pStyle w:val="Heading2"/>
              <w:rPr>
                <w:ins w:id="6333" w:author="Thomas Dietz" w:date="2012-08-13T13:38:00Z"/>
                <w:del w:id="6334" w:author="Deepak Bansal (AZURE)" w:date="2012-08-23T21:56:00Z"/>
              </w:rPr>
              <w:pPrChange w:id="6335" w:author="Thomas Dietz" w:date="2012-09-11T16:57:00Z">
                <w:pPr>
                  <w:pStyle w:val="XML1"/>
                </w:pPr>
              </w:pPrChange>
            </w:pPr>
            <w:ins w:id="6336" w:author="Thomas Dietz" w:date="2012-08-13T13:38:00Z">
              <w:del w:id="6337" w:author="Deepak Bansal (AZURE)" w:date="2012-08-23T21:56:00Z">
                <w:r w:rsidDel="00B15A0B">
                  <w:delText xml:space="preserve">        type leafref {</w:delText>
                </w:r>
                <w:bookmarkStart w:id="6338" w:name="_Toc333523205"/>
                <w:bookmarkStart w:id="6339" w:name="_Toc335147292"/>
                <w:bookmarkEnd w:id="6338"/>
                <w:bookmarkEnd w:id="6339"/>
              </w:del>
            </w:ins>
          </w:p>
          <w:p w14:paraId="15C7B858" w14:textId="225998BC" w:rsidR="00257D58" w:rsidDel="00B15A0B" w:rsidRDefault="00257D58">
            <w:pPr>
              <w:pStyle w:val="Heading2"/>
              <w:rPr>
                <w:ins w:id="6340" w:author="Thomas Dietz" w:date="2012-08-13T13:38:00Z"/>
                <w:del w:id="6341" w:author="Deepak Bansal (AZURE)" w:date="2012-08-23T21:56:00Z"/>
              </w:rPr>
              <w:pPrChange w:id="6342" w:author="Thomas Dietz" w:date="2012-09-11T16:57:00Z">
                <w:pPr>
                  <w:pStyle w:val="XML1"/>
                </w:pPr>
              </w:pPrChange>
            </w:pPr>
            <w:ins w:id="6343" w:author="Thomas Dietz" w:date="2012-08-13T13:38:00Z">
              <w:del w:id="6344" w:author="Deepak Bansal (AZURE)" w:date="2012-08-23T21:56:00Z">
                <w:r w:rsidDel="00B15A0B">
                  <w:delText xml:space="preserve">          path "/capable-switch/resources/flow-table/resource-id";</w:delText>
                </w:r>
                <w:bookmarkStart w:id="6345" w:name="_Toc333523206"/>
                <w:bookmarkStart w:id="6346" w:name="_Toc335147293"/>
                <w:bookmarkEnd w:id="6345"/>
                <w:bookmarkEnd w:id="6346"/>
              </w:del>
            </w:ins>
          </w:p>
          <w:p w14:paraId="29F7D0BA" w14:textId="132330C6" w:rsidR="00257D58" w:rsidDel="00B15A0B" w:rsidRDefault="00257D58">
            <w:pPr>
              <w:pStyle w:val="Heading2"/>
              <w:rPr>
                <w:ins w:id="6347" w:author="Thomas Dietz" w:date="2012-08-13T13:38:00Z"/>
                <w:del w:id="6348" w:author="Deepak Bansal (AZURE)" w:date="2012-08-23T21:56:00Z"/>
              </w:rPr>
              <w:pPrChange w:id="6349" w:author="Thomas Dietz" w:date="2012-09-11T16:57:00Z">
                <w:pPr>
                  <w:pStyle w:val="XML1"/>
                </w:pPr>
              </w:pPrChange>
            </w:pPr>
            <w:ins w:id="6350" w:author="Thomas Dietz" w:date="2012-08-13T13:38:00Z">
              <w:del w:id="6351" w:author="Deepak Bansal (AZURE)" w:date="2012-08-23T21:56:00Z">
                <w:r w:rsidDel="00B15A0B">
                  <w:delText xml:space="preserve">        }</w:delText>
                </w:r>
                <w:bookmarkStart w:id="6352" w:name="_Toc333523207"/>
                <w:bookmarkStart w:id="6353" w:name="_Toc335147294"/>
                <w:bookmarkEnd w:id="6352"/>
                <w:bookmarkEnd w:id="6353"/>
              </w:del>
            </w:ins>
          </w:p>
          <w:p w14:paraId="230F315C" w14:textId="141BE0EC" w:rsidR="00257D58" w:rsidDel="00B15A0B" w:rsidRDefault="00257D58">
            <w:pPr>
              <w:pStyle w:val="Heading2"/>
              <w:rPr>
                <w:ins w:id="6354" w:author="Thomas Dietz" w:date="2012-08-13T13:38:00Z"/>
                <w:del w:id="6355" w:author="Deepak Bansal (AZURE)" w:date="2012-08-23T21:56:00Z"/>
              </w:rPr>
              <w:pPrChange w:id="6356" w:author="Thomas Dietz" w:date="2012-09-11T16:57:00Z">
                <w:pPr>
                  <w:pStyle w:val="XML1"/>
                </w:pPr>
              </w:pPrChange>
            </w:pPr>
            <w:ins w:id="6357" w:author="Thomas Dietz" w:date="2012-08-13T13:38:00Z">
              <w:del w:id="6358" w:author="Deepak Bansal (AZURE)" w:date="2012-08-23T21:56:00Z">
                <w:r w:rsidDel="00B15A0B">
                  <w:delText xml:space="preserve">        description "A resource identifier of a flow table of the </w:delText>
                </w:r>
                <w:bookmarkStart w:id="6359" w:name="_Toc333523208"/>
                <w:bookmarkStart w:id="6360" w:name="_Toc335147295"/>
                <w:bookmarkEnd w:id="6359"/>
                <w:bookmarkEnd w:id="6360"/>
              </w:del>
            </w:ins>
          </w:p>
          <w:p w14:paraId="18E55C55" w14:textId="1E64DE7F" w:rsidR="00257D58" w:rsidDel="00B15A0B" w:rsidRDefault="00257D58">
            <w:pPr>
              <w:pStyle w:val="Heading2"/>
              <w:rPr>
                <w:ins w:id="6361" w:author="Thomas Dietz" w:date="2012-08-13T13:38:00Z"/>
                <w:del w:id="6362" w:author="Deepak Bansal (AZURE)" w:date="2012-08-23T21:56:00Z"/>
              </w:rPr>
              <w:pPrChange w:id="6363" w:author="Thomas Dietz" w:date="2012-09-11T16:57:00Z">
                <w:pPr>
                  <w:pStyle w:val="XML1"/>
                </w:pPr>
              </w:pPrChange>
            </w:pPr>
            <w:ins w:id="6364" w:author="Thomas Dietz" w:date="2012-08-13T13:38:00Z">
              <w:del w:id="6365" w:author="Deepak Bansal (AZURE)" w:date="2012-08-23T21:56:00Z">
                <w:r w:rsidDel="00B15A0B">
                  <w:delText xml:space="preserve">          OpenFlow Capable Switch that the OpenFlow Logical Switch </w:delText>
                </w:r>
                <w:bookmarkStart w:id="6366" w:name="_Toc333523209"/>
                <w:bookmarkStart w:id="6367" w:name="_Toc335147296"/>
                <w:bookmarkEnd w:id="6366"/>
                <w:bookmarkEnd w:id="6367"/>
              </w:del>
            </w:ins>
          </w:p>
          <w:p w14:paraId="3213EE6A" w14:textId="23CD46F7" w:rsidR="00257D58" w:rsidDel="00B15A0B" w:rsidRDefault="00257D58">
            <w:pPr>
              <w:pStyle w:val="Heading2"/>
              <w:rPr>
                <w:ins w:id="6368" w:author="Thomas Dietz" w:date="2012-08-13T13:38:00Z"/>
                <w:del w:id="6369" w:author="Deepak Bansal (AZURE)" w:date="2012-08-23T21:56:00Z"/>
              </w:rPr>
              <w:pPrChange w:id="6370" w:author="Thomas Dietz" w:date="2012-09-11T16:57:00Z">
                <w:pPr>
                  <w:pStyle w:val="XML1"/>
                </w:pPr>
              </w:pPrChange>
            </w:pPr>
            <w:ins w:id="6371" w:author="Thomas Dietz" w:date="2012-08-13T13:38:00Z">
              <w:del w:id="6372" w:author="Deepak Bansal (AZURE)" w:date="2012-08-23T21:56:00Z">
                <w:r w:rsidDel="00B15A0B">
                  <w:delText xml:space="preserve">          has exclusive access to.</w:delText>
                </w:r>
                <w:bookmarkStart w:id="6373" w:name="_Toc333523210"/>
                <w:bookmarkStart w:id="6374" w:name="_Toc335147297"/>
                <w:bookmarkEnd w:id="6373"/>
                <w:bookmarkEnd w:id="6374"/>
              </w:del>
            </w:ins>
          </w:p>
          <w:p w14:paraId="41AE2190" w14:textId="152841AF" w:rsidR="00257D58" w:rsidDel="00B15A0B" w:rsidRDefault="00257D58">
            <w:pPr>
              <w:pStyle w:val="Heading2"/>
              <w:rPr>
                <w:ins w:id="6375" w:author="Thomas Dietz" w:date="2012-08-13T13:38:00Z"/>
                <w:del w:id="6376" w:author="Deepak Bansal (AZURE)" w:date="2012-08-23T21:56:00Z"/>
              </w:rPr>
              <w:pPrChange w:id="6377" w:author="Thomas Dietz" w:date="2012-09-11T16:57:00Z">
                <w:pPr>
                  <w:pStyle w:val="XML1"/>
                </w:pPr>
              </w:pPrChange>
            </w:pPr>
            <w:bookmarkStart w:id="6378" w:name="_Toc333523211"/>
            <w:bookmarkStart w:id="6379" w:name="_Toc335147298"/>
            <w:bookmarkEnd w:id="6378"/>
            <w:bookmarkEnd w:id="6379"/>
          </w:p>
          <w:p w14:paraId="504A6EF9" w14:textId="28FD6AB0" w:rsidR="00257D58" w:rsidDel="00B15A0B" w:rsidRDefault="00257D58">
            <w:pPr>
              <w:pStyle w:val="Heading2"/>
              <w:rPr>
                <w:ins w:id="6380" w:author="Thomas Dietz" w:date="2012-08-13T13:38:00Z"/>
                <w:del w:id="6381" w:author="Deepak Bansal (AZURE)" w:date="2012-08-23T21:56:00Z"/>
              </w:rPr>
              <w:pPrChange w:id="6382" w:author="Thomas Dietz" w:date="2012-09-11T16:57:00Z">
                <w:pPr>
                  <w:pStyle w:val="XML1"/>
                </w:pPr>
              </w:pPrChange>
            </w:pPr>
            <w:ins w:id="6383" w:author="Thomas Dietz" w:date="2012-08-13T13:38:00Z">
              <w:del w:id="6384" w:author="Deepak Bansal (AZURE)" w:date="2012-08-23T21:56:00Z">
                <w:r w:rsidDel="00B15A0B">
                  <w:delText xml:space="preserve">          The elements in this list MUST refer to elements at the</w:delText>
                </w:r>
                <w:bookmarkStart w:id="6385" w:name="_Toc333523212"/>
                <w:bookmarkStart w:id="6386" w:name="_Toc335147299"/>
                <w:bookmarkEnd w:id="6385"/>
                <w:bookmarkEnd w:id="6386"/>
              </w:del>
            </w:ins>
          </w:p>
          <w:p w14:paraId="5290223E" w14:textId="25AAA385" w:rsidR="00257D58" w:rsidDel="00B15A0B" w:rsidRDefault="00257D58">
            <w:pPr>
              <w:pStyle w:val="Heading2"/>
              <w:rPr>
                <w:ins w:id="6387" w:author="Thomas Dietz" w:date="2012-08-13T13:38:00Z"/>
                <w:del w:id="6388" w:author="Deepak Bansal (AZURE)" w:date="2012-08-23T21:56:00Z"/>
              </w:rPr>
              <w:pPrChange w:id="6389" w:author="Thomas Dietz" w:date="2012-09-11T16:57:00Z">
                <w:pPr>
                  <w:pStyle w:val="XML1"/>
                </w:pPr>
              </w:pPrChange>
            </w:pPr>
            <w:ins w:id="6390" w:author="Thomas Dietz" w:date="2012-08-13T13:38:00Z">
              <w:del w:id="6391" w:author="Deepak Bansal (AZURE)" w:date="2012-08-23T21:56:00Z">
                <w:r w:rsidDel="00B15A0B">
                  <w:delText xml:space="preserve">          following path:</w:delText>
                </w:r>
                <w:bookmarkStart w:id="6392" w:name="_Toc333523213"/>
                <w:bookmarkStart w:id="6393" w:name="_Toc335147300"/>
                <w:bookmarkEnd w:id="6392"/>
                <w:bookmarkEnd w:id="6393"/>
              </w:del>
            </w:ins>
          </w:p>
          <w:p w14:paraId="7E7E91EA" w14:textId="7C7B4488" w:rsidR="00257D58" w:rsidDel="00B15A0B" w:rsidRDefault="00257D58">
            <w:pPr>
              <w:pStyle w:val="Heading2"/>
              <w:rPr>
                <w:ins w:id="6394" w:author="Thomas Dietz" w:date="2012-08-13T13:38:00Z"/>
                <w:del w:id="6395" w:author="Deepak Bansal (AZURE)" w:date="2012-08-23T21:56:00Z"/>
              </w:rPr>
              <w:pPrChange w:id="6396" w:author="Thomas Dietz" w:date="2012-09-11T16:57:00Z">
                <w:pPr>
                  <w:pStyle w:val="XML1"/>
                </w:pPr>
              </w:pPrChange>
            </w:pPr>
            <w:ins w:id="6397" w:author="Thomas Dietz" w:date="2012-08-13T13:38:00Z">
              <w:del w:id="6398" w:author="Deepak Bansal (AZURE)" w:date="2012-08-23T21:56:00Z">
                <w:r w:rsidDel="00B15A0B">
                  <w:delText xml:space="preserve">            /capable-switch/resources/flow-table/resource-id</w:delText>
                </w:r>
                <w:bookmarkStart w:id="6399" w:name="_Toc333523214"/>
                <w:bookmarkStart w:id="6400" w:name="_Toc335147301"/>
                <w:bookmarkEnd w:id="6399"/>
                <w:bookmarkEnd w:id="6400"/>
              </w:del>
            </w:ins>
          </w:p>
          <w:p w14:paraId="58B0C5B4" w14:textId="2000FDEF" w:rsidR="00257D58" w:rsidDel="00B15A0B" w:rsidRDefault="00257D58">
            <w:pPr>
              <w:pStyle w:val="Heading2"/>
              <w:rPr>
                <w:ins w:id="6401" w:author="Thomas Dietz" w:date="2012-08-13T13:38:00Z"/>
                <w:del w:id="6402" w:author="Deepak Bansal (AZURE)" w:date="2012-08-23T21:56:00Z"/>
              </w:rPr>
              <w:pPrChange w:id="6403" w:author="Thomas Dietz" w:date="2012-09-11T16:57:00Z">
                <w:pPr>
                  <w:pStyle w:val="XML1"/>
                </w:pPr>
              </w:pPrChange>
            </w:pPr>
            <w:bookmarkStart w:id="6404" w:name="_Toc333523215"/>
            <w:bookmarkStart w:id="6405" w:name="_Toc335147302"/>
            <w:bookmarkEnd w:id="6404"/>
            <w:bookmarkEnd w:id="6405"/>
          </w:p>
          <w:p w14:paraId="109D626F" w14:textId="501EDAC7" w:rsidR="00257D58" w:rsidDel="00B15A0B" w:rsidRDefault="00257D58">
            <w:pPr>
              <w:pStyle w:val="Heading2"/>
              <w:rPr>
                <w:ins w:id="6406" w:author="Thomas Dietz" w:date="2012-08-13T13:38:00Z"/>
                <w:del w:id="6407" w:author="Deepak Bansal (AZURE)" w:date="2012-08-23T21:56:00Z"/>
              </w:rPr>
              <w:pPrChange w:id="6408" w:author="Thomas Dietz" w:date="2012-09-11T16:57:00Z">
                <w:pPr>
                  <w:pStyle w:val="XML1"/>
                </w:pPr>
              </w:pPrChange>
            </w:pPr>
            <w:ins w:id="6409" w:author="Thomas Dietz" w:date="2012-08-13T13:38:00Z">
              <w:del w:id="6410" w:author="Deepak Bansal (AZURE)" w:date="2012-08-23T21:56:00Z">
                <w:r w:rsidDel="00B15A0B">
                  <w:delText xml:space="preserve">          Elements in this list MUST be unique. This means each</w:delText>
                </w:r>
                <w:bookmarkStart w:id="6411" w:name="_Toc333523216"/>
                <w:bookmarkStart w:id="6412" w:name="_Toc335147303"/>
                <w:bookmarkEnd w:id="6411"/>
                <w:bookmarkEnd w:id="6412"/>
              </w:del>
            </w:ins>
          </w:p>
          <w:p w14:paraId="00D60037" w14:textId="272B2EA9" w:rsidR="00257D58" w:rsidDel="00B15A0B" w:rsidRDefault="00257D58">
            <w:pPr>
              <w:pStyle w:val="Heading2"/>
              <w:rPr>
                <w:ins w:id="6413" w:author="Thomas Dietz" w:date="2012-08-13T13:38:00Z"/>
                <w:del w:id="6414" w:author="Deepak Bansal (AZURE)" w:date="2012-08-23T21:56:00Z"/>
              </w:rPr>
              <w:pPrChange w:id="6415" w:author="Thomas Dietz" w:date="2012-09-11T16:57:00Z">
                <w:pPr>
                  <w:pStyle w:val="XML1"/>
                </w:pPr>
              </w:pPrChange>
            </w:pPr>
            <w:ins w:id="6416" w:author="Thomas Dietz" w:date="2012-08-13T13:38:00Z">
              <w:del w:id="6417" w:author="Deepak Bansal (AZURE)" w:date="2012-08-23T21:56:00Z">
                <w:r w:rsidDel="00B15A0B">
                  <w:delText xml:space="preserve">          flow-table element can only be referenced once.";</w:delText>
                </w:r>
                <w:bookmarkStart w:id="6418" w:name="_Toc333523217"/>
                <w:bookmarkStart w:id="6419" w:name="_Toc335147304"/>
                <w:bookmarkEnd w:id="6418"/>
                <w:bookmarkEnd w:id="6419"/>
              </w:del>
            </w:ins>
          </w:p>
          <w:p w14:paraId="2CD2E0D3" w14:textId="1251F695" w:rsidR="00257D58" w:rsidDel="00B15A0B" w:rsidRDefault="00257D58">
            <w:pPr>
              <w:pStyle w:val="Heading2"/>
              <w:rPr>
                <w:ins w:id="6420" w:author="Thomas Dietz" w:date="2012-08-13T13:38:00Z"/>
                <w:del w:id="6421" w:author="Deepak Bansal (AZURE)" w:date="2012-08-23T21:56:00Z"/>
              </w:rPr>
              <w:pPrChange w:id="6422" w:author="Thomas Dietz" w:date="2012-09-11T16:57:00Z">
                <w:pPr>
                  <w:pStyle w:val="XML1"/>
                </w:pPr>
              </w:pPrChange>
            </w:pPr>
            <w:ins w:id="6423" w:author="Thomas Dietz" w:date="2012-08-13T13:38:00Z">
              <w:del w:id="6424" w:author="Deepak Bansal (AZURE)" w:date="2012-08-23T21:56:00Z">
                <w:r w:rsidDel="00B15A0B">
                  <w:delText xml:space="preserve">      }</w:delText>
                </w:r>
                <w:bookmarkStart w:id="6425" w:name="_Toc333523218"/>
                <w:bookmarkStart w:id="6426" w:name="_Toc335147305"/>
                <w:bookmarkEnd w:id="6425"/>
                <w:bookmarkEnd w:id="6426"/>
              </w:del>
            </w:ins>
          </w:p>
          <w:p w14:paraId="3107C3E3" w14:textId="18950058" w:rsidR="00257D58" w:rsidDel="00B15A0B" w:rsidRDefault="00257D58">
            <w:pPr>
              <w:pStyle w:val="Heading2"/>
              <w:rPr>
                <w:ins w:id="6427" w:author="Thomas Dietz" w:date="2012-08-13T13:38:00Z"/>
                <w:del w:id="6428" w:author="Deepak Bansal (AZURE)" w:date="2012-08-23T21:56:00Z"/>
              </w:rPr>
              <w:pPrChange w:id="6429" w:author="Thomas Dietz" w:date="2012-09-11T16:57:00Z">
                <w:pPr>
                  <w:pStyle w:val="XML1"/>
                </w:pPr>
              </w:pPrChange>
            </w:pPr>
            <w:ins w:id="6430" w:author="Thomas Dietz" w:date="2012-08-13T13:38:00Z">
              <w:del w:id="6431" w:author="Deepak Bansal (AZURE)" w:date="2012-08-23T21:56:00Z">
                <w:r w:rsidDel="00B15A0B">
                  <w:delText xml:space="preserve">    }</w:delText>
                </w:r>
                <w:bookmarkStart w:id="6432" w:name="_Toc333523219"/>
                <w:bookmarkStart w:id="6433" w:name="_Toc335147306"/>
                <w:bookmarkEnd w:id="6432"/>
                <w:bookmarkEnd w:id="6433"/>
              </w:del>
            </w:ins>
          </w:p>
          <w:p w14:paraId="79D68058" w14:textId="1DB22A5C" w:rsidR="00F86237" w:rsidDel="00B15A0B" w:rsidRDefault="00257D58">
            <w:pPr>
              <w:pStyle w:val="Heading2"/>
              <w:rPr>
                <w:ins w:id="6434" w:author="Thomas Dietz" w:date="2012-08-13T14:53:00Z"/>
                <w:del w:id="6435" w:author="Deepak Bansal (AZURE)" w:date="2012-08-23T21:56:00Z"/>
              </w:rPr>
              <w:pPrChange w:id="6436" w:author="Thomas Dietz" w:date="2012-09-11T16:57:00Z">
                <w:pPr>
                  <w:pStyle w:val="XML1"/>
                </w:pPr>
              </w:pPrChange>
            </w:pPr>
            <w:ins w:id="6437" w:author="Thomas Dietz" w:date="2012-08-13T13:38:00Z">
              <w:del w:id="6438" w:author="Deepak Bansal (AZURE)" w:date="2012-08-23T21:56:00Z">
                <w:r w:rsidDel="00B15A0B">
                  <w:delText xml:space="preserve">  }</w:delText>
                </w:r>
              </w:del>
            </w:ins>
            <w:bookmarkStart w:id="6439" w:name="_Toc333523220"/>
            <w:bookmarkStart w:id="6440" w:name="_Toc335147307"/>
            <w:bookmarkEnd w:id="6439"/>
            <w:bookmarkEnd w:id="6440"/>
          </w:p>
          <w:p w14:paraId="35069A71" w14:textId="570FBFA5" w:rsidR="0004515F" w:rsidDel="00B15A0B" w:rsidRDefault="0004515F">
            <w:pPr>
              <w:pStyle w:val="Heading2"/>
              <w:rPr>
                <w:ins w:id="6441" w:author="Thomas Dietz" w:date="2012-08-13T14:53:00Z"/>
                <w:del w:id="6442" w:author="Deepak Bansal (AZURE)" w:date="2012-08-23T21:56:00Z"/>
              </w:rPr>
              <w:pPrChange w:id="6443" w:author="Thomas Dietz" w:date="2012-09-11T16:57:00Z">
                <w:pPr>
                  <w:pStyle w:val="XML1"/>
                </w:pPr>
              </w:pPrChange>
            </w:pPr>
            <w:bookmarkStart w:id="6444" w:name="_Toc333523221"/>
            <w:bookmarkStart w:id="6445" w:name="_Toc335147308"/>
            <w:bookmarkEnd w:id="6444"/>
            <w:bookmarkEnd w:id="6445"/>
          </w:p>
          <w:p w14:paraId="3F6C4994" w14:textId="0B7B605F" w:rsidR="0004515F" w:rsidDel="00B15A0B" w:rsidRDefault="0004515F">
            <w:pPr>
              <w:pStyle w:val="Heading2"/>
              <w:rPr>
                <w:ins w:id="6446" w:author="Thomas Dietz" w:date="2012-08-13T14:53:00Z"/>
                <w:del w:id="6447" w:author="Deepak Bansal (AZURE)" w:date="2012-08-23T21:56:00Z"/>
              </w:rPr>
              <w:pPrChange w:id="6448" w:author="Thomas Dietz" w:date="2012-09-11T16:57:00Z">
                <w:pPr>
                  <w:pStyle w:val="XML1"/>
                </w:pPr>
              </w:pPrChange>
            </w:pPr>
            <w:ins w:id="6449" w:author="Thomas Dietz" w:date="2012-08-13T14:53:00Z">
              <w:del w:id="6450" w:author="Deepak Bansal (AZURE)" w:date="2012-08-23T21:56:00Z">
                <w:r w:rsidDel="00B15A0B">
                  <w:delText xml:space="preserve">  typedef datapath-id-type {</w:delText>
                </w:r>
                <w:bookmarkStart w:id="6451" w:name="_Toc333523222"/>
                <w:bookmarkStart w:id="6452" w:name="_Toc335147309"/>
                <w:bookmarkEnd w:id="6451"/>
                <w:bookmarkEnd w:id="6452"/>
              </w:del>
            </w:ins>
          </w:p>
          <w:p w14:paraId="384F88B6" w14:textId="2C061C2A" w:rsidR="0004515F" w:rsidDel="00B15A0B" w:rsidRDefault="0004515F">
            <w:pPr>
              <w:pStyle w:val="Heading2"/>
              <w:rPr>
                <w:ins w:id="6453" w:author="Thomas Dietz" w:date="2012-08-13T14:53:00Z"/>
                <w:del w:id="6454" w:author="Deepak Bansal (AZURE)" w:date="2012-08-23T21:56:00Z"/>
              </w:rPr>
              <w:pPrChange w:id="6455" w:author="Thomas Dietz" w:date="2012-09-11T16:57:00Z">
                <w:pPr>
                  <w:pStyle w:val="XML1"/>
                </w:pPr>
              </w:pPrChange>
            </w:pPr>
            <w:ins w:id="6456" w:author="Thomas Dietz" w:date="2012-08-13T14:53:00Z">
              <w:del w:id="6457" w:author="Deepak Bansal (AZURE)" w:date="2012-08-23T21:56:00Z">
                <w:r w:rsidDel="00B15A0B">
                  <w:delText xml:space="preserve">    type string {</w:delText>
                </w:r>
                <w:bookmarkStart w:id="6458" w:name="_Toc333523223"/>
                <w:bookmarkStart w:id="6459" w:name="_Toc335147310"/>
                <w:bookmarkEnd w:id="6458"/>
                <w:bookmarkEnd w:id="6459"/>
              </w:del>
            </w:ins>
          </w:p>
          <w:p w14:paraId="5E3C85B5" w14:textId="3BC50E40" w:rsidR="0004515F" w:rsidDel="00B15A0B" w:rsidRDefault="0004515F">
            <w:pPr>
              <w:pStyle w:val="Heading2"/>
              <w:rPr>
                <w:ins w:id="6460" w:author="Thomas Dietz" w:date="2012-08-13T14:53:00Z"/>
                <w:del w:id="6461" w:author="Deepak Bansal (AZURE)" w:date="2012-08-23T21:56:00Z"/>
              </w:rPr>
              <w:pPrChange w:id="6462" w:author="Thomas Dietz" w:date="2012-09-11T16:57:00Z">
                <w:pPr>
                  <w:pStyle w:val="XML1"/>
                </w:pPr>
              </w:pPrChange>
            </w:pPr>
            <w:ins w:id="6463" w:author="Thomas Dietz" w:date="2012-08-13T14:53:00Z">
              <w:del w:id="6464" w:author="Deepak Bansal (AZURE)" w:date="2012-08-23T21:56:00Z">
                <w:r w:rsidDel="00B15A0B">
                  <w:delText xml:space="preserve">      pattern '[0-9a-fA-F]{2}(:[0-9a-fA-F]{2}){7}';</w:delText>
                </w:r>
                <w:bookmarkStart w:id="6465" w:name="_Toc333523224"/>
                <w:bookmarkStart w:id="6466" w:name="_Toc335147311"/>
                <w:bookmarkEnd w:id="6465"/>
                <w:bookmarkEnd w:id="6466"/>
              </w:del>
            </w:ins>
          </w:p>
          <w:p w14:paraId="52E2578E" w14:textId="239AE884" w:rsidR="0004515F" w:rsidDel="00B15A0B" w:rsidRDefault="0004515F">
            <w:pPr>
              <w:pStyle w:val="Heading2"/>
              <w:rPr>
                <w:ins w:id="6467" w:author="Thomas Dietz" w:date="2012-08-13T14:53:00Z"/>
                <w:del w:id="6468" w:author="Deepak Bansal (AZURE)" w:date="2012-08-23T21:56:00Z"/>
              </w:rPr>
              <w:pPrChange w:id="6469" w:author="Thomas Dietz" w:date="2012-09-11T16:57:00Z">
                <w:pPr>
                  <w:pStyle w:val="XML1"/>
                </w:pPr>
              </w:pPrChange>
            </w:pPr>
            <w:ins w:id="6470" w:author="Thomas Dietz" w:date="2012-08-13T14:53:00Z">
              <w:del w:id="6471" w:author="Deepak Bansal (AZURE)" w:date="2012-08-23T21:56:00Z">
                <w:r w:rsidDel="00B15A0B">
                  <w:delText xml:space="preserve">    }</w:delText>
                </w:r>
                <w:bookmarkStart w:id="6472" w:name="_Toc333523225"/>
                <w:bookmarkStart w:id="6473" w:name="_Toc335147312"/>
                <w:bookmarkEnd w:id="6472"/>
                <w:bookmarkEnd w:id="6473"/>
              </w:del>
            </w:ins>
          </w:p>
          <w:p w14:paraId="5045C484" w14:textId="36F3AC82" w:rsidR="0004515F" w:rsidDel="00B15A0B" w:rsidRDefault="0004515F">
            <w:pPr>
              <w:pStyle w:val="Heading2"/>
              <w:rPr>
                <w:ins w:id="6474" w:author="Thomas Dietz" w:date="2012-08-13T14:53:00Z"/>
                <w:del w:id="6475" w:author="Deepak Bansal (AZURE)" w:date="2012-08-23T21:56:00Z"/>
              </w:rPr>
              <w:pPrChange w:id="6476" w:author="Thomas Dietz" w:date="2012-09-11T16:57:00Z">
                <w:pPr>
                  <w:pStyle w:val="XML1"/>
                </w:pPr>
              </w:pPrChange>
            </w:pPr>
            <w:ins w:id="6477" w:author="Thomas Dietz" w:date="2012-08-13T14:53:00Z">
              <w:del w:id="6478" w:author="Deepak Bansal (AZURE)" w:date="2012-08-23T21:56:00Z">
                <w:r w:rsidDel="00B15A0B">
                  <w:delText xml:space="preserve">    description "The datapath-id type represents an OpenFlow</w:delText>
                </w:r>
                <w:bookmarkStart w:id="6479" w:name="_Toc333523226"/>
                <w:bookmarkStart w:id="6480" w:name="_Toc335147313"/>
                <w:bookmarkEnd w:id="6479"/>
                <w:bookmarkEnd w:id="6480"/>
              </w:del>
            </w:ins>
          </w:p>
          <w:p w14:paraId="1F90E54E" w14:textId="71B83BA5" w:rsidR="0004515F" w:rsidDel="00B15A0B" w:rsidRDefault="0004515F">
            <w:pPr>
              <w:pStyle w:val="Heading2"/>
              <w:rPr>
                <w:ins w:id="6481" w:author="Thomas Dietz" w:date="2012-08-13T14:53:00Z"/>
                <w:del w:id="6482" w:author="Deepak Bansal (AZURE)" w:date="2012-08-23T21:56:00Z"/>
              </w:rPr>
              <w:pPrChange w:id="6483" w:author="Thomas Dietz" w:date="2012-09-11T16:57:00Z">
                <w:pPr>
                  <w:pStyle w:val="XML1"/>
                </w:pPr>
              </w:pPrChange>
            </w:pPr>
            <w:ins w:id="6484" w:author="Thomas Dietz" w:date="2012-08-13T14:53:00Z">
              <w:del w:id="6485" w:author="Deepak Bansal (AZURE)" w:date="2012-08-23T21:56:00Z">
                <w:r w:rsidDel="00B15A0B">
                  <w:delText xml:space="preserve">      datapath identifier.";</w:delText>
                </w:r>
                <w:bookmarkStart w:id="6486" w:name="_Toc333523227"/>
                <w:bookmarkStart w:id="6487" w:name="_Toc335147314"/>
                <w:bookmarkEnd w:id="6486"/>
                <w:bookmarkEnd w:id="6487"/>
              </w:del>
            </w:ins>
          </w:p>
          <w:p w14:paraId="2F0316B1" w14:textId="60E94105" w:rsidR="0004515F" w:rsidRPr="009F1B7D" w:rsidDel="00B15A0B" w:rsidRDefault="0004515F">
            <w:pPr>
              <w:pStyle w:val="Heading2"/>
              <w:rPr>
                <w:del w:id="6488" w:author="Deepak Bansal (AZURE)" w:date="2012-08-23T21:56:00Z"/>
              </w:rPr>
              <w:pPrChange w:id="6489" w:author="Thomas Dietz" w:date="2012-09-11T16:57:00Z">
                <w:pPr>
                  <w:pStyle w:val="XML1"/>
                </w:pPr>
              </w:pPrChange>
            </w:pPr>
            <w:ins w:id="6490" w:author="Thomas Dietz" w:date="2012-08-13T14:53:00Z">
              <w:del w:id="6491" w:author="Deepak Bansal (AZURE)" w:date="2012-08-23T21:56:00Z">
                <w:r w:rsidDel="00B15A0B">
                  <w:delText xml:space="preserve">  }</w:delText>
                </w:r>
              </w:del>
            </w:ins>
            <w:bookmarkStart w:id="6492" w:name="_Toc333523228"/>
            <w:bookmarkStart w:id="6493" w:name="_Toc335147315"/>
            <w:bookmarkEnd w:id="6492"/>
            <w:bookmarkEnd w:id="6493"/>
          </w:p>
        </w:tc>
        <w:bookmarkStart w:id="6494" w:name="_Toc333523229"/>
        <w:bookmarkStart w:id="6495" w:name="_Toc335147316"/>
        <w:bookmarkEnd w:id="6494"/>
        <w:bookmarkEnd w:id="6495"/>
      </w:tr>
    </w:tbl>
    <w:p w14:paraId="4F99CBD6" w14:textId="77777777" w:rsidR="00D8113B" w:rsidRDefault="00D8113B">
      <w:pPr>
        <w:pStyle w:val="Heading2"/>
        <w:pPrChange w:id="6496" w:author="Thomas Dietz" w:date="2012-09-11T16:57:00Z">
          <w:pPr>
            <w:spacing w:before="0" w:line="276" w:lineRule="auto"/>
          </w:pPr>
        </w:pPrChange>
      </w:pPr>
      <w:bookmarkStart w:id="6497" w:name="_Ref320556201"/>
      <w:bookmarkStart w:id="6498" w:name="_Toc335147317"/>
      <w:r>
        <w:t xml:space="preserve">Logical </w:t>
      </w:r>
      <w:r w:rsidRPr="0082590C">
        <w:t>Switch</w:t>
      </w:r>
      <w:r>
        <w:t xml:space="preserve"> Capabilities</w:t>
      </w:r>
      <w:bookmarkEnd w:id="6497"/>
      <w:bookmarkEnd w:id="6498"/>
    </w:p>
    <w:p w14:paraId="5A2DC302" w14:textId="77777777" w:rsidR="00D8113B" w:rsidRDefault="00D8113B">
      <w:pPr>
        <w:pStyle w:val="Heading3"/>
        <w:pPrChange w:id="6499" w:author="Thomas Dietz" w:date="2012-09-11T16:57:00Z">
          <w:pPr>
            <w:pStyle w:val="Heading2"/>
          </w:pPr>
        </w:pPrChange>
      </w:pPr>
      <w:bookmarkStart w:id="6500" w:name="_Toc335147318"/>
      <w:r>
        <w:t>UML Diagram</w:t>
      </w:r>
      <w:bookmarkEnd w:id="6500"/>
    </w:p>
    <w:p w14:paraId="6376345E" w14:textId="28853628" w:rsidR="00AF1D6D" w:rsidRDefault="00AF1D6D" w:rsidP="00AF1D6D">
      <w:pPr>
        <w:jc w:val="center"/>
      </w:pPr>
      <w:r>
        <w:object w:dxaOrig="6040" w:dyaOrig="6895" w14:anchorId="71B78564">
          <v:shape id="_x0000_i1032" type="#_x0000_t75" style="width:298.8pt;height:346.2pt" o:ole="">
            <v:imagedata r:id="rId27" o:title=""/>
          </v:shape>
          <o:OLEObject Type="Embed" ProgID="Visio.Drawing.11" ShapeID="_x0000_i1032" DrawAspect="Content" ObjectID="_1408889052" r:id="rId28"/>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BA30A0">
      <w:pPr>
        <w:pStyle w:val="Heading3"/>
      </w:pPr>
      <w:bookmarkStart w:id="6501" w:name="_Toc335147319"/>
      <w:r>
        <w:t>XML Schema</w:t>
      </w:r>
      <w:bookmarkEnd w:id="6501"/>
    </w:p>
    <w:tbl>
      <w:tblPr>
        <w:tblStyle w:val="XMLtable"/>
        <w:tblW w:w="5000" w:type="pct"/>
        <w:tblLook w:val="04A0" w:firstRow="1" w:lastRow="0" w:firstColumn="1" w:lastColumn="0" w:noHBand="0" w:noVBand="1"/>
        <w:tblPrChange w:id="6502" w:author="Thomas Dietz" w:date="2012-08-13T14:50:00Z">
          <w:tblPr>
            <w:tblStyle w:val="TableGrid"/>
            <w:tblW w:w="0" w:type="auto"/>
            <w:tblInd w:w="378" w:type="dxa"/>
            <w:shd w:val="clear" w:color="auto" w:fill="C8FCCD"/>
            <w:tblLook w:val="04A0" w:firstRow="1" w:lastRow="0" w:firstColumn="1" w:lastColumn="0" w:noHBand="0" w:noVBand="1"/>
          </w:tblPr>
        </w:tblPrChange>
      </w:tblPr>
      <w:tblGrid>
        <w:gridCol w:w="9474"/>
        <w:tblGridChange w:id="6503">
          <w:tblGrid>
            <w:gridCol w:w="8820"/>
          </w:tblGrid>
        </w:tblGridChange>
      </w:tblGrid>
      <w:tr w:rsidR="00D8113B" w:rsidRPr="009F1B7D" w14:paraId="05370D03" w14:textId="77777777" w:rsidTr="00A00ED4">
        <w:tc>
          <w:tcPr>
            <w:tcW w:w="5000" w:type="pct"/>
            <w:tcPrChange w:id="6504" w:author="Thomas Dietz" w:date="2012-08-13T14:50:00Z">
              <w:tcPr>
                <w:tcW w:w="8820" w:type="dxa"/>
                <w:shd w:val="clear" w:color="auto" w:fill="C8FCCD"/>
              </w:tcPr>
            </w:tcPrChange>
          </w:tcPr>
          <w:p w14:paraId="76755537" w14:textId="18D8E3FC" w:rsidR="00D8113B" w:rsidRPr="00A00ED4" w:rsidDel="00860C7A" w:rsidRDefault="00D8113B" w:rsidP="00D8113B">
            <w:pPr>
              <w:pStyle w:val="XML1"/>
              <w:rPr>
                <w:del w:id="6505" w:author="Thomas Dietz" w:date="2012-08-13T13:40:00Z"/>
              </w:rPr>
            </w:pPr>
            <w:del w:id="6506" w:author="Thomas Dietz" w:date="2012-08-13T13:40:00Z">
              <w:r w:rsidRPr="001D1E49" w:rsidDel="00860C7A">
                <w:delText>&lt;xs:complexType name="OFLogicalSw</w:delText>
              </w:r>
              <w:r w:rsidRPr="00A00ED4" w:rsidDel="00860C7A">
                <w:delText>itchCapabilitiesType"&gt;</w:delText>
              </w:r>
            </w:del>
          </w:p>
          <w:p w14:paraId="0E531A9E" w14:textId="7A1EE024" w:rsidR="00D8113B" w:rsidRPr="00A00ED4" w:rsidDel="00860C7A" w:rsidRDefault="00D8113B" w:rsidP="00781A6A">
            <w:pPr>
              <w:pStyle w:val="XML2"/>
              <w:rPr>
                <w:del w:id="6507" w:author="Thomas Dietz" w:date="2012-08-13T13:40:00Z"/>
              </w:rPr>
            </w:pPr>
            <w:del w:id="6508" w:author="Thomas Dietz" w:date="2012-08-13T13:40:00Z">
              <w:r w:rsidRPr="00A00ED4" w:rsidDel="00860C7A">
                <w:delText>&lt;xs:sequence&gt;</w:delText>
              </w:r>
            </w:del>
          </w:p>
          <w:p w14:paraId="2530C7C9" w14:textId="0D89B600" w:rsidR="00D8113B" w:rsidRPr="00A00ED4" w:rsidDel="00860C7A" w:rsidRDefault="00D8113B" w:rsidP="00781A6A">
            <w:pPr>
              <w:pStyle w:val="XML3"/>
              <w:rPr>
                <w:del w:id="6509" w:author="Thomas Dietz" w:date="2012-08-13T13:40:00Z"/>
              </w:rPr>
            </w:pPr>
            <w:del w:id="6510" w:author="Thomas Dietz" w:date="2012-08-13T13:40:00Z">
              <w:r w:rsidRPr="00A00ED4" w:rsidDel="00860C7A">
                <w:delText>&lt;xs:element name="max-buffered-packets" type="xs:integer"&gt;</w:delText>
              </w:r>
            </w:del>
          </w:p>
          <w:p w14:paraId="5B6D4030" w14:textId="7717C748" w:rsidR="00D8113B" w:rsidRPr="00A00ED4" w:rsidDel="00860C7A" w:rsidRDefault="00D8113B" w:rsidP="00781A6A">
            <w:pPr>
              <w:pStyle w:val="XML4"/>
              <w:rPr>
                <w:del w:id="6511" w:author="Thomas Dietz" w:date="2012-08-13T13:40:00Z"/>
              </w:rPr>
            </w:pPr>
            <w:del w:id="6512" w:author="Thomas Dietz" w:date="2012-08-13T13:40:00Z">
              <w:r w:rsidRPr="00A00ED4" w:rsidDel="00860C7A">
                <w:delText>&lt;xs:annotation&gt;</w:delText>
              </w:r>
            </w:del>
          </w:p>
          <w:p w14:paraId="1B61FBF8" w14:textId="03CCD689" w:rsidR="00D8113B" w:rsidRPr="00A00ED4" w:rsidDel="00860C7A" w:rsidRDefault="00D8113B" w:rsidP="00781A6A">
            <w:pPr>
              <w:pStyle w:val="XML5"/>
              <w:rPr>
                <w:del w:id="6513" w:author="Thomas Dietz" w:date="2012-08-13T13:40:00Z"/>
              </w:rPr>
            </w:pPr>
            <w:del w:id="6514" w:author="Thomas Dietz" w:date="2012-08-13T13:40:00Z">
              <w:r w:rsidRPr="00A00ED4" w:rsidDel="00860C7A">
                <w:delText>&lt;xs:documentation&gt;The maximum number of packets the switch can buffer when sending packets to the controller using packet-in messages. See OpenFlow protocol 1.2 section A.3.1</w:delText>
              </w:r>
            </w:del>
          </w:p>
          <w:p w14:paraId="190C14F7" w14:textId="644F0768" w:rsidR="00D8113B" w:rsidRPr="00A00ED4" w:rsidDel="00860C7A" w:rsidRDefault="00D8113B" w:rsidP="00781A6A">
            <w:pPr>
              <w:pStyle w:val="XML5"/>
              <w:rPr>
                <w:del w:id="6515" w:author="Thomas Dietz" w:date="2012-08-13T13:40:00Z"/>
              </w:rPr>
            </w:pPr>
            <w:del w:id="6516" w:author="Thomas Dietz" w:date="2012-08-13T13:40:00Z">
              <w:r w:rsidRPr="00A00ED4" w:rsidDel="00860C7A">
                <w:delText>&lt;/xs:documentation&gt;</w:delText>
              </w:r>
            </w:del>
          </w:p>
          <w:p w14:paraId="7F8D0039" w14:textId="46DBFF1E" w:rsidR="00D8113B" w:rsidRPr="00A00ED4" w:rsidDel="00860C7A" w:rsidRDefault="00D8113B" w:rsidP="00781A6A">
            <w:pPr>
              <w:pStyle w:val="XML4"/>
              <w:rPr>
                <w:del w:id="6517" w:author="Thomas Dietz" w:date="2012-08-13T13:40:00Z"/>
              </w:rPr>
            </w:pPr>
            <w:del w:id="6518" w:author="Thomas Dietz" w:date="2012-08-13T13:40:00Z">
              <w:r w:rsidRPr="00A00ED4" w:rsidDel="00860C7A">
                <w:delText>&lt;/xs:annotation&gt;</w:delText>
              </w:r>
            </w:del>
          </w:p>
          <w:p w14:paraId="5F4E8942" w14:textId="00D6EFAE" w:rsidR="00D8113B" w:rsidRPr="00A00ED4" w:rsidDel="00860C7A" w:rsidRDefault="00D8113B" w:rsidP="00B16420">
            <w:pPr>
              <w:pStyle w:val="XML3"/>
              <w:rPr>
                <w:del w:id="6519" w:author="Thomas Dietz" w:date="2012-08-13T13:40:00Z"/>
              </w:rPr>
            </w:pPr>
            <w:del w:id="6520" w:author="Thomas Dietz" w:date="2012-08-13T13:40:00Z">
              <w:r w:rsidRPr="00A00ED4" w:rsidDel="00860C7A">
                <w:delText>&lt;/xs:element&gt;</w:delText>
              </w:r>
            </w:del>
          </w:p>
          <w:p w14:paraId="62F4A13C" w14:textId="50B58827" w:rsidR="00D8113B" w:rsidRPr="00A00ED4" w:rsidDel="00860C7A" w:rsidRDefault="00D8113B" w:rsidP="00B16420">
            <w:pPr>
              <w:pStyle w:val="XML3"/>
              <w:rPr>
                <w:del w:id="6521" w:author="Thomas Dietz" w:date="2012-08-13T13:40:00Z"/>
              </w:rPr>
            </w:pPr>
            <w:del w:id="6522" w:author="Thomas Dietz" w:date="2012-08-13T13:40:00Z">
              <w:r w:rsidRPr="00A00ED4" w:rsidDel="00860C7A">
                <w:delText>&lt;xs:element name="max-tables" type="xs:integer"&gt;</w:delText>
              </w:r>
            </w:del>
          </w:p>
          <w:p w14:paraId="5DDA6917" w14:textId="5F3524DF" w:rsidR="00D8113B" w:rsidRPr="00A00ED4" w:rsidDel="00860C7A" w:rsidRDefault="00D8113B" w:rsidP="00B16420">
            <w:pPr>
              <w:pStyle w:val="XML4"/>
              <w:rPr>
                <w:del w:id="6523" w:author="Thomas Dietz" w:date="2012-08-13T13:40:00Z"/>
              </w:rPr>
            </w:pPr>
            <w:del w:id="6524" w:author="Thomas Dietz" w:date="2012-08-13T13:40:00Z">
              <w:r w:rsidRPr="00A00ED4" w:rsidDel="00860C7A">
                <w:delText>&lt;xs:annotation&gt;</w:delText>
              </w:r>
            </w:del>
          </w:p>
          <w:p w14:paraId="24714402" w14:textId="33D138CE" w:rsidR="00D8113B" w:rsidRPr="00A00ED4" w:rsidDel="00860C7A" w:rsidRDefault="00D8113B" w:rsidP="00B16420">
            <w:pPr>
              <w:pStyle w:val="XML5"/>
              <w:rPr>
                <w:del w:id="6525" w:author="Thomas Dietz" w:date="2012-08-13T13:40:00Z"/>
              </w:rPr>
            </w:pPr>
            <w:del w:id="6526" w:author="Thomas Dietz" w:date="2012-08-13T13:40:00Z">
              <w:r w:rsidRPr="00A00ED4" w:rsidDel="00860C7A">
                <w:delText>&lt;xs:documentation&gt; The number of flow tables supported by the switch. See OpenFlow protocol 1.2 section A.3.1</w:delText>
              </w:r>
              <w:r w:rsidRPr="00A00ED4" w:rsidDel="00860C7A">
                <w:tab/>
              </w:r>
              <w:r w:rsidRPr="00A00ED4" w:rsidDel="00860C7A">
                <w:tab/>
              </w:r>
            </w:del>
          </w:p>
          <w:p w14:paraId="284AC224" w14:textId="7C7D044F" w:rsidR="00D8113B" w:rsidRPr="00A00ED4" w:rsidDel="00860C7A" w:rsidRDefault="00D8113B" w:rsidP="00B16420">
            <w:pPr>
              <w:pStyle w:val="XML5"/>
              <w:rPr>
                <w:del w:id="6527" w:author="Thomas Dietz" w:date="2012-08-13T13:40:00Z"/>
              </w:rPr>
            </w:pPr>
            <w:del w:id="6528" w:author="Thomas Dietz" w:date="2012-08-13T13:40:00Z">
              <w:r w:rsidRPr="00A00ED4" w:rsidDel="00860C7A">
                <w:delText>&lt;/xs:documentation&gt;</w:delText>
              </w:r>
            </w:del>
          </w:p>
          <w:p w14:paraId="5706A882" w14:textId="631B43DB" w:rsidR="00D8113B" w:rsidRPr="00A00ED4" w:rsidDel="00860C7A" w:rsidRDefault="00D8113B" w:rsidP="00B16420">
            <w:pPr>
              <w:pStyle w:val="XML4"/>
              <w:rPr>
                <w:del w:id="6529" w:author="Thomas Dietz" w:date="2012-08-13T13:40:00Z"/>
              </w:rPr>
            </w:pPr>
            <w:del w:id="6530" w:author="Thomas Dietz" w:date="2012-08-13T13:40:00Z">
              <w:r w:rsidRPr="00A00ED4" w:rsidDel="00860C7A">
                <w:delText>&lt;/xs:annotation&gt;</w:delText>
              </w:r>
            </w:del>
          </w:p>
          <w:p w14:paraId="357B5D5E" w14:textId="28071DD3" w:rsidR="00D8113B" w:rsidRPr="00A00ED4" w:rsidDel="00860C7A" w:rsidRDefault="00D8113B" w:rsidP="00B16420">
            <w:pPr>
              <w:pStyle w:val="XML3"/>
              <w:rPr>
                <w:del w:id="6531" w:author="Thomas Dietz" w:date="2012-08-13T13:40:00Z"/>
              </w:rPr>
            </w:pPr>
            <w:del w:id="6532" w:author="Thomas Dietz" w:date="2012-08-13T13:40:00Z">
              <w:r w:rsidRPr="00A00ED4" w:rsidDel="00860C7A">
                <w:delText>&lt;/xs:element&gt;</w:delText>
              </w:r>
            </w:del>
          </w:p>
          <w:p w14:paraId="58B9A654" w14:textId="340FE565" w:rsidR="00D8113B" w:rsidRPr="00A00ED4" w:rsidDel="00860C7A" w:rsidRDefault="00D8113B" w:rsidP="00B16420">
            <w:pPr>
              <w:pStyle w:val="XML3"/>
              <w:rPr>
                <w:del w:id="6533" w:author="Thomas Dietz" w:date="2012-08-13T13:40:00Z"/>
              </w:rPr>
            </w:pPr>
            <w:del w:id="6534" w:author="Thomas Dietz" w:date="2012-08-13T13:40:00Z">
              <w:r w:rsidRPr="00A00ED4" w:rsidDel="00860C7A">
                <w:delText>&lt;xs:element name="max-ports" type="xs:integer"&gt;</w:delText>
              </w:r>
            </w:del>
          </w:p>
          <w:p w14:paraId="652ED3C8" w14:textId="60E020F1" w:rsidR="00D8113B" w:rsidRPr="00A00ED4" w:rsidDel="00860C7A" w:rsidRDefault="00D8113B" w:rsidP="00B16420">
            <w:pPr>
              <w:pStyle w:val="XML4"/>
              <w:rPr>
                <w:del w:id="6535" w:author="Thomas Dietz" w:date="2012-08-13T13:40:00Z"/>
              </w:rPr>
            </w:pPr>
            <w:del w:id="6536" w:author="Thomas Dietz" w:date="2012-08-13T13:40:00Z">
              <w:r w:rsidRPr="00A00ED4" w:rsidDel="00860C7A">
                <w:delText>&lt;xs:annotation&gt;</w:delText>
              </w:r>
            </w:del>
          </w:p>
          <w:p w14:paraId="49A07E0D" w14:textId="115CA1CF" w:rsidR="00D8113B" w:rsidRPr="00A00ED4" w:rsidDel="00860C7A" w:rsidRDefault="00D8113B" w:rsidP="00B16420">
            <w:pPr>
              <w:pStyle w:val="XML5"/>
              <w:rPr>
                <w:del w:id="6537" w:author="Thomas Dietz" w:date="2012-08-13T13:40:00Z"/>
              </w:rPr>
            </w:pPr>
            <w:del w:id="6538" w:author="Thomas Dietz" w:date="2012-08-13T13:40:00Z">
              <w:r w:rsidRPr="00A00ED4" w:rsidDel="00860C7A">
                <w:delText>&lt;xs:documentation&gt; The number of ports supported by the switch. See OpenFlow protocol 1.2 section A.3.1</w:delText>
              </w:r>
              <w:r w:rsidRPr="00A00ED4" w:rsidDel="00860C7A">
                <w:tab/>
              </w:r>
              <w:r w:rsidRPr="00A00ED4" w:rsidDel="00860C7A">
                <w:tab/>
              </w:r>
            </w:del>
          </w:p>
          <w:p w14:paraId="2D10A55F" w14:textId="29B83706" w:rsidR="00D8113B" w:rsidRPr="00A00ED4" w:rsidDel="00860C7A" w:rsidRDefault="00D8113B" w:rsidP="00B16420">
            <w:pPr>
              <w:pStyle w:val="XML5"/>
              <w:rPr>
                <w:del w:id="6539" w:author="Thomas Dietz" w:date="2012-08-13T13:40:00Z"/>
              </w:rPr>
            </w:pPr>
            <w:del w:id="6540" w:author="Thomas Dietz" w:date="2012-08-13T13:40:00Z">
              <w:r w:rsidRPr="00A00ED4" w:rsidDel="00860C7A">
                <w:delText>&lt;/xs:documentation&gt;</w:delText>
              </w:r>
            </w:del>
          </w:p>
          <w:p w14:paraId="72A4EF85" w14:textId="451DDCBD" w:rsidR="00D8113B" w:rsidRPr="00A00ED4" w:rsidDel="00860C7A" w:rsidRDefault="00D8113B" w:rsidP="00B16420">
            <w:pPr>
              <w:pStyle w:val="XML4"/>
              <w:rPr>
                <w:del w:id="6541" w:author="Thomas Dietz" w:date="2012-08-13T13:40:00Z"/>
              </w:rPr>
            </w:pPr>
            <w:del w:id="6542" w:author="Thomas Dietz" w:date="2012-08-13T13:40:00Z">
              <w:r w:rsidRPr="00A00ED4" w:rsidDel="00860C7A">
                <w:delText>&lt;/xs:annotation&gt;</w:delText>
              </w:r>
            </w:del>
          </w:p>
          <w:p w14:paraId="3C85C27E" w14:textId="25AA13A1" w:rsidR="00D8113B" w:rsidRPr="00A00ED4" w:rsidDel="00860C7A" w:rsidRDefault="00D8113B" w:rsidP="00B16420">
            <w:pPr>
              <w:pStyle w:val="XML3"/>
              <w:rPr>
                <w:del w:id="6543" w:author="Thomas Dietz" w:date="2012-08-13T13:40:00Z"/>
              </w:rPr>
            </w:pPr>
            <w:del w:id="6544" w:author="Thomas Dietz" w:date="2012-08-13T13:40:00Z">
              <w:r w:rsidRPr="00A00ED4" w:rsidDel="00860C7A">
                <w:delText>&lt;/xs:element&gt;</w:delText>
              </w:r>
            </w:del>
          </w:p>
          <w:p w14:paraId="72833B4E" w14:textId="08BFE095" w:rsidR="00D8113B" w:rsidRPr="00A00ED4" w:rsidDel="00860C7A" w:rsidRDefault="00D8113B" w:rsidP="00B16420">
            <w:pPr>
              <w:pStyle w:val="XML3"/>
              <w:rPr>
                <w:del w:id="6545" w:author="Thomas Dietz" w:date="2012-08-13T13:40:00Z"/>
              </w:rPr>
            </w:pPr>
            <w:del w:id="6546" w:author="Thomas Dietz" w:date="2012-08-13T13:40:00Z">
              <w:r w:rsidRPr="00A00ED4" w:rsidDel="00860C7A">
                <w:delText>&lt;xs:element name="flow-statistics" type="xs:boolean"&gt;</w:delText>
              </w:r>
            </w:del>
          </w:p>
          <w:p w14:paraId="2F870FE1" w14:textId="4417667B" w:rsidR="00D8113B" w:rsidRPr="00A00ED4" w:rsidDel="00860C7A" w:rsidRDefault="00D8113B" w:rsidP="00B16420">
            <w:pPr>
              <w:pStyle w:val="XML4"/>
              <w:rPr>
                <w:del w:id="6547" w:author="Thomas Dietz" w:date="2012-08-13T13:40:00Z"/>
              </w:rPr>
            </w:pPr>
            <w:del w:id="6548" w:author="Thomas Dietz" w:date="2012-08-13T13:40:00Z">
              <w:r w:rsidRPr="00A00ED4" w:rsidDel="00860C7A">
                <w:delText>&lt;xs:annotation&gt;</w:delText>
              </w:r>
            </w:del>
          </w:p>
          <w:p w14:paraId="1BB47ED2" w14:textId="50C358EB" w:rsidR="00D8113B" w:rsidRPr="00A00ED4" w:rsidDel="00860C7A" w:rsidRDefault="00D8113B" w:rsidP="00B16420">
            <w:pPr>
              <w:pStyle w:val="XML5"/>
              <w:rPr>
                <w:del w:id="6549" w:author="Thomas Dietz" w:date="2012-08-13T13:40:00Z"/>
              </w:rPr>
            </w:pPr>
            <w:del w:id="6550" w:author="Thomas Dietz" w:date="2012-08-13T13:40:00Z">
              <w:r w:rsidRPr="00A00ED4" w:rsidDel="00860C7A">
                <w:delText>&lt;xs:documentation&gt; Whether the switch supports flow statistics. See OpenFlow protocol 1.2 section A.3.1</w:delText>
              </w:r>
              <w:r w:rsidRPr="00A00ED4" w:rsidDel="00860C7A">
                <w:tab/>
              </w:r>
              <w:r w:rsidRPr="00A00ED4" w:rsidDel="00860C7A">
                <w:tab/>
              </w:r>
            </w:del>
          </w:p>
          <w:p w14:paraId="767202D8" w14:textId="71372036" w:rsidR="00D8113B" w:rsidRPr="00A00ED4" w:rsidDel="00860C7A" w:rsidRDefault="00D8113B" w:rsidP="00B16420">
            <w:pPr>
              <w:pStyle w:val="XML5"/>
              <w:rPr>
                <w:del w:id="6551" w:author="Thomas Dietz" w:date="2012-08-13T13:40:00Z"/>
              </w:rPr>
            </w:pPr>
            <w:del w:id="6552" w:author="Thomas Dietz" w:date="2012-08-13T13:40:00Z">
              <w:r w:rsidRPr="00A00ED4" w:rsidDel="00860C7A">
                <w:delText>&lt;/xs:documentation&gt;</w:delText>
              </w:r>
            </w:del>
          </w:p>
          <w:p w14:paraId="0EE42064" w14:textId="6ADBA695" w:rsidR="00D8113B" w:rsidRPr="00A00ED4" w:rsidDel="00860C7A" w:rsidRDefault="00D8113B" w:rsidP="00B16420">
            <w:pPr>
              <w:pStyle w:val="XML4"/>
              <w:rPr>
                <w:del w:id="6553" w:author="Thomas Dietz" w:date="2012-08-13T13:40:00Z"/>
              </w:rPr>
            </w:pPr>
            <w:del w:id="6554" w:author="Thomas Dietz" w:date="2012-08-13T13:40:00Z">
              <w:r w:rsidRPr="00A00ED4" w:rsidDel="00860C7A">
                <w:delText>&lt;/xs:annotation&gt;</w:delText>
              </w:r>
            </w:del>
          </w:p>
          <w:p w14:paraId="60BB62FC" w14:textId="0792A2C9" w:rsidR="00D8113B" w:rsidRPr="00A00ED4" w:rsidDel="00860C7A" w:rsidRDefault="00D8113B" w:rsidP="00B16420">
            <w:pPr>
              <w:pStyle w:val="XML3"/>
              <w:rPr>
                <w:del w:id="6555" w:author="Thomas Dietz" w:date="2012-08-13T13:40:00Z"/>
              </w:rPr>
            </w:pPr>
            <w:del w:id="6556" w:author="Thomas Dietz" w:date="2012-08-13T13:40:00Z">
              <w:r w:rsidRPr="00A00ED4" w:rsidDel="00860C7A">
                <w:delText>&lt;/xs:element&gt;</w:delText>
              </w:r>
            </w:del>
          </w:p>
          <w:p w14:paraId="0FD14267" w14:textId="65E31DD3" w:rsidR="00D8113B" w:rsidRPr="00A00ED4" w:rsidDel="00860C7A" w:rsidRDefault="00D8113B" w:rsidP="00B16420">
            <w:pPr>
              <w:pStyle w:val="XML3"/>
              <w:rPr>
                <w:del w:id="6557" w:author="Thomas Dietz" w:date="2012-08-13T13:40:00Z"/>
              </w:rPr>
            </w:pPr>
            <w:del w:id="6558" w:author="Thomas Dietz" w:date="2012-08-13T13:40:00Z">
              <w:r w:rsidRPr="00A00ED4" w:rsidDel="00860C7A">
                <w:delText>&lt;xs:element name="table-statistics" type="xs:boolean"&gt;</w:delText>
              </w:r>
            </w:del>
          </w:p>
          <w:p w14:paraId="69ED2FA0" w14:textId="54FC1A5E" w:rsidR="00D8113B" w:rsidRPr="00A00ED4" w:rsidDel="00860C7A" w:rsidRDefault="00D8113B" w:rsidP="00613003">
            <w:pPr>
              <w:pStyle w:val="XML4"/>
              <w:rPr>
                <w:del w:id="6559" w:author="Thomas Dietz" w:date="2012-08-13T13:40:00Z"/>
              </w:rPr>
            </w:pPr>
            <w:del w:id="6560" w:author="Thomas Dietz" w:date="2012-08-13T13:40:00Z">
              <w:r w:rsidRPr="00A00ED4" w:rsidDel="00860C7A">
                <w:delText>&lt;xs:annotation&gt;</w:delText>
              </w:r>
            </w:del>
          </w:p>
          <w:p w14:paraId="47F3B657" w14:textId="668C6582" w:rsidR="00D8113B" w:rsidRPr="00A00ED4" w:rsidDel="00860C7A" w:rsidRDefault="00D8113B" w:rsidP="00613003">
            <w:pPr>
              <w:pStyle w:val="XML5"/>
              <w:rPr>
                <w:del w:id="6561" w:author="Thomas Dietz" w:date="2012-08-13T13:40:00Z"/>
              </w:rPr>
            </w:pPr>
            <w:del w:id="6562" w:author="Thomas Dietz" w:date="2012-08-13T13:40:00Z">
              <w:r w:rsidRPr="00A00ED4" w:rsidDel="00860C7A">
                <w:delText>&lt;xs:documentation&gt; Whether the switch supports table statistics. See OpenFlow protocol 1.2 section A.3.1</w:delText>
              </w:r>
              <w:r w:rsidRPr="00A00ED4" w:rsidDel="00860C7A">
                <w:tab/>
              </w:r>
              <w:r w:rsidRPr="00A00ED4" w:rsidDel="00860C7A">
                <w:tab/>
              </w:r>
            </w:del>
          </w:p>
          <w:p w14:paraId="6BA706C3" w14:textId="331F1281" w:rsidR="00D8113B" w:rsidRPr="00A00ED4" w:rsidDel="00860C7A" w:rsidRDefault="00D8113B" w:rsidP="00613003">
            <w:pPr>
              <w:pStyle w:val="XML5"/>
              <w:rPr>
                <w:del w:id="6563" w:author="Thomas Dietz" w:date="2012-08-13T13:40:00Z"/>
              </w:rPr>
            </w:pPr>
            <w:del w:id="6564" w:author="Thomas Dietz" w:date="2012-08-13T13:40:00Z">
              <w:r w:rsidRPr="00A00ED4" w:rsidDel="00860C7A">
                <w:delText>&lt;/xs:documentation&gt;</w:delText>
              </w:r>
            </w:del>
          </w:p>
          <w:p w14:paraId="01BB5AE8" w14:textId="4A15B661" w:rsidR="00D8113B" w:rsidRPr="00A00ED4" w:rsidDel="00860C7A" w:rsidRDefault="00D8113B" w:rsidP="00613003">
            <w:pPr>
              <w:pStyle w:val="XML4"/>
              <w:rPr>
                <w:del w:id="6565" w:author="Thomas Dietz" w:date="2012-08-13T13:40:00Z"/>
              </w:rPr>
            </w:pPr>
            <w:del w:id="6566" w:author="Thomas Dietz" w:date="2012-08-13T13:40:00Z">
              <w:r w:rsidRPr="00A00ED4" w:rsidDel="00860C7A">
                <w:delText>&lt;/xs:annotation&gt;</w:delText>
              </w:r>
            </w:del>
          </w:p>
          <w:p w14:paraId="0B9B37B2" w14:textId="3E028712" w:rsidR="00D8113B" w:rsidRPr="00A00ED4" w:rsidDel="00860C7A" w:rsidRDefault="00D8113B" w:rsidP="00613003">
            <w:pPr>
              <w:pStyle w:val="XML3"/>
              <w:rPr>
                <w:del w:id="6567" w:author="Thomas Dietz" w:date="2012-08-13T13:40:00Z"/>
              </w:rPr>
            </w:pPr>
            <w:del w:id="6568" w:author="Thomas Dietz" w:date="2012-08-13T13:40:00Z">
              <w:r w:rsidRPr="00A00ED4" w:rsidDel="00860C7A">
                <w:delText>&lt;/xs:element&gt;</w:delText>
              </w:r>
            </w:del>
          </w:p>
          <w:p w14:paraId="5CB47118" w14:textId="0704C0D5" w:rsidR="00D8113B" w:rsidRPr="00A00ED4" w:rsidDel="00860C7A" w:rsidRDefault="00D8113B" w:rsidP="00613003">
            <w:pPr>
              <w:pStyle w:val="XML3"/>
              <w:rPr>
                <w:del w:id="6569" w:author="Thomas Dietz" w:date="2012-08-13T13:40:00Z"/>
              </w:rPr>
            </w:pPr>
            <w:del w:id="6570" w:author="Thomas Dietz" w:date="2012-08-13T13:40:00Z">
              <w:r w:rsidRPr="00A00ED4" w:rsidDel="00860C7A">
                <w:delText>&lt;xs:element name="port-statistics" type="xs:boolean"&gt;</w:delText>
              </w:r>
            </w:del>
          </w:p>
          <w:p w14:paraId="116396DB" w14:textId="5C667137" w:rsidR="00D8113B" w:rsidRPr="00A00ED4" w:rsidDel="00860C7A" w:rsidRDefault="00D8113B" w:rsidP="00613003">
            <w:pPr>
              <w:pStyle w:val="XML4"/>
              <w:rPr>
                <w:del w:id="6571" w:author="Thomas Dietz" w:date="2012-08-13T13:40:00Z"/>
              </w:rPr>
            </w:pPr>
            <w:del w:id="6572" w:author="Thomas Dietz" w:date="2012-08-13T13:40:00Z">
              <w:r w:rsidRPr="00A00ED4" w:rsidDel="00860C7A">
                <w:delText>&lt;xs:annotation&gt;</w:delText>
              </w:r>
            </w:del>
          </w:p>
          <w:p w14:paraId="529209F5" w14:textId="6112208A" w:rsidR="00D8113B" w:rsidRPr="00A00ED4" w:rsidDel="00860C7A" w:rsidRDefault="00D8113B" w:rsidP="00613003">
            <w:pPr>
              <w:pStyle w:val="XML5"/>
              <w:rPr>
                <w:del w:id="6573" w:author="Thomas Dietz" w:date="2012-08-13T13:40:00Z"/>
              </w:rPr>
            </w:pPr>
            <w:del w:id="6574" w:author="Thomas Dietz" w:date="2012-08-13T13:40:00Z">
              <w:r w:rsidRPr="00A00ED4" w:rsidDel="00860C7A">
                <w:delText>&lt;xs:documentation&gt;Whether the switch supports port statistics. See OpenFlow protocol 1.2 section A.3.1</w:delText>
              </w:r>
              <w:r w:rsidRPr="00A00ED4" w:rsidDel="00860C7A">
                <w:tab/>
              </w:r>
              <w:r w:rsidRPr="00A00ED4" w:rsidDel="00860C7A">
                <w:tab/>
              </w:r>
            </w:del>
          </w:p>
          <w:p w14:paraId="4794EEB8" w14:textId="0F772953" w:rsidR="00D8113B" w:rsidRPr="00A00ED4" w:rsidDel="00860C7A" w:rsidRDefault="00D8113B" w:rsidP="00613003">
            <w:pPr>
              <w:pStyle w:val="XML5"/>
              <w:rPr>
                <w:del w:id="6575" w:author="Thomas Dietz" w:date="2012-08-13T13:40:00Z"/>
              </w:rPr>
            </w:pPr>
            <w:del w:id="6576" w:author="Thomas Dietz" w:date="2012-08-13T13:40:00Z">
              <w:r w:rsidRPr="00A00ED4" w:rsidDel="00860C7A">
                <w:delText>&lt;/xs:documentation&gt;</w:delText>
              </w:r>
            </w:del>
          </w:p>
          <w:p w14:paraId="3796E635" w14:textId="69790ACC" w:rsidR="00D8113B" w:rsidRPr="00A00ED4" w:rsidDel="00860C7A" w:rsidRDefault="00D8113B" w:rsidP="00613003">
            <w:pPr>
              <w:pStyle w:val="XML4"/>
              <w:rPr>
                <w:del w:id="6577" w:author="Thomas Dietz" w:date="2012-08-13T13:40:00Z"/>
              </w:rPr>
            </w:pPr>
            <w:del w:id="6578" w:author="Thomas Dietz" w:date="2012-08-13T13:40:00Z">
              <w:r w:rsidRPr="00A00ED4" w:rsidDel="00860C7A">
                <w:delText>&lt;/xs:annotation&gt;</w:delText>
              </w:r>
            </w:del>
          </w:p>
          <w:p w14:paraId="330A3F2B" w14:textId="63A03668" w:rsidR="00D8113B" w:rsidRPr="00A00ED4" w:rsidDel="00860C7A" w:rsidRDefault="00D8113B" w:rsidP="00613003">
            <w:pPr>
              <w:pStyle w:val="XML3"/>
              <w:rPr>
                <w:del w:id="6579" w:author="Thomas Dietz" w:date="2012-08-13T13:40:00Z"/>
              </w:rPr>
            </w:pPr>
            <w:del w:id="6580" w:author="Thomas Dietz" w:date="2012-08-13T13:40:00Z">
              <w:r w:rsidRPr="00A00ED4" w:rsidDel="00860C7A">
                <w:delText>&lt;/xs:element&gt;</w:delText>
              </w:r>
            </w:del>
          </w:p>
          <w:p w14:paraId="2B262C24" w14:textId="14542F1E" w:rsidR="00D8113B" w:rsidRPr="00A00ED4" w:rsidDel="00860C7A" w:rsidRDefault="00D8113B" w:rsidP="00613003">
            <w:pPr>
              <w:pStyle w:val="XML3"/>
              <w:rPr>
                <w:del w:id="6581" w:author="Thomas Dietz" w:date="2012-08-13T13:40:00Z"/>
              </w:rPr>
            </w:pPr>
            <w:del w:id="6582" w:author="Thomas Dietz" w:date="2012-08-13T13:40:00Z">
              <w:r w:rsidRPr="00A00ED4" w:rsidDel="00860C7A">
                <w:delText>&lt;xs:element name="group-statistics" type="xs:boolean"&gt;</w:delText>
              </w:r>
            </w:del>
          </w:p>
          <w:p w14:paraId="72781A8C" w14:textId="2B7586D7" w:rsidR="00D8113B" w:rsidRPr="00A00ED4" w:rsidDel="00860C7A" w:rsidRDefault="00D8113B" w:rsidP="00613003">
            <w:pPr>
              <w:pStyle w:val="XML4"/>
              <w:rPr>
                <w:del w:id="6583" w:author="Thomas Dietz" w:date="2012-08-13T13:40:00Z"/>
              </w:rPr>
            </w:pPr>
            <w:del w:id="6584" w:author="Thomas Dietz" w:date="2012-08-13T13:40:00Z">
              <w:r w:rsidRPr="00A00ED4" w:rsidDel="00860C7A">
                <w:delText>&lt;xs:annotation&gt;</w:delText>
              </w:r>
            </w:del>
          </w:p>
          <w:p w14:paraId="6F3C9DC4" w14:textId="74CE2861" w:rsidR="00D8113B" w:rsidRPr="00A00ED4" w:rsidDel="00860C7A" w:rsidRDefault="00D8113B" w:rsidP="000C19B4">
            <w:pPr>
              <w:pStyle w:val="XML5"/>
              <w:rPr>
                <w:del w:id="6585" w:author="Thomas Dietz" w:date="2012-08-13T13:40:00Z"/>
              </w:rPr>
            </w:pPr>
            <w:del w:id="6586" w:author="Thomas Dietz" w:date="2012-08-13T13:40:00Z">
              <w:r w:rsidRPr="00A00ED4" w:rsidDel="00860C7A">
                <w:delText>&lt;xs:documentation&gt; Whether the switch supports group statistics. See OpenF</w:delText>
              </w:r>
              <w:r w:rsidR="000C19B4" w:rsidRPr="00A00ED4" w:rsidDel="00860C7A">
                <w:delText>low protocol 1.2 section A.3.1</w:delText>
              </w:r>
            </w:del>
          </w:p>
          <w:p w14:paraId="037D6257" w14:textId="23F011D1" w:rsidR="00D8113B" w:rsidRPr="00A00ED4" w:rsidDel="00860C7A" w:rsidRDefault="00D8113B" w:rsidP="000C19B4">
            <w:pPr>
              <w:pStyle w:val="XML5"/>
              <w:rPr>
                <w:del w:id="6587" w:author="Thomas Dietz" w:date="2012-08-13T13:40:00Z"/>
              </w:rPr>
            </w:pPr>
            <w:del w:id="6588" w:author="Thomas Dietz" w:date="2012-08-13T13:40:00Z">
              <w:r w:rsidRPr="00A00ED4" w:rsidDel="00860C7A">
                <w:delText>&lt;/xs:documentation&gt;</w:delText>
              </w:r>
            </w:del>
          </w:p>
          <w:p w14:paraId="7C325A13" w14:textId="4BE84D13" w:rsidR="00D8113B" w:rsidRPr="00A00ED4" w:rsidDel="00860C7A" w:rsidRDefault="00D8113B" w:rsidP="000C19B4">
            <w:pPr>
              <w:pStyle w:val="XML4"/>
              <w:rPr>
                <w:del w:id="6589" w:author="Thomas Dietz" w:date="2012-08-13T13:40:00Z"/>
              </w:rPr>
            </w:pPr>
            <w:del w:id="6590" w:author="Thomas Dietz" w:date="2012-08-13T13:40:00Z">
              <w:r w:rsidRPr="00A00ED4" w:rsidDel="00860C7A">
                <w:delText>&lt;/xs:annotation&gt;</w:delText>
              </w:r>
            </w:del>
          </w:p>
          <w:p w14:paraId="32B68D21" w14:textId="29E1BD0D" w:rsidR="00D8113B" w:rsidRPr="00A00ED4" w:rsidDel="00860C7A" w:rsidRDefault="00D8113B" w:rsidP="000C19B4">
            <w:pPr>
              <w:pStyle w:val="XML3"/>
              <w:rPr>
                <w:del w:id="6591" w:author="Thomas Dietz" w:date="2012-08-13T13:40:00Z"/>
              </w:rPr>
            </w:pPr>
            <w:del w:id="6592" w:author="Thomas Dietz" w:date="2012-08-13T13:40:00Z">
              <w:r w:rsidRPr="00A00ED4" w:rsidDel="00860C7A">
                <w:delText>&lt;/xs:element&gt;</w:delText>
              </w:r>
            </w:del>
          </w:p>
          <w:p w14:paraId="2050F924" w14:textId="541E6BD2" w:rsidR="00D8113B" w:rsidRPr="00A00ED4" w:rsidDel="00860C7A" w:rsidRDefault="00D8113B" w:rsidP="000C19B4">
            <w:pPr>
              <w:pStyle w:val="XML3"/>
              <w:rPr>
                <w:del w:id="6593" w:author="Thomas Dietz" w:date="2012-08-13T13:40:00Z"/>
              </w:rPr>
            </w:pPr>
            <w:del w:id="6594" w:author="Thomas Dietz" w:date="2012-08-13T13:40:00Z">
              <w:r w:rsidRPr="00A00ED4" w:rsidDel="00860C7A">
                <w:delText>&lt;xs:element name="queue-statistics" type="xs:boolean"&gt;</w:delText>
              </w:r>
            </w:del>
          </w:p>
          <w:p w14:paraId="5D729EDC" w14:textId="2E1B37CC" w:rsidR="00D8113B" w:rsidRPr="00A00ED4" w:rsidDel="00860C7A" w:rsidRDefault="00D8113B" w:rsidP="000C19B4">
            <w:pPr>
              <w:pStyle w:val="XML4"/>
              <w:rPr>
                <w:del w:id="6595" w:author="Thomas Dietz" w:date="2012-08-13T13:40:00Z"/>
              </w:rPr>
            </w:pPr>
            <w:del w:id="6596" w:author="Thomas Dietz" w:date="2012-08-13T13:40:00Z">
              <w:r w:rsidRPr="00A00ED4" w:rsidDel="00860C7A">
                <w:delText>&lt;xs:annotation&gt;</w:delText>
              </w:r>
            </w:del>
          </w:p>
          <w:p w14:paraId="2BC3141C" w14:textId="3F8D4D0E" w:rsidR="00D8113B" w:rsidRPr="00A00ED4" w:rsidDel="00860C7A" w:rsidRDefault="00D8113B" w:rsidP="000C19B4">
            <w:pPr>
              <w:pStyle w:val="XML5"/>
              <w:rPr>
                <w:del w:id="6597" w:author="Thomas Dietz" w:date="2012-08-13T13:40:00Z"/>
              </w:rPr>
            </w:pPr>
            <w:del w:id="6598" w:author="Thomas Dietz" w:date="2012-08-13T13:40:00Z">
              <w:r w:rsidRPr="00A00ED4" w:rsidDel="00860C7A">
                <w:delText>&lt;xs:documentation&gt;Whether the switch supports queue statistics. See OpenFlow protocol 1.2 section A.3.1</w:delText>
              </w:r>
              <w:r w:rsidRPr="00A00ED4" w:rsidDel="00860C7A">
                <w:tab/>
              </w:r>
              <w:r w:rsidRPr="00A00ED4" w:rsidDel="00860C7A">
                <w:tab/>
              </w:r>
            </w:del>
          </w:p>
          <w:p w14:paraId="75E74E36" w14:textId="2AD1DB4B" w:rsidR="00D8113B" w:rsidRPr="00A00ED4" w:rsidDel="00860C7A" w:rsidRDefault="00D8113B" w:rsidP="000C19B4">
            <w:pPr>
              <w:pStyle w:val="XML5"/>
              <w:rPr>
                <w:del w:id="6599" w:author="Thomas Dietz" w:date="2012-08-13T13:40:00Z"/>
              </w:rPr>
            </w:pPr>
            <w:del w:id="6600" w:author="Thomas Dietz" w:date="2012-08-13T13:40:00Z">
              <w:r w:rsidRPr="00A00ED4" w:rsidDel="00860C7A">
                <w:delText>&lt;/xs:documentation&gt;</w:delText>
              </w:r>
            </w:del>
          </w:p>
          <w:p w14:paraId="45B057DE" w14:textId="4FD6917B" w:rsidR="00D8113B" w:rsidRPr="00A00ED4" w:rsidDel="00860C7A" w:rsidRDefault="00D8113B" w:rsidP="000C19B4">
            <w:pPr>
              <w:pStyle w:val="XML4"/>
              <w:rPr>
                <w:del w:id="6601" w:author="Thomas Dietz" w:date="2012-08-13T13:40:00Z"/>
              </w:rPr>
            </w:pPr>
            <w:del w:id="6602" w:author="Thomas Dietz" w:date="2012-08-13T13:40:00Z">
              <w:r w:rsidRPr="00A00ED4" w:rsidDel="00860C7A">
                <w:delText>&lt;/xs:annotation&gt;</w:delText>
              </w:r>
            </w:del>
          </w:p>
          <w:p w14:paraId="1927A902" w14:textId="7597EF3A" w:rsidR="00D8113B" w:rsidRPr="00A00ED4" w:rsidDel="00860C7A" w:rsidRDefault="00D8113B" w:rsidP="000C19B4">
            <w:pPr>
              <w:pStyle w:val="XML3"/>
              <w:rPr>
                <w:del w:id="6603" w:author="Thomas Dietz" w:date="2012-08-13T13:40:00Z"/>
              </w:rPr>
            </w:pPr>
            <w:del w:id="6604" w:author="Thomas Dietz" w:date="2012-08-13T13:40:00Z">
              <w:r w:rsidRPr="00A00ED4" w:rsidDel="00860C7A">
                <w:delText>&lt;/xs:element&gt;</w:delText>
              </w:r>
            </w:del>
          </w:p>
          <w:p w14:paraId="218B5E89" w14:textId="60C17237" w:rsidR="00D8113B" w:rsidRPr="00A00ED4" w:rsidDel="00860C7A" w:rsidRDefault="00D8113B" w:rsidP="000C19B4">
            <w:pPr>
              <w:pStyle w:val="XML3"/>
              <w:rPr>
                <w:del w:id="6605" w:author="Thomas Dietz" w:date="2012-08-13T13:40:00Z"/>
              </w:rPr>
            </w:pPr>
            <w:del w:id="6606" w:author="Thomas Dietz" w:date="2012-08-13T13:40:00Z">
              <w:r w:rsidRPr="00A00ED4" w:rsidDel="00860C7A">
                <w:delText>&lt;xs:element name="reassemble-ip-fragments" type="xs:boolean"&gt;</w:delText>
              </w:r>
            </w:del>
          </w:p>
          <w:p w14:paraId="7AB67912" w14:textId="78478244" w:rsidR="00D8113B" w:rsidRPr="00A00ED4" w:rsidDel="00860C7A" w:rsidRDefault="00D8113B" w:rsidP="000C19B4">
            <w:pPr>
              <w:pStyle w:val="XML4"/>
              <w:rPr>
                <w:del w:id="6607" w:author="Thomas Dietz" w:date="2012-08-13T13:40:00Z"/>
              </w:rPr>
            </w:pPr>
            <w:del w:id="6608" w:author="Thomas Dietz" w:date="2012-08-13T13:40:00Z">
              <w:r w:rsidRPr="00A00ED4" w:rsidDel="00860C7A">
                <w:delText>&lt;xs:annotation&gt;</w:delText>
              </w:r>
            </w:del>
          </w:p>
          <w:p w14:paraId="194AF392" w14:textId="1C26001A" w:rsidR="00D8113B" w:rsidRPr="00A00ED4" w:rsidDel="00860C7A" w:rsidRDefault="00D8113B" w:rsidP="000C19B4">
            <w:pPr>
              <w:pStyle w:val="XML5"/>
              <w:rPr>
                <w:del w:id="6609" w:author="Thomas Dietz" w:date="2012-08-13T13:40:00Z"/>
              </w:rPr>
            </w:pPr>
            <w:del w:id="6610" w:author="Thomas Dietz" w:date="2012-08-13T13:40:00Z">
              <w:r w:rsidRPr="00A00ED4" w:rsidDel="00860C7A">
                <w:delText>&lt;xs:documentation&gt;Whether the switch supports reassemble IP fragments. See OpenFlow protocol 1.2 section A.3.1</w:delText>
              </w:r>
              <w:r w:rsidRPr="00A00ED4" w:rsidDel="00860C7A">
                <w:tab/>
              </w:r>
              <w:r w:rsidRPr="00A00ED4" w:rsidDel="00860C7A">
                <w:tab/>
              </w:r>
            </w:del>
          </w:p>
          <w:p w14:paraId="6B6EFA4F" w14:textId="78DEB5EA" w:rsidR="00D8113B" w:rsidRPr="00A00ED4" w:rsidDel="00860C7A" w:rsidRDefault="00D8113B" w:rsidP="000C19B4">
            <w:pPr>
              <w:pStyle w:val="XML5"/>
              <w:rPr>
                <w:del w:id="6611" w:author="Thomas Dietz" w:date="2012-08-13T13:40:00Z"/>
              </w:rPr>
            </w:pPr>
            <w:del w:id="6612" w:author="Thomas Dietz" w:date="2012-08-13T13:40:00Z">
              <w:r w:rsidRPr="00A00ED4" w:rsidDel="00860C7A">
                <w:delText>&lt;/xs:documentation&gt;</w:delText>
              </w:r>
            </w:del>
          </w:p>
          <w:p w14:paraId="1B859379" w14:textId="12F5D55C" w:rsidR="00D8113B" w:rsidRPr="00A00ED4" w:rsidDel="00860C7A" w:rsidRDefault="00D8113B" w:rsidP="000C19B4">
            <w:pPr>
              <w:pStyle w:val="XML4"/>
              <w:rPr>
                <w:del w:id="6613" w:author="Thomas Dietz" w:date="2012-08-13T13:40:00Z"/>
              </w:rPr>
            </w:pPr>
            <w:del w:id="6614" w:author="Thomas Dietz" w:date="2012-08-13T13:40:00Z">
              <w:r w:rsidRPr="00A00ED4" w:rsidDel="00860C7A">
                <w:delText>&lt;/xs:annotation&gt;</w:delText>
              </w:r>
            </w:del>
          </w:p>
          <w:p w14:paraId="6E775CA6" w14:textId="7C06EDEE" w:rsidR="00D8113B" w:rsidRPr="00A00ED4" w:rsidDel="00860C7A" w:rsidRDefault="00D8113B" w:rsidP="000C19B4">
            <w:pPr>
              <w:pStyle w:val="XML3"/>
              <w:rPr>
                <w:del w:id="6615" w:author="Thomas Dietz" w:date="2012-08-13T13:40:00Z"/>
              </w:rPr>
            </w:pPr>
            <w:del w:id="6616" w:author="Thomas Dietz" w:date="2012-08-13T13:40:00Z">
              <w:r w:rsidRPr="00A00ED4" w:rsidDel="00860C7A">
                <w:delText>&lt;/xs:element&gt;</w:delText>
              </w:r>
            </w:del>
          </w:p>
          <w:p w14:paraId="742A4862" w14:textId="30E2B68D" w:rsidR="00D8113B" w:rsidRPr="00A00ED4" w:rsidDel="00860C7A" w:rsidRDefault="00D8113B" w:rsidP="000C19B4">
            <w:pPr>
              <w:pStyle w:val="XML3"/>
              <w:rPr>
                <w:del w:id="6617" w:author="Thomas Dietz" w:date="2012-08-13T13:40:00Z"/>
              </w:rPr>
            </w:pPr>
            <w:del w:id="6618" w:author="Thomas Dietz" w:date="2012-08-13T13:40:00Z">
              <w:r w:rsidRPr="00A00ED4" w:rsidDel="00860C7A">
                <w:delText>&lt;xs:element name="block-looping-ports" type="xs:boolean"&gt;</w:delText>
              </w:r>
            </w:del>
          </w:p>
          <w:p w14:paraId="1527D004" w14:textId="04821911" w:rsidR="00D8113B" w:rsidRPr="00A00ED4" w:rsidDel="00860C7A" w:rsidRDefault="00D8113B" w:rsidP="000C19B4">
            <w:pPr>
              <w:pStyle w:val="XML4"/>
              <w:rPr>
                <w:del w:id="6619" w:author="Thomas Dietz" w:date="2012-08-13T13:40:00Z"/>
              </w:rPr>
            </w:pPr>
            <w:del w:id="6620" w:author="Thomas Dietz" w:date="2012-08-13T13:40:00Z">
              <w:r w:rsidRPr="00A00ED4" w:rsidDel="00860C7A">
                <w:delText>&lt;xs:annotation&gt;</w:delText>
              </w:r>
            </w:del>
          </w:p>
          <w:p w14:paraId="1889EEDC" w14:textId="6F6B0A6F" w:rsidR="00D8113B" w:rsidRPr="00A00ED4" w:rsidDel="00860C7A" w:rsidRDefault="00D8113B" w:rsidP="000C19B4">
            <w:pPr>
              <w:pStyle w:val="XML5"/>
              <w:rPr>
                <w:del w:id="6621" w:author="Thomas Dietz" w:date="2012-08-13T13:40:00Z"/>
              </w:rPr>
            </w:pPr>
            <w:del w:id="6622" w:author="Thomas Dietz" w:date="2012-08-13T13:40:00Z">
              <w:r w:rsidRPr="00A00ED4" w:rsidDel="00860C7A">
                <w:delText>&lt;xs:documentation&gt;"true" indicates that a switch protocol outside of OpenFlow, such as 802.1D Spanning Tree, will detect topology loops and block ports to prevent packet loops. See OpenFlow protocol 1.2 section A.3.1</w:delText>
              </w:r>
              <w:r w:rsidRPr="00A00ED4" w:rsidDel="00860C7A">
                <w:tab/>
              </w:r>
              <w:r w:rsidRPr="00A00ED4" w:rsidDel="00860C7A">
                <w:tab/>
              </w:r>
            </w:del>
          </w:p>
          <w:p w14:paraId="7E9D376C" w14:textId="787C38E9" w:rsidR="00D8113B" w:rsidRPr="00A00ED4" w:rsidDel="00860C7A" w:rsidRDefault="00D8113B" w:rsidP="000C19B4">
            <w:pPr>
              <w:pStyle w:val="XML5"/>
              <w:rPr>
                <w:del w:id="6623" w:author="Thomas Dietz" w:date="2012-08-13T13:40:00Z"/>
              </w:rPr>
            </w:pPr>
            <w:del w:id="6624" w:author="Thomas Dietz" w:date="2012-08-13T13:40:00Z">
              <w:r w:rsidRPr="00A00ED4" w:rsidDel="00860C7A">
                <w:delText>&lt;/xs:documentation&gt;</w:delText>
              </w:r>
            </w:del>
          </w:p>
          <w:p w14:paraId="706431B4" w14:textId="50A034C2" w:rsidR="00D8113B" w:rsidRPr="00A00ED4" w:rsidDel="00860C7A" w:rsidRDefault="00D8113B" w:rsidP="000C19B4">
            <w:pPr>
              <w:pStyle w:val="XML4"/>
              <w:rPr>
                <w:del w:id="6625" w:author="Thomas Dietz" w:date="2012-08-13T13:40:00Z"/>
              </w:rPr>
            </w:pPr>
            <w:del w:id="6626" w:author="Thomas Dietz" w:date="2012-08-13T13:40:00Z">
              <w:r w:rsidRPr="00A00ED4" w:rsidDel="00860C7A">
                <w:delText>&lt;/xs:annotation&gt;</w:delText>
              </w:r>
            </w:del>
          </w:p>
          <w:p w14:paraId="4ED3AFD0" w14:textId="2D14E8E5" w:rsidR="00D8113B" w:rsidRPr="00A00ED4" w:rsidDel="00860C7A" w:rsidRDefault="00D8113B" w:rsidP="000C19B4">
            <w:pPr>
              <w:pStyle w:val="XML3"/>
              <w:rPr>
                <w:del w:id="6627" w:author="Thomas Dietz" w:date="2012-08-13T13:40:00Z"/>
              </w:rPr>
            </w:pPr>
            <w:del w:id="6628" w:author="Thomas Dietz" w:date="2012-08-13T13:40:00Z">
              <w:r w:rsidRPr="00A00ED4" w:rsidDel="00860C7A">
                <w:delText>&lt;/xs:element&gt;</w:delText>
              </w:r>
            </w:del>
          </w:p>
          <w:p w14:paraId="5B4A71DE" w14:textId="649E959B" w:rsidR="007B796F" w:rsidRPr="00A00ED4" w:rsidDel="00860C7A" w:rsidRDefault="00D8113B" w:rsidP="000C19B4">
            <w:pPr>
              <w:pStyle w:val="XML3"/>
              <w:rPr>
                <w:del w:id="6629" w:author="Thomas Dietz" w:date="2012-08-13T13:40:00Z"/>
              </w:rPr>
            </w:pPr>
            <w:del w:id="6630" w:author="Thomas Dietz" w:date="2012-08-13T13:40:00Z">
              <w:r w:rsidRPr="00A00ED4" w:rsidDel="00860C7A">
                <w:delText xml:space="preserve">&lt;xs:element name="reserved-port-types" </w:delText>
              </w:r>
            </w:del>
          </w:p>
          <w:p w14:paraId="2A0CAE48" w14:textId="4DB0054E" w:rsidR="00D8113B" w:rsidRPr="00A00ED4" w:rsidDel="00860C7A" w:rsidRDefault="007B796F" w:rsidP="007B796F">
            <w:pPr>
              <w:pStyle w:val="XML9"/>
              <w:rPr>
                <w:del w:id="6631" w:author="Thomas Dietz" w:date="2012-08-13T13:40:00Z"/>
              </w:rPr>
            </w:pPr>
            <w:del w:id="6632" w:author="Thomas Dietz" w:date="2012-08-13T13:40:00Z">
              <w:r w:rsidRPr="00A00ED4" w:rsidDel="00860C7A">
                <w:delText>t</w:delText>
              </w:r>
              <w:r w:rsidR="00D8113B" w:rsidRPr="00A00ED4" w:rsidDel="00860C7A">
                <w:delText>ype="OFReservedPortTypes"&gt;</w:delText>
              </w:r>
            </w:del>
          </w:p>
          <w:p w14:paraId="4386D354" w14:textId="74C862D1" w:rsidR="00D8113B" w:rsidRPr="00A00ED4" w:rsidDel="00860C7A" w:rsidRDefault="00D8113B" w:rsidP="007B796F">
            <w:pPr>
              <w:pStyle w:val="XML4"/>
              <w:rPr>
                <w:del w:id="6633" w:author="Thomas Dietz" w:date="2012-08-13T13:40:00Z"/>
              </w:rPr>
            </w:pPr>
            <w:del w:id="6634" w:author="Thomas Dietz" w:date="2012-08-13T13:40:00Z">
              <w:r w:rsidRPr="00A00ED4" w:rsidDel="00860C7A">
                <w:delText>&lt;xs:annotation&gt;</w:delText>
              </w:r>
            </w:del>
          </w:p>
          <w:p w14:paraId="336D28D2" w14:textId="37D12029" w:rsidR="00D8113B" w:rsidRPr="00A00ED4" w:rsidDel="00860C7A" w:rsidRDefault="00D8113B" w:rsidP="007B796F">
            <w:pPr>
              <w:pStyle w:val="XML5"/>
              <w:rPr>
                <w:del w:id="6635" w:author="Thomas Dietz" w:date="2012-08-13T13:40:00Z"/>
              </w:rPr>
            </w:pPr>
            <w:del w:id="6636" w:author="Thomas Dietz" w:date="2012-08-13T13:40:00Z">
              <w:r w:rsidRPr="00A00ED4" w:rsidDel="00860C7A">
                <w:delText xml:space="preserve">&lt;xs:documentation&gt;Specify generic forwarding actions such as sending to the controller, </w:delText>
              </w:r>
              <w:r w:rsidR="00C4220E" w:rsidRPr="00A00ED4" w:rsidDel="00860C7A">
                <w:delText>fl</w:delText>
              </w:r>
              <w:r w:rsidRPr="00A00ED4" w:rsidDel="00860C7A">
                <w:delText>ooding, or forwarding using non-OpenFlow methods, such as "normal" switch processing. SeeOpenFlow protocol 1.2 section 4.5.</w:delText>
              </w:r>
            </w:del>
          </w:p>
          <w:p w14:paraId="7DC3D388" w14:textId="5C22121F" w:rsidR="00D8113B" w:rsidRPr="00A00ED4" w:rsidDel="00860C7A" w:rsidRDefault="00D8113B" w:rsidP="007B796F">
            <w:pPr>
              <w:pStyle w:val="XML5"/>
              <w:rPr>
                <w:del w:id="6637" w:author="Thomas Dietz" w:date="2012-08-13T13:40:00Z"/>
              </w:rPr>
            </w:pPr>
            <w:del w:id="6638" w:author="Thomas Dietz" w:date="2012-08-13T13:40:00Z">
              <w:r w:rsidRPr="00A00ED4" w:rsidDel="00860C7A">
                <w:delText>&lt;/xs:documentation&gt;</w:delText>
              </w:r>
            </w:del>
          </w:p>
          <w:p w14:paraId="5C97010A" w14:textId="221E0F66" w:rsidR="00D8113B" w:rsidRPr="00A00ED4" w:rsidDel="00860C7A" w:rsidRDefault="00D8113B" w:rsidP="007B796F">
            <w:pPr>
              <w:pStyle w:val="XML4"/>
              <w:rPr>
                <w:del w:id="6639" w:author="Thomas Dietz" w:date="2012-08-13T13:40:00Z"/>
              </w:rPr>
            </w:pPr>
            <w:del w:id="6640" w:author="Thomas Dietz" w:date="2012-08-13T13:40:00Z">
              <w:r w:rsidRPr="00A00ED4" w:rsidDel="00860C7A">
                <w:delText>&lt;/xs:annotation&gt;</w:delText>
              </w:r>
            </w:del>
          </w:p>
          <w:p w14:paraId="280FC78F" w14:textId="76417140" w:rsidR="00D8113B" w:rsidRPr="00A00ED4" w:rsidDel="00860C7A" w:rsidRDefault="00D8113B" w:rsidP="007B796F">
            <w:pPr>
              <w:pStyle w:val="XML3"/>
              <w:rPr>
                <w:del w:id="6641" w:author="Thomas Dietz" w:date="2012-08-13T13:40:00Z"/>
              </w:rPr>
            </w:pPr>
            <w:del w:id="6642" w:author="Thomas Dietz" w:date="2012-08-13T13:40:00Z">
              <w:r w:rsidRPr="00A00ED4" w:rsidDel="00860C7A">
                <w:delText xml:space="preserve">&lt;/xs:element&gt;  </w:delText>
              </w:r>
              <w:r w:rsidRPr="00A00ED4" w:rsidDel="00860C7A">
                <w:tab/>
              </w:r>
            </w:del>
          </w:p>
          <w:p w14:paraId="00677426" w14:textId="47A2A31A" w:rsidR="00D8113B" w:rsidRPr="00A00ED4" w:rsidDel="00860C7A" w:rsidRDefault="00D8113B" w:rsidP="007B796F">
            <w:pPr>
              <w:pStyle w:val="XML3"/>
              <w:rPr>
                <w:del w:id="6643" w:author="Thomas Dietz" w:date="2012-08-13T13:40:00Z"/>
              </w:rPr>
            </w:pPr>
            <w:del w:id="6644" w:author="Thomas Dietz" w:date="2012-08-13T13:40:00Z">
              <w:r w:rsidRPr="00A00ED4" w:rsidDel="00860C7A">
                <w:delText>&lt;xs:element name="group-types" type="OFGroupTypes"&gt;</w:delText>
              </w:r>
            </w:del>
          </w:p>
          <w:p w14:paraId="1BDF75F4" w14:textId="45580A37" w:rsidR="00D8113B" w:rsidRPr="00A00ED4" w:rsidDel="00860C7A" w:rsidRDefault="00D8113B" w:rsidP="007B796F">
            <w:pPr>
              <w:pStyle w:val="XML4"/>
              <w:rPr>
                <w:del w:id="6645" w:author="Thomas Dietz" w:date="2012-08-13T13:40:00Z"/>
              </w:rPr>
            </w:pPr>
            <w:del w:id="6646" w:author="Thomas Dietz" w:date="2012-08-13T13:40:00Z">
              <w:r w:rsidRPr="00A00ED4" w:rsidDel="00860C7A">
                <w:delText>&lt;xs:annotation&gt;</w:delText>
              </w:r>
            </w:del>
          </w:p>
          <w:p w14:paraId="7272D4FF" w14:textId="5D8CBDCA" w:rsidR="00D8113B" w:rsidRPr="00A00ED4" w:rsidDel="00860C7A" w:rsidRDefault="00D8113B" w:rsidP="007B796F">
            <w:pPr>
              <w:pStyle w:val="XML5"/>
              <w:rPr>
                <w:del w:id="6647" w:author="Thomas Dietz" w:date="2012-08-13T13:40:00Z"/>
              </w:rPr>
            </w:pPr>
            <w:del w:id="6648" w:author="Thomas Dietz" w:date="2012-08-13T13:40:00Z">
              <w:r w:rsidRPr="00A00ED4" w:rsidDel="00860C7A">
                <w:delText>&lt;xs:documentation&gt;The group types supported by the switch. SeeOpenFlow protocol 1.2 section 5.4.1.</w:delText>
              </w:r>
            </w:del>
          </w:p>
          <w:p w14:paraId="3A623CDD" w14:textId="7B59D81A" w:rsidR="00D8113B" w:rsidRPr="00A00ED4" w:rsidDel="00860C7A" w:rsidRDefault="00D8113B" w:rsidP="007B796F">
            <w:pPr>
              <w:pStyle w:val="XML5"/>
              <w:rPr>
                <w:del w:id="6649" w:author="Thomas Dietz" w:date="2012-08-13T13:40:00Z"/>
              </w:rPr>
            </w:pPr>
            <w:del w:id="6650" w:author="Thomas Dietz" w:date="2012-08-13T13:40:00Z">
              <w:r w:rsidRPr="00A00ED4" w:rsidDel="00860C7A">
                <w:delText>&lt;/xs:documentation&gt;</w:delText>
              </w:r>
            </w:del>
          </w:p>
          <w:p w14:paraId="65C5B86F" w14:textId="40C468F6" w:rsidR="00D8113B" w:rsidRPr="00A00ED4" w:rsidDel="00860C7A" w:rsidRDefault="00D8113B" w:rsidP="007B796F">
            <w:pPr>
              <w:pStyle w:val="XML4"/>
              <w:rPr>
                <w:del w:id="6651" w:author="Thomas Dietz" w:date="2012-08-13T13:40:00Z"/>
              </w:rPr>
            </w:pPr>
            <w:del w:id="6652" w:author="Thomas Dietz" w:date="2012-08-13T13:40:00Z">
              <w:r w:rsidRPr="00A00ED4" w:rsidDel="00860C7A">
                <w:delText>&lt;/xs:annotation&gt;</w:delText>
              </w:r>
            </w:del>
          </w:p>
          <w:p w14:paraId="6D416578" w14:textId="518817B3" w:rsidR="00D8113B" w:rsidRPr="00A00ED4" w:rsidDel="00860C7A" w:rsidRDefault="00D8113B" w:rsidP="007B796F">
            <w:pPr>
              <w:pStyle w:val="XML3"/>
              <w:rPr>
                <w:del w:id="6653" w:author="Thomas Dietz" w:date="2012-08-13T13:40:00Z"/>
              </w:rPr>
            </w:pPr>
            <w:del w:id="6654" w:author="Thomas Dietz" w:date="2012-08-13T13:40:00Z">
              <w:r w:rsidRPr="00A00ED4" w:rsidDel="00860C7A">
                <w:delText>&lt;/xs:element&gt;</w:delText>
              </w:r>
            </w:del>
          </w:p>
          <w:p w14:paraId="00DEA30F" w14:textId="6D020E75" w:rsidR="00D8113B" w:rsidRPr="00A00ED4" w:rsidDel="00860C7A" w:rsidRDefault="00D8113B" w:rsidP="007B796F">
            <w:pPr>
              <w:pStyle w:val="XML3"/>
              <w:rPr>
                <w:del w:id="6655" w:author="Thomas Dietz" w:date="2012-08-13T13:40:00Z"/>
              </w:rPr>
            </w:pPr>
            <w:del w:id="6656" w:author="Thomas Dietz" w:date="2012-08-13T13:40:00Z">
              <w:r w:rsidRPr="00A00ED4" w:rsidDel="00860C7A">
                <w:delText>&lt;xs:element name="group-capabilities" type="OFGroupCapabilities"&gt;</w:delText>
              </w:r>
            </w:del>
          </w:p>
          <w:p w14:paraId="782230AA" w14:textId="02F195F2" w:rsidR="00D8113B" w:rsidRPr="00A00ED4" w:rsidDel="00860C7A" w:rsidRDefault="00D8113B" w:rsidP="007B796F">
            <w:pPr>
              <w:pStyle w:val="XML4"/>
              <w:rPr>
                <w:del w:id="6657" w:author="Thomas Dietz" w:date="2012-08-13T13:40:00Z"/>
              </w:rPr>
            </w:pPr>
            <w:del w:id="6658" w:author="Thomas Dietz" w:date="2012-08-13T13:40:00Z">
              <w:r w:rsidRPr="00A00ED4" w:rsidDel="00860C7A">
                <w:delText>&lt;xs:annotation&gt;</w:delText>
              </w:r>
            </w:del>
          </w:p>
          <w:p w14:paraId="0F2FB6A8" w14:textId="09120690" w:rsidR="00D8113B" w:rsidRPr="00A00ED4" w:rsidDel="00860C7A" w:rsidRDefault="00D8113B" w:rsidP="007B796F">
            <w:pPr>
              <w:pStyle w:val="XML5"/>
              <w:rPr>
                <w:del w:id="6659" w:author="Thomas Dietz" w:date="2012-08-13T13:40:00Z"/>
              </w:rPr>
            </w:pPr>
            <w:del w:id="6660" w:author="Thomas Dietz" w:date="2012-08-13T13:40:00Z">
              <w:r w:rsidRPr="00A00ED4" w:rsidDel="00860C7A">
                <w:delText>&lt;xs:documentation&gt;The group capabilities supported by the switch. SeeOpenFlow protocol 1.2 section A.3.5.9.</w:delText>
              </w:r>
            </w:del>
          </w:p>
          <w:p w14:paraId="347F1390" w14:textId="139264C9" w:rsidR="00D8113B" w:rsidRPr="00A00ED4" w:rsidDel="00860C7A" w:rsidRDefault="00D8113B" w:rsidP="007B796F">
            <w:pPr>
              <w:pStyle w:val="XML5"/>
              <w:rPr>
                <w:del w:id="6661" w:author="Thomas Dietz" w:date="2012-08-13T13:40:00Z"/>
              </w:rPr>
            </w:pPr>
            <w:del w:id="6662" w:author="Thomas Dietz" w:date="2012-08-13T13:40:00Z">
              <w:r w:rsidRPr="00A00ED4" w:rsidDel="00860C7A">
                <w:delText>&lt;/xs:documentation&gt;</w:delText>
              </w:r>
            </w:del>
          </w:p>
          <w:p w14:paraId="0A1E4E90" w14:textId="72312C67" w:rsidR="00D8113B" w:rsidRPr="00A00ED4" w:rsidDel="00860C7A" w:rsidRDefault="00D8113B" w:rsidP="007B796F">
            <w:pPr>
              <w:pStyle w:val="XML4"/>
              <w:rPr>
                <w:del w:id="6663" w:author="Thomas Dietz" w:date="2012-08-13T13:40:00Z"/>
              </w:rPr>
            </w:pPr>
            <w:del w:id="6664" w:author="Thomas Dietz" w:date="2012-08-13T13:40:00Z">
              <w:r w:rsidRPr="00A00ED4" w:rsidDel="00860C7A">
                <w:delText xml:space="preserve">&lt;/xs:annotation&gt;  </w:delText>
              </w:r>
              <w:r w:rsidRPr="00A00ED4" w:rsidDel="00860C7A">
                <w:tab/>
              </w:r>
            </w:del>
          </w:p>
          <w:p w14:paraId="47B89638" w14:textId="6381619E" w:rsidR="00D8113B" w:rsidRPr="00A00ED4" w:rsidDel="00860C7A" w:rsidRDefault="00D8113B" w:rsidP="007B796F">
            <w:pPr>
              <w:pStyle w:val="XML3"/>
              <w:rPr>
                <w:del w:id="6665" w:author="Thomas Dietz" w:date="2012-08-13T13:40:00Z"/>
              </w:rPr>
            </w:pPr>
            <w:del w:id="6666" w:author="Thomas Dietz" w:date="2012-08-13T13:40:00Z">
              <w:r w:rsidRPr="00A00ED4" w:rsidDel="00860C7A">
                <w:delText>&lt;/xs:element&gt;</w:delText>
              </w:r>
            </w:del>
          </w:p>
          <w:p w14:paraId="0F67CD1F" w14:textId="67D0A73E" w:rsidR="00D8113B" w:rsidRPr="00A00ED4" w:rsidDel="00860C7A" w:rsidRDefault="00D8113B" w:rsidP="007B796F">
            <w:pPr>
              <w:pStyle w:val="XML3"/>
              <w:rPr>
                <w:del w:id="6667" w:author="Thomas Dietz" w:date="2012-08-13T13:40:00Z"/>
              </w:rPr>
            </w:pPr>
            <w:del w:id="6668" w:author="Thomas Dietz" w:date="2012-08-13T13:40:00Z">
              <w:r w:rsidRPr="00A00ED4" w:rsidDel="00860C7A">
                <w:delText>&lt;xs:element name="action-types" type="OFActionTypes"&gt;</w:delText>
              </w:r>
            </w:del>
          </w:p>
          <w:p w14:paraId="1C34CB85" w14:textId="4AACEF95" w:rsidR="00D8113B" w:rsidRPr="00A00ED4" w:rsidDel="00860C7A" w:rsidRDefault="00D8113B" w:rsidP="007B796F">
            <w:pPr>
              <w:pStyle w:val="XML4"/>
              <w:rPr>
                <w:del w:id="6669" w:author="Thomas Dietz" w:date="2012-08-13T13:40:00Z"/>
              </w:rPr>
            </w:pPr>
            <w:del w:id="6670" w:author="Thomas Dietz" w:date="2012-08-13T13:40:00Z">
              <w:r w:rsidRPr="00A00ED4" w:rsidDel="00860C7A">
                <w:delText>&lt;xs:annotation&gt;</w:delText>
              </w:r>
            </w:del>
          </w:p>
          <w:p w14:paraId="66546E57" w14:textId="676FFCD8" w:rsidR="00D8113B" w:rsidRPr="00A00ED4" w:rsidDel="00860C7A" w:rsidRDefault="00D8113B" w:rsidP="007B796F">
            <w:pPr>
              <w:pStyle w:val="XML5"/>
              <w:rPr>
                <w:del w:id="6671" w:author="Thomas Dietz" w:date="2012-08-13T13:40:00Z"/>
              </w:rPr>
            </w:pPr>
            <w:del w:id="6672" w:author="Thomas Dietz" w:date="2012-08-13T13:40:00Z">
              <w:r w:rsidRPr="00A00ED4" w:rsidDel="00860C7A">
                <w:delText>&lt;xs:documentation&gt;The action types supported by the switch. See OpenFlow protocol 1.2 section 5.9 and A.2.5.</w:delText>
              </w:r>
            </w:del>
          </w:p>
          <w:p w14:paraId="5019FB76" w14:textId="4E43E2E1" w:rsidR="00D8113B" w:rsidRPr="00A00ED4" w:rsidDel="00860C7A" w:rsidRDefault="00D8113B" w:rsidP="007B796F">
            <w:pPr>
              <w:pStyle w:val="XML5"/>
              <w:rPr>
                <w:del w:id="6673" w:author="Thomas Dietz" w:date="2012-08-13T13:40:00Z"/>
              </w:rPr>
            </w:pPr>
            <w:del w:id="6674" w:author="Thomas Dietz" w:date="2012-08-13T13:40:00Z">
              <w:r w:rsidRPr="00A00ED4" w:rsidDel="00860C7A">
                <w:delText>&lt;/xs:documentation&gt;</w:delText>
              </w:r>
            </w:del>
          </w:p>
          <w:p w14:paraId="0FD0C160" w14:textId="1D63A79C" w:rsidR="00D8113B" w:rsidRPr="00A00ED4" w:rsidDel="00860C7A" w:rsidRDefault="00D8113B" w:rsidP="007B796F">
            <w:pPr>
              <w:pStyle w:val="XML4"/>
              <w:rPr>
                <w:del w:id="6675" w:author="Thomas Dietz" w:date="2012-08-13T13:40:00Z"/>
              </w:rPr>
            </w:pPr>
            <w:del w:id="6676" w:author="Thomas Dietz" w:date="2012-08-13T13:40:00Z">
              <w:r w:rsidRPr="00A00ED4" w:rsidDel="00860C7A">
                <w:delText xml:space="preserve">&lt;/xs:annotation&gt;  </w:delText>
              </w:r>
              <w:r w:rsidRPr="00A00ED4" w:rsidDel="00860C7A">
                <w:tab/>
              </w:r>
            </w:del>
          </w:p>
          <w:p w14:paraId="56973BBE" w14:textId="1321C54B" w:rsidR="00D8113B" w:rsidRPr="00A00ED4" w:rsidDel="00860C7A" w:rsidRDefault="00D8113B" w:rsidP="007B796F">
            <w:pPr>
              <w:pStyle w:val="XML3"/>
              <w:rPr>
                <w:del w:id="6677" w:author="Thomas Dietz" w:date="2012-08-13T13:40:00Z"/>
              </w:rPr>
            </w:pPr>
            <w:del w:id="6678" w:author="Thomas Dietz" w:date="2012-08-13T13:40:00Z">
              <w:r w:rsidRPr="00A00ED4" w:rsidDel="00860C7A">
                <w:delText>&lt;/xs:element&gt;</w:delText>
              </w:r>
            </w:del>
          </w:p>
          <w:p w14:paraId="02DBC6E3" w14:textId="735A9ABE" w:rsidR="00D8113B" w:rsidRPr="00A00ED4" w:rsidDel="00860C7A" w:rsidRDefault="00D8113B" w:rsidP="007B796F">
            <w:pPr>
              <w:pStyle w:val="XML3"/>
              <w:rPr>
                <w:del w:id="6679" w:author="Thomas Dietz" w:date="2012-08-13T13:40:00Z"/>
              </w:rPr>
            </w:pPr>
            <w:del w:id="6680" w:author="Thomas Dietz" w:date="2012-08-13T13:40:00Z">
              <w:r w:rsidRPr="00A00ED4" w:rsidDel="00860C7A">
                <w:delText>&lt;xs:element name="instruction-types" type="OFInstructionTypes"&gt;</w:delText>
              </w:r>
            </w:del>
          </w:p>
          <w:p w14:paraId="4469A44B" w14:textId="75EF57F7" w:rsidR="00D8113B" w:rsidRPr="00A00ED4" w:rsidDel="00860C7A" w:rsidRDefault="00D8113B" w:rsidP="007B796F">
            <w:pPr>
              <w:pStyle w:val="XML4"/>
              <w:rPr>
                <w:del w:id="6681" w:author="Thomas Dietz" w:date="2012-08-13T13:40:00Z"/>
              </w:rPr>
            </w:pPr>
            <w:del w:id="6682" w:author="Thomas Dietz" w:date="2012-08-13T13:40:00Z">
              <w:r w:rsidRPr="00A00ED4" w:rsidDel="00860C7A">
                <w:delText>&lt;xs:annotation&gt;</w:delText>
              </w:r>
            </w:del>
          </w:p>
          <w:p w14:paraId="160CC182" w14:textId="7A0EA2FA" w:rsidR="00D8113B" w:rsidRPr="00A00ED4" w:rsidDel="00860C7A" w:rsidRDefault="00D8113B" w:rsidP="007B796F">
            <w:pPr>
              <w:pStyle w:val="XML5"/>
              <w:rPr>
                <w:del w:id="6683" w:author="Thomas Dietz" w:date="2012-08-13T13:40:00Z"/>
              </w:rPr>
            </w:pPr>
            <w:del w:id="6684" w:author="Thomas Dietz" w:date="2012-08-13T13:40:00Z">
              <w:r w:rsidRPr="00A00ED4" w:rsidDel="00860C7A">
                <w:delText>&lt;xs:documentation&gt;The instruction types supported by the switch. See OpenFlow protocol 1.2 section 5.6.</w:delText>
              </w:r>
            </w:del>
          </w:p>
          <w:p w14:paraId="02685526" w14:textId="1E8F4197" w:rsidR="00D8113B" w:rsidRPr="00A00ED4" w:rsidDel="00860C7A" w:rsidRDefault="00D8113B" w:rsidP="007B796F">
            <w:pPr>
              <w:pStyle w:val="XML5"/>
              <w:rPr>
                <w:del w:id="6685" w:author="Thomas Dietz" w:date="2012-08-13T13:40:00Z"/>
              </w:rPr>
            </w:pPr>
            <w:del w:id="6686" w:author="Thomas Dietz" w:date="2012-08-13T13:40:00Z">
              <w:r w:rsidRPr="00A00ED4" w:rsidDel="00860C7A">
                <w:delText>&lt;/xs:documentation&gt;</w:delText>
              </w:r>
            </w:del>
          </w:p>
          <w:p w14:paraId="779739C4" w14:textId="78D3FF90" w:rsidR="00D8113B" w:rsidRPr="00A00ED4" w:rsidDel="00860C7A" w:rsidRDefault="00D8113B" w:rsidP="007B796F">
            <w:pPr>
              <w:pStyle w:val="XML4"/>
              <w:rPr>
                <w:del w:id="6687" w:author="Thomas Dietz" w:date="2012-08-13T13:40:00Z"/>
              </w:rPr>
            </w:pPr>
            <w:del w:id="6688" w:author="Thomas Dietz" w:date="2012-08-13T13:40:00Z">
              <w:r w:rsidRPr="00A00ED4" w:rsidDel="00860C7A">
                <w:delText xml:space="preserve">&lt;/xs:annotation&gt;  </w:delText>
              </w:r>
              <w:r w:rsidRPr="00A00ED4" w:rsidDel="00860C7A">
                <w:tab/>
              </w:r>
            </w:del>
          </w:p>
          <w:p w14:paraId="7F8FFF6D" w14:textId="780042FA" w:rsidR="00D8113B" w:rsidRPr="00A00ED4" w:rsidDel="00860C7A" w:rsidRDefault="00D8113B" w:rsidP="007B796F">
            <w:pPr>
              <w:pStyle w:val="XML3"/>
              <w:rPr>
                <w:del w:id="6689" w:author="Thomas Dietz" w:date="2012-08-13T13:40:00Z"/>
              </w:rPr>
            </w:pPr>
            <w:del w:id="6690" w:author="Thomas Dietz" w:date="2012-08-13T13:40:00Z">
              <w:r w:rsidRPr="00A00ED4" w:rsidDel="00860C7A">
                <w:delText>&lt;/xs:element&gt;</w:delText>
              </w:r>
            </w:del>
          </w:p>
          <w:p w14:paraId="424D21FC" w14:textId="3D1660D7" w:rsidR="00D8113B" w:rsidRPr="00A00ED4" w:rsidDel="00860C7A" w:rsidRDefault="00D8113B" w:rsidP="007B796F">
            <w:pPr>
              <w:pStyle w:val="XML2"/>
              <w:rPr>
                <w:del w:id="6691" w:author="Thomas Dietz" w:date="2012-08-13T13:40:00Z"/>
              </w:rPr>
            </w:pPr>
            <w:del w:id="6692" w:author="Thomas Dietz" w:date="2012-08-13T13:40:00Z">
              <w:r w:rsidRPr="00A00ED4" w:rsidDel="00860C7A">
                <w:delText>&lt;/xs:sequence&gt;</w:delText>
              </w:r>
            </w:del>
          </w:p>
          <w:p w14:paraId="241DA747" w14:textId="1E8DE0DD" w:rsidR="00D8113B" w:rsidRPr="00A00ED4" w:rsidDel="00860C7A" w:rsidRDefault="00D8113B" w:rsidP="007B796F">
            <w:pPr>
              <w:pStyle w:val="XML1"/>
              <w:rPr>
                <w:del w:id="6693" w:author="Thomas Dietz" w:date="2012-08-13T13:40:00Z"/>
              </w:rPr>
            </w:pPr>
            <w:del w:id="6694" w:author="Thomas Dietz" w:date="2012-08-13T13:40:00Z">
              <w:r w:rsidRPr="00A00ED4" w:rsidDel="00860C7A">
                <w:delText>&lt;/xs:complexType&gt;</w:delText>
              </w:r>
            </w:del>
          </w:p>
          <w:p w14:paraId="32602AC6" w14:textId="43F84013" w:rsidR="007B796F" w:rsidRPr="00A00ED4" w:rsidDel="00860C7A" w:rsidRDefault="007B796F" w:rsidP="007B796F">
            <w:pPr>
              <w:pStyle w:val="XML1"/>
              <w:rPr>
                <w:del w:id="6695" w:author="Thomas Dietz" w:date="2012-08-13T13:40:00Z"/>
              </w:rPr>
            </w:pPr>
          </w:p>
          <w:p w14:paraId="423A00CC" w14:textId="26769719" w:rsidR="00D8113B" w:rsidRPr="00A00ED4" w:rsidDel="00860C7A" w:rsidRDefault="00D8113B" w:rsidP="007B796F">
            <w:pPr>
              <w:pStyle w:val="XML1"/>
              <w:rPr>
                <w:del w:id="6696" w:author="Thomas Dietz" w:date="2012-08-13T13:40:00Z"/>
              </w:rPr>
            </w:pPr>
            <w:del w:id="6697" w:author="Thomas Dietz" w:date="2012-08-13T13:40:00Z">
              <w:r w:rsidRPr="00A00ED4" w:rsidDel="00860C7A">
                <w:delText>&lt;xs:complexType name="OFReservedPortTypes"&gt;</w:delText>
              </w:r>
            </w:del>
          </w:p>
          <w:p w14:paraId="463D7A69" w14:textId="2E8F6323" w:rsidR="00D8113B" w:rsidRPr="00A00ED4" w:rsidDel="00860C7A" w:rsidRDefault="00D8113B" w:rsidP="007B796F">
            <w:pPr>
              <w:pStyle w:val="XML2"/>
              <w:rPr>
                <w:del w:id="6698" w:author="Thomas Dietz" w:date="2012-08-13T13:40:00Z"/>
              </w:rPr>
            </w:pPr>
            <w:del w:id="6699" w:author="Thomas Dietz" w:date="2012-08-13T13:40:00Z">
              <w:r w:rsidRPr="00A00ED4" w:rsidDel="00860C7A">
                <w:delText>&lt;xs:sequence minOccurs="1" maxOccurs="unbounded"&gt;</w:delText>
              </w:r>
            </w:del>
          </w:p>
          <w:p w14:paraId="3F8DE1FD" w14:textId="4DDB1360" w:rsidR="00D8113B" w:rsidRPr="00A00ED4" w:rsidDel="00860C7A" w:rsidRDefault="00D8113B" w:rsidP="007B796F">
            <w:pPr>
              <w:pStyle w:val="XML3"/>
              <w:rPr>
                <w:del w:id="6700" w:author="Thomas Dietz" w:date="2012-08-13T13:40:00Z"/>
              </w:rPr>
            </w:pPr>
            <w:del w:id="6701" w:author="Thomas Dietz" w:date="2012-08-13T13:40:00Z">
              <w:r w:rsidRPr="00A00ED4" w:rsidDel="00860C7A">
                <w:delText>&lt;xs:element name="type" type="OFReservedPortType"/&gt;</w:delText>
              </w:r>
            </w:del>
          </w:p>
          <w:p w14:paraId="41238A91" w14:textId="688325A9" w:rsidR="00D8113B" w:rsidRPr="00A00ED4" w:rsidDel="00860C7A" w:rsidRDefault="00D8113B" w:rsidP="007B796F">
            <w:pPr>
              <w:pStyle w:val="XML2"/>
              <w:rPr>
                <w:del w:id="6702" w:author="Thomas Dietz" w:date="2012-08-13T13:40:00Z"/>
              </w:rPr>
            </w:pPr>
            <w:del w:id="6703" w:author="Thomas Dietz" w:date="2012-08-13T13:40:00Z">
              <w:r w:rsidRPr="00A00ED4" w:rsidDel="00860C7A">
                <w:delText>&lt;/xs:sequence&gt;</w:delText>
              </w:r>
            </w:del>
          </w:p>
          <w:p w14:paraId="0B87A67C" w14:textId="0A48B1CB" w:rsidR="00D8113B" w:rsidRPr="00A00ED4" w:rsidDel="00860C7A" w:rsidRDefault="00D8113B" w:rsidP="007B796F">
            <w:pPr>
              <w:pStyle w:val="XML1"/>
              <w:rPr>
                <w:del w:id="6704" w:author="Thomas Dietz" w:date="2012-08-13T13:40:00Z"/>
              </w:rPr>
            </w:pPr>
            <w:del w:id="6705" w:author="Thomas Dietz" w:date="2012-08-13T13:40:00Z">
              <w:r w:rsidRPr="00A00ED4" w:rsidDel="00860C7A">
                <w:delText>&lt;/xs:complexType&gt;</w:delText>
              </w:r>
            </w:del>
          </w:p>
          <w:p w14:paraId="445415A2" w14:textId="21D973B8" w:rsidR="007B796F" w:rsidRPr="00A00ED4" w:rsidDel="00860C7A" w:rsidRDefault="007B796F" w:rsidP="00173F8A">
            <w:pPr>
              <w:pStyle w:val="XML1"/>
              <w:rPr>
                <w:del w:id="6706" w:author="Thomas Dietz" w:date="2012-08-13T13:40:00Z"/>
              </w:rPr>
            </w:pPr>
          </w:p>
          <w:p w14:paraId="26C1C9EA" w14:textId="2E390B73" w:rsidR="00D8113B" w:rsidRPr="00A00ED4" w:rsidDel="00860C7A" w:rsidRDefault="00D8113B" w:rsidP="007B796F">
            <w:pPr>
              <w:pStyle w:val="XML1"/>
              <w:rPr>
                <w:del w:id="6707" w:author="Thomas Dietz" w:date="2012-08-13T13:40:00Z"/>
              </w:rPr>
            </w:pPr>
            <w:del w:id="6708" w:author="Thomas Dietz" w:date="2012-08-13T13:40:00Z">
              <w:r w:rsidRPr="00A00ED4" w:rsidDel="00860C7A">
                <w:delText>&lt;xs:simpleType name="OFReservedPortType"&gt;</w:delText>
              </w:r>
            </w:del>
          </w:p>
          <w:p w14:paraId="736BE0DC" w14:textId="5D78F7B1" w:rsidR="00D8113B" w:rsidRPr="00A00ED4" w:rsidDel="00860C7A" w:rsidRDefault="00D8113B" w:rsidP="007B796F">
            <w:pPr>
              <w:pStyle w:val="XML2"/>
              <w:rPr>
                <w:del w:id="6709" w:author="Thomas Dietz" w:date="2012-08-13T13:40:00Z"/>
              </w:rPr>
            </w:pPr>
            <w:del w:id="6710" w:author="Thomas Dietz" w:date="2012-08-13T13:40:00Z">
              <w:r w:rsidRPr="00A00ED4" w:rsidDel="00860C7A">
                <w:delText>&lt;xs:restriction base="xs:string"&gt;</w:delText>
              </w:r>
            </w:del>
          </w:p>
          <w:p w14:paraId="0C9E435F" w14:textId="4FD4B922" w:rsidR="00D8113B" w:rsidRPr="00A00ED4" w:rsidDel="00860C7A" w:rsidRDefault="00D8113B" w:rsidP="007B796F">
            <w:pPr>
              <w:pStyle w:val="XML3"/>
              <w:rPr>
                <w:del w:id="6711" w:author="Thomas Dietz" w:date="2012-08-13T13:40:00Z"/>
              </w:rPr>
            </w:pPr>
            <w:del w:id="6712" w:author="Thomas Dietz" w:date="2012-08-13T13:40:00Z">
              <w:r w:rsidRPr="00A00ED4" w:rsidDel="00860C7A">
                <w:delText>&lt;xs:enumeration value="all"/&gt;</w:delText>
              </w:r>
            </w:del>
          </w:p>
          <w:p w14:paraId="2E8B5945" w14:textId="2ECF246B" w:rsidR="00D8113B" w:rsidRPr="00A00ED4" w:rsidDel="00860C7A" w:rsidRDefault="00D8113B" w:rsidP="007B796F">
            <w:pPr>
              <w:pStyle w:val="XML3"/>
              <w:rPr>
                <w:del w:id="6713" w:author="Thomas Dietz" w:date="2012-08-13T13:40:00Z"/>
              </w:rPr>
            </w:pPr>
            <w:del w:id="6714" w:author="Thomas Dietz" w:date="2012-08-13T13:40:00Z">
              <w:r w:rsidRPr="00A00ED4" w:rsidDel="00860C7A">
                <w:delText>&lt;xs:enumeration value="controller"/&gt;</w:delText>
              </w:r>
            </w:del>
          </w:p>
          <w:p w14:paraId="32EC8A07" w14:textId="5BB4F942" w:rsidR="00D8113B" w:rsidRPr="00A00ED4" w:rsidDel="00860C7A" w:rsidRDefault="00D8113B" w:rsidP="007B796F">
            <w:pPr>
              <w:pStyle w:val="XML3"/>
              <w:rPr>
                <w:del w:id="6715" w:author="Thomas Dietz" w:date="2012-08-13T13:40:00Z"/>
              </w:rPr>
            </w:pPr>
            <w:del w:id="6716" w:author="Thomas Dietz" w:date="2012-08-13T13:40:00Z">
              <w:r w:rsidRPr="00A00ED4" w:rsidDel="00860C7A">
                <w:delText>&lt;xs:enumeration value="table"/&gt;</w:delText>
              </w:r>
            </w:del>
          </w:p>
          <w:p w14:paraId="3777FFD7" w14:textId="48CB3164" w:rsidR="00D8113B" w:rsidRPr="00A00ED4" w:rsidDel="00860C7A" w:rsidRDefault="00D8113B" w:rsidP="007B796F">
            <w:pPr>
              <w:pStyle w:val="XML3"/>
              <w:rPr>
                <w:del w:id="6717" w:author="Thomas Dietz" w:date="2012-08-13T13:40:00Z"/>
              </w:rPr>
            </w:pPr>
            <w:del w:id="6718" w:author="Thomas Dietz" w:date="2012-08-13T13:40:00Z">
              <w:r w:rsidRPr="00A00ED4" w:rsidDel="00860C7A">
                <w:delText>&lt;xs:enumeration value="inport"/&gt;</w:delText>
              </w:r>
            </w:del>
          </w:p>
          <w:p w14:paraId="119EB805" w14:textId="3632B00E" w:rsidR="00D8113B" w:rsidRPr="00A00ED4" w:rsidDel="00860C7A" w:rsidRDefault="00D8113B" w:rsidP="007B796F">
            <w:pPr>
              <w:pStyle w:val="XML3"/>
              <w:rPr>
                <w:del w:id="6719" w:author="Thomas Dietz" w:date="2012-08-13T13:40:00Z"/>
              </w:rPr>
            </w:pPr>
            <w:del w:id="6720" w:author="Thomas Dietz" w:date="2012-08-13T13:40:00Z">
              <w:r w:rsidRPr="00A00ED4" w:rsidDel="00860C7A">
                <w:delText>&lt;xs:enumeration value="any"/&gt;</w:delText>
              </w:r>
            </w:del>
          </w:p>
          <w:p w14:paraId="11065449" w14:textId="5198E40C" w:rsidR="00D8113B" w:rsidRPr="00A00ED4" w:rsidDel="00860C7A" w:rsidRDefault="00D8113B" w:rsidP="007B796F">
            <w:pPr>
              <w:pStyle w:val="XML3"/>
              <w:rPr>
                <w:del w:id="6721" w:author="Thomas Dietz" w:date="2012-08-13T13:40:00Z"/>
              </w:rPr>
            </w:pPr>
            <w:del w:id="6722" w:author="Thomas Dietz" w:date="2012-08-13T13:40:00Z">
              <w:r w:rsidRPr="00A00ED4" w:rsidDel="00860C7A">
                <w:delText>&lt;xs:enumeration value="local"/&gt;</w:delText>
              </w:r>
            </w:del>
          </w:p>
          <w:p w14:paraId="3ADC3E66" w14:textId="71718DD4" w:rsidR="00D8113B" w:rsidRPr="00A00ED4" w:rsidDel="00860C7A" w:rsidRDefault="00D8113B" w:rsidP="007B796F">
            <w:pPr>
              <w:pStyle w:val="XML3"/>
              <w:rPr>
                <w:del w:id="6723" w:author="Thomas Dietz" w:date="2012-08-13T13:40:00Z"/>
              </w:rPr>
            </w:pPr>
            <w:del w:id="6724" w:author="Thomas Dietz" w:date="2012-08-13T13:40:00Z">
              <w:r w:rsidRPr="00A00ED4" w:rsidDel="00860C7A">
                <w:delText>&lt;xs:enumeration value="normal"/&gt;</w:delText>
              </w:r>
            </w:del>
          </w:p>
          <w:p w14:paraId="2E52ACA4" w14:textId="2C5AE651" w:rsidR="00D8113B" w:rsidRPr="00A00ED4" w:rsidDel="00860C7A" w:rsidRDefault="00D8113B" w:rsidP="007B796F">
            <w:pPr>
              <w:pStyle w:val="XML3"/>
              <w:rPr>
                <w:del w:id="6725" w:author="Thomas Dietz" w:date="2012-08-13T13:40:00Z"/>
              </w:rPr>
            </w:pPr>
            <w:del w:id="6726" w:author="Thomas Dietz" w:date="2012-08-13T13:40:00Z">
              <w:r w:rsidRPr="00A00ED4" w:rsidDel="00860C7A">
                <w:delText>&lt;xs:enumeration value="flood"/&gt;</w:delText>
              </w:r>
            </w:del>
          </w:p>
          <w:p w14:paraId="34B5E466" w14:textId="30FF8BB9" w:rsidR="00D8113B" w:rsidRPr="00A00ED4" w:rsidDel="00860C7A" w:rsidRDefault="00D8113B" w:rsidP="007B796F">
            <w:pPr>
              <w:pStyle w:val="XML2"/>
              <w:rPr>
                <w:del w:id="6727" w:author="Thomas Dietz" w:date="2012-08-13T13:40:00Z"/>
              </w:rPr>
            </w:pPr>
            <w:del w:id="6728" w:author="Thomas Dietz" w:date="2012-08-13T13:40:00Z">
              <w:r w:rsidRPr="00A00ED4" w:rsidDel="00860C7A">
                <w:delText>&lt;/xs:restriction&gt;</w:delText>
              </w:r>
            </w:del>
          </w:p>
          <w:p w14:paraId="4107E835" w14:textId="56A00203" w:rsidR="00D8113B" w:rsidRPr="00A00ED4" w:rsidDel="00860C7A" w:rsidRDefault="00D8113B" w:rsidP="007B796F">
            <w:pPr>
              <w:pStyle w:val="XML1"/>
              <w:rPr>
                <w:del w:id="6729" w:author="Thomas Dietz" w:date="2012-08-13T13:40:00Z"/>
              </w:rPr>
            </w:pPr>
            <w:del w:id="6730" w:author="Thomas Dietz" w:date="2012-08-13T13:40:00Z">
              <w:r w:rsidRPr="00A00ED4" w:rsidDel="00860C7A">
                <w:delText>&lt;/xs:simpleType&gt;</w:delText>
              </w:r>
            </w:del>
          </w:p>
          <w:p w14:paraId="76CA52D9" w14:textId="537A03B5" w:rsidR="007B796F" w:rsidRPr="00A00ED4" w:rsidDel="00860C7A" w:rsidRDefault="007B796F" w:rsidP="007B796F">
            <w:pPr>
              <w:pStyle w:val="XML1"/>
              <w:rPr>
                <w:del w:id="6731" w:author="Thomas Dietz" w:date="2012-08-13T13:40:00Z"/>
              </w:rPr>
            </w:pPr>
          </w:p>
          <w:p w14:paraId="064E651C" w14:textId="0AED0FB3" w:rsidR="00D8113B" w:rsidRPr="00A00ED4" w:rsidDel="00860C7A" w:rsidRDefault="00D8113B" w:rsidP="007B796F">
            <w:pPr>
              <w:pStyle w:val="XML1"/>
              <w:rPr>
                <w:del w:id="6732" w:author="Thomas Dietz" w:date="2012-08-13T13:40:00Z"/>
              </w:rPr>
            </w:pPr>
            <w:del w:id="6733" w:author="Thomas Dietz" w:date="2012-08-13T13:40:00Z">
              <w:r w:rsidRPr="00A00ED4" w:rsidDel="00860C7A">
                <w:delText>&lt;xs:complexType name="OFGroupTypes"&gt;</w:delText>
              </w:r>
            </w:del>
          </w:p>
          <w:p w14:paraId="08898E56" w14:textId="437FEA71" w:rsidR="00D8113B" w:rsidRPr="00A00ED4" w:rsidDel="00860C7A" w:rsidRDefault="00D8113B" w:rsidP="007B796F">
            <w:pPr>
              <w:pStyle w:val="XML2"/>
              <w:rPr>
                <w:del w:id="6734" w:author="Thomas Dietz" w:date="2012-08-13T13:40:00Z"/>
              </w:rPr>
            </w:pPr>
            <w:del w:id="6735" w:author="Thomas Dietz" w:date="2012-08-13T13:40:00Z">
              <w:r w:rsidRPr="00A00ED4" w:rsidDel="00860C7A">
                <w:delText>&lt;xs:sequence minOccurs="1" maxOccurs="unbounded"&gt;</w:delText>
              </w:r>
            </w:del>
          </w:p>
          <w:p w14:paraId="20261E55" w14:textId="1D51D588" w:rsidR="00D8113B" w:rsidRPr="00A00ED4" w:rsidDel="00860C7A" w:rsidRDefault="00D8113B" w:rsidP="007B796F">
            <w:pPr>
              <w:pStyle w:val="XML3"/>
              <w:rPr>
                <w:del w:id="6736" w:author="Thomas Dietz" w:date="2012-08-13T13:40:00Z"/>
              </w:rPr>
            </w:pPr>
            <w:del w:id="6737" w:author="Thomas Dietz" w:date="2012-08-13T13:40:00Z">
              <w:r w:rsidRPr="00A00ED4" w:rsidDel="00860C7A">
                <w:delText>&lt;xs:element name="type" type="OFGroupType"/&gt;</w:delText>
              </w:r>
            </w:del>
          </w:p>
          <w:p w14:paraId="71667958" w14:textId="67798C22" w:rsidR="00D8113B" w:rsidRPr="00A00ED4" w:rsidDel="00860C7A" w:rsidRDefault="00D8113B" w:rsidP="007B796F">
            <w:pPr>
              <w:pStyle w:val="XML2"/>
              <w:rPr>
                <w:del w:id="6738" w:author="Thomas Dietz" w:date="2012-08-13T13:40:00Z"/>
              </w:rPr>
            </w:pPr>
            <w:del w:id="6739" w:author="Thomas Dietz" w:date="2012-08-13T13:40:00Z">
              <w:r w:rsidRPr="00A00ED4" w:rsidDel="00860C7A">
                <w:delText>&lt;/xs:sequence&gt;</w:delText>
              </w:r>
            </w:del>
          </w:p>
          <w:p w14:paraId="034A1657" w14:textId="3D01EA5D" w:rsidR="00D8113B" w:rsidRPr="00A00ED4" w:rsidDel="00860C7A" w:rsidRDefault="00D8113B" w:rsidP="007B796F">
            <w:pPr>
              <w:pStyle w:val="XML1"/>
              <w:rPr>
                <w:del w:id="6740" w:author="Thomas Dietz" w:date="2012-08-13T13:40:00Z"/>
              </w:rPr>
            </w:pPr>
            <w:del w:id="6741" w:author="Thomas Dietz" w:date="2012-08-13T13:40:00Z">
              <w:r w:rsidRPr="00A00ED4" w:rsidDel="00860C7A">
                <w:delText>&lt;/xs:complexType&gt;</w:delText>
              </w:r>
            </w:del>
          </w:p>
          <w:p w14:paraId="4C47B456" w14:textId="0D88CED9" w:rsidR="00D8113B" w:rsidRPr="00A00ED4" w:rsidDel="00860C7A" w:rsidRDefault="00D8113B" w:rsidP="00173F8A">
            <w:pPr>
              <w:pStyle w:val="XML1"/>
              <w:rPr>
                <w:del w:id="6742" w:author="Thomas Dietz" w:date="2012-08-13T13:40:00Z"/>
              </w:rPr>
            </w:pPr>
          </w:p>
          <w:p w14:paraId="75DE31F1" w14:textId="5474253C" w:rsidR="00D8113B" w:rsidRPr="00A00ED4" w:rsidDel="00860C7A" w:rsidRDefault="00D8113B" w:rsidP="00173F8A">
            <w:pPr>
              <w:pStyle w:val="XML1"/>
              <w:rPr>
                <w:del w:id="6743" w:author="Thomas Dietz" w:date="2012-08-13T13:40:00Z"/>
              </w:rPr>
            </w:pPr>
            <w:del w:id="6744" w:author="Thomas Dietz" w:date="2012-08-13T13:40:00Z">
              <w:r w:rsidRPr="00A00ED4" w:rsidDel="00860C7A">
                <w:delText>&lt;xs:simpleType name="OFGroupType"&gt;</w:delText>
              </w:r>
            </w:del>
          </w:p>
          <w:p w14:paraId="682ECE34" w14:textId="5B9FAE71" w:rsidR="00D8113B" w:rsidRPr="00A00ED4" w:rsidDel="00860C7A" w:rsidRDefault="00D8113B" w:rsidP="004D0DB6">
            <w:pPr>
              <w:pStyle w:val="XML2"/>
              <w:rPr>
                <w:del w:id="6745" w:author="Thomas Dietz" w:date="2012-08-13T13:40:00Z"/>
              </w:rPr>
            </w:pPr>
            <w:del w:id="6746" w:author="Thomas Dietz" w:date="2012-08-13T13:40:00Z">
              <w:r w:rsidRPr="00A00ED4" w:rsidDel="00860C7A">
                <w:delText>&lt;xs:restriction base="xs:string"&gt;</w:delText>
              </w:r>
            </w:del>
          </w:p>
          <w:p w14:paraId="66A99135" w14:textId="17F41931" w:rsidR="00D8113B" w:rsidRPr="00A00ED4" w:rsidDel="00860C7A" w:rsidRDefault="00D8113B" w:rsidP="004D0DB6">
            <w:pPr>
              <w:pStyle w:val="XML3"/>
              <w:rPr>
                <w:del w:id="6747" w:author="Thomas Dietz" w:date="2012-08-13T13:40:00Z"/>
              </w:rPr>
            </w:pPr>
            <w:del w:id="6748" w:author="Thomas Dietz" w:date="2012-08-13T13:40:00Z">
              <w:r w:rsidRPr="00A00ED4" w:rsidDel="00860C7A">
                <w:delText>&lt;xs:enumeration value="all"/&gt;</w:delText>
              </w:r>
            </w:del>
          </w:p>
          <w:p w14:paraId="123482D0" w14:textId="0A77351C" w:rsidR="00D8113B" w:rsidRPr="00A00ED4" w:rsidDel="00860C7A" w:rsidRDefault="00D8113B" w:rsidP="004D0DB6">
            <w:pPr>
              <w:pStyle w:val="XML3"/>
              <w:rPr>
                <w:del w:id="6749" w:author="Thomas Dietz" w:date="2012-08-13T13:40:00Z"/>
              </w:rPr>
            </w:pPr>
            <w:del w:id="6750" w:author="Thomas Dietz" w:date="2012-08-13T13:40:00Z">
              <w:r w:rsidRPr="00A00ED4" w:rsidDel="00860C7A">
                <w:delText>&lt;xs:enumeration value="select"/&gt;</w:delText>
              </w:r>
            </w:del>
          </w:p>
          <w:p w14:paraId="038B0FE7" w14:textId="1A3D3184" w:rsidR="00D8113B" w:rsidRPr="00A00ED4" w:rsidDel="00860C7A" w:rsidRDefault="00D8113B" w:rsidP="004D0DB6">
            <w:pPr>
              <w:pStyle w:val="XML3"/>
              <w:rPr>
                <w:del w:id="6751" w:author="Thomas Dietz" w:date="2012-08-13T13:40:00Z"/>
              </w:rPr>
            </w:pPr>
            <w:del w:id="6752" w:author="Thomas Dietz" w:date="2012-08-13T13:40:00Z">
              <w:r w:rsidRPr="00A00ED4" w:rsidDel="00860C7A">
                <w:delText>&lt;xs:enumeration value="indirect"/&gt;</w:delText>
              </w:r>
            </w:del>
          </w:p>
          <w:p w14:paraId="08EDB616" w14:textId="38A14D3A" w:rsidR="00D8113B" w:rsidRPr="00A00ED4" w:rsidDel="00860C7A" w:rsidRDefault="00D8113B" w:rsidP="004D0DB6">
            <w:pPr>
              <w:pStyle w:val="XML3"/>
              <w:rPr>
                <w:del w:id="6753" w:author="Thomas Dietz" w:date="2012-08-13T13:40:00Z"/>
              </w:rPr>
            </w:pPr>
            <w:del w:id="6754" w:author="Thomas Dietz" w:date="2012-08-13T13:40:00Z">
              <w:r w:rsidRPr="00A00ED4" w:rsidDel="00860C7A">
                <w:delText>&lt;xs:enumeration value="fast-failover"/&gt;</w:delText>
              </w:r>
            </w:del>
          </w:p>
          <w:p w14:paraId="226F2111" w14:textId="1F1C6D5C" w:rsidR="00D8113B" w:rsidRPr="00A00ED4" w:rsidDel="00860C7A" w:rsidRDefault="00D8113B" w:rsidP="004D0DB6">
            <w:pPr>
              <w:pStyle w:val="XML2"/>
              <w:rPr>
                <w:del w:id="6755" w:author="Thomas Dietz" w:date="2012-08-13T13:40:00Z"/>
              </w:rPr>
            </w:pPr>
            <w:del w:id="6756" w:author="Thomas Dietz" w:date="2012-08-13T13:40:00Z">
              <w:r w:rsidRPr="00A00ED4" w:rsidDel="00860C7A">
                <w:delText>&lt;/xs:restriction&gt;</w:delText>
              </w:r>
            </w:del>
          </w:p>
          <w:p w14:paraId="1C54500F" w14:textId="209C1A3F" w:rsidR="00D8113B" w:rsidRPr="00A00ED4" w:rsidDel="00860C7A" w:rsidRDefault="00D8113B" w:rsidP="00173F8A">
            <w:pPr>
              <w:pStyle w:val="XML1"/>
              <w:rPr>
                <w:del w:id="6757" w:author="Thomas Dietz" w:date="2012-08-13T13:40:00Z"/>
              </w:rPr>
            </w:pPr>
            <w:del w:id="6758" w:author="Thomas Dietz" w:date="2012-08-13T13:40:00Z">
              <w:r w:rsidRPr="00A00ED4" w:rsidDel="00860C7A">
                <w:delText>&lt;/xs:simpleType&gt;</w:delText>
              </w:r>
            </w:del>
          </w:p>
          <w:p w14:paraId="39444556" w14:textId="1FA7A2BA" w:rsidR="004D0DB6" w:rsidRPr="00A00ED4" w:rsidDel="00860C7A" w:rsidRDefault="004D0DB6" w:rsidP="00173F8A">
            <w:pPr>
              <w:pStyle w:val="XML1"/>
              <w:rPr>
                <w:del w:id="6759" w:author="Thomas Dietz" w:date="2012-08-13T13:40:00Z"/>
              </w:rPr>
            </w:pPr>
          </w:p>
          <w:p w14:paraId="599598AD" w14:textId="7D1A8A1D" w:rsidR="00D8113B" w:rsidRPr="00A00ED4" w:rsidDel="00860C7A" w:rsidRDefault="00D8113B" w:rsidP="00173F8A">
            <w:pPr>
              <w:pStyle w:val="XML1"/>
              <w:rPr>
                <w:del w:id="6760" w:author="Thomas Dietz" w:date="2012-08-13T13:40:00Z"/>
              </w:rPr>
            </w:pPr>
            <w:del w:id="6761" w:author="Thomas Dietz" w:date="2012-08-13T13:40:00Z">
              <w:r w:rsidRPr="00A00ED4" w:rsidDel="00860C7A">
                <w:delText>&lt;xs:complexType name="OFGroupCapabilities"&gt;</w:delText>
              </w:r>
            </w:del>
          </w:p>
          <w:p w14:paraId="5B0F0761" w14:textId="4CC284DF" w:rsidR="00D8113B" w:rsidRPr="00A00ED4" w:rsidDel="00860C7A" w:rsidRDefault="00D8113B" w:rsidP="004D0DB6">
            <w:pPr>
              <w:pStyle w:val="XML2"/>
              <w:rPr>
                <w:del w:id="6762" w:author="Thomas Dietz" w:date="2012-08-13T13:40:00Z"/>
              </w:rPr>
            </w:pPr>
            <w:del w:id="6763" w:author="Thomas Dietz" w:date="2012-08-13T13:40:00Z">
              <w:r w:rsidRPr="00A00ED4" w:rsidDel="00860C7A">
                <w:delText>&lt;xs:sequence minOccurs="1" maxOccurs="unbounded"&gt;</w:delText>
              </w:r>
            </w:del>
          </w:p>
          <w:p w14:paraId="6A9AE89B" w14:textId="5D704B95" w:rsidR="00D8113B" w:rsidRPr="00A00ED4" w:rsidDel="00860C7A" w:rsidRDefault="00D8113B" w:rsidP="004D0DB6">
            <w:pPr>
              <w:pStyle w:val="XML3"/>
              <w:rPr>
                <w:del w:id="6764" w:author="Thomas Dietz" w:date="2012-08-13T13:40:00Z"/>
              </w:rPr>
            </w:pPr>
            <w:del w:id="6765" w:author="Thomas Dietz" w:date="2012-08-13T13:40:00Z">
              <w:r w:rsidRPr="00A00ED4" w:rsidDel="00860C7A">
                <w:delText>&lt;xs:element name="capability" type="OFGroupCapability"/&gt;</w:delText>
              </w:r>
            </w:del>
          </w:p>
          <w:p w14:paraId="53DA7061" w14:textId="38107489" w:rsidR="00D8113B" w:rsidRPr="00A00ED4" w:rsidDel="00860C7A" w:rsidRDefault="00D8113B" w:rsidP="004D0DB6">
            <w:pPr>
              <w:pStyle w:val="XML2"/>
              <w:rPr>
                <w:del w:id="6766" w:author="Thomas Dietz" w:date="2012-08-13T13:40:00Z"/>
              </w:rPr>
            </w:pPr>
            <w:del w:id="6767" w:author="Thomas Dietz" w:date="2012-08-13T13:40:00Z">
              <w:r w:rsidRPr="00A00ED4" w:rsidDel="00860C7A">
                <w:delText>&lt;/xs:sequence&gt;</w:delText>
              </w:r>
            </w:del>
          </w:p>
          <w:p w14:paraId="7E160C8E" w14:textId="6A538AB4" w:rsidR="00D8113B" w:rsidRPr="00A00ED4" w:rsidDel="00860C7A" w:rsidRDefault="00D8113B" w:rsidP="004D0DB6">
            <w:pPr>
              <w:pStyle w:val="XML1"/>
              <w:rPr>
                <w:del w:id="6768" w:author="Thomas Dietz" w:date="2012-08-13T13:40:00Z"/>
              </w:rPr>
            </w:pPr>
            <w:del w:id="6769" w:author="Thomas Dietz" w:date="2012-08-13T13:40:00Z">
              <w:r w:rsidRPr="00A00ED4" w:rsidDel="00860C7A">
                <w:delText>&lt;/xs:complexType&gt;</w:delText>
              </w:r>
            </w:del>
          </w:p>
          <w:p w14:paraId="2EECA331" w14:textId="21FCFA8D" w:rsidR="00D8113B" w:rsidRPr="00A00ED4" w:rsidDel="00860C7A" w:rsidRDefault="00D8113B" w:rsidP="00173F8A">
            <w:pPr>
              <w:pStyle w:val="XML1"/>
              <w:rPr>
                <w:del w:id="6770" w:author="Thomas Dietz" w:date="2012-08-13T13:40:00Z"/>
              </w:rPr>
            </w:pPr>
          </w:p>
          <w:p w14:paraId="473D4F2A" w14:textId="0124C0ED" w:rsidR="00D8113B" w:rsidRPr="00A00ED4" w:rsidDel="00860C7A" w:rsidRDefault="00D8113B" w:rsidP="00173F8A">
            <w:pPr>
              <w:pStyle w:val="XML1"/>
              <w:rPr>
                <w:del w:id="6771" w:author="Thomas Dietz" w:date="2012-08-13T13:40:00Z"/>
              </w:rPr>
            </w:pPr>
            <w:del w:id="6772" w:author="Thomas Dietz" w:date="2012-08-13T13:40:00Z">
              <w:r w:rsidRPr="00A00ED4" w:rsidDel="00860C7A">
                <w:delText>&lt;xs:simpleType name="OFGroupCapability"&gt;</w:delText>
              </w:r>
            </w:del>
          </w:p>
          <w:p w14:paraId="1612D939" w14:textId="7A0A056F" w:rsidR="00D8113B" w:rsidRPr="00A00ED4" w:rsidDel="00860C7A" w:rsidRDefault="00D8113B" w:rsidP="004D0DB6">
            <w:pPr>
              <w:pStyle w:val="XML2"/>
              <w:rPr>
                <w:del w:id="6773" w:author="Thomas Dietz" w:date="2012-08-13T13:40:00Z"/>
              </w:rPr>
            </w:pPr>
            <w:del w:id="6774" w:author="Thomas Dietz" w:date="2012-08-13T13:40:00Z">
              <w:r w:rsidRPr="00A00ED4" w:rsidDel="00860C7A">
                <w:delText>&lt;xs:restriction base="xs:string"&gt;</w:delText>
              </w:r>
            </w:del>
          </w:p>
          <w:p w14:paraId="6C2426D0" w14:textId="6D7F5C26" w:rsidR="00D8113B" w:rsidRPr="00A00ED4" w:rsidDel="00860C7A" w:rsidRDefault="00D8113B" w:rsidP="004D0DB6">
            <w:pPr>
              <w:pStyle w:val="XML3"/>
              <w:rPr>
                <w:del w:id="6775" w:author="Thomas Dietz" w:date="2012-08-13T13:40:00Z"/>
              </w:rPr>
            </w:pPr>
            <w:del w:id="6776" w:author="Thomas Dietz" w:date="2012-08-13T13:40:00Z">
              <w:r w:rsidRPr="00A00ED4" w:rsidDel="00860C7A">
                <w:delText>&lt;xs:enumeration value="select-weight"/&gt;</w:delText>
              </w:r>
            </w:del>
          </w:p>
          <w:p w14:paraId="41F1E1DD" w14:textId="57D0AB45" w:rsidR="00D8113B" w:rsidRPr="00A00ED4" w:rsidDel="00860C7A" w:rsidRDefault="00D8113B" w:rsidP="004D0DB6">
            <w:pPr>
              <w:pStyle w:val="XML3"/>
              <w:rPr>
                <w:del w:id="6777" w:author="Thomas Dietz" w:date="2012-08-13T13:40:00Z"/>
              </w:rPr>
            </w:pPr>
            <w:del w:id="6778" w:author="Thomas Dietz" w:date="2012-08-13T13:40:00Z">
              <w:r w:rsidRPr="00A00ED4" w:rsidDel="00860C7A">
                <w:delText>&lt;xs:enumeration value="select-liveness"/&gt;</w:delText>
              </w:r>
            </w:del>
          </w:p>
          <w:p w14:paraId="7772AF20" w14:textId="7B475F1D" w:rsidR="00D8113B" w:rsidRPr="00A00ED4" w:rsidDel="00860C7A" w:rsidRDefault="00D8113B" w:rsidP="004D0DB6">
            <w:pPr>
              <w:pStyle w:val="XML3"/>
              <w:rPr>
                <w:del w:id="6779" w:author="Thomas Dietz" w:date="2012-08-13T13:40:00Z"/>
              </w:rPr>
            </w:pPr>
            <w:del w:id="6780" w:author="Thomas Dietz" w:date="2012-08-13T13:40:00Z">
              <w:r w:rsidRPr="00A00ED4" w:rsidDel="00860C7A">
                <w:delText>&lt;xs:enumeration value="chaining"/&gt;</w:delText>
              </w:r>
            </w:del>
          </w:p>
          <w:p w14:paraId="05B568A6" w14:textId="7C18CEB2" w:rsidR="00D8113B" w:rsidRPr="00A00ED4" w:rsidDel="00860C7A" w:rsidRDefault="00D8113B" w:rsidP="004D0DB6">
            <w:pPr>
              <w:pStyle w:val="XML3"/>
              <w:rPr>
                <w:del w:id="6781" w:author="Thomas Dietz" w:date="2012-08-13T13:40:00Z"/>
              </w:rPr>
            </w:pPr>
            <w:del w:id="6782" w:author="Thomas Dietz" w:date="2012-08-13T13:40:00Z">
              <w:r w:rsidRPr="00A00ED4" w:rsidDel="00860C7A">
                <w:delText>&lt;xs:enumeration value="chaining-check"/&gt;</w:delText>
              </w:r>
            </w:del>
          </w:p>
          <w:p w14:paraId="1B7C4BE6" w14:textId="5EBE89E8" w:rsidR="00D8113B" w:rsidRPr="00A00ED4" w:rsidDel="00860C7A" w:rsidRDefault="00D8113B" w:rsidP="004D0DB6">
            <w:pPr>
              <w:pStyle w:val="XML2"/>
              <w:rPr>
                <w:del w:id="6783" w:author="Thomas Dietz" w:date="2012-08-13T13:40:00Z"/>
              </w:rPr>
            </w:pPr>
            <w:del w:id="6784" w:author="Thomas Dietz" w:date="2012-08-13T13:40:00Z">
              <w:r w:rsidRPr="00A00ED4" w:rsidDel="00860C7A">
                <w:delText>&lt;/xs:restriction&gt;</w:delText>
              </w:r>
            </w:del>
          </w:p>
          <w:p w14:paraId="0A7874C0" w14:textId="4EBD843D" w:rsidR="00D8113B" w:rsidRPr="00A00ED4" w:rsidDel="00860C7A" w:rsidRDefault="00D8113B" w:rsidP="00173F8A">
            <w:pPr>
              <w:pStyle w:val="XML1"/>
              <w:rPr>
                <w:del w:id="6785" w:author="Thomas Dietz" w:date="2012-08-13T13:40:00Z"/>
              </w:rPr>
            </w:pPr>
            <w:del w:id="6786" w:author="Thomas Dietz" w:date="2012-08-13T13:40:00Z">
              <w:r w:rsidRPr="00A00ED4" w:rsidDel="00860C7A">
                <w:delText>&lt;/xs:simpleType&gt;</w:delText>
              </w:r>
            </w:del>
          </w:p>
          <w:p w14:paraId="42DC79A9" w14:textId="5786F4C5" w:rsidR="004D0DB6" w:rsidRPr="00A00ED4" w:rsidDel="00860C7A" w:rsidRDefault="004D0DB6" w:rsidP="00173F8A">
            <w:pPr>
              <w:pStyle w:val="XML1"/>
              <w:rPr>
                <w:del w:id="6787" w:author="Thomas Dietz" w:date="2012-08-13T13:40:00Z"/>
              </w:rPr>
            </w:pPr>
          </w:p>
          <w:p w14:paraId="51F4DB85" w14:textId="6F6916E2" w:rsidR="00D8113B" w:rsidRPr="00A00ED4" w:rsidDel="00860C7A" w:rsidRDefault="00D8113B" w:rsidP="00173F8A">
            <w:pPr>
              <w:pStyle w:val="XML1"/>
              <w:rPr>
                <w:del w:id="6788" w:author="Thomas Dietz" w:date="2012-08-13T13:40:00Z"/>
              </w:rPr>
            </w:pPr>
            <w:del w:id="6789" w:author="Thomas Dietz" w:date="2012-08-13T13:40:00Z">
              <w:r w:rsidRPr="00A00ED4" w:rsidDel="00860C7A">
                <w:delText>&lt;xs:complexType name="OFActionTypes"&gt;</w:delText>
              </w:r>
            </w:del>
          </w:p>
          <w:p w14:paraId="39965AC1" w14:textId="2D9FDCD4" w:rsidR="00D8113B" w:rsidRPr="00A00ED4" w:rsidDel="00860C7A" w:rsidRDefault="00D8113B" w:rsidP="004D0DB6">
            <w:pPr>
              <w:pStyle w:val="XML2"/>
              <w:rPr>
                <w:del w:id="6790" w:author="Thomas Dietz" w:date="2012-08-13T13:40:00Z"/>
              </w:rPr>
            </w:pPr>
            <w:del w:id="6791" w:author="Thomas Dietz" w:date="2012-08-13T13:40:00Z">
              <w:r w:rsidRPr="00A00ED4" w:rsidDel="00860C7A">
                <w:delText>&lt;xs:sequence minOccurs="1" maxOccurs="unbounded"&gt;</w:delText>
              </w:r>
            </w:del>
          </w:p>
          <w:p w14:paraId="582464FF" w14:textId="161D015B" w:rsidR="00D8113B" w:rsidRPr="00A00ED4" w:rsidDel="00860C7A" w:rsidRDefault="00D8113B" w:rsidP="004D0DB6">
            <w:pPr>
              <w:pStyle w:val="XML3"/>
              <w:rPr>
                <w:del w:id="6792" w:author="Thomas Dietz" w:date="2012-08-13T13:40:00Z"/>
              </w:rPr>
            </w:pPr>
            <w:del w:id="6793" w:author="Thomas Dietz" w:date="2012-08-13T13:40:00Z">
              <w:r w:rsidRPr="00A00ED4" w:rsidDel="00860C7A">
                <w:delText>&lt;xs:element name="type" type="OFActionType"/&gt;</w:delText>
              </w:r>
            </w:del>
          </w:p>
          <w:p w14:paraId="07435E09" w14:textId="71C9AA8A" w:rsidR="00D8113B" w:rsidRPr="00A00ED4" w:rsidDel="00860C7A" w:rsidRDefault="00D8113B" w:rsidP="004D0DB6">
            <w:pPr>
              <w:pStyle w:val="XML2"/>
              <w:rPr>
                <w:del w:id="6794" w:author="Thomas Dietz" w:date="2012-08-13T13:40:00Z"/>
              </w:rPr>
            </w:pPr>
            <w:del w:id="6795" w:author="Thomas Dietz" w:date="2012-08-13T13:40:00Z">
              <w:r w:rsidRPr="00A00ED4" w:rsidDel="00860C7A">
                <w:delText>&lt;/xs:sequence&gt;</w:delText>
              </w:r>
            </w:del>
          </w:p>
          <w:p w14:paraId="3E7B391D" w14:textId="60A06FF5" w:rsidR="00D8113B" w:rsidRPr="00A00ED4" w:rsidDel="00860C7A" w:rsidRDefault="00D8113B" w:rsidP="00173F8A">
            <w:pPr>
              <w:pStyle w:val="XML1"/>
              <w:rPr>
                <w:del w:id="6796" w:author="Thomas Dietz" w:date="2012-08-13T13:40:00Z"/>
              </w:rPr>
            </w:pPr>
            <w:del w:id="6797" w:author="Thomas Dietz" w:date="2012-08-13T13:40:00Z">
              <w:r w:rsidRPr="00A00ED4" w:rsidDel="00860C7A">
                <w:delText>&lt;/xs:complexType&gt;</w:delText>
              </w:r>
            </w:del>
          </w:p>
          <w:p w14:paraId="184AF012" w14:textId="05F40591" w:rsidR="00D8113B" w:rsidRPr="00A00ED4" w:rsidDel="00860C7A" w:rsidRDefault="00D8113B" w:rsidP="00173F8A">
            <w:pPr>
              <w:pStyle w:val="XML1"/>
              <w:rPr>
                <w:del w:id="6798" w:author="Thomas Dietz" w:date="2012-08-13T13:40:00Z"/>
              </w:rPr>
            </w:pPr>
          </w:p>
          <w:p w14:paraId="0DE8908C" w14:textId="7D862CF1" w:rsidR="00D8113B" w:rsidRPr="00A00ED4" w:rsidDel="00860C7A" w:rsidRDefault="00D8113B" w:rsidP="00173F8A">
            <w:pPr>
              <w:pStyle w:val="XML1"/>
              <w:rPr>
                <w:del w:id="6799" w:author="Thomas Dietz" w:date="2012-08-13T13:40:00Z"/>
              </w:rPr>
            </w:pPr>
            <w:del w:id="6800" w:author="Thomas Dietz" w:date="2012-08-13T13:40:00Z">
              <w:r w:rsidRPr="00A00ED4" w:rsidDel="00860C7A">
                <w:delText>&lt;xs:simpleType name="OFActionType"&gt;</w:delText>
              </w:r>
            </w:del>
          </w:p>
          <w:p w14:paraId="2DFE1291" w14:textId="1F770C45" w:rsidR="00D8113B" w:rsidRPr="00A00ED4" w:rsidDel="00860C7A" w:rsidRDefault="00D8113B" w:rsidP="004D0DB6">
            <w:pPr>
              <w:pStyle w:val="XML2"/>
              <w:rPr>
                <w:del w:id="6801" w:author="Thomas Dietz" w:date="2012-08-13T13:40:00Z"/>
              </w:rPr>
            </w:pPr>
            <w:del w:id="6802" w:author="Thomas Dietz" w:date="2012-08-13T13:40:00Z">
              <w:r w:rsidRPr="00A00ED4" w:rsidDel="00860C7A">
                <w:delText>&lt;xs:restriction base="xs:string"&gt;</w:delText>
              </w:r>
            </w:del>
          </w:p>
          <w:p w14:paraId="071B1800" w14:textId="351E6A24" w:rsidR="00D8113B" w:rsidRPr="00A00ED4" w:rsidDel="00860C7A" w:rsidRDefault="00D8113B" w:rsidP="004D0DB6">
            <w:pPr>
              <w:pStyle w:val="XML3"/>
              <w:rPr>
                <w:del w:id="6803" w:author="Thomas Dietz" w:date="2012-08-13T13:40:00Z"/>
              </w:rPr>
            </w:pPr>
            <w:del w:id="6804" w:author="Thomas Dietz" w:date="2012-08-13T13:40:00Z">
              <w:r w:rsidRPr="00A00ED4" w:rsidDel="00860C7A">
                <w:delText>&lt;xs:enumeration value="output"/&gt;</w:delText>
              </w:r>
            </w:del>
          </w:p>
          <w:p w14:paraId="35746AE1" w14:textId="6ADAADF5" w:rsidR="00D8113B" w:rsidRPr="00A00ED4" w:rsidDel="00860C7A" w:rsidRDefault="00D8113B" w:rsidP="004D0DB6">
            <w:pPr>
              <w:pStyle w:val="XML3"/>
              <w:rPr>
                <w:del w:id="6805" w:author="Thomas Dietz" w:date="2012-08-13T13:40:00Z"/>
              </w:rPr>
            </w:pPr>
            <w:del w:id="6806" w:author="Thomas Dietz" w:date="2012-08-13T13:40:00Z">
              <w:r w:rsidRPr="00A00ED4" w:rsidDel="00860C7A">
                <w:delText>&lt;xs:enumeration value="copy-ttl-out"/&gt;</w:delText>
              </w:r>
            </w:del>
          </w:p>
          <w:p w14:paraId="4E34FA07" w14:textId="625089C3" w:rsidR="00D8113B" w:rsidRPr="00A00ED4" w:rsidDel="00860C7A" w:rsidRDefault="00D8113B" w:rsidP="004D0DB6">
            <w:pPr>
              <w:pStyle w:val="XML3"/>
              <w:rPr>
                <w:del w:id="6807" w:author="Thomas Dietz" w:date="2012-08-13T13:40:00Z"/>
              </w:rPr>
            </w:pPr>
            <w:del w:id="6808" w:author="Thomas Dietz" w:date="2012-08-13T13:40:00Z">
              <w:r w:rsidRPr="00A00ED4" w:rsidDel="00860C7A">
                <w:delText>&lt;xs:enumeration value="copy-ttl-in"/&gt;</w:delText>
              </w:r>
            </w:del>
          </w:p>
          <w:p w14:paraId="6168B289" w14:textId="46C1DE1F" w:rsidR="00D8113B" w:rsidRPr="00A00ED4" w:rsidDel="00860C7A" w:rsidRDefault="00D8113B" w:rsidP="004D0DB6">
            <w:pPr>
              <w:pStyle w:val="XML3"/>
              <w:rPr>
                <w:del w:id="6809" w:author="Thomas Dietz" w:date="2012-08-13T13:40:00Z"/>
              </w:rPr>
            </w:pPr>
            <w:del w:id="6810" w:author="Thomas Dietz" w:date="2012-08-13T13:40:00Z">
              <w:r w:rsidRPr="00A00ED4" w:rsidDel="00860C7A">
                <w:delText>&lt;xs:enumeration value="set-mpls-ttl"/&gt;</w:delText>
              </w:r>
            </w:del>
          </w:p>
          <w:p w14:paraId="0896235D" w14:textId="5CBBED16" w:rsidR="00D8113B" w:rsidRPr="00A00ED4" w:rsidDel="00860C7A" w:rsidRDefault="00D8113B" w:rsidP="004D0DB6">
            <w:pPr>
              <w:pStyle w:val="XML3"/>
              <w:rPr>
                <w:del w:id="6811" w:author="Thomas Dietz" w:date="2012-08-13T13:40:00Z"/>
              </w:rPr>
            </w:pPr>
            <w:del w:id="6812" w:author="Thomas Dietz" w:date="2012-08-13T13:40:00Z">
              <w:r w:rsidRPr="00A00ED4" w:rsidDel="00860C7A">
                <w:delText>&lt;xs:enumeration value="dec-mpls-ttl"/&gt;</w:delText>
              </w:r>
            </w:del>
          </w:p>
          <w:p w14:paraId="02D7685A" w14:textId="30835370" w:rsidR="00D8113B" w:rsidRPr="00A00ED4" w:rsidDel="00860C7A" w:rsidRDefault="00D8113B" w:rsidP="004D0DB6">
            <w:pPr>
              <w:pStyle w:val="XML3"/>
              <w:rPr>
                <w:del w:id="6813" w:author="Thomas Dietz" w:date="2012-08-13T13:40:00Z"/>
              </w:rPr>
            </w:pPr>
            <w:del w:id="6814" w:author="Thomas Dietz" w:date="2012-08-13T13:40:00Z">
              <w:r w:rsidRPr="00A00ED4" w:rsidDel="00860C7A">
                <w:delText>&lt;xs:enumeration value="push-vlan"/&gt;</w:delText>
              </w:r>
            </w:del>
          </w:p>
          <w:p w14:paraId="1CCAF5B3" w14:textId="3924BF7D" w:rsidR="00D8113B" w:rsidRPr="00A00ED4" w:rsidDel="00860C7A" w:rsidRDefault="00D8113B" w:rsidP="004D0DB6">
            <w:pPr>
              <w:pStyle w:val="XML3"/>
              <w:rPr>
                <w:del w:id="6815" w:author="Thomas Dietz" w:date="2012-08-13T13:40:00Z"/>
              </w:rPr>
            </w:pPr>
            <w:del w:id="6816" w:author="Thomas Dietz" w:date="2012-08-13T13:40:00Z">
              <w:r w:rsidRPr="00A00ED4" w:rsidDel="00860C7A">
                <w:delText>&lt;xs:enumeration value="pop-vlan"/&gt;</w:delText>
              </w:r>
            </w:del>
          </w:p>
          <w:p w14:paraId="3140A5ED" w14:textId="51D2E30B" w:rsidR="00D8113B" w:rsidRPr="00A00ED4" w:rsidDel="00860C7A" w:rsidRDefault="00D8113B" w:rsidP="004D0DB6">
            <w:pPr>
              <w:pStyle w:val="XML3"/>
              <w:rPr>
                <w:del w:id="6817" w:author="Thomas Dietz" w:date="2012-08-13T13:40:00Z"/>
              </w:rPr>
            </w:pPr>
            <w:del w:id="6818" w:author="Thomas Dietz" w:date="2012-08-13T13:40:00Z">
              <w:r w:rsidRPr="00A00ED4" w:rsidDel="00860C7A">
                <w:delText>&lt;xs:enumeration value="push-mpls"/&gt;</w:delText>
              </w:r>
            </w:del>
          </w:p>
          <w:p w14:paraId="182A5409" w14:textId="225D0586" w:rsidR="00D8113B" w:rsidRPr="00A00ED4" w:rsidDel="00860C7A" w:rsidRDefault="00D8113B" w:rsidP="004D0DB6">
            <w:pPr>
              <w:pStyle w:val="XML3"/>
              <w:rPr>
                <w:del w:id="6819" w:author="Thomas Dietz" w:date="2012-08-13T13:40:00Z"/>
              </w:rPr>
            </w:pPr>
            <w:del w:id="6820" w:author="Thomas Dietz" w:date="2012-08-13T13:40:00Z">
              <w:r w:rsidRPr="00A00ED4" w:rsidDel="00860C7A">
                <w:delText>&lt;xs:enumeration value="pop-mpls"/&gt;</w:delText>
              </w:r>
            </w:del>
          </w:p>
          <w:p w14:paraId="2AE69611" w14:textId="65A9A810" w:rsidR="00D8113B" w:rsidRPr="00A00ED4" w:rsidDel="00860C7A" w:rsidRDefault="00D8113B" w:rsidP="004D0DB6">
            <w:pPr>
              <w:pStyle w:val="XML3"/>
              <w:rPr>
                <w:del w:id="6821" w:author="Thomas Dietz" w:date="2012-08-13T13:40:00Z"/>
              </w:rPr>
            </w:pPr>
            <w:del w:id="6822" w:author="Thomas Dietz" w:date="2012-08-13T13:40:00Z">
              <w:r w:rsidRPr="00A00ED4" w:rsidDel="00860C7A">
                <w:delText>&lt;xs:enumeration value="set-queue"/&gt;</w:delText>
              </w:r>
            </w:del>
          </w:p>
          <w:p w14:paraId="6B17D7E0" w14:textId="38A16B78" w:rsidR="00D8113B" w:rsidRPr="00A00ED4" w:rsidDel="00860C7A" w:rsidRDefault="00D8113B" w:rsidP="004D0DB6">
            <w:pPr>
              <w:pStyle w:val="XML3"/>
              <w:rPr>
                <w:del w:id="6823" w:author="Thomas Dietz" w:date="2012-08-13T13:40:00Z"/>
              </w:rPr>
            </w:pPr>
            <w:del w:id="6824" w:author="Thomas Dietz" w:date="2012-08-13T13:40:00Z">
              <w:r w:rsidRPr="00A00ED4" w:rsidDel="00860C7A">
                <w:delText>&lt;xs:enumeration value="group"/&gt;</w:delText>
              </w:r>
            </w:del>
          </w:p>
          <w:p w14:paraId="0CC19414" w14:textId="7E6ED1BA" w:rsidR="00D8113B" w:rsidRPr="00A00ED4" w:rsidDel="00860C7A" w:rsidRDefault="00D8113B" w:rsidP="004D0DB6">
            <w:pPr>
              <w:pStyle w:val="XML3"/>
              <w:rPr>
                <w:del w:id="6825" w:author="Thomas Dietz" w:date="2012-08-13T13:40:00Z"/>
              </w:rPr>
            </w:pPr>
            <w:del w:id="6826" w:author="Thomas Dietz" w:date="2012-08-13T13:40:00Z">
              <w:r w:rsidRPr="00A00ED4" w:rsidDel="00860C7A">
                <w:delText>&lt;xs:enumeration value="set-nw-ttl"/&gt;</w:delText>
              </w:r>
            </w:del>
          </w:p>
          <w:p w14:paraId="795A85B9" w14:textId="7C70DAC8" w:rsidR="00D8113B" w:rsidRPr="00A00ED4" w:rsidDel="00860C7A" w:rsidRDefault="00D8113B" w:rsidP="004D0DB6">
            <w:pPr>
              <w:pStyle w:val="XML3"/>
              <w:rPr>
                <w:del w:id="6827" w:author="Thomas Dietz" w:date="2012-08-13T13:40:00Z"/>
              </w:rPr>
            </w:pPr>
            <w:del w:id="6828" w:author="Thomas Dietz" w:date="2012-08-13T13:40:00Z">
              <w:r w:rsidRPr="00A00ED4" w:rsidDel="00860C7A">
                <w:delText>&lt;xs:enumeration value="dec-nw-ttl"/&gt;</w:delText>
              </w:r>
            </w:del>
          </w:p>
          <w:p w14:paraId="20C90ED5" w14:textId="1086216C" w:rsidR="00D8113B" w:rsidRPr="00A00ED4" w:rsidDel="00860C7A" w:rsidRDefault="00D8113B" w:rsidP="004D0DB6">
            <w:pPr>
              <w:pStyle w:val="XML3"/>
              <w:rPr>
                <w:del w:id="6829" w:author="Thomas Dietz" w:date="2012-08-13T13:40:00Z"/>
              </w:rPr>
            </w:pPr>
            <w:del w:id="6830" w:author="Thomas Dietz" w:date="2012-08-13T13:40:00Z">
              <w:r w:rsidRPr="00A00ED4" w:rsidDel="00860C7A">
                <w:delText>&lt;xs:enumeration value="pop-mpls"/&gt;</w:delText>
              </w:r>
            </w:del>
          </w:p>
          <w:p w14:paraId="5C4AC856" w14:textId="04BCDBF8" w:rsidR="00D8113B" w:rsidRPr="00A00ED4" w:rsidDel="00860C7A" w:rsidRDefault="00D8113B" w:rsidP="004D0DB6">
            <w:pPr>
              <w:pStyle w:val="XML3"/>
              <w:rPr>
                <w:del w:id="6831" w:author="Thomas Dietz" w:date="2012-08-13T13:40:00Z"/>
              </w:rPr>
            </w:pPr>
            <w:del w:id="6832" w:author="Thomas Dietz" w:date="2012-08-13T13:40:00Z">
              <w:r w:rsidRPr="00A00ED4" w:rsidDel="00860C7A">
                <w:delText>&lt;xs:enumeration value="set-field"/&gt;</w:delText>
              </w:r>
            </w:del>
          </w:p>
          <w:p w14:paraId="3BF4659B" w14:textId="5C4F6141" w:rsidR="00D8113B" w:rsidRPr="00A00ED4" w:rsidDel="00860C7A" w:rsidRDefault="00D8113B" w:rsidP="004D0DB6">
            <w:pPr>
              <w:pStyle w:val="XML2"/>
              <w:rPr>
                <w:del w:id="6833" w:author="Thomas Dietz" w:date="2012-08-13T13:40:00Z"/>
              </w:rPr>
            </w:pPr>
            <w:del w:id="6834" w:author="Thomas Dietz" w:date="2012-08-13T13:40:00Z">
              <w:r w:rsidRPr="00A00ED4" w:rsidDel="00860C7A">
                <w:delText>&lt;/xs:restriction&gt;</w:delText>
              </w:r>
            </w:del>
          </w:p>
          <w:p w14:paraId="29EAC766" w14:textId="6C52E23D" w:rsidR="00D8113B" w:rsidRPr="00A00ED4" w:rsidDel="00860C7A" w:rsidRDefault="00D8113B" w:rsidP="00173F8A">
            <w:pPr>
              <w:pStyle w:val="XML1"/>
              <w:rPr>
                <w:del w:id="6835" w:author="Thomas Dietz" w:date="2012-08-13T13:40:00Z"/>
              </w:rPr>
            </w:pPr>
            <w:del w:id="6836" w:author="Thomas Dietz" w:date="2012-08-13T13:40:00Z">
              <w:r w:rsidRPr="00A00ED4" w:rsidDel="00860C7A">
                <w:delText>&lt;/xs:simpleType&gt;</w:delText>
              </w:r>
            </w:del>
          </w:p>
          <w:p w14:paraId="2EF05099" w14:textId="42BE2004" w:rsidR="00D8113B" w:rsidRPr="00A00ED4" w:rsidDel="00860C7A" w:rsidRDefault="00D8113B" w:rsidP="00173F8A">
            <w:pPr>
              <w:pStyle w:val="XML1"/>
              <w:rPr>
                <w:del w:id="6837" w:author="Thomas Dietz" w:date="2012-08-13T13:40:00Z"/>
              </w:rPr>
            </w:pPr>
          </w:p>
          <w:p w14:paraId="5450CE6E" w14:textId="12DF1BD6" w:rsidR="00D8113B" w:rsidRPr="00A00ED4" w:rsidDel="00860C7A" w:rsidRDefault="00D8113B" w:rsidP="00173F8A">
            <w:pPr>
              <w:pStyle w:val="XML1"/>
              <w:rPr>
                <w:del w:id="6838" w:author="Thomas Dietz" w:date="2012-08-13T13:40:00Z"/>
              </w:rPr>
            </w:pPr>
            <w:del w:id="6839" w:author="Thomas Dietz" w:date="2012-08-13T13:40:00Z">
              <w:r w:rsidRPr="00A00ED4" w:rsidDel="00860C7A">
                <w:delText>&lt;xs:complexType name="OFInstructionTypes"&gt;</w:delText>
              </w:r>
            </w:del>
          </w:p>
          <w:p w14:paraId="3B0C2B6D" w14:textId="4F89394C" w:rsidR="00D8113B" w:rsidRPr="00A00ED4" w:rsidDel="00860C7A" w:rsidRDefault="00D8113B" w:rsidP="004D0DB6">
            <w:pPr>
              <w:pStyle w:val="XML2"/>
              <w:rPr>
                <w:del w:id="6840" w:author="Thomas Dietz" w:date="2012-08-13T13:40:00Z"/>
              </w:rPr>
            </w:pPr>
            <w:del w:id="6841" w:author="Thomas Dietz" w:date="2012-08-13T13:40:00Z">
              <w:r w:rsidRPr="00A00ED4" w:rsidDel="00860C7A">
                <w:delText>&lt;xs:sequence minOccurs="1" maxOccurs="unbounded"&gt;</w:delText>
              </w:r>
            </w:del>
          </w:p>
          <w:p w14:paraId="5CEAC9CA" w14:textId="5E67EB2E" w:rsidR="00D8113B" w:rsidRPr="00A00ED4" w:rsidDel="00860C7A" w:rsidRDefault="00D8113B" w:rsidP="004D0DB6">
            <w:pPr>
              <w:pStyle w:val="XML3"/>
              <w:rPr>
                <w:del w:id="6842" w:author="Thomas Dietz" w:date="2012-08-13T13:40:00Z"/>
              </w:rPr>
            </w:pPr>
            <w:del w:id="6843" w:author="Thomas Dietz" w:date="2012-08-13T13:40:00Z">
              <w:r w:rsidRPr="00A00ED4" w:rsidDel="00860C7A">
                <w:delText>&lt;xs:element name="type" type="OFInstructionType"/&gt;</w:delText>
              </w:r>
            </w:del>
          </w:p>
          <w:p w14:paraId="364C3861" w14:textId="53B623FE" w:rsidR="00D8113B" w:rsidRPr="00A00ED4" w:rsidDel="00860C7A" w:rsidRDefault="00D8113B" w:rsidP="004D0DB6">
            <w:pPr>
              <w:pStyle w:val="XML2"/>
              <w:rPr>
                <w:del w:id="6844" w:author="Thomas Dietz" w:date="2012-08-13T13:40:00Z"/>
              </w:rPr>
            </w:pPr>
            <w:del w:id="6845" w:author="Thomas Dietz" w:date="2012-08-13T13:40:00Z">
              <w:r w:rsidRPr="00A00ED4" w:rsidDel="00860C7A">
                <w:delText>&lt;/xs:sequence&gt;</w:delText>
              </w:r>
            </w:del>
          </w:p>
          <w:p w14:paraId="251BAD98" w14:textId="0D8FB0C7" w:rsidR="00D8113B" w:rsidRPr="00A00ED4" w:rsidDel="00860C7A" w:rsidRDefault="00D8113B" w:rsidP="00173F8A">
            <w:pPr>
              <w:pStyle w:val="XML1"/>
              <w:rPr>
                <w:del w:id="6846" w:author="Thomas Dietz" w:date="2012-08-13T13:40:00Z"/>
              </w:rPr>
            </w:pPr>
            <w:del w:id="6847" w:author="Thomas Dietz" w:date="2012-08-13T13:40:00Z">
              <w:r w:rsidRPr="00A00ED4" w:rsidDel="00860C7A">
                <w:delText>&lt;/xs:complexType&gt;</w:delText>
              </w:r>
            </w:del>
          </w:p>
          <w:p w14:paraId="4AA62738" w14:textId="5C7D6C2D" w:rsidR="004D0DB6" w:rsidRPr="00A00ED4" w:rsidDel="00860C7A" w:rsidRDefault="004D0DB6" w:rsidP="00173F8A">
            <w:pPr>
              <w:pStyle w:val="XML1"/>
              <w:rPr>
                <w:del w:id="6848" w:author="Thomas Dietz" w:date="2012-08-13T13:40:00Z"/>
              </w:rPr>
            </w:pPr>
          </w:p>
          <w:p w14:paraId="6021BF42" w14:textId="52ABE8CB" w:rsidR="00D8113B" w:rsidRPr="00A00ED4" w:rsidDel="00860C7A" w:rsidRDefault="00D8113B" w:rsidP="00173F8A">
            <w:pPr>
              <w:pStyle w:val="XML1"/>
              <w:rPr>
                <w:del w:id="6849" w:author="Thomas Dietz" w:date="2012-08-13T13:40:00Z"/>
              </w:rPr>
            </w:pPr>
            <w:del w:id="6850" w:author="Thomas Dietz" w:date="2012-08-13T13:40:00Z">
              <w:r w:rsidRPr="00A00ED4" w:rsidDel="00860C7A">
                <w:delText>&lt;xs:simpleType name="OFInstructionType"&gt;</w:delText>
              </w:r>
            </w:del>
          </w:p>
          <w:p w14:paraId="09B31E7F" w14:textId="280E838C" w:rsidR="00D8113B" w:rsidRPr="00A00ED4" w:rsidDel="00860C7A" w:rsidRDefault="00D8113B" w:rsidP="004D0DB6">
            <w:pPr>
              <w:pStyle w:val="XML2"/>
              <w:rPr>
                <w:del w:id="6851" w:author="Thomas Dietz" w:date="2012-08-13T13:40:00Z"/>
              </w:rPr>
            </w:pPr>
            <w:del w:id="6852" w:author="Thomas Dietz" w:date="2012-08-13T13:40:00Z">
              <w:r w:rsidRPr="00A00ED4" w:rsidDel="00860C7A">
                <w:delText>&lt;xs:restriction base="xs:string"&gt;</w:delText>
              </w:r>
            </w:del>
          </w:p>
          <w:p w14:paraId="37A5A79C" w14:textId="4FD9567E" w:rsidR="00D8113B" w:rsidRPr="00A00ED4" w:rsidDel="00860C7A" w:rsidRDefault="00D8113B" w:rsidP="004D0DB6">
            <w:pPr>
              <w:pStyle w:val="XML3"/>
              <w:rPr>
                <w:del w:id="6853" w:author="Thomas Dietz" w:date="2012-08-13T13:40:00Z"/>
              </w:rPr>
            </w:pPr>
            <w:del w:id="6854" w:author="Thomas Dietz" w:date="2012-08-13T13:40:00Z">
              <w:r w:rsidRPr="00A00ED4" w:rsidDel="00860C7A">
                <w:delText>&lt;xs:enumeration value="apply-actions"/&gt;</w:delText>
              </w:r>
            </w:del>
          </w:p>
          <w:p w14:paraId="691BCB5C" w14:textId="5FD8084C" w:rsidR="00D8113B" w:rsidRPr="00A00ED4" w:rsidDel="00860C7A" w:rsidRDefault="00D8113B" w:rsidP="004D0DB6">
            <w:pPr>
              <w:pStyle w:val="XML3"/>
              <w:rPr>
                <w:del w:id="6855" w:author="Thomas Dietz" w:date="2012-08-13T13:40:00Z"/>
              </w:rPr>
            </w:pPr>
            <w:del w:id="6856" w:author="Thomas Dietz" w:date="2012-08-13T13:40:00Z">
              <w:r w:rsidRPr="00A00ED4" w:rsidDel="00860C7A">
                <w:delText>&lt;xs:enumeration value="clear-actions"/&gt;</w:delText>
              </w:r>
            </w:del>
          </w:p>
          <w:p w14:paraId="6A557165" w14:textId="44BC84B7" w:rsidR="00D8113B" w:rsidRPr="00A00ED4" w:rsidDel="00860C7A" w:rsidRDefault="00D8113B" w:rsidP="004D0DB6">
            <w:pPr>
              <w:pStyle w:val="XML3"/>
              <w:rPr>
                <w:del w:id="6857" w:author="Thomas Dietz" w:date="2012-08-13T13:40:00Z"/>
              </w:rPr>
            </w:pPr>
            <w:del w:id="6858" w:author="Thomas Dietz" w:date="2012-08-13T13:40:00Z">
              <w:r w:rsidRPr="00A00ED4" w:rsidDel="00860C7A">
                <w:delText>&lt;xs:enumeration value="write-actions"/&gt;</w:delText>
              </w:r>
            </w:del>
          </w:p>
          <w:p w14:paraId="6AEC1BE3" w14:textId="0F3C2B7D" w:rsidR="00D8113B" w:rsidRPr="00A00ED4" w:rsidDel="00860C7A" w:rsidRDefault="00D8113B" w:rsidP="004D0DB6">
            <w:pPr>
              <w:pStyle w:val="XML3"/>
              <w:rPr>
                <w:del w:id="6859" w:author="Thomas Dietz" w:date="2012-08-13T13:40:00Z"/>
              </w:rPr>
            </w:pPr>
            <w:del w:id="6860" w:author="Thomas Dietz" w:date="2012-08-13T13:40:00Z">
              <w:r w:rsidRPr="00A00ED4" w:rsidDel="00860C7A">
                <w:delText>&lt;xs:enumeration value="write-metadata"/&gt;</w:delText>
              </w:r>
            </w:del>
          </w:p>
          <w:p w14:paraId="7EF6B864" w14:textId="125D0712" w:rsidR="00D8113B" w:rsidRPr="00A00ED4" w:rsidDel="00860C7A" w:rsidRDefault="00D8113B" w:rsidP="004D0DB6">
            <w:pPr>
              <w:pStyle w:val="XML3"/>
              <w:rPr>
                <w:del w:id="6861" w:author="Thomas Dietz" w:date="2012-08-13T13:40:00Z"/>
              </w:rPr>
            </w:pPr>
            <w:del w:id="6862" w:author="Thomas Dietz" w:date="2012-08-13T13:40:00Z">
              <w:r w:rsidRPr="00A00ED4" w:rsidDel="00860C7A">
                <w:delText>&lt;xs:enumeration value="goto-table"/&gt;</w:delText>
              </w:r>
            </w:del>
          </w:p>
          <w:p w14:paraId="5A0CC7F1" w14:textId="15E4FAE9" w:rsidR="00D8113B" w:rsidRPr="00A00ED4" w:rsidDel="00860C7A" w:rsidRDefault="00D8113B" w:rsidP="004D0DB6">
            <w:pPr>
              <w:pStyle w:val="XML2"/>
              <w:rPr>
                <w:del w:id="6863" w:author="Thomas Dietz" w:date="2012-08-13T13:40:00Z"/>
              </w:rPr>
            </w:pPr>
            <w:del w:id="6864" w:author="Thomas Dietz" w:date="2012-08-13T13:40:00Z">
              <w:r w:rsidRPr="00A00ED4" w:rsidDel="00860C7A">
                <w:delText>&lt;/xs:restriction&gt;</w:delText>
              </w:r>
            </w:del>
          </w:p>
          <w:p w14:paraId="375F4CE1" w14:textId="0C7A670F" w:rsidR="00D8113B" w:rsidRPr="00A00ED4" w:rsidDel="00860C7A" w:rsidRDefault="00D8113B" w:rsidP="00173F8A">
            <w:pPr>
              <w:pStyle w:val="XML1"/>
              <w:rPr>
                <w:del w:id="6865" w:author="Thomas Dietz" w:date="2012-08-13T13:40:00Z"/>
              </w:rPr>
            </w:pPr>
            <w:del w:id="6866" w:author="Thomas Dietz" w:date="2012-08-13T13:40:00Z">
              <w:r w:rsidRPr="00A00ED4" w:rsidDel="00860C7A">
                <w:delText>&lt;/xs:simpleType&gt;</w:delText>
              </w:r>
            </w:del>
          </w:p>
          <w:p w14:paraId="49D26B39" w14:textId="4ED05695" w:rsidR="004D0DB6" w:rsidRPr="00A00ED4" w:rsidDel="00860C7A" w:rsidRDefault="004D0DB6" w:rsidP="00173F8A">
            <w:pPr>
              <w:pStyle w:val="XML1"/>
              <w:rPr>
                <w:del w:id="6867" w:author="Thomas Dietz" w:date="2012-08-13T13:40:00Z"/>
              </w:rPr>
            </w:pPr>
          </w:p>
          <w:p w14:paraId="0152FC18" w14:textId="77777777" w:rsidR="00860C7A" w:rsidRPr="00A00ED4" w:rsidRDefault="00860C7A" w:rsidP="00860C7A">
            <w:pPr>
              <w:pStyle w:val="XML1"/>
              <w:rPr>
                <w:ins w:id="6868" w:author="Thomas Dietz" w:date="2012-08-13T13:42:00Z"/>
                <w:rPrChange w:id="6869" w:author="Thomas Dietz" w:date="2012-08-13T14:50:00Z">
                  <w:rPr>
                    <w:ins w:id="6870" w:author="Thomas Dietz" w:date="2012-08-13T13:42:00Z"/>
                    <w:b/>
                  </w:rPr>
                </w:rPrChange>
              </w:rPr>
            </w:pPr>
            <w:ins w:id="6871" w:author="Thomas Dietz" w:date="2012-08-13T13:42:00Z">
              <w:r w:rsidRPr="00A00ED4">
                <w:rPr>
                  <w:rPrChange w:id="6872" w:author="Thomas Dietz" w:date="2012-08-13T14:50:00Z">
                    <w:rPr>
                      <w:b/>
                    </w:rPr>
                  </w:rPrChange>
                </w:rPr>
                <w:t xml:space="preserve">  &lt;xs:group name="OFLogicalSwitchCapabilitiesType"&gt;</w:t>
              </w:r>
            </w:ins>
          </w:p>
          <w:p w14:paraId="679DDF89" w14:textId="77777777" w:rsidR="00860C7A" w:rsidRPr="00A00ED4" w:rsidRDefault="00860C7A" w:rsidP="00860C7A">
            <w:pPr>
              <w:pStyle w:val="XML1"/>
              <w:rPr>
                <w:ins w:id="6873" w:author="Thomas Dietz" w:date="2012-08-13T13:42:00Z"/>
                <w:rPrChange w:id="6874" w:author="Thomas Dietz" w:date="2012-08-13T14:50:00Z">
                  <w:rPr>
                    <w:ins w:id="6875" w:author="Thomas Dietz" w:date="2012-08-13T13:42:00Z"/>
                    <w:b/>
                  </w:rPr>
                </w:rPrChange>
              </w:rPr>
            </w:pPr>
            <w:ins w:id="6876" w:author="Thomas Dietz" w:date="2012-08-13T13:42:00Z">
              <w:r w:rsidRPr="00A00ED4">
                <w:rPr>
                  <w:rPrChange w:id="6877" w:author="Thomas Dietz" w:date="2012-08-13T14:50:00Z">
                    <w:rPr>
                      <w:b/>
                    </w:rPr>
                  </w:rPrChange>
                </w:rPr>
                <w:t xml:space="preserve">    &lt;xs:annotation&gt;</w:t>
              </w:r>
            </w:ins>
          </w:p>
          <w:p w14:paraId="2E957B2A" w14:textId="77777777" w:rsidR="00860C7A" w:rsidRPr="00A00ED4" w:rsidRDefault="00860C7A" w:rsidP="00860C7A">
            <w:pPr>
              <w:pStyle w:val="XML1"/>
              <w:rPr>
                <w:ins w:id="6878" w:author="Thomas Dietz" w:date="2012-08-13T13:42:00Z"/>
                <w:rPrChange w:id="6879" w:author="Thomas Dietz" w:date="2012-08-13T14:50:00Z">
                  <w:rPr>
                    <w:ins w:id="6880" w:author="Thomas Dietz" w:date="2012-08-13T13:42:00Z"/>
                    <w:b/>
                  </w:rPr>
                </w:rPrChange>
              </w:rPr>
            </w:pPr>
            <w:ins w:id="6881" w:author="Thomas Dietz" w:date="2012-08-13T13:42:00Z">
              <w:r w:rsidRPr="00A00ED4">
                <w:rPr>
                  <w:rPrChange w:id="6882" w:author="Thomas Dietz" w:date="2012-08-13T14:50:00Z">
                    <w:rPr>
                      <w:b/>
                    </w:rPr>
                  </w:rPrChange>
                </w:rPr>
                <w:t xml:space="preserve">      &lt;xs:documentation&gt;</w:t>
              </w:r>
            </w:ins>
          </w:p>
          <w:p w14:paraId="37A2CAE2" w14:textId="77777777" w:rsidR="00860C7A" w:rsidRPr="00A00ED4" w:rsidRDefault="00860C7A" w:rsidP="00860C7A">
            <w:pPr>
              <w:pStyle w:val="XML1"/>
              <w:rPr>
                <w:ins w:id="6883" w:author="Thomas Dietz" w:date="2012-08-13T13:42:00Z"/>
                <w:rPrChange w:id="6884" w:author="Thomas Dietz" w:date="2012-08-13T14:50:00Z">
                  <w:rPr>
                    <w:ins w:id="6885" w:author="Thomas Dietz" w:date="2012-08-13T13:42:00Z"/>
                    <w:b/>
                  </w:rPr>
                </w:rPrChange>
              </w:rPr>
            </w:pPr>
            <w:ins w:id="6886" w:author="Thomas Dietz" w:date="2012-08-13T13:42:00Z">
              <w:r w:rsidRPr="00A00ED4">
                <w:rPr>
                  <w:rPrChange w:id="6887" w:author="Thomas Dietz" w:date="2012-08-13T14:50:00Z">
                    <w:rPr>
                      <w:b/>
                    </w:rPr>
                  </w:rPrChange>
                </w:rPr>
                <w:t xml:space="preserve">        This grouping specifies all properties of an</w:t>
              </w:r>
            </w:ins>
          </w:p>
          <w:p w14:paraId="7B4E04A8" w14:textId="77777777" w:rsidR="00860C7A" w:rsidRPr="00A00ED4" w:rsidRDefault="00860C7A" w:rsidP="00860C7A">
            <w:pPr>
              <w:pStyle w:val="XML1"/>
              <w:rPr>
                <w:ins w:id="6888" w:author="Thomas Dietz" w:date="2012-08-13T13:42:00Z"/>
                <w:rPrChange w:id="6889" w:author="Thomas Dietz" w:date="2012-08-13T14:50:00Z">
                  <w:rPr>
                    <w:ins w:id="6890" w:author="Thomas Dietz" w:date="2012-08-13T13:42:00Z"/>
                    <w:b/>
                  </w:rPr>
                </w:rPrChange>
              </w:rPr>
            </w:pPr>
            <w:ins w:id="6891" w:author="Thomas Dietz" w:date="2012-08-13T13:42:00Z">
              <w:r w:rsidRPr="00A00ED4">
                <w:rPr>
                  <w:rPrChange w:id="6892" w:author="Thomas Dietz" w:date="2012-08-13T14:50:00Z">
                    <w:rPr>
                      <w:b/>
                    </w:rPr>
                  </w:rPrChange>
                </w:rPr>
                <w:t xml:space="preserve">        OpenFlow logical switch's capabilities.</w:t>
              </w:r>
            </w:ins>
          </w:p>
          <w:p w14:paraId="7B15A8F3" w14:textId="77777777" w:rsidR="00860C7A" w:rsidRPr="00A00ED4" w:rsidRDefault="00860C7A" w:rsidP="00860C7A">
            <w:pPr>
              <w:pStyle w:val="XML1"/>
              <w:rPr>
                <w:ins w:id="6893" w:author="Thomas Dietz" w:date="2012-08-13T13:42:00Z"/>
                <w:rPrChange w:id="6894" w:author="Thomas Dietz" w:date="2012-08-13T14:50:00Z">
                  <w:rPr>
                    <w:ins w:id="6895" w:author="Thomas Dietz" w:date="2012-08-13T13:42:00Z"/>
                    <w:b/>
                  </w:rPr>
                </w:rPrChange>
              </w:rPr>
            </w:pPr>
          </w:p>
          <w:p w14:paraId="08FF5F27" w14:textId="77777777" w:rsidR="00860C7A" w:rsidRPr="00A00ED4" w:rsidRDefault="00860C7A" w:rsidP="00860C7A">
            <w:pPr>
              <w:pStyle w:val="XML1"/>
              <w:rPr>
                <w:ins w:id="6896" w:author="Thomas Dietz" w:date="2012-08-13T13:42:00Z"/>
                <w:rPrChange w:id="6897" w:author="Thomas Dietz" w:date="2012-08-13T14:50:00Z">
                  <w:rPr>
                    <w:ins w:id="6898" w:author="Thomas Dietz" w:date="2012-08-13T13:42:00Z"/>
                    <w:b/>
                  </w:rPr>
                </w:rPrChange>
              </w:rPr>
            </w:pPr>
            <w:ins w:id="6899" w:author="Thomas Dietz" w:date="2012-08-13T13:42:00Z">
              <w:r w:rsidRPr="00A00ED4">
                <w:rPr>
                  <w:rPrChange w:id="6900" w:author="Thomas Dietz" w:date="2012-08-13T14:50:00Z">
                    <w:rPr>
                      <w:b/>
                    </w:rPr>
                  </w:rPrChange>
                </w:rPr>
                <w:t xml:space="preserve">        Elements in the type OFLogicalSwitchCapabilitiesType are not</w:t>
              </w:r>
            </w:ins>
          </w:p>
          <w:p w14:paraId="47F20BCC" w14:textId="77777777" w:rsidR="00860C7A" w:rsidRPr="00A00ED4" w:rsidRDefault="00860C7A" w:rsidP="00860C7A">
            <w:pPr>
              <w:pStyle w:val="XML1"/>
              <w:rPr>
                <w:ins w:id="6901" w:author="Thomas Dietz" w:date="2012-08-13T13:42:00Z"/>
                <w:rPrChange w:id="6902" w:author="Thomas Dietz" w:date="2012-08-13T14:50:00Z">
                  <w:rPr>
                    <w:ins w:id="6903" w:author="Thomas Dietz" w:date="2012-08-13T13:42:00Z"/>
                    <w:b/>
                  </w:rPr>
                </w:rPrChange>
              </w:rPr>
            </w:pPr>
            <w:ins w:id="6904" w:author="Thomas Dietz" w:date="2012-08-13T13:42:00Z">
              <w:r w:rsidRPr="00A00ED4">
                <w:rPr>
                  <w:rPrChange w:id="6905" w:author="Thomas Dietz" w:date="2012-08-13T14:50:00Z">
                    <w:rPr>
                      <w:b/>
                    </w:rPr>
                  </w:rPrChange>
                </w:rPr>
                <w:t xml:space="preserve">        configurable and can only be retrieved by NETCONF &amp;lt;get&amp;gt;</w:t>
              </w:r>
            </w:ins>
          </w:p>
          <w:p w14:paraId="2BBB6687" w14:textId="77777777" w:rsidR="00860C7A" w:rsidRPr="00A00ED4" w:rsidRDefault="00860C7A" w:rsidP="00860C7A">
            <w:pPr>
              <w:pStyle w:val="XML1"/>
              <w:rPr>
                <w:ins w:id="6906" w:author="Thomas Dietz" w:date="2012-08-13T13:42:00Z"/>
                <w:rPrChange w:id="6907" w:author="Thomas Dietz" w:date="2012-08-13T14:50:00Z">
                  <w:rPr>
                    <w:ins w:id="6908" w:author="Thomas Dietz" w:date="2012-08-13T13:42:00Z"/>
                    <w:b/>
                  </w:rPr>
                </w:rPrChange>
              </w:rPr>
            </w:pPr>
            <w:ins w:id="6909" w:author="Thomas Dietz" w:date="2012-08-13T13:42:00Z">
              <w:r w:rsidRPr="00A00ED4">
                <w:rPr>
                  <w:rPrChange w:id="6910" w:author="Thomas Dietz" w:date="2012-08-13T14:50:00Z">
                    <w:rPr>
                      <w:b/>
                    </w:rPr>
                  </w:rPrChange>
                </w:rPr>
                <w:t xml:space="preserve">        operations. Attemps to modify this element and its children</w:t>
              </w:r>
            </w:ins>
          </w:p>
          <w:p w14:paraId="4F592594" w14:textId="77777777" w:rsidR="00860C7A" w:rsidRPr="00A00ED4" w:rsidRDefault="00860C7A" w:rsidP="00860C7A">
            <w:pPr>
              <w:pStyle w:val="XML1"/>
              <w:rPr>
                <w:ins w:id="6911" w:author="Thomas Dietz" w:date="2012-08-13T13:42:00Z"/>
                <w:rPrChange w:id="6912" w:author="Thomas Dietz" w:date="2012-08-13T14:50:00Z">
                  <w:rPr>
                    <w:ins w:id="6913" w:author="Thomas Dietz" w:date="2012-08-13T13:42:00Z"/>
                    <w:b/>
                  </w:rPr>
                </w:rPrChange>
              </w:rPr>
            </w:pPr>
            <w:ins w:id="6914" w:author="Thomas Dietz" w:date="2012-08-13T13:42:00Z">
              <w:r w:rsidRPr="00A00ED4">
                <w:rPr>
                  <w:rPrChange w:id="6915" w:author="Thomas Dietz" w:date="2012-08-13T14:50:00Z">
                    <w:rPr>
                      <w:b/>
                    </w:rPr>
                  </w:rPrChange>
                </w:rPr>
                <w:t xml:space="preserve">        with a NETCONF &amp;lt;edit-config&amp;gt; operation MUST result in an </w:t>
              </w:r>
            </w:ins>
          </w:p>
          <w:p w14:paraId="2A03851F" w14:textId="77777777" w:rsidR="00860C7A" w:rsidRPr="00A00ED4" w:rsidRDefault="00860C7A" w:rsidP="00860C7A">
            <w:pPr>
              <w:pStyle w:val="XML1"/>
              <w:rPr>
                <w:ins w:id="6916" w:author="Thomas Dietz" w:date="2012-08-13T13:42:00Z"/>
                <w:rPrChange w:id="6917" w:author="Thomas Dietz" w:date="2012-08-13T14:50:00Z">
                  <w:rPr>
                    <w:ins w:id="6918" w:author="Thomas Dietz" w:date="2012-08-13T13:42:00Z"/>
                    <w:b/>
                  </w:rPr>
                </w:rPrChange>
              </w:rPr>
            </w:pPr>
            <w:ins w:id="6919" w:author="Thomas Dietz" w:date="2012-08-13T13:42:00Z">
              <w:r w:rsidRPr="00A00ED4">
                <w:rPr>
                  <w:rPrChange w:id="6920" w:author="Thomas Dietz" w:date="2012-08-13T14:50:00Z">
                    <w:rPr>
                      <w:b/>
                    </w:rPr>
                  </w:rPrChange>
                </w:rPr>
                <w:lastRenderedPageBreak/>
                <w:t xml:space="preserve">        'operation-not-supported' error with type 'application'.</w:t>
              </w:r>
            </w:ins>
          </w:p>
          <w:p w14:paraId="6416AE62" w14:textId="77777777" w:rsidR="00860C7A" w:rsidRPr="00A00ED4" w:rsidRDefault="00860C7A" w:rsidP="00860C7A">
            <w:pPr>
              <w:pStyle w:val="XML1"/>
              <w:rPr>
                <w:ins w:id="6921" w:author="Thomas Dietz" w:date="2012-08-13T13:42:00Z"/>
                <w:rPrChange w:id="6922" w:author="Thomas Dietz" w:date="2012-08-13T14:50:00Z">
                  <w:rPr>
                    <w:ins w:id="6923" w:author="Thomas Dietz" w:date="2012-08-13T13:42:00Z"/>
                    <w:b/>
                  </w:rPr>
                </w:rPrChange>
              </w:rPr>
            </w:pPr>
            <w:ins w:id="6924" w:author="Thomas Dietz" w:date="2012-08-13T13:42:00Z">
              <w:r w:rsidRPr="00A00ED4">
                <w:rPr>
                  <w:rPrChange w:id="6925" w:author="Thomas Dietz" w:date="2012-08-13T14:50:00Z">
                    <w:rPr>
                      <w:b/>
                    </w:rPr>
                  </w:rPrChange>
                </w:rPr>
                <w:t xml:space="preserve">      &lt;/xs:documentation&gt;</w:t>
              </w:r>
            </w:ins>
          </w:p>
          <w:p w14:paraId="552CC150" w14:textId="77777777" w:rsidR="00860C7A" w:rsidRPr="00A00ED4" w:rsidRDefault="00860C7A" w:rsidP="00860C7A">
            <w:pPr>
              <w:pStyle w:val="XML1"/>
              <w:rPr>
                <w:ins w:id="6926" w:author="Thomas Dietz" w:date="2012-08-13T13:42:00Z"/>
                <w:rPrChange w:id="6927" w:author="Thomas Dietz" w:date="2012-08-13T14:50:00Z">
                  <w:rPr>
                    <w:ins w:id="6928" w:author="Thomas Dietz" w:date="2012-08-13T13:42:00Z"/>
                    <w:b/>
                  </w:rPr>
                </w:rPrChange>
              </w:rPr>
            </w:pPr>
            <w:ins w:id="6929" w:author="Thomas Dietz" w:date="2012-08-13T13:42:00Z">
              <w:r w:rsidRPr="00A00ED4">
                <w:rPr>
                  <w:rPrChange w:id="6930" w:author="Thomas Dietz" w:date="2012-08-13T14:50:00Z">
                    <w:rPr>
                      <w:b/>
                    </w:rPr>
                  </w:rPrChange>
                </w:rPr>
                <w:t xml:space="preserve">    &lt;/xs:annotation&gt;</w:t>
              </w:r>
            </w:ins>
          </w:p>
          <w:p w14:paraId="3101007E" w14:textId="77777777" w:rsidR="00860C7A" w:rsidRPr="00A00ED4" w:rsidRDefault="00860C7A" w:rsidP="00860C7A">
            <w:pPr>
              <w:pStyle w:val="XML1"/>
              <w:rPr>
                <w:ins w:id="6931" w:author="Thomas Dietz" w:date="2012-08-13T13:42:00Z"/>
                <w:rPrChange w:id="6932" w:author="Thomas Dietz" w:date="2012-08-13T14:50:00Z">
                  <w:rPr>
                    <w:ins w:id="6933" w:author="Thomas Dietz" w:date="2012-08-13T13:42:00Z"/>
                    <w:b/>
                  </w:rPr>
                </w:rPrChange>
              </w:rPr>
            </w:pPr>
          </w:p>
          <w:p w14:paraId="0E7CA0DE" w14:textId="77777777" w:rsidR="00860C7A" w:rsidRPr="00A00ED4" w:rsidRDefault="00860C7A" w:rsidP="00860C7A">
            <w:pPr>
              <w:pStyle w:val="XML1"/>
              <w:rPr>
                <w:ins w:id="6934" w:author="Thomas Dietz" w:date="2012-08-13T13:42:00Z"/>
                <w:rPrChange w:id="6935" w:author="Thomas Dietz" w:date="2012-08-13T14:50:00Z">
                  <w:rPr>
                    <w:ins w:id="6936" w:author="Thomas Dietz" w:date="2012-08-13T13:42:00Z"/>
                    <w:b/>
                  </w:rPr>
                </w:rPrChange>
              </w:rPr>
            </w:pPr>
            <w:ins w:id="6937" w:author="Thomas Dietz" w:date="2012-08-13T13:42:00Z">
              <w:r w:rsidRPr="00A00ED4">
                <w:rPr>
                  <w:rPrChange w:id="6938" w:author="Thomas Dietz" w:date="2012-08-13T14:50:00Z">
                    <w:rPr>
                      <w:b/>
                    </w:rPr>
                  </w:rPrChange>
                </w:rPr>
                <w:t xml:space="preserve">    &lt;xs:sequence&gt;</w:t>
              </w:r>
            </w:ins>
          </w:p>
          <w:p w14:paraId="5E3415E0" w14:textId="77777777" w:rsidR="00860C7A" w:rsidRPr="00A00ED4" w:rsidRDefault="00860C7A" w:rsidP="00860C7A">
            <w:pPr>
              <w:pStyle w:val="XML1"/>
              <w:rPr>
                <w:ins w:id="6939" w:author="Thomas Dietz" w:date="2012-08-13T13:42:00Z"/>
                <w:rPrChange w:id="6940" w:author="Thomas Dietz" w:date="2012-08-13T14:50:00Z">
                  <w:rPr>
                    <w:ins w:id="6941" w:author="Thomas Dietz" w:date="2012-08-13T13:42:00Z"/>
                    <w:b/>
                  </w:rPr>
                </w:rPrChange>
              </w:rPr>
            </w:pPr>
            <w:ins w:id="6942" w:author="Thomas Dietz" w:date="2012-08-13T13:42:00Z">
              <w:r w:rsidRPr="00A00ED4">
                <w:rPr>
                  <w:rPrChange w:id="6943" w:author="Thomas Dietz" w:date="2012-08-13T14:50:00Z">
                    <w:rPr>
                      <w:b/>
                    </w:rPr>
                  </w:rPrChange>
                </w:rPr>
                <w:t xml:space="preserve">      &lt;xs:element name="max-buffered-packets"  type="xs:unsignedInt"&gt;</w:t>
              </w:r>
            </w:ins>
          </w:p>
          <w:p w14:paraId="0F38192E" w14:textId="77777777" w:rsidR="00860C7A" w:rsidRPr="00A00ED4" w:rsidRDefault="00860C7A" w:rsidP="00860C7A">
            <w:pPr>
              <w:pStyle w:val="XML1"/>
              <w:rPr>
                <w:ins w:id="6944" w:author="Thomas Dietz" w:date="2012-08-13T13:42:00Z"/>
                <w:rPrChange w:id="6945" w:author="Thomas Dietz" w:date="2012-08-13T14:50:00Z">
                  <w:rPr>
                    <w:ins w:id="6946" w:author="Thomas Dietz" w:date="2012-08-13T13:42:00Z"/>
                    <w:b/>
                  </w:rPr>
                </w:rPrChange>
              </w:rPr>
            </w:pPr>
            <w:ins w:id="6947" w:author="Thomas Dietz" w:date="2012-08-13T13:42:00Z">
              <w:r w:rsidRPr="00A00ED4">
                <w:rPr>
                  <w:rPrChange w:id="6948" w:author="Thomas Dietz" w:date="2012-08-13T14:50:00Z">
                    <w:rPr>
                      <w:b/>
                    </w:rPr>
                  </w:rPrChange>
                </w:rPr>
                <w:t xml:space="preserve">        &lt;xs:annotation&gt;</w:t>
              </w:r>
            </w:ins>
          </w:p>
          <w:p w14:paraId="762AB547" w14:textId="77777777" w:rsidR="00860C7A" w:rsidRPr="00A00ED4" w:rsidRDefault="00860C7A" w:rsidP="00860C7A">
            <w:pPr>
              <w:pStyle w:val="XML1"/>
              <w:rPr>
                <w:ins w:id="6949" w:author="Thomas Dietz" w:date="2012-08-13T13:42:00Z"/>
                <w:rPrChange w:id="6950" w:author="Thomas Dietz" w:date="2012-08-13T14:50:00Z">
                  <w:rPr>
                    <w:ins w:id="6951" w:author="Thomas Dietz" w:date="2012-08-13T13:42:00Z"/>
                    <w:b/>
                  </w:rPr>
                </w:rPrChange>
              </w:rPr>
            </w:pPr>
            <w:ins w:id="6952" w:author="Thomas Dietz" w:date="2012-08-13T13:42:00Z">
              <w:r w:rsidRPr="00A00ED4">
                <w:rPr>
                  <w:rPrChange w:id="6953" w:author="Thomas Dietz" w:date="2012-08-13T14:50:00Z">
                    <w:rPr>
                      <w:b/>
                    </w:rPr>
                  </w:rPrChange>
                </w:rPr>
                <w:t xml:space="preserve">          &lt;xs:documentation&gt;</w:t>
              </w:r>
            </w:ins>
          </w:p>
          <w:p w14:paraId="5F794E24" w14:textId="77777777" w:rsidR="00860C7A" w:rsidRPr="00A00ED4" w:rsidRDefault="00860C7A" w:rsidP="00860C7A">
            <w:pPr>
              <w:pStyle w:val="XML1"/>
              <w:rPr>
                <w:ins w:id="6954" w:author="Thomas Dietz" w:date="2012-08-13T13:42:00Z"/>
                <w:rPrChange w:id="6955" w:author="Thomas Dietz" w:date="2012-08-13T14:50:00Z">
                  <w:rPr>
                    <w:ins w:id="6956" w:author="Thomas Dietz" w:date="2012-08-13T13:42:00Z"/>
                    <w:b/>
                  </w:rPr>
                </w:rPrChange>
              </w:rPr>
            </w:pPr>
            <w:ins w:id="6957" w:author="Thomas Dietz" w:date="2012-08-13T13:42:00Z">
              <w:r w:rsidRPr="00A00ED4">
                <w:rPr>
                  <w:rPrChange w:id="6958" w:author="Thomas Dietz" w:date="2012-08-13T14:50:00Z">
                    <w:rPr>
                      <w:b/>
                    </w:rPr>
                  </w:rPrChange>
                </w:rPr>
                <w:t xml:space="preserve">            The maximum number of packets the logical switch</w:t>
              </w:r>
            </w:ins>
          </w:p>
          <w:p w14:paraId="4BB7A3C1" w14:textId="77777777" w:rsidR="00860C7A" w:rsidRPr="00A00ED4" w:rsidRDefault="00860C7A" w:rsidP="00860C7A">
            <w:pPr>
              <w:pStyle w:val="XML1"/>
              <w:rPr>
                <w:ins w:id="6959" w:author="Thomas Dietz" w:date="2012-08-13T13:42:00Z"/>
                <w:rPrChange w:id="6960" w:author="Thomas Dietz" w:date="2012-08-13T14:50:00Z">
                  <w:rPr>
                    <w:ins w:id="6961" w:author="Thomas Dietz" w:date="2012-08-13T13:42:00Z"/>
                    <w:b/>
                  </w:rPr>
                </w:rPrChange>
              </w:rPr>
            </w:pPr>
            <w:ins w:id="6962" w:author="Thomas Dietz" w:date="2012-08-13T13:42:00Z">
              <w:r w:rsidRPr="00A00ED4">
                <w:rPr>
                  <w:rPrChange w:id="6963" w:author="Thomas Dietz" w:date="2012-08-13T14:50:00Z">
                    <w:rPr>
                      <w:b/>
                    </w:rPr>
                  </w:rPrChange>
                </w:rPr>
                <w:t xml:space="preserve">            can buffer when sending packets to the controller using</w:t>
              </w:r>
            </w:ins>
          </w:p>
          <w:p w14:paraId="5F11F36F" w14:textId="77777777" w:rsidR="00860C7A" w:rsidRPr="00A00ED4" w:rsidRDefault="00860C7A" w:rsidP="00860C7A">
            <w:pPr>
              <w:pStyle w:val="XML1"/>
              <w:rPr>
                <w:ins w:id="6964" w:author="Thomas Dietz" w:date="2012-08-13T13:42:00Z"/>
                <w:rPrChange w:id="6965" w:author="Thomas Dietz" w:date="2012-08-13T14:50:00Z">
                  <w:rPr>
                    <w:ins w:id="6966" w:author="Thomas Dietz" w:date="2012-08-13T13:42:00Z"/>
                    <w:b/>
                  </w:rPr>
                </w:rPrChange>
              </w:rPr>
            </w:pPr>
            <w:ins w:id="6967" w:author="Thomas Dietz" w:date="2012-08-13T13:42:00Z">
              <w:r w:rsidRPr="00A00ED4">
                <w:rPr>
                  <w:rPrChange w:id="6968" w:author="Thomas Dietz" w:date="2012-08-13T14:50:00Z">
                    <w:rPr>
                      <w:b/>
                    </w:rPr>
                  </w:rPrChange>
                </w:rPr>
                <w:t xml:space="preserve">            packet-in messages.</w:t>
              </w:r>
            </w:ins>
          </w:p>
          <w:p w14:paraId="4EB4DEBC" w14:textId="77777777" w:rsidR="00860C7A" w:rsidRPr="00A00ED4" w:rsidRDefault="00860C7A" w:rsidP="00860C7A">
            <w:pPr>
              <w:pStyle w:val="XML1"/>
              <w:rPr>
                <w:ins w:id="6969" w:author="Thomas Dietz" w:date="2012-08-13T13:42:00Z"/>
                <w:rPrChange w:id="6970" w:author="Thomas Dietz" w:date="2012-08-13T14:50:00Z">
                  <w:rPr>
                    <w:ins w:id="6971" w:author="Thomas Dietz" w:date="2012-08-13T13:42:00Z"/>
                    <w:b/>
                  </w:rPr>
                </w:rPrChange>
              </w:rPr>
            </w:pPr>
            <w:ins w:id="6972" w:author="Thomas Dietz" w:date="2012-08-13T13:42:00Z">
              <w:r w:rsidRPr="00A00ED4">
                <w:rPr>
                  <w:rPrChange w:id="6973" w:author="Thomas Dietz" w:date="2012-08-13T14:50:00Z">
                    <w:rPr>
                      <w:b/>
                    </w:rPr>
                  </w:rPrChange>
                </w:rPr>
                <w:t xml:space="preserve">          &lt;/xs:documentation&gt;</w:t>
              </w:r>
            </w:ins>
          </w:p>
          <w:p w14:paraId="0BD1C457" w14:textId="77777777" w:rsidR="00860C7A" w:rsidRPr="00A00ED4" w:rsidRDefault="00860C7A" w:rsidP="00860C7A">
            <w:pPr>
              <w:pStyle w:val="XML1"/>
              <w:rPr>
                <w:ins w:id="6974" w:author="Thomas Dietz" w:date="2012-08-13T13:42:00Z"/>
                <w:rPrChange w:id="6975" w:author="Thomas Dietz" w:date="2012-08-13T14:50:00Z">
                  <w:rPr>
                    <w:ins w:id="6976" w:author="Thomas Dietz" w:date="2012-08-13T13:42:00Z"/>
                    <w:b/>
                  </w:rPr>
                </w:rPrChange>
              </w:rPr>
            </w:pPr>
            <w:ins w:id="6977" w:author="Thomas Dietz" w:date="2012-08-13T13:42:00Z">
              <w:r w:rsidRPr="00A00ED4">
                <w:rPr>
                  <w:rPrChange w:id="6978" w:author="Thomas Dietz" w:date="2012-08-13T14:50:00Z">
                    <w:rPr>
                      <w:b/>
                    </w:rPr>
                  </w:rPrChange>
                </w:rPr>
                <w:t xml:space="preserve">        &lt;/xs:annotation&gt;</w:t>
              </w:r>
            </w:ins>
          </w:p>
          <w:p w14:paraId="0966029E" w14:textId="77777777" w:rsidR="00860C7A" w:rsidRPr="00A00ED4" w:rsidRDefault="00860C7A" w:rsidP="00860C7A">
            <w:pPr>
              <w:pStyle w:val="XML1"/>
              <w:rPr>
                <w:ins w:id="6979" w:author="Thomas Dietz" w:date="2012-08-13T13:42:00Z"/>
                <w:rPrChange w:id="6980" w:author="Thomas Dietz" w:date="2012-08-13T14:50:00Z">
                  <w:rPr>
                    <w:ins w:id="6981" w:author="Thomas Dietz" w:date="2012-08-13T13:42:00Z"/>
                    <w:b/>
                  </w:rPr>
                </w:rPrChange>
              </w:rPr>
            </w:pPr>
            <w:ins w:id="6982" w:author="Thomas Dietz" w:date="2012-08-13T13:42:00Z">
              <w:r w:rsidRPr="00A00ED4">
                <w:rPr>
                  <w:rPrChange w:id="6983" w:author="Thomas Dietz" w:date="2012-08-13T14:50:00Z">
                    <w:rPr>
                      <w:b/>
                    </w:rPr>
                  </w:rPrChange>
                </w:rPr>
                <w:t xml:space="preserve">      &lt;/xs:element&gt;</w:t>
              </w:r>
            </w:ins>
          </w:p>
          <w:p w14:paraId="297F260A" w14:textId="77777777" w:rsidR="00860C7A" w:rsidRPr="00A00ED4" w:rsidRDefault="00860C7A" w:rsidP="00860C7A">
            <w:pPr>
              <w:pStyle w:val="XML1"/>
              <w:rPr>
                <w:ins w:id="6984" w:author="Thomas Dietz" w:date="2012-08-13T13:42:00Z"/>
                <w:rPrChange w:id="6985" w:author="Thomas Dietz" w:date="2012-08-13T14:50:00Z">
                  <w:rPr>
                    <w:ins w:id="6986" w:author="Thomas Dietz" w:date="2012-08-13T13:42:00Z"/>
                    <w:b/>
                  </w:rPr>
                </w:rPrChange>
              </w:rPr>
            </w:pPr>
            <w:ins w:id="6987" w:author="Thomas Dietz" w:date="2012-08-13T13:42:00Z">
              <w:r w:rsidRPr="00A00ED4">
                <w:rPr>
                  <w:rPrChange w:id="6988" w:author="Thomas Dietz" w:date="2012-08-13T14:50:00Z">
                    <w:rPr>
                      <w:b/>
                    </w:rPr>
                  </w:rPrChange>
                </w:rPr>
                <w:t xml:space="preserve">      &lt;xs:element name="max-tables"  type="xs:unsignedByte"&gt;</w:t>
              </w:r>
            </w:ins>
          </w:p>
          <w:p w14:paraId="0DE321C8" w14:textId="77777777" w:rsidR="00860C7A" w:rsidRPr="00A00ED4" w:rsidRDefault="00860C7A" w:rsidP="00860C7A">
            <w:pPr>
              <w:pStyle w:val="XML1"/>
              <w:rPr>
                <w:ins w:id="6989" w:author="Thomas Dietz" w:date="2012-08-13T13:42:00Z"/>
                <w:rPrChange w:id="6990" w:author="Thomas Dietz" w:date="2012-08-13T14:50:00Z">
                  <w:rPr>
                    <w:ins w:id="6991" w:author="Thomas Dietz" w:date="2012-08-13T13:42:00Z"/>
                    <w:b/>
                  </w:rPr>
                </w:rPrChange>
              </w:rPr>
            </w:pPr>
            <w:ins w:id="6992" w:author="Thomas Dietz" w:date="2012-08-13T13:42:00Z">
              <w:r w:rsidRPr="00A00ED4">
                <w:rPr>
                  <w:rPrChange w:id="6993" w:author="Thomas Dietz" w:date="2012-08-13T14:50:00Z">
                    <w:rPr>
                      <w:b/>
                    </w:rPr>
                  </w:rPrChange>
                </w:rPr>
                <w:t xml:space="preserve">        &lt;xs:annotation&gt;</w:t>
              </w:r>
            </w:ins>
          </w:p>
          <w:p w14:paraId="5D93A875" w14:textId="77777777" w:rsidR="00860C7A" w:rsidRPr="00A00ED4" w:rsidRDefault="00860C7A" w:rsidP="00860C7A">
            <w:pPr>
              <w:pStyle w:val="XML1"/>
              <w:rPr>
                <w:ins w:id="6994" w:author="Thomas Dietz" w:date="2012-08-13T13:42:00Z"/>
                <w:rPrChange w:id="6995" w:author="Thomas Dietz" w:date="2012-08-13T14:50:00Z">
                  <w:rPr>
                    <w:ins w:id="6996" w:author="Thomas Dietz" w:date="2012-08-13T13:42:00Z"/>
                    <w:b/>
                  </w:rPr>
                </w:rPrChange>
              </w:rPr>
            </w:pPr>
            <w:ins w:id="6997" w:author="Thomas Dietz" w:date="2012-08-13T13:42:00Z">
              <w:r w:rsidRPr="00A00ED4">
                <w:rPr>
                  <w:rPrChange w:id="6998" w:author="Thomas Dietz" w:date="2012-08-13T14:50:00Z">
                    <w:rPr>
                      <w:b/>
                    </w:rPr>
                  </w:rPrChange>
                </w:rPr>
                <w:t xml:space="preserve">          &lt;xs:documentation&gt;</w:t>
              </w:r>
            </w:ins>
          </w:p>
          <w:p w14:paraId="04B27031" w14:textId="77777777" w:rsidR="00860C7A" w:rsidRPr="00A00ED4" w:rsidRDefault="00860C7A" w:rsidP="00860C7A">
            <w:pPr>
              <w:pStyle w:val="XML1"/>
              <w:rPr>
                <w:ins w:id="6999" w:author="Thomas Dietz" w:date="2012-08-13T13:42:00Z"/>
                <w:rPrChange w:id="7000" w:author="Thomas Dietz" w:date="2012-08-13T14:50:00Z">
                  <w:rPr>
                    <w:ins w:id="7001" w:author="Thomas Dietz" w:date="2012-08-13T13:42:00Z"/>
                    <w:b/>
                  </w:rPr>
                </w:rPrChange>
              </w:rPr>
            </w:pPr>
            <w:ins w:id="7002" w:author="Thomas Dietz" w:date="2012-08-13T13:42:00Z">
              <w:r w:rsidRPr="00A00ED4">
                <w:rPr>
                  <w:rPrChange w:id="7003" w:author="Thomas Dietz" w:date="2012-08-13T14:50:00Z">
                    <w:rPr>
                      <w:b/>
                    </w:rPr>
                  </w:rPrChange>
                </w:rPr>
                <w:t xml:space="preserve">            The number of flow tables supported by the</w:t>
              </w:r>
            </w:ins>
          </w:p>
          <w:p w14:paraId="4C86B98D" w14:textId="77777777" w:rsidR="00860C7A" w:rsidRPr="00A00ED4" w:rsidRDefault="00860C7A" w:rsidP="00860C7A">
            <w:pPr>
              <w:pStyle w:val="XML1"/>
              <w:rPr>
                <w:ins w:id="7004" w:author="Thomas Dietz" w:date="2012-08-13T13:42:00Z"/>
                <w:rPrChange w:id="7005" w:author="Thomas Dietz" w:date="2012-08-13T14:50:00Z">
                  <w:rPr>
                    <w:ins w:id="7006" w:author="Thomas Dietz" w:date="2012-08-13T13:42:00Z"/>
                    <w:b/>
                  </w:rPr>
                </w:rPrChange>
              </w:rPr>
            </w:pPr>
            <w:ins w:id="7007" w:author="Thomas Dietz" w:date="2012-08-13T13:42:00Z">
              <w:r w:rsidRPr="00A00ED4">
                <w:rPr>
                  <w:rPrChange w:id="7008" w:author="Thomas Dietz" w:date="2012-08-13T14:50:00Z">
                    <w:rPr>
                      <w:b/>
                    </w:rPr>
                  </w:rPrChange>
                </w:rPr>
                <w:t xml:space="preserve">            logical switch.</w:t>
              </w:r>
            </w:ins>
          </w:p>
          <w:p w14:paraId="67894770" w14:textId="77777777" w:rsidR="00860C7A" w:rsidRPr="00A00ED4" w:rsidRDefault="00860C7A" w:rsidP="00860C7A">
            <w:pPr>
              <w:pStyle w:val="XML1"/>
              <w:rPr>
                <w:ins w:id="7009" w:author="Thomas Dietz" w:date="2012-08-13T13:42:00Z"/>
                <w:rPrChange w:id="7010" w:author="Thomas Dietz" w:date="2012-08-13T14:50:00Z">
                  <w:rPr>
                    <w:ins w:id="7011" w:author="Thomas Dietz" w:date="2012-08-13T13:42:00Z"/>
                    <w:b/>
                  </w:rPr>
                </w:rPrChange>
              </w:rPr>
            </w:pPr>
            <w:ins w:id="7012" w:author="Thomas Dietz" w:date="2012-08-13T13:42:00Z">
              <w:r w:rsidRPr="00A00ED4">
                <w:rPr>
                  <w:rPrChange w:id="7013" w:author="Thomas Dietz" w:date="2012-08-13T14:50:00Z">
                    <w:rPr>
                      <w:b/>
                    </w:rPr>
                  </w:rPrChange>
                </w:rPr>
                <w:t xml:space="preserve">          &lt;/xs:documentation&gt;</w:t>
              </w:r>
            </w:ins>
          </w:p>
          <w:p w14:paraId="18867F23" w14:textId="77777777" w:rsidR="00860C7A" w:rsidRPr="00A00ED4" w:rsidRDefault="00860C7A" w:rsidP="00860C7A">
            <w:pPr>
              <w:pStyle w:val="XML1"/>
              <w:rPr>
                <w:ins w:id="7014" w:author="Thomas Dietz" w:date="2012-08-13T13:42:00Z"/>
                <w:rPrChange w:id="7015" w:author="Thomas Dietz" w:date="2012-08-13T14:50:00Z">
                  <w:rPr>
                    <w:ins w:id="7016" w:author="Thomas Dietz" w:date="2012-08-13T13:42:00Z"/>
                    <w:b/>
                  </w:rPr>
                </w:rPrChange>
              </w:rPr>
            </w:pPr>
            <w:ins w:id="7017" w:author="Thomas Dietz" w:date="2012-08-13T13:42:00Z">
              <w:r w:rsidRPr="00A00ED4">
                <w:rPr>
                  <w:rPrChange w:id="7018" w:author="Thomas Dietz" w:date="2012-08-13T14:50:00Z">
                    <w:rPr>
                      <w:b/>
                    </w:rPr>
                  </w:rPrChange>
                </w:rPr>
                <w:t xml:space="preserve">        &lt;/xs:annotation&gt;</w:t>
              </w:r>
            </w:ins>
          </w:p>
          <w:p w14:paraId="7AC82752" w14:textId="77777777" w:rsidR="00860C7A" w:rsidRPr="00A00ED4" w:rsidRDefault="00860C7A" w:rsidP="00860C7A">
            <w:pPr>
              <w:pStyle w:val="XML1"/>
              <w:rPr>
                <w:ins w:id="7019" w:author="Thomas Dietz" w:date="2012-08-13T13:42:00Z"/>
                <w:rPrChange w:id="7020" w:author="Thomas Dietz" w:date="2012-08-13T14:50:00Z">
                  <w:rPr>
                    <w:ins w:id="7021" w:author="Thomas Dietz" w:date="2012-08-13T13:42:00Z"/>
                    <w:b/>
                  </w:rPr>
                </w:rPrChange>
              </w:rPr>
            </w:pPr>
            <w:ins w:id="7022" w:author="Thomas Dietz" w:date="2012-08-13T13:42:00Z">
              <w:r w:rsidRPr="00A00ED4">
                <w:rPr>
                  <w:rPrChange w:id="7023" w:author="Thomas Dietz" w:date="2012-08-13T14:50:00Z">
                    <w:rPr>
                      <w:b/>
                    </w:rPr>
                  </w:rPrChange>
                </w:rPr>
                <w:t xml:space="preserve">      &lt;/xs:element&gt;</w:t>
              </w:r>
            </w:ins>
          </w:p>
          <w:p w14:paraId="6B996B2C" w14:textId="77777777" w:rsidR="00860C7A" w:rsidRPr="00A00ED4" w:rsidRDefault="00860C7A" w:rsidP="00860C7A">
            <w:pPr>
              <w:pStyle w:val="XML1"/>
              <w:rPr>
                <w:ins w:id="7024" w:author="Thomas Dietz" w:date="2012-08-13T13:42:00Z"/>
                <w:rPrChange w:id="7025" w:author="Thomas Dietz" w:date="2012-08-13T14:50:00Z">
                  <w:rPr>
                    <w:ins w:id="7026" w:author="Thomas Dietz" w:date="2012-08-13T13:42:00Z"/>
                    <w:b/>
                  </w:rPr>
                </w:rPrChange>
              </w:rPr>
            </w:pPr>
            <w:ins w:id="7027" w:author="Thomas Dietz" w:date="2012-08-13T13:42:00Z">
              <w:r w:rsidRPr="00A00ED4">
                <w:rPr>
                  <w:rPrChange w:id="7028" w:author="Thomas Dietz" w:date="2012-08-13T14:50:00Z">
                    <w:rPr>
                      <w:b/>
                    </w:rPr>
                  </w:rPrChange>
                </w:rPr>
                <w:t xml:space="preserve">      &lt;xs:element name="max-ports"  type="xs:unsignedInt"&gt;</w:t>
              </w:r>
            </w:ins>
          </w:p>
          <w:p w14:paraId="77B176E2" w14:textId="77777777" w:rsidR="00860C7A" w:rsidRPr="00A00ED4" w:rsidRDefault="00860C7A" w:rsidP="00860C7A">
            <w:pPr>
              <w:pStyle w:val="XML1"/>
              <w:rPr>
                <w:ins w:id="7029" w:author="Thomas Dietz" w:date="2012-08-13T13:42:00Z"/>
                <w:rPrChange w:id="7030" w:author="Thomas Dietz" w:date="2012-08-13T14:50:00Z">
                  <w:rPr>
                    <w:ins w:id="7031" w:author="Thomas Dietz" w:date="2012-08-13T13:42:00Z"/>
                    <w:b/>
                  </w:rPr>
                </w:rPrChange>
              </w:rPr>
            </w:pPr>
            <w:ins w:id="7032" w:author="Thomas Dietz" w:date="2012-08-13T13:42:00Z">
              <w:r w:rsidRPr="00A00ED4">
                <w:rPr>
                  <w:rPrChange w:id="7033" w:author="Thomas Dietz" w:date="2012-08-13T14:50:00Z">
                    <w:rPr>
                      <w:b/>
                    </w:rPr>
                  </w:rPrChange>
                </w:rPr>
                <w:t xml:space="preserve">        &lt;xs:annotation&gt;</w:t>
              </w:r>
            </w:ins>
          </w:p>
          <w:p w14:paraId="6E2ABEB3" w14:textId="77777777" w:rsidR="00860C7A" w:rsidRPr="00A00ED4" w:rsidRDefault="00860C7A" w:rsidP="00860C7A">
            <w:pPr>
              <w:pStyle w:val="XML1"/>
              <w:rPr>
                <w:ins w:id="7034" w:author="Thomas Dietz" w:date="2012-08-13T13:42:00Z"/>
                <w:rPrChange w:id="7035" w:author="Thomas Dietz" w:date="2012-08-13T14:50:00Z">
                  <w:rPr>
                    <w:ins w:id="7036" w:author="Thomas Dietz" w:date="2012-08-13T13:42:00Z"/>
                    <w:b/>
                  </w:rPr>
                </w:rPrChange>
              </w:rPr>
            </w:pPr>
            <w:ins w:id="7037" w:author="Thomas Dietz" w:date="2012-08-13T13:42:00Z">
              <w:r w:rsidRPr="00A00ED4">
                <w:rPr>
                  <w:rPrChange w:id="7038" w:author="Thomas Dietz" w:date="2012-08-13T14:50:00Z">
                    <w:rPr>
                      <w:b/>
                    </w:rPr>
                  </w:rPrChange>
                </w:rPr>
                <w:t xml:space="preserve">          &lt;xs:documentation&gt;</w:t>
              </w:r>
            </w:ins>
          </w:p>
          <w:p w14:paraId="78E2C9F1" w14:textId="77777777" w:rsidR="00860C7A" w:rsidRPr="00A00ED4" w:rsidRDefault="00860C7A" w:rsidP="00860C7A">
            <w:pPr>
              <w:pStyle w:val="XML1"/>
              <w:rPr>
                <w:ins w:id="7039" w:author="Thomas Dietz" w:date="2012-08-13T13:42:00Z"/>
                <w:rPrChange w:id="7040" w:author="Thomas Dietz" w:date="2012-08-13T14:50:00Z">
                  <w:rPr>
                    <w:ins w:id="7041" w:author="Thomas Dietz" w:date="2012-08-13T13:42:00Z"/>
                    <w:b/>
                  </w:rPr>
                </w:rPrChange>
              </w:rPr>
            </w:pPr>
            <w:ins w:id="7042" w:author="Thomas Dietz" w:date="2012-08-13T13:42:00Z">
              <w:r w:rsidRPr="00A00ED4">
                <w:rPr>
                  <w:rPrChange w:id="7043" w:author="Thomas Dietz" w:date="2012-08-13T14:50:00Z">
                    <w:rPr>
                      <w:b/>
                    </w:rPr>
                  </w:rPrChange>
                </w:rPr>
                <w:t xml:space="preserve">            The number of flow tables supported by the</w:t>
              </w:r>
            </w:ins>
          </w:p>
          <w:p w14:paraId="2F6A1890" w14:textId="77777777" w:rsidR="00860C7A" w:rsidRPr="00A00ED4" w:rsidRDefault="00860C7A" w:rsidP="00860C7A">
            <w:pPr>
              <w:pStyle w:val="XML1"/>
              <w:rPr>
                <w:ins w:id="7044" w:author="Thomas Dietz" w:date="2012-08-13T13:42:00Z"/>
                <w:rPrChange w:id="7045" w:author="Thomas Dietz" w:date="2012-08-13T14:50:00Z">
                  <w:rPr>
                    <w:ins w:id="7046" w:author="Thomas Dietz" w:date="2012-08-13T13:42:00Z"/>
                    <w:b/>
                  </w:rPr>
                </w:rPrChange>
              </w:rPr>
            </w:pPr>
            <w:ins w:id="7047" w:author="Thomas Dietz" w:date="2012-08-13T13:42:00Z">
              <w:r w:rsidRPr="00A00ED4">
                <w:rPr>
                  <w:rPrChange w:id="7048" w:author="Thomas Dietz" w:date="2012-08-13T14:50:00Z">
                    <w:rPr>
                      <w:b/>
                    </w:rPr>
                  </w:rPrChange>
                </w:rPr>
                <w:t xml:space="preserve">            logical switch.</w:t>
              </w:r>
            </w:ins>
          </w:p>
          <w:p w14:paraId="143D2974" w14:textId="77777777" w:rsidR="00860C7A" w:rsidRPr="00A00ED4" w:rsidRDefault="00860C7A" w:rsidP="00860C7A">
            <w:pPr>
              <w:pStyle w:val="XML1"/>
              <w:rPr>
                <w:ins w:id="7049" w:author="Thomas Dietz" w:date="2012-08-13T13:42:00Z"/>
                <w:rPrChange w:id="7050" w:author="Thomas Dietz" w:date="2012-08-13T14:50:00Z">
                  <w:rPr>
                    <w:ins w:id="7051" w:author="Thomas Dietz" w:date="2012-08-13T13:42:00Z"/>
                    <w:b/>
                  </w:rPr>
                </w:rPrChange>
              </w:rPr>
            </w:pPr>
            <w:ins w:id="7052" w:author="Thomas Dietz" w:date="2012-08-13T13:42:00Z">
              <w:r w:rsidRPr="00A00ED4">
                <w:rPr>
                  <w:rPrChange w:id="7053" w:author="Thomas Dietz" w:date="2012-08-13T14:50:00Z">
                    <w:rPr>
                      <w:b/>
                    </w:rPr>
                  </w:rPrChange>
                </w:rPr>
                <w:t xml:space="preserve">          &lt;/xs:documentation&gt;</w:t>
              </w:r>
            </w:ins>
          </w:p>
          <w:p w14:paraId="096BF227" w14:textId="77777777" w:rsidR="00860C7A" w:rsidRPr="00A00ED4" w:rsidRDefault="00860C7A" w:rsidP="00860C7A">
            <w:pPr>
              <w:pStyle w:val="XML1"/>
              <w:rPr>
                <w:ins w:id="7054" w:author="Thomas Dietz" w:date="2012-08-13T13:42:00Z"/>
                <w:rPrChange w:id="7055" w:author="Thomas Dietz" w:date="2012-08-13T14:50:00Z">
                  <w:rPr>
                    <w:ins w:id="7056" w:author="Thomas Dietz" w:date="2012-08-13T13:42:00Z"/>
                    <w:b/>
                  </w:rPr>
                </w:rPrChange>
              </w:rPr>
            </w:pPr>
            <w:ins w:id="7057" w:author="Thomas Dietz" w:date="2012-08-13T13:42:00Z">
              <w:r w:rsidRPr="00A00ED4">
                <w:rPr>
                  <w:rPrChange w:id="7058" w:author="Thomas Dietz" w:date="2012-08-13T14:50:00Z">
                    <w:rPr>
                      <w:b/>
                    </w:rPr>
                  </w:rPrChange>
                </w:rPr>
                <w:t xml:space="preserve">        &lt;/xs:annotation&gt;</w:t>
              </w:r>
            </w:ins>
          </w:p>
          <w:p w14:paraId="0D357FB0" w14:textId="77777777" w:rsidR="00860C7A" w:rsidRPr="00A00ED4" w:rsidRDefault="00860C7A" w:rsidP="00860C7A">
            <w:pPr>
              <w:pStyle w:val="XML1"/>
              <w:rPr>
                <w:ins w:id="7059" w:author="Thomas Dietz" w:date="2012-08-13T13:42:00Z"/>
                <w:rPrChange w:id="7060" w:author="Thomas Dietz" w:date="2012-08-13T14:50:00Z">
                  <w:rPr>
                    <w:ins w:id="7061" w:author="Thomas Dietz" w:date="2012-08-13T13:42:00Z"/>
                    <w:b/>
                  </w:rPr>
                </w:rPrChange>
              </w:rPr>
            </w:pPr>
            <w:ins w:id="7062" w:author="Thomas Dietz" w:date="2012-08-13T13:42:00Z">
              <w:r w:rsidRPr="00A00ED4">
                <w:rPr>
                  <w:rPrChange w:id="7063" w:author="Thomas Dietz" w:date="2012-08-13T14:50:00Z">
                    <w:rPr>
                      <w:b/>
                    </w:rPr>
                  </w:rPrChange>
                </w:rPr>
                <w:t xml:space="preserve">      &lt;/xs:element&gt;</w:t>
              </w:r>
            </w:ins>
          </w:p>
          <w:p w14:paraId="58703B48" w14:textId="77777777" w:rsidR="00860C7A" w:rsidRPr="00A00ED4" w:rsidRDefault="00860C7A" w:rsidP="00860C7A">
            <w:pPr>
              <w:pStyle w:val="XML1"/>
              <w:rPr>
                <w:ins w:id="7064" w:author="Thomas Dietz" w:date="2012-08-13T13:42:00Z"/>
                <w:rPrChange w:id="7065" w:author="Thomas Dietz" w:date="2012-08-13T14:50:00Z">
                  <w:rPr>
                    <w:ins w:id="7066" w:author="Thomas Dietz" w:date="2012-08-13T13:42:00Z"/>
                    <w:b/>
                  </w:rPr>
                </w:rPrChange>
              </w:rPr>
            </w:pPr>
            <w:ins w:id="7067" w:author="Thomas Dietz" w:date="2012-08-13T13:42:00Z">
              <w:r w:rsidRPr="00A00ED4">
                <w:rPr>
                  <w:rPrChange w:id="7068" w:author="Thomas Dietz" w:date="2012-08-13T14:50:00Z">
                    <w:rPr>
                      <w:b/>
                    </w:rPr>
                  </w:rPrChange>
                </w:rPr>
                <w:t xml:space="preserve">      &lt;xs:element name="flow-statistics"  type="xs:boolean"&gt;</w:t>
              </w:r>
            </w:ins>
          </w:p>
          <w:p w14:paraId="649F29C6" w14:textId="77777777" w:rsidR="00860C7A" w:rsidRPr="00A00ED4" w:rsidRDefault="00860C7A" w:rsidP="00860C7A">
            <w:pPr>
              <w:pStyle w:val="XML1"/>
              <w:rPr>
                <w:ins w:id="7069" w:author="Thomas Dietz" w:date="2012-08-13T13:42:00Z"/>
                <w:rPrChange w:id="7070" w:author="Thomas Dietz" w:date="2012-08-13T14:50:00Z">
                  <w:rPr>
                    <w:ins w:id="7071" w:author="Thomas Dietz" w:date="2012-08-13T13:42:00Z"/>
                    <w:b/>
                  </w:rPr>
                </w:rPrChange>
              </w:rPr>
            </w:pPr>
            <w:ins w:id="7072" w:author="Thomas Dietz" w:date="2012-08-13T13:42:00Z">
              <w:r w:rsidRPr="00A00ED4">
                <w:rPr>
                  <w:rPrChange w:id="7073" w:author="Thomas Dietz" w:date="2012-08-13T14:50:00Z">
                    <w:rPr>
                      <w:b/>
                    </w:rPr>
                  </w:rPrChange>
                </w:rPr>
                <w:t xml:space="preserve">        &lt;xs:annotation&gt;</w:t>
              </w:r>
            </w:ins>
          </w:p>
          <w:p w14:paraId="49126AFE" w14:textId="77777777" w:rsidR="00860C7A" w:rsidRPr="00A00ED4" w:rsidRDefault="00860C7A" w:rsidP="00860C7A">
            <w:pPr>
              <w:pStyle w:val="XML1"/>
              <w:rPr>
                <w:ins w:id="7074" w:author="Thomas Dietz" w:date="2012-08-13T13:42:00Z"/>
                <w:rPrChange w:id="7075" w:author="Thomas Dietz" w:date="2012-08-13T14:50:00Z">
                  <w:rPr>
                    <w:ins w:id="7076" w:author="Thomas Dietz" w:date="2012-08-13T13:42:00Z"/>
                    <w:b/>
                  </w:rPr>
                </w:rPrChange>
              </w:rPr>
            </w:pPr>
            <w:ins w:id="7077" w:author="Thomas Dietz" w:date="2012-08-13T13:42:00Z">
              <w:r w:rsidRPr="00A00ED4">
                <w:rPr>
                  <w:rPrChange w:id="7078" w:author="Thomas Dietz" w:date="2012-08-13T14:50:00Z">
                    <w:rPr>
                      <w:b/>
                    </w:rPr>
                  </w:rPrChange>
                </w:rPr>
                <w:t xml:space="preserve">          &lt;xs:documentation&gt;</w:t>
              </w:r>
            </w:ins>
          </w:p>
          <w:p w14:paraId="629F78D9" w14:textId="77777777" w:rsidR="00860C7A" w:rsidRPr="00A00ED4" w:rsidRDefault="00860C7A" w:rsidP="00860C7A">
            <w:pPr>
              <w:pStyle w:val="XML1"/>
              <w:rPr>
                <w:ins w:id="7079" w:author="Thomas Dietz" w:date="2012-08-13T13:42:00Z"/>
                <w:rPrChange w:id="7080" w:author="Thomas Dietz" w:date="2012-08-13T14:50:00Z">
                  <w:rPr>
                    <w:ins w:id="7081" w:author="Thomas Dietz" w:date="2012-08-13T13:42:00Z"/>
                    <w:b/>
                  </w:rPr>
                </w:rPrChange>
              </w:rPr>
            </w:pPr>
            <w:ins w:id="7082" w:author="Thomas Dietz" w:date="2012-08-13T13:42:00Z">
              <w:r w:rsidRPr="00A00ED4">
                <w:rPr>
                  <w:rPrChange w:id="7083" w:author="Thomas Dietz" w:date="2012-08-13T14:50:00Z">
                    <w:rPr>
                      <w:b/>
                    </w:rPr>
                  </w:rPrChange>
                </w:rPr>
                <w:t xml:space="preserve">            Specifies if the logical switch supports flow</w:t>
              </w:r>
            </w:ins>
          </w:p>
          <w:p w14:paraId="1AEC1039" w14:textId="77777777" w:rsidR="00860C7A" w:rsidRPr="00A00ED4" w:rsidRDefault="00860C7A" w:rsidP="00860C7A">
            <w:pPr>
              <w:pStyle w:val="XML1"/>
              <w:rPr>
                <w:ins w:id="7084" w:author="Thomas Dietz" w:date="2012-08-13T13:42:00Z"/>
                <w:rPrChange w:id="7085" w:author="Thomas Dietz" w:date="2012-08-13T14:50:00Z">
                  <w:rPr>
                    <w:ins w:id="7086" w:author="Thomas Dietz" w:date="2012-08-13T13:42:00Z"/>
                    <w:b/>
                  </w:rPr>
                </w:rPrChange>
              </w:rPr>
            </w:pPr>
            <w:ins w:id="7087" w:author="Thomas Dietz" w:date="2012-08-13T13:42:00Z">
              <w:r w:rsidRPr="00A00ED4">
                <w:rPr>
                  <w:rPrChange w:id="7088" w:author="Thomas Dietz" w:date="2012-08-13T14:50:00Z">
                    <w:rPr>
                      <w:b/>
                    </w:rPr>
                  </w:rPrChange>
                </w:rPr>
                <w:t xml:space="preserve">            statistics.</w:t>
              </w:r>
            </w:ins>
          </w:p>
          <w:p w14:paraId="6D372A0E" w14:textId="77777777" w:rsidR="00860C7A" w:rsidRPr="00A00ED4" w:rsidRDefault="00860C7A" w:rsidP="00860C7A">
            <w:pPr>
              <w:pStyle w:val="XML1"/>
              <w:rPr>
                <w:ins w:id="7089" w:author="Thomas Dietz" w:date="2012-08-13T13:42:00Z"/>
                <w:rPrChange w:id="7090" w:author="Thomas Dietz" w:date="2012-08-13T14:50:00Z">
                  <w:rPr>
                    <w:ins w:id="7091" w:author="Thomas Dietz" w:date="2012-08-13T13:42:00Z"/>
                    <w:b/>
                  </w:rPr>
                </w:rPrChange>
              </w:rPr>
            </w:pPr>
            <w:ins w:id="7092" w:author="Thomas Dietz" w:date="2012-08-13T13:42:00Z">
              <w:r w:rsidRPr="00A00ED4">
                <w:rPr>
                  <w:rPrChange w:id="7093" w:author="Thomas Dietz" w:date="2012-08-13T14:50:00Z">
                    <w:rPr>
                      <w:b/>
                    </w:rPr>
                  </w:rPrChange>
                </w:rPr>
                <w:t xml:space="preserve">          &lt;/xs:documentation&gt;</w:t>
              </w:r>
            </w:ins>
          </w:p>
          <w:p w14:paraId="785542A2" w14:textId="77777777" w:rsidR="00860C7A" w:rsidRPr="00A00ED4" w:rsidRDefault="00860C7A" w:rsidP="00860C7A">
            <w:pPr>
              <w:pStyle w:val="XML1"/>
              <w:rPr>
                <w:ins w:id="7094" w:author="Thomas Dietz" w:date="2012-08-13T13:42:00Z"/>
                <w:rPrChange w:id="7095" w:author="Thomas Dietz" w:date="2012-08-13T14:50:00Z">
                  <w:rPr>
                    <w:ins w:id="7096" w:author="Thomas Dietz" w:date="2012-08-13T13:42:00Z"/>
                    <w:b/>
                  </w:rPr>
                </w:rPrChange>
              </w:rPr>
            </w:pPr>
            <w:ins w:id="7097" w:author="Thomas Dietz" w:date="2012-08-13T13:42:00Z">
              <w:r w:rsidRPr="00A00ED4">
                <w:rPr>
                  <w:rPrChange w:id="7098" w:author="Thomas Dietz" w:date="2012-08-13T14:50:00Z">
                    <w:rPr>
                      <w:b/>
                    </w:rPr>
                  </w:rPrChange>
                </w:rPr>
                <w:t xml:space="preserve">        &lt;/xs:annotation&gt;</w:t>
              </w:r>
            </w:ins>
          </w:p>
          <w:p w14:paraId="79EA421A" w14:textId="77777777" w:rsidR="00860C7A" w:rsidRPr="00A00ED4" w:rsidRDefault="00860C7A" w:rsidP="00860C7A">
            <w:pPr>
              <w:pStyle w:val="XML1"/>
              <w:rPr>
                <w:ins w:id="7099" w:author="Thomas Dietz" w:date="2012-08-13T13:42:00Z"/>
                <w:rPrChange w:id="7100" w:author="Thomas Dietz" w:date="2012-08-13T14:50:00Z">
                  <w:rPr>
                    <w:ins w:id="7101" w:author="Thomas Dietz" w:date="2012-08-13T13:42:00Z"/>
                    <w:b/>
                  </w:rPr>
                </w:rPrChange>
              </w:rPr>
            </w:pPr>
            <w:ins w:id="7102" w:author="Thomas Dietz" w:date="2012-08-13T13:42:00Z">
              <w:r w:rsidRPr="00A00ED4">
                <w:rPr>
                  <w:rPrChange w:id="7103" w:author="Thomas Dietz" w:date="2012-08-13T14:50:00Z">
                    <w:rPr>
                      <w:b/>
                    </w:rPr>
                  </w:rPrChange>
                </w:rPr>
                <w:t xml:space="preserve">      &lt;/xs:element&gt;</w:t>
              </w:r>
            </w:ins>
          </w:p>
          <w:p w14:paraId="2AF6C606" w14:textId="77777777" w:rsidR="00860C7A" w:rsidRPr="00A00ED4" w:rsidRDefault="00860C7A" w:rsidP="00860C7A">
            <w:pPr>
              <w:pStyle w:val="XML1"/>
              <w:rPr>
                <w:ins w:id="7104" w:author="Thomas Dietz" w:date="2012-08-13T13:42:00Z"/>
                <w:rPrChange w:id="7105" w:author="Thomas Dietz" w:date="2012-08-13T14:50:00Z">
                  <w:rPr>
                    <w:ins w:id="7106" w:author="Thomas Dietz" w:date="2012-08-13T13:42:00Z"/>
                    <w:b/>
                  </w:rPr>
                </w:rPrChange>
              </w:rPr>
            </w:pPr>
            <w:ins w:id="7107" w:author="Thomas Dietz" w:date="2012-08-13T13:42:00Z">
              <w:r w:rsidRPr="00A00ED4">
                <w:rPr>
                  <w:rPrChange w:id="7108" w:author="Thomas Dietz" w:date="2012-08-13T14:50:00Z">
                    <w:rPr>
                      <w:b/>
                    </w:rPr>
                  </w:rPrChange>
                </w:rPr>
                <w:t xml:space="preserve">      &lt;xs:element name="table-statistics"  type="xs:boolean"&gt;</w:t>
              </w:r>
            </w:ins>
          </w:p>
          <w:p w14:paraId="5817A148" w14:textId="77777777" w:rsidR="00860C7A" w:rsidRPr="00A00ED4" w:rsidRDefault="00860C7A" w:rsidP="00860C7A">
            <w:pPr>
              <w:pStyle w:val="XML1"/>
              <w:rPr>
                <w:ins w:id="7109" w:author="Thomas Dietz" w:date="2012-08-13T13:42:00Z"/>
                <w:rPrChange w:id="7110" w:author="Thomas Dietz" w:date="2012-08-13T14:50:00Z">
                  <w:rPr>
                    <w:ins w:id="7111" w:author="Thomas Dietz" w:date="2012-08-13T13:42:00Z"/>
                    <w:b/>
                  </w:rPr>
                </w:rPrChange>
              </w:rPr>
            </w:pPr>
            <w:ins w:id="7112" w:author="Thomas Dietz" w:date="2012-08-13T13:42:00Z">
              <w:r w:rsidRPr="00A00ED4">
                <w:rPr>
                  <w:rPrChange w:id="7113" w:author="Thomas Dietz" w:date="2012-08-13T14:50:00Z">
                    <w:rPr>
                      <w:b/>
                    </w:rPr>
                  </w:rPrChange>
                </w:rPr>
                <w:t xml:space="preserve">        &lt;xs:annotation&gt;</w:t>
              </w:r>
            </w:ins>
          </w:p>
          <w:p w14:paraId="1D931D7A" w14:textId="77777777" w:rsidR="00860C7A" w:rsidRPr="00A00ED4" w:rsidRDefault="00860C7A" w:rsidP="00860C7A">
            <w:pPr>
              <w:pStyle w:val="XML1"/>
              <w:rPr>
                <w:ins w:id="7114" w:author="Thomas Dietz" w:date="2012-08-13T13:42:00Z"/>
                <w:rPrChange w:id="7115" w:author="Thomas Dietz" w:date="2012-08-13T14:50:00Z">
                  <w:rPr>
                    <w:ins w:id="7116" w:author="Thomas Dietz" w:date="2012-08-13T13:42:00Z"/>
                    <w:b/>
                  </w:rPr>
                </w:rPrChange>
              </w:rPr>
            </w:pPr>
            <w:ins w:id="7117" w:author="Thomas Dietz" w:date="2012-08-13T13:42:00Z">
              <w:r w:rsidRPr="00A00ED4">
                <w:rPr>
                  <w:rPrChange w:id="7118" w:author="Thomas Dietz" w:date="2012-08-13T14:50:00Z">
                    <w:rPr>
                      <w:b/>
                    </w:rPr>
                  </w:rPrChange>
                </w:rPr>
                <w:t xml:space="preserve">          &lt;xs:documentation&gt;</w:t>
              </w:r>
            </w:ins>
          </w:p>
          <w:p w14:paraId="2FDE8E63" w14:textId="77777777" w:rsidR="00860C7A" w:rsidRPr="00A00ED4" w:rsidRDefault="00860C7A" w:rsidP="00860C7A">
            <w:pPr>
              <w:pStyle w:val="XML1"/>
              <w:rPr>
                <w:ins w:id="7119" w:author="Thomas Dietz" w:date="2012-08-13T13:42:00Z"/>
                <w:rPrChange w:id="7120" w:author="Thomas Dietz" w:date="2012-08-13T14:50:00Z">
                  <w:rPr>
                    <w:ins w:id="7121" w:author="Thomas Dietz" w:date="2012-08-13T13:42:00Z"/>
                    <w:b/>
                  </w:rPr>
                </w:rPrChange>
              </w:rPr>
            </w:pPr>
            <w:ins w:id="7122" w:author="Thomas Dietz" w:date="2012-08-13T13:42:00Z">
              <w:r w:rsidRPr="00A00ED4">
                <w:rPr>
                  <w:rPrChange w:id="7123" w:author="Thomas Dietz" w:date="2012-08-13T14:50:00Z">
                    <w:rPr>
                      <w:b/>
                    </w:rPr>
                  </w:rPrChange>
                </w:rPr>
                <w:t xml:space="preserve">            Specifies if the logical switch supports table</w:t>
              </w:r>
            </w:ins>
          </w:p>
          <w:p w14:paraId="0809473B" w14:textId="77777777" w:rsidR="00860C7A" w:rsidRPr="00A00ED4" w:rsidRDefault="00860C7A" w:rsidP="00860C7A">
            <w:pPr>
              <w:pStyle w:val="XML1"/>
              <w:rPr>
                <w:ins w:id="7124" w:author="Thomas Dietz" w:date="2012-08-13T13:42:00Z"/>
                <w:rPrChange w:id="7125" w:author="Thomas Dietz" w:date="2012-08-13T14:50:00Z">
                  <w:rPr>
                    <w:ins w:id="7126" w:author="Thomas Dietz" w:date="2012-08-13T13:42:00Z"/>
                    <w:b/>
                  </w:rPr>
                </w:rPrChange>
              </w:rPr>
            </w:pPr>
            <w:ins w:id="7127" w:author="Thomas Dietz" w:date="2012-08-13T13:42:00Z">
              <w:r w:rsidRPr="00A00ED4">
                <w:rPr>
                  <w:rPrChange w:id="7128" w:author="Thomas Dietz" w:date="2012-08-13T14:50:00Z">
                    <w:rPr>
                      <w:b/>
                    </w:rPr>
                  </w:rPrChange>
                </w:rPr>
                <w:t xml:space="preserve">            statistics.</w:t>
              </w:r>
            </w:ins>
          </w:p>
          <w:p w14:paraId="66FE5F0C" w14:textId="77777777" w:rsidR="00860C7A" w:rsidRPr="00A00ED4" w:rsidRDefault="00860C7A" w:rsidP="00860C7A">
            <w:pPr>
              <w:pStyle w:val="XML1"/>
              <w:rPr>
                <w:ins w:id="7129" w:author="Thomas Dietz" w:date="2012-08-13T13:42:00Z"/>
                <w:rPrChange w:id="7130" w:author="Thomas Dietz" w:date="2012-08-13T14:50:00Z">
                  <w:rPr>
                    <w:ins w:id="7131" w:author="Thomas Dietz" w:date="2012-08-13T13:42:00Z"/>
                    <w:b/>
                  </w:rPr>
                </w:rPrChange>
              </w:rPr>
            </w:pPr>
            <w:ins w:id="7132" w:author="Thomas Dietz" w:date="2012-08-13T13:42:00Z">
              <w:r w:rsidRPr="00A00ED4">
                <w:rPr>
                  <w:rPrChange w:id="7133" w:author="Thomas Dietz" w:date="2012-08-13T14:50:00Z">
                    <w:rPr>
                      <w:b/>
                    </w:rPr>
                  </w:rPrChange>
                </w:rPr>
                <w:t xml:space="preserve">          &lt;/xs:documentation&gt;</w:t>
              </w:r>
            </w:ins>
          </w:p>
          <w:p w14:paraId="47914D8A" w14:textId="77777777" w:rsidR="00860C7A" w:rsidRPr="00A00ED4" w:rsidRDefault="00860C7A" w:rsidP="00860C7A">
            <w:pPr>
              <w:pStyle w:val="XML1"/>
              <w:rPr>
                <w:ins w:id="7134" w:author="Thomas Dietz" w:date="2012-08-13T13:42:00Z"/>
                <w:rPrChange w:id="7135" w:author="Thomas Dietz" w:date="2012-08-13T14:50:00Z">
                  <w:rPr>
                    <w:ins w:id="7136" w:author="Thomas Dietz" w:date="2012-08-13T13:42:00Z"/>
                    <w:b/>
                  </w:rPr>
                </w:rPrChange>
              </w:rPr>
            </w:pPr>
            <w:ins w:id="7137" w:author="Thomas Dietz" w:date="2012-08-13T13:42:00Z">
              <w:r w:rsidRPr="00A00ED4">
                <w:rPr>
                  <w:rPrChange w:id="7138" w:author="Thomas Dietz" w:date="2012-08-13T14:50:00Z">
                    <w:rPr>
                      <w:b/>
                    </w:rPr>
                  </w:rPrChange>
                </w:rPr>
                <w:t xml:space="preserve">        &lt;/xs:annotation&gt;</w:t>
              </w:r>
            </w:ins>
          </w:p>
          <w:p w14:paraId="2C587C7A" w14:textId="77777777" w:rsidR="00860C7A" w:rsidRPr="00A00ED4" w:rsidRDefault="00860C7A" w:rsidP="00860C7A">
            <w:pPr>
              <w:pStyle w:val="XML1"/>
              <w:rPr>
                <w:ins w:id="7139" w:author="Thomas Dietz" w:date="2012-08-13T13:42:00Z"/>
                <w:rPrChange w:id="7140" w:author="Thomas Dietz" w:date="2012-08-13T14:50:00Z">
                  <w:rPr>
                    <w:ins w:id="7141" w:author="Thomas Dietz" w:date="2012-08-13T13:42:00Z"/>
                    <w:b/>
                  </w:rPr>
                </w:rPrChange>
              </w:rPr>
            </w:pPr>
            <w:ins w:id="7142" w:author="Thomas Dietz" w:date="2012-08-13T13:42:00Z">
              <w:r w:rsidRPr="00A00ED4">
                <w:rPr>
                  <w:rPrChange w:id="7143" w:author="Thomas Dietz" w:date="2012-08-13T14:50:00Z">
                    <w:rPr>
                      <w:b/>
                    </w:rPr>
                  </w:rPrChange>
                </w:rPr>
                <w:t xml:space="preserve">      &lt;/xs:element&gt;</w:t>
              </w:r>
            </w:ins>
          </w:p>
          <w:p w14:paraId="59AC29E3" w14:textId="77777777" w:rsidR="00860C7A" w:rsidRPr="00A00ED4" w:rsidRDefault="00860C7A" w:rsidP="00860C7A">
            <w:pPr>
              <w:pStyle w:val="XML1"/>
              <w:rPr>
                <w:ins w:id="7144" w:author="Thomas Dietz" w:date="2012-08-13T13:42:00Z"/>
                <w:rPrChange w:id="7145" w:author="Thomas Dietz" w:date="2012-08-13T14:50:00Z">
                  <w:rPr>
                    <w:ins w:id="7146" w:author="Thomas Dietz" w:date="2012-08-13T13:42:00Z"/>
                    <w:b/>
                  </w:rPr>
                </w:rPrChange>
              </w:rPr>
            </w:pPr>
            <w:ins w:id="7147" w:author="Thomas Dietz" w:date="2012-08-13T13:42:00Z">
              <w:r w:rsidRPr="00A00ED4">
                <w:rPr>
                  <w:rPrChange w:id="7148" w:author="Thomas Dietz" w:date="2012-08-13T14:50:00Z">
                    <w:rPr>
                      <w:b/>
                    </w:rPr>
                  </w:rPrChange>
                </w:rPr>
                <w:t xml:space="preserve">      &lt;xs:element name="port-statistics"  type="xs:boolean"&gt;</w:t>
              </w:r>
            </w:ins>
          </w:p>
          <w:p w14:paraId="3CCFD3F0" w14:textId="77777777" w:rsidR="00860C7A" w:rsidRPr="00A00ED4" w:rsidRDefault="00860C7A" w:rsidP="00860C7A">
            <w:pPr>
              <w:pStyle w:val="XML1"/>
              <w:rPr>
                <w:ins w:id="7149" w:author="Thomas Dietz" w:date="2012-08-13T13:42:00Z"/>
                <w:rPrChange w:id="7150" w:author="Thomas Dietz" w:date="2012-08-13T14:50:00Z">
                  <w:rPr>
                    <w:ins w:id="7151" w:author="Thomas Dietz" w:date="2012-08-13T13:42:00Z"/>
                    <w:b/>
                  </w:rPr>
                </w:rPrChange>
              </w:rPr>
            </w:pPr>
            <w:ins w:id="7152" w:author="Thomas Dietz" w:date="2012-08-13T13:42:00Z">
              <w:r w:rsidRPr="00A00ED4">
                <w:rPr>
                  <w:rPrChange w:id="7153" w:author="Thomas Dietz" w:date="2012-08-13T14:50:00Z">
                    <w:rPr>
                      <w:b/>
                    </w:rPr>
                  </w:rPrChange>
                </w:rPr>
                <w:t xml:space="preserve">        &lt;xs:annotation&gt;</w:t>
              </w:r>
            </w:ins>
          </w:p>
          <w:p w14:paraId="0C027C4D" w14:textId="77777777" w:rsidR="00860C7A" w:rsidRPr="00A00ED4" w:rsidRDefault="00860C7A" w:rsidP="00860C7A">
            <w:pPr>
              <w:pStyle w:val="XML1"/>
              <w:rPr>
                <w:ins w:id="7154" w:author="Thomas Dietz" w:date="2012-08-13T13:42:00Z"/>
                <w:rPrChange w:id="7155" w:author="Thomas Dietz" w:date="2012-08-13T14:50:00Z">
                  <w:rPr>
                    <w:ins w:id="7156" w:author="Thomas Dietz" w:date="2012-08-13T13:42:00Z"/>
                    <w:b/>
                  </w:rPr>
                </w:rPrChange>
              </w:rPr>
            </w:pPr>
            <w:ins w:id="7157" w:author="Thomas Dietz" w:date="2012-08-13T13:42:00Z">
              <w:r w:rsidRPr="00A00ED4">
                <w:rPr>
                  <w:rPrChange w:id="7158" w:author="Thomas Dietz" w:date="2012-08-13T14:50:00Z">
                    <w:rPr>
                      <w:b/>
                    </w:rPr>
                  </w:rPrChange>
                </w:rPr>
                <w:t xml:space="preserve">          &lt;xs:documentation&gt;</w:t>
              </w:r>
            </w:ins>
          </w:p>
          <w:p w14:paraId="56674ED8" w14:textId="77777777" w:rsidR="00860C7A" w:rsidRPr="00A00ED4" w:rsidRDefault="00860C7A" w:rsidP="00860C7A">
            <w:pPr>
              <w:pStyle w:val="XML1"/>
              <w:rPr>
                <w:ins w:id="7159" w:author="Thomas Dietz" w:date="2012-08-13T13:42:00Z"/>
                <w:rPrChange w:id="7160" w:author="Thomas Dietz" w:date="2012-08-13T14:50:00Z">
                  <w:rPr>
                    <w:ins w:id="7161" w:author="Thomas Dietz" w:date="2012-08-13T13:42:00Z"/>
                    <w:b/>
                  </w:rPr>
                </w:rPrChange>
              </w:rPr>
            </w:pPr>
            <w:ins w:id="7162" w:author="Thomas Dietz" w:date="2012-08-13T13:42:00Z">
              <w:r w:rsidRPr="00A00ED4">
                <w:rPr>
                  <w:rPrChange w:id="7163" w:author="Thomas Dietz" w:date="2012-08-13T14:50:00Z">
                    <w:rPr>
                      <w:b/>
                    </w:rPr>
                  </w:rPrChange>
                </w:rPr>
                <w:t xml:space="preserve">            Specifies if the logical switch supports port</w:t>
              </w:r>
            </w:ins>
          </w:p>
          <w:p w14:paraId="54488923" w14:textId="77777777" w:rsidR="00860C7A" w:rsidRPr="00A00ED4" w:rsidRDefault="00860C7A" w:rsidP="00860C7A">
            <w:pPr>
              <w:pStyle w:val="XML1"/>
              <w:rPr>
                <w:ins w:id="7164" w:author="Thomas Dietz" w:date="2012-08-13T13:42:00Z"/>
                <w:rPrChange w:id="7165" w:author="Thomas Dietz" w:date="2012-08-13T14:50:00Z">
                  <w:rPr>
                    <w:ins w:id="7166" w:author="Thomas Dietz" w:date="2012-08-13T13:42:00Z"/>
                    <w:b/>
                  </w:rPr>
                </w:rPrChange>
              </w:rPr>
            </w:pPr>
            <w:ins w:id="7167" w:author="Thomas Dietz" w:date="2012-08-13T13:42:00Z">
              <w:r w:rsidRPr="00A00ED4">
                <w:rPr>
                  <w:rPrChange w:id="7168" w:author="Thomas Dietz" w:date="2012-08-13T14:50:00Z">
                    <w:rPr>
                      <w:b/>
                    </w:rPr>
                  </w:rPrChange>
                </w:rPr>
                <w:t xml:space="preserve">            statistics.</w:t>
              </w:r>
            </w:ins>
          </w:p>
          <w:p w14:paraId="7DC1E74B" w14:textId="77777777" w:rsidR="00860C7A" w:rsidRPr="00A00ED4" w:rsidRDefault="00860C7A" w:rsidP="00860C7A">
            <w:pPr>
              <w:pStyle w:val="XML1"/>
              <w:rPr>
                <w:ins w:id="7169" w:author="Thomas Dietz" w:date="2012-08-13T13:42:00Z"/>
                <w:rPrChange w:id="7170" w:author="Thomas Dietz" w:date="2012-08-13T14:50:00Z">
                  <w:rPr>
                    <w:ins w:id="7171" w:author="Thomas Dietz" w:date="2012-08-13T13:42:00Z"/>
                    <w:b/>
                  </w:rPr>
                </w:rPrChange>
              </w:rPr>
            </w:pPr>
            <w:ins w:id="7172" w:author="Thomas Dietz" w:date="2012-08-13T13:42:00Z">
              <w:r w:rsidRPr="00A00ED4">
                <w:rPr>
                  <w:rPrChange w:id="7173" w:author="Thomas Dietz" w:date="2012-08-13T14:50:00Z">
                    <w:rPr>
                      <w:b/>
                    </w:rPr>
                  </w:rPrChange>
                </w:rPr>
                <w:t xml:space="preserve">          &lt;/xs:documentation&gt;</w:t>
              </w:r>
            </w:ins>
          </w:p>
          <w:p w14:paraId="12D31173" w14:textId="77777777" w:rsidR="00860C7A" w:rsidRPr="00A00ED4" w:rsidRDefault="00860C7A" w:rsidP="00860C7A">
            <w:pPr>
              <w:pStyle w:val="XML1"/>
              <w:rPr>
                <w:ins w:id="7174" w:author="Thomas Dietz" w:date="2012-08-13T13:42:00Z"/>
                <w:rPrChange w:id="7175" w:author="Thomas Dietz" w:date="2012-08-13T14:50:00Z">
                  <w:rPr>
                    <w:ins w:id="7176" w:author="Thomas Dietz" w:date="2012-08-13T13:42:00Z"/>
                    <w:b/>
                  </w:rPr>
                </w:rPrChange>
              </w:rPr>
            </w:pPr>
            <w:ins w:id="7177" w:author="Thomas Dietz" w:date="2012-08-13T13:42:00Z">
              <w:r w:rsidRPr="00A00ED4">
                <w:rPr>
                  <w:rPrChange w:id="7178" w:author="Thomas Dietz" w:date="2012-08-13T14:50:00Z">
                    <w:rPr>
                      <w:b/>
                    </w:rPr>
                  </w:rPrChange>
                </w:rPr>
                <w:t xml:space="preserve">        &lt;/xs:annotation&gt;</w:t>
              </w:r>
            </w:ins>
          </w:p>
          <w:p w14:paraId="46511D27" w14:textId="77777777" w:rsidR="00860C7A" w:rsidRPr="00A00ED4" w:rsidRDefault="00860C7A" w:rsidP="00860C7A">
            <w:pPr>
              <w:pStyle w:val="XML1"/>
              <w:rPr>
                <w:ins w:id="7179" w:author="Thomas Dietz" w:date="2012-08-13T13:42:00Z"/>
                <w:rPrChange w:id="7180" w:author="Thomas Dietz" w:date="2012-08-13T14:50:00Z">
                  <w:rPr>
                    <w:ins w:id="7181" w:author="Thomas Dietz" w:date="2012-08-13T13:42:00Z"/>
                    <w:b/>
                  </w:rPr>
                </w:rPrChange>
              </w:rPr>
            </w:pPr>
            <w:ins w:id="7182" w:author="Thomas Dietz" w:date="2012-08-13T13:42:00Z">
              <w:r w:rsidRPr="00A00ED4">
                <w:rPr>
                  <w:rPrChange w:id="7183" w:author="Thomas Dietz" w:date="2012-08-13T14:50:00Z">
                    <w:rPr>
                      <w:b/>
                    </w:rPr>
                  </w:rPrChange>
                </w:rPr>
                <w:t xml:space="preserve">      &lt;/xs:element&gt;</w:t>
              </w:r>
            </w:ins>
          </w:p>
          <w:p w14:paraId="30D839BC" w14:textId="77777777" w:rsidR="00860C7A" w:rsidRPr="00A00ED4" w:rsidRDefault="00860C7A" w:rsidP="00860C7A">
            <w:pPr>
              <w:pStyle w:val="XML1"/>
              <w:rPr>
                <w:ins w:id="7184" w:author="Thomas Dietz" w:date="2012-08-13T13:42:00Z"/>
                <w:rPrChange w:id="7185" w:author="Thomas Dietz" w:date="2012-08-13T14:50:00Z">
                  <w:rPr>
                    <w:ins w:id="7186" w:author="Thomas Dietz" w:date="2012-08-13T13:42:00Z"/>
                    <w:b/>
                  </w:rPr>
                </w:rPrChange>
              </w:rPr>
            </w:pPr>
            <w:ins w:id="7187" w:author="Thomas Dietz" w:date="2012-08-13T13:42:00Z">
              <w:r w:rsidRPr="00A00ED4">
                <w:rPr>
                  <w:rPrChange w:id="7188" w:author="Thomas Dietz" w:date="2012-08-13T14:50:00Z">
                    <w:rPr>
                      <w:b/>
                    </w:rPr>
                  </w:rPrChange>
                </w:rPr>
                <w:t xml:space="preserve">      &lt;xs:element name="group-statistics"  type="xs:boolean"&gt;</w:t>
              </w:r>
            </w:ins>
          </w:p>
          <w:p w14:paraId="722BAF98" w14:textId="77777777" w:rsidR="00860C7A" w:rsidRPr="00A00ED4" w:rsidRDefault="00860C7A" w:rsidP="00860C7A">
            <w:pPr>
              <w:pStyle w:val="XML1"/>
              <w:rPr>
                <w:ins w:id="7189" w:author="Thomas Dietz" w:date="2012-08-13T13:42:00Z"/>
                <w:rPrChange w:id="7190" w:author="Thomas Dietz" w:date="2012-08-13T14:50:00Z">
                  <w:rPr>
                    <w:ins w:id="7191" w:author="Thomas Dietz" w:date="2012-08-13T13:42:00Z"/>
                    <w:b/>
                  </w:rPr>
                </w:rPrChange>
              </w:rPr>
            </w:pPr>
            <w:ins w:id="7192" w:author="Thomas Dietz" w:date="2012-08-13T13:42:00Z">
              <w:r w:rsidRPr="00A00ED4">
                <w:rPr>
                  <w:rPrChange w:id="7193" w:author="Thomas Dietz" w:date="2012-08-13T14:50:00Z">
                    <w:rPr>
                      <w:b/>
                    </w:rPr>
                  </w:rPrChange>
                </w:rPr>
                <w:t xml:space="preserve">        &lt;xs:annotation&gt;</w:t>
              </w:r>
            </w:ins>
          </w:p>
          <w:p w14:paraId="10FC534E" w14:textId="77777777" w:rsidR="00860C7A" w:rsidRPr="00A00ED4" w:rsidRDefault="00860C7A" w:rsidP="00860C7A">
            <w:pPr>
              <w:pStyle w:val="XML1"/>
              <w:rPr>
                <w:ins w:id="7194" w:author="Thomas Dietz" w:date="2012-08-13T13:42:00Z"/>
                <w:rPrChange w:id="7195" w:author="Thomas Dietz" w:date="2012-08-13T14:50:00Z">
                  <w:rPr>
                    <w:ins w:id="7196" w:author="Thomas Dietz" w:date="2012-08-13T13:42:00Z"/>
                    <w:b/>
                  </w:rPr>
                </w:rPrChange>
              </w:rPr>
            </w:pPr>
            <w:ins w:id="7197" w:author="Thomas Dietz" w:date="2012-08-13T13:42:00Z">
              <w:r w:rsidRPr="00A00ED4">
                <w:rPr>
                  <w:rPrChange w:id="7198" w:author="Thomas Dietz" w:date="2012-08-13T14:50:00Z">
                    <w:rPr>
                      <w:b/>
                    </w:rPr>
                  </w:rPrChange>
                </w:rPr>
                <w:lastRenderedPageBreak/>
                <w:t xml:space="preserve">          &lt;xs:documentation&gt;</w:t>
              </w:r>
            </w:ins>
          </w:p>
          <w:p w14:paraId="3B149F31" w14:textId="77777777" w:rsidR="00860C7A" w:rsidRPr="00A00ED4" w:rsidRDefault="00860C7A" w:rsidP="00860C7A">
            <w:pPr>
              <w:pStyle w:val="XML1"/>
              <w:rPr>
                <w:ins w:id="7199" w:author="Thomas Dietz" w:date="2012-08-13T13:42:00Z"/>
                <w:rPrChange w:id="7200" w:author="Thomas Dietz" w:date="2012-08-13T14:50:00Z">
                  <w:rPr>
                    <w:ins w:id="7201" w:author="Thomas Dietz" w:date="2012-08-13T13:42:00Z"/>
                    <w:b/>
                  </w:rPr>
                </w:rPrChange>
              </w:rPr>
            </w:pPr>
            <w:ins w:id="7202" w:author="Thomas Dietz" w:date="2012-08-13T13:42:00Z">
              <w:r w:rsidRPr="00A00ED4">
                <w:rPr>
                  <w:rPrChange w:id="7203" w:author="Thomas Dietz" w:date="2012-08-13T14:50:00Z">
                    <w:rPr>
                      <w:b/>
                    </w:rPr>
                  </w:rPrChange>
                </w:rPr>
                <w:t xml:space="preserve">            Specifies if the logical switch supports group</w:t>
              </w:r>
            </w:ins>
          </w:p>
          <w:p w14:paraId="212BFC0F" w14:textId="77777777" w:rsidR="00860C7A" w:rsidRPr="00A00ED4" w:rsidRDefault="00860C7A" w:rsidP="00860C7A">
            <w:pPr>
              <w:pStyle w:val="XML1"/>
              <w:rPr>
                <w:ins w:id="7204" w:author="Thomas Dietz" w:date="2012-08-13T13:42:00Z"/>
                <w:rPrChange w:id="7205" w:author="Thomas Dietz" w:date="2012-08-13T14:50:00Z">
                  <w:rPr>
                    <w:ins w:id="7206" w:author="Thomas Dietz" w:date="2012-08-13T13:42:00Z"/>
                    <w:b/>
                  </w:rPr>
                </w:rPrChange>
              </w:rPr>
            </w:pPr>
            <w:ins w:id="7207" w:author="Thomas Dietz" w:date="2012-08-13T13:42:00Z">
              <w:r w:rsidRPr="00A00ED4">
                <w:rPr>
                  <w:rPrChange w:id="7208" w:author="Thomas Dietz" w:date="2012-08-13T14:50:00Z">
                    <w:rPr>
                      <w:b/>
                    </w:rPr>
                  </w:rPrChange>
                </w:rPr>
                <w:t xml:space="preserve">            statistics.</w:t>
              </w:r>
            </w:ins>
          </w:p>
          <w:p w14:paraId="2F719C73" w14:textId="77777777" w:rsidR="00860C7A" w:rsidRPr="00A00ED4" w:rsidRDefault="00860C7A" w:rsidP="00860C7A">
            <w:pPr>
              <w:pStyle w:val="XML1"/>
              <w:rPr>
                <w:ins w:id="7209" w:author="Thomas Dietz" w:date="2012-08-13T13:42:00Z"/>
                <w:rPrChange w:id="7210" w:author="Thomas Dietz" w:date="2012-08-13T14:50:00Z">
                  <w:rPr>
                    <w:ins w:id="7211" w:author="Thomas Dietz" w:date="2012-08-13T13:42:00Z"/>
                    <w:b/>
                  </w:rPr>
                </w:rPrChange>
              </w:rPr>
            </w:pPr>
            <w:ins w:id="7212" w:author="Thomas Dietz" w:date="2012-08-13T13:42:00Z">
              <w:r w:rsidRPr="00A00ED4">
                <w:rPr>
                  <w:rPrChange w:id="7213" w:author="Thomas Dietz" w:date="2012-08-13T14:50:00Z">
                    <w:rPr>
                      <w:b/>
                    </w:rPr>
                  </w:rPrChange>
                </w:rPr>
                <w:t xml:space="preserve">          &lt;/xs:documentation&gt;</w:t>
              </w:r>
            </w:ins>
          </w:p>
          <w:p w14:paraId="348BA8D1" w14:textId="77777777" w:rsidR="00860C7A" w:rsidRPr="00A00ED4" w:rsidRDefault="00860C7A" w:rsidP="00860C7A">
            <w:pPr>
              <w:pStyle w:val="XML1"/>
              <w:rPr>
                <w:ins w:id="7214" w:author="Thomas Dietz" w:date="2012-08-13T13:42:00Z"/>
                <w:rPrChange w:id="7215" w:author="Thomas Dietz" w:date="2012-08-13T14:50:00Z">
                  <w:rPr>
                    <w:ins w:id="7216" w:author="Thomas Dietz" w:date="2012-08-13T13:42:00Z"/>
                    <w:b/>
                  </w:rPr>
                </w:rPrChange>
              </w:rPr>
            </w:pPr>
            <w:ins w:id="7217" w:author="Thomas Dietz" w:date="2012-08-13T13:42:00Z">
              <w:r w:rsidRPr="00A00ED4">
                <w:rPr>
                  <w:rPrChange w:id="7218" w:author="Thomas Dietz" w:date="2012-08-13T14:50:00Z">
                    <w:rPr>
                      <w:b/>
                    </w:rPr>
                  </w:rPrChange>
                </w:rPr>
                <w:t xml:space="preserve">        &lt;/xs:annotation&gt;</w:t>
              </w:r>
            </w:ins>
          </w:p>
          <w:p w14:paraId="6CD826E0" w14:textId="77777777" w:rsidR="00860C7A" w:rsidRPr="00A00ED4" w:rsidRDefault="00860C7A" w:rsidP="00860C7A">
            <w:pPr>
              <w:pStyle w:val="XML1"/>
              <w:rPr>
                <w:ins w:id="7219" w:author="Thomas Dietz" w:date="2012-08-13T13:42:00Z"/>
                <w:rPrChange w:id="7220" w:author="Thomas Dietz" w:date="2012-08-13T14:50:00Z">
                  <w:rPr>
                    <w:ins w:id="7221" w:author="Thomas Dietz" w:date="2012-08-13T13:42:00Z"/>
                    <w:b/>
                  </w:rPr>
                </w:rPrChange>
              </w:rPr>
            </w:pPr>
            <w:ins w:id="7222" w:author="Thomas Dietz" w:date="2012-08-13T13:42:00Z">
              <w:r w:rsidRPr="00A00ED4">
                <w:rPr>
                  <w:rPrChange w:id="7223" w:author="Thomas Dietz" w:date="2012-08-13T14:50:00Z">
                    <w:rPr>
                      <w:b/>
                    </w:rPr>
                  </w:rPrChange>
                </w:rPr>
                <w:t xml:space="preserve">      &lt;/xs:element&gt;</w:t>
              </w:r>
            </w:ins>
          </w:p>
          <w:p w14:paraId="3B584E1F" w14:textId="77777777" w:rsidR="00860C7A" w:rsidRPr="00A00ED4" w:rsidRDefault="00860C7A" w:rsidP="00860C7A">
            <w:pPr>
              <w:pStyle w:val="XML1"/>
              <w:rPr>
                <w:ins w:id="7224" w:author="Thomas Dietz" w:date="2012-08-13T13:42:00Z"/>
                <w:rPrChange w:id="7225" w:author="Thomas Dietz" w:date="2012-08-13T14:50:00Z">
                  <w:rPr>
                    <w:ins w:id="7226" w:author="Thomas Dietz" w:date="2012-08-13T13:42:00Z"/>
                    <w:b/>
                  </w:rPr>
                </w:rPrChange>
              </w:rPr>
            </w:pPr>
            <w:ins w:id="7227" w:author="Thomas Dietz" w:date="2012-08-13T13:42:00Z">
              <w:r w:rsidRPr="00A00ED4">
                <w:rPr>
                  <w:rPrChange w:id="7228" w:author="Thomas Dietz" w:date="2012-08-13T14:50:00Z">
                    <w:rPr>
                      <w:b/>
                    </w:rPr>
                  </w:rPrChange>
                </w:rPr>
                <w:t xml:space="preserve">      &lt;xs:element name="queue-statistics"  type="xs:boolean"&gt;</w:t>
              </w:r>
            </w:ins>
          </w:p>
          <w:p w14:paraId="45B9C092" w14:textId="77777777" w:rsidR="00860C7A" w:rsidRPr="00A00ED4" w:rsidRDefault="00860C7A" w:rsidP="00860C7A">
            <w:pPr>
              <w:pStyle w:val="XML1"/>
              <w:rPr>
                <w:ins w:id="7229" w:author="Thomas Dietz" w:date="2012-08-13T13:42:00Z"/>
                <w:rPrChange w:id="7230" w:author="Thomas Dietz" w:date="2012-08-13T14:50:00Z">
                  <w:rPr>
                    <w:ins w:id="7231" w:author="Thomas Dietz" w:date="2012-08-13T13:42:00Z"/>
                    <w:b/>
                  </w:rPr>
                </w:rPrChange>
              </w:rPr>
            </w:pPr>
            <w:ins w:id="7232" w:author="Thomas Dietz" w:date="2012-08-13T13:42:00Z">
              <w:r w:rsidRPr="00A00ED4">
                <w:rPr>
                  <w:rPrChange w:id="7233" w:author="Thomas Dietz" w:date="2012-08-13T14:50:00Z">
                    <w:rPr>
                      <w:b/>
                    </w:rPr>
                  </w:rPrChange>
                </w:rPr>
                <w:t xml:space="preserve">        &lt;xs:annotation&gt;</w:t>
              </w:r>
            </w:ins>
          </w:p>
          <w:p w14:paraId="021D7B8E" w14:textId="77777777" w:rsidR="00860C7A" w:rsidRPr="00A00ED4" w:rsidRDefault="00860C7A" w:rsidP="00860C7A">
            <w:pPr>
              <w:pStyle w:val="XML1"/>
              <w:rPr>
                <w:ins w:id="7234" w:author="Thomas Dietz" w:date="2012-08-13T13:42:00Z"/>
                <w:rPrChange w:id="7235" w:author="Thomas Dietz" w:date="2012-08-13T14:50:00Z">
                  <w:rPr>
                    <w:ins w:id="7236" w:author="Thomas Dietz" w:date="2012-08-13T13:42:00Z"/>
                    <w:b/>
                  </w:rPr>
                </w:rPrChange>
              </w:rPr>
            </w:pPr>
            <w:ins w:id="7237" w:author="Thomas Dietz" w:date="2012-08-13T13:42:00Z">
              <w:r w:rsidRPr="00A00ED4">
                <w:rPr>
                  <w:rPrChange w:id="7238" w:author="Thomas Dietz" w:date="2012-08-13T14:50:00Z">
                    <w:rPr>
                      <w:b/>
                    </w:rPr>
                  </w:rPrChange>
                </w:rPr>
                <w:t xml:space="preserve">          &lt;xs:documentation&gt;</w:t>
              </w:r>
            </w:ins>
          </w:p>
          <w:p w14:paraId="4019BA3F" w14:textId="77777777" w:rsidR="00860C7A" w:rsidRPr="00A00ED4" w:rsidRDefault="00860C7A" w:rsidP="00860C7A">
            <w:pPr>
              <w:pStyle w:val="XML1"/>
              <w:rPr>
                <w:ins w:id="7239" w:author="Thomas Dietz" w:date="2012-08-13T13:42:00Z"/>
                <w:rPrChange w:id="7240" w:author="Thomas Dietz" w:date="2012-08-13T14:50:00Z">
                  <w:rPr>
                    <w:ins w:id="7241" w:author="Thomas Dietz" w:date="2012-08-13T13:42:00Z"/>
                    <w:b/>
                  </w:rPr>
                </w:rPrChange>
              </w:rPr>
            </w:pPr>
            <w:ins w:id="7242" w:author="Thomas Dietz" w:date="2012-08-13T13:42:00Z">
              <w:r w:rsidRPr="00A00ED4">
                <w:rPr>
                  <w:rPrChange w:id="7243" w:author="Thomas Dietz" w:date="2012-08-13T14:50:00Z">
                    <w:rPr>
                      <w:b/>
                    </w:rPr>
                  </w:rPrChange>
                </w:rPr>
                <w:t xml:space="preserve">            Specifies if the logical switch supports queue</w:t>
              </w:r>
            </w:ins>
          </w:p>
          <w:p w14:paraId="360ADD8E" w14:textId="77777777" w:rsidR="00860C7A" w:rsidRPr="00A00ED4" w:rsidRDefault="00860C7A" w:rsidP="00860C7A">
            <w:pPr>
              <w:pStyle w:val="XML1"/>
              <w:rPr>
                <w:ins w:id="7244" w:author="Thomas Dietz" w:date="2012-08-13T13:42:00Z"/>
                <w:rPrChange w:id="7245" w:author="Thomas Dietz" w:date="2012-08-13T14:50:00Z">
                  <w:rPr>
                    <w:ins w:id="7246" w:author="Thomas Dietz" w:date="2012-08-13T13:42:00Z"/>
                    <w:b/>
                  </w:rPr>
                </w:rPrChange>
              </w:rPr>
            </w:pPr>
            <w:ins w:id="7247" w:author="Thomas Dietz" w:date="2012-08-13T13:42:00Z">
              <w:r w:rsidRPr="00A00ED4">
                <w:rPr>
                  <w:rPrChange w:id="7248" w:author="Thomas Dietz" w:date="2012-08-13T14:50:00Z">
                    <w:rPr>
                      <w:b/>
                    </w:rPr>
                  </w:rPrChange>
                </w:rPr>
                <w:t xml:space="preserve">            statistics.</w:t>
              </w:r>
            </w:ins>
          </w:p>
          <w:p w14:paraId="59E252D2" w14:textId="77777777" w:rsidR="00860C7A" w:rsidRPr="00A00ED4" w:rsidRDefault="00860C7A" w:rsidP="00860C7A">
            <w:pPr>
              <w:pStyle w:val="XML1"/>
              <w:rPr>
                <w:ins w:id="7249" w:author="Thomas Dietz" w:date="2012-08-13T13:42:00Z"/>
                <w:rPrChange w:id="7250" w:author="Thomas Dietz" w:date="2012-08-13T14:50:00Z">
                  <w:rPr>
                    <w:ins w:id="7251" w:author="Thomas Dietz" w:date="2012-08-13T13:42:00Z"/>
                    <w:b/>
                  </w:rPr>
                </w:rPrChange>
              </w:rPr>
            </w:pPr>
            <w:ins w:id="7252" w:author="Thomas Dietz" w:date="2012-08-13T13:42:00Z">
              <w:r w:rsidRPr="00A00ED4">
                <w:rPr>
                  <w:rPrChange w:id="7253" w:author="Thomas Dietz" w:date="2012-08-13T14:50:00Z">
                    <w:rPr>
                      <w:b/>
                    </w:rPr>
                  </w:rPrChange>
                </w:rPr>
                <w:t xml:space="preserve">          &lt;/xs:documentation&gt;</w:t>
              </w:r>
            </w:ins>
          </w:p>
          <w:p w14:paraId="5A903201" w14:textId="77777777" w:rsidR="00860C7A" w:rsidRPr="00A00ED4" w:rsidRDefault="00860C7A" w:rsidP="00860C7A">
            <w:pPr>
              <w:pStyle w:val="XML1"/>
              <w:rPr>
                <w:ins w:id="7254" w:author="Thomas Dietz" w:date="2012-08-13T13:42:00Z"/>
                <w:rPrChange w:id="7255" w:author="Thomas Dietz" w:date="2012-08-13T14:50:00Z">
                  <w:rPr>
                    <w:ins w:id="7256" w:author="Thomas Dietz" w:date="2012-08-13T13:42:00Z"/>
                    <w:b/>
                  </w:rPr>
                </w:rPrChange>
              </w:rPr>
            </w:pPr>
            <w:ins w:id="7257" w:author="Thomas Dietz" w:date="2012-08-13T13:42:00Z">
              <w:r w:rsidRPr="00A00ED4">
                <w:rPr>
                  <w:rPrChange w:id="7258" w:author="Thomas Dietz" w:date="2012-08-13T14:50:00Z">
                    <w:rPr>
                      <w:b/>
                    </w:rPr>
                  </w:rPrChange>
                </w:rPr>
                <w:t xml:space="preserve">        &lt;/xs:annotation&gt;</w:t>
              </w:r>
            </w:ins>
          </w:p>
          <w:p w14:paraId="68DB49E5" w14:textId="77777777" w:rsidR="00860C7A" w:rsidRPr="00A00ED4" w:rsidRDefault="00860C7A" w:rsidP="00860C7A">
            <w:pPr>
              <w:pStyle w:val="XML1"/>
              <w:rPr>
                <w:ins w:id="7259" w:author="Thomas Dietz" w:date="2012-08-13T13:42:00Z"/>
                <w:rPrChange w:id="7260" w:author="Thomas Dietz" w:date="2012-08-13T14:50:00Z">
                  <w:rPr>
                    <w:ins w:id="7261" w:author="Thomas Dietz" w:date="2012-08-13T13:42:00Z"/>
                    <w:b/>
                  </w:rPr>
                </w:rPrChange>
              </w:rPr>
            </w:pPr>
            <w:ins w:id="7262" w:author="Thomas Dietz" w:date="2012-08-13T13:42:00Z">
              <w:r w:rsidRPr="00A00ED4">
                <w:rPr>
                  <w:rPrChange w:id="7263" w:author="Thomas Dietz" w:date="2012-08-13T14:50:00Z">
                    <w:rPr>
                      <w:b/>
                    </w:rPr>
                  </w:rPrChange>
                </w:rPr>
                <w:t xml:space="preserve">      &lt;/xs:element&gt;</w:t>
              </w:r>
            </w:ins>
          </w:p>
          <w:p w14:paraId="3FAEC7DC" w14:textId="77777777" w:rsidR="00860C7A" w:rsidRPr="00A00ED4" w:rsidRDefault="00860C7A" w:rsidP="00860C7A">
            <w:pPr>
              <w:pStyle w:val="XML1"/>
              <w:rPr>
                <w:ins w:id="7264" w:author="Thomas Dietz" w:date="2012-08-13T13:42:00Z"/>
                <w:rPrChange w:id="7265" w:author="Thomas Dietz" w:date="2012-08-13T14:50:00Z">
                  <w:rPr>
                    <w:ins w:id="7266" w:author="Thomas Dietz" w:date="2012-08-13T13:42:00Z"/>
                    <w:b/>
                  </w:rPr>
                </w:rPrChange>
              </w:rPr>
            </w:pPr>
            <w:ins w:id="7267" w:author="Thomas Dietz" w:date="2012-08-13T13:42:00Z">
              <w:r w:rsidRPr="00A00ED4">
                <w:rPr>
                  <w:rPrChange w:id="7268" w:author="Thomas Dietz" w:date="2012-08-13T14:50:00Z">
                    <w:rPr>
                      <w:b/>
                    </w:rPr>
                  </w:rPrChange>
                </w:rPr>
                <w:t xml:space="preserve">      &lt;xs:element name="reassemble-ip-fragments"  type="xs:boolean"&gt;</w:t>
              </w:r>
            </w:ins>
          </w:p>
          <w:p w14:paraId="2F360B74" w14:textId="77777777" w:rsidR="00860C7A" w:rsidRPr="00A00ED4" w:rsidRDefault="00860C7A" w:rsidP="00860C7A">
            <w:pPr>
              <w:pStyle w:val="XML1"/>
              <w:rPr>
                <w:ins w:id="7269" w:author="Thomas Dietz" w:date="2012-08-13T13:42:00Z"/>
                <w:rPrChange w:id="7270" w:author="Thomas Dietz" w:date="2012-08-13T14:50:00Z">
                  <w:rPr>
                    <w:ins w:id="7271" w:author="Thomas Dietz" w:date="2012-08-13T13:42:00Z"/>
                    <w:b/>
                  </w:rPr>
                </w:rPrChange>
              </w:rPr>
            </w:pPr>
            <w:ins w:id="7272" w:author="Thomas Dietz" w:date="2012-08-13T13:42:00Z">
              <w:r w:rsidRPr="00A00ED4">
                <w:rPr>
                  <w:rPrChange w:id="7273" w:author="Thomas Dietz" w:date="2012-08-13T14:50:00Z">
                    <w:rPr>
                      <w:b/>
                    </w:rPr>
                  </w:rPrChange>
                </w:rPr>
                <w:t xml:space="preserve">        &lt;xs:annotation&gt;</w:t>
              </w:r>
            </w:ins>
          </w:p>
          <w:p w14:paraId="47623463" w14:textId="77777777" w:rsidR="00860C7A" w:rsidRPr="00A00ED4" w:rsidRDefault="00860C7A" w:rsidP="00860C7A">
            <w:pPr>
              <w:pStyle w:val="XML1"/>
              <w:rPr>
                <w:ins w:id="7274" w:author="Thomas Dietz" w:date="2012-08-13T13:42:00Z"/>
                <w:rPrChange w:id="7275" w:author="Thomas Dietz" w:date="2012-08-13T14:50:00Z">
                  <w:rPr>
                    <w:ins w:id="7276" w:author="Thomas Dietz" w:date="2012-08-13T13:42:00Z"/>
                    <w:b/>
                  </w:rPr>
                </w:rPrChange>
              </w:rPr>
            </w:pPr>
            <w:ins w:id="7277" w:author="Thomas Dietz" w:date="2012-08-13T13:42:00Z">
              <w:r w:rsidRPr="00A00ED4">
                <w:rPr>
                  <w:rPrChange w:id="7278" w:author="Thomas Dietz" w:date="2012-08-13T14:50:00Z">
                    <w:rPr>
                      <w:b/>
                    </w:rPr>
                  </w:rPrChange>
                </w:rPr>
                <w:t xml:space="preserve">          &lt;xs:documentation&gt;</w:t>
              </w:r>
            </w:ins>
          </w:p>
          <w:p w14:paraId="1D808C3D" w14:textId="77777777" w:rsidR="00860C7A" w:rsidRPr="00A00ED4" w:rsidRDefault="00860C7A" w:rsidP="00860C7A">
            <w:pPr>
              <w:pStyle w:val="XML1"/>
              <w:rPr>
                <w:ins w:id="7279" w:author="Thomas Dietz" w:date="2012-08-13T13:42:00Z"/>
                <w:rPrChange w:id="7280" w:author="Thomas Dietz" w:date="2012-08-13T14:50:00Z">
                  <w:rPr>
                    <w:ins w:id="7281" w:author="Thomas Dietz" w:date="2012-08-13T13:42:00Z"/>
                    <w:b/>
                  </w:rPr>
                </w:rPrChange>
              </w:rPr>
            </w:pPr>
            <w:ins w:id="7282" w:author="Thomas Dietz" w:date="2012-08-13T13:42:00Z">
              <w:r w:rsidRPr="00A00ED4">
                <w:rPr>
                  <w:rPrChange w:id="7283" w:author="Thomas Dietz" w:date="2012-08-13T14:50:00Z">
                    <w:rPr>
                      <w:b/>
                    </w:rPr>
                  </w:rPrChange>
                </w:rPr>
                <w:t xml:space="preserve">            Specifies if the logical switch supports</w:t>
              </w:r>
            </w:ins>
          </w:p>
          <w:p w14:paraId="6790C491" w14:textId="77777777" w:rsidR="00860C7A" w:rsidRPr="00A00ED4" w:rsidRDefault="00860C7A" w:rsidP="00860C7A">
            <w:pPr>
              <w:pStyle w:val="XML1"/>
              <w:rPr>
                <w:ins w:id="7284" w:author="Thomas Dietz" w:date="2012-08-13T13:42:00Z"/>
                <w:rPrChange w:id="7285" w:author="Thomas Dietz" w:date="2012-08-13T14:50:00Z">
                  <w:rPr>
                    <w:ins w:id="7286" w:author="Thomas Dietz" w:date="2012-08-13T13:42:00Z"/>
                    <w:b/>
                  </w:rPr>
                </w:rPrChange>
              </w:rPr>
            </w:pPr>
            <w:ins w:id="7287" w:author="Thomas Dietz" w:date="2012-08-13T13:42:00Z">
              <w:r w:rsidRPr="00A00ED4">
                <w:rPr>
                  <w:rPrChange w:id="7288" w:author="Thomas Dietz" w:date="2012-08-13T14:50:00Z">
                    <w:rPr>
                      <w:b/>
                    </w:rPr>
                  </w:rPrChange>
                </w:rPr>
                <w:t xml:space="preserve">            reassemble IP fragments.</w:t>
              </w:r>
            </w:ins>
          </w:p>
          <w:p w14:paraId="37D1E8A9" w14:textId="77777777" w:rsidR="00860C7A" w:rsidRPr="00A00ED4" w:rsidRDefault="00860C7A" w:rsidP="00860C7A">
            <w:pPr>
              <w:pStyle w:val="XML1"/>
              <w:rPr>
                <w:ins w:id="7289" w:author="Thomas Dietz" w:date="2012-08-13T13:42:00Z"/>
                <w:rPrChange w:id="7290" w:author="Thomas Dietz" w:date="2012-08-13T14:50:00Z">
                  <w:rPr>
                    <w:ins w:id="7291" w:author="Thomas Dietz" w:date="2012-08-13T13:42:00Z"/>
                    <w:b/>
                  </w:rPr>
                </w:rPrChange>
              </w:rPr>
            </w:pPr>
            <w:ins w:id="7292" w:author="Thomas Dietz" w:date="2012-08-13T13:42:00Z">
              <w:r w:rsidRPr="00A00ED4">
                <w:rPr>
                  <w:rPrChange w:id="7293" w:author="Thomas Dietz" w:date="2012-08-13T14:50:00Z">
                    <w:rPr>
                      <w:b/>
                    </w:rPr>
                  </w:rPrChange>
                </w:rPr>
                <w:t xml:space="preserve">          &lt;/xs:documentation&gt;</w:t>
              </w:r>
            </w:ins>
          </w:p>
          <w:p w14:paraId="0AD76A26" w14:textId="77777777" w:rsidR="00860C7A" w:rsidRPr="00A00ED4" w:rsidRDefault="00860C7A" w:rsidP="00860C7A">
            <w:pPr>
              <w:pStyle w:val="XML1"/>
              <w:rPr>
                <w:ins w:id="7294" w:author="Thomas Dietz" w:date="2012-08-13T13:42:00Z"/>
                <w:rPrChange w:id="7295" w:author="Thomas Dietz" w:date="2012-08-13T14:50:00Z">
                  <w:rPr>
                    <w:ins w:id="7296" w:author="Thomas Dietz" w:date="2012-08-13T13:42:00Z"/>
                    <w:b/>
                  </w:rPr>
                </w:rPrChange>
              </w:rPr>
            </w:pPr>
            <w:ins w:id="7297" w:author="Thomas Dietz" w:date="2012-08-13T13:42:00Z">
              <w:r w:rsidRPr="00A00ED4">
                <w:rPr>
                  <w:rPrChange w:id="7298" w:author="Thomas Dietz" w:date="2012-08-13T14:50:00Z">
                    <w:rPr>
                      <w:b/>
                    </w:rPr>
                  </w:rPrChange>
                </w:rPr>
                <w:t xml:space="preserve">        &lt;/xs:annotation&gt;</w:t>
              </w:r>
            </w:ins>
          </w:p>
          <w:p w14:paraId="050FE39D" w14:textId="77777777" w:rsidR="00860C7A" w:rsidRPr="00A00ED4" w:rsidRDefault="00860C7A" w:rsidP="00860C7A">
            <w:pPr>
              <w:pStyle w:val="XML1"/>
              <w:rPr>
                <w:ins w:id="7299" w:author="Thomas Dietz" w:date="2012-08-13T13:42:00Z"/>
                <w:rPrChange w:id="7300" w:author="Thomas Dietz" w:date="2012-08-13T14:50:00Z">
                  <w:rPr>
                    <w:ins w:id="7301" w:author="Thomas Dietz" w:date="2012-08-13T13:42:00Z"/>
                    <w:b/>
                  </w:rPr>
                </w:rPrChange>
              </w:rPr>
            </w:pPr>
            <w:ins w:id="7302" w:author="Thomas Dietz" w:date="2012-08-13T13:42:00Z">
              <w:r w:rsidRPr="00A00ED4">
                <w:rPr>
                  <w:rPrChange w:id="7303" w:author="Thomas Dietz" w:date="2012-08-13T14:50:00Z">
                    <w:rPr>
                      <w:b/>
                    </w:rPr>
                  </w:rPrChange>
                </w:rPr>
                <w:t xml:space="preserve">      &lt;/xs:element&gt;</w:t>
              </w:r>
            </w:ins>
          </w:p>
          <w:p w14:paraId="4D9BAD2A" w14:textId="77777777" w:rsidR="00860C7A" w:rsidRPr="00A00ED4" w:rsidRDefault="00860C7A" w:rsidP="00860C7A">
            <w:pPr>
              <w:pStyle w:val="XML1"/>
              <w:rPr>
                <w:ins w:id="7304" w:author="Thomas Dietz" w:date="2012-08-13T13:42:00Z"/>
                <w:rPrChange w:id="7305" w:author="Thomas Dietz" w:date="2012-08-13T14:50:00Z">
                  <w:rPr>
                    <w:ins w:id="7306" w:author="Thomas Dietz" w:date="2012-08-13T13:42:00Z"/>
                    <w:b/>
                  </w:rPr>
                </w:rPrChange>
              </w:rPr>
            </w:pPr>
            <w:ins w:id="7307" w:author="Thomas Dietz" w:date="2012-08-13T13:42:00Z">
              <w:r w:rsidRPr="00A00ED4">
                <w:rPr>
                  <w:rPrChange w:id="7308" w:author="Thomas Dietz" w:date="2012-08-13T14:50:00Z">
                    <w:rPr>
                      <w:b/>
                    </w:rPr>
                  </w:rPrChange>
                </w:rPr>
                <w:t xml:space="preserve">      &lt;xs:element name="block-looping-ports"  type="xs:boolean"&gt;</w:t>
              </w:r>
            </w:ins>
          </w:p>
          <w:p w14:paraId="684F07C3" w14:textId="77777777" w:rsidR="00860C7A" w:rsidRPr="00A00ED4" w:rsidRDefault="00860C7A" w:rsidP="00860C7A">
            <w:pPr>
              <w:pStyle w:val="XML1"/>
              <w:rPr>
                <w:ins w:id="7309" w:author="Thomas Dietz" w:date="2012-08-13T13:42:00Z"/>
                <w:rPrChange w:id="7310" w:author="Thomas Dietz" w:date="2012-08-13T14:50:00Z">
                  <w:rPr>
                    <w:ins w:id="7311" w:author="Thomas Dietz" w:date="2012-08-13T13:42:00Z"/>
                    <w:b/>
                  </w:rPr>
                </w:rPrChange>
              </w:rPr>
            </w:pPr>
            <w:ins w:id="7312" w:author="Thomas Dietz" w:date="2012-08-13T13:42:00Z">
              <w:r w:rsidRPr="00A00ED4">
                <w:rPr>
                  <w:rPrChange w:id="7313" w:author="Thomas Dietz" w:date="2012-08-13T14:50:00Z">
                    <w:rPr>
                      <w:b/>
                    </w:rPr>
                  </w:rPrChange>
                </w:rPr>
                <w:t xml:space="preserve">        &lt;xs:annotation&gt;</w:t>
              </w:r>
            </w:ins>
          </w:p>
          <w:p w14:paraId="3AE9A612" w14:textId="77777777" w:rsidR="00860C7A" w:rsidRPr="00A00ED4" w:rsidRDefault="00860C7A" w:rsidP="00860C7A">
            <w:pPr>
              <w:pStyle w:val="XML1"/>
              <w:rPr>
                <w:ins w:id="7314" w:author="Thomas Dietz" w:date="2012-08-13T13:42:00Z"/>
                <w:rPrChange w:id="7315" w:author="Thomas Dietz" w:date="2012-08-13T14:50:00Z">
                  <w:rPr>
                    <w:ins w:id="7316" w:author="Thomas Dietz" w:date="2012-08-13T13:42:00Z"/>
                    <w:b/>
                  </w:rPr>
                </w:rPrChange>
              </w:rPr>
            </w:pPr>
            <w:ins w:id="7317" w:author="Thomas Dietz" w:date="2012-08-13T13:42:00Z">
              <w:r w:rsidRPr="00A00ED4">
                <w:rPr>
                  <w:rPrChange w:id="7318" w:author="Thomas Dietz" w:date="2012-08-13T14:50:00Z">
                    <w:rPr>
                      <w:b/>
                    </w:rPr>
                  </w:rPrChange>
                </w:rPr>
                <w:t xml:space="preserve">          &lt;xs:documentation&gt;</w:t>
              </w:r>
            </w:ins>
          </w:p>
          <w:p w14:paraId="3094DF66" w14:textId="77777777" w:rsidR="00860C7A" w:rsidRPr="00A00ED4" w:rsidRDefault="00860C7A" w:rsidP="00860C7A">
            <w:pPr>
              <w:pStyle w:val="XML1"/>
              <w:rPr>
                <w:ins w:id="7319" w:author="Thomas Dietz" w:date="2012-08-13T13:42:00Z"/>
                <w:rPrChange w:id="7320" w:author="Thomas Dietz" w:date="2012-08-13T14:50:00Z">
                  <w:rPr>
                    <w:ins w:id="7321" w:author="Thomas Dietz" w:date="2012-08-13T13:42:00Z"/>
                    <w:b/>
                  </w:rPr>
                </w:rPrChange>
              </w:rPr>
            </w:pPr>
            <w:ins w:id="7322" w:author="Thomas Dietz" w:date="2012-08-13T13:42:00Z">
              <w:r w:rsidRPr="00A00ED4">
                <w:rPr>
                  <w:rPrChange w:id="7323" w:author="Thomas Dietz" w:date="2012-08-13T14:50:00Z">
                    <w:rPr>
                      <w:b/>
                    </w:rPr>
                  </w:rPrChange>
                </w:rPr>
                <w:t xml:space="preserve">            'true' indicates that a switch protocol outside</w:t>
              </w:r>
            </w:ins>
          </w:p>
          <w:p w14:paraId="5A4B243E" w14:textId="77777777" w:rsidR="00860C7A" w:rsidRPr="00A00ED4" w:rsidRDefault="00860C7A" w:rsidP="00860C7A">
            <w:pPr>
              <w:pStyle w:val="XML1"/>
              <w:rPr>
                <w:ins w:id="7324" w:author="Thomas Dietz" w:date="2012-08-13T13:42:00Z"/>
                <w:rPrChange w:id="7325" w:author="Thomas Dietz" w:date="2012-08-13T14:50:00Z">
                  <w:rPr>
                    <w:ins w:id="7326" w:author="Thomas Dietz" w:date="2012-08-13T13:42:00Z"/>
                    <w:b/>
                  </w:rPr>
                </w:rPrChange>
              </w:rPr>
            </w:pPr>
            <w:ins w:id="7327" w:author="Thomas Dietz" w:date="2012-08-13T13:42:00Z">
              <w:r w:rsidRPr="00A00ED4">
                <w:rPr>
                  <w:rPrChange w:id="7328" w:author="Thomas Dietz" w:date="2012-08-13T14:50:00Z">
                    <w:rPr>
                      <w:b/>
                    </w:rPr>
                  </w:rPrChange>
                </w:rPr>
                <w:t xml:space="preserve">            of OpenFlow, such as 802.1D Spanning Tree, will detect</w:t>
              </w:r>
            </w:ins>
          </w:p>
          <w:p w14:paraId="0FBA56B6" w14:textId="77777777" w:rsidR="00860C7A" w:rsidRPr="00A00ED4" w:rsidRDefault="00860C7A" w:rsidP="00860C7A">
            <w:pPr>
              <w:pStyle w:val="XML1"/>
              <w:rPr>
                <w:ins w:id="7329" w:author="Thomas Dietz" w:date="2012-08-13T13:42:00Z"/>
                <w:rPrChange w:id="7330" w:author="Thomas Dietz" w:date="2012-08-13T14:50:00Z">
                  <w:rPr>
                    <w:ins w:id="7331" w:author="Thomas Dietz" w:date="2012-08-13T13:42:00Z"/>
                    <w:b/>
                  </w:rPr>
                </w:rPrChange>
              </w:rPr>
            </w:pPr>
            <w:ins w:id="7332" w:author="Thomas Dietz" w:date="2012-08-13T13:42:00Z">
              <w:r w:rsidRPr="00A00ED4">
                <w:rPr>
                  <w:rPrChange w:id="7333" w:author="Thomas Dietz" w:date="2012-08-13T14:50:00Z">
                    <w:rPr>
                      <w:b/>
                    </w:rPr>
                  </w:rPrChange>
                </w:rPr>
                <w:t xml:space="preserve">            topology loops and block ports to prevent packet loops.</w:t>
              </w:r>
            </w:ins>
          </w:p>
          <w:p w14:paraId="7A9D4514" w14:textId="77777777" w:rsidR="00860C7A" w:rsidRPr="00A00ED4" w:rsidRDefault="00860C7A" w:rsidP="00860C7A">
            <w:pPr>
              <w:pStyle w:val="XML1"/>
              <w:rPr>
                <w:ins w:id="7334" w:author="Thomas Dietz" w:date="2012-08-13T13:42:00Z"/>
                <w:rPrChange w:id="7335" w:author="Thomas Dietz" w:date="2012-08-13T14:50:00Z">
                  <w:rPr>
                    <w:ins w:id="7336" w:author="Thomas Dietz" w:date="2012-08-13T13:42:00Z"/>
                    <w:b/>
                  </w:rPr>
                </w:rPrChange>
              </w:rPr>
            </w:pPr>
            <w:ins w:id="7337" w:author="Thomas Dietz" w:date="2012-08-13T13:42:00Z">
              <w:r w:rsidRPr="00A00ED4">
                <w:rPr>
                  <w:rPrChange w:id="7338" w:author="Thomas Dietz" w:date="2012-08-13T14:50:00Z">
                    <w:rPr>
                      <w:b/>
                    </w:rPr>
                  </w:rPrChange>
                </w:rPr>
                <w:t xml:space="preserve">          &lt;/xs:documentation&gt;</w:t>
              </w:r>
            </w:ins>
          </w:p>
          <w:p w14:paraId="7E6FFC9C" w14:textId="77777777" w:rsidR="00860C7A" w:rsidRPr="00A00ED4" w:rsidRDefault="00860C7A" w:rsidP="00860C7A">
            <w:pPr>
              <w:pStyle w:val="XML1"/>
              <w:rPr>
                <w:ins w:id="7339" w:author="Thomas Dietz" w:date="2012-08-13T13:42:00Z"/>
                <w:rPrChange w:id="7340" w:author="Thomas Dietz" w:date="2012-08-13T14:50:00Z">
                  <w:rPr>
                    <w:ins w:id="7341" w:author="Thomas Dietz" w:date="2012-08-13T13:42:00Z"/>
                    <w:b/>
                  </w:rPr>
                </w:rPrChange>
              </w:rPr>
            </w:pPr>
            <w:ins w:id="7342" w:author="Thomas Dietz" w:date="2012-08-13T13:42:00Z">
              <w:r w:rsidRPr="00A00ED4">
                <w:rPr>
                  <w:rPrChange w:id="7343" w:author="Thomas Dietz" w:date="2012-08-13T14:50:00Z">
                    <w:rPr>
                      <w:b/>
                    </w:rPr>
                  </w:rPrChange>
                </w:rPr>
                <w:t xml:space="preserve">        &lt;/xs:annotation&gt;</w:t>
              </w:r>
            </w:ins>
          </w:p>
          <w:p w14:paraId="293ADF8A" w14:textId="77777777" w:rsidR="00860C7A" w:rsidRPr="00A00ED4" w:rsidRDefault="00860C7A" w:rsidP="00860C7A">
            <w:pPr>
              <w:pStyle w:val="XML1"/>
              <w:rPr>
                <w:ins w:id="7344" w:author="Thomas Dietz" w:date="2012-08-13T13:42:00Z"/>
                <w:rPrChange w:id="7345" w:author="Thomas Dietz" w:date="2012-08-13T14:50:00Z">
                  <w:rPr>
                    <w:ins w:id="7346" w:author="Thomas Dietz" w:date="2012-08-13T13:42:00Z"/>
                    <w:b/>
                  </w:rPr>
                </w:rPrChange>
              </w:rPr>
            </w:pPr>
            <w:ins w:id="7347" w:author="Thomas Dietz" w:date="2012-08-13T13:42:00Z">
              <w:r w:rsidRPr="00A00ED4">
                <w:rPr>
                  <w:rPrChange w:id="7348" w:author="Thomas Dietz" w:date="2012-08-13T14:50:00Z">
                    <w:rPr>
                      <w:b/>
                    </w:rPr>
                  </w:rPrChange>
                </w:rPr>
                <w:t xml:space="preserve">      &lt;/xs:element&gt;</w:t>
              </w:r>
            </w:ins>
          </w:p>
          <w:p w14:paraId="529E7624" w14:textId="77777777" w:rsidR="00860C7A" w:rsidRPr="00A00ED4" w:rsidRDefault="00860C7A" w:rsidP="00860C7A">
            <w:pPr>
              <w:pStyle w:val="XML1"/>
              <w:rPr>
                <w:ins w:id="7349" w:author="Thomas Dietz" w:date="2012-08-13T13:42:00Z"/>
                <w:rPrChange w:id="7350" w:author="Thomas Dietz" w:date="2012-08-13T14:50:00Z">
                  <w:rPr>
                    <w:ins w:id="7351" w:author="Thomas Dietz" w:date="2012-08-13T13:42:00Z"/>
                    <w:b/>
                  </w:rPr>
                </w:rPrChange>
              </w:rPr>
            </w:pPr>
            <w:ins w:id="7352" w:author="Thomas Dietz" w:date="2012-08-13T13:42:00Z">
              <w:r w:rsidRPr="00A00ED4">
                <w:rPr>
                  <w:rPrChange w:id="7353" w:author="Thomas Dietz" w:date="2012-08-13T14:50:00Z">
                    <w:rPr>
                      <w:b/>
                    </w:rPr>
                  </w:rPrChange>
                </w:rPr>
                <w:t xml:space="preserve">      &lt;xs:element name="reserved-port-types"&gt;</w:t>
              </w:r>
            </w:ins>
          </w:p>
          <w:p w14:paraId="24272815" w14:textId="77777777" w:rsidR="00860C7A" w:rsidRPr="00A00ED4" w:rsidRDefault="00860C7A" w:rsidP="00860C7A">
            <w:pPr>
              <w:pStyle w:val="XML1"/>
              <w:rPr>
                <w:ins w:id="7354" w:author="Thomas Dietz" w:date="2012-08-13T13:42:00Z"/>
                <w:rPrChange w:id="7355" w:author="Thomas Dietz" w:date="2012-08-13T14:50:00Z">
                  <w:rPr>
                    <w:ins w:id="7356" w:author="Thomas Dietz" w:date="2012-08-13T13:42:00Z"/>
                    <w:b/>
                  </w:rPr>
                </w:rPrChange>
              </w:rPr>
            </w:pPr>
            <w:ins w:id="7357" w:author="Thomas Dietz" w:date="2012-08-13T13:42:00Z">
              <w:r w:rsidRPr="00A00ED4">
                <w:rPr>
                  <w:rPrChange w:id="7358" w:author="Thomas Dietz" w:date="2012-08-13T14:50:00Z">
                    <w:rPr>
                      <w:b/>
                    </w:rPr>
                  </w:rPrChange>
                </w:rPr>
                <w:t xml:space="preserve">        &lt;xs:annotation&gt;</w:t>
              </w:r>
            </w:ins>
          </w:p>
          <w:p w14:paraId="0D3981C7" w14:textId="77777777" w:rsidR="00860C7A" w:rsidRPr="00A00ED4" w:rsidRDefault="00860C7A" w:rsidP="00860C7A">
            <w:pPr>
              <w:pStyle w:val="XML1"/>
              <w:rPr>
                <w:ins w:id="7359" w:author="Thomas Dietz" w:date="2012-08-13T13:42:00Z"/>
                <w:rPrChange w:id="7360" w:author="Thomas Dietz" w:date="2012-08-13T14:50:00Z">
                  <w:rPr>
                    <w:ins w:id="7361" w:author="Thomas Dietz" w:date="2012-08-13T13:42:00Z"/>
                    <w:b/>
                  </w:rPr>
                </w:rPrChange>
              </w:rPr>
            </w:pPr>
            <w:ins w:id="7362" w:author="Thomas Dietz" w:date="2012-08-13T13:42:00Z">
              <w:r w:rsidRPr="00A00ED4">
                <w:rPr>
                  <w:rPrChange w:id="7363" w:author="Thomas Dietz" w:date="2012-08-13T14:50:00Z">
                    <w:rPr>
                      <w:b/>
                    </w:rPr>
                  </w:rPrChange>
                </w:rPr>
                <w:t xml:space="preserve">          &lt;xs:documentation&gt;</w:t>
              </w:r>
            </w:ins>
          </w:p>
          <w:p w14:paraId="72346217" w14:textId="77777777" w:rsidR="00860C7A" w:rsidRPr="00A00ED4" w:rsidRDefault="00860C7A" w:rsidP="00860C7A">
            <w:pPr>
              <w:pStyle w:val="XML1"/>
              <w:rPr>
                <w:ins w:id="7364" w:author="Thomas Dietz" w:date="2012-08-13T13:42:00Z"/>
                <w:rPrChange w:id="7365" w:author="Thomas Dietz" w:date="2012-08-13T14:50:00Z">
                  <w:rPr>
                    <w:ins w:id="7366" w:author="Thomas Dietz" w:date="2012-08-13T13:42:00Z"/>
                    <w:b/>
                  </w:rPr>
                </w:rPrChange>
              </w:rPr>
            </w:pPr>
            <w:ins w:id="7367" w:author="Thomas Dietz" w:date="2012-08-13T13:42:00Z">
              <w:r w:rsidRPr="00A00ED4">
                <w:rPr>
                  <w:rPrChange w:id="7368" w:author="Thomas Dietz" w:date="2012-08-13T14:50:00Z">
                    <w:rPr>
                      <w:b/>
                    </w:rPr>
                  </w:rPrChange>
                </w:rPr>
                <w:t xml:space="preserve">            Specify generic forwarding actions such as</w:t>
              </w:r>
            </w:ins>
          </w:p>
          <w:p w14:paraId="5EA41267" w14:textId="77777777" w:rsidR="00860C7A" w:rsidRPr="00A00ED4" w:rsidRDefault="00860C7A" w:rsidP="00860C7A">
            <w:pPr>
              <w:pStyle w:val="XML1"/>
              <w:rPr>
                <w:ins w:id="7369" w:author="Thomas Dietz" w:date="2012-08-13T13:42:00Z"/>
                <w:rPrChange w:id="7370" w:author="Thomas Dietz" w:date="2012-08-13T14:50:00Z">
                  <w:rPr>
                    <w:ins w:id="7371" w:author="Thomas Dietz" w:date="2012-08-13T13:42:00Z"/>
                    <w:b/>
                  </w:rPr>
                </w:rPrChange>
              </w:rPr>
            </w:pPr>
            <w:ins w:id="7372" w:author="Thomas Dietz" w:date="2012-08-13T13:42:00Z">
              <w:r w:rsidRPr="00A00ED4">
                <w:rPr>
                  <w:rPrChange w:id="7373" w:author="Thomas Dietz" w:date="2012-08-13T14:50:00Z">
                    <w:rPr>
                      <w:b/>
                    </w:rPr>
                  </w:rPrChange>
                </w:rPr>
                <w:t xml:space="preserve">            sending to the controller, flooding, or forwarding using</w:t>
              </w:r>
            </w:ins>
          </w:p>
          <w:p w14:paraId="5762D19C" w14:textId="77777777" w:rsidR="00860C7A" w:rsidRPr="00A00ED4" w:rsidRDefault="00860C7A" w:rsidP="00860C7A">
            <w:pPr>
              <w:pStyle w:val="XML1"/>
              <w:rPr>
                <w:ins w:id="7374" w:author="Thomas Dietz" w:date="2012-08-13T13:42:00Z"/>
                <w:rPrChange w:id="7375" w:author="Thomas Dietz" w:date="2012-08-13T14:50:00Z">
                  <w:rPr>
                    <w:ins w:id="7376" w:author="Thomas Dietz" w:date="2012-08-13T13:42:00Z"/>
                    <w:b/>
                  </w:rPr>
                </w:rPrChange>
              </w:rPr>
            </w:pPr>
            <w:ins w:id="7377" w:author="Thomas Dietz" w:date="2012-08-13T13:42:00Z">
              <w:r w:rsidRPr="00A00ED4">
                <w:rPr>
                  <w:rPrChange w:id="7378" w:author="Thomas Dietz" w:date="2012-08-13T14:50:00Z">
                    <w:rPr>
                      <w:b/>
                    </w:rPr>
                  </w:rPrChange>
                </w:rPr>
                <w:t xml:space="preserve">            non-OpenFlow methods, such as 'normal' switch processing.</w:t>
              </w:r>
            </w:ins>
          </w:p>
          <w:p w14:paraId="05101F7F" w14:textId="77777777" w:rsidR="00860C7A" w:rsidRPr="00A00ED4" w:rsidRDefault="00860C7A" w:rsidP="00860C7A">
            <w:pPr>
              <w:pStyle w:val="XML1"/>
              <w:rPr>
                <w:ins w:id="7379" w:author="Thomas Dietz" w:date="2012-08-13T13:42:00Z"/>
                <w:rPrChange w:id="7380" w:author="Thomas Dietz" w:date="2012-08-13T14:50:00Z">
                  <w:rPr>
                    <w:ins w:id="7381" w:author="Thomas Dietz" w:date="2012-08-13T13:42:00Z"/>
                    <w:b/>
                  </w:rPr>
                </w:rPrChange>
              </w:rPr>
            </w:pPr>
            <w:ins w:id="7382" w:author="Thomas Dietz" w:date="2012-08-13T13:42:00Z">
              <w:r w:rsidRPr="00A00ED4">
                <w:rPr>
                  <w:rPrChange w:id="7383" w:author="Thomas Dietz" w:date="2012-08-13T14:50:00Z">
                    <w:rPr>
                      <w:b/>
                    </w:rPr>
                  </w:rPrChange>
                </w:rPr>
                <w:t xml:space="preserve">          &lt;/xs:documentation&gt;</w:t>
              </w:r>
            </w:ins>
          </w:p>
          <w:p w14:paraId="56950C19" w14:textId="77777777" w:rsidR="00860C7A" w:rsidRPr="00A00ED4" w:rsidRDefault="00860C7A" w:rsidP="00860C7A">
            <w:pPr>
              <w:pStyle w:val="XML1"/>
              <w:rPr>
                <w:ins w:id="7384" w:author="Thomas Dietz" w:date="2012-08-13T13:42:00Z"/>
                <w:rPrChange w:id="7385" w:author="Thomas Dietz" w:date="2012-08-13T14:50:00Z">
                  <w:rPr>
                    <w:ins w:id="7386" w:author="Thomas Dietz" w:date="2012-08-13T13:42:00Z"/>
                    <w:b/>
                  </w:rPr>
                </w:rPrChange>
              </w:rPr>
            </w:pPr>
            <w:ins w:id="7387" w:author="Thomas Dietz" w:date="2012-08-13T13:42:00Z">
              <w:r w:rsidRPr="00A00ED4">
                <w:rPr>
                  <w:rPrChange w:id="7388" w:author="Thomas Dietz" w:date="2012-08-13T14:50:00Z">
                    <w:rPr>
                      <w:b/>
                    </w:rPr>
                  </w:rPrChange>
                </w:rPr>
                <w:t xml:space="preserve">        &lt;/xs:annotation&gt;</w:t>
              </w:r>
            </w:ins>
          </w:p>
          <w:p w14:paraId="2EFE076E" w14:textId="77777777" w:rsidR="00860C7A" w:rsidRPr="00A00ED4" w:rsidRDefault="00860C7A" w:rsidP="00860C7A">
            <w:pPr>
              <w:pStyle w:val="XML1"/>
              <w:rPr>
                <w:ins w:id="7389" w:author="Thomas Dietz" w:date="2012-08-13T13:42:00Z"/>
                <w:rPrChange w:id="7390" w:author="Thomas Dietz" w:date="2012-08-13T14:50:00Z">
                  <w:rPr>
                    <w:ins w:id="7391" w:author="Thomas Dietz" w:date="2012-08-13T13:42:00Z"/>
                    <w:b/>
                  </w:rPr>
                </w:rPrChange>
              </w:rPr>
            </w:pPr>
            <w:ins w:id="7392" w:author="Thomas Dietz" w:date="2012-08-13T13:42:00Z">
              <w:r w:rsidRPr="00A00ED4">
                <w:rPr>
                  <w:rPrChange w:id="7393" w:author="Thomas Dietz" w:date="2012-08-13T14:50:00Z">
                    <w:rPr>
                      <w:b/>
                    </w:rPr>
                  </w:rPrChange>
                </w:rPr>
                <w:t xml:space="preserve">        &lt;xs:complexType&gt;</w:t>
              </w:r>
            </w:ins>
          </w:p>
          <w:p w14:paraId="626FD376" w14:textId="77777777" w:rsidR="00860C7A" w:rsidRPr="00A00ED4" w:rsidRDefault="00860C7A" w:rsidP="00860C7A">
            <w:pPr>
              <w:pStyle w:val="XML1"/>
              <w:rPr>
                <w:ins w:id="7394" w:author="Thomas Dietz" w:date="2012-08-13T13:42:00Z"/>
                <w:rPrChange w:id="7395" w:author="Thomas Dietz" w:date="2012-08-13T14:50:00Z">
                  <w:rPr>
                    <w:ins w:id="7396" w:author="Thomas Dietz" w:date="2012-08-13T13:42:00Z"/>
                    <w:b/>
                  </w:rPr>
                </w:rPrChange>
              </w:rPr>
            </w:pPr>
            <w:ins w:id="7397" w:author="Thomas Dietz" w:date="2012-08-13T13:42:00Z">
              <w:r w:rsidRPr="00A00ED4">
                <w:rPr>
                  <w:rPrChange w:id="7398" w:author="Thomas Dietz" w:date="2012-08-13T14:50:00Z">
                    <w:rPr>
                      <w:b/>
                    </w:rPr>
                  </w:rPrChange>
                </w:rPr>
                <w:t xml:space="preserve">          &lt;xs:sequence&gt;</w:t>
              </w:r>
            </w:ins>
          </w:p>
          <w:p w14:paraId="77104129" w14:textId="77777777" w:rsidR="00860C7A" w:rsidRPr="00A00ED4" w:rsidRDefault="00860C7A" w:rsidP="00860C7A">
            <w:pPr>
              <w:pStyle w:val="XML1"/>
              <w:rPr>
                <w:ins w:id="7399" w:author="Thomas Dietz" w:date="2012-08-13T13:42:00Z"/>
                <w:rPrChange w:id="7400" w:author="Thomas Dietz" w:date="2012-08-13T14:50:00Z">
                  <w:rPr>
                    <w:ins w:id="7401" w:author="Thomas Dietz" w:date="2012-08-13T13:42:00Z"/>
                    <w:b/>
                  </w:rPr>
                </w:rPrChange>
              </w:rPr>
            </w:pPr>
            <w:ins w:id="7402" w:author="Thomas Dietz" w:date="2012-08-13T13:42:00Z">
              <w:r w:rsidRPr="00A00ED4">
                <w:rPr>
                  <w:rPrChange w:id="7403" w:author="Thomas Dietz" w:date="2012-08-13T14:50:00Z">
                    <w:rPr>
                      <w:b/>
                    </w:rPr>
                  </w:rPrChange>
                </w:rPr>
                <w:t xml:space="preserve">            &lt;xs:element name="type" minOccurs="0" maxOccurs="unbounded"&gt;</w:t>
              </w:r>
            </w:ins>
          </w:p>
          <w:p w14:paraId="45A0C64B" w14:textId="77777777" w:rsidR="00860C7A" w:rsidRPr="00A00ED4" w:rsidRDefault="00860C7A" w:rsidP="00860C7A">
            <w:pPr>
              <w:pStyle w:val="XML1"/>
              <w:rPr>
                <w:ins w:id="7404" w:author="Thomas Dietz" w:date="2012-08-13T13:42:00Z"/>
                <w:rPrChange w:id="7405" w:author="Thomas Dietz" w:date="2012-08-13T14:50:00Z">
                  <w:rPr>
                    <w:ins w:id="7406" w:author="Thomas Dietz" w:date="2012-08-13T13:42:00Z"/>
                    <w:b/>
                  </w:rPr>
                </w:rPrChange>
              </w:rPr>
            </w:pPr>
            <w:ins w:id="7407" w:author="Thomas Dietz" w:date="2012-08-13T13:42:00Z">
              <w:r w:rsidRPr="00A00ED4">
                <w:rPr>
                  <w:rPrChange w:id="7408" w:author="Thomas Dietz" w:date="2012-08-13T14:50:00Z">
                    <w:rPr>
                      <w:b/>
                    </w:rPr>
                  </w:rPrChange>
                </w:rPr>
                <w:t xml:space="preserve">              &lt;xs:simpleType&gt;</w:t>
              </w:r>
            </w:ins>
          </w:p>
          <w:p w14:paraId="43E40396" w14:textId="77777777" w:rsidR="00860C7A" w:rsidRPr="00A00ED4" w:rsidRDefault="00860C7A" w:rsidP="00860C7A">
            <w:pPr>
              <w:pStyle w:val="XML1"/>
              <w:rPr>
                <w:ins w:id="7409" w:author="Thomas Dietz" w:date="2012-08-13T13:42:00Z"/>
                <w:rPrChange w:id="7410" w:author="Thomas Dietz" w:date="2012-08-13T14:50:00Z">
                  <w:rPr>
                    <w:ins w:id="7411" w:author="Thomas Dietz" w:date="2012-08-13T13:42:00Z"/>
                    <w:b/>
                  </w:rPr>
                </w:rPrChange>
              </w:rPr>
            </w:pPr>
            <w:ins w:id="7412" w:author="Thomas Dietz" w:date="2012-08-13T13:42:00Z">
              <w:r w:rsidRPr="00A00ED4">
                <w:rPr>
                  <w:rPrChange w:id="7413" w:author="Thomas Dietz" w:date="2012-08-13T14:50:00Z">
                    <w:rPr>
                      <w:b/>
                    </w:rPr>
                  </w:rPrChange>
                </w:rPr>
                <w:t xml:space="preserve">                &lt;xs:restriction base="xs:string"&gt;</w:t>
              </w:r>
            </w:ins>
          </w:p>
          <w:p w14:paraId="1D6A7141" w14:textId="77777777" w:rsidR="00860C7A" w:rsidRPr="00A00ED4" w:rsidRDefault="00860C7A" w:rsidP="00860C7A">
            <w:pPr>
              <w:pStyle w:val="XML1"/>
              <w:rPr>
                <w:ins w:id="7414" w:author="Thomas Dietz" w:date="2012-08-13T13:42:00Z"/>
                <w:rPrChange w:id="7415" w:author="Thomas Dietz" w:date="2012-08-13T14:50:00Z">
                  <w:rPr>
                    <w:ins w:id="7416" w:author="Thomas Dietz" w:date="2012-08-13T13:42:00Z"/>
                    <w:b/>
                  </w:rPr>
                </w:rPrChange>
              </w:rPr>
            </w:pPr>
            <w:ins w:id="7417" w:author="Thomas Dietz" w:date="2012-08-13T13:42:00Z">
              <w:r w:rsidRPr="00A00ED4">
                <w:rPr>
                  <w:rPrChange w:id="7418" w:author="Thomas Dietz" w:date="2012-08-13T14:50:00Z">
                    <w:rPr>
                      <w:b/>
                    </w:rPr>
                  </w:rPrChange>
                </w:rPr>
                <w:t xml:space="preserve">                  &lt;xs:enumeration value="all"/&gt;</w:t>
              </w:r>
            </w:ins>
          </w:p>
          <w:p w14:paraId="17878356" w14:textId="77777777" w:rsidR="00860C7A" w:rsidRPr="00A00ED4" w:rsidRDefault="00860C7A" w:rsidP="00860C7A">
            <w:pPr>
              <w:pStyle w:val="XML1"/>
              <w:rPr>
                <w:ins w:id="7419" w:author="Thomas Dietz" w:date="2012-08-13T13:42:00Z"/>
                <w:rPrChange w:id="7420" w:author="Thomas Dietz" w:date="2012-08-13T14:50:00Z">
                  <w:rPr>
                    <w:ins w:id="7421" w:author="Thomas Dietz" w:date="2012-08-13T13:42:00Z"/>
                    <w:b/>
                  </w:rPr>
                </w:rPrChange>
              </w:rPr>
            </w:pPr>
            <w:ins w:id="7422" w:author="Thomas Dietz" w:date="2012-08-13T13:42:00Z">
              <w:r w:rsidRPr="00A00ED4">
                <w:rPr>
                  <w:rPrChange w:id="7423" w:author="Thomas Dietz" w:date="2012-08-13T14:50:00Z">
                    <w:rPr>
                      <w:b/>
                    </w:rPr>
                  </w:rPrChange>
                </w:rPr>
                <w:t xml:space="preserve">                  &lt;xs:enumeration value="controller"/&gt;</w:t>
              </w:r>
            </w:ins>
          </w:p>
          <w:p w14:paraId="44C640F9" w14:textId="77777777" w:rsidR="00860C7A" w:rsidRPr="00A00ED4" w:rsidRDefault="00860C7A" w:rsidP="00860C7A">
            <w:pPr>
              <w:pStyle w:val="XML1"/>
              <w:rPr>
                <w:ins w:id="7424" w:author="Thomas Dietz" w:date="2012-08-13T13:42:00Z"/>
                <w:rPrChange w:id="7425" w:author="Thomas Dietz" w:date="2012-08-13T14:50:00Z">
                  <w:rPr>
                    <w:ins w:id="7426" w:author="Thomas Dietz" w:date="2012-08-13T13:42:00Z"/>
                    <w:b/>
                  </w:rPr>
                </w:rPrChange>
              </w:rPr>
            </w:pPr>
            <w:ins w:id="7427" w:author="Thomas Dietz" w:date="2012-08-13T13:42:00Z">
              <w:r w:rsidRPr="00A00ED4">
                <w:rPr>
                  <w:rPrChange w:id="7428" w:author="Thomas Dietz" w:date="2012-08-13T14:50:00Z">
                    <w:rPr>
                      <w:b/>
                    </w:rPr>
                  </w:rPrChange>
                </w:rPr>
                <w:t xml:space="preserve">                  &lt;xs:enumeration value="table"/&gt;</w:t>
              </w:r>
            </w:ins>
          </w:p>
          <w:p w14:paraId="04B77C48" w14:textId="77777777" w:rsidR="00860C7A" w:rsidRPr="00A00ED4" w:rsidRDefault="00860C7A" w:rsidP="00860C7A">
            <w:pPr>
              <w:pStyle w:val="XML1"/>
              <w:rPr>
                <w:ins w:id="7429" w:author="Thomas Dietz" w:date="2012-08-13T13:42:00Z"/>
                <w:rPrChange w:id="7430" w:author="Thomas Dietz" w:date="2012-08-13T14:50:00Z">
                  <w:rPr>
                    <w:ins w:id="7431" w:author="Thomas Dietz" w:date="2012-08-13T13:42:00Z"/>
                    <w:b/>
                  </w:rPr>
                </w:rPrChange>
              </w:rPr>
            </w:pPr>
            <w:ins w:id="7432" w:author="Thomas Dietz" w:date="2012-08-13T13:42:00Z">
              <w:r w:rsidRPr="00A00ED4">
                <w:rPr>
                  <w:rPrChange w:id="7433" w:author="Thomas Dietz" w:date="2012-08-13T14:50:00Z">
                    <w:rPr>
                      <w:b/>
                    </w:rPr>
                  </w:rPrChange>
                </w:rPr>
                <w:t xml:space="preserve">                  &lt;xs:enumeration value="inport"/&gt;</w:t>
              </w:r>
            </w:ins>
          </w:p>
          <w:p w14:paraId="0E27983F" w14:textId="77777777" w:rsidR="00860C7A" w:rsidRPr="00A00ED4" w:rsidRDefault="00860C7A" w:rsidP="00860C7A">
            <w:pPr>
              <w:pStyle w:val="XML1"/>
              <w:rPr>
                <w:ins w:id="7434" w:author="Thomas Dietz" w:date="2012-08-13T13:42:00Z"/>
                <w:rPrChange w:id="7435" w:author="Thomas Dietz" w:date="2012-08-13T14:50:00Z">
                  <w:rPr>
                    <w:ins w:id="7436" w:author="Thomas Dietz" w:date="2012-08-13T13:42:00Z"/>
                    <w:b/>
                  </w:rPr>
                </w:rPrChange>
              </w:rPr>
            </w:pPr>
            <w:ins w:id="7437" w:author="Thomas Dietz" w:date="2012-08-13T13:42:00Z">
              <w:r w:rsidRPr="00A00ED4">
                <w:rPr>
                  <w:rPrChange w:id="7438" w:author="Thomas Dietz" w:date="2012-08-13T14:50:00Z">
                    <w:rPr>
                      <w:b/>
                    </w:rPr>
                  </w:rPrChange>
                </w:rPr>
                <w:t xml:space="preserve">                  &lt;xs:enumeration value="any"/&gt;</w:t>
              </w:r>
            </w:ins>
          </w:p>
          <w:p w14:paraId="2008644F" w14:textId="77777777" w:rsidR="00860C7A" w:rsidRPr="00A00ED4" w:rsidRDefault="00860C7A" w:rsidP="00860C7A">
            <w:pPr>
              <w:pStyle w:val="XML1"/>
              <w:rPr>
                <w:ins w:id="7439" w:author="Thomas Dietz" w:date="2012-08-13T13:42:00Z"/>
                <w:rPrChange w:id="7440" w:author="Thomas Dietz" w:date="2012-08-13T14:50:00Z">
                  <w:rPr>
                    <w:ins w:id="7441" w:author="Thomas Dietz" w:date="2012-08-13T13:42:00Z"/>
                    <w:b/>
                  </w:rPr>
                </w:rPrChange>
              </w:rPr>
            </w:pPr>
            <w:ins w:id="7442" w:author="Thomas Dietz" w:date="2012-08-13T13:42:00Z">
              <w:r w:rsidRPr="00A00ED4">
                <w:rPr>
                  <w:rPrChange w:id="7443" w:author="Thomas Dietz" w:date="2012-08-13T14:50:00Z">
                    <w:rPr>
                      <w:b/>
                    </w:rPr>
                  </w:rPrChange>
                </w:rPr>
                <w:t xml:space="preserve">                  &lt;xs:enumeration value="normal"/&gt;</w:t>
              </w:r>
            </w:ins>
          </w:p>
          <w:p w14:paraId="7CFCDFBF" w14:textId="77777777" w:rsidR="00860C7A" w:rsidRPr="00A00ED4" w:rsidRDefault="00860C7A" w:rsidP="00860C7A">
            <w:pPr>
              <w:pStyle w:val="XML1"/>
              <w:rPr>
                <w:ins w:id="7444" w:author="Thomas Dietz" w:date="2012-08-13T13:42:00Z"/>
                <w:rPrChange w:id="7445" w:author="Thomas Dietz" w:date="2012-08-13T14:50:00Z">
                  <w:rPr>
                    <w:ins w:id="7446" w:author="Thomas Dietz" w:date="2012-08-13T13:42:00Z"/>
                    <w:b/>
                  </w:rPr>
                </w:rPrChange>
              </w:rPr>
            </w:pPr>
            <w:ins w:id="7447" w:author="Thomas Dietz" w:date="2012-08-13T13:42:00Z">
              <w:r w:rsidRPr="00A00ED4">
                <w:rPr>
                  <w:rPrChange w:id="7448" w:author="Thomas Dietz" w:date="2012-08-13T14:50:00Z">
                    <w:rPr>
                      <w:b/>
                    </w:rPr>
                  </w:rPrChange>
                </w:rPr>
                <w:t xml:space="preserve">                  &lt;xs:enumeration value="flood"/&gt;</w:t>
              </w:r>
            </w:ins>
          </w:p>
          <w:p w14:paraId="0C20934F" w14:textId="77777777" w:rsidR="00860C7A" w:rsidRPr="00A00ED4" w:rsidRDefault="00860C7A" w:rsidP="00860C7A">
            <w:pPr>
              <w:pStyle w:val="XML1"/>
              <w:rPr>
                <w:ins w:id="7449" w:author="Thomas Dietz" w:date="2012-08-13T13:42:00Z"/>
                <w:rPrChange w:id="7450" w:author="Thomas Dietz" w:date="2012-08-13T14:50:00Z">
                  <w:rPr>
                    <w:ins w:id="7451" w:author="Thomas Dietz" w:date="2012-08-13T13:42:00Z"/>
                    <w:b/>
                  </w:rPr>
                </w:rPrChange>
              </w:rPr>
            </w:pPr>
            <w:ins w:id="7452" w:author="Thomas Dietz" w:date="2012-08-13T13:42:00Z">
              <w:r w:rsidRPr="00A00ED4">
                <w:rPr>
                  <w:rPrChange w:id="7453" w:author="Thomas Dietz" w:date="2012-08-13T14:50:00Z">
                    <w:rPr>
                      <w:b/>
                    </w:rPr>
                  </w:rPrChange>
                </w:rPr>
                <w:t xml:space="preserve">                &lt;/xs:restriction&gt;</w:t>
              </w:r>
            </w:ins>
          </w:p>
          <w:p w14:paraId="58BFE6FC" w14:textId="77777777" w:rsidR="00860C7A" w:rsidRPr="00A00ED4" w:rsidRDefault="00860C7A" w:rsidP="00860C7A">
            <w:pPr>
              <w:pStyle w:val="XML1"/>
              <w:rPr>
                <w:ins w:id="7454" w:author="Thomas Dietz" w:date="2012-08-13T13:42:00Z"/>
                <w:rPrChange w:id="7455" w:author="Thomas Dietz" w:date="2012-08-13T14:50:00Z">
                  <w:rPr>
                    <w:ins w:id="7456" w:author="Thomas Dietz" w:date="2012-08-13T13:42:00Z"/>
                    <w:b/>
                  </w:rPr>
                </w:rPrChange>
              </w:rPr>
            </w:pPr>
            <w:ins w:id="7457" w:author="Thomas Dietz" w:date="2012-08-13T13:42:00Z">
              <w:r w:rsidRPr="00A00ED4">
                <w:rPr>
                  <w:rPrChange w:id="7458" w:author="Thomas Dietz" w:date="2012-08-13T14:50:00Z">
                    <w:rPr>
                      <w:b/>
                    </w:rPr>
                  </w:rPrChange>
                </w:rPr>
                <w:t xml:space="preserve">              &lt;/xs:simpleType&gt;</w:t>
              </w:r>
            </w:ins>
          </w:p>
          <w:p w14:paraId="550D2E9B" w14:textId="77777777" w:rsidR="00860C7A" w:rsidRPr="00A00ED4" w:rsidRDefault="00860C7A" w:rsidP="00860C7A">
            <w:pPr>
              <w:pStyle w:val="XML1"/>
              <w:rPr>
                <w:ins w:id="7459" w:author="Thomas Dietz" w:date="2012-08-13T13:42:00Z"/>
                <w:rPrChange w:id="7460" w:author="Thomas Dietz" w:date="2012-08-13T14:50:00Z">
                  <w:rPr>
                    <w:ins w:id="7461" w:author="Thomas Dietz" w:date="2012-08-13T13:42:00Z"/>
                    <w:b/>
                  </w:rPr>
                </w:rPrChange>
              </w:rPr>
            </w:pPr>
            <w:ins w:id="7462" w:author="Thomas Dietz" w:date="2012-08-13T13:42:00Z">
              <w:r w:rsidRPr="00A00ED4">
                <w:rPr>
                  <w:rPrChange w:id="7463" w:author="Thomas Dietz" w:date="2012-08-13T14:50:00Z">
                    <w:rPr>
                      <w:b/>
                    </w:rPr>
                  </w:rPrChange>
                </w:rPr>
                <w:t xml:space="preserve">            &lt;/xs:element&gt;</w:t>
              </w:r>
            </w:ins>
          </w:p>
          <w:p w14:paraId="75C1E113" w14:textId="77777777" w:rsidR="00860C7A" w:rsidRPr="00A00ED4" w:rsidRDefault="00860C7A" w:rsidP="00860C7A">
            <w:pPr>
              <w:pStyle w:val="XML1"/>
              <w:rPr>
                <w:ins w:id="7464" w:author="Thomas Dietz" w:date="2012-08-13T13:42:00Z"/>
                <w:rPrChange w:id="7465" w:author="Thomas Dietz" w:date="2012-08-13T14:50:00Z">
                  <w:rPr>
                    <w:ins w:id="7466" w:author="Thomas Dietz" w:date="2012-08-13T13:42:00Z"/>
                    <w:b/>
                  </w:rPr>
                </w:rPrChange>
              </w:rPr>
            </w:pPr>
            <w:ins w:id="7467" w:author="Thomas Dietz" w:date="2012-08-13T13:42:00Z">
              <w:r w:rsidRPr="00A00ED4">
                <w:rPr>
                  <w:rPrChange w:id="7468" w:author="Thomas Dietz" w:date="2012-08-13T14:50:00Z">
                    <w:rPr>
                      <w:b/>
                    </w:rPr>
                  </w:rPrChange>
                </w:rPr>
                <w:t xml:space="preserve">          &lt;/xs:sequence&gt;</w:t>
              </w:r>
            </w:ins>
          </w:p>
          <w:p w14:paraId="29E47DE8" w14:textId="77777777" w:rsidR="00860C7A" w:rsidRPr="00A00ED4" w:rsidRDefault="00860C7A" w:rsidP="00860C7A">
            <w:pPr>
              <w:pStyle w:val="XML1"/>
              <w:rPr>
                <w:ins w:id="7469" w:author="Thomas Dietz" w:date="2012-08-13T13:42:00Z"/>
                <w:rPrChange w:id="7470" w:author="Thomas Dietz" w:date="2012-08-13T14:50:00Z">
                  <w:rPr>
                    <w:ins w:id="7471" w:author="Thomas Dietz" w:date="2012-08-13T13:42:00Z"/>
                    <w:b/>
                  </w:rPr>
                </w:rPrChange>
              </w:rPr>
            </w:pPr>
            <w:ins w:id="7472" w:author="Thomas Dietz" w:date="2012-08-13T13:42:00Z">
              <w:r w:rsidRPr="00A00ED4">
                <w:rPr>
                  <w:rPrChange w:id="7473" w:author="Thomas Dietz" w:date="2012-08-13T14:50:00Z">
                    <w:rPr>
                      <w:b/>
                    </w:rPr>
                  </w:rPrChange>
                </w:rPr>
                <w:t xml:space="preserve">        &lt;/xs:complexType&gt;</w:t>
              </w:r>
            </w:ins>
          </w:p>
          <w:p w14:paraId="3DBEE541" w14:textId="77777777" w:rsidR="00860C7A" w:rsidRPr="00A00ED4" w:rsidRDefault="00860C7A" w:rsidP="00860C7A">
            <w:pPr>
              <w:pStyle w:val="XML1"/>
              <w:rPr>
                <w:ins w:id="7474" w:author="Thomas Dietz" w:date="2012-08-13T13:42:00Z"/>
                <w:rPrChange w:id="7475" w:author="Thomas Dietz" w:date="2012-08-13T14:50:00Z">
                  <w:rPr>
                    <w:ins w:id="7476" w:author="Thomas Dietz" w:date="2012-08-13T13:42:00Z"/>
                    <w:b/>
                  </w:rPr>
                </w:rPrChange>
              </w:rPr>
            </w:pPr>
            <w:ins w:id="7477" w:author="Thomas Dietz" w:date="2012-08-13T13:42:00Z">
              <w:r w:rsidRPr="00A00ED4">
                <w:rPr>
                  <w:rPrChange w:id="7478" w:author="Thomas Dietz" w:date="2012-08-13T14:50:00Z">
                    <w:rPr>
                      <w:b/>
                    </w:rPr>
                  </w:rPrChange>
                </w:rPr>
                <w:lastRenderedPageBreak/>
                <w:t xml:space="preserve">      &lt;/xs:element&gt;</w:t>
              </w:r>
            </w:ins>
          </w:p>
          <w:p w14:paraId="5F6DBC63" w14:textId="77777777" w:rsidR="00860C7A" w:rsidRPr="00A00ED4" w:rsidRDefault="00860C7A" w:rsidP="00860C7A">
            <w:pPr>
              <w:pStyle w:val="XML1"/>
              <w:rPr>
                <w:ins w:id="7479" w:author="Thomas Dietz" w:date="2012-08-13T13:42:00Z"/>
                <w:rPrChange w:id="7480" w:author="Thomas Dietz" w:date="2012-08-13T14:50:00Z">
                  <w:rPr>
                    <w:ins w:id="7481" w:author="Thomas Dietz" w:date="2012-08-13T13:42:00Z"/>
                    <w:b/>
                  </w:rPr>
                </w:rPrChange>
              </w:rPr>
            </w:pPr>
            <w:ins w:id="7482" w:author="Thomas Dietz" w:date="2012-08-13T13:42:00Z">
              <w:r w:rsidRPr="00A00ED4">
                <w:rPr>
                  <w:rPrChange w:id="7483" w:author="Thomas Dietz" w:date="2012-08-13T14:50:00Z">
                    <w:rPr>
                      <w:b/>
                    </w:rPr>
                  </w:rPrChange>
                </w:rPr>
                <w:t xml:space="preserve">      &lt;xs:element name="group-types"&gt;</w:t>
              </w:r>
            </w:ins>
          </w:p>
          <w:p w14:paraId="0FE110A3" w14:textId="77777777" w:rsidR="00860C7A" w:rsidRPr="00A00ED4" w:rsidRDefault="00860C7A" w:rsidP="00860C7A">
            <w:pPr>
              <w:pStyle w:val="XML1"/>
              <w:rPr>
                <w:ins w:id="7484" w:author="Thomas Dietz" w:date="2012-08-13T13:42:00Z"/>
                <w:rPrChange w:id="7485" w:author="Thomas Dietz" w:date="2012-08-13T14:50:00Z">
                  <w:rPr>
                    <w:ins w:id="7486" w:author="Thomas Dietz" w:date="2012-08-13T13:42:00Z"/>
                    <w:b/>
                  </w:rPr>
                </w:rPrChange>
              </w:rPr>
            </w:pPr>
            <w:ins w:id="7487" w:author="Thomas Dietz" w:date="2012-08-13T13:42:00Z">
              <w:r w:rsidRPr="00A00ED4">
                <w:rPr>
                  <w:rPrChange w:id="7488" w:author="Thomas Dietz" w:date="2012-08-13T14:50:00Z">
                    <w:rPr>
                      <w:b/>
                    </w:rPr>
                  </w:rPrChange>
                </w:rPr>
                <w:t xml:space="preserve">        &lt;xs:annotation&gt;</w:t>
              </w:r>
            </w:ins>
          </w:p>
          <w:p w14:paraId="4847FB8E" w14:textId="77777777" w:rsidR="00860C7A" w:rsidRPr="00A00ED4" w:rsidRDefault="00860C7A" w:rsidP="00860C7A">
            <w:pPr>
              <w:pStyle w:val="XML1"/>
              <w:rPr>
                <w:ins w:id="7489" w:author="Thomas Dietz" w:date="2012-08-13T13:42:00Z"/>
                <w:rPrChange w:id="7490" w:author="Thomas Dietz" w:date="2012-08-13T14:50:00Z">
                  <w:rPr>
                    <w:ins w:id="7491" w:author="Thomas Dietz" w:date="2012-08-13T13:42:00Z"/>
                    <w:b/>
                  </w:rPr>
                </w:rPrChange>
              </w:rPr>
            </w:pPr>
            <w:ins w:id="7492" w:author="Thomas Dietz" w:date="2012-08-13T13:42:00Z">
              <w:r w:rsidRPr="00A00ED4">
                <w:rPr>
                  <w:rPrChange w:id="7493" w:author="Thomas Dietz" w:date="2012-08-13T14:50:00Z">
                    <w:rPr>
                      <w:b/>
                    </w:rPr>
                  </w:rPrChange>
                </w:rPr>
                <w:t xml:space="preserve">          &lt;xs:documentation&gt;</w:t>
              </w:r>
            </w:ins>
          </w:p>
          <w:p w14:paraId="0C8A5539" w14:textId="77777777" w:rsidR="00860C7A" w:rsidRPr="00A00ED4" w:rsidRDefault="00860C7A" w:rsidP="00860C7A">
            <w:pPr>
              <w:pStyle w:val="XML1"/>
              <w:rPr>
                <w:ins w:id="7494" w:author="Thomas Dietz" w:date="2012-08-13T13:42:00Z"/>
                <w:rPrChange w:id="7495" w:author="Thomas Dietz" w:date="2012-08-13T14:50:00Z">
                  <w:rPr>
                    <w:ins w:id="7496" w:author="Thomas Dietz" w:date="2012-08-13T13:42:00Z"/>
                    <w:b/>
                  </w:rPr>
                </w:rPrChange>
              </w:rPr>
            </w:pPr>
            <w:ins w:id="7497" w:author="Thomas Dietz" w:date="2012-08-13T13:42:00Z">
              <w:r w:rsidRPr="00A00ED4">
                <w:rPr>
                  <w:rPrChange w:id="7498" w:author="Thomas Dietz" w:date="2012-08-13T14:50:00Z">
                    <w:rPr>
                      <w:b/>
                    </w:rPr>
                  </w:rPrChange>
                </w:rPr>
                <w:t xml:space="preserve">            Specify the group types supported by the logical</w:t>
              </w:r>
            </w:ins>
          </w:p>
          <w:p w14:paraId="31F42EFE" w14:textId="77777777" w:rsidR="00860C7A" w:rsidRPr="00A00ED4" w:rsidRDefault="00860C7A" w:rsidP="00860C7A">
            <w:pPr>
              <w:pStyle w:val="XML1"/>
              <w:rPr>
                <w:ins w:id="7499" w:author="Thomas Dietz" w:date="2012-08-13T13:42:00Z"/>
                <w:rPrChange w:id="7500" w:author="Thomas Dietz" w:date="2012-08-13T14:50:00Z">
                  <w:rPr>
                    <w:ins w:id="7501" w:author="Thomas Dietz" w:date="2012-08-13T13:42:00Z"/>
                    <w:b/>
                  </w:rPr>
                </w:rPrChange>
              </w:rPr>
            </w:pPr>
            <w:ins w:id="7502" w:author="Thomas Dietz" w:date="2012-08-13T13:42:00Z">
              <w:r w:rsidRPr="00A00ED4">
                <w:rPr>
                  <w:rPrChange w:id="7503" w:author="Thomas Dietz" w:date="2012-08-13T14:50:00Z">
                    <w:rPr>
                      <w:b/>
                    </w:rPr>
                  </w:rPrChange>
                </w:rPr>
                <w:t xml:space="preserve">            switch.</w:t>
              </w:r>
            </w:ins>
          </w:p>
          <w:p w14:paraId="7FBBA474" w14:textId="77777777" w:rsidR="00860C7A" w:rsidRPr="00A00ED4" w:rsidRDefault="00860C7A" w:rsidP="00860C7A">
            <w:pPr>
              <w:pStyle w:val="XML1"/>
              <w:rPr>
                <w:ins w:id="7504" w:author="Thomas Dietz" w:date="2012-08-13T13:42:00Z"/>
                <w:rPrChange w:id="7505" w:author="Thomas Dietz" w:date="2012-08-13T14:50:00Z">
                  <w:rPr>
                    <w:ins w:id="7506" w:author="Thomas Dietz" w:date="2012-08-13T13:42:00Z"/>
                    <w:b/>
                  </w:rPr>
                </w:rPrChange>
              </w:rPr>
            </w:pPr>
            <w:ins w:id="7507" w:author="Thomas Dietz" w:date="2012-08-13T13:42:00Z">
              <w:r w:rsidRPr="00A00ED4">
                <w:rPr>
                  <w:rPrChange w:id="7508" w:author="Thomas Dietz" w:date="2012-08-13T14:50:00Z">
                    <w:rPr>
                      <w:b/>
                    </w:rPr>
                  </w:rPrChange>
                </w:rPr>
                <w:t xml:space="preserve">          &lt;/xs:documentation&gt;</w:t>
              </w:r>
            </w:ins>
          </w:p>
          <w:p w14:paraId="5CA102B4" w14:textId="77777777" w:rsidR="00860C7A" w:rsidRPr="00A00ED4" w:rsidRDefault="00860C7A" w:rsidP="00860C7A">
            <w:pPr>
              <w:pStyle w:val="XML1"/>
              <w:rPr>
                <w:ins w:id="7509" w:author="Thomas Dietz" w:date="2012-08-13T13:42:00Z"/>
                <w:rPrChange w:id="7510" w:author="Thomas Dietz" w:date="2012-08-13T14:50:00Z">
                  <w:rPr>
                    <w:ins w:id="7511" w:author="Thomas Dietz" w:date="2012-08-13T13:42:00Z"/>
                    <w:b/>
                  </w:rPr>
                </w:rPrChange>
              </w:rPr>
            </w:pPr>
            <w:ins w:id="7512" w:author="Thomas Dietz" w:date="2012-08-13T13:42:00Z">
              <w:r w:rsidRPr="00A00ED4">
                <w:rPr>
                  <w:rPrChange w:id="7513" w:author="Thomas Dietz" w:date="2012-08-13T14:50:00Z">
                    <w:rPr>
                      <w:b/>
                    </w:rPr>
                  </w:rPrChange>
                </w:rPr>
                <w:t xml:space="preserve">        &lt;/xs:annotation&gt;</w:t>
              </w:r>
            </w:ins>
          </w:p>
          <w:p w14:paraId="27F1AA4E" w14:textId="77777777" w:rsidR="00860C7A" w:rsidRPr="00A00ED4" w:rsidRDefault="00860C7A" w:rsidP="00860C7A">
            <w:pPr>
              <w:pStyle w:val="XML1"/>
              <w:rPr>
                <w:ins w:id="7514" w:author="Thomas Dietz" w:date="2012-08-13T13:42:00Z"/>
                <w:rPrChange w:id="7515" w:author="Thomas Dietz" w:date="2012-08-13T14:50:00Z">
                  <w:rPr>
                    <w:ins w:id="7516" w:author="Thomas Dietz" w:date="2012-08-13T13:42:00Z"/>
                    <w:b/>
                  </w:rPr>
                </w:rPrChange>
              </w:rPr>
            </w:pPr>
            <w:ins w:id="7517" w:author="Thomas Dietz" w:date="2012-08-13T13:42:00Z">
              <w:r w:rsidRPr="00A00ED4">
                <w:rPr>
                  <w:rPrChange w:id="7518" w:author="Thomas Dietz" w:date="2012-08-13T14:50:00Z">
                    <w:rPr>
                      <w:b/>
                    </w:rPr>
                  </w:rPrChange>
                </w:rPr>
                <w:t xml:space="preserve">        &lt;xs:complexType&gt;</w:t>
              </w:r>
            </w:ins>
          </w:p>
          <w:p w14:paraId="7D1F2FEC" w14:textId="77777777" w:rsidR="00860C7A" w:rsidRPr="00A00ED4" w:rsidRDefault="00860C7A" w:rsidP="00860C7A">
            <w:pPr>
              <w:pStyle w:val="XML1"/>
              <w:rPr>
                <w:ins w:id="7519" w:author="Thomas Dietz" w:date="2012-08-13T13:42:00Z"/>
                <w:rPrChange w:id="7520" w:author="Thomas Dietz" w:date="2012-08-13T14:50:00Z">
                  <w:rPr>
                    <w:ins w:id="7521" w:author="Thomas Dietz" w:date="2012-08-13T13:42:00Z"/>
                    <w:b/>
                  </w:rPr>
                </w:rPrChange>
              </w:rPr>
            </w:pPr>
            <w:ins w:id="7522" w:author="Thomas Dietz" w:date="2012-08-13T13:42:00Z">
              <w:r w:rsidRPr="00A00ED4">
                <w:rPr>
                  <w:rPrChange w:id="7523" w:author="Thomas Dietz" w:date="2012-08-13T14:50:00Z">
                    <w:rPr>
                      <w:b/>
                    </w:rPr>
                  </w:rPrChange>
                </w:rPr>
                <w:t xml:space="preserve">          &lt;xs:sequence&gt;</w:t>
              </w:r>
            </w:ins>
          </w:p>
          <w:p w14:paraId="307E7CC7" w14:textId="77777777" w:rsidR="00860C7A" w:rsidRPr="00A00ED4" w:rsidRDefault="00860C7A" w:rsidP="00860C7A">
            <w:pPr>
              <w:pStyle w:val="XML1"/>
              <w:rPr>
                <w:ins w:id="7524" w:author="Thomas Dietz" w:date="2012-08-13T13:42:00Z"/>
                <w:rPrChange w:id="7525" w:author="Thomas Dietz" w:date="2012-08-13T14:50:00Z">
                  <w:rPr>
                    <w:ins w:id="7526" w:author="Thomas Dietz" w:date="2012-08-13T13:42:00Z"/>
                    <w:b/>
                  </w:rPr>
                </w:rPrChange>
              </w:rPr>
            </w:pPr>
            <w:ins w:id="7527" w:author="Thomas Dietz" w:date="2012-08-13T13:42:00Z">
              <w:r w:rsidRPr="00A00ED4">
                <w:rPr>
                  <w:rPrChange w:id="7528" w:author="Thomas Dietz" w:date="2012-08-13T14:50:00Z">
                    <w:rPr>
                      <w:b/>
                    </w:rPr>
                  </w:rPrChange>
                </w:rPr>
                <w:t xml:space="preserve">            &lt;xs:element name="type" minOccurs="0" maxOccurs="unbounded"&gt;</w:t>
              </w:r>
            </w:ins>
          </w:p>
          <w:p w14:paraId="7F85A47F" w14:textId="77777777" w:rsidR="00860C7A" w:rsidRPr="00A00ED4" w:rsidRDefault="00860C7A" w:rsidP="00860C7A">
            <w:pPr>
              <w:pStyle w:val="XML1"/>
              <w:rPr>
                <w:ins w:id="7529" w:author="Thomas Dietz" w:date="2012-08-13T13:42:00Z"/>
                <w:rPrChange w:id="7530" w:author="Thomas Dietz" w:date="2012-08-13T14:50:00Z">
                  <w:rPr>
                    <w:ins w:id="7531" w:author="Thomas Dietz" w:date="2012-08-13T13:42:00Z"/>
                    <w:b/>
                  </w:rPr>
                </w:rPrChange>
              </w:rPr>
            </w:pPr>
            <w:ins w:id="7532" w:author="Thomas Dietz" w:date="2012-08-13T13:42:00Z">
              <w:r w:rsidRPr="00A00ED4">
                <w:rPr>
                  <w:rPrChange w:id="7533" w:author="Thomas Dietz" w:date="2012-08-13T14:50:00Z">
                    <w:rPr>
                      <w:b/>
                    </w:rPr>
                  </w:rPrChange>
                </w:rPr>
                <w:t xml:space="preserve">              &lt;xs:simpleType&gt;</w:t>
              </w:r>
            </w:ins>
          </w:p>
          <w:p w14:paraId="4504A3E8" w14:textId="77777777" w:rsidR="00860C7A" w:rsidRPr="00A00ED4" w:rsidRDefault="00860C7A" w:rsidP="00860C7A">
            <w:pPr>
              <w:pStyle w:val="XML1"/>
              <w:rPr>
                <w:ins w:id="7534" w:author="Thomas Dietz" w:date="2012-08-13T13:42:00Z"/>
                <w:rPrChange w:id="7535" w:author="Thomas Dietz" w:date="2012-08-13T14:50:00Z">
                  <w:rPr>
                    <w:ins w:id="7536" w:author="Thomas Dietz" w:date="2012-08-13T13:42:00Z"/>
                    <w:b/>
                  </w:rPr>
                </w:rPrChange>
              </w:rPr>
            </w:pPr>
            <w:ins w:id="7537" w:author="Thomas Dietz" w:date="2012-08-13T13:42:00Z">
              <w:r w:rsidRPr="00A00ED4">
                <w:rPr>
                  <w:rPrChange w:id="7538" w:author="Thomas Dietz" w:date="2012-08-13T14:50:00Z">
                    <w:rPr>
                      <w:b/>
                    </w:rPr>
                  </w:rPrChange>
                </w:rPr>
                <w:t xml:space="preserve">                &lt;xs:restriction base="xs:string"&gt;</w:t>
              </w:r>
            </w:ins>
          </w:p>
          <w:p w14:paraId="5E10DA37" w14:textId="77777777" w:rsidR="00860C7A" w:rsidRPr="00A00ED4" w:rsidRDefault="00860C7A" w:rsidP="00860C7A">
            <w:pPr>
              <w:pStyle w:val="XML1"/>
              <w:rPr>
                <w:ins w:id="7539" w:author="Thomas Dietz" w:date="2012-08-13T13:42:00Z"/>
                <w:rPrChange w:id="7540" w:author="Thomas Dietz" w:date="2012-08-13T14:50:00Z">
                  <w:rPr>
                    <w:ins w:id="7541" w:author="Thomas Dietz" w:date="2012-08-13T13:42:00Z"/>
                    <w:b/>
                  </w:rPr>
                </w:rPrChange>
              </w:rPr>
            </w:pPr>
            <w:ins w:id="7542" w:author="Thomas Dietz" w:date="2012-08-13T13:42:00Z">
              <w:r w:rsidRPr="00A00ED4">
                <w:rPr>
                  <w:rPrChange w:id="7543" w:author="Thomas Dietz" w:date="2012-08-13T14:50:00Z">
                    <w:rPr>
                      <w:b/>
                    </w:rPr>
                  </w:rPrChange>
                </w:rPr>
                <w:t xml:space="preserve">                  &lt;xs:enumeration value="all"/&gt;</w:t>
              </w:r>
            </w:ins>
          </w:p>
          <w:p w14:paraId="47904F24" w14:textId="77777777" w:rsidR="00860C7A" w:rsidRPr="00A00ED4" w:rsidRDefault="00860C7A" w:rsidP="00860C7A">
            <w:pPr>
              <w:pStyle w:val="XML1"/>
              <w:rPr>
                <w:ins w:id="7544" w:author="Thomas Dietz" w:date="2012-08-13T13:42:00Z"/>
                <w:rPrChange w:id="7545" w:author="Thomas Dietz" w:date="2012-08-13T14:50:00Z">
                  <w:rPr>
                    <w:ins w:id="7546" w:author="Thomas Dietz" w:date="2012-08-13T13:42:00Z"/>
                    <w:b/>
                  </w:rPr>
                </w:rPrChange>
              </w:rPr>
            </w:pPr>
            <w:ins w:id="7547" w:author="Thomas Dietz" w:date="2012-08-13T13:42:00Z">
              <w:r w:rsidRPr="00A00ED4">
                <w:rPr>
                  <w:rPrChange w:id="7548" w:author="Thomas Dietz" w:date="2012-08-13T14:50:00Z">
                    <w:rPr>
                      <w:b/>
                    </w:rPr>
                  </w:rPrChange>
                </w:rPr>
                <w:t xml:space="preserve">                  &lt;xs:enumeration value="select"/&gt;</w:t>
              </w:r>
            </w:ins>
          </w:p>
          <w:p w14:paraId="0638E5C8" w14:textId="77777777" w:rsidR="00860C7A" w:rsidRPr="00A00ED4" w:rsidRDefault="00860C7A" w:rsidP="00860C7A">
            <w:pPr>
              <w:pStyle w:val="XML1"/>
              <w:rPr>
                <w:ins w:id="7549" w:author="Thomas Dietz" w:date="2012-08-13T13:42:00Z"/>
                <w:rPrChange w:id="7550" w:author="Thomas Dietz" w:date="2012-08-13T14:50:00Z">
                  <w:rPr>
                    <w:ins w:id="7551" w:author="Thomas Dietz" w:date="2012-08-13T13:42:00Z"/>
                    <w:b/>
                  </w:rPr>
                </w:rPrChange>
              </w:rPr>
            </w:pPr>
            <w:ins w:id="7552" w:author="Thomas Dietz" w:date="2012-08-13T13:42:00Z">
              <w:r w:rsidRPr="00A00ED4">
                <w:rPr>
                  <w:rPrChange w:id="7553" w:author="Thomas Dietz" w:date="2012-08-13T14:50:00Z">
                    <w:rPr>
                      <w:b/>
                    </w:rPr>
                  </w:rPrChange>
                </w:rPr>
                <w:t xml:space="preserve">                  &lt;xs:enumeration value="indirect"/&gt;</w:t>
              </w:r>
            </w:ins>
          </w:p>
          <w:p w14:paraId="4FD3EAFE" w14:textId="77777777" w:rsidR="00860C7A" w:rsidRPr="00A00ED4" w:rsidRDefault="00860C7A" w:rsidP="00860C7A">
            <w:pPr>
              <w:pStyle w:val="XML1"/>
              <w:rPr>
                <w:ins w:id="7554" w:author="Thomas Dietz" w:date="2012-08-13T13:42:00Z"/>
                <w:rPrChange w:id="7555" w:author="Thomas Dietz" w:date="2012-08-13T14:50:00Z">
                  <w:rPr>
                    <w:ins w:id="7556" w:author="Thomas Dietz" w:date="2012-08-13T13:42:00Z"/>
                    <w:b/>
                  </w:rPr>
                </w:rPrChange>
              </w:rPr>
            </w:pPr>
            <w:ins w:id="7557" w:author="Thomas Dietz" w:date="2012-08-13T13:42:00Z">
              <w:r w:rsidRPr="00A00ED4">
                <w:rPr>
                  <w:rPrChange w:id="7558" w:author="Thomas Dietz" w:date="2012-08-13T14:50:00Z">
                    <w:rPr>
                      <w:b/>
                    </w:rPr>
                  </w:rPrChange>
                </w:rPr>
                <w:t xml:space="preserve">                  &lt;xs:enumeration value="fast-failover"/&gt;</w:t>
              </w:r>
            </w:ins>
          </w:p>
          <w:p w14:paraId="0FEAFB1A" w14:textId="77777777" w:rsidR="00860C7A" w:rsidRPr="00A00ED4" w:rsidRDefault="00860C7A" w:rsidP="00860C7A">
            <w:pPr>
              <w:pStyle w:val="XML1"/>
              <w:rPr>
                <w:ins w:id="7559" w:author="Thomas Dietz" w:date="2012-08-13T13:42:00Z"/>
                <w:rPrChange w:id="7560" w:author="Thomas Dietz" w:date="2012-08-13T14:50:00Z">
                  <w:rPr>
                    <w:ins w:id="7561" w:author="Thomas Dietz" w:date="2012-08-13T13:42:00Z"/>
                    <w:b/>
                  </w:rPr>
                </w:rPrChange>
              </w:rPr>
            </w:pPr>
            <w:ins w:id="7562" w:author="Thomas Dietz" w:date="2012-08-13T13:42:00Z">
              <w:r w:rsidRPr="00A00ED4">
                <w:rPr>
                  <w:rPrChange w:id="7563" w:author="Thomas Dietz" w:date="2012-08-13T14:50:00Z">
                    <w:rPr>
                      <w:b/>
                    </w:rPr>
                  </w:rPrChange>
                </w:rPr>
                <w:t xml:space="preserve">                &lt;/xs:restriction&gt;</w:t>
              </w:r>
            </w:ins>
          </w:p>
          <w:p w14:paraId="44AFCC58" w14:textId="77777777" w:rsidR="00860C7A" w:rsidRPr="00A00ED4" w:rsidRDefault="00860C7A" w:rsidP="00860C7A">
            <w:pPr>
              <w:pStyle w:val="XML1"/>
              <w:rPr>
                <w:ins w:id="7564" w:author="Thomas Dietz" w:date="2012-08-13T13:42:00Z"/>
                <w:rPrChange w:id="7565" w:author="Thomas Dietz" w:date="2012-08-13T14:50:00Z">
                  <w:rPr>
                    <w:ins w:id="7566" w:author="Thomas Dietz" w:date="2012-08-13T13:42:00Z"/>
                    <w:b/>
                  </w:rPr>
                </w:rPrChange>
              </w:rPr>
            </w:pPr>
            <w:ins w:id="7567" w:author="Thomas Dietz" w:date="2012-08-13T13:42:00Z">
              <w:r w:rsidRPr="00A00ED4">
                <w:rPr>
                  <w:rPrChange w:id="7568" w:author="Thomas Dietz" w:date="2012-08-13T14:50:00Z">
                    <w:rPr>
                      <w:b/>
                    </w:rPr>
                  </w:rPrChange>
                </w:rPr>
                <w:t xml:space="preserve">              &lt;/xs:simpleType&gt;</w:t>
              </w:r>
            </w:ins>
          </w:p>
          <w:p w14:paraId="273F12C7" w14:textId="77777777" w:rsidR="00860C7A" w:rsidRPr="00A00ED4" w:rsidRDefault="00860C7A" w:rsidP="00860C7A">
            <w:pPr>
              <w:pStyle w:val="XML1"/>
              <w:rPr>
                <w:ins w:id="7569" w:author="Thomas Dietz" w:date="2012-08-13T13:42:00Z"/>
                <w:rPrChange w:id="7570" w:author="Thomas Dietz" w:date="2012-08-13T14:50:00Z">
                  <w:rPr>
                    <w:ins w:id="7571" w:author="Thomas Dietz" w:date="2012-08-13T13:42:00Z"/>
                    <w:b/>
                  </w:rPr>
                </w:rPrChange>
              </w:rPr>
            </w:pPr>
            <w:ins w:id="7572" w:author="Thomas Dietz" w:date="2012-08-13T13:42:00Z">
              <w:r w:rsidRPr="00A00ED4">
                <w:rPr>
                  <w:rPrChange w:id="7573" w:author="Thomas Dietz" w:date="2012-08-13T14:50:00Z">
                    <w:rPr>
                      <w:b/>
                    </w:rPr>
                  </w:rPrChange>
                </w:rPr>
                <w:t xml:space="preserve">            &lt;/xs:element&gt;</w:t>
              </w:r>
            </w:ins>
          </w:p>
          <w:p w14:paraId="39C028B8" w14:textId="77777777" w:rsidR="00860C7A" w:rsidRPr="00A00ED4" w:rsidRDefault="00860C7A" w:rsidP="00860C7A">
            <w:pPr>
              <w:pStyle w:val="XML1"/>
              <w:rPr>
                <w:ins w:id="7574" w:author="Thomas Dietz" w:date="2012-08-13T13:42:00Z"/>
                <w:rPrChange w:id="7575" w:author="Thomas Dietz" w:date="2012-08-13T14:50:00Z">
                  <w:rPr>
                    <w:ins w:id="7576" w:author="Thomas Dietz" w:date="2012-08-13T13:42:00Z"/>
                    <w:b/>
                  </w:rPr>
                </w:rPrChange>
              </w:rPr>
            </w:pPr>
            <w:ins w:id="7577" w:author="Thomas Dietz" w:date="2012-08-13T13:42:00Z">
              <w:r w:rsidRPr="00A00ED4">
                <w:rPr>
                  <w:rPrChange w:id="7578" w:author="Thomas Dietz" w:date="2012-08-13T14:50:00Z">
                    <w:rPr>
                      <w:b/>
                    </w:rPr>
                  </w:rPrChange>
                </w:rPr>
                <w:t xml:space="preserve">          &lt;/xs:sequence&gt;</w:t>
              </w:r>
            </w:ins>
          </w:p>
          <w:p w14:paraId="1BE6FF2D" w14:textId="77777777" w:rsidR="00860C7A" w:rsidRPr="00A00ED4" w:rsidRDefault="00860C7A" w:rsidP="00860C7A">
            <w:pPr>
              <w:pStyle w:val="XML1"/>
              <w:rPr>
                <w:ins w:id="7579" w:author="Thomas Dietz" w:date="2012-08-13T13:42:00Z"/>
                <w:rPrChange w:id="7580" w:author="Thomas Dietz" w:date="2012-08-13T14:50:00Z">
                  <w:rPr>
                    <w:ins w:id="7581" w:author="Thomas Dietz" w:date="2012-08-13T13:42:00Z"/>
                    <w:b/>
                  </w:rPr>
                </w:rPrChange>
              </w:rPr>
            </w:pPr>
            <w:ins w:id="7582" w:author="Thomas Dietz" w:date="2012-08-13T13:42:00Z">
              <w:r w:rsidRPr="00A00ED4">
                <w:rPr>
                  <w:rPrChange w:id="7583" w:author="Thomas Dietz" w:date="2012-08-13T14:50:00Z">
                    <w:rPr>
                      <w:b/>
                    </w:rPr>
                  </w:rPrChange>
                </w:rPr>
                <w:t xml:space="preserve">        &lt;/xs:complexType&gt;</w:t>
              </w:r>
            </w:ins>
          </w:p>
          <w:p w14:paraId="07D81D25" w14:textId="77777777" w:rsidR="00860C7A" w:rsidRPr="00A00ED4" w:rsidRDefault="00860C7A" w:rsidP="00860C7A">
            <w:pPr>
              <w:pStyle w:val="XML1"/>
              <w:rPr>
                <w:ins w:id="7584" w:author="Thomas Dietz" w:date="2012-08-13T13:42:00Z"/>
                <w:rPrChange w:id="7585" w:author="Thomas Dietz" w:date="2012-08-13T14:50:00Z">
                  <w:rPr>
                    <w:ins w:id="7586" w:author="Thomas Dietz" w:date="2012-08-13T13:42:00Z"/>
                    <w:b/>
                  </w:rPr>
                </w:rPrChange>
              </w:rPr>
            </w:pPr>
            <w:ins w:id="7587" w:author="Thomas Dietz" w:date="2012-08-13T13:42:00Z">
              <w:r w:rsidRPr="00A00ED4">
                <w:rPr>
                  <w:rPrChange w:id="7588" w:author="Thomas Dietz" w:date="2012-08-13T14:50:00Z">
                    <w:rPr>
                      <w:b/>
                    </w:rPr>
                  </w:rPrChange>
                </w:rPr>
                <w:t xml:space="preserve">      &lt;/xs:element&gt;</w:t>
              </w:r>
            </w:ins>
          </w:p>
          <w:p w14:paraId="08E2C5F9" w14:textId="77777777" w:rsidR="00860C7A" w:rsidRPr="00A00ED4" w:rsidRDefault="00860C7A" w:rsidP="00860C7A">
            <w:pPr>
              <w:pStyle w:val="XML1"/>
              <w:rPr>
                <w:ins w:id="7589" w:author="Thomas Dietz" w:date="2012-08-13T13:42:00Z"/>
                <w:rPrChange w:id="7590" w:author="Thomas Dietz" w:date="2012-08-13T14:50:00Z">
                  <w:rPr>
                    <w:ins w:id="7591" w:author="Thomas Dietz" w:date="2012-08-13T13:42:00Z"/>
                    <w:b/>
                  </w:rPr>
                </w:rPrChange>
              </w:rPr>
            </w:pPr>
            <w:ins w:id="7592" w:author="Thomas Dietz" w:date="2012-08-13T13:42:00Z">
              <w:r w:rsidRPr="00A00ED4">
                <w:rPr>
                  <w:rPrChange w:id="7593" w:author="Thomas Dietz" w:date="2012-08-13T14:50:00Z">
                    <w:rPr>
                      <w:b/>
                    </w:rPr>
                  </w:rPrChange>
                </w:rPr>
                <w:t xml:space="preserve">      &lt;xs:element name="group-capabilities"&gt;</w:t>
              </w:r>
            </w:ins>
          </w:p>
          <w:p w14:paraId="7ED19767" w14:textId="77777777" w:rsidR="00860C7A" w:rsidRPr="00A00ED4" w:rsidRDefault="00860C7A" w:rsidP="00860C7A">
            <w:pPr>
              <w:pStyle w:val="XML1"/>
              <w:rPr>
                <w:ins w:id="7594" w:author="Thomas Dietz" w:date="2012-08-13T13:42:00Z"/>
                <w:rPrChange w:id="7595" w:author="Thomas Dietz" w:date="2012-08-13T14:50:00Z">
                  <w:rPr>
                    <w:ins w:id="7596" w:author="Thomas Dietz" w:date="2012-08-13T13:42:00Z"/>
                    <w:b/>
                  </w:rPr>
                </w:rPrChange>
              </w:rPr>
            </w:pPr>
            <w:ins w:id="7597" w:author="Thomas Dietz" w:date="2012-08-13T13:42:00Z">
              <w:r w:rsidRPr="00A00ED4">
                <w:rPr>
                  <w:rPrChange w:id="7598" w:author="Thomas Dietz" w:date="2012-08-13T14:50:00Z">
                    <w:rPr>
                      <w:b/>
                    </w:rPr>
                  </w:rPrChange>
                </w:rPr>
                <w:t xml:space="preserve">        &lt;xs:annotation&gt;</w:t>
              </w:r>
            </w:ins>
          </w:p>
          <w:p w14:paraId="49AA423A" w14:textId="77777777" w:rsidR="00860C7A" w:rsidRPr="00A00ED4" w:rsidRDefault="00860C7A" w:rsidP="00860C7A">
            <w:pPr>
              <w:pStyle w:val="XML1"/>
              <w:rPr>
                <w:ins w:id="7599" w:author="Thomas Dietz" w:date="2012-08-13T13:42:00Z"/>
                <w:rPrChange w:id="7600" w:author="Thomas Dietz" w:date="2012-08-13T14:50:00Z">
                  <w:rPr>
                    <w:ins w:id="7601" w:author="Thomas Dietz" w:date="2012-08-13T13:42:00Z"/>
                    <w:b/>
                  </w:rPr>
                </w:rPrChange>
              </w:rPr>
            </w:pPr>
            <w:ins w:id="7602" w:author="Thomas Dietz" w:date="2012-08-13T13:42:00Z">
              <w:r w:rsidRPr="00A00ED4">
                <w:rPr>
                  <w:rPrChange w:id="7603" w:author="Thomas Dietz" w:date="2012-08-13T14:50:00Z">
                    <w:rPr>
                      <w:b/>
                    </w:rPr>
                  </w:rPrChange>
                </w:rPr>
                <w:t xml:space="preserve">          &lt;xs:documentation&gt;</w:t>
              </w:r>
            </w:ins>
          </w:p>
          <w:p w14:paraId="23BB95FF" w14:textId="77777777" w:rsidR="00860C7A" w:rsidRPr="00A00ED4" w:rsidRDefault="00860C7A" w:rsidP="00860C7A">
            <w:pPr>
              <w:pStyle w:val="XML1"/>
              <w:rPr>
                <w:ins w:id="7604" w:author="Thomas Dietz" w:date="2012-08-13T13:42:00Z"/>
                <w:rPrChange w:id="7605" w:author="Thomas Dietz" w:date="2012-08-13T14:50:00Z">
                  <w:rPr>
                    <w:ins w:id="7606" w:author="Thomas Dietz" w:date="2012-08-13T13:42:00Z"/>
                    <w:b/>
                  </w:rPr>
                </w:rPrChange>
              </w:rPr>
            </w:pPr>
            <w:ins w:id="7607" w:author="Thomas Dietz" w:date="2012-08-13T13:42:00Z">
              <w:r w:rsidRPr="00A00ED4">
                <w:rPr>
                  <w:rPrChange w:id="7608" w:author="Thomas Dietz" w:date="2012-08-13T14:50:00Z">
                    <w:rPr>
                      <w:b/>
                    </w:rPr>
                  </w:rPrChange>
                </w:rPr>
                <w:t xml:space="preserve">            Specify the group capabilities supported by the</w:t>
              </w:r>
            </w:ins>
          </w:p>
          <w:p w14:paraId="6E7612D4" w14:textId="77777777" w:rsidR="00860C7A" w:rsidRPr="00A00ED4" w:rsidRDefault="00860C7A" w:rsidP="00860C7A">
            <w:pPr>
              <w:pStyle w:val="XML1"/>
              <w:rPr>
                <w:ins w:id="7609" w:author="Thomas Dietz" w:date="2012-08-13T13:42:00Z"/>
                <w:rPrChange w:id="7610" w:author="Thomas Dietz" w:date="2012-08-13T14:50:00Z">
                  <w:rPr>
                    <w:ins w:id="7611" w:author="Thomas Dietz" w:date="2012-08-13T13:42:00Z"/>
                    <w:b/>
                  </w:rPr>
                </w:rPrChange>
              </w:rPr>
            </w:pPr>
            <w:ins w:id="7612" w:author="Thomas Dietz" w:date="2012-08-13T13:42:00Z">
              <w:r w:rsidRPr="00A00ED4">
                <w:rPr>
                  <w:rPrChange w:id="7613" w:author="Thomas Dietz" w:date="2012-08-13T14:50:00Z">
                    <w:rPr>
                      <w:b/>
                    </w:rPr>
                  </w:rPrChange>
                </w:rPr>
                <w:t xml:space="preserve">            logical switch.</w:t>
              </w:r>
            </w:ins>
          </w:p>
          <w:p w14:paraId="42BD3BE3" w14:textId="77777777" w:rsidR="00860C7A" w:rsidRPr="00A00ED4" w:rsidRDefault="00860C7A" w:rsidP="00860C7A">
            <w:pPr>
              <w:pStyle w:val="XML1"/>
              <w:rPr>
                <w:ins w:id="7614" w:author="Thomas Dietz" w:date="2012-08-13T13:42:00Z"/>
                <w:rPrChange w:id="7615" w:author="Thomas Dietz" w:date="2012-08-13T14:50:00Z">
                  <w:rPr>
                    <w:ins w:id="7616" w:author="Thomas Dietz" w:date="2012-08-13T13:42:00Z"/>
                    <w:b/>
                  </w:rPr>
                </w:rPrChange>
              </w:rPr>
            </w:pPr>
            <w:ins w:id="7617" w:author="Thomas Dietz" w:date="2012-08-13T13:42:00Z">
              <w:r w:rsidRPr="00A00ED4">
                <w:rPr>
                  <w:rPrChange w:id="7618" w:author="Thomas Dietz" w:date="2012-08-13T14:50:00Z">
                    <w:rPr>
                      <w:b/>
                    </w:rPr>
                  </w:rPrChange>
                </w:rPr>
                <w:t xml:space="preserve">          &lt;/xs:documentation&gt;</w:t>
              </w:r>
            </w:ins>
          </w:p>
          <w:p w14:paraId="70AF4A74" w14:textId="77777777" w:rsidR="00860C7A" w:rsidRPr="00A00ED4" w:rsidRDefault="00860C7A" w:rsidP="00860C7A">
            <w:pPr>
              <w:pStyle w:val="XML1"/>
              <w:rPr>
                <w:ins w:id="7619" w:author="Thomas Dietz" w:date="2012-08-13T13:42:00Z"/>
                <w:rPrChange w:id="7620" w:author="Thomas Dietz" w:date="2012-08-13T14:50:00Z">
                  <w:rPr>
                    <w:ins w:id="7621" w:author="Thomas Dietz" w:date="2012-08-13T13:42:00Z"/>
                    <w:b/>
                  </w:rPr>
                </w:rPrChange>
              </w:rPr>
            </w:pPr>
            <w:ins w:id="7622" w:author="Thomas Dietz" w:date="2012-08-13T13:42:00Z">
              <w:r w:rsidRPr="00A00ED4">
                <w:rPr>
                  <w:rPrChange w:id="7623" w:author="Thomas Dietz" w:date="2012-08-13T14:50:00Z">
                    <w:rPr>
                      <w:b/>
                    </w:rPr>
                  </w:rPrChange>
                </w:rPr>
                <w:t xml:space="preserve">        &lt;/xs:annotation&gt;</w:t>
              </w:r>
            </w:ins>
          </w:p>
          <w:p w14:paraId="0FC83FED" w14:textId="77777777" w:rsidR="00860C7A" w:rsidRPr="00A00ED4" w:rsidRDefault="00860C7A" w:rsidP="00860C7A">
            <w:pPr>
              <w:pStyle w:val="XML1"/>
              <w:rPr>
                <w:ins w:id="7624" w:author="Thomas Dietz" w:date="2012-08-13T13:42:00Z"/>
                <w:rPrChange w:id="7625" w:author="Thomas Dietz" w:date="2012-08-13T14:50:00Z">
                  <w:rPr>
                    <w:ins w:id="7626" w:author="Thomas Dietz" w:date="2012-08-13T13:42:00Z"/>
                    <w:b/>
                  </w:rPr>
                </w:rPrChange>
              </w:rPr>
            </w:pPr>
            <w:ins w:id="7627" w:author="Thomas Dietz" w:date="2012-08-13T13:42:00Z">
              <w:r w:rsidRPr="00A00ED4">
                <w:rPr>
                  <w:rPrChange w:id="7628" w:author="Thomas Dietz" w:date="2012-08-13T14:50:00Z">
                    <w:rPr>
                      <w:b/>
                    </w:rPr>
                  </w:rPrChange>
                </w:rPr>
                <w:t xml:space="preserve">        &lt;xs:complexType&gt;</w:t>
              </w:r>
            </w:ins>
          </w:p>
          <w:p w14:paraId="10491D46" w14:textId="77777777" w:rsidR="00860C7A" w:rsidRPr="00A00ED4" w:rsidRDefault="00860C7A" w:rsidP="00860C7A">
            <w:pPr>
              <w:pStyle w:val="XML1"/>
              <w:rPr>
                <w:ins w:id="7629" w:author="Thomas Dietz" w:date="2012-08-13T13:42:00Z"/>
                <w:rPrChange w:id="7630" w:author="Thomas Dietz" w:date="2012-08-13T14:50:00Z">
                  <w:rPr>
                    <w:ins w:id="7631" w:author="Thomas Dietz" w:date="2012-08-13T13:42:00Z"/>
                    <w:b/>
                  </w:rPr>
                </w:rPrChange>
              </w:rPr>
            </w:pPr>
            <w:ins w:id="7632" w:author="Thomas Dietz" w:date="2012-08-13T13:42:00Z">
              <w:r w:rsidRPr="00A00ED4">
                <w:rPr>
                  <w:rPrChange w:id="7633" w:author="Thomas Dietz" w:date="2012-08-13T14:50:00Z">
                    <w:rPr>
                      <w:b/>
                    </w:rPr>
                  </w:rPrChange>
                </w:rPr>
                <w:t xml:space="preserve">          &lt;xs:sequence&gt;</w:t>
              </w:r>
            </w:ins>
          </w:p>
          <w:p w14:paraId="5FF4C66B" w14:textId="77777777" w:rsidR="00860C7A" w:rsidRPr="00A00ED4" w:rsidRDefault="00860C7A" w:rsidP="00860C7A">
            <w:pPr>
              <w:pStyle w:val="XML1"/>
              <w:rPr>
                <w:ins w:id="7634" w:author="Thomas Dietz" w:date="2012-08-13T13:42:00Z"/>
                <w:rPrChange w:id="7635" w:author="Thomas Dietz" w:date="2012-08-13T14:50:00Z">
                  <w:rPr>
                    <w:ins w:id="7636" w:author="Thomas Dietz" w:date="2012-08-13T13:42:00Z"/>
                    <w:b/>
                  </w:rPr>
                </w:rPrChange>
              </w:rPr>
            </w:pPr>
            <w:ins w:id="7637" w:author="Thomas Dietz" w:date="2012-08-13T13:42:00Z">
              <w:r w:rsidRPr="00A00ED4">
                <w:rPr>
                  <w:rPrChange w:id="7638" w:author="Thomas Dietz" w:date="2012-08-13T14:50:00Z">
                    <w:rPr>
                      <w:b/>
                    </w:rPr>
                  </w:rPrChange>
                </w:rPr>
                <w:t xml:space="preserve">            &lt;xs:element name="capability" minOccurs="0" maxOccurs="unbounded"&gt;</w:t>
              </w:r>
            </w:ins>
          </w:p>
          <w:p w14:paraId="4C6CD55B" w14:textId="77777777" w:rsidR="00860C7A" w:rsidRPr="00A00ED4" w:rsidRDefault="00860C7A" w:rsidP="00860C7A">
            <w:pPr>
              <w:pStyle w:val="XML1"/>
              <w:rPr>
                <w:ins w:id="7639" w:author="Thomas Dietz" w:date="2012-08-13T13:42:00Z"/>
                <w:rPrChange w:id="7640" w:author="Thomas Dietz" w:date="2012-08-13T14:50:00Z">
                  <w:rPr>
                    <w:ins w:id="7641" w:author="Thomas Dietz" w:date="2012-08-13T13:42:00Z"/>
                    <w:b/>
                  </w:rPr>
                </w:rPrChange>
              </w:rPr>
            </w:pPr>
            <w:ins w:id="7642" w:author="Thomas Dietz" w:date="2012-08-13T13:42:00Z">
              <w:r w:rsidRPr="00A00ED4">
                <w:rPr>
                  <w:rPrChange w:id="7643" w:author="Thomas Dietz" w:date="2012-08-13T14:50:00Z">
                    <w:rPr>
                      <w:b/>
                    </w:rPr>
                  </w:rPrChange>
                </w:rPr>
                <w:t xml:space="preserve">              &lt;xs:simpleType&gt;</w:t>
              </w:r>
            </w:ins>
          </w:p>
          <w:p w14:paraId="0641DFC6" w14:textId="77777777" w:rsidR="00860C7A" w:rsidRPr="00A00ED4" w:rsidRDefault="00860C7A" w:rsidP="00860C7A">
            <w:pPr>
              <w:pStyle w:val="XML1"/>
              <w:rPr>
                <w:ins w:id="7644" w:author="Thomas Dietz" w:date="2012-08-13T13:42:00Z"/>
                <w:rPrChange w:id="7645" w:author="Thomas Dietz" w:date="2012-08-13T14:50:00Z">
                  <w:rPr>
                    <w:ins w:id="7646" w:author="Thomas Dietz" w:date="2012-08-13T13:42:00Z"/>
                    <w:b/>
                  </w:rPr>
                </w:rPrChange>
              </w:rPr>
            </w:pPr>
            <w:ins w:id="7647" w:author="Thomas Dietz" w:date="2012-08-13T13:42:00Z">
              <w:r w:rsidRPr="00A00ED4">
                <w:rPr>
                  <w:rPrChange w:id="7648" w:author="Thomas Dietz" w:date="2012-08-13T14:50:00Z">
                    <w:rPr>
                      <w:b/>
                    </w:rPr>
                  </w:rPrChange>
                </w:rPr>
                <w:t xml:space="preserve">                &lt;xs:restriction base="xs:string"&gt;</w:t>
              </w:r>
            </w:ins>
          </w:p>
          <w:p w14:paraId="28326EFF" w14:textId="77777777" w:rsidR="00860C7A" w:rsidRPr="00A00ED4" w:rsidRDefault="00860C7A" w:rsidP="00860C7A">
            <w:pPr>
              <w:pStyle w:val="XML1"/>
              <w:rPr>
                <w:ins w:id="7649" w:author="Thomas Dietz" w:date="2012-08-13T13:42:00Z"/>
                <w:rPrChange w:id="7650" w:author="Thomas Dietz" w:date="2012-08-13T14:50:00Z">
                  <w:rPr>
                    <w:ins w:id="7651" w:author="Thomas Dietz" w:date="2012-08-13T13:42:00Z"/>
                    <w:b/>
                  </w:rPr>
                </w:rPrChange>
              </w:rPr>
            </w:pPr>
            <w:ins w:id="7652" w:author="Thomas Dietz" w:date="2012-08-13T13:42:00Z">
              <w:r w:rsidRPr="00A00ED4">
                <w:rPr>
                  <w:rPrChange w:id="7653" w:author="Thomas Dietz" w:date="2012-08-13T14:50:00Z">
                    <w:rPr>
                      <w:b/>
                    </w:rPr>
                  </w:rPrChange>
                </w:rPr>
                <w:t xml:space="preserve">                  &lt;xs:enumeration value="select-weight"/&gt;</w:t>
              </w:r>
            </w:ins>
          </w:p>
          <w:p w14:paraId="31D8EBBA" w14:textId="77777777" w:rsidR="00860C7A" w:rsidRPr="00A00ED4" w:rsidRDefault="00860C7A" w:rsidP="00860C7A">
            <w:pPr>
              <w:pStyle w:val="XML1"/>
              <w:rPr>
                <w:ins w:id="7654" w:author="Thomas Dietz" w:date="2012-08-13T13:42:00Z"/>
                <w:rPrChange w:id="7655" w:author="Thomas Dietz" w:date="2012-08-13T14:50:00Z">
                  <w:rPr>
                    <w:ins w:id="7656" w:author="Thomas Dietz" w:date="2012-08-13T13:42:00Z"/>
                    <w:b/>
                  </w:rPr>
                </w:rPrChange>
              </w:rPr>
            </w:pPr>
            <w:ins w:id="7657" w:author="Thomas Dietz" w:date="2012-08-13T13:42:00Z">
              <w:r w:rsidRPr="00A00ED4">
                <w:rPr>
                  <w:rPrChange w:id="7658" w:author="Thomas Dietz" w:date="2012-08-13T14:50:00Z">
                    <w:rPr>
                      <w:b/>
                    </w:rPr>
                  </w:rPrChange>
                </w:rPr>
                <w:t xml:space="preserve">                  &lt;xs:enumeration value="select-liveness"/&gt;</w:t>
              </w:r>
            </w:ins>
          </w:p>
          <w:p w14:paraId="69D81629" w14:textId="77777777" w:rsidR="00860C7A" w:rsidRPr="00A00ED4" w:rsidRDefault="00860C7A" w:rsidP="00860C7A">
            <w:pPr>
              <w:pStyle w:val="XML1"/>
              <w:rPr>
                <w:ins w:id="7659" w:author="Thomas Dietz" w:date="2012-08-13T13:42:00Z"/>
                <w:rPrChange w:id="7660" w:author="Thomas Dietz" w:date="2012-08-13T14:50:00Z">
                  <w:rPr>
                    <w:ins w:id="7661" w:author="Thomas Dietz" w:date="2012-08-13T13:42:00Z"/>
                    <w:b/>
                  </w:rPr>
                </w:rPrChange>
              </w:rPr>
            </w:pPr>
            <w:ins w:id="7662" w:author="Thomas Dietz" w:date="2012-08-13T13:42:00Z">
              <w:r w:rsidRPr="00A00ED4">
                <w:rPr>
                  <w:rPrChange w:id="7663" w:author="Thomas Dietz" w:date="2012-08-13T14:50:00Z">
                    <w:rPr>
                      <w:b/>
                    </w:rPr>
                  </w:rPrChange>
                </w:rPr>
                <w:t xml:space="preserve">                  &lt;xs:enumeration value="chaining"/&gt;</w:t>
              </w:r>
            </w:ins>
          </w:p>
          <w:p w14:paraId="21D709B3" w14:textId="77777777" w:rsidR="00860C7A" w:rsidRPr="00A00ED4" w:rsidRDefault="00860C7A" w:rsidP="00860C7A">
            <w:pPr>
              <w:pStyle w:val="XML1"/>
              <w:rPr>
                <w:ins w:id="7664" w:author="Thomas Dietz" w:date="2012-08-13T13:42:00Z"/>
                <w:rPrChange w:id="7665" w:author="Thomas Dietz" w:date="2012-08-13T14:50:00Z">
                  <w:rPr>
                    <w:ins w:id="7666" w:author="Thomas Dietz" w:date="2012-08-13T13:42:00Z"/>
                    <w:b/>
                  </w:rPr>
                </w:rPrChange>
              </w:rPr>
            </w:pPr>
            <w:ins w:id="7667" w:author="Thomas Dietz" w:date="2012-08-13T13:42:00Z">
              <w:r w:rsidRPr="00A00ED4">
                <w:rPr>
                  <w:rPrChange w:id="7668" w:author="Thomas Dietz" w:date="2012-08-13T14:50:00Z">
                    <w:rPr>
                      <w:b/>
                    </w:rPr>
                  </w:rPrChange>
                </w:rPr>
                <w:t xml:space="preserve">                  &lt;xs:enumeration value="chaining-check"/&gt;</w:t>
              </w:r>
            </w:ins>
          </w:p>
          <w:p w14:paraId="519BD398" w14:textId="77777777" w:rsidR="00860C7A" w:rsidRPr="00A00ED4" w:rsidRDefault="00860C7A" w:rsidP="00860C7A">
            <w:pPr>
              <w:pStyle w:val="XML1"/>
              <w:rPr>
                <w:ins w:id="7669" w:author="Thomas Dietz" w:date="2012-08-13T13:42:00Z"/>
                <w:rPrChange w:id="7670" w:author="Thomas Dietz" w:date="2012-08-13T14:50:00Z">
                  <w:rPr>
                    <w:ins w:id="7671" w:author="Thomas Dietz" w:date="2012-08-13T13:42:00Z"/>
                    <w:b/>
                  </w:rPr>
                </w:rPrChange>
              </w:rPr>
            </w:pPr>
            <w:ins w:id="7672" w:author="Thomas Dietz" w:date="2012-08-13T13:42:00Z">
              <w:r w:rsidRPr="00A00ED4">
                <w:rPr>
                  <w:rPrChange w:id="7673" w:author="Thomas Dietz" w:date="2012-08-13T14:50:00Z">
                    <w:rPr>
                      <w:b/>
                    </w:rPr>
                  </w:rPrChange>
                </w:rPr>
                <w:t xml:space="preserve">                &lt;/xs:restriction&gt;</w:t>
              </w:r>
            </w:ins>
          </w:p>
          <w:p w14:paraId="62115791" w14:textId="77777777" w:rsidR="00860C7A" w:rsidRPr="00A00ED4" w:rsidRDefault="00860C7A" w:rsidP="00860C7A">
            <w:pPr>
              <w:pStyle w:val="XML1"/>
              <w:rPr>
                <w:ins w:id="7674" w:author="Thomas Dietz" w:date="2012-08-13T13:42:00Z"/>
                <w:rPrChange w:id="7675" w:author="Thomas Dietz" w:date="2012-08-13T14:50:00Z">
                  <w:rPr>
                    <w:ins w:id="7676" w:author="Thomas Dietz" w:date="2012-08-13T13:42:00Z"/>
                    <w:b/>
                  </w:rPr>
                </w:rPrChange>
              </w:rPr>
            </w:pPr>
            <w:ins w:id="7677" w:author="Thomas Dietz" w:date="2012-08-13T13:42:00Z">
              <w:r w:rsidRPr="00A00ED4">
                <w:rPr>
                  <w:rPrChange w:id="7678" w:author="Thomas Dietz" w:date="2012-08-13T14:50:00Z">
                    <w:rPr>
                      <w:b/>
                    </w:rPr>
                  </w:rPrChange>
                </w:rPr>
                <w:t xml:space="preserve">              &lt;/xs:simpleType&gt;</w:t>
              </w:r>
            </w:ins>
          </w:p>
          <w:p w14:paraId="4E593E5A" w14:textId="77777777" w:rsidR="00860C7A" w:rsidRPr="00A00ED4" w:rsidRDefault="00860C7A" w:rsidP="00860C7A">
            <w:pPr>
              <w:pStyle w:val="XML1"/>
              <w:rPr>
                <w:ins w:id="7679" w:author="Thomas Dietz" w:date="2012-08-13T13:42:00Z"/>
                <w:rPrChange w:id="7680" w:author="Thomas Dietz" w:date="2012-08-13T14:50:00Z">
                  <w:rPr>
                    <w:ins w:id="7681" w:author="Thomas Dietz" w:date="2012-08-13T13:42:00Z"/>
                    <w:b/>
                  </w:rPr>
                </w:rPrChange>
              </w:rPr>
            </w:pPr>
            <w:ins w:id="7682" w:author="Thomas Dietz" w:date="2012-08-13T13:42:00Z">
              <w:r w:rsidRPr="00A00ED4">
                <w:rPr>
                  <w:rPrChange w:id="7683" w:author="Thomas Dietz" w:date="2012-08-13T14:50:00Z">
                    <w:rPr>
                      <w:b/>
                    </w:rPr>
                  </w:rPrChange>
                </w:rPr>
                <w:t xml:space="preserve">            &lt;/xs:element&gt;</w:t>
              </w:r>
            </w:ins>
          </w:p>
          <w:p w14:paraId="50B9D305" w14:textId="77777777" w:rsidR="00860C7A" w:rsidRPr="00A00ED4" w:rsidRDefault="00860C7A" w:rsidP="00860C7A">
            <w:pPr>
              <w:pStyle w:val="XML1"/>
              <w:rPr>
                <w:ins w:id="7684" w:author="Thomas Dietz" w:date="2012-08-13T13:42:00Z"/>
                <w:rPrChange w:id="7685" w:author="Thomas Dietz" w:date="2012-08-13T14:50:00Z">
                  <w:rPr>
                    <w:ins w:id="7686" w:author="Thomas Dietz" w:date="2012-08-13T13:42:00Z"/>
                    <w:b/>
                  </w:rPr>
                </w:rPrChange>
              </w:rPr>
            </w:pPr>
            <w:ins w:id="7687" w:author="Thomas Dietz" w:date="2012-08-13T13:42:00Z">
              <w:r w:rsidRPr="00A00ED4">
                <w:rPr>
                  <w:rPrChange w:id="7688" w:author="Thomas Dietz" w:date="2012-08-13T14:50:00Z">
                    <w:rPr>
                      <w:b/>
                    </w:rPr>
                  </w:rPrChange>
                </w:rPr>
                <w:t xml:space="preserve">          &lt;/xs:sequence&gt;</w:t>
              </w:r>
            </w:ins>
          </w:p>
          <w:p w14:paraId="03E135DF" w14:textId="77777777" w:rsidR="00860C7A" w:rsidRPr="00A00ED4" w:rsidRDefault="00860C7A" w:rsidP="00860C7A">
            <w:pPr>
              <w:pStyle w:val="XML1"/>
              <w:rPr>
                <w:ins w:id="7689" w:author="Thomas Dietz" w:date="2012-08-13T13:42:00Z"/>
                <w:rPrChange w:id="7690" w:author="Thomas Dietz" w:date="2012-08-13T14:50:00Z">
                  <w:rPr>
                    <w:ins w:id="7691" w:author="Thomas Dietz" w:date="2012-08-13T13:42:00Z"/>
                    <w:b/>
                  </w:rPr>
                </w:rPrChange>
              </w:rPr>
            </w:pPr>
            <w:ins w:id="7692" w:author="Thomas Dietz" w:date="2012-08-13T13:42:00Z">
              <w:r w:rsidRPr="00A00ED4">
                <w:rPr>
                  <w:rPrChange w:id="7693" w:author="Thomas Dietz" w:date="2012-08-13T14:50:00Z">
                    <w:rPr>
                      <w:b/>
                    </w:rPr>
                  </w:rPrChange>
                </w:rPr>
                <w:t xml:space="preserve">        &lt;/xs:complexType&gt;</w:t>
              </w:r>
            </w:ins>
          </w:p>
          <w:p w14:paraId="71DC5153" w14:textId="77777777" w:rsidR="00860C7A" w:rsidRPr="00A00ED4" w:rsidRDefault="00860C7A" w:rsidP="00860C7A">
            <w:pPr>
              <w:pStyle w:val="XML1"/>
              <w:rPr>
                <w:ins w:id="7694" w:author="Thomas Dietz" w:date="2012-08-13T13:42:00Z"/>
                <w:rPrChange w:id="7695" w:author="Thomas Dietz" w:date="2012-08-13T14:50:00Z">
                  <w:rPr>
                    <w:ins w:id="7696" w:author="Thomas Dietz" w:date="2012-08-13T13:42:00Z"/>
                    <w:b/>
                  </w:rPr>
                </w:rPrChange>
              </w:rPr>
            </w:pPr>
            <w:ins w:id="7697" w:author="Thomas Dietz" w:date="2012-08-13T13:42:00Z">
              <w:r w:rsidRPr="00A00ED4">
                <w:rPr>
                  <w:rPrChange w:id="7698" w:author="Thomas Dietz" w:date="2012-08-13T14:50:00Z">
                    <w:rPr>
                      <w:b/>
                    </w:rPr>
                  </w:rPrChange>
                </w:rPr>
                <w:t xml:space="preserve">      &lt;/xs:element&gt;</w:t>
              </w:r>
            </w:ins>
          </w:p>
          <w:p w14:paraId="2C28C887" w14:textId="77777777" w:rsidR="00860C7A" w:rsidRPr="00A00ED4" w:rsidRDefault="00860C7A" w:rsidP="00860C7A">
            <w:pPr>
              <w:pStyle w:val="XML1"/>
              <w:rPr>
                <w:ins w:id="7699" w:author="Thomas Dietz" w:date="2012-08-13T13:42:00Z"/>
                <w:rPrChange w:id="7700" w:author="Thomas Dietz" w:date="2012-08-13T14:50:00Z">
                  <w:rPr>
                    <w:ins w:id="7701" w:author="Thomas Dietz" w:date="2012-08-13T13:42:00Z"/>
                    <w:b/>
                  </w:rPr>
                </w:rPrChange>
              </w:rPr>
            </w:pPr>
            <w:ins w:id="7702" w:author="Thomas Dietz" w:date="2012-08-13T13:42:00Z">
              <w:r w:rsidRPr="00A00ED4">
                <w:rPr>
                  <w:rPrChange w:id="7703" w:author="Thomas Dietz" w:date="2012-08-13T14:50:00Z">
                    <w:rPr>
                      <w:b/>
                    </w:rPr>
                  </w:rPrChange>
                </w:rPr>
                <w:t xml:space="preserve">      &lt;xs:element name="action-types"&gt;</w:t>
              </w:r>
            </w:ins>
          </w:p>
          <w:p w14:paraId="33A1A1C2" w14:textId="77777777" w:rsidR="00860C7A" w:rsidRPr="00A00ED4" w:rsidRDefault="00860C7A" w:rsidP="00860C7A">
            <w:pPr>
              <w:pStyle w:val="XML1"/>
              <w:rPr>
                <w:ins w:id="7704" w:author="Thomas Dietz" w:date="2012-08-13T13:42:00Z"/>
                <w:rPrChange w:id="7705" w:author="Thomas Dietz" w:date="2012-08-13T14:50:00Z">
                  <w:rPr>
                    <w:ins w:id="7706" w:author="Thomas Dietz" w:date="2012-08-13T13:42:00Z"/>
                    <w:b/>
                  </w:rPr>
                </w:rPrChange>
              </w:rPr>
            </w:pPr>
            <w:ins w:id="7707" w:author="Thomas Dietz" w:date="2012-08-13T13:42:00Z">
              <w:r w:rsidRPr="00A00ED4">
                <w:rPr>
                  <w:rPrChange w:id="7708" w:author="Thomas Dietz" w:date="2012-08-13T14:50:00Z">
                    <w:rPr>
                      <w:b/>
                    </w:rPr>
                  </w:rPrChange>
                </w:rPr>
                <w:t xml:space="preserve">        &lt;xs:annotation&gt;</w:t>
              </w:r>
            </w:ins>
          </w:p>
          <w:p w14:paraId="5AC76A97" w14:textId="77777777" w:rsidR="00860C7A" w:rsidRPr="00A00ED4" w:rsidRDefault="00860C7A" w:rsidP="00860C7A">
            <w:pPr>
              <w:pStyle w:val="XML1"/>
              <w:rPr>
                <w:ins w:id="7709" w:author="Thomas Dietz" w:date="2012-08-13T13:42:00Z"/>
                <w:rPrChange w:id="7710" w:author="Thomas Dietz" w:date="2012-08-13T14:50:00Z">
                  <w:rPr>
                    <w:ins w:id="7711" w:author="Thomas Dietz" w:date="2012-08-13T13:42:00Z"/>
                    <w:b/>
                  </w:rPr>
                </w:rPrChange>
              </w:rPr>
            </w:pPr>
            <w:ins w:id="7712" w:author="Thomas Dietz" w:date="2012-08-13T13:42:00Z">
              <w:r w:rsidRPr="00A00ED4">
                <w:rPr>
                  <w:rPrChange w:id="7713" w:author="Thomas Dietz" w:date="2012-08-13T14:50:00Z">
                    <w:rPr>
                      <w:b/>
                    </w:rPr>
                  </w:rPrChange>
                </w:rPr>
                <w:t xml:space="preserve">          &lt;xs:documentation&gt;</w:t>
              </w:r>
            </w:ins>
          </w:p>
          <w:p w14:paraId="2F50F7E7" w14:textId="77777777" w:rsidR="00860C7A" w:rsidRPr="00A00ED4" w:rsidRDefault="00860C7A" w:rsidP="00860C7A">
            <w:pPr>
              <w:pStyle w:val="XML1"/>
              <w:rPr>
                <w:ins w:id="7714" w:author="Thomas Dietz" w:date="2012-08-13T13:42:00Z"/>
                <w:rPrChange w:id="7715" w:author="Thomas Dietz" w:date="2012-08-13T14:50:00Z">
                  <w:rPr>
                    <w:ins w:id="7716" w:author="Thomas Dietz" w:date="2012-08-13T13:42:00Z"/>
                    <w:b/>
                  </w:rPr>
                </w:rPrChange>
              </w:rPr>
            </w:pPr>
            <w:ins w:id="7717" w:author="Thomas Dietz" w:date="2012-08-13T13:42:00Z">
              <w:r w:rsidRPr="00A00ED4">
                <w:rPr>
                  <w:rPrChange w:id="7718" w:author="Thomas Dietz" w:date="2012-08-13T14:50:00Z">
                    <w:rPr>
                      <w:b/>
                    </w:rPr>
                  </w:rPrChange>
                </w:rPr>
                <w:t xml:space="preserve">            Specify the action types supported by the</w:t>
              </w:r>
            </w:ins>
          </w:p>
          <w:p w14:paraId="5043129D" w14:textId="77777777" w:rsidR="00860C7A" w:rsidRPr="00A00ED4" w:rsidRDefault="00860C7A" w:rsidP="00860C7A">
            <w:pPr>
              <w:pStyle w:val="XML1"/>
              <w:rPr>
                <w:ins w:id="7719" w:author="Thomas Dietz" w:date="2012-08-13T13:42:00Z"/>
                <w:rPrChange w:id="7720" w:author="Thomas Dietz" w:date="2012-08-13T14:50:00Z">
                  <w:rPr>
                    <w:ins w:id="7721" w:author="Thomas Dietz" w:date="2012-08-13T13:42:00Z"/>
                    <w:b/>
                  </w:rPr>
                </w:rPrChange>
              </w:rPr>
            </w:pPr>
            <w:ins w:id="7722" w:author="Thomas Dietz" w:date="2012-08-13T13:42:00Z">
              <w:r w:rsidRPr="00A00ED4">
                <w:rPr>
                  <w:rPrChange w:id="7723" w:author="Thomas Dietz" w:date="2012-08-13T14:50:00Z">
                    <w:rPr>
                      <w:b/>
                    </w:rPr>
                  </w:rPrChange>
                </w:rPr>
                <w:t xml:space="preserve">            logical switch.</w:t>
              </w:r>
            </w:ins>
          </w:p>
          <w:p w14:paraId="382DE5A1" w14:textId="77777777" w:rsidR="00860C7A" w:rsidRPr="00A00ED4" w:rsidRDefault="00860C7A" w:rsidP="00860C7A">
            <w:pPr>
              <w:pStyle w:val="XML1"/>
              <w:rPr>
                <w:ins w:id="7724" w:author="Thomas Dietz" w:date="2012-08-13T13:42:00Z"/>
                <w:rPrChange w:id="7725" w:author="Thomas Dietz" w:date="2012-08-13T14:50:00Z">
                  <w:rPr>
                    <w:ins w:id="7726" w:author="Thomas Dietz" w:date="2012-08-13T13:42:00Z"/>
                    <w:b/>
                  </w:rPr>
                </w:rPrChange>
              </w:rPr>
            </w:pPr>
            <w:ins w:id="7727" w:author="Thomas Dietz" w:date="2012-08-13T13:42:00Z">
              <w:r w:rsidRPr="00A00ED4">
                <w:rPr>
                  <w:rPrChange w:id="7728" w:author="Thomas Dietz" w:date="2012-08-13T14:50:00Z">
                    <w:rPr>
                      <w:b/>
                    </w:rPr>
                  </w:rPrChange>
                </w:rPr>
                <w:t xml:space="preserve">          &lt;/xs:documentation&gt;</w:t>
              </w:r>
            </w:ins>
          </w:p>
          <w:p w14:paraId="53CF2E19" w14:textId="77777777" w:rsidR="00860C7A" w:rsidRPr="00A00ED4" w:rsidRDefault="00860C7A" w:rsidP="00860C7A">
            <w:pPr>
              <w:pStyle w:val="XML1"/>
              <w:rPr>
                <w:ins w:id="7729" w:author="Thomas Dietz" w:date="2012-08-13T13:42:00Z"/>
                <w:rPrChange w:id="7730" w:author="Thomas Dietz" w:date="2012-08-13T14:50:00Z">
                  <w:rPr>
                    <w:ins w:id="7731" w:author="Thomas Dietz" w:date="2012-08-13T13:42:00Z"/>
                    <w:b/>
                  </w:rPr>
                </w:rPrChange>
              </w:rPr>
            </w:pPr>
            <w:ins w:id="7732" w:author="Thomas Dietz" w:date="2012-08-13T13:42:00Z">
              <w:r w:rsidRPr="00A00ED4">
                <w:rPr>
                  <w:rPrChange w:id="7733" w:author="Thomas Dietz" w:date="2012-08-13T14:50:00Z">
                    <w:rPr>
                      <w:b/>
                    </w:rPr>
                  </w:rPrChange>
                </w:rPr>
                <w:t xml:space="preserve">        &lt;/xs:annotation&gt;</w:t>
              </w:r>
            </w:ins>
          </w:p>
          <w:p w14:paraId="4E286267" w14:textId="77777777" w:rsidR="00860C7A" w:rsidRPr="00A00ED4" w:rsidRDefault="00860C7A" w:rsidP="00860C7A">
            <w:pPr>
              <w:pStyle w:val="XML1"/>
              <w:rPr>
                <w:ins w:id="7734" w:author="Thomas Dietz" w:date="2012-08-13T13:42:00Z"/>
                <w:rPrChange w:id="7735" w:author="Thomas Dietz" w:date="2012-08-13T14:50:00Z">
                  <w:rPr>
                    <w:ins w:id="7736" w:author="Thomas Dietz" w:date="2012-08-13T13:42:00Z"/>
                    <w:b/>
                  </w:rPr>
                </w:rPrChange>
              </w:rPr>
            </w:pPr>
            <w:ins w:id="7737" w:author="Thomas Dietz" w:date="2012-08-13T13:42:00Z">
              <w:r w:rsidRPr="00A00ED4">
                <w:rPr>
                  <w:rPrChange w:id="7738" w:author="Thomas Dietz" w:date="2012-08-13T14:50:00Z">
                    <w:rPr>
                      <w:b/>
                    </w:rPr>
                  </w:rPrChange>
                </w:rPr>
                <w:t xml:space="preserve">        &lt;xs:complexType&gt;</w:t>
              </w:r>
            </w:ins>
          </w:p>
          <w:p w14:paraId="7E53E3C7" w14:textId="77777777" w:rsidR="00860C7A" w:rsidRPr="00A00ED4" w:rsidRDefault="00860C7A" w:rsidP="00860C7A">
            <w:pPr>
              <w:pStyle w:val="XML1"/>
              <w:rPr>
                <w:ins w:id="7739" w:author="Thomas Dietz" w:date="2012-08-13T13:42:00Z"/>
                <w:rPrChange w:id="7740" w:author="Thomas Dietz" w:date="2012-08-13T14:50:00Z">
                  <w:rPr>
                    <w:ins w:id="7741" w:author="Thomas Dietz" w:date="2012-08-13T13:42:00Z"/>
                    <w:b/>
                  </w:rPr>
                </w:rPrChange>
              </w:rPr>
            </w:pPr>
            <w:ins w:id="7742" w:author="Thomas Dietz" w:date="2012-08-13T13:42:00Z">
              <w:r w:rsidRPr="00A00ED4">
                <w:rPr>
                  <w:rPrChange w:id="7743" w:author="Thomas Dietz" w:date="2012-08-13T14:50:00Z">
                    <w:rPr>
                      <w:b/>
                    </w:rPr>
                  </w:rPrChange>
                </w:rPr>
                <w:t xml:space="preserve">          &lt;xs:sequence&gt;</w:t>
              </w:r>
            </w:ins>
          </w:p>
          <w:p w14:paraId="73564BBE" w14:textId="77777777" w:rsidR="00860C7A" w:rsidRPr="00A00ED4" w:rsidRDefault="00860C7A" w:rsidP="00860C7A">
            <w:pPr>
              <w:pStyle w:val="XML1"/>
              <w:rPr>
                <w:ins w:id="7744" w:author="Thomas Dietz" w:date="2012-08-13T13:42:00Z"/>
                <w:rPrChange w:id="7745" w:author="Thomas Dietz" w:date="2012-08-13T14:50:00Z">
                  <w:rPr>
                    <w:ins w:id="7746" w:author="Thomas Dietz" w:date="2012-08-13T13:42:00Z"/>
                    <w:b/>
                  </w:rPr>
                </w:rPrChange>
              </w:rPr>
            </w:pPr>
            <w:ins w:id="7747" w:author="Thomas Dietz" w:date="2012-08-13T13:42:00Z">
              <w:r w:rsidRPr="00A00ED4">
                <w:rPr>
                  <w:rPrChange w:id="7748" w:author="Thomas Dietz" w:date="2012-08-13T14:50:00Z">
                    <w:rPr>
                      <w:b/>
                    </w:rPr>
                  </w:rPrChange>
                </w:rPr>
                <w:t xml:space="preserve">            &lt;xs:element name="type" minOccurs="0" maxOccurs="unbounded"  </w:t>
              </w:r>
              <w:r w:rsidRPr="00A00ED4">
                <w:rPr>
                  <w:rPrChange w:id="7749" w:author="Thomas Dietz" w:date="2012-08-13T14:50:00Z">
                    <w:rPr>
                      <w:b/>
                    </w:rPr>
                  </w:rPrChange>
                </w:rPr>
                <w:lastRenderedPageBreak/>
                <w:t>type="OFActionType"/&gt;</w:t>
              </w:r>
            </w:ins>
          </w:p>
          <w:p w14:paraId="50A49B01" w14:textId="77777777" w:rsidR="00860C7A" w:rsidRPr="00A00ED4" w:rsidRDefault="00860C7A" w:rsidP="00860C7A">
            <w:pPr>
              <w:pStyle w:val="XML1"/>
              <w:rPr>
                <w:ins w:id="7750" w:author="Thomas Dietz" w:date="2012-08-13T13:42:00Z"/>
                <w:rPrChange w:id="7751" w:author="Thomas Dietz" w:date="2012-08-13T14:50:00Z">
                  <w:rPr>
                    <w:ins w:id="7752" w:author="Thomas Dietz" w:date="2012-08-13T13:42:00Z"/>
                    <w:b/>
                  </w:rPr>
                </w:rPrChange>
              </w:rPr>
            </w:pPr>
            <w:ins w:id="7753" w:author="Thomas Dietz" w:date="2012-08-13T13:42:00Z">
              <w:r w:rsidRPr="00A00ED4">
                <w:rPr>
                  <w:rPrChange w:id="7754" w:author="Thomas Dietz" w:date="2012-08-13T14:50:00Z">
                    <w:rPr>
                      <w:b/>
                    </w:rPr>
                  </w:rPrChange>
                </w:rPr>
                <w:t xml:space="preserve">          &lt;/xs:sequence&gt;</w:t>
              </w:r>
            </w:ins>
          </w:p>
          <w:p w14:paraId="55DB4D41" w14:textId="77777777" w:rsidR="00860C7A" w:rsidRPr="00A00ED4" w:rsidRDefault="00860C7A" w:rsidP="00860C7A">
            <w:pPr>
              <w:pStyle w:val="XML1"/>
              <w:rPr>
                <w:ins w:id="7755" w:author="Thomas Dietz" w:date="2012-08-13T13:42:00Z"/>
                <w:rPrChange w:id="7756" w:author="Thomas Dietz" w:date="2012-08-13T14:50:00Z">
                  <w:rPr>
                    <w:ins w:id="7757" w:author="Thomas Dietz" w:date="2012-08-13T13:42:00Z"/>
                    <w:b/>
                  </w:rPr>
                </w:rPrChange>
              </w:rPr>
            </w:pPr>
            <w:ins w:id="7758" w:author="Thomas Dietz" w:date="2012-08-13T13:42:00Z">
              <w:r w:rsidRPr="00A00ED4">
                <w:rPr>
                  <w:rPrChange w:id="7759" w:author="Thomas Dietz" w:date="2012-08-13T14:50:00Z">
                    <w:rPr>
                      <w:b/>
                    </w:rPr>
                  </w:rPrChange>
                </w:rPr>
                <w:t xml:space="preserve">        &lt;/xs:complexType&gt;</w:t>
              </w:r>
            </w:ins>
          </w:p>
          <w:p w14:paraId="592F92EC" w14:textId="77777777" w:rsidR="00860C7A" w:rsidRPr="00A00ED4" w:rsidRDefault="00860C7A" w:rsidP="00860C7A">
            <w:pPr>
              <w:pStyle w:val="XML1"/>
              <w:rPr>
                <w:ins w:id="7760" w:author="Thomas Dietz" w:date="2012-08-13T13:42:00Z"/>
                <w:rPrChange w:id="7761" w:author="Thomas Dietz" w:date="2012-08-13T14:50:00Z">
                  <w:rPr>
                    <w:ins w:id="7762" w:author="Thomas Dietz" w:date="2012-08-13T13:42:00Z"/>
                    <w:b/>
                  </w:rPr>
                </w:rPrChange>
              </w:rPr>
            </w:pPr>
            <w:ins w:id="7763" w:author="Thomas Dietz" w:date="2012-08-13T13:42:00Z">
              <w:r w:rsidRPr="00A00ED4">
                <w:rPr>
                  <w:rPrChange w:id="7764" w:author="Thomas Dietz" w:date="2012-08-13T14:50:00Z">
                    <w:rPr>
                      <w:b/>
                    </w:rPr>
                  </w:rPrChange>
                </w:rPr>
                <w:t xml:space="preserve">      &lt;/xs:element&gt;</w:t>
              </w:r>
            </w:ins>
          </w:p>
          <w:p w14:paraId="11245F8C" w14:textId="77777777" w:rsidR="00860C7A" w:rsidRPr="00A00ED4" w:rsidRDefault="00860C7A" w:rsidP="00860C7A">
            <w:pPr>
              <w:pStyle w:val="XML1"/>
              <w:rPr>
                <w:ins w:id="7765" w:author="Thomas Dietz" w:date="2012-08-13T13:42:00Z"/>
                <w:rPrChange w:id="7766" w:author="Thomas Dietz" w:date="2012-08-13T14:50:00Z">
                  <w:rPr>
                    <w:ins w:id="7767" w:author="Thomas Dietz" w:date="2012-08-13T13:42:00Z"/>
                    <w:b/>
                  </w:rPr>
                </w:rPrChange>
              </w:rPr>
            </w:pPr>
            <w:ins w:id="7768" w:author="Thomas Dietz" w:date="2012-08-13T13:42:00Z">
              <w:r w:rsidRPr="00A00ED4">
                <w:rPr>
                  <w:rPrChange w:id="7769" w:author="Thomas Dietz" w:date="2012-08-13T14:50:00Z">
                    <w:rPr>
                      <w:b/>
                    </w:rPr>
                  </w:rPrChange>
                </w:rPr>
                <w:t xml:space="preserve">      &lt;xs:element name="instruction-types"&gt;</w:t>
              </w:r>
            </w:ins>
          </w:p>
          <w:p w14:paraId="3B724258" w14:textId="77777777" w:rsidR="00860C7A" w:rsidRPr="00A00ED4" w:rsidRDefault="00860C7A" w:rsidP="00860C7A">
            <w:pPr>
              <w:pStyle w:val="XML1"/>
              <w:rPr>
                <w:ins w:id="7770" w:author="Thomas Dietz" w:date="2012-08-13T13:42:00Z"/>
                <w:rPrChange w:id="7771" w:author="Thomas Dietz" w:date="2012-08-13T14:50:00Z">
                  <w:rPr>
                    <w:ins w:id="7772" w:author="Thomas Dietz" w:date="2012-08-13T13:42:00Z"/>
                    <w:b/>
                  </w:rPr>
                </w:rPrChange>
              </w:rPr>
            </w:pPr>
            <w:ins w:id="7773" w:author="Thomas Dietz" w:date="2012-08-13T13:42:00Z">
              <w:r w:rsidRPr="00A00ED4">
                <w:rPr>
                  <w:rPrChange w:id="7774" w:author="Thomas Dietz" w:date="2012-08-13T14:50:00Z">
                    <w:rPr>
                      <w:b/>
                    </w:rPr>
                  </w:rPrChange>
                </w:rPr>
                <w:t xml:space="preserve">        &lt;xs:annotation&gt;</w:t>
              </w:r>
            </w:ins>
          </w:p>
          <w:p w14:paraId="2968048F" w14:textId="77777777" w:rsidR="00860C7A" w:rsidRPr="00A00ED4" w:rsidRDefault="00860C7A" w:rsidP="00860C7A">
            <w:pPr>
              <w:pStyle w:val="XML1"/>
              <w:rPr>
                <w:ins w:id="7775" w:author="Thomas Dietz" w:date="2012-08-13T13:42:00Z"/>
                <w:rPrChange w:id="7776" w:author="Thomas Dietz" w:date="2012-08-13T14:50:00Z">
                  <w:rPr>
                    <w:ins w:id="7777" w:author="Thomas Dietz" w:date="2012-08-13T13:42:00Z"/>
                    <w:b/>
                  </w:rPr>
                </w:rPrChange>
              </w:rPr>
            </w:pPr>
            <w:ins w:id="7778" w:author="Thomas Dietz" w:date="2012-08-13T13:42:00Z">
              <w:r w:rsidRPr="00A00ED4">
                <w:rPr>
                  <w:rPrChange w:id="7779" w:author="Thomas Dietz" w:date="2012-08-13T14:50:00Z">
                    <w:rPr>
                      <w:b/>
                    </w:rPr>
                  </w:rPrChange>
                </w:rPr>
                <w:t xml:space="preserve">          &lt;xs:documentation&gt;</w:t>
              </w:r>
            </w:ins>
          </w:p>
          <w:p w14:paraId="1683AC95" w14:textId="77777777" w:rsidR="00860C7A" w:rsidRPr="00A00ED4" w:rsidRDefault="00860C7A" w:rsidP="00860C7A">
            <w:pPr>
              <w:pStyle w:val="XML1"/>
              <w:rPr>
                <w:ins w:id="7780" w:author="Thomas Dietz" w:date="2012-08-13T13:42:00Z"/>
                <w:rPrChange w:id="7781" w:author="Thomas Dietz" w:date="2012-08-13T14:50:00Z">
                  <w:rPr>
                    <w:ins w:id="7782" w:author="Thomas Dietz" w:date="2012-08-13T13:42:00Z"/>
                    <w:b/>
                  </w:rPr>
                </w:rPrChange>
              </w:rPr>
            </w:pPr>
            <w:ins w:id="7783" w:author="Thomas Dietz" w:date="2012-08-13T13:42:00Z">
              <w:r w:rsidRPr="00A00ED4">
                <w:rPr>
                  <w:rPrChange w:id="7784" w:author="Thomas Dietz" w:date="2012-08-13T14:50:00Z">
                    <w:rPr>
                      <w:b/>
                    </w:rPr>
                  </w:rPrChange>
                </w:rPr>
                <w:t xml:space="preserve">            Specify the instruction types supported by the</w:t>
              </w:r>
            </w:ins>
          </w:p>
          <w:p w14:paraId="5480804F" w14:textId="77777777" w:rsidR="00860C7A" w:rsidRPr="00A00ED4" w:rsidRDefault="00860C7A" w:rsidP="00860C7A">
            <w:pPr>
              <w:pStyle w:val="XML1"/>
              <w:rPr>
                <w:ins w:id="7785" w:author="Thomas Dietz" w:date="2012-08-13T13:42:00Z"/>
                <w:rPrChange w:id="7786" w:author="Thomas Dietz" w:date="2012-08-13T14:50:00Z">
                  <w:rPr>
                    <w:ins w:id="7787" w:author="Thomas Dietz" w:date="2012-08-13T13:42:00Z"/>
                    <w:b/>
                  </w:rPr>
                </w:rPrChange>
              </w:rPr>
            </w:pPr>
            <w:ins w:id="7788" w:author="Thomas Dietz" w:date="2012-08-13T13:42:00Z">
              <w:r w:rsidRPr="00A00ED4">
                <w:rPr>
                  <w:rPrChange w:id="7789" w:author="Thomas Dietz" w:date="2012-08-13T14:50:00Z">
                    <w:rPr>
                      <w:b/>
                    </w:rPr>
                  </w:rPrChange>
                </w:rPr>
                <w:t xml:space="preserve">            logical switch.</w:t>
              </w:r>
            </w:ins>
          </w:p>
          <w:p w14:paraId="60C728AB" w14:textId="77777777" w:rsidR="00860C7A" w:rsidRPr="00A00ED4" w:rsidRDefault="00860C7A" w:rsidP="00860C7A">
            <w:pPr>
              <w:pStyle w:val="XML1"/>
              <w:rPr>
                <w:ins w:id="7790" w:author="Thomas Dietz" w:date="2012-08-13T13:42:00Z"/>
                <w:rPrChange w:id="7791" w:author="Thomas Dietz" w:date="2012-08-13T14:50:00Z">
                  <w:rPr>
                    <w:ins w:id="7792" w:author="Thomas Dietz" w:date="2012-08-13T13:42:00Z"/>
                    <w:b/>
                  </w:rPr>
                </w:rPrChange>
              </w:rPr>
            </w:pPr>
            <w:ins w:id="7793" w:author="Thomas Dietz" w:date="2012-08-13T13:42:00Z">
              <w:r w:rsidRPr="00A00ED4">
                <w:rPr>
                  <w:rPrChange w:id="7794" w:author="Thomas Dietz" w:date="2012-08-13T14:50:00Z">
                    <w:rPr>
                      <w:b/>
                    </w:rPr>
                  </w:rPrChange>
                </w:rPr>
                <w:t xml:space="preserve">          &lt;/xs:documentation&gt;</w:t>
              </w:r>
            </w:ins>
          </w:p>
          <w:p w14:paraId="53701D62" w14:textId="77777777" w:rsidR="00860C7A" w:rsidRPr="00A00ED4" w:rsidRDefault="00860C7A" w:rsidP="00860C7A">
            <w:pPr>
              <w:pStyle w:val="XML1"/>
              <w:rPr>
                <w:ins w:id="7795" w:author="Thomas Dietz" w:date="2012-08-13T13:42:00Z"/>
                <w:rPrChange w:id="7796" w:author="Thomas Dietz" w:date="2012-08-13T14:50:00Z">
                  <w:rPr>
                    <w:ins w:id="7797" w:author="Thomas Dietz" w:date="2012-08-13T13:42:00Z"/>
                    <w:b/>
                  </w:rPr>
                </w:rPrChange>
              </w:rPr>
            </w:pPr>
            <w:ins w:id="7798" w:author="Thomas Dietz" w:date="2012-08-13T13:42:00Z">
              <w:r w:rsidRPr="00A00ED4">
                <w:rPr>
                  <w:rPrChange w:id="7799" w:author="Thomas Dietz" w:date="2012-08-13T14:50:00Z">
                    <w:rPr>
                      <w:b/>
                    </w:rPr>
                  </w:rPrChange>
                </w:rPr>
                <w:t xml:space="preserve">        &lt;/xs:annotation&gt;</w:t>
              </w:r>
            </w:ins>
          </w:p>
          <w:p w14:paraId="0F241CB6" w14:textId="77777777" w:rsidR="00860C7A" w:rsidRPr="00A00ED4" w:rsidRDefault="00860C7A" w:rsidP="00860C7A">
            <w:pPr>
              <w:pStyle w:val="XML1"/>
              <w:rPr>
                <w:ins w:id="7800" w:author="Thomas Dietz" w:date="2012-08-13T13:42:00Z"/>
                <w:rPrChange w:id="7801" w:author="Thomas Dietz" w:date="2012-08-13T14:50:00Z">
                  <w:rPr>
                    <w:ins w:id="7802" w:author="Thomas Dietz" w:date="2012-08-13T13:42:00Z"/>
                    <w:b/>
                  </w:rPr>
                </w:rPrChange>
              </w:rPr>
            </w:pPr>
            <w:ins w:id="7803" w:author="Thomas Dietz" w:date="2012-08-13T13:42:00Z">
              <w:r w:rsidRPr="00A00ED4">
                <w:rPr>
                  <w:rPrChange w:id="7804" w:author="Thomas Dietz" w:date="2012-08-13T14:50:00Z">
                    <w:rPr>
                      <w:b/>
                    </w:rPr>
                  </w:rPrChange>
                </w:rPr>
                <w:t xml:space="preserve">        &lt;xs:complexType&gt;</w:t>
              </w:r>
            </w:ins>
          </w:p>
          <w:p w14:paraId="776E1900" w14:textId="77777777" w:rsidR="00860C7A" w:rsidRPr="00A00ED4" w:rsidRDefault="00860C7A" w:rsidP="00860C7A">
            <w:pPr>
              <w:pStyle w:val="XML1"/>
              <w:rPr>
                <w:ins w:id="7805" w:author="Thomas Dietz" w:date="2012-08-13T13:42:00Z"/>
                <w:rPrChange w:id="7806" w:author="Thomas Dietz" w:date="2012-08-13T14:50:00Z">
                  <w:rPr>
                    <w:ins w:id="7807" w:author="Thomas Dietz" w:date="2012-08-13T13:42:00Z"/>
                    <w:b/>
                  </w:rPr>
                </w:rPrChange>
              </w:rPr>
            </w:pPr>
            <w:ins w:id="7808" w:author="Thomas Dietz" w:date="2012-08-13T13:42:00Z">
              <w:r w:rsidRPr="00A00ED4">
                <w:rPr>
                  <w:rPrChange w:id="7809" w:author="Thomas Dietz" w:date="2012-08-13T14:50:00Z">
                    <w:rPr>
                      <w:b/>
                    </w:rPr>
                  </w:rPrChange>
                </w:rPr>
                <w:t xml:space="preserve">          &lt;xs:sequence&gt;</w:t>
              </w:r>
            </w:ins>
          </w:p>
          <w:p w14:paraId="55C21F9E" w14:textId="77777777" w:rsidR="00860C7A" w:rsidRPr="00A00ED4" w:rsidRDefault="00860C7A" w:rsidP="00860C7A">
            <w:pPr>
              <w:pStyle w:val="XML1"/>
              <w:rPr>
                <w:ins w:id="7810" w:author="Thomas Dietz" w:date="2012-08-13T13:42:00Z"/>
                <w:rPrChange w:id="7811" w:author="Thomas Dietz" w:date="2012-08-13T14:50:00Z">
                  <w:rPr>
                    <w:ins w:id="7812" w:author="Thomas Dietz" w:date="2012-08-13T13:42:00Z"/>
                    <w:b/>
                  </w:rPr>
                </w:rPrChange>
              </w:rPr>
            </w:pPr>
            <w:ins w:id="7813" w:author="Thomas Dietz" w:date="2012-08-13T13:42:00Z">
              <w:r w:rsidRPr="00A00ED4">
                <w:rPr>
                  <w:rPrChange w:id="7814" w:author="Thomas Dietz" w:date="2012-08-13T14:50:00Z">
                    <w:rPr>
                      <w:b/>
                    </w:rPr>
                  </w:rPrChange>
                </w:rPr>
                <w:t xml:space="preserve">            &lt;xs:element name="type" minOccurs="0" maxOccurs="unbounded"  type="OFInstructionType"/&gt;</w:t>
              </w:r>
            </w:ins>
          </w:p>
          <w:p w14:paraId="1343CB97" w14:textId="77777777" w:rsidR="00860C7A" w:rsidRPr="00A00ED4" w:rsidRDefault="00860C7A" w:rsidP="00860C7A">
            <w:pPr>
              <w:pStyle w:val="XML1"/>
              <w:rPr>
                <w:ins w:id="7815" w:author="Thomas Dietz" w:date="2012-08-13T13:42:00Z"/>
                <w:rPrChange w:id="7816" w:author="Thomas Dietz" w:date="2012-08-13T14:50:00Z">
                  <w:rPr>
                    <w:ins w:id="7817" w:author="Thomas Dietz" w:date="2012-08-13T13:42:00Z"/>
                    <w:b/>
                  </w:rPr>
                </w:rPrChange>
              </w:rPr>
            </w:pPr>
            <w:ins w:id="7818" w:author="Thomas Dietz" w:date="2012-08-13T13:42:00Z">
              <w:r w:rsidRPr="00A00ED4">
                <w:rPr>
                  <w:rPrChange w:id="7819" w:author="Thomas Dietz" w:date="2012-08-13T14:50:00Z">
                    <w:rPr>
                      <w:b/>
                    </w:rPr>
                  </w:rPrChange>
                </w:rPr>
                <w:t xml:space="preserve">          &lt;/xs:sequence&gt;</w:t>
              </w:r>
            </w:ins>
          </w:p>
          <w:p w14:paraId="2AE61581" w14:textId="77777777" w:rsidR="00860C7A" w:rsidRPr="00A00ED4" w:rsidRDefault="00860C7A" w:rsidP="00860C7A">
            <w:pPr>
              <w:pStyle w:val="XML1"/>
              <w:rPr>
                <w:ins w:id="7820" w:author="Thomas Dietz" w:date="2012-08-13T13:42:00Z"/>
                <w:rPrChange w:id="7821" w:author="Thomas Dietz" w:date="2012-08-13T14:50:00Z">
                  <w:rPr>
                    <w:ins w:id="7822" w:author="Thomas Dietz" w:date="2012-08-13T13:42:00Z"/>
                    <w:b/>
                  </w:rPr>
                </w:rPrChange>
              </w:rPr>
            </w:pPr>
            <w:ins w:id="7823" w:author="Thomas Dietz" w:date="2012-08-13T13:42:00Z">
              <w:r w:rsidRPr="00A00ED4">
                <w:rPr>
                  <w:rPrChange w:id="7824" w:author="Thomas Dietz" w:date="2012-08-13T14:50:00Z">
                    <w:rPr>
                      <w:b/>
                    </w:rPr>
                  </w:rPrChange>
                </w:rPr>
                <w:t xml:space="preserve">        &lt;/xs:complexType&gt;</w:t>
              </w:r>
            </w:ins>
          </w:p>
          <w:p w14:paraId="57D3D1CD" w14:textId="77777777" w:rsidR="00860C7A" w:rsidRPr="00A00ED4" w:rsidRDefault="00860C7A" w:rsidP="00860C7A">
            <w:pPr>
              <w:pStyle w:val="XML1"/>
              <w:rPr>
                <w:ins w:id="7825" w:author="Thomas Dietz" w:date="2012-08-13T13:42:00Z"/>
                <w:rPrChange w:id="7826" w:author="Thomas Dietz" w:date="2012-08-13T14:50:00Z">
                  <w:rPr>
                    <w:ins w:id="7827" w:author="Thomas Dietz" w:date="2012-08-13T13:42:00Z"/>
                    <w:b/>
                  </w:rPr>
                </w:rPrChange>
              </w:rPr>
            </w:pPr>
            <w:ins w:id="7828" w:author="Thomas Dietz" w:date="2012-08-13T13:42:00Z">
              <w:r w:rsidRPr="00A00ED4">
                <w:rPr>
                  <w:rPrChange w:id="7829" w:author="Thomas Dietz" w:date="2012-08-13T14:50:00Z">
                    <w:rPr>
                      <w:b/>
                    </w:rPr>
                  </w:rPrChange>
                </w:rPr>
                <w:t xml:space="preserve">      &lt;/xs:element&gt;</w:t>
              </w:r>
            </w:ins>
          </w:p>
          <w:p w14:paraId="74247A70" w14:textId="77777777" w:rsidR="00860C7A" w:rsidRPr="00A00ED4" w:rsidRDefault="00860C7A" w:rsidP="00860C7A">
            <w:pPr>
              <w:pStyle w:val="XML1"/>
              <w:rPr>
                <w:ins w:id="7830" w:author="Thomas Dietz" w:date="2012-08-13T13:42:00Z"/>
                <w:rPrChange w:id="7831" w:author="Thomas Dietz" w:date="2012-08-13T14:50:00Z">
                  <w:rPr>
                    <w:ins w:id="7832" w:author="Thomas Dietz" w:date="2012-08-13T13:42:00Z"/>
                    <w:b/>
                  </w:rPr>
                </w:rPrChange>
              </w:rPr>
            </w:pPr>
            <w:ins w:id="7833" w:author="Thomas Dietz" w:date="2012-08-13T13:42:00Z">
              <w:r w:rsidRPr="00A00ED4">
                <w:rPr>
                  <w:rPrChange w:id="7834" w:author="Thomas Dietz" w:date="2012-08-13T14:50:00Z">
                    <w:rPr>
                      <w:b/>
                    </w:rPr>
                  </w:rPrChange>
                </w:rPr>
                <w:t xml:space="preserve">    &lt;/xs:sequence&gt;</w:t>
              </w:r>
            </w:ins>
          </w:p>
          <w:p w14:paraId="0549AFDF" w14:textId="77777777" w:rsidR="00D8113B" w:rsidRPr="00A00ED4" w:rsidRDefault="00860C7A" w:rsidP="00860C7A">
            <w:pPr>
              <w:pStyle w:val="XML1"/>
              <w:rPr>
                <w:ins w:id="7835" w:author="Thomas Dietz" w:date="2012-08-13T13:45:00Z"/>
                <w:rPrChange w:id="7836" w:author="Thomas Dietz" w:date="2012-08-13T14:50:00Z">
                  <w:rPr>
                    <w:ins w:id="7837" w:author="Thomas Dietz" w:date="2012-08-13T13:45:00Z"/>
                    <w:b/>
                  </w:rPr>
                </w:rPrChange>
              </w:rPr>
            </w:pPr>
            <w:ins w:id="7838" w:author="Thomas Dietz" w:date="2012-08-13T13:42:00Z">
              <w:r w:rsidRPr="00A00ED4">
                <w:rPr>
                  <w:rPrChange w:id="7839" w:author="Thomas Dietz" w:date="2012-08-13T14:50:00Z">
                    <w:rPr>
                      <w:b/>
                    </w:rPr>
                  </w:rPrChange>
                </w:rPr>
                <w:t xml:space="preserve">  &lt;/xs:group&gt;</w:t>
              </w:r>
            </w:ins>
          </w:p>
          <w:p w14:paraId="76ECBADA" w14:textId="77777777" w:rsidR="00860C7A" w:rsidRPr="00A00ED4" w:rsidRDefault="00860C7A" w:rsidP="00860C7A">
            <w:pPr>
              <w:pStyle w:val="XML1"/>
              <w:rPr>
                <w:ins w:id="7840" w:author="Thomas Dietz" w:date="2012-08-13T13:45:00Z"/>
                <w:rPrChange w:id="7841" w:author="Thomas Dietz" w:date="2012-08-13T14:50:00Z">
                  <w:rPr>
                    <w:ins w:id="7842" w:author="Thomas Dietz" w:date="2012-08-13T13:45:00Z"/>
                    <w:b/>
                  </w:rPr>
                </w:rPrChange>
              </w:rPr>
            </w:pPr>
          </w:p>
          <w:p w14:paraId="4D027454" w14:textId="77777777" w:rsidR="00860C7A" w:rsidRPr="00A00ED4" w:rsidRDefault="00860C7A" w:rsidP="00860C7A">
            <w:pPr>
              <w:pStyle w:val="XML1"/>
              <w:rPr>
                <w:ins w:id="7843" w:author="Thomas Dietz" w:date="2012-08-13T13:45:00Z"/>
                <w:rPrChange w:id="7844" w:author="Thomas Dietz" w:date="2012-08-13T14:50:00Z">
                  <w:rPr>
                    <w:ins w:id="7845" w:author="Thomas Dietz" w:date="2012-08-13T13:45:00Z"/>
                    <w:b/>
                  </w:rPr>
                </w:rPrChange>
              </w:rPr>
            </w:pPr>
            <w:ins w:id="7846" w:author="Thomas Dietz" w:date="2012-08-13T13:45:00Z">
              <w:r w:rsidRPr="00A00ED4">
                <w:rPr>
                  <w:rPrChange w:id="7847" w:author="Thomas Dietz" w:date="2012-08-13T14:50:00Z">
                    <w:rPr>
                      <w:b/>
                    </w:rPr>
                  </w:rPrChange>
                </w:rPr>
                <w:t>&lt;xs:simpleType name="OFActionType"&gt;</w:t>
              </w:r>
            </w:ins>
          </w:p>
          <w:p w14:paraId="7235897D" w14:textId="77777777" w:rsidR="00860C7A" w:rsidRPr="00A00ED4" w:rsidRDefault="00860C7A" w:rsidP="00860C7A">
            <w:pPr>
              <w:pStyle w:val="XML1"/>
              <w:rPr>
                <w:ins w:id="7848" w:author="Thomas Dietz" w:date="2012-08-13T13:45:00Z"/>
                <w:rPrChange w:id="7849" w:author="Thomas Dietz" w:date="2012-08-13T14:50:00Z">
                  <w:rPr>
                    <w:ins w:id="7850" w:author="Thomas Dietz" w:date="2012-08-13T13:45:00Z"/>
                    <w:b/>
                  </w:rPr>
                </w:rPrChange>
              </w:rPr>
            </w:pPr>
            <w:ins w:id="7851" w:author="Thomas Dietz" w:date="2012-08-13T13:45:00Z">
              <w:r w:rsidRPr="00A00ED4">
                <w:rPr>
                  <w:rPrChange w:id="7852" w:author="Thomas Dietz" w:date="2012-08-13T14:50:00Z">
                    <w:rPr>
                      <w:b/>
                    </w:rPr>
                  </w:rPrChange>
                </w:rPr>
                <w:t xml:space="preserve">    &lt;xs:annotation&gt;</w:t>
              </w:r>
            </w:ins>
          </w:p>
          <w:p w14:paraId="0AE86B7C" w14:textId="77777777" w:rsidR="00860C7A" w:rsidRPr="00A00ED4" w:rsidRDefault="00860C7A" w:rsidP="00860C7A">
            <w:pPr>
              <w:pStyle w:val="XML1"/>
              <w:rPr>
                <w:ins w:id="7853" w:author="Thomas Dietz" w:date="2012-08-13T13:45:00Z"/>
                <w:rPrChange w:id="7854" w:author="Thomas Dietz" w:date="2012-08-13T14:50:00Z">
                  <w:rPr>
                    <w:ins w:id="7855" w:author="Thomas Dietz" w:date="2012-08-13T13:45:00Z"/>
                    <w:b/>
                  </w:rPr>
                </w:rPrChange>
              </w:rPr>
            </w:pPr>
            <w:ins w:id="7856" w:author="Thomas Dietz" w:date="2012-08-13T13:45:00Z">
              <w:r w:rsidRPr="00A00ED4">
                <w:rPr>
                  <w:rPrChange w:id="7857" w:author="Thomas Dietz" w:date="2012-08-13T14:50:00Z">
                    <w:rPr>
                      <w:b/>
                    </w:rPr>
                  </w:rPrChange>
                </w:rPr>
                <w:t xml:space="preserve">      &lt;xs:documentation&gt;</w:t>
              </w:r>
            </w:ins>
          </w:p>
          <w:p w14:paraId="11703D41" w14:textId="77777777" w:rsidR="00860C7A" w:rsidRPr="00A00ED4" w:rsidRDefault="00860C7A" w:rsidP="00860C7A">
            <w:pPr>
              <w:pStyle w:val="XML1"/>
              <w:rPr>
                <w:ins w:id="7858" w:author="Thomas Dietz" w:date="2012-08-13T13:45:00Z"/>
                <w:rPrChange w:id="7859" w:author="Thomas Dietz" w:date="2012-08-13T14:50:00Z">
                  <w:rPr>
                    <w:ins w:id="7860" w:author="Thomas Dietz" w:date="2012-08-13T13:45:00Z"/>
                    <w:b/>
                  </w:rPr>
                </w:rPrChange>
              </w:rPr>
            </w:pPr>
            <w:ins w:id="7861" w:author="Thomas Dietz" w:date="2012-08-13T13:45:00Z">
              <w:r w:rsidRPr="00A00ED4">
                <w:rPr>
                  <w:rPrChange w:id="7862" w:author="Thomas Dietz" w:date="2012-08-13T14:50:00Z">
                    <w:rPr>
                      <w:b/>
                    </w:rPr>
                  </w:rPrChange>
                </w:rPr>
                <w:t xml:space="preserve">        The types of actions defined in OpenFlow Switch</w:t>
              </w:r>
            </w:ins>
          </w:p>
          <w:p w14:paraId="19EAABDA" w14:textId="77777777" w:rsidR="00860C7A" w:rsidRPr="00A00ED4" w:rsidRDefault="00860C7A" w:rsidP="00860C7A">
            <w:pPr>
              <w:pStyle w:val="XML1"/>
              <w:rPr>
                <w:ins w:id="7863" w:author="Thomas Dietz" w:date="2012-08-13T13:45:00Z"/>
                <w:rPrChange w:id="7864" w:author="Thomas Dietz" w:date="2012-08-13T14:50:00Z">
                  <w:rPr>
                    <w:ins w:id="7865" w:author="Thomas Dietz" w:date="2012-08-13T13:45:00Z"/>
                    <w:b/>
                  </w:rPr>
                </w:rPrChange>
              </w:rPr>
            </w:pPr>
            <w:ins w:id="7866" w:author="Thomas Dietz" w:date="2012-08-13T13:45:00Z">
              <w:r w:rsidRPr="00A00ED4">
                <w:rPr>
                  <w:rPrChange w:id="7867" w:author="Thomas Dietz" w:date="2012-08-13T14:50:00Z">
                    <w:rPr>
                      <w:b/>
                    </w:rPr>
                  </w:rPrChange>
                </w:rPr>
                <w:t xml:space="preserve">        Specification versions 1.2, 1.3, and 1.3.1</w:t>
              </w:r>
            </w:ins>
          </w:p>
          <w:p w14:paraId="5ACF7760" w14:textId="77777777" w:rsidR="00860C7A" w:rsidRPr="00A00ED4" w:rsidRDefault="00860C7A" w:rsidP="00860C7A">
            <w:pPr>
              <w:pStyle w:val="XML1"/>
              <w:rPr>
                <w:ins w:id="7868" w:author="Thomas Dietz" w:date="2012-08-13T13:45:00Z"/>
                <w:rPrChange w:id="7869" w:author="Thomas Dietz" w:date="2012-08-13T14:50:00Z">
                  <w:rPr>
                    <w:ins w:id="7870" w:author="Thomas Dietz" w:date="2012-08-13T13:45:00Z"/>
                    <w:b/>
                  </w:rPr>
                </w:rPrChange>
              </w:rPr>
            </w:pPr>
            <w:ins w:id="7871" w:author="Thomas Dietz" w:date="2012-08-13T13:45:00Z">
              <w:r w:rsidRPr="00A00ED4">
                <w:rPr>
                  <w:rPrChange w:id="7872" w:author="Thomas Dietz" w:date="2012-08-13T14:50:00Z">
                    <w:rPr>
                      <w:b/>
                    </w:rPr>
                  </w:rPrChange>
                </w:rPr>
                <w:t xml:space="preserve">      &lt;/xs:documentation&gt;</w:t>
              </w:r>
            </w:ins>
          </w:p>
          <w:p w14:paraId="64238C05" w14:textId="77777777" w:rsidR="00860C7A" w:rsidRPr="00A00ED4" w:rsidRDefault="00860C7A" w:rsidP="00860C7A">
            <w:pPr>
              <w:pStyle w:val="XML1"/>
              <w:rPr>
                <w:ins w:id="7873" w:author="Thomas Dietz" w:date="2012-08-13T13:45:00Z"/>
                <w:rPrChange w:id="7874" w:author="Thomas Dietz" w:date="2012-08-13T14:50:00Z">
                  <w:rPr>
                    <w:ins w:id="7875" w:author="Thomas Dietz" w:date="2012-08-13T13:45:00Z"/>
                    <w:b/>
                  </w:rPr>
                </w:rPrChange>
              </w:rPr>
            </w:pPr>
            <w:ins w:id="7876" w:author="Thomas Dietz" w:date="2012-08-13T13:45:00Z">
              <w:r w:rsidRPr="00A00ED4">
                <w:rPr>
                  <w:rPrChange w:id="7877" w:author="Thomas Dietz" w:date="2012-08-13T14:50:00Z">
                    <w:rPr>
                      <w:b/>
                    </w:rPr>
                  </w:rPrChange>
                </w:rPr>
                <w:t xml:space="preserve">    &lt;/xs:annotation&gt;</w:t>
              </w:r>
            </w:ins>
          </w:p>
          <w:p w14:paraId="42BF761B" w14:textId="77777777" w:rsidR="00860C7A" w:rsidRPr="00A00ED4" w:rsidRDefault="00860C7A" w:rsidP="00860C7A">
            <w:pPr>
              <w:pStyle w:val="XML1"/>
              <w:rPr>
                <w:ins w:id="7878" w:author="Thomas Dietz" w:date="2012-08-13T13:45:00Z"/>
                <w:rPrChange w:id="7879" w:author="Thomas Dietz" w:date="2012-08-13T14:50:00Z">
                  <w:rPr>
                    <w:ins w:id="7880" w:author="Thomas Dietz" w:date="2012-08-13T13:45:00Z"/>
                    <w:b/>
                  </w:rPr>
                </w:rPrChange>
              </w:rPr>
            </w:pPr>
          </w:p>
          <w:p w14:paraId="4622BEED" w14:textId="77777777" w:rsidR="00860C7A" w:rsidRPr="00A00ED4" w:rsidRDefault="00860C7A" w:rsidP="00860C7A">
            <w:pPr>
              <w:pStyle w:val="XML1"/>
              <w:rPr>
                <w:ins w:id="7881" w:author="Thomas Dietz" w:date="2012-08-13T13:45:00Z"/>
                <w:rPrChange w:id="7882" w:author="Thomas Dietz" w:date="2012-08-13T14:50:00Z">
                  <w:rPr>
                    <w:ins w:id="7883" w:author="Thomas Dietz" w:date="2012-08-13T13:45:00Z"/>
                    <w:b/>
                  </w:rPr>
                </w:rPrChange>
              </w:rPr>
            </w:pPr>
            <w:ins w:id="7884" w:author="Thomas Dietz" w:date="2012-08-13T13:45:00Z">
              <w:r w:rsidRPr="00A00ED4">
                <w:rPr>
                  <w:rPrChange w:id="7885" w:author="Thomas Dietz" w:date="2012-08-13T14:50:00Z">
                    <w:rPr>
                      <w:b/>
                    </w:rPr>
                  </w:rPrChange>
                </w:rPr>
                <w:t xml:space="preserve">    &lt;xs:restriction base="xs:string"&gt;</w:t>
              </w:r>
            </w:ins>
          </w:p>
          <w:p w14:paraId="3E037120" w14:textId="77777777" w:rsidR="00860C7A" w:rsidRPr="00A00ED4" w:rsidRDefault="00860C7A" w:rsidP="00860C7A">
            <w:pPr>
              <w:pStyle w:val="XML1"/>
              <w:rPr>
                <w:ins w:id="7886" w:author="Thomas Dietz" w:date="2012-08-13T13:45:00Z"/>
                <w:rPrChange w:id="7887" w:author="Thomas Dietz" w:date="2012-08-13T14:50:00Z">
                  <w:rPr>
                    <w:ins w:id="7888" w:author="Thomas Dietz" w:date="2012-08-13T13:45:00Z"/>
                    <w:b/>
                  </w:rPr>
                </w:rPrChange>
              </w:rPr>
            </w:pPr>
            <w:ins w:id="7889" w:author="Thomas Dietz" w:date="2012-08-13T13:45:00Z">
              <w:r w:rsidRPr="00A00ED4">
                <w:rPr>
                  <w:rPrChange w:id="7890" w:author="Thomas Dietz" w:date="2012-08-13T14:50:00Z">
                    <w:rPr>
                      <w:b/>
                    </w:rPr>
                  </w:rPrChange>
                </w:rPr>
                <w:t xml:space="preserve">      &lt;xs:enumeration value="output"/&gt;</w:t>
              </w:r>
            </w:ins>
          </w:p>
          <w:p w14:paraId="2517A91A" w14:textId="77777777" w:rsidR="00860C7A" w:rsidRPr="00A00ED4" w:rsidRDefault="00860C7A" w:rsidP="00860C7A">
            <w:pPr>
              <w:pStyle w:val="XML1"/>
              <w:rPr>
                <w:ins w:id="7891" w:author="Thomas Dietz" w:date="2012-08-13T13:45:00Z"/>
                <w:rPrChange w:id="7892" w:author="Thomas Dietz" w:date="2012-08-13T14:50:00Z">
                  <w:rPr>
                    <w:ins w:id="7893" w:author="Thomas Dietz" w:date="2012-08-13T13:45:00Z"/>
                    <w:b/>
                  </w:rPr>
                </w:rPrChange>
              </w:rPr>
            </w:pPr>
            <w:ins w:id="7894" w:author="Thomas Dietz" w:date="2012-08-13T13:45:00Z">
              <w:r w:rsidRPr="00A00ED4">
                <w:rPr>
                  <w:rPrChange w:id="7895" w:author="Thomas Dietz" w:date="2012-08-13T14:50:00Z">
                    <w:rPr>
                      <w:b/>
                    </w:rPr>
                  </w:rPrChange>
                </w:rPr>
                <w:t xml:space="preserve">      &lt;xs:enumeration value="copy-ttl-out"/&gt;</w:t>
              </w:r>
            </w:ins>
          </w:p>
          <w:p w14:paraId="17BF0112" w14:textId="77777777" w:rsidR="00860C7A" w:rsidRPr="00A00ED4" w:rsidRDefault="00860C7A" w:rsidP="00860C7A">
            <w:pPr>
              <w:pStyle w:val="XML1"/>
              <w:rPr>
                <w:ins w:id="7896" w:author="Thomas Dietz" w:date="2012-08-13T13:45:00Z"/>
                <w:rPrChange w:id="7897" w:author="Thomas Dietz" w:date="2012-08-13T14:50:00Z">
                  <w:rPr>
                    <w:ins w:id="7898" w:author="Thomas Dietz" w:date="2012-08-13T13:45:00Z"/>
                    <w:b/>
                  </w:rPr>
                </w:rPrChange>
              </w:rPr>
            </w:pPr>
            <w:ins w:id="7899" w:author="Thomas Dietz" w:date="2012-08-13T13:45:00Z">
              <w:r w:rsidRPr="00A00ED4">
                <w:rPr>
                  <w:rPrChange w:id="7900" w:author="Thomas Dietz" w:date="2012-08-13T14:50:00Z">
                    <w:rPr>
                      <w:b/>
                    </w:rPr>
                  </w:rPrChange>
                </w:rPr>
                <w:t xml:space="preserve">      &lt;xs:enumeration value="copy-ttl-in"/&gt;</w:t>
              </w:r>
            </w:ins>
          </w:p>
          <w:p w14:paraId="1598D2FA" w14:textId="77777777" w:rsidR="00860C7A" w:rsidRPr="00A00ED4" w:rsidRDefault="00860C7A" w:rsidP="00860C7A">
            <w:pPr>
              <w:pStyle w:val="XML1"/>
              <w:rPr>
                <w:ins w:id="7901" w:author="Thomas Dietz" w:date="2012-08-13T13:45:00Z"/>
                <w:rPrChange w:id="7902" w:author="Thomas Dietz" w:date="2012-08-13T14:50:00Z">
                  <w:rPr>
                    <w:ins w:id="7903" w:author="Thomas Dietz" w:date="2012-08-13T13:45:00Z"/>
                    <w:b/>
                  </w:rPr>
                </w:rPrChange>
              </w:rPr>
            </w:pPr>
            <w:ins w:id="7904" w:author="Thomas Dietz" w:date="2012-08-13T13:45:00Z">
              <w:r w:rsidRPr="00A00ED4">
                <w:rPr>
                  <w:rPrChange w:id="7905" w:author="Thomas Dietz" w:date="2012-08-13T14:50:00Z">
                    <w:rPr>
                      <w:b/>
                    </w:rPr>
                  </w:rPrChange>
                </w:rPr>
                <w:t xml:space="preserve">      &lt;xs:enumeration value="set-mpls-ttl"/&gt;</w:t>
              </w:r>
            </w:ins>
          </w:p>
          <w:p w14:paraId="22E28695" w14:textId="77777777" w:rsidR="00860C7A" w:rsidRPr="00A00ED4" w:rsidRDefault="00860C7A" w:rsidP="00860C7A">
            <w:pPr>
              <w:pStyle w:val="XML1"/>
              <w:rPr>
                <w:ins w:id="7906" w:author="Thomas Dietz" w:date="2012-08-13T13:45:00Z"/>
                <w:rPrChange w:id="7907" w:author="Thomas Dietz" w:date="2012-08-13T14:50:00Z">
                  <w:rPr>
                    <w:ins w:id="7908" w:author="Thomas Dietz" w:date="2012-08-13T13:45:00Z"/>
                    <w:b/>
                  </w:rPr>
                </w:rPrChange>
              </w:rPr>
            </w:pPr>
            <w:ins w:id="7909" w:author="Thomas Dietz" w:date="2012-08-13T13:45:00Z">
              <w:r w:rsidRPr="00A00ED4">
                <w:rPr>
                  <w:rPrChange w:id="7910" w:author="Thomas Dietz" w:date="2012-08-13T14:50:00Z">
                    <w:rPr>
                      <w:b/>
                    </w:rPr>
                  </w:rPrChange>
                </w:rPr>
                <w:t xml:space="preserve">      &lt;xs:enumeration value="dec-mpls-ttl"/&gt;</w:t>
              </w:r>
            </w:ins>
          </w:p>
          <w:p w14:paraId="6751B9B9" w14:textId="77777777" w:rsidR="00860C7A" w:rsidRPr="00A00ED4" w:rsidRDefault="00860C7A" w:rsidP="00860C7A">
            <w:pPr>
              <w:pStyle w:val="XML1"/>
              <w:rPr>
                <w:ins w:id="7911" w:author="Thomas Dietz" w:date="2012-08-13T13:45:00Z"/>
                <w:rPrChange w:id="7912" w:author="Thomas Dietz" w:date="2012-08-13T14:50:00Z">
                  <w:rPr>
                    <w:ins w:id="7913" w:author="Thomas Dietz" w:date="2012-08-13T13:45:00Z"/>
                    <w:b/>
                  </w:rPr>
                </w:rPrChange>
              </w:rPr>
            </w:pPr>
            <w:ins w:id="7914" w:author="Thomas Dietz" w:date="2012-08-13T13:45:00Z">
              <w:r w:rsidRPr="00A00ED4">
                <w:rPr>
                  <w:rPrChange w:id="7915" w:author="Thomas Dietz" w:date="2012-08-13T14:50:00Z">
                    <w:rPr>
                      <w:b/>
                    </w:rPr>
                  </w:rPrChange>
                </w:rPr>
                <w:t xml:space="preserve">      &lt;xs:enumeration value="push-vlan"/&gt;</w:t>
              </w:r>
            </w:ins>
          </w:p>
          <w:p w14:paraId="454EE5DE" w14:textId="77777777" w:rsidR="00860C7A" w:rsidRPr="00A00ED4" w:rsidRDefault="00860C7A" w:rsidP="00860C7A">
            <w:pPr>
              <w:pStyle w:val="XML1"/>
              <w:rPr>
                <w:ins w:id="7916" w:author="Thomas Dietz" w:date="2012-08-13T13:45:00Z"/>
                <w:rPrChange w:id="7917" w:author="Thomas Dietz" w:date="2012-08-13T14:50:00Z">
                  <w:rPr>
                    <w:ins w:id="7918" w:author="Thomas Dietz" w:date="2012-08-13T13:45:00Z"/>
                    <w:b/>
                  </w:rPr>
                </w:rPrChange>
              </w:rPr>
            </w:pPr>
            <w:ins w:id="7919" w:author="Thomas Dietz" w:date="2012-08-13T13:45:00Z">
              <w:r w:rsidRPr="00A00ED4">
                <w:rPr>
                  <w:rPrChange w:id="7920" w:author="Thomas Dietz" w:date="2012-08-13T14:50:00Z">
                    <w:rPr>
                      <w:b/>
                    </w:rPr>
                  </w:rPrChange>
                </w:rPr>
                <w:t xml:space="preserve">      &lt;xs:enumeration value="pop-vlan"/&gt;</w:t>
              </w:r>
            </w:ins>
          </w:p>
          <w:p w14:paraId="7ED5528E" w14:textId="77777777" w:rsidR="00860C7A" w:rsidRPr="00A00ED4" w:rsidRDefault="00860C7A" w:rsidP="00860C7A">
            <w:pPr>
              <w:pStyle w:val="XML1"/>
              <w:rPr>
                <w:ins w:id="7921" w:author="Thomas Dietz" w:date="2012-08-13T13:45:00Z"/>
                <w:rPrChange w:id="7922" w:author="Thomas Dietz" w:date="2012-08-13T14:50:00Z">
                  <w:rPr>
                    <w:ins w:id="7923" w:author="Thomas Dietz" w:date="2012-08-13T13:45:00Z"/>
                    <w:b/>
                  </w:rPr>
                </w:rPrChange>
              </w:rPr>
            </w:pPr>
            <w:ins w:id="7924" w:author="Thomas Dietz" w:date="2012-08-13T13:45:00Z">
              <w:r w:rsidRPr="00A00ED4">
                <w:rPr>
                  <w:rPrChange w:id="7925" w:author="Thomas Dietz" w:date="2012-08-13T14:50:00Z">
                    <w:rPr>
                      <w:b/>
                    </w:rPr>
                  </w:rPrChange>
                </w:rPr>
                <w:t xml:space="preserve">      &lt;xs:enumeration value="push-mpls"/&gt;</w:t>
              </w:r>
            </w:ins>
          </w:p>
          <w:p w14:paraId="58CD1AC7" w14:textId="77777777" w:rsidR="00860C7A" w:rsidRPr="00A00ED4" w:rsidRDefault="00860C7A" w:rsidP="00860C7A">
            <w:pPr>
              <w:pStyle w:val="XML1"/>
              <w:rPr>
                <w:ins w:id="7926" w:author="Thomas Dietz" w:date="2012-08-13T13:45:00Z"/>
                <w:rPrChange w:id="7927" w:author="Thomas Dietz" w:date="2012-08-13T14:50:00Z">
                  <w:rPr>
                    <w:ins w:id="7928" w:author="Thomas Dietz" w:date="2012-08-13T13:45:00Z"/>
                    <w:b/>
                  </w:rPr>
                </w:rPrChange>
              </w:rPr>
            </w:pPr>
            <w:ins w:id="7929" w:author="Thomas Dietz" w:date="2012-08-13T13:45:00Z">
              <w:r w:rsidRPr="00A00ED4">
                <w:rPr>
                  <w:rPrChange w:id="7930" w:author="Thomas Dietz" w:date="2012-08-13T14:50:00Z">
                    <w:rPr>
                      <w:b/>
                    </w:rPr>
                  </w:rPrChange>
                </w:rPr>
                <w:t xml:space="preserve">      &lt;xs:enumeration value="pop-mpls"/&gt;</w:t>
              </w:r>
            </w:ins>
          </w:p>
          <w:p w14:paraId="4F89349C" w14:textId="77777777" w:rsidR="00860C7A" w:rsidRPr="00A00ED4" w:rsidRDefault="00860C7A" w:rsidP="00860C7A">
            <w:pPr>
              <w:pStyle w:val="XML1"/>
              <w:rPr>
                <w:ins w:id="7931" w:author="Thomas Dietz" w:date="2012-08-13T13:45:00Z"/>
                <w:rPrChange w:id="7932" w:author="Thomas Dietz" w:date="2012-08-13T14:50:00Z">
                  <w:rPr>
                    <w:ins w:id="7933" w:author="Thomas Dietz" w:date="2012-08-13T13:45:00Z"/>
                    <w:b/>
                  </w:rPr>
                </w:rPrChange>
              </w:rPr>
            </w:pPr>
            <w:ins w:id="7934" w:author="Thomas Dietz" w:date="2012-08-13T13:45:00Z">
              <w:r w:rsidRPr="00A00ED4">
                <w:rPr>
                  <w:rPrChange w:id="7935" w:author="Thomas Dietz" w:date="2012-08-13T14:50:00Z">
                    <w:rPr>
                      <w:b/>
                    </w:rPr>
                  </w:rPrChange>
                </w:rPr>
                <w:t xml:space="preserve">      &lt;xs:enumeration value="set-queue"/&gt;</w:t>
              </w:r>
            </w:ins>
          </w:p>
          <w:p w14:paraId="5DB42939" w14:textId="77777777" w:rsidR="00860C7A" w:rsidRPr="00A00ED4" w:rsidRDefault="00860C7A" w:rsidP="00860C7A">
            <w:pPr>
              <w:pStyle w:val="XML1"/>
              <w:rPr>
                <w:ins w:id="7936" w:author="Thomas Dietz" w:date="2012-08-13T13:45:00Z"/>
                <w:rPrChange w:id="7937" w:author="Thomas Dietz" w:date="2012-08-13T14:50:00Z">
                  <w:rPr>
                    <w:ins w:id="7938" w:author="Thomas Dietz" w:date="2012-08-13T13:45:00Z"/>
                    <w:b/>
                  </w:rPr>
                </w:rPrChange>
              </w:rPr>
            </w:pPr>
            <w:ins w:id="7939" w:author="Thomas Dietz" w:date="2012-08-13T13:45:00Z">
              <w:r w:rsidRPr="00A00ED4">
                <w:rPr>
                  <w:rPrChange w:id="7940" w:author="Thomas Dietz" w:date="2012-08-13T14:50:00Z">
                    <w:rPr>
                      <w:b/>
                    </w:rPr>
                  </w:rPrChange>
                </w:rPr>
                <w:t xml:space="preserve">      &lt;xs:enumeration value="group"/&gt;</w:t>
              </w:r>
            </w:ins>
          </w:p>
          <w:p w14:paraId="639E66C4" w14:textId="77777777" w:rsidR="00860C7A" w:rsidRPr="00A00ED4" w:rsidRDefault="00860C7A" w:rsidP="00860C7A">
            <w:pPr>
              <w:pStyle w:val="XML1"/>
              <w:rPr>
                <w:ins w:id="7941" w:author="Thomas Dietz" w:date="2012-08-13T13:45:00Z"/>
                <w:rPrChange w:id="7942" w:author="Thomas Dietz" w:date="2012-08-13T14:50:00Z">
                  <w:rPr>
                    <w:ins w:id="7943" w:author="Thomas Dietz" w:date="2012-08-13T13:45:00Z"/>
                    <w:b/>
                  </w:rPr>
                </w:rPrChange>
              </w:rPr>
            </w:pPr>
            <w:ins w:id="7944" w:author="Thomas Dietz" w:date="2012-08-13T13:45:00Z">
              <w:r w:rsidRPr="00A00ED4">
                <w:rPr>
                  <w:rPrChange w:id="7945" w:author="Thomas Dietz" w:date="2012-08-13T14:50:00Z">
                    <w:rPr>
                      <w:b/>
                    </w:rPr>
                  </w:rPrChange>
                </w:rPr>
                <w:t xml:space="preserve">      &lt;xs:enumeration value="set-nw-ttl"/&gt;</w:t>
              </w:r>
            </w:ins>
          </w:p>
          <w:p w14:paraId="4ED95F18" w14:textId="77777777" w:rsidR="00860C7A" w:rsidRPr="00A00ED4" w:rsidRDefault="00860C7A" w:rsidP="00860C7A">
            <w:pPr>
              <w:pStyle w:val="XML1"/>
              <w:rPr>
                <w:ins w:id="7946" w:author="Thomas Dietz" w:date="2012-08-13T13:45:00Z"/>
                <w:rPrChange w:id="7947" w:author="Thomas Dietz" w:date="2012-08-13T14:50:00Z">
                  <w:rPr>
                    <w:ins w:id="7948" w:author="Thomas Dietz" w:date="2012-08-13T13:45:00Z"/>
                    <w:b/>
                  </w:rPr>
                </w:rPrChange>
              </w:rPr>
            </w:pPr>
            <w:ins w:id="7949" w:author="Thomas Dietz" w:date="2012-08-13T13:45:00Z">
              <w:r w:rsidRPr="00A00ED4">
                <w:rPr>
                  <w:rPrChange w:id="7950" w:author="Thomas Dietz" w:date="2012-08-13T14:50:00Z">
                    <w:rPr>
                      <w:b/>
                    </w:rPr>
                  </w:rPrChange>
                </w:rPr>
                <w:t xml:space="preserve">      &lt;xs:enumeration value="dec-nw-ttl"/&gt;</w:t>
              </w:r>
            </w:ins>
          </w:p>
          <w:p w14:paraId="0421F929" w14:textId="77777777" w:rsidR="00860C7A" w:rsidRPr="00A00ED4" w:rsidRDefault="00860C7A" w:rsidP="00860C7A">
            <w:pPr>
              <w:pStyle w:val="XML1"/>
              <w:rPr>
                <w:ins w:id="7951" w:author="Thomas Dietz" w:date="2012-08-13T13:45:00Z"/>
                <w:rPrChange w:id="7952" w:author="Thomas Dietz" w:date="2012-08-13T14:50:00Z">
                  <w:rPr>
                    <w:ins w:id="7953" w:author="Thomas Dietz" w:date="2012-08-13T13:45:00Z"/>
                    <w:b/>
                  </w:rPr>
                </w:rPrChange>
              </w:rPr>
            </w:pPr>
            <w:ins w:id="7954" w:author="Thomas Dietz" w:date="2012-08-13T13:45:00Z">
              <w:r w:rsidRPr="00A00ED4">
                <w:rPr>
                  <w:rPrChange w:id="7955" w:author="Thomas Dietz" w:date="2012-08-13T14:50:00Z">
                    <w:rPr>
                      <w:b/>
                    </w:rPr>
                  </w:rPrChange>
                </w:rPr>
                <w:t xml:space="preserve">      &lt;xs:enumeration value="set-field"/&gt;</w:t>
              </w:r>
            </w:ins>
          </w:p>
          <w:p w14:paraId="26603A6A" w14:textId="77777777" w:rsidR="00860C7A" w:rsidRPr="00A00ED4" w:rsidRDefault="00860C7A" w:rsidP="00860C7A">
            <w:pPr>
              <w:pStyle w:val="XML1"/>
              <w:rPr>
                <w:ins w:id="7956" w:author="Thomas Dietz" w:date="2012-08-13T13:45:00Z"/>
                <w:rPrChange w:id="7957" w:author="Thomas Dietz" w:date="2012-08-13T14:50:00Z">
                  <w:rPr>
                    <w:ins w:id="7958" w:author="Thomas Dietz" w:date="2012-08-13T13:45:00Z"/>
                    <w:b/>
                  </w:rPr>
                </w:rPrChange>
              </w:rPr>
            </w:pPr>
            <w:ins w:id="7959" w:author="Thomas Dietz" w:date="2012-08-13T13:45:00Z">
              <w:r w:rsidRPr="00A00ED4">
                <w:rPr>
                  <w:rPrChange w:id="7960" w:author="Thomas Dietz" w:date="2012-08-13T14:50:00Z">
                    <w:rPr>
                      <w:b/>
                    </w:rPr>
                  </w:rPrChange>
                </w:rPr>
                <w:t xml:space="preserve">    &lt;/xs:restriction&gt;</w:t>
              </w:r>
            </w:ins>
          </w:p>
          <w:p w14:paraId="54ADC7E7" w14:textId="77777777" w:rsidR="00860C7A" w:rsidRPr="00A00ED4" w:rsidRDefault="00860C7A" w:rsidP="00860C7A">
            <w:pPr>
              <w:pStyle w:val="XML1"/>
              <w:rPr>
                <w:ins w:id="7961" w:author="Thomas Dietz" w:date="2012-08-13T13:45:00Z"/>
                <w:rPrChange w:id="7962" w:author="Thomas Dietz" w:date="2012-08-13T14:50:00Z">
                  <w:rPr>
                    <w:ins w:id="7963" w:author="Thomas Dietz" w:date="2012-08-13T13:45:00Z"/>
                    <w:b/>
                  </w:rPr>
                </w:rPrChange>
              </w:rPr>
            </w:pPr>
            <w:ins w:id="7964" w:author="Thomas Dietz" w:date="2012-08-13T13:45:00Z">
              <w:r w:rsidRPr="00A00ED4">
                <w:rPr>
                  <w:rPrChange w:id="7965" w:author="Thomas Dietz" w:date="2012-08-13T14:50:00Z">
                    <w:rPr>
                      <w:b/>
                    </w:rPr>
                  </w:rPrChange>
                </w:rPr>
                <w:t xml:space="preserve">  &lt;/xs:simpleType&gt;</w:t>
              </w:r>
            </w:ins>
          </w:p>
          <w:p w14:paraId="29DAC921" w14:textId="77777777" w:rsidR="00860C7A" w:rsidRPr="00A00ED4" w:rsidRDefault="00860C7A" w:rsidP="00860C7A">
            <w:pPr>
              <w:pStyle w:val="XML1"/>
              <w:rPr>
                <w:ins w:id="7966" w:author="Thomas Dietz" w:date="2012-08-13T13:45:00Z"/>
                <w:rPrChange w:id="7967" w:author="Thomas Dietz" w:date="2012-08-13T14:50:00Z">
                  <w:rPr>
                    <w:ins w:id="7968" w:author="Thomas Dietz" w:date="2012-08-13T13:45:00Z"/>
                    <w:b/>
                  </w:rPr>
                </w:rPrChange>
              </w:rPr>
            </w:pPr>
            <w:ins w:id="7969" w:author="Thomas Dietz" w:date="2012-08-13T13:45:00Z">
              <w:r w:rsidRPr="00A00ED4">
                <w:rPr>
                  <w:rPrChange w:id="7970" w:author="Thomas Dietz" w:date="2012-08-13T14:50:00Z">
                    <w:rPr>
                      <w:b/>
                    </w:rPr>
                  </w:rPrChange>
                </w:rPr>
                <w:t xml:space="preserve">  &lt;xs:simpleType name="OFInstructionType"&gt;</w:t>
              </w:r>
            </w:ins>
          </w:p>
          <w:p w14:paraId="4962B328" w14:textId="77777777" w:rsidR="00860C7A" w:rsidRPr="00A00ED4" w:rsidRDefault="00860C7A" w:rsidP="00860C7A">
            <w:pPr>
              <w:pStyle w:val="XML1"/>
              <w:rPr>
                <w:ins w:id="7971" w:author="Thomas Dietz" w:date="2012-08-13T13:45:00Z"/>
                <w:rPrChange w:id="7972" w:author="Thomas Dietz" w:date="2012-08-13T14:50:00Z">
                  <w:rPr>
                    <w:ins w:id="7973" w:author="Thomas Dietz" w:date="2012-08-13T13:45:00Z"/>
                    <w:b/>
                  </w:rPr>
                </w:rPrChange>
              </w:rPr>
            </w:pPr>
            <w:ins w:id="7974" w:author="Thomas Dietz" w:date="2012-08-13T13:45:00Z">
              <w:r w:rsidRPr="00A00ED4">
                <w:rPr>
                  <w:rPrChange w:id="7975" w:author="Thomas Dietz" w:date="2012-08-13T14:50:00Z">
                    <w:rPr>
                      <w:b/>
                    </w:rPr>
                  </w:rPrChange>
                </w:rPr>
                <w:t xml:space="preserve">    &lt;xs:annotation&gt;</w:t>
              </w:r>
            </w:ins>
          </w:p>
          <w:p w14:paraId="6A7FD9E6" w14:textId="77777777" w:rsidR="00860C7A" w:rsidRPr="00A00ED4" w:rsidRDefault="00860C7A" w:rsidP="00860C7A">
            <w:pPr>
              <w:pStyle w:val="XML1"/>
              <w:rPr>
                <w:ins w:id="7976" w:author="Thomas Dietz" w:date="2012-08-13T13:45:00Z"/>
                <w:rPrChange w:id="7977" w:author="Thomas Dietz" w:date="2012-08-13T14:50:00Z">
                  <w:rPr>
                    <w:ins w:id="7978" w:author="Thomas Dietz" w:date="2012-08-13T13:45:00Z"/>
                    <w:b/>
                  </w:rPr>
                </w:rPrChange>
              </w:rPr>
            </w:pPr>
            <w:ins w:id="7979" w:author="Thomas Dietz" w:date="2012-08-13T13:45:00Z">
              <w:r w:rsidRPr="00A00ED4">
                <w:rPr>
                  <w:rPrChange w:id="7980" w:author="Thomas Dietz" w:date="2012-08-13T14:50:00Z">
                    <w:rPr>
                      <w:b/>
                    </w:rPr>
                  </w:rPrChange>
                </w:rPr>
                <w:t xml:space="preserve">      &lt;xs:documentation&gt;</w:t>
              </w:r>
            </w:ins>
          </w:p>
          <w:p w14:paraId="45D73AA0" w14:textId="77777777" w:rsidR="00860C7A" w:rsidRPr="00A00ED4" w:rsidRDefault="00860C7A" w:rsidP="00860C7A">
            <w:pPr>
              <w:pStyle w:val="XML1"/>
              <w:rPr>
                <w:ins w:id="7981" w:author="Thomas Dietz" w:date="2012-08-13T13:45:00Z"/>
                <w:rPrChange w:id="7982" w:author="Thomas Dietz" w:date="2012-08-13T14:50:00Z">
                  <w:rPr>
                    <w:ins w:id="7983" w:author="Thomas Dietz" w:date="2012-08-13T13:45:00Z"/>
                    <w:b/>
                  </w:rPr>
                </w:rPrChange>
              </w:rPr>
            </w:pPr>
            <w:ins w:id="7984" w:author="Thomas Dietz" w:date="2012-08-13T13:45:00Z">
              <w:r w:rsidRPr="00A00ED4">
                <w:rPr>
                  <w:rPrChange w:id="7985" w:author="Thomas Dietz" w:date="2012-08-13T14:50:00Z">
                    <w:rPr>
                      <w:b/>
                    </w:rPr>
                  </w:rPrChange>
                </w:rPr>
                <w:t xml:space="preserve">        The types of instructions defined in OpenFlow</w:t>
              </w:r>
            </w:ins>
          </w:p>
          <w:p w14:paraId="6CF0DF71" w14:textId="77777777" w:rsidR="00860C7A" w:rsidRPr="00A00ED4" w:rsidRDefault="00860C7A" w:rsidP="00860C7A">
            <w:pPr>
              <w:pStyle w:val="XML1"/>
              <w:rPr>
                <w:ins w:id="7986" w:author="Thomas Dietz" w:date="2012-08-13T13:45:00Z"/>
                <w:rPrChange w:id="7987" w:author="Thomas Dietz" w:date="2012-08-13T14:50:00Z">
                  <w:rPr>
                    <w:ins w:id="7988" w:author="Thomas Dietz" w:date="2012-08-13T13:45:00Z"/>
                    <w:b/>
                  </w:rPr>
                </w:rPrChange>
              </w:rPr>
            </w:pPr>
            <w:ins w:id="7989" w:author="Thomas Dietz" w:date="2012-08-13T13:45:00Z">
              <w:r w:rsidRPr="00A00ED4">
                <w:rPr>
                  <w:rPrChange w:id="7990" w:author="Thomas Dietz" w:date="2012-08-13T14:50:00Z">
                    <w:rPr>
                      <w:b/>
                    </w:rPr>
                  </w:rPrChange>
                </w:rPr>
                <w:t xml:space="preserve">        Switch Specification versions 1.2, 1.3, and 1.3.1.</w:t>
              </w:r>
            </w:ins>
          </w:p>
          <w:p w14:paraId="6FB8F1A7" w14:textId="77777777" w:rsidR="00860C7A" w:rsidRPr="00A00ED4" w:rsidRDefault="00860C7A" w:rsidP="00860C7A">
            <w:pPr>
              <w:pStyle w:val="XML1"/>
              <w:rPr>
                <w:ins w:id="7991" w:author="Thomas Dietz" w:date="2012-08-13T13:45:00Z"/>
                <w:rPrChange w:id="7992" w:author="Thomas Dietz" w:date="2012-08-13T14:50:00Z">
                  <w:rPr>
                    <w:ins w:id="7993" w:author="Thomas Dietz" w:date="2012-08-13T13:45:00Z"/>
                    <w:b/>
                  </w:rPr>
                </w:rPrChange>
              </w:rPr>
            </w:pPr>
            <w:ins w:id="7994" w:author="Thomas Dietz" w:date="2012-08-13T13:45:00Z">
              <w:r w:rsidRPr="00A00ED4">
                <w:rPr>
                  <w:rPrChange w:id="7995" w:author="Thomas Dietz" w:date="2012-08-13T14:50:00Z">
                    <w:rPr>
                      <w:b/>
                    </w:rPr>
                  </w:rPrChange>
                </w:rPr>
                <w:t xml:space="preserve">      &lt;/xs:documentation&gt;</w:t>
              </w:r>
            </w:ins>
          </w:p>
          <w:p w14:paraId="251B7A66" w14:textId="77777777" w:rsidR="00860C7A" w:rsidRPr="00A00ED4" w:rsidRDefault="00860C7A" w:rsidP="00860C7A">
            <w:pPr>
              <w:pStyle w:val="XML1"/>
              <w:rPr>
                <w:ins w:id="7996" w:author="Thomas Dietz" w:date="2012-08-13T13:45:00Z"/>
                <w:rPrChange w:id="7997" w:author="Thomas Dietz" w:date="2012-08-13T14:50:00Z">
                  <w:rPr>
                    <w:ins w:id="7998" w:author="Thomas Dietz" w:date="2012-08-13T13:45:00Z"/>
                    <w:b/>
                  </w:rPr>
                </w:rPrChange>
              </w:rPr>
            </w:pPr>
            <w:ins w:id="7999" w:author="Thomas Dietz" w:date="2012-08-13T13:45:00Z">
              <w:r w:rsidRPr="00A00ED4">
                <w:rPr>
                  <w:rPrChange w:id="8000" w:author="Thomas Dietz" w:date="2012-08-13T14:50:00Z">
                    <w:rPr>
                      <w:b/>
                    </w:rPr>
                  </w:rPrChange>
                </w:rPr>
                <w:t xml:space="preserve">    &lt;/xs:annotation&gt;</w:t>
              </w:r>
            </w:ins>
          </w:p>
          <w:p w14:paraId="2A334FBB" w14:textId="77777777" w:rsidR="00860C7A" w:rsidRPr="00A00ED4" w:rsidRDefault="00860C7A" w:rsidP="00860C7A">
            <w:pPr>
              <w:pStyle w:val="XML1"/>
              <w:rPr>
                <w:ins w:id="8001" w:author="Thomas Dietz" w:date="2012-08-13T13:45:00Z"/>
                <w:rPrChange w:id="8002" w:author="Thomas Dietz" w:date="2012-08-13T14:50:00Z">
                  <w:rPr>
                    <w:ins w:id="8003" w:author="Thomas Dietz" w:date="2012-08-13T13:45:00Z"/>
                    <w:b/>
                  </w:rPr>
                </w:rPrChange>
              </w:rPr>
            </w:pPr>
          </w:p>
          <w:p w14:paraId="0D868703" w14:textId="77777777" w:rsidR="00860C7A" w:rsidRPr="00A00ED4" w:rsidRDefault="00860C7A" w:rsidP="00860C7A">
            <w:pPr>
              <w:pStyle w:val="XML1"/>
              <w:rPr>
                <w:ins w:id="8004" w:author="Thomas Dietz" w:date="2012-08-13T13:45:00Z"/>
                <w:rPrChange w:id="8005" w:author="Thomas Dietz" w:date="2012-08-13T14:50:00Z">
                  <w:rPr>
                    <w:ins w:id="8006" w:author="Thomas Dietz" w:date="2012-08-13T13:45:00Z"/>
                    <w:b/>
                  </w:rPr>
                </w:rPrChange>
              </w:rPr>
            </w:pPr>
            <w:ins w:id="8007" w:author="Thomas Dietz" w:date="2012-08-13T13:45:00Z">
              <w:r w:rsidRPr="00A00ED4">
                <w:rPr>
                  <w:rPrChange w:id="8008" w:author="Thomas Dietz" w:date="2012-08-13T14:50:00Z">
                    <w:rPr>
                      <w:b/>
                    </w:rPr>
                  </w:rPrChange>
                </w:rPr>
                <w:t xml:space="preserve">    &lt;xs:restriction base="xs:string"&gt;</w:t>
              </w:r>
            </w:ins>
          </w:p>
          <w:p w14:paraId="7CF63BE7" w14:textId="77777777" w:rsidR="00860C7A" w:rsidRPr="00A00ED4" w:rsidRDefault="00860C7A" w:rsidP="00860C7A">
            <w:pPr>
              <w:pStyle w:val="XML1"/>
              <w:rPr>
                <w:ins w:id="8009" w:author="Thomas Dietz" w:date="2012-08-13T13:45:00Z"/>
                <w:rPrChange w:id="8010" w:author="Thomas Dietz" w:date="2012-08-13T14:50:00Z">
                  <w:rPr>
                    <w:ins w:id="8011" w:author="Thomas Dietz" w:date="2012-08-13T13:45:00Z"/>
                    <w:b/>
                  </w:rPr>
                </w:rPrChange>
              </w:rPr>
            </w:pPr>
            <w:ins w:id="8012" w:author="Thomas Dietz" w:date="2012-08-13T13:45:00Z">
              <w:r w:rsidRPr="00A00ED4">
                <w:rPr>
                  <w:rPrChange w:id="8013" w:author="Thomas Dietz" w:date="2012-08-13T14:50:00Z">
                    <w:rPr>
                      <w:b/>
                    </w:rPr>
                  </w:rPrChange>
                </w:rPr>
                <w:t xml:space="preserve">      &lt;xs:enumeration value="apply-actions"/&gt;</w:t>
              </w:r>
            </w:ins>
          </w:p>
          <w:p w14:paraId="0D650781" w14:textId="77777777" w:rsidR="00860C7A" w:rsidRPr="00A00ED4" w:rsidRDefault="00860C7A" w:rsidP="00860C7A">
            <w:pPr>
              <w:pStyle w:val="XML1"/>
              <w:rPr>
                <w:ins w:id="8014" w:author="Thomas Dietz" w:date="2012-08-13T13:45:00Z"/>
                <w:rPrChange w:id="8015" w:author="Thomas Dietz" w:date="2012-08-13T14:50:00Z">
                  <w:rPr>
                    <w:ins w:id="8016" w:author="Thomas Dietz" w:date="2012-08-13T13:45:00Z"/>
                    <w:b/>
                  </w:rPr>
                </w:rPrChange>
              </w:rPr>
            </w:pPr>
            <w:ins w:id="8017" w:author="Thomas Dietz" w:date="2012-08-13T13:45:00Z">
              <w:r w:rsidRPr="00A00ED4">
                <w:rPr>
                  <w:rPrChange w:id="8018" w:author="Thomas Dietz" w:date="2012-08-13T14:50:00Z">
                    <w:rPr>
                      <w:b/>
                    </w:rPr>
                  </w:rPrChange>
                </w:rPr>
                <w:lastRenderedPageBreak/>
                <w:t xml:space="preserve">      &lt;xs:enumeration value="clear-actions"/&gt;</w:t>
              </w:r>
            </w:ins>
          </w:p>
          <w:p w14:paraId="77DD99A1" w14:textId="77777777" w:rsidR="00860C7A" w:rsidRPr="00A00ED4" w:rsidRDefault="00860C7A" w:rsidP="00860C7A">
            <w:pPr>
              <w:pStyle w:val="XML1"/>
              <w:rPr>
                <w:ins w:id="8019" w:author="Thomas Dietz" w:date="2012-08-13T13:45:00Z"/>
                <w:rPrChange w:id="8020" w:author="Thomas Dietz" w:date="2012-08-13T14:50:00Z">
                  <w:rPr>
                    <w:ins w:id="8021" w:author="Thomas Dietz" w:date="2012-08-13T13:45:00Z"/>
                    <w:b/>
                  </w:rPr>
                </w:rPrChange>
              </w:rPr>
            </w:pPr>
            <w:ins w:id="8022" w:author="Thomas Dietz" w:date="2012-08-13T13:45:00Z">
              <w:r w:rsidRPr="00A00ED4">
                <w:rPr>
                  <w:rPrChange w:id="8023" w:author="Thomas Dietz" w:date="2012-08-13T14:50:00Z">
                    <w:rPr>
                      <w:b/>
                    </w:rPr>
                  </w:rPrChange>
                </w:rPr>
                <w:t xml:space="preserve">      &lt;xs:enumeration value="write-actions"/&gt;</w:t>
              </w:r>
            </w:ins>
          </w:p>
          <w:p w14:paraId="0B5BB76B" w14:textId="77777777" w:rsidR="00860C7A" w:rsidRPr="00A00ED4" w:rsidRDefault="00860C7A" w:rsidP="00860C7A">
            <w:pPr>
              <w:pStyle w:val="XML1"/>
              <w:rPr>
                <w:ins w:id="8024" w:author="Thomas Dietz" w:date="2012-08-13T13:45:00Z"/>
                <w:rPrChange w:id="8025" w:author="Thomas Dietz" w:date="2012-08-13T14:50:00Z">
                  <w:rPr>
                    <w:ins w:id="8026" w:author="Thomas Dietz" w:date="2012-08-13T13:45:00Z"/>
                    <w:b/>
                  </w:rPr>
                </w:rPrChange>
              </w:rPr>
            </w:pPr>
            <w:ins w:id="8027" w:author="Thomas Dietz" w:date="2012-08-13T13:45:00Z">
              <w:r w:rsidRPr="00A00ED4">
                <w:rPr>
                  <w:rPrChange w:id="8028" w:author="Thomas Dietz" w:date="2012-08-13T14:50:00Z">
                    <w:rPr>
                      <w:b/>
                    </w:rPr>
                  </w:rPrChange>
                </w:rPr>
                <w:t xml:space="preserve">      &lt;xs:enumeration value="write-metadata"/&gt;</w:t>
              </w:r>
            </w:ins>
          </w:p>
          <w:p w14:paraId="589835FF" w14:textId="77777777" w:rsidR="00860C7A" w:rsidRPr="00A00ED4" w:rsidRDefault="00860C7A" w:rsidP="00860C7A">
            <w:pPr>
              <w:pStyle w:val="XML1"/>
              <w:rPr>
                <w:ins w:id="8029" w:author="Thomas Dietz" w:date="2012-08-13T13:45:00Z"/>
                <w:rPrChange w:id="8030" w:author="Thomas Dietz" w:date="2012-08-13T14:50:00Z">
                  <w:rPr>
                    <w:ins w:id="8031" w:author="Thomas Dietz" w:date="2012-08-13T13:45:00Z"/>
                    <w:b/>
                  </w:rPr>
                </w:rPrChange>
              </w:rPr>
            </w:pPr>
            <w:ins w:id="8032" w:author="Thomas Dietz" w:date="2012-08-13T13:45:00Z">
              <w:r w:rsidRPr="00A00ED4">
                <w:rPr>
                  <w:rPrChange w:id="8033" w:author="Thomas Dietz" w:date="2012-08-13T14:50:00Z">
                    <w:rPr>
                      <w:b/>
                    </w:rPr>
                  </w:rPrChange>
                </w:rPr>
                <w:t xml:space="preserve">      &lt;xs:enumeration value="goto-table"/&gt;</w:t>
              </w:r>
            </w:ins>
          </w:p>
          <w:p w14:paraId="625C6554" w14:textId="77777777" w:rsidR="00860C7A" w:rsidRPr="00A00ED4" w:rsidRDefault="00860C7A" w:rsidP="00860C7A">
            <w:pPr>
              <w:pStyle w:val="XML1"/>
              <w:rPr>
                <w:ins w:id="8034" w:author="Thomas Dietz" w:date="2012-08-13T13:45:00Z"/>
                <w:rPrChange w:id="8035" w:author="Thomas Dietz" w:date="2012-08-13T14:50:00Z">
                  <w:rPr>
                    <w:ins w:id="8036" w:author="Thomas Dietz" w:date="2012-08-13T13:45:00Z"/>
                    <w:b/>
                  </w:rPr>
                </w:rPrChange>
              </w:rPr>
            </w:pPr>
            <w:ins w:id="8037" w:author="Thomas Dietz" w:date="2012-08-13T13:45:00Z">
              <w:r w:rsidRPr="00A00ED4">
                <w:rPr>
                  <w:rPrChange w:id="8038" w:author="Thomas Dietz" w:date="2012-08-13T14:50:00Z">
                    <w:rPr>
                      <w:b/>
                    </w:rPr>
                  </w:rPrChange>
                </w:rPr>
                <w:t xml:space="preserve">    &lt;/xs:restriction&gt;</w:t>
              </w:r>
            </w:ins>
          </w:p>
          <w:p w14:paraId="4F01701E" w14:textId="0DA844B9" w:rsidR="00860C7A" w:rsidRPr="009F1B7D" w:rsidRDefault="00860C7A" w:rsidP="00860C7A">
            <w:pPr>
              <w:pStyle w:val="XML1"/>
              <w:rPr>
                <w:b/>
              </w:rPr>
            </w:pPr>
            <w:ins w:id="8039" w:author="Thomas Dietz" w:date="2012-08-13T13:45:00Z">
              <w:r w:rsidRPr="00A00ED4">
                <w:rPr>
                  <w:rPrChange w:id="8040" w:author="Thomas Dietz" w:date="2012-08-13T14:50:00Z">
                    <w:rPr>
                      <w:b/>
                    </w:rPr>
                  </w:rPrChange>
                </w:rPr>
                <w:t xml:space="preserve">  &lt;/xs:simpleType&gt;</w:t>
              </w:r>
            </w:ins>
          </w:p>
        </w:tc>
      </w:tr>
    </w:tbl>
    <w:p w14:paraId="2BFAE4F6" w14:textId="77777777" w:rsidR="00D8113B" w:rsidRPr="00BB2984" w:rsidRDefault="00D8113B" w:rsidP="00D8113B">
      <w:pPr>
        <w:pStyle w:val="XML1"/>
      </w:pPr>
    </w:p>
    <w:p w14:paraId="532E8609" w14:textId="77777777" w:rsidR="00D8113B" w:rsidRPr="009F1B7D" w:rsidRDefault="00D8113B">
      <w:pPr>
        <w:pStyle w:val="Heading3"/>
        <w:pPrChange w:id="8041" w:author="Thomas Dietz" w:date="2012-09-11T16:57:00Z">
          <w:pPr>
            <w:spacing w:before="0" w:line="276" w:lineRule="auto"/>
          </w:pPr>
        </w:pPrChange>
      </w:pPr>
      <w:bookmarkStart w:id="8042" w:name="_Toc335147320"/>
      <w:r>
        <w:t>XML Example</w:t>
      </w:r>
      <w:bookmarkEnd w:id="8042"/>
    </w:p>
    <w:tbl>
      <w:tblPr>
        <w:tblStyle w:val="XMLtable"/>
        <w:tblW w:w="5000" w:type="pct"/>
        <w:tblLook w:val="04A0" w:firstRow="1" w:lastRow="0" w:firstColumn="1" w:lastColumn="0" w:noHBand="0" w:noVBand="1"/>
        <w:tblPrChange w:id="8043" w:author="Thomas Dietz" w:date="2012-09-11T16:49:00Z">
          <w:tblPr>
            <w:tblStyle w:val="TableGrid"/>
            <w:tblW w:w="0" w:type="auto"/>
            <w:tblInd w:w="378" w:type="dxa"/>
            <w:shd w:val="clear" w:color="auto" w:fill="C8FCCD"/>
            <w:tblLook w:val="04A0" w:firstRow="1" w:lastRow="0" w:firstColumn="1" w:lastColumn="0" w:noHBand="0" w:noVBand="1"/>
          </w:tblPr>
        </w:tblPrChange>
      </w:tblPr>
      <w:tblGrid>
        <w:gridCol w:w="9474"/>
        <w:tblGridChange w:id="8044">
          <w:tblGrid>
            <w:gridCol w:w="8820"/>
          </w:tblGrid>
        </w:tblGridChange>
      </w:tblGrid>
      <w:tr w:rsidR="00D8113B" w:rsidRPr="009F1B7D" w14:paraId="0FAAFBF6" w14:textId="77777777" w:rsidTr="000325CE">
        <w:tc>
          <w:tcPr>
            <w:tcW w:w="8820" w:type="dxa"/>
            <w:tcPrChange w:id="8045" w:author="Thomas Dietz" w:date="2012-09-11T16:49:00Z">
              <w:tcPr>
                <w:tcW w:w="8820" w:type="dxa"/>
                <w:shd w:val="clear" w:color="auto" w:fill="C8FCCD"/>
              </w:tcPr>
            </w:tcPrChange>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2D90CB15" w14:textId="1EAD7078" w:rsidR="00D8113B" w:rsidDel="00390570" w:rsidRDefault="00D8113B">
      <w:pPr>
        <w:pStyle w:val="Heading2"/>
        <w:rPr>
          <w:del w:id="8046" w:author="Thomas Dietz" w:date="2012-08-13T13:46:00Z"/>
        </w:rPr>
        <w:pPrChange w:id="8047" w:author="Thomas Dietz" w:date="2012-09-11T16:57:00Z">
          <w:pPr>
            <w:spacing w:before="0" w:line="276" w:lineRule="auto"/>
          </w:pPr>
        </w:pPrChange>
      </w:pPr>
      <w:bookmarkStart w:id="8048" w:name="_Toc333403888"/>
      <w:bookmarkStart w:id="8049" w:name="_Toc333636829"/>
      <w:del w:id="8050" w:author="Thomas Dietz" w:date="2012-08-13T13:46:00Z">
        <w:r w:rsidDel="00390570">
          <w:delText xml:space="preserve">Normative </w:delText>
        </w:r>
        <w:r w:rsidR="00F16C2E" w:rsidDel="00390570">
          <w:delText>Constraints</w:delText>
        </w:r>
        <w:bookmarkStart w:id="8051" w:name="_Toc333523234"/>
        <w:bookmarkStart w:id="8052" w:name="_Toc335147321"/>
        <w:bookmarkEnd w:id="8048"/>
        <w:bookmarkEnd w:id="8049"/>
        <w:bookmarkEnd w:id="8051"/>
        <w:bookmarkEnd w:id="8052"/>
      </w:del>
    </w:p>
    <w:p w14:paraId="1D8CC4DB" w14:textId="2CBCE30F" w:rsidR="00C87004" w:rsidDel="00390570" w:rsidRDefault="007746E3">
      <w:pPr>
        <w:pStyle w:val="Heading2"/>
        <w:rPr>
          <w:del w:id="8053" w:author="Thomas Dietz" w:date="2012-08-13T13:46:00Z"/>
        </w:rPr>
        <w:pPrChange w:id="8054" w:author="Thomas Dietz" w:date="2012-09-11T16:57:00Z">
          <w:pPr>
            <w:spacing w:before="0" w:line="276" w:lineRule="auto"/>
          </w:pPr>
        </w:pPrChange>
      </w:pPr>
      <w:del w:id="8055" w:author="Thomas Dietz" w:date="2012-08-13T13:46:00Z">
        <w:r w:rsidDel="00390570">
          <w:delText xml:space="preserve">Element </w:delText>
        </w:r>
        <w:r w:rsidRPr="003E2AD0" w:rsidDel="00390570">
          <w:rPr>
            <w:rStyle w:val="codeChar"/>
          </w:rPr>
          <w:delText>&lt;capabilities&gt;</w:delText>
        </w:r>
        <w:r w:rsidDel="00390570">
          <w:delText xml:space="preserve"> contains the capability items the OpenFlow Logical Switch MAY implement. Configuration of these capability items are out of scope of OF-CONFIG1.1. It is assumed that capabilities have been configured for OpenFlow Logical switches either as part of instantiation of these switches or through some out of band mechanisms.These OpenFlow Logical Switch items </w:delText>
        </w:r>
        <w:r w:rsidR="00C87004" w:rsidDel="00390570">
          <w:delText>can</w:delText>
        </w:r>
        <w:r w:rsidDel="00390570">
          <w:delText xml:space="preserve"> be discovered by the configuration point using a NETCONF get-config request. </w:delText>
        </w:r>
        <w:bookmarkStart w:id="8056" w:name="_Toc333523235"/>
        <w:bookmarkStart w:id="8057" w:name="_Toc335147322"/>
        <w:bookmarkEnd w:id="8056"/>
        <w:bookmarkEnd w:id="8057"/>
      </w:del>
    </w:p>
    <w:p w14:paraId="417AAFE5" w14:textId="23BBAAB9" w:rsidR="00C87004" w:rsidDel="00390570" w:rsidRDefault="00C87004">
      <w:pPr>
        <w:pStyle w:val="Heading2"/>
        <w:rPr>
          <w:del w:id="8058" w:author="Thomas Dietz" w:date="2012-08-13T13:46:00Z"/>
        </w:rPr>
        <w:pPrChange w:id="8059" w:author="Thomas Dietz" w:date="2012-09-11T16:57:00Z">
          <w:pPr>
            <w:spacing w:before="0" w:line="276" w:lineRule="auto"/>
          </w:pPr>
        </w:pPrChange>
      </w:pPr>
      <w:del w:id="8060" w:author="Thomas Dietz" w:date="2012-08-13T13:46:00Z">
        <w:r w:rsidDel="00390570">
          <w:delText xml:space="preserve">Element </w:delText>
        </w:r>
        <w:r w:rsidRPr="003E2AD0" w:rsidDel="00390570">
          <w:rPr>
            <w:rStyle w:val="codeChar"/>
          </w:rPr>
          <w:delText>&lt;max-buffered-packets&gt;</w:delText>
        </w:r>
        <w:r w:rsidDel="00390570">
          <w:delText xml:space="preserve"> denotes the maximum number of packets the logical switch can buffer when sending packets to the controller using packet-in messages.</w:delText>
        </w:r>
        <w:bookmarkStart w:id="8061" w:name="_Toc333523236"/>
        <w:bookmarkStart w:id="8062" w:name="_Toc335147323"/>
        <w:bookmarkEnd w:id="8061"/>
        <w:bookmarkEnd w:id="8062"/>
      </w:del>
    </w:p>
    <w:p w14:paraId="3F82E80D" w14:textId="72ED80C3" w:rsidR="00C87004" w:rsidDel="00390570" w:rsidRDefault="00C87004">
      <w:pPr>
        <w:pStyle w:val="Heading2"/>
        <w:rPr>
          <w:del w:id="8063" w:author="Thomas Dietz" w:date="2012-08-13T13:46:00Z"/>
        </w:rPr>
        <w:pPrChange w:id="8064" w:author="Thomas Dietz" w:date="2012-09-11T16:57:00Z">
          <w:pPr>
            <w:spacing w:before="0" w:line="276" w:lineRule="auto"/>
          </w:pPr>
        </w:pPrChange>
      </w:pPr>
      <w:del w:id="8065" w:author="Thomas Dietz" w:date="2012-08-13T13:46:00Z">
        <w:r w:rsidDel="00390570">
          <w:delText xml:space="preserve">Element </w:delText>
        </w:r>
        <w:r w:rsidRPr="003E2AD0" w:rsidDel="00390570">
          <w:rPr>
            <w:rStyle w:val="codeChar"/>
          </w:rPr>
          <w:delText>&lt;max-tables&gt;</w:delText>
        </w:r>
        <w:r w:rsidDel="00390570">
          <w:delText xml:space="preserve"> denotes the maximum number of flow tables supported by the logical switch.</w:delText>
        </w:r>
        <w:bookmarkStart w:id="8066" w:name="_Toc333523237"/>
        <w:bookmarkStart w:id="8067" w:name="_Toc335147324"/>
        <w:bookmarkEnd w:id="8066"/>
        <w:bookmarkEnd w:id="8067"/>
      </w:del>
    </w:p>
    <w:p w14:paraId="752482E4" w14:textId="5FD4B98D" w:rsidR="00C87004" w:rsidDel="00390570" w:rsidRDefault="00C87004">
      <w:pPr>
        <w:pStyle w:val="Heading2"/>
        <w:rPr>
          <w:del w:id="8068" w:author="Thomas Dietz" w:date="2012-08-13T13:46:00Z"/>
        </w:rPr>
        <w:pPrChange w:id="8069" w:author="Thomas Dietz" w:date="2012-09-11T16:57:00Z">
          <w:pPr>
            <w:spacing w:before="0" w:line="276" w:lineRule="auto"/>
          </w:pPr>
        </w:pPrChange>
      </w:pPr>
      <w:del w:id="8070" w:author="Thomas Dietz" w:date="2012-08-13T13:46:00Z">
        <w:r w:rsidDel="00390570">
          <w:delText xml:space="preserve">Element </w:delText>
        </w:r>
        <w:r w:rsidRPr="003E2AD0" w:rsidDel="00390570">
          <w:rPr>
            <w:rStyle w:val="codeChar"/>
          </w:rPr>
          <w:delText>&lt;max-ports&gt;</w:delText>
        </w:r>
        <w:r w:rsidDel="00390570">
          <w:delText xml:space="preserve"> denotes the maximum number of ports supported by the logical switch.</w:delText>
        </w:r>
        <w:bookmarkStart w:id="8071" w:name="_Toc333523238"/>
        <w:bookmarkStart w:id="8072" w:name="_Toc335147325"/>
        <w:bookmarkEnd w:id="8071"/>
        <w:bookmarkEnd w:id="8072"/>
      </w:del>
    </w:p>
    <w:p w14:paraId="10996F6B" w14:textId="4BA50ED3" w:rsidR="00C87004" w:rsidDel="00390570" w:rsidRDefault="00C87004">
      <w:pPr>
        <w:pStyle w:val="Heading2"/>
        <w:rPr>
          <w:del w:id="8073" w:author="Thomas Dietz" w:date="2012-08-13T13:46:00Z"/>
        </w:rPr>
        <w:pPrChange w:id="8074" w:author="Thomas Dietz" w:date="2012-09-11T16:57:00Z">
          <w:pPr>
            <w:spacing w:before="0" w:line="276" w:lineRule="auto"/>
          </w:pPr>
        </w:pPrChange>
      </w:pPr>
      <w:del w:id="8075" w:author="Thomas Dietz" w:date="2012-08-13T13:46:00Z">
        <w:r w:rsidDel="00390570">
          <w:delText xml:space="preserve">Element </w:delText>
        </w:r>
        <w:r w:rsidRPr="003E2AD0" w:rsidDel="00390570">
          <w:rPr>
            <w:rStyle w:val="codeChar"/>
          </w:rPr>
          <w:delText>&lt;flow-statistics&gt;</w:delText>
        </w:r>
        <w:r w:rsidDel="00390570">
          <w:delText xml:space="preserve"> indicates whether the logical switch supports flow statistics functionality.</w:delText>
        </w:r>
        <w:bookmarkStart w:id="8076" w:name="_Toc333523239"/>
        <w:bookmarkStart w:id="8077" w:name="_Toc335147326"/>
        <w:bookmarkEnd w:id="8076"/>
        <w:bookmarkEnd w:id="8077"/>
      </w:del>
    </w:p>
    <w:p w14:paraId="5DD1DFBF" w14:textId="47BB6CC7" w:rsidR="00C87004" w:rsidDel="00390570" w:rsidRDefault="00C87004">
      <w:pPr>
        <w:pStyle w:val="Heading2"/>
        <w:rPr>
          <w:del w:id="8078" w:author="Thomas Dietz" w:date="2012-08-13T13:46:00Z"/>
        </w:rPr>
        <w:pPrChange w:id="8079" w:author="Thomas Dietz" w:date="2012-09-11T16:57:00Z">
          <w:pPr>
            <w:spacing w:before="0" w:line="276" w:lineRule="auto"/>
          </w:pPr>
        </w:pPrChange>
      </w:pPr>
      <w:del w:id="8080" w:author="Thomas Dietz" w:date="2012-08-13T13:46:00Z">
        <w:r w:rsidDel="00390570">
          <w:delText xml:space="preserve">Element </w:delText>
        </w:r>
        <w:r w:rsidRPr="003E2AD0" w:rsidDel="00390570">
          <w:rPr>
            <w:rStyle w:val="codeChar"/>
          </w:rPr>
          <w:delText>&lt;table-statistics&gt;</w:delText>
        </w:r>
        <w:r w:rsidDel="00390570">
          <w:delText xml:space="preserve"> indicates whether the logical switch supports table statistics functionality.</w:delText>
        </w:r>
        <w:bookmarkStart w:id="8081" w:name="_Toc333523240"/>
        <w:bookmarkStart w:id="8082" w:name="_Toc335147327"/>
        <w:bookmarkEnd w:id="8081"/>
        <w:bookmarkEnd w:id="8082"/>
      </w:del>
    </w:p>
    <w:p w14:paraId="214D634A" w14:textId="4280CD4C" w:rsidR="00C87004" w:rsidDel="00390570" w:rsidRDefault="00C87004">
      <w:pPr>
        <w:pStyle w:val="Heading2"/>
        <w:rPr>
          <w:del w:id="8083" w:author="Thomas Dietz" w:date="2012-08-13T13:46:00Z"/>
        </w:rPr>
        <w:pPrChange w:id="8084" w:author="Thomas Dietz" w:date="2012-09-11T16:57:00Z">
          <w:pPr>
            <w:spacing w:before="0" w:line="276" w:lineRule="auto"/>
          </w:pPr>
        </w:pPrChange>
      </w:pPr>
      <w:del w:id="8085" w:author="Thomas Dietz" w:date="2012-08-13T13:46:00Z">
        <w:r w:rsidDel="00390570">
          <w:delText xml:space="preserve">Element </w:delText>
        </w:r>
        <w:r w:rsidRPr="003E2AD0" w:rsidDel="00390570">
          <w:rPr>
            <w:rStyle w:val="codeChar"/>
          </w:rPr>
          <w:delText>&lt;port-statistics&gt;</w:delText>
        </w:r>
        <w:r w:rsidDel="00390570">
          <w:delText xml:space="preserve"> indicates whether the logical switch supports port statistics functionality.</w:delText>
        </w:r>
        <w:bookmarkStart w:id="8086" w:name="_Toc333523241"/>
        <w:bookmarkStart w:id="8087" w:name="_Toc335147328"/>
        <w:bookmarkEnd w:id="8086"/>
        <w:bookmarkEnd w:id="8087"/>
      </w:del>
    </w:p>
    <w:p w14:paraId="30E6E3AD" w14:textId="5D4C8A4A" w:rsidR="00C87004" w:rsidDel="00390570" w:rsidRDefault="00C87004">
      <w:pPr>
        <w:pStyle w:val="Heading2"/>
        <w:rPr>
          <w:del w:id="8088" w:author="Thomas Dietz" w:date="2012-08-13T13:46:00Z"/>
        </w:rPr>
        <w:pPrChange w:id="8089" w:author="Thomas Dietz" w:date="2012-09-11T16:57:00Z">
          <w:pPr>
            <w:spacing w:before="0" w:line="276" w:lineRule="auto"/>
          </w:pPr>
        </w:pPrChange>
      </w:pPr>
      <w:del w:id="8090" w:author="Thomas Dietz" w:date="2012-08-13T13:46:00Z">
        <w:r w:rsidDel="00390570">
          <w:delText xml:space="preserve">Element </w:delText>
        </w:r>
        <w:r w:rsidRPr="003E2AD0" w:rsidDel="00390570">
          <w:rPr>
            <w:rStyle w:val="codeChar"/>
          </w:rPr>
          <w:delText>&lt;group-statistics&gt;</w:delText>
        </w:r>
        <w:r w:rsidDel="00390570">
          <w:delText xml:space="preserve"> indicates whether the logical switch supports group statistics functionality.</w:delText>
        </w:r>
        <w:bookmarkStart w:id="8091" w:name="_Toc333523242"/>
        <w:bookmarkStart w:id="8092" w:name="_Toc335147329"/>
        <w:bookmarkEnd w:id="8091"/>
        <w:bookmarkEnd w:id="8092"/>
      </w:del>
    </w:p>
    <w:p w14:paraId="24B93CDD" w14:textId="06DCAEB6" w:rsidR="00C87004" w:rsidDel="00390570" w:rsidRDefault="00C87004">
      <w:pPr>
        <w:pStyle w:val="Heading2"/>
        <w:rPr>
          <w:del w:id="8093" w:author="Thomas Dietz" w:date="2012-08-13T13:46:00Z"/>
        </w:rPr>
        <w:pPrChange w:id="8094" w:author="Thomas Dietz" w:date="2012-09-11T16:57:00Z">
          <w:pPr>
            <w:spacing w:before="0" w:line="276" w:lineRule="auto"/>
          </w:pPr>
        </w:pPrChange>
      </w:pPr>
      <w:del w:id="8095" w:author="Thomas Dietz" w:date="2012-08-13T13:46:00Z">
        <w:r w:rsidDel="00390570">
          <w:delText xml:space="preserve">Element </w:delText>
        </w:r>
        <w:r w:rsidRPr="003E2AD0" w:rsidDel="00390570">
          <w:rPr>
            <w:rStyle w:val="codeChar"/>
          </w:rPr>
          <w:delText>&lt;queue-statistics&gt;</w:delText>
        </w:r>
        <w:r w:rsidDel="00390570">
          <w:delText xml:space="preserve"> indicates whether the logical switch supports queue statistics functionality.</w:delText>
        </w:r>
        <w:bookmarkStart w:id="8096" w:name="_Toc333523243"/>
        <w:bookmarkStart w:id="8097" w:name="_Toc335147330"/>
        <w:bookmarkEnd w:id="8096"/>
        <w:bookmarkEnd w:id="8097"/>
      </w:del>
    </w:p>
    <w:p w14:paraId="749C5DCA" w14:textId="42F9D0A9" w:rsidR="003C6498" w:rsidDel="00390570" w:rsidRDefault="00CB1873">
      <w:pPr>
        <w:pStyle w:val="Heading2"/>
        <w:rPr>
          <w:del w:id="8098" w:author="Thomas Dietz" w:date="2012-08-13T13:46:00Z"/>
        </w:rPr>
        <w:pPrChange w:id="8099" w:author="Thomas Dietz" w:date="2012-09-11T16:57:00Z">
          <w:pPr>
            <w:spacing w:before="0" w:line="276" w:lineRule="auto"/>
          </w:pPr>
        </w:pPrChange>
      </w:pPr>
      <w:del w:id="8100" w:author="Thomas Dietz" w:date="2012-08-13T13:46:00Z">
        <w:r w:rsidDel="00390570">
          <w:delText xml:space="preserve">Element </w:delText>
        </w:r>
        <w:r w:rsidRPr="003E2AD0" w:rsidDel="00390570">
          <w:rPr>
            <w:rStyle w:val="codeChar"/>
          </w:rPr>
          <w:delText>&lt;reassemble-ip-fragments&gt;</w:delText>
        </w:r>
        <w:r w:rsidDel="00390570">
          <w:delText xml:space="preserve"> indicates whether the logical switch support reassemble IP fragments functionality.</w:delText>
        </w:r>
        <w:bookmarkStart w:id="8101" w:name="_Toc333523244"/>
        <w:bookmarkStart w:id="8102" w:name="_Toc335147331"/>
        <w:bookmarkEnd w:id="8101"/>
        <w:bookmarkEnd w:id="8102"/>
      </w:del>
    </w:p>
    <w:p w14:paraId="4F65000C" w14:textId="29266885" w:rsidR="003C6498" w:rsidDel="00390570" w:rsidRDefault="003C6498">
      <w:pPr>
        <w:pStyle w:val="Heading2"/>
        <w:rPr>
          <w:del w:id="8103" w:author="Thomas Dietz" w:date="2012-08-13T13:46:00Z"/>
        </w:rPr>
        <w:pPrChange w:id="8104" w:author="Thomas Dietz" w:date="2012-09-11T16:57:00Z">
          <w:pPr>
            <w:spacing w:before="0" w:line="276" w:lineRule="auto"/>
          </w:pPr>
        </w:pPrChange>
      </w:pPr>
      <w:del w:id="8105" w:author="Thomas Dietz" w:date="2012-08-13T13:46:00Z">
        <w:r w:rsidDel="00390570">
          <w:delText xml:space="preserve">Element </w:delText>
        </w:r>
        <w:r w:rsidRPr="003E2AD0" w:rsidDel="00390570">
          <w:rPr>
            <w:rStyle w:val="codeChar"/>
          </w:rPr>
          <w:delText>&lt;block-looping-ports&gt;</w:delText>
        </w:r>
        <w:r w:rsidDel="00390570">
          <w:delText xml:space="preserve"> indicates whether a switch protocol outside of OpenFlow, such as 802.1D Spanning Tree, will detect topology loops and block ports to prevent packet loops.</w:delText>
        </w:r>
        <w:bookmarkStart w:id="8106" w:name="_Toc333523245"/>
        <w:bookmarkStart w:id="8107" w:name="_Toc335147332"/>
        <w:bookmarkEnd w:id="8106"/>
        <w:bookmarkEnd w:id="8107"/>
      </w:del>
    </w:p>
    <w:p w14:paraId="5C242A8F" w14:textId="3E6AD1D0" w:rsidR="003C6498" w:rsidDel="00390570" w:rsidRDefault="003C6498">
      <w:pPr>
        <w:pStyle w:val="Heading2"/>
        <w:rPr>
          <w:del w:id="8108" w:author="Thomas Dietz" w:date="2012-08-13T13:46:00Z"/>
        </w:rPr>
        <w:pPrChange w:id="8109" w:author="Thomas Dietz" w:date="2012-09-11T16:57:00Z">
          <w:pPr>
            <w:spacing w:before="0" w:line="276" w:lineRule="auto"/>
          </w:pPr>
        </w:pPrChange>
      </w:pPr>
      <w:del w:id="8110" w:author="Thomas Dietz" w:date="2012-08-13T13:46:00Z">
        <w:r w:rsidDel="00390570">
          <w:delText xml:space="preserve">Element </w:delText>
        </w:r>
        <w:r w:rsidRPr="003E2AD0" w:rsidDel="00390570">
          <w:rPr>
            <w:rStyle w:val="codeChar"/>
          </w:rPr>
          <w:delText>&lt;reserved-port-types&gt;</w:delText>
        </w:r>
        <w:r w:rsidDel="00390570">
          <w:delText xml:space="preserve"> denotes generic forwarding actions such as sending to the controller, </w:delText>
        </w:r>
        <w:r w:rsidR="00C4220E" w:rsidDel="00390570">
          <w:delText>fl</w:delText>
        </w:r>
        <w:r w:rsidDel="00390570">
          <w:delText xml:space="preserve">ooding, or forwarding using non-OpenFlow methods, such as "normal" switch processing. </w:delText>
        </w:r>
        <w:bookmarkStart w:id="8111" w:name="_Toc333523246"/>
        <w:bookmarkStart w:id="8112" w:name="_Toc335147333"/>
        <w:bookmarkEnd w:id="8111"/>
        <w:bookmarkEnd w:id="8112"/>
      </w:del>
    </w:p>
    <w:p w14:paraId="3895BDAE" w14:textId="0512A3C4" w:rsidR="003C6498" w:rsidDel="00390570" w:rsidRDefault="003C6498">
      <w:pPr>
        <w:pStyle w:val="Heading2"/>
        <w:rPr>
          <w:del w:id="8113" w:author="Thomas Dietz" w:date="2012-08-13T13:46:00Z"/>
        </w:rPr>
        <w:pPrChange w:id="8114" w:author="Thomas Dietz" w:date="2012-09-11T16:57:00Z">
          <w:pPr>
            <w:spacing w:before="0" w:line="276" w:lineRule="auto"/>
          </w:pPr>
        </w:pPrChange>
      </w:pPr>
      <w:del w:id="8115" w:author="Thomas Dietz" w:date="2012-08-13T13:46:00Z">
        <w:r w:rsidDel="00390570">
          <w:delText xml:space="preserve">Element </w:delText>
        </w:r>
        <w:r w:rsidRPr="003E2AD0" w:rsidDel="00390570">
          <w:rPr>
            <w:rStyle w:val="codeChar"/>
          </w:rPr>
          <w:delText>&lt;group-types&gt;</w:delText>
        </w:r>
        <w:r w:rsidDel="00390570">
          <w:delText xml:space="preserve"> denotes the group types supported by the OpenFlow logical switch.</w:delText>
        </w:r>
        <w:bookmarkStart w:id="8116" w:name="_Toc333523247"/>
        <w:bookmarkStart w:id="8117" w:name="_Toc335147334"/>
        <w:bookmarkEnd w:id="8116"/>
        <w:bookmarkEnd w:id="8117"/>
      </w:del>
    </w:p>
    <w:p w14:paraId="7DEB1928" w14:textId="2EED5C85" w:rsidR="003C6498" w:rsidDel="00390570" w:rsidRDefault="003C6498">
      <w:pPr>
        <w:pStyle w:val="Heading2"/>
        <w:rPr>
          <w:del w:id="8118" w:author="Thomas Dietz" w:date="2012-08-13T13:46:00Z"/>
        </w:rPr>
        <w:pPrChange w:id="8119" w:author="Thomas Dietz" w:date="2012-09-11T16:57:00Z">
          <w:pPr>
            <w:spacing w:before="0" w:line="276" w:lineRule="auto"/>
          </w:pPr>
        </w:pPrChange>
      </w:pPr>
      <w:del w:id="8120" w:author="Thomas Dietz" w:date="2012-08-13T13:46:00Z">
        <w:r w:rsidDel="00390570">
          <w:delText xml:space="preserve">Element </w:delText>
        </w:r>
        <w:r w:rsidRPr="003E2AD0" w:rsidDel="00390570">
          <w:rPr>
            <w:rStyle w:val="codeChar"/>
          </w:rPr>
          <w:delText>&lt;group-capabilities&gt;</w:delText>
        </w:r>
        <w:r w:rsidDel="00390570">
          <w:delText xml:space="preserve"> denotes the group capabilities supported by the OpenFlow logical switch.</w:delText>
        </w:r>
        <w:bookmarkStart w:id="8121" w:name="_Toc333523248"/>
        <w:bookmarkStart w:id="8122" w:name="_Toc335147335"/>
        <w:bookmarkEnd w:id="8121"/>
        <w:bookmarkEnd w:id="8122"/>
      </w:del>
    </w:p>
    <w:p w14:paraId="636F27C6" w14:textId="266C0940" w:rsidR="003C6498" w:rsidDel="00390570" w:rsidRDefault="003C6498">
      <w:pPr>
        <w:pStyle w:val="Heading2"/>
        <w:rPr>
          <w:del w:id="8123" w:author="Thomas Dietz" w:date="2012-08-13T13:46:00Z"/>
        </w:rPr>
        <w:pPrChange w:id="8124" w:author="Thomas Dietz" w:date="2012-09-11T16:57:00Z">
          <w:pPr>
            <w:spacing w:before="0" w:line="276" w:lineRule="auto"/>
          </w:pPr>
        </w:pPrChange>
      </w:pPr>
      <w:del w:id="8125" w:author="Thomas Dietz" w:date="2012-08-13T13:46:00Z">
        <w:r w:rsidDel="00390570">
          <w:delText xml:space="preserve">Element </w:delText>
        </w:r>
        <w:r w:rsidRPr="003E2AD0" w:rsidDel="00390570">
          <w:rPr>
            <w:rStyle w:val="codeChar"/>
          </w:rPr>
          <w:delText>&lt;action-types&gt;</w:delText>
        </w:r>
        <w:r w:rsidDel="00390570">
          <w:delText xml:space="preserve"> denotes the action types supported by the OpenFlow logical switch.</w:delText>
        </w:r>
        <w:bookmarkStart w:id="8126" w:name="_Toc333523249"/>
        <w:bookmarkStart w:id="8127" w:name="_Toc335147336"/>
        <w:bookmarkEnd w:id="8126"/>
        <w:bookmarkEnd w:id="8127"/>
      </w:del>
    </w:p>
    <w:p w14:paraId="1A011702" w14:textId="19AB9D37" w:rsidR="0082315F" w:rsidDel="00390570" w:rsidRDefault="0082315F">
      <w:pPr>
        <w:pStyle w:val="Heading2"/>
        <w:rPr>
          <w:del w:id="8128" w:author="Thomas Dietz" w:date="2012-08-13T13:46:00Z"/>
        </w:rPr>
        <w:pPrChange w:id="8129" w:author="Thomas Dietz" w:date="2012-09-11T16:57:00Z">
          <w:pPr>
            <w:spacing w:before="0" w:line="276" w:lineRule="auto"/>
          </w:pPr>
        </w:pPrChange>
      </w:pPr>
      <w:del w:id="8130" w:author="Thomas Dietz" w:date="2012-08-13T13:46:00Z">
        <w:r w:rsidDel="00390570">
          <w:delText>Element &lt;instruction-types&gt; denotes the instruction types supported by the OpenFlow logical switch.</w:delText>
        </w:r>
        <w:bookmarkStart w:id="8131" w:name="_Toc333523250"/>
        <w:bookmarkStart w:id="8132" w:name="_Toc335147337"/>
        <w:bookmarkEnd w:id="8131"/>
        <w:bookmarkEnd w:id="8132"/>
      </w:del>
    </w:p>
    <w:p w14:paraId="34F0FADA" w14:textId="67BB0CF6" w:rsidR="00570B23" w:rsidDel="00390570" w:rsidRDefault="00570B23">
      <w:pPr>
        <w:pStyle w:val="Heading2"/>
        <w:rPr>
          <w:del w:id="8133" w:author="Thomas Dietz" w:date="2012-08-13T13:46:00Z"/>
        </w:rPr>
        <w:pPrChange w:id="8134" w:author="Thomas Dietz" w:date="2012-09-11T16:57:00Z">
          <w:pPr>
            <w:spacing w:before="0" w:line="276" w:lineRule="auto"/>
          </w:pPr>
        </w:pPrChange>
      </w:pPr>
      <w:del w:id="8135" w:author="Thomas Dietz" w:date="2012-08-13T13:46:00Z">
        <w:r w:rsidDel="00390570">
          <w:delText>Detailed definitions of these capability items can be found in OpenFlow Switch Specification 1.2[1].</w:delText>
        </w:r>
        <w:bookmarkStart w:id="8136" w:name="_Toc333523251"/>
        <w:bookmarkStart w:id="8137" w:name="_Toc335147338"/>
        <w:bookmarkEnd w:id="8136"/>
        <w:bookmarkEnd w:id="8137"/>
      </w:del>
    </w:p>
    <w:p w14:paraId="26CBBFBE" w14:textId="43DFB7CA" w:rsidR="00D8113B" w:rsidRPr="001215D8" w:rsidDel="00B15A0B" w:rsidRDefault="00D8113B">
      <w:pPr>
        <w:pStyle w:val="Heading2"/>
        <w:rPr>
          <w:del w:id="8138" w:author="Deepak Bansal (AZURE)" w:date="2012-08-23T21:56:00Z"/>
        </w:rPr>
        <w:pPrChange w:id="8139" w:author="Thomas Dietz" w:date="2012-09-11T16:57:00Z">
          <w:pPr>
            <w:spacing w:before="0" w:line="276" w:lineRule="auto"/>
          </w:pPr>
        </w:pPrChange>
      </w:pPr>
      <w:bookmarkStart w:id="8140" w:name="_Toc333636830"/>
      <w:del w:id="8141" w:author="Deepak Bansal (AZURE)" w:date="2012-08-23T21:56:00Z">
        <w:r w:rsidDel="00B15A0B">
          <w:delText>Yang Specification</w:delText>
        </w:r>
        <w:bookmarkStart w:id="8142" w:name="_Toc333523252"/>
        <w:bookmarkStart w:id="8143" w:name="_Toc335147339"/>
        <w:bookmarkEnd w:id="8140"/>
        <w:bookmarkEnd w:id="8142"/>
        <w:bookmarkEnd w:id="8143"/>
      </w:del>
    </w:p>
    <w:tbl>
      <w:tblPr>
        <w:tblStyle w:val="TableGrid"/>
        <w:tblW w:w="5000" w:type="pct"/>
        <w:shd w:val="clear" w:color="auto" w:fill="C8FCCD"/>
        <w:tblCellMar>
          <w:left w:w="57" w:type="dxa"/>
          <w:right w:w="57" w:type="dxa"/>
        </w:tblCellMar>
        <w:tblLook w:val="04A0" w:firstRow="1" w:lastRow="0" w:firstColumn="1" w:lastColumn="0" w:noHBand="0" w:noVBand="1"/>
        <w:tblPrChange w:id="8144" w:author="Thomas Dietz" w:date="2012-08-13T13:48:00Z">
          <w:tblPr>
            <w:tblStyle w:val="TableGrid"/>
            <w:tblW w:w="0" w:type="auto"/>
            <w:tblInd w:w="378" w:type="dxa"/>
            <w:shd w:val="clear" w:color="auto" w:fill="C8FCCD"/>
            <w:tblLook w:val="04A0" w:firstRow="1" w:lastRow="0" w:firstColumn="1" w:lastColumn="0" w:noHBand="0" w:noVBand="1"/>
          </w:tblPr>
        </w:tblPrChange>
      </w:tblPr>
      <w:tblGrid>
        <w:gridCol w:w="9474"/>
        <w:tblGridChange w:id="8145">
          <w:tblGrid>
            <w:gridCol w:w="8820"/>
          </w:tblGrid>
        </w:tblGridChange>
      </w:tblGrid>
      <w:tr w:rsidR="00364B45" w:rsidRPr="009F1B7D" w:rsidDel="00B15A0B" w14:paraId="47C36A4B" w14:textId="308B420F" w:rsidTr="007A2F9A">
        <w:trPr>
          <w:del w:id="8146" w:author="Deepak Bansal (AZURE)" w:date="2012-08-23T21:56:00Z"/>
        </w:trPr>
        <w:tc>
          <w:tcPr>
            <w:tcW w:w="5000" w:type="pct"/>
            <w:shd w:val="clear" w:color="auto" w:fill="C8FCCD"/>
            <w:tcPrChange w:id="8147" w:author="Thomas Dietz" w:date="2012-08-13T13:48:00Z">
              <w:tcPr>
                <w:tcW w:w="8820" w:type="dxa"/>
                <w:shd w:val="clear" w:color="auto" w:fill="C8FCCD"/>
              </w:tcPr>
            </w:tcPrChange>
          </w:tcPr>
          <w:p w14:paraId="040B34C6" w14:textId="5F3221D5" w:rsidR="00EA5C38" w:rsidDel="00B15A0B" w:rsidRDefault="00EA5C38">
            <w:pPr>
              <w:pStyle w:val="Heading2"/>
              <w:rPr>
                <w:del w:id="8148" w:author="Deepak Bansal (AZURE)" w:date="2012-08-23T21:56:00Z"/>
              </w:rPr>
              <w:pPrChange w:id="8149" w:author="Thomas Dietz" w:date="2012-09-11T16:57:00Z">
                <w:pPr>
                  <w:pStyle w:val="XML1"/>
                </w:pPr>
              </w:pPrChange>
            </w:pPr>
            <w:del w:id="8150" w:author="Deepak Bansal (AZURE)" w:date="2012-08-23T21:56:00Z">
              <w:r w:rsidDel="00B15A0B">
                <w:delText>typedef action-type {</w:delText>
              </w:r>
              <w:bookmarkStart w:id="8151" w:name="_Toc333523253"/>
              <w:bookmarkStart w:id="8152" w:name="_Toc335147340"/>
              <w:bookmarkEnd w:id="8151"/>
              <w:bookmarkEnd w:id="8152"/>
            </w:del>
          </w:p>
          <w:p w14:paraId="03856A8A" w14:textId="02970A42" w:rsidR="00EA5C38" w:rsidDel="00B15A0B" w:rsidRDefault="00EA5C38">
            <w:pPr>
              <w:pStyle w:val="Heading2"/>
              <w:rPr>
                <w:del w:id="8153" w:author="Deepak Bansal (AZURE)" w:date="2012-08-23T21:56:00Z"/>
              </w:rPr>
              <w:pPrChange w:id="8154" w:author="Thomas Dietz" w:date="2012-09-11T16:57:00Z">
                <w:pPr>
                  <w:pStyle w:val="XML2"/>
                </w:pPr>
              </w:pPrChange>
            </w:pPr>
            <w:del w:id="8155" w:author="Deepak Bansal (AZURE)" w:date="2012-08-23T21:56:00Z">
              <w:r w:rsidDel="00B15A0B">
                <w:delText>description "The types of actions defined in OpenFlow Switch Specification version 1.2.";</w:delText>
              </w:r>
              <w:bookmarkStart w:id="8156" w:name="_Toc333523254"/>
              <w:bookmarkStart w:id="8157" w:name="_Toc335147341"/>
              <w:bookmarkEnd w:id="8156"/>
              <w:bookmarkEnd w:id="8157"/>
            </w:del>
          </w:p>
          <w:p w14:paraId="3054F4B2" w14:textId="4B8841E7" w:rsidR="00EA5C38" w:rsidDel="00B15A0B" w:rsidRDefault="00EA5C38">
            <w:pPr>
              <w:pStyle w:val="Heading2"/>
              <w:rPr>
                <w:del w:id="8158" w:author="Deepak Bansal (AZURE)" w:date="2012-08-23T21:56:00Z"/>
              </w:rPr>
              <w:pPrChange w:id="8159" w:author="Thomas Dietz" w:date="2012-09-11T16:57:00Z">
                <w:pPr>
                  <w:pStyle w:val="XML2"/>
                </w:pPr>
              </w:pPrChange>
            </w:pPr>
            <w:del w:id="8160" w:author="Deepak Bansal (AZURE)" w:date="2012-08-23T21:56:00Z">
              <w:r w:rsidDel="00B15A0B">
                <w:delText>type enumeration {</w:delText>
              </w:r>
              <w:bookmarkStart w:id="8161" w:name="_Toc333523255"/>
              <w:bookmarkStart w:id="8162" w:name="_Toc335147342"/>
              <w:bookmarkEnd w:id="8161"/>
              <w:bookmarkEnd w:id="8162"/>
            </w:del>
          </w:p>
          <w:p w14:paraId="463C0BDB" w14:textId="6E7CCBF4" w:rsidR="00EA5C38" w:rsidDel="00B15A0B" w:rsidRDefault="00EA5C38">
            <w:pPr>
              <w:pStyle w:val="Heading2"/>
              <w:rPr>
                <w:del w:id="8163" w:author="Deepak Bansal (AZURE)" w:date="2012-08-23T21:56:00Z"/>
              </w:rPr>
              <w:pPrChange w:id="8164" w:author="Thomas Dietz" w:date="2012-09-11T16:57:00Z">
                <w:pPr>
                  <w:pStyle w:val="XML3"/>
                </w:pPr>
              </w:pPrChange>
            </w:pPr>
            <w:del w:id="8165" w:author="Deepak Bansal (AZURE)" w:date="2012-08-23T21:56:00Z">
              <w:r w:rsidDel="00B15A0B">
                <w:delText>enum output;</w:delText>
              </w:r>
              <w:bookmarkStart w:id="8166" w:name="_Toc333523256"/>
              <w:bookmarkStart w:id="8167" w:name="_Toc335147343"/>
              <w:bookmarkEnd w:id="8166"/>
              <w:bookmarkEnd w:id="8167"/>
            </w:del>
          </w:p>
          <w:p w14:paraId="089FBD6F" w14:textId="2BF07FAB" w:rsidR="00EA5C38" w:rsidDel="00B15A0B" w:rsidRDefault="00EA5C38">
            <w:pPr>
              <w:pStyle w:val="Heading2"/>
              <w:rPr>
                <w:del w:id="8168" w:author="Deepak Bansal (AZURE)" w:date="2012-08-23T21:56:00Z"/>
              </w:rPr>
              <w:pPrChange w:id="8169" w:author="Thomas Dietz" w:date="2012-09-11T16:57:00Z">
                <w:pPr>
                  <w:pStyle w:val="XML3"/>
                </w:pPr>
              </w:pPrChange>
            </w:pPr>
            <w:del w:id="8170" w:author="Deepak Bansal (AZURE)" w:date="2012-08-23T21:56:00Z">
              <w:r w:rsidDel="00B15A0B">
                <w:delText>enum acopy-ttl-out;</w:delText>
              </w:r>
              <w:bookmarkStart w:id="8171" w:name="_Toc333523257"/>
              <w:bookmarkStart w:id="8172" w:name="_Toc335147344"/>
              <w:bookmarkEnd w:id="8171"/>
              <w:bookmarkEnd w:id="8172"/>
            </w:del>
          </w:p>
          <w:p w14:paraId="7332FBE0" w14:textId="45C1A111" w:rsidR="00EA5C38" w:rsidDel="00B15A0B" w:rsidRDefault="00EA5C38">
            <w:pPr>
              <w:pStyle w:val="Heading2"/>
              <w:rPr>
                <w:del w:id="8173" w:author="Deepak Bansal (AZURE)" w:date="2012-08-23T21:56:00Z"/>
              </w:rPr>
              <w:pPrChange w:id="8174" w:author="Thomas Dietz" w:date="2012-09-11T16:57:00Z">
                <w:pPr>
                  <w:pStyle w:val="XML3"/>
                </w:pPr>
              </w:pPrChange>
            </w:pPr>
            <w:del w:id="8175" w:author="Deepak Bansal (AZURE)" w:date="2012-08-23T21:56:00Z">
              <w:r w:rsidDel="00B15A0B">
                <w:delText>enum copy-ttl-in;</w:delText>
              </w:r>
              <w:bookmarkStart w:id="8176" w:name="_Toc333523258"/>
              <w:bookmarkStart w:id="8177" w:name="_Toc335147345"/>
              <w:bookmarkEnd w:id="8176"/>
              <w:bookmarkEnd w:id="8177"/>
            </w:del>
          </w:p>
          <w:p w14:paraId="05F5B531" w14:textId="0F047545" w:rsidR="00EA5C38" w:rsidDel="00B15A0B" w:rsidRDefault="00EA5C38">
            <w:pPr>
              <w:pStyle w:val="Heading2"/>
              <w:rPr>
                <w:del w:id="8178" w:author="Deepak Bansal (AZURE)" w:date="2012-08-23T21:56:00Z"/>
              </w:rPr>
              <w:pPrChange w:id="8179" w:author="Thomas Dietz" w:date="2012-09-11T16:57:00Z">
                <w:pPr>
                  <w:pStyle w:val="XML3"/>
                </w:pPr>
              </w:pPrChange>
            </w:pPr>
            <w:del w:id="8180" w:author="Deepak Bansal (AZURE)" w:date="2012-08-23T21:56:00Z">
              <w:r w:rsidDel="00B15A0B">
                <w:delText>enum set-mpls-ttl;</w:delText>
              </w:r>
              <w:bookmarkStart w:id="8181" w:name="_Toc333523259"/>
              <w:bookmarkStart w:id="8182" w:name="_Toc335147346"/>
              <w:bookmarkEnd w:id="8181"/>
              <w:bookmarkEnd w:id="8182"/>
            </w:del>
          </w:p>
          <w:p w14:paraId="3E34D32C" w14:textId="3D366CAB" w:rsidR="00EA5C38" w:rsidDel="00B15A0B" w:rsidRDefault="00EA5C38">
            <w:pPr>
              <w:pStyle w:val="Heading2"/>
              <w:rPr>
                <w:del w:id="8183" w:author="Deepak Bansal (AZURE)" w:date="2012-08-23T21:56:00Z"/>
              </w:rPr>
              <w:pPrChange w:id="8184" w:author="Thomas Dietz" w:date="2012-09-11T16:57:00Z">
                <w:pPr>
                  <w:pStyle w:val="XML3"/>
                </w:pPr>
              </w:pPrChange>
            </w:pPr>
            <w:del w:id="8185" w:author="Deepak Bansal (AZURE)" w:date="2012-08-23T21:56:00Z">
              <w:r w:rsidDel="00B15A0B">
                <w:delText>enum dec-mpls-ttl;</w:delText>
              </w:r>
              <w:bookmarkStart w:id="8186" w:name="_Toc333523260"/>
              <w:bookmarkStart w:id="8187" w:name="_Toc335147347"/>
              <w:bookmarkEnd w:id="8186"/>
              <w:bookmarkEnd w:id="8187"/>
            </w:del>
          </w:p>
          <w:p w14:paraId="0B960592" w14:textId="00DA618F" w:rsidR="00EA5C38" w:rsidDel="00B15A0B" w:rsidRDefault="00EA5C38">
            <w:pPr>
              <w:pStyle w:val="Heading2"/>
              <w:rPr>
                <w:del w:id="8188" w:author="Deepak Bansal (AZURE)" w:date="2012-08-23T21:56:00Z"/>
              </w:rPr>
              <w:pPrChange w:id="8189" w:author="Thomas Dietz" w:date="2012-09-11T16:57:00Z">
                <w:pPr>
                  <w:pStyle w:val="XML3"/>
                </w:pPr>
              </w:pPrChange>
            </w:pPr>
            <w:del w:id="8190" w:author="Deepak Bansal (AZURE)" w:date="2012-08-23T21:56:00Z">
              <w:r w:rsidDel="00B15A0B">
                <w:delText>enum push-vlan;</w:delText>
              </w:r>
              <w:bookmarkStart w:id="8191" w:name="_Toc333523261"/>
              <w:bookmarkStart w:id="8192" w:name="_Toc335147348"/>
              <w:bookmarkEnd w:id="8191"/>
              <w:bookmarkEnd w:id="8192"/>
            </w:del>
          </w:p>
          <w:p w14:paraId="15606990" w14:textId="4B3D101E" w:rsidR="00EA5C38" w:rsidDel="00B15A0B" w:rsidRDefault="00EA5C38">
            <w:pPr>
              <w:pStyle w:val="Heading2"/>
              <w:rPr>
                <w:del w:id="8193" w:author="Deepak Bansal (AZURE)" w:date="2012-08-23T21:56:00Z"/>
              </w:rPr>
              <w:pPrChange w:id="8194" w:author="Thomas Dietz" w:date="2012-09-11T16:57:00Z">
                <w:pPr>
                  <w:pStyle w:val="XML3"/>
                </w:pPr>
              </w:pPrChange>
            </w:pPr>
            <w:del w:id="8195" w:author="Deepak Bansal (AZURE)" w:date="2012-08-23T21:56:00Z">
              <w:r w:rsidDel="00B15A0B">
                <w:delText>enum pop-vlan;</w:delText>
              </w:r>
              <w:bookmarkStart w:id="8196" w:name="_Toc333523262"/>
              <w:bookmarkStart w:id="8197" w:name="_Toc335147349"/>
              <w:bookmarkEnd w:id="8196"/>
              <w:bookmarkEnd w:id="8197"/>
            </w:del>
          </w:p>
          <w:p w14:paraId="2EBE83A5" w14:textId="1945237C" w:rsidR="00EA5C38" w:rsidDel="00B15A0B" w:rsidRDefault="00EA5C38">
            <w:pPr>
              <w:pStyle w:val="Heading2"/>
              <w:rPr>
                <w:del w:id="8198" w:author="Deepak Bansal (AZURE)" w:date="2012-08-23T21:56:00Z"/>
              </w:rPr>
              <w:pPrChange w:id="8199" w:author="Thomas Dietz" w:date="2012-09-11T16:57:00Z">
                <w:pPr>
                  <w:pStyle w:val="XML3"/>
                </w:pPr>
              </w:pPrChange>
            </w:pPr>
            <w:del w:id="8200" w:author="Deepak Bansal (AZURE)" w:date="2012-08-23T21:56:00Z">
              <w:r w:rsidDel="00B15A0B">
                <w:delText>enum push-mpls;</w:delText>
              </w:r>
              <w:bookmarkStart w:id="8201" w:name="_Toc333523263"/>
              <w:bookmarkStart w:id="8202" w:name="_Toc335147350"/>
              <w:bookmarkEnd w:id="8201"/>
              <w:bookmarkEnd w:id="8202"/>
            </w:del>
          </w:p>
          <w:p w14:paraId="5DCD0B9C" w14:textId="1A8CA680" w:rsidR="00EA5C38" w:rsidDel="00B15A0B" w:rsidRDefault="00EA5C38">
            <w:pPr>
              <w:pStyle w:val="Heading2"/>
              <w:rPr>
                <w:del w:id="8203" w:author="Deepak Bansal (AZURE)" w:date="2012-08-23T21:56:00Z"/>
              </w:rPr>
              <w:pPrChange w:id="8204" w:author="Thomas Dietz" w:date="2012-09-11T16:57:00Z">
                <w:pPr>
                  <w:pStyle w:val="XML3"/>
                </w:pPr>
              </w:pPrChange>
            </w:pPr>
            <w:del w:id="8205" w:author="Deepak Bansal (AZURE)" w:date="2012-08-23T21:56:00Z">
              <w:r w:rsidDel="00B15A0B">
                <w:delText>enum pop-mpls;</w:delText>
              </w:r>
              <w:bookmarkStart w:id="8206" w:name="_Toc333523264"/>
              <w:bookmarkStart w:id="8207" w:name="_Toc335147351"/>
              <w:bookmarkEnd w:id="8206"/>
              <w:bookmarkEnd w:id="8207"/>
            </w:del>
          </w:p>
          <w:p w14:paraId="1E434221" w14:textId="3CBA2DF1" w:rsidR="00EA5C38" w:rsidDel="00B15A0B" w:rsidRDefault="00EA5C38">
            <w:pPr>
              <w:pStyle w:val="Heading2"/>
              <w:rPr>
                <w:del w:id="8208" w:author="Deepak Bansal (AZURE)" w:date="2012-08-23T21:56:00Z"/>
              </w:rPr>
              <w:pPrChange w:id="8209" w:author="Thomas Dietz" w:date="2012-09-11T16:57:00Z">
                <w:pPr>
                  <w:pStyle w:val="XML3"/>
                </w:pPr>
              </w:pPrChange>
            </w:pPr>
            <w:del w:id="8210" w:author="Deepak Bansal (AZURE)" w:date="2012-08-23T21:56:00Z">
              <w:r w:rsidDel="00B15A0B">
                <w:delText>enum set-queue;</w:delText>
              </w:r>
              <w:bookmarkStart w:id="8211" w:name="_Toc333523265"/>
              <w:bookmarkStart w:id="8212" w:name="_Toc335147352"/>
              <w:bookmarkEnd w:id="8211"/>
              <w:bookmarkEnd w:id="8212"/>
            </w:del>
          </w:p>
          <w:p w14:paraId="154CB964" w14:textId="74A111DA" w:rsidR="00EA5C38" w:rsidDel="00B15A0B" w:rsidRDefault="00EA5C38">
            <w:pPr>
              <w:pStyle w:val="Heading2"/>
              <w:rPr>
                <w:del w:id="8213" w:author="Deepak Bansal (AZURE)" w:date="2012-08-23T21:56:00Z"/>
              </w:rPr>
              <w:pPrChange w:id="8214" w:author="Thomas Dietz" w:date="2012-09-11T16:57:00Z">
                <w:pPr>
                  <w:pStyle w:val="XML3"/>
                </w:pPr>
              </w:pPrChange>
            </w:pPr>
            <w:del w:id="8215" w:author="Deepak Bansal (AZURE)" w:date="2012-08-23T21:56:00Z">
              <w:r w:rsidDel="00B15A0B">
                <w:delText>enum group;</w:delText>
              </w:r>
              <w:bookmarkStart w:id="8216" w:name="_Toc333523266"/>
              <w:bookmarkStart w:id="8217" w:name="_Toc335147353"/>
              <w:bookmarkEnd w:id="8216"/>
              <w:bookmarkEnd w:id="8217"/>
            </w:del>
          </w:p>
          <w:p w14:paraId="3B70FD28" w14:textId="68C5E484" w:rsidR="00EA5C38" w:rsidDel="00B15A0B" w:rsidRDefault="00EA5C38">
            <w:pPr>
              <w:pStyle w:val="Heading2"/>
              <w:rPr>
                <w:del w:id="8218" w:author="Deepak Bansal (AZURE)" w:date="2012-08-23T21:56:00Z"/>
              </w:rPr>
              <w:pPrChange w:id="8219" w:author="Thomas Dietz" w:date="2012-09-11T16:57:00Z">
                <w:pPr>
                  <w:pStyle w:val="XML3"/>
                </w:pPr>
              </w:pPrChange>
            </w:pPr>
            <w:del w:id="8220" w:author="Deepak Bansal (AZURE)" w:date="2012-08-23T21:56:00Z">
              <w:r w:rsidDel="00B15A0B">
                <w:delText>enum set-nw-ttl;</w:delText>
              </w:r>
              <w:bookmarkStart w:id="8221" w:name="_Toc333523267"/>
              <w:bookmarkStart w:id="8222" w:name="_Toc335147354"/>
              <w:bookmarkEnd w:id="8221"/>
              <w:bookmarkEnd w:id="8222"/>
            </w:del>
          </w:p>
          <w:p w14:paraId="78ACBA79" w14:textId="489C8787" w:rsidR="00EA5C38" w:rsidDel="00B15A0B" w:rsidRDefault="00EA5C38">
            <w:pPr>
              <w:pStyle w:val="Heading2"/>
              <w:rPr>
                <w:del w:id="8223" w:author="Deepak Bansal (AZURE)" w:date="2012-08-23T21:56:00Z"/>
              </w:rPr>
              <w:pPrChange w:id="8224" w:author="Thomas Dietz" w:date="2012-09-11T16:57:00Z">
                <w:pPr>
                  <w:pStyle w:val="XML3"/>
                </w:pPr>
              </w:pPrChange>
            </w:pPr>
            <w:del w:id="8225" w:author="Deepak Bansal (AZURE)" w:date="2012-08-23T21:56:00Z">
              <w:r w:rsidDel="00B15A0B">
                <w:delText>enum dec-nw-ttl;</w:delText>
              </w:r>
              <w:bookmarkStart w:id="8226" w:name="_Toc333523268"/>
              <w:bookmarkStart w:id="8227" w:name="_Toc335147355"/>
              <w:bookmarkEnd w:id="8226"/>
              <w:bookmarkEnd w:id="8227"/>
            </w:del>
          </w:p>
          <w:p w14:paraId="157AB716" w14:textId="2A969475" w:rsidR="00EA5C38" w:rsidDel="00B15A0B" w:rsidRDefault="00EA5C38">
            <w:pPr>
              <w:pStyle w:val="Heading2"/>
              <w:rPr>
                <w:del w:id="8228" w:author="Deepak Bansal (AZURE)" w:date="2012-08-23T21:56:00Z"/>
              </w:rPr>
              <w:pPrChange w:id="8229" w:author="Thomas Dietz" w:date="2012-09-11T16:57:00Z">
                <w:pPr>
                  <w:pStyle w:val="XML3"/>
                </w:pPr>
              </w:pPrChange>
            </w:pPr>
            <w:del w:id="8230" w:author="Deepak Bansal (AZURE)" w:date="2012-08-23T21:56:00Z">
              <w:r w:rsidDel="00B15A0B">
                <w:delText>enum set-field;</w:delText>
              </w:r>
              <w:bookmarkStart w:id="8231" w:name="_Toc333523269"/>
              <w:bookmarkStart w:id="8232" w:name="_Toc335147356"/>
              <w:bookmarkEnd w:id="8231"/>
              <w:bookmarkEnd w:id="8232"/>
            </w:del>
          </w:p>
          <w:p w14:paraId="4E7F67CD" w14:textId="7BA45860" w:rsidR="00EA5C38" w:rsidDel="00B15A0B" w:rsidRDefault="00B26D1C">
            <w:pPr>
              <w:pStyle w:val="Heading2"/>
              <w:rPr>
                <w:del w:id="8233" w:author="Deepak Bansal (AZURE)" w:date="2012-08-23T21:56:00Z"/>
              </w:rPr>
              <w:pPrChange w:id="8234" w:author="Thomas Dietz" w:date="2012-09-11T16:57:00Z">
                <w:pPr>
                  <w:pStyle w:val="XML2"/>
                </w:pPr>
              </w:pPrChange>
            </w:pPr>
            <w:del w:id="8235" w:author="Deepak Bansal (AZURE)" w:date="2012-08-23T21:56:00Z">
              <w:r w:rsidDel="00B15A0B">
                <w:delText>}</w:delText>
              </w:r>
              <w:bookmarkStart w:id="8236" w:name="_Toc333523270"/>
              <w:bookmarkStart w:id="8237" w:name="_Toc335147357"/>
              <w:bookmarkEnd w:id="8236"/>
              <w:bookmarkEnd w:id="8237"/>
            </w:del>
          </w:p>
          <w:p w14:paraId="08BE0050" w14:textId="14B8EB65" w:rsidR="00EA5C38" w:rsidDel="00B15A0B" w:rsidRDefault="00EA5C38">
            <w:pPr>
              <w:pStyle w:val="Heading2"/>
              <w:rPr>
                <w:del w:id="8238" w:author="Deepak Bansal (AZURE)" w:date="2012-08-23T21:56:00Z"/>
              </w:rPr>
              <w:pPrChange w:id="8239" w:author="Thomas Dietz" w:date="2012-09-11T16:57:00Z">
                <w:pPr>
                  <w:pStyle w:val="XML1"/>
                </w:pPr>
              </w:pPrChange>
            </w:pPr>
            <w:del w:id="8240" w:author="Deepak Bansal (AZURE)" w:date="2012-08-23T21:56:00Z">
              <w:r w:rsidDel="00B15A0B">
                <w:delText>}</w:delText>
              </w:r>
              <w:bookmarkStart w:id="8241" w:name="_Toc333523271"/>
              <w:bookmarkStart w:id="8242" w:name="_Toc335147358"/>
              <w:bookmarkEnd w:id="8241"/>
              <w:bookmarkEnd w:id="8242"/>
            </w:del>
          </w:p>
          <w:p w14:paraId="7C1EB28F" w14:textId="152B4D26" w:rsidR="00EA5C38" w:rsidDel="00B15A0B" w:rsidRDefault="00EA5C38">
            <w:pPr>
              <w:pStyle w:val="Heading2"/>
              <w:rPr>
                <w:del w:id="8243" w:author="Deepak Bansal (AZURE)" w:date="2012-08-23T21:56:00Z"/>
              </w:rPr>
              <w:pPrChange w:id="8244" w:author="Thomas Dietz" w:date="2012-09-11T16:57:00Z">
                <w:pPr>
                  <w:pStyle w:val="XML1"/>
                </w:pPr>
              </w:pPrChange>
            </w:pPr>
            <w:bookmarkStart w:id="8245" w:name="_Toc333523272"/>
            <w:bookmarkStart w:id="8246" w:name="_Toc335147359"/>
            <w:bookmarkEnd w:id="8245"/>
            <w:bookmarkEnd w:id="8246"/>
          </w:p>
          <w:p w14:paraId="40B50C50" w14:textId="351B67A6" w:rsidR="00EA5C38" w:rsidDel="00B15A0B" w:rsidRDefault="00EA5C38">
            <w:pPr>
              <w:pStyle w:val="Heading2"/>
              <w:rPr>
                <w:del w:id="8247" w:author="Deepak Bansal (AZURE)" w:date="2012-08-23T21:56:00Z"/>
              </w:rPr>
              <w:pPrChange w:id="8248" w:author="Thomas Dietz" w:date="2012-09-11T16:57:00Z">
                <w:pPr>
                  <w:pStyle w:val="XML1"/>
                </w:pPr>
              </w:pPrChange>
            </w:pPr>
            <w:del w:id="8249" w:author="Deepak Bansal (AZURE)" w:date="2012-08-23T21:56:00Z">
              <w:r w:rsidDel="00B15A0B">
                <w:delText>typedef instruction-type {</w:delText>
              </w:r>
              <w:bookmarkStart w:id="8250" w:name="_Toc333523273"/>
              <w:bookmarkStart w:id="8251" w:name="_Toc335147360"/>
              <w:bookmarkEnd w:id="8250"/>
              <w:bookmarkEnd w:id="8251"/>
            </w:del>
          </w:p>
          <w:p w14:paraId="0F7FD3A5" w14:textId="3F7563F3" w:rsidR="00EA5C38" w:rsidDel="00B15A0B" w:rsidRDefault="00EA5C38">
            <w:pPr>
              <w:pStyle w:val="Heading2"/>
              <w:rPr>
                <w:del w:id="8252" w:author="Deepak Bansal (AZURE)" w:date="2012-08-23T21:56:00Z"/>
              </w:rPr>
              <w:pPrChange w:id="8253" w:author="Thomas Dietz" w:date="2012-09-11T16:57:00Z">
                <w:pPr>
                  <w:pStyle w:val="XML2"/>
                </w:pPr>
              </w:pPrChange>
            </w:pPr>
            <w:del w:id="8254" w:author="Deepak Bansal (AZURE)" w:date="2012-08-23T21:56:00Z">
              <w:r w:rsidDel="00B15A0B">
                <w:delText>description "The types of instructions defined in OpenFlow Switch Specification version 1.2.";</w:delText>
              </w:r>
              <w:bookmarkStart w:id="8255" w:name="_Toc333523274"/>
              <w:bookmarkStart w:id="8256" w:name="_Toc335147361"/>
              <w:bookmarkEnd w:id="8255"/>
              <w:bookmarkEnd w:id="8256"/>
            </w:del>
          </w:p>
          <w:p w14:paraId="35E71637" w14:textId="26426038" w:rsidR="00EA5C38" w:rsidDel="00B15A0B" w:rsidRDefault="00EA5C38">
            <w:pPr>
              <w:pStyle w:val="Heading2"/>
              <w:rPr>
                <w:del w:id="8257" w:author="Deepak Bansal (AZURE)" w:date="2012-08-23T21:56:00Z"/>
              </w:rPr>
              <w:pPrChange w:id="8258" w:author="Thomas Dietz" w:date="2012-09-11T16:57:00Z">
                <w:pPr>
                  <w:pStyle w:val="XML2"/>
                </w:pPr>
              </w:pPrChange>
            </w:pPr>
            <w:del w:id="8259" w:author="Deepak Bansal (AZURE)" w:date="2012-08-23T21:56:00Z">
              <w:r w:rsidDel="00B15A0B">
                <w:delText>type enumeration {</w:delText>
              </w:r>
              <w:bookmarkStart w:id="8260" w:name="_Toc333523275"/>
              <w:bookmarkStart w:id="8261" w:name="_Toc335147362"/>
              <w:bookmarkEnd w:id="8260"/>
              <w:bookmarkEnd w:id="8261"/>
            </w:del>
          </w:p>
          <w:p w14:paraId="7D4C1B70" w14:textId="4142422C" w:rsidR="00EA5C38" w:rsidDel="00B15A0B" w:rsidRDefault="00EA5C38">
            <w:pPr>
              <w:pStyle w:val="Heading2"/>
              <w:rPr>
                <w:del w:id="8262" w:author="Deepak Bansal (AZURE)" w:date="2012-08-23T21:56:00Z"/>
              </w:rPr>
              <w:pPrChange w:id="8263" w:author="Thomas Dietz" w:date="2012-09-11T16:57:00Z">
                <w:pPr>
                  <w:pStyle w:val="XML3"/>
                </w:pPr>
              </w:pPrChange>
            </w:pPr>
            <w:del w:id="8264" w:author="Deepak Bansal (AZURE)" w:date="2012-08-23T21:56:00Z">
              <w:r w:rsidDel="00B15A0B">
                <w:delText>enum apply-actions;</w:delText>
              </w:r>
              <w:bookmarkStart w:id="8265" w:name="_Toc333523276"/>
              <w:bookmarkStart w:id="8266" w:name="_Toc335147363"/>
              <w:bookmarkEnd w:id="8265"/>
              <w:bookmarkEnd w:id="8266"/>
            </w:del>
          </w:p>
          <w:p w14:paraId="6BC58142" w14:textId="3A49693F" w:rsidR="00EA5C38" w:rsidDel="00B15A0B" w:rsidRDefault="00EA5C38">
            <w:pPr>
              <w:pStyle w:val="Heading2"/>
              <w:rPr>
                <w:del w:id="8267" w:author="Deepak Bansal (AZURE)" w:date="2012-08-23T21:56:00Z"/>
              </w:rPr>
              <w:pPrChange w:id="8268" w:author="Thomas Dietz" w:date="2012-09-11T16:57:00Z">
                <w:pPr>
                  <w:pStyle w:val="XML3"/>
                </w:pPr>
              </w:pPrChange>
            </w:pPr>
            <w:del w:id="8269" w:author="Deepak Bansal (AZURE)" w:date="2012-08-23T21:56:00Z">
              <w:r w:rsidDel="00B15A0B">
                <w:delText>enum clear-actions;</w:delText>
              </w:r>
              <w:bookmarkStart w:id="8270" w:name="_Toc333523277"/>
              <w:bookmarkStart w:id="8271" w:name="_Toc335147364"/>
              <w:bookmarkEnd w:id="8270"/>
              <w:bookmarkEnd w:id="8271"/>
            </w:del>
          </w:p>
          <w:p w14:paraId="12FCBEA2" w14:textId="0E0CE841" w:rsidR="00EA5C38" w:rsidDel="00B15A0B" w:rsidRDefault="00EA5C38">
            <w:pPr>
              <w:pStyle w:val="Heading2"/>
              <w:rPr>
                <w:del w:id="8272" w:author="Deepak Bansal (AZURE)" w:date="2012-08-23T21:56:00Z"/>
              </w:rPr>
              <w:pPrChange w:id="8273" w:author="Thomas Dietz" w:date="2012-09-11T16:57:00Z">
                <w:pPr>
                  <w:pStyle w:val="XML3"/>
                </w:pPr>
              </w:pPrChange>
            </w:pPr>
            <w:del w:id="8274" w:author="Deepak Bansal (AZURE)" w:date="2012-08-23T21:56:00Z">
              <w:r w:rsidDel="00B15A0B">
                <w:delText>enum write-actions;</w:delText>
              </w:r>
              <w:bookmarkStart w:id="8275" w:name="_Toc333523278"/>
              <w:bookmarkStart w:id="8276" w:name="_Toc335147365"/>
              <w:bookmarkEnd w:id="8275"/>
              <w:bookmarkEnd w:id="8276"/>
            </w:del>
          </w:p>
          <w:p w14:paraId="052A17DC" w14:textId="703C03F2" w:rsidR="00EA5C38" w:rsidDel="00B15A0B" w:rsidRDefault="00EA5C38">
            <w:pPr>
              <w:pStyle w:val="Heading2"/>
              <w:rPr>
                <w:del w:id="8277" w:author="Deepak Bansal (AZURE)" w:date="2012-08-23T21:56:00Z"/>
              </w:rPr>
              <w:pPrChange w:id="8278" w:author="Thomas Dietz" w:date="2012-09-11T16:57:00Z">
                <w:pPr>
                  <w:pStyle w:val="XML3"/>
                </w:pPr>
              </w:pPrChange>
            </w:pPr>
            <w:del w:id="8279" w:author="Deepak Bansal (AZURE)" w:date="2012-08-23T21:56:00Z">
              <w:r w:rsidDel="00B15A0B">
                <w:delText>enum write-metadata;</w:delText>
              </w:r>
              <w:bookmarkStart w:id="8280" w:name="_Toc333523279"/>
              <w:bookmarkStart w:id="8281" w:name="_Toc335147366"/>
              <w:bookmarkEnd w:id="8280"/>
              <w:bookmarkEnd w:id="8281"/>
            </w:del>
          </w:p>
          <w:p w14:paraId="3AE1FF94" w14:textId="7364E219" w:rsidR="00EA5C38" w:rsidDel="00B15A0B" w:rsidRDefault="00EA5C38">
            <w:pPr>
              <w:pStyle w:val="Heading2"/>
              <w:rPr>
                <w:del w:id="8282" w:author="Deepak Bansal (AZURE)" w:date="2012-08-23T21:56:00Z"/>
              </w:rPr>
              <w:pPrChange w:id="8283" w:author="Thomas Dietz" w:date="2012-09-11T16:57:00Z">
                <w:pPr>
                  <w:pStyle w:val="XML3"/>
                </w:pPr>
              </w:pPrChange>
            </w:pPr>
            <w:del w:id="8284" w:author="Deepak Bansal (AZURE)" w:date="2012-08-23T21:56:00Z">
              <w:r w:rsidDel="00B15A0B">
                <w:delText>enum goto-table;</w:delText>
              </w:r>
              <w:bookmarkStart w:id="8285" w:name="_Toc333523280"/>
              <w:bookmarkStart w:id="8286" w:name="_Toc335147367"/>
              <w:bookmarkEnd w:id="8285"/>
              <w:bookmarkEnd w:id="8286"/>
            </w:del>
          </w:p>
          <w:p w14:paraId="0B16B480" w14:textId="1DB0CD0D" w:rsidR="00EA5C38" w:rsidDel="00B15A0B" w:rsidRDefault="00EA5C38">
            <w:pPr>
              <w:pStyle w:val="Heading2"/>
              <w:rPr>
                <w:del w:id="8287" w:author="Deepak Bansal (AZURE)" w:date="2012-08-23T21:56:00Z"/>
              </w:rPr>
              <w:pPrChange w:id="8288" w:author="Thomas Dietz" w:date="2012-09-11T16:57:00Z">
                <w:pPr>
                  <w:pStyle w:val="XML2"/>
                </w:pPr>
              </w:pPrChange>
            </w:pPr>
            <w:del w:id="8289" w:author="Deepak Bansal (AZURE)" w:date="2012-08-23T21:56:00Z">
              <w:r w:rsidDel="00B15A0B">
                <w:delText>}</w:delText>
              </w:r>
              <w:bookmarkStart w:id="8290" w:name="_Toc333523281"/>
              <w:bookmarkStart w:id="8291" w:name="_Toc335147368"/>
              <w:bookmarkEnd w:id="8290"/>
              <w:bookmarkEnd w:id="8291"/>
            </w:del>
          </w:p>
          <w:p w14:paraId="264DA04F" w14:textId="67069E24" w:rsidR="00EA5C38" w:rsidDel="00B15A0B" w:rsidRDefault="00EA5C38">
            <w:pPr>
              <w:pStyle w:val="Heading2"/>
              <w:rPr>
                <w:del w:id="8292" w:author="Deepak Bansal (AZURE)" w:date="2012-08-23T21:56:00Z"/>
              </w:rPr>
              <w:pPrChange w:id="8293" w:author="Thomas Dietz" w:date="2012-09-11T16:57:00Z">
                <w:pPr>
                  <w:pStyle w:val="XML1"/>
                </w:pPr>
              </w:pPrChange>
            </w:pPr>
            <w:del w:id="8294" w:author="Deepak Bansal (AZURE)" w:date="2012-08-23T21:56:00Z">
              <w:r w:rsidDel="00B15A0B">
                <w:delText>}</w:delText>
              </w:r>
              <w:bookmarkStart w:id="8295" w:name="_Toc333523282"/>
              <w:bookmarkStart w:id="8296" w:name="_Toc335147369"/>
              <w:bookmarkEnd w:id="8295"/>
              <w:bookmarkEnd w:id="8296"/>
            </w:del>
          </w:p>
          <w:p w14:paraId="0B0BC5D4" w14:textId="03EDCC1C" w:rsidR="00EA5C38" w:rsidDel="00B15A0B" w:rsidRDefault="00EA5C38">
            <w:pPr>
              <w:pStyle w:val="Heading2"/>
              <w:rPr>
                <w:del w:id="8297" w:author="Deepak Bansal (AZURE)" w:date="2012-08-23T21:56:00Z"/>
              </w:rPr>
              <w:pPrChange w:id="8298" w:author="Thomas Dietz" w:date="2012-09-11T16:57:00Z">
                <w:pPr>
                  <w:pStyle w:val="XML1"/>
                </w:pPr>
              </w:pPrChange>
            </w:pPr>
            <w:bookmarkStart w:id="8299" w:name="_Toc333523283"/>
            <w:bookmarkStart w:id="8300" w:name="_Toc335147370"/>
            <w:bookmarkEnd w:id="8299"/>
            <w:bookmarkEnd w:id="8300"/>
          </w:p>
          <w:p w14:paraId="2EC69116" w14:textId="4A5BDD34" w:rsidR="00364B45" w:rsidDel="00B15A0B" w:rsidRDefault="00364B45">
            <w:pPr>
              <w:pStyle w:val="Heading2"/>
              <w:rPr>
                <w:del w:id="8301" w:author="Deepak Bansal (AZURE)" w:date="2012-08-23T21:56:00Z"/>
              </w:rPr>
              <w:pPrChange w:id="8302" w:author="Thomas Dietz" w:date="2012-09-11T16:57:00Z">
                <w:pPr>
                  <w:pStyle w:val="XML1"/>
                </w:pPr>
              </w:pPrChange>
            </w:pPr>
            <w:del w:id="8303" w:author="Deepak Bansal (AZURE)" w:date="2012-08-23T21:56:00Z">
              <w:r w:rsidDel="00B15A0B">
                <w:delText>grouping openflow-logical-switch-capabilities-grouping {</w:delText>
              </w:r>
              <w:bookmarkStart w:id="8304" w:name="_Toc333523284"/>
              <w:bookmarkStart w:id="8305" w:name="_Toc335147371"/>
              <w:bookmarkEnd w:id="8304"/>
              <w:bookmarkEnd w:id="8305"/>
            </w:del>
          </w:p>
          <w:p w14:paraId="12B8BD68" w14:textId="182A7D8A" w:rsidR="00364B45" w:rsidDel="00B15A0B" w:rsidRDefault="00364B45">
            <w:pPr>
              <w:pStyle w:val="Heading2"/>
              <w:rPr>
                <w:del w:id="8306" w:author="Deepak Bansal (AZURE)" w:date="2012-08-23T21:56:00Z"/>
              </w:rPr>
              <w:pPrChange w:id="8307" w:author="Thomas Dietz" w:date="2012-09-11T16:57:00Z">
                <w:pPr>
                  <w:pStyle w:val="XML2"/>
                </w:pPr>
              </w:pPrChange>
            </w:pPr>
            <w:del w:id="8308" w:author="Deepak Bansal (AZURE)" w:date="2012-08-23T21:56:00Z">
              <w:r w:rsidDel="00B15A0B">
                <w:delText>description "This grouping specifies all properties of an OpenFlow logical switch's capabilities.";</w:delText>
              </w:r>
              <w:bookmarkStart w:id="8309" w:name="_Toc333523285"/>
              <w:bookmarkStart w:id="8310" w:name="_Toc335147372"/>
              <w:bookmarkEnd w:id="8309"/>
              <w:bookmarkEnd w:id="8310"/>
            </w:del>
          </w:p>
          <w:p w14:paraId="5446EC09" w14:textId="311EE6A2" w:rsidR="00364B45" w:rsidDel="00B15A0B" w:rsidRDefault="00364B45">
            <w:pPr>
              <w:pStyle w:val="Heading2"/>
              <w:rPr>
                <w:del w:id="8311" w:author="Deepak Bansal (AZURE)" w:date="2012-08-23T21:56:00Z"/>
              </w:rPr>
              <w:pPrChange w:id="8312" w:author="Thomas Dietz" w:date="2012-09-11T16:57:00Z">
                <w:pPr>
                  <w:pStyle w:val="XML1"/>
                </w:pPr>
              </w:pPrChange>
            </w:pPr>
            <w:bookmarkStart w:id="8313" w:name="_Toc333523286"/>
            <w:bookmarkStart w:id="8314" w:name="_Toc335147373"/>
            <w:bookmarkEnd w:id="8313"/>
            <w:bookmarkEnd w:id="8314"/>
          </w:p>
          <w:p w14:paraId="3FDA0A62" w14:textId="7A223C7A" w:rsidR="00364B45" w:rsidDel="00B15A0B" w:rsidRDefault="0059134D">
            <w:pPr>
              <w:pStyle w:val="Heading2"/>
              <w:rPr>
                <w:del w:id="8315" w:author="Deepak Bansal (AZURE)" w:date="2012-08-23T21:56:00Z"/>
              </w:rPr>
              <w:pPrChange w:id="8316" w:author="Thomas Dietz" w:date="2012-09-11T16:57:00Z">
                <w:pPr>
                  <w:pStyle w:val="XML2"/>
                </w:pPr>
              </w:pPrChange>
            </w:pPr>
            <w:del w:id="8317" w:author="Deepak Bansal (AZURE)" w:date="2012-08-23T21:56:00Z">
              <w:r w:rsidDel="00B15A0B">
                <w:delText>leaf max-buffered-packets</w:delText>
              </w:r>
              <w:r w:rsidR="00364B45" w:rsidDel="00B15A0B">
                <w:delText xml:space="preserve"> {</w:delText>
              </w:r>
              <w:bookmarkStart w:id="8318" w:name="_Toc333523287"/>
              <w:bookmarkStart w:id="8319" w:name="_Toc335147374"/>
              <w:bookmarkEnd w:id="8318"/>
              <w:bookmarkEnd w:id="8319"/>
            </w:del>
          </w:p>
          <w:p w14:paraId="2ACD27C5" w14:textId="0B15D684" w:rsidR="00364B45" w:rsidDel="00B15A0B" w:rsidRDefault="00364B45">
            <w:pPr>
              <w:pStyle w:val="Heading2"/>
              <w:rPr>
                <w:del w:id="8320" w:author="Deepak Bansal (AZURE)" w:date="2012-08-23T21:56:00Z"/>
              </w:rPr>
              <w:pPrChange w:id="8321" w:author="Thomas Dietz" w:date="2012-09-11T16:57:00Z">
                <w:pPr>
                  <w:pStyle w:val="XML3"/>
                </w:pPr>
              </w:pPrChange>
            </w:pPr>
            <w:del w:id="8322" w:author="Deepak Bansal (AZURE)" w:date="2012-08-23T21:56:00Z">
              <w:r w:rsidDel="00B15A0B">
                <w:delText>type uint32;</w:delText>
              </w:r>
              <w:bookmarkStart w:id="8323" w:name="_Toc333523288"/>
              <w:bookmarkStart w:id="8324" w:name="_Toc335147375"/>
              <w:bookmarkEnd w:id="8323"/>
              <w:bookmarkEnd w:id="8324"/>
            </w:del>
          </w:p>
          <w:p w14:paraId="1B7B8610" w14:textId="3C9BD920" w:rsidR="00364B45" w:rsidDel="00B15A0B" w:rsidRDefault="00364B45">
            <w:pPr>
              <w:pStyle w:val="Heading2"/>
              <w:rPr>
                <w:del w:id="8325" w:author="Deepak Bansal (AZURE)" w:date="2012-08-23T21:56:00Z"/>
              </w:rPr>
              <w:pPrChange w:id="8326" w:author="Thomas Dietz" w:date="2012-09-11T16:57:00Z">
                <w:pPr>
                  <w:pStyle w:val="XML3"/>
                </w:pPr>
              </w:pPrChange>
            </w:pPr>
            <w:del w:id="8327" w:author="Deepak Bansal (AZURE)" w:date="2012-08-23T21:56:00Z">
              <w:r w:rsidDel="00B15A0B">
                <w:delText>description "The maximum number of packets the logical switch can buffer when sending packets to the controller using packet-in messages.";</w:delText>
              </w:r>
              <w:bookmarkStart w:id="8328" w:name="_Toc333523289"/>
              <w:bookmarkStart w:id="8329" w:name="_Toc335147376"/>
              <w:bookmarkEnd w:id="8328"/>
              <w:bookmarkEnd w:id="8329"/>
            </w:del>
          </w:p>
          <w:p w14:paraId="6CD2D0F4" w14:textId="1AA0C407" w:rsidR="00364B45" w:rsidDel="00B15A0B" w:rsidRDefault="00C3649A">
            <w:pPr>
              <w:pStyle w:val="Heading2"/>
              <w:rPr>
                <w:del w:id="8330" w:author="Deepak Bansal (AZURE)" w:date="2012-08-23T21:56:00Z"/>
              </w:rPr>
              <w:pPrChange w:id="8331" w:author="Thomas Dietz" w:date="2012-09-11T16:57:00Z">
                <w:pPr>
                  <w:pStyle w:val="XML2"/>
                </w:pPr>
              </w:pPrChange>
            </w:pPr>
            <w:del w:id="8332" w:author="Deepak Bansal (AZURE)" w:date="2012-08-23T21:56:00Z">
              <w:r w:rsidDel="00B15A0B">
                <w:delText>}</w:delText>
              </w:r>
              <w:bookmarkStart w:id="8333" w:name="_Toc333523290"/>
              <w:bookmarkStart w:id="8334" w:name="_Toc335147377"/>
              <w:bookmarkEnd w:id="8333"/>
              <w:bookmarkEnd w:id="8334"/>
            </w:del>
          </w:p>
          <w:p w14:paraId="6EA702DE" w14:textId="248CFCB6" w:rsidR="00364B45" w:rsidDel="00B15A0B" w:rsidRDefault="00364B45">
            <w:pPr>
              <w:pStyle w:val="Heading2"/>
              <w:rPr>
                <w:del w:id="8335" w:author="Deepak Bansal (AZURE)" w:date="2012-08-23T21:56:00Z"/>
              </w:rPr>
              <w:pPrChange w:id="8336" w:author="Thomas Dietz" w:date="2012-09-11T16:57:00Z">
                <w:pPr>
                  <w:pStyle w:val="XML1"/>
                </w:pPr>
              </w:pPrChange>
            </w:pPr>
            <w:bookmarkStart w:id="8337" w:name="_Toc333523291"/>
            <w:bookmarkStart w:id="8338" w:name="_Toc335147378"/>
            <w:bookmarkEnd w:id="8337"/>
            <w:bookmarkEnd w:id="8338"/>
          </w:p>
          <w:p w14:paraId="182603F3" w14:textId="06453F39" w:rsidR="00364B45" w:rsidDel="00B15A0B" w:rsidRDefault="00B57175">
            <w:pPr>
              <w:pStyle w:val="Heading2"/>
              <w:rPr>
                <w:del w:id="8339" w:author="Deepak Bansal (AZURE)" w:date="2012-08-23T21:56:00Z"/>
              </w:rPr>
              <w:pPrChange w:id="8340" w:author="Thomas Dietz" w:date="2012-09-11T16:57:00Z">
                <w:pPr>
                  <w:pStyle w:val="XML2"/>
                </w:pPr>
              </w:pPrChange>
            </w:pPr>
            <w:del w:id="8341" w:author="Deepak Bansal (AZURE)" w:date="2012-08-23T21:56:00Z">
              <w:r w:rsidDel="00B15A0B">
                <w:delText>leaf max-tables</w:delText>
              </w:r>
              <w:r w:rsidR="00364B45" w:rsidDel="00B15A0B">
                <w:delText xml:space="preserve"> {</w:delText>
              </w:r>
              <w:bookmarkStart w:id="8342" w:name="_Toc333523292"/>
              <w:bookmarkStart w:id="8343" w:name="_Toc335147379"/>
              <w:bookmarkEnd w:id="8342"/>
              <w:bookmarkEnd w:id="8343"/>
            </w:del>
          </w:p>
          <w:p w14:paraId="05723A27" w14:textId="25C9DAC8" w:rsidR="00364B45" w:rsidDel="00B15A0B" w:rsidRDefault="00364B45">
            <w:pPr>
              <w:pStyle w:val="Heading2"/>
              <w:rPr>
                <w:del w:id="8344" w:author="Deepak Bansal (AZURE)" w:date="2012-08-23T21:56:00Z"/>
              </w:rPr>
              <w:pPrChange w:id="8345" w:author="Thomas Dietz" w:date="2012-09-11T16:57:00Z">
                <w:pPr>
                  <w:pStyle w:val="XML3"/>
                </w:pPr>
              </w:pPrChange>
            </w:pPr>
            <w:del w:id="8346" w:author="Deepak Bansal (AZURE)" w:date="2012-08-23T21:56:00Z">
              <w:r w:rsidDel="00B15A0B">
                <w:delText>type uint8;</w:delText>
              </w:r>
              <w:bookmarkStart w:id="8347" w:name="_Toc333523293"/>
              <w:bookmarkStart w:id="8348" w:name="_Toc335147380"/>
              <w:bookmarkEnd w:id="8347"/>
              <w:bookmarkEnd w:id="8348"/>
            </w:del>
          </w:p>
          <w:p w14:paraId="0A2D987A" w14:textId="2B6817E6" w:rsidR="00364B45" w:rsidDel="00B15A0B" w:rsidRDefault="00364B45">
            <w:pPr>
              <w:pStyle w:val="Heading2"/>
              <w:rPr>
                <w:del w:id="8349" w:author="Deepak Bansal (AZURE)" w:date="2012-08-23T21:56:00Z"/>
              </w:rPr>
              <w:pPrChange w:id="8350" w:author="Thomas Dietz" w:date="2012-09-11T16:57:00Z">
                <w:pPr>
                  <w:pStyle w:val="XML3"/>
                </w:pPr>
              </w:pPrChange>
            </w:pPr>
            <w:del w:id="8351" w:author="Deepak Bansal (AZURE)" w:date="2012-08-23T21:56:00Z">
              <w:r w:rsidDel="00B15A0B">
                <w:delText>description "The number of flow tables supported by the logical switch.";</w:delText>
              </w:r>
              <w:bookmarkStart w:id="8352" w:name="_Toc333523294"/>
              <w:bookmarkStart w:id="8353" w:name="_Toc335147381"/>
              <w:bookmarkEnd w:id="8352"/>
              <w:bookmarkEnd w:id="8353"/>
            </w:del>
          </w:p>
          <w:p w14:paraId="123F3D8A" w14:textId="14641A45" w:rsidR="00364B45" w:rsidDel="00B15A0B" w:rsidRDefault="00364B45">
            <w:pPr>
              <w:pStyle w:val="Heading2"/>
              <w:rPr>
                <w:del w:id="8354" w:author="Deepak Bansal (AZURE)" w:date="2012-08-23T21:56:00Z"/>
              </w:rPr>
              <w:pPrChange w:id="8355" w:author="Thomas Dietz" w:date="2012-09-11T16:57:00Z">
                <w:pPr>
                  <w:pStyle w:val="XML2"/>
                </w:pPr>
              </w:pPrChange>
            </w:pPr>
            <w:del w:id="8356" w:author="Deepak Bansal (AZURE)" w:date="2012-08-23T21:56:00Z">
              <w:r w:rsidDel="00B15A0B">
                <w:delText>}</w:delText>
              </w:r>
              <w:bookmarkStart w:id="8357" w:name="_Toc333523295"/>
              <w:bookmarkStart w:id="8358" w:name="_Toc335147382"/>
              <w:bookmarkEnd w:id="8357"/>
              <w:bookmarkEnd w:id="8358"/>
            </w:del>
          </w:p>
          <w:p w14:paraId="1F2899F9" w14:textId="5F507499" w:rsidR="00364B45" w:rsidDel="00B15A0B" w:rsidRDefault="00364B45">
            <w:pPr>
              <w:pStyle w:val="Heading2"/>
              <w:rPr>
                <w:del w:id="8359" w:author="Deepak Bansal (AZURE)" w:date="2012-08-23T21:56:00Z"/>
              </w:rPr>
              <w:pPrChange w:id="8360" w:author="Thomas Dietz" w:date="2012-09-11T16:57:00Z">
                <w:pPr>
                  <w:pStyle w:val="XML1"/>
                </w:pPr>
              </w:pPrChange>
            </w:pPr>
            <w:bookmarkStart w:id="8361" w:name="_Toc333523296"/>
            <w:bookmarkStart w:id="8362" w:name="_Toc335147383"/>
            <w:bookmarkEnd w:id="8361"/>
            <w:bookmarkEnd w:id="8362"/>
          </w:p>
          <w:p w14:paraId="73A799D4" w14:textId="61040CD2" w:rsidR="00364B45" w:rsidDel="00B15A0B" w:rsidRDefault="00B57175">
            <w:pPr>
              <w:pStyle w:val="Heading2"/>
              <w:rPr>
                <w:del w:id="8363" w:author="Deepak Bansal (AZURE)" w:date="2012-08-23T21:56:00Z"/>
              </w:rPr>
              <w:pPrChange w:id="8364" w:author="Thomas Dietz" w:date="2012-09-11T16:57:00Z">
                <w:pPr>
                  <w:pStyle w:val="XML2"/>
                </w:pPr>
              </w:pPrChange>
            </w:pPr>
            <w:del w:id="8365" w:author="Deepak Bansal (AZURE)" w:date="2012-08-23T21:56:00Z">
              <w:r w:rsidDel="00B15A0B">
                <w:delText>leaf max-ports</w:delText>
              </w:r>
              <w:r w:rsidR="00364B45" w:rsidDel="00B15A0B">
                <w:delText xml:space="preserve"> {</w:delText>
              </w:r>
              <w:bookmarkStart w:id="8366" w:name="_Toc333523297"/>
              <w:bookmarkStart w:id="8367" w:name="_Toc335147384"/>
              <w:bookmarkEnd w:id="8366"/>
              <w:bookmarkEnd w:id="8367"/>
            </w:del>
          </w:p>
          <w:p w14:paraId="7FC558F1" w14:textId="2D77A19B" w:rsidR="00364B45" w:rsidDel="00B15A0B" w:rsidRDefault="00364B45">
            <w:pPr>
              <w:pStyle w:val="Heading2"/>
              <w:rPr>
                <w:del w:id="8368" w:author="Deepak Bansal (AZURE)" w:date="2012-08-23T21:56:00Z"/>
              </w:rPr>
              <w:pPrChange w:id="8369" w:author="Thomas Dietz" w:date="2012-09-11T16:57:00Z">
                <w:pPr>
                  <w:pStyle w:val="XML3"/>
                </w:pPr>
              </w:pPrChange>
            </w:pPr>
            <w:del w:id="8370" w:author="Deepak Bansal (AZURE)" w:date="2012-08-23T21:56:00Z">
              <w:r w:rsidDel="00B15A0B">
                <w:delText>type uint32;</w:delText>
              </w:r>
              <w:bookmarkStart w:id="8371" w:name="_Toc333523298"/>
              <w:bookmarkStart w:id="8372" w:name="_Toc335147385"/>
              <w:bookmarkEnd w:id="8371"/>
              <w:bookmarkEnd w:id="8372"/>
            </w:del>
          </w:p>
          <w:p w14:paraId="50F20A37" w14:textId="75FBAFF5" w:rsidR="00364B45" w:rsidDel="00B15A0B" w:rsidRDefault="00364B45">
            <w:pPr>
              <w:pStyle w:val="Heading2"/>
              <w:rPr>
                <w:del w:id="8373" w:author="Deepak Bansal (AZURE)" w:date="2012-08-23T21:56:00Z"/>
              </w:rPr>
              <w:pPrChange w:id="8374" w:author="Thomas Dietz" w:date="2012-09-11T16:57:00Z">
                <w:pPr>
                  <w:pStyle w:val="XML3"/>
                </w:pPr>
              </w:pPrChange>
            </w:pPr>
            <w:del w:id="8375" w:author="Deepak Bansal (AZURE)" w:date="2012-08-23T21:56:00Z">
              <w:r w:rsidDel="00B15A0B">
                <w:delText>description "The number of flow tables supported by the logical switch.";</w:delText>
              </w:r>
              <w:bookmarkStart w:id="8376" w:name="_Toc333523299"/>
              <w:bookmarkStart w:id="8377" w:name="_Toc335147386"/>
              <w:bookmarkEnd w:id="8376"/>
              <w:bookmarkEnd w:id="8377"/>
            </w:del>
          </w:p>
          <w:p w14:paraId="707EB2C6" w14:textId="5E94023A" w:rsidR="00364B45" w:rsidDel="00B15A0B" w:rsidRDefault="00C3649A">
            <w:pPr>
              <w:pStyle w:val="Heading2"/>
              <w:rPr>
                <w:del w:id="8378" w:author="Deepak Bansal (AZURE)" w:date="2012-08-23T21:56:00Z"/>
              </w:rPr>
              <w:pPrChange w:id="8379" w:author="Thomas Dietz" w:date="2012-09-11T16:57:00Z">
                <w:pPr>
                  <w:pStyle w:val="XML2"/>
                </w:pPr>
              </w:pPrChange>
            </w:pPr>
            <w:del w:id="8380" w:author="Deepak Bansal (AZURE)" w:date="2012-08-23T21:56:00Z">
              <w:r w:rsidDel="00B15A0B">
                <w:delText>}</w:delText>
              </w:r>
              <w:bookmarkStart w:id="8381" w:name="_Toc333523300"/>
              <w:bookmarkStart w:id="8382" w:name="_Toc335147387"/>
              <w:bookmarkEnd w:id="8381"/>
              <w:bookmarkEnd w:id="8382"/>
            </w:del>
          </w:p>
          <w:p w14:paraId="479D4B1E" w14:textId="6F265611" w:rsidR="00364B45" w:rsidDel="00B15A0B" w:rsidRDefault="00364B45">
            <w:pPr>
              <w:pStyle w:val="Heading2"/>
              <w:rPr>
                <w:del w:id="8383" w:author="Deepak Bansal (AZURE)" w:date="2012-08-23T21:56:00Z"/>
              </w:rPr>
              <w:pPrChange w:id="8384" w:author="Thomas Dietz" w:date="2012-09-11T16:57:00Z">
                <w:pPr>
                  <w:pStyle w:val="XML1"/>
                </w:pPr>
              </w:pPrChange>
            </w:pPr>
            <w:bookmarkStart w:id="8385" w:name="_Toc333523301"/>
            <w:bookmarkStart w:id="8386" w:name="_Toc335147388"/>
            <w:bookmarkEnd w:id="8385"/>
            <w:bookmarkEnd w:id="8386"/>
          </w:p>
          <w:p w14:paraId="78579B08" w14:textId="13143A75" w:rsidR="00364B45" w:rsidDel="00B15A0B" w:rsidRDefault="00364B45">
            <w:pPr>
              <w:pStyle w:val="Heading2"/>
              <w:rPr>
                <w:del w:id="8387" w:author="Deepak Bansal (AZURE)" w:date="2012-08-23T21:56:00Z"/>
              </w:rPr>
              <w:pPrChange w:id="8388" w:author="Thomas Dietz" w:date="2012-09-11T16:57:00Z">
                <w:pPr>
                  <w:pStyle w:val="XML2"/>
                </w:pPr>
              </w:pPrChange>
            </w:pPr>
            <w:del w:id="8389" w:author="Deepak Bansal (AZURE)" w:date="2012-08-23T21:56:00Z">
              <w:r w:rsidDel="00B15A0B">
                <w:delText>leaf flow-statistics {</w:delText>
              </w:r>
              <w:bookmarkStart w:id="8390" w:name="_Toc333523302"/>
              <w:bookmarkStart w:id="8391" w:name="_Toc335147389"/>
              <w:bookmarkEnd w:id="8390"/>
              <w:bookmarkEnd w:id="8391"/>
            </w:del>
          </w:p>
          <w:p w14:paraId="53E379A4" w14:textId="2489067E" w:rsidR="00364B45" w:rsidDel="00B15A0B" w:rsidRDefault="00364B45">
            <w:pPr>
              <w:pStyle w:val="Heading2"/>
              <w:rPr>
                <w:del w:id="8392" w:author="Deepak Bansal (AZURE)" w:date="2012-08-23T21:56:00Z"/>
              </w:rPr>
              <w:pPrChange w:id="8393" w:author="Thomas Dietz" w:date="2012-09-11T16:57:00Z">
                <w:pPr>
                  <w:pStyle w:val="XML3"/>
                </w:pPr>
              </w:pPrChange>
            </w:pPr>
            <w:del w:id="8394" w:author="Deepak Bansal (AZURE)" w:date="2012-08-23T21:56:00Z">
              <w:r w:rsidDel="00B15A0B">
                <w:delText>type boolean;</w:delText>
              </w:r>
              <w:bookmarkStart w:id="8395" w:name="_Toc333523303"/>
              <w:bookmarkStart w:id="8396" w:name="_Toc335147390"/>
              <w:bookmarkEnd w:id="8395"/>
              <w:bookmarkEnd w:id="8396"/>
            </w:del>
          </w:p>
          <w:p w14:paraId="58BE6C75" w14:textId="7A43ADD0" w:rsidR="00364B45" w:rsidDel="00B15A0B" w:rsidRDefault="00364B45">
            <w:pPr>
              <w:pStyle w:val="Heading2"/>
              <w:rPr>
                <w:del w:id="8397" w:author="Deepak Bansal (AZURE)" w:date="2012-08-23T21:56:00Z"/>
              </w:rPr>
              <w:pPrChange w:id="8398" w:author="Thomas Dietz" w:date="2012-09-11T16:57:00Z">
                <w:pPr>
                  <w:pStyle w:val="XML3"/>
                </w:pPr>
              </w:pPrChange>
            </w:pPr>
            <w:del w:id="8399" w:author="Deepak Bansal (AZURE)" w:date="2012-08-23T21:56:00Z">
              <w:r w:rsidDel="00B15A0B">
                <w:delText>default false;</w:delText>
              </w:r>
              <w:bookmarkStart w:id="8400" w:name="_Toc333523304"/>
              <w:bookmarkStart w:id="8401" w:name="_Toc335147391"/>
              <w:bookmarkEnd w:id="8400"/>
              <w:bookmarkEnd w:id="8401"/>
            </w:del>
          </w:p>
          <w:p w14:paraId="1C53A337" w14:textId="1128E851" w:rsidR="00364B45" w:rsidDel="00B15A0B" w:rsidRDefault="00364B45">
            <w:pPr>
              <w:pStyle w:val="Heading2"/>
              <w:rPr>
                <w:del w:id="8402" w:author="Deepak Bansal (AZURE)" w:date="2012-08-23T21:56:00Z"/>
              </w:rPr>
              <w:pPrChange w:id="8403" w:author="Thomas Dietz" w:date="2012-09-11T16:57:00Z">
                <w:pPr>
                  <w:pStyle w:val="XML3"/>
                </w:pPr>
              </w:pPrChange>
            </w:pPr>
            <w:del w:id="8404" w:author="Deepak Bansal (AZURE)" w:date="2012-08-23T21:56:00Z">
              <w:r w:rsidDel="00B15A0B">
                <w:delText>description "Specifies if the logical switch supports flow statistics.";</w:delText>
              </w:r>
              <w:bookmarkStart w:id="8405" w:name="_Toc333523305"/>
              <w:bookmarkStart w:id="8406" w:name="_Toc335147392"/>
              <w:bookmarkEnd w:id="8405"/>
              <w:bookmarkEnd w:id="8406"/>
            </w:del>
          </w:p>
          <w:p w14:paraId="4FA93F3C" w14:textId="6728B80C" w:rsidR="00364B45" w:rsidDel="00B15A0B" w:rsidRDefault="00364B45">
            <w:pPr>
              <w:pStyle w:val="Heading2"/>
              <w:rPr>
                <w:del w:id="8407" w:author="Deepak Bansal (AZURE)" w:date="2012-08-23T21:56:00Z"/>
              </w:rPr>
              <w:pPrChange w:id="8408" w:author="Thomas Dietz" w:date="2012-09-11T16:57:00Z">
                <w:pPr>
                  <w:pStyle w:val="XML2"/>
                </w:pPr>
              </w:pPrChange>
            </w:pPr>
            <w:del w:id="8409" w:author="Deepak Bansal (AZURE)" w:date="2012-08-23T21:56:00Z">
              <w:r w:rsidDel="00B15A0B">
                <w:delText>}</w:delText>
              </w:r>
              <w:bookmarkStart w:id="8410" w:name="_Toc333523306"/>
              <w:bookmarkStart w:id="8411" w:name="_Toc335147393"/>
              <w:bookmarkEnd w:id="8410"/>
              <w:bookmarkEnd w:id="8411"/>
            </w:del>
          </w:p>
          <w:p w14:paraId="2AEBBADD" w14:textId="20297F53" w:rsidR="00364B45" w:rsidDel="00B15A0B" w:rsidRDefault="00364B45">
            <w:pPr>
              <w:pStyle w:val="Heading2"/>
              <w:rPr>
                <w:del w:id="8412" w:author="Deepak Bansal (AZURE)" w:date="2012-08-23T21:56:00Z"/>
              </w:rPr>
              <w:pPrChange w:id="8413" w:author="Thomas Dietz" w:date="2012-09-11T16:57:00Z">
                <w:pPr>
                  <w:pStyle w:val="XML1"/>
                </w:pPr>
              </w:pPrChange>
            </w:pPr>
            <w:bookmarkStart w:id="8414" w:name="_Toc333523307"/>
            <w:bookmarkStart w:id="8415" w:name="_Toc335147394"/>
            <w:bookmarkEnd w:id="8414"/>
            <w:bookmarkEnd w:id="8415"/>
          </w:p>
          <w:p w14:paraId="306C7080" w14:textId="55C17E47" w:rsidR="00364B45" w:rsidDel="00B15A0B" w:rsidRDefault="00364B45">
            <w:pPr>
              <w:pStyle w:val="Heading2"/>
              <w:rPr>
                <w:del w:id="8416" w:author="Deepak Bansal (AZURE)" w:date="2012-08-23T21:56:00Z"/>
              </w:rPr>
              <w:pPrChange w:id="8417" w:author="Thomas Dietz" w:date="2012-09-11T16:57:00Z">
                <w:pPr>
                  <w:pStyle w:val="XML2"/>
                </w:pPr>
              </w:pPrChange>
            </w:pPr>
            <w:del w:id="8418" w:author="Deepak Bansal (AZURE)" w:date="2012-08-23T21:56:00Z">
              <w:r w:rsidDel="00B15A0B">
                <w:delText>leaf table-statistics {</w:delText>
              </w:r>
              <w:bookmarkStart w:id="8419" w:name="_Toc333523308"/>
              <w:bookmarkStart w:id="8420" w:name="_Toc335147395"/>
              <w:bookmarkEnd w:id="8419"/>
              <w:bookmarkEnd w:id="8420"/>
            </w:del>
          </w:p>
          <w:p w14:paraId="4B24AB87" w14:textId="1F4779DF" w:rsidR="00364B45" w:rsidDel="00B15A0B" w:rsidRDefault="00364B45">
            <w:pPr>
              <w:pStyle w:val="Heading2"/>
              <w:rPr>
                <w:del w:id="8421" w:author="Deepak Bansal (AZURE)" w:date="2012-08-23T21:56:00Z"/>
              </w:rPr>
              <w:pPrChange w:id="8422" w:author="Thomas Dietz" w:date="2012-09-11T16:57:00Z">
                <w:pPr>
                  <w:pStyle w:val="XML3"/>
                </w:pPr>
              </w:pPrChange>
            </w:pPr>
            <w:del w:id="8423" w:author="Deepak Bansal (AZURE)" w:date="2012-08-23T21:56:00Z">
              <w:r w:rsidDel="00B15A0B">
                <w:delText>type boolean;</w:delText>
              </w:r>
              <w:bookmarkStart w:id="8424" w:name="_Toc333523309"/>
              <w:bookmarkStart w:id="8425" w:name="_Toc335147396"/>
              <w:bookmarkEnd w:id="8424"/>
              <w:bookmarkEnd w:id="8425"/>
            </w:del>
          </w:p>
          <w:p w14:paraId="58D52964" w14:textId="71200D8A" w:rsidR="00364B45" w:rsidDel="00B15A0B" w:rsidRDefault="00364B45">
            <w:pPr>
              <w:pStyle w:val="Heading2"/>
              <w:rPr>
                <w:del w:id="8426" w:author="Deepak Bansal (AZURE)" w:date="2012-08-23T21:56:00Z"/>
              </w:rPr>
              <w:pPrChange w:id="8427" w:author="Thomas Dietz" w:date="2012-09-11T16:57:00Z">
                <w:pPr>
                  <w:pStyle w:val="XML3"/>
                </w:pPr>
              </w:pPrChange>
            </w:pPr>
            <w:del w:id="8428" w:author="Deepak Bansal (AZURE)" w:date="2012-08-23T21:56:00Z">
              <w:r w:rsidDel="00B15A0B">
                <w:delText>default false;</w:delText>
              </w:r>
              <w:bookmarkStart w:id="8429" w:name="_Toc333523310"/>
              <w:bookmarkStart w:id="8430" w:name="_Toc335147397"/>
              <w:bookmarkEnd w:id="8429"/>
              <w:bookmarkEnd w:id="8430"/>
            </w:del>
          </w:p>
          <w:p w14:paraId="04A1C8E2" w14:textId="24CAA18B" w:rsidR="00364B45" w:rsidDel="00B15A0B" w:rsidRDefault="00364B45">
            <w:pPr>
              <w:pStyle w:val="Heading2"/>
              <w:rPr>
                <w:del w:id="8431" w:author="Deepak Bansal (AZURE)" w:date="2012-08-23T21:56:00Z"/>
              </w:rPr>
              <w:pPrChange w:id="8432" w:author="Thomas Dietz" w:date="2012-09-11T16:57:00Z">
                <w:pPr>
                  <w:pStyle w:val="XML3"/>
                </w:pPr>
              </w:pPrChange>
            </w:pPr>
            <w:del w:id="8433" w:author="Deepak Bansal (AZURE)" w:date="2012-08-23T21:56:00Z">
              <w:r w:rsidDel="00B15A0B">
                <w:delText>description "Specifies if the logical switch supports table statistics.";</w:delText>
              </w:r>
              <w:bookmarkStart w:id="8434" w:name="_Toc333523311"/>
              <w:bookmarkStart w:id="8435" w:name="_Toc335147398"/>
              <w:bookmarkEnd w:id="8434"/>
              <w:bookmarkEnd w:id="8435"/>
            </w:del>
          </w:p>
          <w:p w14:paraId="4DA43AA0" w14:textId="0E05F79D" w:rsidR="00364B45" w:rsidDel="00B15A0B" w:rsidRDefault="00364B45">
            <w:pPr>
              <w:pStyle w:val="Heading2"/>
              <w:rPr>
                <w:del w:id="8436" w:author="Deepak Bansal (AZURE)" w:date="2012-08-23T21:56:00Z"/>
              </w:rPr>
              <w:pPrChange w:id="8437" w:author="Thomas Dietz" w:date="2012-09-11T16:57:00Z">
                <w:pPr>
                  <w:pStyle w:val="XML2"/>
                </w:pPr>
              </w:pPrChange>
            </w:pPr>
            <w:del w:id="8438" w:author="Deepak Bansal (AZURE)" w:date="2012-08-23T21:56:00Z">
              <w:r w:rsidDel="00B15A0B">
                <w:delText>}</w:delText>
              </w:r>
              <w:bookmarkStart w:id="8439" w:name="_Toc333523312"/>
              <w:bookmarkStart w:id="8440" w:name="_Toc335147399"/>
              <w:bookmarkEnd w:id="8439"/>
              <w:bookmarkEnd w:id="8440"/>
            </w:del>
          </w:p>
          <w:p w14:paraId="3069F2A1" w14:textId="15F8E794" w:rsidR="00364B45" w:rsidDel="00B15A0B" w:rsidRDefault="00364B45">
            <w:pPr>
              <w:pStyle w:val="Heading2"/>
              <w:rPr>
                <w:del w:id="8441" w:author="Deepak Bansal (AZURE)" w:date="2012-08-23T21:56:00Z"/>
              </w:rPr>
              <w:pPrChange w:id="8442" w:author="Thomas Dietz" w:date="2012-09-11T16:57:00Z">
                <w:pPr>
                  <w:pStyle w:val="XML1"/>
                </w:pPr>
              </w:pPrChange>
            </w:pPr>
            <w:bookmarkStart w:id="8443" w:name="_Toc333523313"/>
            <w:bookmarkStart w:id="8444" w:name="_Toc335147400"/>
            <w:bookmarkEnd w:id="8443"/>
            <w:bookmarkEnd w:id="8444"/>
          </w:p>
          <w:p w14:paraId="6B8DD08B" w14:textId="5D5F1971" w:rsidR="00364B45" w:rsidDel="00B15A0B" w:rsidRDefault="00364B45">
            <w:pPr>
              <w:pStyle w:val="Heading2"/>
              <w:rPr>
                <w:del w:id="8445" w:author="Deepak Bansal (AZURE)" w:date="2012-08-23T21:56:00Z"/>
              </w:rPr>
              <w:pPrChange w:id="8446" w:author="Thomas Dietz" w:date="2012-09-11T16:57:00Z">
                <w:pPr>
                  <w:pStyle w:val="XML2"/>
                </w:pPr>
              </w:pPrChange>
            </w:pPr>
            <w:del w:id="8447" w:author="Deepak Bansal (AZURE)" w:date="2012-08-23T21:56:00Z">
              <w:r w:rsidDel="00B15A0B">
                <w:delText>leaf port-statistics {</w:delText>
              </w:r>
              <w:bookmarkStart w:id="8448" w:name="_Toc333523314"/>
              <w:bookmarkStart w:id="8449" w:name="_Toc335147401"/>
              <w:bookmarkEnd w:id="8448"/>
              <w:bookmarkEnd w:id="8449"/>
            </w:del>
          </w:p>
          <w:p w14:paraId="3A865E55" w14:textId="10E0E513" w:rsidR="00364B45" w:rsidDel="00B15A0B" w:rsidRDefault="00364B45">
            <w:pPr>
              <w:pStyle w:val="Heading2"/>
              <w:rPr>
                <w:del w:id="8450" w:author="Deepak Bansal (AZURE)" w:date="2012-08-23T21:56:00Z"/>
              </w:rPr>
              <w:pPrChange w:id="8451" w:author="Thomas Dietz" w:date="2012-09-11T16:57:00Z">
                <w:pPr>
                  <w:pStyle w:val="XML3"/>
                </w:pPr>
              </w:pPrChange>
            </w:pPr>
            <w:del w:id="8452" w:author="Deepak Bansal (AZURE)" w:date="2012-08-23T21:56:00Z">
              <w:r w:rsidDel="00B15A0B">
                <w:delText>type boolean;</w:delText>
              </w:r>
              <w:bookmarkStart w:id="8453" w:name="_Toc333523315"/>
              <w:bookmarkStart w:id="8454" w:name="_Toc335147402"/>
              <w:bookmarkEnd w:id="8453"/>
              <w:bookmarkEnd w:id="8454"/>
            </w:del>
          </w:p>
          <w:p w14:paraId="4FDDA3B1" w14:textId="630B8576" w:rsidR="00364B45" w:rsidDel="00B15A0B" w:rsidRDefault="00364B45">
            <w:pPr>
              <w:pStyle w:val="Heading2"/>
              <w:rPr>
                <w:del w:id="8455" w:author="Deepak Bansal (AZURE)" w:date="2012-08-23T21:56:00Z"/>
              </w:rPr>
              <w:pPrChange w:id="8456" w:author="Thomas Dietz" w:date="2012-09-11T16:57:00Z">
                <w:pPr>
                  <w:pStyle w:val="XML3"/>
                </w:pPr>
              </w:pPrChange>
            </w:pPr>
            <w:del w:id="8457" w:author="Deepak Bansal (AZURE)" w:date="2012-08-23T21:56:00Z">
              <w:r w:rsidDel="00B15A0B">
                <w:delText>default false;</w:delText>
              </w:r>
              <w:bookmarkStart w:id="8458" w:name="_Toc333523316"/>
              <w:bookmarkStart w:id="8459" w:name="_Toc335147403"/>
              <w:bookmarkEnd w:id="8458"/>
              <w:bookmarkEnd w:id="8459"/>
            </w:del>
          </w:p>
          <w:p w14:paraId="04DD9BB7" w14:textId="7F43F40F" w:rsidR="00364B45" w:rsidDel="00B15A0B" w:rsidRDefault="00364B45">
            <w:pPr>
              <w:pStyle w:val="Heading2"/>
              <w:rPr>
                <w:del w:id="8460" w:author="Deepak Bansal (AZURE)" w:date="2012-08-23T21:56:00Z"/>
              </w:rPr>
              <w:pPrChange w:id="8461" w:author="Thomas Dietz" w:date="2012-09-11T16:57:00Z">
                <w:pPr>
                  <w:pStyle w:val="XML3"/>
                </w:pPr>
              </w:pPrChange>
            </w:pPr>
            <w:del w:id="8462" w:author="Deepak Bansal (AZURE)" w:date="2012-08-23T21:56:00Z">
              <w:r w:rsidDel="00B15A0B">
                <w:delText>description "Specifies if the logical switch supports port statistics.";</w:delText>
              </w:r>
              <w:bookmarkStart w:id="8463" w:name="_Toc333523317"/>
              <w:bookmarkStart w:id="8464" w:name="_Toc335147404"/>
              <w:bookmarkEnd w:id="8463"/>
              <w:bookmarkEnd w:id="8464"/>
            </w:del>
          </w:p>
          <w:p w14:paraId="44AB69DC" w14:textId="55016101" w:rsidR="00364B45" w:rsidDel="00B15A0B" w:rsidRDefault="00C3649A">
            <w:pPr>
              <w:pStyle w:val="Heading2"/>
              <w:rPr>
                <w:del w:id="8465" w:author="Deepak Bansal (AZURE)" w:date="2012-08-23T21:56:00Z"/>
              </w:rPr>
              <w:pPrChange w:id="8466" w:author="Thomas Dietz" w:date="2012-09-11T16:58:00Z">
                <w:pPr>
                  <w:pStyle w:val="XML2"/>
                </w:pPr>
              </w:pPrChange>
            </w:pPr>
            <w:del w:id="8467" w:author="Deepak Bansal (AZURE)" w:date="2012-08-23T21:56:00Z">
              <w:r w:rsidDel="00B15A0B">
                <w:delText>}</w:delText>
              </w:r>
              <w:bookmarkStart w:id="8468" w:name="_Toc333523318"/>
              <w:bookmarkStart w:id="8469" w:name="_Toc335147405"/>
              <w:bookmarkEnd w:id="8468"/>
              <w:bookmarkEnd w:id="8469"/>
            </w:del>
          </w:p>
          <w:p w14:paraId="7F090777" w14:textId="30F334D0" w:rsidR="00364B45" w:rsidDel="00B15A0B" w:rsidRDefault="00364B45">
            <w:pPr>
              <w:pStyle w:val="Heading2"/>
              <w:rPr>
                <w:del w:id="8470" w:author="Deepak Bansal (AZURE)" w:date="2012-08-23T21:56:00Z"/>
              </w:rPr>
              <w:pPrChange w:id="8471" w:author="Thomas Dietz" w:date="2012-09-11T16:58:00Z">
                <w:pPr>
                  <w:pStyle w:val="XML1"/>
                </w:pPr>
              </w:pPrChange>
            </w:pPr>
            <w:bookmarkStart w:id="8472" w:name="_Toc333523319"/>
            <w:bookmarkStart w:id="8473" w:name="_Toc335147406"/>
            <w:bookmarkEnd w:id="8472"/>
            <w:bookmarkEnd w:id="8473"/>
          </w:p>
          <w:p w14:paraId="18706BAD" w14:textId="47FCAAF3" w:rsidR="00364B45" w:rsidDel="00B15A0B" w:rsidRDefault="00364B45">
            <w:pPr>
              <w:pStyle w:val="Heading2"/>
              <w:rPr>
                <w:del w:id="8474" w:author="Deepak Bansal (AZURE)" w:date="2012-08-23T21:56:00Z"/>
              </w:rPr>
              <w:pPrChange w:id="8475" w:author="Thomas Dietz" w:date="2012-09-11T16:58:00Z">
                <w:pPr>
                  <w:pStyle w:val="XML2"/>
                </w:pPr>
              </w:pPrChange>
            </w:pPr>
            <w:del w:id="8476" w:author="Deepak Bansal (AZURE)" w:date="2012-08-23T21:56:00Z">
              <w:r w:rsidDel="00B15A0B">
                <w:delText>leaf group-statistics {</w:delText>
              </w:r>
              <w:bookmarkStart w:id="8477" w:name="_Toc333523320"/>
              <w:bookmarkStart w:id="8478" w:name="_Toc335147407"/>
              <w:bookmarkEnd w:id="8477"/>
              <w:bookmarkEnd w:id="8478"/>
            </w:del>
          </w:p>
          <w:p w14:paraId="2BDF80AC" w14:textId="2EADD8B2" w:rsidR="00364B45" w:rsidDel="00B15A0B" w:rsidRDefault="00364B45">
            <w:pPr>
              <w:pStyle w:val="Heading2"/>
              <w:rPr>
                <w:del w:id="8479" w:author="Deepak Bansal (AZURE)" w:date="2012-08-23T21:56:00Z"/>
              </w:rPr>
              <w:pPrChange w:id="8480" w:author="Thomas Dietz" w:date="2012-09-11T16:58:00Z">
                <w:pPr>
                  <w:pStyle w:val="XML3"/>
                </w:pPr>
              </w:pPrChange>
            </w:pPr>
            <w:del w:id="8481" w:author="Deepak Bansal (AZURE)" w:date="2012-08-23T21:56:00Z">
              <w:r w:rsidDel="00B15A0B">
                <w:delText>type boolean;</w:delText>
              </w:r>
              <w:bookmarkStart w:id="8482" w:name="_Toc333523321"/>
              <w:bookmarkStart w:id="8483" w:name="_Toc335147408"/>
              <w:bookmarkEnd w:id="8482"/>
              <w:bookmarkEnd w:id="8483"/>
            </w:del>
          </w:p>
          <w:p w14:paraId="3858227F" w14:textId="7B8A8139" w:rsidR="00364B45" w:rsidDel="00B15A0B" w:rsidRDefault="00364B45">
            <w:pPr>
              <w:pStyle w:val="Heading2"/>
              <w:rPr>
                <w:del w:id="8484" w:author="Deepak Bansal (AZURE)" w:date="2012-08-23T21:56:00Z"/>
              </w:rPr>
              <w:pPrChange w:id="8485" w:author="Thomas Dietz" w:date="2012-09-11T16:58:00Z">
                <w:pPr>
                  <w:pStyle w:val="XML3"/>
                </w:pPr>
              </w:pPrChange>
            </w:pPr>
            <w:del w:id="8486" w:author="Deepak Bansal (AZURE)" w:date="2012-08-23T21:56:00Z">
              <w:r w:rsidDel="00B15A0B">
                <w:delText>default false;</w:delText>
              </w:r>
              <w:bookmarkStart w:id="8487" w:name="_Toc333523322"/>
              <w:bookmarkStart w:id="8488" w:name="_Toc335147409"/>
              <w:bookmarkEnd w:id="8487"/>
              <w:bookmarkEnd w:id="8488"/>
            </w:del>
          </w:p>
          <w:p w14:paraId="28303E13" w14:textId="257DDBC1" w:rsidR="00364B45" w:rsidDel="00B15A0B" w:rsidRDefault="00364B45">
            <w:pPr>
              <w:pStyle w:val="Heading2"/>
              <w:rPr>
                <w:del w:id="8489" w:author="Deepak Bansal (AZURE)" w:date="2012-08-23T21:56:00Z"/>
              </w:rPr>
              <w:pPrChange w:id="8490" w:author="Thomas Dietz" w:date="2012-09-11T16:58:00Z">
                <w:pPr>
                  <w:pStyle w:val="XML3"/>
                </w:pPr>
              </w:pPrChange>
            </w:pPr>
            <w:del w:id="8491" w:author="Deepak Bansal (AZURE)" w:date="2012-08-23T21:56:00Z">
              <w:r w:rsidDel="00B15A0B">
                <w:delText>description "Specifies if the logical switch supports group statistics.";</w:delText>
              </w:r>
              <w:bookmarkStart w:id="8492" w:name="_Toc333523323"/>
              <w:bookmarkStart w:id="8493" w:name="_Toc335147410"/>
              <w:bookmarkEnd w:id="8492"/>
              <w:bookmarkEnd w:id="8493"/>
            </w:del>
          </w:p>
          <w:p w14:paraId="5DCA33DF" w14:textId="693EE74A" w:rsidR="00364B45" w:rsidDel="00B15A0B" w:rsidRDefault="00364B45">
            <w:pPr>
              <w:pStyle w:val="Heading2"/>
              <w:rPr>
                <w:del w:id="8494" w:author="Deepak Bansal (AZURE)" w:date="2012-08-23T21:56:00Z"/>
              </w:rPr>
              <w:pPrChange w:id="8495" w:author="Thomas Dietz" w:date="2012-09-11T16:58:00Z">
                <w:pPr>
                  <w:pStyle w:val="XML2"/>
                </w:pPr>
              </w:pPrChange>
            </w:pPr>
            <w:del w:id="8496" w:author="Deepak Bansal (AZURE)" w:date="2012-08-23T21:56:00Z">
              <w:r w:rsidDel="00B15A0B">
                <w:delText>}</w:delText>
              </w:r>
              <w:bookmarkStart w:id="8497" w:name="_Toc333523324"/>
              <w:bookmarkStart w:id="8498" w:name="_Toc335147411"/>
              <w:bookmarkEnd w:id="8497"/>
              <w:bookmarkEnd w:id="8498"/>
            </w:del>
          </w:p>
          <w:p w14:paraId="3134CB1A" w14:textId="2D3BEA56" w:rsidR="00364B45" w:rsidDel="00B15A0B" w:rsidRDefault="00364B45">
            <w:pPr>
              <w:pStyle w:val="Heading2"/>
              <w:rPr>
                <w:del w:id="8499" w:author="Deepak Bansal (AZURE)" w:date="2012-08-23T21:56:00Z"/>
              </w:rPr>
              <w:pPrChange w:id="8500" w:author="Thomas Dietz" w:date="2012-09-11T16:58:00Z">
                <w:pPr>
                  <w:pStyle w:val="XML1"/>
                </w:pPr>
              </w:pPrChange>
            </w:pPr>
            <w:bookmarkStart w:id="8501" w:name="_Toc333523325"/>
            <w:bookmarkStart w:id="8502" w:name="_Toc335147412"/>
            <w:bookmarkEnd w:id="8501"/>
            <w:bookmarkEnd w:id="8502"/>
          </w:p>
          <w:p w14:paraId="51607D29" w14:textId="16B54ECF" w:rsidR="00364B45" w:rsidDel="00B15A0B" w:rsidRDefault="00364B45">
            <w:pPr>
              <w:pStyle w:val="Heading2"/>
              <w:rPr>
                <w:del w:id="8503" w:author="Deepak Bansal (AZURE)" w:date="2012-08-23T21:56:00Z"/>
              </w:rPr>
              <w:pPrChange w:id="8504" w:author="Thomas Dietz" w:date="2012-09-11T16:58:00Z">
                <w:pPr>
                  <w:pStyle w:val="XML2"/>
                </w:pPr>
              </w:pPrChange>
            </w:pPr>
            <w:del w:id="8505" w:author="Deepak Bansal (AZURE)" w:date="2012-08-23T21:56:00Z">
              <w:r w:rsidDel="00B15A0B">
                <w:delText>leaf queue-statistics {</w:delText>
              </w:r>
              <w:bookmarkStart w:id="8506" w:name="_Toc333523326"/>
              <w:bookmarkStart w:id="8507" w:name="_Toc335147413"/>
              <w:bookmarkEnd w:id="8506"/>
              <w:bookmarkEnd w:id="8507"/>
            </w:del>
          </w:p>
          <w:p w14:paraId="7DAE6A21" w14:textId="5BBE2CB0" w:rsidR="00364B45" w:rsidDel="00B15A0B" w:rsidRDefault="00364B45">
            <w:pPr>
              <w:pStyle w:val="Heading2"/>
              <w:rPr>
                <w:del w:id="8508" w:author="Deepak Bansal (AZURE)" w:date="2012-08-23T21:56:00Z"/>
              </w:rPr>
              <w:pPrChange w:id="8509" w:author="Thomas Dietz" w:date="2012-09-11T16:58:00Z">
                <w:pPr>
                  <w:pStyle w:val="XML3"/>
                </w:pPr>
              </w:pPrChange>
            </w:pPr>
            <w:del w:id="8510" w:author="Deepak Bansal (AZURE)" w:date="2012-08-23T21:56:00Z">
              <w:r w:rsidDel="00B15A0B">
                <w:delText>type boolean;</w:delText>
              </w:r>
              <w:bookmarkStart w:id="8511" w:name="_Toc333523327"/>
              <w:bookmarkStart w:id="8512" w:name="_Toc335147414"/>
              <w:bookmarkEnd w:id="8511"/>
              <w:bookmarkEnd w:id="8512"/>
            </w:del>
          </w:p>
          <w:p w14:paraId="272A64D5" w14:textId="0D1D2B6F" w:rsidR="00364B45" w:rsidDel="00B15A0B" w:rsidRDefault="00364B45">
            <w:pPr>
              <w:pStyle w:val="Heading2"/>
              <w:rPr>
                <w:del w:id="8513" w:author="Deepak Bansal (AZURE)" w:date="2012-08-23T21:56:00Z"/>
              </w:rPr>
              <w:pPrChange w:id="8514" w:author="Thomas Dietz" w:date="2012-09-11T16:58:00Z">
                <w:pPr>
                  <w:pStyle w:val="XML3"/>
                </w:pPr>
              </w:pPrChange>
            </w:pPr>
            <w:del w:id="8515" w:author="Deepak Bansal (AZURE)" w:date="2012-08-23T21:56:00Z">
              <w:r w:rsidDel="00B15A0B">
                <w:delText>default false;</w:delText>
              </w:r>
              <w:bookmarkStart w:id="8516" w:name="_Toc333523328"/>
              <w:bookmarkStart w:id="8517" w:name="_Toc335147415"/>
              <w:bookmarkEnd w:id="8516"/>
              <w:bookmarkEnd w:id="8517"/>
            </w:del>
          </w:p>
          <w:p w14:paraId="206B07FD" w14:textId="3B281659" w:rsidR="00364B45" w:rsidDel="00B15A0B" w:rsidRDefault="00364B45">
            <w:pPr>
              <w:pStyle w:val="Heading2"/>
              <w:rPr>
                <w:del w:id="8518" w:author="Deepak Bansal (AZURE)" w:date="2012-08-23T21:56:00Z"/>
              </w:rPr>
              <w:pPrChange w:id="8519" w:author="Thomas Dietz" w:date="2012-09-11T16:58:00Z">
                <w:pPr>
                  <w:pStyle w:val="XML3"/>
                </w:pPr>
              </w:pPrChange>
            </w:pPr>
            <w:del w:id="8520" w:author="Deepak Bansal (AZURE)" w:date="2012-08-23T21:56:00Z">
              <w:r w:rsidDel="00B15A0B">
                <w:delText>description "Specifies if the logical switch supports queue statistics.";</w:delText>
              </w:r>
              <w:bookmarkStart w:id="8521" w:name="_Toc333523329"/>
              <w:bookmarkStart w:id="8522" w:name="_Toc335147416"/>
              <w:bookmarkEnd w:id="8521"/>
              <w:bookmarkEnd w:id="8522"/>
            </w:del>
          </w:p>
          <w:p w14:paraId="451E28C3" w14:textId="4CB5D0EA" w:rsidR="00364B45" w:rsidDel="00B15A0B" w:rsidRDefault="00364B45">
            <w:pPr>
              <w:pStyle w:val="Heading2"/>
              <w:rPr>
                <w:del w:id="8523" w:author="Deepak Bansal (AZURE)" w:date="2012-08-23T21:56:00Z"/>
              </w:rPr>
              <w:pPrChange w:id="8524" w:author="Thomas Dietz" w:date="2012-09-11T16:58:00Z">
                <w:pPr>
                  <w:pStyle w:val="XML2"/>
                </w:pPr>
              </w:pPrChange>
            </w:pPr>
            <w:del w:id="8525" w:author="Deepak Bansal (AZURE)" w:date="2012-08-23T21:56:00Z">
              <w:r w:rsidDel="00B15A0B">
                <w:delText>}</w:delText>
              </w:r>
              <w:bookmarkStart w:id="8526" w:name="_Toc333523330"/>
              <w:bookmarkStart w:id="8527" w:name="_Toc335147417"/>
              <w:bookmarkEnd w:id="8526"/>
              <w:bookmarkEnd w:id="8527"/>
            </w:del>
          </w:p>
          <w:p w14:paraId="310E8EFE" w14:textId="761C70F4" w:rsidR="00364B45" w:rsidDel="00B15A0B" w:rsidRDefault="00364B45">
            <w:pPr>
              <w:pStyle w:val="Heading2"/>
              <w:rPr>
                <w:del w:id="8528" w:author="Deepak Bansal (AZURE)" w:date="2012-08-23T21:56:00Z"/>
              </w:rPr>
              <w:pPrChange w:id="8529" w:author="Thomas Dietz" w:date="2012-09-11T16:58:00Z">
                <w:pPr>
                  <w:pStyle w:val="XML1"/>
                </w:pPr>
              </w:pPrChange>
            </w:pPr>
            <w:bookmarkStart w:id="8530" w:name="_Toc333523331"/>
            <w:bookmarkStart w:id="8531" w:name="_Toc335147418"/>
            <w:bookmarkEnd w:id="8530"/>
            <w:bookmarkEnd w:id="8531"/>
          </w:p>
          <w:p w14:paraId="16906B0F" w14:textId="217B9CB0" w:rsidR="00364B45" w:rsidDel="00B15A0B" w:rsidRDefault="00364B45">
            <w:pPr>
              <w:pStyle w:val="Heading2"/>
              <w:rPr>
                <w:del w:id="8532" w:author="Deepak Bansal (AZURE)" w:date="2012-08-23T21:56:00Z"/>
              </w:rPr>
              <w:pPrChange w:id="8533" w:author="Thomas Dietz" w:date="2012-09-11T16:58:00Z">
                <w:pPr>
                  <w:pStyle w:val="XML2"/>
                </w:pPr>
              </w:pPrChange>
            </w:pPr>
            <w:del w:id="8534" w:author="Deepak Bansal (AZURE)" w:date="2012-08-23T21:56:00Z">
              <w:r w:rsidDel="00B15A0B">
                <w:delText>leaf reassemble-ip-fragments {</w:delText>
              </w:r>
              <w:bookmarkStart w:id="8535" w:name="_Toc333523332"/>
              <w:bookmarkStart w:id="8536" w:name="_Toc335147419"/>
              <w:bookmarkEnd w:id="8535"/>
              <w:bookmarkEnd w:id="8536"/>
            </w:del>
          </w:p>
          <w:p w14:paraId="3D67EE8C" w14:textId="37B2DC27" w:rsidR="00364B45" w:rsidDel="00B15A0B" w:rsidRDefault="00364B45">
            <w:pPr>
              <w:pStyle w:val="Heading2"/>
              <w:rPr>
                <w:del w:id="8537" w:author="Deepak Bansal (AZURE)" w:date="2012-08-23T21:56:00Z"/>
              </w:rPr>
              <w:pPrChange w:id="8538" w:author="Thomas Dietz" w:date="2012-09-11T16:58:00Z">
                <w:pPr>
                  <w:pStyle w:val="XML3"/>
                </w:pPr>
              </w:pPrChange>
            </w:pPr>
            <w:del w:id="8539" w:author="Deepak Bansal (AZURE)" w:date="2012-08-23T21:56:00Z">
              <w:r w:rsidDel="00B15A0B">
                <w:delText>type boolean;</w:delText>
              </w:r>
              <w:bookmarkStart w:id="8540" w:name="_Toc333523333"/>
              <w:bookmarkStart w:id="8541" w:name="_Toc335147420"/>
              <w:bookmarkEnd w:id="8540"/>
              <w:bookmarkEnd w:id="8541"/>
            </w:del>
          </w:p>
          <w:p w14:paraId="5737515E" w14:textId="2075430D" w:rsidR="00364B45" w:rsidDel="00B15A0B" w:rsidRDefault="00364B45">
            <w:pPr>
              <w:pStyle w:val="Heading2"/>
              <w:rPr>
                <w:del w:id="8542" w:author="Deepak Bansal (AZURE)" w:date="2012-08-23T21:56:00Z"/>
              </w:rPr>
              <w:pPrChange w:id="8543" w:author="Thomas Dietz" w:date="2012-09-11T16:58:00Z">
                <w:pPr>
                  <w:pStyle w:val="XML3"/>
                </w:pPr>
              </w:pPrChange>
            </w:pPr>
            <w:del w:id="8544" w:author="Deepak Bansal (AZURE)" w:date="2012-08-23T21:56:00Z">
              <w:r w:rsidDel="00B15A0B">
                <w:delText>default false;</w:delText>
              </w:r>
              <w:bookmarkStart w:id="8545" w:name="_Toc333523334"/>
              <w:bookmarkStart w:id="8546" w:name="_Toc335147421"/>
              <w:bookmarkEnd w:id="8545"/>
              <w:bookmarkEnd w:id="8546"/>
            </w:del>
          </w:p>
          <w:p w14:paraId="00395B32" w14:textId="00B4B9E2" w:rsidR="00364B45" w:rsidDel="00B15A0B" w:rsidRDefault="00364B45">
            <w:pPr>
              <w:pStyle w:val="Heading2"/>
              <w:rPr>
                <w:del w:id="8547" w:author="Deepak Bansal (AZURE)" w:date="2012-08-23T21:56:00Z"/>
              </w:rPr>
              <w:pPrChange w:id="8548" w:author="Thomas Dietz" w:date="2012-09-11T16:58:00Z">
                <w:pPr>
                  <w:pStyle w:val="XML3"/>
                </w:pPr>
              </w:pPrChange>
            </w:pPr>
            <w:del w:id="8549" w:author="Deepak Bansal (AZURE)" w:date="2012-08-23T21:56:00Z">
              <w:r w:rsidDel="00B15A0B">
                <w:delText>description "Specifies if the logical switch supports reassemble IP fragments.";</w:delText>
              </w:r>
              <w:bookmarkStart w:id="8550" w:name="_Toc333523335"/>
              <w:bookmarkStart w:id="8551" w:name="_Toc335147422"/>
              <w:bookmarkEnd w:id="8550"/>
              <w:bookmarkEnd w:id="8551"/>
            </w:del>
          </w:p>
          <w:p w14:paraId="336C2AB0" w14:textId="65AC31D5" w:rsidR="00364B45" w:rsidDel="00B15A0B" w:rsidRDefault="00364B45">
            <w:pPr>
              <w:pStyle w:val="Heading2"/>
              <w:rPr>
                <w:del w:id="8552" w:author="Deepak Bansal (AZURE)" w:date="2012-08-23T21:56:00Z"/>
              </w:rPr>
              <w:pPrChange w:id="8553" w:author="Thomas Dietz" w:date="2012-09-11T16:58:00Z">
                <w:pPr>
                  <w:pStyle w:val="XML2"/>
                </w:pPr>
              </w:pPrChange>
            </w:pPr>
            <w:del w:id="8554" w:author="Deepak Bansal (AZURE)" w:date="2012-08-23T21:56:00Z">
              <w:r w:rsidDel="00B15A0B">
                <w:delText>}</w:delText>
              </w:r>
              <w:bookmarkStart w:id="8555" w:name="_Toc333523336"/>
              <w:bookmarkStart w:id="8556" w:name="_Toc335147423"/>
              <w:bookmarkEnd w:id="8555"/>
              <w:bookmarkEnd w:id="8556"/>
            </w:del>
          </w:p>
          <w:p w14:paraId="57AE6B25" w14:textId="1A00B64C" w:rsidR="00364B45" w:rsidDel="00B15A0B" w:rsidRDefault="00364B45">
            <w:pPr>
              <w:pStyle w:val="Heading2"/>
              <w:rPr>
                <w:del w:id="8557" w:author="Deepak Bansal (AZURE)" w:date="2012-08-23T21:56:00Z"/>
              </w:rPr>
              <w:pPrChange w:id="8558" w:author="Thomas Dietz" w:date="2012-09-11T16:58:00Z">
                <w:pPr>
                  <w:pStyle w:val="XML1"/>
                </w:pPr>
              </w:pPrChange>
            </w:pPr>
            <w:bookmarkStart w:id="8559" w:name="_Toc333523337"/>
            <w:bookmarkStart w:id="8560" w:name="_Toc335147424"/>
            <w:bookmarkEnd w:id="8559"/>
            <w:bookmarkEnd w:id="8560"/>
          </w:p>
          <w:p w14:paraId="59513E0F" w14:textId="45744D22" w:rsidR="00364B45" w:rsidDel="00B15A0B" w:rsidRDefault="00364B45">
            <w:pPr>
              <w:pStyle w:val="Heading2"/>
              <w:rPr>
                <w:del w:id="8561" w:author="Deepak Bansal (AZURE)" w:date="2012-08-23T21:56:00Z"/>
              </w:rPr>
              <w:pPrChange w:id="8562" w:author="Thomas Dietz" w:date="2012-09-11T16:58:00Z">
                <w:pPr>
                  <w:pStyle w:val="XML2"/>
                </w:pPr>
              </w:pPrChange>
            </w:pPr>
            <w:del w:id="8563" w:author="Deepak Bansal (AZURE)" w:date="2012-08-23T21:56:00Z">
              <w:r w:rsidDel="00B15A0B">
                <w:delText>leaf block-looping-ports {</w:delText>
              </w:r>
              <w:bookmarkStart w:id="8564" w:name="_Toc333523338"/>
              <w:bookmarkStart w:id="8565" w:name="_Toc335147425"/>
              <w:bookmarkEnd w:id="8564"/>
              <w:bookmarkEnd w:id="8565"/>
            </w:del>
          </w:p>
          <w:p w14:paraId="1CC6BA91" w14:textId="71CB72B0" w:rsidR="00364B45" w:rsidDel="00B15A0B" w:rsidRDefault="00364B45">
            <w:pPr>
              <w:pStyle w:val="Heading2"/>
              <w:rPr>
                <w:del w:id="8566" w:author="Deepak Bansal (AZURE)" w:date="2012-08-23T21:56:00Z"/>
              </w:rPr>
              <w:pPrChange w:id="8567" w:author="Thomas Dietz" w:date="2012-09-11T16:58:00Z">
                <w:pPr>
                  <w:pStyle w:val="XML3"/>
                </w:pPr>
              </w:pPrChange>
            </w:pPr>
            <w:del w:id="8568" w:author="Deepak Bansal (AZURE)" w:date="2012-08-23T21:56:00Z">
              <w:r w:rsidDel="00B15A0B">
                <w:delText>type boolean;</w:delText>
              </w:r>
              <w:bookmarkStart w:id="8569" w:name="_Toc333523339"/>
              <w:bookmarkStart w:id="8570" w:name="_Toc335147426"/>
              <w:bookmarkEnd w:id="8569"/>
              <w:bookmarkEnd w:id="8570"/>
            </w:del>
          </w:p>
          <w:p w14:paraId="0EEFFC7C" w14:textId="67815B89" w:rsidR="00364B45" w:rsidDel="00B15A0B" w:rsidRDefault="00364B45">
            <w:pPr>
              <w:pStyle w:val="Heading2"/>
              <w:rPr>
                <w:del w:id="8571" w:author="Deepak Bansal (AZURE)" w:date="2012-08-23T21:56:00Z"/>
              </w:rPr>
              <w:pPrChange w:id="8572" w:author="Thomas Dietz" w:date="2012-09-11T16:58:00Z">
                <w:pPr>
                  <w:pStyle w:val="XML3"/>
                </w:pPr>
              </w:pPrChange>
            </w:pPr>
            <w:del w:id="8573" w:author="Deepak Bansal (AZURE)" w:date="2012-08-23T21:56:00Z">
              <w:r w:rsidDel="00B15A0B">
                <w:delText>default false;</w:delText>
              </w:r>
              <w:bookmarkStart w:id="8574" w:name="_Toc333523340"/>
              <w:bookmarkStart w:id="8575" w:name="_Toc335147427"/>
              <w:bookmarkEnd w:id="8574"/>
              <w:bookmarkEnd w:id="8575"/>
            </w:del>
          </w:p>
          <w:p w14:paraId="27B5D02E" w14:textId="198007C3" w:rsidR="00364B45" w:rsidDel="00B15A0B" w:rsidRDefault="00364B45">
            <w:pPr>
              <w:pStyle w:val="Heading2"/>
              <w:rPr>
                <w:del w:id="8576" w:author="Deepak Bansal (AZURE)" w:date="2012-08-23T21:56:00Z"/>
              </w:rPr>
              <w:pPrChange w:id="8577" w:author="Thomas Dietz" w:date="2012-09-11T16:58:00Z">
                <w:pPr>
                  <w:pStyle w:val="XML3"/>
                </w:pPr>
              </w:pPrChange>
            </w:pPr>
            <w:del w:id="8578" w:author="Deepak Bansal (AZURE)" w:date="2012-08-23T21:56:00Z">
              <w:r w:rsidDel="00B15A0B">
                <w:delText>description "'true' indicates that a switch protocol outside of OpenFlow, such as 802.1D Spanning Tree, will detect topology loops and block ports to prevent packet loops."</w:delText>
              </w:r>
              <w:bookmarkStart w:id="8579" w:name="_Toc333523341"/>
              <w:bookmarkStart w:id="8580" w:name="_Toc335147428"/>
              <w:bookmarkEnd w:id="8579"/>
              <w:bookmarkEnd w:id="8580"/>
            </w:del>
          </w:p>
          <w:p w14:paraId="050031DB" w14:textId="77EC3A7F" w:rsidR="00364B45" w:rsidDel="00B15A0B" w:rsidRDefault="00364B45">
            <w:pPr>
              <w:pStyle w:val="Heading2"/>
              <w:rPr>
                <w:del w:id="8581" w:author="Deepak Bansal (AZURE)" w:date="2012-08-23T21:56:00Z"/>
              </w:rPr>
              <w:pPrChange w:id="8582" w:author="Thomas Dietz" w:date="2012-09-11T16:58:00Z">
                <w:pPr>
                  <w:pStyle w:val="XML2"/>
                </w:pPr>
              </w:pPrChange>
            </w:pPr>
            <w:del w:id="8583" w:author="Deepak Bansal (AZURE)" w:date="2012-08-23T21:56:00Z">
              <w:r w:rsidDel="00B15A0B">
                <w:delText>}</w:delText>
              </w:r>
              <w:bookmarkStart w:id="8584" w:name="_Toc333523342"/>
              <w:bookmarkStart w:id="8585" w:name="_Toc335147429"/>
              <w:bookmarkEnd w:id="8584"/>
              <w:bookmarkEnd w:id="8585"/>
            </w:del>
          </w:p>
          <w:p w14:paraId="73855A6C" w14:textId="3C8D1C36" w:rsidR="00364B45" w:rsidDel="00B15A0B" w:rsidRDefault="00364B45">
            <w:pPr>
              <w:pStyle w:val="Heading2"/>
              <w:rPr>
                <w:del w:id="8586" w:author="Deepak Bansal (AZURE)" w:date="2012-08-23T21:56:00Z"/>
              </w:rPr>
              <w:pPrChange w:id="8587" w:author="Thomas Dietz" w:date="2012-09-11T16:58:00Z">
                <w:pPr>
                  <w:pStyle w:val="XML1"/>
                </w:pPr>
              </w:pPrChange>
            </w:pPr>
            <w:bookmarkStart w:id="8588" w:name="_Toc333523343"/>
            <w:bookmarkStart w:id="8589" w:name="_Toc335147430"/>
            <w:bookmarkEnd w:id="8588"/>
            <w:bookmarkEnd w:id="8589"/>
          </w:p>
          <w:p w14:paraId="5DEAE675" w14:textId="2BD9CD73" w:rsidR="00364B45" w:rsidDel="00B15A0B" w:rsidRDefault="00364B45">
            <w:pPr>
              <w:pStyle w:val="Heading2"/>
              <w:rPr>
                <w:del w:id="8590" w:author="Deepak Bansal (AZURE)" w:date="2012-08-23T21:56:00Z"/>
              </w:rPr>
              <w:pPrChange w:id="8591" w:author="Thomas Dietz" w:date="2012-09-11T16:58:00Z">
                <w:pPr>
                  <w:pStyle w:val="XML1"/>
                </w:pPr>
              </w:pPrChange>
            </w:pPr>
            <w:del w:id="8592" w:author="Deepak Bansal (AZURE)" w:date="2012-08-23T21:56:00Z">
              <w:r w:rsidDel="00B15A0B">
                <w:delText>container reserved-port-types {</w:delText>
              </w:r>
              <w:bookmarkStart w:id="8593" w:name="_Toc333523344"/>
              <w:bookmarkStart w:id="8594" w:name="_Toc335147431"/>
              <w:bookmarkEnd w:id="8593"/>
              <w:bookmarkEnd w:id="8594"/>
            </w:del>
          </w:p>
          <w:p w14:paraId="1797EEB3" w14:textId="1934D8F4" w:rsidR="00364B45" w:rsidDel="00B15A0B" w:rsidRDefault="00364B45">
            <w:pPr>
              <w:pStyle w:val="Heading2"/>
              <w:rPr>
                <w:del w:id="8595" w:author="Deepak Bansal (AZURE)" w:date="2012-08-23T21:56:00Z"/>
              </w:rPr>
              <w:pPrChange w:id="8596" w:author="Thomas Dietz" w:date="2012-09-11T16:58:00Z">
                <w:pPr>
                  <w:pStyle w:val="XML2"/>
                </w:pPr>
              </w:pPrChange>
            </w:pPr>
            <w:del w:id="8597" w:author="Deepak Bansal (AZURE)" w:date="2012-08-23T21:56:00Z">
              <w:r w:rsidDel="00B15A0B">
                <w:delText>description "Specify generic forwarding actions such as sending to the controller, flooding, or forwarding using non-OpenFlow methods, such as 'normal' switch processing.";</w:delText>
              </w:r>
              <w:bookmarkStart w:id="8598" w:name="_Toc333523345"/>
              <w:bookmarkStart w:id="8599" w:name="_Toc335147432"/>
              <w:bookmarkEnd w:id="8598"/>
              <w:bookmarkEnd w:id="8599"/>
            </w:del>
          </w:p>
          <w:p w14:paraId="3AACF47D" w14:textId="4BAC129F" w:rsidR="00364B45" w:rsidDel="00B15A0B" w:rsidRDefault="00364B45">
            <w:pPr>
              <w:pStyle w:val="Heading2"/>
              <w:rPr>
                <w:del w:id="8600" w:author="Deepak Bansal (AZURE)" w:date="2012-08-23T21:56:00Z"/>
              </w:rPr>
              <w:pPrChange w:id="8601" w:author="Thomas Dietz" w:date="2012-09-11T16:58:00Z">
                <w:pPr>
                  <w:pStyle w:val="XML2"/>
                </w:pPr>
              </w:pPrChange>
            </w:pPr>
            <w:del w:id="8602" w:author="Deepak Bansal (AZURE)" w:date="2012-08-23T21:56:00Z">
              <w:r w:rsidDel="00B15A0B">
                <w:delText>reference "The types of reserved ports are defined in OpenFlow Switch Specification version 1.2.";</w:delText>
              </w:r>
              <w:bookmarkStart w:id="8603" w:name="_Toc333523346"/>
              <w:bookmarkStart w:id="8604" w:name="_Toc335147433"/>
              <w:bookmarkEnd w:id="8603"/>
              <w:bookmarkEnd w:id="8604"/>
            </w:del>
          </w:p>
          <w:p w14:paraId="182C2060" w14:textId="491BD10B" w:rsidR="00364B45" w:rsidDel="00B15A0B" w:rsidRDefault="00364B45">
            <w:pPr>
              <w:pStyle w:val="Heading2"/>
              <w:rPr>
                <w:del w:id="8605" w:author="Deepak Bansal (AZURE)" w:date="2012-08-23T21:56:00Z"/>
              </w:rPr>
              <w:pPrChange w:id="8606" w:author="Thomas Dietz" w:date="2012-09-11T16:58:00Z">
                <w:pPr>
                  <w:pStyle w:val="XML2"/>
                </w:pPr>
              </w:pPrChange>
            </w:pPr>
            <w:del w:id="8607" w:author="Deepak Bansal (AZURE)" w:date="2012-08-23T21:56:00Z">
              <w:r w:rsidDel="00B15A0B">
                <w:delText>leaf-list type {</w:delText>
              </w:r>
              <w:bookmarkStart w:id="8608" w:name="_Toc333523347"/>
              <w:bookmarkStart w:id="8609" w:name="_Toc335147434"/>
              <w:bookmarkEnd w:id="8608"/>
              <w:bookmarkEnd w:id="8609"/>
            </w:del>
          </w:p>
          <w:p w14:paraId="6FE2C8DB" w14:textId="734FD7DB" w:rsidR="00364B45" w:rsidDel="00B15A0B" w:rsidRDefault="00364B45">
            <w:pPr>
              <w:pStyle w:val="Heading2"/>
              <w:rPr>
                <w:del w:id="8610" w:author="Deepak Bansal (AZURE)" w:date="2012-08-23T21:56:00Z"/>
              </w:rPr>
              <w:pPrChange w:id="8611" w:author="Thomas Dietz" w:date="2012-09-11T16:58:00Z">
                <w:pPr>
                  <w:pStyle w:val="XML3"/>
                </w:pPr>
              </w:pPrChange>
            </w:pPr>
            <w:del w:id="8612" w:author="Deepak Bansal (AZURE)" w:date="2012-08-23T21:56:00Z">
              <w:r w:rsidDel="00B15A0B">
                <w:delText>type enumeration {</w:delText>
              </w:r>
              <w:bookmarkStart w:id="8613" w:name="_Toc333523348"/>
              <w:bookmarkStart w:id="8614" w:name="_Toc335147435"/>
              <w:bookmarkEnd w:id="8613"/>
              <w:bookmarkEnd w:id="8614"/>
            </w:del>
          </w:p>
          <w:p w14:paraId="6A406C6C" w14:textId="282C5575" w:rsidR="00364B45" w:rsidDel="00B15A0B" w:rsidRDefault="00364B45">
            <w:pPr>
              <w:pStyle w:val="Heading2"/>
              <w:rPr>
                <w:del w:id="8615" w:author="Deepak Bansal (AZURE)" w:date="2012-08-23T21:56:00Z"/>
              </w:rPr>
              <w:pPrChange w:id="8616" w:author="Thomas Dietz" w:date="2012-09-11T16:58:00Z">
                <w:pPr>
                  <w:pStyle w:val="XML4"/>
                </w:pPr>
              </w:pPrChange>
            </w:pPr>
            <w:del w:id="8617" w:author="Deepak Bansal (AZURE)" w:date="2012-08-23T21:56:00Z">
              <w:r w:rsidDel="00B15A0B">
                <w:delText>enum all;</w:delText>
              </w:r>
              <w:bookmarkStart w:id="8618" w:name="_Toc333523349"/>
              <w:bookmarkStart w:id="8619" w:name="_Toc335147436"/>
              <w:bookmarkEnd w:id="8618"/>
              <w:bookmarkEnd w:id="8619"/>
            </w:del>
          </w:p>
          <w:p w14:paraId="448C569B" w14:textId="282579CE" w:rsidR="00364B45" w:rsidDel="00B15A0B" w:rsidRDefault="00364B45">
            <w:pPr>
              <w:pStyle w:val="Heading2"/>
              <w:rPr>
                <w:del w:id="8620" w:author="Deepak Bansal (AZURE)" w:date="2012-08-23T21:56:00Z"/>
              </w:rPr>
              <w:pPrChange w:id="8621" w:author="Thomas Dietz" w:date="2012-09-11T16:58:00Z">
                <w:pPr>
                  <w:pStyle w:val="XML4"/>
                </w:pPr>
              </w:pPrChange>
            </w:pPr>
            <w:del w:id="8622" w:author="Deepak Bansal (AZURE)" w:date="2012-08-23T21:56:00Z">
              <w:r w:rsidDel="00B15A0B">
                <w:delText>enum controller;</w:delText>
              </w:r>
              <w:bookmarkStart w:id="8623" w:name="_Toc333523350"/>
              <w:bookmarkStart w:id="8624" w:name="_Toc335147437"/>
              <w:bookmarkEnd w:id="8623"/>
              <w:bookmarkEnd w:id="8624"/>
            </w:del>
          </w:p>
          <w:p w14:paraId="56E35D50" w14:textId="6DD77A7E" w:rsidR="00364B45" w:rsidDel="00B15A0B" w:rsidRDefault="00364B45">
            <w:pPr>
              <w:pStyle w:val="Heading2"/>
              <w:rPr>
                <w:del w:id="8625" w:author="Deepak Bansal (AZURE)" w:date="2012-08-23T21:56:00Z"/>
              </w:rPr>
              <w:pPrChange w:id="8626" w:author="Thomas Dietz" w:date="2012-09-11T16:58:00Z">
                <w:pPr>
                  <w:pStyle w:val="XML4"/>
                </w:pPr>
              </w:pPrChange>
            </w:pPr>
            <w:del w:id="8627" w:author="Deepak Bansal (AZURE)" w:date="2012-08-23T21:56:00Z">
              <w:r w:rsidDel="00B15A0B">
                <w:delText>enum table;</w:delText>
              </w:r>
              <w:bookmarkStart w:id="8628" w:name="_Toc333523351"/>
              <w:bookmarkStart w:id="8629" w:name="_Toc335147438"/>
              <w:bookmarkEnd w:id="8628"/>
              <w:bookmarkEnd w:id="8629"/>
            </w:del>
          </w:p>
          <w:p w14:paraId="6B7F9A34" w14:textId="07519352" w:rsidR="00364B45" w:rsidDel="00B15A0B" w:rsidRDefault="00364B45">
            <w:pPr>
              <w:pStyle w:val="Heading2"/>
              <w:rPr>
                <w:del w:id="8630" w:author="Deepak Bansal (AZURE)" w:date="2012-08-23T21:56:00Z"/>
              </w:rPr>
              <w:pPrChange w:id="8631" w:author="Thomas Dietz" w:date="2012-09-11T16:58:00Z">
                <w:pPr>
                  <w:pStyle w:val="XML4"/>
                </w:pPr>
              </w:pPrChange>
            </w:pPr>
            <w:del w:id="8632" w:author="Deepak Bansal (AZURE)" w:date="2012-08-23T21:56:00Z">
              <w:r w:rsidDel="00B15A0B">
                <w:delText>enum inport;</w:delText>
              </w:r>
              <w:bookmarkStart w:id="8633" w:name="_Toc333523352"/>
              <w:bookmarkStart w:id="8634" w:name="_Toc335147439"/>
              <w:bookmarkEnd w:id="8633"/>
              <w:bookmarkEnd w:id="8634"/>
            </w:del>
          </w:p>
          <w:p w14:paraId="194BBC6C" w14:textId="4CD6A730" w:rsidR="00364B45" w:rsidDel="00B15A0B" w:rsidRDefault="00364B45">
            <w:pPr>
              <w:pStyle w:val="Heading2"/>
              <w:rPr>
                <w:del w:id="8635" w:author="Deepak Bansal (AZURE)" w:date="2012-08-23T21:56:00Z"/>
              </w:rPr>
              <w:pPrChange w:id="8636" w:author="Thomas Dietz" w:date="2012-09-11T16:58:00Z">
                <w:pPr>
                  <w:pStyle w:val="XML4"/>
                </w:pPr>
              </w:pPrChange>
            </w:pPr>
            <w:del w:id="8637" w:author="Deepak Bansal (AZURE)" w:date="2012-08-23T21:56:00Z">
              <w:r w:rsidDel="00B15A0B">
                <w:delText>enum any;</w:delText>
              </w:r>
              <w:bookmarkStart w:id="8638" w:name="_Toc333523353"/>
              <w:bookmarkStart w:id="8639" w:name="_Toc335147440"/>
              <w:bookmarkEnd w:id="8638"/>
              <w:bookmarkEnd w:id="8639"/>
            </w:del>
          </w:p>
          <w:p w14:paraId="0988348F" w14:textId="51909691" w:rsidR="00364B45" w:rsidDel="00B15A0B" w:rsidRDefault="00364B45">
            <w:pPr>
              <w:pStyle w:val="Heading2"/>
              <w:rPr>
                <w:del w:id="8640" w:author="Deepak Bansal (AZURE)" w:date="2012-08-23T21:56:00Z"/>
              </w:rPr>
              <w:pPrChange w:id="8641" w:author="Thomas Dietz" w:date="2012-09-11T16:58:00Z">
                <w:pPr>
                  <w:pStyle w:val="XML4"/>
                </w:pPr>
              </w:pPrChange>
            </w:pPr>
            <w:del w:id="8642" w:author="Deepak Bansal (AZURE)" w:date="2012-08-23T21:56:00Z">
              <w:r w:rsidDel="00B15A0B">
                <w:delText>enum normal;</w:delText>
              </w:r>
              <w:bookmarkStart w:id="8643" w:name="_Toc333523354"/>
              <w:bookmarkStart w:id="8644" w:name="_Toc335147441"/>
              <w:bookmarkEnd w:id="8643"/>
              <w:bookmarkEnd w:id="8644"/>
            </w:del>
          </w:p>
          <w:p w14:paraId="495503B4" w14:textId="4F2DBE1F" w:rsidR="00364B45" w:rsidDel="00B15A0B" w:rsidRDefault="00364B45">
            <w:pPr>
              <w:pStyle w:val="Heading2"/>
              <w:rPr>
                <w:del w:id="8645" w:author="Deepak Bansal (AZURE)" w:date="2012-08-23T21:56:00Z"/>
              </w:rPr>
              <w:pPrChange w:id="8646" w:author="Thomas Dietz" w:date="2012-09-11T16:58:00Z">
                <w:pPr>
                  <w:pStyle w:val="XML4"/>
                </w:pPr>
              </w:pPrChange>
            </w:pPr>
            <w:del w:id="8647" w:author="Deepak Bansal (AZURE)" w:date="2012-08-23T21:56:00Z">
              <w:r w:rsidDel="00B15A0B">
                <w:delText>enum flood;</w:delText>
              </w:r>
              <w:bookmarkStart w:id="8648" w:name="_Toc333523355"/>
              <w:bookmarkStart w:id="8649" w:name="_Toc335147442"/>
              <w:bookmarkEnd w:id="8648"/>
              <w:bookmarkEnd w:id="8649"/>
            </w:del>
          </w:p>
          <w:p w14:paraId="5D7BDB3E" w14:textId="3A8492FB" w:rsidR="00364B45" w:rsidDel="00B15A0B" w:rsidRDefault="00364B45">
            <w:pPr>
              <w:pStyle w:val="Heading2"/>
              <w:rPr>
                <w:del w:id="8650" w:author="Deepak Bansal (AZURE)" w:date="2012-08-23T21:56:00Z"/>
              </w:rPr>
              <w:pPrChange w:id="8651" w:author="Thomas Dietz" w:date="2012-09-11T16:58:00Z">
                <w:pPr>
                  <w:pStyle w:val="XML4"/>
                </w:pPr>
              </w:pPrChange>
            </w:pPr>
            <w:del w:id="8652" w:author="Deepak Bansal (AZURE)" w:date="2012-08-23T21:56:00Z">
              <w:r w:rsidDel="00B15A0B">
                <w:delText>}</w:delText>
              </w:r>
              <w:bookmarkStart w:id="8653" w:name="_Toc333523356"/>
              <w:bookmarkStart w:id="8654" w:name="_Toc335147443"/>
              <w:bookmarkEnd w:id="8653"/>
              <w:bookmarkEnd w:id="8654"/>
            </w:del>
          </w:p>
          <w:p w14:paraId="7396C4F8" w14:textId="39FED414" w:rsidR="00364B45" w:rsidDel="00B15A0B" w:rsidRDefault="00364B45">
            <w:pPr>
              <w:pStyle w:val="Heading2"/>
              <w:rPr>
                <w:del w:id="8655" w:author="Deepak Bansal (AZURE)" w:date="2012-08-23T21:56:00Z"/>
              </w:rPr>
              <w:pPrChange w:id="8656" w:author="Thomas Dietz" w:date="2012-09-11T16:58:00Z">
                <w:pPr>
                  <w:pStyle w:val="XML3"/>
                </w:pPr>
              </w:pPrChange>
            </w:pPr>
            <w:del w:id="8657" w:author="Deepak Bansal (AZURE)" w:date="2012-08-23T21:56:00Z">
              <w:r w:rsidDel="00B15A0B">
                <w:delText>}</w:delText>
              </w:r>
              <w:bookmarkStart w:id="8658" w:name="_Toc333523357"/>
              <w:bookmarkStart w:id="8659" w:name="_Toc335147444"/>
              <w:bookmarkEnd w:id="8658"/>
              <w:bookmarkEnd w:id="8659"/>
            </w:del>
          </w:p>
          <w:p w14:paraId="7A0F4A10" w14:textId="1DDB51F0" w:rsidR="00364B45" w:rsidDel="00B15A0B" w:rsidRDefault="00364B45">
            <w:pPr>
              <w:pStyle w:val="Heading2"/>
              <w:rPr>
                <w:del w:id="8660" w:author="Deepak Bansal (AZURE)" w:date="2012-08-23T21:56:00Z"/>
              </w:rPr>
              <w:pPrChange w:id="8661" w:author="Thomas Dietz" w:date="2012-09-11T16:58:00Z">
                <w:pPr>
                  <w:pStyle w:val="XML2"/>
                </w:pPr>
              </w:pPrChange>
            </w:pPr>
            <w:del w:id="8662" w:author="Deepak Bansal (AZURE)" w:date="2012-08-23T21:56:00Z">
              <w:r w:rsidDel="00B15A0B">
                <w:delText>}</w:delText>
              </w:r>
              <w:bookmarkStart w:id="8663" w:name="_Toc333523358"/>
              <w:bookmarkStart w:id="8664" w:name="_Toc335147445"/>
              <w:bookmarkEnd w:id="8663"/>
              <w:bookmarkEnd w:id="8664"/>
            </w:del>
          </w:p>
          <w:p w14:paraId="37993E46" w14:textId="01E31AD1" w:rsidR="00364B45" w:rsidDel="00B15A0B" w:rsidRDefault="00364B45">
            <w:pPr>
              <w:pStyle w:val="Heading2"/>
              <w:rPr>
                <w:del w:id="8665" w:author="Deepak Bansal (AZURE)" w:date="2012-08-23T21:56:00Z"/>
              </w:rPr>
              <w:pPrChange w:id="8666" w:author="Thomas Dietz" w:date="2012-09-11T16:58:00Z">
                <w:pPr>
                  <w:pStyle w:val="XML1"/>
                </w:pPr>
              </w:pPrChange>
            </w:pPr>
            <w:bookmarkStart w:id="8667" w:name="_Toc333523359"/>
            <w:bookmarkStart w:id="8668" w:name="_Toc335147446"/>
            <w:bookmarkEnd w:id="8667"/>
            <w:bookmarkEnd w:id="8668"/>
          </w:p>
          <w:p w14:paraId="0CF6E404" w14:textId="0D25E9EF" w:rsidR="00364B45" w:rsidDel="00B15A0B" w:rsidRDefault="00364B45">
            <w:pPr>
              <w:pStyle w:val="Heading2"/>
              <w:rPr>
                <w:del w:id="8669" w:author="Deepak Bansal (AZURE)" w:date="2012-08-23T21:56:00Z"/>
              </w:rPr>
              <w:pPrChange w:id="8670" w:author="Thomas Dietz" w:date="2012-09-11T16:58:00Z">
                <w:pPr>
                  <w:pStyle w:val="XML2"/>
                </w:pPr>
              </w:pPrChange>
            </w:pPr>
            <w:del w:id="8671" w:author="Deepak Bansal (AZURE)" w:date="2012-08-23T21:56:00Z">
              <w:r w:rsidDel="00B15A0B">
                <w:delText>container group-types {</w:delText>
              </w:r>
              <w:bookmarkStart w:id="8672" w:name="_Toc333523360"/>
              <w:bookmarkStart w:id="8673" w:name="_Toc335147447"/>
              <w:bookmarkEnd w:id="8672"/>
              <w:bookmarkEnd w:id="8673"/>
            </w:del>
          </w:p>
          <w:p w14:paraId="76962619" w14:textId="30C1BDF8" w:rsidR="00364B45" w:rsidDel="00B15A0B" w:rsidRDefault="00364B45">
            <w:pPr>
              <w:pStyle w:val="Heading2"/>
              <w:rPr>
                <w:del w:id="8674" w:author="Deepak Bansal (AZURE)" w:date="2012-08-23T21:56:00Z"/>
              </w:rPr>
              <w:pPrChange w:id="8675" w:author="Thomas Dietz" w:date="2012-09-11T16:58:00Z">
                <w:pPr>
                  <w:pStyle w:val="XML3"/>
                </w:pPr>
              </w:pPrChange>
            </w:pPr>
            <w:del w:id="8676" w:author="Deepak Bansal (AZURE)" w:date="2012-08-23T21:56:00Z">
              <w:r w:rsidDel="00B15A0B">
                <w:delText>description "Specify the group types supported by the logical switch.";</w:delText>
              </w:r>
              <w:bookmarkStart w:id="8677" w:name="_Toc333523361"/>
              <w:bookmarkStart w:id="8678" w:name="_Toc335147448"/>
              <w:bookmarkEnd w:id="8677"/>
              <w:bookmarkEnd w:id="8678"/>
            </w:del>
          </w:p>
          <w:p w14:paraId="79407335" w14:textId="38DF27C0" w:rsidR="00364B45" w:rsidDel="00B15A0B" w:rsidRDefault="00364B45">
            <w:pPr>
              <w:pStyle w:val="Heading2"/>
              <w:rPr>
                <w:del w:id="8679" w:author="Deepak Bansal (AZURE)" w:date="2012-08-23T21:56:00Z"/>
              </w:rPr>
              <w:pPrChange w:id="8680" w:author="Thomas Dietz" w:date="2012-09-11T16:58:00Z">
                <w:pPr>
                  <w:pStyle w:val="XML3"/>
                </w:pPr>
              </w:pPrChange>
            </w:pPr>
            <w:del w:id="8681" w:author="Deepak Bansal (AZURE)" w:date="2012-08-23T21:56:00Z">
              <w:r w:rsidDel="00B15A0B">
                <w:delText>reference "The types of groups are defined in OpenFlow Switch Specification version 1.2.";</w:delText>
              </w:r>
              <w:bookmarkStart w:id="8682" w:name="_Toc333523362"/>
              <w:bookmarkStart w:id="8683" w:name="_Toc335147449"/>
              <w:bookmarkEnd w:id="8682"/>
              <w:bookmarkEnd w:id="8683"/>
            </w:del>
          </w:p>
          <w:p w14:paraId="3890A846" w14:textId="28556396" w:rsidR="00364B45" w:rsidDel="00B15A0B" w:rsidRDefault="00364B45">
            <w:pPr>
              <w:pStyle w:val="Heading2"/>
              <w:rPr>
                <w:del w:id="8684" w:author="Deepak Bansal (AZURE)" w:date="2012-08-23T21:56:00Z"/>
              </w:rPr>
              <w:pPrChange w:id="8685" w:author="Thomas Dietz" w:date="2012-09-11T16:58:00Z">
                <w:pPr>
                  <w:pStyle w:val="XML3"/>
                </w:pPr>
              </w:pPrChange>
            </w:pPr>
            <w:del w:id="8686" w:author="Deepak Bansal (AZURE)" w:date="2012-08-23T21:56:00Z">
              <w:r w:rsidDel="00B15A0B">
                <w:delText>leaf-list type {</w:delText>
              </w:r>
              <w:bookmarkStart w:id="8687" w:name="_Toc333523363"/>
              <w:bookmarkStart w:id="8688" w:name="_Toc335147450"/>
              <w:bookmarkEnd w:id="8687"/>
              <w:bookmarkEnd w:id="8688"/>
            </w:del>
          </w:p>
          <w:p w14:paraId="20944E30" w14:textId="470D331D" w:rsidR="00364B45" w:rsidDel="00B15A0B" w:rsidRDefault="00364B45">
            <w:pPr>
              <w:pStyle w:val="Heading2"/>
              <w:rPr>
                <w:del w:id="8689" w:author="Deepak Bansal (AZURE)" w:date="2012-08-23T21:56:00Z"/>
              </w:rPr>
              <w:pPrChange w:id="8690" w:author="Thomas Dietz" w:date="2012-09-11T16:58:00Z">
                <w:pPr>
                  <w:pStyle w:val="XML4"/>
                </w:pPr>
              </w:pPrChange>
            </w:pPr>
            <w:del w:id="8691" w:author="Deepak Bansal (AZURE)" w:date="2012-08-23T21:56:00Z">
              <w:r w:rsidDel="00B15A0B">
                <w:delText>type enumeration {</w:delText>
              </w:r>
              <w:bookmarkStart w:id="8692" w:name="_Toc333523364"/>
              <w:bookmarkStart w:id="8693" w:name="_Toc335147451"/>
              <w:bookmarkEnd w:id="8692"/>
              <w:bookmarkEnd w:id="8693"/>
            </w:del>
          </w:p>
          <w:p w14:paraId="74884939" w14:textId="108B836A" w:rsidR="00364B45" w:rsidDel="00B15A0B" w:rsidRDefault="00364B45">
            <w:pPr>
              <w:pStyle w:val="Heading2"/>
              <w:rPr>
                <w:del w:id="8694" w:author="Deepak Bansal (AZURE)" w:date="2012-08-23T21:56:00Z"/>
              </w:rPr>
              <w:pPrChange w:id="8695" w:author="Thomas Dietz" w:date="2012-09-11T16:58:00Z">
                <w:pPr>
                  <w:pStyle w:val="XML5"/>
                </w:pPr>
              </w:pPrChange>
            </w:pPr>
            <w:del w:id="8696" w:author="Deepak Bansal (AZURE)" w:date="2012-08-23T21:56:00Z">
              <w:r w:rsidDel="00B15A0B">
                <w:delText>enum all;</w:delText>
              </w:r>
              <w:bookmarkStart w:id="8697" w:name="_Toc333523365"/>
              <w:bookmarkStart w:id="8698" w:name="_Toc335147452"/>
              <w:bookmarkEnd w:id="8697"/>
              <w:bookmarkEnd w:id="8698"/>
            </w:del>
          </w:p>
          <w:p w14:paraId="2B6DFBFB" w14:textId="6FAB31EB" w:rsidR="00364B45" w:rsidDel="00B15A0B" w:rsidRDefault="00364B45">
            <w:pPr>
              <w:pStyle w:val="Heading2"/>
              <w:rPr>
                <w:del w:id="8699" w:author="Deepak Bansal (AZURE)" w:date="2012-08-23T21:56:00Z"/>
              </w:rPr>
              <w:pPrChange w:id="8700" w:author="Thomas Dietz" w:date="2012-09-11T16:58:00Z">
                <w:pPr>
                  <w:pStyle w:val="XML5"/>
                </w:pPr>
              </w:pPrChange>
            </w:pPr>
            <w:del w:id="8701" w:author="Deepak Bansal (AZURE)" w:date="2012-08-23T21:56:00Z">
              <w:r w:rsidDel="00B15A0B">
                <w:delText>enum select;</w:delText>
              </w:r>
              <w:bookmarkStart w:id="8702" w:name="_Toc333523366"/>
              <w:bookmarkStart w:id="8703" w:name="_Toc335147453"/>
              <w:bookmarkEnd w:id="8702"/>
              <w:bookmarkEnd w:id="8703"/>
            </w:del>
          </w:p>
          <w:p w14:paraId="356891CB" w14:textId="435BCDAB" w:rsidR="00364B45" w:rsidDel="00B15A0B" w:rsidRDefault="00364B45">
            <w:pPr>
              <w:pStyle w:val="Heading2"/>
              <w:rPr>
                <w:del w:id="8704" w:author="Deepak Bansal (AZURE)" w:date="2012-08-23T21:56:00Z"/>
              </w:rPr>
              <w:pPrChange w:id="8705" w:author="Thomas Dietz" w:date="2012-09-11T16:58:00Z">
                <w:pPr>
                  <w:pStyle w:val="XML5"/>
                </w:pPr>
              </w:pPrChange>
            </w:pPr>
            <w:del w:id="8706" w:author="Deepak Bansal (AZURE)" w:date="2012-08-23T21:56:00Z">
              <w:r w:rsidDel="00B15A0B">
                <w:delText>enum indirect;</w:delText>
              </w:r>
              <w:bookmarkStart w:id="8707" w:name="_Toc333523367"/>
              <w:bookmarkStart w:id="8708" w:name="_Toc335147454"/>
              <w:bookmarkEnd w:id="8707"/>
              <w:bookmarkEnd w:id="8708"/>
            </w:del>
          </w:p>
          <w:p w14:paraId="07ADE8C6" w14:textId="4841538D" w:rsidR="00364B45" w:rsidDel="00B15A0B" w:rsidRDefault="00364B45">
            <w:pPr>
              <w:pStyle w:val="Heading2"/>
              <w:rPr>
                <w:del w:id="8709" w:author="Deepak Bansal (AZURE)" w:date="2012-08-23T21:56:00Z"/>
              </w:rPr>
              <w:pPrChange w:id="8710" w:author="Thomas Dietz" w:date="2012-09-11T16:58:00Z">
                <w:pPr>
                  <w:pStyle w:val="XML5"/>
                </w:pPr>
              </w:pPrChange>
            </w:pPr>
            <w:del w:id="8711" w:author="Deepak Bansal (AZURE)" w:date="2012-08-23T21:56:00Z">
              <w:r w:rsidDel="00B15A0B">
                <w:delText>enum fast-failover;</w:delText>
              </w:r>
              <w:bookmarkStart w:id="8712" w:name="_Toc333523368"/>
              <w:bookmarkStart w:id="8713" w:name="_Toc335147455"/>
              <w:bookmarkEnd w:id="8712"/>
              <w:bookmarkEnd w:id="8713"/>
            </w:del>
          </w:p>
          <w:p w14:paraId="35C7A71B" w14:textId="6448F0D6" w:rsidR="00364B45" w:rsidDel="00B15A0B" w:rsidRDefault="00364B45">
            <w:pPr>
              <w:pStyle w:val="Heading2"/>
              <w:rPr>
                <w:del w:id="8714" w:author="Deepak Bansal (AZURE)" w:date="2012-08-23T21:56:00Z"/>
              </w:rPr>
              <w:pPrChange w:id="8715" w:author="Thomas Dietz" w:date="2012-09-11T16:58:00Z">
                <w:pPr>
                  <w:pStyle w:val="XML4"/>
                </w:pPr>
              </w:pPrChange>
            </w:pPr>
            <w:del w:id="8716" w:author="Deepak Bansal (AZURE)" w:date="2012-08-23T21:56:00Z">
              <w:r w:rsidDel="00B15A0B">
                <w:delText>}</w:delText>
              </w:r>
              <w:bookmarkStart w:id="8717" w:name="_Toc333523369"/>
              <w:bookmarkStart w:id="8718" w:name="_Toc335147456"/>
              <w:bookmarkEnd w:id="8717"/>
              <w:bookmarkEnd w:id="8718"/>
            </w:del>
          </w:p>
          <w:p w14:paraId="476292F8" w14:textId="4E62F6ED" w:rsidR="00364B45" w:rsidDel="00B15A0B" w:rsidRDefault="00364B45">
            <w:pPr>
              <w:pStyle w:val="Heading2"/>
              <w:rPr>
                <w:del w:id="8719" w:author="Deepak Bansal (AZURE)" w:date="2012-08-23T21:56:00Z"/>
              </w:rPr>
              <w:pPrChange w:id="8720" w:author="Thomas Dietz" w:date="2012-09-11T16:58:00Z">
                <w:pPr>
                  <w:pStyle w:val="XML3"/>
                </w:pPr>
              </w:pPrChange>
            </w:pPr>
            <w:del w:id="8721" w:author="Deepak Bansal (AZURE)" w:date="2012-08-23T21:56:00Z">
              <w:r w:rsidDel="00B15A0B">
                <w:delText>}</w:delText>
              </w:r>
              <w:bookmarkStart w:id="8722" w:name="_Toc333523370"/>
              <w:bookmarkStart w:id="8723" w:name="_Toc335147457"/>
              <w:bookmarkEnd w:id="8722"/>
              <w:bookmarkEnd w:id="8723"/>
            </w:del>
          </w:p>
          <w:p w14:paraId="2BAD1DF8" w14:textId="4FE18C59" w:rsidR="00364B45" w:rsidDel="00B15A0B" w:rsidRDefault="00364B45">
            <w:pPr>
              <w:pStyle w:val="Heading2"/>
              <w:rPr>
                <w:del w:id="8724" w:author="Deepak Bansal (AZURE)" w:date="2012-08-23T21:56:00Z"/>
              </w:rPr>
              <w:pPrChange w:id="8725" w:author="Thomas Dietz" w:date="2012-09-11T16:58:00Z">
                <w:pPr>
                  <w:pStyle w:val="XML2"/>
                </w:pPr>
              </w:pPrChange>
            </w:pPr>
            <w:del w:id="8726" w:author="Deepak Bansal (AZURE)" w:date="2012-08-23T21:56:00Z">
              <w:r w:rsidDel="00B15A0B">
                <w:delText>}</w:delText>
              </w:r>
              <w:bookmarkStart w:id="8727" w:name="_Toc333523371"/>
              <w:bookmarkStart w:id="8728" w:name="_Toc335147458"/>
              <w:bookmarkEnd w:id="8727"/>
              <w:bookmarkEnd w:id="8728"/>
            </w:del>
          </w:p>
          <w:p w14:paraId="2B637FD2" w14:textId="1AD21C95" w:rsidR="00364B45" w:rsidDel="00B15A0B" w:rsidRDefault="00364B45">
            <w:pPr>
              <w:pStyle w:val="Heading2"/>
              <w:rPr>
                <w:del w:id="8729" w:author="Deepak Bansal (AZURE)" w:date="2012-08-23T21:56:00Z"/>
              </w:rPr>
              <w:pPrChange w:id="8730" w:author="Thomas Dietz" w:date="2012-09-11T16:58:00Z">
                <w:pPr>
                  <w:pStyle w:val="XML1"/>
                </w:pPr>
              </w:pPrChange>
            </w:pPr>
            <w:bookmarkStart w:id="8731" w:name="_Toc333523372"/>
            <w:bookmarkStart w:id="8732" w:name="_Toc335147459"/>
            <w:bookmarkEnd w:id="8731"/>
            <w:bookmarkEnd w:id="8732"/>
          </w:p>
          <w:p w14:paraId="232B7521" w14:textId="3ECD2D7A" w:rsidR="00364B45" w:rsidDel="00B15A0B" w:rsidRDefault="00364B45">
            <w:pPr>
              <w:pStyle w:val="Heading2"/>
              <w:rPr>
                <w:del w:id="8733" w:author="Deepak Bansal (AZURE)" w:date="2012-08-23T21:56:00Z"/>
              </w:rPr>
              <w:pPrChange w:id="8734" w:author="Thomas Dietz" w:date="2012-09-11T16:58:00Z">
                <w:pPr>
                  <w:pStyle w:val="XML2"/>
                </w:pPr>
              </w:pPrChange>
            </w:pPr>
            <w:del w:id="8735" w:author="Deepak Bansal (AZURE)" w:date="2012-08-23T21:56:00Z">
              <w:r w:rsidDel="00B15A0B">
                <w:delText>container group-capabilities {</w:delText>
              </w:r>
              <w:bookmarkStart w:id="8736" w:name="_Toc333523373"/>
              <w:bookmarkStart w:id="8737" w:name="_Toc335147460"/>
              <w:bookmarkEnd w:id="8736"/>
              <w:bookmarkEnd w:id="8737"/>
            </w:del>
          </w:p>
          <w:p w14:paraId="553944A9" w14:textId="5424C640" w:rsidR="00364B45" w:rsidDel="00B15A0B" w:rsidRDefault="00364B45">
            <w:pPr>
              <w:pStyle w:val="Heading2"/>
              <w:rPr>
                <w:del w:id="8738" w:author="Deepak Bansal (AZURE)" w:date="2012-08-23T21:56:00Z"/>
              </w:rPr>
              <w:pPrChange w:id="8739" w:author="Thomas Dietz" w:date="2012-09-11T16:58:00Z">
                <w:pPr>
                  <w:pStyle w:val="XML3"/>
                </w:pPr>
              </w:pPrChange>
            </w:pPr>
            <w:del w:id="8740" w:author="Deepak Bansal (AZURE)" w:date="2012-08-23T21:56:00Z">
              <w:r w:rsidDel="00B15A0B">
                <w:delText>description "Specify the group capabilities supported by the logical switch.";</w:delText>
              </w:r>
              <w:bookmarkStart w:id="8741" w:name="_Toc333523374"/>
              <w:bookmarkStart w:id="8742" w:name="_Toc335147461"/>
              <w:bookmarkEnd w:id="8741"/>
              <w:bookmarkEnd w:id="8742"/>
            </w:del>
          </w:p>
          <w:p w14:paraId="110BE0CA" w14:textId="37588F0C" w:rsidR="00364B45" w:rsidDel="00B15A0B" w:rsidRDefault="00364B45">
            <w:pPr>
              <w:pStyle w:val="Heading2"/>
              <w:rPr>
                <w:del w:id="8743" w:author="Deepak Bansal (AZURE)" w:date="2012-08-23T21:56:00Z"/>
              </w:rPr>
              <w:pPrChange w:id="8744" w:author="Thomas Dietz" w:date="2012-09-11T16:58:00Z">
                <w:pPr>
                  <w:pStyle w:val="XML3"/>
                </w:pPr>
              </w:pPrChange>
            </w:pPr>
            <w:del w:id="8745" w:author="Deepak Bansal (AZURE)" w:date="2012-08-23T21:56:00Z">
              <w:r w:rsidDel="00B15A0B">
                <w:delText>reference "The types of group capability are defined in OpenFlow Switch Specification version 1.2.";</w:delText>
              </w:r>
              <w:bookmarkStart w:id="8746" w:name="_Toc333523375"/>
              <w:bookmarkStart w:id="8747" w:name="_Toc335147462"/>
              <w:bookmarkEnd w:id="8746"/>
              <w:bookmarkEnd w:id="8747"/>
            </w:del>
          </w:p>
          <w:p w14:paraId="0FBB4D3F" w14:textId="2120A27B" w:rsidR="00364B45" w:rsidDel="00B15A0B" w:rsidRDefault="00364B45">
            <w:pPr>
              <w:pStyle w:val="Heading2"/>
              <w:rPr>
                <w:del w:id="8748" w:author="Deepak Bansal (AZURE)" w:date="2012-08-23T21:56:00Z"/>
              </w:rPr>
              <w:pPrChange w:id="8749" w:author="Thomas Dietz" w:date="2012-09-11T16:58:00Z">
                <w:pPr>
                  <w:pStyle w:val="XML3"/>
                </w:pPr>
              </w:pPrChange>
            </w:pPr>
            <w:del w:id="8750" w:author="Deepak Bansal (AZURE)" w:date="2012-08-23T21:56:00Z">
              <w:r w:rsidDel="00B15A0B">
                <w:delText>leaf-list capability {</w:delText>
              </w:r>
              <w:bookmarkStart w:id="8751" w:name="_Toc333523376"/>
              <w:bookmarkStart w:id="8752" w:name="_Toc335147463"/>
              <w:bookmarkEnd w:id="8751"/>
              <w:bookmarkEnd w:id="8752"/>
            </w:del>
          </w:p>
          <w:p w14:paraId="1F8F35A4" w14:textId="0E84AD1A" w:rsidR="00364B45" w:rsidDel="00B15A0B" w:rsidRDefault="00364B45">
            <w:pPr>
              <w:pStyle w:val="Heading2"/>
              <w:rPr>
                <w:del w:id="8753" w:author="Deepak Bansal (AZURE)" w:date="2012-08-23T21:56:00Z"/>
              </w:rPr>
              <w:pPrChange w:id="8754" w:author="Thomas Dietz" w:date="2012-09-11T16:58:00Z">
                <w:pPr>
                  <w:pStyle w:val="XML4"/>
                </w:pPr>
              </w:pPrChange>
            </w:pPr>
            <w:del w:id="8755" w:author="Deepak Bansal (AZURE)" w:date="2012-08-23T21:56:00Z">
              <w:r w:rsidDel="00B15A0B">
                <w:delText>type enumeration {</w:delText>
              </w:r>
              <w:bookmarkStart w:id="8756" w:name="_Toc333523377"/>
              <w:bookmarkStart w:id="8757" w:name="_Toc335147464"/>
              <w:bookmarkEnd w:id="8756"/>
              <w:bookmarkEnd w:id="8757"/>
            </w:del>
          </w:p>
          <w:p w14:paraId="5409A08E" w14:textId="5492320F" w:rsidR="00364B45" w:rsidDel="00B15A0B" w:rsidRDefault="00364B45">
            <w:pPr>
              <w:pStyle w:val="Heading2"/>
              <w:rPr>
                <w:del w:id="8758" w:author="Deepak Bansal (AZURE)" w:date="2012-08-23T21:56:00Z"/>
              </w:rPr>
              <w:pPrChange w:id="8759" w:author="Thomas Dietz" w:date="2012-09-11T16:58:00Z">
                <w:pPr>
                  <w:pStyle w:val="XML5"/>
                </w:pPr>
              </w:pPrChange>
            </w:pPr>
            <w:del w:id="8760" w:author="Deepak Bansal (AZURE)" w:date="2012-08-23T21:56:00Z">
              <w:r w:rsidDel="00B15A0B">
                <w:delText>enum select-weight;</w:delText>
              </w:r>
              <w:bookmarkStart w:id="8761" w:name="_Toc333523378"/>
              <w:bookmarkStart w:id="8762" w:name="_Toc335147465"/>
              <w:bookmarkEnd w:id="8761"/>
              <w:bookmarkEnd w:id="8762"/>
            </w:del>
          </w:p>
          <w:p w14:paraId="10614879" w14:textId="5341E56E" w:rsidR="00364B45" w:rsidDel="00B15A0B" w:rsidRDefault="00364B45">
            <w:pPr>
              <w:pStyle w:val="Heading2"/>
              <w:rPr>
                <w:del w:id="8763" w:author="Deepak Bansal (AZURE)" w:date="2012-08-23T21:56:00Z"/>
              </w:rPr>
              <w:pPrChange w:id="8764" w:author="Thomas Dietz" w:date="2012-09-11T16:58:00Z">
                <w:pPr>
                  <w:pStyle w:val="XML5"/>
                </w:pPr>
              </w:pPrChange>
            </w:pPr>
            <w:del w:id="8765" w:author="Deepak Bansal (AZURE)" w:date="2012-08-23T21:56:00Z">
              <w:r w:rsidDel="00B15A0B">
                <w:delText>enum select-liveness;</w:delText>
              </w:r>
              <w:bookmarkStart w:id="8766" w:name="_Toc333523379"/>
              <w:bookmarkStart w:id="8767" w:name="_Toc335147466"/>
              <w:bookmarkEnd w:id="8766"/>
              <w:bookmarkEnd w:id="8767"/>
            </w:del>
          </w:p>
          <w:p w14:paraId="7F25F81C" w14:textId="680EF4A6" w:rsidR="00364B45" w:rsidDel="00B15A0B" w:rsidRDefault="00364B45">
            <w:pPr>
              <w:pStyle w:val="Heading2"/>
              <w:rPr>
                <w:del w:id="8768" w:author="Deepak Bansal (AZURE)" w:date="2012-08-23T21:56:00Z"/>
              </w:rPr>
              <w:pPrChange w:id="8769" w:author="Thomas Dietz" w:date="2012-09-11T16:58:00Z">
                <w:pPr>
                  <w:pStyle w:val="XML5"/>
                </w:pPr>
              </w:pPrChange>
            </w:pPr>
            <w:del w:id="8770" w:author="Deepak Bansal (AZURE)" w:date="2012-08-23T21:56:00Z">
              <w:r w:rsidDel="00B15A0B">
                <w:delText>enum chaining;</w:delText>
              </w:r>
              <w:bookmarkStart w:id="8771" w:name="_Toc333523380"/>
              <w:bookmarkStart w:id="8772" w:name="_Toc335147467"/>
              <w:bookmarkEnd w:id="8771"/>
              <w:bookmarkEnd w:id="8772"/>
            </w:del>
          </w:p>
          <w:p w14:paraId="6EAC462D" w14:textId="5C1659AC" w:rsidR="00364B45" w:rsidDel="00B15A0B" w:rsidRDefault="00364B45">
            <w:pPr>
              <w:pStyle w:val="Heading2"/>
              <w:rPr>
                <w:del w:id="8773" w:author="Deepak Bansal (AZURE)" w:date="2012-08-23T21:56:00Z"/>
              </w:rPr>
              <w:pPrChange w:id="8774" w:author="Thomas Dietz" w:date="2012-09-11T16:58:00Z">
                <w:pPr>
                  <w:pStyle w:val="XML5"/>
                </w:pPr>
              </w:pPrChange>
            </w:pPr>
            <w:del w:id="8775" w:author="Deepak Bansal (AZURE)" w:date="2012-08-23T21:56:00Z">
              <w:r w:rsidDel="00B15A0B">
                <w:delText>enum chaining-check;</w:delText>
              </w:r>
              <w:bookmarkStart w:id="8776" w:name="_Toc333523381"/>
              <w:bookmarkStart w:id="8777" w:name="_Toc335147468"/>
              <w:bookmarkEnd w:id="8776"/>
              <w:bookmarkEnd w:id="8777"/>
            </w:del>
          </w:p>
          <w:p w14:paraId="620D1DDD" w14:textId="68F9D91F" w:rsidR="00364B45" w:rsidDel="00B15A0B" w:rsidRDefault="00364B45">
            <w:pPr>
              <w:pStyle w:val="Heading2"/>
              <w:rPr>
                <w:del w:id="8778" w:author="Deepak Bansal (AZURE)" w:date="2012-08-23T21:56:00Z"/>
              </w:rPr>
              <w:pPrChange w:id="8779" w:author="Thomas Dietz" w:date="2012-09-11T16:58:00Z">
                <w:pPr>
                  <w:pStyle w:val="XML4"/>
                </w:pPr>
              </w:pPrChange>
            </w:pPr>
            <w:del w:id="8780" w:author="Deepak Bansal (AZURE)" w:date="2012-08-23T21:56:00Z">
              <w:r w:rsidDel="00B15A0B">
                <w:delText>}</w:delText>
              </w:r>
              <w:bookmarkStart w:id="8781" w:name="_Toc333523382"/>
              <w:bookmarkStart w:id="8782" w:name="_Toc335147469"/>
              <w:bookmarkEnd w:id="8781"/>
              <w:bookmarkEnd w:id="8782"/>
            </w:del>
          </w:p>
          <w:p w14:paraId="2C3F8852" w14:textId="57015D6D" w:rsidR="00364B45" w:rsidDel="00B15A0B" w:rsidRDefault="00364B45">
            <w:pPr>
              <w:pStyle w:val="Heading2"/>
              <w:rPr>
                <w:del w:id="8783" w:author="Deepak Bansal (AZURE)" w:date="2012-08-23T21:56:00Z"/>
              </w:rPr>
              <w:pPrChange w:id="8784" w:author="Thomas Dietz" w:date="2012-09-11T16:58:00Z">
                <w:pPr>
                  <w:pStyle w:val="XML3"/>
                </w:pPr>
              </w:pPrChange>
            </w:pPr>
            <w:del w:id="8785" w:author="Deepak Bansal (AZURE)" w:date="2012-08-23T21:56:00Z">
              <w:r w:rsidDel="00B15A0B">
                <w:delText>}</w:delText>
              </w:r>
              <w:bookmarkStart w:id="8786" w:name="_Toc333523383"/>
              <w:bookmarkStart w:id="8787" w:name="_Toc335147470"/>
              <w:bookmarkEnd w:id="8786"/>
              <w:bookmarkEnd w:id="8787"/>
            </w:del>
          </w:p>
          <w:p w14:paraId="1C5D6DE2" w14:textId="02B9A0D5" w:rsidR="00364B45" w:rsidDel="00B15A0B" w:rsidRDefault="00364B45">
            <w:pPr>
              <w:pStyle w:val="Heading2"/>
              <w:rPr>
                <w:del w:id="8788" w:author="Deepak Bansal (AZURE)" w:date="2012-08-23T21:56:00Z"/>
              </w:rPr>
              <w:pPrChange w:id="8789" w:author="Thomas Dietz" w:date="2012-09-11T16:58:00Z">
                <w:pPr>
                  <w:pStyle w:val="XML2"/>
                </w:pPr>
              </w:pPrChange>
            </w:pPr>
            <w:del w:id="8790" w:author="Deepak Bansal (AZURE)" w:date="2012-08-23T21:56:00Z">
              <w:r w:rsidDel="00B15A0B">
                <w:delText>}</w:delText>
              </w:r>
              <w:bookmarkStart w:id="8791" w:name="_Toc333523384"/>
              <w:bookmarkStart w:id="8792" w:name="_Toc335147471"/>
              <w:bookmarkEnd w:id="8791"/>
              <w:bookmarkEnd w:id="8792"/>
            </w:del>
          </w:p>
          <w:p w14:paraId="474D4481" w14:textId="265BB8F0" w:rsidR="00364B45" w:rsidDel="00B15A0B" w:rsidRDefault="00364B45">
            <w:pPr>
              <w:pStyle w:val="Heading2"/>
              <w:rPr>
                <w:del w:id="8793" w:author="Deepak Bansal (AZURE)" w:date="2012-08-23T21:56:00Z"/>
              </w:rPr>
              <w:pPrChange w:id="8794" w:author="Thomas Dietz" w:date="2012-09-11T16:58:00Z">
                <w:pPr>
                  <w:pStyle w:val="XML1"/>
                </w:pPr>
              </w:pPrChange>
            </w:pPr>
            <w:bookmarkStart w:id="8795" w:name="_Toc333523385"/>
            <w:bookmarkStart w:id="8796" w:name="_Toc335147472"/>
            <w:bookmarkEnd w:id="8795"/>
            <w:bookmarkEnd w:id="8796"/>
          </w:p>
          <w:p w14:paraId="7A49D4B0" w14:textId="546F7F76" w:rsidR="00364B45" w:rsidDel="00B15A0B" w:rsidRDefault="00364B45">
            <w:pPr>
              <w:pStyle w:val="Heading2"/>
              <w:rPr>
                <w:del w:id="8797" w:author="Deepak Bansal (AZURE)" w:date="2012-08-23T21:56:00Z"/>
              </w:rPr>
              <w:pPrChange w:id="8798" w:author="Thomas Dietz" w:date="2012-09-11T16:58:00Z">
                <w:pPr>
                  <w:pStyle w:val="XML2"/>
                </w:pPr>
              </w:pPrChange>
            </w:pPr>
            <w:del w:id="8799" w:author="Deepak Bansal (AZURE)" w:date="2012-08-23T21:56:00Z">
              <w:r w:rsidDel="00B15A0B">
                <w:delText>container action-types {</w:delText>
              </w:r>
              <w:bookmarkStart w:id="8800" w:name="_Toc333523386"/>
              <w:bookmarkStart w:id="8801" w:name="_Toc335147473"/>
              <w:bookmarkEnd w:id="8800"/>
              <w:bookmarkEnd w:id="8801"/>
            </w:del>
          </w:p>
          <w:p w14:paraId="7D715D3E" w14:textId="5EB3C2C6" w:rsidR="00364B45" w:rsidDel="00B15A0B" w:rsidRDefault="00364B45">
            <w:pPr>
              <w:pStyle w:val="Heading2"/>
              <w:rPr>
                <w:del w:id="8802" w:author="Deepak Bansal (AZURE)" w:date="2012-08-23T21:56:00Z"/>
              </w:rPr>
              <w:pPrChange w:id="8803" w:author="Thomas Dietz" w:date="2012-09-11T16:58:00Z">
                <w:pPr>
                  <w:pStyle w:val="XML2"/>
                </w:pPr>
              </w:pPrChange>
            </w:pPr>
            <w:del w:id="8804" w:author="Deepak Bansal (AZURE)" w:date="2012-08-23T21:56:00Z">
              <w:r w:rsidDel="00B15A0B">
                <w:delText>description "Specify the action types supported by the logical switch.";</w:delText>
              </w:r>
              <w:bookmarkStart w:id="8805" w:name="_Toc333523387"/>
              <w:bookmarkStart w:id="8806" w:name="_Toc335147474"/>
              <w:bookmarkEnd w:id="8805"/>
              <w:bookmarkEnd w:id="8806"/>
            </w:del>
          </w:p>
          <w:p w14:paraId="011316BA" w14:textId="191C95B7" w:rsidR="00364B45" w:rsidDel="00B15A0B" w:rsidRDefault="00364B45">
            <w:pPr>
              <w:pStyle w:val="Heading2"/>
              <w:rPr>
                <w:del w:id="8807" w:author="Deepak Bansal (AZURE)" w:date="2012-08-23T21:56:00Z"/>
              </w:rPr>
              <w:pPrChange w:id="8808" w:author="Thomas Dietz" w:date="2012-09-11T16:58:00Z">
                <w:pPr>
                  <w:pStyle w:val="XML3"/>
                </w:pPr>
              </w:pPrChange>
            </w:pPr>
            <w:del w:id="8809" w:author="Deepak Bansal (AZURE)" w:date="2012-08-23T21:56:00Z">
              <w:r w:rsidDel="00B15A0B">
                <w:delText>leaf-list type {</w:delText>
              </w:r>
              <w:bookmarkStart w:id="8810" w:name="_Toc333523388"/>
              <w:bookmarkStart w:id="8811" w:name="_Toc335147475"/>
              <w:bookmarkEnd w:id="8810"/>
              <w:bookmarkEnd w:id="8811"/>
            </w:del>
          </w:p>
          <w:p w14:paraId="545B9325" w14:textId="6B21198B" w:rsidR="00364B45" w:rsidDel="00B15A0B" w:rsidRDefault="00364B45">
            <w:pPr>
              <w:pStyle w:val="Heading2"/>
              <w:rPr>
                <w:del w:id="8812" w:author="Deepak Bansal (AZURE)" w:date="2012-08-23T21:56:00Z"/>
              </w:rPr>
              <w:pPrChange w:id="8813" w:author="Thomas Dietz" w:date="2012-09-11T16:58:00Z">
                <w:pPr>
                  <w:pStyle w:val="XML4"/>
                </w:pPr>
              </w:pPrChange>
            </w:pPr>
            <w:del w:id="8814" w:author="Deepak Bansal (AZURE)" w:date="2012-08-23T21:56:00Z">
              <w:r w:rsidDel="00B15A0B">
                <w:delText>type action-type;</w:delText>
              </w:r>
              <w:bookmarkStart w:id="8815" w:name="_Toc333523389"/>
              <w:bookmarkStart w:id="8816" w:name="_Toc335147476"/>
              <w:bookmarkEnd w:id="8815"/>
              <w:bookmarkEnd w:id="8816"/>
            </w:del>
          </w:p>
          <w:p w14:paraId="5828C769" w14:textId="2C08700E" w:rsidR="00364B45" w:rsidDel="00B15A0B" w:rsidRDefault="00364B45">
            <w:pPr>
              <w:pStyle w:val="Heading2"/>
              <w:rPr>
                <w:del w:id="8817" w:author="Deepak Bansal (AZURE)" w:date="2012-08-23T21:56:00Z"/>
              </w:rPr>
              <w:pPrChange w:id="8818" w:author="Thomas Dietz" w:date="2012-09-11T16:58:00Z">
                <w:pPr>
                  <w:pStyle w:val="XML3"/>
                </w:pPr>
              </w:pPrChange>
            </w:pPr>
            <w:del w:id="8819" w:author="Deepak Bansal (AZURE)" w:date="2012-08-23T21:56:00Z">
              <w:r w:rsidDel="00B15A0B">
                <w:delText>}</w:delText>
              </w:r>
              <w:bookmarkStart w:id="8820" w:name="_Toc333523390"/>
              <w:bookmarkStart w:id="8821" w:name="_Toc335147477"/>
              <w:bookmarkEnd w:id="8820"/>
              <w:bookmarkEnd w:id="8821"/>
            </w:del>
          </w:p>
          <w:p w14:paraId="008611B1" w14:textId="04AC31D8" w:rsidR="00364B45" w:rsidDel="00B15A0B" w:rsidRDefault="00364B45">
            <w:pPr>
              <w:pStyle w:val="Heading2"/>
              <w:rPr>
                <w:del w:id="8822" w:author="Deepak Bansal (AZURE)" w:date="2012-08-23T21:56:00Z"/>
              </w:rPr>
              <w:pPrChange w:id="8823" w:author="Thomas Dietz" w:date="2012-09-11T16:58:00Z">
                <w:pPr>
                  <w:pStyle w:val="XML2"/>
                </w:pPr>
              </w:pPrChange>
            </w:pPr>
            <w:del w:id="8824" w:author="Deepak Bansal (AZURE)" w:date="2012-08-23T21:56:00Z">
              <w:r w:rsidDel="00B15A0B">
                <w:delText>}</w:delText>
              </w:r>
              <w:bookmarkStart w:id="8825" w:name="_Toc333523391"/>
              <w:bookmarkStart w:id="8826" w:name="_Toc335147478"/>
              <w:bookmarkEnd w:id="8825"/>
              <w:bookmarkEnd w:id="8826"/>
            </w:del>
          </w:p>
          <w:p w14:paraId="32615DF0" w14:textId="5D00D3B4" w:rsidR="00DA7677" w:rsidDel="00B15A0B" w:rsidRDefault="00DA7677">
            <w:pPr>
              <w:pStyle w:val="Heading2"/>
              <w:rPr>
                <w:del w:id="8827" w:author="Deepak Bansal (AZURE)" w:date="2012-08-23T21:56:00Z"/>
              </w:rPr>
              <w:pPrChange w:id="8828" w:author="Thomas Dietz" w:date="2012-09-11T16:58:00Z">
                <w:pPr>
                  <w:pStyle w:val="XML1"/>
                </w:pPr>
              </w:pPrChange>
            </w:pPr>
            <w:bookmarkStart w:id="8829" w:name="_Toc333523392"/>
            <w:bookmarkStart w:id="8830" w:name="_Toc335147479"/>
            <w:bookmarkEnd w:id="8829"/>
            <w:bookmarkEnd w:id="8830"/>
          </w:p>
          <w:p w14:paraId="59D20CCC" w14:textId="73683748" w:rsidR="00DA7677" w:rsidDel="00B15A0B" w:rsidRDefault="00DA7677">
            <w:pPr>
              <w:pStyle w:val="Heading2"/>
              <w:rPr>
                <w:del w:id="8831" w:author="Deepak Bansal (AZURE)" w:date="2012-08-23T21:56:00Z"/>
              </w:rPr>
              <w:pPrChange w:id="8832" w:author="Thomas Dietz" w:date="2012-09-11T16:58:00Z">
                <w:pPr>
                  <w:pStyle w:val="XML2"/>
                </w:pPr>
              </w:pPrChange>
            </w:pPr>
            <w:del w:id="8833" w:author="Deepak Bansal (AZURE)" w:date="2012-08-23T21:56:00Z">
              <w:r w:rsidDel="00B15A0B">
                <w:delText>container instruction-types {</w:delText>
              </w:r>
              <w:bookmarkStart w:id="8834" w:name="_Toc333523393"/>
              <w:bookmarkStart w:id="8835" w:name="_Toc335147480"/>
              <w:bookmarkEnd w:id="8834"/>
              <w:bookmarkEnd w:id="8835"/>
            </w:del>
          </w:p>
          <w:p w14:paraId="6A41D2E3" w14:textId="2974DF15" w:rsidR="00DA7677" w:rsidDel="00B15A0B" w:rsidRDefault="00DA7677">
            <w:pPr>
              <w:pStyle w:val="Heading2"/>
              <w:rPr>
                <w:del w:id="8836" w:author="Deepak Bansal (AZURE)" w:date="2012-08-23T21:56:00Z"/>
              </w:rPr>
              <w:pPrChange w:id="8837" w:author="Thomas Dietz" w:date="2012-09-11T16:58:00Z">
                <w:pPr>
                  <w:pStyle w:val="XML2"/>
                </w:pPr>
              </w:pPrChange>
            </w:pPr>
            <w:del w:id="8838" w:author="Deepak Bansal (AZURE)" w:date="2012-08-23T21:56:00Z">
              <w:r w:rsidDel="00B15A0B">
                <w:delText>description "Specify the instruction types supported by the logical switch.";</w:delText>
              </w:r>
              <w:bookmarkStart w:id="8839" w:name="_Toc333523394"/>
              <w:bookmarkStart w:id="8840" w:name="_Toc335147481"/>
              <w:bookmarkEnd w:id="8839"/>
              <w:bookmarkEnd w:id="8840"/>
            </w:del>
          </w:p>
          <w:p w14:paraId="7A443410" w14:textId="01C75DFE" w:rsidR="00DA7677" w:rsidDel="00B15A0B" w:rsidRDefault="00DA7677">
            <w:pPr>
              <w:pStyle w:val="Heading2"/>
              <w:rPr>
                <w:del w:id="8841" w:author="Deepak Bansal (AZURE)" w:date="2012-08-23T21:56:00Z"/>
              </w:rPr>
              <w:pPrChange w:id="8842" w:author="Thomas Dietz" w:date="2012-09-11T16:58:00Z">
                <w:pPr>
                  <w:pStyle w:val="XML3"/>
                </w:pPr>
              </w:pPrChange>
            </w:pPr>
            <w:del w:id="8843" w:author="Deepak Bansal (AZURE)" w:date="2012-08-23T21:56:00Z">
              <w:r w:rsidDel="00B15A0B">
                <w:delText>leaf-list type {</w:delText>
              </w:r>
              <w:bookmarkStart w:id="8844" w:name="_Toc333523395"/>
              <w:bookmarkStart w:id="8845" w:name="_Toc335147482"/>
              <w:bookmarkEnd w:id="8844"/>
              <w:bookmarkEnd w:id="8845"/>
            </w:del>
          </w:p>
          <w:p w14:paraId="258E55B5" w14:textId="7BA27BAB" w:rsidR="00DA7677" w:rsidDel="00B15A0B" w:rsidRDefault="00DA7677">
            <w:pPr>
              <w:pStyle w:val="Heading2"/>
              <w:rPr>
                <w:del w:id="8846" w:author="Deepak Bansal (AZURE)" w:date="2012-08-23T21:56:00Z"/>
              </w:rPr>
              <w:pPrChange w:id="8847" w:author="Thomas Dietz" w:date="2012-09-11T16:58:00Z">
                <w:pPr>
                  <w:pStyle w:val="XML4"/>
                </w:pPr>
              </w:pPrChange>
            </w:pPr>
            <w:del w:id="8848" w:author="Deepak Bansal (AZURE)" w:date="2012-08-23T21:56:00Z">
              <w:r w:rsidDel="00B15A0B">
                <w:delText>type instruction-type;</w:delText>
              </w:r>
              <w:bookmarkStart w:id="8849" w:name="_Toc333523396"/>
              <w:bookmarkStart w:id="8850" w:name="_Toc335147483"/>
              <w:bookmarkEnd w:id="8849"/>
              <w:bookmarkEnd w:id="8850"/>
            </w:del>
          </w:p>
          <w:p w14:paraId="607AB906" w14:textId="019345B2" w:rsidR="00DA7677" w:rsidDel="00B15A0B" w:rsidRDefault="00DA7677">
            <w:pPr>
              <w:pStyle w:val="Heading2"/>
              <w:rPr>
                <w:del w:id="8851" w:author="Deepak Bansal (AZURE)" w:date="2012-08-23T21:56:00Z"/>
              </w:rPr>
              <w:pPrChange w:id="8852" w:author="Thomas Dietz" w:date="2012-09-11T16:58:00Z">
                <w:pPr>
                  <w:pStyle w:val="XML3"/>
                </w:pPr>
              </w:pPrChange>
            </w:pPr>
            <w:del w:id="8853" w:author="Deepak Bansal (AZURE)" w:date="2012-08-23T21:56:00Z">
              <w:r w:rsidDel="00B15A0B">
                <w:delText>}</w:delText>
              </w:r>
              <w:bookmarkStart w:id="8854" w:name="_Toc333523397"/>
              <w:bookmarkStart w:id="8855" w:name="_Toc335147484"/>
              <w:bookmarkEnd w:id="8854"/>
              <w:bookmarkEnd w:id="8855"/>
            </w:del>
          </w:p>
          <w:p w14:paraId="073C46B7" w14:textId="449C47F2" w:rsidR="00DA7677" w:rsidDel="00B15A0B" w:rsidRDefault="00DA7677">
            <w:pPr>
              <w:pStyle w:val="Heading2"/>
              <w:rPr>
                <w:del w:id="8856" w:author="Deepak Bansal (AZURE)" w:date="2012-08-23T21:56:00Z"/>
              </w:rPr>
              <w:pPrChange w:id="8857" w:author="Thomas Dietz" w:date="2012-09-11T16:58:00Z">
                <w:pPr>
                  <w:pStyle w:val="XML2"/>
                </w:pPr>
              </w:pPrChange>
            </w:pPr>
            <w:del w:id="8858" w:author="Deepak Bansal (AZURE)" w:date="2012-08-23T21:56:00Z">
              <w:r w:rsidDel="00B15A0B">
                <w:delText>}</w:delText>
              </w:r>
              <w:bookmarkStart w:id="8859" w:name="_Toc333523398"/>
              <w:bookmarkStart w:id="8860" w:name="_Toc335147485"/>
              <w:bookmarkEnd w:id="8859"/>
              <w:bookmarkEnd w:id="8860"/>
            </w:del>
          </w:p>
          <w:p w14:paraId="1E54A93A" w14:textId="4BF9F793" w:rsidR="00390570" w:rsidDel="00B15A0B" w:rsidRDefault="00B0651B">
            <w:pPr>
              <w:pStyle w:val="Heading2"/>
              <w:rPr>
                <w:ins w:id="8861" w:author="Thomas Dietz" w:date="2012-08-13T13:47:00Z"/>
                <w:del w:id="8862" w:author="Deepak Bansal (AZURE)" w:date="2012-08-23T21:56:00Z"/>
              </w:rPr>
              <w:pPrChange w:id="8863" w:author="Thomas Dietz" w:date="2012-09-11T16:58:00Z">
                <w:pPr>
                  <w:pStyle w:val="XML1"/>
                </w:pPr>
              </w:pPrChange>
            </w:pPr>
            <w:del w:id="8864" w:author="Deepak Bansal (AZURE)" w:date="2012-08-23T21:56:00Z">
              <w:r w:rsidDel="00B15A0B">
                <w:delText>}</w:delText>
              </w:r>
            </w:del>
            <w:ins w:id="8865" w:author="Thomas Dietz" w:date="2012-08-13T13:47:00Z">
              <w:del w:id="8866" w:author="Deepak Bansal (AZURE)" w:date="2012-08-23T21:56:00Z">
                <w:r w:rsidR="00390570" w:rsidDel="00B15A0B">
                  <w:delText xml:space="preserve">  grouping OFLogicalSwitchCapabilitiesType {</w:delText>
                </w:r>
                <w:bookmarkStart w:id="8867" w:name="_Toc333523399"/>
                <w:bookmarkStart w:id="8868" w:name="_Toc335147486"/>
                <w:bookmarkEnd w:id="8867"/>
                <w:bookmarkEnd w:id="8868"/>
              </w:del>
            </w:ins>
          </w:p>
          <w:p w14:paraId="30ECD90F" w14:textId="20610137" w:rsidR="00390570" w:rsidDel="00B15A0B" w:rsidRDefault="00390570">
            <w:pPr>
              <w:pStyle w:val="Heading2"/>
              <w:rPr>
                <w:ins w:id="8869" w:author="Thomas Dietz" w:date="2012-08-13T13:47:00Z"/>
                <w:del w:id="8870" w:author="Deepak Bansal (AZURE)" w:date="2012-08-23T21:56:00Z"/>
              </w:rPr>
              <w:pPrChange w:id="8871" w:author="Thomas Dietz" w:date="2012-09-11T16:58:00Z">
                <w:pPr>
                  <w:pStyle w:val="XML1"/>
                </w:pPr>
              </w:pPrChange>
            </w:pPr>
            <w:ins w:id="8872" w:author="Thomas Dietz" w:date="2012-08-13T13:47:00Z">
              <w:del w:id="8873" w:author="Deepak Bansal (AZURE)" w:date="2012-08-23T21:56:00Z">
                <w:r w:rsidDel="00B15A0B">
                  <w:delText xml:space="preserve">    description "This grouping specifies all properties of an</w:delText>
                </w:r>
                <w:bookmarkStart w:id="8874" w:name="_Toc333523400"/>
                <w:bookmarkStart w:id="8875" w:name="_Toc335147487"/>
                <w:bookmarkEnd w:id="8874"/>
                <w:bookmarkEnd w:id="8875"/>
              </w:del>
            </w:ins>
          </w:p>
          <w:p w14:paraId="094FD6C4" w14:textId="577AA3C2" w:rsidR="00390570" w:rsidDel="00B15A0B" w:rsidRDefault="00390570">
            <w:pPr>
              <w:pStyle w:val="Heading2"/>
              <w:rPr>
                <w:ins w:id="8876" w:author="Thomas Dietz" w:date="2012-08-13T13:47:00Z"/>
                <w:del w:id="8877" w:author="Deepak Bansal (AZURE)" w:date="2012-08-23T21:56:00Z"/>
              </w:rPr>
              <w:pPrChange w:id="8878" w:author="Thomas Dietz" w:date="2012-09-11T16:58:00Z">
                <w:pPr>
                  <w:pStyle w:val="XML1"/>
                </w:pPr>
              </w:pPrChange>
            </w:pPr>
            <w:ins w:id="8879" w:author="Thomas Dietz" w:date="2012-08-13T13:47:00Z">
              <w:del w:id="8880" w:author="Deepak Bansal (AZURE)" w:date="2012-08-23T21:56:00Z">
                <w:r w:rsidDel="00B15A0B">
                  <w:delText xml:space="preserve">      OpenFlow logical switch's capabilities.</w:delText>
                </w:r>
                <w:bookmarkStart w:id="8881" w:name="_Toc333523401"/>
                <w:bookmarkStart w:id="8882" w:name="_Toc335147488"/>
                <w:bookmarkEnd w:id="8881"/>
                <w:bookmarkEnd w:id="8882"/>
              </w:del>
            </w:ins>
          </w:p>
          <w:p w14:paraId="56EEC729" w14:textId="16E93D3E" w:rsidR="00390570" w:rsidDel="00B15A0B" w:rsidRDefault="00390570">
            <w:pPr>
              <w:pStyle w:val="Heading2"/>
              <w:rPr>
                <w:ins w:id="8883" w:author="Thomas Dietz" w:date="2012-08-13T13:47:00Z"/>
                <w:del w:id="8884" w:author="Deepak Bansal (AZURE)" w:date="2012-08-23T21:56:00Z"/>
              </w:rPr>
              <w:pPrChange w:id="8885" w:author="Thomas Dietz" w:date="2012-09-11T16:58:00Z">
                <w:pPr>
                  <w:pStyle w:val="XML1"/>
                </w:pPr>
              </w:pPrChange>
            </w:pPr>
            <w:bookmarkStart w:id="8886" w:name="_Toc333523402"/>
            <w:bookmarkStart w:id="8887" w:name="_Toc335147489"/>
            <w:bookmarkEnd w:id="8886"/>
            <w:bookmarkEnd w:id="8887"/>
          </w:p>
          <w:p w14:paraId="215B654F" w14:textId="49399A57" w:rsidR="00390570" w:rsidDel="00B15A0B" w:rsidRDefault="00390570">
            <w:pPr>
              <w:pStyle w:val="Heading2"/>
              <w:rPr>
                <w:ins w:id="8888" w:author="Thomas Dietz" w:date="2012-08-13T13:47:00Z"/>
                <w:del w:id="8889" w:author="Deepak Bansal (AZURE)" w:date="2012-08-23T21:56:00Z"/>
              </w:rPr>
              <w:pPrChange w:id="8890" w:author="Thomas Dietz" w:date="2012-09-11T16:58:00Z">
                <w:pPr>
                  <w:pStyle w:val="XML1"/>
                </w:pPr>
              </w:pPrChange>
            </w:pPr>
            <w:ins w:id="8891" w:author="Thomas Dietz" w:date="2012-08-13T13:47:00Z">
              <w:del w:id="8892" w:author="Deepak Bansal (AZURE)" w:date="2012-08-23T21:56:00Z">
                <w:r w:rsidDel="00B15A0B">
                  <w:delText xml:space="preserve">      Elements in the type OFLogicalSwitchCapabilitiesType are not</w:delText>
                </w:r>
                <w:bookmarkStart w:id="8893" w:name="_Toc333523403"/>
                <w:bookmarkStart w:id="8894" w:name="_Toc335147490"/>
                <w:bookmarkEnd w:id="8893"/>
                <w:bookmarkEnd w:id="8894"/>
              </w:del>
            </w:ins>
          </w:p>
          <w:p w14:paraId="4A4A5360" w14:textId="3565909F" w:rsidR="00390570" w:rsidDel="00B15A0B" w:rsidRDefault="00390570">
            <w:pPr>
              <w:pStyle w:val="Heading2"/>
              <w:rPr>
                <w:ins w:id="8895" w:author="Thomas Dietz" w:date="2012-08-13T13:47:00Z"/>
                <w:del w:id="8896" w:author="Deepak Bansal (AZURE)" w:date="2012-08-23T21:56:00Z"/>
              </w:rPr>
              <w:pPrChange w:id="8897" w:author="Thomas Dietz" w:date="2012-09-11T16:58:00Z">
                <w:pPr>
                  <w:pStyle w:val="XML1"/>
                </w:pPr>
              </w:pPrChange>
            </w:pPr>
            <w:ins w:id="8898" w:author="Thomas Dietz" w:date="2012-08-13T13:47:00Z">
              <w:del w:id="8899" w:author="Deepak Bansal (AZURE)" w:date="2012-08-23T21:56:00Z">
                <w:r w:rsidDel="00B15A0B">
                  <w:delText xml:space="preserve">      configurable and can only be retrieved by NETCONF &lt;get&gt;</w:delText>
                </w:r>
                <w:bookmarkStart w:id="8900" w:name="_Toc333523404"/>
                <w:bookmarkStart w:id="8901" w:name="_Toc335147491"/>
                <w:bookmarkEnd w:id="8900"/>
                <w:bookmarkEnd w:id="8901"/>
              </w:del>
            </w:ins>
          </w:p>
          <w:p w14:paraId="206D7540" w14:textId="41A5C972" w:rsidR="00390570" w:rsidDel="00B15A0B" w:rsidRDefault="00390570">
            <w:pPr>
              <w:pStyle w:val="Heading2"/>
              <w:rPr>
                <w:ins w:id="8902" w:author="Thomas Dietz" w:date="2012-08-13T13:47:00Z"/>
                <w:del w:id="8903" w:author="Deepak Bansal (AZURE)" w:date="2012-08-23T21:56:00Z"/>
              </w:rPr>
              <w:pPrChange w:id="8904" w:author="Thomas Dietz" w:date="2012-09-11T16:58:00Z">
                <w:pPr>
                  <w:pStyle w:val="XML1"/>
                </w:pPr>
              </w:pPrChange>
            </w:pPr>
            <w:ins w:id="8905" w:author="Thomas Dietz" w:date="2012-08-13T13:47:00Z">
              <w:del w:id="8906" w:author="Deepak Bansal (AZURE)" w:date="2012-08-23T21:56:00Z">
                <w:r w:rsidDel="00B15A0B">
                  <w:delText xml:space="preserve">      operations. Attemps to modify this element and its children</w:delText>
                </w:r>
                <w:bookmarkStart w:id="8907" w:name="_Toc333523405"/>
                <w:bookmarkStart w:id="8908" w:name="_Toc335147492"/>
                <w:bookmarkEnd w:id="8907"/>
                <w:bookmarkEnd w:id="8908"/>
              </w:del>
            </w:ins>
          </w:p>
          <w:p w14:paraId="2237D6E4" w14:textId="4C3A07B8" w:rsidR="00390570" w:rsidDel="00B15A0B" w:rsidRDefault="00390570">
            <w:pPr>
              <w:pStyle w:val="Heading2"/>
              <w:rPr>
                <w:ins w:id="8909" w:author="Thomas Dietz" w:date="2012-08-13T13:47:00Z"/>
                <w:del w:id="8910" w:author="Deepak Bansal (AZURE)" w:date="2012-08-23T21:56:00Z"/>
              </w:rPr>
              <w:pPrChange w:id="8911" w:author="Thomas Dietz" w:date="2012-09-11T16:58:00Z">
                <w:pPr>
                  <w:pStyle w:val="XML1"/>
                </w:pPr>
              </w:pPrChange>
            </w:pPr>
            <w:ins w:id="8912" w:author="Thomas Dietz" w:date="2012-08-13T13:47:00Z">
              <w:del w:id="8913" w:author="Deepak Bansal (AZURE)" w:date="2012-08-23T21:56:00Z">
                <w:r w:rsidDel="00B15A0B">
                  <w:delText xml:space="preserve">      with a NETCONF &lt;edit-config&gt; operation MUST result in an </w:delText>
                </w:r>
                <w:bookmarkStart w:id="8914" w:name="_Toc333523406"/>
                <w:bookmarkStart w:id="8915" w:name="_Toc335147493"/>
                <w:bookmarkEnd w:id="8914"/>
                <w:bookmarkEnd w:id="8915"/>
              </w:del>
            </w:ins>
          </w:p>
          <w:p w14:paraId="533BBCF9" w14:textId="7C79F276" w:rsidR="00390570" w:rsidDel="00B15A0B" w:rsidRDefault="00390570">
            <w:pPr>
              <w:pStyle w:val="Heading2"/>
              <w:rPr>
                <w:ins w:id="8916" w:author="Thomas Dietz" w:date="2012-08-13T13:47:00Z"/>
                <w:del w:id="8917" w:author="Deepak Bansal (AZURE)" w:date="2012-08-23T21:56:00Z"/>
              </w:rPr>
              <w:pPrChange w:id="8918" w:author="Thomas Dietz" w:date="2012-09-11T16:58:00Z">
                <w:pPr>
                  <w:pStyle w:val="XML1"/>
                </w:pPr>
              </w:pPrChange>
            </w:pPr>
            <w:ins w:id="8919" w:author="Thomas Dietz" w:date="2012-08-13T13:47:00Z">
              <w:del w:id="8920" w:author="Deepak Bansal (AZURE)" w:date="2012-08-23T21:56:00Z">
                <w:r w:rsidDel="00B15A0B">
                  <w:delText xml:space="preserve">      'operation-not-supported' error with type 'application'.";</w:delText>
                </w:r>
                <w:bookmarkStart w:id="8921" w:name="_Toc333523407"/>
                <w:bookmarkStart w:id="8922" w:name="_Toc335147494"/>
                <w:bookmarkEnd w:id="8921"/>
                <w:bookmarkEnd w:id="8922"/>
              </w:del>
            </w:ins>
          </w:p>
          <w:p w14:paraId="35CD759F" w14:textId="51BB1A30" w:rsidR="00390570" w:rsidDel="00B15A0B" w:rsidRDefault="00390570">
            <w:pPr>
              <w:pStyle w:val="Heading2"/>
              <w:rPr>
                <w:ins w:id="8923" w:author="Thomas Dietz" w:date="2012-08-13T13:47:00Z"/>
                <w:del w:id="8924" w:author="Deepak Bansal (AZURE)" w:date="2012-08-23T21:56:00Z"/>
              </w:rPr>
              <w:pPrChange w:id="8925" w:author="Thomas Dietz" w:date="2012-09-11T16:58:00Z">
                <w:pPr>
                  <w:pStyle w:val="XML1"/>
                </w:pPr>
              </w:pPrChange>
            </w:pPr>
            <w:ins w:id="8926" w:author="Thomas Dietz" w:date="2012-08-13T13:47:00Z">
              <w:del w:id="8927" w:author="Deepak Bansal (AZURE)" w:date="2012-08-23T21:56:00Z">
                <w:r w:rsidDel="00B15A0B">
                  <w:delText xml:space="preserve">    leaf max-buffered-packets {</w:delText>
                </w:r>
                <w:bookmarkStart w:id="8928" w:name="_Toc333523408"/>
                <w:bookmarkStart w:id="8929" w:name="_Toc335147495"/>
                <w:bookmarkEnd w:id="8928"/>
                <w:bookmarkEnd w:id="8929"/>
              </w:del>
            </w:ins>
          </w:p>
          <w:p w14:paraId="26263472" w14:textId="214E451E" w:rsidR="00390570" w:rsidDel="00B15A0B" w:rsidRDefault="00390570">
            <w:pPr>
              <w:pStyle w:val="Heading2"/>
              <w:rPr>
                <w:ins w:id="8930" w:author="Thomas Dietz" w:date="2012-08-13T13:47:00Z"/>
                <w:del w:id="8931" w:author="Deepak Bansal (AZURE)" w:date="2012-08-23T21:56:00Z"/>
              </w:rPr>
              <w:pPrChange w:id="8932" w:author="Thomas Dietz" w:date="2012-09-11T16:58:00Z">
                <w:pPr>
                  <w:pStyle w:val="XML1"/>
                </w:pPr>
              </w:pPrChange>
            </w:pPr>
            <w:ins w:id="8933" w:author="Thomas Dietz" w:date="2012-08-13T13:47:00Z">
              <w:del w:id="8934" w:author="Deepak Bansal (AZURE)" w:date="2012-08-23T21:56:00Z">
                <w:r w:rsidDel="00B15A0B">
                  <w:delText xml:space="preserve">      type uint32;</w:delText>
                </w:r>
                <w:bookmarkStart w:id="8935" w:name="_Toc333523409"/>
                <w:bookmarkStart w:id="8936" w:name="_Toc335147496"/>
                <w:bookmarkEnd w:id="8935"/>
                <w:bookmarkEnd w:id="8936"/>
              </w:del>
            </w:ins>
          </w:p>
          <w:p w14:paraId="22B6D188" w14:textId="6D898DBA" w:rsidR="00390570" w:rsidDel="00B15A0B" w:rsidRDefault="00390570">
            <w:pPr>
              <w:pStyle w:val="Heading2"/>
              <w:rPr>
                <w:ins w:id="8937" w:author="Thomas Dietz" w:date="2012-08-13T13:47:00Z"/>
                <w:del w:id="8938" w:author="Deepak Bansal (AZURE)" w:date="2012-08-23T21:56:00Z"/>
              </w:rPr>
              <w:pPrChange w:id="8939" w:author="Thomas Dietz" w:date="2012-09-11T16:58:00Z">
                <w:pPr>
                  <w:pStyle w:val="XML1"/>
                </w:pPr>
              </w:pPrChange>
            </w:pPr>
            <w:ins w:id="8940" w:author="Thomas Dietz" w:date="2012-08-13T13:47:00Z">
              <w:del w:id="8941" w:author="Deepak Bansal (AZURE)" w:date="2012-08-23T21:56:00Z">
                <w:r w:rsidDel="00B15A0B">
                  <w:delText xml:space="preserve">      description "The maximum number of packets the logical switch</w:delText>
                </w:r>
                <w:bookmarkStart w:id="8942" w:name="_Toc333523410"/>
                <w:bookmarkStart w:id="8943" w:name="_Toc335147497"/>
                <w:bookmarkEnd w:id="8942"/>
                <w:bookmarkEnd w:id="8943"/>
              </w:del>
            </w:ins>
          </w:p>
          <w:p w14:paraId="5A911942" w14:textId="49254D79" w:rsidR="00390570" w:rsidDel="00B15A0B" w:rsidRDefault="00390570">
            <w:pPr>
              <w:pStyle w:val="Heading2"/>
              <w:rPr>
                <w:ins w:id="8944" w:author="Thomas Dietz" w:date="2012-08-13T13:47:00Z"/>
                <w:del w:id="8945" w:author="Deepak Bansal (AZURE)" w:date="2012-08-23T21:56:00Z"/>
              </w:rPr>
              <w:pPrChange w:id="8946" w:author="Thomas Dietz" w:date="2012-09-11T16:58:00Z">
                <w:pPr>
                  <w:pStyle w:val="XML1"/>
                </w:pPr>
              </w:pPrChange>
            </w:pPr>
            <w:ins w:id="8947" w:author="Thomas Dietz" w:date="2012-08-13T13:47:00Z">
              <w:del w:id="8948" w:author="Deepak Bansal (AZURE)" w:date="2012-08-23T21:56:00Z">
                <w:r w:rsidDel="00B15A0B">
                  <w:delText xml:space="preserve">        can buffer when sending packets to the controller using</w:delText>
                </w:r>
                <w:bookmarkStart w:id="8949" w:name="_Toc333523411"/>
                <w:bookmarkStart w:id="8950" w:name="_Toc335147498"/>
                <w:bookmarkEnd w:id="8949"/>
                <w:bookmarkEnd w:id="8950"/>
              </w:del>
            </w:ins>
          </w:p>
          <w:p w14:paraId="0B82E46D" w14:textId="2C10B6A8" w:rsidR="00390570" w:rsidDel="00B15A0B" w:rsidRDefault="00390570">
            <w:pPr>
              <w:pStyle w:val="Heading2"/>
              <w:rPr>
                <w:ins w:id="8951" w:author="Thomas Dietz" w:date="2012-08-13T13:47:00Z"/>
                <w:del w:id="8952" w:author="Deepak Bansal (AZURE)" w:date="2012-08-23T21:56:00Z"/>
              </w:rPr>
              <w:pPrChange w:id="8953" w:author="Thomas Dietz" w:date="2012-09-11T16:58:00Z">
                <w:pPr>
                  <w:pStyle w:val="XML1"/>
                </w:pPr>
              </w:pPrChange>
            </w:pPr>
            <w:ins w:id="8954" w:author="Thomas Dietz" w:date="2012-08-13T13:47:00Z">
              <w:del w:id="8955" w:author="Deepak Bansal (AZURE)" w:date="2012-08-23T21:56:00Z">
                <w:r w:rsidDel="00B15A0B">
                  <w:delText xml:space="preserve">        packet-in messages.";</w:delText>
                </w:r>
                <w:bookmarkStart w:id="8956" w:name="_Toc333523412"/>
                <w:bookmarkStart w:id="8957" w:name="_Toc335147499"/>
                <w:bookmarkEnd w:id="8956"/>
                <w:bookmarkEnd w:id="8957"/>
              </w:del>
            </w:ins>
          </w:p>
          <w:p w14:paraId="3781EF35" w14:textId="52C77A11" w:rsidR="00390570" w:rsidDel="00B15A0B" w:rsidRDefault="00390570">
            <w:pPr>
              <w:pStyle w:val="Heading2"/>
              <w:rPr>
                <w:ins w:id="8958" w:author="Thomas Dietz" w:date="2012-08-13T13:47:00Z"/>
                <w:del w:id="8959" w:author="Deepak Bansal (AZURE)" w:date="2012-08-23T21:56:00Z"/>
              </w:rPr>
              <w:pPrChange w:id="8960" w:author="Thomas Dietz" w:date="2012-09-11T16:58:00Z">
                <w:pPr>
                  <w:pStyle w:val="XML1"/>
                </w:pPr>
              </w:pPrChange>
            </w:pPr>
            <w:ins w:id="8961" w:author="Thomas Dietz" w:date="2012-08-13T13:47:00Z">
              <w:del w:id="8962" w:author="Deepak Bansal (AZURE)" w:date="2012-08-23T21:56:00Z">
                <w:r w:rsidDel="00B15A0B">
                  <w:delText xml:space="preserve">    }</w:delText>
                </w:r>
                <w:bookmarkStart w:id="8963" w:name="_Toc333523413"/>
                <w:bookmarkStart w:id="8964" w:name="_Toc335147500"/>
                <w:bookmarkEnd w:id="8963"/>
                <w:bookmarkEnd w:id="8964"/>
              </w:del>
            </w:ins>
          </w:p>
          <w:p w14:paraId="0EC29448" w14:textId="0490EB13" w:rsidR="00390570" w:rsidDel="00B15A0B" w:rsidRDefault="00390570">
            <w:pPr>
              <w:pStyle w:val="Heading2"/>
              <w:rPr>
                <w:ins w:id="8965" w:author="Thomas Dietz" w:date="2012-08-13T13:47:00Z"/>
                <w:del w:id="8966" w:author="Deepak Bansal (AZURE)" w:date="2012-08-23T21:56:00Z"/>
              </w:rPr>
              <w:pPrChange w:id="8967" w:author="Thomas Dietz" w:date="2012-09-11T16:58:00Z">
                <w:pPr>
                  <w:pStyle w:val="XML1"/>
                </w:pPr>
              </w:pPrChange>
            </w:pPr>
            <w:ins w:id="8968" w:author="Thomas Dietz" w:date="2012-08-13T13:47:00Z">
              <w:del w:id="8969" w:author="Deepak Bansal (AZURE)" w:date="2012-08-23T21:56:00Z">
                <w:r w:rsidDel="00B15A0B">
                  <w:delText xml:space="preserve">    leaf max-tables {</w:delText>
                </w:r>
                <w:bookmarkStart w:id="8970" w:name="_Toc333523414"/>
                <w:bookmarkStart w:id="8971" w:name="_Toc335147501"/>
                <w:bookmarkEnd w:id="8970"/>
                <w:bookmarkEnd w:id="8971"/>
              </w:del>
            </w:ins>
          </w:p>
          <w:p w14:paraId="59BF4155" w14:textId="26DC3965" w:rsidR="00390570" w:rsidDel="00B15A0B" w:rsidRDefault="00390570">
            <w:pPr>
              <w:pStyle w:val="Heading2"/>
              <w:rPr>
                <w:ins w:id="8972" w:author="Thomas Dietz" w:date="2012-08-13T13:47:00Z"/>
                <w:del w:id="8973" w:author="Deepak Bansal (AZURE)" w:date="2012-08-23T21:56:00Z"/>
              </w:rPr>
              <w:pPrChange w:id="8974" w:author="Thomas Dietz" w:date="2012-09-11T16:58:00Z">
                <w:pPr>
                  <w:pStyle w:val="XML1"/>
                </w:pPr>
              </w:pPrChange>
            </w:pPr>
            <w:ins w:id="8975" w:author="Thomas Dietz" w:date="2012-08-13T13:47:00Z">
              <w:del w:id="8976" w:author="Deepak Bansal (AZURE)" w:date="2012-08-23T21:56:00Z">
                <w:r w:rsidDel="00B15A0B">
                  <w:delText xml:space="preserve">      type uint8;</w:delText>
                </w:r>
                <w:bookmarkStart w:id="8977" w:name="_Toc333523415"/>
                <w:bookmarkStart w:id="8978" w:name="_Toc335147502"/>
                <w:bookmarkEnd w:id="8977"/>
                <w:bookmarkEnd w:id="8978"/>
              </w:del>
            </w:ins>
          </w:p>
          <w:p w14:paraId="193A360B" w14:textId="3927DD4E" w:rsidR="00390570" w:rsidDel="00B15A0B" w:rsidRDefault="00390570">
            <w:pPr>
              <w:pStyle w:val="Heading2"/>
              <w:rPr>
                <w:ins w:id="8979" w:author="Thomas Dietz" w:date="2012-08-13T13:47:00Z"/>
                <w:del w:id="8980" w:author="Deepak Bansal (AZURE)" w:date="2012-08-23T21:56:00Z"/>
              </w:rPr>
              <w:pPrChange w:id="8981" w:author="Thomas Dietz" w:date="2012-09-11T16:58:00Z">
                <w:pPr>
                  <w:pStyle w:val="XML1"/>
                </w:pPr>
              </w:pPrChange>
            </w:pPr>
            <w:ins w:id="8982" w:author="Thomas Dietz" w:date="2012-08-13T13:47:00Z">
              <w:del w:id="8983" w:author="Deepak Bansal (AZURE)" w:date="2012-08-23T21:56:00Z">
                <w:r w:rsidDel="00B15A0B">
                  <w:delText xml:space="preserve">      description "The number of flow tables supported by the</w:delText>
                </w:r>
                <w:bookmarkStart w:id="8984" w:name="_Toc333523416"/>
                <w:bookmarkStart w:id="8985" w:name="_Toc335147503"/>
                <w:bookmarkEnd w:id="8984"/>
                <w:bookmarkEnd w:id="8985"/>
              </w:del>
            </w:ins>
          </w:p>
          <w:p w14:paraId="69380781" w14:textId="4A76256E" w:rsidR="00390570" w:rsidDel="00B15A0B" w:rsidRDefault="00390570">
            <w:pPr>
              <w:pStyle w:val="Heading2"/>
              <w:rPr>
                <w:ins w:id="8986" w:author="Thomas Dietz" w:date="2012-08-13T13:47:00Z"/>
                <w:del w:id="8987" w:author="Deepak Bansal (AZURE)" w:date="2012-08-23T21:56:00Z"/>
              </w:rPr>
              <w:pPrChange w:id="8988" w:author="Thomas Dietz" w:date="2012-09-11T16:58:00Z">
                <w:pPr>
                  <w:pStyle w:val="XML1"/>
                </w:pPr>
              </w:pPrChange>
            </w:pPr>
            <w:ins w:id="8989" w:author="Thomas Dietz" w:date="2012-08-13T13:47:00Z">
              <w:del w:id="8990" w:author="Deepak Bansal (AZURE)" w:date="2012-08-23T21:56:00Z">
                <w:r w:rsidDel="00B15A0B">
                  <w:delText xml:space="preserve">        logical switch.";</w:delText>
                </w:r>
                <w:bookmarkStart w:id="8991" w:name="_Toc333523417"/>
                <w:bookmarkStart w:id="8992" w:name="_Toc335147504"/>
                <w:bookmarkEnd w:id="8991"/>
                <w:bookmarkEnd w:id="8992"/>
              </w:del>
            </w:ins>
          </w:p>
          <w:p w14:paraId="2584D2F4" w14:textId="1CB31F0F" w:rsidR="00390570" w:rsidDel="00B15A0B" w:rsidRDefault="00390570">
            <w:pPr>
              <w:pStyle w:val="Heading2"/>
              <w:rPr>
                <w:ins w:id="8993" w:author="Thomas Dietz" w:date="2012-08-13T13:47:00Z"/>
                <w:del w:id="8994" w:author="Deepak Bansal (AZURE)" w:date="2012-08-23T21:56:00Z"/>
              </w:rPr>
              <w:pPrChange w:id="8995" w:author="Thomas Dietz" w:date="2012-09-11T16:58:00Z">
                <w:pPr>
                  <w:pStyle w:val="XML1"/>
                </w:pPr>
              </w:pPrChange>
            </w:pPr>
            <w:ins w:id="8996" w:author="Thomas Dietz" w:date="2012-08-13T13:47:00Z">
              <w:del w:id="8997" w:author="Deepak Bansal (AZURE)" w:date="2012-08-23T21:56:00Z">
                <w:r w:rsidDel="00B15A0B">
                  <w:delText xml:space="preserve">    }</w:delText>
                </w:r>
                <w:bookmarkStart w:id="8998" w:name="_Toc333523418"/>
                <w:bookmarkStart w:id="8999" w:name="_Toc335147505"/>
                <w:bookmarkEnd w:id="8998"/>
                <w:bookmarkEnd w:id="8999"/>
              </w:del>
            </w:ins>
          </w:p>
          <w:p w14:paraId="739DB47A" w14:textId="0FEB0CF2" w:rsidR="00390570" w:rsidDel="00B15A0B" w:rsidRDefault="00390570">
            <w:pPr>
              <w:pStyle w:val="Heading2"/>
              <w:rPr>
                <w:ins w:id="9000" w:author="Thomas Dietz" w:date="2012-08-13T13:47:00Z"/>
                <w:del w:id="9001" w:author="Deepak Bansal (AZURE)" w:date="2012-08-23T21:56:00Z"/>
              </w:rPr>
              <w:pPrChange w:id="9002" w:author="Thomas Dietz" w:date="2012-09-11T16:58:00Z">
                <w:pPr>
                  <w:pStyle w:val="XML1"/>
                </w:pPr>
              </w:pPrChange>
            </w:pPr>
            <w:ins w:id="9003" w:author="Thomas Dietz" w:date="2012-08-13T13:47:00Z">
              <w:del w:id="9004" w:author="Deepak Bansal (AZURE)" w:date="2012-08-23T21:56:00Z">
                <w:r w:rsidDel="00B15A0B">
                  <w:delText xml:space="preserve">    leaf max-ports {</w:delText>
                </w:r>
                <w:bookmarkStart w:id="9005" w:name="_Toc333523419"/>
                <w:bookmarkStart w:id="9006" w:name="_Toc335147506"/>
                <w:bookmarkEnd w:id="9005"/>
                <w:bookmarkEnd w:id="9006"/>
              </w:del>
            </w:ins>
          </w:p>
          <w:p w14:paraId="0421A45C" w14:textId="3AF540A4" w:rsidR="00390570" w:rsidDel="00B15A0B" w:rsidRDefault="00390570">
            <w:pPr>
              <w:pStyle w:val="Heading2"/>
              <w:rPr>
                <w:ins w:id="9007" w:author="Thomas Dietz" w:date="2012-08-13T13:47:00Z"/>
                <w:del w:id="9008" w:author="Deepak Bansal (AZURE)" w:date="2012-08-23T21:56:00Z"/>
              </w:rPr>
              <w:pPrChange w:id="9009" w:author="Thomas Dietz" w:date="2012-09-11T16:58:00Z">
                <w:pPr>
                  <w:pStyle w:val="XML1"/>
                </w:pPr>
              </w:pPrChange>
            </w:pPr>
            <w:ins w:id="9010" w:author="Thomas Dietz" w:date="2012-08-13T13:47:00Z">
              <w:del w:id="9011" w:author="Deepak Bansal (AZURE)" w:date="2012-08-23T21:56:00Z">
                <w:r w:rsidDel="00B15A0B">
                  <w:delText xml:space="preserve">      type uint32;</w:delText>
                </w:r>
                <w:bookmarkStart w:id="9012" w:name="_Toc333523420"/>
                <w:bookmarkStart w:id="9013" w:name="_Toc335147507"/>
                <w:bookmarkEnd w:id="9012"/>
                <w:bookmarkEnd w:id="9013"/>
              </w:del>
            </w:ins>
          </w:p>
          <w:p w14:paraId="19AB1073" w14:textId="1EB8CA4F" w:rsidR="00390570" w:rsidDel="00B15A0B" w:rsidRDefault="00390570">
            <w:pPr>
              <w:pStyle w:val="Heading2"/>
              <w:rPr>
                <w:ins w:id="9014" w:author="Thomas Dietz" w:date="2012-08-13T13:47:00Z"/>
                <w:del w:id="9015" w:author="Deepak Bansal (AZURE)" w:date="2012-08-23T21:56:00Z"/>
              </w:rPr>
              <w:pPrChange w:id="9016" w:author="Thomas Dietz" w:date="2012-09-11T16:58:00Z">
                <w:pPr>
                  <w:pStyle w:val="XML1"/>
                </w:pPr>
              </w:pPrChange>
            </w:pPr>
            <w:ins w:id="9017" w:author="Thomas Dietz" w:date="2012-08-13T13:47:00Z">
              <w:del w:id="9018" w:author="Deepak Bansal (AZURE)" w:date="2012-08-23T21:56:00Z">
                <w:r w:rsidDel="00B15A0B">
                  <w:delText xml:space="preserve">      description "The number of flow tables supported by the</w:delText>
                </w:r>
                <w:bookmarkStart w:id="9019" w:name="_Toc333523421"/>
                <w:bookmarkStart w:id="9020" w:name="_Toc335147508"/>
                <w:bookmarkEnd w:id="9019"/>
                <w:bookmarkEnd w:id="9020"/>
              </w:del>
            </w:ins>
          </w:p>
          <w:p w14:paraId="52A2DA00" w14:textId="59171300" w:rsidR="00390570" w:rsidDel="00B15A0B" w:rsidRDefault="00390570">
            <w:pPr>
              <w:pStyle w:val="Heading2"/>
              <w:rPr>
                <w:ins w:id="9021" w:author="Thomas Dietz" w:date="2012-08-13T13:47:00Z"/>
                <w:del w:id="9022" w:author="Deepak Bansal (AZURE)" w:date="2012-08-23T21:56:00Z"/>
              </w:rPr>
              <w:pPrChange w:id="9023" w:author="Thomas Dietz" w:date="2012-09-11T16:58:00Z">
                <w:pPr>
                  <w:pStyle w:val="XML1"/>
                </w:pPr>
              </w:pPrChange>
            </w:pPr>
            <w:ins w:id="9024" w:author="Thomas Dietz" w:date="2012-08-13T13:47:00Z">
              <w:del w:id="9025" w:author="Deepak Bansal (AZURE)" w:date="2012-08-23T21:56:00Z">
                <w:r w:rsidDel="00B15A0B">
                  <w:delText xml:space="preserve">        logical switch.";</w:delText>
                </w:r>
                <w:bookmarkStart w:id="9026" w:name="_Toc333523422"/>
                <w:bookmarkStart w:id="9027" w:name="_Toc335147509"/>
                <w:bookmarkEnd w:id="9026"/>
                <w:bookmarkEnd w:id="9027"/>
              </w:del>
            </w:ins>
          </w:p>
          <w:p w14:paraId="4C92241E" w14:textId="04BC1589" w:rsidR="00390570" w:rsidDel="00B15A0B" w:rsidRDefault="00390570">
            <w:pPr>
              <w:pStyle w:val="Heading2"/>
              <w:rPr>
                <w:ins w:id="9028" w:author="Thomas Dietz" w:date="2012-08-13T13:47:00Z"/>
                <w:del w:id="9029" w:author="Deepak Bansal (AZURE)" w:date="2012-08-23T21:56:00Z"/>
              </w:rPr>
              <w:pPrChange w:id="9030" w:author="Thomas Dietz" w:date="2012-09-11T16:58:00Z">
                <w:pPr>
                  <w:pStyle w:val="XML1"/>
                </w:pPr>
              </w:pPrChange>
            </w:pPr>
            <w:ins w:id="9031" w:author="Thomas Dietz" w:date="2012-08-13T13:47:00Z">
              <w:del w:id="9032" w:author="Deepak Bansal (AZURE)" w:date="2012-08-23T21:56:00Z">
                <w:r w:rsidDel="00B15A0B">
                  <w:delText xml:space="preserve">    }</w:delText>
                </w:r>
                <w:bookmarkStart w:id="9033" w:name="_Toc333523423"/>
                <w:bookmarkStart w:id="9034" w:name="_Toc335147510"/>
                <w:bookmarkEnd w:id="9033"/>
                <w:bookmarkEnd w:id="9034"/>
              </w:del>
            </w:ins>
          </w:p>
          <w:p w14:paraId="1D805EE1" w14:textId="20BC89B8" w:rsidR="00390570" w:rsidDel="00B15A0B" w:rsidRDefault="00390570">
            <w:pPr>
              <w:pStyle w:val="Heading2"/>
              <w:rPr>
                <w:ins w:id="9035" w:author="Thomas Dietz" w:date="2012-08-13T13:47:00Z"/>
                <w:del w:id="9036" w:author="Deepak Bansal (AZURE)" w:date="2012-08-23T21:56:00Z"/>
              </w:rPr>
              <w:pPrChange w:id="9037" w:author="Thomas Dietz" w:date="2012-09-11T16:58:00Z">
                <w:pPr>
                  <w:pStyle w:val="XML1"/>
                </w:pPr>
              </w:pPrChange>
            </w:pPr>
            <w:ins w:id="9038" w:author="Thomas Dietz" w:date="2012-08-13T13:47:00Z">
              <w:del w:id="9039" w:author="Deepak Bansal (AZURE)" w:date="2012-08-23T21:56:00Z">
                <w:r w:rsidDel="00B15A0B">
                  <w:delText xml:space="preserve">    leaf flow-statistics {</w:delText>
                </w:r>
                <w:bookmarkStart w:id="9040" w:name="_Toc333523424"/>
                <w:bookmarkStart w:id="9041" w:name="_Toc335147511"/>
                <w:bookmarkEnd w:id="9040"/>
                <w:bookmarkEnd w:id="9041"/>
              </w:del>
            </w:ins>
          </w:p>
          <w:p w14:paraId="60C49841" w14:textId="126FF641" w:rsidR="00390570" w:rsidDel="00B15A0B" w:rsidRDefault="00390570">
            <w:pPr>
              <w:pStyle w:val="Heading2"/>
              <w:rPr>
                <w:ins w:id="9042" w:author="Thomas Dietz" w:date="2012-08-13T13:47:00Z"/>
                <w:del w:id="9043" w:author="Deepak Bansal (AZURE)" w:date="2012-08-23T21:56:00Z"/>
              </w:rPr>
              <w:pPrChange w:id="9044" w:author="Thomas Dietz" w:date="2012-09-11T16:58:00Z">
                <w:pPr>
                  <w:pStyle w:val="XML1"/>
                </w:pPr>
              </w:pPrChange>
            </w:pPr>
            <w:ins w:id="9045" w:author="Thomas Dietz" w:date="2012-08-13T13:47:00Z">
              <w:del w:id="9046" w:author="Deepak Bansal (AZURE)" w:date="2012-08-23T21:56:00Z">
                <w:r w:rsidDel="00B15A0B">
                  <w:delText xml:space="preserve">      type boolean;</w:delText>
                </w:r>
                <w:bookmarkStart w:id="9047" w:name="_Toc333523425"/>
                <w:bookmarkStart w:id="9048" w:name="_Toc335147512"/>
                <w:bookmarkEnd w:id="9047"/>
                <w:bookmarkEnd w:id="9048"/>
              </w:del>
            </w:ins>
          </w:p>
          <w:p w14:paraId="7111F07E" w14:textId="72FF3CF9" w:rsidR="00390570" w:rsidDel="00B15A0B" w:rsidRDefault="00390570">
            <w:pPr>
              <w:pStyle w:val="Heading2"/>
              <w:rPr>
                <w:ins w:id="9049" w:author="Thomas Dietz" w:date="2012-08-13T13:47:00Z"/>
                <w:del w:id="9050" w:author="Deepak Bansal (AZURE)" w:date="2012-08-23T21:56:00Z"/>
              </w:rPr>
              <w:pPrChange w:id="9051" w:author="Thomas Dietz" w:date="2012-09-11T16:58:00Z">
                <w:pPr>
                  <w:pStyle w:val="XML1"/>
                </w:pPr>
              </w:pPrChange>
            </w:pPr>
            <w:ins w:id="9052" w:author="Thomas Dietz" w:date="2012-08-13T13:47:00Z">
              <w:del w:id="9053" w:author="Deepak Bansal (AZURE)" w:date="2012-08-23T21:56:00Z">
                <w:r w:rsidDel="00B15A0B">
                  <w:delText xml:space="preserve">      default false;</w:delText>
                </w:r>
                <w:bookmarkStart w:id="9054" w:name="_Toc333523426"/>
                <w:bookmarkStart w:id="9055" w:name="_Toc335147513"/>
                <w:bookmarkEnd w:id="9054"/>
                <w:bookmarkEnd w:id="9055"/>
              </w:del>
            </w:ins>
          </w:p>
          <w:p w14:paraId="58440DC7" w14:textId="7197D5CB" w:rsidR="00390570" w:rsidDel="00B15A0B" w:rsidRDefault="00390570">
            <w:pPr>
              <w:pStyle w:val="Heading2"/>
              <w:rPr>
                <w:ins w:id="9056" w:author="Thomas Dietz" w:date="2012-08-13T13:47:00Z"/>
                <w:del w:id="9057" w:author="Deepak Bansal (AZURE)" w:date="2012-08-23T21:56:00Z"/>
              </w:rPr>
              <w:pPrChange w:id="9058" w:author="Thomas Dietz" w:date="2012-09-11T16:58:00Z">
                <w:pPr>
                  <w:pStyle w:val="XML1"/>
                </w:pPr>
              </w:pPrChange>
            </w:pPr>
            <w:ins w:id="9059" w:author="Thomas Dietz" w:date="2012-08-13T13:47:00Z">
              <w:del w:id="9060" w:author="Deepak Bansal (AZURE)" w:date="2012-08-23T21:56:00Z">
                <w:r w:rsidDel="00B15A0B">
                  <w:delText xml:space="preserve">      description "Specifies if the logical switch supports flow</w:delText>
                </w:r>
                <w:bookmarkStart w:id="9061" w:name="_Toc333523427"/>
                <w:bookmarkStart w:id="9062" w:name="_Toc335147514"/>
                <w:bookmarkEnd w:id="9061"/>
                <w:bookmarkEnd w:id="9062"/>
              </w:del>
            </w:ins>
          </w:p>
          <w:p w14:paraId="45D17CCF" w14:textId="1F86F57F" w:rsidR="00390570" w:rsidDel="00B15A0B" w:rsidRDefault="00390570">
            <w:pPr>
              <w:pStyle w:val="Heading2"/>
              <w:rPr>
                <w:ins w:id="9063" w:author="Thomas Dietz" w:date="2012-08-13T13:47:00Z"/>
                <w:del w:id="9064" w:author="Deepak Bansal (AZURE)" w:date="2012-08-23T21:56:00Z"/>
              </w:rPr>
              <w:pPrChange w:id="9065" w:author="Thomas Dietz" w:date="2012-09-11T16:58:00Z">
                <w:pPr>
                  <w:pStyle w:val="XML1"/>
                </w:pPr>
              </w:pPrChange>
            </w:pPr>
            <w:ins w:id="9066" w:author="Thomas Dietz" w:date="2012-08-13T13:47:00Z">
              <w:del w:id="9067" w:author="Deepak Bansal (AZURE)" w:date="2012-08-23T21:56:00Z">
                <w:r w:rsidDel="00B15A0B">
                  <w:delText xml:space="preserve">        statistics.";</w:delText>
                </w:r>
                <w:bookmarkStart w:id="9068" w:name="_Toc333523428"/>
                <w:bookmarkStart w:id="9069" w:name="_Toc335147515"/>
                <w:bookmarkEnd w:id="9068"/>
                <w:bookmarkEnd w:id="9069"/>
              </w:del>
            </w:ins>
          </w:p>
          <w:p w14:paraId="10ADF229" w14:textId="59F70833" w:rsidR="00390570" w:rsidDel="00B15A0B" w:rsidRDefault="00390570">
            <w:pPr>
              <w:pStyle w:val="Heading2"/>
              <w:rPr>
                <w:ins w:id="9070" w:author="Thomas Dietz" w:date="2012-08-13T13:47:00Z"/>
                <w:del w:id="9071" w:author="Deepak Bansal (AZURE)" w:date="2012-08-23T21:56:00Z"/>
              </w:rPr>
              <w:pPrChange w:id="9072" w:author="Thomas Dietz" w:date="2012-09-11T16:58:00Z">
                <w:pPr>
                  <w:pStyle w:val="XML1"/>
                </w:pPr>
              </w:pPrChange>
            </w:pPr>
            <w:ins w:id="9073" w:author="Thomas Dietz" w:date="2012-08-13T13:47:00Z">
              <w:del w:id="9074" w:author="Deepak Bansal (AZURE)" w:date="2012-08-23T21:56:00Z">
                <w:r w:rsidDel="00B15A0B">
                  <w:delText xml:space="preserve">    }</w:delText>
                </w:r>
                <w:bookmarkStart w:id="9075" w:name="_Toc333523429"/>
                <w:bookmarkStart w:id="9076" w:name="_Toc335147516"/>
                <w:bookmarkEnd w:id="9075"/>
                <w:bookmarkEnd w:id="9076"/>
              </w:del>
            </w:ins>
          </w:p>
          <w:p w14:paraId="7C2FC404" w14:textId="777A1D30" w:rsidR="00390570" w:rsidDel="00B15A0B" w:rsidRDefault="00390570">
            <w:pPr>
              <w:pStyle w:val="Heading2"/>
              <w:rPr>
                <w:ins w:id="9077" w:author="Thomas Dietz" w:date="2012-08-13T13:47:00Z"/>
                <w:del w:id="9078" w:author="Deepak Bansal (AZURE)" w:date="2012-08-23T21:56:00Z"/>
              </w:rPr>
              <w:pPrChange w:id="9079" w:author="Thomas Dietz" w:date="2012-09-11T16:58:00Z">
                <w:pPr>
                  <w:pStyle w:val="XML1"/>
                </w:pPr>
              </w:pPrChange>
            </w:pPr>
            <w:ins w:id="9080" w:author="Thomas Dietz" w:date="2012-08-13T13:47:00Z">
              <w:del w:id="9081" w:author="Deepak Bansal (AZURE)" w:date="2012-08-23T21:56:00Z">
                <w:r w:rsidDel="00B15A0B">
                  <w:delText xml:space="preserve">    leaf table-statistics {</w:delText>
                </w:r>
                <w:bookmarkStart w:id="9082" w:name="_Toc333523430"/>
                <w:bookmarkStart w:id="9083" w:name="_Toc335147517"/>
                <w:bookmarkEnd w:id="9082"/>
                <w:bookmarkEnd w:id="9083"/>
              </w:del>
            </w:ins>
          </w:p>
          <w:p w14:paraId="4F7FC556" w14:textId="0AB1AFD4" w:rsidR="00390570" w:rsidDel="00B15A0B" w:rsidRDefault="00390570">
            <w:pPr>
              <w:pStyle w:val="Heading2"/>
              <w:rPr>
                <w:ins w:id="9084" w:author="Thomas Dietz" w:date="2012-08-13T13:47:00Z"/>
                <w:del w:id="9085" w:author="Deepak Bansal (AZURE)" w:date="2012-08-23T21:56:00Z"/>
              </w:rPr>
              <w:pPrChange w:id="9086" w:author="Thomas Dietz" w:date="2012-09-11T16:58:00Z">
                <w:pPr>
                  <w:pStyle w:val="XML1"/>
                </w:pPr>
              </w:pPrChange>
            </w:pPr>
            <w:ins w:id="9087" w:author="Thomas Dietz" w:date="2012-08-13T13:47:00Z">
              <w:del w:id="9088" w:author="Deepak Bansal (AZURE)" w:date="2012-08-23T21:56:00Z">
                <w:r w:rsidDel="00B15A0B">
                  <w:delText xml:space="preserve">      type boolean;</w:delText>
                </w:r>
                <w:bookmarkStart w:id="9089" w:name="_Toc333523431"/>
                <w:bookmarkStart w:id="9090" w:name="_Toc335147518"/>
                <w:bookmarkEnd w:id="9089"/>
                <w:bookmarkEnd w:id="9090"/>
              </w:del>
            </w:ins>
          </w:p>
          <w:p w14:paraId="73C2660E" w14:textId="38739675" w:rsidR="00390570" w:rsidDel="00B15A0B" w:rsidRDefault="00390570">
            <w:pPr>
              <w:pStyle w:val="Heading2"/>
              <w:rPr>
                <w:ins w:id="9091" w:author="Thomas Dietz" w:date="2012-08-13T13:47:00Z"/>
                <w:del w:id="9092" w:author="Deepak Bansal (AZURE)" w:date="2012-08-23T21:56:00Z"/>
              </w:rPr>
              <w:pPrChange w:id="9093" w:author="Thomas Dietz" w:date="2012-09-11T16:58:00Z">
                <w:pPr>
                  <w:pStyle w:val="XML1"/>
                </w:pPr>
              </w:pPrChange>
            </w:pPr>
            <w:ins w:id="9094" w:author="Thomas Dietz" w:date="2012-08-13T13:47:00Z">
              <w:del w:id="9095" w:author="Deepak Bansal (AZURE)" w:date="2012-08-23T21:56:00Z">
                <w:r w:rsidDel="00B15A0B">
                  <w:delText xml:space="preserve">      default false;</w:delText>
                </w:r>
                <w:bookmarkStart w:id="9096" w:name="_Toc333523432"/>
                <w:bookmarkStart w:id="9097" w:name="_Toc335147519"/>
                <w:bookmarkEnd w:id="9096"/>
                <w:bookmarkEnd w:id="9097"/>
              </w:del>
            </w:ins>
          </w:p>
          <w:p w14:paraId="03D223EC" w14:textId="06432EC7" w:rsidR="00390570" w:rsidDel="00B15A0B" w:rsidRDefault="00390570">
            <w:pPr>
              <w:pStyle w:val="Heading2"/>
              <w:rPr>
                <w:ins w:id="9098" w:author="Thomas Dietz" w:date="2012-08-13T13:47:00Z"/>
                <w:del w:id="9099" w:author="Deepak Bansal (AZURE)" w:date="2012-08-23T21:56:00Z"/>
              </w:rPr>
              <w:pPrChange w:id="9100" w:author="Thomas Dietz" w:date="2012-09-11T16:58:00Z">
                <w:pPr>
                  <w:pStyle w:val="XML1"/>
                </w:pPr>
              </w:pPrChange>
            </w:pPr>
            <w:ins w:id="9101" w:author="Thomas Dietz" w:date="2012-08-13T13:47:00Z">
              <w:del w:id="9102" w:author="Deepak Bansal (AZURE)" w:date="2012-08-23T21:56:00Z">
                <w:r w:rsidDel="00B15A0B">
                  <w:delText xml:space="preserve">      description "Specifies if the logical switch supports table</w:delText>
                </w:r>
                <w:bookmarkStart w:id="9103" w:name="_Toc333523433"/>
                <w:bookmarkStart w:id="9104" w:name="_Toc335147520"/>
                <w:bookmarkEnd w:id="9103"/>
                <w:bookmarkEnd w:id="9104"/>
              </w:del>
            </w:ins>
          </w:p>
          <w:p w14:paraId="2FB8B960" w14:textId="21D0068E" w:rsidR="00390570" w:rsidDel="00B15A0B" w:rsidRDefault="00390570">
            <w:pPr>
              <w:pStyle w:val="Heading2"/>
              <w:rPr>
                <w:ins w:id="9105" w:author="Thomas Dietz" w:date="2012-08-13T13:47:00Z"/>
                <w:del w:id="9106" w:author="Deepak Bansal (AZURE)" w:date="2012-08-23T21:56:00Z"/>
              </w:rPr>
              <w:pPrChange w:id="9107" w:author="Thomas Dietz" w:date="2012-09-11T16:58:00Z">
                <w:pPr>
                  <w:pStyle w:val="XML1"/>
                </w:pPr>
              </w:pPrChange>
            </w:pPr>
            <w:ins w:id="9108" w:author="Thomas Dietz" w:date="2012-08-13T13:47:00Z">
              <w:del w:id="9109" w:author="Deepak Bansal (AZURE)" w:date="2012-08-23T21:56:00Z">
                <w:r w:rsidDel="00B15A0B">
                  <w:delText xml:space="preserve">        statistics.";</w:delText>
                </w:r>
                <w:bookmarkStart w:id="9110" w:name="_Toc333523434"/>
                <w:bookmarkStart w:id="9111" w:name="_Toc335147521"/>
                <w:bookmarkEnd w:id="9110"/>
                <w:bookmarkEnd w:id="9111"/>
              </w:del>
            </w:ins>
          </w:p>
          <w:p w14:paraId="5CAC6AE5" w14:textId="20461021" w:rsidR="00390570" w:rsidDel="00B15A0B" w:rsidRDefault="00390570">
            <w:pPr>
              <w:pStyle w:val="Heading2"/>
              <w:rPr>
                <w:ins w:id="9112" w:author="Thomas Dietz" w:date="2012-08-13T13:47:00Z"/>
                <w:del w:id="9113" w:author="Deepak Bansal (AZURE)" w:date="2012-08-23T21:56:00Z"/>
              </w:rPr>
              <w:pPrChange w:id="9114" w:author="Thomas Dietz" w:date="2012-09-11T16:58:00Z">
                <w:pPr>
                  <w:pStyle w:val="XML1"/>
                </w:pPr>
              </w:pPrChange>
            </w:pPr>
            <w:ins w:id="9115" w:author="Thomas Dietz" w:date="2012-08-13T13:47:00Z">
              <w:del w:id="9116" w:author="Deepak Bansal (AZURE)" w:date="2012-08-23T21:56:00Z">
                <w:r w:rsidDel="00B15A0B">
                  <w:delText xml:space="preserve">    }</w:delText>
                </w:r>
                <w:bookmarkStart w:id="9117" w:name="_Toc333523435"/>
                <w:bookmarkStart w:id="9118" w:name="_Toc335147522"/>
                <w:bookmarkEnd w:id="9117"/>
                <w:bookmarkEnd w:id="9118"/>
              </w:del>
            </w:ins>
          </w:p>
          <w:p w14:paraId="5D8DB6EB" w14:textId="10A9FE77" w:rsidR="00390570" w:rsidDel="00B15A0B" w:rsidRDefault="00390570">
            <w:pPr>
              <w:pStyle w:val="Heading2"/>
              <w:rPr>
                <w:ins w:id="9119" w:author="Thomas Dietz" w:date="2012-08-13T13:47:00Z"/>
                <w:del w:id="9120" w:author="Deepak Bansal (AZURE)" w:date="2012-08-23T21:56:00Z"/>
              </w:rPr>
              <w:pPrChange w:id="9121" w:author="Thomas Dietz" w:date="2012-09-11T16:58:00Z">
                <w:pPr>
                  <w:pStyle w:val="XML1"/>
                </w:pPr>
              </w:pPrChange>
            </w:pPr>
            <w:ins w:id="9122" w:author="Thomas Dietz" w:date="2012-08-13T13:47:00Z">
              <w:del w:id="9123" w:author="Deepak Bansal (AZURE)" w:date="2012-08-23T21:56:00Z">
                <w:r w:rsidDel="00B15A0B">
                  <w:delText xml:space="preserve">    leaf port-statistics {</w:delText>
                </w:r>
                <w:bookmarkStart w:id="9124" w:name="_Toc333523436"/>
                <w:bookmarkStart w:id="9125" w:name="_Toc335147523"/>
                <w:bookmarkEnd w:id="9124"/>
                <w:bookmarkEnd w:id="9125"/>
              </w:del>
            </w:ins>
          </w:p>
          <w:p w14:paraId="20AF4C82" w14:textId="16455DBB" w:rsidR="00390570" w:rsidDel="00B15A0B" w:rsidRDefault="00390570">
            <w:pPr>
              <w:pStyle w:val="Heading2"/>
              <w:rPr>
                <w:ins w:id="9126" w:author="Thomas Dietz" w:date="2012-08-13T13:47:00Z"/>
                <w:del w:id="9127" w:author="Deepak Bansal (AZURE)" w:date="2012-08-23T21:56:00Z"/>
              </w:rPr>
              <w:pPrChange w:id="9128" w:author="Thomas Dietz" w:date="2012-09-11T16:58:00Z">
                <w:pPr>
                  <w:pStyle w:val="XML1"/>
                </w:pPr>
              </w:pPrChange>
            </w:pPr>
            <w:ins w:id="9129" w:author="Thomas Dietz" w:date="2012-08-13T13:47:00Z">
              <w:del w:id="9130" w:author="Deepak Bansal (AZURE)" w:date="2012-08-23T21:56:00Z">
                <w:r w:rsidDel="00B15A0B">
                  <w:delText xml:space="preserve">      type boolean;</w:delText>
                </w:r>
                <w:bookmarkStart w:id="9131" w:name="_Toc333523437"/>
                <w:bookmarkStart w:id="9132" w:name="_Toc335147524"/>
                <w:bookmarkEnd w:id="9131"/>
                <w:bookmarkEnd w:id="9132"/>
              </w:del>
            </w:ins>
          </w:p>
          <w:p w14:paraId="0016E9BA" w14:textId="19182C58" w:rsidR="00390570" w:rsidDel="00B15A0B" w:rsidRDefault="00390570">
            <w:pPr>
              <w:pStyle w:val="Heading2"/>
              <w:rPr>
                <w:ins w:id="9133" w:author="Thomas Dietz" w:date="2012-08-13T13:47:00Z"/>
                <w:del w:id="9134" w:author="Deepak Bansal (AZURE)" w:date="2012-08-23T21:56:00Z"/>
              </w:rPr>
              <w:pPrChange w:id="9135" w:author="Thomas Dietz" w:date="2012-09-11T16:58:00Z">
                <w:pPr>
                  <w:pStyle w:val="XML1"/>
                </w:pPr>
              </w:pPrChange>
            </w:pPr>
            <w:ins w:id="9136" w:author="Thomas Dietz" w:date="2012-08-13T13:47:00Z">
              <w:del w:id="9137" w:author="Deepak Bansal (AZURE)" w:date="2012-08-23T21:56:00Z">
                <w:r w:rsidDel="00B15A0B">
                  <w:delText xml:space="preserve">      default false;</w:delText>
                </w:r>
                <w:bookmarkStart w:id="9138" w:name="_Toc333523438"/>
                <w:bookmarkStart w:id="9139" w:name="_Toc335147525"/>
                <w:bookmarkEnd w:id="9138"/>
                <w:bookmarkEnd w:id="9139"/>
              </w:del>
            </w:ins>
          </w:p>
          <w:p w14:paraId="0A113786" w14:textId="2FFDB86D" w:rsidR="00390570" w:rsidDel="00B15A0B" w:rsidRDefault="00390570">
            <w:pPr>
              <w:pStyle w:val="Heading2"/>
              <w:rPr>
                <w:ins w:id="9140" w:author="Thomas Dietz" w:date="2012-08-13T13:47:00Z"/>
                <w:del w:id="9141" w:author="Deepak Bansal (AZURE)" w:date="2012-08-23T21:56:00Z"/>
              </w:rPr>
              <w:pPrChange w:id="9142" w:author="Thomas Dietz" w:date="2012-09-11T16:58:00Z">
                <w:pPr>
                  <w:pStyle w:val="XML1"/>
                </w:pPr>
              </w:pPrChange>
            </w:pPr>
            <w:ins w:id="9143" w:author="Thomas Dietz" w:date="2012-08-13T13:47:00Z">
              <w:del w:id="9144" w:author="Deepak Bansal (AZURE)" w:date="2012-08-23T21:56:00Z">
                <w:r w:rsidDel="00B15A0B">
                  <w:delText xml:space="preserve">      description "Specifies if the logical switch supports port</w:delText>
                </w:r>
                <w:bookmarkStart w:id="9145" w:name="_Toc333523439"/>
                <w:bookmarkStart w:id="9146" w:name="_Toc335147526"/>
                <w:bookmarkEnd w:id="9145"/>
                <w:bookmarkEnd w:id="9146"/>
              </w:del>
            </w:ins>
          </w:p>
          <w:p w14:paraId="518BD6F0" w14:textId="572DA676" w:rsidR="00390570" w:rsidDel="00B15A0B" w:rsidRDefault="00390570">
            <w:pPr>
              <w:pStyle w:val="Heading2"/>
              <w:rPr>
                <w:ins w:id="9147" w:author="Thomas Dietz" w:date="2012-08-13T13:47:00Z"/>
                <w:del w:id="9148" w:author="Deepak Bansal (AZURE)" w:date="2012-08-23T21:56:00Z"/>
              </w:rPr>
              <w:pPrChange w:id="9149" w:author="Thomas Dietz" w:date="2012-09-11T16:58:00Z">
                <w:pPr>
                  <w:pStyle w:val="XML1"/>
                </w:pPr>
              </w:pPrChange>
            </w:pPr>
            <w:ins w:id="9150" w:author="Thomas Dietz" w:date="2012-08-13T13:47:00Z">
              <w:del w:id="9151" w:author="Deepak Bansal (AZURE)" w:date="2012-08-23T21:56:00Z">
                <w:r w:rsidDel="00B15A0B">
                  <w:delText xml:space="preserve">        statistics.";</w:delText>
                </w:r>
                <w:bookmarkStart w:id="9152" w:name="_Toc333523440"/>
                <w:bookmarkStart w:id="9153" w:name="_Toc335147527"/>
                <w:bookmarkEnd w:id="9152"/>
                <w:bookmarkEnd w:id="9153"/>
              </w:del>
            </w:ins>
          </w:p>
          <w:p w14:paraId="7CC192B7" w14:textId="0010B5B2" w:rsidR="00390570" w:rsidDel="00B15A0B" w:rsidRDefault="00390570">
            <w:pPr>
              <w:pStyle w:val="Heading2"/>
              <w:rPr>
                <w:ins w:id="9154" w:author="Thomas Dietz" w:date="2012-08-13T13:47:00Z"/>
                <w:del w:id="9155" w:author="Deepak Bansal (AZURE)" w:date="2012-08-23T21:56:00Z"/>
              </w:rPr>
              <w:pPrChange w:id="9156" w:author="Thomas Dietz" w:date="2012-09-11T16:58:00Z">
                <w:pPr>
                  <w:pStyle w:val="XML1"/>
                </w:pPr>
              </w:pPrChange>
            </w:pPr>
            <w:ins w:id="9157" w:author="Thomas Dietz" w:date="2012-08-13T13:47:00Z">
              <w:del w:id="9158" w:author="Deepak Bansal (AZURE)" w:date="2012-08-23T21:56:00Z">
                <w:r w:rsidDel="00B15A0B">
                  <w:delText xml:space="preserve">    }</w:delText>
                </w:r>
                <w:bookmarkStart w:id="9159" w:name="_Toc333523441"/>
                <w:bookmarkStart w:id="9160" w:name="_Toc335147528"/>
                <w:bookmarkEnd w:id="9159"/>
                <w:bookmarkEnd w:id="9160"/>
              </w:del>
            </w:ins>
          </w:p>
          <w:p w14:paraId="292662D4" w14:textId="3C232D7D" w:rsidR="00390570" w:rsidDel="00B15A0B" w:rsidRDefault="00390570">
            <w:pPr>
              <w:pStyle w:val="Heading2"/>
              <w:rPr>
                <w:ins w:id="9161" w:author="Thomas Dietz" w:date="2012-08-13T13:47:00Z"/>
                <w:del w:id="9162" w:author="Deepak Bansal (AZURE)" w:date="2012-08-23T21:56:00Z"/>
              </w:rPr>
              <w:pPrChange w:id="9163" w:author="Thomas Dietz" w:date="2012-09-11T16:58:00Z">
                <w:pPr>
                  <w:pStyle w:val="XML1"/>
                </w:pPr>
              </w:pPrChange>
            </w:pPr>
            <w:ins w:id="9164" w:author="Thomas Dietz" w:date="2012-08-13T13:47:00Z">
              <w:del w:id="9165" w:author="Deepak Bansal (AZURE)" w:date="2012-08-23T21:56:00Z">
                <w:r w:rsidDel="00B15A0B">
                  <w:delText xml:space="preserve">    leaf group-statistics {</w:delText>
                </w:r>
                <w:bookmarkStart w:id="9166" w:name="_Toc333523442"/>
                <w:bookmarkStart w:id="9167" w:name="_Toc335147529"/>
                <w:bookmarkEnd w:id="9166"/>
                <w:bookmarkEnd w:id="9167"/>
              </w:del>
            </w:ins>
          </w:p>
          <w:p w14:paraId="40AA2B85" w14:textId="66E9D16A" w:rsidR="00390570" w:rsidDel="00B15A0B" w:rsidRDefault="00390570">
            <w:pPr>
              <w:pStyle w:val="Heading2"/>
              <w:rPr>
                <w:ins w:id="9168" w:author="Thomas Dietz" w:date="2012-08-13T13:47:00Z"/>
                <w:del w:id="9169" w:author="Deepak Bansal (AZURE)" w:date="2012-08-23T21:56:00Z"/>
              </w:rPr>
              <w:pPrChange w:id="9170" w:author="Thomas Dietz" w:date="2012-09-11T16:58:00Z">
                <w:pPr>
                  <w:pStyle w:val="XML1"/>
                </w:pPr>
              </w:pPrChange>
            </w:pPr>
            <w:ins w:id="9171" w:author="Thomas Dietz" w:date="2012-08-13T13:47:00Z">
              <w:del w:id="9172" w:author="Deepak Bansal (AZURE)" w:date="2012-08-23T21:56:00Z">
                <w:r w:rsidDel="00B15A0B">
                  <w:delText xml:space="preserve">      type boolean;</w:delText>
                </w:r>
                <w:bookmarkStart w:id="9173" w:name="_Toc333523443"/>
                <w:bookmarkStart w:id="9174" w:name="_Toc335147530"/>
                <w:bookmarkEnd w:id="9173"/>
                <w:bookmarkEnd w:id="9174"/>
              </w:del>
            </w:ins>
          </w:p>
          <w:p w14:paraId="5B545240" w14:textId="165715DB" w:rsidR="00390570" w:rsidDel="00B15A0B" w:rsidRDefault="00390570">
            <w:pPr>
              <w:pStyle w:val="Heading2"/>
              <w:rPr>
                <w:ins w:id="9175" w:author="Thomas Dietz" w:date="2012-08-13T13:47:00Z"/>
                <w:del w:id="9176" w:author="Deepak Bansal (AZURE)" w:date="2012-08-23T21:56:00Z"/>
              </w:rPr>
              <w:pPrChange w:id="9177" w:author="Thomas Dietz" w:date="2012-09-11T16:58:00Z">
                <w:pPr>
                  <w:pStyle w:val="XML1"/>
                </w:pPr>
              </w:pPrChange>
            </w:pPr>
            <w:ins w:id="9178" w:author="Thomas Dietz" w:date="2012-08-13T13:47:00Z">
              <w:del w:id="9179" w:author="Deepak Bansal (AZURE)" w:date="2012-08-23T21:56:00Z">
                <w:r w:rsidDel="00B15A0B">
                  <w:delText xml:space="preserve">      default false;</w:delText>
                </w:r>
                <w:bookmarkStart w:id="9180" w:name="_Toc333523444"/>
                <w:bookmarkStart w:id="9181" w:name="_Toc335147531"/>
                <w:bookmarkEnd w:id="9180"/>
                <w:bookmarkEnd w:id="9181"/>
              </w:del>
            </w:ins>
          </w:p>
          <w:p w14:paraId="4CE43F49" w14:textId="409426A2" w:rsidR="00390570" w:rsidDel="00B15A0B" w:rsidRDefault="00390570">
            <w:pPr>
              <w:pStyle w:val="Heading2"/>
              <w:rPr>
                <w:ins w:id="9182" w:author="Thomas Dietz" w:date="2012-08-13T13:47:00Z"/>
                <w:del w:id="9183" w:author="Deepak Bansal (AZURE)" w:date="2012-08-23T21:56:00Z"/>
              </w:rPr>
              <w:pPrChange w:id="9184" w:author="Thomas Dietz" w:date="2012-09-11T16:58:00Z">
                <w:pPr>
                  <w:pStyle w:val="XML1"/>
                </w:pPr>
              </w:pPrChange>
            </w:pPr>
            <w:ins w:id="9185" w:author="Thomas Dietz" w:date="2012-08-13T13:47:00Z">
              <w:del w:id="9186" w:author="Deepak Bansal (AZURE)" w:date="2012-08-23T21:56:00Z">
                <w:r w:rsidDel="00B15A0B">
                  <w:delText xml:space="preserve">      description "Specifies if the logical switch supports group</w:delText>
                </w:r>
                <w:bookmarkStart w:id="9187" w:name="_Toc333523445"/>
                <w:bookmarkStart w:id="9188" w:name="_Toc335147532"/>
                <w:bookmarkEnd w:id="9187"/>
                <w:bookmarkEnd w:id="9188"/>
              </w:del>
            </w:ins>
          </w:p>
          <w:p w14:paraId="6B5CABC8" w14:textId="69EBE0A6" w:rsidR="00390570" w:rsidDel="00B15A0B" w:rsidRDefault="00390570">
            <w:pPr>
              <w:pStyle w:val="Heading2"/>
              <w:rPr>
                <w:ins w:id="9189" w:author="Thomas Dietz" w:date="2012-08-13T13:47:00Z"/>
                <w:del w:id="9190" w:author="Deepak Bansal (AZURE)" w:date="2012-08-23T21:56:00Z"/>
              </w:rPr>
              <w:pPrChange w:id="9191" w:author="Thomas Dietz" w:date="2012-09-11T16:58:00Z">
                <w:pPr>
                  <w:pStyle w:val="XML1"/>
                </w:pPr>
              </w:pPrChange>
            </w:pPr>
            <w:ins w:id="9192" w:author="Thomas Dietz" w:date="2012-08-13T13:47:00Z">
              <w:del w:id="9193" w:author="Deepak Bansal (AZURE)" w:date="2012-08-23T21:56:00Z">
                <w:r w:rsidDel="00B15A0B">
                  <w:delText xml:space="preserve">        statistics.";</w:delText>
                </w:r>
                <w:bookmarkStart w:id="9194" w:name="_Toc333523446"/>
                <w:bookmarkStart w:id="9195" w:name="_Toc335147533"/>
                <w:bookmarkEnd w:id="9194"/>
                <w:bookmarkEnd w:id="9195"/>
              </w:del>
            </w:ins>
          </w:p>
          <w:p w14:paraId="5D3716CF" w14:textId="054571F2" w:rsidR="00390570" w:rsidDel="00B15A0B" w:rsidRDefault="00390570">
            <w:pPr>
              <w:pStyle w:val="Heading2"/>
              <w:rPr>
                <w:ins w:id="9196" w:author="Thomas Dietz" w:date="2012-08-13T13:47:00Z"/>
                <w:del w:id="9197" w:author="Deepak Bansal (AZURE)" w:date="2012-08-23T21:56:00Z"/>
              </w:rPr>
              <w:pPrChange w:id="9198" w:author="Thomas Dietz" w:date="2012-09-11T16:58:00Z">
                <w:pPr>
                  <w:pStyle w:val="XML1"/>
                </w:pPr>
              </w:pPrChange>
            </w:pPr>
            <w:ins w:id="9199" w:author="Thomas Dietz" w:date="2012-08-13T13:47:00Z">
              <w:del w:id="9200" w:author="Deepak Bansal (AZURE)" w:date="2012-08-23T21:56:00Z">
                <w:r w:rsidDel="00B15A0B">
                  <w:delText xml:space="preserve">    }</w:delText>
                </w:r>
                <w:bookmarkStart w:id="9201" w:name="_Toc333523447"/>
                <w:bookmarkStart w:id="9202" w:name="_Toc335147534"/>
                <w:bookmarkEnd w:id="9201"/>
                <w:bookmarkEnd w:id="9202"/>
              </w:del>
            </w:ins>
          </w:p>
          <w:p w14:paraId="2572E67B" w14:textId="7887D63A" w:rsidR="00390570" w:rsidDel="00B15A0B" w:rsidRDefault="00390570">
            <w:pPr>
              <w:pStyle w:val="Heading2"/>
              <w:rPr>
                <w:ins w:id="9203" w:author="Thomas Dietz" w:date="2012-08-13T13:47:00Z"/>
                <w:del w:id="9204" w:author="Deepak Bansal (AZURE)" w:date="2012-08-23T21:56:00Z"/>
              </w:rPr>
              <w:pPrChange w:id="9205" w:author="Thomas Dietz" w:date="2012-09-11T16:58:00Z">
                <w:pPr>
                  <w:pStyle w:val="XML1"/>
                </w:pPr>
              </w:pPrChange>
            </w:pPr>
            <w:ins w:id="9206" w:author="Thomas Dietz" w:date="2012-08-13T13:47:00Z">
              <w:del w:id="9207" w:author="Deepak Bansal (AZURE)" w:date="2012-08-23T21:56:00Z">
                <w:r w:rsidDel="00B15A0B">
                  <w:delText xml:space="preserve">    leaf queue-statistics {</w:delText>
                </w:r>
                <w:bookmarkStart w:id="9208" w:name="_Toc333523448"/>
                <w:bookmarkStart w:id="9209" w:name="_Toc335147535"/>
                <w:bookmarkEnd w:id="9208"/>
                <w:bookmarkEnd w:id="9209"/>
              </w:del>
            </w:ins>
          </w:p>
          <w:p w14:paraId="4400CA02" w14:textId="411CF401" w:rsidR="00390570" w:rsidDel="00B15A0B" w:rsidRDefault="00390570">
            <w:pPr>
              <w:pStyle w:val="Heading2"/>
              <w:rPr>
                <w:ins w:id="9210" w:author="Thomas Dietz" w:date="2012-08-13T13:47:00Z"/>
                <w:del w:id="9211" w:author="Deepak Bansal (AZURE)" w:date="2012-08-23T21:56:00Z"/>
              </w:rPr>
              <w:pPrChange w:id="9212" w:author="Thomas Dietz" w:date="2012-09-11T16:58:00Z">
                <w:pPr>
                  <w:pStyle w:val="XML1"/>
                </w:pPr>
              </w:pPrChange>
            </w:pPr>
            <w:ins w:id="9213" w:author="Thomas Dietz" w:date="2012-08-13T13:47:00Z">
              <w:del w:id="9214" w:author="Deepak Bansal (AZURE)" w:date="2012-08-23T21:56:00Z">
                <w:r w:rsidDel="00B15A0B">
                  <w:delText xml:space="preserve">      type boolean;</w:delText>
                </w:r>
                <w:bookmarkStart w:id="9215" w:name="_Toc333523449"/>
                <w:bookmarkStart w:id="9216" w:name="_Toc335147536"/>
                <w:bookmarkEnd w:id="9215"/>
                <w:bookmarkEnd w:id="9216"/>
              </w:del>
            </w:ins>
          </w:p>
          <w:p w14:paraId="6D5299F2" w14:textId="6A483E11" w:rsidR="00390570" w:rsidDel="00B15A0B" w:rsidRDefault="00390570">
            <w:pPr>
              <w:pStyle w:val="Heading2"/>
              <w:rPr>
                <w:ins w:id="9217" w:author="Thomas Dietz" w:date="2012-08-13T13:47:00Z"/>
                <w:del w:id="9218" w:author="Deepak Bansal (AZURE)" w:date="2012-08-23T21:56:00Z"/>
              </w:rPr>
              <w:pPrChange w:id="9219" w:author="Thomas Dietz" w:date="2012-09-11T16:58:00Z">
                <w:pPr>
                  <w:pStyle w:val="XML1"/>
                </w:pPr>
              </w:pPrChange>
            </w:pPr>
            <w:ins w:id="9220" w:author="Thomas Dietz" w:date="2012-08-13T13:47:00Z">
              <w:del w:id="9221" w:author="Deepak Bansal (AZURE)" w:date="2012-08-23T21:56:00Z">
                <w:r w:rsidDel="00B15A0B">
                  <w:delText xml:space="preserve">      default false;</w:delText>
                </w:r>
                <w:bookmarkStart w:id="9222" w:name="_Toc333523450"/>
                <w:bookmarkStart w:id="9223" w:name="_Toc335147537"/>
                <w:bookmarkEnd w:id="9222"/>
                <w:bookmarkEnd w:id="9223"/>
              </w:del>
            </w:ins>
          </w:p>
          <w:p w14:paraId="14E8D659" w14:textId="46E2DD9C" w:rsidR="00390570" w:rsidDel="00B15A0B" w:rsidRDefault="00390570">
            <w:pPr>
              <w:pStyle w:val="Heading2"/>
              <w:rPr>
                <w:ins w:id="9224" w:author="Thomas Dietz" w:date="2012-08-13T13:47:00Z"/>
                <w:del w:id="9225" w:author="Deepak Bansal (AZURE)" w:date="2012-08-23T21:56:00Z"/>
              </w:rPr>
              <w:pPrChange w:id="9226" w:author="Thomas Dietz" w:date="2012-09-11T16:58:00Z">
                <w:pPr>
                  <w:pStyle w:val="XML1"/>
                </w:pPr>
              </w:pPrChange>
            </w:pPr>
            <w:ins w:id="9227" w:author="Thomas Dietz" w:date="2012-08-13T13:47:00Z">
              <w:del w:id="9228" w:author="Deepak Bansal (AZURE)" w:date="2012-08-23T21:56:00Z">
                <w:r w:rsidDel="00B15A0B">
                  <w:delText xml:space="preserve">      description "Specifies if the logical switch supports queue</w:delText>
                </w:r>
                <w:bookmarkStart w:id="9229" w:name="_Toc333523451"/>
                <w:bookmarkStart w:id="9230" w:name="_Toc335147538"/>
                <w:bookmarkEnd w:id="9229"/>
                <w:bookmarkEnd w:id="9230"/>
              </w:del>
            </w:ins>
          </w:p>
          <w:p w14:paraId="4373CA5B" w14:textId="631968A3" w:rsidR="00390570" w:rsidDel="00B15A0B" w:rsidRDefault="00390570">
            <w:pPr>
              <w:pStyle w:val="Heading2"/>
              <w:rPr>
                <w:ins w:id="9231" w:author="Thomas Dietz" w:date="2012-08-13T13:47:00Z"/>
                <w:del w:id="9232" w:author="Deepak Bansal (AZURE)" w:date="2012-08-23T21:56:00Z"/>
              </w:rPr>
              <w:pPrChange w:id="9233" w:author="Thomas Dietz" w:date="2012-09-11T16:58:00Z">
                <w:pPr>
                  <w:pStyle w:val="XML1"/>
                </w:pPr>
              </w:pPrChange>
            </w:pPr>
            <w:ins w:id="9234" w:author="Thomas Dietz" w:date="2012-08-13T13:47:00Z">
              <w:del w:id="9235" w:author="Deepak Bansal (AZURE)" w:date="2012-08-23T21:56:00Z">
                <w:r w:rsidDel="00B15A0B">
                  <w:delText xml:space="preserve">        statistics.";</w:delText>
                </w:r>
                <w:bookmarkStart w:id="9236" w:name="_Toc333523452"/>
                <w:bookmarkStart w:id="9237" w:name="_Toc335147539"/>
                <w:bookmarkEnd w:id="9236"/>
                <w:bookmarkEnd w:id="9237"/>
              </w:del>
            </w:ins>
          </w:p>
          <w:p w14:paraId="4C26DD79" w14:textId="293499E1" w:rsidR="00390570" w:rsidDel="00B15A0B" w:rsidRDefault="00390570">
            <w:pPr>
              <w:pStyle w:val="Heading2"/>
              <w:rPr>
                <w:ins w:id="9238" w:author="Thomas Dietz" w:date="2012-08-13T13:47:00Z"/>
                <w:del w:id="9239" w:author="Deepak Bansal (AZURE)" w:date="2012-08-23T21:56:00Z"/>
              </w:rPr>
              <w:pPrChange w:id="9240" w:author="Thomas Dietz" w:date="2012-09-11T16:58:00Z">
                <w:pPr>
                  <w:pStyle w:val="XML1"/>
                </w:pPr>
              </w:pPrChange>
            </w:pPr>
            <w:ins w:id="9241" w:author="Thomas Dietz" w:date="2012-08-13T13:47:00Z">
              <w:del w:id="9242" w:author="Deepak Bansal (AZURE)" w:date="2012-08-23T21:56:00Z">
                <w:r w:rsidDel="00B15A0B">
                  <w:delText xml:space="preserve">    }</w:delText>
                </w:r>
                <w:bookmarkStart w:id="9243" w:name="_Toc333523453"/>
                <w:bookmarkStart w:id="9244" w:name="_Toc335147540"/>
                <w:bookmarkEnd w:id="9243"/>
                <w:bookmarkEnd w:id="9244"/>
              </w:del>
            </w:ins>
          </w:p>
          <w:p w14:paraId="0A0B51B0" w14:textId="397BDCF5" w:rsidR="00390570" w:rsidDel="00B15A0B" w:rsidRDefault="00390570">
            <w:pPr>
              <w:pStyle w:val="Heading2"/>
              <w:rPr>
                <w:ins w:id="9245" w:author="Thomas Dietz" w:date="2012-08-13T13:47:00Z"/>
                <w:del w:id="9246" w:author="Deepak Bansal (AZURE)" w:date="2012-08-23T21:56:00Z"/>
              </w:rPr>
              <w:pPrChange w:id="9247" w:author="Thomas Dietz" w:date="2012-09-11T16:58:00Z">
                <w:pPr>
                  <w:pStyle w:val="XML1"/>
                </w:pPr>
              </w:pPrChange>
            </w:pPr>
            <w:ins w:id="9248" w:author="Thomas Dietz" w:date="2012-08-13T13:47:00Z">
              <w:del w:id="9249" w:author="Deepak Bansal (AZURE)" w:date="2012-08-23T21:56:00Z">
                <w:r w:rsidDel="00B15A0B">
                  <w:delText xml:space="preserve">    leaf reassemble-ip-fragments {</w:delText>
                </w:r>
                <w:bookmarkStart w:id="9250" w:name="_Toc333523454"/>
                <w:bookmarkStart w:id="9251" w:name="_Toc335147541"/>
                <w:bookmarkEnd w:id="9250"/>
                <w:bookmarkEnd w:id="9251"/>
              </w:del>
            </w:ins>
          </w:p>
          <w:p w14:paraId="6F498189" w14:textId="0E88042A" w:rsidR="00390570" w:rsidDel="00B15A0B" w:rsidRDefault="00390570">
            <w:pPr>
              <w:pStyle w:val="Heading2"/>
              <w:rPr>
                <w:ins w:id="9252" w:author="Thomas Dietz" w:date="2012-08-13T13:47:00Z"/>
                <w:del w:id="9253" w:author="Deepak Bansal (AZURE)" w:date="2012-08-23T21:56:00Z"/>
              </w:rPr>
              <w:pPrChange w:id="9254" w:author="Thomas Dietz" w:date="2012-09-11T16:58:00Z">
                <w:pPr>
                  <w:pStyle w:val="XML1"/>
                </w:pPr>
              </w:pPrChange>
            </w:pPr>
            <w:ins w:id="9255" w:author="Thomas Dietz" w:date="2012-08-13T13:47:00Z">
              <w:del w:id="9256" w:author="Deepak Bansal (AZURE)" w:date="2012-08-23T21:56:00Z">
                <w:r w:rsidDel="00B15A0B">
                  <w:delText xml:space="preserve">      type boolean;</w:delText>
                </w:r>
                <w:bookmarkStart w:id="9257" w:name="_Toc333523455"/>
                <w:bookmarkStart w:id="9258" w:name="_Toc335147542"/>
                <w:bookmarkEnd w:id="9257"/>
                <w:bookmarkEnd w:id="9258"/>
              </w:del>
            </w:ins>
          </w:p>
          <w:p w14:paraId="71FB523D" w14:textId="107CFF40" w:rsidR="00390570" w:rsidDel="00B15A0B" w:rsidRDefault="00390570">
            <w:pPr>
              <w:pStyle w:val="Heading2"/>
              <w:rPr>
                <w:ins w:id="9259" w:author="Thomas Dietz" w:date="2012-08-13T13:47:00Z"/>
                <w:del w:id="9260" w:author="Deepak Bansal (AZURE)" w:date="2012-08-23T21:56:00Z"/>
              </w:rPr>
              <w:pPrChange w:id="9261" w:author="Thomas Dietz" w:date="2012-09-11T16:58:00Z">
                <w:pPr>
                  <w:pStyle w:val="XML1"/>
                </w:pPr>
              </w:pPrChange>
            </w:pPr>
            <w:ins w:id="9262" w:author="Thomas Dietz" w:date="2012-08-13T13:47:00Z">
              <w:del w:id="9263" w:author="Deepak Bansal (AZURE)" w:date="2012-08-23T21:56:00Z">
                <w:r w:rsidDel="00B15A0B">
                  <w:delText xml:space="preserve">      default false;</w:delText>
                </w:r>
                <w:bookmarkStart w:id="9264" w:name="_Toc333523456"/>
                <w:bookmarkStart w:id="9265" w:name="_Toc335147543"/>
                <w:bookmarkEnd w:id="9264"/>
                <w:bookmarkEnd w:id="9265"/>
              </w:del>
            </w:ins>
          </w:p>
          <w:p w14:paraId="518ED689" w14:textId="3E81F4C6" w:rsidR="00390570" w:rsidDel="00B15A0B" w:rsidRDefault="00390570">
            <w:pPr>
              <w:pStyle w:val="Heading2"/>
              <w:rPr>
                <w:ins w:id="9266" w:author="Thomas Dietz" w:date="2012-08-13T13:47:00Z"/>
                <w:del w:id="9267" w:author="Deepak Bansal (AZURE)" w:date="2012-08-23T21:56:00Z"/>
              </w:rPr>
              <w:pPrChange w:id="9268" w:author="Thomas Dietz" w:date="2012-09-11T16:58:00Z">
                <w:pPr>
                  <w:pStyle w:val="XML1"/>
                </w:pPr>
              </w:pPrChange>
            </w:pPr>
            <w:ins w:id="9269" w:author="Thomas Dietz" w:date="2012-08-13T13:47:00Z">
              <w:del w:id="9270" w:author="Deepak Bansal (AZURE)" w:date="2012-08-23T21:56:00Z">
                <w:r w:rsidDel="00B15A0B">
                  <w:delText xml:space="preserve">      description "Specifies if the logical switch supports</w:delText>
                </w:r>
                <w:bookmarkStart w:id="9271" w:name="_Toc333523457"/>
                <w:bookmarkStart w:id="9272" w:name="_Toc335147544"/>
                <w:bookmarkEnd w:id="9271"/>
                <w:bookmarkEnd w:id="9272"/>
              </w:del>
            </w:ins>
          </w:p>
          <w:p w14:paraId="6FC920A8" w14:textId="071FE0CE" w:rsidR="00390570" w:rsidDel="00B15A0B" w:rsidRDefault="00390570">
            <w:pPr>
              <w:pStyle w:val="Heading2"/>
              <w:rPr>
                <w:ins w:id="9273" w:author="Thomas Dietz" w:date="2012-08-13T13:47:00Z"/>
                <w:del w:id="9274" w:author="Deepak Bansal (AZURE)" w:date="2012-08-23T21:56:00Z"/>
              </w:rPr>
              <w:pPrChange w:id="9275" w:author="Thomas Dietz" w:date="2012-09-11T16:58:00Z">
                <w:pPr>
                  <w:pStyle w:val="XML1"/>
                </w:pPr>
              </w:pPrChange>
            </w:pPr>
            <w:ins w:id="9276" w:author="Thomas Dietz" w:date="2012-08-13T13:47:00Z">
              <w:del w:id="9277" w:author="Deepak Bansal (AZURE)" w:date="2012-08-23T21:56:00Z">
                <w:r w:rsidDel="00B15A0B">
                  <w:delText xml:space="preserve">        reassemble IP fragments.";</w:delText>
                </w:r>
                <w:bookmarkStart w:id="9278" w:name="_Toc333523458"/>
                <w:bookmarkStart w:id="9279" w:name="_Toc335147545"/>
                <w:bookmarkEnd w:id="9278"/>
                <w:bookmarkEnd w:id="9279"/>
              </w:del>
            </w:ins>
          </w:p>
          <w:p w14:paraId="11F6B389" w14:textId="34BFF90D" w:rsidR="00390570" w:rsidDel="00B15A0B" w:rsidRDefault="00390570">
            <w:pPr>
              <w:pStyle w:val="Heading2"/>
              <w:rPr>
                <w:ins w:id="9280" w:author="Thomas Dietz" w:date="2012-08-13T13:47:00Z"/>
                <w:del w:id="9281" w:author="Deepak Bansal (AZURE)" w:date="2012-08-23T21:56:00Z"/>
              </w:rPr>
              <w:pPrChange w:id="9282" w:author="Thomas Dietz" w:date="2012-09-11T16:58:00Z">
                <w:pPr>
                  <w:pStyle w:val="XML1"/>
                </w:pPr>
              </w:pPrChange>
            </w:pPr>
            <w:ins w:id="9283" w:author="Thomas Dietz" w:date="2012-08-13T13:47:00Z">
              <w:del w:id="9284" w:author="Deepak Bansal (AZURE)" w:date="2012-08-23T21:56:00Z">
                <w:r w:rsidDel="00B15A0B">
                  <w:delText xml:space="preserve">    }</w:delText>
                </w:r>
                <w:bookmarkStart w:id="9285" w:name="_Toc333523459"/>
                <w:bookmarkStart w:id="9286" w:name="_Toc335147546"/>
                <w:bookmarkEnd w:id="9285"/>
                <w:bookmarkEnd w:id="9286"/>
              </w:del>
            </w:ins>
          </w:p>
          <w:p w14:paraId="405254D4" w14:textId="0C7718B7" w:rsidR="00390570" w:rsidDel="00B15A0B" w:rsidRDefault="00390570">
            <w:pPr>
              <w:pStyle w:val="Heading2"/>
              <w:rPr>
                <w:ins w:id="9287" w:author="Thomas Dietz" w:date="2012-08-13T13:47:00Z"/>
                <w:del w:id="9288" w:author="Deepak Bansal (AZURE)" w:date="2012-08-23T21:56:00Z"/>
              </w:rPr>
              <w:pPrChange w:id="9289" w:author="Thomas Dietz" w:date="2012-09-11T16:58:00Z">
                <w:pPr>
                  <w:pStyle w:val="XML1"/>
                </w:pPr>
              </w:pPrChange>
            </w:pPr>
            <w:ins w:id="9290" w:author="Thomas Dietz" w:date="2012-08-13T13:47:00Z">
              <w:del w:id="9291" w:author="Deepak Bansal (AZURE)" w:date="2012-08-23T21:56:00Z">
                <w:r w:rsidDel="00B15A0B">
                  <w:delText xml:space="preserve">    leaf block-looping-ports {</w:delText>
                </w:r>
                <w:bookmarkStart w:id="9292" w:name="_Toc333523460"/>
                <w:bookmarkStart w:id="9293" w:name="_Toc335147547"/>
                <w:bookmarkEnd w:id="9292"/>
                <w:bookmarkEnd w:id="9293"/>
              </w:del>
            </w:ins>
          </w:p>
          <w:p w14:paraId="318D1C7D" w14:textId="0BCC615A" w:rsidR="00390570" w:rsidDel="00B15A0B" w:rsidRDefault="00390570">
            <w:pPr>
              <w:pStyle w:val="Heading2"/>
              <w:rPr>
                <w:ins w:id="9294" w:author="Thomas Dietz" w:date="2012-08-13T13:47:00Z"/>
                <w:del w:id="9295" w:author="Deepak Bansal (AZURE)" w:date="2012-08-23T21:56:00Z"/>
              </w:rPr>
              <w:pPrChange w:id="9296" w:author="Thomas Dietz" w:date="2012-09-11T16:58:00Z">
                <w:pPr>
                  <w:pStyle w:val="XML1"/>
                </w:pPr>
              </w:pPrChange>
            </w:pPr>
            <w:ins w:id="9297" w:author="Thomas Dietz" w:date="2012-08-13T13:47:00Z">
              <w:del w:id="9298" w:author="Deepak Bansal (AZURE)" w:date="2012-08-23T21:56:00Z">
                <w:r w:rsidDel="00B15A0B">
                  <w:delText xml:space="preserve">      type boolean;</w:delText>
                </w:r>
                <w:bookmarkStart w:id="9299" w:name="_Toc333523461"/>
                <w:bookmarkStart w:id="9300" w:name="_Toc335147548"/>
                <w:bookmarkEnd w:id="9299"/>
                <w:bookmarkEnd w:id="9300"/>
              </w:del>
            </w:ins>
          </w:p>
          <w:p w14:paraId="0D8AA83A" w14:textId="5D1C7F09" w:rsidR="00390570" w:rsidDel="00B15A0B" w:rsidRDefault="00390570">
            <w:pPr>
              <w:pStyle w:val="Heading2"/>
              <w:rPr>
                <w:ins w:id="9301" w:author="Thomas Dietz" w:date="2012-08-13T13:47:00Z"/>
                <w:del w:id="9302" w:author="Deepak Bansal (AZURE)" w:date="2012-08-23T21:56:00Z"/>
              </w:rPr>
              <w:pPrChange w:id="9303" w:author="Thomas Dietz" w:date="2012-09-11T16:58:00Z">
                <w:pPr>
                  <w:pStyle w:val="XML1"/>
                </w:pPr>
              </w:pPrChange>
            </w:pPr>
            <w:ins w:id="9304" w:author="Thomas Dietz" w:date="2012-08-13T13:47:00Z">
              <w:del w:id="9305" w:author="Deepak Bansal (AZURE)" w:date="2012-08-23T21:56:00Z">
                <w:r w:rsidDel="00B15A0B">
                  <w:delText xml:space="preserve">      default false;</w:delText>
                </w:r>
                <w:bookmarkStart w:id="9306" w:name="_Toc333523462"/>
                <w:bookmarkStart w:id="9307" w:name="_Toc335147549"/>
                <w:bookmarkEnd w:id="9306"/>
                <w:bookmarkEnd w:id="9307"/>
              </w:del>
            </w:ins>
          </w:p>
          <w:p w14:paraId="1B64711F" w14:textId="70D18322" w:rsidR="00390570" w:rsidDel="00B15A0B" w:rsidRDefault="00390570">
            <w:pPr>
              <w:pStyle w:val="Heading2"/>
              <w:rPr>
                <w:ins w:id="9308" w:author="Thomas Dietz" w:date="2012-08-13T13:47:00Z"/>
                <w:del w:id="9309" w:author="Deepak Bansal (AZURE)" w:date="2012-08-23T21:56:00Z"/>
              </w:rPr>
              <w:pPrChange w:id="9310" w:author="Thomas Dietz" w:date="2012-09-11T16:58:00Z">
                <w:pPr>
                  <w:pStyle w:val="XML1"/>
                </w:pPr>
              </w:pPrChange>
            </w:pPr>
            <w:ins w:id="9311" w:author="Thomas Dietz" w:date="2012-08-13T13:47:00Z">
              <w:del w:id="9312" w:author="Deepak Bansal (AZURE)" w:date="2012-08-23T21:56:00Z">
                <w:r w:rsidDel="00B15A0B">
                  <w:delText xml:space="preserve">      description "'true' indicates that a switch protocol outside</w:delText>
                </w:r>
                <w:bookmarkStart w:id="9313" w:name="_Toc333523463"/>
                <w:bookmarkStart w:id="9314" w:name="_Toc335147550"/>
                <w:bookmarkEnd w:id="9313"/>
                <w:bookmarkEnd w:id="9314"/>
              </w:del>
            </w:ins>
          </w:p>
          <w:p w14:paraId="775460A4" w14:textId="1FD7A832" w:rsidR="00390570" w:rsidDel="00B15A0B" w:rsidRDefault="00390570">
            <w:pPr>
              <w:pStyle w:val="Heading2"/>
              <w:rPr>
                <w:ins w:id="9315" w:author="Thomas Dietz" w:date="2012-08-13T13:47:00Z"/>
                <w:del w:id="9316" w:author="Deepak Bansal (AZURE)" w:date="2012-08-23T21:56:00Z"/>
              </w:rPr>
              <w:pPrChange w:id="9317" w:author="Thomas Dietz" w:date="2012-09-11T16:58:00Z">
                <w:pPr>
                  <w:pStyle w:val="XML1"/>
                </w:pPr>
              </w:pPrChange>
            </w:pPr>
            <w:ins w:id="9318" w:author="Thomas Dietz" w:date="2012-08-13T13:47:00Z">
              <w:del w:id="9319" w:author="Deepak Bansal (AZURE)" w:date="2012-08-23T21:56:00Z">
                <w:r w:rsidDel="00B15A0B">
                  <w:delText xml:space="preserve">        of OpenFlow, such as 802.1D Spanning Tree, will detect</w:delText>
                </w:r>
                <w:bookmarkStart w:id="9320" w:name="_Toc333523464"/>
                <w:bookmarkStart w:id="9321" w:name="_Toc335147551"/>
                <w:bookmarkEnd w:id="9320"/>
                <w:bookmarkEnd w:id="9321"/>
              </w:del>
            </w:ins>
          </w:p>
          <w:p w14:paraId="7B0C5E1F" w14:textId="5A4CFFA3" w:rsidR="00390570" w:rsidDel="00B15A0B" w:rsidRDefault="00390570">
            <w:pPr>
              <w:pStyle w:val="Heading2"/>
              <w:rPr>
                <w:ins w:id="9322" w:author="Thomas Dietz" w:date="2012-08-13T13:47:00Z"/>
                <w:del w:id="9323" w:author="Deepak Bansal (AZURE)" w:date="2012-08-23T21:56:00Z"/>
              </w:rPr>
              <w:pPrChange w:id="9324" w:author="Thomas Dietz" w:date="2012-09-11T16:58:00Z">
                <w:pPr>
                  <w:pStyle w:val="XML1"/>
                </w:pPr>
              </w:pPrChange>
            </w:pPr>
            <w:ins w:id="9325" w:author="Thomas Dietz" w:date="2012-08-13T13:47:00Z">
              <w:del w:id="9326" w:author="Deepak Bansal (AZURE)" w:date="2012-08-23T21:56:00Z">
                <w:r w:rsidDel="00B15A0B">
                  <w:delText xml:space="preserve">        topology loops and block ports to prevent packet loops.";</w:delText>
                </w:r>
                <w:bookmarkStart w:id="9327" w:name="_Toc333523465"/>
                <w:bookmarkStart w:id="9328" w:name="_Toc335147552"/>
                <w:bookmarkEnd w:id="9327"/>
                <w:bookmarkEnd w:id="9328"/>
              </w:del>
            </w:ins>
          </w:p>
          <w:p w14:paraId="2483D6B5" w14:textId="01EBD4F7" w:rsidR="00390570" w:rsidDel="00B15A0B" w:rsidRDefault="00390570">
            <w:pPr>
              <w:pStyle w:val="Heading2"/>
              <w:rPr>
                <w:ins w:id="9329" w:author="Thomas Dietz" w:date="2012-08-13T13:47:00Z"/>
                <w:del w:id="9330" w:author="Deepak Bansal (AZURE)" w:date="2012-08-23T21:56:00Z"/>
              </w:rPr>
              <w:pPrChange w:id="9331" w:author="Thomas Dietz" w:date="2012-09-11T16:58:00Z">
                <w:pPr>
                  <w:pStyle w:val="XML1"/>
                </w:pPr>
              </w:pPrChange>
            </w:pPr>
            <w:ins w:id="9332" w:author="Thomas Dietz" w:date="2012-08-13T13:47:00Z">
              <w:del w:id="9333" w:author="Deepak Bansal (AZURE)" w:date="2012-08-23T21:56:00Z">
                <w:r w:rsidDel="00B15A0B">
                  <w:delText xml:space="preserve">    }</w:delText>
                </w:r>
                <w:bookmarkStart w:id="9334" w:name="_Toc333523466"/>
                <w:bookmarkStart w:id="9335" w:name="_Toc335147553"/>
                <w:bookmarkEnd w:id="9334"/>
                <w:bookmarkEnd w:id="9335"/>
              </w:del>
            </w:ins>
          </w:p>
          <w:p w14:paraId="70D09293" w14:textId="28436330" w:rsidR="00390570" w:rsidDel="00B15A0B" w:rsidRDefault="00390570">
            <w:pPr>
              <w:pStyle w:val="Heading2"/>
              <w:rPr>
                <w:ins w:id="9336" w:author="Thomas Dietz" w:date="2012-08-13T13:47:00Z"/>
                <w:del w:id="9337" w:author="Deepak Bansal (AZURE)" w:date="2012-08-23T21:56:00Z"/>
              </w:rPr>
              <w:pPrChange w:id="9338" w:author="Thomas Dietz" w:date="2012-09-11T16:58:00Z">
                <w:pPr>
                  <w:pStyle w:val="XML1"/>
                </w:pPr>
              </w:pPrChange>
            </w:pPr>
            <w:ins w:id="9339" w:author="Thomas Dietz" w:date="2012-08-13T13:47:00Z">
              <w:del w:id="9340" w:author="Deepak Bansal (AZURE)" w:date="2012-08-23T21:56:00Z">
                <w:r w:rsidDel="00B15A0B">
                  <w:delText xml:space="preserve">    container reserved-port-types {</w:delText>
                </w:r>
                <w:bookmarkStart w:id="9341" w:name="_Toc333523467"/>
                <w:bookmarkStart w:id="9342" w:name="_Toc335147554"/>
                <w:bookmarkEnd w:id="9341"/>
                <w:bookmarkEnd w:id="9342"/>
              </w:del>
            </w:ins>
          </w:p>
          <w:p w14:paraId="0C9413C8" w14:textId="21387B0D" w:rsidR="00390570" w:rsidDel="00B15A0B" w:rsidRDefault="00390570">
            <w:pPr>
              <w:pStyle w:val="Heading2"/>
              <w:rPr>
                <w:ins w:id="9343" w:author="Thomas Dietz" w:date="2012-08-13T13:47:00Z"/>
                <w:del w:id="9344" w:author="Deepak Bansal (AZURE)" w:date="2012-08-23T21:56:00Z"/>
              </w:rPr>
              <w:pPrChange w:id="9345" w:author="Thomas Dietz" w:date="2012-09-11T16:58:00Z">
                <w:pPr>
                  <w:pStyle w:val="XML1"/>
                </w:pPr>
              </w:pPrChange>
            </w:pPr>
            <w:ins w:id="9346" w:author="Thomas Dietz" w:date="2012-08-13T13:47:00Z">
              <w:del w:id="9347" w:author="Deepak Bansal (AZURE)" w:date="2012-08-23T21:56:00Z">
                <w:r w:rsidDel="00B15A0B">
                  <w:delText xml:space="preserve">      description "Specify generic forwarding actions such as</w:delText>
                </w:r>
                <w:bookmarkStart w:id="9348" w:name="_Toc333523468"/>
                <w:bookmarkStart w:id="9349" w:name="_Toc335147555"/>
                <w:bookmarkEnd w:id="9348"/>
                <w:bookmarkEnd w:id="9349"/>
              </w:del>
            </w:ins>
          </w:p>
          <w:p w14:paraId="27C7953B" w14:textId="2A492AA8" w:rsidR="00390570" w:rsidDel="00B15A0B" w:rsidRDefault="00390570">
            <w:pPr>
              <w:pStyle w:val="Heading2"/>
              <w:rPr>
                <w:ins w:id="9350" w:author="Thomas Dietz" w:date="2012-08-13T13:47:00Z"/>
                <w:del w:id="9351" w:author="Deepak Bansal (AZURE)" w:date="2012-08-23T21:56:00Z"/>
              </w:rPr>
              <w:pPrChange w:id="9352" w:author="Thomas Dietz" w:date="2012-09-11T16:58:00Z">
                <w:pPr>
                  <w:pStyle w:val="XML1"/>
                </w:pPr>
              </w:pPrChange>
            </w:pPr>
            <w:ins w:id="9353" w:author="Thomas Dietz" w:date="2012-08-13T13:47:00Z">
              <w:del w:id="9354" w:author="Deepak Bansal (AZURE)" w:date="2012-08-23T21:56:00Z">
                <w:r w:rsidDel="00B15A0B">
                  <w:delText xml:space="preserve">        sending to the controller, flooding, or forwarding using</w:delText>
                </w:r>
                <w:bookmarkStart w:id="9355" w:name="_Toc333523469"/>
                <w:bookmarkStart w:id="9356" w:name="_Toc335147556"/>
                <w:bookmarkEnd w:id="9355"/>
                <w:bookmarkEnd w:id="9356"/>
              </w:del>
            </w:ins>
          </w:p>
          <w:p w14:paraId="2EB4CD67" w14:textId="1C97FD21" w:rsidR="00390570" w:rsidDel="00B15A0B" w:rsidRDefault="00390570">
            <w:pPr>
              <w:pStyle w:val="Heading2"/>
              <w:rPr>
                <w:ins w:id="9357" w:author="Thomas Dietz" w:date="2012-08-13T13:47:00Z"/>
                <w:del w:id="9358" w:author="Deepak Bansal (AZURE)" w:date="2012-08-23T21:56:00Z"/>
              </w:rPr>
              <w:pPrChange w:id="9359" w:author="Thomas Dietz" w:date="2012-09-11T16:58:00Z">
                <w:pPr>
                  <w:pStyle w:val="XML1"/>
                </w:pPr>
              </w:pPrChange>
            </w:pPr>
            <w:ins w:id="9360" w:author="Thomas Dietz" w:date="2012-08-13T13:47:00Z">
              <w:del w:id="9361" w:author="Deepak Bansal (AZURE)" w:date="2012-08-23T21:56:00Z">
                <w:r w:rsidDel="00B15A0B">
                  <w:delText xml:space="preserve">        non-OpenFlow methods, such as 'normal' switch processing.";</w:delText>
                </w:r>
                <w:bookmarkStart w:id="9362" w:name="_Toc333523470"/>
                <w:bookmarkStart w:id="9363" w:name="_Toc335147557"/>
                <w:bookmarkEnd w:id="9362"/>
                <w:bookmarkEnd w:id="9363"/>
              </w:del>
            </w:ins>
          </w:p>
          <w:p w14:paraId="6938C181" w14:textId="7E3D9934" w:rsidR="00390570" w:rsidDel="00B15A0B" w:rsidRDefault="00390570">
            <w:pPr>
              <w:pStyle w:val="Heading2"/>
              <w:rPr>
                <w:ins w:id="9364" w:author="Thomas Dietz" w:date="2012-08-13T13:47:00Z"/>
                <w:del w:id="9365" w:author="Deepak Bansal (AZURE)" w:date="2012-08-23T21:56:00Z"/>
              </w:rPr>
              <w:pPrChange w:id="9366" w:author="Thomas Dietz" w:date="2012-09-11T16:58:00Z">
                <w:pPr>
                  <w:pStyle w:val="XML1"/>
                </w:pPr>
              </w:pPrChange>
            </w:pPr>
            <w:ins w:id="9367" w:author="Thomas Dietz" w:date="2012-08-13T13:47:00Z">
              <w:del w:id="9368" w:author="Deepak Bansal (AZURE)" w:date="2012-08-23T21:56:00Z">
                <w:r w:rsidDel="00B15A0B">
                  <w:delText xml:space="preserve">      reference "The types of reserved ports are defined in</w:delText>
                </w:r>
                <w:bookmarkStart w:id="9369" w:name="_Toc333523471"/>
                <w:bookmarkStart w:id="9370" w:name="_Toc335147558"/>
                <w:bookmarkEnd w:id="9369"/>
                <w:bookmarkEnd w:id="9370"/>
              </w:del>
            </w:ins>
          </w:p>
          <w:p w14:paraId="416470F1" w14:textId="490673F6" w:rsidR="00390570" w:rsidDel="00B15A0B" w:rsidRDefault="00390570">
            <w:pPr>
              <w:pStyle w:val="Heading2"/>
              <w:rPr>
                <w:ins w:id="9371" w:author="Thomas Dietz" w:date="2012-08-13T13:47:00Z"/>
                <w:del w:id="9372" w:author="Deepak Bansal (AZURE)" w:date="2012-08-23T21:56:00Z"/>
              </w:rPr>
              <w:pPrChange w:id="9373" w:author="Thomas Dietz" w:date="2012-09-11T16:58:00Z">
                <w:pPr>
                  <w:pStyle w:val="XML1"/>
                </w:pPr>
              </w:pPrChange>
            </w:pPr>
            <w:ins w:id="9374" w:author="Thomas Dietz" w:date="2012-08-13T13:47:00Z">
              <w:del w:id="9375" w:author="Deepak Bansal (AZURE)" w:date="2012-08-23T21:56:00Z">
                <w:r w:rsidDel="00B15A0B">
                  <w:delText xml:space="preserve">         OpenFlow Switch Specification versions 1.2, 1.3, and</w:delText>
                </w:r>
                <w:bookmarkStart w:id="9376" w:name="_Toc333523472"/>
                <w:bookmarkStart w:id="9377" w:name="_Toc335147559"/>
                <w:bookmarkEnd w:id="9376"/>
                <w:bookmarkEnd w:id="9377"/>
              </w:del>
            </w:ins>
          </w:p>
          <w:p w14:paraId="454DA9CA" w14:textId="4605C93E" w:rsidR="00390570" w:rsidDel="00B15A0B" w:rsidRDefault="00390570">
            <w:pPr>
              <w:pStyle w:val="Heading2"/>
              <w:rPr>
                <w:ins w:id="9378" w:author="Thomas Dietz" w:date="2012-08-13T13:47:00Z"/>
                <w:del w:id="9379" w:author="Deepak Bansal (AZURE)" w:date="2012-08-23T21:56:00Z"/>
              </w:rPr>
              <w:pPrChange w:id="9380" w:author="Thomas Dietz" w:date="2012-09-11T16:58:00Z">
                <w:pPr>
                  <w:pStyle w:val="XML1"/>
                </w:pPr>
              </w:pPrChange>
            </w:pPr>
            <w:ins w:id="9381" w:author="Thomas Dietz" w:date="2012-08-13T13:47:00Z">
              <w:del w:id="9382" w:author="Deepak Bansal (AZURE)" w:date="2012-08-23T21:56:00Z">
                <w:r w:rsidDel="00B15A0B">
                  <w:delText xml:space="preserve">         1.3.1.";</w:delText>
                </w:r>
                <w:bookmarkStart w:id="9383" w:name="_Toc333523473"/>
                <w:bookmarkStart w:id="9384" w:name="_Toc335147560"/>
                <w:bookmarkEnd w:id="9383"/>
                <w:bookmarkEnd w:id="9384"/>
              </w:del>
            </w:ins>
          </w:p>
          <w:p w14:paraId="4F7774DC" w14:textId="7087DC4F" w:rsidR="00390570" w:rsidDel="00B15A0B" w:rsidRDefault="00390570">
            <w:pPr>
              <w:pStyle w:val="Heading2"/>
              <w:rPr>
                <w:ins w:id="9385" w:author="Thomas Dietz" w:date="2012-08-13T13:47:00Z"/>
                <w:del w:id="9386" w:author="Deepak Bansal (AZURE)" w:date="2012-08-23T21:56:00Z"/>
              </w:rPr>
              <w:pPrChange w:id="9387" w:author="Thomas Dietz" w:date="2012-09-11T16:58:00Z">
                <w:pPr>
                  <w:pStyle w:val="XML1"/>
                </w:pPr>
              </w:pPrChange>
            </w:pPr>
            <w:ins w:id="9388" w:author="Thomas Dietz" w:date="2012-08-13T13:47:00Z">
              <w:del w:id="9389" w:author="Deepak Bansal (AZURE)" w:date="2012-08-23T21:56:00Z">
                <w:r w:rsidDel="00B15A0B">
                  <w:delText xml:space="preserve">      leaf-list type {</w:delText>
                </w:r>
                <w:bookmarkStart w:id="9390" w:name="_Toc333523474"/>
                <w:bookmarkStart w:id="9391" w:name="_Toc335147561"/>
                <w:bookmarkEnd w:id="9390"/>
                <w:bookmarkEnd w:id="9391"/>
              </w:del>
            </w:ins>
          </w:p>
          <w:p w14:paraId="34CB0AE4" w14:textId="6FE2C025" w:rsidR="00390570" w:rsidDel="00B15A0B" w:rsidRDefault="00390570">
            <w:pPr>
              <w:pStyle w:val="Heading2"/>
              <w:rPr>
                <w:ins w:id="9392" w:author="Thomas Dietz" w:date="2012-08-13T13:47:00Z"/>
                <w:del w:id="9393" w:author="Deepak Bansal (AZURE)" w:date="2012-08-23T21:56:00Z"/>
              </w:rPr>
              <w:pPrChange w:id="9394" w:author="Thomas Dietz" w:date="2012-09-11T16:58:00Z">
                <w:pPr>
                  <w:pStyle w:val="XML1"/>
                </w:pPr>
              </w:pPrChange>
            </w:pPr>
            <w:ins w:id="9395" w:author="Thomas Dietz" w:date="2012-08-13T13:47:00Z">
              <w:del w:id="9396" w:author="Deepak Bansal (AZURE)" w:date="2012-08-23T21:56:00Z">
                <w:r w:rsidDel="00B15A0B">
                  <w:delText xml:space="preserve">        type enumeration {</w:delText>
                </w:r>
                <w:bookmarkStart w:id="9397" w:name="_Toc333523475"/>
                <w:bookmarkStart w:id="9398" w:name="_Toc335147562"/>
                <w:bookmarkEnd w:id="9397"/>
                <w:bookmarkEnd w:id="9398"/>
              </w:del>
            </w:ins>
          </w:p>
          <w:p w14:paraId="6C6DA70A" w14:textId="332460EA" w:rsidR="00390570" w:rsidDel="00B15A0B" w:rsidRDefault="00390570">
            <w:pPr>
              <w:pStyle w:val="Heading2"/>
              <w:rPr>
                <w:ins w:id="9399" w:author="Thomas Dietz" w:date="2012-08-13T13:47:00Z"/>
                <w:del w:id="9400" w:author="Deepak Bansal (AZURE)" w:date="2012-08-23T21:56:00Z"/>
              </w:rPr>
              <w:pPrChange w:id="9401" w:author="Thomas Dietz" w:date="2012-09-11T16:58:00Z">
                <w:pPr>
                  <w:pStyle w:val="XML1"/>
                </w:pPr>
              </w:pPrChange>
            </w:pPr>
            <w:ins w:id="9402" w:author="Thomas Dietz" w:date="2012-08-13T13:47:00Z">
              <w:del w:id="9403" w:author="Deepak Bansal (AZURE)" w:date="2012-08-23T21:56:00Z">
                <w:r w:rsidDel="00B15A0B">
                  <w:delText xml:space="preserve">          enum all;</w:delText>
                </w:r>
                <w:bookmarkStart w:id="9404" w:name="_Toc333523476"/>
                <w:bookmarkStart w:id="9405" w:name="_Toc335147563"/>
                <w:bookmarkEnd w:id="9404"/>
                <w:bookmarkEnd w:id="9405"/>
              </w:del>
            </w:ins>
          </w:p>
          <w:p w14:paraId="45AE1F25" w14:textId="3A5C1D08" w:rsidR="00390570" w:rsidDel="00B15A0B" w:rsidRDefault="00390570">
            <w:pPr>
              <w:pStyle w:val="Heading2"/>
              <w:rPr>
                <w:ins w:id="9406" w:author="Thomas Dietz" w:date="2012-08-13T13:47:00Z"/>
                <w:del w:id="9407" w:author="Deepak Bansal (AZURE)" w:date="2012-08-23T21:56:00Z"/>
              </w:rPr>
              <w:pPrChange w:id="9408" w:author="Thomas Dietz" w:date="2012-09-11T16:58:00Z">
                <w:pPr>
                  <w:pStyle w:val="XML1"/>
                </w:pPr>
              </w:pPrChange>
            </w:pPr>
            <w:ins w:id="9409" w:author="Thomas Dietz" w:date="2012-08-13T13:47:00Z">
              <w:del w:id="9410" w:author="Deepak Bansal (AZURE)" w:date="2012-08-23T21:56:00Z">
                <w:r w:rsidDel="00B15A0B">
                  <w:delText xml:space="preserve">          enum controller;</w:delText>
                </w:r>
                <w:bookmarkStart w:id="9411" w:name="_Toc333523477"/>
                <w:bookmarkStart w:id="9412" w:name="_Toc335147564"/>
                <w:bookmarkEnd w:id="9411"/>
                <w:bookmarkEnd w:id="9412"/>
              </w:del>
            </w:ins>
          </w:p>
          <w:p w14:paraId="43EDB9AA" w14:textId="7A54C2BD" w:rsidR="00390570" w:rsidDel="00B15A0B" w:rsidRDefault="00390570">
            <w:pPr>
              <w:pStyle w:val="Heading2"/>
              <w:rPr>
                <w:ins w:id="9413" w:author="Thomas Dietz" w:date="2012-08-13T13:47:00Z"/>
                <w:del w:id="9414" w:author="Deepak Bansal (AZURE)" w:date="2012-08-23T21:56:00Z"/>
              </w:rPr>
              <w:pPrChange w:id="9415" w:author="Thomas Dietz" w:date="2012-09-11T16:58:00Z">
                <w:pPr>
                  <w:pStyle w:val="XML1"/>
                </w:pPr>
              </w:pPrChange>
            </w:pPr>
            <w:ins w:id="9416" w:author="Thomas Dietz" w:date="2012-08-13T13:47:00Z">
              <w:del w:id="9417" w:author="Deepak Bansal (AZURE)" w:date="2012-08-23T21:56:00Z">
                <w:r w:rsidDel="00B15A0B">
                  <w:delText xml:space="preserve">          enum table;</w:delText>
                </w:r>
                <w:bookmarkStart w:id="9418" w:name="_Toc333523478"/>
                <w:bookmarkStart w:id="9419" w:name="_Toc335147565"/>
                <w:bookmarkEnd w:id="9418"/>
                <w:bookmarkEnd w:id="9419"/>
              </w:del>
            </w:ins>
          </w:p>
          <w:p w14:paraId="11F885D4" w14:textId="7842D61E" w:rsidR="00390570" w:rsidDel="00B15A0B" w:rsidRDefault="00390570">
            <w:pPr>
              <w:pStyle w:val="Heading2"/>
              <w:rPr>
                <w:ins w:id="9420" w:author="Thomas Dietz" w:date="2012-08-13T13:47:00Z"/>
                <w:del w:id="9421" w:author="Deepak Bansal (AZURE)" w:date="2012-08-23T21:56:00Z"/>
              </w:rPr>
              <w:pPrChange w:id="9422" w:author="Thomas Dietz" w:date="2012-09-11T16:58:00Z">
                <w:pPr>
                  <w:pStyle w:val="XML1"/>
                </w:pPr>
              </w:pPrChange>
            </w:pPr>
            <w:ins w:id="9423" w:author="Thomas Dietz" w:date="2012-08-13T13:47:00Z">
              <w:del w:id="9424" w:author="Deepak Bansal (AZURE)" w:date="2012-08-23T21:56:00Z">
                <w:r w:rsidDel="00B15A0B">
                  <w:delText xml:space="preserve">          enum inport;</w:delText>
                </w:r>
                <w:bookmarkStart w:id="9425" w:name="_Toc333523479"/>
                <w:bookmarkStart w:id="9426" w:name="_Toc335147566"/>
                <w:bookmarkEnd w:id="9425"/>
                <w:bookmarkEnd w:id="9426"/>
              </w:del>
            </w:ins>
          </w:p>
          <w:p w14:paraId="0632CC0B" w14:textId="7525DDFD" w:rsidR="00390570" w:rsidDel="00B15A0B" w:rsidRDefault="00390570">
            <w:pPr>
              <w:pStyle w:val="Heading2"/>
              <w:rPr>
                <w:ins w:id="9427" w:author="Thomas Dietz" w:date="2012-08-13T13:47:00Z"/>
                <w:del w:id="9428" w:author="Deepak Bansal (AZURE)" w:date="2012-08-23T21:56:00Z"/>
              </w:rPr>
              <w:pPrChange w:id="9429" w:author="Thomas Dietz" w:date="2012-09-11T16:58:00Z">
                <w:pPr>
                  <w:pStyle w:val="XML1"/>
                </w:pPr>
              </w:pPrChange>
            </w:pPr>
            <w:ins w:id="9430" w:author="Thomas Dietz" w:date="2012-08-13T13:47:00Z">
              <w:del w:id="9431" w:author="Deepak Bansal (AZURE)" w:date="2012-08-23T21:56:00Z">
                <w:r w:rsidDel="00B15A0B">
                  <w:delText xml:space="preserve">          enum any;</w:delText>
                </w:r>
                <w:bookmarkStart w:id="9432" w:name="_Toc333523480"/>
                <w:bookmarkStart w:id="9433" w:name="_Toc335147567"/>
                <w:bookmarkEnd w:id="9432"/>
                <w:bookmarkEnd w:id="9433"/>
              </w:del>
            </w:ins>
          </w:p>
          <w:p w14:paraId="65CA740C" w14:textId="5C0D5E44" w:rsidR="00390570" w:rsidDel="00B15A0B" w:rsidRDefault="00390570">
            <w:pPr>
              <w:pStyle w:val="Heading2"/>
              <w:rPr>
                <w:ins w:id="9434" w:author="Thomas Dietz" w:date="2012-08-13T13:47:00Z"/>
                <w:del w:id="9435" w:author="Deepak Bansal (AZURE)" w:date="2012-08-23T21:56:00Z"/>
              </w:rPr>
              <w:pPrChange w:id="9436" w:author="Thomas Dietz" w:date="2012-09-11T16:58:00Z">
                <w:pPr>
                  <w:pStyle w:val="XML1"/>
                </w:pPr>
              </w:pPrChange>
            </w:pPr>
            <w:ins w:id="9437" w:author="Thomas Dietz" w:date="2012-08-13T13:47:00Z">
              <w:del w:id="9438" w:author="Deepak Bansal (AZURE)" w:date="2012-08-23T21:56:00Z">
                <w:r w:rsidDel="00B15A0B">
                  <w:delText xml:space="preserve">          enum normal;</w:delText>
                </w:r>
                <w:bookmarkStart w:id="9439" w:name="_Toc333523481"/>
                <w:bookmarkStart w:id="9440" w:name="_Toc335147568"/>
                <w:bookmarkEnd w:id="9439"/>
                <w:bookmarkEnd w:id="9440"/>
              </w:del>
            </w:ins>
          </w:p>
          <w:p w14:paraId="22D2D717" w14:textId="29B23EB0" w:rsidR="00390570" w:rsidDel="00B15A0B" w:rsidRDefault="00390570">
            <w:pPr>
              <w:pStyle w:val="Heading2"/>
              <w:rPr>
                <w:ins w:id="9441" w:author="Thomas Dietz" w:date="2012-08-13T13:47:00Z"/>
                <w:del w:id="9442" w:author="Deepak Bansal (AZURE)" w:date="2012-08-23T21:56:00Z"/>
              </w:rPr>
              <w:pPrChange w:id="9443" w:author="Thomas Dietz" w:date="2012-09-11T16:58:00Z">
                <w:pPr>
                  <w:pStyle w:val="XML1"/>
                </w:pPr>
              </w:pPrChange>
            </w:pPr>
            <w:ins w:id="9444" w:author="Thomas Dietz" w:date="2012-08-13T13:47:00Z">
              <w:del w:id="9445" w:author="Deepak Bansal (AZURE)" w:date="2012-08-23T21:56:00Z">
                <w:r w:rsidDel="00B15A0B">
                  <w:delText xml:space="preserve">          enum flood;</w:delText>
                </w:r>
                <w:bookmarkStart w:id="9446" w:name="_Toc333523482"/>
                <w:bookmarkStart w:id="9447" w:name="_Toc335147569"/>
                <w:bookmarkEnd w:id="9446"/>
                <w:bookmarkEnd w:id="9447"/>
              </w:del>
            </w:ins>
          </w:p>
          <w:p w14:paraId="0D9241F5" w14:textId="610C2D4D" w:rsidR="00390570" w:rsidDel="00B15A0B" w:rsidRDefault="00390570">
            <w:pPr>
              <w:pStyle w:val="Heading2"/>
              <w:rPr>
                <w:ins w:id="9448" w:author="Thomas Dietz" w:date="2012-08-13T13:47:00Z"/>
                <w:del w:id="9449" w:author="Deepak Bansal (AZURE)" w:date="2012-08-23T21:56:00Z"/>
              </w:rPr>
              <w:pPrChange w:id="9450" w:author="Thomas Dietz" w:date="2012-09-11T16:58:00Z">
                <w:pPr>
                  <w:pStyle w:val="XML1"/>
                </w:pPr>
              </w:pPrChange>
            </w:pPr>
            <w:ins w:id="9451" w:author="Thomas Dietz" w:date="2012-08-13T13:47:00Z">
              <w:del w:id="9452" w:author="Deepak Bansal (AZURE)" w:date="2012-08-23T21:56:00Z">
                <w:r w:rsidDel="00B15A0B">
                  <w:delText xml:space="preserve">        }</w:delText>
                </w:r>
                <w:bookmarkStart w:id="9453" w:name="_Toc333523483"/>
                <w:bookmarkStart w:id="9454" w:name="_Toc335147570"/>
                <w:bookmarkEnd w:id="9453"/>
                <w:bookmarkEnd w:id="9454"/>
              </w:del>
            </w:ins>
          </w:p>
          <w:p w14:paraId="3EF91B1C" w14:textId="55F5188D" w:rsidR="00390570" w:rsidDel="00B15A0B" w:rsidRDefault="00390570">
            <w:pPr>
              <w:pStyle w:val="Heading2"/>
              <w:rPr>
                <w:ins w:id="9455" w:author="Thomas Dietz" w:date="2012-08-13T13:47:00Z"/>
                <w:del w:id="9456" w:author="Deepak Bansal (AZURE)" w:date="2012-08-23T21:56:00Z"/>
              </w:rPr>
              <w:pPrChange w:id="9457" w:author="Thomas Dietz" w:date="2012-09-11T16:58:00Z">
                <w:pPr>
                  <w:pStyle w:val="XML1"/>
                </w:pPr>
              </w:pPrChange>
            </w:pPr>
            <w:ins w:id="9458" w:author="Thomas Dietz" w:date="2012-08-13T13:47:00Z">
              <w:del w:id="9459" w:author="Deepak Bansal (AZURE)" w:date="2012-08-23T21:56:00Z">
                <w:r w:rsidDel="00B15A0B">
                  <w:delText xml:space="preserve">      }</w:delText>
                </w:r>
                <w:bookmarkStart w:id="9460" w:name="_Toc333523484"/>
                <w:bookmarkStart w:id="9461" w:name="_Toc335147571"/>
                <w:bookmarkEnd w:id="9460"/>
                <w:bookmarkEnd w:id="9461"/>
              </w:del>
            </w:ins>
          </w:p>
          <w:p w14:paraId="7591E978" w14:textId="5A91D5D1" w:rsidR="00390570" w:rsidDel="00B15A0B" w:rsidRDefault="00390570">
            <w:pPr>
              <w:pStyle w:val="Heading2"/>
              <w:rPr>
                <w:ins w:id="9462" w:author="Thomas Dietz" w:date="2012-08-13T13:47:00Z"/>
                <w:del w:id="9463" w:author="Deepak Bansal (AZURE)" w:date="2012-08-23T21:56:00Z"/>
              </w:rPr>
              <w:pPrChange w:id="9464" w:author="Thomas Dietz" w:date="2012-09-11T16:58:00Z">
                <w:pPr>
                  <w:pStyle w:val="XML1"/>
                </w:pPr>
              </w:pPrChange>
            </w:pPr>
            <w:ins w:id="9465" w:author="Thomas Dietz" w:date="2012-08-13T13:47:00Z">
              <w:del w:id="9466" w:author="Deepak Bansal (AZURE)" w:date="2012-08-23T21:56:00Z">
                <w:r w:rsidDel="00B15A0B">
                  <w:delText xml:space="preserve">    }</w:delText>
                </w:r>
                <w:bookmarkStart w:id="9467" w:name="_Toc333523485"/>
                <w:bookmarkStart w:id="9468" w:name="_Toc335147572"/>
                <w:bookmarkEnd w:id="9467"/>
                <w:bookmarkEnd w:id="9468"/>
              </w:del>
            </w:ins>
          </w:p>
          <w:p w14:paraId="79B69ACC" w14:textId="3EE53880" w:rsidR="00390570" w:rsidDel="00B15A0B" w:rsidRDefault="00390570">
            <w:pPr>
              <w:pStyle w:val="Heading2"/>
              <w:rPr>
                <w:ins w:id="9469" w:author="Thomas Dietz" w:date="2012-08-13T13:47:00Z"/>
                <w:del w:id="9470" w:author="Deepak Bansal (AZURE)" w:date="2012-08-23T21:56:00Z"/>
              </w:rPr>
              <w:pPrChange w:id="9471" w:author="Thomas Dietz" w:date="2012-09-11T16:58:00Z">
                <w:pPr>
                  <w:pStyle w:val="XML1"/>
                </w:pPr>
              </w:pPrChange>
            </w:pPr>
            <w:ins w:id="9472" w:author="Thomas Dietz" w:date="2012-08-13T13:47:00Z">
              <w:del w:id="9473" w:author="Deepak Bansal (AZURE)" w:date="2012-08-23T21:56:00Z">
                <w:r w:rsidDel="00B15A0B">
                  <w:delText xml:space="preserve">    container group-types {</w:delText>
                </w:r>
                <w:bookmarkStart w:id="9474" w:name="_Toc333523486"/>
                <w:bookmarkStart w:id="9475" w:name="_Toc335147573"/>
                <w:bookmarkEnd w:id="9474"/>
                <w:bookmarkEnd w:id="9475"/>
              </w:del>
            </w:ins>
          </w:p>
          <w:p w14:paraId="6D5D8E33" w14:textId="1843FD8D" w:rsidR="00390570" w:rsidDel="00B15A0B" w:rsidRDefault="00390570">
            <w:pPr>
              <w:pStyle w:val="Heading2"/>
              <w:rPr>
                <w:ins w:id="9476" w:author="Thomas Dietz" w:date="2012-08-13T13:47:00Z"/>
                <w:del w:id="9477" w:author="Deepak Bansal (AZURE)" w:date="2012-08-23T21:56:00Z"/>
              </w:rPr>
              <w:pPrChange w:id="9478" w:author="Thomas Dietz" w:date="2012-09-11T16:58:00Z">
                <w:pPr>
                  <w:pStyle w:val="XML1"/>
                </w:pPr>
              </w:pPrChange>
            </w:pPr>
            <w:ins w:id="9479" w:author="Thomas Dietz" w:date="2012-08-13T13:47:00Z">
              <w:del w:id="9480" w:author="Deepak Bansal (AZURE)" w:date="2012-08-23T21:56:00Z">
                <w:r w:rsidDel="00B15A0B">
                  <w:delText xml:space="preserve">      description "Specify the group types supported by the logical</w:delText>
                </w:r>
                <w:bookmarkStart w:id="9481" w:name="_Toc333523487"/>
                <w:bookmarkStart w:id="9482" w:name="_Toc335147574"/>
                <w:bookmarkEnd w:id="9481"/>
                <w:bookmarkEnd w:id="9482"/>
              </w:del>
            </w:ins>
          </w:p>
          <w:p w14:paraId="392531BD" w14:textId="00B4EF71" w:rsidR="00390570" w:rsidDel="00B15A0B" w:rsidRDefault="00390570">
            <w:pPr>
              <w:pStyle w:val="Heading2"/>
              <w:rPr>
                <w:ins w:id="9483" w:author="Thomas Dietz" w:date="2012-08-13T13:47:00Z"/>
                <w:del w:id="9484" w:author="Deepak Bansal (AZURE)" w:date="2012-08-23T21:56:00Z"/>
              </w:rPr>
              <w:pPrChange w:id="9485" w:author="Thomas Dietz" w:date="2012-09-11T16:58:00Z">
                <w:pPr>
                  <w:pStyle w:val="XML1"/>
                </w:pPr>
              </w:pPrChange>
            </w:pPr>
            <w:ins w:id="9486" w:author="Thomas Dietz" w:date="2012-08-13T13:47:00Z">
              <w:del w:id="9487" w:author="Deepak Bansal (AZURE)" w:date="2012-08-23T21:56:00Z">
                <w:r w:rsidDel="00B15A0B">
                  <w:delText xml:space="preserve">        switch.";</w:delText>
                </w:r>
                <w:bookmarkStart w:id="9488" w:name="_Toc333523488"/>
                <w:bookmarkStart w:id="9489" w:name="_Toc335147575"/>
                <w:bookmarkEnd w:id="9488"/>
                <w:bookmarkEnd w:id="9489"/>
              </w:del>
            </w:ins>
          </w:p>
          <w:p w14:paraId="62F1F933" w14:textId="05291AA6" w:rsidR="00390570" w:rsidDel="00B15A0B" w:rsidRDefault="00390570">
            <w:pPr>
              <w:pStyle w:val="Heading2"/>
              <w:rPr>
                <w:ins w:id="9490" w:author="Thomas Dietz" w:date="2012-08-13T13:47:00Z"/>
                <w:del w:id="9491" w:author="Deepak Bansal (AZURE)" w:date="2012-08-23T21:56:00Z"/>
              </w:rPr>
              <w:pPrChange w:id="9492" w:author="Thomas Dietz" w:date="2012-09-11T16:58:00Z">
                <w:pPr>
                  <w:pStyle w:val="XML1"/>
                </w:pPr>
              </w:pPrChange>
            </w:pPr>
            <w:ins w:id="9493" w:author="Thomas Dietz" w:date="2012-08-13T13:47:00Z">
              <w:del w:id="9494" w:author="Deepak Bansal (AZURE)" w:date="2012-08-23T21:56:00Z">
                <w:r w:rsidDel="00B15A0B">
                  <w:delText xml:space="preserve">      reference "The types of groups are defined in OpenFlow Switch</w:delText>
                </w:r>
                <w:bookmarkStart w:id="9495" w:name="_Toc333523489"/>
                <w:bookmarkStart w:id="9496" w:name="_Toc335147576"/>
                <w:bookmarkEnd w:id="9495"/>
                <w:bookmarkEnd w:id="9496"/>
              </w:del>
            </w:ins>
          </w:p>
          <w:p w14:paraId="77F1F5B0" w14:textId="55A4EC24" w:rsidR="00390570" w:rsidDel="00B15A0B" w:rsidRDefault="00390570">
            <w:pPr>
              <w:pStyle w:val="Heading2"/>
              <w:rPr>
                <w:ins w:id="9497" w:author="Thomas Dietz" w:date="2012-08-13T13:47:00Z"/>
                <w:del w:id="9498" w:author="Deepak Bansal (AZURE)" w:date="2012-08-23T21:56:00Z"/>
              </w:rPr>
              <w:pPrChange w:id="9499" w:author="Thomas Dietz" w:date="2012-09-11T16:58:00Z">
                <w:pPr>
                  <w:pStyle w:val="XML1"/>
                </w:pPr>
              </w:pPrChange>
            </w:pPr>
            <w:ins w:id="9500" w:author="Thomas Dietz" w:date="2012-08-13T13:47:00Z">
              <w:del w:id="9501" w:author="Deepak Bansal (AZURE)" w:date="2012-08-23T21:56:00Z">
                <w:r w:rsidDel="00B15A0B">
                  <w:delText xml:space="preserve">        Specification versions 1.2, 1.3, and 1.3.1.";</w:delText>
                </w:r>
                <w:bookmarkStart w:id="9502" w:name="_Toc333523490"/>
                <w:bookmarkStart w:id="9503" w:name="_Toc335147577"/>
                <w:bookmarkEnd w:id="9502"/>
                <w:bookmarkEnd w:id="9503"/>
              </w:del>
            </w:ins>
          </w:p>
          <w:p w14:paraId="186B4AD0" w14:textId="3A78DE26" w:rsidR="00390570" w:rsidDel="00B15A0B" w:rsidRDefault="00390570">
            <w:pPr>
              <w:pStyle w:val="Heading2"/>
              <w:rPr>
                <w:ins w:id="9504" w:author="Thomas Dietz" w:date="2012-08-13T13:47:00Z"/>
                <w:del w:id="9505" w:author="Deepak Bansal (AZURE)" w:date="2012-08-23T21:56:00Z"/>
              </w:rPr>
              <w:pPrChange w:id="9506" w:author="Thomas Dietz" w:date="2012-09-11T16:58:00Z">
                <w:pPr>
                  <w:pStyle w:val="XML1"/>
                </w:pPr>
              </w:pPrChange>
            </w:pPr>
            <w:ins w:id="9507" w:author="Thomas Dietz" w:date="2012-08-13T13:47:00Z">
              <w:del w:id="9508" w:author="Deepak Bansal (AZURE)" w:date="2012-08-23T21:56:00Z">
                <w:r w:rsidDel="00B15A0B">
                  <w:delText xml:space="preserve">      leaf-list type {</w:delText>
                </w:r>
                <w:bookmarkStart w:id="9509" w:name="_Toc333523491"/>
                <w:bookmarkStart w:id="9510" w:name="_Toc335147578"/>
                <w:bookmarkEnd w:id="9509"/>
                <w:bookmarkEnd w:id="9510"/>
              </w:del>
            </w:ins>
          </w:p>
          <w:p w14:paraId="6721DA5D" w14:textId="75D23552" w:rsidR="00390570" w:rsidDel="00B15A0B" w:rsidRDefault="00390570">
            <w:pPr>
              <w:pStyle w:val="Heading2"/>
              <w:rPr>
                <w:ins w:id="9511" w:author="Thomas Dietz" w:date="2012-08-13T13:47:00Z"/>
                <w:del w:id="9512" w:author="Deepak Bansal (AZURE)" w:date="2012-08-23T21:56:00Z"/>
              </w:rPr>
              <w:pPrChange w:id="9513" w:author="Thomas Dietz" w:date="2012-09-11T16:58:00Z">
                <w:pPr>
                  <w:pStyle w:val="XML1"/>
                </w:pPr>
              </w:pPrChange>
            </w:pPr>
            <w:ins w:id="9514" w:author="Thomas Dietz" w:date="2012-08-13T13:47:00Z">
              <w:del w:id="9515" w:author="Deepak Bansal (AZURE)" w:date="2012-08-23T21:56:00Z">
                <w:r w:rsidDel="00B15A0B">
                  <w:delText xml:space="preserve">        type enumeration {</w:delText>
                </w:r>
                <w:bookmarkStart w:id="9516" w:name="_Toc333523492"/>
                <w:bookmarkStart w:id="9517" w:name="_Toc335147579"/>
                <w:bookmarkEnd w:id="9516"/>
                <w:bookmarkEnd w:id="9517"/>
              </w:del>
            </w:ins>
          </w:p>
          <w:p w14:paraId="18C30298" w14:textId="71738EE2" w:rsidR="00390570" w:rsidDel="00B15A0B" w:rsidRDefault="00390570">
            <w:pPr>
              <w:pStyle w:val="Heading2"/>
              <w:rPr>
                <w:ins w:id="9518" w:author="Thomas Dietz" w:date="2012-08-13T13:47:00Z"/>
                <w:del w:id="9519" w:author="Deepak Bansal (AZURE)" w:date="2012-08-23T21:56:00Z"/>
              </w:rPr>
              <w:pPrChange w:id="9520" w:author="Thomas Dietz" w:date="2012-09-11T16:58:00Z">
                <w:pPr>
                  <w:pStyle w:val="XML1"/>
                </w:pPr>
              </w:pPrChange>
            </w:pPr>
            <w:ins w:id="9521" w:author="Thomas Dietz" w:date="2012-08-13T13:47:00Z">
              <w:del w:id="9522" w:author="Deepak Bansal (AZURE)" w:date="2012-08-23T21:56:00Z">
                <w:r w:rsidDel="00B15A0B">
                  <w:delText xml:space="preserve">          enum all;</w:delText>
                </w:r>
                <w:bookmarkStart w:id="9523" w:name="_Toc333523493"/>
                <w:bookmarkStart w:id="9524" w:name="_Toc335147580"/>
                <w:bookmarkEnd w:id="9523"/>
                <w:bookmarkEnd w:id="9524"/>
              </w:del>
            </w:ins>
          </w:p>
          <w:p w14:paraId="0C474EC6" w14:textId="41007B6B" w:rsidR="00390570" w:rsidDel="00B15A0B" w:rsidRDefault="00390570">
            <w:pPr>
              <w:pStyle w:val="Heading2"/>
              <w:rPr>
                <w:ins w:id="9525" w:author="Thomas Dietz" w:date="2012-08-13T13:47:00Z"/>
                <w:del w:id="9526" w:author="Deepak Bansal (AZURE)" w:date="2012-08-23T21:56:00Z"/>
              </w:rPr>
              <w:pPrChange w:id="9527" w:author="Thomas Dietz" w:date="2012-09-11T16:58:00Z">
                <w:pPr>
                  <w:pStyle w:val="XML1"/>
                </w:pPr>
              </w:pPrChange>
            </w:pPr>
            <w:ins w:id="9528" w:author="Thomas Dietz" w:date="2012-08-13T13:47:00Z">
              <w:del w:id="9529" w:author="Deepak Bansal (AZURE)" w:date="2012-08-23T21:56:00Z">
                <w:r w:rsidDel="00B15A0B">
                  <w:delText xml:space="preserve">          enum select;</w:delText>
                </w:r>
                <w:bookmarkStart w:id="9530" w:name="_Toc333523494"/>
                <w:bookmarkStart w:id="9531" w:name="_Toc335147581"/>
                <w:bookmarkEnd w:id="9530"/>
                <w:bookmarkEnd w:id="9531"/>
              </w:del>
            </w:ins>
          </w:p>
          <w:p w14:paraId="26A5B555" w14:textId="696CED40" w:rsidR="00390570" w:rsidDel="00B15A0B" w:rsidRDefault="00390570">
            <w:pPr>
              <w:pStyle w:val="Heading2"/>
              <w:rPr>
                <w:ins w:id="9532" w:author="Thomas Dietz" w:date="2012-08-13T13:47:00Z"/>
                <w:del w:id="9533" w:author="Deepak Bansal (AZURE)" w:date="2012-08-23T21:56:00Z"/>
              </w:rPr>
              <w:pPrChange w:id="9534" w:author="Thomas Dietz" w:date="2012-09-11T16:58:00Z">
                <w:pPr>
                  <w:pStyle w:val="XML1"/>
                </w:pPr>
              </w:pPrChange>
            </w:pPr>
            <w:ins w:id="9535" w:author="Thomas Dietz" w:date="2012-08-13T13:47:00Z">
              <w:del w:id="9536" w:author="Deepak Bansal (AZURE)" w:date="2012-08-23T21:56:00Z">
                <w:r w:rsidDel="00B15A0B">
                  <w:delText xml:space="preserve">          enum indirect;</w:delText>
                </w:r>
                <w:bookmarkStart w:id="9537" w:name="_Toc333523495"/>
                <w:bookmarkStart w:id="9538" w:name="_Toc335147582"/>
                <w:bookmarkEnd w:id="9537"/>
                <w:bookmarkEnd w:id="9538"/>
              </w:del>
            </w:ins>
          </w:p>
          <w:p w14:paraId="3E2A4895" w14:textId="7BFF9B70" w:rsidR="00390570" w:rsidDel="00B15A0B" w:rsidRDefault="00390570">
            <w:pPr>
              <w:pStyle w:val="Heading2"/>
              <w:rPr>
                <w:ins w:id="9539" w:author="Thomas Dietz" w:date="2012-08-13T13:47:00Z"/>
                <w:del w:id="9540" w:author="Deepak Bansal (AZURE)" w:date="2012-08-23T21:56:00Z"/>
              </w:rPr>
              <w:pPrChange w:id="9541" w:author="Thomas Dietz" w:date="2012-09-11T16:58:00Z">
                <w:pPr>
                  <w:pStyle w:val="XML1"/>
                </w:pPr>
              </w:pPrChange>
            </w:pPr>
            <w:ins w:id="9542" w:author="Thomas Dietz" w:date="2012-08-13T13:47:00Z">
              <w:del w:id="9543" w:author="Deepak Bansal (AZURE)" w:date="2012-08-23T21:56:00Z">
                <w:r w:rsidDel="00B15A0B">
                  <w:delText xml:space="preserve">          enum fast-failover;</w:delText>
                </w:r>
                <w:bookmarkStart w:id="9544" w:name="_Toc333523496"/>
                <w:bookmarkStart w:id="9545" w:name="_Toc335147583"/>
                <w:bookmarkEnd w:id="9544"/>
                <w:bookmarkEnd w:id="9545"/>
              </w:del>
            </w:ins>
          </w:p>
          <w:p w14:paraId="772F59A3" w14:textId="1626BF22" w:rsidR="00390570" w:rsidDel="00B15A0B" w:rsidRDefault="00390570">
            <w:pPr>
              <w:pStyle w:val="Heading2"/>
              <w:rPr>
                <w:ins w:id="9546" w:author="Thomas Dietz" w:date="2012-08-13T13:47:00Z"/>
                <w:del w:id="9547" w:author="Deepak Bansal (AZURE)" w:date="2012-08-23T21:56:00Z"/>
              </w:rPr>
              <w:pPrChange w:id="9548" w:author="Thomas Dietz" w:date="2012-09-11T16:58:00Z">
                <w:pPr>
                  <w:pStyle w:val="XML1"/>
                </w:pPr>
              </w:pPrChange>
            </w:pPr>
            <w:ins w:id="9549" w:author="Thomas Dietz" w:date="2012-08-13T13:47:00Z">
              <w:del w:id="9550" w:author="Deepak Bansal (AZURE)" w:date="2012-08-23T21:56:00Z">
                <w:r w:rsidDel="00B15A0B">
                  <w:delText xml:space="preserve">        }</w:delText>
                </w:r>
                <w:bookmarkStart w:id="9551" w:name="_Toc333523497"/>
                <w:bookmarkStart w:id="9552" w:name="_Toc335147584"/>
                <w:bookmarkEnd w:id="9551"/>
                <w:bookmarkEnd w:id="9552"/>
              </w:del>
            </w:ins>
          </w:p>
          <w:p w14:paraId="6E8EB66D" w14:textId="17145718" w:rsidR="00390570" w:rsidDel="00B15A0B" w:rsidRDefault="00390570">
            <w:pPr>
              <w:pStyle w:val="Heading2"/>
              <w:rPr>
                <w:ins w:id="9553" w:author="Thomas Dietz" w:date="2012-08-13T13:47:00Z"/>
                <w:del w:id="9554" w:author="Deepak Bansal (AZURE)" w:date="2012-08-23T21:56:00Z"/>
              </w:rPr>
              <w:pPrChange w:id="9555" w:author="Thomas Dietz" w:date="2012-09-11T16:58:00Z">
                <w:pPr>
                  <w:pStyle w:val="XML1"/>
                </w:pPr>
              </w:pPrChange>
            </w:pPr>
            <w:ins w:id="9556" w:author="Thomas Dietz" w:date="2012-08-13T13:47:00Z">
              <w:del w:id="9557" w:author="Deepak Bansal (AZURE)" w:date="2012-08-23T21:56:00Z">
                <w:r w:rsidDel="00B15A0B">
                  <w:delText xml:space="preserve">      }</w:delText>
                </w:r>
                <w:bookmarkStart w:id="9558" w:name="_Toc333523498"/>
                <w:bookmarkStart w:id="9559" w:name="_Toc335147585"/>
                <w:bookmarkEnd w:id="9558"/>
                <w:bookmarkEnd w:id="9559"/>
              </w:del>
            </w:ins>
          </w:p>
          <w:p w14:paraId="73F9694F" w14:textId="67C3179A" w:rsidR="00390570" w:rsidDel="00B15A0B" w:rsidRDefault="00390570">
            <w:pPr>
              <w:pStyle w:val="Heading2"/>
              <w:rPr>
                <w:ins w:id="9560" w:author="Thomas Dietz" w:date="2012-08-13T13:47:00Z"/>
                <w:del w:id="9561" w:author="Deepak Bansal (AZURE)" w:date="2012-08-23T21:56:00Z"/>
              </w:rPr>
              <w:pPrChange w:id="9562" w:author="Thomas Dietz" w:date="2012-09-11T16:58:00Z">
                <w:pPr>
                  <w:pStyle w:val="XML1"/>
                </w:pPr>
              </w:pPrChange>
            </w:pPr>
            <w:ins w:id="9563" w:author="Thomas Dietz" w:date="2012-08-13T13:47:00Z">
              <w:del w:id="9564" w:author="Deepak Bansal (AZURE)" w:date="2012-08-23T21:56:00Z">
                <w:r w:rsidDel="00B15A0B">
                  <w:delText xml:space="preserve">    }</w:delText>
                </w:r>
                <w:bookmarkStart w:id="9565" w:name="_Toc333523499"/>
                <w:bookmarkStart w:id="9566" w:name="_Toc335147586"/>
                <w:bookmarkEnd w:id="9565"/>
                <w:bookmarkEnd w:id="9566"/>
              </w:del>
            </w:ins>
          </w:p>
          <w:p w14:paraId="4249E353" w14:textId="774BBBA5" w:rsidR="00390570" w:rsidDel="00B15A0B" w:rsidRDefault="00390570">
            <w:pPr>
              <w:pStyle w:val="Heading2"/>
              <w:rPr>
                <w:ins w:id="9567" w:author="Thomas Dietz" w:date="2012-08-13T13:47:00Z"/>
                <w:del w:id="9568" w:author="Deepak Bansal (AZURE)" w:date="2012-08-23T21:56:00Z"/>
              </w:rPr>
              <w:pPrChange w:id="9569" w:author="Thomas Dietz" w:date="2012-09-11T16:58:00Z">
                <w:pPr>
                  <w:pStyle w:val="XML1"/>
                </w:pPr>
              </w:pPrChange>
            </w:pPr>
            <w:ins w:id="9570" w:author="Thomas Dietz" w:date="2012-08-13T13:47:00Z">
              <w:del w:id="9571" w:author="Deepak Bansal (AZURE)" w:date="2012-08-23T21:56:00Z">
                <w:r w:rsidDel="00B15A0B">
                  <w:delText xml:space="preserve">    container group-capabilities {</w:delText>
                </w:r>
                <w:bookmarkStart w:id="9572" w:name="_Toc333523500"/>
                <w:bookmarkStart w:id="9573" w:name="_Toc335147587"/>
                <w:bookmarkEnd w:id="9572"/>
                <w:bookmarkEnd w:id="9573"/>
              </w:del>
            </w:ins>
          </w:p>
          <w:p w14:paraId="27A2C916" w14:textId="2A7D3B77" w:rsidR="00390570" w:rsidDel="00B15A0B" w:rsidRDefault="00390570">
            <w:pPr>
              <w:pStyle w:val="Heading2"/>
              <w:rPr>
                <w:ins w:id="9574" w:author="Thomas Dietz" w:date="2012-08-13T13:47:00Z"/>
                <w:del w:id="9575" w:author="Deepak Bansal (AZURE)" w:date="2012-08-23T21:56:00Z"/>
              </w:rPr>
              <w:pPrChange w:id="9576" w:author="Thomas Dietz" w:date="2012-09-11T16:58:00Z">
                <w:pPr>
                  <w:pStyle w:val="XML1"/>
                </w:pPr>
              </w:pPrChange>
            </w:pPr>
            <w:ins w:id="9577" w:author="Thomas Dietz" w:date="2012-08-13T13:47:00Z">
              <w:del w:id="9578" w:author="Deepak Bansal (AZURE)" w:date="2012-08-23T21:56:00Z">
                <w:r w:rsidDel="00B15A0B">
                  <w:delText xml:space="preserve">      description "Specify the group capabilities supported by the</w:delText>
                </w:r>
                <w:bookmarkStart w:id="9579" w:name="_Toc333523501"/>
                <w:bookmarkStart w:id="9580" w:name="_Toc335147588"/>
                <w:bookmarkEnd w:id="9579"/>
                <w:bookmarkEnd w:id="9580"/>
              </w:del>
            </w:ins>
          </w:p>
          <w:p w14:paraId="2B0913FB" w14:textId="56AD25C2" w:rsidR="00390570" w:rsidDel="00B15A0B" w:rsidRDefault="00390570">
            <w:pPr>
              <w:pStyle w:val="Heading2"/>
              <w:rPr>
                <w:ins w:id="9581" w:author="Thomas Dietz" w:date="2012-08-13T13:47:00Z"/>
                <w:del w:id="9582" w:author="Deepak Bansal (AZURE)" w:date="2012-08-23T21:56:00Z"/>
              </w:rPr>
              <w:pPrChange w:id="9583" w:author="Thomas Dietz" w:date="2012-09-11T16:58:00Z">
                <w:pPr>
                  <w:pStyle w:val="XML1"/>
                </w:pPr>
              </w:pPrChange>
            </w:pPr>
            <w:ins w:id="9584" w:author="Thomas Dietz" w:date="2012-08-13T13:47:00Z">
              <w:del w:id="9585" w:author="Deepak Bansal (AZURE)" w:date="2012-08-23T21:56:00Z">
                <w:r w:rsidDel="00B15A0B">
                  <w:delText xml:space="preserve">        logical switch.";</w:delText>
                </w:r>
                <w:bookmarkStart w:id="9586" w:name="_Toc333523502"/>
                <w:bookmarkStart w:id="9587" w:name="_Toc335147589"/>
                <w:bookmarkEnd w:id="9586"/>
                <w:bookmarkEnd w:id="9587"/>
              </w:del>
            </w:ins>
          </w:p>
          <w:p w14:paraId="1650467F" w14:textId="2EDE26C4" w:rsidR="00390570" w:rsidDel="00B15A0B" w:rsidRDefault="00390570">
            <w:pPr>
              <w:pStyle w:val="Heading2"/>
              <w:rPr>
                <w:ins w:id="9588" w:author="Thomas Dietz" w:date="2012-08-13T13:47:00Z"/>
                <w:del w:id="9589" w:author="Deepak Bansal (AZURE)" w:date="2012-08-23T21:56:00Z"/>
              </w:rPr>
              <w:pPrChange w:id="9590" w:author="Thomas Dietz" w:date="2012-09-11T16:58:00Z">
                <w:pPr>
                  <w:pStyle w:val="XML1"/>
                </w:pPr>
              </w:pPrChange>
            </w:pPr>
            <w:ins w:id="9591" w:author="Thomas Dietz" w:date="2012-08-13T13:47:00Z">
              <w:del w:id="9592" w:author="Deepak Bansal (AZURE)" w:date="2012-08-23T21:56:00Z">
                <w:r w:rsidDel="00B15A0B">
                  <w:delText xml:space="preserve">      reference "The types of group capability are defined in</w:delText>
                </w:r>
                <w:bookmarkStart w:id="9593" w:name="_Toc333523503"/>
                <w:bookmarkStart w:id="9594" w:name="_Toc335147590"/>
                <w:bookmarkEnd w:id="9593"/>
                <w:bookmarkEnd w:id="9594"/>
              </w:del>
            </w:ins>
          </w:p>
          <w:p w14:paraId="20AD4676" w14:textId="61A65898" w:rsidR="00390570" w:rsidDel="00B15A0B" w:rsidRDefault="00390570">
            <w:pPr>
              <w:pStyle w:val="Heading2"/>
              <w:rPr>
                <w:ins w:id="9595" w:author="Thomas Dietz" w:date="2012-08-13T13:47:00Z"/>
                <w:del w:id="9596" w:author="Deepak Bansal (AZURE)" w:date="2012-08-23T21:56:00Z"/>
              </w:rPr>
              <w:pPrChange w:id="9597" w:author="Thomas Dietz" w:date="2012-09-11T16:58:00Z">
                <w:pPr>
                  <w:pStyle w:val="XML1"/>
                </w:pPr>
              </w:pPrChange>
            </w:pPr>
            <w:ins w:id="9598" w:author="Thomas Dietz" w:date="2012-08-13T13:47:00Z">
              <w:del w:id="9599" w:author="Deepak Bansal (AZURE)" w:date="2012-08-23T21:56:00Z">
                <w:r w:rsidDel="00B15A0B">
                  <w:delText xml:space="preserve">        OpenFlow Switch Specification versions 1.2, 1.3, and</w:delText>
                </w:r>
                <w:bookmarkStart w:id="9600" w:name="_Toc333523504"/>
                <w:bookmarkStart w:id="9601" w:name="_Toc335147591"/>
                <w:bookmarkEnd w:id="9600"/>
                <w:bookmarkEnd w:id="9601"/>
              </w:del>
            </w:ins>
          </w:p>
          <w:p w14:paraId="3274EBEB" w14:textId="67FA5242" w:rsidR="00390570" w:rsidDel="00B15A0B" w:rsidRDefault="00390570">
            <w:pPr>
              <w:pStyle w:val="Heading2"/>
              <w:rPr>
                <w:ins w:id="9602" w:author="Thomas Dietz" w:date="2012-08-13T13:47:00Z"/>
                <w:del w:id="9603" w:author="Deepak Bansal (AZURE)" w:date="2012-08-23T21:56:00Z"/>
              </w:rPr>
              <w:pPrChange w:id="9604" w:author="Thomas Dietz" w:date="2012-09-11T16:58:00Z">
                <w:pPr>
                  <w:pStyle w:val="XML1"/>
                </w:pPr>
              </w:pPrChange>
            </w:pPr>
            <w:ins w:id="9605" w:author="Thomas Dietz" w:date="2012-08-13T13:47:00Z">
              <w:del w:id="9606" w:author="Deepak Bansal (AZURE)" w:date="2012-08-23T21:56:00Z">
                <w:r w:rsidDel="00B15A0B">
                  <w:delText xml:space="preserve">        1.3.1.";</w:delText>
                </w:r>
                <w:bookmarkStart w:id="9607" w:name="_Toc333523505"/>
                <w:bookmarkStart w:id="9608" w:name="_Toc335147592"/>
                <w:bookmarkEnd w:id="9607"/>
                <w:bookmarkEnd w:id="9608"/>
              </w:del>
            </w:ins>
          </w:p>
          <w:p w14:paraId="4A8B620C" w14:textId="77CF9233" w:rsidR="00390570" w:rsidDel="00B15A0B" w:rsidRDefault="00390570">
            <w:pPr>
              <w:pStyle w:val="Heading2"/>
              <w:rPr>
                <w:ins w:id="9609" w:author="Thomas Dietz" w:date="2012-08-13T13:47:00Z"/>
                <w:del w:id="9610" w:author="Deepak Bansal (AZURE)" w:date="2012-08-23T21:56:00Z"/>
              </w:rPr>
              <w:pPrChange w:id="9611" w:author="Thomas Dietz" w:date="2012-09-11T16:58:00Z">
                <w:pPr>
                  <w:pStyle w:val="XML1"/>
                </w:pPr>
              </w:pPrChange>
            </w:pPr>
            <w:ins w:id="9612" w:author="Thomas Dietz" w:date="2012-08-13T13:47:00Z">
              <w:del w:id="9613" w:author="Deepak Bansal (AZURE)" w:date="2012-08-23T21:56:00Z">
                <w:r w:rsidDel="00B15A0B">
                  <w:delText xml:space="preserve">      leaf-list capability {</w:delText>
                </w:r>
                <w:bookmarkStart w:id="9614" w:name="_Toc333523506"/>
                <w:bookmarkStart w:id="9615" w:name="_Toc335147593"/>
                <w:bookmarkEnd w:id="9614"/>
                <w:bookmarkEnd w:id="9615"/>
              </w:del>
            </w:ins>
          </w:p>
          <w:p w14:paraId="603D51BB" w14:textId="3FBE7960" w:rsidR="00390570" w:rsidDel="00B15A0B" w:rsidRDefault="00390570">
            <w:pPr>
              <w:pStyle w:val="Heading2"/>
              <w:rPr>
                <w:ins w:id="9616" w:author="Thomas Dietz" w:date="2012-08-13T13:47:00Z"/>
                <w:del w:id="9617" w:author="Deepak Bansal (AZURE)" w:date="2012-08-23T21:56:00Z"/>
              </w:rPr>
              <w:pPrChange w:id="9618" w:author="Thomas Dietz" w:date="2012-09-11T16:58:00Z">
                <w:pPr>
                  <w:pStyle w:val="XML1"/>
                </w:pPr>
              </w:pPrChange>
            </w:pPr>
            <w:ins w:id="9619" w:author="Thomas Dietz" w:date="2012-08-13T13:47:00Z">
              <w:del w:id="9620" w:author="Deepak Bansal (AZURE)" w:date="2012-08-23T21:56:00Z">
                <w:r w:rsidDel="00B15A0B">
                  <w:delText xml:space="preserve">        type enumeration {</w:delText>
                </w:r>
                <w:bookmarkStart w:id="9621" w:name="_Toc333523507"/>
                <w:bookmarkStart w:id="9622" w:name="_Toc335147594"/>
                <w:bookmarkEnd w:id="9621"/>
                <w:bookmarkEnd w:id="9622"/>
              </w:del>
            </w:ins>
          </w:p>
          <w:p w14:paraId="2B7557F0" w14:textId="707E1AAB" w:rsidR="00390570" w:rsidDel="00B15A0B" w:rsidRDefault="00390570">
            <w:pPr>
              <w:pStyle w:val="Heading2"/>
              <w:rPr>
                <w:ins w:id="9623" w:author="Thomas Dietz" w:date="2012-08-13T13:47:00Z"/>
                <w:del w:id="9624" w:author="Deepak Bansal (AZURE)" w:date="2012-08-23T21:56:00Z"/>
              </w:rPr>
              <w:pPrChange w:id="9625" w:author="Thomas Dietz" w:date="2012-09-11T16:58:00Z">
                <w:pPr>
                  <w:pStyle w:val="XML1"/>
                </w:pPr>
              </w:pPrChange>
            </w:pPr>
            <w:ins w:id="9626" w:author="Thomas Dietz" w:date="2012-08-13T13:47:00Z">
              <w:del w:id="9627" w:author="Deepak Bansal (AZURE)" w:date="2012-08-23T21:56:00Z">
                <w:r w:rsidDel="00B15A0B">
                  <w:delText xml:space="preserve">          enum select-weight;</w:delText>
                </w:r>
                <w:bookmarkStart w:id="9628" w:name="_Toc333523508"/>
                <w:bookmarkStart w:id="9629" w:name="_Toc335147595"/>
                <w:bookmarkEnd w:id="9628"/>
                <w:bookmarkEnd w:id="9629"/>
              </w:del>
            </w:ins>
          </w:p>
          <w:p w14:paraId="4FBB6655" w14:textId="056393EC" w:rsidR="00390570" w:rsidDel="00B15A0B" w:rsidRDefault="00390570">
            <w:pPr>
              <w:pStyle w:val="Heading2"/>
              <w:rPr>
                <w:ins w:id="9630" w:author="Thomas Dietz" w:date="2012-08-13T13:47:00Z"/>
                <w:del w:id="9631" w:author="Deepak Bansal (AZURE)" w:date="2012-08-23T21:56:00Z"/>
              </w:rPr>
              <w:pPrChange w:id="9632" w:author="Thomas Dietz" w:date="2012-09-11T16:58:00Z">
                <w:pPr>
                  <w:pStyle w:val="XML1"/>
                </w:pPr>
              </w:pPrChange>
            </w:pPr>
            <w:ins w:id="9633" w:author="Thomas Dietz" w:date="2012-08-13T13:47:00Z">
              <w:del w:id="9634" w:author="Deepak Bansal (AZURE)" w:date="2012-08-23T21:56:00Z">
                <w:r w:rsidDel="00B15A0B">
                  <w:delText xml:space="preserve">          enum select-liveness;</w:delText>
                </w:r>
                <w:bookmarkStart w:id="9635" w:name="_Toc333523509"/>
                <w:bookmarkStart w:id="9636" w:name="_Toc335147596"/>
                <w:bookmarkEnd w:id="9635"/>
                <w:bookmarkEnd w:id="9636"/>
              </w:del>
            </w:ins>
          </w:p>
          <w:p w14:paraId="6351A40B" w14:textId="08CC6C8B" w:rsidR="00390570" w:rsidDel="00B15A0B" w:rsidRDefault="00390570">
            <w:pPr>
              <w:pStyle w:val="Heading2"/>
              <w:rPr>
                <w:ins w:id="9637" w:author="Thomas Dietz" w:date="2012-08-13T13:47:00Z"/>
                <w:del w:id="9638" w:author="Deepak Bansal (AZURE)" w:date="2012-08-23T21:56:00Z"/>
              </w:rPr>
              <w:pPrChange w:id="9639" w:author="Thomas Dietz" w:date="2012-09-11T16:58:00Z">
                <w:pPr>
                  <w:pStyle w:val="XML1"/>
                </w:pPr>
              </w:pPrChange>
            </w:pPr>
            <w:ins w:id="9640" w:author="Thomas Dietz" w:date="2012-08-13T13:47:00Z">
              <w:del w:id="9641" w:author="Deepak Bansal (AZURE)" w:date="2012-08-23T21:56:00Z">
                <w:r w:rsidDel="00B15A0B">
                  <w:delText xml:space="preserve">          enum chaining;</w:delText>
                </w:r>
                <w:bookmarkStart w:id="9642" w:name="_Toc333523510"/>
                <w:bookmarkStart w:id="9643" w:name="_Toc335147597"/>
                <w:bookmarkEnd w:id="9642"/>
                <w:bookmarkEnd w:id="9643"/>
              </w:del>
            </w:ins>
          </w:p>
          <w:p w14:paraId="4E0F19AE" w14:textId="5A928303" w:rsidR="00390570" w:rsidDel="00B15A0B" w:rsidRDefault="00390570">
            <w:pPr>
              <w:pStyle w:val="Heading2"/>
              <w:rPr>
                <w:ins w:id="9644" w:author="Thomas Dietz" w:date="2012-08-13T13:47:00Z"/>
                <w:del w:id="9645" w:author="Deepak Bansal (AZURE)" w:date="2012-08-23T21:56:00Z"/>
              </w:rPr>
              <w:pPrChange w:id="9646" w:author="Thomas Dietz" w:date="2012-09-11T16:58:00Z">
                <w:pPr>
                  <w:pStyle w:val="XML1"/>
                </w:pPr>
              </w:pPrChange>
            </w:pPr>
            <w:ins w:id="9647" w:author="Thomas Dietz" w:date="2012-08-13T13:47:00Z">
              <w:del w:id="9648" w:author="Deepak Bansal (AZURE)" w:date="2012-08-23T21:56:00Z">
                <w:r w:rsidDel="00B15A0B">
                  <w:delText xml:space="preserve">          enum chaining-check;</w:delText>
                </w:r>
                <w:bookmarkStart w:id="9649" w:name="_Toc333523511"/>
                <w:bookmarkStart w:id="9650" w:name="_Toc335147598"/>
                <w:bookmarkEnd w:id="9649"/>
                <w:bookmarkEnd w:id="9650"/>
              </w:del>
            </w:ins>
          </w:p>
          <w:p w14:paraId="34590054" w14:textId="32095815" w:rsidR="00390570" w:rsidDel="00B15A0B" w:rsidRDefault="00390570">
            <w:pPr>
              <w:pStyle w:val="Heading2"/>
              <w:rPr>
                <w:ins w:id="9651" w:author="Thomas Dietz" w:date="2012-08-13T13:47:00Z"/>
                <w:del w:id="9652" w:author="Deepak Bansal (AZURE)" w:date="2012-08-23T21:56:00Z"/>
              </w:rPr>
              <w:pPrChange w:id="9653" w:author="Thomas Dietz" w:date="2012-09-11T16:58:00Z">
                <w:pPr>
                  <w:pStyle w:val="XML1"/>
                </w:pPr>
              </w:pPrChange>
            </w:pPr>
            <w:ins w:id="9654" w:author="Thomas Dietz" w:date="2012-08-13T13:47:00Z">
              <w:del w:id="9655" w:author="Deepak Bansal (AZURE)" w:date="2012-08-23T21:56:00Z">
                <w:r w:rsidDel="00B15A0B">
                  <w:delText xml:space="preserve">        }</w:delText>
                </w:r>
                <w:bookmarkStart w:id="9656" w:name="_Toc333523512"/>
                <w:bookmarkStart w:id="9657" w:name="_Toc335147599"/>
                <w:bookmarkEnd w:id="9656"/>
                <w:bookmarkEnd w:id="9657"/>
              </w:del>
            </w:ins>
          </w:p>
          <w:p w14:paraId="556E615E" w14:textId="25E5D5FA" w:rsidR="00390570" w:rsidDel="00B15A0B" w:rsidRDefault="00390570">
            <w:pPr>
              <w:pStyle w:val="Heading2"/>
              <w:rPr>
                <w:ins w:id="9658" w:author="Thomas Dietz" w:date="2012-08-13T13:47:00Z"/>
                <w:del w:id="9659" w:author="Deepak Bansal (AZURE)" w:date="2012-08-23T21:56:00Z"/>
              </w:rPr>
              <w:pPrChange w:id="9660" w:author="Thomas Dietz" w:date="2012-09-11T16:58:00Z">
                <w:pPr>
                  <w:pStyle w:val="XML1"/>
                </w:pPr>
              </w:pPrChange>
            </w:pPr>
            <w:ins w:id="9661" w:author="Thomas Dietz" w:date="2012-08-13T13:47:00Z">
              <w:del w:id="9662" w:author="Deepak Bansal (AZURE)" w:date="2012-08-23T21:56:00Z">
                <w:r w:rsidDel="00B15A0B">
                  <w:delText xml:space="preserve">      }</w:delText>
                </w:r>
                <w:bookmarkStart w:id="9663" w:name="_Toc333523513"/>
                <w:bookmarkStart w:id="9664" w:name="_Toc335147600"/>
                <w:bookmarkEnd w:id="9663"/>
                <w:bookmarkEnd w:id="9664"/>
              </w:del>
            </w:ins>
          </w:p>
          <w:p w14:paraId="069A3E99" w14:textId="4B6A9B73" w:rsidR="00390570" w:rsidDel="00B15A0B" w:rsidRDefault="00390570">
            <w:pPr>
              <w:pStyle w:val="Heading2"/>
              <w:rPr>
                <w:ins w:id="9665" w:author="Thomas Dietz" w:date="2012-08-13T13:47:00Z"/>
                <w:del w:id="9666" w:author="Deepak Bansal (AZURE)" w:date="2012-08-23T21:56:00Z"/>
              </w:rPr>
              <w:pPrChange w:id="9667" w:author="Thomas Dietz" w:date="2012-09-11T16:58:00Z">
                <w:pPr>
                  <w:pStyle w:val="XML1"/>
                </w:pPr>
              </w:pPrChange>
            </w:pPr>
            <w:ins w:id="9668" w:author="Thomas Dietz" w:date="2012-08-13T13:47:00Z">
              <w:del w:id="9669" w:author="Deepak Bansal (AZURE)" w:date="2012-08-23T21:56:00Z">
                <w:r w:rsidDel="00B15A0B">
                  <w:delText xml:space="preserve">    }</w:delText>
                </w:r>
                <w:bookmarkStart w:id="9670" w:name="_Toc333523514"/>
                <w:bookmarkStart w:id="9671" w:name="_Toc335147601"/>
                <w:bookmarkEnd w:id="9670"/>
                <w:bookmarkEnd w:id="9671"/>
              </w:del>
            </w:ins>
          </w:p>
          <w:p w14:paraId="66603930" w14:textId="7E697B03" w:rsidR="00390570" w:rsidDel="00B15A0B" w:rsidRDefault="00390570">
            <w:pPr>
              <w:pStyle w:val="Heading2"/>
              <w:rPr>
                <w:ins w:id="9672" w:author="Thomas Dietz" w:date="2012-08-13T13:47:00Z"/>
                <w:del w:id="9673" w:author="Deepak Bansal (AZURE)" w:date="2012-08-23T21:56:00Z"/>
              </w:rPr>
              <w:pPrChange w:id="9674" w:author="Thomas Dietz" w:date="2012-09-11T16:58:00Z">
                <w:pPr>
                  <w:pStyle w:val="XML1"/>
                </w:pPr>
              </w:pPrChange>
            </w:pPr>
            <w:ins w:id="9675" w:author="Thomas Dietz" w:date="2012-08-13T13:47:00Z">
              <w:del w:id="9676" w:author="Deepak Bansal (AZURE)" w:date="2012-08-23T21:56:00Z">
                <w:r w:rsidDel="00B15A0B">
                  <w:delText xml:space="preserve">    container action-types {</w:delText>
                </w:r>
                <w:bookmarkStart w:id="9677" w:name="_Toc333523515"/>
                <w:bookmarkStart w:id="9678" w:name="_Toc335147602"/>
                <w:bookmarkEnd w:id="9677"/>
                <w:bookmarkEnd w:id="9678"/>
              </w:del>
            </w:ins>
          </w:p>
          <w:p w14:paraId="147EDCD4" w14:textId="53B8E87A" w:rsidR="00390570" w:rsidDel="00B15A0B" w:rsidRDefault="00390570">
            <w:pPr>
              <w:pStyle w:val="Heading2"/>
              <w:rPr>
                <w:ins w:id="9679" w:author="Thomas Dietz" w:date="2012-08-13T13:47:00Z"/>
                <w:del w:id="9680" w:author="Deepak Bansal (AZURE)" w:date="2012-08-23T21:56:00Z"/>
              </w:rPr>
              <w:pPrChange w:id="9681" w:author="Thomas Dietz" w:date="2012-09-11T16:58:00Z">
                <w:pPr>
                  <w:pStyle w:val="XML1"/>
                </w:pPr>
              </w:pPrChange>
            </w:pPr>
            <w:ins w:id="9682" w:author="Thomas Dietz" w:date="2012-08-13T13:47:00Z">
              <w:del w:id="9683" w:author="Deepak Bansal (AZURE)" w:date="2012-08-23T21:56:00Z">
                <w:r w:rsidDel="00B15A0B">
                  <w:delText xml:space="preserve">      description "Specify the action types supported by the</w:delText>
                </w:r>
                <w:bookmarkStart w:id="9684" w:name="_Toc333523516"/>
                <w:bookmarkStart w:id="9685" w:name="_Toc335147603"/>
                <w:bookmarkEnd w:id="9684"/>
                <w:bookmarkEnd w:id="9685"/>
              </w:del>
            </w:ins>
          </w:p>
          <w:p w14:paraId="61EA6431" w14:textId="6A6629C4" w:rsidR="00390570" w:rsidDel="00B15A0B" w:rsidRDefault="00390570">
            <w:pPr>
              <w:pStyle w:val="Heading2"/>
              <w:rPr>
                <w:ins w:id="9686" w:author="Thomas Dietz" w:date="2012-08-13T13:47:00Z"/>
                <w:del w:id="9687" w:author="Deepak Bansal (AZURE)" w:date="2012-08-23T21:56:00Z"/>
              </w:rPr>
              <w:pPrChange w:id="9688" w:author="Thomas Dietz" w:date="2012-09-11T16:58:00Z">
                <w:pPr>
                  <w:pStyle w:val="XML1"/>
                </w:pPr>
              </w:pPrChange>
            </w:pPr>
            <w:ins w:id="9689" w:author="Thomas Dietz" w:date="2012-08-13T13:47:00Z">
              <w:del w:id="9690" w:author="Deepak Bansal (AZURE)" w:date="2012-08-23T21:56:00Z">
                <w:r w:rsidDel="00B15A0B">
                  <w:delText xml:space="preserve">        logical switch.";</w:delText>
                </w:r>
                <w:bookmarkStart w:id="9691" w:name="_Toc333523517"/>
                <w:bookmarkStart w:id="9692" w:name="_Toc335147604"/>
                <w:bookmarkEnd w:id="9691"/>
                <w:bookmarkEnd w:id="9692"/>
              </w:del>
            </w:ins>
          </w:p>
          <w:p w14:paraId="781287F6" w14:textId="4CEE8B4E" w:rsidR="00390570" w:rsidDel="00B15A0B" w:rsidRDefault="00390570">
            <w:pPr>
              <w:pStyle w:val="Heading2"/>
              <w:rPr>
                <w:ins w:id="9693" w:author="Thomas Dietz" w:date="2012-08-13T13:47:00Z"/>
                <w:del w:id="9694" w:author="Deepak Bansal (AZURE)" w:date="2012-08-23T21:56:00Z"/>
              </w:rPr>
              <w:pPrChange w:id="9695" w:author="Thomas Dietz" w:date="2012-09-11T16:58:00Z">
                <w:pPr>
                  <w:pStyle w:val="XML1"/>
                </w:pPr>
              </w:pPrChange>
            </w:pPr>
            <w:ins w:id="9696" w:author="Thomas Dietz" w:date="2012-08-13T13:47:00Z">
              <w:del w:id="9697" w:author="Deepak Bansal (AZURE)" w:date="2012-08-23T21:56:00Z">
                <w:r w:rsidDel="00B15A0B">
                  <w:delText xml:space="preserve">      leaf-list type {</w:delText>
                </w:r>
                <w:bookmarkStart w:id="9698" w:name="_Toc333523518"/>
                <w:bookmarkStart w:id="9699" w:name="_Toc335147605"/>
                <w:bookmarkEnd w:id="9698"/>
                <w:bookmarkEnd w:id="9699"/>
              </w:del>
            </w:ins>
          </w:p>
          <w:p w14:paraId="79F6D23D" w14:textId="4EDCE69B" w:rsidR="00390570" w:rsidDel="00B15A0B" w:rsidRDefault="00390570">
            <w:pPr>
              <w:pStyle w:val="Heading2"/>
              <w:rPr>
                <w:ins w:id="9700" w:author="Thomas Dietz" w:date="2012-08-13T13:47:00Z"/>
                <w:del w:id="9701" w:author="Deepak Bansal (AZURE)" w:date="2012-08-23T21:56:00Z"/>
              </w:rPr>
              <w:pPrChange w:id="9702" w:author="Thomas Dietz" w:date="2012-09-11T16:58:00Z">
                <w:pPr>
                  <w:pStyle w:val="XML1"/>
                </w:pPr>
              </w:pPrChange>
            </w:pPr>
            <w:ins w:id="9703" w:author="Thomas Dietz" w:date="2012-08-13T13:47:00Z">
              <w:del w:id="9704" w:author="Deepak Bansal (AZURE)" w:date="2012-08-23T21:56:00Z">
                <w:r w:rsidDel="00B15A0B">
                  <w:delText xml:space="preserve">        type OFActionType;</w:delText>
                </w:r>
                <w:bookmarkStart w:id="9705" w:name="_Toc333523519"/>
                <w:bookmarkStart w:id="9706" w:name="_Toc335147606"/>
                <w:bookmarkEnd w:id="9705"/>
                <w:bookmarkEnd w:id="9706"/>
              </w:del>
            </w:ins>
          </w:p>
          <w:p w14:paraId="0CEC6154" w14:textId="70D3F5E6" w:rsidR="00390570" w:rsidDel="00B15A0B" w:rsidRDefault="00390570">
            <w:pPr>
              <w:pStyle w:val="Heading2"/>
              <w:rPr>
                <w:ins w:id="9707" w:author="Thomas Dietz" w:date="2012-08-13T13:47:00Z"/>
                <w:del w:id="9708" w:author="Deepak Bansal (AZURE)" w:date="2012-08-23T21:56:00Z"/>
              </w:rPr>
              <w:pPrChange w:id="9709" w:author="Thomas Dietz" w:date="2012-09-11T16:58:00Z">
                <w:pPr>
                  <w:pStyle w:val="XML1"/>
                </w:pPr>
              </w:pPrChange>
            </w:pPr>
            <w:ins w:id="9710" w:author="Thomas Dietz" w:date="2012-08-13T13:47:00Z">
              <w:del w:id="9711" w:author="Deepak Bansal (AZURE)" w:date="2012-08-23T21:56:00Z">
                <w:r w:rsidDel="00B15A0B">
                  <w:delText xml:space="preserve">      }</w:delText>
                </w:r>
                <w:bookmarkStart w:id="9712" w:name="_Toc333523520"/>
                <w:bookmarkStart w:id="9713" w:name="_Toc335147607"/>
                <w:bookmarkEnd w:id="9712"/>
                <w:bookmarkEnd w:id="9713"/>
              </w:del>
            </w:ins>
          </w:p>
          <w:p w14:paraId="635E8E08" w14:textId="650AF476" w:rsidR="00390570" w:rsidDel="00B15A0B" w:rsidRDefault="00390570">
            <w:pPr>
              <w:pStyle w:val="Heading2"/>
              <w:rPr>
                <w:ins w:id="9714" w:author="Thomas Dietz" w:date="2012-08-13T13:47:00Z"/>
                <w:del w:id="9715" w:author="Deepak Bansal (AZURE)" w:date="2012-08-23T21:56:00Z"/>
              </w:rPr>
              <w:pPrChange w:id="9716" w:author="Thomas Dietz" w:date="2012-09-11T16:58:00Z">
                <w:pPr>
                  <w:pStyle w:val="XML1"/>
                </w:pPr>
              </w:pPrChange>
            </w:pPr>
            <w:ins w:id="9717" w:author="Thomas Dietz" w:date="2012-08-13T13:47:00Z">
              <w:del w:id="9718" w:author="Deepak Bansal (AZURE)" w:date="2012-08-23T21:56:00Z">
                <w:r w:rsidDel="00B15A0B">
                  <w:delText xml:space="preserve">    }</w:delText>
                </w:r>
                <w:bookmarkStart w:id="9719" w:name="_Toc333523521"/>
                <w:bookmarkStart w:id="9720" w:name="_Toc335147608"/>
                <w:bookmarkEnd w:id="9719"/>
                <w:bookmarkEnd w:id="9720"/>
              </w:del>
            </w:ins>
          </w:p>
          <w:p w14:paraId="3D7BC3CA" w14:textId="79575D71" w:rsidR="00390570" w:rsidDel="00B15A0B" w:rsidRDefault="00390570">
            <w:pPr>
              <w:pStyle w:val="Heading2"/>
              <w:rPr>
                <w:ins w:id="9721" w:author="Thomas Dietz" w:date="2012-08-13T13:47:00Z"/>
                <w:del w:id="9722" w:author="Deepak Bansal (AZURE)" w:date="2012-08-23T21:56:00Z"/>
              </w:rPr>
              <w:pPrChange w:id="9723" w:author="Thomas Dietz" w:date="2012-09-11T16:58:00Z">
                <w:pPr>
                  <w:pStyle w:val="XML1"/>
                </w:pPr>
              </w:pPrChange>
            </w:pPr>
            <w:ins w:id="9724" w:author="Thomas Dietz" w:date="2012-08-13T13:47:00Z">
              <w:del w:id="9725" w:author="Deepak Bansal (AZURE)" w:date="2012-08-23T21:56:00Z">
                <w:r w:rsidDel="00B15A0B">
                  <w:delText xml:space="preserve">    container instruction-types {</w:delText>
                </w:r>
                <w:bookmarkStart w:id="9726" w:name="_Toc333523522"/>
                <w:bookmarkStart w:id="9727" w:name="_Toc335147609"/>
                <w:bookmarkEnd w:id="9726"/>
                <w:bookmarkEnd w:id="9727"/>
              </w:del>
            </w:ins>
          </w:p>
          <w:p w14:paraId="5012F206" w14:textId="0F7A9E4F" w:rsidR="00390570" w:rsidDel="00B15A0B" w:rsidRDefault="00390570">
            <w:pPr>
              <w:pStyle w:val="Heading2"/>
              <w:rPr>
                <w:ins w:id="9728" w:author="Thomas Dietz" w:date="2012-08-13T13:47:00Z"/>
                <w:del w:id="9729" w:author="Deepak Bansal (AZURE)" w:date="2012-08-23T21:56:00Z"/>
              </w:rPr>
              <w:pPrChange w:id="9730" w:author="Thomas Dietz" w:date="2012-09-11T16:58:00Z">
                <w:pPr>
                  <w:pStyle w:val="XML1"/>
                </w:pPr>
              </w:pPrChange>
            </w:pPr>
            <w:ins w:id="9731" w:author="Thomas Dietz" w:date="2012-08-13T13:47:00Z">
              <w:del w:id="9732" w:author="Deepak Bansal (AZURE)" w:date="2012-08-23T21:56:00Z">
                <w:r w:rsidDel="00B15A0B">
                  <w:delText xml:space="preserve">      description "Specify the instruction types supported by the</w:delText>
                </w:r>
                <w:bookmarkStart w:id="9733" w:name="_Toc333523523"/>
                <w:bookmarkStart w:id="9734" w:name="_Toc335147610"/>
                <w:bookmarkEnd w:id="9733"/>
                <w:bookmarkEnd w:id="9734"/>
              </w:del>
            </w:ins>
          </w:p>
          <w:p w14:paraId="01DBC1A0" w14:textId="2B22F4F5" w:rsidR="00390570" w:rsidDel="00B15A0B" w:rsidRDefault="00390570">
            <w:pPr>
              <w:pStyle w:val="Heading2"/>
              <w:rPr>
                <w:ins w:id="9735" w:author="Thomas Dietz" w:date="2012-08-13T13:47:00Z"/>
                <w:del w:id="9736" w:author="Deepak Bansal (AZURE)" w:date="2012-08-23T21:56:00Z"/>
              </w:rPr>
              <w:pPrChange w:id="9737" w:author="Thomas Dietz" w:date="2012-09-11T16:58:00Z">
                <w:pPr>
                  <w:pStyle w:val="XML1"/>
                </w:pPr>
              </w:pPrChange>
            </w:pPr>
            <w:ins w:id="9738" w:author="Thomas Dietz" w:date="2012-08-13T13:47:00Z">
              <w:del w:id="9739" w:author="Deepak Bansal (AZURE)" w:date="2012-08-23T21:56:00Z">
                <w:r w:rsidDel="00B15A0B">
                  <w:delText xml:space="preserve">        logical switch.";</w:delText>
                </w:r>
                <w:bookmarkStart w:id="9740" w:name="_Toc333523524"/>
                <w:bookmarkStart w:id="9741" w:name="_Toc335147611"/>
                <w:bookmarkEnd w:id="9740"/>
                <w:bookmarkEnd w:id="9741"/>
              </w:del>
            </w:ins>
          </w:p>
          <w:p w14:paraId="669FCAC0" w14:textId="0BA647E0" w:rsidR="00390570" w:rsidDel="00B15A0B" w:rsidRDefault="00390570">
            <w:pPr>
              <w:pStyle w:val="Heading2"/>
              <w:rPr>
                <w:ins w:id="9742" w:author="Thomas Dietz" w:date="2012-08-13T13:47:00Z"/>
                <w:del w:id="9743" w:author="Deepak Bansal (AZURE)" w:date="2012-08-23T21:56:00Z"/>
              </w:rPr>
              <w:pPrChange w:id="9744" w:author="Thomas Dietz" w:date="2012-09-11T16:58:00Z">
                <w:pPr>
                  <w:pStyle w:val="XML1"/>
                </w:pPr>
              </w:pPrChange>
            </w:pPr>
            <w:ins w:id="9745" w:author="Thomas Dietz" w:date="2012-08-13T13:47:00Z">
              <w:del w:id="9746" w:author="Deepak Bansal (AZURE)" w:date="2012-08-23T21:56:00Z">
                <w:r w:rsidDel="00B15A0B">
                  <w:delText xml:space="preserve">      leaf-list type {</w:delText>
                </w:r>
                <w:bookmarkStart w:id="9747" w:name="_Toc333523525"/>
                <w:bookmarkStart w:id="9748" w:name="_Toc335147612"/>
                <w:bookmarkEnd w:id="9747"/>
                <w:bookmarkEnd w:id="9748"/>
              </w:del>
            </w:ins>
          </w:p>
          <w:p w14:paraId="1B32075D" w14:textId="39CDB2B7" w:rsidR="00390570" w:rsidDel="00B15A0B" w:rsidRDefault="00390570">
            <w:pPr>
              <w:pStyle w:val="Heading2"/>
              <w:rPr>
                <w:ins w:id="9749" w:author="Thomas Dietz" w:date="2012-08-13T13:47:00Z"/>
                <w:del w:id="9750" w:author="Deepak Bansal (AZURE)" w:date="2012-08-23T21:56:00Z"/>
              </w:rPr>
              <w:pPrChange w:id="9751" w:author="Thomas Dietz" w:date="2012-09-11T16:58:00Z">
                <w:pPr>
                  <w:pStyle w:val="XML1"/>
                </w:pPr>
              </w:pPrChange>
            </w:pPr>
            <w:ins w:id="9752" w:author="Thomas Dietz" w:date="2012-08-13T13:47:00Z">
              <w:del w:id="9753" w:author="Deepak Bansal (AZURE)" w:date="2012-08-23T21:56:00Z">
                <w:r w:rsidDel="00B15A0B">
                  <w:delText xml:space="preserve">        type OFInstructionType;</w:delText>
                </w:r>
                <w:bookmarkStart w:id="9754" w:name="_Toc333523526"/>
                <w:bookmarkStart w:id="9755" w:name="_Toc335147613"/>
                <w:bookmarkEnd w:id="9754"/>
                <w:bookmarkEnd w:id="9755"/>
              </w:del>
            </w:ins>
          </w:p>
          <w:p w14:paraId="69513C92" w14:textId="7C4EF665" w:rsidR="00390570" w:rsidDel="00B15A0B" w:rsidRDefault="00390570">
            <w:pPr>
              <w:pStyle w:val="Heading2"/>
              <w:rPr>
                <w:ins w:id="9756" w:author="Thomas Dietz" w:date="2012-08-13T13:47:00Z"/>
                <w:del w:id="9757" w:author="Deepak Bansal (AZURE)" w:date="2012-08-23T21:56:00Z"/>
              </w:rPr>
              <w:pPrChange w:id="9758" w:author="Thomas Dietz" w:date="2012-09-11T16:58:00Z">
                <w:pPr>
                  <w:pStyle w:val="XML1"/>
                </w:pPr>
              </w:pPrChange>
            </w:pPr>
            <w:ins w:id="9759" w:author="Thomas Dietz" w:date="2012-08-13T13:47:00Z">
              <w:del w:id="9760" w:author="Deepak Bansal (AZURE)" w:date="2012-08-23T21:56:00Z">
                <w:r w:rsidDel="00B15A0B">
                  <w:delText xml:space="preserve">      }</w:delText>
                </w:r>
                <w:bookmarkStart w:id="9761" w:name="_Toc333523527"/>
                <w:bookmarkStart w:id="9762" w:name="_Toc335147614"/>
                <w:bookmarkEnd w:id="9761"/>
                <w:bookmarkEnd w:id="9762"/>
              </w:del>
            </w:ins>
          </w:p>
          <w:p w14:paraId="6C8D994F" w14:textId="0F10F9F6" w:rsidR="00390570" w:rsidDel="00B15A0B" w:rsidRDefault="00390570">
            <w:pPr>
              <w:pStyle w:val="Heading2"/>
              <w:rPr>
                <w:ins w:id="9763" w:author="Thomas Dietz" w:date="2012-08-13T13:47:00Z"/>
                <w:del w:id="9764" w:author="Deepak Bansal (AZURE)" w:date="2012-08-23T21:56:00Z"/>
              </w:rPr>
              <w:pPrChange w:id="9765" w:author="Thomas Dietz" w:date="2012-09-11T16:58:00Z">
                <w:pPr>
                  <w:pStyle w:val="XML1"/>
                </w:pPr>
              </w:pPrChange>
            </w:pPr>
            <w:ins w:id="9766" w:author="Thomas Dietz" w:date="2012-08-13T13:47:00Z">
              <w:del w:id="9767" w:author="Deepak Bansal (AZURE)" w:date="2012-08-23T21:56:00Z">
                <w:r w:rsidDel="00B15A0B">
                  <w:delText xml:space="preserve">    }</w:delText>
                </w:r>
                <w:bookmarkStart w:id="9768" w:name="_Toc333523528"/>
                <w:bookmarkStart w:id="9769" w:name="_Toc335147615"/>
                <w:bookmarkEnd w:id="9768"/>
                <w:bookmarkEnd w:id="9769"/>
              </w:del>
            </w:ins>
          </w:p>
          <w:p w14:paraId="0C1051A4" w14:textId="7C662DBD" w:rsidR="00B0651B" w:rsidDel="00B15A0B" w:rsidRDefault="00390570">
            <w:pPr>
              <w:pStyle w:val="Heading2"/>
              <w:rPr>
                <w:ins w:id="9770" w:author="Thomas Dietz" w:date="2012-08-13T13:47:00Z"/>
                <w:del w:id="9771" w:author="Deepak Bansal (AZURE)" w:date="2012-08-23T21:56:00Z"/>
              </w:rPr>
              <w:pPrChange w:id="9772" w:author="Thomas Dietz" w:date="2012-09-11T16:58:00Z">
                <w:pPr>
                  <w:pStyle w:val="XML1"/>
                </w:pPr>
              </w:pPrChange>
            </w:pPr>
            <w:ins w:id="9773" w:author="Thomas Dietz" w:date="2012-08-13T13:47:00Z">
              <w:del w:id="9774" w:author="Deepak Bansal (AZURE)" w:date="2012-08-23T21:56:00Z">
                <w:r w:rsidDel="00B15A0B">
                  <w:delText xml:space="preserve">  }</w:delText>
                </w:r>
                <w:bookmarkStart w:id="9775" w:name="_Toc333523529"/>
                <w:bookmarkStart w:id="9776" w:name="_Toc335147616"/>
                <w:bookmarkEnd w:id="9775"/>
                <w:bookmarkEnd w:id="9776"/>
              </w:del>
            </w:ins>
          </w:p>
          <w:p w14:paraId="6918B7DF" w14:textId="76F5A710" w:rsidR="00390570" w:rsidDel="00B15A0B" w:rsidRDefault="00390570">
            <w:pPr>
              <w:pStyle w:val="Heading2"/>
              <w:rPr>
                <w:ins w:id="9777" w:author="Thomas Dietz" w:date="2012-08-13T13:47:00Z"/>
                <w:del w:id="9778" w:author="Deepak Bansal (AZURE)" w:date="2012-08-23T21:56:00Z"/>
              </w:rPr>
              <w:pPrChange w:id="9779" w:author="Thomas Dietz" w:date="2012-09-11T16:58:00Z">
                <w:pPr>
                  <w:pStyle w:val="XML1"/>
                </w:pPr>
              </w:pPrChange>
            </w:pPr>
            <w:bookmarkStart w:id="9780" w:name="_Toc333523530"/>
            <w:bookmarkStart w:id="9781" w:name="_Toc335147617"/>
            <w:bookmarkEnd w:id="9780"/>
            <w:bookmarkEnd w:id="9781"/>
          </w:p>
          <w:p w14:paraId="45E633A4" w14:textId="15E60D57" w:rsidR="00390570" w:rsidDel="00B15A0B" w:rsidRDefault="00390570">
            <w:pPr>
              <w:pStyle w:val="Heading2"/>
              <w:rPr>
                <w:ins w:id="9782" w:author="Thomas Dietz" w:date="2012-08-13T13:48:00Z"/>
                <w:del w:id="9783" w:author="Deepak Bansal (AZURE)" w:date="2012-08-23T21:56:00Z"/>
              </w:rPr>
              <w:pPrChange w:id="9784" w:author="Thomas Dietz" w:date="2012-09-11T16:58:00Z">
                <w:pPr>
                  <w:pStyle w:val="XML1"/>
                </w:pPr>
              </w:pPrChange>
            </w:pPr>
            <w:ins w:id="9785" w:author="Thomas Dietz" w:date="2012-08-13T13:48:00Z">
              <w:del w:id="9786" w:author="Deepak Bansal (AZURE)" w:date="2012-08-23T21:56:00Z">
                <w:r w:rsidDel="00B15A0B">
                  <w:delText xml:space="preserve">  typedef OFActionType {</w:delText>
                </w:r>
                <w:bookmarkStart w:id="9787" w:name="_Toc333523531"/>
                <w:bookmarkStart w:id="9788" w:name="_Toc335147618"/>
                <w:bookmarkEnd w:id="9787"/>
                <w:bookmarkEnd w:id="9788"/>
              </w:del>
            </w:ins>
          </w:p>
          <w:p w14:paraId="2B57E535" w14:textId="02886B9B" w:rsidR="00390570" w:rsidDel="00B15A0B" w:rsidRDefault="00390570">
            <w:pPr>
              <w:pStyle w:val="Heading2"/>
              <w:rPr>
                <w:ins w:id="9789" w:author="Thomas Dietz" w:date="2012-08-13T13:48:00Z"/>
                <w:del w:id="9790" w:author="Deepak Bansal (AZURE)" w:date="2012-08-23T21:56:00Z"/>
              </w:rPr>
              <w:pPrChange w:id="9791" w:author="Thomas Dietz" w:date="2012-09-11T16:58:00Z">
                <w:pPr>
                  <w:pStyle w:val="XML1"/>
                </w:pPr>
              </w:pPrChange>
            </w:pPr>
            <w:ins w:id="9792" w:author="Thomas Dietz" w:date="2012-08-13T13:48:00Z">
              <w:del w:id="9793" w:author="Deepak Bansal (AZURE)" w:date="2012-08-23T21:56:00Z">
                <w:r w:rsidDel="00B15A0B">
                  <w:delText xml:space="preserve">    type enumeration {</w:delText>
                </w:r>
                <w:bookmarkStart w:id="9794" w:name="_Toc333523532"/>
                <w:bookmarkStart w:id="9795" w:name="_Toc335147619"/>
                <w:bookmarkEnd w:id="9794"/>
                <w:bookmarkEnd w:id="9795"/>
              </w:del>
            </w:ins>
          </w:p>
          <w:p w14:paraId="6600F8CB" w14:textId="551C7138" w:rsidR="00390570" w:rsidDel="00B15A0B" w:rsidRDefault="00390570">
            <w:pPr>
              <w:pStyle w:val="Heading2"/>
              <w:rPr>
                <w:ins w:id="9796" w:author="Thomas Dietz" w:date="2012-08-13T13:48:00Z"/>
                <w:del w:id="9797" w:author="Deepak Bansal (AZURE)" w:date="2012-08-23T21:56:00Z"/>
              </w:rPr>
              <w:pPrChange w:id="9798" w:author="Thomas Dietz" w:date="2012-09-11T16:58:00Z">
                <w:pPr>
                  <w:pStyle w:val="XML1"/>
                </w:pPr>
              </w:pPrChange>
            </w:pPr>
            <w:ins w:id="9799" w:author="Thomas Dietz" w:date="2012-08-13T13:48:00Z">
              <w:del w:id="9800" w:author="Deepak Bansal (AZURE)" w:date="2012-08-23T21:56:00Z">
                <w:r w:rsidDel="00B15A0B">
                  <w:delText xml:space="preserve">      enum output;</w:delText>
                </w:r>
                <w:bookmarkStart w:id="9801" w:name="_Toc333523533"/>
                <w:bookmarkStart w:id="9802" w:name="_Toc335147620"/>
                <w:bookmarkEnd w:id="9801"/>
                <w:bookmarkEnd w:id="9802"/>
              </w:del>
            </w:ins>
          </w:p>
          <w:p w14:paraId="4E557C15" w14:textId="3CC0C4BA" w:rsidR="00390570" w:rsidDel="00B15A0B" w:rsidRDefault="00390570">
            <w:pPr>
              <w:pStyle w:val="Heading2"/>
              <w:rPr>
                <w:ins w:id="9803" w:author="Thomas Dietz" w:date="2012-08-13T13:48:00Z"/>
                <w:del w:id="9804" w:author="Deepak Bansal (AZURE)" w:date="2012-08-23T21:56:00Z"/>
              </w:rPr>
              <w:pPrChange w:id="9805" w:author="Thomas Dietz" w:date="2012-09-11T16:58:00Z">
                <w:pPr>
                  <w:pStyle w:val="XML1"/>
                </w:pPr>
              </w:pPrChange>
            </w:pPr>
            <w:ins w:id="9806" w:author="Thomas Dietz" w:date="2012-08-13T13:48:00Z">
              <w:del w:id="9807" w:author="Deepak Bansal (AZURE)" w:date="2012-08-23T21:56:00Z">
                <w:r w:rsidDel="00B15A0B">
                  <w:delText xml:space="preserve">      enum copy-ttl-out;</w:delText>
                </w:r>
                <w:bookmarkStart w:id="9808" w:name="_Toc333523534"/>
                <w:bookmarkStart w:id="9809" w:name="_Toc335147621"/>
                <w:bookmarkEnd w:id="9808"/>
                <w:bookmarkEnd w:id="9809"/>
              </w:del>
            </w:ins>
          </w:p>
          <w:p w14:paraId="40860087" w14:textId="43A82F9C" w:rsidR="00390570" w:rsidDel="00B15A0B" w:rsidRDefault="00390570">
            <w:pPr>
              <w:pStyle w:val="Heading2"/>
              <w:rPr>
                <w:ins w:id="9810" w:author="Thomas Dietz" w:date="2012-08-13T13:48:00Z"/>
                <w:del w:id="9811" w:author="Deepak Bansal (AZURE)" w:date="2012-08-23T21:56:00Z"/>
              </w:rPr>
              <w:pPrChange w:id="9812" w:author="Thomas Dietz" w:date="2012-09-11T16:58:00Z">
                <w:pPr>
                  <w:pStyle w:val="XML1"/>
                </w:pPr>
              </w:pPrChange>
            </w:pPr>
            <w:ins w:id="9813" w:author="Thomas Dietz" w:date="2012-08-13T13:48:00Z">
              <w:del w:id="9814" w:author="Deepak Bansal (AZURE)" w:date="2012-08-23T21:56:00Z">
                <w:r w:rsidDel="00B15A0B">
                  <w:delText xml:space="preserve">      enum copy-ttl-in;</w:delText>
                </w:r>
                <w:bookmarkStart w:id="9815" w:name="_Toc333523535"/>
                <w:bookmarkStart w:id="9816" w:name="_Toc335147622"/>
                <w:bookmarkEnd w:id="9815"/>
                <w:bookmarkEnd w:id="9816"/>
              </w:del>
            </w:ins>
          </w:p>
          <w:p w14:paraId="6FCF1F25" w14:textId="345498DD" w:rsidR="00390570" w:rsidDel="00B15A0B" w:rsidRDefault="00390570">
            <w:pPr>
              <w:pStyle w:val="Heading2"/>
              <w:rPr>
                <w:ins w:id="9817" w:author="Thomas Dietz" w:date="2012-08-13T13:48:00Z"/>
                <w:del w:id="9818" w:author="Deepak Bansal (AZURE)" w:date="2012-08-23T21:56:00Z"/>
              </w:rPr>
              <w:pPrChange w:id="9819" w:author="Thomas Dietz" w:date="2012-09-11T16:58:00Z">
                <w:pPr>
                  <w:pStyle w:val="XML1"/>
                </w:pPr>
              </w:pPrChange>
            </w:pPr>
            <w:ins w:id="9820" w:author="Thomas Dietz" w:date="2012-08-13T13:48:00Z">
              <w:del w:id="9821" w:author="Deepak Bansal (AZURE)" w:date="2012-08-23T21:56:00Z">
                <w:r w:rsidDel="00B15A0B">
                  <w:delText xml:space="preserve">      enum set-mpls-ttl;</w:delText>
                </w:r>
                <w:bookmarkStart w:id="9822" w:name="_Toc333523536"/>
                <w:bookmarkStart w:id="9823" w:name="_Toc335147623"/>
                <w:bookmarkEnd w:id="9822"/>
                <w:bookmarkEnd w:id="9823"/>
              </w:del>
            </w:ins>
          </w:p>
          <w:p w14:paraId="77EAC20D" w14:textId="3F801593" w:rsidR="00390570" w:rsidDel="00B15A0B" w:rsidRDefault="00390570">
            <w:pPr>
              <w:pStyle w:val="Heading2"/>
              <w:rPr>
                <w:ins w:id="9824" w:author="Thomas Dietz" w:date="2012-08-13T13:48:00Z"/>
                <w:del w:id="9825" w:author="Deepak Bansal (AZURE)" w:date="2012-08-23T21:56:00Z"/>
              </w:rPr>
              <w:pPrChange w:id="9826" w:author="Thomas Dietz" w:date="2012-09-11T16:58:00Z">
                <w:pPr>
                  <w:pStyle w:val="XML1"/>
                </w:pPr>
              </w:pPrChange>
            </w:pPr>
            <w:ins w:id="9827" w:author="Thomas Dietz" w:date="2012-08-13T13:48:00Z">
              <w:del w:id="9828" w:author="Deepak Bansal (AZURE)" w:date="2012-08-23T21:56:00Z">
                <w:r w:rsidDel="00B15A0B">
                  <w:delText xml:space="preserve">      enum dec-mpls-ttl;</w:delText>
                </w:r>
                <w:bookmarkStart w:id="9829" w:name="_Toc333523537"/>
                <w:bookmarkStart w:id="9830" w:name="_Toc335147624"/>
                <w:bookmarkEnd w:id="9829"/>
                <w:bookmarkEnd w:id="9830"/>
              </w:del>
            </w:ins>
          </w:p>
          <w:p w14:paraId="0423776B" w14:textId="39701F40" w:rsidR="00390570" w:rsidDel="00B15A0B" w:rsidRDefault="00390570">
            <w:pPr>
              <w:pStyle w:val="Heading2"/>
              <w:rPr>
                <w:ins w:id="9831" w:author="Thomas Dietz" w:date="2012-08-13T13:48:00Z"/>
                <w:del w:id="9832" w:author="Deepak Bansal (AZURE)" w:date="2012-08-23T21:56:00Z"/>
              </w:rPr>
              <w:pPrChange w:id="9833" w:author="Thomas Dietz" w:date="2012-09-11T16:58:00Z">
                <w:pPr>
                  <w:pStyle w:val="XML1"/>
                </w:pPr>
              </w:pPrChange>
            </w:pPr>
            <w:ins w:id="9834" w:author="Thomas Dietz" w:date="2012-08-13T13:48:00Z">
              <w:del w:id="9835" w:author="Deepak Bansal (AZURE)" w:date="2012-08-23T21:56:00Z">
                <w:r w:rsidDel="00B15A0B">
                  <w:delText xml:space="preserve">      enum push-vlan;</w:delText>
                </w:r>
                <w:bookmarkStart w:id="9836" w:name="_Toc333523538"/>
                <w:bookmarkStart w:id="9837" w:name="_Toc335147625"/>
                <w:bookmarkEnd w:id="9836"/>
                <w:bookmarkEnd w:id="9837"/>
              </w:del>
            </w:ins>
          </w:p>
          <w:p w14:paraId="5FA8FFBD" w14:textId="4514489E" w:rsidR="00390570" w:rsidDel="00B15A0B" w:rsidRDefault="00390570">
            <w:pPr>
              <w:pStyle w:val="Heading2"/>
              <w:rPr>
                <w:ins w:id="9838" w:author="Thomas Dietz" w:date="2012-08-13T13:48:00Z"/>
                <w:del w:id="9839" w:author="Deepak Bansal (AZURE)" w:date="2012-08-23T21:56:00Z"/>
              </w:rPr>
              <w:pPrChange w:id="9840" w:author="Thomas Dietz" w:date="2012-09-11T16:58:00Z">
                <w:pPr>
                  <w:pStyle w:val="XML1"/>
                </w:pPr>
              </w:pPrChange>
            </w:pPr>
            <w:ins w:id="9841" w:author="Thomas Dietz" w:date="2012-08-13T13:48:00Z">
              <w:del w:id="9842" w:author="Deepak Bansal (AZURE)" w:date="2012-08-23T21:56:00Z">
                <w:r w:rsidDel="00B15A0B">
                  <w:delText xml:space="preserve">      enum pop-vlan;</w:delText>
                </w:r>
                <w:bookmarkStart w:id="9843" w:name="_Toc333523539"/>
                <w:bookmarkStart w:id="9844" w:name="_Toc335147626"/>
                <w:bookmarkEnd w:id="9843"/>
                <w:bookmarkEnd w:id="9844"/>
              </w:del>
            </w:ins>
          </w:p>
          <w:p w14:paraId="7167D484" w14:textId="51CFC4F4" w:rsidR="00390570" w:rsidDel="00B15A0B" w:rsidRDefault="00390570">
            <w:pPr>
              <w:pStyle w:val="Heading2"/>
              <w:rPr>
                <w:ins w:id="9845" w:author="Thomas Dietz" w:date="2012-08-13T13:48:00Z"/>
                <w:del w:id="9846" w:author="Deepak Bansal (AZURE)" w:date="2012-08-23T21:56:00Z"/>
              </w:rPr>
              <w:pPrChange w:id="9847" w:author="Thomas Dietz" w:date="2012-09-11T16:58:00Z">
                <w:pPr>
                  <w:pStyle w:val="XML1"/>
                </w:pPr>
              </w:pPrChange>
            </w:pPr>
            <w:ins w:id="9848" w:author="Thomas Dietz" w:date="2012-08-13T13:48:00Z">
              <w:del w:id="9849" w:author="Deepak Bansal (AZURE)" w:date="2012-08-23T21:56:00Z">
                <w:r w:rsidDel="00B15A0B">
                  <w:delText xml:space="preserve">      enum push-mpls;</w:delText>
                </w:r>
                <w:bookmarkStart w:id="9850" w:name="_Toc333523540"/>
                <w:bookmarkStart w:id="9851" w:name="_Toc335147627"/>
                <w:bookmarkEnd w:id="9850"/>
                <w:bookmarkEnd w:id="9851"/>
              </w:del>
            </w:ins>
          </w:p>
          <w:p w14:paraId="3750CA82" w14:textId="2C4AB5E0" w:rsidR="00390570" w:rsidDel="00B15A0B" w:rsidRDefault="00390570">
            <w:pPr>
              <w:pStyle w:val="Heading2"/>
              <w:rPr>
                <w:ins w:id="9852" w:author="Thomas Dietz" w:date="2012-08-13T13:48:00Z"/>
                <w:del w:id="9853" w:author="Deepak Bansal (AZURE)" w:date="2012-08-23T21:56:00Z"/>
              </w:rPr>
              <w:pPrChange w:id="9854" w:author="Thomas Dietz" w:date="2012-09-11T16:58:00Z">
                <w:pPr>
                  <w:pStyle w:val="XML1"/>
                </w:pPr>
              </w:pPrChange>
            </w:pPr>
            <w:ins w:id="9855" w:author="Thomas Dietz" w:date="2012-08-13T13:48:00Z">
              <w:del w:id="9856" w:author="Deepak Bansal (AZURE)" w:date="2012-08-23T21:56:00Z">
                <w:r w:rsidDel="00B15A0B">
                  <w:delText xml:space="preserve">      enum pop-mpls;</w:delText>
                </w:r>
                <w:bookmarkStart w:id="9857" w:name="_Toc333523541"/>
                <w:bookmarkStart w:id="9858" w:name="_Toc335147628"/>
                <w:bookmarkEnd w:id="9857"/>
                <w:bookmarkEnd w:id="9858"/>
              </w:del>
            </w:ins>
          </w:p>
          <w:p w14:paraId="3175AF20" w14:textId="576AD3AB" w:rsidR="00390570" w:rsidDel="00B15A0B" w:rsidRDefault="00390570">
            <w:pPr>
              <w:pStyle w:val="Heading2"/>
              <w:rPr>
                <w:ins w:id="9859" w:author="Thomas Dietz" w:date="2012-08-13T13:48:00Z"/>
                <w:del w:id="9860" w:author="Deepak Bansal (AZURE)" w:date="2012-08-23T21:56:00Z"/>
              </w:rPr>
              <w:pPrChange w:id="9861" w:author="Thomas Dietz" w:date="2012-09-11T16:58:00Z">
                <w:pPr>
                  <w:pStyle w:val="XML1"/>
                </w:pPr>
              </w:pPrChange>
            </w:pPr>
            <w:ins w:id="9862" w:author="Thomas Dietz" w:date="2012-08-13T13:48:00Z">
              <w:del w:id="9863" w:author="Deepak Bansal (AZURE)" w:date="2012-08-23T21:56:00Z">
                <w:r w:rsidDel="00B15A0B">
                  <w:delText xml:space="preserve">      enum set-queue;</w:delText>
                </w:r>
                <w:bookmarkStart w:id="9864" w:name="_Toc333523542"/>
                <w:bookmarkStart w:id="9865" w:name="_Toc335147629"/>
                <w:bookmarkEnd w:id="9864"/>
                <w:bookmarkEnd w:id="9865"/>
              </w:del>
            </w:ins>
          </w:p>
          <w:p w14:paraId="0ACC268F" w14:textId="1F82A41B" w:rsidR="00390570" w:rsidDel="00B15A0B" w:rsidRDefault="00390570">
            <w:pPr>
              <w:pStyle w:val="Heading2"/>
              <w:rPr>
                <w:ins w:id="9866" w:author="Thomas Dietz" w:date="2012-08-13T13:48:00Z"/>
                <w:del w:id="9867" w:author="Deepak Bansal (AZURE)" w:date="2012-08-23T21:56:00Z"/>
              </w:rPr>
              <w:pPrChange w:id="9868" w:author="Thomas Dietz" w:date="2012-09-11T16:58:00Z">
                <w:pPr>
                  <w:pStyle w:val="XML1"/>
                </w:pPr>
              </w:pPrChange>
            </w:pPr>
            <w:ins w:id="9869" w:author="Thomas Dietz" w:date="2012-08-13T13:48:00Z">
              <w:del w:id="9870" w:author="Deepak Bansal (AZURE)" w:date="2012-08-23T21:56:00Z">
                <w:r w:rsidDel="00B15A0B">
                  <w:delText xml:space="preserve">      enum group;</w:delText>
                </w:r>
                <w:bookmarkStart w:id="9871" w:name="_Toc333523543"/>
                <w:bookmarkStart w:id="9872" w:name="_Toc335147630"/>
                <w:bookmarkEnd w:id="9871"/>
                <w:bookmarkEnd w:id="9872"/>
              </w:del>
            </w:ins>
          </w:p>
          <w:p w14:paraId="54EFFDCF" w14:textId="7B0B13B8" w:rsidR="00390570" w:rsidDel="00B15A0B" w:rsidRDefault="00390570">
            <w:pPr>
              <w:pStyle w:val="Heading2"/>
              <w:rPr>
                <w:ins w:id="9873" w:author="Thomas Dietz" w:date="2012-08-13T13:48:00Z"/>
                <w:del w:id="9874" w:author="Deepak Bansal (AZURE)" w:date="2012-08-23T21:56:00Z"/>
              </w:rPr>
              <w:pPrChange w:id="9875" w:author="Thomas Dietz" w:date="2012-09-11T16:58:00Z">
                <w:pPr>
                  <w:pStyle w:val="XML1"/>
                </w:pPr>
              </w:pPrChange>
            </w:pPr>
            <w:ins w:id="9876" w:author="Thomas Dietz" w:date="2012-08-13T13:48:00Z">
              <w:del w:id="9877" w:author="Deepak Bansal (AZURE)" w:date="2012-08-23T21:56:00Z">
                <w:r w:rsidDel="00B15A0B">
                  <w:delText xml:space="preserve">      enum set-nw-ttl;</w:delText>
                </w:r>
                <w:bookmarkStart w:id="9878" w:name="_Toc333523544"/>
                <w:bookmarkStart w:id="9879" w:name="_Toc335147631"/>
                <w:bookmarkEnd w:id="9878"/>
                <w:bookmarkEnd w:id="9879"/>
              </w:del>
            </w:ins>
          </w:p>
          <w:p w14:paraId="15E8E171" w14:textId="3C47337F" w:rsidR="00390570" w:rsidDel="00B15A0B" w:rsidRDefault="00390570">
            <w:pPr>
              <w:pStyle w:val="Heading2"/>
              <w:rPr>
                <w:ins w:id="9880" w:author="Thomas Dietz" w:date="2012-08-13T13:48:00Z"/>
                <w:del w:id="9881" w:author="Deepak Bansal (AZURE)" w:date="2012-08-23T21:56:00Z"/>
              </w:rPr>
              <w:pPrChange w:id="9882" w:author="Thomas Dietz" w:date="2012-09-11T16:58:00Z">
                <w:pPr>
                  <w:pStyle w:val="XML1"/>
                </w:pPr>
              </w:pPrChange>
            </w:pPr>
            <w:ins w:id="9883" w:author="Thomas Dietz" w:date="2012-08-13T13:48:00Z">
              <w:del w:id="9884" w:author="Deepak Bansal (AZURE)" w:date="2012-08-23T21:56:00Z">
                <w:r w:rsidDel="00B15A0B">
                  <w:delText xml:space="preserve">      enum dec-nw-ttl;</w:delText>
                </w:r>
                <w:bookmarkStart w:id="9885" w:name="_Toc333523545"/>
                <w:bookmarkStart w:id="9886" w:name="_Toc335147632"/>
                <w:bookmarkEnd w:id="9885"/>
                <w:bookmarkEnd w:id="9886"/>
              </w:del>
            </w:ins>
          </w:p>
          <w:p w14:paraId="221D6D77" w14:textId="202BADFB" w:rsidR="00390570" w:rsidDel="00B15A0B" w:rsidRDefault="00390570">
            <w:pPr>
              <w:pStyle w:val="Heading2"/>
              <w:rPr>
                <w:ins w:id="9887" w:author="Thomas Dietz" w:date="2012-08-13T13:48:00Z"/>
                <w:del w:id="9888" w:author="Deepak Bansal (AZURE)" w:date="2012-08-23T21:56:00Z"/>
              </w:rPr>
              <w:pPrChange w:id="9889" w:author="Thomas Dietz" w:date="2012-09-11T16:58:00Z">
                <w:pPr>
                  <w:pStyle w:val="XML1"/>
                </w:pPr>
              </w:pPrChange>
            </w:pPr>
            <w:ins w:id="9890" w:author="Thomas Dietz" w:date="2012-08-13T13:48:00Z">
              <w:del w:id="9891" w:author="Deepak Bansal (AZURE)" w:date="2012-08-23T21:56:00Z">
                <w:r w:rsidDel="00B15A0B">
                  <w:delText xml:space="preserve">      enum set-field;</w:delText>
                </w:r>
                <w:bookmarkStart w:id="9892" w:name="_Toc333523546"/>
                <w:bookmarkStart w:id="9893" w:name="_Toc335147633"/>
                <w:bookmarkEnd w:id="9892"/>
                <w:bookmarkEnd w:id="9893"/>
              </w:del>
            </w:ins>
          </w:p>
          <w:p w14:paraId="5DFD37A9" w14:textId="0B142A41" w:rsidR="00390570" w:rsidDel="00B15A0B" w:rsidRDefault="00390570">
            <w:pPr>
              <w:pStyle w:val="Heading2"/>
              <w:rPr>
                <w:ins w:id="9894" w:author="Thomas Dietz" w:date="2012-08-13T13:48:00Z"/>
                <w:del w:id="9895" w:author="Deepak Bansal (AZURE)" w:date="2012-08-23T21:56:00Z"/>
              </w:rPr>
              <w:pPrChange w:id="9896" w:author="Thomas Dietz" w:date="2012-09-11T16:58:00Z">
                <w:pPr>
                  <w:pStyle w:val="XML1"/>
                </w:pPr>
              </w:pPrChange>
            </w:pPr>
            <w:ins w:id="9897" w:author="Thomas Dietz" w:date="2012-08-13T13:48:00Z">
              <w:del w:id="9898" w:author="Deepak Bansal (AZURE)" w:date="2012-08-23T21:56:00Z">
                <w:r w:rsidDel="00B15A0B">
                  <w:delText xml:space="preserve">    }</w:delText>
                </w:r>
                <w:bookmarkStart w:id="9899" w:name="_Toc333523547"/>
                <w:bookmarkStart w:id="9900" w:name="_Toc335147634"/>
                <w:bookmarkEnd w:id="9899"/>
                <w:bookmarkEnd w:id="9900"/>
              </w:del>
            </w:ins>
          </w:p>
          <w:p w14:paraId="564D2888" w14:textId="361025C8" w:rsidR="00390570" w:rsidDel="00B15A0B" w:rsidRDefault="00390570">
            <w:pPr>
              <w:pStyle w:val="Heading2"/>
              <w:rPr>
                <w:ins w:id="9901" w:author="Thomas Dietz" w:date="2012-08-13T13:48:00Z"/>
                <w:del w:id="9902" w:author="Deepak Bansal (AZURE)" w:date="2012-08-23T21:56:00Z"/>
              </w:rPr>
              <w:pPrChange w:id="9903" w:author="Thomas Dietz" w:date="2012-09-11T16:58:00Z">
                <w:pPr>
                  <w:pStyle w:val="XML1"/>
                </w:pPr>
              </w:pPrChange>
            </w:pPr>
            <w:ins w:id="9904" w:author="Thomas Dietz" w:date="2012-08-13T13:48:00Z">
              <w:del w:id="9905" w:author="Deepak Bansal (AZURE)" w:date="2012-08-23T21:56:00Z">
                <w:r w:rsidDel="00B15A0B">
                  <w:delText xml:space="preserve">    description "The types of actions defined in OpenFlow Switch</w:delText>
                </w:r>
                <w:bookmarkStart w:id="9906" w:name="_Toc333523548"/>
                <w:bookmarkStart w:id="9907" w:name="_Toc335147635"/>
                <w:bookmarkEnd w:id="9906"/>
                <w:bookmarkEnd w:id="9907"/>
              </w:del>
            </w:ins>
          </w:p>
          <w:p w14:paraId="6918D6F3" w14:textId="4E22ED72" w:rsidR="00390570" w:rsidDel="00B15A0B" w:rsidRDefault="00390570">
            <w:pPr>
              <w:pStyle w:val="Heading2"/>
              <w:rPr>
                <w:ins w:id="9908" w:author="Thomas Dietz" w:date="2012-08-13T13:48:00Z"/>
                <w:del w:id="9909" w:author="Deepak Bansal (AZURE)" w:date="2012-08-23T21:56:00Z"/>
              </w:rPr>
              <w:pPrChange w:id="9910" w:author="Thomas Dietz" w:date="2012-09-11T16:58:00Z">
                <w:pPr>
                  <w:pStyle w:val="XML1"/>
                </w:pPr>
              </w:pPrChange>
            </w:pPr>
            <w:ins w:id="9911" w:author="Thomas Dietz" w:date="2012-08-13T13:48:00Z">
              <w:del w:id="9912" w:author="Deepak Bansal (AZURE)" w:date="2012-08-23T21:56:00Z">
                <w:r w:rsidDel="00B15A0B">
                  <w:delText xml:space="preserve">      Specification versions 1.2, 1.3, and 1.3.1";</w:delText>
                </w:r>
                <w:bookmarkStart w:id="9913" w:name="_Toc333523549"/>
                <w:bookmarkStart w:id="9914" w:name="_Toc335147636"/>
                <w:bookmarkEnd w:id="9913"/>
                <w:bookmarkEnd w:id="9914"/>
              </w:del>
            </w:ins>
          </w:p>
          <w:p w14:paraId="78FB178B" w14:textId="5CF4EA5A" w:rsidR="00390570" w:rsidDel="00B15A0B" w:rsidRDefault="00390570">
            <w:pPr>
              <w:pStyle w:val="Heading2"/>
              <w:rPr>
                <w:ins w:id="9915" w:author="Thomas Dietz" w:date="2012-08-13T13:48:00Z"/>
                <w:del w:id="9916" w:author="Deepak Bansal (AZURE)" w:date="2012-08-23T21:56:00Z"/>
              </w:rPr>
              <w:pPrChange w:id="9917" w:author="Thomas Dietz" w:date="2012-09-11T16:58:00Z">
                <w:pPr>
                  <w:pStyle w:val="XML1"/>
                </w:pPr>
              </w:pPrChange>
            </w:pPr>
            <w:ins w:id="9918" w:author="Thomas Dietz" w:date="2012-08-13T13:48:00Z">
              <w:del w:id="9919" w:author="Deepak Bansal (AZURE)" w:date="2012-08-23T21:56:00Z">
                <w:r w:rsidDel="00B15A0B">
                  <w:delText xml:space="preserve">  }</w:delText>
                </w:r>
                <w:bookmarkStart w:id="9920" w:name="_Toc333523550"/>
                <w:bookmarkStart w:id="9921" w:name="_Toc335147637"/>
                <w:bookmarkEnd w:id="9920"/>
                <w:bookmarkEnd w:id="9921"/>
              </w:del>
            </w:ins>
          </w:p>
          <w:p w14:paraId="53C32595" w14:textId="3ACF61FA" w:rsidR="00390570" w:rsidDel="00B15A0B" w:rsidRDefault="00390570">
            <w:pPr>
              <w:pStyle w:val="Heading2"/>
              <w:rPr>
                <w:ins w:id="9922" w:author="Thomas Dietz" w:date="2012-08-13T13:48:00Z"/>
                <w:del w:id="9923" w:author="Deepak Bansal (AZURE)" w:date="2012-08-23T21:56:00Z"/>
              </w:rPr>
              <w:pPrChange w:id="9924" w:author="Thomas Dietz" w:date="2012-09-11T16:58:00Z">
                <w:pPr>
                  <w:pStyle w:val="XML1"/>
                </w:pPr>
              </w:pPrChange>
            </w:pPr>
            <w:bookmarkStart w:id="9925" w:name="_Toc333523551"/>
            <w:bookmarkStart w:id="9926" w:name="_Toc335147638"/>
            <w:bookmarkEnd w:id="9925"/>
            <w:bookmarkEnd w:id="9926"/>
          </w:p>
          <w:p w14:paraId="0085A92A" w14:textId="18DD53AB" w:rsidR="00390570" w:rsidDel="00B15A0B" w:rsidRDefault="00390570">
            <w:pPr>
              <w:pStyle w:val="Heading2"/>
              <w:rPr>
                <w:ins w:id="9927" w:author="Thomas Dietz" w:date="2012-08-13T13:48:00Z"/>
                <w:del w:id="9928" w:author="Deepak Bansal (AZURE)" w:date="2012-08-23T21:56:00Z"/>
              </w:rPr>
              <w:pPrChange w:id="9929" w:author="Thomas Dietz" w:date="2012-09-11T16:58:00Z">
                <w:pPr>
                  <w:pStyle w:val="XML1"/>
                </w:pPr>
              </w:pPrChange>
            </w:pPr>
            <w:ins w:id="9930" w:author="Thomas Dietz" w:date="2012-08-13T13:48:00Z">
              <w:del w:id="9931" w:author="Deepak Bansal (AZURE)" w:date="2012-08-23T21:56:00Z">
                <w:r w:rsidDel="00B15A0B">
                  <w:delText xml:space="preserve">  typedef OFInstructionType {</w:delText>
                </w:r>
                <w:bookmarkStart w:id="9932" w:name="_Toc333523552"/>
                <w:bookmarkStart w:id="9933" w:name="_Toc335147639"/>
                <w:bookmarkEnd w:id="9932"/>
                <w:bookmarkEnd w:id="9933"/>
              </w:del>
            </w:ins>
          </w:p>
          <w:p w14:paraId="22B7502E" w14:textId="0104B60B" w:rsidR="00390570" w:rsidDel="00B15A0B" w:rsidRDefault="00390570">
            <w:pPr>
              <w:pStyle w:val="Heading2"/>
              <w:rPr>
                <w:ins w:id="9934" w:author="Thomas Dietz" w:date="2012-08-13T13:48:00Z"/>
                <w:del w:id="9935" w:author="Deepak Bansal (AZURE)" w:date="2012-08-23T21:56:00Z"/>
              </w:rPr>
              <w:pPrChange w:id="9936" w:author="Thomas Dietz" w:date="2012-09-11T16:58:00Z">
                <w:pPr>
                  <w:pStyle w:val="XML1"/>
                </w:pPr>
              </w:pPrChange>
            </w:pPr>
            <w:ins w:id="9937" w:author="Thomas Dietz" w:date="2012-08-13T13:48:00Z">
              <w:del w:id="9938" w:author="Deepak Bansal (AZURE)" w:date="2012-08-23T21:56:00Z">
                <w:r w:rsidDel="00B15A0B">
                  <w:delText xml:space="preserve">    type enumeration {</w:delText>
                </w:r>
                <w:bookmarkStart w:id="9939" w:name="_Toc333523553"/>
                <w:bookmarkStart w:id="9940" w:name="_Toc335147640"/>
                <w:bookmarkEnd w:id="9939"/>
                <w:bookmarkEnd w:id="9940"/>
              </w:del>
            </w:ins>
          </w:p>
          <w:p w14:paraId="6D8BB6B9" w14:textId="216870F6" w:rsidR="00390570" w:rsidDel="00B15A0B" w:rsidRDefault="00390570">
            <w:pPr>
              <w:pStyle w:val="Heading2"/>
              <w:rPr>
                <w:ins w:id="9941" w:author="Thomas Dietz" w:date="2012-08-13T13:48:00Z"/>
                <w:del w:id="9942" w:author="Deepak Bansal (AZURE)" w:date="2012-08-23T21:56:00Z"/>
              </w:rPr>
              <w:pPrChange w:id="9943" w:author="Thomas Dietz" w:date="2012-09-11T16:58:00Z">
                <w:pPr>
                  <w:pStyle w:val="XML1"/>
                </w:pPr>
              </w:pPrChange>
            </w:pPr>
            <w:ins w:id="9944" w:author="Thomas Dietz" w:date="2012-08-13T13:48:00Z">
              <w:del w:id="9945" w:author="Deepak Bansal (AZURE)" w:date="2012-08-23T21:56:00Z">
                <w:r w:rsidDel="00B15A0B">
                  <w:delText xml:space="preserve">      enum apply-actions;</w:delText>
                </w:r>
                <w:bookmarkStart w:id="9946" w:name="_Toc333523554"/>
                <w:bookmarkStart w:id="9947" w:name="_Toc335147641"/>
                <w:bookmarkEnd w:id="9946"/>
                <w:bookmarkEnd w:id="9947"/>
              </w:del>
            </w:ins>
          </w:p>
          <w:p w14:paraId="23EDBD86" w14:textId="0398E119" w:rsidR="00390570" w:rsidDel="00B15A0B" w:rsidRDefault="00390570">
            <w:pPr>
              <w:pStyle w:val="Heading2"/>
              <w:rPr>
                <w:ins w:id="9948" w:author="Thomas Dietz" w:date="2012-08-13T13:48:00Z"/>
                <w:del w:id="9949" w:author="Deepak Bansal (AZURE)" w:date="2012-08-23T21:56:00Z"/>
              </w:rPr>
              <w:pPrChange w:id="9950" w:author="Thomas Dietz" w:date="2012-09-11T16:58:00Z">
                <w:pPr>
                  <w:pStyle w:val="XML1"/>
                </w:pPr>
              </w:pPrChange>
            </w:pPr>
            <w:ins w:id="9951" w:author="Thomas Dietz" w:date="2012-08-13T13:48:00Z">
              <w:del w:id="9952" w:author="Deepak Bansal (AZURE)" w:date="2012-08-23T21:56:00Z">
                <w:r w:rsidDel="00B15A0B">
                  <w:delText xml:space="preserve">      enum clear-actions;</w:delText>
                </w:r>
                <w:bookmarkStart w:id="9953" w:name="_Toc333523555"/>
                <w:bookmarkStart w:id="9954" w:name="_Toc335147642"/>
                <w:bookmarkEnd w:id="9953"/>
                <w:bookmarkEnd w:id="9954"/>
              </w:del>
            </w:ins>
          </w:p>
          <w:p w14:paraId="728C8588" w14:textId="7374D85D" w:rsidR="00390570" w:rsidDel="00B15A0B" w:rsidRDefault="00390570">
            <w:pPr>
              <w:pStyle w:val="Heading2"/>
              <w:rPr>
                <w:ins w:id="9955" w:author="Thomas Dietz" w:date="2012-08-13T13:48:00Z"/>
                <w:del w:id="9956" w:author="Deepak Bansal (AZURE)" w:date="2012-08-23T21:56:00Z"/>
              </w:rPr>
              <w:pPrChange w:id="9957" w:author="Thomas Dietz" w:date="2012-09-11T16:58:00Z">
                <w:pPr>
                  <w:pStyle w:val="XML1"/>
                </w:pPr>
              </w:pPrChange>
            </w:pPr>
            <w:ins w:id="9958" w:author="Thomas Dietz" w:date="2012-08-13T13:48:00Z">
              <w:del w:id="9959" w:author="Deepak Bansal (AZURE)" w:date="2012-08-23T21:56:00Z">
                <w:r w:rsidDel="00B15A0B">
                  <w:delText xml:space="preserve">      enum write-actions;</w:delText>
                </w:r>
                <w:bookmarkStart w:id="9960" w:name="_Toc333523556"/>
                <w:bookmarkStart w:id="9961" w:name="_Toc335147643"/>
                <w:bookmarkEnd w:id="9960"/>
                <w:bookmarkEnd w:id="9961"/>
              </w:del>
            </w:ins>
          </w:p>
          <w:p w14:paraId="13EBBA08" w14:textId="06B67A8F" w:rsidR="00390570" w:rsidDel="00B15A0B" w:rsidRDefault="00390570">
            <w:pPr>
              <w:pStyle w:val="Heading2"/>
              <w:rPr>
                <w:ins w:id="9962" w:author="Thomas Dietz" w:date="2012-08-13T13:48:00Z"/>
                <w:del w:id="9963" w:author="Deepak Bansal (AZURE)" w:date="2012-08-23T21:56:00Z"/>
              </w:rPr>
              <w:pPrChange w:id="9964" w:author="Thomas Dietz" w:date="2012-09-11T16:58:00Z">
                <w:pPr>
                  <w:pStyle w:val="XML1"/>
                </w:pPr>
              </w:pPrChange>
            </w:pPr>
            <w:ins w:id="9965" w:author="Thomas Dietz" w:date="2012-08-13T13:48:00Z">
              <w:del w:id="9966" w:author="Deepak Bansal (AZURE)" w:date="2012-08-23T21:56:00Z">
                <w:r w:rsidDel="00B15A0B">
                  <w:delText xml:space="preserve">      enum write-metadata;</w:delText>
                </w:r>
                <w:bookmarkStart w:id="9967" w:name="_Toc333523557"/>
                <w:bookmarkStart w:id="9968" w:name="_Toc335147644"/>
                <w:bookmarkEnd w:id="9967"/>
                <w:bookmarkEnd w:id="9968"/>
              </w:del>
            </w:ins>
          </w:p>
          <w:p w14:paraId="554C6F8A" w14:textId="0ABE0E67" w:rsidR="00390570" w:rsidDel="00B15A0B" w:rsidRDefault="00390570">
            <w:pPr>
              <w:pStyle w:val="Heading2"/>
              <w:rPr>
                <w:ins w:id="9969" w:author="Thomas Dietz" w:date="2012-08-13T13:48:00Z"/>
                <w:del w:id="9970" w:author="Deepak Bansal (AZURE)" w:date="2012-08-23T21:56:00Z"/>
              </w:rPr>
              <w:pPrChange w:id="9971" w:author="Thomas Dietz" w:date="2012-09-11T16:58:00Z">
                <w:pPr>
                  <w:pStyle w:val="XML1"/>
                </w:pPr>
              </w:pPrChange>
            </w:pPr>
            <w:ins w:id="9972" w:author="Thomas Dietz" w:date="2012-08-13T13:48:00Z">
              <w:del w:id="9973" w:author="Deepak Bansal (AZURE)" w:date="2012-08-23T21:56:00Z">
                <w:r w:rsidDel="00B15A0B">
                  <w:delText xml:space="preserve">      enum goto-table;</w:delText>
                </w:r>
                <w:bookmarkStart w:id="9974" w:name="_Toc333523558"/>
                <w:bookmarkStart w:id="9975" w:name="_Toc335147645"/>
                <w:bookmarkEnd w:id="9974"/>
                <w:bookmarkEnd w:id="9975"/>
              </w:del>
            </w:ins>
          </w:p>
          <w:p w14:paraId="705FE888" w14:textId="538F5487" w:rsidR="00390570" w:rsidDel="00B15A0B" w:rsidRDefault="00390570">
            <w:pPr>
              <w:pStyle w:val="Heading2"/>
              <w:rPr>
                <w:ins w:id="9976" w:author="Thomas Dietz" w:date="2012-08-13T13:48:00Z"/>
                <w:del w:id="9977" w:author="Deepak Bansal (AZURE)" w:date="2012-08-23T21:56:00Z"/>
              </w:rPr>
              <w:pPrChange w:id="9978" w:author="Thomas Dietz" w:date="2012-09-11T16:58:00Z">
                <w:pPr>
                  <w:pStyle w:val="XML1"/>
                </w:pPr>
              </w:pPrChange>
            </w:pPr>
            <w:ins w:id="9979" w:author="Thomas Dietz" w:date="2012-08-13T13:48:00Z">
              <w:del w:id="9980" w:author="Deepak Bansal (AZURE)" w:date="2012-08-23T21:56:00Z">
                <w:r w:rsidDel="00B15A0B">
                  <w:delText xml:space="preserve">    }</w:delText>
                </w:r>
                <w:bookmarkStart w:id="9981" w:name="_Toc333523559"/>
                <w:bookmarkStart w:id="9982" w:name="_Toc335147646"/>
                <w:bookmarkEnd w:id="9981"/>
                <w:bookmarkEnd w:id="9982"/>
              </w:del>
            </w:ins>
          </w:p>
          <w:p w14:paraId="2A689CB9" w14:textId="76229A01" w:rsidR="00390570" w:rsidDel="00B15A0B" w:rsidRDefault="00390570">
            <w:pPr>
              <w:pStyle w:val="Heading2"/>
              <w:rPr>
                <w:ins w:id="9983" w:author="Thomas Dietz" w:date="2012-08-13T13:48:00Z"/>
                <w:del w:id="9984" w:author="Deepak Bansal (AZURE)" w:date="2012-08-23T21:56:00Z"/>
              </w:rPr>
              <w:pPrChange w:id="9985" w:author="Thomas Dietz" w:date="2012-09-11T16:58:00Z">
                <w:pPr>
                  <w:pStyle w:val="XML1"/>
                </w:pPr>
              </w:pPrChange>
            </w:pPr>
            <w:ins w:id="9986" w:author="Thomas Dietz" w:date="2012-08-13T13:48:00Z">
              <w:del w:id="9987" w:author="Deepak Bansal (AZURE)" w:date="2012-08-23T21:56:00Z">
                <w:r w:rsidDel="00B15A0B">
                  <w:delText xml:space="preserve">    description "The types of instructions defined in OpenFlow</w:delText>
                </w:r>
                <w:bookmarkStart w:id="9988" w:name="_Toc333523560"/>
                <w:bookmarkStart w:id="9989" w:name="_Toc335147647"/>
                <w:bookmarkEnd w:id="9988"/>
                <w:bookmarkEnd w:id="9989"/>
              </w:del>
            </w:ins>
          </w:p>
          <w:p w14:paraId="0A512DAB" w14:textId="16309B6D" w:rsidR="00390570" w:rsidDel="00B15A0B" w:rsidRDefault="00390570">
            <w:pPr>
              <w:pStyle w:val="Heading2"/>
              <w:rPr>
                <w:ins w:id="9990" w:author="Thomas Dietz" w:date="2012-08-13T13:48:00Z"/>
                <w:del w:id="9991" w:author="Deepak Bansal (AZURE)" w:date="2012-08-23T21:56:00Z"/>
              </w:rPr>
              <w:pPrChange w:id="9992" w:author="Thomas Dietz" w:date="2012-09-11T16:58:00Z">
                <w:pPr>
                  <w:pStyle w:val="XML1"/>
                </w:pPr>
              </w:pPrChange>
            </w:pPr>
            <w:ins w:id="9993" w:author="Thomas Dietz" w:date="2012-08-13T13:48:00Z">
              <w:del w:id="9994" w:author="Deepak Bansal (AZURE)" w:date="2012-08-23T21:56:00Z">
                <w:r w:rsidDel="00B15A0B">
                  <w:delText xml:space="preserve">      Switch Specification versions 1.2, 1.3, and 1.3.1.";</w:delText>
                </w:r>
                <w:bookmarkStart w:id="9995" w:name="_Toc333523561"/>
                <w:bookmarkStart w:id="9996" w:name="_Toc335147648"/>
                <w:bookmarkEnd w:id="9995"/>
                <w:bookmarkEnd w:id="9996"/>
              </w:del>
            </w:ins>
          </w:p>
          <w:p w14:paraId="67519F08" w14:textId="3ADA9C6C" w:rsidR="00390570" w:rsidDel="00B15A0B" w:rsidRDefault="00390570">
            <w:pPr>
              <w:pStyle w:val="Heading2"/>
              <w:rPr>
                <w:ins w:id="9997" w:author="Thomas Dietz" w:date="2012-08-13T13:48:00Z"/>
                <w:del w:id="9998" w:author="Deepak Bansal (AZURE)" w:date="2012-08-23T21:56:00Z"/>
              </w:rPr>
              <w:pPrChange w:id="9999" w:author="Thomas Dietz" w:date="2012-09-11T16:58:00Z">
                <w:pPr>
                  <w:pStyle w:val="XML1"/>
                </w:pPr>
              </w:pPrChange>
            </w:pPr>
            <w:ins w:id="10000" w:author="Thomas Dietz" w:date="2012-08-13T13:48:00Z">
              <w:del w:id="10001" w:author="Deepak Bansal (AZURE)" w:date="2012-08-23T21:56:00Z">
                <w:r w:rsidDel="00B15A0B">
                  <w:delText xml:space="preserve">  }</w:delText>
                </w:r>
                <w:bookmarkStart w:id="10002" w:name="_Toc333523562"/>
                <w:bookmarkStart w:id="10003" w:name="_Toc335147649"/>
                <w:bookmarkEnd w:id="10002"/>
                <w:bookmarkEnd w:id="10003"/>
              </w:del>
            </w:ins>
          </w:p>
          <w:p w14:paraId="414EF2A9" w14:textId="6FAFC089" w:rsidR="00390570" w:rsidDel="00B15A0B" w:rsidRDefault="00390570">
            <w:pPr>
              <w:pStyle w:val="Heading2"/>
              <w:rPr>
                <w:ins w:id="10004" w:author="Thomas Dietz" w:date="2012-08-13T13:48:00Z"/>
                <w:del w:id="10005" w:author="Deepak Bansal (AZURE)" w:date="2012-08-23T21:56:00Z"/>
              </w:rPr>
              <w:pPrChange w:id="10006" w:author="Thomas Dietz" w:date="2012-09-11T16:58:00Z">
                <w:pPr>
                  <w:pStyle w:val="XML1"/>
                </w:pPr>
              </w:pPrChange>
            </w:pPr>
            <w:bookmarkStart w:id="10007" w:name="_Toc333523563"/>
            <w:bookmarkStart w:id="10008" w:name="_Toc335147650"/>
            <w:bookmarkEnd w:id="10007"/>
            <w:bookmarkEnd w:id="10008"/>
          </w:p>
          <w:p w14:paraId="0CC027CC" w14:textId="1FBB0924" w:rsidR="00390570" w:rsidDel="00B15A0B" w:rsidRDefault="00390570">
            <w:pPr>
              <w:pStyle w:val="Heading2"/>
              <w:rPr>
                <w:ins w:id="10009" w:author="Thomas Dietz" w:date="2012-08-13T13:48:00Z"/>
                <w:del w:id="10010" w:author="Deepak Bansal (AZURE)" w:date="2012-08-23T21:56:00Z"/>
              </w:rPr>
              <w:pPrChange w:id="10011" w:author="Thomas Dietz" w:date="2012-09-11T16:58:00Z">
                <w:pPr>
                  <w:pStyle w:val="XML1"/>
                </w:pPr>
              </w:pPrChange>
            </w:pPr>
            <w:ins w:id="10012" w:author="Thomas Dietz" w:date="2012-08-13T13:48:00Z">
              <w:del w:id="10013" w:author="Deepak Bansal (AZURE)" w:date="2012-08-23T21:56:00Z">
                <w:r w:rsidDel="00B15A0B">
                  <w:delText xml:space="preserve">  typedef OFMatchFieldType {</w:delText>
                </w:r>
                <w:bookmarkStart w:id="10014" w:name="_Toc333523564"/>
                <w:bookmarkStart w:id="10015" w:name="_Toc335147651"/>
                <w:bookmarkEnd w:id="10014"/>
                <w:bookmarkEnd w:id="10015"/>
              </w:del>
            </w:ins>
          </w:p>
          <w:p w14:paraId="42C36DE3" w14:textId="58E8E98E" w:rsidR="00390570" w:rsidDel="00B15A0B" w:rsidRDefault="00390570">
            <w:pPr>
              <w:pStyle w:val="Heading2"/>
              <w:rPr>
                <w:ins w:id="10016" w:author="Thomas Dietz" w:date="2012-08-13T13:48:00Z"/>
                <w:del w:id="10017" w:author="Deepak Bansal (AZURE)" w:date="2012-08-23T21:56:00Z"/>
              </w:rPr>
              <w:pPrChange w:id="10018" w:author="Thomas Dietz" w:date="2012-09-11T16:58:00Z">
                <w:pPr>
                  <w:pStyle w:val="XML1"/>
                </w:pPr>
              </w:pPrChange>
            </w:pPr>
            <w:ins w:id="10019" w:author="Thomas Dietz" w:date="2012-08-13T13:48:00Z">
              <w:del w:id="10020" w:author="Deepak Bansal (AZURE)" w:date="2012-08-23T21:56:00Z">
                <w:r w:rsidDel="00B15A0B">
                  <w:delText xml:space="preserve">    type enumeration {</w:delText>
                </w:r>
                <w:bookmarkStart w:id="10021" w:name="_Toc333523565"/>
                <w:bookmarkStart w:id="10022" w:name="_Toc335147652"/>
                <w:bookmarkEnd w:id="10021"/>
                <w:bookmarkEnd w:id="10022"/>
              </w:del>
            </w:ins>
          </w:p>
          <w:p w14:paraId="5E5B80D1" w14:textId="2401D61B" w:rsidR="00390570" w:rsidDel="00B15A0B" w:rsidRDefault="00390570">
            <w:pPr>
              <w:pStyle w:val="Heading2"/>
              <w:rPr>
                <w:ins w:id="10023" w:author="Thomas Dietz" w:date="2012-08-13T13:48:00Z"/>
                <w:del w:id="10024" w:author="Deepak Bansal (AZURE)" w:date="2012-08-23T21:56:00Z"/>
              </w:rPr>
              <w:pPrChange w:id="10025" w:author="Thomas Dietz" w:date="2012-09-11T16:58:00Z">
                <w:pPr>
                  <w:pStyle w:val="XML1"/>
                </w:pPr>
              </w:pPrChange>
            </w:pPr>
            <w:ins w:id="10026" w:author="Thomas Dietz" w:date="2012-08-13T13:48:00Z">
              <w:del w:id="10027" w:author="Deepak Bansal (AZURE)" w:date="2012-08-23T21:56:00Z">
                <w:r w:rsidDel="00B15A0B">
                  <w:delText xml:space="preserve">      enum input-port;</w:delText>
                </w:r>
                <w:bookmarkStart w:id="10028" w:name="_Toc333523566"/>
                <w:bookmarkStart w:id="10029" w:name="_Toc335147653"/>
                <w:bookmarkEnd w:id="10028"/>
                <w:bookmarkEnd w:id="10029"/>
              </w:del>
            </w:ins>
          </w:p>
          <w:p w14:paraId="7769CC95" w14:textId="378BA478" w:rsidR="00390570" w:rsidDel="00B15A0B" w:rsidRDefault="00390570">
            <w:pPr>
              <w:pStyle w:val="Heading2"/>
              <w:rPr>
                <w:ins w:id="10030" w:author="Thomas Dietz" w:date="2012-08-13T13:48:00Z"/>
                <w:del w:id="10031" w:author="Deepak Bansal (AZURE)" w:date="2012-08-23T21:56:00Z"/>
              </w:rPr>
              <w:pPrChange w:id="10032" w:author="Thomas Dietz" w:date="2012-09-11T16:58:00Z">
                <w:pPr>
                  <w:pStyle w:val="XML1"/>
                </w:pPr>
              </w:pPrChange>
            </w:pPr>
            <w:ins w:id="10033" w:author="Thomas Dietz" w:date="2012-08-13T13:48:00Z">
              <w:del w:id="10034" w:author="Deepak Bansal (AZURE)" w:date="2012-08-23T21:56:00Z">
                <w:r w:rsidDel="00B15A0B">
                  <w:delText xml:space="preserve">      enum physical-input-port;</w:delText>
                </w:r>
                <w:bookmarkStart w:id="10035" w:name="_Toc333523567"/>
                <w:bookmarkStart w:id="10036" w:name="_Toc335147654"/>
                <w:bookmarkEnd w:id="10035"/>
                <w:bookmarkEnd w:id="10036"/>
              </w:del>
            </w:ins>
          </w:p>
          <w:p w14:paraId="30DA573B" w14:textId="16370093" w:rsidR="00390570" w:rsidDel="00B15A0B" w:rsidRDefault="00390570">
            <w:pPr>
              <w:pStyle w:val="Heading2"/>
              <w:rPr>
                <w:ins w:id="10037" w:author="Thomas Dietz" w:date="2012-08-13T13:48:00Z"/>
                <w:del w:id="10038" w:author="Deepak Bansal (AZURE)" w:date="2012-08-23T21:56:00Z"/>
              </w:rPr>
              <w:pPrChange w:id="10039" w:author="Thomas Dietz" w:date="2012-09-11T16:58:00Z">
                <w:pPr>
                  <w:pStyle w:val="XML1"/>
                </w:pPr>
              </w:pPrChange>
            </w:pPr>
            <w:ins w:id="10040" w:author="Thomas Dietz" w:date="2012-08-13T13:48:00Z">
              <w:del w:id="10041" w:author="Deepak Bansal (AZURE)" w:date="2012-08-23T21:56:00Z">
                <w:r w:rsidDel="00B15A0B">
                  <w:delText xml:space="preserve">      enum metadata;</w:delText>
                </w:r>
                <w:bookmarkStart w:id="10042" w:name="_Toc333523568"/>
                <w:bookmarkStart w:id="10043" w:name="_Toc335147655"/>
                <w:bookmarkEnd w:id="10042"/>
                <w:bookmarkEnd w:id="10043"/>
              </w:del>
            </w:ins>
          </w:p>
          <w:p w14:paraId="435149E0" w14:textId="29C83BBA" w:rsidR="00390570" w:rsidDel="00B15A0B" w:rsidRDefault="00390570">
            <w:pPr>
              <w:pStyle w:val="Heading2"/>
              <w:rPr>
                <w:ins w:id="10044" w:author="Thomas Dietz" w:date="2012-08-13T13:48:00Z"/>
                <w:del w:id="10045" w:author="Deepak Bansal (AZURE)" w:date="2012-08-23T21:56:00Z"/>
              </w:rPr>
              <w:pPrChange w:id="10046" w:author="Thomas Dietz" w:date="2012-09-11T16:58:00Z">
                <w:pPr>
                  <w:pStyle w:val="XML1"/>
                </w:pPr>
              </w:pPrChange>
            </w:pPr>
            <w:ins w:id="10047" w:author="Thomas Dietz" w:date="2012-08-13T13:48:00Z">
              <w:del w:id="10048" w:author="Deepak Bansal (AZURE)" w:date="2012-08-23T21:56:00Z">
                <w:r w:rsidDel="00B15A0B">
                  <w:delText xml:space="preserve">      enum ethernet-dest;</w:delText>
                </w:r>
                <w:bookmarkStart w:id="10049" w:name="_Toc333523569"/>
                <w:bookmarkStart w:id="10050" w:name="_Toc335147656"/>
                <w:bookmarkEnd w:id="10049"/>
                <w:bookmarkEnd w:id="10050"/>
              </w:del>
            </w:ins>
          </w:p>
          <w:p w14:paraId="208BEF3E" w14:textId="282F17D5" w:rsidR="00390570" w:rsidDel="00B15A0B" w:rsidRDefault="00390570">
            <w:pPr>
              <w:pStyle w:val="Heading2"/>
              <w:rPr>
                <w:ins w:id="10051" w:author="Thomas Dietz" w:date="2012-08-13T13:48:00Z"/>
                <w:del w:id="10052" w:author="Deepak Bansal (AZURE)" w:date="2012-08-23T21:56:00Z"/>
              </w:rPr>
              <w:pPrChange w:id="10053" w:author="Thomas Dietz" w:date="2012-09-11T16:58:00Z">
                <w:pPr>
                  <w:pStyle w:val="XML1"/>
                </w:pPr>
              </w:pPrChange>
            </w:pPr>
            <w:ins w:id="10054" w:author="Thomas Dietz" w:date="2012-08-13T13:48:00Z">
              <w:del w:id="10055" w:author="Deepak Bansal (AZURE)" w:date="2012-08-23T21:56:00Z">
                <w:r w:rsidDel="00B15A0B">
                  <w:delText xml:space="preserve">      enum ethernet-src;</w:delText>
                </w:r>
                <w:bookmarkStart w:id="10056" w:name="_Toc333523570"/>
                <w:bookmarkStart w:id="10057" w:name="_Toc335147657"/>
                <w:bookmarkEnd w:id="10056"/>
                <w:bookmarkEnd w:id="10057"/>
              </w:del>
            </w:ins>
          </w:p>
          <w:p w14:paraId="3365E156" w14:textId="152CB3D4" w:rsidR="00390570" w:rsidDel="00B15A0B" w:rsidRDefault="00390570">
            <w:pPr>
              <w:pStyle w:val="Heading2"/>
              <w:rPr>
                <w:ins w:id="10058" w:author="Thomas Dietz" w:date="2012-08-13T13:48:00Z"/>
                <w:del w:id="10059" w:author="Deepak Bansal (AZURE)" w:date="2012-08-23T21:56:00Z"/>
              </w:rPr>
              <w:pPrChange w:id="10060" w:author="Thomas Dietz" w:date="2012-09-11T16:58:00Z">
                <w:pPr>
                  <w:pStyle w:val="XML1"/>
                </w:pPr>
              </w:pPrChange>
            </w:pPr>
            <w:ins w:id="10061" w:author="Thomas Dietz" w:date="2012-08-13T13:48:00Z">
              <w:del w:id="10062" w:author="Deepak Bansal (AZURE)" w:date="2012-08-23T21:56:00Z">
                <w:r w:rsidDel="00B15A0B">
                  <w:delText xml:space="preserve">      enum ethernet-frame-type;</w:delText>
                </w:r>
                <w:bookmarkStart w:id="10063" w:name="_Toc333523571"/>
                <w:bookmarkStart w:id="10064" w:name="_Toc335147658"/>
                <w:bookmarkEnd w:id="10063"/>
                <w:bookmarkEnd w:id="10064"/>
              </w:del>
            </w:ins>
          </w:p>
          <w:p w14:paraId="6682627A" w14:textId="423E3C09" w:rsidR="00390570" w:rsidDel="00B15A0B" w:rsidRDefault="00390570">
            <w:pPr>
              <w:pStyle w:val="Heading2"/>
              <w:rPr>
                <w:ins w:id="10065" w:author="Thomas Dietz" w:date="2012-08-13T13:48:00Z"/>
                <w:del w:id="10066" w:author="Deepak Bansal (AZURE)" w:date="2012-08-23T21:56:00Z"/>
              </w:rPr>
              <w:pPrChange w:id="10067" w:author="Thomas Dietz" w:date="2012-09-11T16:58:00Z">
                <w:pPr>
                  <w:pStyle w:val="XML1"/>
                </w:pPr>
              </w:pPrChange>
            </w:pPr>
            <w:ins w:id="10068" w:author="Thomas Dietz" w:date="2012-08-13T13:48:00Z">
              <w:del w:id="10069" w:author="Deepak Bansal (AZURE)" w:date="2012-08-23T21:56:00Z">
                <w:r w:rsidDel="00B15A0B">
                  <w:delText xml:space="preserve">      enum vlan-id;</w:delText>
                </w:r>
                <w:bookmarkStart w:id="10070" w:name="_Toc333523572"/>
                <w:bookmarkStart w:id="10071" w:name="_Toc335147659"/>
                <w:bookmarkEnd w:id="10070"/>
                <w:bookmarkEnd w:id="10071"/>
              </w:del>
            </w:ins>
          </w:p>
          <w:p w14:paraId="3308D20A" w14:textId="4308F173" w:rsidR="00390570" w:rsidDel="00B15A0B" w:rsidRDefault="00390570">
            <w:pPr>
              <w:pStyle w:val="Heading2"/>
              <w:rPr>
                <w:ins w:id="10072" w:author="Thomas Dietz" w:date="2012-08-13T13:48:00Z"/>
                <w:del w:id="10073" w:author="Deepak Bansal (AZURE)" w:date="2012-08-23T21:56:00Z"/>
              </w:rPr>
              <w:pPrChange w:id="10074" w:author="Thomas Dietz" w:date="2012-09-11T16:58:00Z">
                <w:pPr>
                  <w:pStyle w:val="XML1"/>
                </w:pPr>
              </w:pPrChange>
            </w:pPr>
            <w:ins w:id="10075" w:author="Thomas Dietz" w:date="2012-08-13T13:48:00Z">
              <w:del w:id="10076" w:author="Deepak Bansal (AZURE)" w:date="2012-08-23T21:56:00Z">
                <w:r w:rsidDel="00B15A0B">
                  <w:delText xml:space="preserve">      enum vlan-priority;</w:delText>
                </w:r>
                <w:bookmarkStart w:id="10077" w:name="_Toc333523573"/>
                <w:bookmarkStart w:id="10078" w:name="_Toc335147660"/>
                <w:bookmarkEnd w:id="10077"/>
                <w:bookmarkEnd w:id="10078"/>
              </w:del>
            </w:ins>
          </w:p>
          <w:p w14:paraId="746E9CCD" w14:textId="75F76684" w:rsidR="00390570" w:rsidDel="00B15A0B" w:rsidRDefault="00390570">
            <w:pPr>
              <w:pStyle w:val="Heading2"/>
              <w:rPr>
                <w:ins w:id="10079" w:author="Thomas Dietz" w:date="2012-08-13T13:48:00Z"/>
                <w:del w:id="10080" w:author="Deepak Bansal (AZURE)" w:date="2012-08-23T21:56:00Z"/>
              </w:rPr>
              <w:pPrChange w:id="10081" w:author="Thomas Dietz" w:date="2012-09-11T16:58:00Z">
                <w:pPr>
                  <w:pStyle w:val="XML1"/>
                </w:pPr>
              </w:pPrChange>
            </w:pPr>
            <w:ins w:id="10082" w:author="Thomas Dietz" w:date="2012-08-13T13:48:00Z">
              <w:del w:id="10083" w:author="Deepak Bansal (AZURE)" w:date="2012-08-23T21:56:00Z">
                <w:r w:rsidDel="00B15A0B">
                  <w:delText xml:space="preserve">      enum ip-dscp;</w:delText>
                </w:r>
                <w:bookmarkStart w:id="10084" w:name="_Toc333523574"/>
                <w:bookmarkStart w:id="10085" w:name="_Toc335147661"/>
                <w:bookmarkEnd w:id="10084"/>
                <w:bookmarkEnd w:id="10085"/>
              </w:del>
            </w:ins>
          </w:p>
          <w:p w14:paraId="52825623" w14:textId="6E45052F" w:rsidR="00390570" w:rsidDel="00B15A0B" w:rsidRDefault="00390570">
            <w:pPr>
              <w:pStyle w:val="Heading2"/>
              <w:rPr>
                <w:ins w:id="10086" w:author="Thomas Dietz" w:date="2012-08-13T13:48:00Z"/>
                <w:del w:id="10087" w:author="Deepak Bansal (AZURE)" w:date="2012-08-23T21:56:00Z"/>
              </w:rPr>
              <w:pPrChange w:id="10088" w:author="Thomas Dietz" w:date="2012-09-11T16:58:00Z">
                <w:pPr>
                  <w:pStyle w:val="XML1"/>
                </w:pPr>
              </w:pPrChange>
            </w:pPr>
            <w:ins w:id="10089" w:author="Thomas Dietz" w:date="2012-08-13T13:48:00Z">
              <w:del w:id="10090" w:author="Deepak Bansal (AZURE)" w:date="2012-08-23T21:56:00Z">
                <w:r w:rsidDel="00B15A0B">
                  <w:delText xml:space="preserve">      enum ip-ecn;</w:delText>
                </w:r>
                <w:bookmarkStart w:id="10091" w:name="_Toc333523575"/>
                <w:bookmarkStart w:id="10092" w:name="_Toc335147662"/>
                <w:bookmarkEnd w:id="10091"/>
                <w:bookmarkEnd w:id="10092"/>
              </w:del>
            </w:ins>
          </w:p>
          <w:p w14:paraId="6D2F6BAE" w14:textId="2B6289E4" w:rsidR="00390570" w:rsidDel="00B15A0B" w:rsidRDefault="00390570">
            <w:pPr>
              <w:pStyle w:val="Heading2"/>
              <w:rPr>
                <w:ins w:id="10093" w:author="Thomas Dietz" w:date="2012-08-13T13:48:00Z"/>
                <w:del w:id="10094" w:author="Deepak Bansal (AZURE)" w:date="2012-08-23T21:56:00Z"/>
              </w:rPr>
              <w:pPrChange w:id="10095" w:author="Thomas Dietz" w:date="2012-09-11T16:58:00Z">
                <w:pPr>
                  <w:pStyle w:val="XML1"/>
                </w:pPr>
              </w:pPrChange>
            </w:pPr>
            <w:ins w:id="10096" w:author="Thomas Dietz" w:date="2012-08-13T13:48:00Z">
              <w:del w:id="10097" w:author="Deepak Bansal (AZURE)" w:date="2012-08-23T21:56:00Z">
                <w:r w:rsidDel="00B15A0B">
                  <w:delText xml:space="preserve">      enum ip-protocol;</w:delText>
                </w:r>
                <w:bookmarkStart w:id="10098" w:name="_Toc333523576"/>
                <w:bookmarkStart w:id="10099" w:name="_Toc335147663"/>
                <w:bookmarkEnd w:id="10098"/>
                <w:bookmarkEnd w:id="10099"/>
              </w:del>
            </w:ins>
          </w:p>
          <w:p w14:paraId="4F42F2CA" w14:textId="7A86AB9C" w:rsidR="00390570" w:rsidDel="00B15A0B" w:rsidRDefault="00390570">
            <w:pPr>
              <w:pStyle w:val="Heading2"/>
              <w:rPr>
                <w:ins w:id="10100" w:author="Thomas Dietz" w:date="2012-08-13T13:48:00Z"/>
                <w:del w:id="10101" w:author="Deepak Bansal (AZURE)" w:date="2012-08-23T21:56:00Z"/>
              </w:rPr>
              <w:pPrChange w:id="10102" w:author="Thomas Dietz" w:date="2012-09-11T16:58:00Z">
                <w:pPr>
                  <w:pStyle w:val="XML1"/>
                </w:pPr>
              </w:pPrChange>
            </w:pPr>
            <w:ins w:id="10103" w:author="Thomas Dietz" w:date="2012-08-13T13:48:00Z">
              <w:del w:id="10104" w:author="Deepak Bansal (AZURE)" w:date="2012-08-23T21:56:00Z">
                <w:r w:rsidDel="00B15A0B">
                  <w:delText xml:space="preserve">      enum ipv4-src;</w:delText>
                </w:r>
                <w:bookmarkStart w:id="10105" w:name="_Toc333523577"/>
                <w:bookmarkStart w:id="10106" w:name="_Toc335147664"/>
                <w:bookmarkEnd w:id="10105"/>
                <w:bookmarkEnd w:id="10106"/>
              </w:del>
            </w:ins>
          </w:p>
          <w:p w14:paraId="5668FD88" w14:textId="1444333E" w:rsidR="00390570" w:rsidDel="00B15A0B" w:rsidRDefault="00390570">
            <w:pPr>
              <w:pStyle w:val="Heading2"/>
              <w:rPr>
                <w:ins w:id="10107" w:author="Thomas Dietz" w:date="2012-08-13T13:48:00Z"/>
                <w:del w:id="10108" w:author="Deepak Bansal (AZURE)" w:date="2012-08-23T21:56:00Z"/>
              </w:rPr>
              <w:pPrChange w:id="10109" w:author="Thomas Dietz" w:date="2012-09-11T16:58:00Z">
                <w:pPr>
                  <w:pStyle w:val="XML1"/>
                </w:pPr>
              </w:pPrChange>
            </w:pPr>
            <w:ins w:id="10110" w:author="Thomas Dietz" w:date="2012-08-13T13:48:00Z">
              <w:del w:id="10111" w:author="Deepak Bansal (AZURE)" w:date="2012-08-23T21:56:00Z">
                <w:r w:rsidDel="00B15A0B">
                  <w:delText xml:space="preserve">      enum ipv4-dest;</w:delText>
                </w:r>
                <w:bookmarkStart w:id="10112" w:name="_Toc333523578"/>
                <w:bookmarkStart w:id="10113" w:name="_Toc335147665"/>
                <w:bookmarkEnd w:id="10112"/>
                <w:bookmarkEnd w:id="10113"/>
              </w:del>
            </w:ins>
          </w:p>
          <w:p w14:paraId="14D3358F" w14:textId="08BCE279" w:rsidR="00390570" w:rsidDel="00B15A0B" w:rsidRDefault="00390570">
            <w:pPr>
              <w:pStyle w:val="Heading2"/>
              <w:rPr>
                <w:ins w:id="10114" w:author="Thomas Dietz" w:date="2012-08-13T13:48:00Z"/>
                <w:del w:id="10115" w:author="Deepak Bansal (AZURE)" w:date="2012-08-23T21:56:00Z"/>
              </w:rPr>
              <w:pPrChange w:id="10116" w:author="Thomas Dietz" w:date="2012-09-11T16:58:00Z">
                <w:pPr>
                  <w:pStyle w:val="XML1"/>
                </w:pPr>
              </w:pPrChange>
            </w:pPr>
            <w:ins w:id="10117" w:author="Thomas Dietz" w:date="2012-08-13T13:48:00Z">
              <w:del w:id="10118" w:author="Deepak Bansal (AZURE)" w:date="2012-08-23T21:56:00Z">
                <w:r w:rsidDel="00B15A0B">
                  <w:delText xml:space="preserve">      enum tcp-src;</w:delText>
                </w:r>
                <w:bookmarkStart w:id="10119" w:name="_Toc333523579"/>
                <w:bookmarkStart w:id="10120" w:name="_Toc335147666"/>
                <w:bookmarkEnd w:id="10119"/>
                <w:bookmarkEnd w:id="10120"/>
              </w:del>
            </w:ins>
          </w:p>
          <w:p w14:paraId="05BA58B0" w14:textId="7777D716" w:rsidR="00390570" w:rsidDel="00B15A0B" w:rsidRDefault="00390570">
            <w:pPr>
              <w:pStyle w:val="Heading2"/>
              <w:rPr>
                <w:ins w:id="10121" w:author="Thomas Dietz" w:date="2012-08-13T13:48:00Z"/>
                <w:del w:id="10122" w:author="Deepak Bansal (AZURE)" w:date="2012-08-23T21:56:00Z"/>
              </w:rPr>
              <w:pPrChange w:id="10123" w:author="Thomas Dietz" w:date="2012-09-11T16:58:00Z">
                <w:pPr>
                  <w:pStyle w:val="XML1"/>
                </w:pPr>
              </w:pPrChange>
            </w:pPr>
            <w:ins w:id="10124" w:author="Thomas Dietz" w:date="2012-08-13T13:48:00Z">
              <w:del w:id="10125" w:author="Deepak Bansal (AZURE)" w:date="2012-08-23T21:56:00Z">
                <w:r w:rsidDel="00B15A0B">
                  <w:delText xml:space="preserve">      enum tcp-dest;</w:delText>
                </w:r>
                <w:bookmarkStart w:id="10126" w:name="_Toc333523580"/>
                <w:bookmarkStart w:id="10127" w:name="_Toc335147667"/>
                <w:bookmarkEnd w:id="10126"/>
                <w:bookmarkEnd w:id="10127"/>
              </w:del>
            </w:ins>
          </w:p>
          <w:p w14:paraId="58E91215" w14:textId="09D029B6" w:rsidR="00390570" w:rsidDel="00B15A0B" w:rsidRDefault="00390570">
            <w:pPr>
              <w:pStyle w:val="Heading2"/>
              <w:rPr>
                <w:ins w:id="10128" w:author="Thomas Dietz" w:date="2012-08-13T13:48:00Z"/>
                <w:del w:id="10129" w:author="Deepak Bansal (AZURE)" w:date="2012-08-23T21:56:00Z"/>
              </w:rPr>
              <w:pPrChange w:id="10130" w:author="Thomas Dietz" w:date="2012-09-11T16:58:00Z">
                <w:pPr>
                  <w:pStyle w:val="XML1"/>
                </w:pPr>
              </w:pPrChange>
            </w:pPr>
            <w:ins w:id="10131" w:author="Thomas Dietz" w:date="2012-08-13T13:48:00Z">
              <w:del w:id="10132" w:author="Deepak Bansal (AZURE)" w:date="2012-08-23T21:56:00Z">
                <w:r w:rsidDel="00B15A0B">
                  <w:delText xml:space="preserve">      enum udp-src;</w:delText>
                </w:r>
                <w:bookmarkStart w:id="10133" w:name="_Toc333523581"/>
                <w:bookmarkStart w:id="10134" w:name="_Toc335147668"/>
                <w:bookmarkEnd w:id="10133"/>
                <w:bookmarkEnd w:id="10134"/>
              </w:del>
            </w:ins>
          </w:p>
          <w:p w14:paraId="006787AD" w14:textId="634B4842" w:rsidR="00390570" w:rsidDel="00B15A0B" w:rsidRDefault="00390570">
            <w:pPr>
              <w:pStyle w:val="Heading2"/>
              <w:rPr>
                <w:ins w:id="10135" w:author="Thomas Dietz" w:date="2012-08-13T13:48:00Z"/>
                <w:del w:id="10136" w:author="Deepak Bansal (AZURE)" w:date="2012-08-23T21:56:00Z"/>
              </w:rPr>
              <w:pPrChange w:id="10137" w:author="Thomas Dietz" w:date="2012-09-11T16:58:00Z">
                <w:pPr>
                  <w:pStyle w:val="XML1"/>
                </w:pPr>
              </w:pPrChange>
            </w:pPr>
            <w:ins w:id="10138" w:author="Thomas Dietz" w:date="2012-08-13T13:48:00Z">
              <w:del w:id="10139" w:author="Deepak Bansal (AZURE)" w:date="2012-08-23T21:56:00Z">
                <w:r w:rsidDel="00B15A0B">
                  <w:delText xml:space="preserve">      enum udp-dest;</w:delText>
                </w:r>
                <w:bookmarkStart w:id="10140" w:name="_Toc333523582"/>
                <w:bookmarkStart w:id="10141" w:name="_Toc335147669"/>
                <w:bookmarkEnd w:id="10140"/>
                <w:bookmarkEnd w:id="10141"/>
              </w:del>
            </w:ins>
          </w:p>
          <w:p w14:paraId="1ECC955F" w14:textId="7A286A5D" w:rsidR="00390570" w:rsidRPr="00390570" w:rsidDel="00B15A0B" w:rsidRDefault="00390570">
            <w:pPr>
              <w:pStyle w:val="Heading2"/>
              <w:rPr>
                <w:ins w:id="10142" w:author="Thomas Dietz" w:date="2012-08-13T13:48:00Z"/>
                <w:del w:id="10143" w:author="Deepak Bansal (AZURE)" w:date="2012-08-23T21:56:00Z"/>
                <w:lang w:val="de-DE"/>
                <w:rPrChange w:id="10144" w:author="Thomas Dietz" w:date="2012-08-13T13:48:00Z">
                  <w:rPr>
                    <w:ins w:id="10145" w:author="Thomas Dietz" w:date="2012-08-13T13:48:00Z"/>
                    <w:del w:id="10146" w:author="Deepak Bansal (AZURE)" w:date="2012-08-23T21:56:00Z"/>
                  </w:rPr>
                </w:rPrChange>
              </w:rPr>
              <w:pPrChange w:id="10147" w:author="Thomas Dietz" w:date="2012-09-11T16:58:00Z">
                <w:pPr>
                  <w:pStyle w:val="XML1"/>
                </w:pPr>
              </w:pPrChange>
            </w:pPr>
            <w:ins w:id="10148" w:author="Thomas Dietz" w:date="2012-08-13T13:48:00Z">
              <w:del w:id="10149" w:author="Deepak Bansal (AZURE)" w:date="2012-08-23T21:56:00Z">
                <w:r w:rsidDel="00B15A0B">
                  <w:delText xml:space="preserve">      </w:delText>
                </w:r>
                <w:r w:rsidRPr="00390570" w:rsidDel="00B15A0B">
                  <w:rPr>
                    <w:lang w:val="de-DE"/>
                    <w:rPrChange w:id="10150" w:author="Thomas Dietz" w:date="2012-08-13T13:48:00Z">
                      <w:rPr/>
                    </w:rPrChange>
                  </w:rPr>
                  <w:delText>enum sctp-src;</w:delText>
                </w:r>
                <w:bookmarkStart w:id="10151" w:name="_Toc333523583"/>
                <w:bookmarkStart w:id="10152" w:name="_Toc335147670"/>
                <w:bookmarkEnd w:id="10151"/>
                <w:bookmarkEnd w:id="10152"/>
              </w:del>
            </w:ins>
          </w:p>
          <w:p w14:paraId="298B26B8" w14:textId="4767A032" w:rsidR="00390570" w:rsidRPr="00390570" w:rsidDel="00B15A0B" w:rsidRDefault="00390570">
            <w:pPr>
              <w:pStyle w:val="Heading2"/>
              <w:rPr>
                <w:ins w:id="10153" w:author="Thomas Dietz" w:date="2012-08-13T13:48:00Z"/>
                <w:del w:id="10154" w:author="Deepak Bansal (AZURE)" w:date="2012-08-23T21:56:00Z"/>
                <w:lang w:val="de-DE"/>
                <w:rPrChange w:id="10155" w:author="Thomas Dietz" w:date="2012-08-13T13:48:00Z">
                  <w:rPr>
                    <w:ins w:id="10156" w:author="Thomas Dietz" w:date="2012-08-13T13:48:00Z"/>
                    <w:del w:id="10157" w:author="Deepak Bansal (AZURE)" w:date="2012-08-23T21:56:00Z"/>
                  </w:rPr>
                </w:rPrChange>
              </w:rPr>
              <w:pPrChange w:id="10158" w:author="Thomas Dietz" w:date="2012-09-11T16:58:00Z">
                <w:pPr>
                  <w:pStyle w:val="XML1"/>
                </w:pPr>
              </w:pPrChange>
            </w:pPr>
            <w:ins w:id="10159" w:author="Thomas Dietz" w:date="2012-08-13T13:48:00Z">
              <w:del w:id="10160" w:author="Deepak Bansal (AZURE)" w:date="2012-08-23T21:56:00Z">
                <w:r w:rsidRPr="00390570" w:rsidDel="00B15A0B">
                  <w:rPr>
                    <w:lang w:val="de-DE"/>
                    <w:rPrChange w:id="10161" w:author="Thomas Dietz" w:date="2012-08-13T13:48:00Z">
                      <w:rPr/>
                    </w:rPrChange>
                  </w:rPr>
                  <w:delText xml:space="preserve">      enum sctp-dest;</w:delText>
                </w:r>
                <w:bookmarkStart w:id="10162" w:name="_Toc333523584"/>
                <w:bookmarkStart w:id="10163" w:name="_Toc335147671"/>
                <w:bookmarkEnd w:id="10162"/>
                <w:bookmarkEnd w:id="10163"/>
              </w:del>
            </w:ins>
          </w:p>
          <w:p w14:paraId="5A593476" w14:textId="66656266" w:rsidR="00390570" w:rsidRPr="00390570" w:rsidDel="00B15A0B" w:rsidRDefault="00390570">
            <w:pPr>
              <w:pStyle w:val="Heading2"/>
              <w:rPr>
                <w:ins w:id="10164" w:author="Thomas Dietz" w:date="2012-08-13T13:48:00Z"/>
                <w:del w:id="10165" w:author="Deepak Bansal (AZURE)" w:date="2012-08-23T21:56:00Z"/>
                <w:lang w:val="de-DE"/>
                <w:rPrChange w:id="10166" w:author="Thomas Dietz" w:date="2012-08-13T13:48:00Z">
                  <w:rPr>
                    <w:ins w:id="10167" w:author="Thomas Dietz" w:date="2012-08-13T13:48:00Z"/>
                    <w:del w:id="10168" w:author="Deepak Bansal (AZURE)" w:date="2012-08-23T21:56:00Z"/>
                  </w:rPr>
                </w:rPrChange>
              </w:rPr>
              <w:pPrChange w:id="10169" w:author="Thomas Dietz" w:date="2012-09-11T16:58:00Z">
                <w:pPr>
                  <w:pStyle w:val="XML1"/>
                </w:pPr>
              </w:pPrChange>
            </w:pPr>
            <w:ins w:id="10170" w:author="Thomas Dietz" w:date="2012-08-13T13:48:00Z">
              <w:del w:id="10171" w:author="Deepak Bansal (AZURE)" w:date="2012-08-23T21:56:00Z">
                <w:r w:rsidRPr="00390570" w:rsidDel="00B15A0B">
                  <w:rPr>
                    <w:lang w:val="de-DE"/>
                    <w:rPrChange w:id="10172" w:author="Thomas Dietz" w:date="2012-08-13T13:48:00Z">
                      <w:rPr/>
                    </w:rPrChange>
                  </w:rPr>
                  <w:delText xml:space="preserve">      enum icmpv4-type;</w:delText>
                </w:r>
                <w:bookmarkStart w:id="10173" w:name="_Toc333523585"/>
                <w:bookmarkStart w:id="10174" w:name="_Toc335147672"/>
                <w:bookmarkEnd w:id="10173"/>
                <w:bookmarkEnd w:id="10174"/>
              </w:del>
            </w:ins>
          </w:p>
          <w:p w14:paraId="2B3E87FB" w14:textId="7FCBDED3" w:rsidR="00390570" w:rsidRPr="00390570" w:rsidDel="00B15A0B" w:rsidRDefault="00390570">
            <w:pPr>
              <w:pStyle w:val="Heading2"/>
              <w:rPr>
                <w:ins w:id="10175" w:author="Thomas Dietz" w:date="2012-08-13T13:48:00Z"/>
                <w:del w:id="10176" w:author="Deepak Bansal (AZURE)" w:date="2012-08-23T21:56:00Z"/>
                <w:lang w:val="de-DE"/>
                <w:rPrChange w:id="10177" w:author="Thomas Dietz" w:date="2012-08-13T13:48:00Z">
                  <w:rPr>
                    <w:ins w:id="10178" w:author="Thomas Dietz" w:date="2012-08-13T13:48:00Z"/>
                    <w:del w:id="10179" w:author="Deepak Bansal (AZURE)" w:date="2012-08-23T21:56:00Z"/>
                  </w:rPr>
                </w:rPrChange>
              </w:rPr>
              <w:pPrChange w:id="10180" w:author="Thomas Dietz" w:date="2012-09-11T16:58:00Z">
                <w:pPr>
                  <w:pStyle w:val="XML1"/>
                </w:pPr>
              </w:pPrChange>
            </w:pPr>
            <w:ins w:id="10181" w:author="Thomas Dietz" w:date="2012-08-13T13:48:00Z">
              <w:del w:id="10182" w:author="Deepak Bansal (AZURE)" w:date="2012-08-23T21:56:00Z">
                <w:r w:rsidRPr="00390570" w:rsidDel="00B15A0B">
                  <w:rPr>
                    <w:lang w:val="de-DE"/>
                    <w:rPrChange w:id="10183" w:author="Thomas Dietz" w:date="2012-08-13T13:48:00Z">
                      <w:rPr/>
                    </w:rPrChange>
                  </w:rPr>
                  <w:delText xml:space="preserve">      enum icmpv4-code;</w:delText>
                </w:r>
                <w:bookmarkStart w:id="10184" w:name="_Toc333523586"/>
                <w:bookmarkStart w:id="10185" w:name="_Toc335147673"/>
                <w:bookmarkEnd w:id="10184"/>
                <w:bookmarkEnd w:id="10185"/>
              </w:del>
            </w:ins>
          </w:p>
          <w:p w14:paraId="18F37E5B" w14:textId="13E5AD4B" w:rsidR="00390570" w:rsidRPr="00390570" w:rsidDel="00B15A0B" w:rsidRDefault="00390570">
            <w:pPr>
              <w:pStyle w:val="Heading2"/>
              <w:rPr>
                <w:ins w:id="10186" w:author="Thomas Dietz" w:date="2012-08-13T13:48:00Z"/>
                <w:del w:id="10187" w:author="Deepak Bansal (AZURE)" w:date="2012-08-23T21:56:00Z"/>
                <w:lang w:val="de-DE"/>
                <w:rPrChange w:id="10188" w:author="Thomas Dietz" w:date="2012-08-13T13:48:00Z">
                  <w:rPr>
                    <w:ins w:id="10189" w:author="Thomas Dietz" w:date="2012-08-13T13:48:00Z"/>
                    <w:del w:id="10190" w:author="Deepak Bansal (AZURE)" w:date="2012-08-23T21:56:00Z"/>
                  </w:rPr>
                </w:rPrChange>
              </w:rPr>
              <w:pPrChange w:id="10191" w:author="Thomas Dietz" w:date="2012-09-11T16:58:00Z">
                <w:pPr>
                  <w:pStyle w:val="XML1"/>
                </w:pPr>
              </w:pPrChange>
            </w:pPr>
            <w:ins w:id="10192" w:author="Thomas Dietz" w:date="2012-08-13T13:48:00Z">
              <w:del w:id="10193" w:author="Deepak Bansal (AZURE)" w:date="2012-08-23T21:56:00Z">
                <w:r w:rsidRPr="00390570" w:rsidDel="00B15A0B">
                  <w:rPr>
                    <w:lang w:val="de-DE"/>
                    <w:rPrChange w:id="10194" w:author="Thomas Dietz" w:date="2012-08-13T13:48:00Z">
                      <w:rPr/>
                    </w:rPrChange>
                  </w:rPr>
                  <w:delText xml:space="preserve">      enum arp-op;</w:delText>
                </w:r>
                <w:bookmarkStart w:id="10195" w:name="_Toc333523587"/>
                <w:bookmarkStart w:id="10196" w:name="_Toc335147674"/>
                <w:bookmarkEnd w:id="10195"/>
                <w:bookmarkEnd w:id="10196"/>
              </w:del>
            </w:ins>
          </w:p>
          <w:p w14:paraId="50431830" w14:textId="1BCDEE0B" w:rsidR="00390570" w:rsidDel="00B15A0B" w:rsidRDefault="00390570">
            <w:pPr>
              <w:pStyle w:val="Heading2"/>
              <w:rPr>
                <w:ins w:id="10197" w:author="Thomas Dietz" w:date="2012-08-13T13:48:00Z"/>
                <w:del w:id="10198" w:author="Deepak Bansal (AZURE)" w:date="2012-08-23T21:56:00Z"/>
              </w:rPr>
              <w:pPrChange w:id="10199" w:author="Thomas Dietz" w:date="2012-09-11T16:58:00Z">
                <w:pPr>
                  <w:pStyle w:val="XML1"/>
                </w:pPr>
              </w:pPrChange>
            </w:pPr>
            <w:ins w:id="10200" w:author="Thomas Dietz" w:date="2012-08-13T13:48:00Z">
              <w:del w:id="10201" w:author="Deepak Bansal (AZURE)" w:date="2012-08-23T21:56:00Z">
                <w:r w:rsidRPr="00390570" w:rsidDel="00B15A0B">
                  <w:rPr>
                    <w:lang w:val="de-DE"/>
                    <w:rPrChange w:id="10202" w:author="Thomas Dietz" w:date="2012-08-13T13:48:00Z">
                      <w:rPr/>
                    </w:rPrChange>
                  </w:rPr>
                  <w:delText xml:space="preserve">      </w:delText>
                </w:r>
                <w:r w:rsidDel="00B15A0B">
                  <w:delText>enum arp-src-ip-address;</w:delText>
                </w:r>
                <w:bookmarkStart w:id="10203" w:name="_Toc333523588"/>
                <w:bookmarkStart w:id="10204" w:name="_Toc335147675"/>
                <w:bookmarkEnd w:id="10203"/>
                <w:bookmarkEnd w:id="10204"/>
              </w:del>
            </w:ins>
          </w:p>
          <w:p w14:paraId="3903CCF1" w14:textId="0027C42D" w:rsidR="00390570" w:rsidDel="00B15A0B" w:rsidRDefault="00390570">
            <w:pPr>
              <w:pStyle w:val="Heading2"/>
              <w:rPr>
                <w:ins w:id="10205" w:author="Thomas Dietz" w:date="2012-08-13T13:48:00Z"/>
                <w:del w:id="10206" w:author="Deepak Bansal (AZURE)" w:date="2012-08-23T21:56:00Z"/>
              </w:rPr>
              <w:pPrChange w:id="10207" w:author="Thomas Dietz" w:date="2012-09-11T16:58:00Z">
                <w:pPr>
                  <w:pStyle w:val="XML1"/>
                </w:pPr>
              </w:pPrChange>
            </w:pPr>
            <w:ins w:id="10208" w:author="Thomas Dietz" w:date="2012-08-13T13:48:00Z">
              <w:del w:id="10209" w:author="Deepak Bansal (AZURE)" w:date="2012-08-23T21:56:00Z">
                <w:r w:rsidDel="00B15A0B">
                  <w:delText xml:space="preserve">      enum arp-target-ip-address;</w:delText>
                </w:r>
                <w:bookmarkStart w:id="10210" w:name="_Toc333523589"/>
                <w:bookmarkStart w:id="10211" w:name="_Toc335147676"/>
                <w:bookmarkEnd w:id="10210"/>
                <w:bookmarkEnd w:id="10211"/>
              </w:del>
            </w:ins>
          </w:p>
          <w:p w14:paraId="61DA1BC8" w14:textId="0AA1C4D2" w:rsidR="00390570" w:rsidDel="00B15A0B" w:rsidRDefault="00390570">
            <w:pPr>
              <w:pStyle w:val="Heading2"/>
              <w:rPr>
                <w:ins w:id="10212" w:author="Thomas Dietz" w:date="2012-08-13T13:48:00Z"/>
                <w:del w:id="10213" w:author="Deepak Bansal (AZURE)" w:date="2012-08-23T21:56:00Z"/>
              </w:rPr>
              <w:pPrChange w:id="10214" w:author="Thomas Dietz" w:date="2012-09-11T16:58:00Z">
                <w:pPr>
                  <w:pStyle w:val="XML1"/>
                </w:pPr>
              </w:pPrChange>
            </w:pPr>
            <w:ins w:id="10215" w:author="Thomas Dietz" w:date="2012-08-13T13:48:00Z">
              <w:del w:id="10216" w:author="Deepak Bansal (AZURE)" w:date="2012-08-23T21:56:00Z">
                <w:r w:rsidDel="00B15A0B">
                  <w:delText xml:space="preserve">      enum arp-src-hardware-address;</w:delText>
                </w:r>
                <w:bookmarkStart w:id="10217" w:name="_Toc333523590"/>
                <w:bookmarkStart w:id="10218" w:name="_Toc335147677"/>
                <w:bookmarkEnd w:id="10217"/>
                <w:bookmarkEnd w:id="10218"/>
              </w:del>
            </w:ins>
          </w:p>
          <w:p w14:paraId="0768A685" w14:textId="0CD20A74" w:rsidR="00390570" w:rsidDel="00B15A0B" w:rsidRDefault="00390570">
            <w:pPr>
              <w:pStyle w:val="Heading2"/>
              <w:rPr>
                <w:ins w:id="10219" w:author="Thomas Dietz" w:date="2012-08-13T13:48:00Z"/>
                <w:del w:id="10220" w:author="Deepak Bansal (AZURE)" w:date="2012-08-23T21:56:00Z"/>
              </w:rPr>
              <w:pPrChange w:id="10221" w:author="Thomas Dietz" w:date="2012-09-11T16:58:00Z">
                <w:pPr>
                  <w:pStyle w:val="XML1"/>
                </w:pPr>
              </w:pPrChange>
            </w:pPr>
            <w:ins w:id="10222" w:author="Thomas Dietz" w:date="2012-08-13T13:48:00Z">
              <w:del w:id="10223" w:author="Deepak Bansal (AZURE)" w:date="2012-08-23T21:56:00Z">
                <w:r w:rsidDel="00B15A0B">
                  <w:delText xml:space="preserve">      enum arp-target-hardware-address;</w:delText>
                </w:r>
                <w:bookmarkStart w:id="10224" w:name="_Toc333523591"/>
                <w:bookmarkStart w:id="10225" w:name="_Toc335147678"/>
                <w:bookmarkEnd w:id="10224"/>
                <w:bookmarkEnd w:id="10225"/>
              </w:del>
            </w:ins>
          </w:p>
          <w:p w14:paraId="54C8EE25" w14:textId="15A6E745" w:rsidR="00390570" w:rsidRPr="00390570" w:rsidDel="00B15A0B" w:rsidRDefault="00390570">
            <w:pPr>
              <w:pStyle w:val="Heading2"/>
              <w:rPr>
                <w:ins w:id="10226" w:author="Thomas Dietz" w:date="2012-08-13T13:48:00Z"/>
                <w:del w:id="10227" w:author="Deepak Bansal (AZURE)" w:date="2012-08-23T21:56:00Z"/>
                <w:lang w:val="de-DE"/>
                <w:rPrChange w:id="10228" w:author="Thomas Dietz" w:date="2012-08-13T13:48:00Z">
                  <w:rPr>
                    <w:ins w:id="10229" w:author="Thomas Dietz" w:date="2012-08-13T13:48:00Z"/>
                    <w:del w:id="10230" w:author="Deepak Bansal (AZURE)" w:date="2012-08-23T21:56:00Z"/>
                  </w:rPr>
                </w:rPrChange>
              </w:rPr>
              <w:pPrChange w:id="10231" w:author="Thomas Dietz" w:date="2012-09-11T16:58:00Z">
                <w:pPr>
                  <w:pStyle w:val="XML1"/>
                </w:pPr>
              </w:pPrChange>
            </w:pPr>
            <w:ins w:id="10232" w:author="Thomas Dietz" w:date="2012-08-13T13:48:00Z">
              <w:del w:id="10233" w:author="Deepak Bansal (AZURE)" w:date="2012-08-23T21:56:00Z">
                <w:r w:rsidDel="00B15A0B">
                  <w:delText xml:space="preserve">      </w:delText>
                </w:r>
                <w:r w:rsidRPr="00390570" w:rsidDel="00B15A0B">
                  <w:rPr>
                    <w:lang w:val="de-DE"/>
                    <w:rPrChange w:id="10234" w:author="Thomas Dietz" w:date="2012-08-13T13:48:00Z">
                      <w:rPr/>
                    </w:rPrChange>
                  </w:rPr>
                  <w:delText>enum ipv6-src;</w:delText>
                </w:r>
                <w:bookmarkStart w:id="10235" w:name="_Toc333523592"/>
                <w:bookmarkStart w:id="10236" w:name="_Toc335147679"/>
                <w:bookmarkEnd w:id="10235"/>
                <w:bookmarkEnd w:id="10236"/>
              </w:del>
            </w:ins>
          </w:p>
          <w:p w14:paraId="3B64D344" w14:textId="727B3CAC" w:rsidR="00390570" w:rsidRPr="00390570" w:rsidDel="00B15A0B" w:rsidRDefault="00390570">
            <w:pPr>
              <w:pStyle w:val="Heading2"/>
              <w:rPr>
                <w:ins w:id="10237" w:author="Thomas Dietz" w:date="2012-08-13T13:48:00Z"/>
                <w:del w:id="10238" w:author="Deepak Bansal (AZURE)" w:date="2012-08-23T21:56:00Z"/>
                <w:lang w:val="de-DE"/>
                <w:rPrChange w:id="10239" w:author="Thomas Dietz" w:date="2012-08-13T13:48:00Z">
                  <w:rPr>
                    <w:ins w:id="10240" w:author="Thomas Dietz" w:date="2012-08-13T13:48:00Z"/>
                    <w:del w:id="10241" w:author="Deepak Bansal (AZURE)" w:date="2012-08-23T21:56:00Z"/>
                  </w:rPr>
                </w:rPrChange>
              </w:rPr>
              <w:pPrChange w:id="10242" w:author="Thomas Dietz" w:date="2012-09-11T16:58:00Z">
                <w:pPr>
                  <w:pStyle w:val="XML1"/>
                </w:pPr>
              </w:pPrChange>
            </w:pPr>
            <w:ins w:id="10243" w:author="Thomas Dietz" w:date="2012-08-13T13:48:00Z">
              <w:del w:id="10244" w:author="Deepak Bansal (AZURE)" w:date="2012-08-23T21:56:00Z">
                <w:r w:rsidRPr="00390570" w:rsidDel="00B15A0B">
                  <w:rPr>
                    <w:lang w:val="de-DE"/>
                    <w:rPrChange w:id="10245" w:author="Thomas Dietz" w:date="2012-08-13T13:48:00Z">
                      <w:rPr/>
                    </w:rPrChange>
                  </w:rPr>
                  <w:delText xml:space="preserve">      enum ipv6-dest;</w:delText>
                </w:r>
                <w:bookmarkStart w:id="10246" w:name="_Toc333523593"/>
                <w:bookmarkStart w:id="10247" w:name="_Toc335147680"/>
                <w:bookmarkEnd w:id="10246"/>
                <w:bookmarkEnd w:id="10247"/>
              </w:del>
            </w:ins>
          </w:p>
          <w:p w14:paraId="260998AB" w14:textId="6AAAA4F1" w:rsidR="00390570" w:rsidDel="00B15A0B" w:rsidRDefault="00390570">
            <w:pPr>
              <w:pStyle w:val="Heading2"/>
              <w:rPr>
                <w:ins w:id="10248" w:author="Thomas Dietz" w:date="2012-08-13T13:48:00Z"/>
                <w:del w:id="10249" w:author="Deepak Bansal (AZURE)" w:date="2012-08-23T21:56:00Z"/>
              </w:rPr>
              <w:pPrChange w:id="10250" w:author="Thomas Dietz" w:date="2012-09-11T16:58:00Z">
                <w:pPr>
                  <w:pStyle w:val="XML1"/>
                </w:pPr>
              </w:pPrChange>
            </w:pPr>
            <w:ins w:id="10251" w:author="Thomas Dietz" w:date="2012-08-13T13:48:00Z">
              <w:del w:id="10252" w:author="Deepak Bansal (AZURE)" w:date="2012-08-23T21:56:00Z">
                <w:r w:rsidRPr="00390570" w:rsidDel="00B15A0B">
                  <w:rPr>
                    <w:lang w:val="de-DE"/>
                    <w:rPrChange w:id="10253" w:author="Thomas Dietz" w:date="2012-08-13T13:48:00Z">
                      <w:rPr/>
                    </w:rPrChange>
                  </w:rPr>
                  <w:delText xml:space="preserve">      </w:delText>
                </w:r>
                <w:r w:rsidDel="00B15A0B">
                  <w:delText>enum ipv6-flow-label;</w:delText>
                </w:r>
                <w:bookmarkStart w:id="10254" w:name="_Toc333523594"/>
                <w:bookmarkStart w:id="10255" w:name="_Toc335147681"/>
                <w:bookmarkEnd w:id="10254"/>
                <w:bookmarkEnd w:id="10255"/>
              </w:del>
            </w:ins>
          </w:p>
          <w:p w14:paraId="59329E1A" w14:textId="5A085132" w:rsidR="00390570" w:rsidDel="00B15A0B" w:rsidRDefault="00390570">
            <w:pPr>
              <w:pStyle w:val="Heading2"/>
              <w:rPr>
                <w:ins w:id="10256" w:author="Thomas Dietz" w:date="2012-08-13T13:48:00Z"/>
                <w:del w:id="10257" w:author="Deepak Bansal (AZURE)" w:date="2012-08-23T21:56:00Z"/>
              </w:rPr>
              <w:pPrChange w:id="10258" w:author="Thomas Dietz" w:date="2012-09-11T16:58:00Z">
                <w:pPr>
                  <w:pStyle w:val="XML1"/>
                </w:pPr>
              </w:pPrChange>
            </w:pPr>
            <w:ins w:id="10259" w:author="Thomas Dietz" w:date="2012-08-13T13:48:00Z">
              <w:del w:id="10260" w:author="Deepak Bansal (AZURE)" w:date="2012-08-23T21:56:00Z">
                <w:r w:rsidDel="00B15A0B">
                  <w:delText xml:space="preserve">      enum icmpv6-type;</w:delText>
                </w:r>
                <w:bookmarkStart w:id="10261" w:name="_Toc333523595"/>
                <w:bookmarkStart w:id="10262" w:name="_Toc335147682"/>
                <w:bookmarkEnd w:id="10261"/>
                <w:bookmarkEnd w:id="10262"/>
              </w:del>
            </w:ins>
          </w:p>
          <w:p w14:paraId="05E83E50" w14:textId="1ED637AD" w:rsidR="00390570" w:rsidRPr="00390570" w:rsidDel="00B15A0B" w:rsidRDefault="00390570">
            <w:pPr>
              <w:pStyle w:val="Heading2"/>
              <w:rPr>
                <w:ins w:id="10263" w:author="Thomas Dietz" w:date="2012-08-13T13:48:00Z"/>
                <w:del w:id="10264" w:author="Deepak Bansal (AZURE)" w:date="2012-08-23T21:56:00Z"/>
                <w:lang w:val="de-DE"/>
                <w:rPrChange w:id="10265" w:author="Thomas Dietz" w:date="2012-08-13T13:48:00Z">
                  <w:rPr>
                    <w:ins w:id="10266" w:author="Thomas Dietz" w:date="2012-08-13T13:48:00Z"/>
                    <w:del w:id="10267" w:author="Deepak Bansal (AZURE)" w:date="2012-08-23T21:56:00Z"/>
                  </w:rPr>
                </w:rPrChange>
              </w:rPr>
              <w:pPrChange w:id="10268" w:author="Thomas Dietz" w:date="2012-09-11T16:58:00Z">
                <w:pPr>
                  <w:pStyle w:val="XML1"/>
                </w:pPr>
              </w:pPrChange>
            </w:pPr>
            <w:ins w:id="10269" w:author="Thomas Dietz" w:date="2012-08-13T13:48:00Z">
              <w:del w:id="10270" w:author="Deepak Bansal (AZURE)" w:date="2012-08-23T21:56:00Z">
                <w:r w:rsidDel="00B15A0B">
                  <w:delText xml:space="preserve">      </w:delText>
                </w:r>
                <w:r w:rsidRPr="00390570" w:rsidDel="00B15A0B">
                  <w:rPr>
                    <w:lang w:val="de-DE"/>
                    <w:rPrChange w:id="10271" w:author="Thomas Dietz" w:date="2012-08-13T13:48:00Z">
                      <w:rPr/>
                    </w:rPrChange>
                  </w:rPr>
                  <w:delText>enum icmpv6-code;</w:delText>
                </w:r>
                <w:bookmarkStart w:id="10272" w:name="_Toc333523596"/>
                <w:bookmarkStart w:id="10273" w:name="_Toc335147683"/>
                <w:bookmarkEnd w:id="10272"/>
                <w:bookmarkEnd w:id="10273"/>
              </w:del>
            </w:ins>
          </w:p>
          <w:p w14:paraId="39AB47FF" w14:textId="1A994639" w:rsidR="00390570" w:rsidRPr="00390570" w:rsidDel="00B15A0B" w:rsidRDefault="00390570">
            <w:pPr>
              <w:pStyle w:val="Heading2"/>
              <w:rPr>
                <w:ins w:id="10274" w:author="Thomas Dietz" w:date="2012-08-13T13:48:00Z"/>
                <w:del w:id="10275" w:author="Deepak Bansal (AZURE)" w:date="2012-08-23T21:56:00Z"/>
                <w:lang w:val="de-DE"/>
                <w:rPrChange w:id="10276" w:author="Thomas Dietz" w:date="2012-08-13T13:48:00Z">
                  <w:rPr>
                    <w:ins w:id="10277" w:author="Thomas Dietz" w:date="2012-08-13T13:48:00Z"/>
                    <w:del w:id="10278" w:author="Deepak Bansal (AZURE)" w:date="2012-08-23T21:56:00Z"/>
                  </w:rPr>
                </w:rPrChange>
              </w:rPr>
              <w:pPrChange w:id="10279" w:author="Thomas Dietz" w:date="2012-09-11T16:58:00Z">
                <w:pPr>
                  <w:pStyle w:val="XML1"/>
                </w:pPr>
              </w:pPrChange>
            </w:pPr>
            <w:ins w:id="10280" w:author="Thomas Dietz" w:date="2012-08-13T13:48:00Z">
              <w:del w:id="10281" w:author="Deepak Bansal (AZURE)" w:date="2012-08-23T21:56:00Z">
                <w:r w:rsidRPr="00390570" w:rsidDel="00B15A0B">
                  <w:rPr>
                    <w:lang w:val="de-DE"/>
                    <w:rPrChange w:id="10282" w:author="Thomas Dietz" w:date="2012-08-13T13:48:00Z">
                      <w:rPr/>
                    </w:rPrChange>
                  </w:rPr>
                  <w:delText xml:space="preserve">      enum ipv6-nd-target;</w:delText>
                </w:r>
                <w:bookmarkStart w:id="10283" w:name="_Toc333523597"/>
                <w:bookmarkStart w:id="10284" w:name="_Toc335147684"/>
                <w:bookmarkEnd w:id="10283"/>
                <w:bookmarkEnd w:id="10284"/>
              </w:del>
            </w:ins>
          </w:p>
          <w:p w14:paraId="7AF5DFAB" w14:textId="2F787EB8" w:rsidR="00390570" w:rsidDel="00B15A0B" w:rsidRDefault="00390570">
            <w:pPr>
              <w:pStyle w:val="Heading2"/>
              <w:rPr>
                <w:ins w:id="10285" w:author="Thomas Dietz" w:date="2012-08-13T13:48:00Z"/>
                <w:del w:id="10286" w:author="Deepak Bansal (AZURE)" w:date="2012-08-23T21:56:00Z"/>
              </w:rPr>
              <w:pPrChange w:id="10287" w:author="Thomas Dietz" w:date="2012-09-11T16:58:00Z">
                <w:pPr>
                  <w:pStyle w:val="XML1"/>
                </w:pPr>
              </w:pPrChange>
            </w:pPr>
            <w:ins w:id="10288" w:author="Thomas Dietz" w:date="2012-08-13T13:48:00Z">
              <w:del w:id="10289" w:author="Deepak Bansal (AZURE)" w:date="2012-08-23T21:56:00Z">
                <w:r w:rsidRPr="00390570" w:rsidDel="00B15A0B">
                  <w:rPr>
                    <w:lang w:val="de-DE"/>
                    <w:rPrChange w:id="10290" w:author="Thomas Dietz" w:date="2012-08-13T13:48:00Z">
                      <w:rPr/>
                    </w:rPrChange>
                  </w:rPr>
                  <w:delText xml:space="preserve">      </w:delText>
                </w:r>
                <w:r w:rsidDel="00B15A0B">
                  <w:delText>enum ipv6-nd-source-link-layer;</w:delText>
                </w:r>
                <w:bookmarkStart w:id="10291" w:name="_Toc333523598"/>
                <w:bookmarkStart w:id="10292" w:name="_Toc335147685"/>
                <w:bookmarkEnd w:id="10291"/>
                <w:bookmarkEnd w:id="10292"/>
              </w:del>
            </w:ins>
          </w:p>
          <w:p w14:paraId="4592A1C0" w14:textId="332C3005" w:rsidR="00390570" w:rsidDel="00B15A0B" w:rsidRDefault="00390570">
            <w:pPr>
              <w:pStyle w:val="Heading2"/>
              <w:rPr>
                <w:ins w:id="10293" w:author="Thomas Dietz" w:date="2012-08-13T13:48:00Z"/>
                <w:del w:id="10294" w:author="Deepak Bansal (AZURE)" w:date="2012-08-23T21:56:00Z"/>
              </w:rPr>
              <w:pPrChange w:id="10295" w:author="Thomas Dietz" w:date="2012-09-11T16:58:00Z">
                <w:pPr>
                  <w:pStyle w:val="XML1"/>
                </w:pPr>
              </w:pPrChange>
            </w:pPr>
            <w:ins w:id="10296" w:author="Thomas Dietz" w:date="2012-08-13T13:48:00Z">
              <w:del w:id="10297" w:author="Deepak Bansal (AZURE)" w:date="2012-08-23T21:56:00Z">
                <w:r w:rsidDel="00B15A0B">
                  <w:delText xml:space="preserve">      enum ipv6-nd-target-link-layer;</w:delText>
                </w:r>
                <w:bookmarkStart w:id="10298" w:name="_Toc333523599"/>
                <w:bookmarkStart w:id="10299" w:name="_Toc335147686"/>
                <w:bookmarkEnd w:id="10298"/>
                <w:bookmarkEnd w:id="10299"/>
              </w:del>
            </w:ins>
          </w:p>
          <w:p w14:paraId="25541B8B" w14:textId="1C75F330" w:rsidR="00390570" w:rsidRPr="00390570" w:rsidDel="00B15A0B" w:rsidRDefault="00390570">
            <w:pPr>
              <w:pStyle w:val="Heading2"/>
              <w:rPr>
                <w:ins w:id="10300" w:author="Thomas Dietz" w:date="2012-08-13T13:48:00Z"/>
                <w:del w:id="10301" w:author="Deepak Bansal (AZURE)" w:date="2012-08-23T21:56:00Z"/>
                <w:lang w:val="de-DE"/>
                <w:rPrChange w:id="10302" w:author="Thomas Dietz" w:date="2012-08-13T13:48:00Z">
                  <w:rPr>
                    <w:ins w:id="10303" w:author="Thomas Dietz" w:date="2012-08-13T13:48:00Z"/>
                    <w:del w:id="10304" w:author="Deepak Bansal (AZURE)" w:date="2012-08-23T21:56:00Z"/>
                  </w:rPr>
                </w:rPrChange>
              </w:rPr>
              <w:pPrChange w:id="10305" w:author="Thomas Dietz" w:date="2012-09-11T16:58:00Z">
                <w:pPr>
                  <w:pStyle w:val="XML1"/>
                </w:pPr>
              </w:pPrChange>
            </w:pPr>
            <w:ins w:id="10306" w:author="Thomas Dietz" w:date="2012-08-13T13:48:00Z">
              <w:del w:id="10307" w:author="Deepak Bansal (AZURE)" w:date="2012-08-23T21:56:00Z">
                <w:r w:rsidDel="00B15A0B">
                  <w:delText xml:space="preserve">      </w:delText>
                </w:r>
                <w:r w:rsidRPr="00390570" w:rsidDel="00B15A0B">
                  <w:rPr>
                    <w:lang w:val="de-DE"/>
                    <w:rPrChange w:id="10308" w:author="Thomas Dietz" w:date="2012-08-13T13:48:00Z">
                      <w:rPr/>
                    </w:rPrChange>
                  </w:rPr>
                  <w:delText>enum mpls-label;</w:delText>
                </w:r>
                <w:bookmarkStart w:id="10309" w:name="_Toc333523600"/>
                <w:bookmarkStart w:id="10310" w:name="_Toc335147687"/>
                <w:bookmarkEnd w:id="10309"/>
                <w:bookmarkEnd w:id="10310"/>
              </w:del>
            </w:ins>
          </w:p>
          <w:p w14:paraId="26B16057" w14:textId="23FBCB5D" w:rsidR="00390570" w:rsidRPr="00390570" w:rsidDel="00B15A0B" w:rsidRDefault="00390570">
            <w:pPr>
              <w:pStyle w:val="Heading2"/>
              <w:rPr>
                <w:ins w:id="10311" w:author="Thomas Dietz" w:date="2012-08-13T13:48:00Z"/>
                <w:del w:id="10312" w:author="Deepak Bansal (AZURE)" w:date="2012-08-23T21:56:00Z"/>
                <w:lang w:val="de-DE"/>
                <w:rPrChange w:id="10313" w:author="Thomas Dietz" w:date="2012-08-13T13:48:00Z">
                  <w:rPr>
                    <w:ins w:id="10314" w:author="Thomas Dietz" w:date="2012-08-13T13:48:00Z"/>
                    <w:del w:id="10315" w:author="Deepak Bansal (AZURE)" w:date="2012-08-23T21:56:00Z"/>
                  </w:rPr>
                </w:rPrChange>
              </w:rPr>
              <w:pPrChange w:id="10316" w:author="Thomas Dietz" w:date="2012-09-11T16:58:00Z">
                <w:pPr>
                  <w:pStyle w:val="XML1"/>
                </w:pPr>
              </w:pPrChange>
            </w:pPr>
            <w:ins w:id="10317" w:author="Thomas Dietz" w:date="2012-08-13T13:48:00Z">
              <w:del w:id="10318" w:author="Deepak Bansal (AZURE)" w:date="2012-08-23T21:56:00Z">
                <w:r w:rsidRPr="00390570" w:rsidDel="00B15A0B">
                  <w:rPr>
                    <w:lang w:val="de-DE"/>
                    <w:rPrChange w:id="10319" w:author="Thomas Dietz" w:date="2012-08-13T13:48:00Z">
                      <w:rPr/>
                    </w:rPrChange>
                  </w:rPr>
                  <w:delText xml:space="preserve">      enum mpls-tc;</w:delText>
                </w:r>
                <w:bookmarkStart w:id="10320" w:name="_Toc333523601"/>
                <w:bookmarkStart w:id="10321" w:name="_Toc335147688"/>
                <w:bookmarkEnd w:id="10320"/>
                <w:bookmarkEnd w:id="10321"/>
              </w:del>
            </w:ins>
          </w:p>
          <w:p w14:paraId="7DC9AFF6" w14:textId="4073A5B7" w:rsidR="00390570" w:rsidDel="00B15A0B" w:rsidRDefault="00390570">
            <w:pPr>
              <w:pStyle w:val="Heading2"/>
              <w:rPr>
                <w:ins w:id="10322" w:author="Thomas Dietz" w:date="2012-08-13T13:48:00Z"/>
                <w:del w:id="10323" w:author="Deepak Bansal (AZURE)" w:date="2012-08-23T21:56:00Z"/>
              </w:rPr>
              <w:pPrChange w:id="10324" w:author="Thomas Dietz" w:date="2012-09-11T16:58:00Z">
                <w:pPr>
                  <w:pStyle w:val="XML1"/>
                </w:pPr>
              </w:pPrChange>
            </w:pPr>
            <w:ins w:id="10325" w:author="Thomas Dietz" w:date="2012-08-13T13:48:00Z">
              <w:del w:id="10326" w:author="Deepak Bansal (AZURE)" w:date="2012-08-23T21:56:00Z">
                <w:r w:rsidRPr="00390570" w:rsidDel="00B15A0B">
                  <w:rPr>
                    <w:lang w:val="de-DE"/>
                    <w:rPrChange w:id="10327" w:author="Thomas Dietz" w:date="2012-08-13T13:48:00Z">
                      <w:rPr/>
                    </w:rPrChange>
                  </w:rPr>
                  <w:delText xml:space="preserve">    </w:delText>
                </w:r>
                <w:r w:rsidDel="00B15A0B">
                  <w:delText>}</w:delText>
                </w:r>
                <w:bookmarkStart w:id="10328" w:name="_Toc333523602"/>
                <w:bookmarkStart w:id="10329" w:name="_Toc335147689"/>
                <w:bookmarkEnd w:id="10328"/>
                <w:bookmarkEnd w:id="10329"/>
              </w:del>
            </w:ins>
          </w:p>
          <w:p w14:paraId="3D705FB6" w14:textId="0A09B2F9" w:rsidR="00390570" w:rsidDel="00B15A0B" w:rsidRDefault="00390570">
            <w:pPr>
              <w:pStyle w:val="Heading2"/>
              <w:rPr>
                <w:ins w:id="10330" w:author="Thomas Dietz" w:date="2012-08-13T13:48:00Z"/>
                <w:del w:id="10331" w:author="Deepak Bansal (AZURE)" w:date="2012-08-23T21:56:00Z"/>
              </w:rPr>
              <w:pPrChange w:id="10332" w:author="Thomas Dietz" w:date="2012-09-11T16:58:00Z">
                <w:pPr>
                  <w:pStyle w:val="XML1"/>
                </w:pPr>
              </w:pPrChange>
            </w:pPr>
            <w:ins w:id="10333" w:author="Thomas Dietz" w:date="2012-08-13T13:48:00Z">
              <w:del w:id="10334" w:author="Deepak Bansal (AZURE)" w:date="2012-08-23T21:56:00Z">
                <w:r w:rsidDel="00B15A0B">
                  <w:delText xml:space="preserve">    description "The types of match field defined in OpenFlow</w:delText>
                </w:r>
                <w:bookmarkStart w:id="10335" w:name="_Toc333523603"/>
                <w:bookmarkStart w:id="10336" w:name="_Toc335147690"/>
                <w:bookmarkEnd w:id="10335"/>
                <w:bookmarkEnd w:id="10336"/>
              </w:del>
            </w:ins>
          </w:p>
          <w:p w14:paraId="1B149FD0" w14:textId="14F32D9C" w:rsidR="00390570" w:rsidDel="00B15A0B" w:rsidRDefault="00390570">
            <w:pPr>
              <w:pStyle w:val="Heading2"/>
              <w:rPr>
                <w:ins w:id="10337" w:author="Thomas Dietz" w:date="2012-08-13T13:48:00Z"/>
                <w:del w:id="10338" w:author="Deepak Bansal (AZURE)" w:date="2012-08-23T21:56:00Z"/>
              </w:rPr>
              <w:pPrChange w:id="10339" w:author="Thomas Dietz" w:date="2012-09-11T16:58:00Z">
                <w:pPr>
                  <w:pStyle w:val="XML1"/>
                </w:pPr>
              </w:pPrChange>
            </w:pPr>
            <w:ins w:id="10340" w:author="Thomas Dietz" w:date="2012-08-13T13:48:00Z">
              <w:del w:id="10341" w:author="Deepak Bansal (AZURE)" w:date="2012-08-23T21:56:00Z">
                <w:r w:rsidDel="00B15A0B">
                  <w:delText xml:space="preserve">      Switch Specification versions 1.2, 1.3, and 1.3.1.";</w:delText>
                </w:r>
                <w:bookmarkStart w:id="10342" w:name="_Toc333523604"/>
                <w:bookmarkStart w:id="10343" w:name="_Toc335147691"/>
                <w:bookmarkEnd w:id="10342"/>
                <w:bookmarkEnd w:id="10343"/>
              </w:del>
            </w:ins>
          </w:p>
          <w:p w14:paraId="0DE29038" w14:textId="6116536C" w:rsidR="00390570" w:rsidRPr="009F1B7D" w:rsidDel="00B15A0B" w:rsidRDefault="00390570">
            <w:pPr>
              <w:pStyle w:val="Heading2"/>
              <w:rPr>
                <w:del w:id="10344" w:author="Deepak Bansal (AZURE)" w:date="2012-08-23T21:56:00Z"/>
              </w:rPr>
              <w:pPrChange w:id="10345" w:author="Thomas Dietz" w:date="2012-09-11T16:58:00Z">
                <w:pPr>
                  <w:pStyle w:val="XML1"/>
                </w:pPr>
              </w:pPrChange>
            </w:pPr>
            <w:ins w:id="10346" w:author="Thomas Dietz" w:date="2012-08-13T13:48:00Z">
              <w:del w:id="10347" w:author="Deepak Bansal (AZURE)" w:date="2012-08-23T21:56:00Z">
                <w:r w:rsidDel="00B15A0B">
                  <w:delText xml:space="preserve">  }</w:delText>
                </w:r>
              </w:del>
            </w:ins>
            <w:bookmarkStart w:id="10348" w:name="_Toc333523605"/>
            <w:bookmarkStart w:id="10349" w:name="_Toc335147692"/>
            <w:bookmarkEnd w:id="10348"/>
            <w:bookmarkEnd w:id="10349"/>
          </w:p>
        </w:tc>
        <w:bookmarkStart w:id="10350" w:name="_Toc333523606"/>
        <w:bookmarkStart w:id="10351" w:name="_Toc335147693"/>
        <w:bookmarkEnd w:id="10350"/>
        <w:bookmarkEnd w:id="10351"/>
      </w:tr>
    </w:tbl>
    <w:p w14:paraId="6ACBE270" w14:textId="77777777" w:rsidR="00F86237" w:rsidRDefault="00F86237">
      <w:pPr>
        <w:pStyle w:val="Heading2"/>
        <w:pPrChange w:id="10352" w:author="Thomas Dietz" w:date="2012-09-11T16:58:00Z">
          <w:pPr>
            <w:spacing w:before="0" w:line="276" w:lineRule="auto"/>
          </w:pPr>
        </w:pPrChange>
      </w:pPr>
      <w:bookmarkStart w:id="10353" w:name="_Toc335147694"/>
      <w:r>
        <w:t>OpenFlow Controller</w:t>
      </w:r>
      <w:bookmarkEnd w:id="10353"/>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10354" w:name="_Toc315954001"/>
      <w:bookmarkStart w:id="10355" w:name="_Toc316542511"/>
      <w:bookmarkStart w:id="10356" w:name="_Toc335147695"/>
      <w:r w:rsidRPr="00DB42FD">
        <w:lastRenderedPageBreak/>
        <w:t>UML Diagram</w:t>
      </w:r>
      <w:bookmarkEnd w:id="10354"/>
      <w:bookmarkEnd w:id="10355"/>
      <w:bookmarkEnd w:id="10356"/>
    </w:p>
    <w:p w14:paraId="340981B9" w14:textId="61B954D8" w:rsidR="00F86237" w:rsidRPr="009F1B7D" w:rsidRDefault="005A093D" w:rsidP="00F86237">
      <w:pPr>
        <w:keepNext/>
        <w:jc w:val="center"/>
      </w:pPr>
      <w:r>
        <w:object w:dxaOrig="6939" w:dyaOrig="6962" w14:anchorId="3092B4DD">
          <v:shape id="_x0000_i1033" type="#_x0000_t75" style="width:347.4pt;height:348pt" o:ole="">
            <v:imagedata r:id="rId29" o:title=""/>
          </v:shape>
          <o:OLEObject Type="Embed" ProgID="Visio.Drawing.11" ShapeID="_x0000_i1033" DrawAspect="Content" ObjectID="_1408889053" r:id="rId30"/>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10357" w:name="_Toc315954002"/>
      <w:bookmarkStart w:id="10358" w:name="_Toc316542512"/>
      <w:bookmarkStart w:id="10359" w:name="_Toc335147696"/>
      <w:r w:rsidRPr="00DB42FD">
        <w:lastRenderedPageBreak/>
        <w:t>XML Schema</w:t>
      </w:r>
      <w:bookmarkEnd w:id="10357"/>
      <w:bookmarkEnd w:id="10358"/>
      <w:bookmarkEnd w:id="10359"/>
    </w:p>
    <w:tbl>
      <w:tblPr>
        <w:tblStyle w:val="TableGrid"/>
        <w:tblW w:w="5000" w:type="pct"/>
        <w:shd w:val="clear" w:color="auto" w:fill="C8FCCD"/>
        <w:tblCellMar>
          <w:left w:w="57" w:type="dxa"/>
          <w:right w:w="57" w:type="dxa"/>
        </w:tblCellMar>
        <w:tblLook w:val="04A0" w:firstRow="1" w:lastRow="0" w:firstColumn="1" w:lastColumn="0" w:noHBand="0" w:noVBand="1"/>
        <w:tblPrChange w:id="10360" w:author="Thomas Dietz" w:date="2012-08-13T13:51:00Z">
          <w:tblPr>
            <w:tblStyle w:val="TableGrid"/>
            <w:tblW w:w="0" w:type="auto"/>
            <w:tblInd w:w="378" w:type="dxa"/>
            <w:shd w:val="clear" w:color="auto" w:fill="C8FCCD"/>
            <w:tblLook w:val="04A0" w:firstRow="1" w:lastRow="0" w:firstColumn="1" w:lastColumn="0" w:noHBand="0" w:noVBand="1"/>
          </w:tblPr>
        </w:tblPrChange>
      </w:tblPr>
      <w:tblGrid>
        <w:gridCol w:w="9474"/>
        <w:tblGridChange w:id="10361">
          <w:tblGrid>
            <w:gridCol w:w="8820"/>
          </w:tblGrid>
        </w:tblGridChange>
      </w:tblGrid>
      <w:tr w:rsidR="00F86237" w:rsidRPr="009F1B7D" w14:paraId="38C4A1E8" w14:textId="77777777" w:rsidTr="0058493D">
        <w:tc>
          <w:tcPr>
            <w:tcW w:w="5000" w:type="pct"/>
            <w:shd w:val="clear" w:color="auto" w:fill="C8FCCD"/>
            <w:tcPrChange w:id="10362" w:author="Thomas Dietz" w:date="2012-08-13T13:51:00Z">
              <w:tcPr>
                <w:tcW w:w="8820" w:type="dxa"/>
                <w:shd w:val="clear" w:color="auto" w:fill="C8FCCD"/>
              </w:tcPr>
            </w:tcPrChange>
          </w:tcPr>
          <w:p w14:paraId="5776DC9B" w14:textId="6D8A903D" w:rsidR="00F86237" w:rsidRPr="009F1B7D" w:rsidDel="0058493D" w:rsidRDefault="00F86237" w:rsidP="00011096">
            <w:pPr>
              <w:pStyle w:val="XML1"/>
              <w:rPr>
                <w:del w:id="10363" w:author="Thomas Dietz" w:date="2012-08-13T13:50:00Z"/>
              </w:rPr>
            </w:pPr>
            <w:del w:id="10364" w:author="Thomas Dietz" w:date="2012-08-13T13:50:00Z">
              <w:r w:rsidRPr="009F1B7D" w:rsidDel="0058493D">
                <w:delText>&lt;xs:complexType name="OFControllerType"&gt;</w:delText>
              </w:r>
            </w:del>
          </w:p>
          <w:p w14:paraId="05FA1B47" w14:textId="77CC5C28" w:rsidR="00F86237" w:rsidRPr="009F1B7D" w:rsidDel="0058493D" w:rsidRDefault="00F86237" w:rsidP="00011096">
            <w:pPr>
              <w:pStyle w:val="XML2"/>
              <w:rPr>
                <w:del w:id="10365" w:author="Thomas Dietz" w:date="2012-08-13T13:50:00Z"/>
              </w:rPr>
            </w:pPr>
            <w:del w:id="10366" w:author="Thomas Dietz" w:date="2012-08-13T13:50:00Z">
              <w:r w:rsidRPr="009F1B7D" w:rsidDel="0058493D">
                <w:delText>&lt;xs:sequence&gt;</w:delText>
              </w:r>
            </w:del>
          </w:p>
          <w:p w14:paraId="66F52BA9" w14:textId="75F86F3A" w:rsidR="00F86237" w:rsidRPr="009F1B7D" w:rsidDel="0058493D" w:rsidRDefault="00F86237" w:rsidP="00011096">
            <w:pPr>
              <w:pStyle w:val="XML3"/>
              <w:rPr>
                <w:del w:id="10367" w:author="Thomas Dietz" w:date="2012-08-13T13:50:00Z"/>
              </w:rPr>
            </w:pPr>
            <w:del w:id="10368" w:author="Thomas Dietz" w:date="2012-08-13T13:50:00Z">
              <w:r w:rsidRPr="009F1B7D" w:rsidDel="0058493D">
                <w:delText xml:space="preserve">&lt;xs:element name="id" </w:delText>
              </w:r>
            </w:del>
          </w:p>
          <w:p w14:paraId="6698ED6D" w14:textId="56CFF848" w:rsidR="00F86237" w:rsidRPr="009F1B7D" w:rsidDel="0058493D" w:rsidRDefault="00F86237" w:rsidP="00011096">
            <w:pPr>
              <w:pStyle w:val="XML9"/>
              <w:rPr>
                <w:del w:id="10369" w:author="Thomas Dietz" w:date="2012-08-13T13:50:00Z"/>
              </w:rPr>
            </w:pPr>
            <w:del w:id="10370" w:author="Thomas Dietz" w:date="2012-08-13T13:50:00Z">
              <w:r w:rsidRPr="009F1B7D" w:rsidDel="0058493D">
                <w:delText>type="OFConfigID"/&gt;</w:delText>
              </w:r>
            </w:del>
          </w:p>
          <w:p w14:paraId="13D9522E" w14:textId="0374D7DF" w:rsidR="00F86237" w:rsidRPr="009F1B7D" w:rsidDel="0058493D" w:rsidRDefault="00F86237" w:rsidP="00011096">
            <w:pPr>
              <w:pStyle w:val="XML3"/>
              <w:rPr>
                <w:del w:id="10371" w:author="Thomas Dietz" w:date="2012-08-13T13:50:00Z"/>
              </w:rPr>
            </w:pPr>
            <w:del w:id="10372" w:author="Thomas Dietz" w:date="2012-08-13T13:50:00Z">
              <w:r w:rsidRPr="009F1B7D" w:rsidDel="0058493D">
                <w:delText xml:space="preserve">&lt;xs:element name="role" </w:delText>
              </w:r>
            </w:del>
          </w:p>
          <w:p w14:paraId="1332718D" w14:textId="348A4733" w:rsidR="00F86237" w:rsidRPr="009F1B7D" w:rsidDel="0058493D" w:rsidRDefault="00F86237" w:rsidP="00011096">
            <w:pPr>
              <w:pStyle w:val="XML9"/>
              <w:rPr>
                <w:del w:id="10373" w:author="Thomas Dietz" w:date="2012-08-13T13:50:00Z"/>
              </w:rPr>
            </w:pPr>
            <w:del w:id="10374" w:author="Thomas Dietz" w:date="2012-08-13T13:50:00Z">
              <w:r w:rsidRPr="009F1B7D" w:rsidDel="0058493D">
                <w:delText>type="OFControllerRoleType"/&gt;</w:delText>
              </w:r>
            </w:del>
          </w:p>
          <w:p w14:paraId="113AE29A" w14:textId="37DA4A6B" w:rsidR="00F86237" w:rsidRPr="009F1B7D" w:rsidDel="0058493D" w:rsidRDefault="00F86237" w:rsidP="00011096">
            <w:pPr>
              <w:pStyle w:val="XML3"/>
              <w:rPr>
                <w:del w:id="10375" w:author="Thomas Dietz" w:date="2012-08-13T13:50:00Z"/>
              </w:rPr>
            </w:pPr>
            <w:del w:id="10376" w:author="Thomas Dietz" w:date="2012-08-13T13:50:00Z">
              <w:r w:rsidRPr="009F1B7D" w:rsidDel="0058493D">
                <w:delText xml:space="preserve">&lt;xs:element name="ip-address" </w:delText>
              </w:r>
            </w:del>
          </w:p>
          <w:p w14:paraId="1B13E026" w14:textId="735E5825" w:rsidR="00F86237" w:rsidRPr="009F1B7D" w:rsidDel="0058493D" w:rsidRDefault="00F86237" w:rsidP="00011096">
            <w:pPr>
              <w:pStyle w:val="XML9"/>
              <w:rPr>
                <w:del w:id="10377" w:author="Thomas Dietz" w:date="2012-08-13T13:50:00Z"/>
              </w:rPr>
            </w:pPr>
            <w:del w:id="10378" w:author="Thomas Dietz" w:date="2012-08-13T13:50:00Z">
              <w:r w:rsidRPr="009F1B7D" w:rsidDel="0058493D">
                <w:delText>type="inet:ip-prefix"/&gt;</w:delText>
              </w:r>
            </w:del>
          </w:p>
          <w:p w14:paraId="648AE01A" w14:textId="05687D47" w:rsidR="00F86237" w:rsidRPr="009F1B7D" w:rsidDel="0058493D" w:rsidRDefault="00F86237" w:rsidP="00011096">
            <w:pPr>
              <w:pStyle w:val="XML3"/>
              <w:rPr>
                <w:del w:id="10379" w:author="Thomas Dietz" w:date="2012-08-13T13:50:00Z"/>
              </w:rPr>
            </w:pPr>
            <w:del w:id="10380" w:author="Thomas Dietz" w:date="2012-08-13T13:50:00Z">
              <w:r w:rsidRPr="009F1B7D" w:rsidDel="0058493D">
                <w:delText xml:space="preserve">&lt;xs:element name="port" </w:delText>
              </w:r>
            </w:del>
          </w:p>
          <w:p w14:paraId="3EC43E88" w14:textId="149ACD9C" w:rsidR="00F86237" w:rsidRPr="009F1B7D" w:rsidDel="0058493D" w:rsidRDefault="00F86237" w:rsidP="00011096">
            <w:pPr>
              <w:pStyle w:val="XML9"/>
              <w:rPr>
                <w:del w:id="10381" w:author="Thomas Dietz" w:date="2012-08-13T13:50:00Z"/>
              </w:rPr>
            </w:pPr>
            <w:del w:id="10382" w:author="Thomas Dietz" w:date="2012-08-13T13:50:00Z">
              <w:r w:rsidRPr="009F1B7D" w:rsidDel="0058493D">
                <w:delText>type="inet:port-number"/&gt;</w:delText>
              </w:r>
            </w:del>
          </w:p>
          <w:p w14:paraId="099FAF44" w14:textId="11CE91B9" w:rsidR="00F86237" w:rsidRPr="009F1B7D" w:rsidDel="0058493D" w:rsidRDefault="00F86237" w:rsidP="00011096">
            <w:pPr>
              <w:pStyle w:val="XML3"/>
              <w:rPr>
                <w:del w:id="10383" w:author="Thomas Dietz" w:date="2012-08-13T13:50:00Z"/>
              </w:rPr>
            </w:pPr>
            <w:del w:id="10384" w:author="Thomas Dietz" w:date="2012-08-13T13:50:00Z">
              <w:r w:rsidRPr="009F1B7D" w:rsidDel="0058493D">
                <w:delText xml:space="preserve">&lt;xs:element name="local-ip-address" </w:delText>
              </w:r>
            </w:del>
          </w:p>
          <w:p w14:paraId="4E137E99" w14:textId="3CB91497" w:rsidR="00F86237" w:rsidRPr="009F1B7D" w:rsidDel="0058493D" w:rsidRDefault="00F86237" w:rsidP="00011096">
            <w:pPr>
              <w:pStyle w:val="XML9"/>
              <w:rPr>
                <w:del w:id="10385" w:author="Thomas Dietz" w:date="2012-08-13T13:50:00Z"/>
              </w:rPr>
            </w:pPr>
            <w:del w:id="10386" w:author="Thomas Dietz" w:date="2012-08-13T13:50:00Z">
              <w:r w:rsidRPr="009F1B7D" w:rsidDel="0058493D">
                <w:delText>type="inet:ip-address"/&gt;</w:delText>
              </w:r>
            </w:del>
          </w:p>
          <w:p w14:paraId="5CEC8494" w14:textId="2357A90B" w:rsidR="00F86237" w:rsidRPr="009F1B7D" w:rsidDel="0058493D" w:rsidRDefault="00F86237" w:rsidP="00011096">
            <w:pPr>
              <w:pStyle w:val="XML3"/>
              <w:rPr>
                <w:del w:id="10387" w:author="Thomas Dietz" w:date="2012-08-13T13:50:00Z"/>
              </w:rPr>
            </w:pPr>
            <w:del w:id="10388" w:author="Thomas Dietz" w:date="2012-08-13T13:50:00Z">
              <w:r w:rsidRPr="009F1B7D" w:rsidDel="0058493D">
                <w:delText xml:space="preserve">&lt;xs:element name="local-port" </w:delText>
              </w:r>
            </w:del>
          </w:p>
          <w:p w14:paraId="78A7092A" w14:textId="74FCC9B5" w:rsidR="00F86237" w:rsidRPr="009F1B7D" w:rsidDel="0058493D" w:rsidRDefault="00F86237" w:rsidP="00011096">
            <w:pPr>
              <w:pStyle w:val="XML9"/>
              <w:rPr>
                <w:del w:id="10389" w:author="Thomas Dietz" w:date="2012-08-13T13:50:00Z"/>
              </w:rPr>
            </w:pPr>
            <w:del w:id="10390" w:author="Thomas Dietz" w:date="2012-08-13T13:50:00Z">
              <w:r w:rsidRPr="009F1B7D" w:rsidDel="0058493D">
                <w:delText>type="inet:port-number"/&gt;</w:delText>
              </w:r>
            </w:del>
          </w:p>
          <w:p w14:paraId="3B178393" w14:textId="20D3263B" w:rsidR="00F86237" w:rsidRPr="009F1B7D" w:rsidDel="0058493D" w:rsidRDefault="00F86237" w:rsidP="00011096">
            <w:pPr>
              <w:pStyle w:val="XML3"/>
              <w:rPr>
                <w:del w:id="10391" w:author="Thomas Dietz" w:date="2012-08-13T13:50:00Z"/>
              </w:rPr>
            </w:pPr>
            <w:del w:id="10392" w:author="Thomas Dietz" w:date="2012-08-13T13:50:00Z">
              <w:r w:rsidRPr="009F1B7D" w:rsidDel="0058493D">
                <w:delText xml:space="preserve">&lt;xs:element name="protocol" </w:delText>
              </w:r>
            </w:del>
          </w:p>
          <w:p w14:paraId="101F66DC" w14:textId="5F6E7A7A" w:rsidR="00F86237" w:rsidRPr="009F1B7D" w:rsidDel="0058493D" w:rsidRDefault="00F86237" w:rsidP="00011096">
            <w:pPr>
              <w:pStyle w:val="XML9"/>
              <w:rPr>
                <w:del w:id="10393" w:author="Thomas Dietz" w:date="2012-08-13T13:50:00Z"/>
              </w:rPr>
            </w:pPr>
            <w:del w:id="10394" w:author="Thomas Dietz" w:date="2012-08-13T13:50:00Z">
              <w:r w:rsidRPr="009F1B7D" w:rsidDel="0058493D">
                <w:delText>type="OFControllerProtocolType"/&gt;</w:delText>
              </w:r>
            </w:del>
          </w:p>
          <w:p w14:paraId="1FB9D234" w14:textId="192CAFD6" w:rsidR="00F86237" w:rsidRPr="009F1B7D" w:rsidDel="0058493D" w:rsidRDefault="00F86237" w:rsidP="00011096">
            <w:pPr>
              <w:pStyle w:val="XML3"/>
              <w:rPr>
                <w:del w:id="10395" w:author="Thomas Dietz" w:date="2012-08-13T13:50:00Z"/>
              </w:rPr>
            </w:pPr>
            <w:del w:id="10396" w:author="Thomas Dietz" w:date="2012-08-13T13:50:00Z">
              <w:r w:rsidRPr="009F1B7D" w:rsidDel="0058493D">
                <w:delText xml:space="preserve">&lt;xs:element name="state" </w:delText>
              </w:r>
            </w:del>
          </w:p>
          <w:p w14:paraId="36C1C4EC" w14:textId="62625AFD" w:rsidR="00F86237" w:rsidRPr="009F1B7D" w:rsidDel="0058493D" w:rsidRDefault="00F86237" w:rsidP="00011096">
            <w:pPr>
              <w:pStyle w:val="XML9"/>
              <w:rPr>
                <w:del w:id="10397" w:author="Thomas Dietz" w:date="2012-08-13T13:50:00Z"/>
              </w:rPr>
            </w:pPr>
            <w:del w:id="10398" w:author="Thomas Dietz" w:date="2012-08-13T13:50:00Z">
              <w:r w:rsidRPr="009F1B7D" w:rsidDel="0058493D">
                <w:delText>type="OFControllerOpenFlowStateType"/&gt;</w:delText>
              </w:r>
            </w:del>
          </w:p>
          <w:p w14:paraId="42AC55C5" w14:textId="7249893A" w:rsidR="00F86237" w:rsidRPr="009F1B7D" w:rsidDel="0058493D" w:rsidRDefault="00F86237" w:rsidP="00011096">
            <w:pPr>
              <w:pStyle w:val="XML2"/>
              <w:rPr>
                <w:del w:id="10399" w:author="Thomas Dietz" w:date="2012-08-13T13:50:00Z"/>
              </w:rPr>
            </w:pPr>
            <w:del w:id="10400" w:author="Thomas Dietz" w:date="2012-08-13T13:50:00Z">
              <w:r w:rsidRPr="009F1B7D" w:rsidDel="0058493D">
                <w:delText>&lt;/xs:sequence&gt;</w:delText>
              </w:r>
            </w:del>
          </w:p>
          <w:p w14:paraId="68633DB5" w14:textId="0A2276CD" w:rsidR="00F86237" w:rsidRPr="009F1B7D" w:rsidDel="0058493D" w:rsidRDefault="00F86237" w:rsidP="00011096">
            <w:pPr>
              <w:pStyle w:val="XML1"/>
              <w:rPr>
                <w:del w:id="10401" w:author="Thomas Dietz" w:date="2012-08-13T13:50:00Z"/>
              </w:rPr>
            </w:pPr>
            <w:del w:id="10402" w:author="Thomas Dietz" w:date="2012-08-13T13:50:00Z">
              <w:r w:rsidRPr="009F1B7D" w:rsidDel="0058493D">
                <w:delText>&lt;/xs:complexType&gt;</w:delText>
              </w:r>
            </w:del>
          </w:p>
          <w:p w14:paraId="42432C1C" w14:textId="67344C32" w:rsidR="00F86237" w:rsidRPr="009F1B7D" w:rsidDel="0058493D" w:rsidRDefault="00F86237" w:rsidP="00011096">
            <w:pPr>
              <w:pStyle w:val="XML1"/>
              <w:rPr>
                <w:del w:id="10403" w:author="Thomas Dietz" w:date="2012-08-13T13:50:00Z"/>
              </w:rPr>
            </w:pPr>
          </w:p>
          <w:p w14:paraId="26000278" w14:textId="5C5BFD11" w:rsidR="00F86237" w:rsidRPr="009F1B7D" w:rsidDel="0058493D" w:rsidRDefault="00F86237" w:rsidP="00011096">
            <w:pPr>
              <w:pStyle w:val="XML1"/>
              <w:rPr>
                <w:del w:id="10404" w:author="Thomas Dietz" w:date="2012-08-13T13:50:00Z"/>
              </w:rPr>
            </w:pPr>
            <w:del w:id="10405" w:author="Thomas Dietz" w:date="2012-08-13T13:50:00Z">
              <w:r w:rsidRPr="009F1B7D" w:rsidDel="0058493D">
                <w:delText>&lt;xs:simpleType name="OFControllerRoleType"&gt;</w:delText>
              </w:r>
            </w:del>
          </w:p>
          <w:p w14:paraId="696B7654" w14:textId="50086C63" w:rsidR="00F86237" w:rsidRPr="009F1B7D" w:rsidDel="0058493D" w:rsidRDefault="00F86237" w:rsidP="00011096">
            <w:pPr>
              <w:pStyle w:val="XML2"/>
              <w:rPr>
                <w:del w:id="10406" w:author="Thomas Dietz" w:date="2012-08-13T13:50:00Z"/>
              </w:rPr>
            </w:pPr>
            <w:del w:id="10407" w:author="Thomas Dietz" w:date="2012-08-13T13:50:00Z">
              <w:r w:rsidRPr="009F1B7D" w:rsidDel="0058493D">
                <w:delText>&lt;xs:restriction base="xs:string"&gt;</w:delText>
              </w:r>
            </w:del>
          </w:p>
          <w:p w14:paraId="5AA77252" w14:textId="6E32EB6D" w:rsidR="00F86237" w:rsidRPr="009F1B7D" w:rsidDel="0058493D" w:rsidRDefault="00F86237" w:rsidP="00011096">
            <w:pPr>
              <w:pStyle w:val="XML3"/>
              <w:rPr>
                <w:del w:id="10408" w:author="Thomas Dietz" w:date="2012-08-13T13:50:00Z"/>
              </w:rPr>
            </w:pPr>
            <w:del w:id="10409" w:author="Thomas Dietz" w:date="2012-08-13T13:50:00Z">
              <w:r w:rsidRPr="009F1B7D" w:rsidDel="0058493D">
                <w:delText>&lt;xs:enumeration value="master"/&gt;</w:delText>
              </w:r>
            </w:del>
          </w:p>
          <w:p w14:paraId="64D98CA7" w14:textId="327EB028" w:rsidR="00F86237" w:rsidRPr="009F1B7D" w:rsidDel="0058493D" w:rsidRDefault="00F86237" w:rsidP="00011096">
            <w:pPr>
              <w:pStyle w:val="XML3"/>
              <w:rPr>
                <w:del w:id="10410" w:author="Thomas Dietz" w:date="2012-08-13T13:50:00Z"/>
              </w:rPr>
            </w:pPr>
            <w:del w:id="10411" w:author="Thomas Dietz" w:date="2012-08-13T13:50:00Z">
              <w:r w:rsidRPr="009F1B7D" w:rsidDel="0058493D">
                <w:delText>&lt;xs:enumeration value="slave"/&gt;</w:delText>
              </w:r>
            </w:del>
          </w:p>
          <w:p w14:paraId="08F5CCD8" w14:textId="37B4157B" w:rsidR="00F86237" w:rsidRPr="009F1B7D" w:rsidDel="0058493D" w:rsidRDefault="00F86237" w:rsidP="00011096">
            <w:pPr>
              <w:pStyle w:val="XML3"/>
              <w:rPr>
                <w:del w:id="10412" w:author="Thomas Dietz" w:date="2012-08-13T13:50:00Z"/>
              </w:rPr>
            </w:pPr>
            <w:del w:id="10413" w:author="Thomas Dietz" w:date="2012-08-13T13:50:00Z">
              <w:r w:rsidRPr="009F1B7D" w:rsidDel="0058493D">
                <w:delText>&lt;xs:enumeration value="equal"/&gt;</w:delText>
              </w:r>
            </w:del>
          </w:p>
          <w:p w14:paraId="58C03CB4" w14:textId="12A8E8ED" w:rsidR="00F86237" w:rsidRPr="009F1B7D" w:rsidDel="0058493D" w:rsidRDefault="00F86237" w:rsidP="00011096">
            <w:pPr>
              <w:pStyle w:val="XML2"/>
              <w:rPr>
                <w:del w:id="10414" w:author="Thomas Dietz" w:date="2012-08-13T13:50:00Z"/>
              </w:rPr>
            </w:pPr>
            <w:del w:id="10415" w:author="Thomas Dietz" w:date="2012-08-13T13:50:00Z">
              <w:r w:rsidRPr="009F1B7D" w:rsidDel="0058493D">
                <w:delText>&lt;/xs:restriction&gt;</w:delText>
              </w:r>
            </w:del>
          </w:p>
          <w:p w14:paraId="61E5B51B" w14:textId="74FC8C62" w:rsidR="00F86237" w:rsidRPr="009F1B7D" w:rsidDel="0058493D" w:rsidRDefault="00F86237" w:rsidP="00011096">
            <w:pPr>
              <w:pStyle w:val="XML1"/>
              <w:rPr>
                <w:del w:id="10416" w:author="Thomas Dietz" w:date="2012-08-13T13:50:00Z"/>
              </w:rPr>
            </w:pPr>
            <w:del w:id="10417" w:author="Thomas Dietz" w:date="2012-08-13T13:50:00Z">
              <w:r w:rsidRPr="009F1B7D" w:rsidDel="0058493D">
                <w:delText>&lt;/xs:simpleType&gt;</w:delText>
              </w:r>
            </w:del>
          </w:p>
          <w:p w14:paraId="4461C658" w14:textId="17A285F6" w:rsidR="00F86237" w:rsidRPr="009F1B7D" w:rsidDel="0058493D" w:rsidRDefault="00F86237" w:rsidP="00011096">
            <w:pPr>
              <w:pStyle w:val="XML1"/>
              <w:rPr>
                <w:del w:id="10418" w:author="Thomas Dietz" w:date="2012-08-13T13:50:00Z"/>
              </w:rPr>
            </w:pPr>
          </w:p>
          <w:p w14:paraId="7602E945" w14:textId="50F9F9AB" w:rsidR="00F86237" w:rsidRPr="009F1B7D" w:rsidDel="0058493D" w:rsidRDefault="00F86237" w:rsidP="00011096">
            <w:pPr>
              <w:pStyle w:val="XML1"/>
              <w:rPr>
                <w:del w:id="10419" w:author="Thomas Dietz" w:date="2012-08-13T13:50:00Z"/>
              </w:rPr>
            </w:pPr>
            <w:del w:id="10420" w:author="Thomas Dietz" w:date="2012-08-13T13:50:00Z">
              <w:r w:rsidRPr="009F1B7D" w:rsidDel="0058493D">
                <w:delText>&lt;xs:simpleType name="OFControllerProtocolType"&gt;</w:delText>
              </w:r>
            </w:del>
          </w:p>
          <w:p w14:paraId="68BBEAF5" w14:textId="20EC0404" w:rsidR="00F86237" w:rsidRPr="009F1B7D" w:rsidDel="0058493D" w:rsidRDefault="00F86237" w:rsidP="00011096">
            <w:pPr>
              <w:pStyle w:val="XML2"/>
              <w:rPr>
                <w:del w:id="10421" w:author="Thomas Dietz" w:date="2012-08-13T13:50:00Z"/>
              </w:rPr>
            </w:pPr>
            <w:del w:id="10422" w:author="Thomas Dietz" w:date="2012-08-13T13:50:00Z">
              <w:r w:rsidRPr="009F1B7D" w:rsidDel="0058493D">
                <w:delText>&lt;xs:restriction base="xs:string"&gt;</w:delText>
              </w:r>
            </w:del>
          </w:p>
          <w:p w14:paraId="0C31B29E" w14:textId="1962E0B3" w:rsidR="00F86237" w:rsidRPr="009F1B7D" w:rsidDel="0058493D" w:rsidRDefault="00F86237" w:rsidP="00011096">
            <w:pPr>
              <w:pStyle w:val="XML3"/>
              <w:rPr>
                <w:del w:id="10423" w:author="Thomas Dietz" w:date="2012-08-13T13:50:00Z"/>
              </w:rPr>
            </w:pPr>
            <w:del w:id="10424" w:author="Thomas Dietz" w:date="2012-08-13T13:50:00Z">
              <w:r w:rsidRPr="009F1B7D" w:rsidDel="0058493D">
                <w:delText>&lt;xs:enumeration value="tcp"/&gt;</w:delText>
              </w:r>
            </w:del>
          </w:p>
          <w:p w14:paraId="699E034E" w14:textId="0153054E" w:rsidR="00F86237" w:rsidRPr="009F1B7D" w:rsidDel="0058493D" w:rsidRDefault="00F86237" w:rsidP="00011096">
            <w:pPr>
              <w:pStyle w:val="XML3"/>
              <w:rPr>
                <w:del w:id="10425" w:author="Thomas Dietz" w:date="2012-08-13T13:50:00Z"/>
              </w:rPr>
            </w:pPr>
            <w:del w:id="10426" w:author="Thomas Dietz" w:date="2012-08-13T13:50:00Z">
              <w:r w:rsidRPr="009F1B7D" w:rsidDel="0058493D">
                <w:delText>&lt;xs:enumeration value="tls"/&gt;</w:delText>
              </w:r>
            </w:del>
          </w:p>
          <w:p w14:paraId="6DF1B21B" w14:textId="68FF1F61" w:rsidR="00F86237" w:rsidRPr="009F1B7D" w:rsidDel="0058493D" w:rsidRDefault="00F86237" w:rsidP="00011096">
            <w:pPr>
              <w:pStyle w:val="XML2"/>
              <w:rPr>
                <w:del w:id="10427" w:author="Thomas Dietz" w:date="2012-08-13T13:50:00Z"/>
              </w:rPr>
            </w:pPr>
            <w:del w:id="10428" w:author="Thomas Dietz" w:date="2012-08-13T13:50:00Z">
              <w:r w:rsidRPr="009F1B7D" w:rsidDel="0058493D">
                <w:delText>&lt;/xs:restriction&gt;</w:delText>
              </w:r>
            </w:del>
          </w:p>
          <w:p w14:paraId="6C4AAFCA" w14:textId="1E63C63A" w:rsidR="00F86237" w:rsidRPr="009F1B7D" w:rsidDel="0058493D" w:rsidRDefault="00F86237" w:rsidP="00011096">
            <w:pPr>
              <w:pStyle w:val="XML1"/>
              <w:rPr>
                <w:del w:id="10429" w:author="Thomas Dietz" w:date="2012-08-13T13:50:00Z"/>
              </w:rPr>
            </w:pPr>
            <w:del w:id="10430" w:author="Thomas Dietz" w:date="2012-08-13T13:50:00Z">
              <w:r w:rsidRPr="009F1B7D" w:rsidDel="0058493D">
                <w:delText>&lt;/xs:simpleType&gt;</w:delText>
              </w:r>
            </w:del>
          </w:p>
          <w:p w14:paraId="0846CD80" w14:textId="74B852EB" w:rsidR="00F86237" w:rsidRPr="009F1B7D" w:rsidDel="0058493D" w:rsidRDefault="00F86237" w:rsidP="00011096">
            <w:pPr>
              <w:pStyle w:val="XML1"/>
              <w:rPr>
                <w:del w:id="10431" w:author="Thomas Dietz" w:date="2012-08-13T13:50:00Z"/>
              </w:rPr>
            </w:pPr>
          </w:p>
          <w:p w14:paraId="1F465762" w14:textId="0952CA54" w:rsidR="00F86237" w:rsidRPr="009F1B7D" w:rsidDel="0058493D" w:rsidRDefault="00F86237" w:rsidP="00011096">
            <w:pPr>
              <w:pStyle w:val="XML1"/>
              <w:rPr>
                <w:del w:id="10432" w:author="Thomas Dietz" w:date="2012-08-13T13:50:00Z"/>
              </w:rPr>
            </w:pPr>
            <w:del w:id="10433" w:author="Thomas Dietz" w:date="2012-08-13T13:50:00Z">
              <w:r w:rsidRPr="009F1B7D" w:rsidDel="0058493D">
                <w:delText>&lt;xs:complexType name="OFControllerOpenFlowStateType"&gt;</w:delText>
              </w:r>
            </w:del>
          </w:p>
          <w:p w14:paraId="689300B3" w14:textId="4828A938" w:rsidR="00F86237" w:rsidRPr="009F1B7D" w:rsidDel="0058493D" w:rsidRDefault="00F86237" w:rsidP="00011096">
            <w:pPr>
              <w:pStyle w:val="XML2"/>
              <w:rPr>
                <w:del w:id="10434" w:author="Thomas Dietz" w:date="2012-08-13T13:50:00Z"/>
              </w:rPr>
            </w:pPr>
            <w:del w:id="10435" w:author="Thomas Dietz" w:date="2012-08-13T13:50:00Z">
              <w:r w:rsidRPr="009F1B7D" w:rsidDel="0058493D">
                <w:delText>&lt;xs:sequence&gt;</w:delText>
              </w:r>
            </w:del>
          </w:p>
          <w:p w14:paraId="6A8EB269" w14:textId="5AF0A5BB" w:rsidR="00F86237" w:rsidRPr="009F1B7D" w:rsidDel="0058493D" w:rsidRDefault="00F86237" w:rsidP="00011096">
            <w:pPr>
              <w:pStyle w:val="XML3"/>
              <w:rPr>
                <w:del w:id="10436" w:author="Thomas Dietz" w:date="2012-08-13T13:50:00Z"/>
              </w:rPr>
            </w:pPr>
            <w:del w:id="10437" w:author="Thomas Dietz" w:date="2012-08-13T13:50:00Z">
              <w:r w:rsidRPr="009F1B7D" w:rsidDel="0058493D">
                <w:delText xml:space="preserve">&lt;xs:element name="connection-state" </w:delText>
              </w:r>
            </w:del>
          </w:p>
          <w:p w14:paraId="7F5F48BF" w14:textId="5D12CF59" w:rsidR="00F86237" w:rsidRPr="009F1B7D" w:rsidDel="0058493D" w:rsidRDefault="00F86237" w:rsidP="00011096">
            <w:pPr>
              <w:pStyle w:val="XML9"/>
              <w:rPr>
                <w:del w:id="10438" w:author="Thomas Dietz" w:date="2012-08-13T13:50:00Z"/>
              </w:rPr>
            </w:pPr>
            <w:del w:id="10439" w:author="Thomas Dietz" w:date="2012-08-13T13:50:00Z">
              <w:r w:rsidRPr="009F1B7D" w:rsidDel="0058493D">
                <w:delText>type="OFControllerConnectionStateType"/&gt;</w:delText>
              </w:r>
            </w:del>
          </w:p>
          <w:p w14:paraId="0576C917" w14:textId="35A9700F" w:rsidR="00F86237" w:rsidRPr="009F1B7D" w:rsidDel="0058493D" w:rsidRDefault="00F86237" w:rsidP="00011096">
            <w:pPr>
              <w:pStyle w:val="XML3"/>
              <w:rPr>
                <w:del w:id="10440" w:author="Thomas Dietz" w:date="2012-08-13T13:50:00Z"/>
              </w:rPr>
            </w:pPr>
            <w:del w:id="10441" w:author="Thomas Dietz" w:date="2012-08-13T13:50:00Z">
              <w:r w:rsidRPr="009F1B7D" w:rsidDel="0058493D">
                <w:delText xml:space="preserve">&lt;xs:element name="current-version" </w:delText>
              </w:r>
            </w:del>
          </w:p>
          <w:p w14:paraId="390D3B04" w14:textId="403CCA6A" w:rsidR="00F86237" w:rsidRPr="009F1B7D" w:rsidDel="0058493D" w:rsidRDefault="00F86237" w:rsidP="00011096">
            <w:pPr>
              <w:pStyle w:val="XML9"/>
              <w:rPr>
                <w:del w:id="10442" w:author="Thomas Dietz" w:date="2012-08-13T13:50:00Z"/>
              </w:rPr>
            </w:pPr>
            <w:del w:id="10443" w:author="Thomas Dietz" w:date="2012-08-13T13:50:00Z">
              <w:r w:rsidRPr="009F1B7D" w:rsidDel="0058493D">
                <w:delText>type="OFOpenFlowVersionType"/&gt;</w:delText>
              </w:r>
            </w:del>
          </w:p>
          <w:p w14:paraId="4B9DE31E" w14:textId="772E0B9D" w:rsidR="00F86237" w:rsidRPr="009F1B7D" w:rsidDel="0058493D" w:rsidRDefault="00F86237" w:rsidP="00011096">
            <w:pPr>
              <w:pStyle w:val="XML3"/>
              <w:rPr>
                <w:del w:id="10444" w:author="Thomas Dietz" w:date="2012-08-13T13:50:00Z"/>
              </w:rPr>
            </w:pPr>
            <w:del w:id="10445" w:author="Thomas Dietz" w:date="2012-08-13T13:50:00Z">
              <w:r w:rsidRPr="009F1B7D" w:rsidDel="0058493D">
                <w:delText xml:space="preserve">&lt;xs:element name="supported-versions" </w:delText>
              </w:r>
            </w:del>
          </w:p>
          <w:p w14:paraId="031EC780" w14:textId="2615AD17" w:rsidR="00F86237" w:rsidRPr="009F1B7D" w:rsidDel="0058493D" w:rsidRDefault="00F86237" w:rsidP="00011096">
            <w:pPr>
              <w:pStyle w:val="XML9"/>
              <w:rPr>
                <w:del w:id="10446" w:author="Thomas Dietz" w:date="2012-08-13T13:50:00Z"/>
              </w:rPr>
            </w:pPr>
            <w:del w:id="10447" w:author="Thomas Dietz" w:date="2012-08-13T13:50:00Z">
              <w:r w:rsidRPr="009F1B7D" w:rsidDel="0058493D">
                <w:delText>type="OFOpenFlowSupportedVersionsType"/&gt;</w:delText>
              </w:r>
            </w:del>
          </w:p>
          <w:p w14:paraId="4ED8258F" w14:textId="289E08A6" w:rsidR="00F86237" w:rsidRPr="009F1B7D" w:rsidDel="0058493D" w:rsidRDefault="00F86237" w:rsidP="00011096">
            <w:pPr>
              <w:pStyle w:val="XML2"/>
              <w:rPr>
                <w:del w:id="10448" w:author="Thomas Dietz" w:date="2012-08-13T13:50:00Z"/>
              </w:rPr>
            </w:pPr>
            <w:del w:id="10449" w:author="Thomas Dietz" w:date="2012-08-13T13:50:00Z">
              <w:r w:rsidRPr="009F1B7D" w:rsidDel="0058493D">
                <w:delText>&lt;/xs:sequence&gt;</w:delText>
              </w:r>
            </w:del>
          </w:p>
          <w:p w14:paraId="5525B14C" w14:textId="51BE921C" w:rsidR="00F86237" w:rsidRPr="009F1B7D" w:rsidDel="0058493D" w:rsidRDefault="00F86237" w:rsidP="00011096">
            <w:pPr>
              <w:pStyle w:val="XML1"/>
              <w:rPr>
                <w:del w:id="10450" w:author="Thomas Dietz" w:date="2012-08-13T13:50:00Z"/>
              </w:rPr>
            </w:pPr>
            <w:del w:id="10451" w:author="Thomas Dietz" w:date="2012-08-13T13:50:00Z">
              <w:r w:rsidRPr="009F1B7D" w:rsidDel="0058493D">
                <w:delText>&lt;/xs:complexType&gt;</w:delText>
              </w:r>
            </w:del>
          </w:p>
          <w:p w14:paraId="220F92FE" w14:textId="16F812CB" w:rsidR="00F86237" w:rsidRPr="009F1B7D" w:rsidDel="0058493D" w:rsidRDefault="00F86237" w:rsidP="00011096">
            <w:pPr>
              <w:pStyle w:val="XML1"/>
              <w:rPr>
                <w:del w:id="10452" w:author="Thomas Dietz" w:date="2012-08-13T13:50:00Z"/>
              </w:rPr>
            </w:pPr>
          </w:p>
          <w:p w14:paraId="4A86E0B5" w14:textId="45F5A853" w:rsidR="00F86237" w:rsidRPr="009F1B7D" w:rsidDel="0058493D" w:rsidRDefault="00F86237" w:rsidP="00011096">
            <w:pPr>
              <w:pStyle w:val="XML1"/>
              <w:rPr>
                <w:del w:id="10453" w:author="Thomas Dietz" w:date="2012-08-13T13:50:00Z"/>
              </w:rPr>
            </w:pPr>
            <w:del w:id="10454" w:author="Thomas Dietz" w:date="2012-08-13T13:50:00Z">
              <w:r w:rsidRPr="009F1B7D" w:rsidDel="0058493D">
                <w:delText>&lt;xs:simpleType name="OFControllerConnectionStateType"&gt;</w:delText>
              </w:r>
            </w:del>
          </w:p>
          <w:p w14:paraId="33674FB4" w14:textId="7C4742ED" w:rsidR="00F86237" w:rsidRPr="009F1B7D" w:rsidDel="0058493D" w:rsidRDefault="00F86237" w:rsidP="00011096">
            <w:pPr>
              <w:pStyle w:val="XML2"/>
              <w:rPr>
                <w:del w:id="10455" w:author="Thomas Dietz" w:date="2012-08-13T13:50:00Z"/>
              </w:rPr>
            </w:pPr>
            <w:del w:id="10456" w:author="Thomas Dietz" w:date="2012-08-13T13:50:00Z">
              <w:r w:rsidRPr="009F1B7D" w:rsidDel="0058493D">
                <w:delText>&lt;xs:restriction base="xs:string"&gt;</w:delText>
              </w:r>
            </w:del>
          </w:p>
          <w:p w14:paraId="1D697EF7" w14:textId="54DF88F0" w:rsidR="00F86237" w:rsidRPr="009F1B7D" w:rsidDel="0058493D" w:rsidRDefault="00F86237" w:rsidP="00011096">
            <w:pPr>
              <w:pStyle w:val="XML3"/>
              <w:rPr>
                <w:del w:id="10457" w:author="Thomas Dietz" w:date="2012-08-13T13:50:00Z"/>
              </w:rPr>
            </w:pPr>
            <w:del w:id="10458" w:author="Thomas Dietz" w:date="2012-08-13T13:50:00Z">
              <w:r w:rsidRPr="009F1B7D" w:rsidDel="0058493D">
                <w:delText>&lt;xs:enumeration value="up"/&gt;</w:delText>
              </w:r>
            </w:del>
          </w:p>
          <w:p w14:paraId="733883A6" w14:textId="1E954F5C" w:rsidR="00F86237" w:rsidRPr="009F1B7D" w:rsidDel="0058493D" w:rsidRDefault="00F86237" w:rsidP="00011096">
            <w:pPr>
              <w:pStyle w:val="XML3"/>
              <w:rPr>
                <w:del w:id="10459" w:author="Thomas Dietz" w:date="2012-08-13T13:50:00Z"/>
              </w:rPr>
            </w:pPr>
            <w:del w:id="10460" w:author="Thomas Dietz" w:date="2012-08-13T13:50:00Z">
              <w:r w:rsidRPr="009F1B7D" w:rsidDel="0058493D">
                <w:delText>&lt;xs:enumeration value="down"/&gt;</w:delText>
              </w:r>
            </w:del>
          </w:p>
          <w:p w14:paraId="5A1F60CD" w14:textId="61122CAD" w:rsidR="00F86237" w:rsidRPr="009F1B7D" w:rsidDel="0058493D" w:rsidRDefault="00F86237" w:rsidP="00011096">
            <w:pPr>
              <w:pStyle w:val="XML2"/>
              <w:rPr>
                <w:del w:id="10461" w:author="Thomas Dietz" w:date="2012-08-13T13:50:00Z"/>
              </w:rPr>
            </w:pPr>
            <w:del w:id="10462" w:author="Thomas Dietz" w:date="2012-08-13T13:50:00Z">
              <w:r w:rsidRPr="009F1B7D" w:rsidDel="0058493D">
                <w:delText>&lt;/xs:restriction&gt;</w:delText>
              </w:r>
            </w:del>
          </w:p>
          <w:p w14:paraId="00D18F17" w14:textId="1148C1CA" w:rsidR="00F86237" w:rsidRPr="009F1B7D" w:rsidDel="0058493D" w:rsidRDefault="00F86237" w:rsidP="00011096">
            <w:pPr>
              <w:pStyle w:val="XML1"/>
              <w:rPr>
                <w:del w:id="10463" w:author="Thomas Dietz" w:date="2012-08-13T13:50:00Z"/>
              </w:rPr>
            </w:pPr>
            <w:del w:id="10464" w:author="Thomas Dietz" w:date="2012-08-13T13:50:00Z">
              <w:r w:rsidRPr="009F1B7D" w:rsidDel="0058493D">
                <w:delText>&lt;/xs:simpleType&gt;</w:delText>
              </w:r>
            </w:del>
          </w:p>
          <w:p w14:paraId="026B0714" w14:textId="2F3F2D2A" w:rsidR="00F86237" w:rsidRPr="009F1B7D" w:rsidDel="0058493D" w:rsidRDefault="00F86237" w:rsidP="00011096">
            <w:pPr>
              <w:pStyle w:val="XML1"/>
              <w:rPr>
                <w:del w:id="10465" w:author="Thomas Dietz" w:date="2012-08-13T13:50:00Z"/>
              </w:rPr>
            </w:pPr>
          </w:p>
          <w:p w14:paraId="5EFB33B3" w14:textId="142EC69C" w:rsidR="00F86237" w:rsidRPr="009F1B7D" w:rsidDel="0058493D" w:rsidRDefault="00F86237" w:rsidP="00011096">
            <w:pPr>
              <w:pStyle w:val="XML1"/>
              <w:rPr>
                <w:del w:id="10466" w:author="Thomas Dietz" w:date="2012-08-13T13:50:00Z"/>
              </w:rPr>
            </w:pPr>
            <w:del w:id="10467" w:author="Thomas Dietz" w:date="2012-08-13T13:50:00Z">
              <w:r w:rsidRPr="009F1B7D" w:rsidDel="0058493D">
                <w:delText>&lt;xs:complexType name="OFOpenFlowSupportedVersionsType"&gt;</w:delText>
              </w:r>
            </w:del>
          </w:p>
          <w:p w14:paraId="65FB5086" w14:textId="6185F7F5" w:rsidR="00F86237" w:rsidRPr="009F1B7D" w:rsidDel="0058493D" w:rsidRDefault="00F86237" w:rsidP="00011096">
            <w:pPr>
              <w:pStyle w:val="XML2"/>
              <w:rPr>
                <w:del w:id="10468" w:author="Thomas Dietz" w:date="2012-08-13T13:50:00Z"/>
              </w:rPr>
            </w:pPr>
            <w:del w:id="10469" w:author="Thomas Dietz" w:date="2012-08-13T13:50:00Z">
              <w:r w:rsidRPr="009F1B7D" w:rsidDel="0058493D">
                <w:delText>&lt;xs:sequence&gt;</w:delText>
              </w:r>
            </w:del>
          </w:p>
          <w:p w14:paraId="754D04E2" w14:textId="6B864F10" w:rsidR="00F86237" w:rsidRPr="009F1B7D" w:rsidDel="0058493D" w:rsidRDefault="00F86237" w:rsidP="00011096">
            <w:pPr>
              <w:pStyle w:val="XML3"/>
              <w:rPr>
                <w:del w:id="10470" w:author="Thomas Dietz" w:date="2012-08-13T13:50:00Z"/>
              </w:rPr>
            </w:pPr>
            <w:del w:id="10471" w:author="Thomas Dietz" w:date="2012-08-13T13:50:00Z">
              <w:r w:rsidRPr="009F1B7D" w:rsidDel="0058493D">
                <w:delText>&lt;xs:element name="version" type="OFOpenFlowVersionType"/&gt;</w:delText>
              </w:r>
            </w:del>
          </w:p>
          <w:p w14:paraId="26C15AFF" w14:textId="1A940995" w:rsidR="00F86237" w:rsidRPr="009F1B7D" w:rsidDel="0058493D" w:rsidRDefault="00F86237" w:rsidP="00011096">
            <w:pPr>
              <w:pStyle w:val="XML2"/>
              <w:rPr>
                <w:del w:id="10472" w:author="Thomas Dietz" w:date="2012-08-13T13:50:00Z"/>
              </w:rPr>
            </w:pPr>
            <w:del w:id="10473" w:author="Thomas Dietz" w:date="2012-08-13T13:50:00Z">
              <w:r w:rsidRPr="009F1B7D" w:rsidDel="0058493D">
                <w:delText>&lt;/xs:sequence&gt;</w:delText>
              </w:r>
            </w:del>
          </w:p>
          <w:p w14:paraId="62CCBD14" w14:textId="3C405AD7" w:rsidR="00F86237" w:rsidRPr="009F1B7D" w:rsidDel="0058493D" w:rsidRDefault="00F86237" w:rsidP="00011096">
            <w:pPr>
              <w:pStyle w:val="XML1"/>
              <w:rPr>
                <w:del w:id="10474" w:author="Thomas Dietz" w:date="2012-08-13T13:50:00Z"/>
              </w:rPr>
            </w:pPr>
            <w:del w:id="10475" w:author="Thomas Dietz" w:date="2012-08-13T13:50:00Z">
              <w:r w:rsidRPr="009F1B7D" w:rsidDel="0058493D">
                <w:delText>&lt;/xs:complexType&gt;</w:delText>
              </w:r>
            </w:del>
          </w:p>
          <w:p w14:paraId="637E9D4D" w14:textId="0BE9CF69" w:rsidR="00F86237" w:rsidRPr="009F1B7D" w:rsidDel="0058493D" w:rsidRDefault="00F86237" w:rsidP="00011096">
            <w:pPr>
              <w:pStyle w:val="XML1"/>
              <w:rPr>
                <w:del w:id="10476" w:author="Thomas Dietz" w:date="2012-08-13T13:50:00Z"/>
              </w:rPr>
            </w:pPr>
          </w:p>
          <w:p w14:paraId="0B65888A" w14:textId="23C6B8CD" w:rsidR="00F86237" w:rsidRPr="009F1B7D" w:rsidDel="0058493D" w:rsidRDefault="00F86237" w:rsidP="00011096">
            <w:pPr>
              <w:pStyle w:val="XML1"/>
              <w:rPr>
                <w:del w:id="10477" w:author="Thomas Dietz" w:date="2012-08-13T13:50:00Z"/>
              </w:rPr>
            </w:pPr>
            <w:del w:id="10478" w:author="Thomas Dietz" w:date="2012-08-13T13:50:00Z">
              <w:r w:rsidRPr="009F1B7D" w:rsidDel="0058493D">
                <w:delText>&lt;xs:simpleType name="OFOpenFlowVersionType"&gt;</w:delText>
              </w:r>
            </w:del>
          </w:p>
          <w:p w14:paraId="5133C962" w14:textId="19AC5928" w:rsidR="00F86237" w:rsidRPr="009F1B7D" w:rsidDel="0058493D" w:rsidRDefault="00F86237" w:rsidP="00011096">
            <w:pPr>
              <w:pStyle w:val="XML2"/>
              <w:rPr>
                <w:del w:id="10479" w:author="Thomas Dietz" w:date="2012-08-13T13:50:00Z"/>
              </w:rPr>
            </w:pPr>
            <w:del w:id="10480" w:author="Thomas Dietz" w:date="2012-08-13T13:50:00Z">
              <w:r w:rsidRPr="009F1B7D" w:rsidDel="0058493D">
                <w:delText>&lt;xs:restriction base="xs:string"&gt;</w:delText>
              </w:r>
            </w:del>
          </w:p>
          <w:p w14:paraId="4AC197BB" w14:textId="03E50E5B" w:rsidR="00F86237" w:rsidRPr="009F1B7D" w:rsidDel="0058493D" w:rsidRDefault="00F86237" w:rsidP="00011096">
            <w:pPr>
              <w:pStyle w:val="XML3"/>
              <w:rPr>
                <w:del w:id="10481" w:author="Thomas Dietz" w:date="2012-08-13T13:50:00Z"/>
              </w:rPr>
            </w:pPr>
            <w:del w:id="10482" w:author="Thomas Dietz" w:date="2012-08-13T13:50:00Z">
              <w:r w:rsidRPr="009F1B7D" w:rsidDel="0058493D">
                <w:delText>&lt;xs:enumeration value="1.2"/&gt;</w:delText>
              </w:r>
            </w:del>
          </w:p>
          <w:p w14:paraId="7FE6C6AF" w14:textId="764610BA" w:rsidR="00F86237" w:rsidRPr="009F1B7D" w:rsidDel="0058493D" w:rsidRDefault="00F86237" w:rsidP="00011096">
            <w:pPr>
              <w:pStyle w:val="XML3"/>
              <w:rPr>
                <w:del w:id="10483" w:author="Thomas Dietz" w:date="2012-08-13T13:50:00Z"/>
              </w:rPr>
            </w:pPr>
            <w:del w:id="10484" w:author="Thomas Dietz" w:date="2012-08-13T13:50:00Z">
              <w:r w:rsidRPr="009F1B7D" w:rsidDel="0058493D">
                <w:delText>&lt;xs:enumeration value="1.1"/&gt;</w:delText>
              </w:r>
            </w:del>
          </w:p>
          <w:p w14:paraId="53611B0A" w14:textId="78FCA282" w:rsidR="00F86237" w:rsidRPr="009F1B7D" w:rsidDel="0058493D" w:rsidRDefault="00F86237" w:rsidP="00011096">
            <w:pPr>
              <w:pStyle w:val="XML3"/>
              <w:rPr>
                <w:del w:id="10485" w:author="Thomas Dietz" w:date="2012-08-13T13:50:00Z"/>
              </w:rPr>
            </w:pPr>
            <w:del w:id="10486" w:author="Thomas Dietz" w:date="2012-08-13T13:50:00Z">
              <w:r w:rsidRPr="009F1B7D" w:rsidDel="0058493D">
                <w:delText>&lt;xs:enumeration value="1.0"/&gt;</w:delText>
              </w:r>
            </w:del>
          </w:p>
          <w:p w14:paraId="4F572506" w14:textId="0EF3477F" w:rsidR="00F86237" w:rsidRPr="009F1B7D" w:rsidDel="0058493D" w:rsidRDefault="00F86237" w:rsidP="00011096">
            <w:pPr>
              <w:pStyle w:val="XML2"/>
              <w:rPr>
                <w:del w:id="10487" w:author="Thomas Dietz" w:date="2012-08-13T13:50:00Z"/>
              </w:rPr>
            </w:pPr>
            <w:del w:id="10488" w:author="Thomas Dietz" w:date="2012-08-13T13:50:00Z">
              <w:r w:rsidRPr="009F1B7D" w:rsidDel="0058493D">
                <w:delText>&lt;/xs:restriction&gt;</w:delText>
              </w:r>
            </w:del>
          </w:p>
          <w:p w14:paraId="49AAEE1E" w14:textId="77777777" w:rsidR="0058493D" w:rsidRDefault="00F86237" w:rsidP="0058493D">
            <w:pPr>
              <w:pStyle w:val="XML1"/>
              <w:rPr>
                <w:ins w:id="10489" w:author="Thomas Dietz" w:date="2012-08-13T13:50:00Z"/>
              </w:rPr>
            </w:pPr>
            <w:del w:id="10490" w:author="Thomas Dietz" w:date="2012-08-13T13:50:00Z">
              <w:r w:rsidRPr="009F1B7D" w:rsidDel="0058493D">
                <w:delText>&lt;/xs:simpleType&gt;</w:delText>
              </w:r>
              <w:r w:rsidRPr="009F1B7D" w:rsidDel="0058493D">
                <w:tab/>
              </w:r>
            </w:del>
            <w:ins w:id="10491" w:author="Thomas Dietz" w:date="2012-08-13T13:50:00Z">
              <w:r w:rsidR="0058493D">
                <w:t xml:space="preserve">  &lt;xs:group name="OFControllerType"&gt;</w:t>
              </w:r>
            </w:ins>
          </w:p>
          <w:p w14:paraId="3D7DE358" w14:textId="77777777" w:rsidR="0058493D" w:rsidRDefault="0058493D" w:rsidP="0058493D">
            <w:pPr>
              <w:pStyle w:val="XML1"/>
              <w:rPr>
                <w:ins w:id="10492" w:author="Thomas Dietz" w:date="2012-08-13T13:50:00Z"/>
              </w:rPr>
            </w:pPr>
            <w:ins w:id="10493" w:author="Thomas Dietz" w:date="2012-08-13T13:50:00Z">
              <w:r>
                <w:t xml:space="preserve">    &lt;xs:annotation&gt;</w:t>
              </w:r>
            </w:ins>
          </w:p>
          <w:p w14:paraId="218776C5" w14:textId="77777777" w:rsidR="0058493D" w:rsidRDefault="0058493D" w:rsidP="0058493D">
            <w:pPr>
              <w:pStyle w:val="XML1"/>
              <w:rPr>
                <w:ins w:id="10494" w:author="Thomas Dietz" w:date="2012-08-13T13:50:00Z"/>
              </w:rPr>
            </w:pPr>
            <w:ins w:id="10495" w:author="Thomas Dietz" w:date="2012-08-13T13:50:00Z">
              <w:r>
                <w:t xml:space="preserve">      &lt;xs:documentation&gt;</w:t>
              </w:r>
            </w:ins>
          </w:p>
          <w:p w14:paraId="64E42833" w14:textId="77777777" w:rsidR="0058493D" w:rsidRDefault="0058493D" w:rsidP="0058493D">
            <w:pPr>
              <w:pStyle w:val="XML1"/>
              <w:rPr>
                <w:ins w:id="10496" w:author="Thomas Dietz" w:date="2012-08-13T13:50:00Z"/>
              </w:rPr>
            </w:pPr>
            <w:ins w:id="10497" w:author="Thomas Dietz" w:date="2012-08-13T13:50:00Z">
              <w:r>
                <w:t xml:space="preserve">        This grouping specifies all properties of an</w:t>
              </w:r>
            </w:ins>
          </w:p>
          <w:p w14:paraId="1FE7150E" w14:textId="77777777" w:rsidR="0058493D" w:rsidRDefault="0058493D" w:rsidP="0058493D">
            <w:pPr>
              <w:pStyle w:val="XML1"/>
              <w:rPr>
                <w:ins w:id="10498" w:author="Thomas Dietz" w:date="2012-08-13T13:50:00Z"/>
              </w:rPr>
            </w:pPr>
            <w:ins w:id="10499" w:author="Thomas Dietz" w:date="2012-08-13T13:50:00Z">
              <w:r>
                <w:t xml:space="preserve">        OpenFlow Logical Switch Controller.</w:t>
              </w:r>
            </w:ins>
          </w:p>
          <w:p w14:paraId="7F1F7C78" w14:textId="77777777" w:rsidR="0058493D" w:rsidRDefault="0058493D" w:rsidP="0058493D">
            <w:pPr>
              <w:pStyle w:val="XML1"/>
              <w:rPr>
                <w:ins w:id="10500" w:author="Thomas Dietz" w:date="2012-08-13T13:50:00Z"/>
              </w:rPr>
            </w:pPr>
          </w:p>
          <w:p w14:paraId="75F7053F" w14:textId="77777777" w:rsidR="0058493D" w:rsidRDefault="0058493D" w:rsidP="0058493D">
            <w:pPr>
              <w:pStyle w:val="XML1"/>
              <w:rPr>
                <w:ins w:id="10501" w:author="Thomas Dietz" w:date="2012-08-13T13:50:00Z"/>
              </w:rPr>
            </w:pPr>
            <w:ins w:id="10502" w:author="Thomas Dietz" w:date="2012-08-13T13:50:00Z">
              <w:r>
                <w:t xml:space="preserve">        NETCONF &amp;lt;edit-config&amp;gt; operations MUST be implemented as </w:t>
              </w:r>
            </w:ins>
          </w:p>
          <w:p w14:paraId="20913341" w14:textId="77777777" w:rsidR="0058493D" w:rsidRDefault="0058493D" w:rsidP="0058493D">
            <w:pPr>
              <w:pStyle w:val="XML1"/>
              <w:rPr>
                <w:ins w:id="10503" w:author="Thomas Dietz" w:date="2012-08-13T13:50:00Z"/>
              </w:rPr>
            </w:pPr>
            <w:ins w:id="10504" w:author="Thomas Dietz" w:date="2012-08-13T13:50:00Z">
              <w:r>
                <w:t xml:space="preserve">        follows: </w:t>
              </w:r>
            </w:ins>
          </w:p>
          <w:p w14:paraId="7D6817B5" w14:textId="77777777" w:rsidR="0058493D" w:rsidRDefault="0058493D" w:rsidP="0058493D">
            <w:pPr>
              <w:pStyle w:val="XML1"/>
              <w:rPr>
                <w:ins w:id="10505" w:author="Thomas Dietz" w:date="2012-08-13T13:50:00Z"/>
              </w:rPr>
            </w:pPr>
          </w:p>
          <w:p w14:paraId="1D626574" w14:textId="77777777" w:rsidR="0058493D" w:rsidRDefault="0058493D" w:rsidP="0058493D">
            <w:pPr>
              <w:pStyle w:val="XML1"/>
              <w:rPr>
                <w:ins w:id="10506" w:author="Thomas Dietz" w:date="2012-08-13T13:50:00Z"/>
              </w:rPr>
            </w:pPr>
            <w:ins w:id="10507" w:author="Thomas Dietz" w:date="2012-08-13T13:50:00Z">
              <w:r>
                <w:t xml:space="preserve">        * The 'id' element MUST be present at all &amp;lt;edit-config&amp;gt;</w:t>
              </w:r>
            </w:ins>
          </w:p>
          <w:p w14:paraId="62DADFCA" w14:textId="77777777" w:rsidR="0058493D" w:rsidRDefault="0058493D" w:rsidP="0058493D">
            <w:pPr>
              <w:pStyle w:val="XML1"/>
              <w:rPr>
                <w:ins w:id="10508" w:author="Thomas Dietz" w:date="2012-08-13T13:50:00Z"/>
              </w:rPr>
            </w:pPr>
            <w:ins w:id="10509" w:author="Thomas Dietz" w:date="2012-08-13T13:50:00Z">
              <w:r>
                <w:t xml:space="preserve">        operations to identify the controller.</w:t>
              </w:r>
            </w:ins>
          </w:p>
          <w:p w14:paraId="01C8419F" w14:textId="77777777" w:rsidR="0058493D" w:rsidRDefault="0058493D" w:rsidP="0058493D">
            <w:pPr>
              <w:pStyle w:val="XML1"/>
              <w:rPr>
                <w:ins w:id="10510" w:author="Thomas Dietz" w:date="2012-08-13T13:50:00Z"/>
              </w:rPr>
            </w:pPr>
            <w:ins w:id="10511" w:author="Thomas Dietz" w:date="2012-08-13T13:50:00Z">
              <w:r>
                <w:t xml:space="preserve">        * If the operation is 'merge' or 'replace', the element is</w:t>
              </w:r>
            </w:ins>
          </w:p>
          <w:p w14:paraId="7A8A2030" w14:textId="77777777" w:rsidR="0058493D" w:rsidRDefault="0058493D" w:rsidP="0058493D">
            <w:pPr>
              <w:pStyle w:val="XML1"/>
              <w:rPr>
                <w:ins w:id="10512" w:author="Thomas Dietz" w:date="2012-08-13T13:50:00Z"/>
              </w:rPr>
            </w:pPr>
            <w:ins w:id="10513" w:author="Thomas Dietz" w:date="2012-08-13T13:50:00Z">
              <w:r>
                <w:t xml:space="preserve">        created if it does not exist, and its value is set to the</w:t>
              </w:r>
            </w:ins>
          </w:p>
          <w:p w14:paraId="2001D0D2" w14:textId="77777777" w:rsidR="0058493D" w:rsidRDefault="0058493D" w:rsidP="0058493D">
            <w:pPr>
              <w:pStyle w:val="XML1"/>
              <w:rPr>
                <w:ins w:id="10514" w:author="Thomas Dietz" w:date="2012-08-13T13:50:00Z"/>
              </w:rPr>
            </w:pPr>
            <w:ins w:id="10515" w:author="Thomas Dietz" w:date="2012-08-13T13:50:00Z">
              <w:r>
                <w:t xml:space="preserve">        value found in the XML RPC data.</w:t>
              </w:r>
            </w:ins>
          </w:p>
          <w:p w14:paraId="00B4CA9B" w14:textId="77777777" w:rsidR="0058493D" w:rsidRDefault="0058493D" w:rsidP="0058493D">
            <w:pPr>
              <w:pStyle w:val="XML1"/>
              <w:rPr>
                <w:ins w:id="10516" w:author="Thomas Dietz" w:date="2012-08-13T13:50:00Z"/>
              </w:rPr>
            </w:pPr>
            <w:ins w:id="10517" w:author="Thomas Dietz" w:date="2012-08-13T13:50:00Z">
              <w:r>
                <w:t xml:space="preserve">        * If the operation is 'create', the element is created if it</w:t>
              </w:r>
            </w:ins>
          </w:p>
          <w:p w14:paraId="32CD4645" w14:textId="77777777" w:rsidR="0058493D" w:rsidRDefault="0058493D" w:rsidP="0058493D">
            <w:pPr>
              <w:pStyle w:val="XML1"/>
              <w:rPr>
                <w:ins w:id="10518" w:author="Thomas Dietz" w:date="2012-08-13T13:50:00Z"/>
              </w:rPr>
            </w:pPr>
            <w:ins w:id="10519" w:author="Thomas Dietz" w:date="2012-08-13T13:50:00Z">
              <w:r>
                <w:t xml:space="preserve">        does not exist. If the element already exists, a</w:t>
              </w:r>
            </w:ins>
          </w:p>
          <w:p w14:paraId="080D941F" w14:textId="77777777" w:rsidR="0058493D" w:rsidRDefault="0058493D" w:rsidP="0058493D">
            <w:pPr>
              <w:pStyle w:val="XML1"/>
              <w:rPr>
                <w:ins w:id="10520" w:author="Thomas Dietz" w:date="2012-08-13T13:50:00Z"/>
              </w:rPr>
            </w:pPr>
            <w:ins w:id="10521" w:author="Thomas Dietz" w:date="2012-08-13T13:50:00Z">
              <w:r>
                <w:t xml:space="preserve">        'data</w:t>
              </w:r>
              <w:r>
                <w:rPr>
                  <w:rFonts w:ascii="MS Mincho" w:eastAsia="MS Mincho" w:hAnsi="MS Mincho" w:cs="MS Mincho" w:hint="eastAsia"/>
                </w:rPr>
                <w:t>‑</w:t>
              </w:r>
              <w:r>
                <w:t>exists' error is returned.</w:t>
              </w:r>
            </w:ins>
          </w:p>
          <w:p w14:paraId="0BF81A15" w14:textId="77777777" w:rsidR="0058493D" w:rsidRDefault="0058493D" w:rsidP="0058493D">
            <w:pPr>
              <w:pStyle w:val="XML1"/>
              <w:rPr>
                <w:ins w:id="10522" w:author="Thomas Dietz" w:date="2012-08-13T13:50:00Z"/>
              </w:rPr>
            </w:pPr>
            <w:ins w:id="10523" w:author="Thomas Dietz" w:date="2012-08-13T13:50:00Z">
              <w:r>
                <w:t xml:space="preserve">        * If the operation is 'delete', the element is deleted if it</w:t>
              </w:r>
            </w:ins>
          </w:p>
          <w:p w14:paraId="480D44EC" w14:textId="77777777" w:rsidR="0058493D" w:rsidRDefault="0058493D" w:rsidP="0058493D">
            <w:pPr>
              <w:pStyle w:val="XML1"/>
              <w:rPr>
                <w:ins w:id="10524" w:author="Thomas Dietz" w:date="2012-08-13T13:50:00Z"/>
              </w:rPr>
            </w:pPr>
            <w:ins w:id="10525" w:author="Thomas Dietz" w:date="2012-08-13T13:50:00Z">
              <w:r>
                <w:t xml:space="preserve">        exists. If the element does not exist, a 'data</w:t>
              </w:r>
              <w:r>
                <w:rPr>
                  <w:rFonts w:ascii="MS Mincho" w:eastAsia="MS Mincho" w:hAnsi="MS Mincho" w:cs="MS Mincho" w:hint="eastAsia"/>
                </w:rPr>
                <w:t>‑</w:t>
              </w:r>
              <w:r>
                <w:t>missing'</w:t>
              </w:r>
            </w:ins>
          </w:p>
          <w:p w14:paraId="4019F726" w14:textId="77777777" w:rsidR="0058493D" w:rsidRDefault="0058493D" w:rsidP="0058493D">
            <w:pPr>
              <w:pStyle w:val="XML1"/>
              <w:rPr>
                <w:ins w:id="10526" w:author="Thomas Dietz" w:date="2012-08-13T13:50:00Z"/>
              </w:rPr>
            </w:pPr>
            <w:ins w:id="10527" w:author="Thomas Dietz" w:date="2012-08-13T13:50:00Z">
              <w:r>
                <w:t xml:space="preserve">        error is returned.</w:t>
              </w:r>
            </w:ins>
          </w:p>
          <w:p w14:paraId="3F2B5422" w14:textId="77777777" w:rsidR="0058493D" w:rsidRDefault="0058493D" w:rsidP="0058493D">
            <w:pPr>
              <w:pStyle w:val="XML1"/>
              <w:rPr>
                <w:ins w:id="10528" w:author="Thomas Dietz" w:date="2012-08-13T13:50:00Z"/>
              </w:rPr>
            </w:pPr>
            <w:ins w:id="10529" w:author="Thomas Dietz" w:date="2012-08-13T13:50:00Z">
              <w:r>
                <w:t xml:space="preserve">      &lt;/xs:documentation&gt;</w:t>
              </w:r>
            </w:ins>
          </w:p>
          <w:p w14:paraId="7C476255" w14:textId="77777777" w:rsidR="0058493D" w:rsidRDefault="0058493D" w:rsidP="0058493D">
            <w:pPr>
              <w:pStyle w:val="XML1"/>
              <w:rPr>
                <w:ins w:id="10530" w:author="Thomas Dietz" w:date="2012-08-13T13:50:00Z"/>
              </w:rPr>
            </w:pPr>
            <w:ins w:id="10531" w:author="Thomas Dietz" w:date="2012-08-13T13:50:00Z">
              <w:r>
                <w:t xml:space="preserve">    &lt;/xs:annotation&gt;</w:t>
              </w:r>
            </w:ins>
          </w:p>
          <w:p w14:paraId="599449BE" w14:textId="77777777" w:rsidR="0058493D" w:rsidRDefault="0058493D" w:rsidP="0058493D">
            <w:pPr>
              <w:pStyle w:val="XML1"/>
              <w:rPr>
                <w:ins w:id="10532" w:author="Thomas Dietz" w:date="2012-08-13T13:50:00Z"/>
              </w:rPr>
            </w:pPr>
          </w:p>
          <w:p w14:paraId="28DDE966" w14:textId="77777777" w:rsidR="0058493D" w:rsidRDefault="0058493D" w:rsidP="0058493D">
            <w:pPr>
              <w:pStyle w:val="XML1"/>
              <w:rPr>
                <w:ins w:id="10533" w:author="Thomas Dietz" w:date="2012-08-13T13:50:00Z"/>
              </w:rPr>
            </w:pPr>
            <w:ins w:id="10534" w:author="Thomas Dietz" w:date="2012-08-13T13:50:00Z">
              <w:r>
                <w:t xml:space="preserve">    &lt;xs:sequence&gt;</w:t>
              </w:r>
            </w:ins>
          </w:p>
          <w:p w14:paraId="644FACB1" w14:textId="77777777" w:rsidR="0058493D" w:rsidRDefault="0058493D" w:rsidP="0058493D">
            <w:pPr>
              <w:pStyle w:val="XML1"/>
              <w:rPr>
                <w:ins w:id="10535" w:author="Thomas Dietz" w:date="2012-08-13T13:50:00Z"/>
              </w:rPr>
            </w:pPr>
            <w:ins w:id="10536" w:author="Thomas Dietz" w:date="2012-08-13T13:50:00Z">
              <w:r>
                <w:t xml:space="preserve">      &lt;xs:element name="id"  type="OFConfigId"&gt;</w:t>
              </w:r>
            </w:ins>
          </w:p>
          <w:p w14:paraId="5FA0FCCF" w14:textId="77777777" w:rsidR="0058493D" w:rsidRDefault="0058493D" w:rsidP="0058493D">
            <w:pPr>
              <w:pStyle w:val="XML1"/>
              <w:rPr>
                <w:ins w:id="10537" w:author="Thomas Dietz" w:date="2012-08-13T13:50:00Z"/>
              </w:rPr>
            </w:pPr>
            <w:ins w:id="10538" w:author="Thomas Dietz" w:date="2012-08-13T13:50:00Z">
              <w:r>
                <w:t xml:space="preserve">        &lt;xs:annotation&gt;</w:t>
              </w:r>
            </w:ins>
          </w:p>
          <w:p w14:paraId="3E0F6A5D" w14:textId="77777777" w:rsidR="0058493D" w:rsidRDefault="0058493D" w:rsidP="0058493D">
            <w:pPr>
              <w:pStyle w:val="XML1"/>
              <w:rPr>
                <w:ins w:id="10539" w:author="Thomas Dietz" w:date="2012-08-13T13:50:00Z"/>
              </w:rPr>
            </w:pPr>
            <w:ins w:id="10540" w:author="Thomas Dietz" w:date="2012-08-13T13:50:00Z">
              <w:r>
                <w:t xml:space="preserve">          &lt;xs:documentation&gt;</w:t>
              </w:r>
            </w:ins>
          </w:p>
          <w:p w14:paraId="70705177" w14:textId="77777777" w:rsidR="0058493D" w:rsidRDefault="0058493D" w:rsidP="0058493D">
            <w:pPr>
              <w:pStyle w:val="XML1"/>
              <w:rPr>
                <w:ins w:id="10541" w:author="Thomas Dietz" w:date="2012-08-13T13:50:00Z"/>
              </w:rPr>
            </w:pPr>
            <w:ins w:id="10542" w:author="Thomas Dietz" w:date="2012-08-13T13:50:00Z">
              <w:r>
                <w:t xml:space="preserve">            A unique but locally arbitrary identifier that</w:t>
              </w:r>
            </w:ins>
          </w:p>
          <w:p w14:paraId="1FF240B6" w14:textId="77777777" w:rsidR="0058493D" w:rsidRDefault="0058493D" w:rsidP="0058493D">
            <w:pPr>
              <w:pStyle w:val="XML1"/>
              <w:rPr>
                <w:ins w:id="10543" w:author="Thomas Dietz" w:date="2012-08-13T13:50:00Z"/>
              </w:rPr>
            </w:pPr>
            <w:ins w:id="10544" w:author="Thomas Dietz" w:date="2012-08-13T13:50:00Z">
              <w:r>
                <w:t xml:space="preserve">            uniquely identifies an OpenFlow Controller within the</w:t>
              </w:r>
            </w:ins>
          </w:p>
          <w:p w14:paraId="2BA950F9" w14:textId="77777777" w:rsidR="0058493D" w:rsidRDefault="0058493D" w:rsidP="0058493D">
            <w:pPr>
              <w:pStyle w:val="XML1"/>
              <w:rPr>
                <w:ins w:id="10545" w:author="Thomas Dietz" w:date="2012-08-13T13:50:00Z"/>
              </w:rPr>
            </w:pPr>
            <w:ins w:id="10546" w:author="Thomas Dietz" w:date="2012-08-13T13:50:00Z">
              <w:r>
                <w:t xml:space="preserve">            context of an OpenFlow Capable Switch.  It MUST be</w:t>
              </w:r>
            </w:ins>
          </w:p>
          <w:p w14:paraId="1994258B" w14:textId="77777777" w:rsidR="0058493D" w:rsidRDefault="0058493D" w:rsidP="0058493D">
            <w:pPr>
              <w:pStyle w:val="XML1"/>
              <w:rPr>
                <w:ins w:id="10547" w:author="Thomas Dietz" w:date="2012-08-13T13:50:00Z"/>
              </w:rPr>
            </w:pPr>
            <w:ins w:id="10548" w:author="Thomas Dietz" w:date="2012-08-13T13:50:00Z">
              <w:r>
                <w:t xml:space="preserve">            persistent across reboots of the OpenFlow Capable Switch.</w:t>
              </w:r>
            </w:ins>
          </w:p>
          <w:p w14:paraId="63710B1A" w14:textId="77777777" w:rsidR="0058493D" w:rsidRDefault="0058493D" w:rsidP="0058493D">
            <w:pPr>
              <w:pStyle w:val="XML1"/>
              <w:rPr>
                <w:ins w:id="10549" w:author="Thomas Dietz" w:date="2012-08-13T13:50:00Z"/>
              </w:rPr>
            </w:pPr>
          </w:p>
          <w:p w14:paraId="02C3DAD6" w14:textId="77777777" w:rsidR="0058493D" w:rsidRDefault="0058493D" w:rsidP="0058493D">
            <w:pPr>
              <w:pStyle w:val="XML1"/>
              <w:rPr>
                <w:ins w:id="10550" w:author="Thomas Dietz" w:date="2012-08-13T13:50:00Z"/>
              </w:rPr>
            </w:pPr>
            <w:ins w:id="10551" w:author="Thomas Dietz" w:date="2012-08-13T13:50:00Z">
              <w:r>
                <w:t xml:space="preserve">            This element MUST be present to identify the OpenFlow</w:t>
              </w:r>
            </w:ins>
          </w:p>
          <w:p w14:paraId="2EAEF6EB" w14:textId="77777777" w:rsidR="0058493D" w:rsidRDefault="0058493D" w:rsidP="0058493D">
            <w:pPr>
              <w:pStyle w:val="XML1"/>
              <w:rPr>
                <w:ins w:id="10552" w:author="Thomas Dietz" w:date="2012-08-13T13:50:00Z"/>
              </w:rPr>
            </w:pPr>
            <w:ins w:id="10553" w:author="Thomas Dietz" w:date="2012-08-13T13:50:00Z">
              <w:r>
                <w:t xml:space="preserve">            controller.</w:t>
              </w:r>
            </w:ins>
          </w:p>
          <w:p w14:paraId="0943718A" w14:textId="77777777" w:rsidR="0058493D" w:rsidRDefault="0058493D" w:rsidP="0058493D">
            <w:pPr>
              <w:pStyle w:val="XML1"/>
              <w:rPr>
                <w:ins w:id="10554" w:author="Thomas Dietz" w:date="2012-08-13T13:50:00Z"/>
              </w:rPr>
            </w:pPr>
            <w:ins w:id="10555" w:author="Thomas Dietz" w:date="2012-08-13T13:50:00Z">
              <w:r>
                <w:t xml:space="preserve">          &lt;/xs:documentation&gt;</w:t>
              </w:r>
            </w:ins>
          </w:p>
          <w:p w14:paraId="7B676F48" w14:textId="77777777" w:rsidR="0058493D" w:rsidRDefault="0058493D" w:rsidP="0058493D">
            <w:pPr>
              <w:pStyle w:val="XML1"/>
              <w:rPr>
                <w:ins w:id="10556" w:author="Thomas Dietz" w:date="2012-08-13T13:50:00Z"/>
              </w:rPr>
            </w:pPr>
            <w:ins w:id="10557" w:author="Thomas Dietz" w:date="2012-08-13T13:50:00Z">
              <w:r>
                <w:t xml:space="preserve">        &lt;/xs:annotation&gt;</w:t>
              </w:r>
            </w:ins>
          </w:p>
          <w:p w14:paraId="4A25072E" w14:textId="77777777" w:rsidR="0058493D" w:rsidRDefault="0058493D" w:rsidP="0058493D">
            <w:pPr>
              <w:pStyle w:val="XML1"/>
              <w:rPr>
                <w:ins w:id="10558" w:author="Thomas Dietz" w:date="2012-08-13T13:50:00Z"/>
              </w:rPr>
            </w:pPr>
            <w:ins w:id="10559" w:author="Thomas Dietz" w:date="2012-08-13T13:50:00Z">
              <w:r>
                <w:t xml:space="preserve">      &lt;/xs:element&gt;</w:t>
              </w:r>
            </w:ins>
          </w:p>
          <w:p w14:paraId="09914A74" w14:textId="77777777" w:rsidR="0058493D" w:rsidRDefault="0058493D" w:rsidP="0058493D">
            <w:pPr>
              <w:pStyle w:val="XML1"/>
              <w:rPr>
                <w:ins w:id="10560" w:author="Thomas Dietz" w:date="2012-08-13T13:50:00Z"/>
              </w:rPr>
            </w:pPr>
            <w:ins w:id="10561" w:author="Thomas Dietz" w:date="2012-08-13T13:50:00Z">
              <w:r>
                <w:t xml:space="preserve">      &lt;xs:element name="role"&gt;</w:t>
              </w:r>
            </w:ins>
          </w:p>
          <w:p w14:paraId="25E1F658" w14:textId="77777777" w:rsidR="0058493D" w:rsidRDefault="0058493D" w:rsidP="0058493D">
            <w:pPr>
              <w:pStyle w:val="XML1"/>
              <w:rPr>
                <w:ins w:id="10562" w:author="Thomas Dietz" w:date="2012-08-13T13:50:00Z"/>
              </w:rPr>
            </w:pPr>
            <w:ins w:id="10563" w:author="Thomas Dietz" w:date="2012-08-13T13:50:00Z">
              <w:r>
                <w:t xml:space="preserve">        &lt;xs:annotation&gt;</w:t>
              </w:r>
            </w:ins>
          </w:p>
          <w:p w14:paraId="68B45C44" w14:textId="77777777" w:rsidR="0058493D" w:rsidRDefault="0058493D" w:rsidP="0058493D">
            <w:pPr>
              <w:pStyle w:val="XML1"/>
              <w:rPr>
                <w:ins w:id="10564" w:author="Thomas Dietz" w:date="2012-08-13T13:50:00Z"/>
              </w:rPr>
            </w:pPr>
            <w:ins w:id="10565" w:author="Thomas Dietz" w:date="2012-08-13T13:50:00Z">
              <w:r>
                <w:t xml:space="preserve">          &lt;xs:documentation&gt;</w:t>
              </w:r>
            </w:ins>
          </w:p>
          <w:p w14:paraId="6A4495C9" w14:textId="77777777" w:rsidR="0058493D" w:rsidRDefault="0058493D" w:rsidP="0058493D">
            <w:pPr>
              <w:pStyle w:val="XML1"/>
              <w:rPr>
                <w:ins w:id="10566" w:author="Thomas Dietz" w:date="2012-08-13T13:50:00Z"/>
              </w:rPr>
            </w:pPr>
            <w:ins w:id="10567" w:author="Thomas Dietz" w:date="2012-08-13T13:50:00Z">
              <w:r>
                <w:t xml:space="preserve">            This element indicates the role of the OpenFlow </w:t>
              </w:r>
            </w:ins>
          </w:p>
          <w:p w14:paraId="64332E3D" w14:textId="77777777" w:rsidR="0058493D" w:rsidRDefault="0058493D" w:rsidP="0058493D">
            <w:pPr>
              <w:pStyle w:val="XML1"/>
              <w:rPr>
                <w:ins w:id="10568" w:author="Thomas Dietz" w:date="2012-08-13T13:50:00Z"/>
              </w:rPr>
            </w:pPr>
            <w:ins w:id="10569" w:author="Thomas Dietz" w:date="2012-08-13T13:50:00Z">
              <w:r>
                <w:t xml:space="preserve">            Controller.  Semantics of these roles are specified in the </w:t>
              </w:r>
            </w:ins>
          </w:p>
          <w:p w14:paraId="1A81BB6B" w14:textId="77777777" w:rsidR="0058493D" w:rsidRDefault="0058493D" w:rsidP="0058493D">
            <w:pPr>
              <w:pStyle w:val="XML1"/>
              <w:rPr>
                <w:ins w:id="10570" w:author="Thomas Dietz" w:date="2012-08-13T13:50:00Z"/>
              </w:rPr>
            </w:pPr>
            <w:ins w:id="10571" w:author="Thomas Dietz" w:date="2012-08-13T13:50:00Z">
              <w:r>
                <w:t xml:space="preserve">            OpenFlow specifications 1.0 - 1.3.1.  It is RECOMMENDED</w:t>
              </w:r>
            </w:ins>
          </w:p>
          <w:p w14:paraId="7DFFC8DD" w14:textId="77777777" w:rsidR="0058493D" w:rsidRDefault="0058493D" w:rsidP="0058493D">
            <w:pPr>
              <w:pStyle w:val="XML1"/>
              <w:rPr>
                <w:ins w:id="10572" w:author="Thomas Dietz" w:date="2012-08-13T13:50:00Z"/>
              </w:rPr>
            </w:pPr>
            <w:ins w:id="10573" w:author="Thomas Dietz" w:date="2012-08-13T13:50:00Z">
              <w:r>
                <w:t xml:space="preserve">            that the roles of controllers are not configured by</w:t>
              </w:r>
            </w:ins>
          </w:p>
          <w:p w14:paraId="58C9D40C" w14:textId="77777777" w:rsidR="0058493D" w:rsidRDefault="0058493D" w:rsidP="0058493D">
            <w:pPr>
              <w:pStyle w:val="XML1"/>
              <w:rPr>
                <w:ins w:id="10574" w:author="Thomas Dietz" w:date="2012-08-13T13:50:00Z"/>
              </w:rPr>
            </w:pPr>
            <w:ins w:id="10575" w:author="Thomas Dietz" w:date="2012-08-13T13:50:00Z">
              <w:r>
                <w:t xml:space="preserve">            OF-CONFIG 1.1.1 but determined using the OpenFlow protocol.</w:t>
              </w:r>
            </w:ins>
          </w:p>
          <w:p w14:paraId="51D8C3AC" w14:textId="77777777" w:rsidR="0058493D" w:rsidRDefault="0058493D" w:rsidP="0058493D">
            <w:pPr>
              <w:pStyle w:val="XML1"/>
              <w:rPr>
                <w:ins w:id="10576" w:author="Thomas Dietz" w:date="2012-08-13T13:50:00Z"/>
              </w:rPr>
            </w:pPr>
            <w:ins w:id="10577" w:author="Thomas Dietz" w:date="2012-08-13T13:50:00Z">
              <w:r>
                <w:t xml:space="preserve">            OpenFlow Controllers configured by OF-CONFIG 1.1.1 have the</w:t>
              </w:r>
            </w:ins>
          </w:p>
          <w:p w14:paraId="03D78C3B" w14:textId="77777777" w:rsidR="0058493D" w:rsidRDefault="0058493D" w:rsidP="0058493D">
            <w:pPr>
              <w:pStyle w:val="XML1"/>
              <w:rPr>
                <w:ins w:id="10578" w:author="Thomas Dietz" w:date="2012-08-13T13:50:00Z"/>
              </w:rPr>
            </w:pPr>
            <w:ins w:id="10579" w:author="Thomas Dietz" w:date="2012-08-13T13:50:00Z">
              <w:r>
                <w:t xml:space="preserve">            default role 'equal'.  A role other than 'equal' MAY be</w:t>
              </w:r>
            </w:ins>
          </w:p>
          <w:p w14:paraId="7F2B78BD" w14:textId="77777777" w:rsidR="0058493D" w:rsidRDefault="0058493D" w:rsidP="0058493D">
            <w:pPr>
              <w:pStyle w:val="XML1"/>
              <w:rPr>
                <w:ins w:id="10580" w:author="Thomas Dietz" w:date="2012-08-13T13:50:00Z"/>
              </w:rPr>
            </w:pPr>
            <w:ins w:id="10581" w:author="Thomas Dietz" w:date="2012-08-13T13:50:00Z">
              <w:r>
                <w:t xml:space="preserve">            assigned to a controller.  Roles 'slave' and 'equal' MAY be</w:t>
              </w:r>
            </w:ins>
          </w:p>
          <w:p w14:paraId="41C3EB89" w14:textId="77777777" w:rsidR="0058493D" w:rsidRDefault="0058493D" w:rsidP="0058493D">
            <w:pPr>
              <w:pStyle w:val="XML1"/>
              <w:rPr>
                <w:ins w:id="10582" w:author="Thomas Dietz" w:date="2012-08-13T13:50:00Z"/>
              </w:rPr>
            </w:pPr>
            <w:ins w:id="10583" w:author="Thomas Dietz" w:date="2012-08-13T13:50:00Z">
              <w:r>
                <w:t xml:space="preserve">            assigned to multiple controllers.  Role 'master' MUST NOT</w:t>
              </w:r>
            </w:ins>
          </w:p>
          <w:p w14:paraId="142FD0CC" w14:textId="77777777" w:rsidR="0058493D" w:rsidRDefault="0058493D" w:rsidP="0058493D">
            <w:pPr>
              <w:pStyle w:val="XML1"/>
              <w:rPr>
                <w:ins w:id="10584" w:author="Thomas Dietz" w:date="2012-08-13T13:50:00Z"/>
              </w:rPr>
            </w:pPr>
            <w:ins w:id="10585" w:author="Thomas Dietz" w:date="2012-08-13T13:50:00Z">
              <w:r>
                <w:t xml:space="preserve">            be assigned to more than one controller.</w:t>
              </w:r>
            </w:ins>
          </w:p>
          <w:p w14:paraId="0969D66A" w14:textId="77777777" w:rsidR="0058493D" w:rsidRDefault="0058493D" w:rsidP="0058493D">
            <w:pPr>
              <w:pStyle w:val="XML1"/>
              <w:rPr>
                <w:ins w:id="10586" w:author="Thomas Dietz" w:date="2012-08-13T13:50:00Z"/>
              </w:rPr>
            </w:pPr>
          </w:p>
          <w:p w14:paraId="3C534BBE" w14:textId="77777777" w:rsidR="0058493D" w:rsidRDefault="0058493D" w:rsidP="0058493D">
            <w:pPr>
              <w:pStyle w:val="XML1"/>
              <w:rPr>
                <w:ins w:id="10587" w:author="Thomas Dietz" w:date="2012-08-13T13:50:00Z"/>
              </w:rPr>
            </w:pPr>
            <w:ins w:id="10588" w:author="Thomas Dietz" w:date="2012-08-13T13:50:00Z">
              <w:r>
                <w:t xml:space="preserve">            This element is optional. If this element is not present it</w:t>
              </w:r>
            </w:ins>
          </w:p>
          <w:p w14:paraId="628D8A71" w14:textId="77777777" w:rsidR="0058493D" w:rsidRDefault="0058493D" w:rsidP="0058493D">
            <w:pPr>
              <w:pStyle w:val="XML1"/>
              <w:rPr>
                <w:ins w:id="10589" w:author="Thomas Dietz" w:date="2012-08-13T13:50:00Z"/>
              </w:rPr>
            </w:pPr>
            <w:ins w:id="10590" w:author="Thomas Dietz" w:date="2012-08-13T13:50:00Z">
              <w:r>
                <w:t xml:space="preserve">            defaults to 'equal'.</w:t>
              </w:r>
            </w:ins>
          </w:p>
          <w:p w14:paraId="6B0509C2" w14:textId="77777777" w:rsidR="0058493D" w:rsidRDefault="0058493D" w:rsidP="0058493D">
            <w:pPr>
              <w:pStyle w:val="XML1"/>
              <w:rPr>
                <w:ins w:id="10591" w:author="Thomas Dietz" w:date="2012-08-13T13:50:00Z"/>
              </w:rPr>
            </w:pPr>
            <w:ins w:id="10592" w:author="Thomas Dietz" w:date="2012-08-13T13:50:00Z">
              <w:r>
                <w:t xml:space="preserve">          &lt;/xs:documentation&gt;</w:t>
              </w:r>
            </w:ins>
          </w:p>
          <w:p w14:paraId="3B544938" w14:textId="77777777" w:rsidR="0058493D" w:rsidRDefault="0058493D" w:rsidP="0058493D">
            <w:pPr>
              <w:pStyle w:val="XML1"/>
              <w:rPr>
                <w:ins w:id="10593" w:author="Thomas Dietz" w:date="2012-08-13T13:50:00Z"/>
              </w:rPr>
            </w:pPr>
            <w:ins w:id="10594" w:author="Thomas Dietz" w:date="2012-08-13T13:50:00Z">
              <w:r>
                <w:lastRenderedPageBreak/>
                <w:t xml:space="preserve">        &lt;/xs:annotation&gt;</w:t>
              </w:r>
            </w:ins>
          </w:p>
          <w:p w14:paraId="2B89B8D8" w14:textId="77777777" w:rsidR="0058493D" w:rsidRDefault="0058493D" w:rsidP="0058493D">
            <w:pPr>
              <w:pStyle w:val="XML1"/>
              <w:rPr>
                <w:ins w:id="10595" w:author="Thomas Dietz" w:date="2012-08-13T13:50:00Z"/>
              </w:rPr>
            </w:pPr>
            <w:ins w:id="10596" w:author="Thomas Dietz" w:date="2012-08-13T13:50:00Z">
              <w:r>
                <w:t xml:space="preserve">        &lt;xs:simpleType&gt;</w:t>
              </w:r>
            </w:ins>
          </w:p>
          <w:p w14:paraId="5D850597" w14:textId="77777777" w:rsidR="0058493D" w:rsidRDefault="0058493D" w:rsidP="0058493D">
            <w:pPr>
              <w:pStyle w:val="XML1"/>
              <w:rPr>
                <w:ins w:id="10597" w:author="Thomas Dietz" w:date="2012-08-13T13:50:00Z"/>
              </w:rPr>
            </w:pPr>
            <w:ins w:id="10598" w:author="Thomas Dietz" w:date="2012-08-13T13:50:00Z">
              <w:r>
                <w:t xml:space="preserve">          &lt;xs:restriction base="xs:string"&gt;</w:t>
              </w:r>
            </w:ins>
          </w:p>
          <w:p w14:paraId="53346ADD" w14:textId="77777777" w:rsidR="0058493D" w:rsidRDefault="0058493D" w:rsidP="0058493D">
            <w:pPr>
              <w:pStyle w:val="XML1"/>
              <w:rPr>
                <w:ins w:id="10599" w:author="Thomas Dietz" w:date="2012-08-13T13:50:00Z"/>
              </w:rPr>
            </w:pPr>
            <w:ins w:id="10600" w:author="Thomas Dietz" w:date="2012-08-13T13:50:00Z">
              <w:r>
                <w:t xml:space="preserve">            &lt;xs:enumeration value="master"/&gt;</w:t>
              </w:r>
            </w:ins>
          </w:p>
          <w:p w14:paraId="1CF4878A" w14:textId="77777777" w:rsidR="0058493D" w:rsidRDefault="0058493D" w:rsidP="0058493D">
            <w:pPr>
              <w:pStyle w:val="XML1"/>
              <w:rPr>
                <w:ins w:id="10601" w:author="Thomas Dietz" w:date="2012-08-13T13:50:00Z"/>
              </w:rPr>
            </w:pPr>
            <w:ins w:id="10602" w:author="Thomas Dietz" w:date="2012-08-13T13:50:00Z">
              <w:r>
                <w:t xml:space="preserve">            &lt;xs:enumeration value="slave"/&gt;</w:t>
              </w:r>
            </w:ins>
          </w:p>
          <w:p w14:paraId="6C007825" w14:textId="77777777" w:rsidR="0058493D" w:rsidRDefault="0058493D" w:rsidP="0058493D">
            <w:pPr>
              <w:pStyle w:val="XML1"/>
              <w:rPr>
                <w:ins w:id="10603" w:author="Thomas Dietz" w:date="2012-08-13T13:50:00Z"/>
              </w:rPr>
            </w:pPr>
            <w:ins w:id="10604" w:author="Thomas Dietz" w:date="2012-08-13T13:50:00Z">
              <w:r>
                <w:t xml:space="preserve">            &lt;xs:enumeration value="equal"/&gt;</w:t>
              </w:r>
            </w:ins>
          </w:p>
          <w:p w14:paraId="690E1A6D" w14:textId="77777777" w:rsidR="0058493D" w:rsidRDefault="0058493D" w:rsidP="0058493D">
            <w:pPr>
              <w:pStyle w:val="XML1"/>
              <w:rPr>
                <w:ins w:id="10605" w:author="Thomas Dietz" w:date="2012-08-13T13:50:00Z"/>
              </w:rPr>
            </w:pPr>
            <w:ins w:id="10606" w:author="Thomas Dietz" w:date="2012-08-13T13:50:00Z">
              <w:r>
                <w:t xml:space="preserve">          &lt;/xs:restriction&gt;</w:t>
              </w:r>
            </w:ins>
          </w:p>
          <w:p w14:paraId="5D18B285" w14:textId="77777777" w:rsidR="0058493D" w:rsidRDefault="0058493D" w:rsidP="0058493D">
            <w:pPr>
              <w:pStyle w:val="XML1"/>
              <w:rPr>
                <w:ins w:id="10607" w:author="Thomas Dietz" w:date="2012-08-13T13:50:00Z"/>
              </w:rPr>
            </w:pPr>
            <w:ins w:id="10608" w:author="Thomas Dietz" w:date="2012-08-13T13:50:00Z">
              <w:r>
                <w:t xml:space="preserve">        &lt;/xs:simpleType&gt;</w:t>
              </w:r>
            </w:ins>
          </w:p>
          <w:p w14:paraId="178579E0" w14:textId="77777777" w:rsidR="0058493D" w:rsidRDefault="0058493D" w:rsidP="0058493D">
            <w:pPr>
              <w:pStyle w:val="XML1"/>
              <w:rPr>
                <w:ins w:id="10609" w:author="Thomas Dietz" w:date="2012-08-13T13:50:00Z"/>
              </w:rPr>
            </w:pPr>
            <w:ins w:id="10610" w:author="Thomas Dietz" w:date="2012-08-13T13:50:00Z">
              <w:r>
                <w:t xml:space="preserve">      &lt;/xs:element&gt;</w:t>
              </w:r>
            </w:ins>
          </w:p>
          <w:p w14:paraId="76A14CE1" w14:textId="77777777" w:rsidR="0058493D" w:rsidRDefault="0058493D" w:rsidP="0058493D">
            <w:pPr>
              <w:pStyle w:val="XML1"/>
              <w:rPr>
                <w:ins w:id="10611" w:author="Thomas Dietz" w:date="2012-08-13T13:50:00Z"/>
              </w:rPr>
            </w:pPr>
            <w:ins w:id="10612" w:author="Thomas Dietz" w:date="2012-08-13T13:50:00Z">
              <w:r>
                <w:t xml:space="preserve">      &lt;xs:element name="ip-address"  type="inet:ip-address"&gt;</w:t>
              </w:r>
            </w:ins>
          </w:p>
          <w:p w14:paraId="250F5105" w14:textId="77777777" w:rsidR="0058493D" w:rsidRDefault="0058493D" w:rsidP="0058493D">
            <w:pPr>
              <w:pStyle w:val="XML1"/>
              <w:rPr>
                <w:ins w:id="10613" w:author="Thomas Dietz" w:date="2012-08-13T13:50:00Z"/>
              </w:rPr>
            </w:pPr>
            <w:ins w:id="10614" w:author="Thomas Dietz" w:date="2012-08-13T13:50:00Z">
              <w:r>
                <w:t xml:space="preserve">        &lt;xs:annotation&gt;</w:t>
              </w:r>
            </w:ins>
          </w:p>
          <w:p w14:paraId="57A3FB44" w14:textId="77777777" w:rsidR="0058493D" w:rsidRDefault="0058493D" w:rsidP="0058493D">
            <w:pPr>
              <w:pStyle w:val="XML1"/>
              <w:rPr>
                <w:ins w:id="10615" w:author="Thomas Dietz" w:date="2012-08-13T13:50:00Z"/>
              </w:rPr>
            </w:pPr>
            <w:ins w:id="10616" w:author="Thomas Dietz" w:date="2012-08-13T13:50:00Z">
              <w:r>
                <w:t xml:space="preserve">          &lt;xs:documentation&gt;</w:t>
              </w:r>
            </w:ins>
          </w:p>
          <w:p w14:paraId="48EB405C" w14:textId="77777777" w:rsidR="0058493D" w:rsidRDefault="0058493D" w:rsidP="0058493D">
            <w:pPr>
              <w:pStyle w:val="XML1"/>
              <w:rPr>
                <w:ins w:id="10617" w:author="Thomas Dietz" w:date="2012-08-13T13:50:00Z"/>
              </w:rPr>
            </w:pPr>
            <w:ins w:id="10618" w:author="Thomas Dietz" w:date="2012-08-13T13:50:00Z">
              <w:r>
                <w:t xml:space="preserve">            The IP address of the OpenFlow Controller.  This</w:t>
              </w:r>
            </w:ins>
          </w:p>
          <w:p w14:paraId="0410EF67" w14:textId="77777777" w:rsidR="0058493D" w:rsidRDefault="0058493D" w:rsidP="0058493D">
            <w:pPr>
              <w:pStyle w:val="XML1"/>
              <w:rPr>
                <w:ins w:id="10619" w:author="Thomas Dietz" w:date="2012-08-13T13:50:00Z"/>
              </w:rPr>
            </w:pPr>
            <w:ins w:id="10620" w:author="Thomas Dietz" w:date="2012-08-13T13:50:00Z">
              <w:r>
                <w:t xml:space="preserve">            IP address is used by the OpenFlow Logical Switch when</w:t>
              </w:r>
            </w:ins>
          </w:p>
          <w:p w14:paraId="18BCFE10" w14:textId="77777777" w:rsidR="0058493D" w:rsidRDefault="0058493D" w:rsidP="0058493D">
            <w:pPr>
              <w:pStyle w:val="XML1"/>
              <w:rPr>
                <w:ins w:id="10621" w:author="Thomas Dietz" w:date="2012-08-13T13:50:00Z"/>
              </w:rPr>
            </w:pPr>
            <w:ins w:id="10622" w:author="Thomas Dietz" w:date="2012-08-13T13:50:00Z">
              <w:r>
                <w:t xml:space="preserve">            connecting to the OpenFlow Controller.</w:t>
              </w:r>
            </w:ins>
          </w:p>
          <w:p w14:paraId="256B75C5" w14:textId="77777777" w:rsidR="0058493D" w:rsidRDefault="0058493D" w:rsidP="0058493D">
            <w:pPr>
              <w:pStyle w:val="XML1"/>
              <w:rPr>
                <w:ins w:id="10623" w:author="Thomas Dietz" w:date="2012-08-13T13:50:00Z"/>
              </w:rPr>
            </w:pPr>
          </w:p>
          <w:p w14:paraId="2691C4C2" w14:textId="77777777" w:rsidR="0058493D" w:rsidRDefault="0058493D" w:rsidP="0058493D">
            <w:pPr>
              <w:pStyle w:val="XML1"/>
              <w:rPr>
                <w:ins w:id="10624" w:author="Thomas Dietz" w:date="2012-08-13T13:50:00Z"/>
              </w:rPr>
            </w:pPr>
            <w:ins w:id="10625" w:author="Thomas Dietz" w:date="2012-08-13T13:50:00Z">
              <w:r>
                <w:t xml:space="preserve">            This element MUST be present in the NETCONF data store.</w:t>
              </w:r>
            </w:ins>
          </w:p>
          <w:p w14:paraId="4136172D" w14:textId="77777777" w:rsidR="0058493D" w:rsidRDefault="0058493D" w:rsidP="0058493D">
            <w:pPr>
              <w:pStyle w:val="XML1"/>
              <w:rPr>
                <w:ins w:id="10626" w:author="Thomas Dietz" w:date="2012-08-13T13:50:00Z"/>
              </w:rPr>
            </w:pPr>
            <w:ins w:id="10627" w:author="Thomas Dietz" w:date="2012-08-13T13:50:00Z">
              <w:r>
                <w:t xml:space="preserve">            If this element is not present in a NETCONF &amp;lt;edit-config&amp;gt;</w:t>
              </w:r>
            </w:ins>
          </w:p>
          <w:p w14:paraId="5323E4E0" w14:textId="77777777" w:rsidR="0058493D" w:rsidRDefault="0058493D" w:rsidP="0058493D">
            <w:pPr>
              <w:pStyle w:val="XML1"/>
              <w:rPr>
                <w:ins w:id="10628" w:author="Thomas Dietz" w:date="2012-08-13T13:50:00Z"/>
              </w:rPr>
            </w:pPr>
            <w:ins w:id="10629" w:author="Thomas Dietz" w:date="2012-08-13T13:50:00Z">
              <w:r>
                <w:t xml:space="preserve">            operation 'create', 'merge' or 'replace' and the parent</w:t>
              </w:r>
            </w:ins>
          </w:p>
          <w:p w14:paraId="231042D0" w14:textId="77777777" w:rsidR="0058493D" w:rsidRDefault="0058493D" w:rsidP="0058493D">
            <w:pPr>
              <w:pStyle w:val="XML1"/>
              <w:rPr>
                <w:ins w:id="10630" w:author="Thomas Dietz" w:date="2012-08-13T13:50:00Z"/>
              </w:rPr>
            </w:pPr>
            <w:ins w:id="10631" w:author="Thomas Dietz" w:date="2012-08-13T13:50:00Z">
              <w:r>
                <w:t xml:space="preserve">            element does not exist, a 'data-missing' error is</w:t>
              </w:r>
            </w:ins>
          </w:p>
          <w:p w14:paraId="41DFEC72" w14:textId="77777777" w:rsidR="0058493D" w:rsidRDefault="0058493D" w:rsidP="0058493D">
            <w:pPr>
              <w:pStyle w:val="XML1"/>
              <w:rPr>
                <w:ins w:id="10632" w:author="Thomas Dietz" w:date="2012-08-13T13:50:00Z"/>
              </w:rPr>
            </w:pPr>
            <w:ins w:id="10633" w:author="Thomas Dietz" w:date="2012-08-13T13:50:00Z">
              <w:r>
                <w:t xml:space="preserve">            returned.</w:t>
              </w:r>
            </w:ins>
          </w:p>
          <w:p w14:paraId="467EA4CF" w14:textId="77777777" w:rsidR="0058493D" w:rsidRDefault="0058493D" w:rsidP="0058493D">
            <w:pPr>
              <w:pStyle w:val="XML1"/>
              <w:rPr>
                <w:ins w:id="10634" w:author="Thomas Dietz" w:date="2012-08-13T13:50:00Z"/>
              </w:rPr>
            </w:pPr>
            <w:ins w:id="10635" w:author="Thomas Dietz" w:date="2012-08-13T13:50:00Z">
              <w:r>
                <w:t xml:space="preserve">          &lt;/xs:documentation&gt;</w:t>
              </w:r>
            </w:ins>
          </w:p>
          <w:p w14:paraId="03857969" w14:textId="77777777" w:rsidR="0058493D" w:rsidRDefault="0058493D" w:rsidP="0058493D">
            <w:pPr>
              <w:pStyle w:val="XML1"/>
              <w:rPr>
                <w:ins w:id="10636" w:author="Thomas Dietz" w:date="2012-08-13T13:50:00Z"/>
              </w:rPr>
            </w:pPr>
            <w:ins w:id="10637" w:author="Thomas Dietz" w:date="2012-08-13T13:50:00Z">
              <w:r>
                <w:t xml:space="preserve">        &lt;/xs:annotation&gt;</w:t>
              </w:r>
            </w:ins>
          </w:p>
          <w:p w14:paraId="328F6D50" w14:textId="77777777" w:rsidR="0058493D" w:rsidRDefault="0058493D" w:rsidP="0058493D">
            <w:pPr>
              <w:pStyle w:val="XML1"/>
              <w:rPr>
                <w:ins w:id="10638" w:author="Thomas Dietz" w:date="2012-08-13T13:50:00Z"/>
              </w:rPr>
            </w:pPr>
            <w:ins w:id="10639" w:author="Thomas Dietz" w:date="2012-08-13T13:50:00Z">
              <w:r>
                <w:t xml:space="preserve">      &lt;/xs:element&gt;</w:t>
              </w:r>
            </w:ins>
          </w:p>
          <w:p w14:paraId="43616A6F" w14:textId="77777777" w:rsidR="0058493D" w:rsidRDefault="0058493D" w:rsidP="0058493D">
            <w:pPr>
              <w:pStyle w:val="XML1"/>
              <w:rPr>
                <w:ins w:id="10640" w:author="Thomas Dietz" w:date="2012-08-13T13:50:00Z"/>
              </w:rPr>
            </w:pPr>
            <w:ins w:id="10641" w:author="Thomas Dietz" w:date="2012-08-13T13:50:00Z">
              <w:r>
                <w:t xml:space="preserve">      &lt;xs:element name="port"  type="inet:port-number"&gt;</w:t>
              </w:r>
            </w:ins>
          </w:p>
          <w:p w14:paraId="0B3CEC09" w14:textId="77777777" w:rsidR="0058493D" w:rsidRDefault="0058493D" w:rsidP="0058493D">
            <w:pPr>
              <w:pStyle w:val="XML1"/>
              <w:rPr>
                <w:ins w:id="10642" w:author="Thomas Dietz" w:date="2012-08-13T13:50:00Z"/>
              </w:rPr>
            </w:pPr>
            <w:ins w:id="10643" w:author="Thomas Dietz" w:date="2012-08-13T13:50:00Z">
              <w:r>
                <w:t xml:space="preserve">        &lt;xs:annotation&gt;</w:t>
              </w:r>
            </w:ins>
          </w:p>
          <w:p w14:paraId="3B37C23A" w14:textId="77777777" w:rsidR="0058493D" w:rsidRDefault="0058493D" w:rsidP="0058493D">
            <w:pPr>
              <w:pStyle w:val="XML1"/>
              <w:rPr>
                <w:ins w:id="10644" w:author="Thomas Dietz" w:date="2012-08-13T13:50:00Z"/>
              </w:rPr>
            </w:pPr>
            <w:ins w:id="10645" w:author="Thomas Dietz" w:date="2012-08-13T13:50:00Z">
              <w:r>
                <w:t xml:space="preserve">          &lt;xs:documentation&gt;</w:t>
              </w:r>
            </w:ins>
          </w:p>
          <w:p w14:paraId="6523044F" w14:textId="77777777" w:rsidR="0058493D" w:rsidRDefault="0058493D" w:rsidP="0058493D">
            <w:pPr>
              <w:pStyle w:val="XML1"/>
              <w:rPr>
                <w:ins w:id="10646" w:author="Thomas Dietz" w:date="2012-08-13T13:50:00Z"/>
              </w:rPr>
            </w:pPr>
            <w:ins w:id="10647" w:author="Thomas Dietz" w:date="2012-08-13T13:50:00Z">
              <w:r>
                <w:t xml:space="preserve">            The TCP port number at the OpenFlow Controller.</w:t>
              </w:r>
            </w:ins>
          </w:p>
          <w:p w14:paraId="0B69315B" w14:textId="77777777" w:rsidR="0058493D" w:rsidRDefault="0058493D" w:rsidP="0058493D">
            <w:pPr>
              <w:pStyle w:val="XML1"/>
              <w:rPr>
                <w:ins w:id="10648" w:author="Thomas Dietz" w:date="2012-08-13T13:50:00Z"/>
              </w:rPr>
            </w:pPr>
            <w:ins w:id="10649" w:author="Thomas Dietz" w:date="2012-08-13T13:50:00Z">
              <w:r>
                <w:t xml:space="preserve">            This port number is used by the OpenFlow Logical Switch</w:t>
              </w:r>
            </w:ins>
          </w:p>
          <w:p w14:paraId="5D971DB0" w14:textId="77777777" w:rsidR="0058493D" w:rsidRDefault="0058493D" w:rsidP="0058493D">
            <w:pPr>
              <w:pStyle w:val="XML1"/>
              <w:rPr>
                <w:ins w:id="10650" w:author="Thomas Dietz" w:date="2012-08-13T13:50:00Z"/>
              </w:rPr>
            </w:pPr>
            <w:ins w:id="10651" w:author="Thomas Dietz" w:date="2012-08-13T13:50:00Z">
              <w:r>
                <w:t xml:space="preserve">            when connecting to the OpenFlow Controller using TCP or</w:t>
              </w:r>
            </w:ins>
          </w:p>
          <w:p w14:paraId="095ADA88" w14:textId="77777777" w:rsidR="0058493D" w:rsidRDefault="0058493D" w:rsidP="0058493D">
            <w:pPr>
              <w:pStyle w:val="XML1"/>
              <w:rPr>
                <w:ins w:id="10652" w:author="Thomas Dietz" w:date="2012-08-13T13:50:00Z"/>
              </w:rPr>
            </w:pPr>
            <w:ins w:id="10653" w:author="Thomas Dietz" w:date="2012-08-13T13:50:00Z">
              <w:r>
                <w:t xml:space="preserve">            TLS.  The default value is 6633.</w:t>
              </w:r>
            </w:ins>
          </w:p>
          <w:p w14:paraId="7D7E54F7" w14:textId="77777777" w:rsidR="0058493D" w:rsidRDefault="0058493D" w:rsidP="0058493D">
            <w:pPr>
              <w:pStyle w:val="XML1"/>
              <w:rPr>
                <w:ins w:id="10654" w:author="Thomas Dietz" w:date="2012-08-13T13:50:00Z"/>
              </w:rPr>
            </w:pPr>
          </w:p>
          <w:p w14:paraId="728E8575" w14:textId="77777777" w:rsidR="0058493D" w:rsidRDefault="0058493D" w:rsidP="0058493D">
            <w:pPr>
              <w:pStyle w:val="XML1"/>
              <w:rPr>
                <w:ins w:id="10655" w:author="Thomas Dietz" w:date="2012-08-13T13:50:00Z"/>
              </w:rPr>
            </w:pPr>
            <w:ins w:id="10656" w:author="Thomas Dietz" w:date="2012-08-13T13:50:00Z">
              <w:r>
                <w:t xml:space="preserve">            This element is optional. If this element is not present it</w:t>
              </w:r>
            </w:ins>
          </w:p>
          <w:p w14:paraId="60A2D1C3" w14:textId="77777777" w:rsidR="0058493D" w:rsidRDefault="0058493D" w:rsidP="0058493D">
            <w:pPr>
              <w:pStyle w:val="XML1"/>
              <w:rPr>
                <w:ins w:id="10657" w:author="Thomas Dietz" w:date="2012-08-13T13:50:00Z"/>
              </w:rPr>
            </w:pPr>
            <w:ins w:id="10658" w:author="Thomas Dietz" w:date="2012-08-13T13:50:00Z">
              <w:r>
                <w:t xml:space="preserve">            defaults to 6633.</w:t>
              </w:r>
            </w:ins>
          </w:p>
          <w:p w14:paraId="61561435" w14:textId="77777777" w:rsidR="0058493D" w:rsidRDefault="0058493D" w:rsidP="0058493D">
            <w:pPr>
              <w:pStyle w:val="XML1"/>
              <w:rPr>
                <w:ins w:id="10659" w:author="Thomas Dietz" w:date="2012-08-13T13:50:00Z"/>
              </w:rPr>
            </w:pPr>
            <w:ins w:id="10660" w:author="Thomas Dietz" w:date="2012-08-13T13:50:00Z">
              <w:r>
                <w:t xml:space="preserve">          &lt;/xs:documentation&gt;</w:t>
              </w:r>
            </w:ins>
          </w:p>
          <w:p w14:paraId="3E522473" w14:textId="77777777" w:rsidR="0058493D" w:rsidRDefault="0058493D" w:rsidP="0058493D">
            <w:pPr>
              <w:pStyle w:val="XML1"/>
              <w:rPr>
                <w:ins w:id="10661" w:author="Thomas Dietz" w:date="2012-08-13T13:50:00Z"/>
              </w:rPr>
            </w:pPr>
            <w:ins w:id="10662" w:author="Thomas Dietz" w:date="2012-08-13T13:50:00Z">
              <w:r>
                <w:t xml:space="preserve">        &lt;/xs:annotation&gt;</w:t>
              </w:r>
            </w:ins>
          </w:p>
          <w:p w14:paraId="704D1888" w14:textId="77777777" w:rsidR="0058493D" w:rsidRDefault="0058493D" w:rsidP="0058493D">
            <w:pPr>
              <w:pStyle w:val="XML1"/>
              <w:rPr>
                <w:ins w:id="10663" w:author="Thomas Dietz" w:date="2012-08-13T13:50:00Z"/>
              </w:rPr>
            </w:pPr>
            <w:ins w:id="10664" w:author="Thomas Dietz" w:date="2012-08-13T13:50:00Z">
              <w:r>
                <w:t xml:space="preserve">      &lt;/xs:element&gt;</w:t>
              </w:r>
            </w:ins>
          </w:p>
          <w:p w14:paraId="58B3018E" w14:textId="77777777" w:rsidR="0058493D" w:rsidRDefault="0058493D" w:rsidP="0058493D">
            <w:pPr>
              <w:pStyle w:val="XML1"/>
              <w:rPr>
                <w:ins w:id="10665" w:author="Thomas Dietz" w:date="2012-08-13T13:50:00Z"/>
              </w:rPr>
            </w:pPr>
            <w:ins w:id="10666" w:author="Thomas Dietz" w:date="2012-08-13T13:50:00Z">
              <w:r>
                <w:t xml:space="preserve">      &lt;xs:element name="local-ip-address"  type="inet:ip-address"&gt;</w:t>
              </w:r>
            </w:ins>
          </w:p>
          <w:p w14:paraId="664F90DB" w14:textId="77777777" w:rsidR="0058493D" w:rsidRDefault="0058493D" w:rsidP="0058493D">
            <w:pPr>
              <w:pStyle w:val="XML1"/>
              <w:rPr>
                <w:ins w:id="10667" w:author="Thomas Dietz" w:date="2012-08-13T13:50:00Z"/>
              </w:rPr>
            </w:pPr>
            <w:ins w:id="10668" w:author="Thomas Dietz" w:date="2012-08-13T13:50:00Z">
              <w:r>
                <w:t xml:space="preserve">        &lt;xs:annotation&gt;</w:t>
              </w:r>
            </w:ins>
          </w:p>
          <w:p w14:paraId="15750D75" w14:textId="77777777" w:rsidR="0058493D" w:rsidRDefault="0058493D" w:rsidP="0058493D">
            <w:pPr>
              <w:pStyle w:val="XML1"/>
              <w:rPr>
                <w:ins w:id="10669" w:author="Thomas Dietz" w:date="2012-08-13T13:50:00Z"/>
              </w:rPr>
            </w:pPr>
            <w:ins w:id="10670" w:author="Thomas Dietz" w:date="2012-08-13T13:50:00Z">
              <w:r>
                <w:t xml:space="preserve">          &lt;xs:documentation&gt;</w:t>
              </w:r>
            </w:ins>
          </w:p>
          <w:p w14:paraId="46920A8F" w14:textId="77777777" w:rsidR="0058493D" w:rsidRDefault="0058493D" w:rsidP="0058493D">
            <w:pPr>
              <w:pStyle w:val="XML1"/>
              <w:rPr>
                <w:ins w:id="10671" w:author="Thomas Dietz" w:date="2012-08-13T13:50:00Z"/>
              </w:rPr>
            </w:pPr>
            <w:ins w:id="10672" w:author="Thomas Dietz" w:date="2012-08-13T13:50:00Z">
              <w:r>
                <w:t xml:space="preserve">            The local IP address of the OpenFlow Logical</w:t>
              </w:r>
            </w:ins>
          </w:p>
          <w:p w14:paraId="6BABED9B" w14:textId="77777777" w:rsidR="0058493D" w:rsidRDefault="0058493D" w:rsidP="0058493D">
            <w:pPr>
              <w:pStyle w:val="XML1"/>
              <w:rPr>
                <w:ins w:id="10673" w:author="Thomas Dietz" w:date="2012-08-13T13:50:00Z"/>
              </w:rPr>
            </w:pPr>
            <w:ins w:id="10674" w:author="Thomas Dietz" w:date="2012-08-13T13:50:00Z">
              <w:r>
                <w:t xml:space="preserve">            Switch when connecting to this OpenFlow Controller.  It is</w:t>
              </w:r>
            </w:ins>
          </w:p>
          <w:p w14:paraId="3DC75576" w14:textId="77777777" w:rsidR="0058493D" w:rsidRDefault="0058493D" w:rsidP="0058493D">
            <w:pPr>
              <w:pStyle w:val="XML1"/>
              <w:rPr>
                <w:ins w:id="10675" w:author="Thomas Dietz" w:date="2012-08-13T13:50:00Z"/>
              </w:rPr>
            </w:pPr>
            <w:ins w:id="10676" w:author="Thomas Dietz" w:date="2012-08-13T13:50:00Z">
              <w:r>
                <w:t xml:space="preserve">            the source IP address of packets sent to this OpenFlow</w:t>
              </w:r>
            </w:ins>
          </w:p>
          <w:p w14:paraId="232656FA" w14:textId="77777777" w:rsidR="0058493D" w:rsidRDefault="0058493D" w:rsidP="0058493D">
            <w:pPr>
              <w:pStyle w:val="XML1"/>
              <w:rPr>
                <w:ins w:id="10677" w:author="Thomas Dietz" w:date="2012-08-13T13:50:00Z"/>
              </w:rPr>
            </w:pPr>
            <w:ins w:id="10678" w:author="Thomas Dietz" w:date="2012-08-13T13:50:00Z">
              <w:r>
                <w:t xml:space="preserve">            Controller.  If present, this element overrides any default</w:t>
              </w:r>
            </w:ins>
          </w:p>
          <w:p w14:paraId="10E376C3" w14:textId="77777777" w:rsidR="0058493D" w:rsidRDefault="0058493D" w:rsidP="0058493D">
            <w:pPr>
              <w:pStyle w:val="XML1"/>
              <w:rPr>
                <w:ins w:id="10679" w:author="Thomas Dietz" w:date="2012-08-13T13:50:00Z"/>
              </w:rPr>
            </w:pPr>
            <w:ins w:id="10680" w:author="Thomas Dietz" w:date="2012-08-13T13:50:00Z">
              <w:r>
                <w:t xml:space="preserve">            IP address.</w:t>
              </w:r>
            </w:ins>
          </w:p>
          <w:p w14:paraId="014FC453" w14:textId="77777777" w:rsidR="0058493D" w:rsidRDefault="0058493D" w:rsidP="0058493D">
            <w:pPr>
              <w:pStyle w:val="XML1"/>
              <w:rPr>
                <w:ins w:id="10681" w:author="Thomas Dietz" w:date="2012-08-13T13:50:00Z"/>
              </w:rPr>
            </w:pPr>
            <w:ins w:id="10682" w:author="Thomas Dietz" w:date="2012-08-13T13:50:00Z">
              <w:r>
                <w:t xml:space="preserve">                </w:t>
              </w:r>
            </w:ins>
          </w:p>
          <w:p w14:paraId="6C2B6171" w14:textId="77777777" w:rsidR="0058493D" w:rsidRDefault="0058493D" w:rsidP="0058493D">
            <w:pPr>
              <w:pStyle w:val="XML1"/>
              <w:rPr>
                <w:ins w:id="10683" w:author="Thomas Dietz" w:date="2012-08-13T13:50:00Z"/>
              </w:rPr>
            </w:pPr>
            <w:ins w:id="10684" w:author="Thomas Dietz" w:date="2012-08-13T13:50:00Z">
              <w:r>
                <w:t xml:space="preserve">                    </w:t>
              </w:r>
            </w:ins>
          </w:p>
          <w:p w14:paraId="57461C38" w14:textId="77777777" w:rsidR="0058493D" w:rsidRDefault="0058493D" w:rsidP="0058493D">
            <w:pPr>
              <w:pStyle w:val="XML1"/>
              <w:rPr>
                <w:ins w:id="10685" w:author="Thomas Dietz" w:date="2012-08-13T13:50:00Z"/>
              </w:rPr>
            </w:pPr>
            <w:ins w:id="10686" w:author="Thomas Dietz" w:date="2012-08-13T13:50:00Z">
              <w:r>
                <w:t xml:space="preserve">            This element is optional. Attempts to set this element to</w:t>
              </w:r>
            </w:ins>
          </w:p>
          <w:p w14:paraId="37B5726D" w14:textId="77777777" w:rsidR="0058493D" w:rsidRDefault="0058493D" w:rsidP="0058493D">
            <w:pPr>
              <w:pStyle w:val="XML1"/>
              <w:rPr>
                <w:ins w:id="10687" w:author="Thomas Dietz" w:date="2012-08-13T13:50:00Z"/>
              </w:rPr>
            </w:pPr>
            <w:ins w:id="10688" w:author="Thomas Dietz" w:date="2012-08-13T13:50:00Z">
              <w:r>
                <w:t xml:space="preserve">            an IP address that cannot be used by the OpenFlow Logical</w:t>
              </w:r>
            </w:ins>
          </w:p>
          <w:p w14:paraId="46F39085" w14:textId="77777777" w:rsidR="0058493D" w:rsidRDefault="0058493D" w:rsidP="0058493D">
            <w:pPr>
              <w:pStyle w:val="XML1"/>
              <w:rPr>
                <w:ins w:id="10689" w:author="Thomas Dietz" w:date="2012-08-13T13:50:00Z"/>
              </w:rPr>
            </w:pPr>
            <w:ins w:id="10690" w:author="Thomas Dietz" w:date="2012-08-13T13:50:00Z">
              <w:r>
                <w:t xml:space="preserve">            Switch MUST result in an 'bad-element' error with type</w:t>
              </w:r>
            </w:ins>
          </w:p>
          <w:p w14:paraId="08FC1EC1" w14:textId="77777777" w:rsidR="0058493D" w:rsidRDefault="0058493D" w:rsidP="0058493D">
            <w:pPr>
              <w:pStyle w:val="XML1"/>
              <w:rPr>
                <w:ins w:id="10691" w:author="Thomas Dietz" w:date="2012-08-13T13:50:00Z"/>
              </w:rPr>
            </w:pPr>
            <w:ins w:id="10692" w:author="Thomas Dietz" w:date="2012-08-13T13:50:00Z">
              <w:r>
                <w:t xml:space="preserve">            'application'. The &amp;lt;error-info&amp;gt; element MUST contain the</w:t>
              </w:r>
            </w:ins>
          </w:p>
          <w:p w14:paraId="4B347CD2" w14:textId="77777777" w:rsidR="0058493D" w:rsidRDefault="0058493D" w:rsidP="0058493D">
            <w:pPr>
              <w:pStyle w:val="XML1"/>
              <w:rPr>
                <w:ins w:id="10693" w:author="Thomas Dietz" w:date="2012-08-13T13:50:00Z"/>
              </w:rPr>
            </w:pPr>
            <w:ins w:id="10694" w:author="Thomas Dietz" w:date="2012-08-13T13:50:00Z">
              <w:r>
                <w:t xml:space="preserve">            name of this element in the &amp;lt;bad-element&amp;gt; element.</w:t>
              </w:r>
            </w:ins>
          </w:p>
          <w:p w14:paraId="37A572A9" w14:textId="77777777" w:rsidR="0058493D" w:rsidRDefault="0058493D" w:rsidP="0058493D">
            <w:pPr>
              <w:pStyle w:val="XML1"/>
              <w:rPr>
                <w:ins w:id="10695" w:author="Thomas Dietz" w:date="2012-08-13T13:50:00Z"/>
              </w:rPr>
            </w:pPr>
            <w:ins w:id="10696" w:author="Thomas Dietz" w:date="2012-08-13T13:50:00Z">
              <w:r>
                <w:t xml:space="preserve">          &lt;/xs:documentation&gt;</w:t>
              </w:r>
            </w:ins>
          </w:p>
          <w:p w14:paraId="612C8639" w14:textId="77777777" w:rsidR="0058493D" w:rsidRDefault="0058493D" w:rsidP="0058493D">
            <w:pPr>
              <w:pStyle w:val="XML1"/>
              <w:rPr>
                <w:ins w:id="10697" w:author="Thomas Dietz" w:date="2012-08-13T13:50:00Z"/>
              </w:rPr>
            </w:pPr>
            <w:ins w:id="10698" w:author="Thomas Dietz" w:date="2012-08-13T13:50:00Z">
              <w:r>
                <w:t xml:space="preserve">        &lt;/xs:annotation&gt;</w:t>
              </w:r>
            </w:ins>
          </w:p>
          <w:p w14:paraId="042627D4" w14:textId="77777777" w:rsidR="0058493D" w:rsidRDefault="0058493D" w:rsidP="0058493D">
            <w:pPr>
              <w:pStyle w:val="XML1"/>
              <w:rPr>
                <w:ins w:id="10699" w:author="Thomas Dietz" w:date="2012-08-13T13:50:00Z"/>
              </w:rPr>
            </w:pPr>
            <w:ins w:id="10700" w:author="Thomas Dietz" w:date="2012-08-13T13:50:00Z">
              <w:r>
                <w:t xml:space="preserve">      &lt;/xs:element&gt;</w:t>
              </w:r>
            </w:ins>
          </w:p>
          <w:p w14:paraId="46D2B1CD" w14:textId="77777777" w:rsidR="0058493D" w:rsidRDefault="0058493D" w:rsidP="0058493D">
            <w:pPr>
              <w:pStyle w:val="XML1"/>
              <w:rPr>
                <w:ins w:id="10701" w:author="Thomas Dietz" w:date="2012-08-13T13:50:00Z"/>
              </w:rPr>
            </w:pPr>
            <w:ins w:id="10702" w:author="Thomas Dietz" w:date="2012-08-13T13:50:00Z">
              <w:r>
                <w:t xml:space="preserve">      &lt;xs:element name="local-port"  type="inet:port-number"&gt;</w:t>
              </w:r>
            </w:ins>
          </w:p>
          <w:p w14:paraId="1BFBF1BF" w14:textId="77777777" w:rsidR="0058493D" w:rsidRDefault="0058493D" w:rsidP="0058493D">
            <w:pPr>
              <w:pStyle w:val="XML1"/>
              <w:rPr>
                <w:ins w:id="10703" w:author="Thomas Dietz" w:date="2012-08-13T13:50:00Z"/>
              </w:rPr>
            </w:pPr>
            <w:ins w:id="10704" w:author="Thomas Dietz" w:date="2012-08-13T13:50:00Z">
              <w:r>
                <w:lastRenderedPageBreak/>
                <w:t xml:space="preserve">        &lt;xs:annotation&gt;</w:t>
              </w:r>
            </w:ins>
          </w:p>
          <w:p w14:paraId="2B75F1EC" w14:textId="77777777" w:rsidR="0058493D" w:rsidRDefault="0058493D" w:rsidP="0058493D">
            <w:pPr>
              <w:pStyle w:val="XML1"/>
              <w:rPr>
                <w:ins w:id="10705" w:author="Thomas Dietz" w:date="2012-08-13T13:50:00Z"/>
              </w:rPr>
            </w:pPr>
            <w:ins w:id="10706" w:author="Thomas Dietz" w:date="2012-08-13T13:50:00Z">
              <w:r>
                <w:t xml:space="preserve">          &lt;xs:documentation&gt;</w:t>
              </w:r>
            </w:ins>
          </w:p>
          <w:p w14:paraId="66CEB3CA" w14:textId="77777777" w:rsidR="0058493D" w:rsidRDefault="0058493D" w:rsidP="0058493D">
            <w:pPr>
              <w:pStyle w:val="XML1"/>
              <w:rPr>
                <w:ins w:id="10707" w:author="Thomas Dietz" w:date="2012-08-13T13:50:00Z"/>
              </w:rPr>
            </w:pPr>
            <w:ins w:id="10708" w:author="Thomas Dietz" w:date="2012-08-13T13:50:00Z">
              <w:r>
                <w:t xml:space="preserve">            The local TCP port number of the OpenFlow</w:t>
              </w:r>
            </w:ins>
          </w:p>
          <w:p w14:paraId="22D42A0C" w14:textId="77777777" w:rsidR="0058493D" w:rsidRDefault="0058493D" w:rsidP="0058493D">
            <w:pPr>
              <w:pStyle w:val="XML1"/>
              <w:rPr>
                <w:ins w:id="10709" w:author="Thomas Dietz" w:date="2012-08-13T13:50:00Z"/>
              </w:rPr>
            </w:pPr>
            <w:ins w:id="10710" w:author="Thomas Dietz" w:date="2012-08-13T13:50:00Z">
              <w:r>
                <w:t xml:space="preserve">            Logical Switch when connecting to this OpenFlow Controller.</w:t>
              </w:r>
            </w:ins>
          </w:p>
          <w:p w14:paraId="405DC3C9" w14:textId="77777777" w:rsidR="0058493D" w:rsidRDefault="0058493D" w:rsidP="0058493D">
            <w:pPr>
              <w:pStyle w:val="XML1"/>
              <w:rPr>
                <w:ins w:id="10711" w:author="Thomas Dietz" w:date="2012-08-13T13:50:00Z"/>
              </w:rPr>
            </w:pPr>
            <w:ins w:id="10712" w:author="Thomas Dietz" w:date="2012-08-13T13:50:00Z">
              <w:r>
                <w:t xml:space="preserve">            It is the source TCP port number of packets sent to this</w:t>
              </w:r>
            </w:ins>
          </w:p>
          <w:p w14:paraId="682CBD0D" w14:textId="77777777" w:rsidR="0058493D" w:rsidRDefault="0058493D" w:rsidP="0058493D">
            <w:pPr>
              <w:pStyle w:val="XML1"/>
              <w:rPr>
                <w:ins w:id="10713" w:author="Thomas Dietz" w:date="2012-08-13T13:50:00Z"/>
              </w:rPr>
            </w:pPr>
            <w:ins w:id="10714" w:author="Thomas Dietz" w:date="2012-08-13T13:50:00Z">
              <w:r>
                <w:t xml:space="preserve">            OpenFlow Controller.  If this element is not present, then</w:t>
              </w:r>
            </w:ins>
          </w:p>
          <w:p w14:paraId="175D7D0F" w14:textId="77777777" w:rsidR="0058493D" w:rsidRDefault="0058493D" w:rsidP="0058493D">
            <w:pPr>
              <w:pStyle w:val="XML1"/>
              <w:rPr>
                <w:ins w:id="10715" w:author="Thomas Dietz" w:date="2012-08-13T13:50:00Z"/>
              </w:rPr>
            </w:pPr>
            <w:ins w:id="10716" w:author="Thomas Dietz" w:date="2012-08-13T13:50:00Z">
              <w:r>
                <w:t xml:space="preserve">            the port number is chosen arbitrarily by the OpenFlow</w:t>
              </w:r>
            </w:ins>
          </w:p>
          <w:p w14:paraId="78935A0C" w14:textId="77777777" w:rsidR="0058493D" w:rsidRDefault="0058493D" w:rsidP="0058493D">
            <w:pPr>
              <w:pStyle w:val="XML1"/>
              <w:rPr>
                <w:ins w:id="10717" w:author="Thomas Dietz" w:date="2012-08-13T13:50:00Z"/>
              </w:rPr>
            </w:pPr>
            <w:ins w:id="10718" w:author="Thomas Dietz" w:date="2012-08-13T13:50:00Z">
              <w:r>
                <w:t xml:space="preserve">            Logical Switch.</w:t>
              </w:r>
            </w:ins>
          </w:p>
          <w:p w14:paraId="47F28801" w14:textId="77777777" w:rsidR="0058493D" w:rsidRDefault="0058493D" w:rsidP="0058493D">
            <w:pPr>
              <w:pStyle w:val="XML1"/>
              <w:rPr>
                <w:ins w:id="10719" w:author="Thomas Dietz" w:date="2012-08-13T13:50:00Z"/>
              </w:rPr>
            </w:pPr>
            <w:ins w:id="10720" w:author="Thomas Dietz" w:date="2012-08-13T13:50:00Z">
              <w:r>
                <w:t xml:space="preserve">                  </w:t>
              </w:r>
            </w:ins>
          </w:p>
          <w:p w14:paraId="3E585BC4" w14:textId="77777777" w:rsidR="0058493D" w:rsidRDefault="0058493D" w:rsidP="0058493D">
            <w:pPr>
              <w:pStyle w:val="XML1"/>
              <w:rPr>
                <w:ins w:id="10721" w:author="Thomas Dietz" w:date="2012-08-13T13:50:00Z"/>
              </w:rPr>
            </w:pPr>
            <w:ins w:id="10722" w:author="Thomas Dietz" w:date="2012-08-13T13:50:00Z">
              <w:r>
                <w:t xml:space="preserve">            This element is optional. Attempts to set this element to a</w:t>
              </w:r>
            </w:ins>
          </w:p>
          <w:p w14:paraId="5EC53A07" w14:textId="77777777" w:rsidR="0058493D" w:rsidRDefault="0058493D" w:rsidP="0058493D">
            <w:pPr>
              <w:pStyle w:val="XML1"/>
              <w:rPr>
                <w:ins w:id="10723" w:author="Thomas Dietz" w:date="2012-08-13T13:50:00Z"/>
              </w:rPr>
            </w:pPr>
            <w:ins w:id="10724" w:author="Thomas Dietz" w:date="2012-08-13T13:50:00Z">
              <w:r>
                <w:t xml:space="preserve">            port number that cannot be used by the OpenFlow Logical</w:t>
              </w:r>
            </w:ins>
          </w:p>
          <w:p w14:paraId="4F5017DA" w14:textId="77777777" w:rsidR="0058493D" w:rsidRDefault="0058493D" w:rsidP="0058493D">
            <w:pPr>
              <w:pStyle w:val="XML1"/>
              <w:rPr>
                <w:ins w:id="10725" w:author="Thomas Dietz" w:date="2012-08-13T13:50:00Z"/>
              </w:rPr>
            </w:pPr>
            <w:ins w:id="10726" w:author="Thomas Dietz" w:date="2012-08-13T13:50:00Z">
              <w:r>
                <w:t xml:space="preserve">            Switch MUST result in an 'bad-element' error with type</w:t>
              </w:r>
            </w:ins>
          </w:p>
          <w:p w14:paraId="4EAFE2F5" w14:textId="77777777" w:rsidR="0058493D" w:rsidRDefault="0058493D" w:rsidP="0058493D">
            <w:pPr>
              <w:pStyle w:val="XML1"/>
              <w:rPr>
                <w:ins w:id="10727" w:author="Thomas Dietz" w:date="2012-08-13T13:50:00Z"/>
              </w:rPr>
            </w:pPr>
            <w:ins w:id="10728" w:author="Thomas Dietz" w:date="2012-08-13T13:50:00Z">
              <w:r>
                <w:t xml:space="preserve">            'application'. The &amp;lt;error-info&amp;gt; element MUST contain the</w:t>
              </w:r>
            </w:ins>
          </w:p>
          <w:p w14:paraId="4CA2A5E6" w14:textId="77777777" w:rsidR="0058493D" w:rsidRDefault="0058493D" w:rsidP="0058493D">
            <w:pPr>
              <w:pStyle w:val="XML1"/>
              <w:rPr>
                <w:ins w:id="10729" w:author="Thomas Dietz" w:date="2012-08-13T13:50:00Z"/>
              </w:rPr>
            </w:pPr>
            <w:ins w:id="10730" w:author="Thomas Dietz" w:date="2012-08-13T13:50:00Z">
              <w:r>
                <w:t xml:space="preserve">            name of this element in the &amp;lt;bad-element&amp;gt; element.</w:t>
              </w:r>
            </w:ins>
          </w:p>
          <w:p w14:paraId="16C33AAE" w14:textId="77777777" w:rsidR="0058493D" w:rsidRDefault="0058493D" w:rsidP="0058493D">
            <w:pPr>
              <w:pStyle w:val="XML1"/>
              <w:rPr>
                <w:ins w:id="10731" w:author="Thomas Dietz" w:date="2012-08-13T13:50:00Z"/>
              </w:rPr>
            </w:pPr>
            <w:ins w:id="10732" w:author="Thomas Dietz" w:date="2012-08-13T13:50:00Z">
              <w:r>
                <w:t xml:space="preserve">          &lt;/xs:documentation&gt;</w:t>
              </w:r>
            </w:ins>
          </w:p>
          <w:p w14:paraId="5AAEDBAF" w14:textId="77777777" w:rsidR="0058493D" w:rsidRDefault="0058493D" w:rsidP="0058493D">
            <w:pPr>
              <w:pStyle w:val="XML1"/>
              <w:rPr>
                <w:ins w:id="10733" w:author="Thomas Dietz" w:date="2012-08-13T13:50:00Z"/>
              </w:rPr>
            </w:pPr>
            <w:ins w:id="10734" w:author="Thomas Dietz" w:date="2012-08-13T13:50:00Z">
              <w:r>
                <w:t xml:space="preserve">        &lt;/xs:annotation&gt;</w:t>
              </w:r>
            </w:ins>
          </w:p>
          <w:p w14:paraId="012EA471" w14:textId="77777777" w:rsidR="0058493D" w:rsidRDefault="0058493D" w:rsidP="0058493D">
            <w:pPr>
              <w:pStyle w:val="XML1"/>
              <w:rPr>
                <w:ins w:id="10735" w:author="Thomas Dietz" w:date="2012-08-13T13:50:00Z"/>
              </w:rPr>
            </w:pPr>
            <w:ins w:id="10736" w:author="Thomas Dietz" w:date="2012-08-13T13:50:00Z">
              <w:r>
                <w:t xml:space="preserve">      &lt;/xs:element&gt;</w:t>
              </w:r>
            </w:ins>
          </w:p>
          <w:p w14:paraId="75672AAF" w14:textId="77777777" w:rsidR="0058493D" w:rsidRDefault="0058493D" w:rsidP="0058493D">
            <w:pPr>
              <w:pStyle w:val="XML1"/>
              <w:rPr>
                <w:ins w:id="10737" w:author="Thomas Dietz" w:date="2012-08-13T13:50:00Z"/>
              </w:rPr>
            </w:pPr>
            <w:ins w:id="10738" w:author="Thomas Dietz" w:date="2012-08-13T13:50:00Z">
              <w:r>
                <w:t xml:space="preserve">      &lt;xs:element name="protocol"&gt;</w:t>
              </w:r>
            </w:ins>
          </w:p>
          <w:p w14:paraId="11DD7F27" w14:textId="77777777" w:rsidR="0058493D" w:rsidRDefault="0058493D" w:rsidP="0058493D">
            <w:pPr>
              <w:pStyle w:val="XML1"/>
              <w:rPr>
                <w:ins w:id="10739" w:author="Thomas Dietz" w:date="2012-08-13T13:50:00Z"/>
              </w:rPr>
            </w:pPr>
            <w:ins w:id="10740" w:author="Thomas Dietz" w:date="2012-08-13T13:50:00Z">
              <w:r>
                <w:t xml:space="preserve">        &lt;xs:annotation&gt;</w:t>
              </w:r>
            </w:ins>
          </w:p>
          <w:p w14:paraId="7963B8AE" w14:textId="77777777" w:rsidR="0058493D" w:rsidRDefault="0058493D" w:rsidP="0058493D">
            <w:pPr>
              <w:pStyle w:val="XML1"/>
              <w:rPr>
                <w:ins w:id="10741" w:author="Thomas Dietz" w:date="2012-08-13T13:50:00Z"/>
              </w:rPr>
            </w:pPr>
            <w:ins w:id="10742" w:author="Thomas Dietz" w:date="2012-08-13T13:50:00Z">
              <w:r>
                <w:t xml:space="preserve">          &lt;xs:documentation&gt;</w:t>
              </w:r>
            </w:ins>
          </w:p>
          <w:p w14:paraId="01B0F04A" w14:textId="77777777" w:rsidR="0058493D" w:rsidRDefault="0058493D" w:rsidP="0058493D">
            <w:pPr>
              <w:pStyle w:val="XML1"/>
              <w:rPr>
                <w:ins w:id="10743" w:author="Thomas Dietz" w:date="2012-08-13T13:50:00Z"/>
              </w:rPr>
            </w:pPr>
            <w:ins w:id="10744" w:author="Thomas Dietz" w:date="2012-08-13T13:50:00Z">
              <w:r>
                <w:t xml:space="preserve">            The default protocol tha the OpenFlow Logical </w:t>
              </w:r>
            </w:ins>
          </w:p>
          <w:p w14:paraId="7BFEEAC5" w14:textId="77777777" w:rsidR="0058493D" w:rsidRDefault="0058493D" w:rsidP="0058493D">
            <w:pPr>
              <w:pStyle w:val="XML1"/>
              <w:rPr>
                <w:ins w:id="10745" w:author="Thomas Dietz" w:date="2012-08-13T13:50:00Z"/>
              </w:rPr>
            </w:pPr>
            <w:ins w:id="10746" w:author="Thomas Dietz" w:date="2012-08-13T13:50:00Z">
              <w:r>
                <w:t xml:space="preserve">            Switch uses to connect to this OpenFlow Controller.  'tls'</w:t>
              </w:r>
            </w:ins>
          </w:p>
          <w:p w14:paraId="7D8187FE" w14:textId="77777777" w:rsidR="0058493D" w:rsidRDefault="0058493D" w:rsidP="0058493D">
            <w:pPr>
              <w:pStyle w:val="XML1"/>
              <w:rPr>
                <w:ins w:id="10747" w:author="Thomas Dietz" w:date="2012-08-13T13:50:00Z"/>
              </w:rPr>
            </w:pPr>
            <w:ins w:id="10748" w:author="Thomas Dietz" w:date="2012-08-13T13:50:00Z">
              <w:r>
                <w:t xml:space="preserve">            is the default value.</w:t>
              </w:r>
            </w:ins>
          </w:p>
          <w:p w14:paraId="6D4B18C7" w14:textId="77777777" w:rsidR="0058493D" w:rsidRDefault="0058493D" w:rsidP="0058493D">
            <w:pPr>
              <w:pStyle w:val="XML1"/>
              <w:rPr>
                <w:ins w:id="10749" w:author="Thomas Dietz" w:date="2012-08-13T13:50:00Z"/>
              </w:rPr>
            </w:pPr>
          </w:p>
          <w:p w14:paraId="75026DB8" w14:textId="77777777" w:rsidR="0058493D" w:rsidRDefault="0058493D" w:rsidP="0058493D">
            <w:pPr>
              <w:pStyle w:val="XML1"/>
              <w:rPr>
                <w:ins w:id="10750" w:author="Thomas Dietz" w:date="2012-08-13T13:50:00Z"/>
              </w:rPr>
            </w:pPr>
            <w:ins w:id="10751" w:author="Thomas Dietz" w:date="2012-08-13T13:50:00Z">
              <w:r>
                <w:t xml:space="preserve">            This element is optional. If this element is not present it</w:t>
              </w:r>
            </w:ins>
          </w:p>
          <w:p w14:paraId="79382D8B" w14:textId="77777777" w:rsidR="0058493D" w:rsidRDefault="0058493D" w:rsidP="0058493D">
            <w:pPr>
              <w:pStyle w:val="XML1"/>
              <w:rPr>
                <w:ins w:id="10752" w:author="Thomas Dietz" w:date="2012-08-13T13:50:00Z"/>
              </w:rPr>
            </w:pPr>
            <w:ins w:id="10753" w:author="Thomas Dietz" w:date="2012-08-13T13:50:00Z">
              <w:r>
                <w:t xml:space="preserve">            defaults to 'tls'.</w:t>
              </w:r>
            </w:ins>
          </w:p>
          <w:p w14:paraId="7B381784" w14:textId="77777777" w:rsidR="0058493D" w:rsidRDefault="0058493D" w:rsidP="0058493D">
            <w:pPr>
              <w:pStyle w:val="XML1"/>
              <w:rPr>
                <w:ins w:id="10754" w:author="Thomas Dietz" w:date="2012-08-13T13:50:00Z"/>
              </w:rPr>
            </w:pPr>
            <w:ins w:id="10755" w:author="Thomas Dietz" w:date="2012-08-13T13:50:00Z">
              <w:r>
                <w:t xml:space="preserve">          &lt;/xs:documentation&gt;</w:t>
              </w:r>
            </w:ins>
          </w:p>
          <w:p w14:paraId="31EB240E" w14:textId="77777777" w:rsidR="0058493D" w:rsidRDefault="0058493D" w:rsidP="0058493D">
            <w:pPr>
              <w:pStyle w:val="XML1"/>
              <w:rPr>
                <w:ins w:id="10756" w:author="Thomas Dietz" w:date="2012-08-13T13:50:00Z"/>
              </w:rPr>
            </w:pPr>
            <w:ins w:id="10757" w:author="Thomas Dietz" w:date="2012-08-13T13:50:00Z">
              <w:r>
                <w:t xml:space="preserve">        &lt;/xs:annotation&gt;</w:t>
              </w:r>
            </w:ins>
          </w:p>
          <w:p w14:paraId="24D305BA" w14:textId="77777777" w:rsidR="0058493D" w:rsidRDefault="0058493D" w:rsidP="0058493D">
            <w:pPr>
              <w:pStyle w:val="XML1"/>
              <w:rPr>
                <w:ins w:id="10758" w:author="Thomas Dietz" w:date="2012-08-13T13:50:00Z"/>
              </w:rPr>
            </w:pPr>
            <w:ins w:id="10759" w:author="Thomas Dietz" w:date="2012-08-13T13:50:00Z">
              <w:r>
                <w:t xml:space="preserve">        &lt;xs:simpleType&gt;</w:t>
              </w:r>
            </w:ins>
          </w:p>
          <w:p w14:paraId="4E8F85D7" w14:textId="77777777" w:rsidR="0058493D" w:rsidRDefault="0058493D" w:rsidP="0058493D">
            <w:pPr>
              <w:pStyle w:val="XML1"/>
              <w:rPr>
                <w:ins w:id="10760" w:author="Thomas Dietz" w:date="2012-08-13T13:50:00Z"/>
              </w:rPr>
            </w:pPr>
            <w:ins w:id="10761" w:author="Thomas Dietz" w:date="2012-08-13T13:50:00Z">
              <w:r>
                <w:t xml:space="preserve">          &lt;xs:restriction base="xs:string"&gt;</w:t>
              </w:r>
            </w:ins>
          </w:p>
          <w:p w14:paraId="730E57B4" w14:textId="77777777" w:rsidR="0058493D" w:rsidRDefault="0058493D" w:rsidP="0058493D">
            <w:pPr>
              <w:pStyle w:val="XML1"/>
              <w:rPr>
                <w:ins w:id="10762" w:author="Thomas Dietz" w:date="2012-08-13T13:50:00Z"/>
              </w:rPr>
            </w:pPr>
            <w:ins w:id="10763" w:author="Thomas Dietz" w:date="2012-08-13T13:50:00Z">
              <w:r>
                <w:t xml:space="preserve">            &lt;xs:enumeration value="tcp"/&gt;</w:t>
              </w:r>
            </w:ins>
          </w:p>
          <w:p w14:paraId="084782FD" w14:textId="77777777" w:rsidR="0058493D" w:rsidRDefault="0058493D" w:rsidP="0058493D">
            <w:pPr>
              <w:pStyle w:val="XML1"/>
              <w:rPr>
                <w:ins w:id="10764" w:author="Thomas Dietz" w:date="2012-08-13T13:50:00Z"/>
              </w:rPr>
            </w:pPr>
            <w:ins w:id="10765" w:author="Thomas Dietz" w:date="2012-08-13T13:50:00Z">
              <w:r>
                <w:t xml:space="preserve">            &lt;xs:enumeration value="tls"/&gt;</w:t>
              </w:r>
            </w:ins>
          </w:p>
          <w:p w14:paraId="3A78DB48" w14:textId="77777777" w:rsidR="0058493D" w:rsidRDefault="0058493D" w:rsidP="0058493D">
            <w:pPr>
              <w:pStyle w:val="XML1"/>
              <w:rPr>
                <w:ins w:id="10766" w:author="Thomas Dietz" w:date="2012-08-13T13:50:00Z"/>
              </w:rPr>
            </w:pPr>
            <w:ins w:id="10767" w:author="Thomas Dietz" w:date="2012-08-13T13:50:00Z">
              <w:r>
                <w:t xml:space="preserve">          &lt;/xs:restriction&gt;</w:t>
              </w:r>
            </w:ins>
          </w:p>
          <w:p w14:paraId="49813BE9" w14:textId="77777777" w:rsidR="0058493D" w:rsidRDefault="0058493D" w:rsidP="0058493D">
            <w:pPr>
              <w:pStyle w:val="XML1"/>
              <w:rPr>
                <w:ins w:id="10768" w:author="Thomas Dietz" w:date="2012-08-13T13:50:00Z"/>
              </w:rPr>
            </w:pPr>
            <w:ins w:id="10769" w:author="Thomas Dietz" w:date="2012-08-13T13:50:00Z">
              <w:r>
                <w:t xml:space="preserve">        &lt;/xs:simpleType&gt;</w:t>
              </w:r>
            </w:ins>
          </w:p>
          <w:p w14:paraId="7DE442EA" w14:textId="77777777" w:rsidR="0058493D" w:rsidRDefault="0058493D" w:rsidP="0058493D">
            <w:pPr>
              <w:pStyle w:val="XML1"/>
              <w:rPr>
                <w:ins w:id="10770" w:author="Thomas Dietz" w:date="2012-08-13T13:50:00Z"/>
              </w:rPr>
            </w:pPr>
            <w:ins w:id="10771" w:author="Thomas Dietz" w:date="2012-08-13T13:50:00Z">
              <w:r>
                <w:t xml:space="preserve">      &lt;/xs:element&gt;</w:t>
              </w:r>
            </w:ins>
          </w:p>
          <w:p w14:paraId="38E81314" w14:textId="77777777" w:rsidR="0058493D" w:rsidRDefault="0058493D" w:rsidP="0058493D">
            <w:pPr>
              <w:pStyle w:val="XML1"/>
              <w:rPr>
                <w:ins w:id="10772" w:author="Thomas Dietz" w:date="2012-08-13T13:50:00Z"/>
              </w:rPr>
            </w:pPr>
            <w:ins w:id="10773" w:author="Thomas Dietz" w:date="2012-08-13T13:50:00Z">
              <w:r>
                <w:t xml:space="preserve">      &lt;xs:element name="state"&gt;</w:t>
              </w:r>
            </w:ins>
          </w:p>
          <w:p w14:paraId="3A30BAB6" w14:textId="77777777" w:rsidR="0058493D" w:rsidRDefault="0058493D" w:rsidP="0058493D">
            <w:pPr>
              <w:pStyle w:val="XML1"/>
              <w:rPr>
                <w:ins w:id="10774" w:author="Thomas Dietz" w:date="2012-08-13T13:50:00Z"/>
              </w:rPr>
            </w:pPr>
            <w:ins w:id="10775" w:author="Thomas Dietz" w:date="2012-08-13T13:50:00Z">
              <w:r>
                <w:t xml:space="preserve">        &lt;xs:annotation&gt;</w:t>
              </w:r>
            </w:ins>
          </w:p>
          <w:p w14:paraId="7A77A6CA" w14:textId="77777777" w:rsidR="0058493D" w:rsidRDefault="0058493D" w:rsidP="0058493D">
            <w:pPr>
              <w:pStyle w:val="XML1"/>
              <w:rPr>
                <w:ins w:id="10776" w:author="Thomas Dietz" w:date="2012-08-13T13:50:00Z"/>
              </w:rPr>
            </w:pPr>
            <w:ins w:id="10777" w:author="Thomas Dietz" w:date="2012-08-13T13:50:00Z">
              <w:r>
                <w:t xml:space="preserve">          &lt;xs:documentation&gt;</w:t>
              </w:r>
            </w:ins>
          </w:p>
          <w:p w14:paraId="5B4688F2" w14:textId="77777777" w:rsidR="0058493D" w:rsidRDefault="0058493D" w:rsidP="0058493D">
            <w:pPr>
              <w:pStyle w:val="XML1"/>
              <w:rPr>
                <w:ins w:id="10778" w:author="Thomas Dietz" w:date="2012-08-13T13:50:00Z"/>
              </w:rPr>
            </w:pPr>
            <w:ins w:id="10779" w:author="Thomas Dietz" w:date="2012-08-13T13:50:00Z">
              <w:r>
                <w:t xml:space="preserve">            This container holds connection state</w:t>
              </w:r>
            </w:ins>
          </w:p>
          <w:p w14:paraId="3C00859B" w14:textId="77777777" w:rsidR="0058493D" w:rsidRDefault="0058493D" w:rsidP="0058493D">
            <w:pPr>
              <w:pStyle w:val="XML1"/>
              <w:rPr>
                <w:ins w:id="10780" w:author="Thomas Dietz" w:date="2012-08-13T13:50:00Z"/>
              </w:rPr>
            </w:pPr>
            <w:ins w:id="10781" w:author="Thomas Dietz" w:date="2012-08-13T13:50:00Z">
              <w:r>
                <w:t xml:space="preserve">            information that indicate the connection state of the</w:t>
              </w:r>
            </w:ins>
          </w:p>
          <w:p w14:paraId="7B124F0A" w14:textId="77777777" w:rsidR="0058493D" w:rsidRDefault="0058493D" w:rsidP="0058493D">
            <w:pPr>
              <w:pStyle w:val="XML1"/>
              <w:rPr>
                <w:ins w:id="10782" w:author="Thomas Dietz" w:date="2012-08-13T13:50:00Z"/>
              </w:rPr>
            </w:pPr>
            <w:ins w:id="10783" w:author="Thomas Dietz" w:date="2012-08-13T13:50:00Z">
              <w:r>
                <w:t xml:space="preserve">            OpenFlow Logical Switch and the OpenFlow protocol version</w:t>
              </w:r>
            </w:ins>
          </w:p>
          <w:p w14:paraId="086F3AA2" w14:textId="77777777" w:rsidR="0058493D" w:rsidRDefault="0058493D" w:rsidP="0058493D">
            <w:pPr>
              <w:pStyle w:val="XML1"/>
              <w:rPr>
                <w:ins w:id="10784" w:author="Thomas Dietz" w:date="2012-08-13T13:50:00Z"/>
              </w:rPr>
            </w:pPr>
            <w:ins w:id="10785" w:author="Thomas Dietz" w:date="2012-08-13T13:50:00Z">
              <w:r>
                <w:t xml:space="preserve">            used for the connection.</w:t>
              </w:r>
            </w:ins>
          </w:p>
          <w:p w14:paraId="2E29000A" w14:textId="77777777" w:rsidR="0058493D" w:rsidRDefault="0058493D" w:rsidP="0058493D">
            <w:pPr>
              <w:pStyle w:val="XML1"/>
              <w:rPr>
                <w:ins w:id="10786" w:author="Thomas Dietz" w:date="2012-08-13T13:50:00Z"/>
              </w:rPr>
            </w:pPr>
          </w:p>
          <w:p w14:paraId="75F35965" w14:textId="77777777" w:rsidR="0058493D" w:rsidRDefault="0058493D" w:rsidP="0058493D">
            <w:pPr>
              <w:pStyle w:val="XML1"/>
              <w:rPr>
                <w:ins w:id="10787" w:author="Thomas Dietz" w:date="2012-08-13T13:50:00Z"/>
              </w:rPr>
            </w:pPr>
            <w:ins w:id="10788" w:author="Thomas Dietz" w:date="2012-08-13T13:50:00Z">
              <w:r>
                <w:t xml:space="preserve">            Children of this element are not configurable and can only</w:t>
              </w:r>
            </w:ins>
          </w:p>
          <w:p w14:paraId="13B968C3" w14:textId="77777777" w:rsidR="0058493D" w:rsidRDefault="0058493D" w:rsidP="0058493D">
            <w:pPr>
              <w:pStyle w:val="XML1"/>
              <w:rPr>
                <w:ins w:id="10789" w:author="Thomas Dietz" w:date="2012-08-13T13:50:00Z"/>
              </w:rPr>
            </w:pPr>
            <w:ins w:id="10790" w:author="Thomas Dietz" w:date="2012-08-13T13:50:00Z">
              <w:r>
                <w:t xml:space="preserve">            be retrieved by NETCONF &amp;lt;get&amp;gt; operations. Attemps to modify</w:t>
              </w:r>
            </w:ins>
          </w:p>
          <w:p w14:paraId="4AF4B810" w14:textId="77777777" w:rsidR="0058493D" w:rsidRDefault="0058493D" w:rsidP="0058493D">
            <w:pPr>
              <w:pStyle w:val="XML1"/>
              <w:rPr>
                <w:ins w:id="10791" w:author="Thomas Dietz" w:date="2012-08-13T13:50:00Z"/>
              </w:rPr>
            </w:pPr>
            <w:ins w:id="10792" w:author="Thomas Dietz" w:date="2012-08-13T13:50:00Z">
              <w:r>
                <w:t xml:space="preserve">            this element and its children with a NETCONF &amp;lt;edit-config&amp;gt;</w:t>
              </w:r>
            </w:ins>
          </w:p>
          <w:p w14:paraId="294612A2" w14:textId="77777777" w:rsidR="0058493D" w:rsidRDefault="0058493D" w:rsidP="0058493D">
            <w:pPr>
              <w:pStyle w:val="XML1"/>
              <w:rPr>
                <w:ins w:id="10793" w:author="Thomas Dietz" w:date="2012-08-13T13:50:00Z"/>
              </w:rPr>
            </w:pPr>
            <w:ins w:id="10794" w:author="Thomas Dietz" w:date="2012-08-13T13:50:00Z">
              <w:r>
                <w:t xml:space="preserve">            operation MUST result in an 'operation-not-supported' error</w:t>
              </w:r>
            </w:ins>
          </w:p>
          <w:p w14:paraId="00459C02" w14:textId="77777777" w:rsidR="0058493D" w:rsidRDefault="0058493D" w:rsidP="0058493D">
            <w:pPr>
              <w:pStyle w:val="XML1"/>
              <w:rPr>
                <w:ins w:id="10795" w:author="Thomas Dietz" w:date="2012-08-13T13:50:00Z"/>
              </w:rPr>
            </w:pPr>
            <w:ins w:id="10796" w:author="Thomas Dietz" w:date="2012-08-13T13:50:00Z">
              <w:r>
                <w:t xml:space="preserve">            with type 'application'.</w:t>
              </w:r>
            </w:ins>
          </w:p>
          <w:p w14:paraId="097EB353" w14:textId="77777777" w:rsidR="0058493D" w:rsidRDefault="0058493D" w:rsidP="0058493D">
            <w:pPr>
              <w:pStyle w:val="XML1"/>
              <w:rPr>
                <w:ins w:id="10797" w:author="Thomas Dietz" w:date="2012-08-13T13:50:00Z"/>
              </w:rPr>
            </w:pPr>
            <w:ins w:id="10798" w:author="Thomas Dietz" w:date="2012-08-13T13:50:00Z">
              <w:r>
                <w:t xml:space="preserve">          &lt;/xs:documentation&gt;</w:t>
              </w:r>
            </w:ins>
          </w:p>
          <w:p w14:paraId="5CB22C47" w14:textId="77777777" w:rsidR="0058493D" w:rsidRDefault="0058493D" w:rsidP="0058493D">
            <w:pPr>
              <w:pStyle w:val="XML1"/>
              <w:rPr>
                <w:ins w:id="10799" w:author="Thomas Dietz" w:date="2012-08-13T13:50:00Z"/>
              </w:rPr>
            </w:pPr>
            <w:ins w:id="10800" w:author="Thomas Dietz" w:date="2012-08-13T13:50:00Z">
              <w:r>
                <w:t xml:space="preserve">        &lt;/xs:annotation&gt;</w:t>
              </w:r>
            </w:ins>
          </w:p>
          <w:p w14:paraId="3A597FB1" w14:textId="77777777" w:rsidR="0058493D" w:rsidRDefault="0058493D" w:rsidP="0058493D">
            <w:pPr>
              <w:pStyle w:val="XML1"/>
              <w:rPr>
                <w:ins w:id="10801" w:author="Thomas Dietz" w:date="2012-08-13T13:50:00Z"/>
              </w:rPr>
            </w:pPr>
            <w:ins w:id="10802" w:author="Thomas Dietz" w:date="2012-08-13T13:50:00Z">
              <w:r>
                <w:t xml:space="preserve">        &lt;xs:complexType&gt;</w:t>
              </w:r>
            </w:ins>
          </w:p>
          <w:p w14:paraId="1684870A" w14:textId="77777777" w:rsidR="0058493D" w:rsidRDefault="0058493D" w:rsidP="0058493D">
            <w:pPr>
              <w:pStyle w:val="XML1"/>
              <w:rPr>
                <w:ins w:id="10803" w:author="Thomas Dietz" w:date="2012-08-13T13:50:00Z"/>
              </w:rPr>
            </w:pPr>
            <w:ins w:id="10804" w:author="Thomas Dietz" w:date="2012-08-13T13:50:00Z">
              <w:r>
                <w:t xml:space="preserve">          &lt;xs:sequence&gt;</w:t>
              </w:r>
            </w:ins>
          </w:p>
          <w:p w14:paraId="753D4706" w14:textId="77777777" w:rsidR="0058493D" w:rsidRDefault="0058493D" w:rsidP="0058493D">
            <w:pPr>
              <w:pStyle w:val="XML1"/>
              <w:rPr>
                <w:ins w:id="10805" w:author="Thomas Dietz" w:date="2012-08-13T13:50:00Z"/>
              </w:rPr>
            </w:pPr>
            <w:ins w:id="10806" w:author="Thomas Dietz" w:date="2012-08-13T13:50:00Z">
              <w:r>
                <w:t xml:space="preserve">            &lt;xs:element name="connection-state" minOccurs="0"  type="OFUpDownStateType"&gt;</w:t>
              </w:r>
            </w:ins>
          </w:p>
          <w:p w14:paraId="4ADA9A74" w14:textId="77777777" w:rsidR="0058493D" w:rsidRDefault="0058493D" w:rsidP="0058493D">
            <w:pPr>
              <w:pStyle w:val="XML1"/>
              <w:rPr>
                <w:ins w:id="10807" w:author="Thomas Dietz" w:date="2012-08-13T13:50:00Z"/>
              </w:rPr>
            </w:pPr>
            <w:ins w:id="10808" w:author="Thomas Dietz" w:date="2012-08-13T13:50:00Z">
              <w:r>
                <w:t xml:space="preserve">              &lt;xs:annotation&gt;</w:t>
              </w:r>
            </w:ins>
          </w:p>
          <w:p w14:paraId="3F6435EC" w14:textId="77777777" w:rsidR="0058493D" w:rsidRDefault="0058493D" w:rsidP="0058493D">
            <w:pPr>
              <w:pStyle w:val="XML1"/>
              <w:rPr>
                <w:ins w:id="10809" w:author="Thomas Dietz" w:date="2012-08-13T13:50:00Z"/>
              </w:rPr>
            </w:pPr>
            <w:ins w:id="10810" w:author="Thomas Dietz" w:date="2012-08-13T13:50:00Z">
              <w:r>
                <w:t xml:space="preserve">                &lt;xs:documentation&gt;</w:t>
              </w:r>
            </w:ins>
          </w:p>
          <w:p w14:paraId="02757A27" w14:textId="77777777" w:rsidR="0058493D" w:rsidRDefault="0058493D" w:rsidP="0058493D">
            <w:pPr>
              <w:pStyle w:val="XML1"/>
              <w:rPr>
                <w:ins w:id="10811" w:author="Thomas Dietz" w:date="2012-08-13T13:50:00Z"/>
              </w:rPr>
            </w:pPr>
            <w:ins w:id="10812" w:author="Thomas Dietz" w:date="2012-08-13T13:50:00Z">
              <w:r>
                <w:lastRenderedPageBreak/>
                <w:t xml:space="preserve">                  This object indicates the connections state of</w:t>
              </w:r>
            </w:ins>
          </w:p>
          <w:p w14:paraId="6FDBCE5B" w14:textId="77777777" w:rsidR="0058493D" w:rsidRDefault="0058493D" w:rsidP="0058493D">
            <w:pPr>
              <w:pStyle w:val="XML1"/>
              <w:rPr>
                <w:ins w:id="10813" w:author="Thomas Dietz" w:date="2012-08-13T13:50:00Z"/>
              </w:rPr>
            </w:pPr>
            <w:ins w:id="10814" w:author="Thomas Dietz" w:date="2012-08-13T13:50:00Z">
              <w:r>
                <w:t xml:space="preserve">                  the OpenFlow Logical Switch to this controller.</w:t>
              </w:r>
            </w:ins>
          </w:p>
          <w:p w14:paraId="5E886EFF" w14:textId="77777777" w:rsidR="0058493D" w:rsidRDefault="0058493D" w:rsidP="0058493D">
            <w:pPr>
              <w:pStyle w:val="XML1"/>
              <w:rPr>
                <w:ins w:id="10815" w:author="Thomas Dietz" w:date="2012-08-13T13:50:00Z"/>
              </w:rPr>
            </w:pPr>
            <w:ins w:id="10816" w:author="Thomas Dietz" w:date="2012-08-13T13:50:00Z">
              <w:r>
                <w:t xml:space="preserve">                &lt;/xs:documentation&gt;</w:t>
              </w:r>
            </w:ins>
          </w:p>
          <w:p w14:paraId="331719A9" w14:textId="77777777" w:rsidR="0058493D" w:rsidRDefault="0058493D" w:rsidP="0058493D">
            <w:pPr>
              <w:pStyle w:val="XML1"/>
              <w:rPr>
                <w:ins w:id="10817" w:author="Thomas Dietz" w:date="2012-08-13T13:50:00Z"/>
              </w:rPr>
            </w:pPr>
            <w:ins w:id="10818" w:author="Thomas Dietz" w:date="2012-08-13T13:50:00Z">
              <w:r>
                <w:t xml:space="preserve">              &lt;/xs:annotation&gt;</w:t>
              </w:r>
            </w:ins>
          </w:p>
          <w:p w14:paraId="184026E3" w14:textId="77777777" w:rsidR="0058493D" w:rsidRDefault="0058493D" w:rsidP="0058493D">
            <w:pPr>
              <w:pStyle w:val="XML1"/>
              <w:rPr>
                <w:ins w:id="10819" w:author="Thomas Dietz" w:date="2012-08-13T13:50:00Z"/>
              </w:rPr>
            </w:pPr>
            <w:ins w:id="10820" w:author="Thomas Dietz" w:date="2012-08-13T13:50:00Z">
              <w:r>
                <w:t xml:space="preserve">            &lt;/xs:element&gt;</w:t>
              </w:r>
            </w:ins>
          </w:p>
          <w:p w14:paraId="702098AC" w14:textId="77777777" w:rsidR="0058493D" w:rsidRDefault="0058493D" w:rsidP="0058493D">
            <w:pPr>
              <w:pStyle w:val="XML1"/>
              <w:rPr>
                <w:ins w:id="10821" w:author="Thomas Dietz" w:date="2012-08-13T13:50:00Z"/>
              </w:rPr>
            </w:pPr>
            <w:ins w:id="10822" w:author="Thomas Dietz" w:date="2012-08-13T13:50:00Z">
              <w:r>
                <w:t xml:space="preserve">            &lt;xs:element name="current-version" minOccurs="0"  type="OFOpenFlowVersionType"&gt;</w:t>
              </w:r>
            </w:ins>
          </w:p>
          <w:p w14:paraId="2D8DDFE5" w14:textId="77777777" w:rsidR="0058493D" w:rsidRDefault="0058493D" w:rsidP="0058493D">
            <w:pPr>
              <w:pStyle w:val="XML1"/>
              <w:rPr>
                <w:ins w:id="10823" w:author="Thomas Dietz" w:date="2012-08-13T13:50:00Z"/>
              </w:rPr>
            </w:pPr>
            <w:ins w:id="10824" w:author="Thomas Dietz" w:date="2012-08-13T13:50:00Z">
              <w:r>
                <w:t xml:space="preserve">              &lt;xs:annotation&gt;</w:t>
              </w:r>
            </w:ins>
          </w:p>
          <w:p w14:paraId="36D30CC3" w14:textId="77777777" w:rsidR="0058493D" w:rsidRDefault="0058493D" w:rsidP="0058493D">
            <w:pPr>
              <w:pStyle w:val="XML1"/>
              <w:rPr>
                <w:ins w:id="10825" w:author="Thomas Dietz" w:date="2012-08-13T13:50:00Z"/>
              </w:rPr>
            </w:pPr>
            <w:ins w:id="10826" w:author="Thomas Dietz" w:date="2012-08-13T13:50:00Z">
              <w:r>
                <w:t xml:space="preserve">                &lt;xs:documentation&gt;</w:t>
              </w:r>
            </w:ins>
          </w:p>
          <w:p w14:paraId="599D73FF" w14:textId="77777777" w:rsidR="0058493D" w:rsidRDefault="0058493D" w:rsidP="0058493D">
            <w:pPr>
              <w:pStyle w:val="XML1"/>
              <w:rPr>
                <w:ins w:id="10827" w:author="Thomas Dietz" w:date="2012-08-13T13:50:00Z"/>
              </w:rPr>
            </w:pPr>
            <w:ins w:id="10828" w:author="Thomas Dietz" w:date="2012-08-13T13:50:00Z">
              <w:r>
                <w:t xml:space="preserve">                  This object indicates the version of the</w:t>
              </w:r>
            </w:ins>
          </w:p>
          <w:p w14:paraId="0877F1B4" w14:textId="77777777" w:rsidR="0058493D" w:rsidRDefault="0058493D" w:rsidP="0058493D">
            <w:pPr>
              <w:pStyle w:val="XML1"/>
              <w:rPr>
                <w:ins w:id="10829" w:author="Thomas Dietz" w:date="2012-08-13T13:50:00Z"/>
              </w:rPr>
            </w:pPr>
            <w:ins w:id="10830" w:author="Thomas Dietz" w:date="2012-08-13T13:50:00Z">
              <w:r>
                <w:t xml:space="preserve">                  OpenFlow protocol used between the OpenFlow Logical</w:t>
              </w:r>
            </w:ins>
          </w:p>
          <w:p w14:paraId="7C8047BA" w14:textId="77777777" w:rsidR="0058493D" w:rsidRDefault="0058493D" w:rsidP="0058493D">
            <w:pPr>
              <w:pStyle w:val="XML1"/>
              <w:rPr>
                <w:ins w:id="10831" w:author="Thomas Dietz" w:date="2012-08-13T13:50:00Z"/>
              </w:rPr>
            </w:pPr>
            <w:ins w:id="10832" w:author="Thomas Dietz" w:date="2012-08-13T13:50:00Z">
              <w:r>
                <w:t xml:space="preserve">                  Switch and this Controller.  If element connection-state</w:t>
              </w:r>
            </w:ins>
          </w:p>
          <w:p w14:paraId="604C9365" w14:textId="77777777" w:rsidR="0058493D" w:rsidRDefault="0058493D" w:rsidP="0058493D">
            <w:pPr>
              <w:pStyle w:val="XML1"/>
              <w:rPr>
                <w:ins w:id="10833" w:author="Thomas Dietz" w:date="2012-08-13T13:50:00Z"/>
              </w:rPr>
            </w:pPr>
            <w:ins w:id="10834" w:author="Thomas Dietz" w:date="2012-08-13T13:50:00Z">
              <w:r>
                <w:t xml:space="preserve">                  has value 'up', then this element indicates the actual</w:t>
              </w:r>
            </w:ins>
          </w:p>
          <w:p w14:paraId="74BF6806" w14:textId="77777777" w:rsidR="0058493D" w:rsidRDefault="0058493D" w:rsidP="0058493D">
            <w:pPr>
              <w:pStyle w:val="XML1"/>
              <w:rPr>
                <w:ins w:id="10835" w:author="Thomas Dietz" w:date="2012-08-13T13:50:00Z"/>
              </w:rPr>
            </w:pPr>
            <w:ins w:id="10836" w:author="Thomas Dietz" w:date="2012-08-13T13:50:00Z">
              <w:r>
                <w:t xml:space="preserve">                  version in use.  If element connection-state has value</w:t>
              </w:r>
            </w:ins>
          </w:p>
          <w:p w14:paraId="6E06A251" w14:textId="77777777" w:rsidR="0058493D" w:rsidRDefault="0058493D" w:rsidP="0058493D">
            <w:pPr>
              <w:pStyle w:val="XML1"/>
              <w:rPr>
                <w:ins w:id="10837" w:author="Thomas Dietz" w:date="2012-08-13T13:50:00Z"/>
              </w:rPr>
            </w:pPr>
            <w:ins w:id="10838" w:author="Thomas Dietz" w:date="2012-08-13T13:50:00Z">
              <w:r>
                <w:t xml:space="preserve">                  'down', then this element indicates the version number of</w:t>
              </w:r>
            </w:ins>
          </w:p>
          <w:p w14:paraId="0F8DEC19" w14:textId="77777777" w:rsidR="0058493D" w:rsidRDefault="0058493D" w:rsidP="0058493D">
            <w:pPr>
              <w:pStyle w:val="XML1"/>
              <w:rPr>
                <w:ins w:id="10839" w:author="Thomas Dietz" w:date="2012-08-13T13:50:00Z"/>
              </w:rPr>
            </w:pPr>
            <w:ins w:id="10840" w:author="Thomas Dietz" w:date="2012-08-13T13:50:00Z">
              <w:r>
                <w:t xml:space="preserve">                  the last established connection with this OpenFlow</w:t>
              </w:r>
            </w:ins>
          </w:p>
          <w:p w14:paraId="52A7397F" w14:textId="77777777" w:rsidR="0058493D" w:rsidRDefault="0058493D" w:rsidP="0058493D">
            <w:pPr>
              <w:pStyle w:val="XML1"/>
              <w:rPr>
                <w:ins w:id="10841" w:author="Thomas Dietz" w:date="2012-08-13T13:50:00Z"/>
              </w:rPr>
            </w:pPr>
            <w:ins w:id="10842" w:author="Thomas Dietz" w:date="2012-08-13T13:50:00Z">
              <w:r>
                <w:t xml:space="preserve">                  Controller.  The value of this element MAY be persistent</w:t>
              </w:r>
            </w:ins>
          </w:p>
          <w:p w14:paraId="7455A2BD" w14:textId="77777777" w:rsidR="0058493D" w:rsidRDefault="0058493D" w:rsidP="0058493D">
            <w:pPr>
              <w:pStyle w:val="XML1"/>
              <w:rPr>
                <w:ins w:id="10843" w:author="Thomas Dietz" w:date="2012-08-13T13:50:00Z"/>
              </w:rPr>
            </w:pPr>
            <w:ins w:id="10844" w:author="Thomas Dietz" w:date="2012-08-13T13:50:00Z">
              <w:r>
                <w:t xml:space="preserve">                  across reboots of the OpenFlow Logical Switch in such a</w:t>
              </w:r>
            </w:ins>
          </w:p>
          <w:p w14:paraId="14511231" w14:textId="77777777" w:rsidR="0058493D" w:rsidRDefault="0058493D" w:rsidP="0058493D">
            <w:pPr>
              <w:pStyle w:val="XML1"/>
              <w:rPr>
                <w:ins w:id="10845" w:author="Thomas Dietz" w:date="2012-08-13T13:50:00Z"/>
              </w:rPr>
            </w:pPr>
            <w:ins w:id="10846" w:author="Thomas Dietz" w:date="2012-08-13T13:50:00Z">
              <w:r>
                <w:t xml:space="preserve">                  case.  If element connection-state has value 'down'and</w:t>
              </w:r>
            </w:ins>
          </w:p>
          <w:p w14:paraId="05339A13" w14:textId="77777777" w:rsidR="0058493D" w:rsidRDefault="0058493D" w:rsidP="0058493D">
            <w:pPr>
              <w:pStyle w:val="XML1"/>
              <w:rPr>
                <w:ins w:id="10847" w:author="Thomas Dietz" w:date="2012-08-13T13:50:00Z"/>
              </w:rPr>
            </w:pPr>
            <w:ins w:id="10848" w:author="Thomas Dietz" w:date="2012-08-13T13:50:00Z">
              <w:r>
                <w:t xml:space="preserve">                  there is no information about previous connections to</w:t>
              </w:r>
            </w:ins>
          </w:p>
          <w:p w14:paraId="27AA8E31" w14:textId="77777777" w:rsidR="0058493D" w:rsidRDefault="0058493D" w:rsidP="0058493D">
            <w:pPr>
              <w:pStyle w:val="XML1"/>
              <w:rPr>
                <w:ins w:id="10849" w:author="Thomas Dietz" w:date="2012-08-13T13:50:00Z"/>
              </w:rPr>
            </w:pPr>
            <w:ins w:id="10850" w:author="Thomas Dietz" w:date="2012-08-13T13:50:00Z">
              <w:r>
                <w:t xml:space="preserve">                  this OpenFlow controller, then this element is not</w:t>
              </w:r>
            </w:ins>
          </w:p>
          <w:p w14:paraId="551DA59F" w14:textId="77777777" w:rsidR="0058493D" w:rsidRDefault="0058493D" w:rsidP="0058493D">
            <w:pPr>
              <w:pStyle w:val="XML1"/>
              <w:rPr>
                <w:ins w:id="10851" w:author="Thomas Dietz" w:date="2012-08-13T13:50:00Z"/>
              </w:rPr>
            </w:pPr>
            <w:ins w:id="10852" w:author="Thomas Dietz" w:date="2012-08-13T13:50:00Z">
              <w:r>
                <w:t xml:space="preserve">                  present or has the value '0'.</w:t>
              </w:r>
            </w:ins>
          </w:p>
          <w:p w14:paraId="6D67AAF6" w14:textId="77777777" w:rsidR="0058493D" w:rsidRDefault="0058493D" w:rsidP="0058493D">
            <w:pPr>
              <w:pStyle w:val="XML1"/>
              <w:rPr>
                <w:ins w:id="10853" w:author="Thomas Dietz" w:date="2012-08-13T13:50:00Z"/>
              </w:rPr>
            </w:pPr>
            <w:ins w:id="10854" w:author="Thomas Dietz" w:date="2012-08-13T13:50:00Z">
              <w:r>
                <w:t xml:space="preserve">                &lt;/xs:documentation&gt;</w:t>
              </w:r>
            </w:ins>
          </w:p>
          <w:p w14:paraId="3D169647" w14:textId="77777777" w:rsidR="0058493D" w:rsidRDefault="0058493D" w:rsidP="0058493D">
            <w:pPr>
              <w:pStyle w:val="XML1"/>
              <w:rPr>
                <w:ins w:id="10855" w:author="Thomas Dietz" w:date="2012-08-13T13:50:00Z"/>
              </w:rPr>
            </w:pPr>
            <w:ins w:id="10856" w:author="Thomas Dietz" w:date="2012-08-13T13:50:00Z">
              <w:r>
                <w:t xml:space="preserve">              &lt;/xs:annotation&gt;</w:t>
              </w:r>
            </w:ins>
          </w:p>
          <w:p w14:paraId="269005D3" w14:textId="77777777" w:rsidR="0058493D" w:rsidRDefault="0058493D" w:rsidP="0058493D">
            <w:pPr>
              <w:pStyle w:val="XML1"/>
              <w:rPr>
                <w:ins w:id="10857" w:author="Thomas Dietz" w:date="2012-08-13T13:50:00Z"/>
              </w:rPr>
            </w:pPr>
            <w:ins w:id="10858" w:author="Thomas Dietz" w:date="2012-08-13T13:50:00Z">
              <w:r>
                <w:t xml:space="preserve">            &lt;/xs:element&gt;</w:t>
              </w:r>
            </w:ins>
          </w:p>
          <w:p w14:paraId="7E3C35EE" w14:textId="77777777" w:rsidR="0058493D" w:rsidRDefault="0058493D" w:rsidP="0058493D">
            <w:pPr>
              <w:pStyle w:val="XML1"/>
              <w:rPr>
                <w:ins w:id="10859" w:author="Thomas Dietz" w:date="2012-08-13T13:50:00Z"/>
              </w:rPr>
            </w:pPr>
            <w:ins w:id="10860" w:author="Thomas Dietz" w:date="2012-08-13T13:50:00Z">
              <w:r>
                <w:t xml:space="preserve">            &lt;xs:element name="supported-versions" minOccurs="0" maxOccurs="unbounded"  type="OFOpenFlowVersionType"&gt;</w:t>
              </w:r>
            </w:ins>
          </w:p>
          <w:p w14:paraId="66EDFA33" w14:textId="77777777" w:rsidR="0058493D" w:rsidRDefault="0058493D" w:rsidP="0058493D">
            <w:pPr>
              <w:pStyle w:val="XML1"/>
              <w:rPr>
                <w:ins w:id="10861" w:author="Thomas Dietz" w:date="2012-08-13T13:50:00Z"/>
              </w:rPr>
            </w:pPr>
            <w:ins w:id="10862" w:author="Thomas Dietz" w:date="2012-08-13T13:50:00Z">
              <w:r>
                <w:t xml:space="preserve">              &lt;xs:annotation&gt;</w:t>
              </w:r>
            </w:ins>
          </w:p>
          <w:p w14:paraId="52A4516A" w14:textId="77777777" w:rsidR="0058493D" w:rsidRDefault="0058493D" w:rsidP="0058493D">
            <w:pPr>
              <w:pStyle w:val="XML1"/>
              <w:rPr>
                <w:ins w:id="10863" w:author="Thomas Dietz" w:date="2012-08-13T13:50:00Z"/>
              </w:rPr>
            </w:pPr>
            <w:ins w:id="10864" w:author="Thomas Dietz" w:date="2012-08-13T13:50:00Z">
              <w:r>
                <w:t xml:space="preserve">                &lt;xs:documentation&gt;</w:t>
              </w:r>
            </w:ins>
          </w:p>
          <w:p w14:paraId="04D43603" w14:textId="77777777" w:rsidR="0058493D" w:rsidRDefault="0058493D" w:rsidP="0058493D">
            <w:pPr>
              <w:pStyle w:val="XML1"/>
              <w:rPr>
                <w:ins w:id="10865" w:author="Thomas Dietz" w:date="2012-08-13T13:50:00Z"/>
              </w:rPr>
            </w:pPr>
            <w:ins w:id="10866" w:author="Thomas Dietz" w:date="2012-08-13T13:50:00Z">
              <w:r>
                <w:t xml:space="preserve">                  This list of elements includes one entry for</w:t>
              </w:r>
            </w:ins>
          </w:p>
          <w:p w14:paraId="5C28D725" w14:textId="77777777" w:rsidR="0058493D" w:rsidRDefault="0058493D" w:rsidP="0058493D">
            <w:pPr>
              <w:pStyle w:val="XML1"/>
              <w:rPr>
                <w:ins w:id="10867" w:author="Thomas Dietz" w:date="2012-08-13T13:50:00Z"/>
              </w:rPr>
            </w:pPr>
            <w:ins w:id="10868" w:author="Thomas Dietz" w:date="2012-08-13T13:50:00Z">
              <w:r>
                <w:t xml:space="preserve">                  each OpenFlow protocol version that this OpenFlow</w:t>
              </w:r>
            </w:ins>
          </w:p>
          <w:p w14:paraId="25D2A047" w14:textId="77777777" w:rsidR="0058493D" w:rsidRDefault="0058493D" w:rsidP="0058493D">
            <w:pPr>
              <w:pStyle w:val="XML1"/>
              <w:rPr>
                <w:ins w:id="10869" w:author="Thomas Dietz" w:date="2012-08-13T13:50:00Z"/>
              </w:rPr>
            </w:pPr>
            <w:ins w:id="10870" w:author="Thomas Dietz" w:date="2012-08-13T13:50:00Z">
              <w:r>
                <w:t xml:space="preserve">                  controller supports.  It SHOULD contain all</w:t>
              </w:r>
            </w:ins>
          </w:p>
          <w:p w14:paraId="1C5B849C" w14:textId="77777777" w:rsidR="0058493D" w:rsidRDefault="0058493D" w:rsidP="0058493D">
            <w:pPr>
              <w:pStyle w:val="XML1"/>
              <w:rPr>
                <w:ins w:id="10871" w:author="Thomas Dietz" w:date="2012-08-13T13:50:00Z"/>
              </w:rPr>
            </w:pPr>
            <w:ins w:id="10872" w:author="Thomas Dietz" w:date="2012-08-13T13:50:00Z">
              <w:r>
                <w:t xml:space="preserve">                &lt;/xs:documentation&gt;</w:t>
              </w:r>
            </w:ins>
          </w:p>
          <w:p w14:paraId="7DFB0CB7" w14:textId="77777777" w:rsidR="0058493D" w:rsidRDefault="0058493D" w:rsidP="0058493D">
            <w:pPr>
              <w:pStyle w:val="XML1"/>
              <w:rPr>
                <w:ins w:id="10873" w:author="Thomas Dietz" w:date="2012-08-13T13:50:00Z"/>
              </w:rPr>
            </w:pPr>
            <w:ins w:id="10874" w:author="Thomas Dietz" w:date="2012-08-13T13:50:00Z">
              <w:r>
                <w:t xml:space="preserve">              &lt;/xs:annotation&gt;</w:t>
              </w:r>
            </w:ins>
          </w:p>
          <w:p w14:paraId="2323C397" w14:textId="77777777" w:rsidR="0058493D" w:rsidRDefault="0058493D" w:rsidP="0058493D">
            <w:pPr>
              <w:pStyle w:val="XML1"/>
              <w:rPr>
                <w:ins w:id="10875" w:author="Thomas Dietz" w:date="2012-08-13T13:50:00Z"/>
              </w:rPr>
            </w:pPr>
            <w:ins w:id="10876" w:author="Thomas Dietz" w:date="2012-08-13T13:50:00Z">
              <w:r>
                <w:t xml:space="preserve">            &lt;/xs:element&gt;</w:t>
              </w:r>
            </w:ins>
          </w:p>
          <w:p w14:paraId="2E133C1E" w14:textId="77777777" w:rsidR="0058493D" w:rsidRDefault="0058493D" w:rsidP="0058493D">
            <w:pPr>
              <w:pStyle w:val="XML1"/>
              <w:rPr>
                <w:ins w:id="10877" w:author="Thomas Dietz" w:date="2012-08-13T13:50:00Z"/>
              </w:rPr>
            </w:pPr>
            <w:ins w:id="10878" w:author="Thomas Dietz" w:date="2012-08-13T13:50:00Z">
              <w:r>
                <w:t xml:space="preserve">            &lt;xs:element name="local-ip-address-in-use" minOccurs="0"  type="inet:ip-address"&gt;</w:t>
              </w:r>
            </w:ins>
          </w:p>
          <w:p w14:paraId="32F61095" w14:textId="77777777" w:rsidR="0058493D" w:rsidRDefault="0058493D" w:rsidP="0058493D">
            <w:pPr>
              <w:pStyle w:val="XML1"/>
              <w:rPr>
                <w:ins w:id="10879" w:author="Thomas Dietz" w:date="2012-08-13T13:50:00Z"/>
              </w:rPr>
            </w:pPr>
            <w:ins w:id="10880" w:author="Thomas Dietz" w:date="2012-08-13T13:50:00Z">
              <w:r>
                <w:t xml:space="preserve">              &lt;xs:annotation&gt;</w:t>
              </w:r>
            </w:ins>
          </w:p>
          <w:p w14:paraId="24E6FB1F" w14:textId="77777777" w:rsidR="0058493D" w:rsidRDefault="0058493D" w:rsidP="0058493D">
            <w:pPr>
              <w:pStyle w:val="XML1"/>
              <w:rPr>
                <w:ins w:id="10881" w:author="Thomas Dietz" w:date="2012-08-13T13:50:00Z"/>
              </w:rPr>
            </w:pPr>
            <w:ins w:id="10882" w:author="Thomas Dietz" w:date="2012-08-13T13:50:00Z">
              <w:r>
                <w:t xml:space="preserve">                &lt;xs:documentation&gt;</w:t>
              </w:r>
            </w:ins>
          </w:p>
          <w:p w14:paraId="4C3CA9AE" w14:textId="77777777" w:rsidR="0058493D" w:rsidRDefault="0058493D" w:rsidP="0058493D">
            <w:pPr>
              <w:pStyle w:val="XML1"/>
              <w:rPr>
                <w:ins w:id="10883" w:author="Thomas Dietz" w:date="2012-08-13T13:50:00Z"/>
              </w:rPr>
            </w:pPr>
            <w:ins w:id="10884" w:author="Thomas Dietz" w:date="2012-08-13T13:50:00Z">
              <w:r>
                <w:t xml:space="preserve">                  The local IP address of the OpenFlow Logical</w:t>
              </w:r>
            </w:ins>
          </w:p>
          <w:p w14:paraId="4E4654BF" w14:textId="77777777" w:rsidR="0058493D" w:rsidRDefault="0058493D" w:rsidP="0058493D">
            <w:pPr>
              <w:pStyle w:val="XML1"/>
              <w:rPr>
                <w:ins w:id="10885" w:author="Thomas Dietz" w:date="2012-08-13T13:50:00Z"/>
              </w:rPr>
            </w:pPr>
            <w:ins w:id="10886" w:author="Thomas Dietz" w:date="2012-08-13T13:50:00Z">
              <w:r>
                <w:t xml:space="preserve">                  Switch when connecting to this OpenFlow Controller.  It</w:t>
              </w:r>
            </w:ins>
          </w:p>
          <w:p w14:paraId="7B2E09BC" w14:textId="77777777" w:rsidR="0058493D" w:rsidRDefault="0058493D" w:rsidP="0058493D">
            <w:pPr>
              <w:pStyle w:val="XML1"/>
              <w:rPr>
                <w:ins w:id="10887" w:author="Thomas Dietz" w:date="2012-08-13T13:50:00Z"/>
              </w:rPr>
            </w:pPr>
            <w:ins w:id="10888" w:author="Thomas Dietz" w:date="2012-08-13T13:50:00Z">
              <w:r>
                <w:t xml:space="preserve">                  is the source IP address of packets sent to this OpenFlow</w:t>
              </w:r>
            </w:ins>
          </w:p>
          <w:p w14:paraId="30387625" w14:textId="77777777" w:rsidR="0058493D" w:rsidRDefault="0058493D" w:rsidP="0058493D">
            <w:pPr>
              <w:pStyle w:val="XML1"/>
              <w:rPr>
                <w:ins w:id="10889" w:author="Thomas Dietz" w:date="2012-08-13T13:50:00Z"/>
              </w:rPr>
            </w:pPr>
            <w:ins w:id="10890" w:author="Thomas Dietz" w:date="2012-08-13T13:50:00Z">
              <w:r>
                <w:t xml:space="preserve">                  Controller.  If present, this element overrides any</w:t>
              </w:r>
            </w:ins>
          </w:p>
          <w:p w14:paraId="0119453C" w14:textId="77777777" w:rsidR="0058493D" w:rsidRDefault="0058493D" w:rsidP="0058493D">
            <w:pPr>
              <w:pStyle w:val="XML1"/>
              <w:rPr>
                <w:ins w:id="10891" w:author="Thomas Dietz" w:date="2012-08-13T13:50:00Z"/>
              </w:rPr>
            </w:pPr>
            <w:ins w:id="10892" w:author="Thomas Dietz" w:date="2012-08-13T13:50:00Z">
              <w:r>
                <w:t xml:space="preserve">                  default IP address.</w:t>
              </w:r>
            </w:ins>
          </w:p>
          <w:p w14:paraId="4181AF77" w14:textId="77777777" w:rsidR="0058493D" w:rsidRDefault="0058493D" w:rsidP="0058493D">
            <w:pPr>
              <w:pStyle w:val="XML1"/>
              <w:rPr>
                <w:ins w:id="10893" w:author="Thomas Dietz" w:date="2012-08-13T13:50:00Z"/>
              </w:rPr>
            </w:pPr>
            <w:ins w:id="10894" w:author="Thomas Dietz" w:date="2012-08-13T13:50:00Z">
              <w:r>
                <w:t xml:space="preserve">                &lt;/xs:documentation&gt;</w:t>
              </w:r>
            </w:ins>
          </w:p>
          <w:p w14:paraId="27354991" w14:textId="77777777" w:rsidR="0058493D" w:rsidRDefault="0058493D" w:rsidP="0058493D">
            <w:pPr>
              <w:pStyle w:val="XML1"/>
              <w:rPr>
                <w:ins w:id="10895" w:author="Thomas Dietz" w:date="2012-08-13T13:50:00Z"/>
              </w:rPr>
            </w:pPr>
            <w:ins w:id="10896" w:author="Thomas Dietz" w:date="2012-08-13T13:50:00Z">
              <w:r>
                <w:t xml:space="preserve">              &lt;/xs:annotation&gt;</w:t>
              </w:r>
            </w:ins>
          </w:p>
          <w:p w14:paraId="4253FCBE" w14:textId="77777777" w:rsidR="0058493D" w:rsidRDefault="0058493D" w:rsidP="0058493D">
            <w:pPr>
              <w:pStyle w:val="XML1"/>
              <w:rPr>
                <w:ins w:id="10897" w:author="Thomas Dietz" w:date="2012-08-13T13:50:00Z"/>
              </w:rPr>
            </w:pPr>
            <w:ins w:id="10898" w:author="Thomas Dietz" w:date="2012-08-13T13:50:00Z">
              <w:r>
                <w:t xml:space="preserve">            &lt;/xs:element&gt;</w:t>
              </w:r>
            </w:ins>
          </w:p>
          <w:p w14:paraId="2B13E04A" w14:textId="77777777" w:rsidR="0058493D" w:rsidRDefault="0058493D" w:rsidP="0058493D">
            <w:pPr>
              <w:pStyle w:val="XML1"/>
              <w:rPr>
                <w:ins w:id="10899" w:author="Thomas Dietz" w:date="2012-08-13T13:50:00Z"/>
              </w:rPr>
            </w:pPr>
            <w:ins w:id="10900" w:author="Thomas Dietz" w:date="2012-08-13T13:50:00Z">
              <w:r>
                <w:t xml:space="preserve">            &lt;xs:element name="local-port-in-use" minOccurs="0"  type="inet:port-number"&gt;</w:t>
              </w:r>
            </w:ins>
          </w:p>
          <w:p w14:paraId="34903380" w14:textId="77777777" w:rsidR="0058493D" w:rsidRDefault="0058493D" w:rsidP="0058493D">
            <w:pPr>
              <w:pStyle w:val="XML1"/>
              <w:rPr>
                <w:ins w:id="10901" w:author="Thomas Dietz" w:date="2012-08-13T13:50:00Z"/>
              </w:rPr>
            </w:pPr>
            <w:ins w:id="10902" w:author="Thomas Dietz" w:date="2012-08-13T13:50:00Z">
              <w:r>
                <w:t xml:space="preserve">              &lt;xs:annotation&gt;</w:t>
              </w:r>
            </w:ins>
          </w:p>
          <w:p w14:paraId="1B148D52" w14:textId="77777777" w:rsidR="0058493D" w:rsidRDefault="0058493D" w:rsidP="0058493D">
            <w:pPr>
              <w:pStyle w:val="XML1"/>
              <w:rPr>
                <w:ins w:id="10903" w:author="Thomas Dietz" w:date="2012-08-13T13:50:00Z"/>
              </w:rPr>
            </w:pPr>
            <w:ins w:id="10904" w:author="Thomas Dietz" w:date="2012-08-13T13:50:00Z">
              <w:r>
                <w:t xml:space="preserve">                &lt;xs:documentation&gt;</w:t>
              </w:r>
            </w:ins>
          </w:p>
          <w:p w14:paraId="7E7E31C4" w14:textId="77777777" w:rsidR="0058493D" w:rsidRDefault="0058493D" w:rsidP="0058493D">
            <w:pPr>
              <w:pStyle w:val="XML1"/>
              <w:rPr>
                <w:ins w:id="10905" w:author="Thomas Dietz" w:date="2012-08-13T13:50:00Z"/>
              </w:rPr>
            </w:pPr>
            <w:ins w:id="10906" w:author="Thomas Dietz" w:date="2012-08-13T13:50:00Z">
              <w:r>
                <w:t xml:space="preserve">                  The local TCP port number of the OpenFlow</w:t>
              </w:r>
            </w:ins>
          </w:p>
          <w:p w14:paraId="4A482822" w14:textId="77777777" w:rsidR="0058493D" w:rsidRDefault="0058493D" w:rsidP="0058493D">
            <w:pPr>
              <w:pStyle w:val="XML1"/>
              <w:rPr>
                <w:ins w:id="10907" w:author="Thomas Dietz" w:date="2012-08-13T13:50:00Z"/>
              </w:rPr>
            </w:pPr>
            <w:ins w:id="10908" w:author="Thomas Dietz" w:date="2012-08-13T13:50:00Z">
              <w:r>
                <w:t xml:space="preserve">                  Logical Switch.  If element connection-state has value</w:t>
              </w:r>
            </w:ins>
          </w:p>
          <w:p w14:paraId="4D388AD3" w14:textId="77777777" w:rsidR="0058493D" w:rsidRDefault="0058493D" w:rsidP="0058493D">
            <w:pPr>
              <w:pStyle w:val="XML1"/>
              <w:rPr>
                <w:ins w:id="10909" w:author="Thomas Dietz" w:date="2012-08-13T13:50:00Z"/>
              </w:rPr>
            </w:pPr>
            <w:ins w:id="10910" w:author="Thomas Dietz" w:date="2012-08-13T13:50:00Z">
              <w:r>
                <w:t xml:space="preserve">                  'up', then this element indicates the actual port number</w:t>
              </w:r>
            </w:ins>
          </w:p>
          <w:p w14:paraId="0D329EC4" w14:textId="77777777" w:rsidR="0058493D" w:rsidRDefault="0058493D" w:rsidP="0058493D">
            <w:pPr>
              <w:pStyle w:val="XML1"/>
              <w:rPr>
                <w:ins w:id="10911" w:author="Thomas Dietz" w:date="2012-08-13T13:50:00Z"/>
              </w:rPr>
            </w:pPr>
            <w:ins w:id="10912" w:author="Thomas Dietz" w:date="2012-08-13T13:50:00Z">
              <w:r>
                <w:t xml:space="preserve">                  in use.  If element connection-state has value 'down',</w:t>
              </w:r>
            </w:ins>
          </w:p>
          <w:p w14:paraId="6A017E12" w14:textId="77777777" w:rsidR="0058493D" w:rsidRDefault="0058493D" w:rsidP="0058493D">
            <w:pPr>
              <w:pStyle w:val="XML1"/>
              <w:rPr>
                <w:ins w:id="10913" w:author="Thomas Dietz" w:date="2012-08-13T13:50:00Z"/>
              </w:rPr>
            </w:pPr>
            <w:ins w:id="10914" w:author="Thomas Dietz" w:date="2012-08-13T13:50:00Z">
              <w:r>
                <w:t xml:space="preserve">                  then this element indicates the port number used for the</w:t>
              </w:r>
            </w:ins>
          </w:p>
          <w:p w14:paraId="564E7392" w14:textId="77777777" w:rsidR="0058493D" w:rsidRDefault="0058493D" w:rsidP="0058493D">
            <w:pPr>
              <w:pStyle w:val="XML1"/>
              <w:rPr>
                <w:ins w:id="10915" w:author="Thomas Dietz" w:date="2012-08-13T13:50:00Z"/>
              </w:rPr>
            </w:pPr>
            <w:ins w:id="10916" w:author="Thomas Dietz" w:date="2012-08-13T13:50:00Z">
              <w:r>
                <w:lastRenderedPageBreak/>
                <w:t xml:space="preserve">                  last attempt to establish a connection with this OpenFlow</w:t>
              </w:r>
            </w:ins>
          </w:p>
          <w:p w14:paraId="1AB48B9F" w14:textId="77777777" w:rsidR="0058493D" w:rsidRDefault="0058493D" w:rsidP="0058493D">
            <w:pPr>
              <w:pStyle w:val="XML1"/>
              <w:rPr>
                <w:ins w:id="10917" w:author="Thomas Dietz" w:date="2012-08-13T13:50:00Z"/>
              </w:rPr>
            </w:pPr>
            <w:ins w:id="10918" w:author="Thomas Dietz" w:date="2012-08-13T13:50:00Z">
              <w:r>
                <w:t xml:space="preserve">                  Controller.??? </w:t>
              </w:r>
            </w:ins>
          </w:p>
          <w:p w14:paraId="1B5D159A" w14:textId="77777777" w:rsidR="0058493D" w:rsidRDefault="0058493D" w:rsidP="0058493D">
            <w:pPr>
              <w:pStyle w:val="XML1"/>
              <w:rPr>
                <w:ins w:id="10919" w:author="Thomas Dietz" w:date="2012-08-13T13:50:00Z"/>
              </w:rPr>
            </w:pPr>
            <w:ins w:id="10920" w:author="Thomas Dietz" w:date="2012-08-13T13:50:00Z">
              <w:r>
                <w:t xml:space="preserve">                  When connecting to this OpenFlow Controller, it is the </w:t>
              </w:r>
            </w:ins>
          </w:p>
          <w:p w14:paraId="5D126952" w14:textId="77777777" w:rsidR="0058493D" w:rsidRDefault="0058493D" w:rsidP="0058493D">
            <w:pPr>
              <w:pStyle w:val="XML1"/>
              <w:rPr>
                <w:ins w:id="10921" w:author="Thomas Dietz" w:date="2012-08-13T13:50:00Z"/>
              </w:rPr>
            </w:pPr>
            <w:ins w:id="10922" w:author="Thomas Dietz" w:date="2012-08-13T13:50:00Z">
              <w:r>
                <w:t xml:space="preserve">                  source TCP port number of packets sent to this OpenFlow </w:t>
              </w:r>
            </w:ins>
          </w:p>
          <w:p w14:paraId="265F475B" w14:textId="77777777" w:rsidR="0058493D" w:rsidRDefault="0058493D" w:rsidP="0058493D">
            <w:pPr>
              <w:pStyle w:val="XML1"/>
              <w:rPr>
                <w:ins w:id="10923" w:author="Thomas Dietz" w:date="2012-08-13T13:50:00Z"/>
              </w:rPr>
            </w:pPr>
            <w:ins w:id="10924" w:author="Thomas Dietz" w:date="2012-08-13T13:50:00Z">
              <w:r>
                <w:t xml:space="preserve">                  Controller.  If this element has its defaqult value 0,</w:t>
              </w:r>
            </w:ins>
          </w:p>
          <w:p w14:paraId="30413C5C" w14:textId="77777777" w:rsidR="0058493D" w:rsidRDefault="0058493D" w:rsidP="0058493D">
            <w:pPr>
              <w:pStyle w:val="XML1"/>
              <w:rPr>
                <w:ins w:id="10925" w:author="Thomas Dietz" w:date="2012-08-13T13:50:00Z"/>
              </w:rPr>
            </w:pPr>
            <w:ins w:id="10926" w:author="Thomas Dietz" w:date="2012-08-13T13:50:00Z">
              <w:r>
                <w:t xml:space="preserve">                  then port number is chosen arbitrarily by the OpenFlow</w:t>
              </w:r>
            </w:ins>
          </w:p>
          <w:p w14:paraId="51B56824" w14:textId="77777777" w:rsidR="0058493D" w:rsidRDefault="0058493D" w:rsidP="0058493D">
            <w:pPr>
              <w:pStyle w:val="XML1"/>
              <w:rPr>
                <w:ins w:id="10927" w:author="Thomas Dietz" w:date="2012-08-13T13:50:00Z"/>
              </w:rPr>
            </w:pPr>
            <w:ins w:id="10928" w:author="Thomas Dietz" w:date="2012-08-13T13:50:00Z">
              <w:r>
                <w:t xml:space="preserve">                  Logical Switch.</w:t>
              </w:r>
            </w:ins>
          </w:p>
          <w:p w14:paraId="37691B4C" w14:textId="77777777" w:rsidR="0058493D" w:rsidRDefault="0058493D" w:rsidP="0058493D">
            <w:pPr>
              <w:pStyle w:val="XML1"/>
              <w:rPr>
                <w:ins w:id="10929" w:author="Thomas Dietz" w:date="2012-08-13T13:50:00Z"/>
              </w:rPr>
            </w:pPr>
            <w:ins w:id="10930" w:author="Thomas Dietz" w:date="2012-08-13T13:50:00Z">
              <w:r>
                <w:t xml:space="preserve">                &lt;/xs:documentation&gt;</w:t>
              </w:r>
            </w:ins>
          </w:p>
          <w:p w14:paraId="564913DE" w14:textId="77777777" w:rsidR="0058493D" w:rsidRDefault="0058493D" w:rsidP="0058493D">
            <w:pPr>
              <w:pStyle w:val="XML1"/>
              <w:rPr>
                <w:ins w:id="10931" w:author="Thomas Dietz" w:date="2012-08-13T13:50:00Z"/>
              </w:rPr>
            </w:pPr>
            <w:ins w:id="10932" w:author="Thomas Dietz" w:date="2012-08-13T13:50:00Z">
              <w:r>
                <w:t xml:space="preserve">              &lt;/xs:annotation&gt;</w:t>
              </w:r>
            </w:ins>
          </w:p>
          <w:p w14:paraId="4C8BFCA5" w14:textId="77777777" w:rsidR="0058493D" w:rsidRDefault="0058493D" w:rsidP="0058493D">
            <w:pPr>
              <w:pStyle w:val="XML1"/>
              <w:rPr>
                <w:ins w:id="10933" w:author="Thomas Dietz" w:date="2012-08-13T13:50:00Z"/>
              </w:rPr>
            </w:pPr>
            <w:ins w:id="10934" w:author="Thomas Dietz" w:date="2012-08-13T13:50:00Z">
              <w:r>
                <w:t xml:space="preserve">            &lt;/xs:element&gt;</w:t>
              </w:r>
            </w:ins>
          </w:p>
          <w:p w14:paraId="31682D58" w14:textId="77777777" w:rsidR="0058493D" w:rsidRDefault="0058493D" w:rsidP="0058493D">
            <w:pPr>
              <w:pStyle w:val="XML1"/>
              <w:rPr>
                <w:ins w:id="10935" w:author="Thomas Dietz" w:date="2012-08-13T13:50:00Z"/>
              </w:rPr>
            </w:pPr>
            <w:ins w:id="10936" w:author="Thomas Dietz" w:date="2012-08-13T13:50:00Z">
              <w:r>
                <w:t xml:space="preserve">          &lt;/xs:sequence&gt;</w:t>
              </w:r>
            </w:ins>
          </w:p>
          <w:p w14:paraId="04A055ED" w14:textId="77777777" w:rsidR="0058493D" w:rsidRDefault="0058493D" w:rsidP="0058493D">
            <w:pPr>
              <w:pStyle w:val="XML1"/>
              <w:rPr>
                <w:ins w:id="10937" w:author="Thomas Dietz" w:date="2012-08-13T13:50:00Z"/>
              </w:rPr>
            </w:pPr>
            <w:ins w:id="10938" w:author="Thomas Dietz" w:date="2012-08-13T13:50:00Z">
              <w:r>
                <w:t xml:space="preserve">        &lt;/xs:complexType&gt;</w:t>
              </w:r>
            </w:ins>
          </w:p>
          <w:p w14:paraId="160D071E" w14:textId="77777777" w:rsidR="0058493D" w:rsidRDefault="0058493D" w:rsidP="0058493D">
            <w:pPr>
              <w:pStyle w:val="XML1"/>
              <w:rPr>
                <w:ins w:id="10939" w:author="Thomas Dietz" w:date="2012-08-13T13:50:00Z"/>
              </w:rPr>
            </w:pPr>
            <w:ins w:id="10940" w:author="Thomas Dietz" w:date="2012-08-13T13:50:00Z">
              <w:r>
                <w:t xml:space="preserve">      &lt;/xs:element&gt;</w:t>
              </w:r>
            </w:ins>
          </w:p>
          <w:p w14:paraId="0CD6CF36" w14:textId="77777777" w:rsidR="0058493D" w:rsidRDefault="0058493D" w:rsidP="0058493D">
            <w:pPr>
              <w:pStyle w:val="XML1"/>
              <w:rPr>
                <w:ins w:id="10941" w:author="Thomas Dietz" w:date="2012-08-13T13:50:00Z"/>
              </w:rPr>
            </w:pPr>
            <w:ins w:id="10942" w:author="Thomas Dietz" w:date="2012-08-13T13:50:00Z">
              <w:r>
                <w:t xml:space="preserve">    &lt;/xs:sequence&gt;</w:t>
              </w:r>
            </w:ins>
          </w:p>
          <w:p w14:paraId="24558F3B" w14:textId="77777777" w:rsidR="00F86237" w:rsidRDefault="0058493D" w:rsidP="0058493D">
            <w:pPr>
              <w:pStyle w:val="XML1"/>
              <w:rPr>
                <w:ins w:id="10943" w:author="Thomas Dietz" w:date="2012-08-13T13:52:00Z"/>
              </w:rPr>
            </w:pPr>
            <w:ins w:id="10944" w:author="Thomas Dietz" w:date="2012-08-13T13:50:00Z">
              <w:r>
                <w:t xml:space="preserve">  &lt;/xs:group&gt;</w:t>
              </w:r>
            </w:ins>
          </w:p>
          <w:p w14:paraId="01647EBD" w14:textId="77777777" w:rsidR="0058493D" w:rsidRDefault="0058493D" w:rsidP="0058493D">
            <w:pPr>
              <w:pStyle w:val="XML1"/>
              <w:rPr>
                <w:ins w:id="10945" w:author="Thomas Dietz" w:date="2012-08-13T13:52:00Z"/>
              </w:rPr>
            </w:pPr>
          </w:p>
          <w:p w14:paraId="3B4B49D6" w14:textId="77777777" w:rsidR="0058493D" w:rsidRDefault="0058493D" w:rsidP="0058493D">
            <w:pPr>
              <w:pStyle w:val="XML1"/>
              <w:rPr>
                <w:ins w:id="10946" w:author="Thomas Dietz" w:date="2012-08-13T13:52:00Z"/>
              </w:rPr>
            </w:pPr>
            <w:ins w:id="10947" w:author="Thomas Dietz" w:date="2012-08-13T13:52:00Z">
              <w:r>
                <w:t xml:space="preserve">  &lt;xs:simpleType name="OFConfigId"&gt;</w:t>
              </w:r>
            </w:ins>
          </w:p>
          <w:p w14:paraId="525C7D3E" w14:textId="77777777" w:rsidR="0058493D" w:rsidRDefault="0058493D" w:rsidP="0058493D">
            <w:pPr>
              <w:pStyle w:val="XML1"/>
              <w:rPr>
                <w:ins w:id="10948" w:author="Thomas Dietz" w:date="2012-08-13T13:52:00Z"/>
              </w:rPr>
            </w:pPr>
            <w:ins w:id="10949" w:author="Thomas Dietz" w:date="2012-08-13T13:52:00Z">
              <w:r>
                <w:t xml:space="preserve">    &lt;xs:annotation&gt;</w:t>
              </w:r>
            </w:ins>
          </w:p>
          <w:p w14:paraId="413D9FF2" w14:textId="77777777" w:rsidR="0058493D" w:rsidRDefault="0058493D" w:rsidP="0058493D">
            <w:pPr>
              <w:pStyle w:val="XML1"/>
              <w:rPr>
                <w:ins w:id="10950" w:author="Thomas Dietz" w:date="2012-08-13T13:52:00Z"/>
              </w:rPr>
            </w:pPr>
            <w:ins w:id="10951" w:author="Thomas Dietz" w:date="2012-08-13T13:52:00Z">
              <w:r>
                <w:t xml:space="preserve">      &lt;xs:documentation&gt;</w:t>
              </w:r>
            </w:ins>
          </w:p>
          <w:p w14:paraId="742DDA62" w14:textId="77777777" w:rsidR="0058493D" w:rsidRDefault="0058493D" w:rsidP="0058493D">
            <w:pPr>
              <w:pStyle w:val="XML1"/>
              <w:rPr>
                <w:ins w:id="10952" w:author="Thomas Dietz" w:date="2012-08-13T13:52:00Z"/>
              </w:rPr>
            </w:pPr>
            <w:ins w:id="10953" w:author="Thomas Dietz" w:date="2012-08-13T13:52:00Z">
              <w:r>
                <w:t xml:space="preserve">        Generic type of an identifier in OF-CONFIG</w:t>
              </w:r>
            </w:ins>
          </w:p>
          <w:p w14:paraId="1E1FC8C8" w14:textId="77777777" w:rsidR="0058493D" w:rsidRDefault="0058493D" w:rsidP="0058493D">
            <w:pPr>
              <w:pStyle w:val="XML1"/>
              <w:rPr>
                <w:ins w:id="10954" w:author="Thomas Dietz" w:date="2012-08-13T13:52:00Z"/>
              </w:rPr>
            </w:pPr>
            <w:ins w:id="10955" w:author="Thomas Dietz" w:date="2012-08-13T13:52:00Z">
              <w:r>
                <w:t xml:space="preserve">      &lt;/xs:documentation&gt;</w:t>
              </w:r>
            </w:ins>
          </w:p>
          <w:p w14:paraId="446658C7" w14:textId="77777777" w:rsidR="0058493D" w:rsidRDefault="0058493D" w:rsidP="0058493D">
            <w:pPr>
              <w:pStyle w:val="XML1"/>
              <w:rPr>
                <w:ins w:id="10956" w:author="Thomas Dietz" w:date="2012-08-13T13:52:00Z"/>
              </w:rPr>
            </w:pPr>
            <w:ins w:id="10957" w:author="Thomas Dietz" w:date="2012-08-13T13:52:00Z">
              <w:r>
                <w:t xml:space="preserve">    &lt;/xs:annotation&gt;</w:t>
              </w:r>
            </w:ins>
          </w:p>
          <w:p w14:paraId="2FC104AF" w14:textId="77777777" w:rsidR="0058493D" w:rsidRDefault="0058493D" w:rsidP="0058493D">
            <w:pPr>
              <w:pStyle w:val="XML1"/>
              <w:rPr>
                <w:ins w:id="10958" w:author="Thomas Dietz" w:date="2012-08-13T13:53:00Z"/>
              </w:rPr>
            </w:pPr>
            <w:ins w:id="10959" w:author="Thomas Dietz" w:date="2012-08-13T13:53:00Z">
              <w:r>
                <w:t xml:space="preserve">    &lt;xs:restriction base="inet:uri"&gt;</w:t>
              </w:r>
            </w:ins>
          </w:p>
          <w:p w14:paraId="1ADD6925" w14:textId="77777777" w:rsidR="0058493D" w:rsidRDefault="0058493D" w:rsidP="0058493D">
            <w:pPr>
              <w:pStyle w:val="XML1"/>
              <w:rPr>
                <w:ins w:id="10960" w:author="Thomas Dietz" w:date="2012-08-13T13:53:00Z"/>
              </w:rPr>
            </w:pPr>
            <w:ins w:id="10961" w:author="Thomas Dietz" w:date="2012-08-13T13:53:00Z">
              <w:r>
                <w:t xml:space="preserve">    &lt;/xs:restriction&gt;</w:t>
              </w:r>
            </w:ins>
          </w:p>
          <w:p w14:paraId="0DB40547" w14:textId="77777777" w:rsidR="0058493D" w:rsidRDefault="0058493D" w:rsidP="0058493D">
            <w:pPr>
              <w:pStyle w:val="XML1"/>
              <w:rPr>
                <w:ins w:id="10962" w:author="Thomas Dietz" w:date="2012-08-13T13:53:00Z"/>
              </w:rPr>
            </w:pPr>
            <w:ins w:id="10963" w:author="Thomas Dietz" w:date="2012-08-13T13:53:00Z">
              <w:r>
                <w:t xml:space="preserve">  &lt;/xs:simpleType&gt;</w:t>
              </w:r>
            </w:ins>
          </w:p>
          <w:p w14:paraId="4E3B1EC1" w14:textId="77777777" w:rsidR="0058493D" w:rsidRDefault="0058493D" w:rsidP="0058493D">
            <w:pPr>
              <w:pStyle w:val="XML1"/>
              <w:rPr>
                <w:ins w:id="10964" w:author="Thomas Dietz" w:date="2012-08-13T13:54:00Z"/>
              </w:rPr>
            </w:pPr>
          </w:p>
          <w:p w14:paraId="55577D7A" w14:textId="77777777" w:rsidR="0058493D" w:rsidRDefault="0058493D" w:rsidP="0058493D">
            <w:pPr>
              <w:pStyle w:val="XML1"/>
              <w:rPr>
                <w:ins w:id="10965" w:author="Thomas Dietz" w:date="2012-08-13T13:54:00Z"/>
              </w:rPr>
            </w:pPr>
            <w:ins w:id="10966" w:author="Thomas Dietz" w:date="2012-08-13T13:54:00Z">
              <w:r>
                <w:t xml:space="preserve">  &lt;xs:simpleType name="OFOpenFlowVersionType"&gt;</w:t>
              </w:r>
            </w:ins>
          </w:p>
          <w:p w14:paraId="1875A4CA" w14:textId="77777777" w:rsidR="0058493D" w:rsidRDefault="0058493D" w:rsidP="0058493D">
            <w:pPr>
              <w:pStyle w:val="XML1"/>
              <w:rPr>
                <w:ins w:id="10967" w:author="Thomas Dietz" w:date="2012-08-13T13:54:00Z"/>
              </w:rPr>
            </w:pPr>
            <w:ins w:id="10968" w:author="Thomas Dietz" w:date="2012-08-13T13:54:00Z">
              <w:r>
                <w:t xml:space="preserve">    &lt;xs:annotation&gt;</w:t>
              </w:r>
            </w:ins>
          </w:p>
          <w:p w14:paraId="743F8956" w14:textId="77777777" w:rsidR="0058493D" w:rsidRDefault="0058493D" w:rsidP="0058493D">
            <w:pPr>
              <w:pStyle w:val="XML1"/>
              <w:rPr>
                <w:ins w:id="10969" w:author="Thomas Dietz" w:date="2012-08-13T13:54:00Z"/>
              </w:rPr>
            </w:pPr>
            <w:ins w:id="10970" w:author="Thomas Dietz" w:date="2012-08-13T13:54:00Z">
              <w:r>
                <w:t xml:space="preserve">      &lt;xs:documentation&gt;</w:t>
              </w:r>
            </w:ins>
          </w:p>
          <w:p w14:paraId="44848BAC" w14:textId="77777777" w:rsidR="0058493D" w:rsidRDefault="0058493D" w:rsidP="0058493D">
            <w:pPr>
              <w:pStyle w:val="XML1"/>
              <w:rPr>
                <w:ins w:id="10971" w:author="Thomas Dietz" w:date="2012-08-13T13:54:00Z"/>
              </w:rPr>
            </w:pPr>
            <w:ins w:id="10972" w:author="Thomas Dietz" w:date="2012-08-13T13:54:00Z">
              <w:r>
                <w:t xml:space="preserve">        This enumeration contains the all OpenFlow</w:t>
              </w:r>
            </w:ins>
          </w:p>
          <w:p w14:paraId="2BEF20D3" w14:textId="77777777" w:rsidR="0058493D" w:rsidRDefault="0058493D" w:rsidP="0058493D">
            <w:pPr>
              <w:pStyle w:val="XML1"/>
              <w:rPr>
                <w:ins w:id="10973" w:author="Thomas Dietz" w:date="2012-08-13T13:54:00Z"/>
              </w:rPr>
            </w:pPr>
            <w:ins w:id="10974" w:author="Thomas Dietz" w:date="2012-08-13T13:54:00Z">
              <w:r>
                <w:t xml:space="preserve">        versions released so far.</w:t>
              </w:r>
            </w:ins>
          </w:p>
          <w:p w14:paraId="0FCB023E" w14:textId="77777777" w:rsidR="0058493D" w:rsidRDefault="0058493D" w:rsidP="0058493D">
            <w:pPr>
              <w:pStyle w:val="XML1"/>
              <w:rPr>
                <w:ins w:id="10975" w:author="Thomas Dietz" w:date="2012-08-13T13:54:00Z"/>
              </w:rPr>
            </w:pPr>
            <w:ins w:id="10976" w:author="Thomas Dietz" w:date="2012-08-13T13:54:00Z">
              <w:r>
                <w:t xml:space="preserve">      &lt;/xs:documentation&gt;</w:t>
              </w:r>
            </w:ins>
          </w:p>
          <w:p w14:paraId="7A21B1DA" w14:textId="77777777" w:rsidR="0058493D" w:rsidRDefault="0058493D" w:rsidP="0058493D">
            <w:pPr>
              <w:pStyle w:val="XML1"/>
              <w:rPr>
                <w:ins w:id="10977" w:author="Thomas Dietz" w:date="2012-08-13T13:54:00Z"/>
              </w:rPr>
            </w:pPr>
            <w:ins w:id="10978" w:author="Thomas Dietz" w:date="2012-08-13T13:54:00Z">
              <w:r>
                <w:t xml:space="preserve">    &lt;/xs:annotation&gt;</w:t>
              </w:r>
            </w:ins>
          </w:p>
          <w:p w14:paraId="79B0F446" w14:textId="77777777" w:rsidR="0058493D" w:rsidRDefault="0058493D" w:rsidP="0058493D">
            <w:pPr>
              <w:pStyle w:val="XML1"/>
              <w:rPr>
                <w:ins w:id="10979" w:author="Thomas Dietz" w:date="2012-08-13T13:54:00Z"/>
              </w:rPr>
            </w:pPr>
          </w:p>
          <w:p w14:paraId="149819D8" w14:textId="77777777" w:rsidR="0058493D" w:rsidRDefault="0058493D" w:rsidP="0058493D">
            <w:pPr>
              <w:pStyle w:val="XML1"/>
              <w:rPr>
                <w:ins w:id="10980" w:author="Thomas Dietz" w:date="2012-08-13T13:54:00Z"/>
              </w:rPr>
            </w:pPr>
            <w:ins w:id="10981" w:author="Thomas Dietz" w:date="2012-08-13T13:54:00Z">
              <w:r>
                <w:t xml:space="preserve">    &lt;xs:restriction base="xs:string"&gt;</w:t>
              </w:r>
            </w:ins>
          </w:p>
          <w:p w14:paraId="2A24230D" w14:textId="77777777" w:rsidR="0058493D" w:rsidRDefault="0058493D" w:rsidP="0058493D">
            <w:pPr>
              <w:pStyle w:val="XML1"/>
              <w:rPr>
                <w:ins w:id="10982" w:author="Thomas Dietz" w:date="2012-08-13T13:54:00Z"/>
              </w:rPr>
            </w:pPr>
            <w:ins w:id="10983" w:author="Thomas Dietz" w:date="2012-08-13T13:54:00Z">
              <w:r>
                <w:t xml:space="preserve">      &lt;xs:enumeration value="not-applicable"/&gt;</w:t>
              </w:r>
            </w:ins>
          </w:p>
          <w:p w14:paraId="47616A50" w14:textId="77777777" w:rsidR="0058493D" w:rsidRDefault="0058493D" w:rsidP="0058493D">
            <w:pPr>
              <w:pStyle w:val="XML1"/>
              <w:rPr>
                <w:ins w:id="10984" w:author="Thomas Dietz" w:date="2012-08-13T13:54:00Z"/>
              </w:rPr>
            </w:pPr>
            <w:ins w:id="10985" w:author="Thomas Dietz" w:date="2012-08-13T13:54:00Z">
              <w:r>
                <w:t xml:space="preserve">      &lt;xs:enumeration value="1.0"/&gt;</w:t>
              </w:r>
            </w:ins>
          </w:p>
          <w:p w14:paraId="7F384890" w14:textId="77777777" w:rsidR="0058493D" w:rsidRDefault="0058493D" w:rsidP="0058493D">
            <w:pPr>
              <w:pStyle w:val="XML1"/>
              <w:rPr>
                <w:ins w:id="10986" w:author="Thomas Dietz" w:date="2012-08-13T13:54:00Z"/>
              </w:rPr>
            </w:pPr>
            <w:ins w:id="10987" w:author="Thomas Dietz" w:date="2012-08-13T13:54:00Z">
              <w:r>
                <w:t xml:space="preserve">      &lt;xs:enumeration value="1.0.1"/&gt;</w:t>
              </w:r>
            </w:ins>
          </w:p>
          <w:p w14:paraId="2D44C3C9" w14:textId="77777777" w:rsidR="0058493D" w:rsidRDefault="0058493D" w:rsidP="0058493D">
            <w:pPr>
              <w:pStyle w:val="XML1"/>
              <w:rPr>
                <w:ins w:id="10988" w:author="Thomas Dietz" w:date="2012-08-13T13:54:00Z"/>
              </w:rPr>
            </w:pPr>
            <w:ins w:id="10989" w:author="Thomas Dietz" w:date="2012-08-13T13:54:00Z">
              <w:r>
                <w:t xml:space="preserve">      &lt;xs:enumeration value="1.1"/&gt;</w:t>
              </w:r>
            </w:ins>
          </w:p>
          <w:p w14:paraId="4217B915" w14:textId="77777777" w:rsidR="0058493D" w:rsidRDefault="0058493D" w:rsidP="0058493D">
            <w:pPr>
              <w:pStyle w:val="XML1"/>
              <w:rPr>
                <w:ins w:id="10990" w:author="Thomas Dietz" w:date="2012-08-13T13:54:00Z"/>
              </w:rPr>
            </w:pPr>
            <w:ins w:id="10991" w:author="Thomas Dietz" w:date="2012-08-13T13:54:00Z">
              <w:r>
                <w:t xml:space="preserve">      &lt;xs:enumeration value="1.2"/&gt;</w:t>
              </w:r>
            </w:ins>
          </w:p>
          <w:p w14:paraId="232423E9" w14:textId="77777777" w:rsidR="0058493D" w:rsidRDefault="0058493D" w:rsidP="0058493D">
            <w:pPr>
              <w:pStyle w:val="XML1"/>
              <w:rPr>
                <w:ins w:id="10992" w:author="Thomas Dietz" w:date="2012-08-13T13:54:00Z"/>
              </w:rPr>
            </w:pPr>
            <w:ins w:id="10993" w:author="Thomas Dietz" w:date="2012-08-13T13:54:00Z">
              <w:r>
                <w:t xml:space="preserve">      &lt;xs:enumeration value="1.3"/&gt;</w:t>
              </w:r>
            </w:ins>
          </w:p>
          <w:p w14:paraId="3C826DD9" w14:textId="77777777" w:rsidR="0058493D" w:rsidRDefault="0058493D" w:rsidP="0058493D">
            <w:pPr>
              <w:pStyle w:val="XML1"/>
              <w:rPr>
                <w:ins w:id="10994" w:author="Thomas Dietz" w:date="2012-08-13T13:54:00Z"/>
              </w:rPr>
            </w:pPr>
            <w:ins w:id="10995" w:author="Thomas Dietz" w:date="2012-08-13T13:54:00Z">
              <w:r>
                <w:t xml:space="preserve">      &lt;xs:enumeration value="1.3.1"/&gt;</w:t>
              </w:r>
            </w:ins>
          </w:p>
          <w:p w14:paraId="72BCED41" w14:textId="77777777" w:rsidR="0058493D" w:rsidRDefault="0058493D" w:rsidP="0058493D">
            <w:pPr>
              <w:pStyle w:val="XML1"/>
              <w:rPr>
                <w:ins w:id="10996" w:author="Thomas Dietz" w:date="2012-08-13T13:54:00Z"/>
              </w:rPr>
            </w:pPr>
            <w:ins w:id="10997" w:author="Thomas Dietz" w:date="2012-08-13T13:54:00Z">
              <w:r>
                <w:t xml:space="preserve">    &lt;/xs:restriction&gt;</w:t>
              </w:r>
            </w:ins>
          </w:p>
          <w:p w14:paraId="34258032" w14:textId="77777777" w:rsidR="0058493D" w:rsidRDefault="0058493D" w:rsidP="0058493D">
            <w:pPr>
              <w:pStyle w:val="XML1"/>
              <w:rPr>
                <w:ins w:id="10998" w:author="Thomas Dietz" w:date="2012-08-13T13:54:00Z"/>
              </w:rPr>
            </w:pPr>
            <w:ins w:id="10999" w:author="Thomas Dietz" w:date="2012-08-13T13:54:00Z">
              <w:r>
                <w:t xml:space="preserve">  &lt;/xs:simpleType&gt;</w:t>
              </w:r>
            </w:ins>
          </w:p>
          <w:p w14:paraId="1DB3C5A6" w14:textId="77777777" w:rsidR="0058493D" w:rsidRDefault="0058493D" w:rsidP="0058493D">
            <w:pPr>
              <w:pStyle w:val="XML1"/>
              <w:rPr>
                <w:ins w:id="11000" w:author="Thomas Dietz" w:date="2012-08-13T13:54:00Z"/>
              </w:rPr>
            </w:pPr>
          </w:p>
          <w:p w14:paraId="6B9D4E3A" w14:textId="77777777" w:rsidR="0058493D" w:rsidRDefault="0058493D" w:rsidP="0058493D">
            <w:pPr>
              <w:pStyle w:val="XML1"/>
              <w:rPr>
                <w:ins w:id="11001" w:author="Thomas Dietz" w:date="2012-08-13T13:54:00Z"/>
              </w:rPr>
            </w:pPr>
            <w:ins w:id="11002" w:author="Thomas Dietz" w:date="2012-08-13T13:54:00Z">
              <w:r>
                <w:t xml:space="preserve">  &lt;xs:simpleType name="OFUpDownStateType"&gt;</w:t>
              </w:r>
            </w:ins>
          </w:p>
          <w:p w14:paraId="0CCEEFD3" w14:textId="77777777" w:rsidR="0058493D" w:rsidRDefault="0058493D" w:rsidP="0058493D">
            <w:pPr>
              <w:pStyle w:val="XML1"/>
              <w:rPr>
                <w:ins w:id="11003" w:author="Thomas Dietz" w:date="2012-08-13T13:54:00Z"/>
              </w:rPr>
            </w:pPr>
            <w:ins w:id="11004" w:author="Thomas Dietz" w:date="2012-08-13T13:54:00Z">
              <w:r>
                <w:t xml:space="preserve">    &lt;xs:annotation&gt;</w:t>
              </w:r>
            </w:ins>
          </w:p>
          <w:p w14:paraId="79D32E1E" w14:textId="77777777" w:rsidR="0058493D" w:rsidRDefault="0058493D" w:rsidP="0058493D">
            <w:pPr>
              <w:pStyle w:val="XML1"/>
              <w:rPr>
                <w:ins w:id="11005" w:author="Thomas Dietz" w:date="2012-08-13T13:54:00Z"/>
              </w:rPr>
            </w:pPr>
            <w:ins w:id="11006" w:author="Thomas Dietz" w:date="2012-08-13T13:54:00Z">
              <w:r>
                <w:t xml:space="preserve">      &lt;xs:documentation&gt;</w:t>
              </w:r>
            </w:ins>
          </w:p>
          <w:p w14:paraId="359D2524" w14:textId="77777777" w:rsidR="0058493D" w:rsidRDefault="0058493D" w:rsidP="0058493D">
            <w:pPr>
              <w:pStyle w:val="XML1"/>
              <w:rPr>
                <w:ins w:id="11007" w:author="Thomas Dietz" w:date="2012-08-13T13:54:00Z"/>
              </w:rPr>
            </w:pPr>
            <w:ins w:id="11008" w:author="Thomas Dietz" w:date="2012-08-13T13:54:00Z">
              <w:r>
                <w:t xml:space="preserve">        Type to specify state information for a port or a</w:t>
              </w:r>
            </w:ins>
          </w:p>
          <w:p w14:paraId="68A6B3A9" w14:textId="77777777" w:rsidR="0058493D" w:rsidRDefault="0058493D" w:rsidP="0058493D">
            <w:pPr>
              <w:pStyle w:val="XML1"/>
              <w:rPr>
                <w:ins w:id="11009" w:author="Thomas Dietz" w:date="2012-08-13T13:54:00Z"/>
              </w:rPr>
            </w:pPr>
            <w:ins w:id="11010" w:author="Thomas Dietz" w:date="2012-08-13T13:54:00Z">
              <w:r>
                <w:t xml:space="preserve">        connection.</w:t>
              </w:r>
            </w:ins>
          </w:p>
          <w:p w14:paraId="5E475593" w14:textId="77777777" w:rsidR="0058493D" w:rsidRDefault="0058493D" w:rsidP="0058493D">
            <w:pPr>
              <w:pStyle w:val="XML1"/>
              <w:rPr>
                <w:ins w:id="11011" w:author="Thomas Dietz" w:date="2012-08-13T13:54:00Z"/>
              </w:rPr>
            </w:pPr>
            <w:ins w:id="11012" w:author="Thomas Dietz" w:date="2012-08-13T13:54:00Z">
              <w:r>
                <w:t xml:space="preserve">      &lt;/xs:documentation&gt;</w:t>
              </w:r>
            </w:ins>
          </w:p>
          <w:p w14:paraId="71AAD9EA" w14:textId="77777777" w:rsidR="0058493D" w:rsidRDefault="0058493D" w:rsidP="0058493D">
            <w:pPr>
              <w:pStyle w:val="XML1"/>
              <w:rPr>
                <w:ins w:id="11013" w:author="Thomas Dietz" w:date="2012-08-13T13:54:00Z"/>
              </w:rPr>
            </w:pPr>
            <w:ins w:id="11014" w:author="Thomas Dietz" w:date="2012-08-13T13:54:00Z">
              <w:r>
                <w:t xml:space="preserve">    &lt;/xs:annotation&gt;</w:t>
              </w:r>
            </w:ins>
          </w:p>
          <w:p w14:paraId="4276ED54" w14:textId="77777777" w:rsidR="0058493D" w:rsidRDefault="0058493D" w:rsidP="0058493D">
            <w:pPr>
              <w:pStyle w:val="XML1"/>
              <w:rPr>
                <w:ins w:id="11015" w:author="Thomas Dietz" w:date="2012-08-13T13:54:00Z"/>
              </w:rPr>
            </w:pPr>
          </w:p>
          <w:p w14:paraId="677B8B00" w14:textId="77777777" w:rsidR="0058493D" w:rsidRDefault="0058493D" w:rsidP="0058493D">
            <w:pPr>
              <w:pStyle w:val="XML1"/>
              <w:rPr>
                <w:ins w:id="11016" w:author="Thomas Dietz" w:date="2012-08-13T13:54:00Z"/>
              </w:rPr>
            </w:pPr>
            <w:ins w:id="11017" w:author="Thomas Dietz" w:date="2012-08-13T13:54:00Z">
              <w:r>
                <w:t xml:space="preserve">    &lt;xs:restriction base="xs:string"&gt;</w:t>
              </w:r>
            </w:ins>
          </w:p>
          <w:p w14:paraId="099076E4" w14:textId="77777777" w:rsidR="0058493D" w:rsidRDefault="0058493D" w:rsidP="0058493D">
            <w:pPr>
              <w:pStyle w:val="XML1"/>
              <w:rPr>
                <w:ins w:id="11018" w:author="Thomas Dietz" w:date="2012-08-13T13:54:00Z"/>
              </w:rPr>
            </w:pPr>
            <w:ins w:id="11019" w:author="Thomas Dietz" w:date="2012-08-13T13:54:00Z">
              <w:r>
                <w:t xml:space="preserve">      &lt;xs:enumeration value="up"/&gt;</w:t>
              </w:r>
            </w:ins>
          </w:p>
          <w:p w14:paraId="062DADEC" w14:textId="77777777" w:rsidR="0058493D" w:rsidRDefault="0058493D" w:rsidP="0058493D">
            <w:pPr>
              <w:pStyle w:val="XML1"/>
              <w:rPr>
                <w:ins w:id="11020" w:author="Thomas Dietz" w:date="2012-08-13T13:54:00Z"/>
              </w:rPr>
            </w:pPr>
            <w:ins w:id="11021" w:author="Thomas Dietz" w:date="2012-08-13T13:54:00Z">
              <w:r>
                <w:t xml:space="preserve">      &lt;xs:enumeration value="down"/&gt;</w:t>
              </w:r>
            </w:ins>
          </w:p>
          <w:p w14:paraId="2175E6D7" w14:textId="77777777" w:rsidR="0058493D" w:rsidRDefault="0058493D" w:rsidP="0058493D">
            <w:pPr>
              <w:pStyle w:val="XML1"/>
              <w:rPr>
                <w:ins w:id="11022" w:author="Thomas Dietz" w:date="2012-08-13T13:54:00Z"/>
              </w:rPr>
            </w:pPr>
            <w:ins w:id="11023" w:author="Thomas Dietz" w:date="2012-08-13T13:54:00Z">
              <w:r>
                <w:lastRenderedPageBreak/>
                <w:t xml:space="preserve">    &lt;/xs:restriction&gt;</w:t>
              </w:r>
            </w:ins>
          </w:p>
          <w:p w14:paraId="5D344194" w14:textId="4325911C" w:rsidR="0058493D" w:rsidRPr="009F1B7D" w:rsidRDefault="0058493D" w:rsidP="0058493D">
            <w:pPr>
              <w:pStyle w:val="XML1"/>
            </w:pPr>
            <w:ins w:id="11024" w:author="Thomas Dietz" w:date="2012-08-13T13:54:00Z">
              <w:r>
                <w:t xml:space="preserve">  &lt;/xs:simpleType&gt;</w:t>
              </w:r>
            </w:ins>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1025" w:name="_Toc315954003"/>
      <w:bookmarkStart w:id="11026" w:name="_Toc316542513"/>
      <w:bookmarkStart w:id="11027" w:name="_Toc335147697"/>
      <w:r w:rsidRPr="00DB42FD">
        <w:t>XML Example</w:t>
      </w:r>
      <w:bookmarkEnd w:id="11025"/>
      <w:bookmarkEnd w:id="11026"/>
      <w:bookmarkEnd w:id="11027"/>
    </w:p>
    <w:tbl>
      <w:tblPr>
        <w:tblStyle w:val="XMLtable"/>
        <w:tblW w:w="5000" w:type="pct"/>
        <w:tblLook w:val="04A0" w:firstRow="1" w:lastRow="0" w:firstColumn="1" w:lastColumn="0" w:noHBand="0" w:noVBand="1"/>
        <w:tblPrChange w:id="11028" w:author="Thomas Dietz" w:date="2012-09-11T16:49:00Z">
          <w:tblPr>
            <w:tblStyle w:val="TableGrid"/>
            <w:tblW w:w="0" w:type="auto"/>
            <w:tblInd w:w="378" w:type="dxa"/>
            <w:shd w:val="clear" w:color="auto" w:fill="C8FCCD"/>
            <w:tblLook w:val="04A0" w:firstRow="1" w:lastRow="0" w:firstColumn="1" w:lastColumn="0" w:noHBand="0" w:noVBand="1"/>
          </w:tblPr>
        </w:tblPrChange>
      </w:tblPr>
      <w:tblGrid>
        <w:gridCol w:w="9474"/>
        <w:tblGridChange w:id="11029">
          <w:tblGrid>
            <w:gridCol w:w="8820"/>
          </w:tblGrid>
        </w:tblGridChange>
      </w:tblGrid>
      <w:tr w:rsidR="00F86237" w:rsidRPr="009F1B7D" w14:paraId="026852F0" w14:textId="77777777" w:rsidTr="000325CE">
        <w:tc>
          <w:tcPr>
            <w:tcW w:w="8820" w:type="dxa"/>
            <w:tcPrChange w:id="11030" w:author="Thomas Dietz" w:date="2012-09-11T16:49:00Z">
              <w:tcPr>
                <w:tcW w:w="8820" w:type="dxa"/>
                <w:shd w:val="clear" w:color="auto" w:fill="C8FCCD"/>
              </w:tcPr>
            </w:tcPrChange>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4C4306C4" w14:textId="133CB232" w:rsidR="00F86237" w:rsidDel="0058493D" w:rsidRDefault="00F86237" w:rsidP="00D14D27">
      <w:pPr>
        <w:pStyle w:val="Heading3"/>
        <w:rPr>
          <w:del w:id="11031" w:author="Thomas Dietz" w:date="2012-08-13T13:55:00Z"/>
        </w:rPr>
      </w:pPr>
      <w:bookmarkStart w:id="11032" w:name="_Toc333403894"/>
      <w:bookmarkStart w:id="11033" w:name="_Toc333636835"/>
      <w:del w:id="11034" w:author="Thomas Dietz" w:date="2012-08-13T13:55:00Z">
        <w:r w:rsidDel="0058493D">
          <w:delText>Normative Constraints</w:delText>
        </w:r>
        <w:bookmarkStart w:id="11035" w:name="_Toc333523611"/>
        <w:bookmarkStart w:id="11036" w:name="_Toc335147698"/>
        <w:bookmarkEnd w:id="11032"/>
        <w:bookmarkEnd w:id="11033"/>
        <w:bookmarkEnd w:id="11035"/>
        <w:bookmarkEnd w:id="11036"/>
      </w:del>
    </w:p>
    <w:p w14:paraId="42677607" w14:textId="1C3FAE36" w:rsidR="00F86237" w:rsidDel="0058493D" w:rsidRDefault="00F86237" w:rsidP="00F86237">
      <w:pPr>
        <w:rPr>
          <w:del w:id="11037" w:author="Thomas Dietz" w:date="2012-08-13T13:55:00Z"/>
        </w:rPr>
      </w:pPr>
      <w:del w:id="11038" w:author="Thomas Dietz" w:date="2012-08-13T13:55:00Z">
        <w:r w:rsidDel="0058493D">
          <w:delText xml:space="preserve">An OpenFlow Controller is identified by identifier </w:delText>
        </w:r>
        <w:r w:rsidRPr="00B96BFC" w:rsidDel="0058493D">
          <w:rPr>
            <w:rStyle w:val="codeChar"/>
          </w:rPr>
          <w:delText>&lt;id&gt;</w:delText>
        </w:r>
        <w:r w:rsidDel="0058493D">
          <w:delText>. The identifier MUST be unique within the context of the OpenFlow Capable Switch. It MUST be persistent across reboots of the OpenFlow Capable Switch.</w:delText>
        </w:r>
        <w:bookmarkStart w:id="11039" w:name="_Toc333523612"/>
        <w:bookmarkStart w:id="11040" w:name="_Toc335147699"/>
        <w:bookmarkEnd w:id="11039"/>
        <w:bookmarkEnd w:id="11040"/>
      </w:del>
    </w:p>
    <w:p w14:paraId="1627C8CE" w14:textId="495AF7B5" w:rsidR="00F86237" w:rsidDel="0058493D" w:rsidRDefault="00F86237" w:rsidP="00F86237">
      <w:pPr>
        <w:rPr>
          <w:del w:id="11041" w:author="Thomas Dietz" w:date="2012-08-13T13:55:00Z"/>
        </w:rPr>
      </w:pPr>
      <w:del w:id="11042" w:author="Thomas Dietz" w:date="2012-08-13T13:55:00Z">
        <w:r w:rsidDel="0058493D">
          <w:delText xml:space="preserve">Element </w:delText>
        </w:r>
        <w:r w:rsidRPr="00B96BFC" w:rsidDel="0058493D">
          <w:rPr>
            <w:rStyle w:val="codeChar"/>
          </w:rPr>
          <w:delText>&lt;role&gt;</w:delText>
        </w:r>
        <w:r w:rsidDel="0058493D">
          <w:delText xml:space="preserve"> indicates the role of the controller. Semantics of these roles are specified in the OpenFlow 1.2 specification. It is RECOMMENDED that the roles of controllers are not configured by OF-CONFIG 1.0 but determined using the OpenFlow 1.2 protocol. Controllers configured by OF-CONFIG 1.0 SHOULD have the default role “equal”. A role other than “equal” MAY be assigned to a controller. Roles “slave” and “equal” MAY be assigned to multiple controllers. Role “master” MUST NOT be assigned to more than one controller.</w:delText>
        </w:r>
        <w:bookmarkStart w:id="11043" w:name="_Toc333523613"/>
        <w:bookmarkStart w:id="11044" w:name="_Toc335147700"/>
        <w:bookmarkEnd w:id="11043"/>
        <w:bookmarkEnd w:id="11044"/>
      </w:del>
    </w:p>
    <w:p w14:paraId="0F4F4DA5" w14:textId="1F4F8088" w:rsidR="00F86237" w:rsidDel="0058493D" w:rsidRDefault="00F86237" w:rsidP="00F86237">
      <w:pPr>
        <w:rPr>
          <w:del w:id="11045" w:author="Thomas Dietz" w:date="2012-08-13T13:55:00Z"/>
        </w:rPr>
      </w:pPr>
      <w:del w:id="11046" w:author="Thomas Dietz" w:date="2012-08-13T13:55:00Z">
        <w:r w:rsidDel="0058493D">
          <w:delText xml:space="preserve">Elements </w:delText>
        </w:r>
        <w:r w:rsidRPr="00B96BFC" w:rsidDel="0058493D">
          <w:rPr>
            <w:rStyle w:val="codeChar"/>
          </w:rPr>
          <w:delText>&lt;ip-address&gt;</w:delText>
        </w:r>
        <w:r w:rsidDel="0058493D">
          <w:delText xml:space="preserve"> and </w:delText>
        </w:r>
        <w:r w:rsidRPr="00B96BFC" w:rsidDel="0058493D">
          <w:rPr>
            <w:rStyle w:val="codeChar"/>
          </w:rPr>
          <w:delText>&lt;port&gt;</w:delText>
        </w:r>
        <w:r w:rsidDel="0058493D">
          <w:delText xml:space="preserve"> indicate the IP address and the port number of the OpenFlow Controller. The port number is optional. If not present, the default port number 6633 is assumed to be used. </w:delText>
        </w:r>
        <w:bookmarkStart w:id="11047" w:name="_Toc333523614"/>
        <w:bookmarkStart w:id="11048" w:name="_Toc335147701"/>
        <w:bookmarkEnd w:id="11047"/>
        <w:bookmarkEnd w:id="11048"/>
      </w:del>
    </w:p>
    <w:p w14:paraId="70627F5E" w14:textId="1357B316" w:rsidR="00F86237" w:rsidDel="0058493D" w:rsidRDefault="00F86237" w:rsidP="00F86237">
      <w:pPr>
        <w:rPr>
          <w:del w:id="11049" w:author="Thomas Dietz" w:date="2012-08-13T13:55:00Z"/>
        </w:rPr>
      </w:pPr>
      <w:del w:id="11050" w:author="Thomas Dietz" w:date="2012-08-13T13:55:00Z">
        <w:r w:rsidDel="0058493D">
          <w:delText xml:space="preserve">Elements </w:delText>
        </w:r>
        <w:r w:rsidRPr="00B96BFC" w:rsidDel="0058493D">
          <w:rPr>
            <w:rStyle w:val="codeChar"/>
          </w:rPr>
          <w:delText>&lt;local-ip-address&gt;</w:delText>
        </w:r>
        <w:r w:rsidDel="0058493D">
          <w:delText xml:space="preserve"> and </w:delText>
        </w:r>
        <w:r w:rsidRPr="00B96BFC" w:rsidDel="0058493D">
          <w:rPr>
            <w:rStyle w:val="codeChar"/>
          </w:rPr>
          <w:delText>&lt;local-port&gt;</w:delText>
        </w:r>
        <w:r w:rsidDel="0058493D">
          <w:delText xml:space="preserve"> indicate the IP address and the port number used by the OpenFlow Logical Switch. Both elements are optional.</w:delText>
        </w:r>
        <w:bookmarkStart w:id="11051" w:name="_Toc333523615"/>
        <w:bookmarkStart w:id="11052" w:name="_Toc335147702"/>
        <w:bookmarkEnd w:id="11051"/>
        <w:bookmarkEnd w:id="11052"/>
      </w:del>
    </w:p>
    <w:p w14:paraId="0DBD1D7B" w14:textId="530CF103" w:rsidR="00F86237" w:rsidDel="0058493D" w:rsidRDefault="00F86237" w:rsidP="00F86237">
      <w:pPr>
        <w:rPr>
          <w:del w:id="11053" w:author="Thomas Dietz" w:date="2012-08-13T13:55:00Z"/>
        </w:rPr>
      </w:pPr>
      <w:del w:id="11054" w:author="Thomas Dietz" w:date="2012-08-13T13:55:00Z">
        <w:r w:rsidDel="0058493D">
          <w:delText xml:space="preserve">Element </w:delText>
        </w:r>
        <w:r w:rsidRPr="00B96BFC" w:rsidDel="0058493D">
          <w:rPr>
            <w:rStyle w:val="codeChar"/>
          </w:rPr>
          <w:delText>&lt;protocol&gt;</w:delText>
        </w:r>
        <w:r w:rsidDel="0058493D">
          <w:delText xml:space="preserve"> indicates the transport protocol used for the OpenFlow connection. OpenFlow supports two transport protocols, TCP and TLS. If this optional element is not present, TLS is assumed to be used.</w:delText>
        </w:r>
        <w:bookmarkStart w:id="11055" w:name="_Toc333523616"/>
        <w:bookmarkStart w:id="11056" w:name="_Toc335147703"/>
        <w:bookmarkEnd w:id="11055"/>
        <w:bookmarkEnd w:id="11056"/>
      </w:del>
    </w:p>
    <w:p w14:paraId="2B20B38E" w14:textId="25A5B454" w:rsidR="00F86237" w:rsidDel="0058493D" w:rsidRDefault="00F86237" w:rsidP="00F86237">
      <w:pPr>
        <w:rPr>
          <w:del w:id="11057" w:author="Thomas Dietz" w:date="2012-08-13T13:55:00Z"/>
        </w:rPr>
      </w:pPr>
      <w:del w:id="11058" w:author="Thomas Dietz" w:date="2012-08-13T13:55:00Z">
        <w:r w:rsidDel="0058493D">
          <w:delText xml:space="preserve">Element </w:delText>
        </w:r>
        <w:r w:rsidRPr="00B96BFC" w:rsidDel="0058493D">
          <w:rPr>
            <w:rStyle w:val="codeChar"/>
          </w:rPr>
          <w:delText>&lt;state&gt;</w:delText>
        </w:r>
        <w:r w:rsidDel="0058493D">
          <w:delText xml:space="preserve"> represents various elements of known state of the OpenFlow Controller. Element </w:delText>
        </w:r>
        <w:r w:rsidRPr="00B96BFC" w:rsidDel="0058493D">
          <w:rPr>
            <w:rStyle w:val="codeChar"/>
          </w:rPr>
          <w:delText>&lt;connection-state&gt;</w:delText>
        </w:r>
        <w:r w:rsidR="00275180" w:rsidDel="0058493D">
          <w:delText xml:space="preserve"> </w:delText>
        </w:r>
        <w:r w:rsidDel="0058493D">
          <w:delText xml:space="preserve">represents the administrative state of the OpenFlow connection between the OpenFlow Logical Switch and the OpenFlow Controller. A value of </w:delText>
        </w:r>
        <w:r w:rsidR="00884102" w:rsidDel="0058493D">
          <w:delText>“</w:delText>
        </w:r>
        <w:r w:rsidDel="0058493D">
          <w:delText>down</w:delText>
        </w:r>
        <w:r w:rsidR="00884102" w:rsidDel="0058493D">
          <w:delText>”</w:delText>
        </w:r>
        <w:r w:rsidDel="0058493D">
          <w:delText xml:space="preserve"> means that the OpenFlow Logical Switch MUST NOT communicate with the OpenFlow Controller via theOpenFlow protocol. If the value of </w:delText>
        </w:r>
        <w:r w:rsidRPr="00B96BFC" w:rsidDel="0058493D">
          <w:rPr>
            <w:rStyle w:val="codeChar"/>
          </w:rPr>
          <w:delText>&lt;connection-state&gt;</w:delText>
        </w:r>
        <w:r w:rsidDel="0058493D">
          <w:delText xml:space="preserve"> is set to up, element </w:delText>
        </w:r>
        <w:r w:rsidRPr="00D646D5" w:rsidDel="0058493D">
          <w:rPr>
            <w:rStyle w:val="codeChar"/>
          </w:rPr>
          <w:delText>&lt;current-version&gt;</w:delText>
        </w:r>
        <w:r w:rsidR="00275180" w:rsidDel="0058493D">
          <w:delText xml:space="preserve"> </w:delText>
        </w:r>
        <w:r w:rsidDel="0058493D">
          <w:delText xml:space="preserve">MUST represent the version of the OpenFlow protocol in use between the OpenFlow Logical Switch and the OpenFlow Controller. The element </w:delText>
        </w:r>
        <w:r w:rsidRPr="00D646D5" w:rsidDel="0058493D">
          <w:rPr>
            <w:rStyle w:val="codeChar"/>
          </w:rPr>
          <w:delText>&lt;supported-versions&gt;</w:delText>
        </w:r>
        <w:r w:rsidR="00275180" w:rsidDel="0058493D">
          <w:delText xml:space="preserve"> </w:delText>
        </w:r>
        <w:r w:rsidDel="0058493D">
          <w:delText xml:space="preserve">represents the versions of the OpenFlow protocol that the OpenFlow Controller supports </w:delText>
        </w:r>
        <w:r w:rsidRPr="00B96BFC" w:rsidDel="0058493D">
          <w:rPr>
            <w:rStyle w:val="codeChar"/>
          </w:rPr>
          <w:delText>&lt;supported-versions&gt;</w:delText>
        </w:r>
        <w:r w:rsidDel="0058493D">
          <w:delText xml:space="preserve"> SHOULD be set to all versions of the OpenFlow protocol supported by the OpenFlow Controller.</w:delText>
        </w:r>
        <w:bookmarkStart w:id="11059" w:name="_Toc333523617"/>
        <w:bookmarkStart w:id="11060" w:name="_Toc335147704"/>
        <w:bookmarkEnd w:id="11059"/>
        <w:bookmarkEnd w:id="11060"/>
      </w:del>
    </w:p>
    <w:p w14:paraId="20950716" w14:textId="354B1745" w:rsidR="00F86237" w:rsidRPr="00E751F5" w:rsidDel="0058493D" w:rsidRDefault="00F86237" w:rsidP="00F86237">
      <w:pPr>
        <w:rPr>
          <w:del w:id="11061" w:author="Thomas Dietz" w:date="2012-08-13T13:55:00Z"/>
        </w:rPr>
      </w:pPr>
      <w:del w:id="11062" w:author="Thomas Dietz" w:date="2012-08-13T13:55:00Z">
        <w:r w:rsidDel="0058493D">
          <w:delText xml:space="preserve">The following elements of the OpenFlow Controller can be modified by a NETCONF edit-config request or retrieved by a NETCONF </w:delText>
        </w:r>
        <w:r w:rsidRPr="00D646D5" w:rsidDel="0058493D">
          <w:rPr>
            <w:rStyle w:val="codeChar"/>
          </w:rPr>
          <w:delText>get-config</w:delText>
        </w:r>
        <w:r w:rsidDel="0058493D">
          <w:delText xml:space="preserve"> request: </w:delText>
        </w:r>
        <w:r w:rsidRPr="00D646D5" w:rsidDel="0058493D">
          <w:rPr>
            <w:rStyle w:val="codeChar"/>
          </w:rPr>
          <w:delText>&lt;id&gt;</w:delText>
        </w:r>
        <w:r w:rsidRPr="00301053" w:rsidDel="0058493D">
          <w:delText xml:space="preserve">, </w:delText>
        </w:r>
        <w:r w:rsidRPr="00D646D5" w:rsidDel="0058493D">
          <w:rPr>
            <w:rStyle w:val="codeChar"/>
          </w:rPr>
          <w:delText>&lt;role&gt;</w:delText>
        </w:r>
        <w:r w:rsidRPr="00301053" w:rsidDel="0058493D">
          <w:delText xml:space="preserve">, </w:delText>
        </w:r>
        <w:r w:rsidRPr="00D646D5" w:rsidDel="0058493D">
          <w:rPr>
            <w:rStyle w:val="codeChar"/>
          </w:rPr>
          <w:delText>&lt;ip-address&gt;</w:delText>
        </w:r>
        <w:r w:rsidRPr="00301053" w:rsidDel="0058493D">
          <w:delText xml:space="preserve">, </w:delText>
        </w:r>
        <w:r w:rsidRPr="00D646D5" w:rsidDel="0058493D">
          <w:rPr>
            <w:rStyle w:val="codeChar"/>
          </w:rPr>
          <w:delText>&lt;port&gt;</w:delText>
        </w:r>
        <w:r w:rsidRPr="00301053" w:rsidDel="0058493D">
          <w:delText xml:space="preserve">, </w:delText>
        </w:r>
        <w:r w:rsidRPr="00D646D5" w:rsidDel="0058493D">
          <w:rPr>
            <w:rStyle w:val="codeChar"/>
          </w:rPr>
          <w:delText>&lt;local-ip-address&gt;</w:delText>
        </w:r>
        <w:r w:rsidRPr="00301053" w:rsidDel="0058493D">
          <w:delText xml:space="preserve">, </w:delText>
        </w:r>
        <w:r w:rsidRPr="00D646D5" w:rsidDel="0058493D">
          <w:rPr>
            <w:rStyle w:val="codeChar"/>
          </w:rPr>
          <w:delText>&lt;local-port&gt;</w:delText>
        </w:r>
        <w:r w:rsidRPr="00301053" w:rsidDel="0058493D">
          <w:delText xml:space="preserve">, </w:delText>
        </w:r>
        <w:r w:rsidRPr="00D646D5" w:rsidDel="0058493D">
          <w:rPr>
            <w:rStyle w:val="codeChar"/>
          </w:rPr>
          <w:delText>&lt;protocol&gt;</w:delText>
        </w:r>
        <w:r w:rsidRPr="00301053" w:rsidDel="0058493D">
          <w:delText xml:space="preserve">, </w:delText>
        </w:r>
        <w:r w:rsidRPr="00D646D5" w:rsidDel="0058493D">
          <w:rPr>
            <w:rStyle w:val="codeChar"/>
          </w:rPr>
          <w:delText>&lt;connection-state&gt;</w:delText>
        </w:r>
        <w:r w:rsidRPr="00301053" w:rsidDel="0058493D">
          <w:delText xml:space="preserve">, </w:delText>
        </w:r>
        <w:r w:rsidRPr="00D646D5" w:rsidDel="0058493D">
          <w:rPr>
            <w:rStyle w:val="codeChar"/>
          </w:rPr>
          <w:delText>&lt;current-version&gt;</w:delText>
        </w:r>
        <w:r w:rsidRPr="00301053" w:rsidDel="0058493D">
          <w:delText xml:space="preserve">, </w:delText>
        </w:r>
        <w:r w:rsidRPr="00D646D5" w:rsidDel="0058493D">
          <w:rPr>
            <w:rStyle w:val="codeChar"/>
          </w:rPr>
          <w:delText>&lt;supported-versions&gt;.</w:delText>
        </w:r>
        <w:bookmarkStart w:id="11063" w:name="_Toc333523618"/>
        <w:bookmarkStart w:id="11064" w:name="_Toc335147705"/>
        <w:bookmarkEnd w:id="11063"/>
        <w:bookmarkEnd w:id="11064"/>
      </w:del>
    </w:p>
    <w:p w14:paraId="103D88D3" w14:textId="54CB988D" w:rsidR="00F86237" w:rsidRPr="009F1B7D" w:rsidDel="00B15A0B" w:rsidRDefault="00F86237" w:rsidP="00D14D27">
      <w:pPr>
        <w:pStyle w:val="Heading3"/>
        <w:rPr>
          <w:del w:id="11065" w:author="Deepak Bansal (AZURE)" w:date="2012-08-23T21:57:00Z"/>
        </w:rPr>
      </w:pPr>
      <w:bookmarkStart w:id="11066" w:name="_Toc315954005"/>
      <w:bookmarkStart w:id="11067" w:name="_Toc316542515"/>
      <w:bookmarkStart w:id="11068" w:name="_Toc333636836"/>
      <w:del w:id="11069" w:author="Deepak Bansal (AZURE)" w:date="2012-08-23T21:57:00Z">
        <w:r w:rsidRPr="00DB42FD" w:rsidDel="00B15A0B">
          <w:delText>YANG Specification</w:delText>
        </w:r>
        <w:bookmarkStart w:id="11070" w:name="_Toc333523619"/>
        <w:bookmarkStart w:id="11071" w:name="_Toc335147706"/>
        <w:bookmarkEnd w:id="11066"/>
        <w:bookmarkEnd w:id="11067"/>
        <w:bookmarkEnd w:id="11068"/>
        <w:bookmarkEnd w:id="11070"/>
        <w:bookmarkEnd w:id="11071"/>
      </w:del>
    </w:p>
    <w:tbl>
      <w:tblPr>
        <w:tblStyle w:val="TableGrid"/>
        <w:tblW w:w="5000" w:type="pct"/>
        <w:shd w:val="clear" w:color="auto" w:fill="C8FCCD"/>
        <w:tblCellMar>
          <w:left w:w="57" w:type="dxa"/>
          <w:right w:w="57" w:type="dxa"/>
        </w:tblCellMar>
        <w:tblLook w:val="04A0" w:firstRow="1" w:lastRow="0" w:firstColumn="1" w:lastColumn="0" w:noHBand="0" w:noVBand="1"/>
        <w:tblPrChange w:id="11072" w:author="Thomas Dietz" w:date="2012-08-13T13:55:00Z">
          <w:tblPr>
            <w:tblStyle w:val="TableGrid"/>
            <w:tblW w:w="0" w:type="auto"/>
            <w:tblInd w:w="378" w:type="dxa"/>
            <w:shd w:val="clear" w:color="auto" w:fill="C8FCCD"/>
            <w:tblLook w:val="04A0" w:firstRow="1" w:lastRow="0" w:firstColumn="1" w:lastColumn="0" w:noHBand="0" w:noVBand="1"/>
          </w:tblPr>
        </w:tblPrChange>
      </w:tblPr>
      <w:tblGrid>
        <w:gridCol w:w="9474"/>
        <w:tblGridChange w:id="11073">
          <w:tblGrid>
            <w:gridCol w:w="8820"/>
          </w:tblGrid>
        </w:tblGridChange>
      </w:tblGrid>
      <w:tr w:rsidR="00F86237" w:rsidRPr="009F1B7D" w:rsidDel="00B15A0B" w14:paraId="1E338B4F" w14:textId="2E418B9D" w:rsidTr="0058493D">
        <w:trPr>
          <w:del w:id="11074" w:author="Deepak Bansal (AZURE)" w:date="2012-08-23T21:57:00Z"/>
        </w:trPr>
        <w:tc>
          <w:tcPr>
            <w:tcW w:w="5000" w:type="pct"/>
            <w:shd w:val="clear" w:color="auto" w:fill="C8FCCD"/>
            <w:tcPrChange w:id="11075" w:author="Thomas Dietz" w:date="2012-08-13T13:55:00Z">
              <w:tcPr>
                <w:tcW w:w="8820" w:type="dxa"/>
                <w:shd w:val="clear" w:color="auto" w:fill="C8FCCD"/>
              </w:tcPr>
            </w:tcPrChange>
          </w:tcPr>
          <w:p w14:paraId="23B6B21D" w14:textId="4CF81BC5" w:rsidR="00F86237" w:rsidRPr="009F1B7D" w:rsidDel="00B15A0B" w:rsidRDefault="00F86237" w:rsidP="00011096">
            <w:pPr>
              <w:pStyle w:val="XML1"/>
              <w:rPr>
                <w:del w:id="11076" w:author="Deepak Bansal (AZURE)" w:date="2012-08-23T21:57:00Z"/>
              </w:rPr>
            </w:pPr>
            <w:del w:id="11077" w:author="Deepak Bansal (AZURE)" w:date="2012-08-23T21:57:00Z">
              <w:r w:rsidRPr="009F1B7D" w:rsidDel="00B15A0B">
                <w:delText>typedef openflow-version {</w:delText>
              </w:r>
              <w:bookmarkStart w:id="11078" w:name="_Toc333523620"/>
              <w:bookmarkStart w:id="11079" w:name="_Toc335147707"/>
              <w:bookmarkEnd w:id="11078"/>
              <w:bookmarkEnd w:id="11079"/>
            </w:del>
          </w:p>
          <w:p w14:paraId="32DBC380" w14:textId="01CD4F2D" w:rsidR="00F86237" w:rsidRPr="009F1B7D" w:rsidDel="00B15A0B" w:rsidRDefault="00F86237" w:rsidP="00011096">
            <w:pPr>
              <w:pStyle w:val="XML2"/>
              <w:rPr>
                <w:del w:id="11080" w:author="Deepak Bansal (AZURE)" w:date="2012-08-23T21:57:00Z"/>
              </w:rPr>
            </w:pPr>
            <w:del w:id="11081" w:author="Deepak Bansal (AZURE)" w:date="2012-08-23T21:57:00Z">
              <w:r w:rsidRPr="009F1B7D" w:rsidDel="00B15A0B">
                <w:delText>type enumeration {</w:delText>
              </w:r>
              <w:bookmarkStart w:id="11082" w:name="_Toc333523621"/>
              <w:bookmarkStart w:id="11083" w:name="_Toc335147708"/>
              <w:bookmarkEnd w:id="11082"/>
              <w:bookmarkEnd w:id="11083"/>
            </w:del>
          </w:p>
          <w:p w14:paraId="33E7CB7C" w14:textId="40D677DB" w:rsidR="00F86237" w:rsidRPr="009F1B7D" w:rsidDel="00B15A0B" w:rsidRDefault="00F86237" w:rsidP="00011096">
            <w:pPr>
              <w:pStyle w:val="XML3"/>
              <w:rPr>
                <w:del w:id="11084" w:author="Deepak Bansal (AZURE)" w:date="2012-08-23T21:57:00Z"/>
              </w:rPr>
            </w:pPr>
            <w:del w:id="11085" w:author="Deepak Bansal (AZURE)" w:date="2012-08-23T21:57:00Z">
              <w:r w:rsidRPr="009F1B7D" w:rsidDel="00B15A0B">
                <w:delText>enum "1.0";</w:delText>
              </w:r>
              <w:bookmarkStart w:id="11086" w:name="_Toc333523622"/>
              <w:bookmarkStart w:id="11087" w:name="_Toc335147709"/>
              <w:bookmarkEnd w:id="11086"/>
              <w:bookmarkEnd w:id="11087"/>
            </w:del>
          </w:p>
          <w:p w14:paraId="5E76208C" w14:textId="4839F566" w:rsidR="00F86237" w:rsidRPr="009F1B7D" w:rsidDel="00B15A0B" w:rsidRDefault="00F86237" w:rsidP="00011096">
            <w:pPr>
              <w:pStyle w:val="XML3"/>
              <w:rPr>
                <w:del w:id="11088" w:author="Deepak Bansal (AZURE)" w:date="2012-08-23T21:57:00Z"/>
              </w:rPr>
            </w:pPr>
            <w:del w:id="11089" w:author="Deepak Bansal (AZURE)" w:date="2012-08-23T21:57:00Z">
              <w:r w:rsidRPr="009F1B7D" w:rsidDel="00B15A0B">
                <w:delText>enum "1.1";</w:delText>
              </w:r>
              <w:bookmarkStart w:id="11090" w:name="_Toc333523623"/>
              <w:bookmarkStart w:id="11091" w:name="_Toc335147710"/>
              <w:bookmarkEnd w:id="11090"/>
              <w:bookmarkEnd w:id="11091"/>
            </w:del>
          </w:p>
          <w:p w14:paraId="74CB8627" w14:textId="6ECCB7B8" w:rsidR="00F86237" w:rsidRPr="009F1B7D" w:rsidDel="00B15A0B" w:rsidRDefault="00F86237" w:rsidP="00011096">
            <w:pPr>
              <w:pStyle w:val="XML3"/>
              <w:rPr>
                <w:del w:id="11092" w:author="Deepak Bansal (AZURE)" w:date="2012-08-23T21:57:00Z"/>
              </w:rPr>
            </w:pPr>
            <w:del w:id="11093" w:author="Deepak Bansal (AZURE)" w:date="2012-08-23T21:57:00Z">
              <w:r w:rsidRPr="009F1B7D" w:rsidDel="00B15A0B">
                <w:delText>enum "1.2";</w:delText>
              </w:r>
              <w:bookmarkStart w:id="11094" w:name="_Toc333523624"/>
              <w:bookmarkStart w:id="11095" w:name="_Toc335147711"/>
              <w:bookmarkEnd w:id="11094"/>
              <w:bookmarkEnd w:id="11095"/>
            </w:del>
          </w:p>
          <w:p w14:paraId="3EE68A91" w14:textId="27528CAE" w:rsidR="00F86237" w:rsidRPr="009F1B7D" w:rsidDel="00B15A0B" w:rsidRDefault="00F86237" w:rsidP="00011096">
            <w:pPr>
              <w:pStyle w:val="XML2"/>
              <w:rPr>
                <w:del w:id="11096" w:author="Deepak Bansal (AZURE)" w:date="2012-08-23T21:57:00Z"/>
              </w:rPr>
            </w:pPr>
            <w:del w:id="11097" w:author="Deepak Bansal (AZURE)" w:date="2012-08-23T21:57:00Z">
              <w:r w:rsidRPr="009F1B7D" w:rsidDel="00B15A0B">
                <w:delText>}</w:delText>
              </w:r>
              <w:bookmarkStart w:id="11098" w:name="_Toc333523625"/>
              <w:bookmarkStart w:id="11099" w:name="_Toc335147712"/>
              <w:bookmarkEnd w:id="11098"/>
              <w:bookmarkEnd w:id="11099"/>
            </w:del>
          </w:p>
          <w:p w14:paraId="2D5EB505" w14:textId="0222C534" w:rsidR="00F86237" w:rsidRPr="009F1B7D" w:rsidDel="00B15A0B" w:rsidRDefault="00F86237" w:rsidP="00011096">
            <w:pPr>
              <w:pStyle w:val="XML2"/>
              <w:rPr>
                <w:del w:id="11100" w:author="Deepak Bansal (AZURE)" w:date="2012-08-23T21:57:00Z"/>
              </w:rPr>
            </w:pPr>
            <w:del w:id="11101" w:author="Deepak Bansal (AZURE)" w:date="2012-08-23T21:57:00Z">
              <w:r w:rsidRPr="009F1B7D" w:rsidDel="00B15A0B">
                <w:delText>description "This enumeration contains the all OpenFlow versions released so far.";</w:delText>
              </w:r>
              <w:bookmarkStart w:id="11102" w:name="_Toc333523626"/>
              <w:bookmarkStart w:id="11103" w:name="_Toc335147713"/>
              <w:bookmarkEnd w:id="11102"/>
              <w:bookmarkEnd w:id="11103"/>
            </w:del>
          </w:p>
          <w:p w14:paraId="25533A37" w14:textId="5079F543" w:rsidR="00F86237" w:rsidRPr="009F1B7D" w:rsidDel="00B15A0B" w:rsidRDefault="00F86237" w:rsidP="00011096">
            <w:pPr>
              <w:pStyle w:val="XML1"/>
              <w:rPr>
                <w:del w:id="11104" w:author="Deepak Bansal (AZURE)" w:date="2012-08-23T21:57:00Z"/>
              </w:rPr>
            </w:pPr>
            <w:del w:id="11105" w:author="Deepak Bansal (AZURE)" w:date="2012-08-23T21:57:00Z">
              <w:r w:rsidRPr="009F1B7D" w:rsidDel="00B15A0B">
                <w:delText>}</w:delText>
              </w:r>
              <w:bookmarkStart w:id="11106" w:name="_Toc333523627"/>
              <w:bookmarkStart w:id="11107" w:name="_Toc335147714"/>
              <w:bookmarkEnd w:id="11106"/>
              <w:bookmarkEnd w:id="11107"/>
            </w:del>
          </w:p>
          <w:p w14:paraId="04ED08B5" w14:textId="71C2E3F8" w:rsidR="00F86237" w:rsidRPr="009F1B7D" w:rsidDel="00B15A0B" w:rsidRDefault="00F86237" w:rsidP="00011096">
            <w:pPr>
              <w:pStyle w:val="XML1"/>
              <w:rPr>
                <w:del w:id="11108" w:author="Deepak Bansal (AZURE)" w:date="2012-08-23T21:57:00Z"/>
              </w:rPr>
            </w:pPr>
            <w:bookmarkStart w:id="11109" w:name="_Toc333523628"/>
            <w:bookmarkStart w:id="11110" w:name="_Toc335147715"/>
            <w:bookmarkEnd w:id="11109"/>
            <w:bookmarkEnd w:id="11110"/>
          </w:p>
          <w:p w14:paraId="1473A820" w14:textId="3068B085" w:rsidR="00F86237" w:rsidRPr="009F1B7D" w:rsidDel="00B15A0B" w:rsidRDefault="00F86237" w:rsidP="00011096">
            <w:pPr>
              <w:pStyle w:val="XML1"/>
              <w:rPr>
                <w:del w:id="11111" w:author="Deepak Bansal (AZURE)" w:date="2012-08-23T21:57:00Z"/>
              </w:rPr>
            </w:pPr>
            <w:del w:id="11112" w:author="Deepak Bansal (AZURE)" w:date="2012-08-23T21:57:00Z">
              <w:r w:rsidRPr="009F1B7D" w:rsidDel="00B15A0B">
                <w:delText>grouping openflow-controller-grouping {</w:delText>
              </w:r>
              <w:bookmarkStart w:id="11113" w:name="_Toc333523629"/>
              <w:bookmarkStart w:id="11114" w:name="_Toc335147716"/>
              <w:bookmarkEnd w:id="11113"/>
              <w:bookmarkEnd w:id="11114"/>
            </w:del>
          </w:p>
          <w:p w14:paraId="34059916" w14:textId="706EA0F5" w:rsidR="00F86237" w:rsidRPr="009F1B7D" w:rsidDel="00B15A0B" w:rsidRDefault="00F86237" w:rsidP="00011096">
            <w:pPr>
              <w:pStyle w:val="XML2"/>
              <w:rPr>
                <w:del w:id="11115" w:author="Deepak Bansal (AZURE)" w:date="2012-08-23T21:57:00Z"/>
              </w:rPr>
            </w:pPr>
            <w:del w:id="11116" w:author="Deepak Bansal (AZURE)" w:date="2012-08-23T21:57:00Z">
              <w:r w:rsidRPr="009F1B7D" w:rsidDel="00B15A0B">
                <w:delText>description "This grouping specifies all properties of an OpenFlow Logical Switch Controller.";</w:delText>
              </w:r>
              <w:bookmarkStart w:id="11117" w:name="_Toc333523630"/>
              <w:bookmarkStart w:id="11118" w:name="_Toc335147717"/>
              <w:bookmarkEnd w:id="11117"/>
              <w:bookmarkEnd w:id="11118"/>
            </w:del>
          </w:p>
          <w:p w14:paraId="55CEA314" w14:textId="30219FD0" w:rsidR="00F86237" w:rsidRPr="009F1B7D" w:rsidDel="00B15A0B" w:rsidRDefault="00F86237" w:rsidP="00011096">
            <w:pPr>
              <w:pStyle w:val="XML2"/>
              <w:rPr>
                <w:del w:id="11119" w:author="Deepak Bansal (AZURE)" w:date="2012-08-23T21:57:00Z"/>
              </w:rPr>
            </w:pPr>
            <w:del w:id="11120" w:author="Deepak Bansal (AZURE)" w:date="2012-08-23T21:57:00Z">
              <w:r w:rsidRPr="009F1B7D" w:rsidDel="00B15A0B">
                <w:delText>leaf id {</w:delText>
              </w:r>
              <w:bookmarkStart w:id="11121" w:name="_Toc333523631"/>
              <w:bookmarkStart w:id="11122" w:name="_Toc335147718"/>
              <w:bookmarkEnd w:id="11121"/>
              <w:bookmarkEnd w:id="11122"/>
            </w:del>
          </w:p>
          <w:p w14:paraId="7353180B" w14:textId="3EC0DEB0" w:rsidR="00F86237" w:rsidRPr="009F1B7D" w:rsidDel="00B15A0B" w:rsidRDefault="00F86237" w:rsidP="00011096">
            <w:pPr>
              <w:pStyle w:val="XML3"/>
              <w:rPr>
                <w:del w:id="11123" w:author="Deepak Bansal (AZURE)" w:date="2012-08-23T21:57:00Z"/>
              </w:rPr>
            </w:pPr>
            <w:del w:id="11124" w:author="Deepak Bansal (AZURE)" w:date="2012-08-23T21:57:00Z">
              <w:r w:rsidRPr="009F1B7D" w:rsidDel="00B15A0B">
                <w:delText>type inet:uri;</w:delText>
              </w:r>
              <w:bookmarkStart w:id="11125" w:name="_Toc333523632"/>
              <w:bookmarkStart w:id="11126" w:name="_Toc335147719"/>
              <w:bookmarkEnd w:id="11125"/>
              <w:bookmarkEnd w:id="11126"/>
            </w:del>
          </w:p>
          <w:p w14:paraId="55CE5FC5" w14:textId="15CA4BC1" w:rsidR="00F86237" w:rsidRPr="009F1B7D" w:rsidDel="00B15A0B" w:rsidRDefault="00F86237" w:rsidP="00011096">
            <w:pPr>
              <w:pStyle w:val="XML3"/>
              <w:rPr>
                <w:del w:id="11127" w:author="Deepak Bansal (AZURE)" w:date="2012-08-23T21:57:00Z"/>
              </w:rPr>
            </w:pPr>
            <w:del w:id="11128" w:author="Deepak Bansal (AZURE)" w:date="2012-08-23T21:57:00Z">
              <w:r w:rsidRPr="009F1B7D" w:rsidDel="00B15A0B">
                <w:delText>mandatory true;</w:delText>
              </w:r>
              <w:bookmarkStart w:id="11129" w:name="_Toc333523633"/>
              <w:bookmarkStart w:id="11130" w:name="_Toc335147720"/>
              <w:bookmarkEnd w:id="11129"/>
              <w:bookmarkEnd w:id="11130"/>
            </w:del>
          </w:p>
          <w:p w14:paraId="693CF97B" w14:textId="024FF084" w:rsidR="00F86237" w:rsidRPr="009F1B7D" w:rsidDel="00B15A0B" w:rsidRDefault="00F86237" w:rsidP="00011096">
            <w:pPr>
              <w:pStyle w:val="XML3"/>
              <w:rPr>
                <w:del w:id="11131" w:author="Deepak Bansal (AZURE)" w:date="2012-08-23T21:57:00Z"/>
              </w:rPr>
            </w:pPr>
            <w:del w:id="11132" w:author="Deepak Bansal (AZURE)" w:date="2012-08-23T21:57:00Z">
              <w:r w:rsidRPr="009F1B7D" w:rsidDel="00B15A0B">
                <w:delText>description "An unique but locally arbitrary identifier that identifies a controller within a OpenFlow Logical Switch and is persistent across reboots of the system.";</w:delText>
              </w:r>
              <w:bookmarkStart w:id="11133" w:name="_Toc333523634"/>
              <w:bookmarkStart w:id="11134" w:name="_Toc335147721"/>
              <w:bookmarkEnd w:id="11133"/>
              <w:bookmarkEnd w:id="11134"/>
            </w:del>
          </w:p>
          <w:p w14:paraId="633BD99E" w14:textId="2A50CCF8" w:rsidR="00F86237" w:rsidRPr="009F1B7D" w:rsidDel="00B15A0B" w:rsidRDefault="00F86237" w:rsidP="00011096">
            <w:pPr>
              <w:pStyle w:val="XML2"/>
              <w:rPr>
                <w:del w:id="11135" w:author="Deepak Bansal (AZURE)" w:date="2012-08-23T21:57:00Z"/>
              </w:rPr>
            </w:pPr>
            <w:del w:id="11136" w:author="Deepak Bansal (AZURE)" w:date="2012-08-23T21:57:00Z">
              <w:r w:rsidRPr="009F1B7D" w:rsidDel="00B15A0B">
                <w:delText>}</w:delText>
              </w:r>
              <w:bookmarkStart w:id="11137" w:name="_Toc333523635"/>
              <w:bookmarkStart w:id="11138" w:name="_Toc335147722"/>
              <w:bookmarkEnd w:id="11137"/>
              <w:bookmarkEnd w:id="11138"/>
            </w:del>
          </w:p>
          <w:p w14:paraId="0A187EDC" w14:textId="79A6AA5A" w:rsidR="00F86237" w:rsidRPr="009F1B7D" w:rsidDel="00B15A0B" w:rsidRDefault="00F86237" w:rsidP="00011096">
            <w:pPr>
              <w:pStyle w:val="XML2"/>
              <w:rPr>
                <w:del w:id="11139" w:author="Deepak Bansal (AZURE)" w:date="2012-08-23T21:57:00Z"/>
              </w:rPr>
            </w:pPr>
            <w:del w:id="11140" w:author="Deepak Bansal (AZURE)" w:date="2012-08-23T21:57:00Z">
              <w:r w:rsidRPr="009F1B7D" w:rsidDel="00B15A0B">
                <w:delText>leaf role {</w:delText>
              </w:r>
              <w:bookmarkStart w:id="11141" w:name="_Toc333523636"/>
              <w:bookmarkStart w:id="11142" w:name="_Toc335147723"/>
              <w:bookmarkEnd w:id="11141"/>
              <w:bookmarkEnd w:id="11142"/>
            </w:del>
          </w:p>
          <w:p w14:paraId="68C76615" w14:textId="454F296D" w:rsidR="00F86237" w:rsidRPr="009F1B7D" w:rsidDel="00B15A0B" w:rsidRDefault="00F86237" w:rsidP="00011096">
            <w:pPr>
              <w:pStyle w:val="XML3"/>
              <w:rPr>
                <w:del w:id="11143" w:author="Deepak Bansal (AZURE)" w:date="2012-08-23T21:57:00Z"/>
              </w:rPr>
            </w:pPr>
            <w:del w:id="11144" w:author="Deepak Bansal (AZURE)" w:date="2012-08-23T21:57:00Z">
              <w:r w:rsidRPr="009F1B7D" w:rsidDel="00B15A0B">
                <w:delText>type enumeration {</w:delText>
              </w:r>
              <w:bookmarkStart w:id="11145" w:name="_Toc333523637"/>
              <w:bookmarkStart w:id="11146" w:name="_Toc335147724"/>
              <w:bookmarkEnd w:id="11145"/>
              <w:bookmarkEnd w:id="11146"/>
            </w:del>
          </w:p>
          <w:p w14:paraId="44A41B41" w14:textId="3C5D4706" w:rsidR="00F86237" w:rsidRPr="009F1B7D" w:rsidDel="00B15A0B" w:rsidRDefault="00F86237" w:rsidP="00011096">
            <w:pPr>
              <w:pStyle w:val="XML4"/>
              <w:rPr>
                <w:del w:id="11147" w:author="Deepak Bansal (AZURE)" w:date="2012-08-23T21:57:00Z"/>
              </w:rPr>
            </w:pPr>
            <w:del w:id="11148" w:author="Deepak Bansal (AZURE)" w:date="2012-08-23T21:57:00Z">
              <w:r w:rsidRPr="009F1B7D" w:rsidDel="00B15A0B">
                <w:delText>enum master;</w:delText>
              </w:r>
              <w:bookmarkStart w:id="11149" w:name="_Toc333523638"/>
              <w:bookmarkStart w:id="11150" w:name="_Toc335147725"/>
              <w:bookmarkEnd w:id="11149"/>
              <w:bookmarkEnd w:id="11150"/>
            </w:del>
          </w:p>
          <w:p w14:paraId="66B66E78" w14:textId="36452434" w:rsidR="00F86237" w:rsidRPr="009F1B7D" w:rsidDel="00B15A0B" w:rsidRDefault="00F86237" w:rsidP="00011096">
            <w:pPr>
              <w:pStyle w:val="XML4"/>
              <w:rPr>
                <w:del w:id="11151" w:author="Deepak Bansal (AZURE)" w:date="2012-08-23T21:57:00Z"/>
              </w:rPr>
            </w:pPr>
            <w:del w:id="11152" w:author="Deepak Bansal (AZURE)" w:date="2012-08-23T21:57:00Z">
              <w:r w:rsidRPr="009F1B7D" w:rsidDel="00B15A0B">
                <w:delText>enum slave;</w:delText>
              </w:r>
              <w:bookmarkStart w:id="11153" w:name="_Toc333523639"/>
              <w:bookmarkStart w:id="11154" w:name="_Toc335147726"/>
              <w:bookmarkEnd w:id="11153"/>
              <w:bookmarkEnd w:id="11154"/>
            </w:del>
          </w:p>
          <w:p w14:paraId="7FB8D3F9" w14:textId="049E9DF7" w:rsidR="00F86237" w:rsidRPr="009F1B7D" w:rsidDel="00B15A0B" w:rsidRDefault="00F86237" w:rsidP="00011096">
            <w:pPr>
              <w:pStyle w:val="XML4"/>
              <w:rPr>
                <w:del w:id="11155" w:author="Deepak Bansal (AZURE)" w:date="2012-08-23T21:57:00Z"/>
              </w:rPr>
            </w:pPr>
            <w:del w:id="11156" w:author="Deepak Bansal (AZURE)" w:date="2012-08-23T21:57:00Z">
              <w:r w:rsidRPr="009F1B7D" w:rsidDel="00B15A0B">
                <w:delText>enum equal;</w:delText>
              </w:r>
              <w:bookmarkStart w:id="11157" w:name="_Toc333523640"/>
              <w:bookmarkStart w:id="11158" w:name="_Toc335147727"/>
              <w:bookmarkEnd w:id="11157"/>
              <w:bookmarkEnd w:id="11158"/>
            </w:del>
          </w:p>
          <w:p w14:paraId="70A8E440" w14:textId="3A3F28BF" w:rsidR="00F86237" w:rsidRPr="009F1B7D" w:rsidDel="00B15A0B" w:rsidRDefault="00F86237" w:rsidP="00011096">
            <w:pPr>
              <w:pStyle w:val="XML2"/>
              <w:rPr>
                <w:del w:id="11159" w:author="Deepak Bansal (AZURE)" w:date="2012-08-23T21:57:00Z"/>
              </w:rPr>
            </w:pPr>
            <w:del w:id="11160" w:author="Deepak Bansal (AZURE)" w:date="2012-08-23T21:57:00Z">
              <w:r w:rsidRPr="009F1B7D" w:rsidDel="00B15A0B">
                <w:delText>}</w:delText>
              </w:r>
              <w:bookmarkStart w:id="11161" w:name="_Toc333523641"/>
              <w:bookmarkStart w:id="11162" w:name="_Toc335147728"/>
              <w:bookmarkEnd w:id="11161"/>
              <w:bookmarkEnd w:id="11162"/>
            </w:del>
          </w:p>
          <w:p w14:paraId="1A496190" w14:textId="54354B83" w:rsidR="00F86237" w:rsidRPr="009F1B7D" w:rsidDel="00B15A0B" w:rsidRDefault="00F86237" w:rsidP="00011096">
            <w:pPr>
              <w:pStyle w:val="XML3"/>
              <w:rPr>
                <w:del w:id="11163" w:author="Deepak Bansal (AZURE)" w:date="2012-08-23T21:57:00Z"/>
              </w:rPr>
            </w:pPr>
            <w:del w:id="11164" w:author="Deepak Bansal (AZURE)" w:date="2012-08-23T21:57:00Z">
              <w:r w:rsidRPr="009F1B7D" w:rsidDel="00B15A0B">
                <w:delText>default equal;</w:delText>
              </w:r>
              <w:bookmarkStart w:id="11165" w:name="_Toc333523642"/>
              <w:bookmarkStart w:id="11166" w:name="_Toc335147729"/>
              <w:bookmarkEnd w:id="11165"/>
              <w:bookmarkEnd w:id="11166"/>
            </w:del>
          </w:p>
          <w:p w14:paraId="0C30A3F6" w14:textId="32070F48" w:rsidR="00F86237" w:rsidRPr="009F1B7D" w:rsidDel="00B15A0B" w:rsidRDefault="00F86237" w:rsidP="00011096">
            <w:pPr>
              <w:pStyle w:val="XML3"/>
              <w:rPr>
                <w:del w:id="11167" w:author="Deepak Bansal (AZURE)" w:date="2012-08-23T21:57:00Z"/>
              </w:rPr>
            </w:pPr>
            <w:del w:id="11168" w:author="Deepak Bansal (AZURE)" w:date="2012-08-23T21:57:00Z">
              <w:r w:rsidRPr="009F1B7D" w:rsidDel="00B15A0B">
                <w:delText>description "The predefined role of the controller.";</w:delText>
              </w:r>
              <w:bookmarkStart w:id="11169" w:name="_Toc333523643"/>
              <w:bookmarkStart w:id="11170" w:name="_Toc335147730"/>
              <w:bookmarkEnd w:id="11169"/>
              <w:bookmarkEnd w:id="11170"/>
            </w:del>
          </w:p>
          <w:p w14:paraId="410ED541" w14:textId="2384E737" w:rsidR="00F86237" w:rsidRPr="009F1B7D" w:rsidDel="00B15A0B" w:rsidRDefault="00F86237" w:rsidP="00011096">
            <w:pPr>
              <w:pStyle w:val="XML2"/>
              <w:rPr>
                <w:del w:id="11171" w:author="Deepak Bansal (AZURE)" w:date="2012-08-23T21:57:00Z"/>
              </w:rPr>
            </w:pPr>
            <w:del w:id="11172" w:author="Deepak Bansal (AZURE)" w:date="2012-08-23T21:57:00Z">
              <w:r w:rsidRPr="009F1B7D" w:rsidDel="00B15A0B">
                <w:delText>}</w:delText>
              </w:r>
              <w:bookmarkStart w:id="11173" w:name="_Toc333523644"/>
              <w:bookmarkStart w:id="11174" w:name="_Toc335147731"/>
              <w:bookmarkEnd w:id="11173"/>
              <w:bookmarkEnd w:id="11174"/>
            </w:del>
          </w:p>
          <w:p w14:paraId="711803FD" w14:textId="6CA5B529" w:rsidR="00F86237" w:rsidRPr="009F1B7D" w:rsidDel="00B15A0B" w:rsidRDefault="00F86237" w:rsidP="00011096">
            <w:pPr>
              <w:pStyle w:val="XML2"/>
              <w:rPr>
                <w:del w:id="11175" w:author="Deepak Bansal (AZURE)" w:date="2012-08-23T21:57:00Z"/>
              </w:rPr>
            </w:pPr>
            <w:del w:id="11176" w:author="Deepak Bansal (AZURE)" w:date="2012-08-23T21:57:00Z">
              <w:r w:rsidRPr="009F1B7D" w:rsidDel="00B15A0B">
                <w:delText>leaf ip-address {</w:delText>
              </w:r>
              <w:bookmarkStart w:id="11177" w:name="_Toc333523645"/>
              <w:bookmarkStart w:id="11178" w:name="_Toc335147732"/>
              <w:bookmarkEnd w:id="11177"/>
              <w:bookmarkEnd w:id="11178"/>
            </w:del>
          </w:p>
          <w:p w14:paraId="415DF7E6" w14:textId="58803611" w:rsidR="00F86237" w:rsidRPr="009F1B7D" w:rsidDel="00B15A0B" w:rsidRDefault="00F86237" w:rsidP="00011096">
            <w:pPr>
              <w:pStyle w:val="XML3"/>
              <w:rPr>
                <w:del w:id="11179" w:author="Deepak Bansal (AZURE)" w:date="2012-08-23T21:57:00Z"/>
              </w:rPr>
            </w:pPr>
            <w:del w:id="11180" w:author="Deepak Bansal (AZURE)" w:date="2012-08-23T21:57:00Z">
              <w:r w:rsidRPr="009F1B7D" w:rsidDel="00B15A0B">
                <w:delText>type inet:ip-address;</w:delText>
              </w:r>
              <w:bookmarkStart w:id="11181" w:name="_Toc333523646"/>
              <w:bookmarkStart w:id="11182" w:name="_Toc335147733"/>
              <w:bookmarkEnd w:id="11181"/>
              <w:bookmarkEnd w:id="11182"/>
            </w:del>
          </w:p>
          <w:p w14:paraId="4CFBF71D" w14:textId="27BF1A36" w:rsidR="00F86237" w:rsidRPr="009F1B7D" w:rsidDel="00B15A0B" w:rsidRDefault="00F86237" w:rsidP="00011096">
            <w:pPr>
              <w:pStyle w:val="XML3"/>
              <w:rPr>
                <w:del w:id="11183" w:author="Deepak Bansal (AZURE)" w:date="2012-08-23T21:57:00Z"/>
              </w:rPr>
            </w:pPr>
            <w:del w:id="11184" w:author="Deepak Bansal (AZURE)" w:date="2012-08-23T21:57:00Z">
              <w:r w:rsidRPr="009F1B7D" w:rsidDel="00B15A0B">
                <w:delText>mandatory true;</w:delText>
              </w:r>
              <w:bookmarkStart w:id="11185" w:name="_Toc333523647"/>
              <w:bookmarkStart w:id="11186" w:name="_Toc335147734"/>
              <w:bookmarkEnd w:id="11185"/>
              <w:bookmarkEnd w:id="11186"/>
            </w:del>
          </w:p>
          <w:p w14:paraId="7943F517" w14:textId="3E335762" w:rsidR="00F86237" w:rsidRPr="009F1B7D" w:rsidDel="00B15A0B" w:rsidRDefault="00F86237" w:rsidP="00011096">
            <w:pPr>
              <w:pStyle w:val="XML3"/>
              <w:rPr>
                <w:del w:id="11187" w:author="Deepak Bansal (AZURE)" w:date="2012-08-23T21:57:00Z"/>
              </w:rPr>
            </w:pPr>
            <w:del w:id="11188" w:author="Deepak Bansal (AZURE)" w:date="2012-08-23T21:57:00Z">
              <w:r w:rsidRPr="009F1B7D" w:rsidDel="00B15A0B">
                <w:delText>description "The IP address of the controller to connect to.";</w:delText>
              </w:r>
              <w:bookmarkStart w:id="11189" w:name="_Toc333523648"/>
              <w:bookmarkStart w:id="11190" w:name="_Toc335147735"/>
              <w:bookmarkEnd w:id="11189"/>
              <w:bookmarkEnd w:id="11190"/>
            </w:del>
          </w:p>
          <w:p w14:paraId="3F1E603A" w14:textId="31D38B27" w:rsidR="00F86237" w:rsidRPr="009F1B7D" w:rsidDel="00B15A0B" w:rsidRDefault="00F86237" w:rsidP="00011096">
            <w:pPr>
              <w:pStyle w:val="XML2"/>
              <w:rPr>
                <w:del w:id="11191" w:author="Deepak Bansal (AZURE)" w:date="2012-08-23T21:57:00Z"/>
              </w:rPr>
            </w:pPr>
            <w:del w:id="11192" w:author="Deepak Bansal (AZURE)" w:date="2012-08-23T21:57:00Z">
              <w:r w:rsidRPr="009F1B7D" w:rsidDel="00B15A0B">
                <w:delText>}</w:delText>
              </w:r>
              <w:bookmarkStart w:id="11193" w:name="_Toc333523649"/>
              <w:bookmarkStart w:id="11194" w:name="_Toc335147736"/>
              <w:bookmarkEnd w:id="11193"/>
              <w:bookmarkEnd w:id="11194"/>
            </w:del>
          </w:p>
          <w:p w14:paraId="0B5E6811" w14:textId="393468D0" w:rsidR="00F86237" w:rsidRPr="009F1B7D" w:rsidDel="00B15A0B" w:rsidRDefault="00F86237" w:rsidP="00011096">
            <w:pPr>
              <w:pStyle w:val="XML2"/>
              <w:rPr>
                <w:del w:id="11195" w:author="Deepak Bansal (AZURE)" w:date="2012-08-23T21:57:00Z"/>
              </w:rPr>
            </w:pPr>
            <w:del w:id="11196" w:author="Deepak Bansal (AZURE)" w:date="2012-08-23T21:57:00Z">
              <w:r w:rsidRPr="009F1B7D" w:rsidDel="00B15A0B">
                <w:delText>leaf port {</w:delText>
              </w:r>
              <w:bookmarkStart w:id="11197" w:name="_Toc333523650"/>
              <w:bookmarkStart w:id="11198" w:name="_Toc335147737"/>
              <w:bookmarkEnd w:id="11197"/>
              <w:bookmarkEnd w:id="11198"/>
            </w:del>
          </w:p>
          <w:p w14:paraId="3FCB033B" w14:textId="34DA04B2" w:rsidR="00F86237" w:rsidRPr="009F1B7D" w:rsidDel="00B15A0B" w:rsidRDefault="00F86237" w:rsidP="00011096">
            <w:pPr>
              <w:pStyle w:val="XML3"/>
              <w:rPr>
                <w:del w:id="11199" w:author="Deepak Bansal (AZURE)" w:date="2012-08-23T21:57:00Z"/>
              </w:rPr>
            </w:pPr>
            <w:del w:id="11200" w:author="Deepak Bansal (AZURE)" w:date="2012-08-23T21:57:00Z">
              <w:r w:rsidRPr="009F1B7D" w:rsidDel="00B15A0B">
                <w:delText>type inet:port-number;</w:delText>
              </w:r>
              <w:bookmarkStart w:id="11201" w:name="_Toc333523651"/>
              <w:bookmarkStart w:id="11202" w:name="_Toc335147738"/>
              <w:bookmarkEnd w:id="11201"/>
              <w:bookmarkEnd w:id="11202"/>
            </w:del>
          </w:p>
          <w:p w14:paraId="6A47CAF8" w14:textId="455605FC" w:rsidR="00F86237" w:rsidRPr="009F1B7D" w:rsidDel="00B15A0B" w:rsidRDefault="00F86237" w:rsidP="00011096">
            <w:pPr>
              <w:pStyle w:val="XML3"/>
              <w:rPr>
                <w:del w:id="11203" w:author="Deepak Bansal (AZURE)" w:date="2012-08-23T21:57:00Z"/>
              </w:rPr>
            </w:pPr>
            <w:del w:id="11204" w:author="Deepak Bansal (AZURE)" w:date="2012-08-23T21:57:00Z">
              <w:r w:rsidRPr="009F1B7D" w:rsidDel="00B15A0B">
                <w:delText>default 6633;</w:delText>
              </w:r>
              <w:bookmarkStart w:id="11205" w:name="_Toc333523652"/>
              <w:bookmarkStart w:id="11206" w:name="_Toc335147739"/>
              <w:bookmarkEnd w:id="11205"/>
              <w:bookmarkEnd w:id="11206"/>
            </w:del>
          </w:p>
          <w:p w14:paraId="5F427272" w14:textId="2DF35309" w:rsidR="00F86237" w:rsidRPr="009F1B7D" w:rsidDel="00B15A0B" w:rsidRDefault="00F86237" w:rsidP="00011096">
            <w:pPr>
              <w:pStyle w:val="XML3"/>
              <w:rPr>
                <w:del w:id="11207" w:author="Deepak Bansal (AZURE)" w:date="2012-08-23T21:57:00Z"/>
              </w:rPr>
            </w:pPr>
            <w:del w:id="11208" w:author="Deepak Bansal (AZURE)" w:date="2012-08-23T21:57:00Z">
              <w:r w:rsidRPr="009F1B7D" w:rsidDel="00B15A0B">
                <w:delText>description "The port number at the controller to connect to.";</w:delText>
              </w:r>
              <w:bookmarkStart w:id="11209" w:name="_Toc333523653"/>
              <w:bookmarkStart w:id="11210" w:name="_Toc335147740"/>
              <w:bookmarkEnd w:id="11209"/>
              <w:bookmarkEnd w:id="11210"/>
            </w:del>
          </w:p>
          <w:p w14:paraId="132D5DE7" w14:textId="2B676C2A" w:rsidR="00F86237" w:rsidRPr="009F1B7D" w:rsidDel="00B15A0B" w:rsidRDefault="00F86237" w:rsidP="00011096">
            <w:pPr>
              <w:pStyle w:val="XML2"/>
              <w:rPr>
                <w:del w:id="11211" w:author="Deepak Bansal (AZURE)" w:date="2012-08-23T21:57:00Z"/>
              </w:rPr>
            </w:pPr>
            <w:del w:id="11212" w:author="Deepak Bansal (AZURE)" w:date="2012-08-23T21:57:00Z">
              <w:r w:rsidRPr="009F1B7D" w:rsidDel="00B15A0B">
                <w:delText>}</w:delText>
              </w:r>
              <w:bookmarkStart w:id="11213" w:name="_Toc333523654"/>
              <w:bookmarkStart w:id="11214" w:name="_Toc335147741"/>
              <w:bookmarkEnd w:id="11213"/>
              <w:bookmarkEnd w:id="11214"/>
            </w:del>
          </w:p>
          <w:p w14:paraId="4E781C44" w14:textId="464E48FC" w:rsidR="00F86237" w:rsidRPr="009F1B7D" w:rsidDel="00B15A0B" w:rsidRDefault="00F86237" w:rsidP="00011096">
            <w:pPr>
              <w:pStyle w:val="XML2"/>
              <w:rPr>
                <w:del w:id="11215" w:author="Deepak Bansal (AZURE)" w:date="2012-08-23T21:57:00Z"/>
              </w:rPr>
            </w:pPr>
            <w:del w:id="11216" w:author="Deepak Bansal (AZURE)" w:date="2012-08-23T21:57:00Z">
              <w:r w:rsidRPr="009F1B7D" w:rsidDel="00B15A0B">
                <w:delText>leaf local-ip-address {</w:delText>
              </w:r>
              <w:bookmarkStart w:id="11217" w:name="_Toc333523655"/>
              <w:bookmarkStart w:id="11218" w:name="_Toc335147742"/>
              <w:bookmarkEnd w:id="11217"/>
              <w:bookmarkEnd w:id="11218"/>
            </w:del>
          </w:p>
          <w:p w14:paraId="70E14321" w14:textId="24D0541C" w:rsidR="00F86237" w:rsidRPr="009F1B7D" w:rsidDel="00B15A0B" w:rsidRDefault="00F86237" w:rsidP="00011096">
            <w:pPr>
              <w:pStyle w:val="XML3"/>
              <w:rPr>
                <w:del w:id="11219" w:author="Deepak Bansal (AZURE)" w:date="2012-08-23T21:57:00Z"/>
              </w:rPr>
            </w:pPr>
            <w:del w:id="11220" w:author="Deepak Bansal (AZURE)" w:date="2012-08-23T21:57:00Z">
              <w:r w:rsidRPr="009F1B7D" w:rsidDel="00B15A0B">
                <w:delText>type inet:ip-address;</w:delText>
              </w:r>
              <w:bookmarkStart w:id="11221" w:name="_Toc333523656"/>
              <w:bookmarkStart w:id="11222" w:name="_Toc335147743"/>
              <w:bookmarkEnd w:id="11221"/>
              <w:bookmarkEnd w:id="11222"/>
            </w:del>
          </w:p>
          <w:p w14:paraId="0CD92E72" w14:textId="57830CF2" w:rsidR="00F86237" w:rsidRPr="009F1B7D" w:rsidDel="00B15A0B" w:rsidRDefault="00F86237" w:rsidP="00011096">
            <w:pPr>
              <w:pStyle w:val="XML3"/>
              <w:rPr>
                <w:del w:id="11223" w:author="Deepak Bansal (AZURE)" w:date="2012-08-23T21:57:00Z"/>
              </w:rPr>
            </w:pPr>
            <w:del w:id="11224" w:author="Deepak Bansal (AZURE)" w:date="2012-08-23T21:57:00Z">
              <w:r w:rsidRPr="009F1B7D" w:rsidDel="00B15A0B">
                <w:delText>description "This specifies the source IP for packets sent to this controller and overrides the default IP used.";</w:delText>
              </w:r>
              <w:bookmarkStart w:id="11225" w:name="_Toc333523657"/>
              <w:bookmarkStart w:id="11226" w:name="_Toc335147744"/>
              <w:bookmarkEnd w:id="11225"/>
              <w:bookmarkEnd w:id="11226"/>
            </w:del>
          </w:p>
          <w:p w14:paraId="02D77CCC" w14:textId="307FCDBE" w:rsidR="00F86237" w:rsidRPr="009F1B7D" w:rsidDel="00B15A0B" w:rsidRDefault="00F86237" w:rsidP="00011096">
            <w:pPr>
              <w:pStyle w:val="XML2"/>
              <w:rPr>
                <w:del w:id="11227" w:author="Deepak Bansal (AZURE)" w:date="2012-08-23T21:57:00Z"/>
              </w:rPr>
            </w:pPr>
            <w:del w:id="11228" w:author="Deepak Bansal (AZURE)" w:date="2012-08-23T21:57:00Z">
              <w:r w:rsidRPr="009F1B7D" w:rsidDel="00B15A0B">
                <w:delText>}</w:delText>
              </w:r>
              <w:bookmarkStart w:id="11229" w:name="_Toc333523658"/>
              <w:bookmarkStart w:id="11230" w:name="_Toc335147745"/>
              <w:bookmarkEnd w:id="11229"/>
              <w:bookmarkEnd w:id="11230"/>
            </w:del>
          </w:p>
          <w:p w14:paraId="1FDB4620" w14:textId="7BE59C46" w:rsidR="00F86237" w:rsidRPr="009F1B7D" w:rsidDel="00B15A0B" w:rsidRDefault="00F86237" w:rsidP="00011096">
            <w:pPr>
              <w:pStyle w:val="XML2"/>
              <w:rPr>
                <w:del w:id="11231" w:author="Deepak Bansal (AZURE)" w:date="2012-08-23T21:57:00Z"/>
              </w:rPr>
            </w:pPr>
            <w:del w:id="11232" w:author="Deepak Bansal (AZURE)" w:date="2012-08-23T21:57:00Z">
              <w:r w:rsidRPr="009F1B7D" w:rsidDel="00B15A0B">
                <w:delText>leaf local-port {</w:delText>
              </w:r>
              <w:bookmarkStart w:id="11233" w:name="_Toc333523659"/>
              <w:bookmarkStart w:id="11234" w:name="_Toc335147746"/>
              <w:bookmarkEnd w:id="11233"/>
              <w:bookmarkEnd w:id="11234"/>
            </w:del>
          </w:p>
          <w:p w14:paraId="3A1DECF4" w14:textId="1EFC9A09" w:rsidR="00F86237" w:rsidRPr="009F1B7D" w:rsidDel="00B15A0B" w:rsidRDefault="00F86237" w:rsidP="00011096">
            <w:pPr>
              <w:pStyle w:val="XML3"/>
              <w:rPr>
                <w:del w:id="11235" w:author="Deepak Bansal (AZURE)" w:date="2012-08-23T21:57:00Z"/>
              </w:rPr>
            </w:pPr>
            <w:del w:id="11236" w:author="Deepak Bansal (AZURE)" w:date="2012-08-23T21:57:00Z">
              <w:r w:rsidRPr="009F1B7D" w:rsidDel="00B15A0B">
                <w:delText>type inet:port-number;</w:delText>
              </w:r>
              <w:bookmarkStart w:id="11237" w:name="_Toc333523660"/>
              <w:bookmarkStart w:id="11238" w:name="_Toc335147747"/>
              <w:bookmarkEnd w:id="11237"/>
              <w:bookmarkEnd w:id="11238"/>
            </w:del>
          </w:p>
          <w:p w14:paraId="29182761" w14:textId="3D94113D" w:rsidR="00F86237" w:rsidRPr="009F1B7D" w:rsidDel="00B15A0B" w:rsidRDefault="00F86237" w:rsidP="00011096">
            <w:pPr>
              <w:pStyle w:val="XML3"/>
              <w:rPr>
                <w:del w:id="11239" w:author="Deepak Bansal (AZURE)" w:date="2012-08-23T21:57:00Z"/>
              </w:rPr>
            </w:pPr>
            <w:del w:id="11240" w:author="Deepak Bansal (AZURE)" w:date="2012-08-23T21:57:00Z">
              <w:r w:rsidRPr="009F1B7D" w:rsidDel="00B15A0B">
                <w:delText>default 0;</w:delText>
              </w:r>
              <w:bookmarkStart w:id="11241" w:name="_Toc333523661"/>
              <w:bookmarkStart w:id="11242" w:name="_Toc335147748"/>
              <w:bookmarkEnd w:id="11241"/>
              <w:bookmarkEnd w:id="11242"/>
            </w:del>
          </w:p>
          <w:p w14:paraId="1EAB8CCE" w14:textId="4485FD50" w:rsidR="00F86237" w:rsidRPr="009F1B7D" w:rsidDel="00B15A0B" w:rsidRDefault="00F86237" w:rsidP="00011096">
            <w:pPr>
              <w:pStyle w:val="XML3"/>
              <w:rPr>
                <w:del w:id="11243" w:author="Deepak Bansal (AZURE)" w:date="2012-08-23T21:57:00Z"/>
              </w:rPr>
            </w:pPr>
            <w:del w:id="11244" w:author="Deepak Bansal (AZURE)" w:date="2012-08-23T21:57:00Z">
              <w:r w:rsidRPr="009F1B7D" w:rsidDel="00B15A0B">
                <w:delText>description "The port number the switch listens on. If 0 the port is chosen dynamically.";</w:delText>
              </w:r>
              <w:bookmarkStart w:id="11245" w:name="_Toc333523662"/>
              <w:bookmarkStart w:id="11246" w:name="_Toc335147749"/>
              <w:bookmarkEnd w:id="11245"/>
              <w:bookmarkEnd w:id="11246"/>
            </w:del>
          </w:p>
          <w:p w14:paraId="36458923" w14:textId="1CF349BE" w:rsidR="00F86237" w:rsidRPr="009F1B7D" w:rsidDel="00B15A0B" w:rsidRDefault="00F86237" w:rsidP="00011096">
            <w:pPr>
              <w:pStyle w:val="XML2"/>
              <w:rPr>
                <w:del w:id="11247" w:author="Deepak Bansal (AZURE)" w:date="2012-08-23T21:57:00Z"/>
              </w:rPr>
            </w:pPr>
            <w:del w:id="11248" w:author="Deepak Bansal (AZURE)" w:date="2012-08-23T21:57:00Z">
              <w:r w:rsidRPr="009F1B7D" w:rsidDel="00B15A0B">
                <w:delText>}</w:delText>
              </w:r>
              <w:bookmarkStart w:id="11249" w:name="_Toc333523663"/>
              <w:bookmarkStart w:id="11250" w:name="_Toc335147750"/>
              <w:bookmarkEnd w:id="11249"/>
              <w:bookmarkEnd w:id="11250"/>
            </w:del>
          </w:p>
          <w:p w14:paraId="24AAD670" w14:textId="65C55ED1" w:rsidR="00F86237" w:rsidRPr="009F1B7D" w:rsidDel="00B15A0B" w:rsidRDefault="00F86237" w:rsidP="00011096">
            <w:pPr>
              <w:pStyle w:val="XML2"/>
              <w:rPr>
                <w:del w:id="11251" w:author="Deepak Bansal (AZURE)" w:date="2012-08-23T21:57:00Z"/>
              </w:rPr>
            </w:pPr>
            <w:del w:id="11252" w:author="Deepak Bansal (AZURE)" w:date="2012-08-23T21:57:00Z">
              <w:r w:rsidRPr="009F1B7D" w:rsidDel="00B15A0B">
                <w:delText>leaf protocol {</w:delText>
              </w:r>
              <w:bookmarkStart w:id="11253" w:name="_Toc333523664"/>
              <w:bookmarkStart w:id="11254" w:name="_Toc335147751"/>
              <w:bookmarkEnd w:id="11253"/>
              <w:bookmarkEnd w:id="11254"/>
            </w:del>
          </w:p>
          <w:p w14:paraId="48F14E8B" w14:textId="4953799B" w:rsidR="00F86237" w:rsidRPr="009F1B7D" w:rsidDel="00B15A0B" w:rsidRDefault="00F86237" w:rsidP="00011096">
            <w:pPr>
              <w:pStyle w:val="XML3"/>
              <w:rPr>
                <w:del w:id="11255" w:author="Deepak Bansal (AZURE)" w:date="2012-08-23T21:57:00Z"/>
              </w:rPr>
            </w:pPr>
            <w:del w:id="11256" w:author="Deepak Bansal (AZURE)" w:date="2012-08-23T21:57:00Z">
              <w:r w:rsidRPr="009F1B7D" w:rsidDel="00B15A0B">
                <w:delText>type enumeration {</w:delText>
              </w:r>
              <w:bookmarkStart w:id="11257" w:name="_Toc333523665"/>
              <w:bookmarkStart w:id="11258" w:name="_Toc335147752"/>
              <w:bookmarkEnd w:id="11257"/>
              <w:bookmarkEnd w:id="11258"/>
            </w:del>
          </w:p>
          <w:p w14:paraId="6C5F0BC0" w14:textId="4E914B1E" w:rsidR="00F86237" w:rsidRPr="009F1B7D" w:rsidDel="00B15A0B" w:rsidRDefault="00F86237" w:rsidP="00011096">
            <w:pPr>
              <w:pStyle w:val="XML4"/>
              <w:rPr>
                <w:del w:id="11259" w:author="Deepak Bansal (AZURE)" w:date="2012-08-23T21:57:00Z"/>
              </w:rPr>
            </w:pPr>
            <w:del w:id="11260" w:author="Deepak Bansal (AZURE)" w:date="2012-08-23T21:57:00Z">
              <w:r w:rsidRPr="009F1B7D" w:rsidDel="00B15A0B">
                <w:delText>enum "tcp";</w:delText>
              </w:r>
              <w:bookmarkStart w:id="11261" w:name="_Toc333523666"/>
              <w:bookmarkStart w:id="11262" w:name="_Toc335147753"/>
              <w:bookmarkEnd w:id="11261"/>
              <w:bookmarkEnd w:id="11262"/>
            </w:del>
          </w:p>
          <w:p w14:paraId="1552BC1D" w14:textId="7071375E" w:rsidR="00F86237" w:rsidRPr="009F1B7D" w:rsidDel="00B15A0B" w:rsidRDefault="00F86237" w:rsidP="00011096">
            <w:pPr>
              <w:pStyle w:val="XML4"/>
              <w:rPr>
                <w:del w:id="11263" w:author="Deepak Bansal (AZURE)" w:date="2012-08-23T21:57:00Z"/>
              </w:rPr>
            </w:pPr>
            <w:del w:id="11264" w:author="Deepak Bansal (AZURE)" w:date="2012-08-23T21:57:00Z">
              <w:r w:rsidRPr="009F1B7D" w:rsidDel="00B15A0B">
                <w:delText>enum "tls";</w:delText>
              </w:r>
              <w:bookmarkStart w:id="11265" w:name="_Toc333523667"/>
              <w:bookmarkStart w:id="11266" w:name="_Toc335147754"/>
              <w:bookmarkEnd w:id="11265"/>
              <w:bookmarkEnd w:id="11266"/>
            </w:del>
          </w:p>
          <w:p w14:paraId="220765A6" w14:textId="5F86A8F2" w:rsidR="00F86237" w:rsidRPr="009F1B7D" w:rsidDel="00B15A0B" w:rsidRDefault="00F86237" w:rsidP="00011096">
            <w:pPr>
              <w:pStyle w:val="XML3"/>
              <w:rPr>
                <w:del w:id="11267" w:author="Deepak Bansal (AZURE)" w:date="2012-08-23T21:57:00Z"/>
              </w:rPr>
            </w:pPr>
            <w:del w:id="11268" w:author="Deepak Bansal (AZURE)" w:date="2012-08-23T21:57:00Z">
              <w:r w:rsidRPr="009F1B7D" w:rsidDel="00B15A0B">
                <w:delText>}</w:delText>
              </w:r>
              <w:bookmarkStart w:id="11269" w:name="_Toc333523668"/>
              <w:bookmarkStart w:id="11270" w:name="_Toc335147755"/>
              <w:bookmarkEnd w:id="11269"/>
              <w:bookmarkEnd w:id="11270"/>
            </w:del>
          </w:p>
          <w:p w14:paraId="10D3653A" w14:textId="0A9AFD12" w:rsidR="00F86237" w:rsidRPr="009F1B7D" w:rsidDel="00B15A0B" w:rsidRDefault="00F86237" w:rsidP="00011096">
            <w:pPr>
              <w:pStyle w:val="XML3"/>
              <w:rPr>
                <w:del w:id="11271" w:author="Deepak Bansal (AZURE)" w:date="2012-08-23T21:57:00Z"/>
              </w:rPr>
            </w:pPr>
            <w:del w:id="11272" w:author="Deepak Bansal (AZURE)" w:date="2012-08-23T21:57:00Z">
              <w:r w:rsidRPr="009F1B7D" w:rsidDel="00B15A0B">
                <w:delText>default "tcp";</w:delText>
              </w:r>
              <w:bookmarkStart w:id="11273" w:name="_Toc333523669"/>
              <w:bookmarkStart w:id="11274" w:name="_Toc335147756"/>
              <w:bookmarkEnd w:id="11273"/>
              <w:bookmarkEnd w:id="11274"/>
            </w:del>
          </w:p>
          <w:p w14:paraId="18DF2655" w14:textId="3DD2AC26" w:rsidR="00F86237" w:rsidRPr="009F1B7D" w:rsidDel="00B15A0B" w:rsidRDefault="00F86237" w:rsidP="00011096">
            <w:pPr>
              <w:pStyle w:val="XML3"/>
              <w:rPr>
                <w:del w:id="11275" w:author="Deepak Bansal (AZURE)" w:date="2012-08-23T21:57:00Z"/>
              </w:rPr>
            </w:pPr>
            <w:del w:id="11276" w:author="Deepak Bansal (AZURE)" w:date="2012-08-23T21:57:00Z">
              <w:r w:rsidRPr="009F1B7D" w:rsidDel="00B15A0B">
                <w:delText>description "The protocol used for connecting to the controller.";</w:delText>
              </w:r>
              <w:bookmarkStart w:id="11277" w:name="_Toc333523670"/>
              <w:bookmarkStart w:id="11278" w:name="_Toc335147757"/>
              <w:bookmarkEnd w:id="11277"/>
              <w:bookmarkEnd w:id="11278"/>
            </w:del>
          </w:p>
          <w:p w14:paraId="43CE5090" w14:textId="193F52BC" w:rsidR="00F86237" w:rsidRPr="009F1B7D" w:rsidDel="00B15A0B" w:rsidRDefault="00F86237" w:rsidP="00011096">
            <w:pPr>
              <w:pStyle w:val="XML3"/>
              <w:rPr>
                <w:del w:id="11279" w:author="Deepak Bansal (AZURE)" w:date="2012-08-23T21:57:00Z"/>
              </w:rPr>
            </w:pPr>
            <w:del w:id="11280" w:author="Deepak Bansal (AZURE)" w:date="2012-08-23T21:57:00Z">
              <w:r w:rsidRPr="009F1B7D" w:rsidDel="00B15A0B">
                <w:delText>}</w:delText>
              </w:r>
              <w:bookmarkStart w:id="11281" w:name="_Toc333523671"/>
              <w:bookmarkStart w:id="11282" w:name="_Toc335147758"/>
              <w:bookmarkEnd w:id="11281"/>
              <w:bookmarkEnd w:id="11282"/>
            </w:del>
          </w:p>
          <w:p w14:paraId="5CF57B4E" w14:textId="4EC5AFE8" w:rsidR="00F86237" w:rsidRPr="009F1B7D" w:rsidDel="00B15A0B" w:rsidRDefault="00F86237" w:rsidP="00011096">
            <w:pPr>
              <w:pStyle w:val="XML2"/>
              <w:rPr>
                <w:del w:id="11283" w:author="Deepak Bansal (AZURE)" w:date="2012-08-23T21:57:00Z"/>
              </w:rPr>
            </w:pPr>
            <w:del w:id="11284" w:author="Deepak Bansal (AZURE)" w:date="2012-08-23T21:57:00Z">
              <w:r w:rsidRPr="009F1B7D" w:rsidDel="00B15A0B">
                <w:delText>container state {</w:delText>
              </w:r>
              <w:bookmarkStart w:id="11285" w:name="_Toc333523672"/>
              <w:bookmarkStart w:id="11286" w:name="_Toc335147759"/>
              <w:bookmarkEnd w:id="11285"/>
              <w:bookmarkEnd w:id="11286"/>
            </w:del>
          </w:p>
          <w:p w14:paraId="508834C1" w14:textId="6C9C5BFD" w:rsidR="00F86237" w:rsidRPr="009F1B7D" w:rsidDel="00B15A0B" w:rsidRDefault="00F86237" w:rsidP="00011096">
            <w:pPr>
              <w:pStyle w:val="XML3"/>
              <w:rPr>
                <w:del w:id="11287" w:author="Deepak Bansal (AZURE)" w:date="2012-08-23T21:57:00Z"/>
              </w:rPr>
            </w:pPr>
            <w:del w:id="11288" w:author="Deepak Bansal (AZURE)" w:date="2012-08-23T21:57:00Z">
              <w:r w:rsidRPr="009F1B7D" w:rsidDel="00B15A0B">
                <w:delText>description "This container holds connection state information that indicate if the Logical Switch is connected, what versions are supported, and which one is used.";</w:delText>
              </w:r>
              <w:bookmarkStart w:id="11289" w:name="_Toc333523673"/>
              <w:bookmarkStart w:id="11290" w:name="_Toc335147760"/>
              <w:bookmarkEnd w:id="11289"/>
              <w:bookmarkEnd w:id="11290"/>
            </w:del>
          </w:p>
          <w:p w14:paraId="145CACA7" w14:textId="26C5B921" w:rsidR="00F86237" w:rsidRPr="009F1B7D" w:rsidDel="00B15A0B" w:rsidRDefault="00F86237" w:rsidP="00011096">
            <w:pPr>
              <w:pStyle w:val="XML3"/>
              <w:rPr>
                <w:del w:id="11291" w:author="Deepak Bansal (AZURE)" w:date="2012-08-23T21:57:00Z"/>
              </w:rPr>
            </w:pPr>
            <w:del w:id="11292" w:author="Deepak Bansal (AZURE)" w:date="2012-08-23T21:57:00Z">
              <w:r w:rsidRPr="009F1B7D" w:rsidDel="00B15A0B">
                <w:delText>leaf connection-state {</w:delText>
              </w:r>
              <w:bookmarkStart w:id="11293" w:name="_Toc333523674"/>
              <w:bookmarkStart w:id="11294" w:name="_Toc335147761"/>
              <w:bookmarkEnd w:id="11293"/>
              <w:bookmarkEnd w:id="11294"/>
            </w:del>
          </w:p>
          <w:p w14:paraId="425842A8" w14:textId="063F7AB3" w:rsidR="00F86237" w:rsidRPr="009F1B7D" w:rsidDel="00B15A0B" w:rsidRDefault="00F86237" w:rsidP="00011096">
            <w:pPr>
              <w:pStyle w:val="XML4"/>
              <w:rPr>
                <w:del w:id="11295" w:author="Deepak Bansal (AZURE)" w:date="2012-08-23T21:57:00Z"/>
              </w:rPr>
            </w:pPr>
            <w:del w:id="11296" w:author="Deepak Bansal (AZURE)" w:date="2012-08-23T21:57:00Z">
              <w:r w:rsidRPr="009F1B7D" w:rsidDel="00B15A0B">
                <w:delText>type up-down-state-type;</w:delText>
              </w:r>
              <w:bookmarkStart w:id="11297" w:name="_Toc333523675"/>
              <w:bookmarkStart w:id="11298" w:name="_Toc335147762"/>
              <w:bookmarkEnd w:id="11297"/>
              <w:bookmarkEnd w:id="11298"/>
            </w:del>
          </w:p>
          <w:p w14:paraId="4F020584" w14:textId="231D2975" w:rsidR="00F86237" w:rsidRPr="009F1B7D" w:rsidDel="00B15A0B" w:rsidRDefault="00F86237" w:rsidP="00011096">
            <w:pPr>
              <w:pStyle w:val="XML4"/>
              <w:rPr>
                <w:del w:id="11299" w:author="Deepak Bansal (AZURE)" w:date="2012-08-23T21:57:00Z"/>
              </w:rPr>
            </w:pPr>
            <w:del w:id="11300" w:author="Deepak Bansal (AZURE)" w:date="2012-08-23T21:57:00Z">
              <w:r w:rsidRPr="009F1B7D" w:rsidDel="00B15A0B">
                <w:delText>description "This object indicates if the Logical Switch is connected to the controller.";</w:delText>
              </w:r>
              <w:bookmarkStart w:id="11301" w:name="_Toc333523676"/>
              <w:bookmarkStart w:id="11302" w:name="_Toc335147763"/>
              <w:bookmarkEnd w:id="11301"/>
              <w:bookmarkEnd w:id="11302"/>
            </w:del>
          </w:p>
          <w:p w14:paraId="1B9A74AB" w14:textId="24DA4F2C" w:rsidR="00F86237" w:rsidRPr="009F1B7D" w:rsidDel="00B15A0B" w:rsidRDefault="00F86237" w:rsidP="00011096">
            <w:pPr>
              <w:pStyle w:val="XML3"/>
              <w:rPr>
                <w:del w:id="11303" w:author="Deepak Bansal (AZURE)" w:date="2012-08-23T21:57:00Z"/>
              </w:rPr>
            </w:pPr>
            <w:del w:id="11304" w:author="Deepak Bansal (AZURE)" w:date="2012-08-23T21:57:00Z">
              <w:r w:rsidRPr="009F1B7D" w:rsidDel="00B15A0B">
                <w:delText>}</w:delText>
              </w:r>
              <w:bookmarkStart w:id="11305" w:name="_Toc333523677"/>
              <w:bookmarkStart w:id="11306" w:name="_Toc335147764"/>
              <w:bookmarkEnd w:id="11305"/>
              <w:bookmarkEnd w:id="11306"/>
            </w:del>
          </w:p>
          <w:p w14:paraId="0F7A8430" w14:textId="150E5606" w:rsidR="00F86237" w:rsidRPr="009F1B7D" w:rsidDel="00B15A0B" w:rsidRDefault="00F86237" w:rsidP="00011096">
            <w:pPr>
              <w:pStyle w:val="XML3"/>
              <w:rPr>
                <w:del w:id="11307" w:author="Deepak Bansal (AZURE)" w:date="2012-08-23T21:57:00Z"/>
              </w:rPr>
            </w:pPr>
            <w:del w:id="11308" w:author="Deepak Bansal (AZURE)" w:date="2012-08-23T21:57:00Z">
              <w:r w:rsidRPr="009F1B7D" w:rsidDel="00B15A0B">
                <w:delText>leaf current-version {</w:delText>
              </w:r>
              <w:bookmarkStart w:id="11309" w:name="_Toc333523678"/>
              <w:bookmarkStart w:id="11310" w:name="_Toc335147765"/>
              <w:bookmarkEnd w:id="11309"/>
              <w:bookmarkEnd w:id="11310"/>
            </w:del>
          </w:p>
          <w:p w14:paraId="6A2DE486" w14:textId="3BD1169A" w:rsidR="00F86237" w:rsidRPr="009F1B7D" w:rsidDel="00B15A0B" w:rsidRDefault="00F86237" w:rsidP="00011096">
            <w:pPr>
              <w:pStyle w:val="XML4"/>
              <w:rPr>
                <w:del w:id="11311" w:author="Deepak Bansal (AZURE)" w:date="2012-08-23T21:57:00Z"/>
              </w:rPr>
            </w:pPr>
            <w:del w:id="11312" w:author="Deepak Bansal (AZURE)" w:date="2012-08-23T21:57:00Z">
              <w:r w:rsidRPr="009F1B7D" w:rsidDel="00B15A0B">
                <w:delText>type openflow-version;</w:delText>
              </w:r>
              <w:bookmarkStart w:id="11313" w:name="_Toc333523679"/>
              <w:bookmarkStart w:id="11314" w:name="_Toc335147766"/>
              <w:bookmarkEnd w:id="11313"/>
              <w:bookmarkEnd w:id="11314"/>
            </w:del>
          </w:p>
          <w:p w14:paraId="7DA4E6A1" w14:textId="076A36C0" w:rsidR="00F86237" w:rsidRPr="009F1B7D" w:rsidDel="00B15A0B" w:rsidRDefault="00F86237" w:rsidP="00011096">
            <w:pPr>
              <w:pStyle w:val="XML4"/>
              <w:rPr>
                <w:del w:id="11315" w:author="Deepak Bansal (AZURE)" w:date="2012-08-23T21:57:00Z"/>
              </w:rPr>
            </w:pPr>
            <w:del w:id="11316" w:author="Deepak Bansal (AZURE)" w:date="2012-08-23T21:57:00Z">
              <w:r w:rsidRPr="009F1B7D" w:rsidDel="00B15A0B">
                <w:delText>description "This object contains the current OpenFlow version used between Logical Switch and Controller.";</w:delText>
              </w:r>
              <w:bookmarkStart w:id="11317" w:name="_Toc333523680"/>
              <w:bookmarkStart w:id="11318" w:name="_Toc335147767"/>
              <w:bookmarkEnd w:id="11317"/>
              <w:bookmarkEnd w:id="11318"/>
            </w:del>
          </w:p>
          <w:p w14:paraId="3A30BBA7" w14:textId="29D7414B" w:rsidR="00F86237" w:rsidRPr="009F1B7D" w:rsidDel="00B15A0B" w:rsidRDefault="00F86237" w:rsidP="00011096">
            <w:pPr>
              <w:pStyle w:val="XML3"/>
              <w:rPr>
                <w:del w:id="11319" w:author="Deepak Bansal (AZURE)" w:date="2012-08-23T21:57:00Z"/>
              </w:rPr>
            </w:pPr>
            <w:del w:id="11320" w:author="Deepak Bansal (AZURE)" w:date="2012-08-23T21:57:00Z">
              <w:r w:rsidRPr="009F1B7D" w:rsidDel="00B15A0B">
                <w:delText>}</w:delText>
              </w:r>
              <w:bookmarkStart w:id="11321" w:name="_Toc333523681"/>
              <w:bookmarkStart w:id="11322" w:name="_Toc335147768"/>
              <w:bookmarkEnd w:id="11321"/>
              <w:bookmarkEnd w:id="11322"/>
            </w:del>
          </w:p>
          <w:p w14:paraId="7A9BD799" w14:textId="4684EC57" w:rsidR="00F86237" w:rsidRPr="009F1B7D" w:rsidDel="00B15A0B" w:rsidRDefault="00F86237" w:rsidP="00011096">
            <w:pPr>
              <w:pStyle w:val="XML3"/>
              <w:rPr>
                <w:del w:id="11323" w:author="Deepak Bansal (AZURE)" w:date="2012-08-23T21:57:00Z"/>
              </w:rPr>
            </w:pPr>
            <w:del w:id="11324" w:author="Deepak Bansal (AZURE)" w:date="2012-08-23T21:57:00Z">
              <w:r w:rsidRPr="009F1B7D" w:rsidDel="00B15A0B">
                <w:delText>leaf-list supported-versions {</w:delText>
              </w:r>
              <w:bookmarkStart w:id="11325" w:name="_Toc333523682"/>
              <w:bookmarkStart w:id="11326" w:name="_Toc335147769"/>
              <w:bookmarkEnd w:id="11325"/>
              <w:bookmarkEnd w:id="11326"/>
            </w:del>
          </w:p>
          <w:p w14:paraId="47AAF1EE" w14:textId="62548D1D" w:rsidR="00F86237" w:rsidRPr="009F1B7D" w:rsidDel="00B15A0B" w:rsidRDefault="00F86237" w:rsidP="00011096">
            <w:pPr>
              <w:pStyle w:val="XML4"/>
              <w:rPr>
                <w:del w:id="11327" w:author="Deepak Bansal (AZURE)" w:date="2012-08-23T21:57:00Z"/>
              </w:rPr>
            </w:pPr>
            <w:del w:id="11328" w:author="Deepak Bansal (AZURE)" w:date="2012-08-23T21:57:00Z">
              <w:r w:rsidRPr="009F1B7D" w:rsidDel="00B15A0B">
                <w:delText>type openflow-version;</w:delText>
              </w:r>
              <w:bookmarkStart w:id="11329" w:name="_Toc333523683"/>
              <w:bookmarkStart w:id="11330" w:name="_Toc335147770"/>
              <w:bookmarkEnd w:id="11329"/>
              <w:bookmarkEnd w:id="11330"/>
            </w:del>
          </w:p>
          <w:p w14:paraId="0410204A" w14:textId="1D54CB6D" w:rsidR="00F86237" w:rsidRPr="009F1B7D" w:rsidDel="00B15A0B" w:rsidRDefault="00F86237" w:rsidP="00011096">
            <w:pPr>
              <w:pStyle w:val="XML4"/>
              <w:rPr>
                <w:del w:id="11331" w:author="Deepak Bansal (AZURE)" w:date="2012-08-23T21:57:00Z"/>
              </w:rPr>
            </w:pPr>
            <w:del w:id="11332" w:author="Deepak Bansal (AZURE)" w:date="2012-08-23T21:57:00Z">
              <w:r w:rsidRPr="009F1B7D" w:rsidDel="00B15A0B">
                <w:delText>description "This list of objects contains all the OpenFlow versions supported the controller.";</w:delText>
              </w:r>
              <w:bookmarkStart w:id="11333" w:name="_Toc333523684"/>
              <w:bookmarkStart w:id="11334" w:name="_Toc335147771"/>
              <w:bookmarkEnd w:id="11333"/>
              <w:bookmarkEnd w:id="11334"/>
            </w:del>
          </w:p>
          <w:p w14:paraId="79B36EC7" w14:textId="5C445CFA" w:rsidR="00F86237" w:rsidRPr="009F1B7D" w:rsidDel="00B15A0B" w:rsidRDefault="00F86237" w:rsidP="00011096">
            <w:pPr>
              <w:pStyle w:val="XML3"/>
              <w:rPr>
                <w:del w:id="11335" w:author="Deepak Bansal (AZURE)" w:date="2012-08-23T21:57:00Z"/>
              </w:rPr>
            </w:pPr>
            <w:del w:id="11336" w:author="Deepak Bansal (AZURE)" w:date="2012-08-23T21:57:00Z">
              <w:r w:rsidRPr="009F1B7D" w:rsidDel="00B15A0B">
                <w:delText>}</w:delText>
              </w:r>
              <w:bookmarkStart w:id="11337" w:name="_Toc333523685"/>
              <w:bookmarkStart w:id="11338" w:name="_Toc335147772"/>
              <w:bookmarkEnd w:id="11337"/>
              <w:bookmarkEnd w:id="11338"/>
            </w:del>
          </w:p>
          <w:p w14:paraId="73ADB576" w14:textId="022D4DD6" w:rsidR="00F86237" w:rsidRPr="009F1B7D" w:rsidDel="00B15A0B" w:rsidRDefault="00F86237" w:rsidP="00011096">
            <w:pPr>
              <w:pStyle w:val="XML2"/>
              <w:rPr>
                <w:del w:id="11339" w:author="Deepak Bansal (AZURE)" w:date="2012-08-23T21:57:00Z"/>
              </w:rPr>
            </w:pPr>
            <w:del w:id="11340" w:author="Deepak Bansal (AZURE)" w:date="2012-08-23T21:57:00Z">
              <w:r w:rsidRPr="009F1B7D" w:rsidDel="00B15A0B">
                <w:delText>}</w:delText>
              </w:r>
              <w:bookmarkStart w:id="11341" w:name="_Toc333523686"/>
              <w:bookmarkStart w:id="11342" w:name="_Toc335147773"/>
              <w:bookmarkEnd w:id="11341"/>
              <w:bookmarkEnd w:id="11342"/>
            </w:del>
          </w:p>
          <w:p w14:paraId="08112CF3" w14:textId="210A72E7" w:rsidR="0058493D" w:rsidDel="00B15A0B" w:rsidRDefault="00F86237" w:rsidP="0058493D">
            <w:pPr>
              <w:pStyle w:val="XML1"/>
              <w:rPr>
                <w:ins w:id="11343" w:author="Thomas Dietz" w:date="2012-08-13T13:56:00Z"/>
                <w:del w:id="11344" w:author="Deepak Bansal (AZURE)" w:date="2012-08-23T21:57:00Z"/>
              </w:rPr>
            </w:pPr>
            <w:del w:id="11345" w:author="Deepak Bansal (AZURE)" w:date="2012-08-23T21:57:00Z">
              <w:r w:rsidRPr="009F1B7D" w:rsidDel="00B15A0B">
                <w:delText>}</w:delText>
              </w:r>
            </w:del>
            <w:ins w:id="11346" w:author="Thomas Dietz" w:date="2012-08-13T13:56:00Z">
              <w:del w:id="11347" w:author="Deepak Bansal (AZURE)" w:date="2012-08-23T21:57:00Z">
                <w:r w:rsidR="0058493D" w:rsidDel="00B15A0B">
                  <w:delText xml:space="preserve">  grouping OFControllerType {</w:delText>
                </w:r>
                <w:bookmarkStart w:id="11348" w:name="_Toc333523687"/>
                <w:bookmarkStart w:id="11349" w:name="_Toc335147774"/>
                <w:bookmarkEnd w:id="11348"/>
                <w:bookmarkEnd w:id="11349"/>
              </w:del>
            </w:ins>
          </w:p>
          <w:p w14:paraId="15F6132A" w14:textId="368A850C" w:rsidR="0058493D" w:rsidDel="00B15A0B" w:rsidRDefault="0058493D" w:rsidP="0058493D">
            <w:pPr>
              <w:pStyle w:val="XML1"/>
              <w:rPr>
                <w:ins w:id="11350" w:author="Thomas Dietz" w:date="2012-08-13T13:56:00Z"/>
                <w:del w:id="11351" w:author="Deepak Bansal (AZURE)" w:date="2012-08-23T21:57:00Z"/>
              </w:rPr>
            </w:pPr>
            <w:ins w:id="11352" w:author="Thomas Dietz" w:date="2012-08-13T13:56:00Z">
              <w:del w:id="11353" w:author="Deepak Bansal (AZURE)" w:date="2012-08-23T21:57:00Z">
                <w:r w:rsidDel="00B15A0B">
                  <w:delText xml:space="preserve">    description "This grouping specifies all properties of an</w:delText>
                </w:r>
                <w:bookmarkStart w:id="11354" w:name="_Toc333523688"/>
                <w:bookmarkStart w:id="11355" w:name="_Toc335147775"/>
                <w:bookmarkEnd w:id="11354"/>
                <w:bookmarkEnd w:id="11355"/>
              </w:del>
            </w:ins>
          </w:p>
          <w:p w14:paraId="1C49DE2B" w14:textId="6A74B9EF" w:rsidR="0058493D" w:rsidDel="00B15A0B" w:rsidRDefault="0058493D" w:rsidP="0058493D">
            <w:pPr>
              <w:pStyle w:val="XML1"/>
              <w:rPr>
                <w:ins w:id="11356" w:author="Thomas Dietz" w:date="2012-08-13T13:56:00Z"/>
                <w:del w:id="11357" w:author="Deepak Bansal (AZURE)" w:date="2012-08-23T21:57:00Z"/>
              </w:rPr>
            </w:pPr>
            <w:ins w:id="11358" w:author="Thomas Dietz" w:date="2012-08-13T13:56:00Z">
              <w:del w:id="11359" w:author="Deepak Bansal (AZURE)" w:date="2012-08-23T21:57:00Z">
                <w:r w:rsidDel="00B15A0B">
                  <w:delText xml:space="preserve">      OpenFlow Logical Switch Controller.</w:delText>
                </w:r>
                <w:bookmarkStart w:id="11360" w:name="_Toc333523689"/>
                <w:bookmarkStart w:id="11361" w:name="_Toc335147776"/>
                <w:bookmarkEnd w:id="11360"/>
                <w:bookmarkEnd w:id="11361"/>
              </w:del>
            </w:ins>
          </w:p>
          <w:p w14:paraId="58DCDC08" w14:textId="1B0DFF6F" w:rsidR="0058493D" w:rsidDel="00B15A0B" w:rsidRDefault="0058493D" w:rsidP="0058493D">
            <w:pPr>
              <w:pStyle w:val="XML1"/>
              <w:rPr>
                <w:ins w:id="11362" w:author="Thomas Dietz" w:date="2012-08-13T13:56:00Z"/>
                <w:del w:id="11363" w:author="Deepak Bansal (AZURE)" w:date="2012-08-23T21:57:00Z"/>
              </w:rPr>
            </w:pPr>
            <w:bookmarkStart w:id="11364" w:name="_Toc333523690"/>
            <w:bookmarkStart w:id="11365" w:name="_Toc335147777"/>
            <w:bookmarkEnd w:id="11364"/>
            <w:bookmarkEnd w:id="11365"/>
          </w:p>
          <w:p w14:paraId="2BF1F287" w14:textId="284F0CFE" w:rsidR="0058493D" w:rsidDel="00B15A0B" w:rsidRDefault="0058493D" w:rsidP="0058493D">
            <w:pPr>
              <w:pStyle w:val="XML1"/>
              <w:rPr>
                <w:ins w:id="11366" w:author="Thomas Dietz" w:date="2012-08-13T13:56:00Z"/>
                <w:del w:id="11367" w:author="Deepak Bansal (AZURE)" w:date="2012-08-23T21:57:00Z"/>
              </w:rPr>
            </w:pPr>
            <w:ins w:id="11368" w:author="Thomas Dietz" w:date="2012-08-13T13:56:00Z">
              <w:del w:id="11369" w:author="Deepak Bansal (AZURE)" w:date="2012-08-23T21:57:00Z">
                <w:r w:rsidDel="00B15A0B">
                  <w:delText xml:space="preserve">      NETCONF &lt;edit-config&gt; operations MUST be implemented as </w:delText>
                </w:r>
                <w:bookmarkStart w:id="11370" w:name="_Toc333523691"/>
                <w:bookmarkStart w:id="11371" w:name="_Toc335147778"/>
                <w:bookmarkEnd w:id="11370"/>
                <w:bookmarkEnd w:id="11371"/>
              </w:del>
            </w:ins>
          </w:p>
          <w:p w14:paraId="7BF1F3CA" w14:textId="004A19F3" w:rsidR="0058493D" w:rsidDel="00B15A0B" w:rsidRDefault="0058493D" w:rsidP="0058493D">
            <w:pPr>
              <w:pStyle w:val="XML1"/>
              <w:rPr>
                <w:ins w:id="11372" w:author="Thomas Dietz" w:date="2012-08-13T13:56:00Z"/>
                <w:del w:id="11373" w:author="Deepak Bansal (AZURE)" w:date="2012-08-23T21:57:00Z"/>
              </w:rPr>
            </w:pPr>
            <w:ins w:id="11374" w:author="Thomas Dietz" w:date="2012-08-13T13:56:00Z">
              <w:del w:id="11375" w:author="Deepak Bansal (AZURE)" w:date="2012-08-23T21:57:00Z">
                <w:r w:rsidDel="00B15A0B">
                  <w:delText xml:space="preserve">      follows: </w:delText>
                </w:r>
                <w:bookmarkStart w:id="11376" w:name="_Toc333523692"/>
                <w:bookmarkStart w:id="11377" w:name="_Toc335147779"/>
                <w:bookmarkEnd w:id="11376"/>
                <w:bookmarkEnd w:id="11377"/>
              </w:del>
            </w:ins>
          </w:p>
          <w:p w14:paraId="0C2288EB" w14:textId="35D22604" w:rsidR="0058493D" w:rsidDel="00B15A0B" w:rsidRDefault="0058493D" w:rsidP="0058493D">
            <w:pPr>
              <w:pStyle w:val="XML1"/>
              <w:rPr>
                <w:ins w:id="11378" w:author="Thomas Dietz" w:date="2012-08-13T13:56:00Z"/>
                <w:del w:id="11379" w:author="Deepak Bansal (AZURE)" w:date="2012-08-23T21:57:00Z"/>
              </w:rPr>
            </w:pPr>
            <w:bookmarkStart w:id="11380" w:name="_Toc333523693"/>
            <w:bookmarkStart w:id="11381" w:name="_Toc335147780"/>
            <w:bookmarkEnd w:id="11380"/>
            <w:bookmarkEnd w:id="11381"/>
          </w:p>
          <w:p w14:paraId="23EB4E81" w14:textId="2F93A062" w:rsidR="0058493D" w:rsidDel="00B15A0B" w:rsidRDefault="0058493D" w:rsidP="0058493D">
            <w:pPr>
              <w:pStyle w:val="XML1"/>
              <w:rPr>
                <w:ins w:id="11382" w:author="Thomas Dietz" w:date="2012-08-13T13:56:00Z"/>
                <w:del w:id="11383" w:author="Deepak Bansal (AZURE)" w:date="2012-08-23T21:57:00Z"/>
              </w:rPr>
            </w:pPr>
            <w:ins w:id="11384" w:author="Thomas Dietz" w:date="2012-08-13T13:56:00Z">
              <w:del w:id="11385" w:author="Deepak Bansal (AZURE)" w:date="2012-08-23T21:57:00Z">
                <w:r w:rsidDel="00B15A0B">
                  <w:delText xml:space="preserve">      * The 'id' element MUST be present at all &lt;edit-config&gt;</w:delText>
                </w:r>
                <w:bookmarkStart w:id="11386" w:name="_Toc333523694"/>
                <w:bookmarkStart w:id="11387" w:name="_Toc335147781"/>
                <w:bookmarkEnd w:id="11386"/>
                <w:bookmarkEnd w:id="11387"/>
              </w:del>
            </w:ins>
          </w:p>
          <w:p w14:paraId="152F6802" w14:textId="41FBCB8B" w:rsidR="0058493D" w:rsidDel="00B15A0B" w:rsidRDefault="0058493D" w:rsidP="0058493D">
            <w:pPr>
              <w:pStyle w:val="XML1"/>
              <w:rPr>
                <w:ins w:id="11388" w:author="Thomas Dietz" w:date="2012-08-13T13:56:00Z"/>
                <w:del w:id="11389" w:author="Deepak Bansal (AZURE)" w:date="2012-08-23T21:57:00Z"/>
              </w:rPr>
            </w:pPr>
            <w:ins w:id="11390" w:author="Thomas Dietz" w:date="2012-08-13T13:56:00Z">
              <w:del w:id="11391" w:author="Deepak Bansal (AZURE)" w:date="2012-08-23T21:57:00Z">
                <w:r w:rsidDel="00B15A0B">
                  <w:delText xml:space="preserve">        operations to identify the controller.</w:delText>
                </w:r>
                <w:bookmarkStart w:id="11392" w:name="_Toc333523695"/>
                <w:bookmarkStart w:id="11393" w:name="_Toc335147782"/>
                <w:bookmarkEnd w:id="11392"/>
                <w:bookmarkEnd w:id="11393"/>
              </w:del>
            </w:ins>
          </w:p>
          <w:p w14:paraId="56B5D098" w14:textId="1DB5B9AF" w:rsidR="0058493D" w:rsidDel="00B15A0B" w:rsidRDefault="0058493D" w:rsidP="0058493D">
            <w:pPr>
              <w:pStyle w:val="XML1"/>
              <w:rPr>
                <w:ins w:id="11394" w:author="Thomas Dietz" w:date="2012-08-13T13:56:00Z"/>
                <w:del w:id="11395" w:author="Deepak Bansal (AZURE)" w:date="2012-08-23T21:57:00Z"/>
              </w:rPr>
            </w:pPr>
            <w:ins w:id="11396" w:author="Thomas Dietz" w:date="2012-08-13T13:56:00Z">
              <w:del w:id="11397" w:author="Deepak Bansal (AZURE)" w:date="2012-08-23T21:57:00Z">
                <w:r w:rsidDel="00B15A0B">
                  <w:delText xml:space="preserve">      * If the operation is 'merge' or 'replace', the element is</w:delText>
                </w:r>
                <w:bookmarkStart w:id="11398" w:name="_Toc333523696"/>
                <w:bookmarkStart w:id="11399" w:name="_Toc335147783"/>
                <w:bookmarkEnd w:id="11398"/>
                <w:bookmarkEnd w:id="11399"/>
              </w:del>
            </w:ins>
          </w:p>
          <w:p w14:paraId="18103615" w14:textId="480AEBB3" w:rsidR="0058493D" w:rsidDel="00B15A0B" w:rsidRDefault="0058493D" w:rsidP="0058493D">
            <w:pPr>
              <w:pStyle w:val="XML1"/>
              <w:rPr>
                <w:ins w:id="11400" w:author="Thomas Dietz" w:date="2012-08-13T13:56:00Z"/>
                <w:del w:id="11401" w:author="Deepak Bansal (AZURE)" w:date="2012-08-23T21:57:00Z"/>
              </w:rPr>
            </w:pPr>
            <w:ins w:id="11402" w:author="Thomas Dietz" w:date="2012-08-13T13:56:00Z">
              <w:del w:id="11403" w:author="Deepak Bansal (AZURE)" w:date="2012-08-23T21:57:00Z">
                <w:r w:rsidDel="00B15A0B">
                  <w:delText xml:space="preserve">        created if it does not exist, and its value is set to the</w:delText>
                </w:r>
                <w:bookmarkStart w:id="11404" w:name="_Toc333523697"/>
                <w:bookmarkStart w:id="11405" w:name="_Toc335147784"/>
                <w:bookmarkEnd w:id="11404"/>
                <w:bookmarkEnd w:id="11405"/>
              </w:del>
            </w:ins>
          </w:p>
          <w:p w14:paraId="40F77575" w14:textId="507EDD56" w:rsidR="0058493D" w:rsidDel="00B15A0B" w:rsidRDefault="0058493D" w:rsidP="0058493D">
            <w:pPr>
              <w:pStyle w:val="XML1"/>
              <w:rPr>
                <w:ins w:id="11406" w:author="Thomas Dietz" w:date="2012-08-13T13:56:00Z"/>
                <w:del w:id="11407" w:author="Deepak Bansal (AZURE)" w:date="2012-08-23T21:57:00Z"/>
              </w:rPr>
            </w:pPr>
            <w:ins w:id="11408" w:author="Thomas Dietz" w:date="2012-08-13T13:56:00Z">
              <w:del w:id="11409" w:author="Deepak Bansal (AZURE)" w:date="2012-08-23T21:57:00Z">
                <w:r w:rsidDel="00B15A0B">
                  <w:delText xml:space="preserve">        value found in the XML RPC data.</w:delText>
                </w:r>
                <w:bookmarkStart w:id="11410" w:name="_Toc333523698"/>
                <w:bookmarkStart w:id="11411" w:name="_Toc335147785"/>
                <w:bookmarkEnd w:id="11410"/>
                <w:bookmarkEnd w:id="11411"/>
              </w:del>
            </w:ins>
          </w:p>
          <w:p w14:paraId="7061DB53" w14:textId="08F67A5E" w:rsidR="0058493D" w:rsidDel="00B15A0B" w:rsidRDefault="0058493D" w:rsidP="0058493D">
            <w:pPr>
              <w:pStyle w:val="XML1"/>
              <w:rPr>
                <w:ins w:id="11412" w:author="Thomas Dietz" w:date="2012-08-13T13:56:00Z"/>
                <w:del w:id="11413" w:author="Deepak Bansal (AZURE)" w:date="2012-08-23T21:57:00Z"/>
              </w:rPr>
            </w:pPr>
            <w:ins w:id="11414" w:author="Thomas Dietz" w:date="2012-08-13T13:56:00Z">
              <w:del w:id="11415" w:author="Deepak Bansal (AZURE)" w:date="2012-08-23T21:57:00Z">
                <w:r w:rsidDel="00B15A0B">
                  <w:delText xml:space="preserve">      * If the operation is 'create', the element is created if it</w:delText>
                </w:r>
                <w:bookmarkStart w:id="11416" w:name="_Toc333523699"/>
                <w:bookmarkStart w:id="11417" w:name="_Toc335147786"/>
                <w:bookmarkEnd w:id="11416"/>
                <w:bookmarkEnd w:id="11417"/>
              </w:del>
            </w:ins>
          </w:p>
          <w:p w14:paraId="7527E67A" w14:textId="772AC553" w:rsidR="0058493D" w:rsidDel="00B15A0B" w:rsidRDefault="0058493D" w:rsidP="0058493D">
            <w:pPr>
              <w:pStyle w:val="XML1"/>
              <w:rPr>
                <w:ins w:id="11418" w:author="Thomas Dietz" w:date="2012-08-13T13:56:00Z"/>
                <w:del w:id="11419" w:author="Deepak Bansal (AZURE)" w:date="2012-08-23T21:57:00Z"/>
              </w:rPr>
            </w:pPr>
            <w:ins w:id="11420" w:author="Thomas Dietz" w:date="2012-08-13T13:56:00Z">
              <w:del w:id="11421" w:author="Deepak Bansal (AZURE)" w:date="2012-08-23T21:57:00Z">
                <w:r w:rsidDel="00B15A0B">
                  <w:delText xml:space="preserve">        does not exist. If the element already exists, a</w:delText>
                </w:r>
                <w:bookmarkStart w:id="11422" w:name="_Toc333523700"/>
                <w:bookmarkStart w:id="11423" w:name="_Toc335147787"/>
                <w:bookmarkEnd w:id="11422"/>
                <w:bookmarkEnd w:id="11423"/>
              </w:del>
            </w:ins>
          </w:p>
          <w:p w14:paraId="16C1C2BF" w14:textId="31C1D47E" w:rsidR="0058493D" w:rsidDel="00B15A0B" w:rsidRDefault="0058493D" w:rsidP="0058493D">
            <w:pPr>
              <w:pStyle w:val="XML1"/>
              <w:rPr>
                <w:ins w:id="11424" w:author="Thomas Dietz" w:date="2012-08-13T13:56:00Z"/>
                <w:del w:id="11425" w:author="Deepak Bansal (AZURE)" w:date="2012-08-23T21:57:00Z"/>
              </w:rPr>
            </w:pPr>
            <w:ins w:id="11426" w:author="Thomas Dietz" w:date="2012-08-13T13:56:00Z">
              <w:del w:id="11427" w:author="Deepak Bansal (AZURE)" w:date="2012-08-23T21:57:00Z">
                <w:r w:rsidDel="00B15A0B">
                  <w:delText xml:space="preserve">        'data</w:delText>
                </w:r>
                <w:r w:rsidDel="00B15A0B">
                  <w:rPr>
                    <w:rFonts w:ascii="MS Mincho" w:eastAsia="MS Mincho" w:hAnsi="MS Mincho" w:cs="MS Mincho" w:hint="eastAsia"/>
                  </w:rPr>
                  <w:delText>‑</w:delText>
                </w:r>
                <w:r w:rsidDel="00B15A0B">
                  <w:delText>exists' error is returned.</w:delText>
                </w:r>
                <w:bookmarkStart w:id="11428" w:name="_Toc333523701"/>
                <w:bookmarkStart w:id="11429" w:name="_Toc335147788"/>
                <w:bookmarkEnd w:id="11428"/>
                <w:bookmarkEnd w:id="11429"/>
              </w:del>
            </w:ins>
          </w:p>
          <w:p w14:paraId="2258C692" w14:textId="180F6979" w:rsidR="0058493D" w:rsidDel="00B15A0B" w:rsidRDefault="0058493D" w:rsidP="0058493D">
            <w:pPr>
              <w:pStyle w:val="XML1"/>
              <w:rPr>
                <w:ins w:id="11430" w:author="Thomas Dietz" w:date="2012-08-13T13:56:00Z"/>
                <w:del w:id="11431" w:author="Deepak Bansal (AZURE)" w:date="2012-08-23T21:57:00Z"/>
              </w:rPr>
            </w:pPr>
            <w:ins w:id="11432" w:author="Thomas Dietz" w:date="2012-08-13T13:56:00Z">
              <w:del w:id="11433" w:author="Deepak Bansal (AZURE)" w:date="2012-08-23T21:57:00Z">
                <w:r w:rsidDel="00B15A0B">
                  <w:delText xml:space="preserve">      * If the operation is 'delete', the element is deleted if it</w:delText>
                </w:r>
                <w:bookmarkStart w:id="11434" w:name="_Toc333523702"/>
                <w:bookmarkStart w:id="11435" w:name="_Toc335147789"/>
                <w:bookmarkEnd w:id="11434"/>
                <w:bookmarkEnd w:id="11435"/>
              </w:del>
            </w:ins>
          </w:p>
          <w:p w14:paraId="42C696D2" w14:textId="0412FEB4" w:rsidR="0058493D" w:rsidDel="00B15A0B" w:rsidRDefault="0058493D" w:rsidP="0058493D">
            <w:pPr>
              <w:pStyle w:val="XML1"/>
              <w:rPr>
                <w:ins w:id="11436" w:author="Thomas Dietz" w:date="2012-08-13T13:56:00Z"/>
                <w:del w:id="11437" w:author="Deepak Bansal (AZURE)" w:date="2012-08-23T21:57:00Z"/>
              </w:rPr>
            </w:pPr>
            <w:ins w:id="11438" w:author="Thomas Dietz" w:date="2012-08-13T13:56:00Z">
              <w:del w:id="11439" w:author="Deepak Bansal (AZURE)" w:date="2012-08-23T21:57: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bookmarkStart w:id="11440" w:name="_Toc333523703"/>
                <w:bookmarkStart w:id="11441" w:name="_Toc335147790"/>
                <w:bookmarkEnd w:id="11440"/>
                <w:bookmarkEnd w:id="11441"/>
              </w:del>
            </w:ins>
          </w:p>
          <w:p w14:paraId="5794D094" w14:textId="169A7FCE" w:rsidR="0058493D" w:rsidDel="00B15A0B" w:rsidRDefault="0058493D" w:rsidP="0058493D">
            <w:pPr>
              <w:pStyle w:val="XML1"/>
              <w:rPr>
                <w:ins w:id="11442" w:author="Thomas Dietz" w:date="2012-08-13T13:56:00Z"/>
                <w:del w:id="11443" w:author="Deepak Bansal (AZURE)" w:date="2012-08-23T21:57:00Z"/>
              </w:rPr>
            </w:pPr>
            <w:ins w:id="11444" w:author="Thomas Dietz" w:date="2012-08-13T13:56:00Z">
              <w:del w:id="11445" w:author="Deepak Bansal (AZURE)" w:date="2012-08-23T21:57:00Z">
                <w:r w:rsidDel="00B15A0B">
                  <w:delText xml:space="preserve">        error is returned.";</w:delText>
                </w:r>
                <w:bookmarkStart w:id="11446" w:name="_Toc333523704"/>
                <w:bookmarkStart w:id="11447" w:name="_Toc335147791"/>
                <w:bookmarkEnd w:id="11446"/>
                <w:bookmarkEnd w:id="11447"/>
              </w:del>
            </w:ins>
          </w:p>
          <w:p w14:paraId="031292E3" w14:textId="04DFAAC0" w:rsidR="0058493D" w:rsidDel="00B15A0B" w:rsidRDefault="0058493D" w:rsidP="0058493D">
            <w:pPr>
              <w:pStyle w:val="XML1"/>
              <w:rPr>
                <w:ins w:id="11448" w:author="Thomas Dietz" w:date="2012-08-13T13:56:00Z"/>
                <w:del w:id="11449" w:author="Deepak Bansal (AZURE)" w:date="2012-08-23T21:57:00Z"/>
              </w:rPr>
            </w:pPr>
            <w:ins w:id="11450" w:author="Thomas Dietz" w:date="2012-08-13T13:56:00Z">
              <w:del w:id="11451" w:author="Deepak Bansal (AZURE)" w:date="2012-08-23T21:57:00Z">
                <w:r w:rsidDel="00B15A0B">
                  <w:delText xml:space="preserve">    leaf id {</w:delText>
                </w:r>
                <w:bookmarkStart w:id="11452" w:name="_Toc333523705"/>
                <w:bookmarkStart w:id="11453" w:name="_Toc335147792"/>
                <w:bookmarkEnd w:id="11452"/>
                <w:bookmarkEnd w:id="11453"/>
              </w:del>
            </w:ins>
          </w:p>
          <w:p w14:paraId="7A99CF20" w14:textId="6CC1E027" w:rsidR="0058493D" w:rsidDel="00B15A0B" w:rsidRDefault="0058493D" w:rsidP="0058493D">
            <w:pPr>
              <w:pStyle w:val="XML1"/>
              <w:rPr>
                <w:ins w:id="11454" w:author="Thomas Dietz" w:date="2012-08-13T13:56:00Z"/>
                <w:del w:id="11455" w:author="Deepak Bansal (AZURE)" w:date="2012-08-23T21:57:00Z"/>
              </w:rPr>
            </w:pPr>
            <w:ins w:id="11456" w:author="Thomas Dietz" w:date="2012-08-13T13:56:00Z">
              <w:del w:id="11457" w:author="Deepak Bansal (AZURE)" w:date="2012-08-23T21:57:00Z">
                <w:r w:rsidDel="00B15A0B">
                  <w:delText xml:space="preserve">      type OFConfigId;</w:delText>
                </w:r>
                <w:bookmarkStart w:id="11458" w:name="_Toc333523706"/>
                <w:bookmarkStart w:id="11459" w:name="_Toc335147793"/>
                <w:bookmarkEnd w:id="11458"/>
                <w:bookmarkEnd w:id="11459"/>
              </w:del>
            </w:ins>
          </w:p>
          <w:p w14:paraId="79ABF576" w14:textId="600A4F62" w:rsidR="0058493D" w:rsidDel="00B15A0B" w:rsidRDefault="0058493D" w:rsidP="0058493D">
            <w:pPr>
              <w:pStyle w:val="XML1"/>
              <w:rPr>
                <w:ins w:id="11460" w:author="Thomas Dietz" w:date="2012-08-13T13:56:00Z"/>
                <w:del w:id="11461" w:author="Deepak Bansal (AZURE)" w:date="2012-08-23T21:57:00Z"/>
              </w:rPr>
            </w:pPr>
            <w:ins w:id="11462" w:author="Thomas Dietz" w:date="2012-08-13T13:56:00Z">
              <w:del w:id="11463" w:author="Deepak Bansal (AZURE)" w:date="2012-08-23T21:57:00Z">
                <w:r w:rsidDel="00B15A0B">
                  <w:delText xml:space="preserve">      mandatory true;</w:delText>
                </w:r>
                <w:bookmarkStart w:id="11464" w:name="_Toc333523707"/>
                <w:bookmarkStart w:id="11465" w:name="_Toc335147794"/>
                <w:bookmarkEnd w:id="11464"/>
                <w:bookmarkEnd w:id="11465"/>
              </w:del>
            </w:ins>
          </w:p>
          <w:p w14:paraId="54F4A3C8" w14:textId="01C556DF" w:rsidR="0058493D" w:rsidDel="00B15A0B" w:rsidRDefault="0058493D" w:rsidP="0058493D">
            <w:pPr>
              <w:pStyle w:val="XML1"/>
              <w:rPr>
                <w:ins w:id="11466" w:author="Thomas Dietz" w:date="2012-08-13T13:56:00Z"/>
                <w:del w:id="11467" w:author="Deepak Bansal (AZURE)" w:date="2012-08-23T21:57:00Z"/>
              </w:rPr>
            </w:pPr>
            <w:ins w:id="11468" w:author="Thomas Dietz" w:date="2012-08-13T13:56:00Z">
              <w:del w:id="11469" w:author="Deepak Bansal (AZURE)" w:date="2012-08-23T21:57:00Z">
                <w:r w:rsidDel="00B15A0B">
                  <w:delText xml:space="preserve">      description "A unique but locally arbitrary identifier that</w:delText>
                </w:r>
                <w:bookmarkStart w:id="11470" w:name="_Toc333523708"/>
                <w:bookmarkStart w:id="11471" w:name="_Toc335147795"/>
                <w:bookmarkEnd w:id="11470"/>
                <w:bookmarkEnd w:id="11471"/>
              </w:del>
            </w:ins>
          </w:p>
          <w:p w14:paraId="483C097F" w14:textId="6279624E" w:rsidR="0058493D" w:rsidDel="00B15A0B" w:rsidRDefault="0058493D" w:rsidP="0058493D">
            <w:pPr>
              <w:pStyle w:val="XML1"/>
              <w:rPr>
                <w:ins w:id="11472" w:author="Thomas Dietz" w:date="2012-08-13T13:56:00Z"/>
                <w:del w:id="11473" w:author="Deepak Bansal (AZURE)" w:date="2012-08-23T21:57:00Z"/>
              </w:rPr>
            </w:pPr>
            <w:ins w:id="11474" w:author="Thomas Dietz" w:date="2012-08-13T13:56:00Z">
              <w:del w:id="11475" w:author="Deepak Bansal (AZURE)" w:date="2012-08-23T21:57:00Z">
                <w:r w:rsidDel="00B15A0B">
                  <w:delText xml:space="preserve">        uniquely identifies an OpenFlow Controller within the</w:delText>
                </w:r>
                <w:bookmarkStart w:id="11476" w:name="_Toc333523709"/>
                <w:bookmarkStart w:id="11477" w:name="_Toc335147796"/>
                <w:bookmarkEnd w:id="11476"/>
                <w:bookmarkEnd w:id="11477"/>
              </w:del>
            </w:ins>
          </w:p>
          <w:p w14:paraId="42451ECF" w14:textId="2579249B" w:rsidR="0058493D" w:rsidDel="00B15A0B" w:rsidRDefault="0058493D" w:rsidP="0058493D">
            <w:pPr>
              <w:pStyle w:val="XML1"/>
              <w:rPr>
                <w:ins w:id="11478" w:author="Thomas Dietz" w:date="2012-08-13T13:56:00Z"/>
                <w:del w:id="11479" w:author="Deepak Bansal (AZURE)" w:date="2012-08-23T21:57:00Z"/>
              </w:rPr>
            </w:pPr>
            <w:ins w:id="11480" w:author="Thomas Dietz" w:date="2012-08-13T13:56:00Z">
              <w:del w:id="11481" w:author="Deepak Bansal (AZURE)" w:date="2012-08-23T21:57:00Z">
                <w:r w:rsidDel="00B15A0B">
                  <w:delText xml:space="preserve">        context of an OpenFlow Capable Switch.  It MUST be</w:delText>
                </w:r>
                <w:bookmarkStart w:id="11482" w:name="_Toc333523710"/>
                <w:bookmarkStart w:id="11483" w:name="_Toc335147797"/>
                <w:bookmarkEnd w:id="11482"/>
                <w:bookmarkEnd w:id="11483"/>
              </w:del>
            </w:ins>
          </w:p>
          <w:p w14:paraId="70BBC496" w14:textId="057BBDA9" w:rsidR="0058493D" w:rsidDel="00B15A0B" w:rsidRDefault="0058493D" w:rsidP="0058493D">
            <w:pPr>
              <w:pStyle w:val="XML1"/>
              <w:rPr>
                <w:ins w:id="11484" w:author="Thomas Dietz" w:date="2012-08-13T13:56:00Z"/>
                <w:del w:id="11485" w:author="Deepak Bansal (AZURE)" w:date="2012-08-23T21:57:00Z"/>
              </w:rPr>
            </w:pPr>
            <w:ins w:id="11486" w:author="Thomas Dietz" w:date="2012-08-13T13:56:00Z">
              <w:del w:id="11487" w:author="Deepak Bansal (AZURE)" w:date="2012-08-23T21:57:00Z">
                <w:r w:rsidDel="00B15A0B">
                  <w:delText xml:space="preserve">        persistent across reboots of the OpenFlow Capable Switch.</w:delText>
                </w:r>
                <w:bookmarkStart w:id="11488" w:name="_Toc333523711"/>
                <w:bookmarkStart w:id="11489" w:name="_Toc335147798"/>
                <w:bookmarkEnd w:id="11488"/>
                <w:bookmarkEnd w:id="11489"/>
              </w:del>
            </w:ins>
          </w:p>
          <w:p w14:paraId="6E71A314" w14:textId="7727A321" w:rsidR="0058493D" w:rsidDel="00B15A0B" w:rsidRDefault="0058493D" w:rsidP="0058493D">
            <w:pPr>
              <w:pStyle w:val="XML1"/>
              <w:rPr>
                <w:ins w:id="11490" w:author="Thomas Dietz" w:date="2012-08-13T13:56:00Z"/>
                <w:del w:id="11491" w:author="Deepak Bansal (AZURE)" w:date="2012-08-23T21:57:00Z"/>
              </w:rPr>
            </w:pPr>
            <w:bookmarkStart w:id="11492" w:name="_Toc333523712"/>
            <w:bookmarkStart w:id="11493" w:name="_Toc335147799"/>
            <w:bookmarkEnd w:id="11492"/>
            <w:bookmarkEnd w:id="11493"/>
          </w:p>
          <w:p w14:paraId="188A2862" w14:textId="0873F48E" w:rsidR="0058493D" w:rsidDel="00B15A0B" w:rsidRDefault="0058493D" w:rsidP="0058493D">
            <w:pPr>
              <w:pStyle w:val="XML1"/>
              <w:rPr>
                <w:ins w:id="11494" w:author="Thomas Dietz" w:date="2012-08-13T13:56:00Z"/>
                <w:del w:id="11495" w:author="Deepak Bansal (AZURE)" w:date="2012-08-23T21:57:00Z"/>
              </w:rPr>
            </w:pPr>
            <w:ins w:id="11496" w:author="Thomas Dietz" w:date="2012-08-13T13:56:00Z">
              <w:del w:id="11497" w:author="Deepak Bansal (AZURE)" w:date="2012-08-23T21:57:00Z">
                <w:r w:rsidDel="00B15A0B">
                  <w:delText xml:space="preserve">        This element MUST be present to identify the OpenFlow</w:delText>
                </w:r>
                <w:bookmarkStart w:id="11498" w:name="_Toc333523713"/>
                <w:bookmarkStart w:id="11499" w:name="_Toc335147800"/>
                <w:bookmarkEnd w:id="11498"/>
                <w:bookmarkEnd w:id="11499"/>
              </w:del>
            </w:ins>
          </w:p>
          <w:p w14:paraId="073C03A8" w14:textId="4C0E9807" w:rsidR="0058493D" w:rsidDel="00B15A0B" w:rsidRDefault="0058493D" w:rsidP="0058493D">
            <w:pPr>
              <w:pStyle w:val="XML1"/>
              <w:rPr>
                <w:ins w:id="11500" w:author="Thomas Dietz" w:date="2012-08-13T13:56:00Z"/>
                <w:del w:id="11501" w:author="Deepak Bansal (AZURE)" w:date="2012-08-23T21:57:00Z"/>
              </w:rPr>
            </w:pPr>
            <w:ins w:id="11502" w:author="Thomas Dietz" w:date="2012-08-13T13:56:00Z">
              <w:del w:id="11503" w:author="Deepak Bansal (AZURE)" w:date="2012-08-23T21:57:00Z">
                <w:r w:rsidDel="00B15A0B">
                  <w:delText xml:space="preserve">        controller.";</w:delText>
                </w:r>
                <w:bookmarkStart w:id="11504" w:name="_Toc333523714"/>
                <w:bookmarkStart w:id="11505" w:name="_Toc335147801"/>
                <w:bookmarkEnd w:id="11504"/>
                <w:bookmarkEnd w:id="11505"/>
              </w:del>
            </w:ins>
          </w:p>
          <w:p w14:paraId="24650585" w14:textId="64ABCAC3" w:rsidR="0058493D" w:rsidDel="00B15A0B" w:rsidRDefault="0058493D" w:rsidP="0058493D">
            <w:pPr>
              <w:pStyle w:val="XML1"/>
              <w:rPr>
                <w:ins w:id="11506" w:author="Thomas Dietz" w:date="2012-08-13T13:56:00Z"/>
                <w:del w:id="11507" w:author="Deepak Bansal (AZURE)" w:date="2012-08-23T21:57:00Z"/>
              </w:rPr>
            </w:pPr>
            <w:ins w:id="11508" w:author="Thomas Dietz" w:date="2012-08-13T13:56:00Z">
              <w:del w:id="11509" w:author="Deepak Bansal (AZURE)" w:date="2012-08-23T21:57:00Z">
                <w:r w:rsidDel="00B15A0B">
                  <w:delText xml:space="preserve">    }</w:delText>
                </w:r>
                <w:bookmarkStart w:id="11510" w:name="_Toc333523715"/>
                <w:bookmarkStart w:id="11511" w:name="_Toc335147802"/>
                <w:bookmarkEnd w:id="11510"/>
                <w:bookmarkEnd w:id="11511"/>
              </w:del>
            </w:ins>
          </w:p>
          <w:p w14:paraId="52918FB7" w14:textId="523AEE0A" w:rsidR="0058493D" w:rsidDel="00B15A0B" w:rsidRDefault="0058493D" w:rsidP="0058493D">
            <w:pPr>
              <w:pStyle w:val="XML1"/>
              <w:rPr>
                <w:ins w:id="11512" w:author="Thomas Dietz" w:date="2012-08-13T13:56:00Z"/>
                <w:del w:id="11513" w:author="Deepak Bansal (AZURE)" w:date="2012-08-23T21:57:00Z"/>
              </w:rPr>
            </w:pPr>
            <w:ins w:id="11514" w:author="Thomas Dietz" w:date="2012-08-13T13:56:00Z">
              <w:del w:id="11515" w:author="Deepak Bansal (AZURE)" w:date="2012-08-23T21:57:00Z">
                <w:r w:rsidDel="00B15A0B">
                  <w:delText xml:space="preserve">    leaf role {</w:delText>
                </w:r>
                <w:bookmarkStart w:id="11516" w:name="_Toc333523716"/>
                <w:bookmarkStart w:id="11517" w:name="_Toc335147803"/>
                <w:bookmarkEnd w:id="11516"/>
                <w:bookmarkEnd w:id="11517"/>
              </w:del>
            </w:ins>
          </w:p>
          <w:p w14:paraId="35433580" w14:textId="3529FF42" w:rsidR="0058493D" w:rsidDel="00B15A0B" w:rsidRDefault="0058493D" w:rsidP="0058493D">
            <w:pPr>
              <w:pStyle w:val="XML1"/>
              <w:rPr>
                <w:ins w:id="11518" w:author="Thomas Dietz" w:date="2012-08-13T13:56:00Z"/>
                <w:del w:id="11519" w:author="Deepak Bansal (AZURE)" w:date="2012-08-23T21:57:00Z"/>
              </w:rPr>
            </w:pPr>
            <w:ins w:id="11520" w:author="Thomas Dietz" w:date="2012-08-13T13:56:00Z">
              <w:del w:id="11521" w:author="Deepak Bansal (AZURE)" w:date="2012-08-23T21:57:00Z">
                <w:r w:rsidDel="00B15A0B">
                  <w:delText xml:space="preserve">      type enumeration {</w:delText>
                </w:r>
                <w:bookmarkStart w:id="11522" w:name="_Toc333523717"/>
                <w:bookmarkStart w:id="11523" w:name="_Toc335147804"/>
                <w:bookmarkEnd w:id="11522"/>
                <w:bookmarkEnd w:id="11523"/>
              </w:del>
            </w:ins>
          </w:p>
          <w:p w14:paraId="6E68370E" w14:textId="51F2AC85" w:rsidR="0058493D" w:rsidDel="00B15A0B" w:rsidRDefault="0058493D" w:rsidP="0058493D">
            <w:pPr>
              <w:pStyle w:val="XML1"/>
              <w:rPr>
                <w:ins w:id="11524" w:author="Thomas Dietz" w:date="2012-08-13T13:56:00Z"/>
                <w:del w:id="11525" w:author="Deepak Bansal (AZURE)" w:date="2012-08-23T21:57:00Z"/>
              </w:rPr>
            </w:pPr>
            <w:ins w:id="11526" w:author="Thomas Dietz" w:date="2012-08-13T13:56:00Z">
              <w:del w:id="11527" w:author="Deepak Bansal (AZURE)" w:date="2012-08-23T21:57:00Z">
                <w:r w:rsidDel="00B15A0B">
                  <w:delText xml:space="preserve">        enum master;</w:delText>
                </w:r>
                <w:bookmarkStart w:id="11528" w:name="_Toc333523718"/>
                <w:bookmarkStart w:id="11529" w:name="_Toc335147805"/>
                <w:bookmarkEnd w:id="11528"/>
                <w:bookmarkEnd w:id="11529"/>
              </w:del>
            </w:ins>
          </w:p>
          <w:p w14:paraId="2F14FFD6" w14:textId="2A7DC9B1" w:rsidR="0058493D" w:rsidDel="00B15A0B" w:rsidRDefault="0058493D" w:rsidP="0058493D">
            <w:pPr>
              <w:pStyle w:val="XML1"/>
              <w:rPr>
                <w:ins w:id="11530" w:author="Thomas Dietz" w:date="2012-08-13T13:56:00Z"/>
                <w:del w:id="11531" w:author="Deepak Bansal (AZURE)" w:date="2012-08-23T21:57:00Z"/>
              </w:rPr>
            </w:pPr>
            <w:ins w:id="11532" w:author="Thomas Dietz" w:date="2012-08-13T13:56:00Z">
              <w:del w:id="11533" w:author="Deepak Bansal (AZURE)" w:date="2012-08-23T21:57:00Z">
                <w:r w:rsidDel="00B15A0B">
                  <w:delText xml:space="preserve">        enum slave;</w:delText>
                </w:r>
                <w:bookmarkStart w:id="11534" w:name="_Toc333523719"/>
                <w:bookmarkStart w:id="11535" w:name="_Toc335147806"/>
                <w:bookmarkEnd w:id="11534"/>
                <w:bookmarkEnd w:id="11535"/>
              </w:del>
            </w:ins>
          </w:p>
          <w:p w14:paraId="53A76FDC" w14:textId="019709F4" w:rsidR="0058493D" w:rsidDel="00B15A0B" w:rsidRDefault="0058493D" w:rsidP="0058493D">
            <w:pPr>
              <w:pStyle w:val="XML1"/>
              <w:rPr>
                <w:ins w:id="11536" w:author="Thomas Dietz" w:date="2012-08-13T13:56:00Z"/>
                <w:del w:id="11537" w:author="Deepak Bansal (AZURE)" w:date="2012-08-23T21:57:00Z"/>
              </w:rPr>
            </w:pPr>
            <w:ins w:id="11538" w:author="Thomas Dietz" w:date="2012-08-13T13:56:00Z">
              <w:del w:id="11539" w:author="Deepak Bansal (AZURE)" w:date="2012-08-23T21:57:00Z">
                <w:r w:rsidDel="00B15A0B">
                  <w:delText xml:space="preserve">        enum equal;</w:delText>
                </w:r>
                <w:bookmarkStart w:id="11540" w:name="_Toc333523720"/>
                <w:bookmarkStart w:id="11541" w:name="_Toc335147807"/>
                <w:bookmarkEnd w:id="11540"/>
                <w:bookmarkEnd w:id="11541"/>
              </w:del>
            </w:ins>
          </w:p>
          <w:p w14:paraId="597B30D3" w14:textId="433901DC" w:rsidR="0058493D" w:rsidDel="00B15A0B" w:rsidRDefault="0058493D" w:rsidP="0058493D">
            <w:pPr>
              <w:pStyle w:val="XML1"/>
              <w:rPr>
                <w:ins w:id="11542" w:author="Thomas Dietz" w:date="2012-08-13T13:56:00Z"/>
                <w:del w:id="11543" w:author="Deepak Bansal (AZURE)" w:date="2012-08-23T21:57:00Z"/>
              </w:rPr>
            </w:pPr>
            <w:ins w:id="11544" w:author="Thomas Dietz" w:date="2012-08-13T13:56:00Z">
              <w:del w:id="11545" w:author="Deepak Bansal (AZURE)" w:date="2012-08-23T21:57:00Z">
                <w:r w:rsidDel="00B15A0B">
                  <w:delText xml:space="preserve">      }</w:delText>
                </w:r>
                <w:bookmarkStart w:id="11546" w:name="_Toc333523721"/>
                <w:bookmarkStart w:id="11547" w:name="_Toc335147808"/>
                <w:bookmarkEnd w:id="11546"/>
                <w:bookmarkEnd w:id="11547"/>
              </w:del>
            </w:ins>
          </w:p>
          <w:p w14:paraId="660CE9B0" w14:textId="6169D21C" w:rsidR="0058493D" w:rsidDel="00B15A0B" w:rsidRDefault="0058493D" w:rsidP="0058493D">
            <w:pPr>
              <w:pStyle w:val="XML1"/>
              <w:rPr>
                <w:ins w:id="11548" w:author="Thomas Dietz" w:date="2012-08-13T13:56:00Z"/>
                <w:del w:id="11549" w:author="Deepak Bansal (AZURE)" w:date="2012-08-23T21:57:00Z"/>
              </w:rPr>
            </w:pPr>
            <w:ins w:id="11550" w:author="Thomas Dietz" w:date="2012-08-13T13:56:00Z">
              <w:del w:id="11551" w:author="Deepak Bansal (AZURE)" w:date="2012-08-23T21:57:00Z">
                <w:r w:rsidDel="00B15A0B">
                  <w:delText xml:space="preserve">      default equal;</w:delText>
                </w:r>
                <w:bookmarkStart w:id="11552" w:name="_Toc333523722"/>
                <w:bookmarkStart w:id="11553" w:name="_Toc335147809"/>
                <w:bookmarkEnd w:id="11552"/>
                <w:bookmarkEnd w:id="11553"/>
              </w:del>
            </w:ins>
          </w:p>
          <w:p w14:paraId="186DF961" w14:textId="41E7459B" w:rsidR="0058493D" w:rsidDel="00B15A0B" w:rsidRDefault="0058493D" w:rsidP="0058493D">
            <w:pPr>
              <w:pStyle w:val="XML1"/>
              <w:rPr>
                <w:ins w:id="11554" w:author="Thomas Dietz" w:date="2012-08-13T13:56:00Z"/>
                <w:del w:id="11555" w:author="Deepak Bansal (AZURE)" w:date="2012-08-23T21:57:00Z"/>
              </w:rPr>
            </w:pPr>
            <w:ins w:id="11556" w:author="Thomas Dietz" w:date="2012-08-13T13:56:00Z">
              <w:del w:id="11557" w:author="Deepak Bansal (AZURE)" w:date="2012-08-23T21:57:00Z">
                <w:r w:rsidDel="00B15A0B">
                  <w:delText xml:space="preserve">      description "This element indicates the role of the OpenFlow </w:delText>
                </w:r>
                <w:bookmarkStart w:id="11558" w:name="_Toc333523723"/>
                <w:bookmarkStart w:id="11559" w:name="_Toc335147810"/>
                <w:bookmarkEnd w:id="11558"/>
                <w:bookmarkEnd w:id="11559"/>
              </w:del>
            </w:ins>
          </w:p>
          <w:p w14:paraId="4E04BC0E" w14:textId="4BB15D33" w:rsidR="0058493D" w:rsidDel="00B15A0B" w:rsidRDefault="0058493D" w:rsidP="0058493D">
            <w:pPr>
              <w:pStyle w:val="XML1"/>
              <w:rPr>
                <w:ins w:id="11560" w:author="Thomas Dietz" w:date="2012-08-13T13:56:00Z"/>
                <w:del w:id="11561" w:author="Deepak Bansal (AZURE)" w:date="2012-08-23T21:57:00Z"/>
              </w:rPr>
            </w:pPr>
            <w:ins w:id="11562" w:author="Thomas Dietz" w:date="2012-08-13T13:56:00Z">
              <w:del w:id="11563" w:author="Deepak Bansal (AZURE)" w:date="2012-08-23T21:57:00Z">
                <w:r w:rsidDel="00B15A0B">
                  <w:delText xml:space="preserve">        Controller.  Semantics of these roles are specified in the </w:delText>
                </w:r>
                <w:bookmarkStart w:id="11564" w:name="_Toc333523724"/>
                <w:bookmarkStart w:id="11565" w:name="_Toc335147811"/>
                <w:bookmarkEnd w:id="11564"/>
                <w:bookmarkEnd w:id="11565"/>
              </w:del>
            </w:ins>
          </w:p>
          <w:p w14:paraId="26AF394F" w14:textId="3D2C09D7" w:rsidR="0058493D" w:rsidDel="00B15A0B" w:rsidRDefault="0058493D" w:rsidP="0058493D">
            <w:pPr>
              <w:pStyle w:val="XML1"/>
              <w:rPr>
                <w:ins w:id="11566" w:author="Thomas Dietz" w:date="2012-08-13T13:56:00Z"/>
                <w:del w:id="11567" w:author="Deepak Bansal (AZURE)" w:date="2012-08-23T21:57:00Z"/>
              </w:rPr>
            </w:pPr>
            <w:ins w:id="11568" w:author="Thomas Dietz" w:date="2012-08-13T13:56:00Z">
              <w:del w:id="11569" w:author="Deepak Bansal (AZURE)" w:date="2012-08-23T21:57:00Z">
                <w:r w:rsidDel="00B15A0B">
                  <w:delText xml:space="preserve">        OpenFlow specifications 1.0 - 1.3.1.  It is RECOMMENDED</w:delText>
                </w:r>
                <w:bookmarkStart w:id="11570" w:name="_Toc333523725"/>
                <w:bookmarkStart w:id="11571" w:name="_Toc335147812"/>
                <w:bookmarkEnd w:id="11570"/>
                <w:bookmarkEnd w:id="11571"/>
              </w:del>
            </w:ins>
          </w:p>
          <w:p w14:paraId="2B364578" w14:textId="6CEF4C57" w:rsidR="0058493D" w:rsidDel="00B15A0B" w:rsidRDefault="0058493D" w:rsidP="0058493D">
            <w:pPr>
              <w:pStyle w:val="XML1"/>
              <w:rPr>
                <w:ins w:id="11572" w:author="Thomas Dietz" w:date="2012-08-13T13:56:00Z"/>
                <w:del w:id="11573" w:author="Deepak Bansal (AZURE)" w:date="2012-08-23T21:57:00Z"/>
              </w:rPr>
            </w:pPr>
            <w:ins w:id="11574" w:author="Thomas Dietz" w:date="2012-08-13T13:56:00Z">
              <w:del w:id="11575" w:author="Deepak Bansal (AZURE)" w:date="2012-08-23T21:57:00Z">
                <w:r w:rsidDel="00B15A0B">
                  <w:delText xml:space="preserve">        that the roles of controllers are not configured by</w:delText>
                </w:r>
                <w:bookmarkStart w:id="11576" w:name="_Toc333523726"/>
                <w:bookmarkStart w:id="11577" w:name="_Toc335147813"/>
                <w:bookmarkEnd w:id="11576"/>
                <w:bookmarkEnd w:id="11577"/>
              </w:del>
            </w:ins>
          </w:p>
          <w:p w14:paraId="5C13E828" w14:textId="632AA4CD" w:rsidR="0058493D" w:rsidDel="00B15A0B" w:rsidRDefault="0058493D" w:rsidP="0058493D">
            <w:pPr>
              <w:pStyle w:val="XML1"/>
              <w:rPr>
                <w:ins w:id="11578" w:author="Thomas Dietz" w:date="2012-08-13T13:56:00Z"/>
                <w:del w:id="11579" w:author="Deepak Bansal (AZURE)" w:date="2012-08-23T21:57:00Z"/>
              </w:rPr>
            </w:pPr>
            <w:ins w:id="11580" w:author="Thomas Dietz" w:date="2012-08-13T13:56:00Z">
              <w:del w:id="11581" w:author="Deepak Bansal (AZURE)" w:date="2012-08-23T21:57:00Z">
                <w:r w:rsidDel="00B15A0B">
                  <w:delText xml:space="preserve">        OF-CONFIG 1.1.1 but determined using the OpenFlow protocol.</w:delText>
                </w:r>
                <w:bookmarkStart w:id="11582" w:name="_Toc333523727"/>
                <w:bookmarkStart w:id="11583" w:name="_Toc335147814"/>
                <w:bookmarkEnd w:id="11582"/>
                <w:bookmarkEnd w:id="11583"/>
              </w:del>
            </w:ins>
          </w:p>
          <w:p w14:paraId="02BE1F07" w14:textId="27C27EBC" w:rsidR="0058493D" w:rsidDel="00B15A0B" w:rsidRDefault="0058493D" w:rsidP="0058493D">
            <w:pPr>
              <w:pStyle w:val="XML1"/>
              <w:rPr>
                <w:ins w:id="11584" w:author="Thomas Dietz" w:date="2012-08-13T13:56:00Z"/>
                <w:del w:id="11585" w:author="Deepak Bansal (AZURE)" w:date="2012-08-23T21:57:00Z"/>
              </w:rPr>
            </w:pPr>
            <w:ins w:id="11586" w:author="Thomas Dietz" w:date="2012-08-13T13:56:00Z">
              <w:del w:id="11587" w:author="Deepak Bansal (AZURE)" w:date="2012-08-23T21:57:00Z">
                <w:r w:rsidDel="00B15A0B">
                  <w:delText xml:space="preserve">        OpenFlow Controllers configured by OF-CONFIG 1.1.1 have the</w:delText>
                </w:r>
                <w:bookmarkStart w:id="11588" w:name="_Toc333523728"/>
                <w:bookmarkStart w:id="11589" w:name="_Toc335147815"/>
                <w:bookmarkEnd w:id="11588"/>
                <w:bookmarkEnd w:id="11589"/>
              </w:del>
            </w:ins>
          </w:p>
          <w:p w14:paraId="52B8F083" w14:textId="5B3A2A34" w:rsidR="0058493D" w:rsidDel="00B15A0B" w:rsidRDefault="0058493D" w:rsidP="0058493D">
            <w:pPr>
              <w:pStyle w:val="XML1"/>
              <w:rPr>
                <w:ins w:id="11590" w:author="Thomas Dietz" w:date="2012-08-13T13:56:00Z"/>
                <w:del w:id="11591" w:author="Deepak Bansal (AZURE)" w:date="2012-08-23T21:57:00Z"/>
              </w:rPr>
            </w:pPr>
            <w:ins w:id="11592" w:author="Thomas Dietz" w:date="2012-08-13T13:56:00Z">
              <w:del w:id="11593" w:author="Deepak Bansal (AZURE)" w:date="2012-08-23T21:57:00Z">
                <w:r w:rsidDel="00B15A0B">
                  <w:delText xml:space="preserve">        default role 'equal'.  A role other than 'equal' MAY be</w:delText>
                </w:r>
                <w:bookmarkStart w:id="11594" w:name="_Toc333523729"/>
                <w:bookmarkStart w:id="11595" w:name="_Toc335147816"/>
                <w:bookmarkEnd w:id="11594"/>
                <w:bookmarkEnd w:id="11595"/>
              </w:del>
            </w:ins>
          </w:p>
          <w:p w14:paraId="1BEFA870" w14:textId="6B9BCF5C" w:rsidR="0058493D" w:rsidDel="00B15A0B" w:rsidRDefault="0058493D" w:rsidP="0058493D">
            <w:pPr>
              <w:pStyle w:val="XML1"/>
              <w:rPr>
                <w:ins w:id="11596" w:author="Thomas Dietz" w:date="2012-08-13T13:56:00Z"/>
                <w:del w:id="11597" w:author="Deepak Bansal (AZURE)" w:date="2012-08-23T21:57:00Z"/>
              </w:rPr>
            </w:pPr>
            <w:ins w:id="11598" w:author="Thomas Dietz" w:date="2012-08-13T13:56:00Z">
              <w:del w:id="11599" w:author="Deepak Bansal (AZURE)" w:date="2012-08-23T21:57:00Z">
                <w:r w:rsidDel="00B15A0B">
                  <w:delText xml:space="preserve">        assigned to a controller.  Roles 'slave' and 'equal' MAY be</w:delText>
                </w:r>
                <w:bookmarkStart w:id="11600" w:name="_Toc333523730"/>
                <w:bookmarkStart w:id="11601" w:name="_Toc335147817"/>
                <w:bookmarkEnd w:id="11600"/>
                <w:bookmarkEnd w:id="11601"/>
              </w:del>
            </w:ins>
          </w:p>
          <w:p w14:paraId="541D88CF" w14:textId="331A7DB4" w:rsidR="0058493D" w:rsidDel="00B15A0B" w:rsidRDefault="0058493D" w:rsidP="0058493D">
            <w:pPr>
              <w:pStyle w:val="XML1"/>
              <w:rPr>
                <w:ins w:id="11602" w:author="Thomas Dietz" w:date="2012-08-13T13:56:00Z"/>
                <w:del w:id="11603" w:author="Deepak Bansal (AZURE)" w:date="2012-08-23T21:57:00Z"/>
              </w:rPr>
            </w:pPr>
            <w:ins w:id="11604" w:author="Thomas Dietz" w:date="2012-08-13T13:56:00Z">
              <w:del w:id="11605" w:author="Deepak Bansal (AZURE)" w:date="2012-08-23T21:57:00Z">
                <w:r w:rsidDel="00B15A0B">
                  <w:delText xml:space="preserve">        assigned to multiple controllers.  Role 'master' MUST NOT</w:delText>
                </w:r>
                <w:bookmarkStart w:id="11606" w:name="_Toc333523731"/>
                <w:bookmarkStart w:id="11607" w:name="_Toc335147818"/>
                <w:bookmarkEnd w:id="11606"/>
                <w:bookmarkEnd w:id="11607"/>
              </w:del>
            </w:ins>
          </w:p>
          <w:p w14:paraId="0C1648EA" w14:textId="53CEEB47" w:rsidR="0058493D" w:rsidDel="00B15A0B" w:rsidRDefault="0058493D" w:rsidP="0058493D">
            <w:pPr>
              <w:pStyle w:val="XML1"/>
              <w:rPr>
                <w:ins w:id="11608" w:author="Thomas Dietz" w:date="2012-08-13T13:56:00Z"/>
                <w:del w:id="11609" w:author="Deepak Bansal (AZURE)" w:date="2012-08-23T21:57:00Z"/>
              </w:rPr>
            </w:pPr>
            <w:ins w:id="11610" w:author="Thomas Dietz" w:date="2012-08-13T13:56:00Z">
              <w:del w:id="11611" w:author="Deepak Bansal (AZURE)" w:date="2012-08-23T21:57:00Z">
                <w:r w:rsidDel="00B15A0B">
                  <w:delText xml:space="preserve">        be assigned to more than one controller.</w:delText>
                </w:r>
                <w:bookmarkStart w:id="11612" w:name="_Toc333523732"/>
                <w:bookmarkStart w:id="11613" w:name="_Toc335147819"/>
                <w:bookmarkEnd w:id="11612"/>
                <w:bookmarkEnd w:id="11613"/>
              </w:del>
            </w:ins>
          </w:p>
          <w:p w14:paraId="4DF7F912" w14:textId="4424D5E3" w:rsidR="0058493D" w:rsidDel="00B15A0B" w:rsidRDefault="0058493D" w:rsidP="0058493D">
            <w:pPr>
              <w:pStyle w:val="XML1"/>
              <w:rPr>
                <w:ins w:id="11614" w:author="Thomas Dietz" w:date="2012-08-13T13:56:00Z"/>
                <w:del w:id="11615" w:author="Deepak Bansal (AZURE)" w:date="2012-08-23T21:57:00Z"/>
              </w:rPr>
            </w:pPr>
            <w:bookmarkStart w:id="11616" w:name="_Toc333523733"/>
            <w:bookmarkStart w:id="11617" w:name="_Toc335147820"/>
            <w:bookmarkEnd w:id="11616"/>
            <w:bookmarkEnd w:id="11617"/>
          </w:p>
          <w:p w14:paraId="3D1B0CFE" w14:textId="0FC627EA" w:rsidR="0058493D" w:rsidDel="00B15A0B" w:rsidRDefault="0058493D" w:rsidP="0058493D">
            <w:pPr>
              <w:pStyle w:val="XML1"/>
              <w:rPr>
                <w:ins w:id="11618" w:author="Thomas Dietz" w:date="2012-08-13T13:56:00Z"/>
                <w:del w:id="11619" w:author="Deepak Bansal (AZURE)" w:date="2012-08-23T21:57:00Z"/>
              </w:rPr>
            </w:pPr>
            <w:ins w:id="11620" w:author="Thomas Dietz" w:date="2012-08-13T13:56:00Z">
              <w:del w:id="11621" w:author="Deepak Bansal (AZURE)" w:date="2012-08-23T21:57:00Z">
                <w:r w:rsidDel="00B15A0B">
                  <w:delText xml:space="preserve">        This element is optional. If this element is not present it</w:delText>
                </w:r>
                <w:bookmarkStart w:id="11622" w:name="_Toc333523734"/>
                <w:bookmarkStart w:id="11623" w:name="_Toc335147821"/>
                <w:bookmarkEnd w:id="11622"/>
                <w:bookmarkEnd w:id="11623"/>
              </w:del>
            </w:ins>
          </w:p>
          <w:p w14:paraId="51CE43DD" w14:textId="57E5E5BF" w:rsidR="0058493D" w:rsidDel="00B15A0B" w:rsidRDefault="0058493D" w:rsidP="0058493D">
            <w:pPr>
              <w:pStyle w:val="XML1"/>
              <w:rPr>
                <w:ins w:id="11624" w:author="Thomas Dietz" w:date="2012-08-13T13:56:00Z"/>
                <w:del w:id="11625" w:author="Deepak Bansal (AZURE)" w:date="2012-08-23T21:57:00Z"/>
              </w:rPr>
            </w:pPr>
            <w:ins w:id="11626" w:author="Thomas Dietz" w:date="2012-08-13T13:56:00Z">
              <w:del w:id="11627" w:author="Deepak Bansal (AZURE)" w:date="2012-08-23T21:57:00Z">
                <w:r w:rsidDel="00B15A0B">
                  <w:delText xml:space="preserve">        defaults to 'equal'.";</w:delText>
                </w:r>
                <w:bookmarkStart w:id="11628" w:name="_Toc333523735"/>
                <w:bookmarkStart w:id="11629" w:name="_Toc335147822"/>
                <w:bookmarkEnd w:id="11628"/>
                <w:bookmarkEnd w:id="11629"/>
              </w:del>
            </w:ins>
          </w:p>
          <w:p w14:paraId="710E5C16" w14:textId="398EA62A" w:rsidR="0058493D" w:rsidDel="00B15A0B" w:rsidRDefault="0058493D" w:rsidP="0058493D">
            <w:pPr>
              <w:pStyle w:val="XML1"/>
              <w:rPr>
                <w:ins w:id="11630" w:author="Thomas Dietz" w:date="2012-08-13T13:56:00Z"/>
                <w:del w:id="11631" w:author="Deepak Bansal (AZURE)" w:date="2012-08-23T21:57:00Z"/>
              </w:rPr>
            </w:pPr>
            <w:ins w:id="11632" w:author="Thomas Dietz" w:date="2012-08-13T13:56:00Z">
              <w:del w:id="11633" w:author="Deepak Bansal (AZURE)" w:date="2012-08-23T21:57:00Z">
                <w:r w:rsidDel="00B15A0B">
                  <w:delText xml:space="preserve">    }</w:delText>
                </w:r>
                <w:bookmarkStart w:id="11634" w:name="_Toc333523736"/>
                <w:bookmarkStart w:id="11635" w:name="_Toc335147823"/>
                <w:bookmarkEnd w:id="11634"/>
                <w:bookmarkEnd w:id="11635"/>
              </w:del>
            </w:ins>
          </w:p>
          <w:p w14:paraId="4EEF99EC" w14:textId="250B6C81" w:rsidR="0058493D" w:rsidDel="00B15A0B" w:rsidRDefault="0058493D" w:rsidP="0058493D">
            <w:pPr>
              <w:pStyle w:val="XML1"/>
              <w:rPr>
                <w:ins w:id="11636" w:author="Thomas Dietz" w:date="2012-08-13T13:56:00Z"/>
                <w:del w:id="11637" w:author="Deepak Bansal (AZURE)" w:date="2012-08-23T21:57:00Z"/>
              </w:rPr>
            </w:pPr>
            <w:ins w:id="11638" w:author="Thomas Dietz" w:date="2012-08-13T13:56:00Z">
              <w:del w:id="11639" w:author="Deepak Bansal (AZURE)" w:date="2012-08-23T21:57:00Z">
                <w:r w:rsidDel="00B15A0B">
                  <w:delText xml:space="preserve">    leaf ip-address {</w:delText>
                </w:r>
                <w:bookmarkStart w:id="11640" w:name="_Toc333523737"/>
                <w:bookmarkStart w:id="11641" w:name="_Toc335147824"/>
                <w:bookmarkEnd w:id="11640"/>
                <w:bookmarkEnd w:id="11641"/>
              </w:del>
            </w:ins>
          </w:p>
          <w:p w14:paraId="58F0DC28" w14:textId="535244BA" w:rsidR="0058493D" w:rsidDel="00B15A0B" w:rsidRDefault="0058493D" w:rsidP="0058493D">
            <w:pPr>
              <w:pStyle w:val="XML1"/>
              <w:rPr>
                <w:ins w:id="11642" w:author="Thomas Dietz" w:date="2012-08-13T13:56:00Z"/>
                <w:del w:id="11643" w:author="Deepak Bansal (AZURE)" w:date="2012-08-23T21:57:00Z"/>
              </w:rPr>
            </w:pPr>
            <w:ins w:id="11644" w:author="Thomas Dietz" w:date="2012-08-13T13:56:00Z">
              <w:del w:id="11645" w:author="Deepak Bansal (AZURE)" w:date="2012-08-23T21:57:00Z">
                <w:r w:rsidDel="00B15A0B">
                  <w:delText xml:space="preserve">      type inet:ip-address;</w:delText>
                </w:r>
                <w:bookmarkStart w:id="11646" w:name="_Toc333523738"/>
                <w:bookmarkStart w:id="11647" w:name="_Toc335147825"/>
                <w:bookmarkEnd w:id="11646"/>
                <w:bookmarkEnd w:id="11647"/>
              </w:del>
            </w:ins>
          </w:p>
          <w:p w14:paraId="2B3ADA2D" w14:textId="6BE09C02" w:rsidR="0058493D" w:rsidDel="00B15A0B" w:rsidRDefault="0058493D" w:rsidP="0058493D">
            <w:pPr>
              <w:pStyle w:val="XML1"/>
              <w:rPr>
                <w:ins w:id="11648" w:author="Thomas Dietz" w:date="2012-08-13T13:56:00Z"/>
                <w:del w:id="11649" w:author="Deepak Bansal (AZURE)" w:date="2012-08-23T21:57:00Z"/>
              </w:rPr>
            </w:pPr>
            <w:ins w:id="11650" w:author="Thomas Dietz" w:date="2012-08-13T13:56:00Z">
              <w:del w:id="11651" w:author="Deepak Bansal (AZURE)" w:date="2012-08-23T21:57:00Z">
                <w:r w:rsidDel="00B15A0B">
                  <w:delText xml:space="preserve">      mandatory true;</w:delText>
                </w:r>
                <w:bookmarkStart w:id="11652" w:name="_Toc333523739"/>
                <w:bookmarkStart w:id="11653" w:name="_Toc335147826"/>
                <w:bookmarkEnd w:id="11652"/>
                <w:bookmarkEnd w:id="11653"/>
              </w:del>
            </w:ins>
          </w:p>
          <w:p w14:paraId="0BD0BC8E" w14:textId="3FDC578F" w:rsidR="0058493D" w:rsidDel="00B15A0B" w:rsidRDefault="0058493D" w:rsidP="0058493D">
            <w:pPr>
              <w:pStyle w:val="XML1"/>
              <w:rPr>
                <w:ins w:id="11654" w:author="Thomas Dietz" w:date="2012-08-13T13:56:00Z"/>
                <w:del w:id="11655" w:author="Deepak Bansal (AZURE)" w:date="2012-08-23T21:57:00Z"/>
              </w:rPr>
            </w:pPr>
            <w:ins w:id="11656" w:author="Thomas Dietz" w:date="2012-08-13T13:56:00Z">
              <w:del w:id="11657" w:author="Deepak Bansal (AZURE)" w:date="2012-08-23T21:57:00Z">
                <w:r w:rsidDel="00B15A0B">
                  <w:delText xml:space="preserve">      description "The IP address of the OpenFlow Controller.  This</w:delText>
                </w:r>
                <w:bookmarkStart w:id="11658" w:name="_Toc333523740"/>
                <w:bookmarkStart w:id="11659" w:name="_Toc335147827"/>
                <w:bookmarkEnd w:id="11658"/>
                <w:bookmarkEnd w:id="11659"/>
              </w:del>
            </w:ins>
          </w:p>
          <w:p w14:paraId="61DE3CA5" w14:textId="458F7AA0" w:rsidR="0058493D" w:rsidDel="00B15A0B" w:rsidRDefault="0058493D" w:rsidP="0058493D">
            <w:pPr>
              <w:pStyle w:val="XML1"/>
              <w:rPr>
                <w:ins w:id="11660" w:author="Thomas Dietz" w:date="2012-08-13T13:56:00Z"/>
                <w:del w:id="11661" w:author="Deepak Bansal (AZURE)" w:date="2012-08-23T21:57:00Z"/>
              </w:rPr>
            </w:pPr>
            <w:ins w:id="11662" w:author="Thomas Dietz" w:date="2012-08-13T13:56:00Z">
              <w:del w:id="11663" w:author="Deepak Bansal (AZURE)" w:date="2012-08-23T21:57:00Z">
                <w:r w:rsidDel="00B15A0B">
                  <w:delText xml:space="preserve">        IP address is used by the OpenFlow Logical Switch when</w:delText>
                </w:r>
                <w:bookmarkStart w:id="11664" w:name="_Toc333523741"/>
                <w:bookmarkStart w:id="11665" w:name="_Toc335147828"/>
                <w:bookmarkEnd w:id="11664"/>
                <w:bookmarkEnd w:id="11665"/>
              </w:del>
            </w:ins>
          </w:p>
          <w:p w14:paraId="25C97476" w14:textId="7F41618A" w:rsidR="0058493D" w:rsidDel="00B15A0B" w:rsidRDefault="0058493D" w:rsidP="0058493D">
            <w:pPr>
              <w:pStyle w:val="XML1"/>
              <w:rPr>
                <w:ins w:id="11666" w:author="Thomas Dietz" w:date="2012-08-13T13:56:00Z"/>
                <w:del w:id="11667" w:author="Deepak Bansal (AZURE)" w:date="2012-08-23T21:57:00Z"/>
              </w:rPr>
            </w:pPr>
            <w:ins w:id="11668" w:author="Thomas Dietz" w:date="2012-08-13T13:56:00Z">
              <w:del w:id="11669" w:author="Deepak Bansal (AZURE)" w:date="2012-08-23T21:57:00Z">
                <w:r w:rsidDel="00B15A0B">
                  <w:delText xml:space="preserve">        connecting to the OpenFlow Controller.</w:delText>
                </w:r>
                <w:bookmarkStart w:id="11670" w:name="_Toc333523742"/>
                <w:bookmarkStart w:id="11671" w:name="_Toc335147829"/>
                <w:bookmarkEnd w:id="11670"/>
                <w:bookmarkEnd w:id="11671"/>
              </w:del>
            </w:ins>
          </w:p>
          <w:p w14:paraId="3C85A9A2" w14:textId="0A47F29B" w:rsidR="0058493D" w:rsidDel="00B15A0B" w:rsidRDefault="0058493D" w:rsidP="0058493D">
            <w:pPr>
              <w:pStyle w:val="XML1"/>
              <w:rPr>
                <w:ins w:id="11672" w:author="Thomas Dietz" w:date="2012-08-13T13:56:00Z"/>
                <w:del w:id="11673" w:author="Deepak Bansal (AZURE)" w:date="2012-08-23T21:57:00Z"/>
              </w:rPr>
            </w:pPr>
            <w:bookmarkStart w:id="11674" w:name="_Toc333523743"/>
            <w:bookmarkStart w:id="11675" w:name="_Toc335147830"/>
            <w:bookmarkEnd w:id="11674"/>
            <w:bookmarkEnd w:id="11675"/>
          </w:p>
          <w:p w14:paraId="6EC992BA" w14:textId="0CE2F0CC" w:rsidR="0058493D" w:rsidDel="00B15A0B" w:rsidRDefault="0058493D" w:rsidP="0058493D">
            <w:pPr>
              <w:pStyle w:val="XML1"/>
              <w:rPr>
                <w:ins w:id="11676" w:author="Thomas Dietz" w:date="2012-08-13T13:56:00Z"/>
                <w:del w:id="11677" w:author="Deepak Bansal (AZURE)" w:date="2012-08-23T21:57:00Z"/>
              </w:rPr>
            </w:pPr>
            <w:ins w:id="11678" w:author="Thomas Dietz" w:date="2012-08-13T13:56:00Z">
              <w:del w:id="11679" w:author="Deepak Bansal (AZURE)" w:date="2012-08-23T21:57:00Z">
                <w:r w:rsidDel="00B15A0B">
                  <w:delText xml:space="preserve">        This element MUST be present in the NETCONF data store.</w:delText>
                </w:r>
                <w:bookmarkStart w:id="11680" w:name="_Toc333523744"/>
                <w:bookmarkStart w:id="11681" w:name="_Toc335147831"/>
                <w:bookmarkEnd w:id="11680"/>
                <w:bookmarkEnd w:id="11681"/>
              </w:del>
            </w:ins>
          </w:p>
          <w:p w14:paraId="460ED278" w14:textId="6BF7558B" w:rsidR="0058493D" w:rsidDel="00B15A0B" w:rsidRDefault="0058493D" w:rsidP="0058493D">
            <w:pPr>
              <w:pStyle w:val="XML1"/>
              <w:rPr>
                <w:ins w:id="11682" w:author="Thomas Dietz" w:date="2012-08-13T13:56:00Z"/>
                <w:del w:id="11683" w:author="Deepak Bansal (AZURE)" w:date="2012-08-23T21:57:00Z"/>
              </w:rPr>
            </w:pPr>
            <w:ins w:id="11684" w:author="Thomas Dietz" w:date="2012-08-13T13:56:00Z">
              <w:del w:id="11685" w:author="Deepak Bansal (AZURE)" w:date="2012-08-23T21:57:00Z">
                <w:r w:rsidDel="00B15A0B">
                  <w:delText xml:space="preserve">        If this element is not present in a NETCONF &lt;edit-config&gt;</w:delText>
                </w:r>
                <w:bookmarkStart w:id="11686" w:name="_Toc333523745"/>
                <w:bookmarkStart w:id="11687" w:name="_Toc335147832"/>
                <w:bookmarkEnd w:id="11686"/>
                <w:bookmarkEnd w:id="11687"/>
              </w:del>
            </w:ins>
          </w:p>
          <w:p w14:paraId="41AD2AD2" w14:textId="45668B00" w:rsidR="0058493D" w:rsidDel="00B15A0B" w:rsidRDefault="0058493D" w:rsidP="0058493D">
            <w:pPr>
              <w:pStyle w:val="XML1"/>
              <w:rPr>
                <w:ins w:id="11688" w:author="Thomas Dietz" w:date="2012-08-13T13:56:00Z"/>
                <w:del w:id="11689" w:author="Deepak Bansal (AZURE)" w:date="2012-08-23T21:57:00Z"/>
              </w:rPr>
            </w:pPr>
            <w:ins w:id="11690" w:author="Thomas Dietz" w:date="2012-08-13T13:56:00Z">
              <w:del w:id="11691" w:author="Deepak Bansal (AZURE)" w:date="2012-08-23T21:57:00Z">
                <w:r w:rsidDel="00B15A0B">
                  <w:delText xml:space="preserve">        operation 'create', 'merge' or 'replace' and the parent</w:delText>
                </w:r>
                <w:bookmarkStart w:id="11692" w:name="_Toc333523746"/>
                <w:bookmarkStart w:id="11693" w:name="_Toc335147833"/>
                <w:bookmarkEnd w:id="11692"/>
                <w:bookmarkEnd w:id="11693"/>
              </w:del>
            </w:ins>
          </w:p>
          <w:p w14:paraId="2B50A357" w14:textId="4071C7C8" w:rsidR="0058493D" w:rsidDel="00B15A0B" w:rsidRDefault="0058493D" w:rsidP="0058493D">
            <w:pPr>
              <w:pStyle w:val="XML1"/>
              <w:rPr>
                <w:ins w:id="11694" w:author="Thomas Dietz" w:date="2012-08-13T13:56:00Z"/>
                <w:del w:id="11695" w:author="Deepak Bansal (AZURE)" w:date="2012-08-23T21:57:00Z"/>
              </w:rPr>
            </w:pPr>
            <w:ins w:id="11696" w:author="Thomas Dietz" w:date="2012-08-13T13:56:00Z">
              <w:del w:id="11697" w:author="Deepak Bansal (AZURE)" w:date="2012-08-23T21:57:00Z">
                <w:r w:rsidDel="00B15A0B">
                  <w:delText xml:space="preserve">        element does not exist, a 'data-missing' error is</w:delText>
                </w:r>
                <w:bookmarkStart w:id="11698" w:name="_Toc333523747"/>
                <w:bookmarkStart w:id="11699" w:name="_Toc335147834"/>
                <w:bookmarkEnd w:id="11698"/>
                <w:bookmarkEnd w:id="11699"/>
              </w:del>
            </w:ins>
          </w:p>
          <w:p w14:paraId="4F970D68" w14:textId="6961E88E" w:rsidR="0058493D" w:rsidDel="00B15A0B" w:rsidRDefault="0058493D" w:rsidP="0058493D">
            <w:pPr>
              <w:pStyle w:val="XML1"/>
              <w:rPr>
                <w:ins w:id="11700" w:author="Thomas Dietz" w:date="2012-08-13T13:56:00Z"/>
                <w:del w:id="11701" w:author="Deepak Bansal (AZURE)" w:date="2012-08-23T21:57:00Z"/>
              </w:rPr>
            </w:pPr>
            <w:ins w:id="11702" w:author="Thomas Dietz" w:date="2012-08-13T13:56:00Z">
              <w:del w:id="11703" w:author="Deepak Bansal (AZURE)" w:date="2012-08-23T21:57:00Z">
                <w:r w:rsidDel="00B15A0B">
                  <w:delText xml:space="preserve">        returned.";</w:delText>
                </w:r>
                <w:bookmarkStart w:id="11704" w:name="_Toc333523748"/>
                <w:bookmarkStart w:id="11705" w:name="_Toc335147835"/>
                <w:bookmarkEnd w:id="11704"/>
                <w:bookmarkEnd w:id="11705"/>
              </w:del>
            </w:ins>
          </w:p>
          <w:p w14:paraId="70EA2F96" w14:textId="269BA03E" w:rsidR="0058493D" w:rsidDel="00B15A0B" w:rsidRDefault="0058493D" w:rsidP="0058493D">
            <w:pPr>
              <w:pStyle w:val="XML1"/>
              <w:rPr>
                <w:ins w:id="11706" w:author="Thomas Dietz" w:date="2012-08-13T13:56:00Z"/>
                <w:del w:id="11707" w:author="Deepak Bansal (AZURE)" w:date="2012-08-23T21:57:00Z"/>
              </w:rPr>
            </w:pPr>
            <w:ins w:id="11708" w:author="Thomas Dietz" w:date="2012-08-13T13:56:00Z">
              <w:del w:id="11709" w:author="Deepak Bansal (AZURE)" w:date="2012-08-23T21:57:00Z">
                <w:r w:rsidDel="00B15A0B">
                  <w:delText xml:space="preserve">    }</w:delText>
                </w:r>
                <w:bookmarkStart w:id="11710" w:name="_Toc333523749"/>
                <w:bookmarkStart w:id="11711" w:name="_Toc335147836"/>
                <w:bookmarkEnd w:id="11710"/>
                <w:bookmarkEnd w:id="11711"/>
              </w:del>
            </w:ins>
          </w:p>
          <w:p w14:paraId="63308168" w14:textId="50CE7575" w:rsidR="0058493D" w:rsidDel="00B15A0B" w:rsidRDefault="0058493D" w:rsidP="0058493D">
            <w:pPr>
              <w:pStyle w:val="XML1"/>
              <w:rPr>
                <w:ins w:id="11712" w:author="Thomas Dietz" w:date="2012-08-13T13:56:00Z"/>
                <w:del w:id="11713" w:author="Deepak Bansal (AZURE)" w:date="2012-08-23T21:57:00Z"/>
              </w:rPr>
            </w:pPr>
            <w:ins w:id="11714" w:author="Thomas Dietz" w:date="2012-08-13T13:56:00Z">
              <w:del w:id="11715" w:author="Deepak Bansal (AZURE)" w:date="2012-08-23T21:57:00Z">
                <w:r w:rsidDel="00B15A0B">
                  <w:delText xml:space="preserve">    leaf port {</w:delText>
                </w:r>
                <w:bookmarkStart w:id="11716" w:name="_Toc333523750"/>
                <w:bookmarkStart w:id="11717" w:name="_Toc335147837"/>
                <w:bookmarkEnd w:id="11716"/>
                <w:bookmarkEnd w:id="11717"/>
              </w:del>
            </w:ins>
          </w:p>
          <w:p w14:paraId="56E14C9F" w14:textId="2119396B" w:rsidR="0058493D" w:rsidDel="00B15A0B" w:rsidRDefault="0058493D" w:rsidP="0058493D">
            <w:pPr>
              <w:pStyle w:val="XML1"/>
              <w:rPr>
                <w:ins w:id="11718" w:author="Thomas Dietz" w:date="2012-08-13T13:56:00Z"/>
                <w:del w:id="11719" w:author="Deepak Bansal (AZURE)" w:date="2012-08-23T21:57:00Z"/>
              </w:rPr>
            </w:pPr>
            <w:ins w:id="11720" w:author="Thomas Dietz" w:date="2012-08-13T13:56:00Z">
              <w:del w:id="11721" w:author="Deepak Bansal (AZURE)" w:date="2012-08-23T21:57:00Z">
                <w:r w:rsidDel="00B15A0B">
                  <w:delText xml:space="preserve">      type inet:port-number;</w:delText>
                </w:r>
                <w:bookmarkStart w:id="11722" w:name="_Toc333523751"/>
                <w:bookmarkStart w:id="11723" w:name="_Toc335147838"/>
                <w:bookmarkEnd w:id="11722"/>
                <w:bookmarkEnd w:id="11723"/>
              </w:del>
            </w:ins>
          </w:p>
          <w:p w14:paraId="1C454170" w14:textId="5EF88B1A" w:rsidR="0058493D" w:rsidDel="00B15A0B" w:rsidRDefault="0058493D" w:rsidP="0058493D">
            <w:pPr>
              <w:pStyle w:val="XML1"/>
              <w:rPr>
                <w:ins w:id="11724" w:author="Thomas Dietz" w:date="2012-08-13T13:56:00Z"/>
                <w:del w:id="11725" w:author="Deepak Bansal (AZURE)" w:date="2012-08-23T21:57:00Z"/>
              </w:rPr>
            </w:pPr>
            <w:ins w:id="11726" w:author="Thomas Dietz" w:date="2012-08-13T13:56:00Z">
              <w:del w:id="11727" w:author="Deepak Bansal (AZURE)" w:date="2012-08-23T21:57:00Z">
                <w:r w:rsidDel="00B15A0B">
                  <w:delText xml:space="preserve">      default 6633;</w:delText>
                </w:r>
                <w:bookmarkStart w:id="11728" w:name="_Toc333523752"/>
                <w:bookmarkStart w:id="11729" w:name="_Toc335147839"/>
                <w:bookmarkEnd w:id="11728"/>
                <w:bookmarkEnd w:id="11729"/>
              </w:del>
            </w:ins>
          </w:p>
          <w:p w14:paraId="27EC18B7" w14:textId="32597C09" w:rsidR="0058493D" w:rsidDel="00B15A0B" w:rsidRDefault="0058493D" w:rsidP="0058493D">
            <w:pPr>
              <w:pStyle w:val="XML1"/>
              <w:rPr>
                <w:ins w:id="11730" w:author="Thomas Dietz" w:date="2012-08-13T13:56:00Z"/>
                <w:del w:id="11731" w:author="Deepak Bansal (AZURE)" w:date="2012-08-23T21:57:00Z"/>
              </w:rPr>
            </w:pPr>
            <w:ins w:id="11732" w:author="Thomas Dietz" w:date="2012-08-13T13:56:00Z">
              <w:del w:id="11733" w:author="Deepak Bansal (AZURE)" w:date="2012-08-23T21:57:00Z">
                <w:r w:rsidDel="00B15A0B">
                  <w:delText xml:space="preserve">      description "The TCP port number at the OpenFlow Controller.</w:delText>
                </w:r>
                <w:bookmarkStart w:id="11734" w:name="_Toc333523753"/>
                <w:bookmarkStart w:id="11735" w:name="_Toc335147840"/>
                <w:bookmarkEnd w:id="11734"/>
                <w:bookmarkEnd w:id="11735"/>
              </w:del>
            </w:ins>
          </w:p>
          <w:p w14:paraId="277CF2B5" w14:textId="26F8EE16" w:rsidR="0058493D" w:rsidDel="00B15A0B" w:rsidRDefault="0058493D" w:rsidP="0058493D">
            <w:pPr>
              <w:pStyle w:val="XML1"/>
              <w:rPr>
                <w:ins w:id="11736" w:author="Thomas Dietz" w:date="2012-08-13T13:56:00Z"/>
                <w:del w:id="11737" w:author="Deepak Bansal (AZURE)" w:date="2012-08-23T21:57:00Z"/>
              </w:rPr>
            </w:pPr>
            <w:ins w:id="11738" w:author="Thomas Dietz" w:date="2012-08-13T13:56:00Z">
              <w:del w:id="11739" w:author="Deepak Bansal (AZURE)" w:date="2012-08-23T21:57:00Z">
                <w:r w:rsidDel="00B15A0B">
                  <w:delText xml:space="preserve">        This port number is used by the OpenFlow Logical Switch</w:delText>
                </w:r>
                <w:bookmarkStart w:id="11740" w:name="_Toc333523754"/>
                <w:bookmarkStart w:id="11741" w:name="_Toc335147841"/>
                <w:bookmarkEnd w:id="11740"/>
                <w:bookmarkEnd w:id="11741"/>
              </w:del>
            </w:ins>
          </w:p>
          <w:p w14:paraId="7F77D581" w14:textId="48B6CBCB" w:rsidR="0058493D" w:rsidDel="00B15A0B" w:rsidRDefault="0058493D" w:rsidP="0058493D">
            <w:pPr>
              <w:pStyle w:val="XML1"/>
              <w:rPr>
                <w:ins w:id="11742" w:author="Thomas Dietz" w:date="2012-08-13T13:56:00Z"/>
                <w:del w:id="11743" w:author="Deepak Bansal (AZURE)" w:date="2012-08-23T21:57:00Z"/>
              </w:rPr>
            </w:pPr>
            <w:ins w:id="11744" w:author="Thomas Dietz" w:date="2012-08-13T13:56:00Z">
              <w:del w:id="11745" w:author="Deepak Bansal (AZURE)" w:date="2012-08-23T21:57:00Z">
                <w:r w:rsidDel="00B15A0B">
                  <w:delText xml:space="preserve">        when connecting to the OpenFlow Controller using TCP or</w:delText>
                </w:r>
                <w:bookmarkStart w:id="11746" w:name="_Toc333523755"/>
                <w:bookmarkStart w:id="11747" w:name="_Toc335147842"/>
                <w:bookmarkEnd w:id="11746"/>
                <w:bookmarkEnd w:id="11747"/>
              </w:del>
            </w:ins>
          </w:p>
          <w:p w14:paraId="3346A834" w14:textId="65304F2A" w:rsidR="0058493D" w:rsidDel="00B15A0B" w:rsidRDefault="0058493D" w:rsidP="0058493D">
            <w:pPr>
              <w:pStyle w:val="XML1"/>
              <w:rPr>
                <w:ins w:id="11748" w:author="Thomas Dietz" w:date="2012-08-13T13:56:00Z"/>
                <w:del w:id="11749" w:author="Deepak Bansal (AZURE)" w:date="2012-08-23T21:57:00Z"/>
              </w:rPr>
            </w:pPr>
            <w:ins w:id="11750" w:author="Thomas Dietz" w:date="2012-08-13T13:56:00Z">
              <w:del w:id="11751" w:author="Deepak Bansal (AZURE)" w:date="2012-08-23T21:57:00Z">
                <w:r w:rsidDel="00B15A0B">
                  <w:delText xml:space="preserve">        TLS.  The default value is 6633.</w:delText>
                </w:r>
                <w:bookmarkStart w:id="11752" w:name="_Toc333523756"/>
                <w:bookmarkStart w:id="11753" w:name="_Toc335147843"/>
                <w:bookmarkEnd w:id="11752"/>
                <w:bookmarkEnd w:id="11753"/>
              </w:del>
            </w:ins>
          </w:p>
          <w:p w14:paraId="38AFB3C6" w14:textId="0959E956" w:rsidR="0058493D" w:rsidDel="00B15A0B" w:rsidRDefault="0058493D" w:rsidP="0058493D">
            <w:pPr>
              <w:pStyle w:val="XML1"/>
              <w:rPr>
                <w:ins w:id="11754" w:author="Thomas Dietz" w:date="2012-08-13T13:56:00Z"/>
                <w:del w:id="11755" w:author="Deepak Bansal (AZURE)" w:date="2012-08-23T21:57:00Z"/>
              </w:rPr>
            </w:pPr>
            <w:bookmarkStart w:id="11756" w:name="_Toc333523757"/>
            <w:bookmarkStart w:id="11757" w:name="_Toc335147844"/>
            <w:bookmarkEnd w:id="11756"/>
            <w:bookmarkEnd w:id="11757"/>
          </w:p>
          <w:p w14:paraId="47908773" w14:textId="74ED0AB9" w:rsidR="0058493D" w:rsidDel="00B15A0B" w:rsidRDefault="0058493D" w:rsidP="0058493D">
            <w:pPr>
              <w:pStyle w:val="XML1"/>
              <w:rPr>
                <w:ins w:id="11758" w:author="Thomas Dietz" w:date="2012-08-13T13:56:00Z"/>
                <w:del w:id="11759" w:author="Deepak Bansal (AZURE)" w:date="2012-08-23T21:57:00Z"/>
              </w:rPr>
            </w:pPr>
            <w:ins w:id="11760" w:author="Thomas Dietz" w:date="2012-08-13T13:56:00Z">
              <w:del w:id="11761" w:author="Deepak Bansal (AZURE)" w:date="2012-08-23T21:57:00Z">
                <w:r w:rsidDel="00B15A0B">
                  <w:delText xml:space="preserve">        This element is optional. If this element is not present it</w:delText>
                </w:r>
                <w:bookmarkStart w:id="11762" w:name="_Toc333523758"/>
                <w:bookmarkStart w:id="11763" w:name="_Toc335147845"/>
                <w:bookmarkEnd w:id="11762"/>
                <w:bookmarkEnd w:id="11763"/>
              </w:del>
            </w:ins>
          </w:p>
          <w:p w14:paraId="0EA91C6C" w14:textId="46197CB5" w:rsidR="0058493D" w:rsidDel="00B15A0B" w:rsidRDefault="0058493D" w:rsidP="0058493D">
            <w:pPr>
              <w:pStyle w:val="XML1"/>
              <w:rPr>
                <w:ins w:id="11764" w:author="Thomas Dietz" w:date="2012-08-13T13:56:00Z"/>
                <w:del w:id="11765" w:author="Deepak Bansal (AZURE)" w:date="2012-08-23T21:57:00Z"/>
              </w:rPr>
            </w:pPr>
            <w:ins w:id="11766" w:author="Thomas Dietz" w:date="2012-08-13T13:56:00Z">
              <w:del w:id="11767" w:author="Deepak Bansal (AZURE)" w:date="2012-08-23T21:57:00Z">
                <w:r w:rsidDel="00B15A0B">
                  <w:delText xml:space="preserve">        defaults to 6633.";</w:delText>
                </w:r>
                <w:bookmarkStart w:id="11768" w:name="_Toc333523759"/>
                <w:bookmarkStart w:id="11769" w:name="_Toc335147846"/>
                <w:bookmarkEnd w:id="11768"/>
                <w:bookmarkEnd w:id="11769"/>
              </w:del>
            </w:ins>
          </w:p>
          <w:p w14:paraId="08B42651" w14:textId="43DA64A9" w:rsidR="0058493D" w:rsidDel="00B15A0B" w:rsidRDefault="0058493D" w:rsidP="0058493D">
            <w:pPr>
              <w:pStyle w:val="XML1"/>
              <w:rPr>
                <w:ins w:id="11770" w:author="Thomas Dietz" w:date="2012-08-13T13:56:00Z"/>
                <w:del w:id="11771" w:author="Deepak Bansal (AZURE)" w:date="2012-08-23T21:57:00Z"/>
              </w:rPr>
            </w:pPr>
            <w:ins w:id="11772" w:author="Thomas Dietz" w:date="2012-08-13T13:56:00Z">
              <w:del w:id="11773" w:author="Deepak Bansal (AZURE)" w:date="2012-08-23T21:57:00Z">
                <w:r w:rsidDel="00B15A0B">
                  <w:delText xml:space="preserve">    }</w:delText>
                </w:r>
                <w:bookmarkStart w:id="11774" w:name="_Toc333523760"/>
                <w:bookmarkStart w:id="11775" w:name="_Toc335147847"/>
                <w:bookmarkEnd w:id="11774"/>
                <w:bookmarkEnd w:id="11775"/>
              </w:del>
            </w:ins>
          </w:p>
          <w:p w14:paraId="022EA50E" w14:textId="42393D99" w:rsidR="0058493D" w:rsidDel="00B15A0B" w:rsidRDefault="0058493D" w:rsidP="0058493D">
            <w:pPr>
              <w:pStyle w:val="XML1"/>
              <w:rPr>
                <w:ins w:id="11776" w:author="Thomas Dietz" w:date="2012-08-13T13:56:00Z"/>
                <w:del w:id="11777" w:author="Deepak Bansal (AZURE)" w:date="2012-08-23T21:57:00Z"/>
              </w:rPr>
            </w:pPr>
            <w:ins w:id="11778" w:author="Thomas Dietz" w:date="2012-08-13T13:56:00Z">
              <w:del w:id="11779" w:author="Deepak Bansal (AZURE)" w:date="2012-08-23T21:57:00Z">
                <w:r w:rsidDel="00B15A0B">
                  <w:delText xml:space="preserve">    leaf local-ip-address {</w:delText>
                </w:r>
                <w:bookmarkStart w:id="11780" w:name="_Toc333523761"/>
                <w:bookmarkStart w:id="11781" w:name="_Toc335147848"/>
                <w:bookmarkEnd w:id="11780"/>
                <w:bookmarkEnd w:id="11781"/>
              </w:del>
            </w:ins>
          </w:p>
          <w:p w14:paraId="527EC355" w14:textId="0886A918" w:rsidR="0058493D" w:rsidDel="00B15A0B" w:rsidRDefault="0058493D" w:rsidP="0058493D">
            <w:pPr>
              <w:pStyle w:val="XML1"/>
              <w:rPr>
                <w:ins w:id="11782" w:author="Thomas Dietz" w:date="2012-08-13T13:56:00Z"/>
                <w:del w:id="11783" w:author="Deepak Bansal (AZURE)" w:date="2012-08-23T21:57:00Z"/>
              </w:rPr>
            </w:pPr>
            <w:ins w:id="11784" w:author="Thomas Dietz" w:date="2012-08-13T13:56:00Z">
              <w:del w:id="11785" w:author="Deepak Bansal (AZURE)" w:date="2012-08-23T21:57:00Z">
                <w:r w:rsidDel="00B15A0B">
                  <w:delText xml:space="preserve">      type inet:ip-address;</w:delText>
                </w:r>
                <w:bookmarkStart w:id="11786" w:name="_Toc333523762"/>
                <w:bookmarkStart w:id="11787" w:name="_Toc335147849"/>
                <w:bookmarkEnd w:id="11786"/>
                <w:bookmarkEnd w:id="11787"/>
              </w:del>
            </w:ins>
          </w:p>
          <w:p w14:paraId="64186507" w14:textId="0F37B7CC" w:rsidR="0058493D" w:rsidDel="00B15A0B" w:rsidRDefault="0058493D" w:rsidP="0058493D">
            <w:pPr>
              <w:pStyle w:val="XML1"/>
              <w:rPr>
                <w:ins w:id="11788" w:author="Thomas Dietz" w:date="2012-08-13T13:56:00Z"/>
                <w:del w:id="11789" w:author="Deepak Bansal (AZURE)" w:date="2012-08-23T21:57:00Z"/>
              </w:rPr>
            </w:pPr>
            <w:ins w:id="11790" w:author="Thomas Dietz" w:date="2012-08-13T13:56:00Z">
              <w:del w:id="11791" w:author="Deepak Bansal (AZURE)" w:date="2012-08-23T21:57:00Z">
                <w:r w:rsidDel="00B15A0B">
                  <w:delText xml:space="preserve">      description "The local IP address of the OpenFlow Logical</w:delText>
                </w:r>
                <w:bookmarkStart w:id="11792" w:name="_Toc333523763"/>
                <w:bookmarkStart w:id="11793" w:name="_Toc335147850"/>
                <w:bookmarkEnd w:id="11792"/>
                <w:bookmarkEnd w:id="11793"/>
              </w:del>
            </w:ins>
          </w:p>
          <w:p w14:paraId="16E8A386" w14:textId="3FD1E5E9" w:rsidR="0058493D" w:rsidDel="00B15A0B" w:rsidRDefault="0058493D" w:rsidP="0058493D">
            <w:pPr>
              <w:pStyle w:val="XML1"/>
              <w:rPr>
                <w:ins w:id="11794" w:author="Thomas Dietz" w:date="2012-08-13T13:56:00Z"/>
                <w:del w:id="11795" w:author="Deepak Bansal (AZURE)" w:date="2012-08-23T21:57:00Z"/>
              </w:rPr>
            </w:pPr>
            <w:ins w:id="11796" w:author="Thomas Dietz" w:date="2012-08-13T13:56:00Z">
              <w:del w:id="11797" w:author="Deepak Bansal (AZURE)" w:date="2012-08-23T21:57:00Z">
                <w:r w:rsidDel="00B15A0B">
                  <w:delText xml:space="preserve">        Switch when connecting to this OpenFlow Controller.  It is</w:delText>
                </w:r>
                <w:bookmarkStart w:id="11798" w:name="_Toc333523764"/>
                <w:bookmarkStart w:id="11799" w:name="_Toc335147851"/>
                <w:bookmarkEnd w:id="11798"/>
                <w:bookmarkEnd w:id="11799"/>
              </w:del>
            </w:ins>
          </w:p>
          <w:p w14:paraId="75D60752" w14:textId="7DA95327" w:rsidR="0058493D" w:rsidDel="00B15A0B" w:rsidRDefault="0058493D" w:rsidP="0058493D">
            <w:pPr>
              <w:pStyle w:val="XML1"/>
              <w:rPr>
                <w:ins w:id="11800" w:author="Thomas Dietz" w:date="2012-08-13T13:56:00Z"/>
                <w:del w:id="11801" w:author="Deepak Bansal (AZURE)" w:date="2012-08-23T21:57:00Z"/>
              </w:rPr>
            </w:pPr>
            <w:ins w:id="11802" w:author="Thomas Dietz" w:date="2012-08-13T13:56:00Z">
              <w:del w:id="11803" w:author="Deepak Bansal (AZURE)" w:date="2012-08-23T21:57:00Z">
                <w:r w:rsidDel="00B15A0B">
                  <w:delText xml:space="preserve">        the source IP address of packets sent to this OpenFlow</w:delText>
                </w:r>
                <w:bookmarkStart w:id="11804" w:name="_Toc333523765"/>
                <w:bookmarkStart w:id="11805" w:name="_Toc335147852"/>
                <w:bookmarkEnd w:id="11804"/>
                <w:bookmarkEnd w:id="11805"/>
              </w:del>
            </w:ins>
          </w:p>
          <w:p w14:paraId="2EE3C51C" w14:textId="54AA435D" w:rsidR="0058493D" w:rsidDel="00B15A0B" w:rsidRDefault="0058493D" w:rsidP="0058493D">
            <w:pPr>
              <w:pStyle w:val="XML1"/>
              <w:rPr>
                <w:ins w:id="11806" w:author="Thomas Dietz" w:date="2012-08-13T13:56:00Z"/>
                <w:del w:id="11807" w:author="Deepak Bansal (AZURE)" w:date="2012-08-23T21:57:00Z"/>
              </w:rPr>
            </w:pPr>
            <w:ins w:id="11808" w:author="Thomas Dietz" w:date="2012-08-13T13:56:00Z">
              <w:del w:id="11809" w:author="Deepak Bansal (AZURE)" w:date="2012-08-23T21:57:00Z">
                <w:r w:rsidDel="00B15A0B">
                  <w:delText xml:space="preserve">        Controller.  If present, this element overrides any default</w:delText>
                </w:r>
                <w:bookmarkStart w:id="11810" w:name="_Toc333523766"/>
                <w:bookmarkStart w:id="11811" w:name="_Toc335147853"/>
                <w:bookmarkEnd w:id="11810"/>
                <w:bookmarkEnd w:id="11811"/>
              </w:del>
            </w:ins>
          </w:p>
          <w:p w14:paraId="730D816F" w14:textId="190EFDF6" w:rsidR="0058493D" w:rsidDel="00B15A0B" w:rsidRDefault="0058493D" w:rsidP="0058493D">
            <w:pPr>
              <w:pStyle w:val="XML1"/>
              <w:rPr>
                <w:ins w:id="11812" w:author="Thomas Dietz" w:date="2012-08-13T13:56:00Z"/>
                <w:del w:id="11813" w:author="Deepak Bansal (AZURE)" w:date="2012-08-23T21:57:00Z"/>
              </w:rPr>
            </w:pPr>
            <w:ins w:id="11814" w:author="Thomas Dietz" w:date="2012-08-13T13:56:00Z">
              <w:del w:id="11815" w:author="Deepak Bansal (AZURE)" w:date="2012-08-23T21:57:00Z">
                <w:r w:rsidDel="00B15A0B">
                  <w:delText xml:space="preserve">        IP address.</w:delText>
                </w:r>
                <w:bookmarkStart w:id="11816" w:name="_Toc333523767"/>
                <w:bookmarkStart w:id="11817" w:name="_Toc335147854"/>
                <w:bookmarkEnd w:id="11816"/>
                <w:bookmarkEnd w:id="11817"/>
              </w:del>
            </w:ins>
          </w:p>
          <w:p w14:paraId="682B7D5A" w14:textId="5AF3646B" w:rsidR="0058493D" w:rsidDel="00B15A0B" w:rsidRDefault="0058493D" w:rsidP="0058493D">
            <w:pPr>
              <w:pStyle w:val="XML1"/>
              <w:rPr>
                <w:ins w:id="11818" w:author="Thomas Dietz" w:date="2012-08-13T13:56:00Z"/>
                <w:del w:id="11819" w:author="Deepak Bansal (AZURE)" w:date="2012-08-23T21:57:00Z"/>
              </w:rPr>
            </w:pPr>
            <w:ins w:id="11820" w:author="Thomas Dietz" w:date="2012-08-13T13:56:00Z">
              <w:del w:id="11821" w:author="Deepak Bansal (AZURE)" w:date="2012-08-23T21:57:00Z">
                <w:r w:rsidDel="00B15A0B">
                  <w:delText xml:space="preserve">    </w:delText>
                </w:r>
                <w:bookmarkStart w:id="11822" w:name="_Toc333523768"/>
                <w:bookmarkStart w:id="11823" w:name="_Toc335147855"/>
                <w:bookmarkEnd w:id="11822"/>
                <w:bookmarkEnd w:id="11823"/>
              </w:del>
            </w:ins>
          </w:p>
          <w:p w14:paraId="6774D377" w14:textId="78CB7FFC" w:rsidR="0058493D" w:rsidDel="00B15A0B" w:rsidRDefault="0058493D" w:rsidP="0058493D">
            <w:pPr>
              <w:pStyle w:val="XML1"/>
              <w:rPr>
                <w:ins w:id="11824" w:author="Thomas Dietz" w:date="2012-08-13T13:56:00Z"/>
                <w:del w:id="11825" w:author="Deepak Bansal (AZURE)" w:date="2012-08-23T21:57:00Z"/>
              </w:rPr>
            </w:pPr>
            <w:ins w:id="11826" w:author="Thomas Dietz" w:date="2012-08-13T13:56:00Z">
              <w:del w:id="11827" w:author="Deepak Bansal (AZURE)" w:date="2012-08-23T21:57:00Z">
                <w:r w:rsidDel="00B15A0B">
                  <w:delText xml:space="preserve">        </w:delText>
                </w:r>
                <w:bookmarkStart w:id="11828" w:name="_Toc333523769"/>
                <w:bookmarkStart w:id="11829" w:name="_Toc335147856"/>
                <w:bookmarkEnd w:id="11828"/>
                <w:bookmarkEnd w:id="11829"/>
              </w:del>
            </w:ins>
          </w:p>
          <w:p w14:paraId="07E15A0B" w14:textId="5CD0D194" w:rsidR="0058493D" w:rsidDel="00B15A0B" w:rsidRDefault="0058493D" w:rsidP="0058493D">
            <w:pPr>
              <w:pStyle w:val="XML1"/>
              <w:rPr>
                <w:ins w:id="11830" w:author="Thomas Dietz" w:date="2012-08-13T13:56:00Z"/>
                <w:del w:id="11831" w:author="Deepak Bansal (AZURE)" w:date="2012-08-23T21:57:00Z"/>
              </w:rPr>
            </w:pPr>
            <w:ins w:id="11832" w:author="Thomas Dietz" w:date="2012-08-13T13:56:00Z">
              <w:del w:id="11833" w:author="Deepak Bansal (AZURE)" w:date="2012-08-23T21:57:00Z">
                <w:r w:rsidDel="00B15A0B">
                  <w:delText xml:space="preserve">        This element is optional. Attempts to set this element to</w:delText>
                </w:r>
                <w:bookmarkStart w:id="11834" w:name="_Toc333523770"/>
                <w:bookmarkStart w:id="11835" w:name="_Toc335147857"/>
                <w:bookmarkEnd w:id="11834"/>
                <w:bookmarkEnd w:id="11835"/>
              </w:del>
            </w:ins>
          </w:p>
          <w:p w14:paraId="6B481B5B" w14:textId="26C36678" w:rsidR="0058493D" w:rsidDel="00B15A0B" w:rsidRDefault="0058493D" w:rsidP="0058493D">
            <w:pPr>
              <w:pStyle w:val="XML1"/>
              <w:rPr>
                <w:ins w:id="11836" w:author="Thomas Dietz" w:date="2012-08-13T13:56:00Z"/>
                <w:del w:id="11837" w:author="Deepak Bansal (AZURE)" w:date="2012-08-23T21:57:00Z"/>
              </w:rPr>
            </w:pPr>
            <w:ins w:id="11838" w:author="Thomas Dietz" w:date="2012-08-13T13:56:00Z">
              <w:del w:id="11839" w:author="Deepak Bansal (AZURE)" w:date="2012-08-23T21:57:00Z">
                <w:r w:rsidDel="00B15A0B">
                  <w:delText xml:space="preserve">        an IP address that cannot be used by the OpenFlow Logical</w:delText>
                </w:r>
                <w:bookmarkStart w:id="11840" w:name="_Toc333523771"/>
                <w:bookmarkStart w:id="11841" w:name="_Toc335147858"/>
                <w:bookmarkEnd w:id="11840"/>
                <w:bookmarkEnd w:id="11841"/>
              </w:del>
            </w:ins>
          </w:p>
          <w:p w14:paraId="484E5736" w14:textId="51D0ABB7" w:rsidR="0058493D" w:rsidDel="00B15A0B" w:rsidRDefault="0058493D" w:rsidP="0058493D">
            <w:pPr>
              <w:pStyle w:val="XML1"/>
              <w:rPr>
                <w:ins w:id="11842" w:author="Thomas Dietz" w:date="2012-08-13T13:56:00Z"/>
                <w:del w:id="11843" w:author="Deepak Bansal (AZURE)" w:date="2012-08-23T21:57:00Z"/>
              </w:rPr>
            </w:pPr>
            <w:ins w:id="11844" w:author="Thomas Dietz" w:date="2012-08-13T13:56:00Z">
              <w:del w:id="11845" w:author="Deepak Bansal (AZURE)" w:date="2012-08-23T21:57:00Z">
                <w:r w:rsidDel="00B15A0B">
                  <w:delText xml:space="preserve">        Switch MUST result in an 'bad-element' error with type</w:delText>
                </w:r>
                <w:bookmarkStart w:id="11846" w:name="_Toc333523772"/>
                <w:bookmarkStart w:id="11847" w:name="_Toc335147859"/>
                <w:bookmarkEnd w:id="11846"/>
                <w:bookmarkEnd w:id="11847"/>
              </w:del>
            </w:ins>
          </w:p>
          <w:p w14:paraId="007494B4" w14:textId="54282178" w:rsidR="0058493D" w:rsidDel="00B15A0B" w:rsidRDefault="0058493D" w:rsidP="0058493D">
            <w:pPr>
              <w:pStyle w:val="XML1"/>
              <w:rPr>
                <w:ins w:id="11848" w:author="Thomas Dietz" w:date="2012-08-13T13:56:00Z"/>
                <w:del w:id="11849" w:author="Deepak Bansal (AZURE)" w:date="2012-08-23T21:57:00Z"/>
              </w:rPr>
            </w:pPr>
            <w:ins w:id="11850" w:author="Thomas Dietz" w:date="2012-08-13T13:56:00Z">
              <w:del w:id="11851" w:author="Deepak Bansal (AZURE)" w:date="2012-08-23T21:57:00Z">
                <w:r w:rsidDel="00B15A0B">
                  <w:delText xml:space="preserve">        'application'. The &lt;error-info&gt; element MUST contain the</w:delText>
                </w:r>
                <w:bookmarkStart w:id="11852" w:name="_Toc333523773"/>
                <w:bookmarkStart w:id="11853" w:name="_Toc335147860"/>
                <w:bookmarkEnd w:id="11852"/>
                <w:bookmarkEnd w:id="11853"/>
              </w:del>
            </w:ins>
          </w:p>
          <w:p w14:paraId="137967F4" w14:textId="5AFBE76F" w:rsidR="0058493D" w:rsidDel="00B15A0B" w:rsidRDefault="0058493D" w:rsidP="0058493D">
            <w:pPr>
              <w:pStyle w:val="XML1"/>
              <w:rPr>
                <w:ins w:id="11854" w:author="Thomas Dietz" w:date="2012-08-13T13:56:00Z"/>
                <w:del w:id="11855" w:author="Deepak Bansal (AZURE)" w:date="2012-08-23T21:57:00Z"/>
              </w:rPr>
            </w:pPr>
            <w:ins w:id="11856" w:author="Thomas Dietz" w:date="2012-08-13T13:56:00Z">
              <w:del w:id="11857" w:author="Deepak Bansal (AZURE)" w:date="2012-08-23T21:57:00Z">
                <w:r w:rsidDel="00B15A0B">
                  <w:delText xml:space="preserve">        name of this element in the &lt;bad-element&gt; element.";</w:delText>
                </w:r>
                <w:bookmarkStart w:id="11858" w:name="_Toc333523774"/>
                <w:bookmarkStart w:id="11859" w:name="_Toc335147861"/>
                <w:bookmarkEnd w:id="11858"/>
                <w:bookmarkEnd w:id="11859"/>
              </w:del>
            </w:ins>
          </w:p>
          <w:p w14:paraId="3395B5B6" w14:textId="65455A61" w:rsidR="0058493D" w:rsidDel="00B15A0B" w:rsidRDefault="0058493D" w:rsidP="0058493D">
            <w:pPr>
              <w:pStyle w:val="XML1"/>
              <w:rPr>
                <w:ins w:id="11860" w:author="Thomas Dietz" w:date="2012-08-13T13:56:00Z"/>
                <w:del w:id="11861" w:author="Deepak Bansal (AZURE)" w:date="2012-08-23T21:57:00Z"/>
              </w:rPr>
            </w:pPr>
            <w:ins w:id="11862" w:author="Thomas Dietz" w:date="2012-08-13T13:56:00Z">
              <w:del w:id="11863" w:author="Deepak Bansal (AZURE)" w:date="2012-08-23T21:57:00Z">
                <w:r w:rsidDel="00B15A0B">
                  <w:delText xml:space="preserve">    }</w:delText>
                </w:r>
                <w:bookmarkStart w:id="11864" w:name="_Toc333523775"/>
                <w:bookmarkStart w:id="11865" w:name="_Toc335147862"/>
                <w:bookmarkEnd w:id="11864"/>
                <w:bookmarkEnd w:id="11865"/>
              </w:del>
            </w:ins>
          </w:p>
          <w:p w14:paraId="1168E3B2" w14:textId="6679F9CF" w:rsidR="0058493D" w:rsidDel="00B15A0B" w:rsidRDefault="0058493D" w:rsidP="0058493D">
            <w:pPr>
              <w:pStyle w:val="XML1"/>
              <w:rPr>
                <w:ins w:id="11866" w:author="Thomas Dietz" w:date="2012-08-13T13:56:00Z"/>
                <w:del w:id="11867" w:author="Deepak Bansal (AZURE)" w:date="2012-08-23T21:57:00Z"/>
              </w:rPr>
            </w:pPr>
            <w:ins w:id="11868" w:author="Thomas Dietz" w:date="2012-08-13T13:56:00Z">
              <w:del w:id="11869" w:author="Deepak Bansal (AZURE)" w:date="2012-08-23T21:57:00Z">
                <w:r w:rsidDel="00B15A0B">
                  <w:delText xml:space="preserve">    leaf local-port {</w:delText>
                </w:r>
                <w:bookmarkStart w:id="11870" w:name="_Toc333523776"/>
                <w:bookmarkStart w:id="11871" w:name="_Toc335147863"/>
                <w:bookmarkEnd w:id="11870"/>
                <w:bookmarkEnd w:id="11871"/>
              </w:del>
            </w:ins>
          </w:p>
          <w:p w14:paraId="7FF3D3F4" w14:textId="48CE3CFE" w:rsidR="0058493D" w:rsidDel="00B15A0B" w:rsidRDefault="0058493D" w:rsidP="0058493D">
            <w:pPr>
              <w:pStyle w:val="XML1"/>
              <w:rPr>
                <w:ins w:id="11872" w:author="Thomas Dietz" w:date="2012-08-13T13:56:00Z"/>
                <w:del w:id="11873" w:author="Deepak Bansal (AZURE)" w:date="2012-08-23T21:57:00Z"/>
              </w:rPr>
            </w:pPr>
            <w:ins w:id="11874" w:author="Thomas Dietz" w:date="2012-08-13T13:56:00Z">
              <w:del w:id="11875" w:author="Deepak Bansal (AZURE)" w:date="2012-08-23T21:57:00Z">
                <w:r w:rsidDel="00B15A0B">
                  <w:delText xml:space="preserve">      type inet:port-number;</w:delText>
                </w:r>
                <w:bookmarkStart w:id="11876" w:name="_Toc333523777"/>
                <w:bookmarkStart w:id="11877" w:name="_Toc335147864"/>
                <w:bookmarkEnd w:id="11876"/>
                <w:bookmarkEnd w:id="11877"/>
              </w:del>
            </w:ins>
          </w:p>
          <w:p w14:paraId="4817273F" w14:textId="3A5495EB" w:rsidR="0058493D" w:rsidDel="00B15A0B" w:rsidRDefault="0058493D" w:rsidP="0058493D">
            <w:pPr>
              <w:pStyle w:val="XML1"/>
              <w:rPr>
                <w:ins w:id="11878" w:author="Thomas Dietz" w:date="2012-08-13T13:56:00Z"/>
                <w:del w:id="11879" w:author="Deepak Bansal (AZURE)" w:date="2012-08-23T21:57:00Z"/>
              </w:rPr>
            </w:pPr>
            <w:ins w:id="11880" w:author="Thomas Dietz" w:date="2012-08-13T13:56:00Z">
              <w:del w:id="11881" w:author="Deepak Bansal (AZURE)" w:date="2012-08-23T21:57:00Z">
                <w:r w:rsidDel="00B15A0B">
                  <w:delText xml:space="preserve">      description "The local TCP port number of the OpenFlow</w:delText>
                </w:r>
                <w:bookmarkStart w:id="11882" w:name="_Toc333523778"/>
                <w:bookmarkStart w:id="11883" w:name="_Toc335147865"/>
                <w:bookmarkEnd w:id="11882"/>
                <w:bookmarkEnd w:id="11883"/>
              </w:del>
            </w:ins>
          </w:p>
          <w:p w14:paraId="3B4977D3" w14:textId="03E33CAD" w:rsidR="0058493D" w:rsidDel="00B15A0B" w:rsidRDefault="0058493D" w:rsidP="0058493D">
            <w:pPr>
              <w:pStyle w:val="XML1"/>
              <w:rPr>
                <w:ins w:id="11884" w:author="Thomas Dietz" w:date="2012-08-13T13:56:00Z"/>
                <w:del w:id="11885" w:author="Deepak Bansal (AZURE)" w:date="2012-08-23T21:57:00Z"/>
              </w:rPr>
            </w:pPr>
            <w:ins w:id="11886" w:author="Thomas Dietz" w:date="2012-08-13T13:56:00Z">
              <w:del w:id="11887" w:author="Deepak Bansal (AZURE)" w:date="2012-08-23T21:57:00Z">
                <w:r w:rsidDel="00B15A0B">
                  <w:delText xml:space="preserve">        Logical Switch when connecting to this OpenFlow Controller.</w:delText>
                </w:r>
                <w:bookmarkStart w:id="11888" w:name="_Toc333523779"/>
                <w:bookmarkStart w:id="11889" w:name="_Toc335147866"/>
                <w:bookmarkEnd w:id="11888"/>
                <w:bookmarkEnd w:id="11889"/>
              </w:del>
            </w:ins>
          </w:p>
          <w:p w14:paraId="0C86AEA0" w14:textId="4AAE25C5" w:rsidR="0058493D" w:rsidDel="00B15A0B" w:rsidRDefault="0058493D" w:rsidP="0058493D">
            <w:pPr>
              <w:pStyle w:val="XML1"/>
              <w:rPr>
                <w:ins w:id="11890" w:author="Thomas Dietz" w:date="2012-08-13T13:56:00Z"/>
                <w:del w:id="11891" w:author="Deepak Bansal (AZURE)" w:date="2012-08-23T21:57:00Z"/>
              </w:rPr>
            </w:pPr>
            <w:ins w:id="11892" w:author="Thomas Dietz" w:date="2012-08-13T13:56:00Z">
              <w:del w:id="11893" w:author="Deepak Bansal (AZURE)" w:date="2012-08-23T21:57:00Z">
                <w:r w:rsidDel="00B15A0B">
                  <w:delText xml:space="preserve">        It is the source TCP port number of packets sent to this</w:delText>
                </w:r>
                <w:bookmarkStart w:id="11894" w:name="_Toc333523780"/>
                <w:bookmarkStart w:id="11895" w:name="_Toc335147867"/>
                <w:bookmarkEnd w:id="11894"/>
                <w:bookmarkEnd w:id="11895"/>
              </w:del>
            </w:ins>
          </w:p>
          <w:p w14:paraId="25E5E2DA" w14:textId="12B276F0" w:rsidR="0058493D" w:rsidDel="00B15A0B" w:rsidRDefault="0058493D" w:rsidP="0058493D">
            <w:pPr>
              <w:pStyle w:val="XML1"/>
              <w:rPr>
                <w:ins w:id="11896" w:author="Thomas Dietz" w:date="2012-08-13T13:56:00Z"/>
                <w:del w:id="11897" w:author="Deepak Bansal (AZURE)" w:date="2012-08-23T21:57:00Z"/>
              </w:rPr>
            </w:pPr>
            <w:ins w:id="11898" w:author="Thomas Dietz" w:date="2012-08-13T13:56:00Z">
              <w:del w:id="11899" w:author="Deepak Bansal (AZURE)" w:date="2012-08-23T21:57:00Z">
                <w:r w:rsidDel="00B15A0B">
                  <w:delText xml:space="preserve">        OpenFlow Controller.  If this element is not present, then</w:delText>
                </w:r>
                <w:bookmarkStart w:id="11900" w:name="_Toc333523781"/>
                <w:bookmarkStart w:id="11901" w:name="_Toc335147868"/>
                <w:bookmarkEnd w:id="11900"/>
                <w:bookmarkEnd w:id="11901"/>
              </w:del>
            </w:ins>
          </w:p>
          <w:p w14:paraId="7F3C9DE8" w14:textId="3182CE72" w:rsidR="0058493D" w:rsidDel="00B15A0B" w:rsidRDefault="0058493D" w:rsidP="0058493D">
            <w:pPr>
              <w:pStyle w:val="XML1"/>
              <w:rPr>
                <w:ins w:id="11902" w:author="Thomas Dietz" w:date="2012-08-13T13:56:00Z"/>
                <w:del w:id="11903" w:author="Deepak Bansal (AZURE)" w:date="2012-08-23T21:57:00Z"/>
              </w:rPr>
            </w:pPr>
            <w:ins w:id="11904" w:author="Thomas Dietz" w:date="2012-08-13T13:56:00Z">
              <w:del w:id="11905" w:author="Deepak Bansal (AZURE)" w:date="2012-08-23T21:57:00Z">
                <w:r w:rsidDel="00B15A0B">
                  <w:delText xml:space="preserve">        the port number is chosen arbitrarily by the OpenFlow</w:delText>
                </w:r>
                <w:bookmarkStart w:id="11906" w:name="_Toc333523782"/>
                <w:bookmarkStart w:id="11907" w:name="_Toc335147869"/>
                <w:bookmarkEnd w:id="11906"/>
                <w:bookmarkEnd w:id="11907"/>
              </w:del>
            </w:ins>
          </w:p>
          <w:p w14:paraId="5382CFE1" w14:textId="060150EA" w:rsidR="0058493D" w:rsidDel="00B15A0B" w:rsidRDefault="0058493D" w:rsidP="0058493D">
            <w:pPr>
              <w:pStyle w:val="XML1"/>
              <w:rPr>
                <w:ins w:id="11908" w:author="Thomas Dietz" w:date="2012-08-13T13:56:00Z"/>
                <w:del w:id="11909" w:author="Deepak Bansal (AZURE)" w:date="2012-08-23T21:57:00Z"/>
              </w:rPr>
            </w:pPr>
            <w:ins w:id="11910" w:author="Thomas Dietz" w:date="2012-08-13T13:56:00Z">
              <w:del w:id="11911" w:author="Deepak Bansal (AZURE)" w:date="2012-08-23T21:57:00Z">
                <w:r w:rsidDel="00B15A0B">
                  <w:delText xml:space="preserve">        Logical Switch.</w:delText>
                </w:r>
                <w:bookmarkStart w:id="11912" w:name="_Toc333523783"/>
                <w:bookmarkStart w:id="11913" w:name="_Toc335147870"/>
                <w:bookmarkEnd w:id="11912"/>
                <w:bookmarkEnd w:id="11913"/>
              </w:del>
            </w:ins>
          </w:p>
          <w:p w14:paraId="5C6DDBA7" w14:textId="73D728A0" w:rsidR="0058493D" w:rsidDel="00B15A0B" w:rsidRDefault="0058493D" w:rsidP="0058493D">
            <w:pPr>
              <w:pStyle w:val="XML1"/>
              <w:rPr>
                <w:ins w:id="11914" w:author="Thomas Dietz" w:date="2012-08-13T13:56:00Z"/>
                <w:del w:id="11915" w:author="Deepak Bansal (AZURE)" w:date="2012-08-23T21:57:00Z"/>
              </w:rPr>
            </w:pPr>
            <w:ins w:id="11916" w:author="Thomas Dietz" w:date="2012-08-13T13:56:00Z">
              <w:del w:id="11917" w:author="Deepak Bansal (AZURE)" w:date="2012-08-23T21:57:00Z">
                <w:r w:rsidDel="00B15A0B">
                  <w:delText xml:space="preserve">      </w:delText>
                </w:r>
                <w:bookmarkStart w:id="11918" w:name="_Toc333523784"/>
                <w:bookmarkStart w:id="11919" w:name="_Toc335147871"/>
                <w:bookmarkEnd w:id="11918"/>
                <w:bookmarkEnd w:id="11919"/>
              </w:del>
            </w:ins>
          </w:p>
          <w:p w14:paraId="7D908B9A" w14:textId="1776F526" w:rsidR="0058493D" w:rsidDel="00B15A0B" w:rsidRDefault="0058493D" w:rsidP="0058493D">
            <w:pPr>
              <w:pStyle w:val="XML1"/>
              <w:rPr>
                <w:ins w:id="11920" w:author="Thomas Dietz" w:date="2012-08-13T13:56:00Z"/>
                <w:del w:id="11921" w:author="Deepak Bansal (AZURE)" w:date="2012-08-23T21:57:00Z"/>
              </w:rPr>
            </w:pPr>
            <w:ins w:id="11922" w:author="Thomas Dietz" w:date="2012-08-13T13:56:00Z">
              <w:del w:id="11923" w:author="Deepak Bansal (AZURE)" w:date="2012-08-23T21:57:00Z">
                <w:r w:rsidDel="00B15A0B">
                  <w:delText xml:space="preserve">        This element is optional. Attempts to set this element to a</w:delText>
                </w:r>
                <w:bookmarkStart w:id="11924" w:name="_Toc333523785"/>
                <w:bookmarkStart w:id="11925" w:name="_Toc335147872"/>
                <w:bookmarkEnd w:id="11924"/>
                <w:bookmarkEnd w:id="11925"/>
              </w:del>
            </w:ins>
          </w:p>
          <w:p w14:paraId="2D488F67" w14:textId="29DDFD9B" w:rsidR="0058493D" w:rsidDel="00B15A0B" w:rsidRDefault="0058493D" w:rsidP="0058493D">
            <w:pPr>
              <w:pStyle w:val="XML1"/>
              <w:rPr>
                <w:ins w:id="11926" w:author="Thomas Dietz" w:date="2012-08-13T13:56:00Z"/>
                <w:del w:id="11927" w:author="Deepak Bansal (AZURE)" w:date="2012-08-23T21:57:00Z"/>
              </w:rPr>
            </w:pPr>
            <w:ins w:id="11928" w:author="Thomas Dietz" w:date="2012-08-13T13:56:00Z">
              <w:del w:id="11929" w:author="Deepak Bansal (AZURE)" w:date="2012-08-23T21:57:00Z">
                <w:r w:rsidDel="00B15A0B">
                  <w:delText xml:space="preserve">        port number that cannot be used by the OpenFlow Logical</w:delText>
                </w:r>
                <w:bookmarkStart w:id="11930" w:name="_Toc333523786"/>
                <w:bookmarkStart w:id="11931" w:name="_Toc335147873"/>
                <w:bookmarkEnd w:id="11930"/>
                <w:bookmarkEnd w:id="11931"/>
              </w:del>
            </w:ins>
          </w:p>
          <w:p w14:paraId="53B23104" w14:textId="5806AECE" w:rsidR="0058493D" w:rsidDel="00B15A0B" w:rsidRDefault="0058493D" w:rsidP="0058493D">
            <w:pPr>
              <w:pStyle w:val="XML1"/>
              <w:rPr>
                <w:ins w:id="11932" w:author="Thomas Dietz" w:date="2012-08-13T13:56:00Z"/>
                <w:del w:id="11933" w:author="Deepak Bansal (AZURE)" w:date="2012-08-23T21:57:00Z"/>
              </w:rPr>
            </w:pPr>
            <w:ins w:id="11934" w:author="Thomas Dietz" w:date="2012-08-13T13:56:00Z">
              <w:del w:id="11935" w:author="Deepak Bansal (AZURE)" w:date="2012-08-23T21:57:00Z">
                <w:r w:rsidDel="00B15A0B">
                  <w:delText xml:space="preserve">        Switch MUST result in an 'bad-element' error with type</w:delText>
                </w:r>
                <w:bookmarkStart w:id="11936" w:name="_Toc333523787"/>
                <w:bookmarkStart w:id="11937" w:name="_Toc335147874"/>
                <w:bookmarkEnd w:id="11936"/>
                <w:bookmarkEnd w:id="11937"/>
              </w:del>
            </w:ins>
          </w:p>
          <w:p w14:paraId="760F550B" w14:textId="549A39B1" w:rsidR="0058493D" w:rsidDel="00B15A0B" w:rsidRDefault="0058493D" w:rsidP="0058493D">
            <w:pPr>
              <w:pStyle w:val="XML1"/>
              <w:rPr>
                <w:ins w:id="11938" w:author="Thomas Dietz" w:date="2012-08-13T13:56:00Z"/>
                <w:del w:id="11939" w:author="Deepak Bansal (AZURE)" w:date="2012-08-23T21:57:00Z"/>
              </w:rPr>
            </w:pPr>
            <w:ins w:id="11940" w:author="Thomas Dietz" w:date="2012-08-13T13:56:00Z">
              <w:del w:id="11941" w:author="Deepak Bansal (AZURE)" w:date="2012-08-23T21:57:00Z">
                <w:r w:rsidDel="00B15A0B">
                  <w:delText xml:space="preserve">        'application'. The &lt;error-info&gt; element MUST contain the</w:delText>
                </w:r>
                <w:bookmarkStart w:id="11942" w:name="_Toc333523788"/>
                <w:bookmarkStart w:id="11943" w:name="_Toc335147875"/>
                <w:bookmarkEnd w:id="11942"/>
                <w:bookmarkEnd w:id="11943"/>
              </w:del>
            </w:ins>
          </w:p>
          <w:p w14:paraId="453E8B18" w14:textId="226F84DF" w:rsidR="0058493D" w:rsidDel="00B15A0B" w:rsidRDefault="0058493D" w:rsidP="0058493D">
            <w:pPr>
              <w:pStyle w:val="XML1"/>
              <w:rPr>
                <w:ins w:id="11944" w:author="Thomas Dietz" w:date="2012-08-13T13:56:00Z"/>
                <w:del w:id="11945" w:author="Deepak Bansal (AZURE)" w:date="2012-08-23T21:57:00Z"/>
              </w:rPr>
            </w:pPr>
            <w:ins w:id="11946" w:author="Thomas Dietz" w:date="2012-08-13T13:56:00Z">
              <w:del w:id="11947" w:author="Deepak Bansal (AZURE)" w:date="2012-08-23T21:57:00Z">
                <w:r w:rsidDel="00B15A0B">
                  <w:delText xml:space="preserve">        name of this element in the &lt;bad-element&gt; element.";</w:delText>
                </w:r>
                <w:bookmarkStart w:id="11948" w:name="_Toc333523789"/>
                <w:bookmarkStart w:id="11949" w:name="_Toc335147876"/>
                <w:bookmarkEnd w:id="11948"/>
                <w:bookmarkEnd w:id="11949"/>
              </w:del>
            </w:ins>
          </w:p>
          <w:p w14:paraId="0B6AFA8D" w14:textId="2F1782E9" w:rsidR="0058493D" w:rsidDel="00B15A0B" w:rsidRDefault="0058493D" w:rsidP="0058493D">
            <w:pPr>
              <w:pStyle w:val="XML1"/>
              <w:rPr>
                <w:ins w:id="11950" w:author="Thomas Dietz" w:date="2012-08-13T13:56:00Z"/>
                <w:del w:id="11951" w:author="Deepak Bansal (AZURE)" w:date="2012-08-23T21:57:00Z"/>
              </w:rPr>
            </w:pPr>
            <w:ins w:id="11952" w:author="Thomas Dietz" w:date="2012-08-13T13:56:00Z">
              <w:del w:id="11953" w:author="Deepak Bansal (AZURE)" w:date="2012-08-23T21:57:00Z">
                <w:r w:rsidDel="00B15A0B">
                  <w:delText xml:space="preserve">    }</w:delText>
                </w:r>
                <w:bookmarkStart w:id="11954" w:name="_Toc333523790"/>
                <w:bookmarkStart w:id="11955" w:name="_Toc335147877"/>
                <w:bookmarkEnd w:id="11954"/>
                <w:bookmarkEnd w:id="11955"/>
              </w:del>
            </w:ins>
          </w:p>
          <w:p w14:paraId="221ABD1B" w14:textId="60941FAC" w:rsidR="0058493D" w:rsidDel="00B15A0B" w:rsidRDefault="0058493D" w:rsidP="0058493D">
            <w:pPr>
              <w:pStyle w:val="XML1"/>
              <w:rPr>
                <w:ins w:id="11956" w:author="Thomas Dietz" w:date="2012-08-13T13:56:00Z"/>
                <w:del w:id="11957" w:author="Deepak Bansal (AZURE)" w:date="2012-08-23T21:57:00Z"/>
              </w:rPr>
            </w:pPr>
            <w:ins w:id="11958" w:author="Thomas Dietz" w:date="2012-08-13T13:56:00Z">
              <w:del w:id="11959" w:author="Deepak Bansal (AZURE)" w:date="2012-08-23T21:57:00Z">
                <w:r w:rsidDel="00B15A0B">
                  <w:delText xml:space="preserve">    leaf protocol {</w:delText>
                </w:r>
                <w:bookmarkStart w:id="11960" w:name="_Toc333523791"/>
                <w:bookmarkStart w:id="11961" w:name="_Toc335147878"/>
                <w:bookmarkEnd w:id="11960"/>
                <w:bookmarkEnd w:id="11961"/>
              </w:del>
            </w:ins>
          </w:p>
          <w:p w14:paraId="76D56C07" w14:textId="7C917E8B" w:rsidR="0058493D" w:rsidDel="00B15A0B" w:rsidRDefault="0058493D" w:rsidP="0058493D">
            <w:pPr>
              <w:pStyle w:val="XML1"/>
              <w:rPr>
                <w:ins w:id="11962" w:author="Thomas Dietz" w:date="2012-08-13T13:56:00Z"/>
                <w:del w:id="11963" w:author="Deepak Bansal (AZURE)" w:date="2012-08-23T21:57:00Z"/>
              </w:rPr>
            </w:pPr>
            <w:ins w:id="11964" w:author="Thomas Dietz" w:date="2012-08-13T13:56:00Z">
              <w:del w:id="11965" w:author="Deepak Bansal (AZURE)" w:date="2012-08-23T21:57:00Z">
                <w:r w:rsidDel="00B15A0B">
                  <w:delText xml:space="preserve">      type enumeration {</w:delText>
                </w:r>
                <w:bookmarkStart w:id="11966" w:name="_Toc333523792"/>
                <w:bookmarkStart w:id="11967" w:name="_Toc335147879"/>
                <w:bookmarkEnd w:id="11966"/>
                <w:bookmarkEnd w:id="11967"/>
              </w:del>
            </w:ins>
          </w:p>
          <w:p w14:paraId="749E43B9" w14:textId="37A9E580" w:rsidR="0058493D" w:rsidDel="00B15A0B" w:rsidRDefault="0058493D" w:rsidP="0058493D">
            <w:pPr>
              <w:pStyle w:val="XML1"/>
              <w:rPr>
                <w:ins w:id="11968" w:author="Thomas Dietz" w:date="2012-08-13T13:56:00Z"/>
                <w:del w:id="11969" w:author="Deepak Bansal (AZURE)" w:date="2012-08-23T21:57:00Z"/>
              </w:rPr>
            </w:pPr>
            <w:ins w:id="11970" w:author="Thomas Dietz" w:date="2012-08-13T13:56:00Z">
              <w:del w:id="11971" w:author="Deepak Bansal (AZURE)" w:date="2012-08-23T21:57:00Z">
                <w:r w:rsidDel="00B15A0B">
                  <w:delText xml:space="preserve">        enum "tcp";</w:delText>
                </w:r>
                <w:bookmarkStart w:id="11972" w:name="_Toc333523793"/>
                <w:bookmarkStart w:id="11973" w:name="_Toc335147880"/>
                <w:bookmarkEnd w:id="11972"/>
                <w:bookmarkEnd w:id="11973"/>
              </w:del>
            </w:ins>
          </w:p>
          <w:p w14:paraId="769901B8" w14:textId="32ADA3F0" w:rsidR="0058493D" w:rsidDel="00B15A0B" w:rsidRDefault="0058493D" w:rsidP="0058493D">
            <w:pPr>
              <w:pStyle w:val="XML1"/>
              <w:rPr>
                <w:ins w:id="11974" w:author="Thomas Dietz" w:date="2012-08-13T13:56:00Z"/>
                <w:del w:id="11975" w:author="Deepak Bansal (AZURE)" w:date="2012-08-23T21:57:00Z"/>
              </w:rPr>
            </w:pPr>
            <w:ins w:id="11976" w:author="Thomas Dietz" w:date="2012-08-13T13:56:00Z">
              <w:del w:id="11977" w:author="Deepak Bansal (AZURE)" w:date="2012-08-23T21:57:00Z">
                <w:r w:rsidDel="00B15A0B">
                  <w:delText xml:space="preserve">        enum "tls";</w:delText>
                </w:r>
                <w:bookmarkStart w:id="11978" w:name="_Toc333523794"/>
                <w:bookmarkStart w:id="11979" w:name="_Toc335147881"/>
                <w:bookmarkEnd w:id="11978"/>
                <w:bookmarkEnd w:id="11979"/>
              </w:del>
            </w:ins>
          </w:p>
          <w:p w14:paraId="66E3F73D" w14:textId="4F8DB37A" w:rsidR="0058493D" w:rsidDel="00B15A0B" w:rsidRDefault="0058493D" w:rsidP="0058493D">
            <w:pPr>
              <w:pStyle w:val="XML1"/>
              <w:rPr>
                <w:ins w:id="11980" w:author="Thomas Dietz" w:date="2012-08-13T13:56:00Z"/>
                <w:del w:id="11981" w:author="Deepak Bansal (AZURE)" w:date="2012-08-23T21:57:00Z"/>
              </w:rPr>
            </w:pPr>
            <w:ins w:id="11982" w:author="Thomas Dietz" w:date="2012-08-13T13:56:00Z">
              <w:del w:id="11983" w:author="Deepak Bansal (AZURE)" w:date="2012-08-23T21:57:00Z">
                <w:r w:rsidDel="00B15A0B">
                  <w:delText xml:space="preserve">      }</w:delText>
                </w:r>
                <w:bookmarkStart w:id="11984" w:name="_Toc333523795"/>
                <w:bookmarkStart w:id="11985" w:name="_Toc335147882"/>
                <w:bookmarkEnd w:id="11984"/>
                <w:bookmarkEnd w:id="11985"/>
              </w:del>
            </w:ins>
          </w:p>
          <w:p w14:paraId="5290C1B1" w14:textId="383534C5" w:rsidR="0058493D" w:rsidDel="00B15A0B" w:rsidRDefault="0058493D" w:rsidP="0058493D">
            <w:pPr>
              <w:pStyle w:val="XML1"/>
              <w:rPr>
                <w:ins w:id="11986" w:author="Thomas Dietz" w:date="2012-08-13T13:56:00Z"/>
                <w:del w:id="11987" w:author="Deepak Bansal (AZURE)" w:date="2012-08-23T21:57:00Z"/>
              </w:rPr>
            </w:pPr>
            <w:ins w:id="11988" w:author="Thomas Dietz" w:date="2012-08-13T13:56:00Z">
              <w:del w:id="11989" w:author="Deepak Bansal (AZURE)" w:date="2012-08-23T21:57:00Z">
                <w:r w:rsidDel="00B15A0B">
                  <w:delText xml:space="preserve">      default "tls";</w:delText>
                </w:r>
                <w:bookmarkStart w:id="11990" w:name="_Toc333523796"/>
                <w:bookmarkStart w:id="11991" w:name="_Toc335147883"/>
                <w:bookmarkEnd w:id="11990"/>
                <w:bookmarkEnd w:id="11991"/>
              </w:del>
            </w:ins>
          </w:p>
          <w:p w14:paraId="166377AC" w14:textId="77660E3A" w:rsidR="0058493D" w:rsidDel="00B15A0B" w:rsidRDefault="0058493D" w:rsidP="0058493D">
            <w:pPr>
              <w:pStyle w:val="XML1"/>
              <w:rPr>
                <w:ins w:id="11992" w:author="Thomas Dietz" w:date="2012-08-13T13:56:00Z"/>
                <w:del w:id="11993" w:author="Deepak Bansal (AZURE)" w:date="2012-08-23T21:57:00Z"/>
              </w:rPr>
            </w:pPr>
            <w:ins w:id="11994" w:author="Thomas Dietz" w:date="2012-08-13T13:56:00Z">
              <w:del w:id="11995" w:author="Deepak Bansal (AZURE)" w:date="2012-08-23T21:57:00Z">
                <w:r w:rsidDel="00B15A0B">
                  <w:delText xml:space="preserve">      description "The default protocol tha the OpenFlow Logical </w:delText>
                </w:r>
                <w:bookmarkStart w:id="11996" w:name="_Toc333523797"/>
                <w:bookmarkStart w:id="11997" w:name="_Toc335147884"/>
                <w:bookmarkEnd w:id="11996"/>
                <w:bookmarkEnd w:id="11997"/>
              </w:del>
            </w:ins>
          </w:p>
          <w:p w14:paraId="00F2C932" w14:textId="343F93F8" w:rsidR="0058493D" w:rsidDel="00B15A0B" w:rsidRDefault="0058493D" w:rsidP="0058493D">
            <w:pPr>
              <w:pStyle w:val="XML1"/>
              <w:rPr>
                <w:ins w:id="11998" w:author="Thomas Dietz" w:date="2012-08-13T13:56:00Z"/>
                <w:del w:id="11999" w:author="Deepak Bansal (AZURE)" w:date="2012-08-23T21:57:00Z"/>
              </w:rPr>
            </w:pPr>
            <w:ins w:id="12000" w:author="Thomas Dietz" w:date="2012-08-13T13:56:00Z">
              <w:del w:id="12001" w:author="Deepak Bansal (AZURE)" w:date="2012-08-23T21:57:00Z">
                <w:r w:rsidDel="00B15A0B">
                  <w:delText xml:space="preserve">        Switch uses to connect to this OpenFlow Controller.  'tls'</w:delText>
                </w:r>
                <w:bookmarkStart w:id="12002" w:name="_Toc333523798"/>
                <w:bookmarkStart w:id="12003" w:name="_Toc335147885"/>
                <w:bookmarkEnd w:id="12002"/>
                <w:bookmarkEnd w:id="12003"/>
              </w:del>
            </w:ins>
          </w:p>
          <w:p w14:paraId="7D1D301E" w14:textId="0B534398" w:rsidR="0058493D" w:rsidDel="00B15A0B" w:rsidRDefault="0058493D" w:rsidP="0058493D">
            <w:pPr>
              <w:pStyle w:val="XML1"/>
              <w:rPr>
                <w:ins w:id="12004" w:author="Thomas Dietz" w:date="2012-08-13T13:56:00Z"/>
                <w:del w:id="12005" w:author="Deepak Bansal (AZURE)" w:date="2012-08-23T21:57:00Z"/>
              </w:rPr>
            </w:pPr>
            <w:ins w:id="12006" w:author="Thomas Dietz" w:date="2012-08-13T13:56:00Z">
              <w:del w:id="12007" w:author="Deepak Bansal (AZURE)" w:date="2012-08-23T21:57:00Z">
                <w:r w:rsidDel="00B15A0B">
                  <w:delText xml:space="preserve">        is the default value.</w:delText>
                </w:r>
                <w:bookmarkStart w:id="12008" w:name="_Toc333523799"/>
                <w:bookmarkStart w:id="12009" w:name="_Toc335147886"/>
                <w:bookmarkEnd w:id="12008"/>
                <w:bookmarkEnd w:id="12009"/>
              </w:del>
            </w:ins>
          </w:p>
          <w:p w14:paraId="63CBEE80" w14:textId="1454DAC4" w:rsidR="0058493D" w:rsidDel="00B15A0B" w:rsidRDefault="0058493D" w:rsidP="0058493D">
            <w:pPr>
              <w:pStyle w:val="XML1"/>
              <w:rPr>
                <w:ins w:id="12010" w:author="Thomas Dietz" w:date="2012-08-13T13:56:00Z"/>
                <w:del w:id="12011" w:author="Deepak Bansal (AZURE)" w:date="2012-08-23T21:57:00Z"/>
              </w:rPr>
            </w:pPr>
            <w:bookmarkStart w:id="12012" w:name="_Toc333523800"/>
            <w:bookmarkStart w:id="12013" w:name="_Toc335147887"/>
            <w:bookmarkEnd w:id="12012"/>
            <w:bookmarkEnd w:id="12013"/>
          </w:p>
          <w:p w14:paraId="2189969E" w14:textId="3C704C9D" w:rsidR="0058493D" w:rsidDel="00B15A0B" w:rsidRDefault="0058493D" w:rsidP="0058493D">
            <w:pPr>
              <w:pStyle w:val="XML1"/>
              <w:rPr>
                <w:ins w:id="12014" w:author="Thomas Dietz" w:date="2012-08-13T13:56:00Z"/>
                <w:del w:id="12015" w:author="Deepak Bansal (AZURE)" w:date="2012-08-23T21:57:00Z"/>
              </w:rPr>
            </w:pPr>
            <w:ins w:id="12016" w:author="Thomas Dietz" w:date="2012-08-13T13:56:00Z">
              <w:del w:id="12017" w:author="Deepak Bansal (AZURE)" w:date="2012-08-23T21:57:00Z">
                <w:r w:rsidDel="00B15A0B">
                  <w:delText xml:space="preserve">        This element is optional. If this element is not present it</w:delText>
                </w:r>
                <w:bookmarkStart w:id="12018" w:name="_Toc333523801"/>
                <w:bookmarkStart w:id="12019" w:name="_Toc335147888"/>
                <w:bookmarkEnd w:id="12018"/>
                <w:bookmarkEnd w:id="12019"/>
              </w:del>
            </w:ins>
          </w:p>
          <w:p w14:paraId="3663F760" w14:textId="6B354E57" w:rsidR="0058493D" w:rsidDel="00B15A0B" w:rsidRDefault="0058493D" w:rsidP="0058493D">
            <w:pPr>
              <w:pStyle w:val="XML1"/>
              <w:rPr>
                <w:ins w:id="12020" w:author="Thomas Dietz" w:date="2012-08-13T13:56:00Z"/>
                <w:del w:id="12021" w:author="Deepak Bansal (AZURE)" w:date="2012-08-23T21:57:00Z"/>
              </w:rPr>
            </w:pPr>
            <w:ins w:id="12022" w:author="Thomas Dietz" w:date="2012-08-13T13:56:00Z">
              <w:del w:id="12023" w:author="Deepak Bansal (AZURE)" w:date="2012-08-23T21:57:00Z">
                <w:r w:rsidDel="00B15A0B">
                  <w:delText xml:space="preserve">        defaults to 'tls'.";</w:delText>
                </w:r>
                <w:bookmarkStart w:id="12024" w:name="_Toc333523802"/>
                <w:bookmarkStart w:id="12025" w:name="_Toc335147889"/>
                <w:bookmarkEnd w:id="12024"/>
                <w:bookmarkEnd w:id="12025"/>
              </w:del>
            </w:ins>
          </w:p>
          <w:p w14:paraId="3415FEC2" w14:textId="0A505AFC" w:rsidR="0058493D" w:rsidDel="00B15A0B" w:rsidRDefault="0058493D" w:rsidP="0058493D">
            <w:pPr>
              <w:pStyle w:val="XML1"/>
              <w:rPr>
                <w:ins w:id="12026" w:author="Thomas Dietz" w:date="2012-08-13T13:56:00Z"/>
                <w:del w:id="12027" w:author="Deepak Bansal (AZURE)" w:date="2012-08-23T21:57:00Z"/>
              </w:rPr>
            </w:pPr>
            <w:ins w:id="12028" w:author="Thomas Dietz" w:date="2012-08-13T13:56:00Z">
              <w:del w:id="12029" w:author="Deepak Bansal (AZURE)" w:date="2012-08-23T21:57:00Z">
                <w:r w:rsidDel="00B15A0B">
                  <w:delText xml:space="preserve">    }</w:delText>
                </w:r>
                <w:bookmarkStart w:id="12030" w:name="_Toc333523803"/>
                <w:bookmarkStart w:id="12031" w:name="_Toc335147890"/>
                <w:bookmarkEnd w:id="12030"/>
                <w:bookmarkEnd w:id="12031"/>
              </w:del>
            </w:ins>
          </w:p>
          <w:p w14:paraId="4ADB2CFF" w14:textId="0BC39AC9" w:rsidR="0058493D" w:rsidDel="00B15A0B" w:rsidRDefault="0058493D" w:rsidP="0058493D">
            <w:pPr>
              <w:pStyle w:val="XML1"/>
              <w:rPr>
                <w:ins w:id="12032" w:author="Thomas Dietz" w:date="2012-08-13T13:56:00Z"/>
                <w:del w:id="12033" w:author="Deepak Bansal (AZURE)" w:date="2012-08-23T21:57:00Z"/>
              </w:rPr>
            </w:pPr>
            <w:ins w:id="12034" w:author="Thomas Dietz" w:date="2012-08-13T13:56:00Z">
              <w:del w:id="12035" w:author="Deepak Bansal (AZURE)" w:date="2012-08-23T21:57:00Z">
                <w:r w:rsidDel="00B15A0B">
                  <w:delText xml:space="preserve">    container state {</w:delText>
                </w:r>
                <w:bookmarkStart w:id="12036" w:name="_Toc333523804"/>
                <w:bookmarkStart w:id="12037" w:name="_Toc335147891"/>
                <w:bookmarkEnd w:id="12036"/>
                <w:bookmarkEnd w:id="12037"/>
              </w:del>
            </w:ins>
          </w:p>
          <w:p w14:paraId="555A0847" w14:textId="61ACBBF6" w:rsidR="0058493D" w:rsidDel="00B15A0B" w:rsidRDefault="0058493D" w:rsidP="0058493D">
            <w:pPr>
              <w:pStyle w:val="XML1"/>
              <w:rPr>
                <w:ins w:id="12038" w:author="Thomas Dietz" w:date="2012-08-13T13:56:00Z"/>
                <w:del w:id="12039" w:author="Deepak Bansal (AZURE)" w:date="2012-08-23T21:57:00Z"/>
              </w:rPr>
            </w:pPr>
            <w:ins w:id="12040" w:author="Thomas Dietz" w:date="2012-08-13T13:56:00Z">
              <w:del w:id="12041" w:author="Deepak Bansal (AZURE)" w:date="2012-08-23T21:57:00Z">
                <w:r w:rsidDel="00B15A0B">
                  <w:delText xml:space="preserve">      config false;</w:delText>
                </w:r>
                <w:bookmarkStart w:id="12042" w:name="_Toc333523805"/>
                <w:bookmarkStart w:id="12043" w:name="_Toc335147892"/>
                <w:bookmarkEnd w:id="12042"/>
                <w:bookmarkEnd w:id="12043"/>
              </w:del>
            </w:ins>
          </w:p>
          <w:p w14:paraId="79FC7D3B" w14:textId="19ED8611" w:rsidR="0058493D" w:rsidDel="00B15A0B" w:rsidRDefault="0058493D" w:rsidP="0058493D">
            <w:pPr>
              <w:pStyle w:val="XML1"/>
              <w:rPr>
                <w:ins w:id="12044" w:author="Thomas Dietz" w:date="2012-08-13T13:56:00Z"/>
                <w:del w:id="12045" w:author="Deepak Bansal (AZURE)" w:date="2012-08-23T21:57:00Z"/>
              </w:rPr>
            </w:pPr>
            <w:ins w:id="12046" w:author="Thomas Dietz" w:date="2012-08-13T13:56:00Z">
              <w:del w:id="12047" w:author="Deepak Bansal (AZURE)" w:date="2012-08-23T21:57:00Z">
                <w:r w:rsidDel="00B15A0B">
                  <w:delText xml:space="preserve">      description "This container holds connection state</w:delText>
                </w:r>
                <w:bookmarkStart w:id="12048" w:name="_Toc333523806"/>
                <w:bookmarkStart w:id="12049" w:name="_Toc335147893"/>
                <w:bookmarkEnd w:id="12048"/>
                <w:bookmarkEnd w:id="12049"/>
              </w:del>
            </w:ins>
          </w:p>
          <w:p w14:paraId="665D40C9" w14:textId="5AC4FDF6" w:rsidR="0058493D" w:rsidDel="00B15A0B" w:rsidRDefault="0058493D" w:rsidP="0058493D">
            <w:pPr>
              <w:pStyle w:val="XML1"/>
              <w:rPr>
                <w:ins w:id="12050" w:author="Thomas Dietz" w:date="2012-08-13T13:56:00Z"/>
                <w:del w:id="12051" w:author="Deepak Bansal (AZURE)" w:date="2012-08-23T21:57:00Z"/>
              </w:rPr>
            </w:pPr>
            <w:ins w:id="12052" w:author="Thomas Dietz" w:date="2012-08-13T13:56:00Z">
              <w:del w:id="12053" w:author="Deepak Bansal (AZURE)" w:date="2012-08-23T21:57:00Z">
                <w:r w:rsidDel="00B15A0B">
                  <w:delText xml:space="preserve">        information that indicate the connection state of the</w:delText>
                </w:r>
                <w:bookmarkStart w:id="12054" w:name="_Toc333523807"/>
                <w:bookmarkStart w:id="12055" w:name="_Toc335147894"/>
                <w:bookmarkEnd w:id="12054"/>
                <w:bookmarkEnd w:id="12055"/>
              </w:del>
            </w:ins>
          </w:p>
          <w:p w14:paraId="228B3EB5" w14:textId="56C16065" w:rsidR="0058493D" w:rsidDel="00B15A0B" w:rsidRDefault="0058493D" w:rsidP="0058493D">
            <w:pPr>
              <w:pStyle w:val="XML1"/>
              <w:rPr>
                <w:ins w:id="12056" w:author="Thomas Dietz" w:date="2012-08-13T13:56:00Z"/>
                <w:del w:id="12057" w:author="Deepak Bansal (AZURE)" w:date="2012-08-23T21:57:00Z"/>
              </w:rPr>
            </w:pPr>
            <w:ins w:id="12058" w:author="Thomas Dietz" w:date="2012-08-13T13:56:00Z">
              <w:del w:id="12059" w:author="Deepak Bansal (AZURE)" w:date="2012-08-23T21:57:00Z">
                <w:r w:rsidDel="00B15A0B">
                  <w:delText xml:space="preserve">        OpenFlow Logical Switch and the OpenFlow protocol version</w:delText>
                </w:r>
                <w:bookmarkStart w:id="12060" w:name="_Toc333523808"/>
                <w:bookmarkStart w:id="12061" w:name="_Toc335147895"/>
                <w:bookmarkEnd w:id="12060"/>
                <w:bookmarkEnd w:id="12061"/>
              </w:del>
            </w:ins>
          </w:p>
          <w:p w14:paraId="52F15781" w14:textId="1F2B6AC7" w:rsidR="0058493D" w:rsidDel="00B15A0B" w:rsidRDefault="0058493D" w:rsidP="0058493D">
            <w:pPr>
              <w:pStyle w:val="XML1"/>
              <w:rPr>
                <w:ins w:id="12062" w:author="Thomas Dietz" w:date="2012-08-13T13:56:00Z"/>
                <w:del w:id="12063" w:author="Deepak Bansal (AZURE)" w:date="2012-08-23T21:57:00Z"/>
              </w:rPr>
            </w:pPr>
            <w:ins w:id="12064" w:author="Thomas Dietz" w:date="2012-08-13T13:56:00Z">
              <w:del w:id="12065" w:author="Deepak Bansal (AZURE)" w:date="2012-08-23T21:57:00Z">
                <w:r w:rsidDel="00B15A0B">
                  <w:delText xml:space="preserve">        used for the connection.</w:delText>
                </w:r>
                <w:bookmarkStart w:id="12066" w:name="_Toc333523809"/>
                <w:bookmarkStart w:id="12067" w:name="_Toc335147896"/>
                <w:bookmarkEnd w:id="12066"/>
                <w:bookmarkEnd w:id="12067"/>
              </w:del>
            </w:ins>
          </w:p>
          <w:p w14:paraId="0FB6E115" w14:textId="5FAC0C7D" w:rsidR="0058493D" w:rsidDel="00B15A0B" w:rsidRDefault="0058493D" w:rsidP="0058493D">
            <w:pPr>
              <w:pStyle w:val="XML1"/>
              <w:rPr>
                <w:ins w:id="12068" w:author="Thomas Dietz" w:date="2012-08-13T13:56:00Z"/>
                <w:del w:id="12069" w:author="Deepak Bansal (AZURE)" w:date="2012-08-23T21:57:00Z"/>
              </w:rPr>
            </w:pPr>
            <w:bookmarkStart w:id="12070" w:name="_Toc333523810"/>
            <w:bookmarkStart w:id="12071" w:name="_Toc335147897"/>
            <w:bookmarkEnd w:id="12070"/>
            <w:bookmarkEnd w:id="12071"/>
          </w:p>
          <w:p w14:paraId="75E5A7B6" w14:textId="3DF226A9" w:rsidR="0058493D" w:rsidDel="00B15A0B" w:rsidRDefault="0058493D" w:rsidP="0058493D">
            <w:pPr>
              <w:pStyle w:val="XML1"/>
              <w:rPr>
                <w:ins w:id="12072" w:author="Thomas Dietz" w:date="2012-08-13T13:56:00Z"/>
                <w:del w:id="12073" w:author="Deepak Bansal (AZURE)" w:date="2012-08-23T21:57:00Z"/>
              </w:rPr>
            </w:pPr>
            <w:ins w:id="12074" w:author="Thomas Dietz" w:date="2012-08-13T13:56:00Z">
              <w:del w:id="12075" w:author="Deepak Bansal (AZURE)" w:date="2012-08-23T21:57:00Z">
                <w:r w:rsidDel="00B15A0B">
                  <w:delText xml:space="preserve">        Children of this element are not configurable and can only</w:delText>
                </w:r>
                <w:bookmarkStart w:id="12076" w:name="_Toc333523811"/>
                <w:bookmarkStart w:id="12077" w:name="_Toc335147898"/>
                <w:bookmarkEnd w:id="12076"/>
                <w:bookmarkEnd w:id="12077"/>
              </w:del>
            </w:ins>
          </w:p>
          <w:p w14:paraId="065FDD18" w14:textId="679BE9C6" w:rsidR="0058493D" w:rsidDel="00B15A0B" w:rsidRDefault="0058493D" w:rsidP="0058493D">
            <w:pPr>
              <w:pStyle w:val="XML1"/>
              <w:rPr>
                <w:ins w:id="12078" w:author="Thomas Dietz" w:date="2012-08-13T13:56:00Z"/>
                <w:del w:id="12079" w:author="Deepak Bansal (AZURE)" w:date="2012-08-23T21:57:00Z"/>
              </w:rPr>
            </w:pPr>
            <w:ins w:id="12080" w:author="Thomas Dietz" w:date="2012-08-13T13:56:00Z">
              <w:del w:id="12081" w:author="Deepak Bansal (AZURE)" w:date="2012-08-23T21:57:00Z">
                <w:r w:rsidDel="00B15A0B">
                  <w:delText xml:space="preserve">        be retrieved by NETCONF &lt;get&gt; operations. Attemps to modify</w:delText>
                </w:r>
                <w:bookmarkStart w:id="12082" w:name="_Toc333523812"/>
                <w:bookmarkStart w:id="12083" w:name="_Toc335147899"/>
                <w:bookmarkEnd w:id="12082"/>
                <w:bookmarkEnd w:id="12083"/>
              </w:del>
            </w:ins>
          </w:p>
          <w:p w14:paraId="26B18B75" w14:textId="19642438" w:rsidR="0058493D" w:rsidDel="00B15A0B" w:rsidRDefault="0058493D" w:rsidP="0058493D">
            <w:pPr>
              <w:pStyle w:val="XML1"/>
              <w:rPr>
                <w:ins w:id="12084" w:author="Thomas Dietz" w:date="2012-08-13T13:56:00Z"/>
                <w:del w:id="12085" w:author="Deepak Bansal (AZURE)" w:date="2012-08-23T21:57:00Z"/>
              </w:rPr>
            </w:pPr>
            <w:ins w:id="12086" w:author="Thomas Dietz" w:date="2012-08-13T13:56:00Z">
              <w:del w:id="12087" w:author="Deepak Bansal (AZURE)" w:date="2012-08-23T21:57:00Z">
                <w:r w:rsidDel="00B15A0B">
                  <w:delText xml:space="preserve">        this element and its children with a NETCONF &lt;edit-config&gt;</w:delText>
                </w:r>
                <w:bookmarkStart w:id="12088" w:name="_Toc333523813"/>
                <w:bookmarkStart w:id="12089" w:name="_Toc335147900"/>
                <w:bookmarkEnd w:id="12088"/>
                <w:bookmarkEnd w:id="12089"/>
              </w:del>
            </w:ins>
          </w:p>
          <w:p w14:paraId="043FC1A7" w14:textId="4D236C95" w:rsidR="0058493D" w:rsidDel="00B15A0B" w:rsidRDefault="0058493D" w:rsidP="0058493D">
            <w:pPr>
              <w:pStyle w:val="XML1"/>
              <w:rPr>
                <w:ins w:id="12090" w:author="Thomas Dietz" w:date="2012-08-13T13:56:00Z"/>
                <w:del w:id="12091" w:author="Deepak Bansal (AZURE)" w:date="2012-08-23T21:57:00Z"/>
              </w:rPr>
            </w:pPr>
            <w:ins w:id="12092" w:author="Thomas Dietz" w:date="2012-08-13T13:56:00Z">
              <w:del w:id="12093" w:author="Deepak Bansal (AZURE)" w:date="2012-08-23T21:57:00Z">
                <w:r w:rsidDel="00B15A0B">
                  <w:delText xml:space="preserve">        operation MUST result in an 'operation-not-supported' error</w:delText>
                </w:r>
                <w:bookmarkStart w:id="12094" w:name="_Toc333523814"/>
                <w:bookmarkStart w:id="12095" w:name="_Toc335147901"/>
                <w:bookmarkEnd w:id="12094"/>
                <w:bookmarkEnd w:id="12095"/>
              </w:del>
            </w:ins>
          </w:p>
          <w:p w14:paraId="1CF4D559" w14:textId="7B2D6105" w:rsidR="0058493D" w:rsidDel="00B15A0B" w:rsidRDefault="0058493D" w:rsidP="0058493D">
            <w:pPr>
              <w:pStyle w:val="XML1"/>
              <w:rPr>
                <w:ins w:id="12096" w:author="Thomas Dietz" w:date="2012-08-13T13:56:00Z"/>
                <w:del w:id="12097" w:author="Deepak Bansal (AZURE)" w:date="2012-08-23T21:57:00Z"/>
              </w:rPr>
            </w:pPr>
            <w:ins w:id="12098" w:author="Thomas Dietz" w:date="2012-08-13T13:56:00Z">
              <w:del w:id="12099" w:author="Deepak Bansal (AZURE)" w:date="2012-08-23T21:57:00Z">
                <w:r w:rsidDel="00B15A0B">
                  <w:delText xml:space="preserve">        with type 'application'.";</w:delText>
                </w:r>
                <w:bookmarkStart w:id="12100" w:name="_Toc333523815"/>
                <w:bookmarkStart w:id="12101" w:name="_Toc335147902"/>
                <w:bookmarkEnd w:id="12100"/>
                <w:bookmarkEnd w:id="12101"/>
              </w:del>
            </w:ins>
          </w:p>
          <w:p w14:paraId="77A97B37" w14:textId="10F56D1E" w:rsidR="0058493D" w:rsidDel="00B15A0B" w:rsidRDefault="0058493D" w:rsidP="0058493D">
            <w:pPr>
              <w:pStyle w:val="XML1"/>
              <w:rPr>
                <w:ins w:id="12102" w:author="Thomas Dietz" w:date="2012-08-13T13:56:00Z"/>
                <w:del w:id="12103" w:author="Deepak Bansal (AZURE)" w:date="2012-08-23T21:57:00Z"/>
              </w:rPr>
            </w:pPr>
            <w:ins w:id="12104" w:author="Thomas Dietz" w:date="2012-08-13T13:56:00Z">
              <w:del w:id="12105" w:author="Deepak Bansal (AZURE)" w:date="2012-08-23T21:57:00Z">
                <w:r w:rsidDel="00B15A0B">
                  <w:delText xml:space="preserve">      leaf connection-state {</w:delText>
                </w:r>
                <w:bookmarkStart w:id="12106" w:name="_Toc333523816"/>
                <w:bookmarkStart w:id="12107" w:name="_Toc335147903"/>
                <w:bookmarkEnd w:id="12106"/>
                <w:bookmarkEnd w:id="12107"/>
              </w:del>
            </w:ins>
          </w:p>
          <w:p w14:paraId="3BE8DC8D" w14:textId="52EF13AD" w:rsidR="0058493D" w:rsidDel="00B15A0B" w:rsidRDefault="0058493D" w:rsidP="0058493D">
            <w:pPr>
              <w:pStyle w:val="XML1"/>
              <w:rPr>
                <w:ins w:id="12108" w:author="Thomas Dietz" w:date="2012-08-13T13:56:00Z"/>
                <w:del w:id="12109" w:author="Deepak Bansal (AZURE)" w:date="2012-08-23T21:57:00Z"/>
              </w:rPr>
            </w:pPr>
            <w:ins w:id="12110" w:author="Thomas Dietz" w:date="2012-08-13T13:56:00Z">
              <w:del w:id="12111" w:author="Deepak Bansal (AZURE)" w:date="2012-08-23T21:57:00Z">
                <w:r w:rsidDel="00B15A0B">
                  <w:delText xml:space="preserve">        type OFUpDownStateType;</w:delText>
                </w:r>
                <w:bookmarkStart w:id="12112" w:name="_Toc333523817"/>
                <w:bookmarkStart w:id="12113" w:name="_Toc335147904"/>
                <w:bookmarkEnd w:id="12112"/>
                <w:bookmarkEnd w:id="12113"/>
              </w:del>
            </w:ins>
          </w:p>
          <w:p w14:paraId="6F61D287" w14:textId="05EAE447" w:rsidR="0058493D" w:rsidDel="00B15A0B" w:rsidRDefault="0058493D" w:rsidP="0058493D">
            <w:pPr>
              <w:pStyle w:val="XML1"/>
              <w:rPr>
                <w:ins w:id="12114" w:author="Thomas Dietz" w:date="2012-08-13T13:56:00Z"/>
                <w:del w:id="12115" w:author="Deepak Bansal (AZURE)" w:date="2012-08-23T21:57:00Z"/>
              </w:rPr>
            </w:pPr>
            <w:ins w:id="12116" w:author="Thomas Dietz" w:date="2012-08-13T13:56:00Z">
              <w:del w:id="12117" w:author="Deepak Bansal (AZURE)" w:date="2012-08-23T21:57:00Z">
                <w:r w:rsidDel="00B15A0B">
                  <w:delText xml:space="preserve">        description "This object indicates the connections state of</w:delText>
                </w:r>
                <w:bookmarkStart w:id="12118" w:name="_Toc333523818"/>
                <w:bookmarkStart w:id="12119" w:name="_Toc335147905"/>
                <w:bookmarkEnd w:id="12118"/>
                <w:bookmarkEnd w:id="12119"/>
              </w:del>
            </w:ins>
          </w:p>
          <w:p w14:paraId="16D685EC" w14:textId="13A779FA" w:rsidR="0058493D" w:rsidDel="00B15A0B" w:rsidRDefault="0058493D" w:rsidP="0058493D">
            <w:pPr>
              <w:pStyle w:val="XML1"/>
              <w:rPr>
                <w:ins w:id="12120" w:author="Thomas Dietz" w:date="2012-08-13T13:56:00Z"/>
                <w:del w:id="12121" w:author="Deepak Bansal (AZURE)" w:date="2012-08-23T21:57:00Z"/>
              </w:rPr>
            </w:pPr>
            <w:ins w:id="12122" w:author="Thomas Dietz" w:date="2012-08-13T13:56:00Z">
              <w:del w:id="12123" w:author="Deepak Bansal (AZURE)" w:date="2012-08-23T21:57:00Z">
                <w:r w:rsidDel="00B15A0B">
                  <w:delText xml:space="preserve">          the OpenFlow Logical Switch to this controller.";</w:delText>
                </w:r>
                <w:bookmarkStart w:id="12124" w:name="_Toc333523819"/>
                <w:bookmarkStart w:id="12125" w:name="_Toc335147906"/>
                <w:bookmarkEnd w:id="12124"/>
                <w:bookmarkEnd w:id="12125"/>
              </w:del>
            </w:ins>
          </w:p>
          <w:p w14:paraId="3EDC7265" w14:textId="4926CF5C" w:rsidR="0058493D" w:rsidDel="00B15A0B" w:rsidRDefault="0058493D" w:rsidP="0058493D">
            <w:pPr>
              <w:pStyle w:val="XML1"/>
              <w:rPr>
                <w:ins w:id="12126" w:author="Thomas Dietz" w:date="2012-08-13T13:56:00Z"/>
                <w:del w:id="12127" w:author="Deepak Bansal (AZURE)" w:date="2012-08-23T21:57:00Z"/>
              </w:rPr>
            </w:pPr>
            <w:ins w:id="12128" w:author="Thomas Dietz" w:date="2012-08-13T13:56:00Z">
              <w:del w:id="12129" w:author="Deepak Bansal (AZURE)" w:date="2012-08-23T21:57:00Z">
                <w:r w:rsidDel="00B15A0B">
                  <w:delText xml:space="preserve">      }</w:delText>
                </w:r>
                <w:bookmarkStart w:id="12130" w:name="_Toc333523820"/>
                <w:bookmarkStart w:id="12131" w:name="_Toc335147907"/>
                <w:bookmarkEnd w:id="12130"/>
                <w:bookmarkEnd w:id="12131"/>
              </w:del>
            </w:ins>
          </w:p>
          <w:p w14:paraId="2A1D675B" w14:textId="6CD1D613" w:rsidR="0058493D" w:rsidDel="00B15A0B" w:rsidRDefault="0058493D" w:rsidP="0058493D">
            <w:pPr>
              <w:pStyle w:val="XML1"/>
              <w:rPr>
                <w:ins w:id="12132" w:author="Thomas Dietz" w:date="2012-08-13T13:56:00Z"/>
                <w:del w:id="12133" w:author="Deepak Bansal (AZURE)" w:date="2012-08-23T21:57:00Z"/>
              </w:rPr>
            </w:pPr>
            <w:ins w:id="12134" w:author="Thomas Dietz" w:date="2012-08-13T13:56:00Z">
              <w:del w:id="12135" w:author="Deepak Bansal (AZURE)" w:date="2012-08-23T21:57:00Z">
                <w:r w:rsidDel="00B15A0B">
                  <w:delText xml:space="preserve">      leaf current-version {</w:delText>
                </w:r>
                <w:bookmarkStart w:id="12136" w:name="_Toc333523821"/>
                <w:bookmarkStart w:id="12137" w:name="_Toc335147908"/>
                <w:bookmarkEnd w:id="12136"/>
                <w:bookmarkEnd w:id="12137"/>
              </w:del>
            </w:ins>
          </w:p>
          <w:p w14:paraId="4512DFA8" w14:textId="4BC2A6DB" w:rsidR="0058493D" w:rsidDel="00B15A0B" w:rsidRDefault="0058493D" w:rsidP="0058493D">
            <w:pPr>
              <w:pStyle w:val="XML1"/>
              <w:rPr>
                <w:ins w:id="12138" w:author="Thomas Dietz" w:date="2012-08-13T13:56:00Z"/>
                <w:del w:id="12139" w:author="Deepak Bansal (AZURE)" w:date="2012-08-23T21:57:00Z"/>
              </w:rPr>
            </w:pPr>
            <w:ins w:id="12140" w:author="Thomas Dietz" w:date="2012-08-13T13:56:00Z">
              <w:del w:id="12141" w:author="Deepak Bansal (AZURE)" w:date="2012-08-23T21:57:00Z">
                <w:r w:rsidDel="00B15A0B">
                  <w:delText xml:space="preserve">        type OFOpenFlowVersionType;</w:delText>
                </w:r>
                <w:bookmarkStart w:id="12142" w:name="_Toc333523822"/>
                <w:bookmarkStart w:id="12143" w:name="_Toc335147909"/>
                <w:bookmarkEnd w:id="12142"/>
                <w:bookmarkEnd w:id="12143"/>
              </w:del>
            </w:ins>
          </w:p>
          <w:p w14:paraId="001B0275" w14:textId="5B48AAD7" w:rsidR="0058493D" w:rsidDel="00B15A0B" w:rsidRDefault="0058493D" w:rsidP="0058493D">
            <w:pPr>
              <w:pStyle w:val="XML1"/>
              <w:rPr>
                <w:ins w:id="12144" w:author="Thomas Dietz" w:date="2012-08-13T13:56:00Z"/>
                <w:del w:id="12145" w:author="Deepak Bansal (AZURE)" w:date="2012-08-23T21:57:00Z"/>
              </w:rPr>
            </w:pPr>
            <w:ins w:id="12146" w:author="Thomas Dietz" w:date="2012-08-13T13:56:00Z">
              <w:del w:id="12147" w:author="Deepak Bansal (AZURE)" w:date="2012-08-23T21:57:00Z">
                <w:r w:rsidDel="00B15A0B">
                  <w:delText xml:space="preserve">        description "This object indicates the version of the</w:delText>
                </w:r>
                <w:bookmarkStart w:id="12148" w:name="_Toc333523823"/>
                <w:bookmarkStart w:id="12149" w:name="_Toc335147910"/>
                <w:bookmarkEnd w:id="12148"/>
                <w:bookmarkEnd w:id="12149"/>
              </w:del>
            </w:ins>
          </w:p>
          <w:p w14:paraId="2739EE7D" w14:textId="576E457E" w:rsidR="0058493D" w:rsidDel="00B15A0B" w:rsidRDefault="0058493D" w:rsidP="0058493D">
            <w:pPr>
              <w:pStyle w:val="XML1"/>
              <w:rPr>
                <w:ins w:id="12150" w:author="Thomas Dietz" w:date="2012-08-13T13:56:00Z"/>
                <w:del w:id="12151" w:author="Deepak Bansal (AZURE)" w:date="2012-08-23T21:57:00Z"/>
              </w:rPr>
            </w:pPr>
            <w:ins w:id="12152" w:author="Thomas Dietz" w:date="2012-08-13T13:56:00Z">
              <w:del w:id="12153" w:author="Deepak Bansal (AZURE)" w:date="2012-08-23T21:57:00Z">
                <w:r w:rsidDel="00B15A0B">
                  <w:delText xml:space="preserve">          OpenFlow protocol used between the OpenFlow Logical</w:delText>
                </w:r>
                <w:bookmarkStart w:id="12154" w:name="_Toc333523824"/>
                <w:bookmarkStart w:id="12155" w:name="_Toc335147911"/>
                <w:bookmarkEnd w:id="12154"/>
                <w:bookmarkEnd w:id="12155"/>
              </w:del>
            </w:ins>
          </w:p>
          <w:p w14:paraId="747EFCC9" w14:textId="363FE5B5" w:rsidR="0058493D" w:rsidDel="00B15A0B" w:rsidRDefault="0058493D" w:rsidP="0058493D">
            <w:pPr>
              <w:pStyle w:val="XML1"/>
              <w:rPr>
                <w:ins w:id="12156" w:author="Thomas Dietz" w:date="2012-08-13T13:56:00Z"/>
                <w:del w:id="12157" w:author="Deepak Bansal (AZURE)" w:date="2012-08-23T21:57:00Z"/>
              </w:rPr>
            </w:pPr>
            <w:ins w:id="12158" w:author="Thomas Dietz" w:date="2012-08-13T13:56:00Z">
              <w:del w:id="12159" w:author="Deepak Bansal (AZURE)" w:date="2012-08-23T21:57:00Z">
                <w:r w:rsidDel="00B15A0B">
                  <w:delText xml:space="preserve">          Switch and this Controller.  If element connection-state</w:delText>
                </w:r>
                <w:bookmarkStart w:id="12160" w:name="_Toc333523825"/>
                <w:bookmarkStart w:id="12161" w:name="_Toc335147912"/>
                <w:bookmarkEnd w:id="12160"/>
                <w:bookmarkEnd w:id="12161"/>
              </w:del>
            </w:ins>
          </w:p>
          <w:p w14:paraId="46B4AF45" w14:textId="04233A31" w:rsidR="0058493D" w:rsidDel="00B15A0B" w:rsidRDefault="0058493D" w:rsidP="0058493D">
            <w:pPr>
              <w:pStyle w:val="XML1"/>
              <w:rPr>
                <w:ins w:id="12162" w:author="Thomas Dietz" w:date="2012-08-13T13:56:00Z"/>
                <w:del w:id="12163" w:author="Deepak Bansal (AZURE)" w:date="2012-08-23T21:57:00Z"/>
              </w:rPr>
            </w:pPr>
            <w:ins w:id="12164" w:author="Thomas Dietz" w:date="2012-08-13T13:56:00Z">
              <w:del w:id="12165" w:author="Deepak Bansal (AZURE)" w:date="2012-08-23T21:57:00Z">
                <w:r w:rsidDel="00B15A0B">
                  <w:delText xml:space="preserve">          has value 'up', then this element indicates the actual</w:delText>
                </w:r>
                <w:bookmarkStart w:id="12166" w:name="_Toc333523826"/>
                <w:bookmarkStart w:id="12167" w:name="_Toc335147913"/>
                <w:bookmarkEnd w:id="12166"/>
                <w:bookmarkEnd w:id="12167"/>
              </w:del>
            </w:ins>
          </w:p>
          <w:p w14:paraId="1CB4B479" w14:textId="27AAA57F" w:rsidR="0058493D" w:rsidDel="00B15A0B" w:rsidRDefault="0058493D" w:rsidP="0058493D">
            <w:pPr>
              <w:pStyle w:val="XML1"/>
              <w:rPr>
                <w:ins w:id="12168" w:author="Thomas Dietz" w:date="2012-08-13T13:56:00Z"/>
                <w:del w:id="12169" w:author="Deepak Bansal (AZURE)" w:date="2012-08-23T21:57:00Z"/>
              </w:rPr>
            </w:pPr>
            <w:ins w:id="12170" w:author="Thomas Dietz" w:date="2012-08-13T13:56:00Z">
              <w:del w:id="12171" w:author="Deepak Bansal (AZURE)" w:date="2012-08-23T21:57:00Z">
                <w:r w:rsidDel="00B15A0B">
                  <w:delText xml:space="preserve">          version in use.  If element connection-state has value</w:delText>
                </w:r>
                <w:bookmarkStart w:id="12172" w:name="_Toc333523827"/>
                <w:bookmarkStart w:id="12173" w:name="_Toc335147914"/>
                <w:bookmarkEnd w:id="12172"/>
                <w:bookmarkEnd w:id="12173"/>
              </w:del>
            </w:ins>
          </w:p>
          <w:p w14:paraId="5B7C4798" w14:textId="6ACBEB94" w:rsidR="0058493D" w:rsidDel="00B15A0B" w:rsidRDefault="0058493D" w:rsidP="0058493D">
            <w:pPr>
              <w:pStyle w:val="XML1"/>
              <w:rPr>
                <w:ins w:id="12174" w:author="Thomas Dietz" w:date="2012-08-13T13:56:00Z"/>
                <w:del w:id="12175" w:author="Deepak Bansal (AZURE)" w:date="2012-08-23T21:57:00Z"/>
              </w:rPr>
            </w:pPr>
            <w:ins w:id="12176" w:author="Thomas Dietz" w:date="2012-08-13T13:56:00Z">
              <w:del w:id="12177" w:author="Deepak Bansal (AZURE)" w:date="2012-08-23T21:57:00Z">
                <w:r w:rsidDel="00B15A0B">
                  <w:delText xml:space="preserve">          'down', then this element indicates the version number of</w:delText>
                </w:r>
                <w:bookmarkStart w:id="12178" w:name="_Toc333523828"/>
                <w:bookmarkStart w:id="12179" w:name="_Toc335147915"/>
                <w:bookmarkEnd w:id="12178"/>
                <w:bookmarkEnd w:id="12179"/>
              </w:del>
            </w:ins>
          </w:p>
          <w:p w14:paraId="49D3708E" w14:textId="6A44E338" w:rsidR="0058493D" w:rsidDel="00B15A0B" w:rsidRDefault="0058493D" w:rsidP="0058493D">
            <w:pPr>
              <w:pStyle w:val="XML1"/>
              <w:rPr>
                <w:ins w:id="12180" w:author="Thomas Dietz" w:date="2012-08-13T13:56:00Z"/>
                <w:del w:id="12181" w:author="Deepak Bansal (AZURE)" w:date="2012-08-23T21:57:00Z"/>
              </w:rPr>
            </w:pPr>
            <w:ins w:id="12182" w:author="Thomas Dietz" w:date="2012-08-13T13:56:00Z">
              <w:del w:id="12183" w:author="Deepak Bansal (AZURE)" w:date="2012-08-23T21:57:00Z">
                <w:r w:rsidDel="00B15A0B">
                  <w:delText xml:space="preserve">          the last established connection with this OpenFlow</w:delText>
                </w:r>
                <w:bookmarkStart w:id="12184" w:name="_Toc333523829"/>
                <w:bookmarkStart w:id="12185" w:name="_Toc335147916"/>
                <w:bookmarkEnd w:id="12184"/>
                <w:bookmarkEnd w:id="12185"/>
              </w:del>
            </w:ins>
          </w:p>
          <w:p w14:paraId="4F91C55C" w14:textId="4541947E" w:rsidR="0058493D" w:rsidDel="00B15A0B" w:rsidRDefault="0058493D" w:rsidP="0058493D">
            <w:pPr>
              <w:pStyle w:val="XML1"/>
              <w:rPr>
                <w:ins w:id="12186" w:author="Thomas Dietz" w:date="2012-08-13T13:56:00Z"/>
                <w:del w:id="12187" w:author="Deepak Bansal (AZURE)" w:date="2012-08-23T21:57:00Z"/>
              </w:rPr>
            </w:pPr>
            <w:ins w:id="12188" w:author="Thomas Dietz" w:date="2012-08-13T13:56:00Z">
              <w:del w:id="12189" w:author="Deepak Bansal (AZURE)" w:date="2012-08-23T21:57:00Z">
                <w:r w:rsidDel="00B15A0B">
                  <w:delText xml:space="preserve">          Controller.  The value of this element MAY be persistent</w:delText>
                </w:r>
                <w:bookmarkStart w:id="12190" w:name="_Toc333523830"/>
                <w:bookmarkStart w:id="12191" w:name="_Toc335147917"/>
                <w:bookmarkEnd w:id="12190"/>
                <w:bookmarkEnd w:id="12191"/>
              </w:del>
            </w:ins>
          </w:p>
          <w:p w14:paraId="264D4918" w14:textId="013DEBAC" w:rsidR="0058493D" w:rsidDel="00B15A0B" w:rsidRDefault="0058493D" w:rsidP="0058493D">
            <w:pPr>
              <w:pStyle w:val="XML1"/>
              <w:rPr>
                <w:ins w:id="12192" w:author="Thomas Dietz" w:date="2012-08-13T13:56:00Z"/>
                <w:del w:id="12193" w:author="Deepak Bansal (AZURE)" w:date="2012-08-23T21:57:00Z"/>
              </w:rPr>
            </w:pPr>
            <w:ins w:id="12194" w:author="Thomas Dietz" w:date="2012-08-13T13:56:00Z">
              <w:del w:id="12195" w:author="Deepak Bansal (AZURE)" w:date="2012-08-23T21:57:00Z">
                <w:r w:rsidDel="00B15A0B">
                  <w:delText xml:space="preserve">          across reboots of the OpenFlow Logical Switch in such a</w:delText>
                </w:r>
                <w:bookmarkStart w:id="12196" w:name="_Toc333523831"/>
                <w:bookmarkStart w:id="12197" w:name="_Toc335147918"/>
                <w:bookmarkEnd w:id="12196"/>
                <w:bookmarkEnd w:id="12197"/>
              </w:del>
            </w:ins>
          </w:p>
          <w:p w14:paraId="7DF9DC0E" w14:textId="3507327A" w:rsidR="0058493D" w:rsidDel="00B15A0B" w:rsidRDefault="0058493D" w:rsidP="0058493D">
            <w:pPr>
              <w:pStyle w:val="XML1"/>
              <w:rPr>
                <w:ins w:id="12198" w:author="Thomas Dietz" w:date="2012-08-13T13:56:00Z"/>
                <w:del w:id="12199" w:author="Deepak Bansal (AZURE)" w:date="2012-08-23T21:57:00Z"/>
              </w:rPr>
            </w:pPr>
            <w:ins w:id="12200" w:author="Thomas Dietz" w:date="2012-08-13T13:56:00Z">
              <w:del w:id="12201" w:author="Deepak Bansal (AZURE)" w:date="2012-08-23T21:57:00Z">
                <w:r w:rsidDel="00B15A0B">
                  <w:delText xml:space="preserve">          case.  If element connection-state has value 'down'and</w:delText>
                </w:r>
                <w:bookmarkStart w:id="12202" w:name="_Toc333523832"/>
                <w:bookmarkStart w:id="12203" w:name="_Toc335147919"/>
                <w:bookmarkEnd w:id="12202"/>
                <w:bookmarkEnd w:id="12203"/>
              </w:del>
            </w:ins>
          </w:p>
          <w:p w14:paraId="757C0A15" w14:textId="562F44DB" w:rsidR="0058493D" w:rsidDel="00B15A0B" w:rsidRDefault="0058493D" w:rsidP="0058493D">
            <w:pPr>
              <w:pStyle w:val="XML1"/>
              <w:rPr>
                <w:ins w:id="12204" w:author="Thomas Dietz" w:date="2012-08-13T13:56:00Z"/>
                <w:del w:id="12205" w:author="Deepak Bansal (AZURE)" w:date="2012-08-23T21:57:00Z"/>
              </w:rPr>
            </w:pPr>
            <w:ins w:id="12206" w:author="Thomas Dietz" w:date="2012-08-13T13:56:00Z">
              <w:del w:id="12207" w:author="Deepak Bansal (AZURE)" w:date="2012-08-23T21:57:00Z">
                <w:r w:rsidDel="00B15A0B">
                  <w:delText xml:space="preserve">          there is no information about previous connections to</w:delText>
                </w:r>
                <w:bookmarkStart w:id="12208" w:name="_Toc333523833"/>
                <w:bookmarkStart w:id="12209" w:name="_Toc335147920"/>
                <w:bookmarkEnd w:id="12208"/>
                <w:bookmarkEnd w:id="12209"/>
              </w:del>
            </w:ins>
          </w:p>
          <w:p w14:paraId="329BB15B" w14:textId="11DAF5E6" w:rsidR="0058493D" w:rsidDel="00B15A0B" w:rsidRDefault="0058493D" w:rsidP="0058493D">
            <w:pPr>
              <w:pStyle w:val="XML1"/>
              <w:rPr>
                <w:ins w:id="12210" w:author="Thomas Dietz" w:date="2012-08-13T13:56:00Z"/>
                <w:del w:id="12211" w:author="Deepak Bansal (AZURE)" w:date="2012-08-23T21:57:00Z"/>
              </w:rPr>
            </w:pPr>
            <w:ins w:id="12212" w:author="Thomas Dietz" w:date="2012-08-13T13:56:00Z">
              <w:del w:id="12213" w:author="Deepak Bansal (AZURE)" w:date="2012-08-23T21:57:00Z">
                <w:r w:rsidDel="00B15A0B">
                  <w:delText xml:space="preserve">          this OpenFlow controller, then this element is not</w:delText>
                </w:r>
                <w:bookmarkStart w:id="12214" w:name="_Toc333523834"/>
                <w:bookmarkStart w:id="12215" w:name="_Toc335147921"/>
                <w:bookmarkEnd w:id="12214"/>
                <w:bookmarkEnd w:id="12215"/>
              </w:del>
            </w:ins>
          </w:p>
          <w:p w14:paraId="19EFAEED" w14:textId="71CE470B" w:rsidR="0058493D" w:rsidDel="00B15A0B" w:rsidRDefault="0058493D" w:rsidP="0058493D">
            <w:pPr>
              <w:pStyle w:val="XML1"/>
              <w:rPr>
                <w:ins w:id="12216" w:author="Thomas Dietz" w:date="2012-08-13T13:56:00Z"/>
                <w:del w:id="12217" w:author="Deepak Bansal (AZURE)" w:date="2012-08-23T21:57:00Z"/>
              </w:rPr>
            </w:pPr>
            <w:ins w:id="12218" w:author="Thomas Dietz" w:date="2012-08-13T13:56:00Z">
              <w:del w:id="12219" w:author="Deepak Bansal (AZURE)" w:date="2012-08-23T21:57:00Z">
                <w:r w:rsidDel="00B15A0B">
                  <w:delText xml:space="preserve">          present or has the value '0'.";</w:delText>
                </w:r>
                <w:bookmarkStart w:id="12220" w:name="_Toc333523835"/>
                <w:bookmarkStart w:id="12221" w:name="_Toc335147922"/>
                <w:bookmarkEnd w:id="12220"/>
                <w:bookmarkEnd w:id="12221"/>
              </w:del>
            </w:ins>
          </w:p>
          <w:p w14:paraId="1B167CC9" w14:textId="36BCADB2" w:rsidR="0058493D" w:rsidDel="00B15A0B" w:rsidRDefault="0058493D" w:rsidP="0058493D">
            <w:pPr>
              <w:pStyle w:val="XML1"/>
              <w:rPr>
                <w:ins w:id="12222" w:author="Thomas Dietz" w:date="2012-08-13T13:56:00Z"/>
                <w:del w:id="12223" w:author="Deepak Bansal (AZURE)" w:date="2012-08-23T21:57:00Z"/>
              </w:rPr>
            </w:pPr>
            <w:ins w:id="12224" w:author="Thomas Dietz" w:date="2012-08-13T13:56:00Z">
              <w:del w:id="12225" w:author="Deepak Bansal (AZURE)" w:date="2012-08-23T21:57:00Z">
                <w:r w:rsidDel="00B15A0B">
                  <w:delText xml:space="preserve">      }</w:delText>
                </w:r>
                <w:bookmarkStart w:id="12226" w:name="_Toc333523836"/>
                <w:bookmarkStart w:id="12227" w:name="_Toc335147923"/>
                <w:bookmarkEnd w:id="12226"/>
                <w:bookmarkEnd w:id="12227"/>
              </w:del>
            </w:ins>
          </w:p>
          <w:p w14:paraId="48BDF7D2" w14:textId="2BCFF0FB" w:rsidR="0058493D" w:rsidDel="00B15A0B" w:rsidRDefault="0058493D" w:rsidP="0058493D">
            <w:pPr>
              <w:pStyle w:val="XML1"/>
              <w:rPr>
                <w:ins w:id="12228" w:author="Thomas Dietz" w:date="2012-08-13T13:56:00Z"/>
                <w:del w:id="12229" w:author="Deepak Bansal (AZURE)" w:date="2012-08-23T21:57:00Z"/>
              </w:rPr>
            </w:pPr>
            <w:ins w:id="12230" w:author="Thomas Dietz" w:date="2012-08-13T13:56:00Z">
              <w:del w:id="12231" w:author="Deepak Bansal (AZURE)" w:date="2012-08-23T21:57:00Z">
                <w:r w:rsidDel="00B15A0B">
                  <w:delText xml:space="preserve">      leaf-list supported-versions {</w:delText>
                </w:r>
                <w:bookmarkStart w:id="12232" w:name="_Toc333523837"/>
                <w:bookmarkStart w:id="12233" w:name="_Toc335147924"/>
                <w:bookmarkEnd w:id="12232"/>
                <w:bookmarkEnd w:id="12233"/>
              </w:del>
            </w:ins>
          </w:p>
          <w:p w14:paraId="3AD91419" w14:textId="73163325" w:rsidR="0058493D" w:rsidDel="00B15A0B" w:rsidRDefault="0058493D" w:rsidP="0058493D">
            <w:pPr>
              <w:pStyle w:val="XML1"/>
              <w:rPr>
                <w:ins w:id="12234" w:author="Thomas Dietz" w:date="2012-08-13T13:56:00Z"/>
                <w:del w:id="12235" w:author="Deepak Bansal (AZURE)" w:date="2012-08-23T21:57:00Z"/>
              </w:rPr>
            </w:pPr>
            <w:ins w:id="12236" w:author="Thomas Dietz" w:date="2012-08-13T13:56:00Z">
              <w:del w:id="12237" w:author="Deepak Bansal (AZURE)" w:date="2012-08-23T21:57:00Z">
                <w:r w:rsidDel="00B15A0B">
                  <w:delText xml:space="preserve">        type OFOpenFlowVersionType;</w:delText>
                </w:r>
                <w:bookmarkStart w:id="12238" w:name="_Toc333523838"/>
                <w:bookmarkStart w:id="12239" w:name="_Toc335147925"/>
                <w:bookmarkEnd w:id="12238"/>
                <w:bookmarkEnd w:id="12239"/>
              </w:del>
            </w:ins>
          </w:p>
          <w:p w14:paraId="34E4D0A2" w14:textId="7BDBB53E" w:rsidR="0058493D" w:rsidDel="00B15A0B" w:rsidRDefault="0058493D" w:rsidP="0058493D">
            <w:pPr>
              <w:pStyle w:val="XML1"/>
              <w:rPr>
                <w:ins w:id="12240" w:author="Thomas Dietz" w:date="2012-08-13T13:56:00Z"/>
                <w:del w:id="12241" w:author="Deepak Bansal (AZURE)" w:date="2012-08-23T21:57:00Z"/>
              </w:rPr>
            </w:pPr>
            <w:ins w:id="12242" w:author="Thomas Dietz" w:date="2012-08-13T13:56:00Z">
              <w:del w:id="12243" w:author="Deepak Bansal (AZURE)" w:date="2012-08-23T21:57:00Z">
                <w:r w:rsidDel="00B15A0B">
                  <w:delText xml:space="preserve">        description "This list of elements includes one entry for</w:delText>
                </w:r>
                <w:bookmarkStart w:id="12244" w:name="_Toc333523839"/>
                <w:bookmarkStart w:id="12245" w:name="_Toc335147926"/>
                <w:bookmarkEnd w:id="12244"/>
                <w:bookmarkEnd w:id="12245"/>
              </w:del>
            </w:ins>
          </w:p>
          <w:p w14:paraId="4924B09E" w14:textId="3CD0793D" w:rsidR="0058493D" w:rsidDel="00B15A0B" w:rsidRDefault="0058493D" w:rsidP="0058493D">
            <w:pPr>
              <w:pStyle w:val="XML1"/>
              <w:rPr>
                <w:ins w:id="12246" w:author="Thomas Dietz" w:date="2012-08-13T13:56:00Z"/>
                <w:del w:id="12247" w:author="Deepak Bansal (AZURE)" w:date="2012-08-23T21:57:00Z"/>
              </w:rPr>
            </w:pPr>
            <w:ins w:id="12248" w:author="Thomas Dietz" w:date="2012-08-13T13:56:00Z">
              <w:del w:id="12249" w:author="Deepak Bansal (AZURE)" w:date="2012-08-23T21:57:00Z">
                <w:r w:rsidDel="00B15A0B">
                  <w:delText xml:space="preserve">          each OpenFlow protocol version that this OpenFlow</w:delText>
                </w:r>
                <w:bookmarkStart w:id="12250" w:name="_Toc333523840"/>
                <w:bookmarkStart w:id="12251" w:name="_Toc335147927"/>
                <w:bookmarkEnd w:id="12250"/>
                <w:bookmarkEnd w:id="12251"/>
              </w:del>
            </w:ins>
          </w:p>
          <w:p w14:paraId="1F98681B" w14:textId="25FE75F5" w:rsidR="0058493D" w:rsidDel="00B15A0B" w:rsidRDefault="0058493D" w:rsidP="0058493D">
            <w:pPr>
              <w:pStyle w:val="XML1"/>
              <w:rPr>
                <w:ins w:id="12252" w:author="Thomas Dietz" w:date="2012-08-13T13:56:00Z"/>
                <w:del w:id="12253" w:author="Deepak Bansal (AZURE)" w:date="2012-08-23T21:57:00Z"/>
              </w:rPr>
            </w:pPr>
            <w:ins w:id="12254" w:author="Thomas Dietz" w:date="2012-08-13T13:56:00Z">
              <w:del w:id="12255" w:author="Deepak Bansal (AZURE)" w:date="2012-08-23T21:57:00Z">
                <w:r w:rsidDel="00B15A0B">
                  <w:delText xml:space="preserve">          controller supports.  It SHOULD contain all";</w:delText>
                </w:r>
                <w:bookmarkStart w:id="12256" w:name="_Toc333523841"/>
                <w:bookmarkStart w:id="12257" w:name="_Toc335147928"/>
                <w:bookmarkEnd w:id="12256"/>
                <w:bookmarkEnd w:id="12257"/>
              </w:del>
            </w:ins>
          </w:p>
          <w:p w14:paraId="34DE8AF5" w14:textId="05885C73" w:rsidR="0058493D" w:rsidDel="00B15A0B" w:rsidRDefault="0058493D" w:rsidP="0058493D">
            <w:pPr>
              <w:pStyle w:val="XML1"/>
              <w:rPr>
                <w:ins w:id="12258" w:author="Thomas Dietz" w:date="2012-08-13T13:56:00Z"/>
                <w:del w:id="12259" w:author="Deepak Bansal (AZURE)" w:date="2012-08-23T21:57:00Z"/>
              </w:rPr>
            </w:pPr>
            <w:ins w:id="12260" w:author="Thomas Dietz" w:date="2012-08-13T13:56:00Z">
              <w:del w:id="12261" w:author="Deepak Bansal (AZURE)" w:date="2012-08-23T21:57:00Z">
                <w:r w:rsidDel="00B15A0B">
                  <w:delText xml:space="preserve">      }</w:delText>
                </w:r>
                <w:bookmarkStart w:id="12262" w:name="_Toc333523842"/>
                <w:bookmarkStart w:id="12263" w:name="_Toc335147929"/>
                <w:bookmarkEnd w:id="12262"/>
                <w:bookmarkEnd w:id="12263"/>
              </w:del>
            </w:ins>
          </w:p>
          <w:p w14:paraId="5885A6DA" w14:textId="107D867E" w:rsidR="0058493D" w:rsidDel="00B15A0B" w:rsidRDefault="0058493D" w:rsidP="0058493D">
            <w:pPr>
              <w:pStyle w:val="XML1"/>
              <w:rPr>
                <w:ins w:id="12264" w:author="Thomas Dietz" w:date="2012-08-13T13:56:00Z"/>
                <w:del w:id="12265" w:author="Deepak Bansal (AZURE)" w:date="2012-08-23T21:57:00Z"/>
              </w:rPr>
            </w:pPr>
            <w:ins w:id="12266" w:author="Thomas Dietz" w:date="2012-08-13T13:56:00Z">
              <w:del w:id="12267" w:author="Deepak Bansal (AZURE)" w:date="2012-08-23T21:57:00Z">
                <w:r w:rsidDel="00B15A0B">
                  <w:delText xml:space="preserve">      leaf local-ip-address-in-use {</w:delText>
                </w:r>
                <w:bookmarkStart w:id="12268" w:name="_Toc333523843"/>
                <w:bookmarkStart w:id="12269" w:name="_Toc335147930"/>
                <w:bookmarkEnd w:id="12268"/>
                <w:bookmarkEnd w:id="12269"/>
              </w:del>
            </w:ins>
          </w:p>
          <w:p w14:paraId="1A5EEED6" w14:textId="3F71712E" w:rsidR="0058493D" w:rsidDel="00B15A0B" w:rsidRDefault="0058493D" w:rsidP="0058493D">
            <w:pPr>
              <w:pStyle w:val="XML1"/>
              <w:rPr>
                <w:ins w:id="12270" w:author="Thomas Dietz" w:date="2012-08-13T13:56:00Z"/>
                <w:del w:id="12271" w:author="Deepak Bansal (AZURE)" w:date="2012-08-23T21:57:00Z"/>
              </w:rPr>
            </w:pPr>
            <w:ins w:id="12272" w:author="Thomas Dietz" w:date="2012-08-13T13:56:00Z">
              <w:del w:id="12273" w:author="Deepak Bansal (AZURE)" w:date="2012-08-23T21:57:00Z">
                <w:r w:rsidDel="00B15A0B">
                  <w:delText xml:space="preserve">        type inet:ip-address;</w:delText>
                </w:r>
                <w:bookmarkStart w:id="12274" w:name="_Toc333523844"/>
                <w:bookmarkStart w:id="12275" w:name="_Toc335147931"/>
                <w:bookmarkEnd w:id="12274"/>
                <w:bookmarkEnd w:id="12275"/>
              </w:del>
            </w:ins>
          </w:p>
          <w:p w14:paraId="46FD41F6" w14:textId="3D8542F7" w:rsidR="0058493D" w:rsidDel="00B15A0B" w:rsidRDefault="0058493D" w:rsidP="0058493D">
            <w:pPr>
              <w:pStyle w:val="XML1"/>
              <w:rPr>
                <w:ins w:id="12276" w:author="Thomas Dietz" w:date="2012-08-13T13:56:00Z"/>
                <w:del w:id="12277" w:author="Deepak Bansal (AZURE)" w:date="2012-08-23T21:57:00Z"/>
              </w:rPr>
            </w:pPr>
            <w:ins w:id="12278" w:author="Thomas Dietz" w:date="2012-08-13T13:56:00Z">
              <w:del w:id="12279" w:author="Deepak Bansal (AZURE)" w:date="2012-08-23T21:57:00Z">
                <w:r w:rsidDel="00B15A0B">
                  <w:delText xml:space="preserve">        description "The local IP address of the OpenFlow Logical</w:delText>
                </w:r>
                <w:bookmarkStart w:id="12280" w:name="_Toc333523845"/>
                <w:bookmarkStart w:id="12281" w:name="_Toc335147932"/>
                <w:bookmarkEnd w:id="12280"/>
                <w:bookmarkEnd w:id="12281"/>
              </w:del>
            </w:ins>
          </w:p>
          <w:p w14:paraId="7CD8595F" w14:textId="51600297" w:rsidR="0058493D" w:rsidDel="00B15A0B" w:rsidRDefault="0058493D" w:rsidP="0058493D">
            <w:pPr>
              <w:pStyle w:val="XML1"/>
              <w:rPr>
                <w:ins w:id="12282" w:author="Thomas Dietz" w:date="2012-08-13T13:56:00Z"/>
                <w:del w:id="12283" w:author="Deepak Bansal (AZURE)" w:date="2012-08-23T21:57:00Z"/>
              </w:rPr>
            </w:pPr>
            <w:ins w:id="12284" w:author="Thomas Dietz" w:date="2012-08-13T13:56:00Z">
              <w:del w:id="12285" w:author="Deepak Bansal (AZURE)" w:date="2012-08-23T21:57:00Z">
                <w:r w:rsidDel="00B15A0B">
                  <w:delText xml:space="preserve">          Switch when connecting to this OpenFlow Controller.  It</w:delText>
                </w:r>
                <w:bookmarkStart w:id="12286" w:name="_Toc333523846"/>
                <w:bookmarkStart w:id="12287" w:name="_Toc335147933"/>
                <w:bookmarkEnd w:id="12286"/>
                <w:bookmarkEnd w:id="12287"/>
              </w:del>
            </w:ins>
          </w:p>
          <w:p w14:paraId="12E99E01" w14:textId="764E64A0" w:rsidR="0058493D" w:rsidDel="00B15A0B" w:rsidRDefault="0058493D" w:rsidP="0058493D">
            <w:pPr>
              <w:pStyle w:val="XML1"/>
              <w:rPr>
                <w:ins w:id="12288" w:author="Thomas Dietz" w:date="2012-08-13T13:56:00Z"/>
                <w:del w:id="12289" w:author="Deepak Bansal (AZURE)" w:date="2012-08-23T21:57:00Z"/>
              </w:rPr>
            </w:pPr>
            <w:ins w:id="12290" w:author="Thomas Dietz" w:date="2012-08-13T13:56:00Z">
              <w:del w:id="12291" w:author="Deepak Bansal (AZURE)" w:date="2012-08-23T21:57:00Z">
                <w:r w:rsidDel="00B15A0B">
                  <w:delText xml:space="preserve">          is the source IP address of packets sent to this OpenFlow</w:delText>
                </w:r>
                <w:bookmarkStart w:id="12292" w:name="_Toc333523847"/>
                <w:bookmarkStart w:id="12293" w:name="_Toc335147934"/>
                <w:bookmarkEnd w:id="12292"/>
                <w:bookmarkEnd w:id="12293"/>
              </w:del>
            </w:ins>
          </w:p>
          <w:p w14:paraId="275F5605" w14:textId="50DA22BB" w:rsidR="0058493D" w:rsidDel="00B15A0B" w:rsidRDefault="0058493D" w:rsidP="0058493D">
            <w:pPr>
              <w:pStyle w:val="XML1"/>
              <w:rPr>
                <w:ins w:id="12294" w:author="Thomas Dietz" w:date="2012-08-13T13:56:00Z"/>
                <w:del w:id="12295" w:author="Deepak Bansal (AZURE)" w:date="2012-08-23T21:57:00Z"/>
              </w:rPr>
            </w:pPr>
            <w:ins w:id="12296" w:author="Thomas Dietz" w:date="2012-08-13T13:56:00Z">
              <w:del w:id="12297" w:author="Deepak Bansal (AZURE)" w:date="2012-08-23T21:57:00Z">
                <w:r w:rsidDel="00B15A0B">
                  <w:delText xml:space="preserve">          Controller.  If present, this element overrides any</w:delText>
                </w:r>
                <w:bookmarkStart w:id="12298" w:name="_Toc333523848"/>
                <w:bookmarkStart w:id="12299" w:name="_Toc335147935"/>
                <w:bookmarkEnd w:id="12298"/>
                <w:bookmarkEnd w:id="12299"/>
              </w:del>
            </w:ins>
          </w:p>
          <w:p w14:paraId="0F73C680" w14:textId="712573F3" w:rsidR="0058493D" w:rsidDel="00B15A0B" w:rsidRDefault="0058493D" w:rsidP="0058493D">
            <w:pPr>
              <w:pStyle w:val="XML1"/>
              <w:rPr>
                <w:ins w:id="12300" w:author="Thomas Dietz" w:date="2012-08-13T13:56:00Z"/>
                <w:del w:id="12301" w:author="Deepak Bansal (AZURE)" w:date="2012-08-23T21:57:00Z"/>
              </w:rPr>
            </w:pPr>
            <w:ins w:id="12302" w:author="Thomas Dietz" w:date="2012-08-13T13:56:00Z">
              <w:del w:id="12303" w:author="Deepak Bansal (AZURE)" w:date="2012-08-23T21:57:00Z">
                <w:r w:rsidDel="00B15A0B">
                  <w:delText xml:space="preserve">          default IP address.";</w:delText>
                </w:r>
                <w:bookmarkStart w:id="12304" w:name="_Toc333523849"/>
                <w:bookmarkStart w:id="12305" w:name="_Toc335147936"/>
                <w:bookmarkEnd w:id="12304"/>
                <w:bookmarkEnd w:id="12305"/>
              </w:del>
            </w:ins>
          </w:p>
          <w:p w14:paraId="6792D751" w14:textId="18684C87" w:rsidR="0058493D" w:rsidDel="00B15A0B" w:rsidRDefault="0058493D" w:rsidP="0058493D">
            <w:pPr>
              <w:pStyle w:val="XML1"/>
              <w:rPr>
                <w:ins w:id="12306" w:author="Thomas Dietz" w:date="2012-08-13T13:56:00Z"/>
                <w:del w:id="12307" w:author="Deepak Bansal (AZURE)" w:date="2012-08-23T21:57:00Z"/>
              </w:rPr>
            </w:pPr>
            <w:ins w:id="12308" w:author="Thomas Dietz" w:date="2012-08-13T13:56:00Z">
              <w:del w:id="12309" w:author="Deepak Bansal (AZURE)" w:date="2012-08-23T21:57:00Z">
                <w:r w:rsidDel="00B15A0B">
                  <w:delText xml:space="preserve">      }</w:delText>
                </w:r>
                <w:bookmarkStart w:id="12310" w:name="_Toc333523850"/>
                <w:bookmarkStart w:id="12311" w:name="_Toc335147937"/>
                <w:bookmarkEnd w:id="12310"/>
                <w:bookmarkEnd w:id="12311"/>
              </w:del>
            </w:ins>
          </w:p>
          <w:p w14:paraId="075B2ED2" w14:textId="36B5CA23" w:rsidR="0058493D" w:rsidDel="00B15A0B" w:rsidRDefault="0058493D" w:rsidP="0058493D">
            <w:pPr>
              <w:pStyle w:val="XML1"/>
              <w:rPr>
                <w:ins w:id="12312" w:author="Thomas Dietz" w:date="2012-08-13T13:56:00Z"/>
                <w:del w:id="12313" w:author="Deepak Bansal (AZURE)" w:date="2012-08-23T21:57:00Z"/>
              </w:rPr>
            </w:pPr>
            <w:ins w:id="12314" w:author="Thomas Dietz" w:date="2012-08-13T13:56:00Z">
              <w:del w:id="12315" w:author="Deepak Bansal (AZURE)" w:date="2012-08-23T21:57:00Z">
                <w:r w:rsidDel="00B15A0B">
                  <w:delText xml:space="preserve">      leaf local-port-in-use {</w:delText>
                </w:r>
                <w:bookmarkStart w:id="12316" w:name="_Toc333523851"/>
                <w:bookmarkStart w:id="12317" w:name="_Toc335147938"/>
                <w:bookmarkEnd w:id="12316"/>
                <w:bookmarkEnd w:id="12317"/>
              </w:del>
            </w:ins>
          </w:p>
          <w:p w14:paraId="501FF372" w14:textId="7FBDFB4A" w:rsidR="0058493D" w:rsidDel="00B15A0B" w:rsidRDefault="0058493D" w:rsidP="0058493D">
            <w:pPr>
              <w:pStyle w:val="XML1"/>
              <w:rPr>
                <w:ins w:id="12318" w:author="Thomas Dietz" w:date="2012-08-13T13:56:00Z"/>
                <w:del w:id="12319" w:author="Deepak Bansal (AZURE)" w:date="2012-08-23T21:57:00Z"/>
              </w:rPr>
            </w:pPr>
            <w:ins w:id="12320" w:author="Thomas Dietz" w:date="2012-08-13T13:56:00Z">
              <w:del w:id="12321" w:author="Deepak Bansal (AZURE)" w:date="2012-08-23T21:57:00Z">
                <w:r w:rsidDel="00B15A0B">
                  <w:delText xml:space="preserve">        type inet:port-number;</w:delText>
                </w:r>
                <w:bookmarkStart w:id="12322" w:name="_Toc333523852"/>
                <w:bookmarkStart w:id="12323" w:name="_Toc335147939"/>
                <w:bookmarkEnd w:id="12322"/>
                <w:bookmarkEnd w:id="12323"/>
              </w:del>
            </w:ins>
          </w:p>
          <w:p w14:paraId="74CB4F5A" w14:textId="5B79B74E" w:rsidR="0058493D" w:rsidDel="00B15A0B" w:rsidRDefault="0058493D" w:rsidP="0058493D">
            <w:pPr>
              <w:pStyle w:val="XML1"/>
              <w:rPr>
                <w:ins w:id="12324" w:author="Thomas Dietz" w:date="2012-08-13T13:56:00Z"/>
                <w:del w:id="12325" w:author="Deepak Bansal (AZURE)" w:date="2012-08-23T21:57:00Z"/>
              </w:rPr>
            </w:pPr>
            <w:ins w:id="12326" w:author="Thomas Dietz" w:date="2012-08-13T13:56:00Z">
              <w:del w:id="12327" w:author="Deepak Bansal (AZURE)" w:date="2012-08-23T21:57:00Z">
                <w:r w:rsidDel="00B15A0B">
                  <w:delText xml:space="preserve">        description "The local TCP port number of the OpenFlow</w:delText>
                </w:r>
                <w:bookmarkStart w:id="12328" w:name="_Toc333523853"/>
                <w:bookmarkStart w:id="12329" w:name="_Toc335147940"/>
                <w:bookmarkEnd w:id="12328"/>
                <w:bookmarkEnd w:id="12329"/>
              </w:del>
            </w:ins>
          </w:p>
          <w:p w14:paraId="36B021F6" w14:textId="69CF9D29" w:rsidR="0058493D" w:rsidDel="00B15A0B" w:rsidRDefault="0058493D" w:rsidP="0058493D">
            <w:pPr>
              <w:pStyle w:val="XML1"/>
              <w:rPr>
                <w:ins w:id="12330" w:author="Thomas Dietz" w:date="2012-08-13T13:56:00Z"/>
                <w:del w:id="12331" w:author="Deepak Bansal (AZURE)" w:date="2012-08-23T21:57:00Z"/>
              </w:rPr>
            </w:pPr>
            <w:ins w:id="12332" w:author="Thomas Dietz" w:date="2012-08-13T13:56:00Z">
              <w:del w:id="12333" w:author="Deepak Bansal (AZURE)" w:date="2012-08-23T21:57:00Z">
                <w:r w:rsidDel="00B15A0B">
                  <w:delText xml:space="preserve">          Logical Switch.  If element connection-state has value</w:delText>
                </w:r>
                <w:bookmarkStart w:id="12334" w:name="_Toc333523854"/>
                <w:bookmarkStart w:id="12335" w:name="_Toc335147941"/>
                <w:bookmarkEnd w:id="12334"/>
                <w:bookmarkEnd w:id="12335"/>
              </w:del>
            </w:ins>
          </w:p>
          <w:p w14:paraId="1E13B45C" w14:textId="449C9BB4" w:rsidR="0058493D" w:rsidDel="00B15A0B" w:rsidRDefault="0058493D" w:rsidP="0058493D">
            <w:pPr>
              <w:pStyle w:val="XML1"/>
              <w:rPr>
                <w:ins w:id="12336" w:author="Thomas Dietz" w:date="2012-08-13T13:56:00Z"/>
                <w:del w:id="12337" w:author="Deepak Bansal (AZURE)" w:date="2012-08-23T21:57:00Z"/>
              </w:rPr>
            </w:pPr>
            <w:ins w:id="12338" w:author="Thomas Dietz" w:date="2012-08-13T13:56:00Z">
              <w:del w:id="12339" w:author="Deepak Bansal (AZURE)" w:date="2012-08-23T21:57:00Z">
                <w:r w:rsidDel="00B15A0B">
                  <w:delText xml:space="preserve">          'up', then this element indicates the actual port number</w:delText>
                </w:r>
                <w:bookmarkStart w:id="12340" w:name="_Toc333523855"/>
                <w:bookmarkStart w:id="12341" w:name="_Toc335147942"/>
                <w:bookmarkEnd w:id="12340"/>
                <w:bookmarkEnd w:id="12341"/>
              </w:del>
            </w:ins>
          </w:p>
          <w:p w14:paraId="74FAE6AA" w14:textId="0682E93E" w:rsidR="0058493D" w:rsidDel="00B15A0B" w:rsidRDefault="0058493D" w:rsidP="0058493D">
            <w:pPr>
              <w:pStyle w:val="XML1"/>
              <w:rPr>
                <w:ins w:id="12342" w:author="Thomas Dietz" w:date="2012-08-13T13:56:00Z"/>
                <w:del w:id="12343" w:author="Deepak Bansal (AZURE)" w:date="2012-08-23T21:57:00Z"/>
              </w:rPr>
            </w:pPr>
            <w:ins w:id="12344" w:author="Thomas Dietz" w:date="2012-08-13T13:56:00Z">
              <w:del w:id="12345" w:author="Deepak Bansal (AZURE)" w:date="2012-08-23T21:57:00Z">
                <w:r w:rsidDel="00B15A0B">
                  <w:delText xml:space="preserve">          in use.  If element connection-state has value 'down',</w:delText>
                </w:r>
                <w:bookmarkStart w:id="12346" w:name="_Toc333523856"/>
                <w:bookmarkStart w:id="12347" w:name="_Toc335147943"/>
                <w:bookmarkEnd w:id="12346"/>
                <w:bookmarkEnd w:id="12347"/>
              </w:del>
            </w:ins>
          </w:p>
          <w:p w14:paraId="586FFF44" w14:textId="5271A74E" w:rsidR="0058493D" w:rsidDel="00B15A0B" w:rsidRDefault="0058493D" w:rsidP="0058493D">
            <w:pPr>
              <w:pStyle w:val="XML1"/>
              <w:rPr>
                <w:ins w:id="12348" w:author="Thomas Dietz" w:date="2012-08-13T13:56:00Z"/>
                <w:del w:id="12349" w:author="Deepak Bansal (AZURE)" w:date="2012-08-23T21:57:00Z"/>
              </w:rPr>
            </w:pPr>
            <w:ins w:id="12350" w:author="Thomas Dietz" w:date="2012-08-13T13:56:00Z">
              <w:del w:id="12351" w:author="Deepak Bansal (AZURE)" w:date="2012-08-23T21:57:00Z">
                <w:r w:rsidDel="00B15A0B">
                  <w:delText xml:space="preserve">          then this element indicates the port number used for the</w:delText>
                </w:r>
                <w:bookmarkStart w:id="12352" w:name="_Toc333523857"/>
                <w:bookmarkStart w:id="12353" w:name="_Toc335147944"/>
                <w:bookmarkEnd w:id="12352"/>
                <w:bookmarkEnd w:id="12353"/>
              </w:del>
            </w:ins>
          </w:p>
          <w:p w14:paraId="5BA0C91D" w14:textId="0CE16EE7" w:rsidR="0058493D" w:rsidDel="00B15A0B" w:rsidRDefault="0058493D" w:rsidP="0058493D">
            <w:pPr>
              <w:pStyle w:val="XML1"/>
              <w:rPr>
                <w:ins w:id="12354" w:author="Thomas Dietz" w:date="2012-08-13T13:56:00Z"/>
                <w:del w:id="12355" w:author="Deepak Bansal (AZURE)" w:date="2012-08-23T21:57:00Z"/>
              </w:rPr>
            </w:pPr>
            <w:ins w:id="12356" w:author="Thomas Dietz" w:date="2012-08-13T13:56:00Z">
              <w:del w:id="12357" w:author="Deepak Bansal (AZURE)" w:date="2012-08-23T21:57:00Z">
                <w:r w:rsidDel="00B15A0B">
                  <w:delText xml:space="preserve">          last attempt to establish a connection with this OpenFlow</w:delText>
                </w:r>
                <w:bookmarkStart w:id="12358" w:name="_Toc333523858"/>
                <w:bookmarkStart w:id="12359" w:name="_Toc335147945"/>
                <w:bookmarkEnd w:id="12358"/>
                <w:bookmarkEnd w:id="12359"/>
              </w:del>
            </w:ins>
          </w:p>
          <w:p w14:paraId="42504F94" w14:textId="1EE69B19" w:rsidR="0058493D" w:rsidDel="00B15A0B" w:rsidRDefault="0058493D" w:rsidP="0058493D">
            <w:pPr>
              <w:pStyle w:val="XML1"/>
              <w:rPr>
                <w:ins w:id="12360" w:author="Thomas Dietz" w:date="2012-08-13T13:56:00Z"/>
                <w:del w:id="12361" w:author="Deepak Bansal (AZURE)" w:date="2012-08-23T21:57:00Z"/>
              </w:rPr>
            </w:pPr>
            <w:ins w:id="12362" w:author="Thomas Dietz" w:date="2012-08-13T13:56:00Z">
              <w:del w:id="12363" w:author="Deepak Bansal (AZURE)" w:date="2012-08-23T21:57:00Z">
                <w:r w:rsidDel="00B15A0B">
                  <w:delText xml:space="preserve">          Controller.??? </w:delText>
                </w:r>
                <w:bookmarkStart w:id="12364" w:name="_Toc333523859"/>
                <w:bookmarkStart w:id="12365" w:name="_Toc335147946"/>
                <w:bookmarkEnd w:id="12364"/>
                <w:bookmarkEnd w:id="12365"/>
              </w:del>
            </w:ins>
          </w:p>
          <w:p w14:paraId="1E09A5C7" w14:textId="0C12DF45" w:rsidR="0058493D" w:rsidDel="00B15A0B" w:rsidRDefault="0058493D" w:rsidP="0058493D">
            <w:pPr>
              <w:pStyle w:val="XML1"/>
              <w:rPr>
                <w:ins w:id="12366" w:author="Thomas Dietz" w:date="2012-08-13T13:56:00Z"/>
                <w:del w:id="12367" w:author="Deepak Bansal (AZURE)" w:date="2012-08-23T21:57:00Z"/>
              </w:rPr>
            </w:pPr>
            <w:ins w:id="12368" w:author="Thomas Dietz" w:date="2012-08-13T13:56:00Z">
              <w:del w:id="12369" w:author="Deepak Bansal (AZURE)" w:date="2012-08-23T21:57:00Z">
                <w:r w:rsidDel="00B15A0B">
                  <w:delText xml:space="preserve">          When connecting to this OpenFlow Controller, it is the </w:delText>
                </w:r>
                <w:bookmarkStart w:id="12370" w:name="_Toc333523860"/>
                <w:bookmarkStart w:id="12371" w:name="_Toc335147947"/>
                <w:bookmarkEnd w:id="12370"/>
                <w:bookmarkEnd w:id="12371"/>
              </w:del>
            </w:ins>
          </w:p>
          <w:p w14:paraId="732981EE" w14:textId="2628D96C" w:rsidR="0058493D" w:rsidDel="00B15A0B" w:rsidRDefault="0058493D" w:rsidP="0058493D">
            <w:pPr>
              <w:pStyle w:val="XML1"/>
              <w:rPr>
                <w:ins w:id="12372" w:author="Thomas Dietz" w:date="2012-08-13T13:56:00Z"/>
                <w:del w:id="12373" w:author="Deepak Bansal (AZURE)" w:date="2012-08-23T21:57:00Z"/>
              </w:rPr>
            </w:pPr>
            <w:ins w:id="12374" w:author="Thomas Dietz" w:date="2012-08-13T13:56:00Z">
              <w:del w:id="12375" w:author="Deepak Bansal (AZURE)" w:date="2012-08-23T21:57:00Z">
                <w:r w:rsidDel="00B15A0B">
                  <w:delText xml:space="preserve">          source TCP port number of packets sent to this OpenFlow </w:delText>
                </w:r>
                <w:bookmarkStart w:id="12376" w:name="_Toc333523861"/>
                <w:bookmarkStart w:id="12377" w:name="_Toc335147948"/>
                <w:bookmarkEnd w:id="12376"/>
                <w:bookmarkEnd w:id="12377"/>
              </w:del>
            </w:ins>
          </w:p>
          <w:p w14:paraId="1A6A81F9" w14:textId="480B7E27" w:rsidR="0058493D" w:rsidDel="00B15A0B" w:rsidRDefault="0058493D" w:rsidP="0058493D">
            <w:pPr>
              <w:pStyle w:val="XML1"/>
              <w:rPr>
                <w:ins w:id="12378" w:author="Thomas Dietz" w:date="2012-08-13T13:56:00Z"/>
                <w:del w:id="12379" w:author="Deepak Bansal (AZURE)" w:date="2012-08-23T21:57:00Z"/>
              </w:rPr>
            </w:pPr>
            <w:ins w:id="12380" w:author="Thomas Dietz" w:date="2012-08-13T13:56:00Z">
              <w:del w:id="12381" w:author="Deepak Bansal (AZURE)" w:date="2012-08-23T21:57:00Z">
                <w:r w:rsidDel="00B15A0B">
                  <w:delText xml:space="preserve">          Controller.  If this element has its defaqult value 0,</w:delText>
                </w:r>
                <w:bookmarkStart w:id="12382" w:name="_Toc333523862"/>
                <w:bookmarkStart w:id="12383" w:name="_Toc335147949"/>
                <w:bookmarkEnd w:id="12382"/>
                <w:bookmarkEnd w:id="12383"/>
              </w:del>
            </w:ins>
          </w:p>
          <w:p w14:paraId="0308E056" w14:textId="47D984AE" w:rsidR="0058493D" w:rsidDel="00B15A0B" w:rsidRDefault="0058493D" w:rsidP="0058493D">
            <w:pPr>
              <w:pStyle w:val="XML1"/>
              <w:rPr>
                <w:ins w:id="12384" w:author="Thomas Dietz" w:date="2012-08-13T13:56:00Z"/>
                <w:del w:id="12385" w:author="Deepak Bansal (AZURE)" w:date="2012-08-23T21:57:00Z"/>
              </w:rPr>
            </w:pPr>
            <w:ins w:id="12386" w:author="Thomas Dietz" w:date="2012-08-13T13:56:00Z">
              <w:del w:id="12387" w:author="Deepak Bansal (AZURE)" w:date="2012-08-23T21:57:00Z">
                <w:r w:rsidDel="00B15A0B">
                  <w:delText xml:space="preserve">          then port number is chosen arbitrarily by the OpenFlow</w:delText>
                </w:r>
                <w:bookmarkStart w:id="12388" w:name="_Toc333523863"/>
                <w:bookmarkStart w:id="12389" w:name="_Toc335147950"/>
                <w:bookmarkEnd w:id="12388"/>
                <w:bookmarkEnd w:id="12389"/>
              </w:del>
            </w:ins>
          </w:p>
          <w:p w14:paraId="06930389" w14:textId="3D2FEF4A" w:rsidR="0058493D" w:rsidDel="00B15A0B" w:rsidRDefault="0058493D" w:rsidP="0058493D">
            <w:pPr>
              <w:pStyle w:val="XML1"/>
              <w:rPr>
                <w:ins w:id="12390" w:author="Thomas Dietz" w:date="2012-08-13T13:56:00Z"/>
                <w:del w:id="12391" w:author="Deepak Bansal (AZURE)" w:date="2012-08-23T21:57:00Z"/>
              </w:rPr>
            </w:pPr>
            <w:ins w:id="12392" w:author="Thomas Dietz" w:date="2012-08-13T13:56:00Z">
              <w:del w:id="12393" w:author="Deepak Bansal (AZURE)" w:date="2012-08-23T21:57:00Z">
                <w:r w:rsidDel="00B15A0B">
                  <w:delText xml:space="preserve">          Logical Switch.";</w:delText>
                </w:r>
                <w:bookmarkStart w:id="12394" w:name="_Toc333523864"/>
                <w:bookmarkStart w:id="12395" w:name="_Toc335147951"/>
                <w:bookmarkEnd w:id="12394"/>
                <w:bookmarkEnd w:id="12395"/>
              </w:del>
            </w:ins>
          </w:p>
          <w:p w14:paraId="50FB4C67" w14:textId="3F45A53E" w:rsidR="0058493D" w:rsidDel="00B15A0B" w:rsidRDefault="0058493D" w:rsidP="0058493D">
            <w:pPr>
              <w:pStyle w:val="XML1"/>
              <w:rPr>
                <w:ins w:id="12396" w:author="Thomas Dietz" w:date="2012-08-13T13:56:00Z"/>
                <w:del w:id="12397" w:author="Deepak Bansal (AZURE)" w:date="2012-08-23T21:57:00Z"/>
              </w:rPr>
            </w:pPr>
            <w:ins w:id="12398" w:author="Thomas Dietz" w:date="2012-08-13T13:56:00Z">
              <w:del w:id="12399" w:author="Deepak Bansal (AZURE)" w:date="2012-08-23T21:57:00Z">
                <w:r w:rsidDel="00B15A0B">
                  <w:delText xml:space="preserve">      }</w:delText>
                </w:r>
                <w:bookmarkStart w:id="12400" w:name="_Toc333523865"/>
                <w:bookmarkStart w:id="12401" w:name="_Toc335147952"/>
                <w:bookmarkEnd w:id="12400"/>
                <w:bookmarkEnd w:id="12401"/>
              </w:del>
            </w:ins>
          </w:p>
          <w:p w14:paraId="53AEEDA5" w14:textId="6DBB70F0" w:rsidR="0058493D" w:rsidDel="00B15A0B" w:rsidRDefault="0058493D" w:rsidP="0058493D">
            <w:pPr>
              <w:pStyle w:val="XML1"/>
              <w:rPr>
                <w:ins w:id="12402" w:author="Thomas Dietz" w:date="2012-08-13T13:56:00Z"/>
                <w:del w:id="12403" w:author="Deepak Bansal (AZURE)" w:date="2012-08-23T21:57:00Z"/>
              </w:rPr>
            </w:pPr>
            <w:ins w:id="12404" w:author="Thomas Dietz" w:date="2012-08-13T13:56:00Z">
              <w:del w:id="12405" w:author="Deepak Bansal (AZURE)" w:date="2012-08-23T21:57:00Z">
                <w:r w:rsidDel="00B15A0B">
                  <w:delText xml:space="preserve">    }</w:delText>
                </w:r>
                <w:bookmarkStart w:id="12406" w:name="_Toc333523866"/>
                <w:bookmarkStart w:id="12407" w:name="_Toc335147953"/>
                <w:bookmarkEnd w:id="12406"/>
                <w:bookmarkEnd w:id="12407"/>
              </w:del>
            </w:ins>
          </w:p>
          <w:p w14:paraId="378FAADB" w14:textId="5A8737C8" w:rsidR="00F86237" w:rsidDel="00B15A0B" w:rsidRDefault="0058493D" w:rsidP="0058493D">
            <w:pPr>
              <w:pStyle w:val="XML1"/>
              <w:rPr>
                <w:ins w:id="12408" w:author="Thomas Dietz" w:date="2012-08-13T13:56:00Z"/>
                <w:del w:id="12409" w:author="Deepak Bansal (AZURE)" w:date="2012-08-23T21:57:00Z"/>
              </w:rPr>
            </w:pPr>
            <w:ins w:id="12410" w:author="Thomas Dietz" w:date="2012-08-13T13:56:00Z">
              <w:del w:id="12411" w:author="Deepak Bansal (AZURE)" w:date="2012-08-23T21:57:00Z">
                <w:r w:rsidDel="00B15A0B">
                  <w:delText xml:space="preserve">  }</w:delText>
                </w:r>
                <w:bookmarkStart w:id="12412" w:name="_Toc333523867"/>
                <w:bookmarkStart w:id="12413" w:name="_Toc335147954"/>
                <w:bookmarkEnd w:id="12412"/>
                <w:bookmarkEnd w:id="12413"/>
              </w:del>
            </w:ins>
          </w:p>
          <w:p w14:paraId="1D9A63CF" w14:textId="1073D12C" w:rsidR="0058493D" w:rsidDel="00B15A0B" w:rsidRDefault="0058493D" w:rsidP="0058493D">
            <w:pPr>
              <w:pStyle w:val="XML1"/>
              <w:rPr>
                <w:ins w:id="12414" w:author="Thomas Dietz" w:date="2012-08-13T13:56:00Z"/>
                <w:del w:id="12415" w:author="Deepak Bansal (AZURE)" w:date="2012-08-23T21:57:00Z"/>
              </w:rPr>
            </w:pPr>
            <w:bookmarkStart w:id="12416" w:name="_Toc333523868"/>
            <w:bookmarkStart w:id="12417" w:name="_Toc335147955"/>
            <w:bookmarkEnd w:id="12416"/>
            <w:bookmarkEnd w:id="12417"/>
          </w:p>
          <w:p w14:paraId="70872A9D" w14:textId="27B2ED3C" w:rsidR="0058493D" w:rsidDel="00B15A0B" w:rsidRDefault="0058493D" w:rsidP="0058493D">
            <w:pPr>
              <w:pStyle w:val="XML1"/>
              <w:rPr>
                <w:ins w:id="12418" w:author="Thomas Dietz" w:date="2012-08-13T13:56:00Z"/>
                <w:del w:id="12419" w:author="Deepak Bansal (AZURE)" w:date="2012-08-23T21:57:00Z"/>
              </w:rPr>
            </w:pPr>
            <w:ins w:id="12420" w:author="Thomas Dietz" w:date="2012-08-13T13:56:00Z">
              <w:del w:id="12421" w:author="Deepak Bansal (AZURE)" w:date="2012-08-23T21:57:00Z">
                <w:r w:rsidDel="00B15A0B">
                  <w:delText xml:space="preserve">  typedef OFConfigId {</w:delText>
                </w:r>
                <w:bookmarkStart w:id="12422" w:name="_Toc333523869"/>
                <w:bookmarkStart w:id="12423" w:name="_Toc335147956"/>
                <w:bookmarkEnd w:id="12422"/>
                <w:bookmarkEnd w:id="12423"/>
              </w:del>
            </w:ins>
          </w:p>
          <w:p w14:paraId="0C7ABB74" w14:textId="42B66576" w:rsidR="0058493D" w:rsidDel="00B15A0B" w:rsidRDefault="0058493D" w:rsidP="0058493D">
            <w:pPr>
              <w:pStyle w:val="XML1"/>
              <w:rPr>
                <w:ins w:id="12424" w:author="Thomas Dietz" w:date="2012-08-13T13:56:00Z"/>
                <w:del w:id="12425" w:author="Deepak Bansal (AZURE)" w:date="2012-08-23T21:57:00Z"/>
              </w:rPr>
            </w:pPr>
            <w:ins w:id="12426" w:author="Thomas Dietz" w:date="2012-08-13T13:56:00Z">
              <w:del w:id="12427" w:author="Deepak Bansal (AZURE)" w:date="2012-08-23T21:57:00Z">
                <w:r w:rsidDel="00B15A0B">
                  <w:delText xml:space="preserve">    type inet:uri;</w:delText>
                </w:r>
                <w:bookmarkStart w:id="12428" w:name="_Toc333523870"/>
                <w:bookmarkStart w:id="12429" w:name="_Toc335147957"/>
                <w:bookmarkEnd w:id="12428"/>
                <w:bookmarkEnd w:id="12429"/>
              </w:del>
            </w:ins>
          </w:p>
          <w:p w14:paraId="5B7612B4" w14:textId="640D1137" w:rsidR="0058493D" w:rsidDel="00B15A0B" w:rsidRDefault="0058493D" w:rsidP="0058493D">
            <w:pPr>
              <w:pStyle w:val="XML1"/>
              <w:rPr>
                <w:ins w:id="12430" w:author="Thomas Dietz" w:date="2012-08-13T13:56:00Z"/>
                <w:del w:id="12431" w:author="Deepak Bansal (AZURE)" w:date="2012-08-23T21:57:00Z"/>
              </w:rPr>
            </w:pPr>
            <w:ins w:id="12432" w:author="Thomas Dietz" w:date="2012-08-13T13:56:00Z">
              <w:del w:id="12433" w:author="Deepak Bansal (AZURE)" w:date="2012-08-23T21:57:00Z">
                <w:r w:rsidDel="00B15A0B">
                  <w:delText xml:space="preserve">    description "Generic type of an identifier in OF-CONFIG";</w:delText>
                </w:r>
                <w:bookmarkStart w:id="12434" w:name="_Toc333523871"/>
                <w:bookmarkStart w:id="12435" w:name="_Toc335147958"/>
                <w:bookmarkEnd w:id="12434"/>
                <w:bookmarkEnd w:id="12435"/>
              </w:del>
            </w:ins>
          </w:p>
          <w:p w14:paraId="5BB85AC1" w14:textId="78312563" w:rsidR="0058493D" w:rsidDel="00B15A0B" w:rsidRDefault="0058493D" w:rsidP="0058493D">
            <w:pPr>
              <w:pStyle w:val="XML1"/>
              <w:rPr>
                <w:ins w:id="12436" w:author="Thomas Dietz" w:date="2012-08-13T13:56:00Z"/>
                <w:del w:id="12437" w:author="Deepak Bansal (AZURE)" w:date="2012-08-23T21:57:00Z"/>
              </w:rPr>
            </w:pPr>
            <w:ins w:id="12438" w:author="Thomas Dietz" w:date="2012-08-13T13:56:00Z">
              <w:del w:id="12439" w:author="Deepak Bansal (AZURE)" w:date="2012-08-23T21:57:00Z">
                <w:r w:rsidDel="00B15A0B">
                  <w:delText xml:space="preserve">  }</w:delText>
                </w:r>
                <w:bookmarkStart w:id="12440" w:name="_Toc333523872"/>
                <w:bookmarkStart w:id="12441" w:name="_Toc335147959"/>
                <w:bookmarkEnd w:id="12440"/>
                <w:bookmarkEnd w:id="12441"/>
              </w:del>
            </w:ins>
          </w:p>
          <w:p w14:paraId="4A7E965F" w14:textId="107436FC" w:rsidR="0058493D" w:rsidDel="00B15A0B" w:rsidRDefault="0058493D" w:rsidP="0058493D">
            <w:pPr>
              <w:pStyle w:val="XML1"/>
              <w:rPr>
                <w:ins w:id="12442" w:author="Thomas Dietz" w:date="2012-08-13T13:56:00Z"/>
                <w:del w:id="12443" w:author="Deepak Bansal (AZURE)" w:date="2012-08-23T21:57:00Z"/>
              </w:rPr>
            </w:pPr>
            <w:bookmarkStart w:id="12444" w:name="_Toc333523873"/>
            <w:bookmarkStart w:id="12445" w:name="_Toc335147960"/>
            <w:bookmarkEnd w:id="12444"/>
            <w:bookmarkEnd w:id="12445"/>
          </w:p>
          <w:p w14:paraId="42628504" w14:textId="7E59B41F" w:rsidR="0058493D" w:rsidDel="00B15A0B" w:rsidRDefault="0058493D" w:rsidP="0058493D">
            <w:pPr>
              <w:pStyle w:val="XML1"/>
              <w:rPr>
                <w:ins w:id="12446" w:author="Thomas Dietz" w:date="2012-08-13T13:56:00Z"/>
                <w:del w:id="12447" w:author="Deepak Bansal (AZURE)" w:date="2012-08-23T21:57:00Z"/>
              </w:rPr>
            </w:pPr>
            <w:ins w:id="12448" w:author="Thomas Dietz" w:date="2012-08-13T13:56:00Z">
              <w:del w:id="12449" w:author="Deepak Bansal (AZURE)" w:date="2012-08-23T21:57:00Z">
                <w:r w:rsidDel="00B15A0B">
                  <w:delText xml:space="preserve">  typedef OFOpenFlowVersionType {</w:delText>
                </w:r>
                <w:bookmarkStart w:id="12450" w:name="_Toc333523874"/>
                <w:bookmarkStart w:id="12451" w:name="_Toc335147961"/>
                <w:bookmarkEnd w:id="12450"/>
                <w:bookmarkEnd w:id="12451"/>
              </w:del>
            </w:ins>
          </w:p>
          <w:p w14:paraId="5895D1B4" w14:textId="465B4E61" w:rsidR="0058493D" w:rsidDel="00B15A0B" w:rsidRDefault="0058493D" w:rsidP="0058493D">
            <w:pPr>
              <w:pStyle w:val="XML1"/>
              <w:rPr>
                <w:ins w:id="12452" w:author="Thomas Dietz" w:date="2012-08-13T13:56:00Z"/>
                <w:del w:id="12453" w:author="Deepak Bansal (AZURE)" w:date="2012-08-23T21:57:00Z"/>
              </w:rPr>
            </w:pPr>
            <w:ins w:id="12454" w:author="Thomas Dietz" w:date="2012-08-13T13:56:00Z">
              <w:del w:id="12455" w:author="Deepak Bansal (AZURE)" w:date="2012-08-23T21:57:00Z">
                <w:r w:rsidDel="00B15A0B">
                  <w:delText xml:space="preserve">    type enumeration {</w:delText>
                </w:r>
                <w:bookmarkStart w:id="12456" w:name="_Toc333523875"/>
                <w:bookmarkStart w:id="12457" w:name="_Toc335147962"/>
                <w:bookmarkEnd w:id="12456"/>
                <w:bookmarkEnd w:id="12457"/>
              </w:del>
            </w:ins>
          </w:p>
          <w:p w14:paraId="069ACBC6" w14:textId="5B8276E1" w:rsidR="0058493D" w:rsidDel="00B15A0B" w:rsidRDefault="0058493D" w:rsidP="0058493D">
            <w:pPr>
              <w:pStyle w:val="XML1"/>
              <w:rPr>
                <w:ins w:id="12458" w:author="Thomas Dietz" w:date="2012-08-13T13:56:00Z"/>
                <w:del w:id="12459" w:author="Deepak Bansal (AZURE)" w:date="2012-08-23T21:57:00Z"/>
              </w:rPr>
            </w:pPr>
            <w:ins w:id="12460" w:author="Thomas Dietz" w:date="2012-08-13T13:56:00Z">
              <w:del w:id="12461" w:author="Deepak Bansal (AZURE)" w:date="2012-08-23T21:57:00Z">
                <w:r w:rsidDel="00B15A0B">
                  <w:delText xml:space="preserve">      enum "not-applicable";</w:delText>
                </w:r>
                <w:bookmarkStart w:id="12462" w:name="_Toc333523876"/>
                <w:bookmarkStart w:id="12463" w:name="_Toc335147963"/>
                <w:bookmarkEnd w:id="12462"/>
                <w:bookmarkEnd w:id="12463"/>
              </w:del>
            </w:ins>
          </w:p>
          <w:p w14:paraId="7B881530" w14:textId="628E3EB0" w:rsidR="0058493D" w:rsidRPr="00BB7B53" w:rsidDel="00B15A0B" w:rsidRDefault="0058493D" w:rsidP="0058493D">
            <w:pPr>
              <w:pStyle w:val="XML1"/>
              <w:rPr>
                <w:ins w:id="12464" w:author="Thomas Dietz" w:date="2012-08-13T13:56:00Z"/>
                <w:del w:id="12465" w:author="Deepak Bansal (AZURE)" w:date="2012-08-23T21:57:00Z"/>
              </w:rPr>
            </w:pPr>
            <w:ins w:id="12466" w:author="Thomas Dietz" w:date="2012-08-13T13:56:00Z">
              <w:del w:id="12467" w:author="Deepak Bansal (AZURE)" w:date="2012-08-23T21:57:00Z">
                <w:r w:rsidDel="00B15A0B">
                  <w:delText xml:space="preserve">      </w:delText>
                </w:r>
                <w:r w:rsidRPr="00BB7B53" w:rsidDel="00B15A0B">
                  <w:delText>enum "1.0";</w:delText>
                </w:r>
                <w:bookmarkStart w:id="12468" w:name="_Toc333523877"/>
                <w:bookmarkStart w:id="12469" w:name="_Toc335147964"/>
                <w:bookmarkEnd w:id="12468"/>
                <w:bookmarkEnd w:id="12469"/>
              </w:del>
            </w:ins>
          </w:p>
          <w:p w14:paraId="2EA1BD5D" w14:textId="725506F6" w:rsidR="0058493D" w:rsidRPr="00AA7BA3" w:rsidDel="00B15A0B" w:rsidRDefault="0058493D" w:rsidP="0058493D">
            <w:pPr>
              <w:pStyle w:val="XML1"/>
              <w:rPr>
                <w:ins w:id="12470" w:author="Thomas Dietz" w:date="2012-08-13T13:56:00Z"/>
                <w:del w:id="12471" w:author="Deepak Bansal (AZURE)" w:date="2012-08-23T21:57:00Z"/>
              </w:rPr>
            </w:pPr>
            <w:ins w:id="12472" w:author="Thomas Dietz" w:date="2012-08-13T13:56:00Z">
              <w:del w:id="12473" w:author="Deepak Bansal (AZURE)" w:date="2012-08-23T21:57:00Z">
                <w:r w:rsidRPr="00BB7B53" w:rsidDel="00B15A0B">
                  <w:delText xml:space="preserve">      enum "1.0.1";</w:delText>
                </w:r>
                <w:bookmarkStart w:id="12474" w:name="_Toc333523878"/>
                <w:bookmarkStart w:id="12475" w:name="_Toc335147965"/>
                <w:bookmarkEnd w:id="12474"/>
                <w:bookmarkEnd w:id="12475"/>
              </w:del>
            </w:ins>
          </w:p>
          <w:p w14:paraId="0DEA540F" w14:textId="672C728F" w:rsidR="0058493D" w:rsidRPr="00C92724" w:rsidDel="00B15A0B" w:rsidRDefault="0058493D" w:rsidP="0058493D">
            <w:pPr>
              <w:pStyle w:val="XML1"/>
              <w:rPr>
                <w:ins w:id="12476" w:author="Thomas Dietz" w:date="2012-08-13T13:56:00Z"/>
                <w:del w:id="12477" w:author="Deepak Bansal (AZURE)" w:date="2012-08-23T21:57:00Z"/>
              </w:rPr>
            </w:pPr>
            <w:ins w:id="12478" w:author="Thomas Dietz" w:date="2012-08-13T13:56:00Z">
              <w:del w:id="12479" w:author="Deepak Bansal (AZURE)" w:date="2012-08-23T21:57:00Z">
                <w:r w:rsidRPr="00C92724" w:rsidDel="00B15A0B">
                  <w:delText xml:space="preserve">      enum "1.1";</w:delText>
                </w:r>
                <w:bookmarkStart w:id="12480" w:name="_Toc333523879"/>
                <w:bookmarkStart w:id="12481" w:name="_Toc335147966"/>
                <w:bookmarkEnd w:id="12480"/>
                <w:bookmarkEnd w:id="12481"/>
              </w:del>
            </w:ins>
          </w:p>
          <w:p w14:paraId="71A76A8F" w14:textId="71E70E1F" w:rsidR="0058493D" w:rsidRPr="00C92724" w:rsidDel="00B15A0B" w:rsidRDefault="0058493D" w:rsidP="0058493D">
            <w:pPr>
              <w:pStyle w:val="XML1"/>
              <w:rPr>
                <w:ins w:id="12482" w:author="Thomas Dietz" w:date="2012-08-13T13:56:00Z"/>
                <w:del w:id="12483" w:author="Deepak Bansal (AZURE)" w:date="2012-08-23T21:57:00Z"/>
              </w:rPr>
            </w:pPr>
            <w:ins w:id="12484" w:author="Thomas Dietz" w:date="2012-08-13T13:56:00Z">
              <w:del w:id="12485" w:author="Deepak Bansal (AZURE)" w:date="2012-08-23T21:57:00Z">
                <w:r w:rsidRPr="00C92724" w:rsidDel="00B15A0B">
                  <w:delText xml:space="preserve">      enum "1.2";</w:delText>
                </w:r>
                <w:bookmarkStart w:id="12486" w:name="_Toc333523880"/>
                <w:bookmarkStart w:id="12487" w:name="_Toc335147967"/>
                <w:bookmarkEnd w:id="12486"/>
                <w:bookmarkEnd w:id="12487"/>
              </w:del>
            </w:ins>
          </w:p>
          <w:p w14:paraId="3EAFE91C" w14:textId="05E2291A" w:rsidR="0058493D" w:rsidRPr="00C92724" w:rsidDel="00B15A0B" w:rsidRDefault="0058493D" w:rsidP="0058493D">
            <w:pPr>
              <w:pStyle w:val="XML1"/>
              <w:rPr>
                <w:ins w:id="12488" w:author="Thomas Dietz" w:date="2012-08-13T13:56:00Z"/>
                <w:del w:id="12489" w:author="Deepak Bansal (AZURE)" w:date="2012-08-23T21:57:00Z"/>
              </w:rPr>
            </w:pPr>
            <w:ins w:id="12490" w:author="Thomas Dietz" w:date="2012-08-13T13:56:00Z">
              <w:del w:id="12491" w:author="Deepak Bansal (AZURE)" w:date="2012-08-23T21:57:00Z">
                <w:r w:rsidRPr="00C92724" w:rsidDel="00B15A0B">
                  <w:delText xml:space="preserve">      enum "1.3";</w:delText>
                </w:r>
                <w:bookmarkStart w:id="12492" w:name="_Toc333523881"/>
                <w:bookmarkStart w:id="12493" w:name="_Toc335147968"/>
                <w:bookmarkEnd w:id="12492"/>
                <w:bookmarkEnd w:id="12493"/>
              </w:del>
            </w:ins>
          </w:p>
          <w:p w14:paraId="7D8EA611" w14:textId="3093C5E9" w:rsidR="0058493D" w:rsidDel="00B15A0B" w:rsidRDefault="0058493D" w:rsidP="0058493D">
            <w:pPr>
              <w:pStyle w:val="XML1"/>
              <w:rPr>
                <w:ins w:id="12494" w:author="Thomas Dietz" w:date="2012-08-13T13:56:00Z"/>
                <w:del w:id="12495" w:author="Deepak Bansal (AZURE)" w:date="2012-08-23T21:57:00Z"/>
              </w:rPr>
            </w:pPr>
            <w:ins w:id="12496" w:author="Thomas Dietz" w:date="2012-08-13T13:56:00Z">
              <w:del w:id="12497" w:author="Deepak Bansal (AZURE)" w:date="2012-08-23T21:57:00Z">
                <w:r w:rsidRPr="00C92724" w:rsidDel="00B15A0B">
                  <w:delText xml:space="preserve">      </w:delText>
                </w:r>
                <w:r w:rsidDel="00B15A0B">
                  <w:delText>enum "1.3.1";</w:delText>
                </w:r>
                <w:bookmarkStart w:id="12498" w:name="_Toc333523882"/>
                <w:bookmarkStart w:id="12499" w:name="_Toc335147969"/>
                <w:bookmarkEnd w:id="12498"/>
                <w:bookmarkEnd w:id="12499"/>
              </w:del>
            </w:ins>
          </w:p>
          <w:p w14:paraId="6485E4A4" w14:textId="4A22268E" w:rsidR="0058493D" w:rsidDel="00B15A0B" w:rsidRDefault="0058493D" w:rsidP="0058493D">
            <w:pPr>
              <w:pStyle w:val="XML1"/>
              <w:rPr>
                <w:ins w:id="12500" w:author="Thomas Dietz" w:date="2012-08-13T13:56:00Z"/>
                <w:del w:id="12501" w:author="Deepak Bansal (AZURE)" w:date="2012-08-23T21:57:00Z"/>
              </w:rPr>
            </w:pPr>
            <w:ins w:id="12502" w:author="Thomas Dietz" w:date="2012-08-13T13:56:00Z">
              <w:del w:id="12503" w:author="Deepak Bansal (AZURE)" w:date="2012-08-23T21:57:00Z">
                <w:r w:rsidDel="00B15A0B">
                  <w:delText xml:space="preserve">    }</w:delText>
                </w:r>
                <w:bookmarkStart w:id="12504" w:name="_Toc333523883"/>
                <w:bookmarkStart w:id="12505" w:name="_Toc335147970"/>
                <w:bookmarkEnd w:id="12504"/>
                <w:bookmarkEnd w:id="12505"/>
              </w:del>
            </w:ins>
          </w:p>
          <w:p w14:paraId="7FA15B30" w14:textId="4C6698D9" w:rsidR="0058493D" w:rsidDel="00B15A0B" w:rsidRDefault="0058493D" w:rsidP="0058493D">
            <w:pPr>
              <w:pStyle w:val="XML1"/>
              <w:rPr>
                <w:ins w:id="12506" w:author="Thomas Dietz" w:date="2012-08-13T13:56:00Z"/>
                <w:del w:id="12507" w:author="Deepak Bansal (AZURE)" w:date="2012-08-23T21:57:00Z"/>
              </w:rPr>
            </w:pPr>
            <w:ins w:id="12508" w:author="Thomas Dietz" w:date="2012-08-13T13:56:00Z">
              <w:del w:id="12509" w:author="Deepak Bansal (AZURE)" w:date="2012-08-23T21:57:00Z">
                <w:r w:rsidDel="00B15A0B">
                  <w:delText xml:space="preserve">    description "This enumeration contains the all OpenFlow</w:delText>
                </w:r>
                <w:bookmarkStart w:id="12510" w:name="_Toc333523884"/>
                <w:bookmarkStart w:id="12511" w:name="_Toc335147971"/>
                <w:bookmarkEnd w:id="12510"/>
                <w:bookmarkEnd w:id="12511"/>
              </w:del>
            </w:ins>
          </w:p>
          <w:p w14:paraId="6C344B0D" w14:textId="583E82F5" w:rsidR="0058493D" w:rsidDel="00B15A0B" w:rsidRDefault="0058493D" w:rsidP="0058493D">
            <w:pPr>
              <w:pStyle w:val="XML1"/>
              <w:rPr>
                <w:ins w:id="12512" w:author="Thomas Dietz" w:date="2012-08-13T13:56:00Z"/>
                <w:del w:id="12513" w:author="Deepak Bansal (AZURE)" w:date="2012-08-23T21:57:00Z"/>
              </w:rPr>
            </w:pPr>
            <w:ins w:id="12514" w:author="Thomas Dietz" w:date="2012-08-13T13:56:00Z">
              <w:del w:id="12515" w:author="Deepak Bansal (AZURE)" w:date="2012-08-23T21:57:00Z">
                <w:r w:rsidDel="00B15A0B">
                  <w:delText xml:space="preserve">      versions released so far.";</w:delText>
                </w:r>
                <w:bookmarkStart w:id="12516" w:name="_Toc333523885"/>
                <w:bookmarkStart w:id="12517" w:name="_Toc335147972"/>
                <w:bookmarkEnd w:id="12516"/>
                <w:bookmarkEnd w:id="12517"/>
              </w:del>
            </w:ins>
          </w:p>
          <w:p w14:paraId="2D303346" w14:textId="483188E3" w:rsidR="0058493D" w:rsidDel="00B15A0B" w:rsidRDefault="0058493D" w:rsidP="0058493D">
            <w:pPr>
              <w:pStyle w:val="XML1"/>
              <w:rPr>
                <w:ins w:id="12518" w:author="Thomas Dietz" w:date="2012-08-13T13:56:00Z"/>
                <w:del w:id="12519" w:author="Deepak Bansal (AZURE)" w:date="2012-08-23T21:57:00Z"/>
              </w:rPr>
            </w:pPr>
            <w:ins w:id="12520" w:author="Thomas Dietz" w:date="2012-08-13T13:56:00Z">
              <w:del w:id="12521" w:author="Deepak Bansal (AZURE)" w:date="2012-08-23T21:57:00Z">
                <w:r w:rsidDel="00B15A0B">
                  <w:delText xml:space="preserve">  }</w:delText>
                </w:r>
                <w:bookmarkStart w:id="12522" w:name="_Toc333523886"/>
                <w:bookmarkStart w:id="12523" w:name="_Toc335147973"/>
                <w:bookmarkEnd w:id="12522"/>
                <w:bookmarkEnd w:id="12523"/>
              </w:del>
            </w:ins>
          </w:p>
          <w:p w14:paraId="2D2BE085" w14:textId="2F5D3BAA" w:rsidR="0058493D" w:rsidDel="00B15A0B" w:rsidRDefault="0058493D" w:rsidP="0058493D">
            <w:pPr>
              <w:pStyle w:val="XML1"/>
              <w:rPr>
                <w:ins w:id="12524" w:author="Thomas Dietz" w:date="2012-08-13T13:57:00Z"/>
                <w:del w:id="12525" w:author="Deepak Bansal (AZURE)" w:date="2012-08-23T21:57:00Z"/>
              </w:rPr>
            </w:pPr>
            <w:bookmarkStart w:id="12526" w:name="_Toc333523887"/>
            <w:bookmarkStart w:id="12527" w:name="_Toc335147974"/>
            <w:bookmarkEnd w:id="12526"/>
            <w:bookmarkEnd w:id="12527"/>
          </w:p>
          <w:p w14:paraId="08423486" w14:textId="321B99A5" w:rsidR="0058493D" w:rsidDel="00B15A0B" w:rsidRDefault="0058493D" w:rsidP="0058493D">
            <w:pPr>
              <w:pStyle w:val="XML1"/>
              <w:rPr>
                <w:ins w:id="12528" w:author="Thomas Dietz" w:date="2012-08-13T13:57:00Z"/>
                <w:del w:id="12529" w:author="Deepak Bansal (AZURE)" w:date="2012-08-23T21:57:00Z"/>
              </w:rPr>
            </w:pPr>
            <w:ins w:id="12530" w:author="Thomas Dietz" w:date="2012-08-13T13:57:00Z">
              <w:del w:id="12531" w:author="Deepak Bansal (AZURE)" w:date="2012-08-23T21:57:00Z">
                <w:r w:rsidDel="00B15A0B">
                  <w:delText xml:space="preserve">  typedef OFUpDownStateType {</w:delText>
                </w:r>
                <w:bookmarkStart w:id="12532" w:name="_Toc333523888"/>
                <w:bookmarkStart w:id="12533" w:name="_Toc335147975"/>
                <w:bookmarkEnd w:id="12532"/>
                <w:bookmarkEnd w:id="12533"/>
              </w:del>
            </w:ins>
          </w:p>
          <w:p w14:paraId="6EE5B286" w14:textId="664C9FFA" w:rsidR="0058493D" w:rsidDel="00B15A0B" w:rsidRDefault="0058493D" w:rsidP="0058493D">
            <w:pPr>
              <w:pStyle w:val="XML1"/>
              <w:rPr>
                <w:ins w:id="12534" w:author="Thomas Dietz" w:date="2012-08-13T13:57:00Z"/>
                <w:del w:id="12535" w:author="Deepak Bansal (AZURE)" w:date="2012-08-23T21:57:00Z"/>
              </w:rPr>
            </w:pPr>
            <w:ins w:id="12536" w:author="Thomas Dietz" w:date="2012-08-13T13:57:00Z">
              <w:del w:id="12537" w:author="Deepak Bansal (AZURE)" w:date="2012-08-23T21:57:00Z">
                <w:r w:rsidDel="00B15A0B">
                  <w:delText xml:space="preserve">    type enumeration {</w:delText>
                </w:r>
                <w:bookmarkStart w:id="12538" w:name="_Toc333523889"/>
                <w:bookmarkStart w:id="12539" w:name="_Toc335147976"/>
                <w:bookmarkEnd w:id="12538"/>
                <w:bookmarkEnd w:id="12539"/>
              </w:del>
            </w:ins>
          </w:p>
          <w:p w14:paraId="7CFEA135" w14:textId="7E11AFED" w:rsidR="0058493D" w:rsidDel="00B15A0B" w:rsidRDefault="0058493D" w:rsidP="0058493D">
            <w:pPr>
              <w:pStyle w:val="XML1"/>
              <w:rPr>
                <w:ins w:id="12540" w:author="Thomas Dietz" w:date="2012-08-13T13:57:00Z"/>
                <w:del w:id="12541" w:author="Deepak Bansal (AZURE)" w:date="2012-08-23T21:57:00Z"/>
              </w:rPr>
            </w:pPr>
            <w:ins w:id="12542" w:author="Thomas Dietz" w:date="2012-08-13T13:57:00Z">
              <w:del w:id="12543" w:author="Deepak Bansal (AZURE)" w:date="2012-08-23T21:57:00Z">
                <w:r w:rsidDel="00B15A0B">
                  <w:delText xml:space="preserve">      enum up;</w:delText>
                </w:r>
                <w:bookmarkStart w:id="12544" w:name="_Toc333523890"/>
                <w:bookmarkStart w:id="12545" w:name="_Toc335147977"/>
                <w:bookmarkEnd w:id="12544"/>
                <w:bookmarkEnd w:id="12545"/>
              </w:del>
            </w:ins>
          </w:p>
          <w:p w14:paraId="4F7B6910" w14:textId="4A9C5430" w:rsidR="0058493D" w:rsidDel="00B15A0B" w:rsidRDefault="0058493D" w:rsidP="0058493D">
            <w:pPr>
              <w:pStyle w:val="XML1"/>
              <w:rPr>
                <w:ins w:id="12546" w:author="Thomas Dietz" w:date="2012-08-13T13:57:00Z"/>
                <w:del w:id="12547" w:author="Deepak Bansal (AZURE)" w:date="2012-08-23T21:57:00Z"/>
              </w:rPr>
            </w:pPr>
            <w:ins w:id="12548" w:author="Thomas Dietz" w:date="2012-08-13T13:57:00Z">
              <w:del w:id="12549" w:author="Deepak Bansal (AZURE)" w:date="2012-08-23T21:57:00Z">
                <w:r w:rsidDel="00B15A0B">
                  <w:delText xml:space="preserve">      enum down;</w:delText>
                </w:r>
                <w:bookmarkStart w:id="12550" w:name="_Toc333523891"/>
                <w:bookmarkStart w:id="12551" w:name="_Toc335147978"/>
                <w:bookmarkEnd w:id="12550"/>
                <w:bookmarkEnd w:id="12551"/>
              </w:del>
            </w:ins>
          </w:p>
          <w:p w14:paraId="4C7A5990" w14:textId="1575CBF6" w:rsidR="0058493D" w:rsidDel="00B15A0B" w:rsidRDefault="0058493D" w:rsidP="0058493D">
            <w:pPr>
              <w:pStyle w:val="XML1"/>
              <w:rPr>
                <w:ins w:id="12552" w:author="Thomas Dietz" w:date="2012-08-13T13:57:00Z"/>
                <w:del w:id="12553" w:author="Deepak Bansal (AZURE)" w:date="2012-08-23T21:57:00Z"/>
              </w:rPr>
            </w:pPr>
            <w:ins w:id="12554" w:author="Thomas Dietz" w:date="2012-08-13T13:57:00Z">
              <w:del w:id="12555" w:author="Deepak Bansal (AZURE)" w:date="2012-08-23T21:57:00Z">
                <w:r w:rsidDel="00B15A0B">
                  <w:delText xml:space="preserve">    }</w:delText>
                </w:r>
                <w:bookmarkStart w:id="12556" w:name="_Toc333523892"/>
                <w:bookmarkStart w:id="12557" w:name="_Toc335147979"/>
                <w:bookmarkEnd w:id="12556"/>
                <w:bookmarkEnd w:id="12557"/>
              </w:del>
            </w:ins>
          </w:p>
          <w:p w14:paraId="0CCABF7C" w14:textId="1C460A84" w:rsidR="0058493D" w:rsidDel="00B15A0B" w:rsidRDefault="0058493D" w:rsidP="0058493D">
            <w:pPr>
              <w:pStyle w:val="XML1"/>
              <w:rPr>
                <w:ins w:id="12558" w:author="Thomas Dietz" w:date="2012-08-13T13:57:00Z"/>
                <w:del w:id="12559" w:author="Deepak Bansal (AZURE)" w:date="2012-08-23T21:57:00Z"/>
              </w:rPr>
            </w:pPr>
            <w:ins w:id="12560" w:author="Thomas Dietz" w:date="2012-08-13T13:57:00Z">
              <w:del w:id="12561" w:author="Deepak Bansal (AZURE)" w:date="2012-08-23T21:57:00Z">
                <w:r w:rsidDel="00B15A0B">
                  <w:delText xml:space="preserve">    description "Type to specify state information for a port or a</w:delText>
                </w:r>
                <w:bookmarkStart w:id="12562" w:name="_Toc333523893"/>
                <w:bookmarkStart w:id="12563" w:name="_Toc335147980"/>
                <w:bookmarkEnd w:id="12562"/>
                <w:bookmarkEnd w:id="12563"/>
              </w:del>
            </w:ins>
          </w:p>
          <w:p w14:paraId="5920A72D" w14:textId="272FAF43" w:rsidR="0058493D" w:rsidDel="00B15A0B" w:rsidRDefault="0058493D" w:rsidP="0058493D">
            <w:pPr>
              <w:pStyle w:val="XML1"/>
              <w:rPr>
                <w:ins w:id="12564" w:author="Thomas Dietz" w:date="2012-08-13T13:57:00Z"/>
                <w:del w:id="12565" w:author="Deepak Bansal (AZURE)" w:date="2012-08-23T21:57:00Z"/>
              </w:rPr>
            </w:pPr>
            <w:ins w:id="12566" w:author="Thomas Dietz" w:date="2012-08-13T13:57:00Z">
              <w:del w:id="12567" w:author="Deepak Bansal (AZURE)" w:date="2012-08-23T21:57:00Z">
                <w:r w:rsidDel="00B15A0B">
                  <w:delText xml:space="preserve">      connection.";</w:delText>
                </w:r>
                <w:bookmarkStart w:id="12568" w:name="_Toc333523894"/>
                <w:bookmarkStart w:id="12569" w:name="_Toc335147981"/>
                <w:bookmarkEnd w:id="12568"/>
                <w:bookmarkEnd w:id="12569"/>
              </w:del>
            </w:ins>
          </w:p>
          <w:p w14:paraId="6A1762BB" w14:textId="61199A4E" w:rsidR="0058493D" w:rsidRPr="009F1B7D" w:rsidDel="00B15A0B" w:rsidRDefault="0058493D" w:rsidP="0058493D">
            <w:pPr>
              <w:pStyle w:val="XML1"/>
              <w:rPr>
                <w:del w:id="12570" w:author="Deepak Bansal (AZURE)" w:date="2012-08-23T21:57:00Z"/>
              </w:rPr>
            </w:pPr>
            <w:ins w:id="12571" w:author="Thomas Dietz" w:date="2012-08-13T13:57:00Z">
              <w:del w:id="12572" w:author="Deepak Bansal (AZURE)" w:date="2012-08-23T21:57:00Z">
                <w:r w:rsidDel="00B15A0B">
                  <w:delText xml:space="preserve">  }</w:delText>
                </w:r>
              </w:del>
            </w:ins>
            <w:bookmarkStart w:id="12573" w:name="_Toc333523895"/>
            <w:bookmarkStart w:id="12574" w:name="_Toc335147982"/>
            <w:bookmarkEnd w:id="12573"/>
            <w:bookmarkEnd w:id="12574"/>
          </w:p>
        </w:tc>
        <w:bookmarkStart w:id="12575" w:name="_Toc333523896"/>
        <w:bookmarkStart w:id="12576" w:name="_Toc335147983"/>
        <w:bookmarkEnd w:id="12575"/>
        <w:bookmarkEnd w:id="12576"/>
      </w:tr>
    </w:tbl>
    <w:p w14:paraId="3A741457" w14:textId="77777777" w:rsidR="00F86237" w:rsidRDefault="00F86237" w:rsidP="00D14D27">
      <w:pPr>
        <w:pStyle w:val="Heading2"/>
      </w:pPr>
      <w:bookmarkStart w:id="12577" w:name="_Toc335147984"/>
      <w:r>
        <w:t>OpenFlow Resource</w:t>
      </w:r>
      <w:bookmarkEnd w:id="12577"/>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2578" w:name="_Toc315954007"/>
      <w:bookmarkStart w:id="12579" w:name="_Toc316542517"/>
      <w:bookmarkStart w:id="12580" w:name="_Toc335147985"/>
      <w:r w:rsidRPr="00DB42FD">
        <w:t>UML Diagram</w:t>
      </w:r>
      <w:bookmarkEnd w:id="12578"/>
      <w:bookmarkEnd w:id="12579"/>
      <w:bookmarkEnd w:id="12580"/>
    </w:p>
    <w:p w14:paraId="391E3FB1" w14:textId="6B85638F" w:rsidR="00F86237" w:rsidRPr="009F1B7D" w:rsidRDefault="00C834EB" w:rsidP="00F86237">
      <w:pPr>
        <w:keepNext/>
        <w:jc w:val="center"/>
      </w:pPr>
      <w:r>
        <w:object w:dxaOrig="7871" w:dyaOrig="3119" w14:anchorId="2992459D">
          <v:shape id="_x0000_i1034" type="#_x0000_t75" style="width:394.2pt;height:154.8pt" o:ole="">
            <v:imagedata r:id="rId31" o:title=""/>
          </v:shape>
          <o:OLEObject Type="Embed" ProgID="Visio.Drawing.11" ShapeID="_x0000_i1034" DrawAspect="Content" ObjectID="_1408889054" r:id="rId32"/>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2581" w:name="_Toc315954008"/>
      <w:bookmarkStart w:id="12582" w:name="_Toc316542518"/>
      <w:bookmarkStart w:id="12583" w:name="OLE_LINK9"/>
      <w:bookmarkStart w:id="12584" w:name="OLE_LINK10"/>
      <w:bookmarkStart w:id="12585" w:name="_Toc335147986"/>
      <w:r w:rsidRPr="00DB42FD">
        <w:t>XML Schema</w:t>
      </w:r>
      <w:bookmarkEnd w:id="12581"/>
      <w:bookmarkEnd w:id="12582"/>
      <w:bookmarkEnd w:id="12585"/>
    </w:p>
    <w:tbl>
      <w:tblPr>
        <w:tblStyle w:val="TableGrid"/>
        <w:tblW w:w="5000" w:type="pct"/>
        <w:shd w:val="clear" w:color="auto" w:fill="C8FCCD"/>
        <w:tblCellMar>
          <w:left w:w="57" w:type="dxa"/>
          <w:right w:w="57" w:type="dxa"/>
        </w:tblCellMar>
        <w:tblLook w:val="04A0" w:firstRow="1" w:lastRow="0" w:firstColumn="1" w:lastColumn="0" w:noHBand="0" w:noVBand="1"/>
        <w:tblPrChange w:id="12586" w:author="Thomas Dietz" w:date="2012-08-13T13:59:00Z">
          <w:tblPr>
            <w:tblStyle w:val="TableGrid"/>
            <w:tblW w:w="0" w:type="auto"/>
            <w:tblInd w:w="378" w:type="dxa"/>
            <w:shd w:val="clear" w:color="auto" w:fill="C8FCCD"/>
            <w:tblLook w:val="04A0" w:firstRow="1" w:lastRow="0" w:firstColumn="1" w:lastColumn="0" w:noHBand="0" w:noVBand="1"/>
          </w:tblPr>
        </w:tblPrChange>
      </w:tblPr>
      <w:tblGrid>
        <w:gridCol w:w="9474"/>
        <w:tblGridChange w:id="12587">
          <w:tblGrid>
            <w:gridCol w:w="8820"/>
          </w:tblGrid>
        </w:tblGridChange>
      </w:tblGrid>
      <w:tr w:rsidR="00F86237" w:rsidRPr="009F1B7D" w14:paraId="296FAAF6" w14:textId="77777777" w:rsidTr="0058493D">
        <w:tc>
          <w:tcPr>
            <w:tcW w:w="5000" w:type="pct"/>
            <w:shd w:val="clear" w:color="auto" w:fill="C8FCCD"/>
            <w:tcPrChange w:id="12588" w:author="Thomas Dietz" w:date="2012-08-13T13:59:00Z">
              <w:tcPr>
                <w:tcW w:w="8820" w:type="dxa"/>
                <w:shd w:val="clear" w:color="auto" w:fill="C8FCCD"/>
              </w:tcPr>
            </w:tcPrChange>
          </w:tcPr>
          <w:p w14:paraId="70327264" w14:textId="77777777" w:rsidR="0058493D" w:rsidRDefault="0058493D" w:rsidP="0058493D">
            <w:pPr>
              <w:pStyle w:val="XML1"/>
              <w:rPr>
                <w:ins w:id="12589" w:author="Thomas Dietz" w:date="2012-08-13T13:59:00Z"/>
              </w:rPr>
            </w:pPr>
            <w:ins w:id="12590" w:author="Thomas Dietz" w:date="2012-08-13T13:59:00Z">
              <w:r>
                <w:t xml:space="preserve">  &lt;xs:group name="OFResourceType"&gt;</w:t>
              </w:r>
            </w:ins>
          </w:p>
          <w:p w14:paraId="5A5B5EA9" w14:textId="77777777" w:rsidR="0058493D" w:rsidRDefault="0058493D" w:rsidP="0058493D">
            <w:pPr>
              <w:pStyle w:val="XML1"/>
              <w:rPr>
                <w:ins w:id="12591" w:author="Thomas Dietz" w:date="2012-08-13T13:59:00Z"/>
              </w:rPr>
            </w:pPr>
            <w:ins w:id="12592" w:author="Thomas Dietz" w:date="2012-08-13T13:59:00Z">
              <w:r>
                <w:lastRenderedPageBreak/>
                <w:t xml:space="preserve">    &lt;xs:annotation&gt;</w:t>
              </w:r>
            </w:ins>
          </w:p>
          <w:p w14:paraId="7E4B6EA7" w14:textId="77777777" w:rsidR="0058493D" w:rsidRDefault="0058493D" w:rsidP="0058493D">
            <w:pPr>
              <w:pStyle w:val="XML1"/>
              <w:rPr>
                <w:ins w:id="12593" w:author="Thomas Dietz" w:date="2012-08-13T13:59:00Z"/>
              </w:rPr>
            </w:pPr>
            <w:ins w:id="12594" w:author="Thomas Dietz" w:date="2012-08-13T13:59:00Z">
              <w:r>
                <w:t xml:space="preserve">      &lt;xs:documentation&gt;</w:t>
              </w:r>
            </w:ins>
          </w:p>
          <w:p w14:paraId="2EE10723" w14:textId="77777777" w:rsidR="0058493D" w:rsidRDefault="0058493D" w:rsidP="0058493D">
            <w:pPr>
              <w:pStyle w:val="XML1"/>
              <w:rPr>
                <w:ins w:id="12595" w:author="Thomas Dietz" w:date="2012-08-13T13:59:00Z"/>
              </w:rPr>
            </w:pPr>
            <w:ins w:id="12596" w:author="Thomas Dietz" w:date="2012-08-13T13:59:00Z">
              <w:r>
                <w:t xml:space="preserve">        This element specifies a generic OpenFlow resource</w:t>
              </w:r>
            </w:ins>
          </w:p>
          <w:p w14:paraId="09DB96F8" w14:textId="77777777" w:rsidR="0058493D" w:rsidRDefault="0058493D" w:rsidP="0058493D">
            <w:pPr>
              <w:pStyle w:val="XML1"/>
              <w:rPr>
                <w:ins w:id="12597" w:author="Thomas Dietz" w:date="2012-08-13T13:59:00Z"/>
              </w:rPr>
            </w:pPr>
            <w:ins w:id="12598" w:author="Thomas Dietz" w:date="2012-08-13T13:59:00Z">
              <w:r>
                <w:t xml:space="preserve">        that is used as a basis for specific resources. Even though</w:t>
              </w:r>
            </w:ins>
          </w:p>
          <w:p w14:paraId="483B65FC" w14:textId="77777777" w:rsidR="0058493D" w:rsidRDefault="0058493D" w:rsidP="0058493D">
            <w:pPr>
              <w:pStyle w:val="XML1"/>
              <w:rPr>
                <w:ins w:id="12599" w:author="Thomas Dietz" w:date="2012-08-13T13:59:00Z"/>
              </w:rPr>
            </w:pPr>
            <w:ins w:id="12600" w:author="Thomas Dietz" w:date="2012-08-13T13:59:00Z">
              <w:r>
                <w:t xml:space="preserve">        this element is not used on its own the following rules for</w:t>
              </w:r>
            </w:ins>
          </w:p>
          <w:p w14:paraId="29C44FBC" w14:textId="77777777" w:rsidR="0058493D" w:rsidRDefault="0058493D" w:rsidP="0058493D">
            <w:pPr>
              <w:pStyle w:val="XML1"/>
              <w:rPr>
                <w:ins w:id="12601" w:author="Thomas Dietz" w:date="2012-08-13T13:59:00Z"/>
              </w:rPr>
            </w:pPr>
            <w:ins w:id="12602" w:author="Thomas Dietz" w:date="2012-08-13T13:59:00Z">
              <w:r>
                <w:t xml:space="preserve">        NETCONF operations MUST be obeyed also by elemnts using this</w:t>
              </w:r>
            </w:ins>
          </w:p>
          <w:p w14:paraId="6B33BB4E" w14:textId="77777777" w:rsidR="0058493D" w:rsidRDefault="0058493D" w:rsidP="0058493D">
            <w:pPr>
              <w:pStyle w:val="XML1"/>
              <w:rPr>
                <w:ins w:id="12603" w:author="Thomas Dietz" w:date="2012-08-13T13:59:00Z"/>
              </w:rPr>
            </w:pPr>
            <w:ins w:id="12604" w:author="Thomas Dietz" w:date="2012-08-13T13:59:00Z">
              <w:r>
                <w:t xml:space="preserve">        element.</w:t>
              </w:r>
            </w:ins>
          </w:p>
          <w:p w14:paraId="3AA5A1A3" w14:textId="77777777" w:rsidR="0058493D" w:rsidRDefault="0058493D" w:rsidP="0058493D">
            <w:pPr>
              <w:pStyle w:val="XML1"/>
              <w:rPr>
                <w:ins w:id="12605" w:author="Thomas Dietz" w:date="2012-08-13T13:59:00Z"/>
              </w:rPr>
            </w:pPr>
          </w:p>
          <w:p w14:paraId="7F36BF41" w14:textId="77777777" w:rsidR="0058493D" w:rsidRDefault="0058493D" w:rsidP="0058493D">
            <w:pPr>
              <w:pStyle w:val="XML1"/>
              <w:rPr>
                <w:ins w:id="12606" w:author="Thomas Dietz" w:date="2012-08-13T13:59:00Z"/>
              </w:rPr>
            </w:pPr>
            <w:ins w:id="12607" w:author="Thomas Dietz" w:date="2012-08-13T13:59:00Z">
              <w:r>
                <w:t xml:space="preserve">        NETCONF &amp;lt;edit-config&amp;gt; operations MUST be implemented as </w:t>
              </w:r>
            </w:ins>
          </w:p>
          <w:p w14:paraId="72542708" w14:textId="77777777" w:rsidR="0058493D" w:rsidRDefault="0058493D" w:rsidP="0058493D">
            <w:pPr>
              <w:pStyle w:val="XML1"/>
              <w:rPr>
                <w:ins w:id="12608" w:author="Thomas Dietz" w:date="2012-08-13T13:59:00Z"/>
              </w:rPr>
            </w:pPr>
            <w:ins w:id="12609" w:author="Thomas Dietz" w:date="2012-08-13T13:59:00Z">
              <w:r>
                <w:t xml:space="preserve">        follows: </w:t>
              </w:r>
            </w:ins>
          </w:p>
          <w:p w14:paraId="216A58DE" w14:textId="77777777" w:rsidR="0058493D" w:rsidRDefault="0058493D" w:rsidP="0058493D">
            <w:pPr>
              <w:pStyle w:val="XML1"/>
              <w:rPr>
                <w:ins w:id="12610" w:author="Thomas Dietz" w:date="2012-08-13T13:59:00Z"/>
              </w:rPr>
            </w:pPr>
          </w:p>
          <w:p w14:paraId="07DFF2FA" w14:textId="77777777" w:rsidR="0058493D" w:rsidRDefault="0058493D" w:rsidP="0058493D">
            <w:pPr>
              <w:pStyle w:val="XML1"/>
              <w:rPr>
                <w:ins w:id="12611" w:author="Thomas Dietz" w:date="2012-08-13T13:59:00Z"/>
              </w:rPr>
            </w:pPr>
            <w:ins w:id="12612" w:author="Thomas Dietz" w:date="2012-08-13T13:59:00Z">
              <w:r>
                <w:t xml:space="preserve">        * The 'id' element MUST be present at all &amp;lt;edit-config&amp;gt;</w:t>
              </w:r>
            </w:ins>
          </w:p>
          <w:p w14:paraId="35790862" w14:textId="77777777" w:rsidR="0058493D" w:rsidRDefault="0058493D" w:rsidP="0058493D">
            <w:pPr>
              <w:pStyle w:val="XML1"/>
              <w:rPr>
                <w:ins w:id="12613" w:author="Thomas Dietz" w:date="2012-08-13T13:59:00Z"/>
              </w:rPr>
            </w:pPr>
            <w:ins w:id="12614" w:author="Thomas Dietz" w:date="2012-08-13T13:59:00Z">
              <w:r>
                <w:t xml:space="preserve">        operations to identify the resource.</w:t>
              </w:r>
            </w:ins>
          </w:p>
          <w:p w14:paraId="7F436DD7" w14:textId="77777777" w:rsidR="0058493D" w:rsidRDefault="0058493D" w:rsidP="0058493D">
            <w:pPr>
              <w:pStyle w:val="XML1"/>
              <w:rPr>
                <w:ins w:id="12615" w:author="Thomas Dietz" w:date="2012-08-13T13:59:00Z"/>
              </w:rPr>
            </w:pPr>
            <w:ins w:id="12616" w:author="Thomas Dietz" w:date="2012-08-13T13:59:00Z">
              <w:r>
                <w:t xml:space="preserve">        * If the operation is 'merge' or 'replace', the element is</w:t>
              </w:r>
            </w:ins>
          </w:p>
          <w:p w14:paraId="58D9D3EE" w14:textId="77777777" w:rsidR="0058493D" w:rsidRDefault="0058493D" w:rsidP="0058493D">
            <w:pPr>
              <w:pStyle w:val="XML1"/>
              <w:rPr>
                <w:ins w:id="12617" w:author="Thomas Dietz" w:date="2012-08-13T13:59:00Z"/>
              </w:rPr>
            </w:pPr>
            <w:ins w:id="12618" w:author="Thomas Dietz" w:date="2012-08-13T13:59:00Z">
              <w:r>
                <w:t xml:space="preserve">        created if it does not exist, and its value is set to the</w:t>
              </w:r>
            </w:ins>
          </w:p>
          <w:p w14:paraId="37A430D8" w14:textId="77777777" w:rsidR="0058493D" w:rsidRDefault="0058493D" w:rsidP="0058493D">
            <w:pPr>
              <w:pStyle w:val="XML1"/>
              <w:rPr>
                <w:ins w:id="12619" w:author="Thomas Dietz" w:date="2012-08-13T13:59:00Z"/>
              </w:rPr>
            </w:pPr>
            <w:ins w:id="12620" w:author="Thomas Dietz" w:date="2012-08-13T13:59:00Z">
              <w:r>
                <w:t xml:space="preserve">        value found in the XML RPC data.</w:t>
              </w:r>
            </w:ins>
          </w:p>
          <w:p w14:paraId="30F2B113" w14:textId="77777777" w:rsidR="0058493D" w:rsidRDefault="0058493D" w:rsidP="0058493D">
            <w:pPr>
              <w:pStyle w:val="XML1"/>
              <w:rPr>
                <w:ins w:id="12621" w:author="Thomas Dietz" w:date="2012-08-13T13:59:00Z"/>
              </w:rPr>
            </w:pPr>
            <w:ins w:id="12622" w:author="Thomas Dietz" w:date="2012-08-13T13:59:00Z">
              <w:r>
                <w:t xml:space="preserve">        * If the operation is 'create', the element is created if it</w:t>
              </w:r>
            </w:ins>
          </w:p>
          <w:p w14:paraId="6980013D" w14:textId="77777777" w:rsidR="0058493D" w:rsidRDefault="0058493D" w:rsidP="0058493D">
            <w:pPr>
              <w:pStyle w:val="XML1"/>
              <w:rPr>
                <w:ins w:id="12623" w:author="Thomas Dietz" w:date="2012-08-13T13:59:00Z"/>
              </w:rPr>
            </w:pPr>
            <w:ins w:id="12624" w:author="Thomas Dietz" w:date="2012-08-13T13:59:00Z">
              <w:r>
                <w:t xml:space="preserve">        does not exist. If the element already exists, a</w:t>
              </w:r>
            </w:ins>
          </w:p>
          <w:p w14:paraId="6EBC6B1B" w14:textId="77777777" w:rsidR="0058493D" w:rsidRDefault="0058493D" w:rsidP="0058493D">
            <w:pPr>
              <w:pStyle w:val="XML1"/>
              <w:rPr>
                <w:ins w:id="12625" w:author="Thomas Dietz" w:date="2012-08-13T13:59:00Z"/>
              </w:rPr>
            </w:pPr>
            <w:ins w:id="12626" w:author="Thomas Dietz" w:date="2012-08-13T13:59:00Z">
              <w:r>
                <w:t xml:space="preserve">        'data</w:t>
              </w:r>
              <w:r>
                <w:rPr>
                  <w:rFonts w:ascii="MS Mincho" w:eastAsia="MS Mincho" w:hAnsi="MS Mincho" w:cs="MS Mincho" w:hint="eastAsia"/>
                </w:rPr>
                <w:t>‑</w:t>
              </w:r>
              <w:r>
                <w:t>exists' error is returned.</w:t>
              </w:r>
            </w:ins>
          </w:p>
          <w:p w14:paraId="4D65E4DE" w14:textId="77777777" w:rsidR="0058493D" w:rsidRDefault="0058493D" w:rsidP="0058493D">
            <w:pPr>
              <w:pStyle w:val="XML1"/>
              <w:rPr>
                <w:ins w:id="12627" w:author="Thomas Dietz" w:date="2012-08-13T13:59:00Z"/>
              </w:rPr>
            </w:pPr>
            <w:ins w:id="12628" w:author="Thomas Dietz" w:date="2012-08-13T13:59:00Z">
              <w:r>
                <w:t xml:space="preserve">        * If the operation is 'delete', the element is deleted if it</w:t>
              </w:r>
            </w:ins>
          </w:p>
          <w:p w14:paraId="5909EE71" w14:textId="77777777" w:rsidR="0058493D" w:rsidRDefault="0058493D" w:rsidP="0058493D">
            <w:pPr>
              <w:pStyle w:val="XML1"/>
              <w:rPr>
                <w:ins w:id="12629" w:author="Thomas Dietz" w:date="2012-08-13T13:59:00Z"/>
              </w:rPr>
            </w:pPr>
            <w:ins w:id="12630" w:author="Thomas Dietz" w:date="2012-08-13T13:59:00Z">
              <w:r>
                <w:t xml:space="preserve">        exists. If the element does not exist, a 'data</w:t>
              </w:r>
              <w:r>
                <w:rPr>
                  <w:rFonts w:ascii="MS Mincho" w:eastAsia="MS Mincho" w:hAnsi="MS Mincho" w:cs="MS Mincho" w:hint="eastAsia"/>
                </w:rPr>
                <w:t>‑</w:t>
              </w:r>
              <w:r>
                <w:t>missing'</w:t>
              </w:r>
            </w:ins>
          </w:p>
          <w:p w14:paraId="6D0D3E10" w14:textId="77777777" w:rsidR="0058493D" w:rsidRDefault="0058493D" w:rsidP="0058493D">
            <w:pPr>
              <w:pStyle w:val="XML1"/>
              <w:rPr>
                <w:ins w:id="12631" w:author="Thomas Dietz" w:date="2012-08-13T13:59:00Z"/>
              </w:rPr>
            </w:pPr>
            <w:ins w:id="12632" w:author="Thomas Dietz" w:date="2012-08-13T13:59:00Z">
              <w:r>
                <w:t xml:space="preserve">        error is returned.</w:t>
              </w:r>
            </w:ins>
          </w:p>
          <w:p w14:paraId="3012E3ED" w14:textId="77777777" w:rsidR="0058493D" w:rsidRDefault="0058493D" w:rsidP="0058493D">
            <w:pPr>
              <w:pStyle w:val="XML1"/>
              <w:rPr>
                <w:ins w:id="12633" w:author="Thomas Dietz" w:date="2012-08-13T13:59:00Z"/>
              </w:rPr>
            </w:pPr>
            <w:ins w:id="12634" w:author="Thomas Dietz" w:date="2012-08-13T13:59:00Z">
              <w:r>
                <w:t xml:space="preserve">      &lt;/xs:documentation&gt;</w:t>
              </w:r>
            </w:ins>
          </w:p>
          <w:p w14:paraId="5FBEB52A" w14:textId="77777777" w:rsidR="0058493D" w:rsidRDefault="0058493D" w:rsidP="0058493D">
            <w:pPr>
              <w:pStyle w:val="XML1"/>
              <w:rPr>
                <w:ins w:id="12635" w:author="Thomas Dietz" w:date="2012-08-13T13:59:00Z"/>
              </w:rPr>
            </w:pPr>
            <w:ins w:id="12636" w:author="Thomas Dietz" w:date="2012-08-13T13:59:00Z">
              <w:r>
                <w:t xml:space="preserve">    &lt;/xs:annotation&gt;</w:t>
              </w:r>
            </w:ins>
          </w:p>
          <w:p w14:paraId="323903B2" w14:textId="77777777" w:rsidR="0058493D" w:rsidRDefault="0058493D" w:rsidP="0058493D">
            <w:pPr>
              <w:pStyle w:val="XML1"/>
              <w:rPr>
                <w:ins w:id="12637" w:author="Thomas Dietz" w:date="2012-08-13T13:59:00Z"/>
              </w:rPr>
            </w:pPr>
          </w:p>
          <w:p w14:paraId="504F8BAB" w14:textId="77777777" w:rsidR="0058493D" w:rsidRDefault="0058493D" w:rsidP="0058493D">
            <w:pPr>
              <w:pStyle w:val="XML1"/>
              <w:rPr>
                <w:ins w:id="12638" w:author="Thomas Dietz" w:date="2012-08-13T13:59:00Z"/>
              </w:rPr>
            </w:pPr>
            <w:ins w:id="12639" w:author="Thomas Dietz" w:date="2012-08-13T13:59:00Z">
              <w:r>
                <w:t xml:space="preserve">    &lt;xs:sequence&gt;</w:t>
              </w:r>
            </w:ins>
          </w:p>
          <w:p w14:paraId="16AE0E51" w14:textId="77777777" w:rsidR="0058493D" w:rsidRDefault="0058493D" w:rsidP="0058493D">
            <w:pPr>
              <w:pStyle w:val="XML1"/>
              <w:rPr>
                <w:ins w:id="12640" w:author="Thomas Dietz" w:date="2012-08-13T13:59:00Z"/>
              </w:rPr>
            </w:pPr>
            <w:ins w:id="12641" w:author="Thomas Dietz" w:date="2012-08-13T13:59:00Z">
              <w:r>
                <w:t xml:space="preserve">      &lt;xs:element name="resource-id"  type="inet:uri"&gt;</w:t>
              </w:r>
            </w:ins>
          </w:p>
          <w:p w14:paraId="2E68022F" w14:textId="77777777" w:rsidR="0058493D" w:rsidRDefault="0058493D" w:rsidP="0058493D">
            <w:pPr>
              <w:pStyle w:val="XML1"/>
              <w:rPr>
                <w:ins w:id="12642" w:author="Thomas Dietz" w:date="2012-08-13T13:59:00Z"/>
              </w:rPr>
            </w:pPr>
            <w:ins w:id="12643" w:author="Thomas Dietz" w:date="2012-08-13T13:59:00Z">
              <w:r>
                <w:t xml:space="preserve">        &lt;xs:annotation&gt;</w:t>
              </w:r>
            </w:ins>
          </w:p>
          <w:p w14:paraId="672886DC" w14:textId="77777777" w:rsidR="0058493D" w:rsidRDefault="0058493D" w:rsidP="0058493D">
            <w:pPr>
              <w:pStyle w:val="XML1"/>
              <w:rPr>
                <w:ins w:id="12644" w:author="Thomas Dietz" w:date="2012-08-13T13:59:00Z"/>
              </w:rPr>
            </w:pPr>
            <w:ins w:id="12645" w:author="Thomas Dietz" w:date="2012-08-13T13:59:00Z">
              <w:r>
                <w:t xml:space="preserve">          &lt;xs:documentation&gt;</w:t>
              </w:r>
            </w:ins>
          </w:p>
          <w:p w14:paraId="18CA9232" w14:textId="77777777" w:rsidR="0058493D" w:rsidRDefault="0058493D" w:rsidP="0058493D">
            <w:pPr>
              <w:pStyle w:val="XML1"/>
              <w:rPr>
                <w:ins w:id="12646" w:author="Thomas Dietz" w:date="2012-08-13T13:59:00Z"/>
              </w:rPr>
            </w:pPr>
            <w:ins w:id="12647" w:author="Thomas Dietz" w:date="2012-08-13T13:59:00Z">
              <w:r>
                <w:t xml:space="preserve">            A unique but locally arbitrary identifier that</w:t>
              </w:r>
            </w:ins>
          </w:p>
          <w:p w14:paraId="2E574DB3" w14:textId="77777777" w:rsidR="0058493D" w:rsidRDefault="0058493D" w:rsidP="0058493D">
            <w:pPr>
              <w:pStyle w:val="XML1"/>
              <w:rPr>
                <w:ins w:id="12648" w:author="Thomas Dietz" w:date="2012-08-13T13:59:00Z"/>
              </w:rPr>
            </w:pPr>
            <w:ins w:id="12649" w:author="Thomas Dietz" w:date="2012-08-13T13:59:00Z">
              <w:r>
                <w:t xml:space="preserve">            uniquely identifies an OpenFlow Port within the context  </w:t>
              </w:r>
            </w:ins>
          </w:p>
          <w:p w14:paraId="664C9515" w14:textId="77777777" w:rsidR="0058493D" w:rsidRDefault="0058493D" w:rsidP="0058493D">
            <w:pPr>
              <w:pStyle w:val="XML1"/>
              <w:rPr>
                <w:ins w:id="12650" w:author="Thomas Dietz" w:date="2012-08-13T13:59:00Z"/>
              </w:rPr>
            </w:pPr>
            <w:ins w:id="12651" w:author="Thomas Dietz" w:date="2012-08-13T13:59:00Z">
              <w:r>
                <w:t xml:space="preserve">            of an OpenFlow Logical Switch.  It MUST be persistent</w:t>
              </w:r>
            </w:ins>
          </w:p>
          <w:p w14:paraId="2300244B" w14:textId="77777777" w:rsidR="0058493D" w:rsidRDefault="0058493D" w:rsidP="0058493D">
            <w:pPr>
              <w:pStyle w:val="XML1"/>
              <w:rPr>
                <w:ins w:id="12652" w:author="Thomas Dietz" w:date="2012-08-13T13:59:00Z"/>
              </w:rPr>
            </w:pPr>
            <w:ins w:id="12653" w:author="Thomas Dietz" w:date="2012-08-13T13:59:00Z">
              <w:r>
                <w:t xml:space="preserve">            across reboots of the OpenFlow Capable Switch.</w:t>
              </w:r>
            </w:ins>
          </w:p>
          <w:p w14:paraId="577D06AB" w14:textId="77777777" w:rsidR="0058493D" w:rsidRDefault="0058493D" w:rsidP="0058493D">
            <w:pPr>
              <w:pStyle w:val="XML1"/>
              <w:rPr>
                <w:ins w:id="12654" w:author="Thomas Dietz" w:date="2012-08-13T13:59:00Z"/>
              </w:rPr>
            </w:pPr>
          </w:p>
          <w:p w14:paraId="7275BB83" w14:textId="77777777" w:rsidR="0058493D" w:rsidRDefault="0058493D" w:rsidP="0058493D">
            <w:pPr>
              <w:pStyle w:val="XML1"/>
              <w:rPr>
                <w:ins w:id="12655" w:author="Thomas Dietz" w:date="2012-08-13T13:59:00Z"/>
              </w:rPr>
            </w:pPr>
            <w:ins w:id="12656" w:author="Thomas Dietz" w:date="2012-08-13T13:59:00Z">
              <w:r>
                <w:t xml:space="preserve">            This element MUST be present to identify the OpenFlow</w:t>
              </w:r>
            </w:ins>
          </w:p>
          <w:p w14:paraId="29A79849" w14:textId="77777777" w:rsidR="0058493D" w:rsidRDefault="0058493D" w:rsidP="0058493D">
            <w:pPr>
              <w:pStyle w:val="XML1"/>
              <w:rPr>
                <w:ins w:id="12657" w:author="Thomas Dietz" w:date="2012-08-13T13:59:00Z"/>
              </w:rPr>
            </w:pPr>
            <w:ins w:id="12658" w:author="Thomas Dietz" w:date="2012-08-13T13:59:00Z">
              <w:r>
                <w:t xml:space="preserve">            resource.</w:t>
              </w:r>
            </w:ins>
          </w:p>
          <w:p w14:paraId="1D8A0090" w14:textId="77777777" w:rsidR="0058493D" w:rsidRDefault="0058493D" w:rsidP="0058493D">
            <w:pPr>
              <w:pStyle w:val="XML1"/>
              <w:rPr>
                <w:ins w:id="12659" w:author="Thomas Dietz" w:date="2012-08-13T13:59:00Z"/>
              </w:rPr>
            </w:pPr>
            <w:ins w:id="12660" w:author="Thomas Dietz" w:date="2012-08-13T13:59:00Z">
              <w:r>
                <w:t xml:space="preserve">          &lt;/xs:documentation&gt;</w:t>
              </w:r>
            </w:ins>
          </w:p>
          <w:p w14:paraId="52445832" w14:textId="77777777" w:rsidR="0058493D" w:rsidRDefault="0058493D" w:rsidP="0058493D">
            <w:pPr>
              <w:pStyle w:val="XML1"/>
              <w:rPr>
                <w:ins w:id="12661" w:author="Thomas Dietz" w:date="2012-08-13T13:59:00Z"/>
              </w:rPr>
            </w:pPr>
            <w:ins w:id="12662" w:author="Thomas Dietz" w:date="2012-08-13T13:59:00Z">
              <w:r>
                <w:t xml:space="preserve">        &lt;/xs:annotation&gt;</w:t>
              </w:r>
            </w:ins>
          </w:p>
          <w:p w14:paraId="22F865BC" w14:textId="77777777" w:rsidR="0058493D" w:rsidRDefault="0058493D" w:rsidP="0058493D">
            <w:pPr>
              <w:pStyle w:val="XML1"/>
              <w:rPr>
                <w:ins w:id="12663" w:author="Thomas Dietz" w:date="2012-08-13T13:59:00Z"/>
              </w:rPr>
            </w:pPr>
            <w:ins w:id="12664" w:author="Thomas Dietz" w:date="2012-08-13T13:59:00Z">
              <w:r>
                <w:t xml:space="preserve">      &lt;/xs:element&gt;</w:t>
              </w:r>
            </w:ins>
          </w:p>
          <w:p w14:paraId="2E63A288" w14:textId="77777777" w:rsidR="0058493D" w:rsidRDefault="0058493D" w:rsidP="0058493D">
            <w:pPr>
              <w:pStyle w:val="XML1"/>
              <w:rPr>
                <w:ins w:id="12665" w:author="Thomas Dietz" w:date="2012-08-13T13:59:00Z"/>
              </w:rPr>
            </w:pPr>
            <w:ins w:id="12666" w:author="Thomas Dietz" w:date="2012-08-13T13:59:00Z">
              <w:r>
                <w:t xml:space="preserve">    &lt;/xs:sequence&gt;</w:t>
              </w:r>
            </w:ins>
          </w:p>
          <w:p w14:paraId="6C1154A7" w14:textId="3F5F0EF4" w:rsidR="00F86237" w:rsidRPr="009F1B7D" w:rsidDel="0058493D" w:rsidRDefault="0058493D" w:rsidP="0058493D">
            <w:pPr>
              <w:pStyle w:val="XML1"/>
              <w:rPr>
                <w:del w:id="12667" w:author="Thomas Dietz" w:date="2012-08-13T13:59:00Z"/>
              </w:rPr>
            </w:pPr>
            <w:ins w:id="12668" w:author="Thomas Dietz" w:date="2012-08-13T13:59:00Z">
              <w:r>
                <w:t xml:space="preserve">  &lt;/xs:group&gt;</w:t>
              </w:r>
            </w:ins>
            <w:del w:id="12669" w:author="Thomas Dietz" w:date="2012-08-13T13:59:00Z">
              <w:r w:rsidR="00F86237" w:rsidRPr="009F1B7D" w:rsidDel="0058493D">
                <w:delText>&lt;xs:complexType name="OFResourceType"&gt;</w:delText>
              </w:r>
            </w:del>
          </w:p>
          <w:p w14:paraId="6FE976C9" w14:textId="7D1DA235" w:rsidR="00F86237" w:rsidRPr="009F1B7D" w:rsidDel="0058493D" w:rsidRDefault="00F86237" w:rsidP="00011096">
            <w:pPr>
              <w:pStyle w:val="XML2"/>
              <w:rPr>
                <w:del w:id="12670" w:author="Thomas Dietz" w:date="2012-08-13T13:59:00Z"/>
              </w:rPr>
            </w:pPr>
            <w:del w:id="12671" w:author="Thomas Dietz" w:date="2012-08-13T13:59:00Z">
              <w:r w:rsidRPr="009F1B7D" w:rsidDel="0058493D">
                <w:delText>&lt;xs:sequence&gt;</w:delText>
              </w:r>
            </w:del>
          </w:p>
          <w:p w14:paraId="6A7F016A" w14:textId="05DFF5F7" w:rsidR="00F86237" w:rsidRPr="009F1B7D" w:rsidDel="0058493D" w:rsidRDefault="00F86237" w:rsidP="00011096">
            <w:pPr>
              <w:pStyle w:val="XML3"/>
              <w:rPr>
                <w:del w:id="12672" w:author="Thomas Dietz" w:date="2012-08-13T13:59:00Z"/>
              </w:rPr>
            </w:pPr>
            <w:del w:id="12673" w:author="Thomas Dietz" w:date="2012-08-13T13:59:00Z">
              <w:r w:rsidRPr="009F1B7D" w:rsidDel="0058493D">
                <w:delText>&lt;xs:element name="resource-id" type="OFConfigID"/&gt;</w:delText>
              </w:r>
            </w:del>
          </w:p>
          <w:p w14:paraId="25663E37" w14:textId="7BEBB8F4" w:rsidR="00F86237" w:rsidRPr="009F1B7D" w:rsidDel="0058493D" w:rsidRDefault="00F86237" w:rsidP="00011096">
            <w:pPr>
              <w:pStyle w:val="XML2"/>
              <w:rPr>
                <w:del w:id="12674" w:author="Thomas Dietz" w:date="2012-08-13T13:59:00Z"/>
              </w:rPr>
            </w:pPr>
            <w:del w:id="12675" w:author="Thomas Dietz" w:date="2012-08-13T13:59:00Z">
              <w:r w:rsidRPr="009F1B7D" w:rsidDel="0058493D">
                <w:delText>&lt;/xs:sequence&gt;</w:delText>
              </w:r>
            </w:del>
          </w:p>
          <w:p w14:paraId="5E6D7D60" w14:textId="1D2359A3" w:rsidR="00F86237" w:rsidRPr="009F1B7D" w:rsidRDefault="00F86237" w:rsidP="00011096">
            <w:pPr>
              <w:pStyle w:val="XML1"/>
            </w:pPr>
            <w:del w:id="12676" w:author="Thomas Dietz" w:date="2012-08-13T13:59:00Z">
              <w:r w:rsidRPr="009F1B7D" w:rsidDel="0058493D">
                <w:delText>&lt;/xs:complexType&gt;</w:delText>
              </w:r>
              <w:r w:rsidRPr="009F1B7D" w:rsidDel="0058493D">
                <w:tab/>
              </w:r>
            </w:del>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2677" w:name="_Toc315954009"/>
      <w:bookmarkStart w:id="12678" w:name="_Toc316542519"/>
      <w:bookmarkStart w:id="12679" w:name="_Toc335147987"/>
      <w:bookmarkEnd w:id="12583"/>
      <w:bookmarkEnd w:id="12584"/>
      <w:r w:rsidRPr="00DB42FD">
        <w:t>XML Example</w:t>
      </w:r>
      <w:bookmarkEnd w:id="12677"/>
      <w:bookmarkEnd w:id="12678"/>
      <w:bookmarkEnd w:id="12679"/>
    </w:p>
    <w:p w14:paraId="6F855E5E" w14:textId="77777777" w:rsidR="00F86237" w:rsidRPr="009F1B7D" w:rsidRDefault="00F86237" w:rsidP="00F86237">
      <w:r w:rsidRPr="00DB42FD">
        <w:t>The superclass is not instantiated.</w:t>
      </w:r>
    </w:p>
    <w:p w14:paraId="6A821DED" w14:textId="3D848CCC" w:rsidR="00F86237" w:rsidDel="00CC3011" w:rsidRDefault="00F86237" w:rsidP="00D14D27">
      <w:pPr>
        <w:pStyle w:val="Heading3"/>
        <w:rPr>
          <w:del w:id="12680" w:author="Thomas Dietz" w:date="2012-08-13T14:00:00Z"/>
        </w:rPr>
      </w:pPr>
      <w:bookmarkStart w:id="12681" w:name="_Toc333403900"/>
      <w:bookmarkStart w:id="12682" w:name="_Toc333636841"/>
      <w:del w:id="12683" w:author="Thomas Dietz" w:date="2012-08-13T14:00:00Z">
        <w:r w:rsidDel="00CC3011">
          <w:delText>Normative Constraints</w:delText>
        </w:r>
        <w:bookmarkStart w:id="12684" w:name="_Toc333523901"/>
        <w:bookmarkStart w:id="12685" w:name="_Toc335147988"/>
        <w:bookmarkEnd w:id="12681"/>
        <w:bookmarkEnd w:id="12682"/>
        <w:bookmarkEnd w:id="12684"/>
        <w:bookmarkEnd w:id="12685"/>
      </w:del>
    </w:p>
    <w:p w14:paraId="1CC30EF3" w14:textId="79A69F08" w:rsidR="00F86237" w:rsidDel="00CC3011" w:rsidRDefault="00F86237" w:rsidP="00F86237">
      <w:pPr>
        <w:rPr>
          <w:del w:id="12686" w:author="Thomas Dietz" w:date="2012-08-13T14:00:00Z"/>
        </w:rPr>
      </w:pPr>
      <w:del w:id="12687" w:author="Thomas Dietz" w:date="2012-08-13T14:00:00Z">
        <w:r w:rsidDel="00CC3011">
          <w:delText xml:space="preserve">An OpenFlow Resource is identified by identifier </w:delText>
        </w:r>
        <w:r w:rsidRPr="00B96BFC" w:rsidDel="00CC3011">
          <w:rPr>
            <w:rStyle w:val="codeChar"/>
          </w:rPr>
          <w:delText>&lt;resource-id&gt;</w:delText>
        </w:r>
        <w:r w:rsidRPr="00E751F5" w:rsidDel="00CC3011">
          <w:delText>.</w:delText>
        </w:r>
        <w:r w:rsidDel="00CC3011">
          <w:delText xml:space="preserve"> The identifier MUST be unique within the context of the OpenFlow Capable Switch. It MUST be persistent across reboots of the OpenFlow Capable Switch.</w:delText>
        </w:r>
        <w:bookmarkStart w:id="12688" w:name="_Toc333523902"/>
        <w:bookmarkStart w:id="12689" w:name="_Toc335147989"/>
        <w:bookmarkEnd w:id="12688"/>
        <w:bookmarkEnd w:id="12689"/>
      </w:del>
    </w:p>
    <w:p w14:paraId="022151CE" w14:textId="43287AAF" w:rsidR="009E6267" w:rsidDel="00B15A0B" w:rsidRDefault="009E6267" w:rsidP="00D14D27">
      <w:pPr>
        <w:pStyle w:val="Heading3"/>
        <w:rPr>
          <w:del w:id="12690" w:author="Deepak Bansal (AZURE)" w:date="2012-08-23T21:57:00Z"/>
        </w:rPr>
      </w:pPr>
      <w:bookmarkStart w:id="12691" w:name="_Toc333636842"/>
      <w:del w:id="12692" w:author="Deepak Bansal (AZURE)" w:date="2012-08-23T21:57:00Z">
        <w:r w:rsidDel="00B15A0B">
          <w:delText>YANG Specification</w:delText>
        </w:r>
        <w:bookmarkStart w:id="12693" w:name="_Toc333523903"/>
        <w:bookmarkStart w:id="12694" w:name="_Toc335147990"/>
        <w:bookmarkEnd w:id="12691"/>
        <w:bookmarkEnd w:id="12693"/>
        <w:bookmarkEnd w:id="12694"/>
      </w:del>
    </w:p>
    <w:p w14:paraId="2A14C152" w14:textId="4F306F76" w:rsidR="00CC3011" w:rsidDel="00B15A0B" w:rsidRDefault="009E6267" w:rsidP="009E6267">
      <w:pPr>
        <w:rPr>
          <w:ins w:id="12695" w:author="Thomas Dietz" w:date="2012-08-13T14:01:00Z"/>
          <w:del w:id="12696" w:author="Deepak Bansal (AZURE)" w:date="2012-08-23T21:57:00Z"/>
        </w:rPr>
      </w:pPr>
      <w:del w:id="12697" w:author="Deepak Bansal (AZURE)" w:date="2012-08-23T21:57:00Z">
        <w:r w:rsidDel="00B15A0B">
          <w:delText xml:space="preserve">The base OpenFlow Resource has no specific correspondence in the YANG specification. The </w:delText>
        </w:r>
        <w:r w:rsidRPr="00B96BFC" w:rsidDel="00B15A0B">
          <w:rPr>
            <w:rStyle w:val="codeChar"/>
          </w:rPr>
          <w:delText>&lt;resource-id&gt;</w:delText>
        </w:r>
        <w:r w:rsidDel="00B15A0B">
          <w:delText xml:space="preserve"> property is included in each individual resource.</w:delText>
        </w:r>
      </w:del>
      <w:bookmarkStart w:id="12698" w:name="_Toc333523904"/>
      <w:bookmarkStart w:id="12699" w:name="_Toc335147991"/>
      <w:bookmarkEnd w:id="12698"/>
      <w:bookmarkEnd w:id="12699"/>
    </w:p>
    <w:tbl>
      <w:tblPr>
        <w:tblStyle w:val="XMLtable"/>
        <w:tblW w:w="0" w:type="auto"/>
        <w:tblBorders>
          <w:insideH w:val="single" w:sz="4" w:space="0" w:color="auto"/>
          <w:insideV w:val="single" w:sz="4" w:space="0" w:color="auto"/>
        </w:tblBorders>
        <w:shd w:val="clear" w:color="auto" w:fill="C8FCCD"/>
        <w:tblLook w:val="04A0" w:firstRow="1" w:lastRow="0" w:firstColumn="1" w:lastColumn="0" w:noHBand="0" w:noVBand="1"/>
        <w:tblPrChange w:id="12700" w:author="Thomas Dietz" w:date="2012-08-13T14:07:00Z">
          <w:tblPr>
            <w:tblStyle w:val="TableGrid"/>
            <w:tblW w:w="0" w:type="auto"/>
            <w:tblLook w:val="04A0" w:firstRow="1" w:lastRow="0" w:firstColumn="1" w:lastColumn="0" w:noHBand="0" w:noVBand="1"/>
          </w:tblPr>
        </w:tblPrChange>
      </w:tblPr>
      <w:tblGrid>
        <w:gridCol w:w="9474"/>
        <w:tblGridChange w:id="12701">
          <w:tblGrid>
            <w:gridCol w:w="9576"/>
          </w:tblGrid>
        </w:tblGridChange>
      </w:tblGrid>
      <w:tr w:rsidR="00CC3011" w:rsidDel="00B15A0B" w14:paraId="1E05C440" w14:textId="7C117E4E" w:rsidTr="00CC3011">
        <w:trPr>
          <w:ins w:id="12702" w:author="Thomas Dietz" w:date="2012-08-13T14:01:00Z"/>
          <w:del w:id="12703" w:author="Deepak Bansal (AZURE)" w:date="2012-08-23T21:57:00Z"/>
        </w:trPr>
        <w:tc>
          <w:tcPr>
            <w:tcW w:w="9576" w:type="dxa"/>
            <w:tcPrChange w:id="12704" w:author="Thomas Dietz" w:date="2012-08-13T14:07:00Z">
              <w:tcPr>
                <w:tcW w:w="9576" w:type="dxa"/>
              </w:tcPr>
            </w:tcPrChange>
          </w:tcPr>
          <w:p w14:paraId="530F5232" w14:textId="3DD6BB83" w:rsidR="00CC3011" w:rsidRPr="00E02224" w:rsidDel="00B15A0B" w:rsidRDefault="00CC3011">
            <w:pPr>
              <w:spacing w:before="0"/>
              <w:rPr>
                <w:ins w:id="12705" w:author="Thomas Dietz" w:date="2012-08-13T14:01:00Z"/>
                <w:del w:id="12706" w:author="Deepak Bansal (AZURE)" w:date="2012-08-23T21:57:00Z"/>
                <w:rFonts w:asciiTheme="minorHAnsi" w:hAnsiTheme="minorHAnsi" w:cs="Courier New"/>
                <w:sz w:val="22"/>
                <w:szCs w:val="20"/>
              </w:rPr>
              <w:pPrChange w:id="12707" w:author="Thomas Dietz" w:date="2012-08-13T14:04:00Z">
                <w:pPr>
                  <w:spacing w:after="200"/>
                </w:pPr>
              </w:pPrChange>
            </w:pPr>
            <w:ins w:id="12708" w:author="Thomas Dietz" w:date="2012-08-13T14:01:00Z">
              <w:del w:id="12709" w:author="Deepak Bansal (AZURE)" w:date="2012-08-23T21:57:00Z">
                <w:r w:rsidRPr="00E02224" w:rsidDel="00B15A0B">
                  <w:rPr>
                    <w:rFonts w:cs="Courier New"/>
                    <w:szCs w:val="20"/>
                  </w:rPr>
                  <w:delText>grouping OFResourceType {</w:delText>
                </w:r>
                <w:bookmarkStart w:id="12710" w:name="_Toc333523905"/>
                <w:bookmarkStart w:id="12711" w:name="_Toc335147992"/>
                <w:bookmarkEnd w:id="12710"/>
                <w:bookmarkEnd w:id="12711"/>
              </w:del>
            </w:ins>
          </w:p>
          <w:p w14:paraId="0DD13856" w14:textId="6249D5D7" w:rsidR="00CC3011" w:rsidRPr="00766893" w:rsidDel="00B15A0B" w:rsidRDefault="00CC3011">
            <w:pPr>
              <w:spacing w:before="0"/>
              <w:rPr>
                <w:ins w:id="12712" w:author="Thomas Dietz" w:date="2012-08-13T14:01:00Z"/>
                <w:del w:id="12713" w:author="Deepak Bansal (AZURE)" w:date="2012-08-23T21:57:00Z"/>
                <w:rFonts w:asciiTheme="minorHAnsi" w:hAnsiTheme="minorHAnsi" w:cs="Courier New"/>
                <w:sz w:val="22"/>
                <w:szCs w:val="20"/>
              </w:rPr>
              <w:pPrChange w:id="12714" w:author="Thomas Dietz" w:date="2012-08-13T14:04:00Z">
                <w:pPr>
                  <w:spacing w:after="200"/>
                </w:pPr>
              </w:pPrChange>
            </w:pPr>
            <w:ins w:id="12715" w:author="Thomas Dietz" w:date="2012-08-13T14:01:00Z">
              <w:del w:id="12716" w:author="Deepak Bansal (AZURE)" w:date="2012-08-23T21:57:00Z">
                <w:r w:rsidRPr="00766893" w:rsidDel="00B15A0B">
                  <w:rPr>
                    <w:rFonts w:cs="Courier New"/>
                    <w:szCs w:val="20"/>
                  </w:rPr>
                  <w:delText xml:space="preserve">    description "This element specifies a generic OpenFlow resource</w:delText>
                </w:r>
                <w:bookmarkStart w:id="12717" w:name="_Toc333523906"/>
                <w:bookmarkStart w:id="12718" w:name="_Toc335147993"/>
                <w:bookmarkEnd w:id="12717"/>
                <w:bookmarkEnd w:id="12718"/>
              </w:del>
            </w:ins>
          </w:p>
          <w:p w14:paraId="2E6AEB7F" w14:textId="3D92B955" w:rsidR="00CC3011" w:rsidRPr="00BA30A0" w:rsidDel="00B15A0B" w:rsidRDefault="00CC3011">
            <w:pPr>
              <w:spacing w:before="0"/>
              <w:rPr>
                <w:ins w:id="12719" w:author="Thomas Dietz" w:date="2012-08-13T14:01:00Z"/>
                <w:del w:id="12720" w:author="Deepak Bansal (AZURE)" w:date="2012-08-23T21:57:00Z"/>
                <w:rFonts w:asciiTheme="minorHAnsi" w:hAnsiTheme="minorHAnsi" w:cs="Courier New"/>
                <w:sz w:val="22"/>
                <w:szCs w:val="20"/>
              </w:rPr>
              <w:pPrChange w:id="12721" w:author="Thomas Dietz" w:date="2012-08-13T14:04:00Z">
                <w:pPr>
                  <w:spacing w:after="200"/>
                </w:pPr>
              </w:pPrChange>
            </w:pPr>
            <w:ins w:id="12722" w:author="Thomas Dietz" w:date="2012-08-13T14:01:00Z">
              <w:del w:id="12723" w:author="Deepak Bansal (AZURE)" w:date="2012-08-23T21:57:00Z">
                <w:r w:rsidRPr="001D1E49" w:rsidDel="00B15A0B">
                  <w:rPr>
                    <w:rFonts w:cs="Courier New"/>
                    <w:szCs w:val="20"/>
                  </w:rPr>
                  <w:delText xml:space="preserve">      t</w:delText>
                </w:r>
                <w:r w:rsidRPr="002705F3" w:rsidDel="00B15A0B">
                  <w:rPr>
                    <w:rFonts w:cs="Courier New"/>
                    <w:szCs w:val="20"/>
                  </w:rPr>
                  <w:delText>hat is used as a basis for specific resources. Even though</w:delText>
                </w:r>
                <w:bookmarkStart w:id="12724" w:name="_Toc333523907"/>
                <w:bookmarkStart w:id="12725" w:name="_Toc335147994"/>
                <w:bookmarkEnd w:id="12724"/>
                <w:bookmarkEnd w:id="12725"/>
              </w:del>
            </w:ins>
          </w:p>
          <w:p w14:paraId="56D94013" w14:textId="70946E1E" w:rsidR="00CC3011" w:rsidRPr="00BA30A0" w:rsidDel="00B15A0B" w:rsidRDefault="00CC3011">
            <w:pPr>
              <w:spacing w:before="0"/>
              <w:rPr>
                <w:ins w:id="12726" w:author="Thomas Dietz" w:date="2012-08-13T14:01:00Z"/>
                <w:del w:id="12727" w:author="Deepak Bansal (AZURE)" w:date="2012-08-23T21:57:00Z"/>
                <w:rFonts w:asciiTheme="minorHAnsi" w:hAnsiTheme="minorHAnsi" w:cs="Courier New"/>
                <w:sz w:val="22"/>
                <w:szCs w:val="20"/>
              </w:rPr>
              <w:pPrChange w:id="12728" w:author="Thomas Dietz" w:date="2012-08-13T14:04:00Z">
                <w:pPr>
                  <w:spacing w:after="200"/>
                </w:pPr>
              </w:pPrChange>
            </w:pPr>
            <w:ins w:id="12729" w:author="Thomas Dietz" w:date="2012-08-13T14:01:00Z">
              <w:del w:id="12730" w:author="Deepak Bansal (AZURE)" w:date="2012-08-23T21:57:00Z">
                <w:r w:rsidRPr="002705F3" w:rsidDel="00B15A0B">
                  <w:rPr>
                    <w:rFonts w:cs="Courier New"/>
                    <w:szCs w:val="20"/>
                  </w:rPr>
                  <w:delText xml:space="preserve">      this element is not used on its own the following rules for</w:delText>
                </w:r>
                <w:bookmarkStart w:id="12731" w:name="_Toc333523908"/>
                <w:bookmarkStart w:id="12732" w:name="_Toc335147995"/>
                <w:bookmarkEnd w:id="12731"/>
                <w:bookmarkEnd w:id="12732"/>
              </w:del>
            </w:ins>
          </w:p>
          <w:p w14:paraId="677C0A0B" w14:textId="13DB45A5" w:rsidR="00CC3011" w:rsidRPr="00BA30A0" w:rsidDel="00B15A0B" w:rsidRDefault="00CC3011">
            <w:pPr>
              <w:spacing w:before="0"/>
              <w:rPr>
                <w:ins w:id="12733" w:author="Thomas Dietz" w:date="2012-08-13T14:01:00Z"/>
                <w:del w:id="12734" w:author="Deepak Bansal (AZURE)" w:date="2012-08-23T21:57:00Z"/>
                <w:rFonts w:asciiTheme="minorHAnsi" w:hAnsiTheme="minorHAnsi" w:cs="Courier New"/>
                <w:sz w:val="22"/>
                <w:szCs w:val="20"/>
              </w:rPr>
              <w:pPrChange w:id="12735" w:author="Thomas Dietz" w:date="2012-08-13T14:04:00Z">
                <w:pPr>
                  <w:spacing w:after="200"/>
                </w:pPr>
              </w:pPrChange>
            </w:pPr>
            <w:ins w:id="12736" w:author="Thomas Dietz" w:date="2012-08-13T14:01:00Z">
              <w:del w:id="12737" w:author="Deepak Bansal (AZURE)" w:date="2012-08-23T21:57:00Z">
                <w:r w:rsidRPr="002705F3" w:rsidDel="00B15A0B">
                  <w:rPr>
                    <w:rFonts w:cs="Courier New"/>
                    <w:szCs w:val="20"/>
                  </w:rPr>
                  <w:delText xml:space="preserve">      NETCONF operations MUST be obeyed also by elemnts using this</w:delText>
                </w:r>
                <w:bookmarkStart w:id="12738" w:name="_Toc333523909"/>
                <w:bookmarkStart w:id="12739" w:name="_Toc335147996"/>
                <w:bookmarkEnd w:id="12738"/>
                <w:bookmarkEnd w:id="12739"/>
              </w:del>
            </w:ins>
          </w:p>
          <w:p w14:paraId="1C9A2C7A" w14:textId="7BF4A9E8" w:rsidR="00CC3011" w:rsidRPr="00BA30A0" w:rsidDel="00B15A0B" w:rsidRDefault="00CC3011">
            <w:pPr>
              <w:spacing w:before="0"/>
              <w:rPr>
                <w:ins w:id="12740" w:author="Thomas Dietz" w:date="2012-08-13T14:01:00Z"/>
                <w:del w:id="12741" w:author="Deepak Bansal (AZURE)" w:date="2012-08-23T21:57:00Z"/>
                <w:rFonts w:asciiTheme="minorHAnsi" w:hAnsiTheme="minorHAnsi" w:cs="Courier New"/>
                <w:sz w:val="22"/>
                <w:szCs w:val="20"/>
              </w:rPr>
              <w:pPrChange w:id="12742" w:author="Thomas Dietz" w:date="2012-08-13T14:04:00Z">
                <w:pPr>
                  <w:spacing w:after="200"/>
                </w:pPr>
              </w:pPrChange>
            </w:pPr>
            <w:ins w:id="12743" w:author="Thomas Dietz" w:date="2012-08-13T14:01:00Z">
              <w:del w:id="12744" w:author="Deepak Bansal (AZURE)" w:date="2012-08-23T21:57:00Z">
                <w:r w:rsidRPr="002705F3" w:rsidDel="00B15A0B">
                  <w:rPr>
                    <w:rFonts w:cs="Courier New"/>
                    <w:szCs w:val="20"/>
                  </w:rPr>
                  <w:delText xml:space="preserve">      element.</w:delText>
                </w:r>
                <w:bookmarkStart w:id="12745" w:name="_Toc333523910"/>
                <w:bookmarkStart w:id="12746" w:name="_Toc335147997"/>
                <w:bookmarkEnd w:id="12745"/>
                <w:bookmarkEnd w:id="12746"/>
              </w:del>
            </w:ins>
          </w:p>
          <w:p w14:paraId="61A90E0C" w14:textId="742730C0" w:rsidR="00CC3011" w:rsidRPr="00CC3011" w:rsidDel="00B15A0B" w:rsidRDefault="00CC3011">
            <w:pPr>
              <w:spacing w:before="0"/>
              <w:rPr>
                <w:ins w:id="12747" w:author="Thomas Dietz" w:date="2012-08-13T14:01:00Z"/>
                <w:del w:id="12748" w:author="Deepak Bansal (AZURE)" w:date="2012-08-23T21:57:00Z"/>
                <w:rFonts w:cs="Courier New"/>
                <w:szCs w:val="20"/>
                <w:rPrChange w:id="12749" w:author="Thomas Dietz" w:date="2012-08-13T14:03:00Z">
                  <w:rPr>
                    <w:ins w:id="12750" w:author="Thomas Dietz" w:date="2012-08-13T14:01:00Z"/>
                    <w:del w:id="12751" w:author="Deepak Bansal (AZURE)" w:date="2012-08-23T21:57:00Z"/>
                    <w:rFonts w:asciiTheme="minorHAnsi" w:hAnsiTheme="minorHAnsi"/>
                    <w:sz w:val="22"/>
                  </w:rPr>
                </w:rPrChange>
              </w:rPr>
              <w:pPrChange w:id="12752" w:author="Thomas Dietz" w:date="2012-08-13T14:04:00Z">
                <w:pPr>
                  <w:spacing w:after="200"/>
                </w:pPr>
              </w:pPrChange>
            </w:pPr>
            <w:bookmarkStart w:id="12753" w:name="_Toc333523911"/>
            <w:bookmarkStart w:id="12754" w:name="_Toc335147998"/>
            <w:bookmarkEnd w:id="12753"/>
            <w:bookmarkEnd w:id="12754"/>
          </w:p>
          <w:p w14:paraId="2D8CD85F" w14:textId="747B2E8F" w:rsidR="00CC3011" w:rsidRPr="00BA30A0" w:rsidDel="00B15A0B" w:rsidRDefault="00CC3011">
            <w:pPr>
              <w:spacing w:before="0"/>
              <w:rPr>
                <w:ins w:id="12755" w:author="Thomas Dietz" w:date="2012-08-13T14:01:00Z"/>
                <w:del w:id="12756" w:author="Deepak Bansal (AZURE)" w:date="2012-08-23T21:57:00Z"/>
                <w:rFonts w:asciiTheme="minorHAnsi" w:hAnsiTheme="minorHAnsi" w:cs="Courier New"/>
                <w:sz w:val="22"/>
                <w:szCs w:val="20"/>
              </w:rPr>
              <w:pPrChange w:id="12757" w:author="Thomas Dietz" w:date="2012-08-13T14:04:00Z">
                <w:pPr>
                  <w:spacing w:after="200"/>
                </w:pPr>
              </w:pPrChange>
            </w:pPr>
            <w:ins w:id="12758" w:author="Thomas Dietz" w:date="2012-08-13T14:01:00Z">
              <w:del w:id="12759" w:author="Deepak Bansal (AZURE)" w:date="2012-08-23T21:57:00Z">
                <w:r w:rsidRPr="002705F3" w:rsidDel="00B15A0B">
                  <w:rPr>
                    <w:rFonts w:cs="Courier New"/>
                    <w:szCs w:val="20"/>
                  </w:rPr>
                  <w:delText xml:space="preserve">      NETCONF &lt;edit-config&gt; operations MUST be implemented as </w:delText>
                </w:r>
                <w:bookmarkStart w:id="12760" w:name="_Toc333523912"/>
                <w:bookmarkStart w:id="12761" w:name="_Toc335147999"/>
                <w:bookmarkEnd w:id="12760"/>
                <w:bookmarkEnd w:id="12761"/>
              </w:del>
            </w:ins>
          </w:p>
          <w:p w14:paraId="0F559193" w14:textId="48681701" w:rsidR="00CC3011" w:rsidRPr="00BA30A0" w:rsidDel="00B15A0B" w:rsidRDefault="00CC3011">
            <w:pPr>
              <w:spacing w:before="0"/>
              <w:rPr>
                <w:ins w:id="12762" w:author="Thomas Dietz" w:date="2012-08-13T14:01:00Z"/>
                <w:del w:id="12763" w:author="Deepak Bansal (AZURE)" w:date="2012-08-23T21:57:00Z"/>
                <w:rFonts w:asciiTheme="minorHAnsi" w:hAnsiTheme="minorHAnsi" w:cs="Courier New"/>
                <w:sz w:val="22"/>
                <w:szCs w:val="20"/>
              </w:rPr>
              <w:pPrChange w:id="12764" w:author="Thomas Dietz" w:date="2012-08-13T14:04:00Z">
                <w:pPr>
                  <w:spacing w:after="200"/>
                </w:pPr>
              </w:pPrChange>
            </w:pPr>
            <w:ins w:id="12765" w:author="Thomas Dietz" w:date="2012-08-13T14:01:00Z">
              <w:del w:id="12766" w:author="Deepak Bansal (AZURE)" w:date="2012-08-23T21:57:00Z">
                <w:r w:rsidRPr="002705F3" w:rsidDel="00B15A0B">
                  <w:rPr>
                    <w:rFonts w:cs="Courier New"/>
                    <w:szCs w:val="20"/>
                  </w:rPr>
                  <w:delText xml:space="preserve">      follows: </w:delText>
                </w:r>
                <w:bookmarkStart w:id="12767" w:name="_Toc333523913"/>
                <w:bookmarkStart w:id="12768" w:name="_Toc335148000"/>
                <w:bookmarkEnd w:id="12767"/>
                <w:bookmarkEnd w:id="12768"/>
              </w:del>
            </w:ins>
          </w:p>
          <w:p w14:paraId="60BE7ECE" w14:textId="5C475B93" w:rsidR="00CC3011" w:rsidRPr="00CC3011" w:rsidDel="00B15A0B" w:rsidRDefault="00CC3011">
            <w:pPr>
              <w:spacing w:before="0"/>
              <w:rPr>
                <w:ins w:id="12769" w:author="Thomas Dietz" w:date="2012-08-13T14:01:00Z"/>
                <w:del w:id="12770" w:author="Deepak Bansal (AZURE)" w:date="2012-08-23T21:57:00Z"/>
                <w:rFonts w:cs="Courier New"/>
                <w:szCs w:val="20"/>
                <w:rPrChange w:id="12771" w:author="Thomas Dietz" w:date="2012-08-13T14:03:00Z">
                  <w:rPr>
                    <w:ins w:id="12772" w:author="Thomas Dietz" w:date="2012-08-13T14:01:00Z"/>
                    <w:del w:id="12773" w:author="Deepak Bansal (AZURE)" w:date="2012-08-23T21:57:00Z"/>
                    <w:rFonts w:asciiTheme="minorHAnsi" w:hAnsiTheme="minorHAnsi"/>
                    <w:sz w:val="22"/>
                  </w:rPr>
                </w:rPrChange>
              </w:rPr>
              <w:pPrChange w:id="12774" w:author="Thomas Dietz" w:date="2012-08-13T14:04:00Z">
                <w:pPr>
                  <w:spacing w:after="200"/>
                </w:pPr>
              </w:pPrChange>
            </w:pPr>
            <w:bookmarkStart w:id="12775" w:name="_Toc333523914"/>
            <w:bookmarkStart w:id="12776" w:name="_Toc335148001"/>
            <w:bookmarkEnd w:id="12775"/>
            <w:bookmarkEnd w:id="12776"/>
          </w:p>
          <w:p w14:paraId="07138CD7" w14:textId="2F5C9E28" w:rsidR="00CC3011" w:rsidRPr="00BA30A0" w:rsidDel="00B15A0B" w:rsidRDefault="00CC3011">
            <w:pPr>
              <w:spacing w:before="0"/>
              <w:rPr>
                <w:ins w:id="12777" w:author="Thomas Dietz" w:date="2012-08-13T14:01:00Z"/>
                <w:del w:id="12778" w:author="Deepak Bansal (AZURE)" w:date="2012-08-23T21:57:00Z"/>
                <w:rFonts w:asciiTheme="minorHAnsi" w:hAnsiTheme="minorHAnsi" w:cs="Courier New"/>
                <w:sz w:val="22"/>
                <w:szCs w:val="20"/>
              </w:rPr>
              <w:pPrChange w:id="12779" w:author="Thomas Dietz" w:date="2012-08-13T14:04:00Z">
                <w:pPr>
                  <w:spacing w:after="200"/>
                </w:pPr>
              </w:pPrChange>
            </w:pPr>
            <w:ins w:id="12780" w:author="Thomas Dietz" w:date="2012-08-13T14:01:00Z">
              <w:del w:id="12781" w:author="Deepak Bansal (AZURE)" w:date="2012-08-23T21:57:00Z">
                <w:r w:rsidRPr="002705F3" w:rsidDel="00B15A0B">
                  <w:rPr>
                    <w:rFonts w:cs="Courier New"/>
                    <w:szCs w:val="20"/>
                  </w:rPr>
                  <w:delText xml:space="preserve">      * The 'id' element MUST be present at all &lt;edit-config&gt;</w:delText>
                </w:r>
                <w:bookmarkStart w:id="12782" w:name="_Toc333523915"/>
                <w:bookmarkStart w:id="12783" w:name="_Toc335148002"/>
                <w:bookmarkEnd w:id="12782"/>
                <w:bookmarkEnd w:id="12783"/>
              </w:del>
            </w:ins>
          </w:p>
          <w:p w14:paraId="140ECC14" w14:textId="2DEBE4FF" w:rsidR="00CC3011" w:rsidRPr="00BA30A0" w:rsidDel="00B15A0B" w:rsidRDefault="00CC3011">
            <w:pPr>
              <w:spacing w:before="0"/>
              <w:rPr>
                <w:ins w:id="12784" w:author="Thomas Dietz" w:date="2012-08-13T14:01:00Z"/>
                <w:del w:id="12785" w:author="Deepak Bansal (AZURE)" w:date="2012-08-23T21:57:00Z"/>
                <w:rFonts w:asciiTheme="minorHAnsi" w:hAnsiTheme="minorHAnsi" w:cs="Courier New"/>
                <w:sz w:val="22"/>
                <w:szCs w:val="20"/>
              </w:rPr>
              <w:pPrChange w:id="12786" w:author="Thomas Dietz" w:date="2012-08-13T14:04:00Z">
                <w:pPr>
                  <w:spacing w:after="200"/>
                </w:pPr>
              </w:pPrChange>
            </w:pPr>
            <w:ins w:id="12787" w:author="Thomas Dietz" w:date="2012-08-13T14:01:00Z">
              <w:del w:id="12788" w:author="Deepak Bansal (AZURE)" w:date="2012-08-23T21:57:00Z">
                <w:r w:rsidRPr="002705F3" w:rsidDel="00B15A0B">
                  <w:rPr>
                    <w:rFonts w:cs="Courier New"/>
                    <w:szCs w:val="20"/>
                  </w:rPr>
                  <w:delText xml:space="preserve">        operations to identify the resource.</w:delText>
                </w:r>
                <w:bookmarkStart w:id="12789" w:name="_Toc333523916"/>
                <w:bookmarkStart w:id="12790" w:name="_Toc335148003"/>
                <w:bookmarkEnd w:id="12789"/>
                <w:bookmarkEnd w:id="12790"/>
              </w:del>
            </w:ins>
          </w:p>
          <w:p w14:paraId="16B7E90B" w14:textId="6250F118" w:rsidR="00CC3011" w:rsidRPr="00BA30A0" w:rsidDel="00B15A0B" w:rsidRDefault="00CC3011">
            <w:pPr>
              <w:spacing w:before="0"/>
              <w:rPr>
                <w:ins w:id="12791" w:author="Thomas Dietz" w:date="2012-08-13T14:01:00Z"/>
                <w:del w:id="12792" w:author="Deepak Bansal (AZURE)" w:date="2012-08-23T21:57:00Z"/>
                <w:rFonts w:asciiTheme="minorHAnsi" w:hAnsiTheme="minorHAnsi" w:cs="Courier New"/>
                <w:sz w:val="22"/>
                <w:szCs w:val="20"/>
              </w:rPr>
              <w:pPrChange w:id="12793" w:author="Thomas Dietz" w:date="2012-08-13T14:04:00Z">
                <w:pPr>
                  <w:spacing w:after="200"/>
                </w:pPr>
              </w:pPrChange>
            </w:pPr>
            <w:ins w:id="12794" w:author="Thomas Dietz" w:date="2012-08-13T14:01:00Z">
              <w:del w:id="12795" w:author="Deepak Bansal (AZURE)" w:date="2012-08-23T21:57:00Z">
                <w:r w:rsidRPr="002705F3" w:rsidDel="00B15A0B">
                  <w:rPr>
                    <w:rFonts w:cs="Courier New"/>
                    <w:szCs w:val="20"/>
                  </w:rPr>
                  <w:delText xml:space="preserve">      * If the operation is 'merge' or 'replace', the element is</w:delText>
                </w:r>
                <w:bookmarkStart w:id="12796" w:name="_Toc333523917"/>
                <w:bookmarkStart w:id="12797" w:name="_Toc335148004"/>
                <w:bookmarkEnd w:id="12796"/>
                <w:bookmarkEnd w:id="12797"/>
              </w:del>
            </w:ins>
          </w:p>
          <w:p w14:paraId="2874134E" w14:textId="34A3BB72" w:rsidR="00CC3011" w:rsidRPr="00BA30A0" w:rsidDel="00B15A0B" w:rsidRDefault="00CC3011">
            <w:pPr>
              <w:spacing w:before="0"/>
              <w:rPr>
                <w:ins w:id="12798" w:author="Thomas Dietz" w:date="2012-08-13T14:01:00Z"/>
                <w:del w:id="12799" w:author="Deepak Bansal (AZURE)" w:date="2012-08-23T21:57:00Z"/>
                <w:rFonts w:asciiTheme="minorHAnsi" w:hAnsiTheme="minorHAnsi" w:cs="Courier New"/>
                <w:sz w:val="22"/>
                <w:szCs w:val="20"/>
              </w:rPr>
              <w:pPrChange w:id="12800" w:author="Thomas Dietz" w:date="2012-08-13T14:04:00Z">
                <w:pPr>
                  <w:spacing w:after="200"/>
                </w:pPr>
              </w:pPrChange>
            </w:pPr>
            <w:ins w:id="12801" w:author="Thomas Dietz" w:date="2012-08-13T14:01:00Z">
              <w:del w:id="12802" w:author="Deepak Bansal (AZURE)" w:date="2012-08-23T21:57:00Z">
                <w:r w:rsidRPr="002705F3" w:rsidDel="00B15A0B">
                  <w:rPr>
                    <w:rFonts w:cs="Courier New"/>
                    <w:szCs w:val="20"/>
                  </w:rPr>
                  <w:delText xml:space="preserve">        created if it does not exist, and its value is set to the</w:delText>
                </w:r>
                <w:bookmarkStart w:id="12803" w:name="_Toc333523918"/>
                <w:bookmarkStart w:id="12804" w:name="_Toc335148005"/>
                <w:bookmarkEnd w:id="12803"/>
                <w:bookmarkEnd w:id="12804"/>
              </w:del>
            </w:ins>
          </w:p>
          <w:p w14:paraId="081555AE" w14:textId="1E587474" w:rsidR="00CC3011" w:rsidRPr="00BA30A0" w:rsidDel="00B15A0B" w:rsidRDefault="00CC3011">
            <w:pPr>
              <w:spacing w:before="0"/>
              <w:rPr>
                <w:ins w:id="12805" w:author="Thomas Dietz" w:date="2012-08-13T14:01:00Z"/>
                <w:del w:id="12806" w:author="Deepak Bansal (AZURE)" w:date="2012-08-23T21:57:00Z"/>
                <w:rFonts w:asciiTheme="minorHAnsi" w:hAnsiTheme="minorHAnsi" w:cs="Courier New"/>
                <w:sz w:val="22"/>
                <w:szCs w:val="20"/>
              </w:rPr>
              <w:pPrChange w:id="12807" w:author="Thomas Dietz" w:date="2012-08-13T14:04:00Z">
                <w:pPr>
                  <w:spacing w:after="200"/>
                </w:pPr>
              </w:pPrChange>
            </w:pPr>
            <w:ins w:id="12808" w:author="Thomas Dietz" w:date="2012-08-13T14:01:00Z">
              <w:del w:id="12809" w:author="Deepak Bansal (AZURE)" w:date="2012-08-23T21:57:00Z">
                <w:r w:rsidRPr="002705F3" w:rsidDel="00B15A0B">
                  <w:rPr>
                    <w:rFonts w:cs="Courier New"/>
                    <w:szCs w:val="20"/>
                  </w:rPr>
                  <w:delText xml:space="preserve">        value found in the XML RPC data.</w:delText>
                </w:r>
                <w:bookmarkStart w:id="12810" w:name="_Toc333523919"/>
                <w:bookmarkStart w:id="12811" w:name="_Toc335148006"/>
                <w:bookmarkEnd w:id="12810"/>
                <w:bookmarkEnd w:id="12811"/>
              </w:del>
            </w:ins>
          </w:p>
          <w:p w14:paraId="3584AC7C" w14:textId="1E51DA01" w:rsidR="00CC3011" w:rsidRPr="00BA30A0" w:rsidDel="00B15A0B" w:rsidRDefault="00CC3011">
            <w:pPr>
              <w:spacing w:before="0"/>
              <w:rPr>
                <w:ins w:id="12812" w:author="Thomas Dietz" w:date="2012-08-13T14:01:00Z"/>
                <w:del w:id="12813" w:author="Deepak Bansal (AZURE)" w:date="2012-08-23T21:57:00Z"/>
                <w:rFonts w:asciiTheme="minorHAnsi" w:hAnsiTheme="minorHAnsi" w:cs="Courier New"/>
                <w:sz w:val="22"/>
                <w:szCs w:val="20"/>
              </w:rPr>
              <w:pPrChange w:id="12814" w:author="Thomas Dietz" w:date="2012-08-13T14:04:00Z">
                <w:pPr>
                  <w:spacing w:after="200"/>
                </w:pPr>
              </w:pPrChange>
            </w:pPr>
            <w:ins w:id="12815" w:author="Thomas Dietz" w:date="2012-08-13T14:01:00Z">
              <w:del w:id="12816" w:author="Deepak Bansal (AZURE)" w:date="2012-08-23T21:57:00Z">
                <w:r w:rsidRPr="002705F3" w:rsidDel="00B15A0B">
                  <w:rPr>
                    <w:rFonts w:cs="Courier New"/>
                    <w:szCs w:val="20"/>
                  </w:rPr>
                  <w:delText xml:space="preserve">      * If the operation is 'create', the element is created if it</w:delText>
                </w:r>
                <w:bookmarkStart w:id="12817" w:name="_Toc333523920"/>
                <w:bookmarkStart w:id="12818" w:name="_Toc335148007"/>
                <w:bookmarkEnd w:id="12817"/>
                <w:bookmarkEnd w:id="12818"/>
              </w:del>
            </w:ins>
          </w:p>
          <w:p w14:paraId="3DD9D455" w14:textId="3D9C76BB" w:rsidR="00CC3011" w:rsidRPr="00BA30A0" w:rsidDel="00B15A0B" w:rsidRDefault="00CC3011">
            <w:pPr>
              <w:spacing w:before="0"/>
              <w:rPr>
                <w:ins w:id="12819" w:author="Thomas Dietz" w:date="2012-08-13T14:01:00Z"/>
                <w:del w:id="12820" w:author="Deepak Bansal (AZURE)" w:date="2012-08-23T21:57:00Z"/>
                <w:rFonts w:asciiTheme="minorHAnsi" w:hAnsiTheme="minorHAnsi" w:cs="Courier New"/>
                <w:sz w:val="22"/>
                <w:szCs w:val="20"/>
              </w:rPr>
              <w:pPrChange w:id="12821" w:author="Thomas Dietz" w:date="2012-08-13T14:04:00Z">
                <w:pPr>
                  <w:spacing w:after="200"/>
                </w:pPr>
              </w:pPrChange>
            </w:pPr>
            <w:ins w:id="12822" w:author="Thomas Dietz" w:date="2012-08-13T14:01:00Z">
              <w:del w:id="12823" w:author="Deepak Bansal (AZURE)" w:date="2012-08-23T21:57:00Z">
                <w:r w:rsidRPr="002705F3" w:rsidDel="00B15A0B">
                  <w:rPr>
                    <w:rFonts w:cs="Courier New"/>
                    <w:szCs w:val="20"/>
                  </w:rPr>
                  <w:delText xml:space="preserve">        does not exist. If the element already exists, a</w:delText>
                </w:r>
                <w:bookmarkStart w:id="12824" w:name="_Toc333523921"/>
                <w:bookmarkStart w:id="12825" w:name="_Toc335148008"/>
                <w:bookmarkEnd w:id="12824"/>
                <w:bookmarkEnd w:id="12825"/>
              </w:del>
            </w:ins>
          </w:p>
          <w:p w14:paraId="68B39F10" w14:textId="2B12F3D7" w:rsidR="00CC3011" w:rsidRPr="00E02224" w:rsidDel="00B15A0B" w:rsidRDefault="00CC3011">
            <w:pPr>
              <w:spacing w:before="0"/>
              <w:rPr>
                <w:ins w:id="12826" w:author="Thomas Dietz" w:date="2012-08-13T14:01:00Z"/>
                <w:del w:id="12827" w:author="Deepak Bansal (AZURE)" w:date="2012-08-23T21:57:00Z"/>
                <w:rFonts w:asciiTheme="minorHAnsi" w:hAnsiTheme="minorHAnsi" w:cs="Courier New"/>
                <w:sz w:val="22"/>
                <w:szCs w:val="20"/>
              </w:rPr>
              <w:pPrChange w:id="12828" w:author="Thomas Dietz" w:date="2012-08-13T14:04:00Z">
                <w:pPr>
                  <w:spacing w:after="200"/>
                </w:pPr>
              </w:pPrChange>
            </w:pPr>
            <w:ins w:id="12829" w:author="Thomas Dietz" w:date="2012-08-13T14:01:00Z">
              <w:del w:id="12830" w:author="Deepak Bansal (AZURE)" w:date="2012-08-23T21:57:00Z">
                <w:r w:rsidRPr="002705F3" w:rsidDel="00B15A0B">
                  <w:rPr>
                    <w:rFonts w:cs="Courier New"/>
                    <w:szCs w:val="20"/>
                  </w:rPr>
                  <w:delText xml:space="preserve">        'data</w:delText>
                </w:r>
                <w:r w:rsidRPr="00CC3011" w:rsidDel="00B15A0B">
                  <w:rPr>
                    <w:rFonts w:ascii="MS Mincho" w:eastAsia="MS Mincho" w:hAnsi="MS Mincho" w:cs="MS Mincho"/>
                    <w:szCs w:val="20"/>
                    <w:rPrChange w:id="12831" w:author="Thomas Dietz" w:date="2012-08-13T14:03:00Z">
                      <w:rPr>
                        <w:rFonts w:ascii="MS Gothic" w:eastAsia="MS Gothic" w:hAnsi="MS Gothic" w:cs="MS Gothic"/>
                      </w:rPr>
                    </w:rPrChange>
                  </w:rPr>
                  <w:delText>‑</w:delText>
                </w:r>
                <w:r w:rsidRPr="00E02224" w:rsidDel="00B15A0B">
                  <w:rPr>
                    <w:rFonts w:cs="Courier New"/>
                    <w:szCs w:val="20"/>
                  </w:rPr>
                  <w:delText>exists' error is returned.</w:delText>
                </w:r>
                <w:bookmarkStart w:id="12832" w:name="_Toc333523922"/>
                <w:bookmarkStart w:id="12833" w:name="_Toc335148009"/>
                <w:bookmarkEnd w:id="12832"/>
                <w:bookmarkEnd w:id="12833"/>
              </w:del>
            </w:ins>
          </w:p>
          <w:p w14:paraId="4DEA0F04" w14:textId="47D3E849" w:rsidR="00CC3011" w:rsidRPr="00766893" w:rsidDel="00B15A0B" w:rsidRDefault="00CC3011">
            <w:pPr>
              <w:spacing w:before="0"/>
              <w:rPr>
                <w:ins w:id="12834" w:author="Thomas Dietz" w:date="2012-08-13T14:01:00Z"/>
                <w:del w:id="12835" w:author="Deepak Bansal (AZURE)" w:date="2012-08-23T21:57:00Z"/>
                <w:rFonts w:asciiTheme="minorHAnsi" w:hAnsiTheme="minorHAnsi" w:cs="Courier New"/>
                <w:sz w:val="22"/>
                <w:szCs w:val="20"/>
              </w:rPr>
              <w:pPrChange w:id="12836" w:author="Thomas Dietz" w:date="2012-08-13T14:04:00Z">
                <w:pPr>
                  <w:spacing w:after="200"/>
                </w:pPr>
              </w:pPrChange>
            </w:pPr>
            <w:ins w:id="12837" w:author="Thomas Dietz" w:date="2012-08-13T14:01:00Z">
              <w:del w:id="12838" w:author="Deepak Bansal (AZURE)" w:date="2012-08-23T21:57:00Z">
                <w:r w:rsidRPr="00766893" w:rsidDel="00B15A0B">
                  <w:rPr>
                    <w:rFonts w:cs="Courier New"/>
                    <w:szCs w:val="20"/>
                  </w:rPr>
                  <w:delText xml:space="preserve">      * If the operation is 'delete', the element is deleted if it</w:delText>
                </w:r>
                <w:bookmarkStart w:id="12839" w:name="_Toc333523923"/>
                <w:bookmarkStart w:id="12840" w:name="_Toc335148010"/>
                <w:bookmarkEnd w:id="12839"/>
                <w:bookmarkEnd w:id="12840"/>
              </w:del>
            </w:ins>
          </w:p>
          <w:p w14:paraId="274EDD01" w14:textId="3569BC35" w:rsidR="00CC3011" w:rsidRPr="00E02224" w:rsidDel="00B15A0B" w:rsidRDefault="00CC3011">
            <w:pPr>
              <w:spacing w:before="0"/>
              <w:rPr>
                <w:ins w:id="12841" w:author="Thomas Dietz" w:date="2012-08-13T14:01:00Z"/>
                <w:del w:id="12842" w:author="Deepak Bansal (AZURE)" w:date="2012-08-23T21:57:00Z"/>
                <w:rFonts w:asciiTheme="minorHAnsi" w:hAnsiTheme="minorHAnsi" w:cs="Courier New"/>
                <w:sz w:val="22"/>
                <w:szCs w:val="20"/>
              </w:rPr>
              <w:pPrChange w:id="12843" w:author="Thomas Dietz" w:date="2012-08-13T14:04:00Z">
                <w:pPr>
                  <w:spacing w:after="200"/>
                </w:pPr>
              </w:pPrChange>
            </w:pPr>
            <w:ins w:id="12844" w:author="Thomas Dietz" w:date="2012-08-13T14:01:00Z">
              <w:del w:id="12845" w:author="Deepak Bansal (AZURE)" w:date="2012-08-23T21:57:00Z">
                <w:r w:rsidRPr="001D1E49" w:rsidDel="00B15A0B">
                  <w:rPr>
                    <w:rFonts w:cs="Courier New"/>
                    <w:szCs w:val="20"/>
                  </w:rPr>
                  <w:delText xml:space="preserve">        exists. If the element does not exist, a 'data</w:delText>
                </w:r>
                <w:r w:rsidRPr="00CC3011" w:rsidDel="00B15A0B">
                  <w:rPr>
                    <w:rFonts w:ascii="MS Mincho" w:eastAsia="MS Mincho" w:hAnsi="MS Mincho" w:cs="MS Mincho"/>
                    <w:szCs w:val="20"/>
                    <w:rPrChange w:id="12846" w:author="Thomas Dietz" w:date="2012-08-13T14:03:00Z">
                      <w:rPr>
                        <w:rFonts w:ascii="MS Gothic" w:eastAsia="MS Gothic" w:hAnsi="MS Gothic" w:cs="MS Gothic"/>
                      </w:rPr>
                    </w:rPrChange>
                  </w:rPr>
                  <w:delText>‑</w:delText>
                </w:r>
                <w:r w:rsidRPr="00E02224" w:rsidDel="00B15A0B">
                  <w:rPr>
                    <w:rFonts w:cs="Courier New"/>
                    <w:szCs w:val="20"/>
                  </w:rPr>
                  <w:delText>missing'</w:delText>
                </w:r>
                <w:bookmarkStart w:id="12847" w:name="_Toc333523924"/>
                <w:bookmarkStart w:id="12848" w:name="_Toc335148011"/>
                <w:bookmarkEnd w:id="12847"/>
                <w:bookmarkEnd w:id="12848"/>
              </w:del>
            </w:ins>
          </w:p>
          <w:p w14:paraId="17812CF5" w14:textId="4CA1D91B" w:rsidR="00CC3011" w:rsidRPr="00766893" w:rsidDel="00B15A0B" w:rsidRDefault="00CC3011">
            <w:pPr>
              <w:spacing w:before="0"/>
              <w:rPr>
                <w:ins w:id="12849" w:author="Thomas Dietz" w:date="2012-08-13T14:01:00Z"/>
                <w:del w:id="12850" w:author="Deepak Bansal (AZURE)" w:date="2012-08-23T21:57:00Z"/>
                <w:rFonts w:asciiTheme="minorHAnsi" w:hAnsiTheme="minorHAnsi" w:cs="Courier New"/>
                <w:sz w:val="22"/>
                <w:szCs w:val="20"/>
              </w:rPr>
              <w:pPrChange w:id="12851" w:author="Thomas Dietz" w:date="2012-08-13T14:04:00Z">
                <w:pPr>
                  <w:spacing w:after="200"/>
                </w:pPr>
              </w:pPrChange>
            </w:pPr>
            <w:ins w:id="12852" w:author="Thomas Dietz" w:date="2012-08-13T14:01:00Z">
              <w:del w:id="12853" w:author="Deepak Bansal (AZURE)" w:date="2012-08-23T21:57:00Z">
                <w:r w:rsidRPr="00766893" w:rsidDel="00B15A0B">
                  <w:rPr>
                    <w:rFonts w:cs="Courier New"/>
                    <w:szCs w:val="20"/>
                  </w:rPr>
                  <w:delText xml:space="preserve">        error is returned.";</w:delText>
                </w:r>
                <w:bookmarkStart w:id="12854" w:name="_Toc333523925"/>
                <w:bookmarkStart w:id="12855" w:name="_Toc335148012"/>
                <w:bookmarkEnd w:id="12854"/>
                <w:bookmarkEnd w:id="12855"/>
              </w:del>
            </w:ins>
          </w:p>
          <w:p w14:paraId="51A67251" w14:textId="00503256" w:rsidR="00CC3011" w:rsidRPr="001D1E49" w:rsidDel="00B15A0B" w:rsidRDefault="00CC3011">
            <w:pPr>
              <w:spacing w:before="0"/>
              <w:rPr>
                <w:ins w:id="12856" w:author="Thomas Dietz" w:date="2012-08-13T14:01:00Z"/>
                <w:del w:id="12857" w:author="Deepak Bansal (AZURE)" w:date="2012-08-23T21:57:00Z"/>
                <w:rFonts w:asciiTheme="minorHAnsi" w:hAnsiTheme="minorHAnsi" w:cs="Courier New"/>
                <w:sz w:val="22"/>
                <w:szCs w:val="20"/>
              </w:rPr>
              <w:pPrChange w:id="12858" w:author="Thomas Dietz" w:date="2012-08-13T14:04:00Z">
                <w:pPr>
                  <w:spacing w:after="200"/>
                </w:pPr>
              </w:pPrChange>
            </w:pPr>
            <w:ins w:id="12859" w:author="Thomas Dietz" w:date="2012-08-13T14:01:00Z">
              <w:del w:id="12860" w:author="Deepak Bansal (AZURE)" w:date="2012-08-23T21:57:00Z">
                <w:r w:rsidRPr="001D1E49" w:rsidDel="00B15A0B">
                  <w:rPr>
                    <w:rFonts w:cs="Courier New"/>
                    <w:szCs w:val="20"/>
                  </w:rPr>
                  <w:delText xml:space="preserve">    leaf resource-id {</w:delText>
                </w:r>
                <w:bookmarkStart w:id="12861" w:name="_Toc333523926"/>
                <w:bookmarkStart w:id="12862" w:name="_Toc335148013"/>
                <w:bookmarkEnd w:id="12861"/>
                <w:bookmarkEnd w:id="12862"/>
              </w:del>
            </w:ins>
          </w:p>
          <w:p w14:paraId="797C79EB" w14:textId="011AAA36" w:rsidR="00CC3011" w:rsidRPr="00BA30A0" w:rsidDel="00B15A0B" w:rsidRDefault="00CC3011">
            <w:pPr>
              <w:spacing w:before="0"/>
              <w:rPr>
                <w:ins w:id="12863" w:author="Thomas Dietz" w:date="2012-08-13T14:01:00Z"/>
                <w:del w:id="12864" w:author="Deepak Bansal (AZURE)" w:date="2012-08-23T21:57:00Z"/>
                <w:rFonts w:asciiTheme="minorHAnsi" w:hAnsiTheme="minorHAnsi" w:cs="Courier New"/>
                <w:sz w:val="22"/>
                <w:szCs w:val="20"/>
              </w:rPr>
              <w:pPrChange w:id="12865" w:author="Thomas Dietz" w:date="2012-08-13T14:04:00Z">
                <w:pPr>
                  <w:spacing w:after="200"/>
                </w:pPr>
              </w:pPrChange>
            </w:pPr>
            <w:ins w:id="12866" w:author="Thomas Dietz" w:date="2012-08-13T14:01:00Z">
              <w:del w:id="12867" w:author="Deepak Bansal (AZURE)" w:date="2012-08-23T21:57:00Z">
                <w:r w:rsidRPr="002705F3" w:rsidDel="00B15A0B">
                  <w:rPr>
                    <w:rFonts w:cs="Courier New"/>
                    <w:szCs w:val="20"/>
                  </w:rPr>
                  <w:delText xml:space="preserve">      type inet:uri;</w:delText>
                </w:r>
                <w:bookmarkStart w:id="12868" w:name="_Toc333523927"/>
                <w:bookmarkStart w:id="12869" w:name="_Toc335148014"/>
                <w:bookmarkEnd w:id="12868"/>
                <w:bookmarkEnd w:id="12869"/>
              </w:del>
            </w:ins>
          </w:p>
          <w:p w14:paraId="375E2D2C" w14:textId="6BB5DD71" w:rsidR="00CC3011" w:rsidRPr="00BA30A0" w:rsidDel="00B15A0B" w:rsidRDefault="00CC3011">
            <w:pPr>
              <w:spacing w:before="0"/>
              <w:rPr>
                <w:ins w:id="12870" w:author="Thomas Dietz" w:date="2012-08-13T14:01:00Z"/>
                <w:del w:id="12871" w:author="Deepak Bansal (AZURE)" w:date="2012-08-23T21:57:00Z"/>
                <w:rFonts w:asciiTheme="minorHAnsi" w:hAnsiTheme="minorHAnsi" w:cs="Courier New"/>
                <w:sz w:val="22"/>
                <w:szCs w:val="20"/>
              </w:rPr>
              <w:pPrChange w:id="12872" w:author="Thomas Dietz" w:date="2012-08-13T14:04:00Z">
                <w:pPr>
                  <w:spacing w:after="200"/>
                </w:pPr>
              </w:pPrChange>
            </w:pPr>
            <w:ins w:id="12873" w:author="Thomas Dietz" w:date="2012-08-13T14:01:00Z">
              <w:del w:id="12874" w:author="Deepak Bansal (AZURE)" w:date="2012-08-23T21:57:00Z">
                <w:r w:rsidRPr="002705F3" w:rsidDel="00B15A0B">
                  <w:rPr>
                    <w:rFonts w:cs="Courier New"/>
                    <w:szCs w:val="20"/>
                  </w:rPr>
                  <w:delText xml:space="preserve">      mandatory true;</w:delText>
                </w:r>
                <w:bookmarkStart w:id="12875" w:name="_Toc333523928"/>
                <w:bookmarkStart w:id="12876" w:name="_Toc335148015"/>
                <w:bookmarkEnd w:id="12875"/>
                <w:bookmarkEnd w:id="12876"/>
              </w:del>
            </w:ins>
          </w:p>
          <w:p w14:paraId="32F7D41E" w14:textId="1BA3D28F" w:rsidR="00CC3011" w:rsidRPr="00BA30A0" w:rsidDel="00B15A0B" w:rsidRDefault="00CC3011">
            <w:pPr>
              <w:spacing w:before="0"/>
              <w:rPr>
                <w:ins w:id="12877" w:author="Thomas Dietz" w:date="2012-08-13T14:01:00Z"/>
                <w:del w:id="12878" w:author="Deepak Bansal (AZURE)" w:date="2012-08-23T21:57:00Z"/>
                <w:rFonts w:asciiTheme="minorHAnsi" w:hAnsiTheme="minorHAnsi" w:cs="Courier New"/>
                <w:sz w:val="22"/>
                <w:szCs w:val="20"/>
              </w:rPr>
              <w:pPrChange w:id="12879" w:author="Thomas Dietz" w:date="2012-08-13T14:04:00Z">
                <w:pPr>
                  <w:spacing w:after="200"/>
                </w:pPr>
              </w:pPrChange>
            </w:pPr>
            <w:ins w:id="12880" w:author="Thomas Dietz" w:date="2012-08-13T14:01:00Z">
              <w:del w:id="12881" w:author="Deepak Bansal (AZURE)" w:date="2012-08-23T21:57:00Z">
                <w:r w:rsidRPr="002705F3" w:rsidDel="00B15A0B">
                  <w:rPr>
                    <w:rFonts w:cs="Courier New"/>
                    <w:szCs w:val="20"/>
                  </w:rPr>
                  <w:delText xml:space="preserve">      description "A unique but locally arbitrary identifier that</w:delText>
                </w:r>
                <w:bookmarkStart w:id="12882" w:name="_Toc333523929"/>
                <w:bookmarkStart w:id="12883" w:name="_Toc335148016"/>
                <w:bookmarkEnd w:id="12882"/>
                <w:bookmarkEnd w:id="12883"/>
              </w:del>
            </w:ins>
          </w:p>
          <w:p w14:paraId="68914249" w14:textId="5B5AE309" w:rsidR="00CC3011" w:rsidRPr="00BA30A0" w:rsidDel="00B15A0B" w:rsidRDefault="00CC3011">
            <w:pPr>
              <w:spacing w:before="0"/>
              <w:rPr>
                <w:ins w:id="12884" w:author="Thomas Dietz" w:date="2012-08-13T14:01:00Z"/>
                <w:del w:id="12885" w:author="Deepak Bansal (AZURE)" w:date="2012-08-23T21:57:00Z"/>
                <w:rFonts w:asciiTheme="minorHAnsi" w:hAnsiTheme="minorHAnsi" w:cs="Courier New"/>
                <w:sz w:val="22"/>
                <w:szCs w:val="20"/>
              </w:rPr>
              <w:pPrChange w:id="12886" w:author="Thomas Dietz" w:date="2012-08-13T14:04:00Z">
                <w:pPr>
                  <w:spacing w:after="200"/>
                </w:pPr>
              </w:pPrChange>
            </w:pPr>
            <w:ins w:id="12887" w:author="Thomas Dietz" w:date="2012-08-13T14:01:00Z">
              <w:del w:id="12888" w:author="Deepak Bansal (AZURE)" w:date="2012-08-23T21:57:00Z">
                <w:r w:rsidRPr="002705F3" w:rsidDel="00B15A0B">
                  <w:rPr>
                    <w:rFonts w:cs="Courier New"/>
                    <w:szCs w:val="20"/>
                  </w:rPr>
                  <w:delText xml:space="preserve">        uniquely identifies an OpenFlow Port within the context  </w:delText>
                </w:r>
                <w:bookmarkStart w:id="12889" w:name="_Toc333523930"/>
                <w:bookmarkStart w:id="12890" w:name="_Toc335148017"/>
                <w:bookmarkEnd w:id="12889"/>
                <w:bookmarkEnd w:id="12890"/>
              </w:del>
            </w:ins>
          </w:p>
          <w:p w14:paraId="27A8DDFC" w14:textId="3D7F31AB" w:rsidR="00CC3011" w:rsidRPr="00BA30A0" w:rsidDel="00B15A0B" w:rsidRDefault="00CC3011">
            <w:pPr>
              <w:spacing w:before="0"/>
              <w:rPr>
                <w:ins w:id="12891" w:author="Thomas Dietz" w:date="2012-08-13T14:01:00Z"/>
                <w:del w:id="12892" w:author="Deepak Bansal (AZURE)" w:date="2012-08-23T21:57:00Z"/>
                <w:rFonts w:asciiTheme="minorHAnsi" w:hAnsiTheme="minorHAnsi" w:cs="Courier New"/>
                <w:sz w:val="22"/>
                <w:szCs w:val="20"/>
              </w:rPr>
              <w:pPrChange w:id="12893" w:author="Thomas Dietz" w:date="2012-08-13T14:04:00Z">
                <w:pPr>
                  <w:spacing w:after="200"/>
                </w:pPr>
              </w:pPrChange>
            </w:pPr>
            <w:ins w:id="12894" w:author="Thomas Dietz" w:date="2012-08-13T14:01:00Z">
              <w:del w:id="12895" w:author="Deepak Bansal (AZURE)" w:date="2012-08-23T21:57:00Z">
                <w:r w:rsidRPr="002705F3" w:rsidDel="00B15A0B">
                  <w:rPr>
                    <w:rFonts w:cs="Courier New"/>
                    <w:szCs w:val="20"/>
                  </w:rPr>
                  <w:delText xml:space="preserve">        of an OpenFlow Logical Switch.  It MUST be persistent</w:delText>
                </w:r>
                <w:bookmarkStart w:id="12896" w:name="_Toc333523931"/>
                <w:bookmarkStart w:id="12897" w:name="_Toc335148018"/>
                <w:bookmarkEnd w:id="12896"/>
                <w:bookmarkEnd w:id="12897"/>
              </w:del>
            </w:ins>
          </w:p>
          <w:p w14:paraId="1458E2DE" w14:textId="6E7F4DC7" w:rsidR="00CC3011" w:rsidRPr="00BA30A0" w:rsidDel="00B15A0B" w:rsidRDefault="00CC3011">
            <w:pPr>
              <w:spacing w:before="0"/>
              <w:rPr>
                <w:ins w:id="12898" w:author="Thomas Dietz" w:date="2012-08-13T14:01:00Z"/>
                <w:del w:id="12899" w:author="Deepak Bansal (AZURE)" w:date="2012-08-23T21:57:00Z"/>
                <w:rFonts w:asciiTheme="minorHAnsi" w:hAnsiTheme="minorHAnsi" w:cs="Courier New"/>
                <w:sz w:val="22"/>
                <w:szCs w:val="20"/>
              </w:rPr>
              <w:pPrChange w:id="12900" w:author="Thomas Dietz" w:date="2012-08-13T14:04:00Z">
                <w:pPr>
                  <w:spacing w:after="200"/>
                </w:pPr>
              </w:pPrChange>
            </w:pPr>
            <w:ins w:id="12901" w:author="Thomas Dietz" w:date="2012-08-13T14:01:00Z">
              <w:del w:id="12902" w:author="Deepak Bansal (AZURE)" w:date="2012-08-23T21:57:00Z">
                <w:r w:rsidRPr="002705F3" w:rsidDel="00B15A0B">
                  <w:rPr>
                    <w:rFonts w:cs="Courier New"/>
                    <w:szCs w:val="20"/>
                  </w:rPr>
                  <w:delText xml:space="preserve">        across reboots of the OpenFlow Capable Switch.</w:delText>
                </w:r>
                <w:bookmarkStart w:id="12903" w:name="_Toc333523932"/>
                <w:bookmarkStart w:id="12904" w:name="_Toc335148019"/>
                <w:bookmarkEnd w:id="12903"/>
                <w:bookmarkEnd w:id="12904"/>
              </w:del>
            </w:ins>
          </w:p>
          <w:p w14:paraId="31041BB7" w14:textId="24D7B11F" w:rsidR="00CC3011" w:rsidRPr="00CC3011" w:rsidDel="00B15A0B" w:rsidRDefault="00CC3011">
            <w:pPr>
              <w:spacing w:before="0"/>
              <w:rPr>
                <w:ins w:id="12905" w:author="Thomas Dietz" w:date="2012-08-13T14:01:00Z"/>
                <w:del w:id="12906" w:author="Deepak Bansal (AZURE)" w:date="2012-08-23T21:57:00Z"/>
                <w:rFonts w:cs="Courier New"/>
                <w:szCs w:val="20"/>
                <w:rPrChange w:id="12907" w:author="Thomas Dietz" w:date="2012-08-13T14:03:00Z">
                  <w:rPr>
                    <w:ins w:id="12908" w:author="Thomas Dietz" w:date="2012-08-13T14:01:00Z"/>
                    <w:del w:id="12909" w:author="Deepak Bansal (AZURE)" w:date="2012-08-23T21:57:00Z"/>
                    <w:rFonts w:asciiTheme="minorHAnsi" w:hAnsiTheme="minorHAnsi"/>
                    <w:sz w:val="22"/>
                  </w:rPr>
                </w:rPrChange>
              </w:rPr>
              <w:pPrChange w:id="12910" w:author="Thomas Dietz" w:date="2012-08-13T14:04:00Z">
                <w:pPr>
                  <w:spacing w:after="200"/>
                </w:pPr>
              </w:pPrChange>
            </w:pPr>
            <w:bookmarkStart w:id="12911" w:name="_Toc333523933"/>
            <w:bookmarkStart w:id="12912" w:name="_Toc335148020"/>
            <w:bookmarkEnd w:id="12911"/>
            <w:bookmarkEnd w:id="12912"/>
          </w:p>
          <w:p w14:paraId="05A816BF" w14:textId="42725CF2" w:rsidR="00CC3011" w:rsidRPr="00BA30A0" w:rsidDel="00B15A0B" w:rsidRDefault="00CC3011">
            <w:pPr>
              <w:spacing w:before="0"/>
              <w:rPr>
                <w:ins w:id="12913" w:author="Thomas Dietz" w:date="2012-08-13T14:01:00Z"/>
                <w:del w:id="12914" w:author="Deepak Bansal (AZURE)" w:date="2012-08-23T21:57:00Z"/>
                <w:rFonts w:asciiTheme="minorHAnsi" w:hAnsiTheme="minorHAnsi" w:cs="Courier New"/>
                <w:sz w:val="22"/>
                <w:szCs w:val="20"/>
              </w:rPr>
              <w:pPrChange w:id="12915" w:author="Thomas Dietz" w:date="2012-08-13T14:04:00Z">
                <w:pPr>
                  <w:spacing w:after="200"/>
                </w:pPr>
              </w:pPrChange>
            </w:pPr>
            <w:ins w:id="12916" w:author="Thomas Dietz" w:date="2012-08-13T14:01:00Z">
              <w:del w:id="12917" w:author="Deepak Bansal (AZURE)" w:date="2012-08-23T21:57:00Z">
                <w:r w:rsidRPr="002705F3" w:rsidDel="00B15A0B">
                  <w:rPr>
                    <w:rFonts w:cs="Courier New"/>
                    <w:szCs w:val="20"/>
                  </w:rPr>
                  <w:delText xml:space="preserve">        This element MUST be present to identify the OpenFlow</w:delText>
                </w:r>
                <w:bookmarkStart w:id="12918" w:name="_Toc333523934"/>
                <w:bookmarkStart w:id="12919" w:name="_Toc335148021"/>
                <w:bookmarkEnd w:id="12918"/>
                <w:bookmarkEnd w:id="12919"/>
              </w:del>
            </w:ins>
          </w:p>
          <w:p w14:paraId="1C7D5A02" w14:textId="04E5CFB4" w:rsidR="00CC3011" w:rsidRPr="00BA30A0" w:rsidDel="00B15A0B" w:rsidRDefault="00CC3011">
            <w:pPr>
              <w:spacing w:before="0"/>
              <w:rPr>
                <w:ins w:id="12920" w:author="Thomas Dietz" w:date="2012-08-13T14:01:00Z"/>
                <w:del w:id="12921" w:author="Deepak Bansal (AZURE)" w:date="2012-08-23T21:57:00Z"/>
                <w:rFonts w:asciiTheme="minorHAnsi" w:hAnsiTheme="minorHAnsi" w:cs="Courier New"/>
                <w:sz w:val="22"/>
                <w:szCs w:val="20"/>
              </w:rPr>
              <w:pPrChange w:id="12922" w:author="Thomas Dietz" w:date="2012-08-13T14:04:00Z">
                <w:pPr>
                  <w:spacing w:after="200"/>
                </w:pPr>
              </w:pPrChange>
            </w:pPr>
            <w:ins w:id="12923" w:author="Thomas Dietz" w:date="2012-08-13T14:01:00Z">
              <w:del w:id="12924" w:author="Deepak Bansal (AZURE)" w:date="2012-08-23T21:57:00Z">
                <w:r w:rsidRPr="002705F3" w:rsidDel="00B15A0B">
                  <w:rPr>
                    <w:rFonts w:cs="Courier New"/>
                    <w:szCs w:val="20"/>
                  </w:rPr>
                  <w:delText xml:space="preserve">        resource.";</w:delText>
                </w:r>
                <w:bookmarkStart w:id="12925" w:name="_Toc333523935"/>
                <w:bookmarkStart w:id="12926" w:name="_Toc335148022"/>
                <w:bookmarkEnd w:id="12925"/>
                <w:bookmarkEnd w:id="12926"/>
              </w:del>
            </w:ins>
          </w:p>
          <w:p w14:paraId="0FF2B02F" w14:textId="5187209E" w:rsidR="00CC3011" w:rsidRPr="00BA30A0" w:rsidDel="00B15A0B" w:rsidRDefault="00CC3011">
            <w:pPr>
              <w:spacing w:before="0"/>
              <w:rPr>
                <w:ins w:id="12927" w:author="Thomas Dietz" w:date="2012-08-13T14:01:00Z"/>
                <w:del w:id="12928" w:author="Deepak Bansal (AZURE)" w:date="2012-08-23T21:57:00Z"/>
                <w:rFonts w:asciiTheme="minorHAnsi" w:hAnsiTheme="minorHAnsi" w:cs="Courier New"/>
                <w:sz w:val="22"/>
                <w:szCs w:val="20"/>
              </w:rPr>
              <w:pPrChange w:id="12929" w:author="Thomas Dietz" w:date="2012-08-13T14:04:00Z">
                <w:pPr>
                  <w:spacing w:after="200"/>
                </w:pPr>
              </w:pPrChange>
            </w:pPr>
            <w:ins w:id="12930" w:author="Thomas Dietz" w:date="2012-08-13T14:01:00Z">
              <w:del w:id="12931" w:author="Deepak Bansal (AZURE)" w:date="2012-08-23T21:57:00Z">
                <w:r w:rsidRPr="002705F3" w:rsidDel="00B15A0B">
                  <w:rPr>
                    <w:rFonts w:cs="Courier New"/>
                    <w:szCs w:val="20"/>
                  </w:rPr>
                  <w:delText xml:space="preserve">    }</w:delText>
                </w:r>
                <w:bookmarkStart w:id="12932" w:name="_Toc333523936"/>
                <w:bookmarkStart w:id="12933" w:name="_Toc335148023"/>
                <w:bookmarkEnd w:id="12932"/>
                <w:bookmarkEnd w:id="12933"/>
              </w:del>
            </w:ins>
          </w:p>
          <w:p w14:paraId="089D850C" w14:textId="0BD4C18A" w:rsidR="00CC3011" w:rsidDel="00B15A0B" w:rsidRDefault="00CC3011">
            <w:pPr>
              <w:spacing w:before="0"/>
              <w:rPr>
                <w:ins w:id="12934" w:author="Thomas Dietz" w:date="2012-08-13T14:01:00Z"/>
                <w:del w:id="12935" w:author="Deepak Bansal (AZURE)" w:date="2012-08-23T21:57:00Z"/>
                <w:rFonts w:asciiTheme="minorHAnsi" w:hAnsiTheme="minorHAnsi"/>
                <w:sz w:val="22"/>
              </w:rPr>
              <w:pPrChange w:id="12936" w:author="Thomas Dietz" w:date="2012-08-13T14:04:00Z">
                <w:pPr>
                  <w:spacing w:after="200"/>
                </w:pPr>
              </w:pPrChange>
            </w:pPr>
            <w:ins w:id="12937" w:author="Thomas Dietz" w:date="2012-08-13T14:01:00Z">
              <w:del w:id="12938" w:author="Deepak Bansal (AZURE)" w:date="2012-08-23T21:57:00Z">
                <w:r w:rsidRPr="002705F3" w:rsidDel="00B15A0B">
                  <w:rPr>
                    <w:rFonts w:cs="Courier New"/>
                    <w:szCs w:val="20"/>
                  </w:rPr>
                  <w:delText xml:space="preserve">  }</w:delText>
                </w:r>
                <w:bookmarkStart w:id="12939" w:name="_Toc333523937"/>
                <w:bookmarkStart w:id="12940" w:name="_Toc335148024"/>
                <w:bookmarkEnd w:id="12939"/>
                <w:bookmarkEnd w:id="12940"/>
              </w:del>
            </w:ins>
          </w:p>
        </w:tc>
        <w:bookmarkStart w:id="12941" w:name="_Toc333523938"/>
        <w:bookmarkStart w:id="12942" w:name="_Toc335148025"/>
        <w:bookmarkEnd w:id="12941"/>
        <w:bookmarkEnd w:id="12942"/>
      </w:tr>
    </w:tbl>
    <w:p w14:paraId="534BF0ED" w14:textId="7470E52C" w:rsidR="009E6267" w:rsidDel="00CC3011" w:rsidRDefault="009E6267" w:rsidP="009E6267">
      <w:pPr>
        <w:rPr>
          <w:del w:id="12943" w:author="Thomas Dietz" w:date="2012-08-13T14:00:00Z"/>
        </w:rPr>
      </w:pPr>
      <w:bookmarkStart w:id="12944" w:name="_Toc333523939"/>
      <w:bookmarkStart w:id="12945" w:name="_Toc335148026"/>
      <w:bookmarkEnd w:id="12944"/>
      <w:bookmarkEnd w:id="12945"/>
    </w:p>
    <w:p w14:paraId="23668A92" w14:textId="77777777" w:rsidR="009E6267" w:rsidRDefault="009E6267" w:rsidP="00D14D27">
      <w:pPr>
        <w:pStyle w:val="Heading2"/>
      </w:pPr>
      <w:bookmarkStart w:id="12946" w:name="_Toc335148027"/>
      <w:r>
        <w:t>OpenFlow Port</w:t>
      </w:r>
      <w:bookmarkEnd w:id="12946"/>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lastRenderedPageBreak/>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2947" w:name="_Toc315954013"/>
      <w:bookmarkStart w:id="12948" w:name="_Toc316542523"/>
      <w:bookmarkStart w:id="12949" w:name="_Toc335148028"/>
      <w:r w:rsidRPr="00DB42FD">
        <w:t>UML Diagram</w:t>
      </w:r>
      <w:bookmarkEnd w:id="12947"/>
      <w:bookmarkEnd w:id="12948"/>
      <w:bookmarkEnd w:id="12949"/>
    </w:p>
    <w:p w14:paraId="0CE8649A" w14:textId="588E6616" w:rsidR="00B7089E" w:rsidRPr="009F1B7D" w:rsidRDefault="00B53283" w:rsidP="00B7089E">
      <w:pPr>
        <w:keepNext/>
        <w:jc w:val="center"/>
      </w:pPr>
      <w:r>
        <w:object w:dxaOrig="11183" w:dyaOrig="9687" w14:anchorId="25EAB785">
          <v:shape id="_x0000_i1035" type="#_x0000_t75" style="width:467.4pt;height:405pt" o:ole="">
            <v:imagedata r:id="rId33" o:title=""/>
          </v:shape>
          <o:OLEObject Type="Embed" ProgID="Visio.Drawing.11" ShapeID="_x0000_i1035" DrawAspect="Content" ObjectID="_1408889055" r:id="rId34"/>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2950" w:name="_Toc315954014"/>
      <w:bookmarkStart w:id="12951" w:name="_Toc316542524"/>
      <w:bookmarkStart w:id="12952" w:name="_Toc335148029"/>
      <w:r w:rsidRPr="00DB42FD">
        <w:lastRenderedPageBreak/>
        <w:t>XML Schema</w:t>
      </w:r>
      <w:bookmarkEnd w:id="12950"/>
      <w:bookmarkEnd w:id="12951"/>
      <w:bookmarkEnd w:id="12952"/>
    </w:p>
    <w:tbl>
      <w:tblPr>
        <w:tblStyle w:val="XMLtable"/>
        <w:tblW w:w="5000" w:type="pct"/>
        <w:tblLook w:val="04A0" w:firstRow="1" w:lastRow="0" w:firstColumn="1" w:lastColumn="0" w:noHBand="0" w:noVBand="1"/>
        <w:tblPrChange w:id="12953" w:author="Thomas Dietz" w:date="2012-08-13T14:20:00Z">
          <w:tblPr>
            <w:tblStyle w:val="TableGrid"/>
            <w:tblW w:w="0" w:type="auto"/>
            <w:tblInd w:w="378" w:type="dxa"/>
            <w:shd w:val="clear" w:color="auto" w:fill="C8FCCD"/>
            <w:tblLook w:val="04A0" w:firstRow="1" w:lastRow="0" w:firstColumn="1" w:lastColumn="0" w:noHBand="0" w:noVBand="1"/>
          </w:tblPr>
        </w:tblPrChange>
      </w:tblPr>
      <w:tblGrid>
        <w:gridCol w:w="9474"/>
        <w:tblGridChange w:id="12954">
          <w:tblGrid>
            <w:gridCol w:w="8820"/>
          </w:tblGrid>
        </w:tblGridChange>
      </w:tblGrid>
      <w:tr w:rsidR="00B7089E" w:rsidRPr="009F1B7D" w14:paraId="049CBE8D" w14:textId="77777777" w:rsidTr="00E02224">
        <w:tc>
          <w:tcPr>
            <w:tcW w:w="5000" w:type="pct"/>
            <w:tcPrChange w:id="12955" w:author="Thomas Dietz" w:date="2012-08-13T14:20:00Z">
              <w:tcPr>
                <w:tcW w:w="8820" w:type="dxa"/>
                <w:shd w:val="clear" w:color="auto" w:fill="C8FCCD"/>
              </w:tcPr>
            </w:tcPrChange>
          </w:tcPr>
          <w:p w14:paraId="3747EBF9" w14:textId="31107CD9" w:rsidR="00B7089E" w:rsidRPr="009F1B7D" w:rsidDel="00CC3011" w:rsidRDefault="00B7089E" w:rsidP="00011096">
            <w:pPr>
              <w:pStyle w:val="XML1"/>
              <w:rPr>
                <w:del w:id="12956" w:author="Thomas Dietz" w:date="2012-08-13T14:09:00Z"/>
              </w:rPr>
            </w:pPr>
            <w:del w:id="12957" w:author="Thomas Dietz" w:date="2012-08-13T14:09:00Z">
              <w:r w:rsidRPr="009F1B7D" w:rsidDel="00CC3011">
                <w:delText>&lt;xs:complexType name="OFPortType"&gt;</w:delText>
              </w:r>
            </w:del>
          </w:p>
          <w:p w14:paraId="5D3482DA" w14:textId="6092608E" w:rsidR="00B7089E" w:rsidRPr="009F1B7D" w:rsidDel="00CC3011" w:rsidRDefault="00B7089E" w:rsidP="00011096">
            <w:pPr>
              <w:pStyle w:val="XML2"/>
              <w:rPr>
                <w:del w:id="12958" w:author="Thomas Dietz" w:date="2012-08-13T14:09:00Z"/>
              </w:rPr>
            </w:pPr>
            <w:del w:id="12959" w:author="Thomas Dietz" w:date="2012-08-13T14:09:00Z">
              <w:r w:rsidRPr="009F1B7D" w:rsidDel="00CC3011">
                <w:delText>&lt;xs:complexContent&gt;</w:delText>
              </w:r>
            </w:del>
          </w:p>
          <w:p w14:paraId="428CC567" w14:textId="6A8F0B9D" w:rsidR="00B7089E" w:rsidRPr="009F1B7D" w:rsidDel="00CC3011" w:rsidRDefault="00B7089E" w:rsidP="00011096">
            <w:pPr>
              <w:pStyle w:val="XML3"/>
              <w:rPr>
                <w:del w:id="12960" w:author="Thomas Dietz" w:date="2012-08-13T14:09:00Z"/>
              </w:rPr>
            </w:pPr>
            <w:del w:id="12961" w:author="Thomas Dietz" w:date="2012-08-13T14:09:00Z">
              <w:r w:rsidRPr="009F1B7D" w:rsidDel="00CC3011">
                <w:delText>&lt;xs:extension base="OFResourceType"&gt;</w:delText>
              </w:r>
            </w:del>
          </w:p>
          <w:p w14:paraId="2D7DE2F3" w14:textId="0CBD72AF" w:rsidR="00B7089E" w:rsidRPr="009F1B7D" w:rsidDel="00CC3011" w:rsidRDefault="00B7089E" w:rsidP="00011096">
            <w:pPr>
              <w:pStyle w:val="XML4"/>
              <w:rPr>
                <w:del w:id="12962" w:author="Thomas Dietz" w:date="2012-08-13T14:09:00Z"/>
              </w:rPr>
            </w:pPr>
            <w:del w:id="12963" w:author="Thomas Dietz" w:date="2012-08-13T14:09:00Z">
              <w:r w:rsidRPr="009F1B7D" w:rsidDel="00CC3011">
                <w:delText>&lt;xs:sequence&gt;</w:delText>
              </w:r>
            </w:del>
          </w:p>
          <w:p w14:paraId="517858A5" w14:textId="5AE56596" w:rsidR="00B7089E" w:rsidRPr="009F1B7D" w:rsidDel="00CC3011" w:rsidRDefault="00B7089E" w:rsidP="00011096">
            <w:pPr>
              <w:pStyle w:val="XML5"/>
              <w:rPr>
                <w:del w:id="12964" w:author="Thomas Dietz" w:date="2012-08-13T14:09:00Z"/>
              </w:rPr>
            </w:pPr>
            <w:del w:id="12965" w:author="Thomas Dietz" w:date="2012-08-13T14:09:00Z">
              <w:r w:rsidRPr="009F1B7D" w:rsidDel="00CC3011">
                <w:delText xml:space="preserve">&lt;xs:element name="number" </w:delText>
              </w:r>
            </w:del>
          </w:p>
          <w:p w14:paraId="10EDA004" w14:textId="4A39BDDF" w:rsidR="00B7089E" w:rsidRPr="009F1B7D" w:rsidDel="00CC3011" w:rsidRDefault="00B7089E" w:rsidP="00011096">
            <w:pPr>
              <w:pStyle w:val="XML9"/>
              <w:rPr>
                <w:del w:id="12966" w:author="Thomas Dietz" w:date="2012-08-13T14:09:00Z"/>
              </w:rPr>
            </w:pPr>
            <w:del w:id="12967" w:author="Thomas Dietz" w:date="2012-08-13T14:09:00Z">
              <w:r w:rsidRPr="009F1B7D" w:rsidDel="00CC3011">
                <w:delText>type="xs:unsignedInt"/&gt;</w:delText>
              </w:r>
            </w:del>
          </w:p>
          <w:p w14:paraId="0720666A" w14:textId="2435DE31" w:rsidR="00B7089E" w:rsidRPr="009F1B7D" w:rsidDel="00CC3011" w:rsidRDefault="00B7089E" w:rsidP="00011096">
            <w:pPr>
              <w:pStyle w:val="XML5"/>
              <w:rPr>
                <w:del w:id="12968" w:author="Thomas Dietz" w:date="2012-08-13T14:09:00Z"/>
              </w:rPr>
            </w:pPr>
            <w:del w:id="12969" w:author="Thomas Dietz" w:date="2012-08-13T14:09:00Z">
              <w:r w:rsidRPr="009F1B7D" w:rsidDel="00CC3011">
                <w:delText xml:space="preserve">&lt;xs:element name="name" </w:delText>
              </w:r>
            </w:del>
          </w:p>
          <w:p w14:paraId="0105A363" w14:textId="4199D0E6" w:rsidR="00B7089E" w:rsidRPr="009F1B7D" w:rsidDel="00CC3011" w:rsidRDefault="00B7089E" w:rsidP="00011096">
            <w:pPr>
              <w:pStyle w:val="XML9"/>
              <w:rPr>
                <w:del w:id="12970" w:author="Thomas Dietz" w:date="2012-08-13T14:09:00Z"/>
              </w:rPr>
            </w:pPr>
            <w:del w:id="12971" w:author="Thomas Dietz" w:date="2012-08-13T14:09:00Z">
              <w:r w:rsidRPr="009F1B7D" w:rsidDel="00CC3011">
                <w:delText>type="xs:string"/&gt;</w:delText>
              </w:r>
            </w:del>
          </w:p>
          <w:p w14:paraId="5059CD41" w14:textId="44EFCBE4" w:rsidR="00B7089E" w:rsidRPr="009F1B7D" w:rsidDel="00CC3011" w:rsidRDefault="00B7089E" w:rsidP="00011096">
            <w:pPr>
              <w:pStyle w:val="XML5"/>
              <w:rPr>
                <w:del w:id="12972" w:author="Thomas Dietz" w:date="2012-08-13T14:09:00Z"/>
              </w:rPr>
            </w:pPr>
            <w:del w:id="12973" w:author="Thomas Dietz" w:date="2012-08-13T14:09:00Z">
              <w:r w:rsidRPr="009F1B7D" w:rsidDel="00CC3011">
                <w:delText xml:space="preserve">&lt;xs:element name="current-rate" </w:delText>
              </w:r>
            </w:del>
          </w:p>
          <w:p w14:paraId="20240A9D" w14:textId="3E6DB67B" w:rsidR="00B7089E" w:rsidRPr="009F1B7D" w:rsidDel="00CC3011" w:rsidRDefault="00B7089E" w:rsidP="00011096">
            <w:pPr>
              <w:pStyle w:val="XML9"/>
              <w:rPr>
                <w:del w:id="12974" w:author="Thomas Dietz" w:date="2012-08-13T14:09:00Z"/>
              </w:rPr>
            </w:pPr>
            <w:del w:id="12975" w:author="Thomas Dietz" w:date="2012-08-13T14:09:00Z">
              <w:r w:rsidRPr="009F1B7D" w:rsidDel="00CC3011">
                <w:delText>type="xs:unsignedLong"/&gt;</w:delText>
              </w:r>
            </w:del>
          </w:p>
          <w:p w14:paraId="21B7D95E" w14:textId="11FE5F8F" w:rsidR="00B7089E" w:rsidRPr="009F1B7D" w:rsidDel="00CC3011" w:rsidRDefault="00B7089E" w:rsidP="00011096">
            <w:pPr>
              <w:pStyle w:val="XML5"/>
              <w:rPr>
                <w:del w:id="12976" w:author="Thomas Dietz" w:date="2012-08-13T14:09:00Z"/>
              </w:rPr>
            </w:pPr>
            <w:del w:id="12977" w:author="Thomas Dietz" w:date="2012-08-13T14:09:00Z">
              <w:r w:rsidRPr="009F1B7D" w:rsidDel="00CC3011">
                <w:delText xml:space="preserve">&lt;xs:element name="max-rate" </w:delText>
              </w:r>
            </w:del>
          </w:p>
          <w:p w14:paraId="251AA4B2" w14:textId="66A4A060" w:rsidR="00B7089E" w:rsidRPr="009F1B7D" w:rsidDel="00CC3011" w:rsidRDefault="00B7089E" w:rsidP="00011096">
            <w:pPr>
              <w:pStyle w:val="XML9"/>
              <w:rPr>
                <w:del w:id="12978" w:author="Thomas Dietz" w:date="2012-08-13T14:09:00Z"/>
              </w:rPr>
            </w:pPr>
            <w:del w:id="12979" w:author="Thomas Dietz" w:date="2012-08-13T14:09:00Z">
              <w:r w:rsidRPr="009F1B7D" w:rsidDel="00CC3011">
                <w:delText>type="xs:unsignedLong"/&gt;</w:delText>
              </w:r>
            </w:del>
          </w:p>
          <w:p w14:paraId="0A2D0753" w14:textId="54A98241" w:rsidR="00B7089E" w:rsidRPr="009F1B7D" w:rsidDel="00CC3011" w:rsidRDefault="00B7089E" w:rsidP="00011096">
            <w:pPr>
              <w:pStyle w:val="XML5"/>
              <w:rPr>
                <w:del w:id="12980" w:author="Thomas Dietz" w:date="2012-08-13T14:09:00Z"/>
              </w:rPr>
            </w:pPr>
            <w:del w:id="12981" w:author="Thomas Dietz" w:date="2012-08-13T14:09:00Z">
              <w:r w:rsidRPr="009F1B7D" w:rsidDel="00CC3011">
                <w:delText>&lt;xs:element name="configuration"</w:delText>
              </w:r>
            </w:del>
          </w:p>
          <w:p w14:paraId="7C7EB9A4" w14:textId="05F6C95D" w:rsidR="00B7089E" w:rsidRPr="009F1B7D" w:rsidDel="00CC3011" w:rsidRDefault="00B7089E" w:rsidP="00011096">
            <w:pPr>
              <w:pStyle w:val="XML9"/>
              <w:rPr>
                <w:del w:id="12982" w:author="Thomas Dietz" w:date="2012-08-13T14:09:00Z"/>
              </w:rPr>
            </w:pPr>
            <w:del w:id="12983" w:author="Thomas Dietz" w:date="2012-08-13T14:09:00Z">
              <w:r w:rsidRPr="009F1B7D" w:rsidDel="00CC3011">
                <w:delText>type="OFPortConfigurationType"/&gt;</w:delText>
              </w:r>
            </w:del>
          </w:p>
          <w:p w14:paraId="24A4B527" w14:textId="4118F8C3" w:rsidR="00B7089E" w:rsidRPr="009F1B7D" w:rsidDel="00CC3011" w:rsidRDefault="00B7089E" w:rsidP="00011096">
            <w:pPr>
              <w:pStyle w:val="XML5"/>
              <w:rPr>
                <w:del w:id="12984" w:author="Thomas Dietz" w:date="2012-08-13T14:09:00Z"/>
              </w:rPr>
            </w:pPr>
            <w:del w:id="12985" w:author="Thomas Dietz" w:date="2012-08-13T14:09:00Z">
              <w:r w:rsidRPr="009F1B7D" w:rsidDel="00CC3011">
                <w:delText>&lt;xs:element name="state" type="OFPortStateType"/&gt;</w:delText>
              </w:r>
            </w:del>
          </w:p>
          <w:p w14:paraId="5DC65449" w14:textId="760C1CF7" w:rsidR="00B7089E" w:rsidRPr="009F1B7D" w:rsidDel="00CC3011" w:rsidRDefault="00B7089E" w:rsidP="00011096">
            <w:pPr>
              <w:pStyle w:val="XML5"/>
              <w:rPr>
                <w:del w:id="12986" w:author="Thomas Dietz" w:date="2012-08-13T14:09:00Z"/>
              </w:rPr>
            </w:pPr>
            <w:del w:id="12987" w:author="Thomas Dietz" w:date="2012-08-13T14:09:00Z">
              <w:r w:rsidRPr="009F1B7D" w:rsidDel="00CC3011">
                <w:delText xml:space="preserve">&lt;xs:element name="features" </w:delText>
              </w:r>
            </w:del>
          </w:p>
          <w:p w14:paraId="1C9C5A6D" w14:textId="49C01E8D" w:rsidR="00B7089E" w:rsidRPr="009F1B7D" w:rsidDel="00CC3011" w:rsidRDefault="00B7089E" w:rsidP="00011096">
            <w:pPr>
              <w:pStyle w:val="XML9"/>
              <w:rPr>
                <w:del w:id="12988" w:author="Thomas Dietz" w:date="2012-08-13T14:09:00Z"/>
              </w:rPr>
            </w:pPr>
            <w:del w:id="12989" w:author="Thomas Dietz" w:date="2012-08-13T14:09:00Z">
              <w:r w:rsidRPr="009F1B7D" w:rsidDel="00CC3011">
                <w:delText>type="OFPortFeatureMasterList"</w:delText>
              </w:r>
            </w:del>
          </w:p>
          <w:p w14:paraId="0924CFEB" w14:textId="137B9E1F" w:rsidR="00712E70" w:rsidDel="00CC3011" w:rsidRDefault="00712E70" w:rsidP="00712E70">
            <w:pPr>
              <w:pStyle w:val="XML9"/>
              <w:rPr>
                <w:del w:id="12990" w:author="Thomas Dietz" w:date="2012-08-13T14:09:00Z"/>
              </w:rPr>
            </w:pPr>
            <w:del w:id="12991" w:author="Thomas Dietz" w:date="2012-08-13T14:09:00Z">
              <w:r w:rsidDel="00CC3011">
                <w:delText>minOccurs=”0” maxOccurs=”unbounded”</w:delText>
              </w:r>
              <w:r w:rsidRPr="009F1B7D" w:rsidDel="00CC3011">
                <w:delText>/&gt;</w:delText>
              </w:r>
            </w:del>
          </w:p>
          <w:p w14:paraId="30F524FC" w14:textId="68DEE701" w:rsidR="00C25ABA" w:rsidDel="00CC3011" w:rsidRDefault="00C25ABA" w:rsidP="00834D0A">
            <w:pPr>
              <w:pStyle w:val="XML5"/>
              <w:rPr>
                <w:del w:id="12992" w:author="Thomas Dietz" w:date="2012-08-13T14:09:00Z"/>
              </w:rPr>
            </w:pPr>
            <w:del w:id="12993" w:author="Thomas Dietz" w:date="2012-08-13T14:09:00Z">
              <w:r w:rsidRPr="009F1B7D" w:rsidDel="00CC3011">
                <w:delText>&lt;xs:</w:delText>
              </w:r>
              <w:r w:rsidDel="00CC3011">
                <w:delText>choice minOccurs=”0” maxOccurs=”1”</w:delText>
              </w:r>
              <w:r w:rsidRPr="009F1B7D" w:rsidDel="00CC3011">
                <w:delText>&gt;</w:delText>
              </w:r>
            </w:del>
          </w:p>
          <w:p w14:paraId="4798985C" w14:textId="201C3BE1" w:rsidR="00C25ABA" w:rsidDel="00CC3011" w:rsidRDefault="00C25ABA" w:rsidP="00834D0A">
            <w:pPr>
              <w:pStyle w:val="XML6"/>
              <w:rPr>
                <w:del w:id="12994" w:author="Thomas Dietz" w:date="2012-08-13T14:09:00Z"/>
              </w:rPr>
            </w:pPr>
            <w:del w:id="12995" w:author="Thomas Dietz" w:date="2012-08-13T14:09:00Z">
              <w:r w:rsidRPr="009F1B7D" w:rsidDel="00CC3011">
                <w:delText>&lt;xs:element name</w:delText>
              </w:r>
              <w:r w:rsidDel="00CC3011">
                <w:delText>=”tunnel”</w:delText>
              </w:r>
            </w:del>
          </w:p>
          <w:p w14:paraId="4419DFD5" w14:textId="13745DA2" w:rsidR="00C25ABA" w:rsidDel="00CC3011" w:rsidRDefault="00C25ABA" w:rsidP="00C25ABA">
            <w:pPr>
              <w:pStyle w:val="XML9"/>
              <w:rPr>
                <w:del w:id="12996" w:author="Thomas Dietz" w:date="2012-08-13T14:09:00Z"/>
              </w:rPr>
            </w:pPr>
            <w:del w:id="12997" w:author="Thomas Dietz" w:date="2012-08-13T14:09:00Z">
              <w:r w:rsidDel="00CC3011">
                <w:delText>type="OFTunnelType</w:delText>
              </w:r>
              <w:r w:rsidRPr="009F1B7D" w:rsidDel="00CC3011">
                <w:delText>"/&gt;</w:delText>
              </w:r>
            </w:del>
          </w:p>
          <w:p w14:paraId="2FACC320" w14:textId="07FD6FEE" w:rsidR="00C25ABA" w:rsidDel="00CC3011" w:rsidRDefault="00C25ABA" w:rsidP="00834D0A">
            <w:pPr>
              <w:pStyle w:val="XML6"/>
              <w:rPr>
                <w:del w:id="12998" w:author="Thomas Dietz" w:date="2012-08-13T14:09:00Z"/>
              </w:rPr>
            </w:pPr>
            <w:del w:id="12999" w:author="Thomas Dietz" w:date="2012-08-13T14:09:00Z">
              <w:r w:rsidRPr="009F1B7D" w:rsidDel="00CC3011">
                <w:delText>&lt;xs:element name</w:delText>
              </w:r>
              <w:r w:rsidDel="00CC3011">
                <w:delText>=”ipgre-tunnel”</w:delText>
              </w:r>
            </w:del>
          </w:p>
          <w:p w14:paraId="11C666D0" w14:textId="419550BB" w:rsidR="00C25ABA" w:rsidDel="00CC3011" w:rsidRDefault="00C25ABA" w:rsidP="00C25ABA">
            <w:pPr>
              <w:pStyle w:val="XML9"/>
              <w:rPr>
                <w:del w:id="13000" w:author="Thomas Dietz" w:date="2012-08-13T14:09:00Z"/>
              </w:rPr>
            </w:pPr>
            <w:del w:id="13001" w:author="Thomas Dietz" w:date="2012-08-13T14:09:00Z">
              <w:r w:rsidDel="00CC3011">
                <w:delText>type="OFIPinGREtunnelType</w:delText>
              </w:r>
              <w:r w:rsidRPr="009F1B7D" w:rsidDel="00CC3011">
                <w:delText>"/&gt;</w:delText>
              </w:r>
            </w:del>
          </w:p>
          <w:p w14:paraId="0362F848" w14:textId="7418D438" w:rsidR="00C25ABA" w:rsidDel="00CC3011" w:rsidRDefault="00C25ABA" w:rsidP="00834D0A">
            <w:pPr>
              <w:pStyle w:val="XML6"/>
              <w:rPr>
                <w:del w:id="13002" w:author="Thomas Dietz" w:date="2012-08-13T14:09:00Z"/>
              </w:rPr>
            </w:pPr>
            <w:del w:id="13003" w:author="Thomas Dietz" w:date="2012-08-13T14:09:00Z">
              <w:r w:rsidRPr="009F1B7D" w:rsidDel="00CC3011">
                <w:delText>&lt;xs:element name</w:delText>
              </w:r>
              <w:r w:rsidDel="00CC3011">
                <w:delText>=”vxlan-tunnel”</w:delText>
              </w:r>
            </w:del>
          </w:p>
          <w:p w14:paraId="06DB96E9" w14:textId="2EE20AF6" w:rsidR="00C25ABA" w:rsidDel="00CC3011" w:rsidRDefault="00C25ABA" w:rsidP="00C25ABA">
            <w:pPr>
              <w:pStyle w:val="XML9"/>
              <w:rPr>
                <w:del w:id="13004" w:author="Thomas Dietz" w:date="2012-08-13T14:09:00Z"/>
              </w:rPr>
            </w:pPr>
            <w:del w:id="13005" w:author="Thomas Dietz" w:date="2012-08-13T14:09:00Z">
              <w:r w:rsidDel="00CC3011">
                <w:delText>type="OFVxLANTunnelType</w:delText>
              </w:r>
              <w:r w:rsidRPr="009F1B7D" w:rsidDel="00CC3011">
                <w:delText>"/&gt;</w:delText>
              </w:r>
            </w:del>
          </w:p>
          <w:p w14:paraId="31391753" w14:textId="02BD085B" w:rsidR="00C25ABA" w:rsidDel="00CC3011" w:rsidRDefault="00C25ABA" w:rsidP="00834D0A">
            <w:pPr>
              <w:pStyle w:val="XML6"/>
              <w:rPr>
                <w:del w:id="13006" w:author="Thomas Dietz" w:date="2012-08-13T14:09:00Z"/>
              </w:rPr>
            </w:pPr>
            <w:del w:id="13007" w:author="Thomas Dietz" w:date="2012-08-13T14:09:00Z">
              <w:r w:rsidRPr="009F1B7D" w:rsidDel="00CC3011">
                <w:delText>&lt;xs:element name</w:delText>
              </w:r>
              <w:r w:rsidDel="00CC3011">
                <w:delText>=”nvgre-tunnel”</w:delText>
              </w:r>
            </w:del>
          </w:p>
          <w:p w14:paraId="7640AB35" w14:textId="3691B51C" w:rsidR="00C25ABA" w:rsidDel="00CC3011" w:rsidRDefault="00C25ABA" w:rsidP="00C25ABA">
            <w:pPr>
              <w:pStyle w:val="XML9"/>
              <w:rPr>
                <w:del w:id="13008" w:author="Thomas Dietz" w:date="2012-08-13T14:09:00Z"/>
              </w:rPr>
            </w:pPr>
            <w:del w:id="13009" w:author="Thomas Dietz" w:date="2012-08-13T14:09:00Z">
              <w:r w:rsidDel="00CC3011">
                <w:delText>type="OFNVGRETunnelType</w:delText>
              </w:r>
              <w:r w:rsidRPr="009F1B7D" w:rsidDel="00CC3011">
                <w:delText>"/&gt;</w:delText>
              </w:r>
            </w:del>
          </w:p>
          <w:p w14:paraId="29F50B37" w14:textId="6A633EC4" w:rsidR="00C25ABA" w:rsidRPr="009F1B7D" w:rsidDel="00CC3011" w:rsidRDefault="00C25ABA" w:rsidP="00834D0A">
            <w:pPr>
              <w:pStyle w:val="XML5"/>
              <w:rPr>
                <w:del w:id="13010" w:author="Thomas Dietz" w:date="2012-08-13T14:09:00Z"/>
              </w:rPr>
            </w:pPr>
            <w:del w:id="13011" w:author="Thomas Dietz" w:date="2012-08-13T14:09:00Z">
              <w:r w:rsidRPr="009F1B7D" w:rsidDel="00CC3011">
                <w:delText>&lt;/xs:</w:delText>
              </w:r>
              <w:r w:rsidDel="00CC3011">
                <w:delText>choice</w:delText>
              </w:r>
              <w:r w:rsidRPr="009F1B7D" w:rsidDel="00CC3011">
                <w:delText>&gt;</w:delText>
              </w:r>
            </w:del>
          </w:p>
          <w:p w14:paraId="3545BC46" w14:textId="7C6BDCB6" w:rsidR="00B7089E" w:rsidRPr="009F1B7D" w:rsidDel="00CC3011" w:rsidRDefault="00B7089E" w:rsidP="00011096">
            <w:pPr>
              <w:pStyle w:val="XML4"/>
              <w:rPr>
                <w:del w:id="13012" w:author="Thomas Dietz" w:date="2012-08-13T14:09:00Z"/>
              </w:rPr>
            </w:pPr>
            <w:del w:id="13013" w:author="Thomas Dietz" w:date="2012-08-13T14:09:00Z">
              <w:r w:rsidRPr="009F1B7D" w:rsidDel="00CC3011">
                <w:delText>&lt;/xs:sequence&gt;</w:delText>
              </w:r>
            </w:del>
          </w:p>
          <w:p w14:paraId="4F549781" w14:textId="50FF2774" w:rsidR="00B7089E" w:rsidRPr="009F1B7D" w:rsidDel="00CC3011" w:rsidRDefault="00B7089E" w:rsidP="00011096">
            <w:pPr>
              <w:pStyle w:val="XML3"/>
              <w:rPr>
                <w:del w:id="13014" w:author="Thomas Dietz" w:date="2012-08-13T14:09:00Z"/>
              </w:rPr>
            </w:pPr>
            <w:del w:id="13015" w:author="Thomas Dietz" w:date="2012-08-13T14:09:00Z">
              <w:r w:rsidRPr="009F1B7D" w:rsidDel="00CC3011">
                <w:delText>&lt;/xs:extension&gt;</w:delText>
              </w:r>
            </w:del>
          </w:p>
          <w:p w14:paraId="7B45140A" w14:textId="67997836" w:rsidR="00B7089E" w:rsidRPr="009F1B7D" w:rsidDel="00CC3011" w:rsidRDefault="00B7089E" w:rsidP="00011096">
            <w:pPr>
              <w:pStyle w:val="XML2"/>
              <w:rPr>
                <w:del w:id="13016" w:author="Thomas Dietz" w:date="2012-08-13T14:09:00Z"/>
              </w:rPr>
            </w:pPr>
            <w:del w:id="13017" w:author="Thomas Dietz" w:date="2012-08-13T14:09:00Z">
              <w:r w:rsidRPr="009F1B7D" w:rsidDel="00CC3011">
                <w:delText>&lt;/xs:complexContent&gt;</w:delText>
              </w:r>
            </w:del>
          </w:p>
          <w:p w14:paraId="241EBE38" w14:textId="05A59F1D" w:rsidR="00B7089E" w:rsidRPr="009F1B7D" w:rsidDel="00CC3011" w:rsidRDefault="00B7089E" w:rsidP="00011096">
            <w:pPr>
              <w:pStyle w:val="XML1"/>
              <w:rPr>
                <w:del w:id="13018" w:author="Thomas Dietz" w:date="2012-08-13T14:09:00Z"/>
              </w:rPr>
            </w:pPr>
            <w:del w:id="13019" w:author="Thomas Dietz" w:date="2012-08-13T14:09:00Z">
              <w:r w:rsidRPr="009F1B7D" w:rsidDel="00CC3011">
                <w:delText>&lt;/xs:complexType&gt;</w:delText>
              </w:r>
            </w:del>
          </w:p>
          <w:p w14:paraId="4A74241D" w14:textId="3DD5D9CD" w:rsidR="00B7089E" w:rsidRPr="009F1B7D" w:rsidDel="00CC3011" w:rsidRDefault="00B7089E" w:rsidP="00011096">
            <w:pPr>
              <w:pStyle w:val="XML1"/>
              <w:rPr>
                <w:del w:id="13020" w:author="Thomas Dietz" w:date="2012-08-13T14:09:00Z"/>
              </w:rPr>
            </w:pPr>
          </w:p>
          <w:p w14:paraId="649A4818" w14:textId="4661DD7C" w:rsidR="00B7089E" w:rsidRPr="009F1B7D" w:rsidDel="00CC3011" w:rsidRDefault="00B7089E" w:rsidP="00011096">
            <w:pPr>
              <w:pStyle w:val="XML1"/>
              <w:rPr>
                <w:del w:id="13021" w:author="Thomas Dietz" w:date="2012-08-13T14:09:00Z"/>
              </w:rPr>
            </w:pPr>
            <w:del w:id="13022" w:author="Thomas Dietz" w:date="2012-08-13T14:09:00Z">
              <w:r w:rsidRPr="009F1B7D" w:rsidDel="00CC3011">
                <w:delText>&lt;xs:complexType name="OFPortFeatureMasterList"&gt;</w:delText>
              </w:r>
            </w:del>
          </w:p>
          <w:p w14:paraId="0DCCBF93" w14:textId="337ABBDC" w:rsidR="00B7089E" w:rsidRPr="009F1B7D" w:rsidDel="00CC3011" w:rsidRDefault="00B7089E" w:rsidP="00011096">
            <w:pPr>
              <w:pStyle w:val="XML2"/>
              <w:rPr>
                <w:del w:id="13023" w:author="Thomas Dietz" w:date="2012-08-13T14:09:00Z"/>
              </w:rPr>
            </w:pPr>
            <w:del w:id="13024" w:author="Thomas Dietz" w:date="2012-08-13T14:09:00Z">
              <w:r w:rsidRPr="009F1B7D" w:rsidDel="00CC3011">
                <w:delText>&lt;xs:sequence&gt;</w:delText>
              </w:r>
            </w:del>
          </w:p>
          <w:p w14:paraId="02DE31BD" w14:textId="0685AA49" w:rsidR="00B7089E" w:rsidRPr="009F1B7D" w:rsidDel="00CC3011" w:rsidRDefault="00B7089E" w:rsidP="00011096">
            <w:pPr>
              <w:pStyle w:val="XML3"/>
              <w:rPr>
                <w:del w:id="13025" w:author="Thomas Dietz" w:date="2012-08-13T14:09:00Z"/>
              </w:rPr>
            </w:pPr>
            <w:del w:id="13026" w:author="Thomas Dietz" w:date="2012-08-13T14:09:00Z">
              <w:r w:rsidRPr="009F1B7D" w:rsidDel="00CC3011">
                <w:delText xml:space="preserve">&lt;xs:element name="current" </w:delText>
              </w:r>
            </w:del>
          </w:p>
          <w:p w14:paraId="2126D024" w14:textId="50E2714F" w:rsidR="00B7089E" w:rsidRPr="009F1B7D" w:rsidDel="00CC3011" w:rsidRDefault="00B7089E" w:rsidP="00011096">
            <w:pPr>
              <w:pStyle w:val="XML9"/>
              <w:rPr>
                <w:del w:id="13027" w:author="Thomas Dietz" w:date="2012-08-13T14:09:00Z"/>
              </w:rPr>
            </w:pPr>
            <w:del w:id="13028" w:author="Thomas Dietz" w:date="2012-08-13T14:09:00Z">
              <w:r w:rsidRPr="009F1B7D" w:rsidDel="00CC3011">
                <w:delText>type="OFPortCurrentFeatureListType"/&gt;</w:delText>
              </w:r>
            </w:del>
          </w:p>
          <w:p w14:paraId="690BBC8F" w14:textId="1A21C5C8" w:rsidR="00B7089E" w:rsidRPr="009F1B7D" w:rsidDel="00CC3011" w:rsidRDefault="00B7089E" w:rsidP="00011096">
            <w:pPr>
              <w:pStyle w:val="XML3"/>
              <w:rPr>
                <w:del w:id="13029" w:author="Thomas Dietz" w:date="2012-08-13T14:09:00Z"/>
              </w:rPr>
            </w:pPr>
            <w:del w:id="13030" w:author="Thomas Dietz" w:date="2012-08-13T14:09:00Z">
              <w:r w:rsidRPr="009F1B7D" w:rsidDel="00CC3011">
                <w:delText xml:space="preserve">&lt;xs:element name="advertised" </w:delText>
              </w:r>
            </w:del>
          </w:p>
          <w:p w14:paraId="024DB5BC" w14:textId="1CAD5A95" w:rsidR="00B7089E" w:rsidRPr="009F1B7D" w:rsidDel="00CC3011" w:rsidRDefault="00B7089E" w:rsidP="00011096">
            <w:pPr>
              <w:pStyle w:val="XML9"/>
              <w:rPr>
                <w:del w:id="13031" w:author="Thomas Dietz" w:date="2012-08-13T14:09:00Z"/>
              </w:rPr>
            </w:pPr>
            <w:del w:id="13032" w:author="Thomas Dietz" w:date="2012-08-13T14:09:00Z">
              <w:r w:rsidRPr="009F1B7D" w:rsidDel="00CC3011">
                <w:delText>type="OFPortOtherFeatureListType"/&gt;</w:delText>
              </w:r>
            </w:del>
          </w:p>
          <w:p w14:paraId="7A41A378" w14:textId="4178C033" w:rsidR="00B7089E" w:rsidRPr="009F1B7D" w:rsidDel="00CC3011" w:rsidRDefault="00B7089E" w:rsidP="00011096">
            <w:pPr>
              <w:pStyle w:val="XML3"/>
              <w:rPr>
                <w:del w:id="13033" w:author="Thomas Dietz" w:date="2012-08-13T14:09:00Z"/>
              </w:rPr>
            </w:pPr>
            <w:del w:id="13034" w:author="Thomas Dietz" w:date="2012-08-13T14:09:00Z">
              <w:r w:rsidRPr="009F1B7D" w:rsidDel="00CC3011">
                <w:delText xml:space="preserve">&lt;xs:element name="supported" </w:delText>
              </w:r>
            </w:del>
          </w:p>
          <w:p w14:paraId="432918F3" w14:textId="50723599" w:rsidR="00B7089E" w:rsidRPr="009F1B7D" w:rsidDel="00CC3011" w:rsidRDefault="00B7089E" w:rsidP="00011096">
            <w:pPr>
              <w:pStyle w:val="XML9"/>
              <w:rPr>
                <w:del w:id="13035" w:author="Thomas Dietz" w:date="2012-08-13T14:09:00Z"/>
              </w:rPr>
            </w:pPr>
            <w:del w:id="13036" w:author="Thomas Dietz" w:date="2012-08-13T14:09:00Z">
              <w:r w:rsidRPr="009F1B7D" w:rsidDel="00CC3011">
                <w:delText>type="OFPortOtherFeatureListType"/&gt;</w:delText>
              </w:r>
            </w:del>
          </w:p>
          <w:p w14:paraId="1AAEF17B" w14:textId="4F868578" w:rsidR="00B7089E" w:rsidRPr="009F1B7D" w:rsidDel="00CC3011" w:rsidRDefault="00B7089E" w:rsidP="00011096">
            <w:pPr>
              <w:pStyle w:val="XML3"/>
              <w:rPr>
                <w:del w:id="13037" w:author="Thomas Dietz" w:date="2012-08-13T14:09:00Z"/>
              </w:rPr>
            </w:pPr>
            <w:del w:id="13038" w:author="Thomas Dietz" w:date="2012-08-13T14:09:00Z">
              <w:r w:rsidRPr="009F1B7D" w:rsidDel="00CC3011">
                <w:delText>&lt;xs:element name="advertised-peer"</w:delText>
              </w:r>
            </w:del>
          </w:p>
          <w:p w14:paraId="4472AEEF" w14:textId="76BB3BB6" w:rsidR="00B7089E" w:rsidRPr="009F1B7D" w:rsidDel="00CC3011" w:rsidRDefault="00B7089E" w:rsidP="00011096">
            <w:pPr>
              <w:pStyle w:val="XML9"/>
              <w:rPr>
                <w:del w:id="13039" w:author="Thomas Dietz" w:date="2012-08-13T14:09:00Z"/>
              </w:rPr>
            </w:pPr>
            <w:del w:id="13040" w:author="Thomas Dietz" w:date="2012-08-13T14:09:00Z">
              <w:r w:rsidRPr="009F1B7D" w:rsidDel="00CC3011">
                <w:delText>type="OFPortOtherFeatureListType"/&gt;</w:delText>
              </w:r>
            </w:del>
          </w:p>
          <w:p w14:paraId="7EADE9F3" w14:textId="07EE9D45" w:rsidR="00B7089E" w:rsidRPr="009F1B7D" w:rsidDel="00CC3011" w:rsidRDefault="00B7089E" w:rsidP="00011096">
            <w:pPr>
              <w:pStyle w:val="XML2"/>
              <w:rPr>
                <w:del w:id="13041" w:author="Thomas Dietz" w:date="2012-08-13T14:09:00Z"/>
              </w:rPr>
            </w:pPr>
            <w:del w:id="13042" w:author="Thomas Dietz" w:date="2012-08-13T14:09:00Z">
              <w:r w:rsidRPr="009F1B7D" w:rsidDel="00CC3011">
                <w:delText>&lt;/xs:sequence&gt;</w:delText>
              </w:r>
            </w:del>
          </w:p>
          <w:p w14:paraId="70F51B64" w14:textId="681425F9" w:rsidR="00B7089E" w:rsidRPr="009F1B7D" w:rsidDel="00CC3011" w:rsidRDefault="00B7089E" w:rsidP="00011096">
            <w:pPr>
              <w:pStyle w:val="XML1"/>
              <w:rPr>
                <w:del w:id="13043" w:author="Thomas Dietz" w:date="2012-08-13T14:09:00Z"/>
              </w:rPr>
            </w:pPr>
            <w:del w:id="13044" w:author="Thomas Dietz" w:date="2012-08-13T14:09:00Z">
              <w:r w:rsidRPr="009F1B7D" w:rsidDel="00CC3011">
                <w:delText>&lt;/xs:complexType&gt;</w:delText>
              </w:r>
            </w:del>
          </w:p>
          <w:p w14:paraId="0628BEF2" w14:textId="6801AD5A" w:rsidR="00B7089E" w:rsidRPr="009F1B7D" w:rsidDel="00CC3011" w:rsidRDefault="00B7089E" w:rsidP="00011096">
            <w:pPr>
              <w:pStyle w:val="XML1"/>
              <w:rPr>
                <w:del w:id="13045" w:author="Thomas Dietz" w:date="2012-08-13T14:09:00Z"/>
              </w:rPr>
            </w:pPr>
          </w:p>
          <w:p w14:paraId="643207E1" w14:textId="2364451E" w:rsidR="00B7089E" w:rsidRPr="009F1B7D" w:rsidDel="00CC3011" w:rsidRDefault="00B7089E" w:rsidP="00011096">
            <w:pPr>
              <w:pStyle w:val="XML1"/>
              <w:rPr>
                <w:del w:id="13046" w:author="Thomas Dietz" w:date="2012-08-13T14:09:00Z"/>
              </w:rPr>
            </w:pPr>
            <w:del w:id="13047" w:author="Thomas Dietz" w:date="2012-08-13T14:09:00Z">
              <w:r w:rsidRPr="009F1B7D" w:rsidDel="00CC3011">
                <w:delText>&lt;xs:complexType name="OFPortConfigurationType"&gt;</w:delText>
              </w:r>
            </w:del>
          </w:p>
          <w:p w14:paraId="6E6524E4" w14:textId="58BC4732" w:rsidR="00B7089E" w:rsidRPr="009F1B7D" w:rsidDel="00CC3011" w:rsidRDefault="00B7089E" w:rsidP="00011096">
            <w:pPr>
              <w:pStyle w:val="XML2"/>
              <w:rPr>
                <w:del w:id="13048" w:author="Thomas Dietz" w:date="2012-08-13T14:09:00Z"/>
              </w:rPr>
            </w:pPr>
            <w:del w:id="13049" w:author="Thomas Dietz" w:date="2012-08-13T14:09:00Z">
              <w:r w:rsidRPr="009F1B7D" w:rsidDel="00CC3011">
                <w:delText>&lt;xs:sequence&gt;</w:delText>
              </w:r>
            </w:del>
          </w:p>
          <w:p w14:paraId="39453D15" w14:textId="4A0424F3" w:rsidR="00B7089E" w:rsidRPr="009F1B7D" w:rsidDel="00CC3011" w:rsidRDefault="00B7089E" w:rsidP="00011096">
            <w:pPr>
              <w:pStyle w:val="XML3"/>
              <w:rPr>
                <w:del w:id="13050" w:author="Thomas Dietz" w:date="2012-08-13T14:09:00Z"/>
              </w:rPr>
            </w:pPr>
            <w:del w:id="13051" w:author="Thomas Dietz" w:date="2012-08-13T14:09:00Z">
              <w:r w:rsidRPr="009F1B7D" w:rsidDel="00CC3011">
                <w:delText xml:space="preserve">&lt;xs:element name="admin-state" </w:delText>
              </w:r>
            </w:del>
          </w:p>
          <w:p w14:paraId="30452B04" w14:textId="1C0A6BAD" w:rsidR="00B7089E" w:rsidRPr="009F1B7D" w:rsidDel="00CC3011" w:rsidRDefault="00B7089E" w:rsidP="00011096">
            <w:pPr>
              <w:pStyle w:val="XML9"/>
              <w:rPr>
                <w:del w:id="13052" w:author="Thomas Dietz" w:date="2012-08-13T14:09:00Z"/>
              </w:rPr>
            </w:pPr>
            <w:del w:id="13053" w:author="Thomas Dietz" w:date="2012-08-13T14:09:00Z">
              <w:r w:rsidRPr="009F1B7D" w:rsidDel="00CC3011">
                <w:delText>type="OFPortStateOptionsType"/&gt;</w:delText>
              </w:r>
            </w:del>
          </w:p>
          <w:p w14:paraId="689010DE" w14:textId="56D186D1" w:rsidR="00B7089E" w:rsidRPr="009F1B7D" w:rsidDel="00CC3011" w:rsidRDefault="00B7089E" w:rsidP="00011096">
            <w:pPr>
              <w:pStyle w:val="XML3"/>
              <w:rPr>
                <w:del w:id="13054" w:author="Thomas Dietz" w:date="2012-08-13T14:09:00Z"/>
              </w:rPr>
            </w:pPr>
            <w:del w:id="13055" w:author="Thomas Dietz" w:date="2012-08-13T14:09:00Z">
              <w:r w:rsidRPr="009F1B7D" w:rsidDel="00CC3011">
                <w:delText xml:space="preserve">&lt;xs:element name="no-receive" </w:delText>
              </w:r>
            </w:del>
          </w:p>
          <w:p w14:paraId="79E3FB5F" w14:textId="3F2DD7E4" w:rsidR="00B7089E" w:rsidRPr="009F1B7D" w:rsidDel="00CC3011" w:rsidRDefault="00B7089E" w:rsidP="00011096">
            <w:pPr>
              <w:pStyle w:val="XML9"/>
              <w:rPr>
                <w:del w:id="13056" w:author="Thomas Dietz" w:date="2012-08-13T14:09:00Z"/>
              </w:rPr>
            </w:pPr>
            <w:del w:id="13057" w:author="Thomas Dietz" w:date="2012-08-13T14:09:00Z">
              <w:r w:rsidRPr="009F1B7D" w:rsidDel="00CC3011">
                <w:delText>type="xs:boolean"/&gt;</w:delText>
              </w:r>
            </w:del>
          </w:p>
          <w:p w14:paraId="3A2F6CD7" w14:textId="52F5E47F" w:rsidR="00B7089E" w:rsidRPr="009F1B7D" w:rsidDel="00CC3011" w:rsidRDefault="00B7089E" w:rsidP="00011096">
            <w:pPr>
              <w:pStyle w:val="XML3"/>
              <w:rPr>
                <w:del w:id="13058" w:author="Thomas Dietz" w:date="2012-08-13T14:09:00Z"/>
              </w:rPr>
            </w:pPr>
            <w:del w:id="13059" w:author="Thomas Dietz" w:date="2012-08-13T14:09:00Z">
              <w:r w:rsidRPr="009F1B7D" w:rsidDel="00CC3011">
                <w:delText xml:space="preserve">&lt;xs:element name="no-forward" </w:delText>
              </w:r>
            </w:del>
          </w:p>
          <w:p w14:paraId="486F3B5D" w14:textId="3E4BC75C" w:rsidR="00B7089E" w:rsidRPr="009F1B7D" w:rsidDel="00CC3011" w:rsidRDefault="00B7089E" w:rsidP="00011096">
            <w:pPr>
              <w:pStyle w:val="XML9"/>
              <w:rPr>
                <w:del w:id="13060" w:author="Thomas Dietz" w:date="2012-08-13T14:09:00Z"/>
              </w:rPr>
            </w:pPr>
            <w:del w:id="13061" w:author="Thomas Dietz" w:date="2012-08-13T14:09:00Z">
              <w:r w:rsidRPr="009F1B7D" w:rsidDel="00CC3011">
                <w:delText>type="xs:boolean"/&gt;</w:delText>
              </w:r>
            </w:del>
          </w:p>
          <w:p w14:paraId="6E452EA8" w14:textId="7C2BEB7C" w:rsidR="00B7089E" w:rsidRPr="009F1B7D" w:rsidDel="00CC3011" w:rsidRDefault="00B7089E" w:rsidP="00011096">
            <w:pPr>
              <w:pStyle w:val="XML3"/>
              <w:rPr>
                <w:del w:id="13062" w:author="Thomas Dietz" w:date="2012-08-13T14:09:00Z"/>
              </w:rPr>
            </w:pPr>
            <w:del w:id="13063" w:author="Thomas Dietz" w:date="2012-08-13T14:09:00Z">
              <w:r w:rsidRPr="009F1B7D" w:rsidDel="00CC3011">
                <w:delText xml:space="preserve">&lt;xs:element name="no-packet-in" </w:delText>
              </w:r>
            </w:del>
          </w:p>
          <w:p w14:paraId="6F1BD4FF" w14:textId="3BF5F6CC" w:rsidR="00B7089E" w:rsidRPr="009F1B7D" w:rsidDel="00CC3011" w:rsidRDefault="00B7089E" w:rsidP="00011096">
            <w:pPr>
              <w:pStyle w:val="XML9"/>
              <w:rPr>
                <w:del w:id="13064" w:author="Thomas Dietz" w:date="2012-08-13T14:09:00Z"/>
              </w:rPr>
            </w:pPr>
            <w:del w:id="13065" w:author="Thomas Dietz" w:date="2012-08-13T14:09:00Z">
              <w:r w:rsidRPr="009F1B7D" w:rsidDel="00CC3011">
                <w:delText>type="xs:boolean"/&gt;</w:delText>
              </w:r>
            </w:del>
          </w:p>
          <w:p w14:paraId="19C71F1E" w14:textId="6609C899" w:rsidR="00B7089E" w:rsidRPr="009F1B7D" w:rsidDel="00CC3011" w:rsidRDefault="00B7089E" w:rsidP="00011096">
            <w:pPr>
              <w:pStyle w:val="XML2"/>
              <w:rPr>
                <w:del w:id="13066" w:author="Thomas Dietz" w:date="2012-08-13T14:09:00Z"/>
              </w:rPr>
            </w:pPr>
            <w:del w:id="13067" w:author="Thomas Dietz" w:date="2012-08-13T14:09:00Z">
              <w:r w:rsidRPr="009F1B7D" w:rsidDel="00CC3011">
                <w:delText>&lt;/xs:sequence&gt;</w:delText>
              </w:r>
            </w:del>
          </w:p>
          <w:p w14:paraId="07018BB5" w14:textId="20618348" w:rsidR="00B7089E" w:rsidRPr="009F1B7D" w:rsidDel="00CC3011" w:rsidRDefault="00B7089E" w:rsidP="00011096">
            <w:pPr>
              <w:pStyle w:val="XML1"/>
              <w:rPr>
                <w:del w:id="13068" w:author="Thomas Dietz" w:date="2012-08-13T14:09:00Z"/>
              </w:rPr>
            </w:pPr>
            <w:del w:id="13069" w:author="Thomas Dietz" w:date="2012-08-13T14:09:00Z">
              <w:r w:rsidRPr="009F1B7D" w:rsidDel="00CC3011">
                <w:delText>&lt;/xs:complexType&gt;</w:delText>
              </w:r>
            </w:del>
          </w:p>
          <w:p w14:paraId="61594F02" w14:textId="57F611A2" w:rsidR="00B7089E" w:rsidRPr="009F1B7D" w:rsidDel="00CC3011" w:rsidRDefault="00B7089E" w:rsidP="00011096">
            <w:pPr>
              <w:pStyle w:val="XML1"/>
              <w:rPr>
                <w:del w:id="13070" w:author="Thomas Dietz" w:date="2012-08-13T14:09:00Z"/>
              </w:rPr>
            </w:pPr>
          </w:p>
          <w:p w14:paraId="3A38D8AB" w14:textId="160F61B3" w:rsidR="00B7089E" w:rsidRPr="009F1B7D" w:rsidDel="00CC3011" w:rsidRDefault="00B7089E" w:rsidP="00011096">
            <w:pPr>
              <w:pStyle w:val="XML1"/>
              <w:rPr>
                <w:del w:id="13071" w:author="Thomas Dietz" w:date="2012-08-13T14:09:00Z"/>
              </w:rPr>
            </w:pPr>
            <w:del w:id="13072" w:author="Thomas Dietz" w:date="2012-08-13T14:09:00Z">
              <w:r w:rsidRPr="009F1B7D" w:rsidDel="00CC3011">
                <w:delText>&lt;xs:complexTypename="OFPortStateType"&gt;</w:delText>
              </w:r>
            </w:del>
          </w:p>
          <w:p w14:paraId="31DCE2E7" w14:textId="6723CE71" w:rsidR="00B7089E" w:rsidRPr="009F1B7D" w:rsidDel="00CC3011" w:rsidRDefault="00B7089E" w:rsidP="00011096">
            <w:pPr>
              <w:pStyle w:val="XML2"/>
              <w:rPr>
                <w:del w:id="13073" w:author="Thomas Dietz" w:date="2012-08-13T14:09:00Z"/>
              </w:rPr>
            </w:pPr>
            <w:del w:id="13074" w:author="Thomas Dietz" w:date="2012-08-13T14:09:00Z">
              <w:r w:rsidRPr="009F1B7D" w:rsidDel="00CC3011">
                <w:delText>&lt;xs:sequence&gt;</w:delText>
              </w:r>
            </w:del>
          </w:p>
          <w:p w14:paraId="01F9760A" w14:textId="63B3AAA7" w:rsidR="00B7089E" w:rsidRPr="009F1B7D" w:rsidDel="00CC3011" w:rsidRDefault="00B7089E" w:rsidP="00011096">
            <w:pPr>
              <w:pStyle w:val="XML3"/>
              <w:rPr>
                <w:del w:id="13075" w:author="Thomas Dietz" w:date="2012-08-13T14:09:00Z"/>
              </w:rPr>
            </w:pPr>
            <w:del w:id="13076" w:author="Thomas Dietz" w:date="2012-08-13T14:09:00Z">
              <w:r w:rsidRPr="009F1B7D" w:rsidDel="00CC3011">
                <w:delText xml:space="preserve">&lt;xs:element name="oper-state" </w:delText>
              </w:r>
            </w:del>
          </w:p>
          <w:p w14:paraId="5A3200FF" w14:textId="7EA6AE31" w:rsidR="00B7089E" w:rsidRPr="009F1B7D" w:rsidDel="00CC3011" w:rsidRDefault="00B7089E" w:rsidP="00011096">
            <w:pPr>
              <w:pStyle w:val="XML9"/>
              <w:rPr>
                <w:del w:id="13077" w:author="Thomas Dietz" w:date="2012-08-13T14:09:00Z"/>
              </w:rPr>
            </w:pPr>
            <w:del w:id="13078" w:author="Thomas Dietz" w:date="2012-08-13T14:09:00Z">
              <w:r w:rsidRPr="009F1B7D" w:rsidDel="00CC3011">
                <w:delText>type="OFPortStateOptionsType"/&gt;</w:delText>
              </w:r>
            </w:del>
          </w:p>
          <w:p w14:paraId="4B5D2CA7" w14:textId="488AA5E3" w:rsidR="00B7089E" w:rsidRPr="009F1B7D" w:rsidDel="00CC3011" w:rsidRDefault="00B7089E" w:rsidP="00011096">
            <w:pPr>
              <w:pStyle w:val="XML4"/>
              <w:rPr>
                <w:del w:id="13079" w:author="Thomas Dietz" w:date="2012-08-13T14:09:00Z"/>
              </w:rPr>
            </w:pPr>
            <w:del w:id="13080" w:author="Thomas Dietz" w:date="2012-08-13T14:09:00Z">
              <w:r w:rsidRPr="009F1B7D" w:rsidDel="00CC3011">
                <w:delText xml:space="preserve">&lt;xs:element name="blocked" </w:delText>
              </w:r>
            </w:del>
          </w:p>
          <w:p w14:paraId="5086D05E" w14:textId="0A0AD7C6" w:rsidR="00B7089E" w:rsidRPr="009F1B7D" w:rsidDel="00CC3011" w:rsidRDefault="00B7089E" w:rsidP="00011096">
            <w:pPr>
              <w:pStyle w:val="XML9"/>
              <w:rPr>
                <w:del w:id="13081" w:author="Thomas Dietz" w:date="2012-08-13T14:09:00Z"/>
              </w:rPr>
            </w:pPr>
            <w:del w:id="13082" w:author="Thomas Dietz" w:date="2012-08-13T14:09:00Z">
              <w:r w:rsidRPr="009F1B7D" w:rsidDel="00CC3011">
                <w:delText>type="xs:boolean"/&gt;</w:delText>
              </w:r>
            </w:del>
          </w:p>
          <w:p w14:paraId="5EF48DD9" w14:textId="5D048664" w:rsidR="00B7089E" w:rsidRPr="009F1B7D" w:rsidDel="00CC3011" w:rsidRDefault="00B7089E" w:rsidP="00011096">
            <w:pPr>
              <w:pStyle w:val="XML4"/>
              <w:rPr>
                <w:del w:id="13083" w:author="Thomas Dietz" w:date="2012-08-13T14:09:00Z"/>
              </w:rPr>
            </w:pPr>
            <w:del w:id="13084" w:author="Thomas Dietz" w:date="2012-08-13T14:09:00Z">
              <w:r w:rsidRPr="009F1B7D" w:rsidDel="00CC3011">
                <w:delText xml:space="preserve">&lt;xs:element name="live" </w:delText>
              </w:r>
            </w:del>
          </w:p>
          <w:p w14:paraId="66F2A6A8" w14:textId="11A4A4C4" w:rsidR="00B7089E" w:rsidRPr="009F1B7D" w:rsidDel="00CC3011" w:rsidRDefault="00B7089E" w:rsidP="00011096">
            <w:pPr>
              <w:pStyle w:val="XML9"/>
              <w:rPr>
                <w:del w:id="13085" w:author="Thomas Dietz" w:date="2012-08-13T14:09:00Z"/>
              </w:rPr>
            </w:pPr>
            <w:del w:id="13086" w:author="Thomas Dietz" w:date="2012-08-13T14:09:00Z">
              <w:r w:rsidRPr="009F1B7D" w:rsidDel="00CC3011">
                <w:delText>type="xs:boolean"/&gt;</w:delText>
              </w:r>
            </w:del>
          </w:p>
          <w:p w14:paraId="05F0594B" w14:textId="74519F09" w:rsidR="00B7089E" w:rsidRPr="009F1B7D" w:rsidDel="00CC3011" w:rsidRDefault="00B7089E" w:rsidP="00011096">
            <w:pPr>
              <w:pStyle w:val="XML2"/>
              <w:rPr>
                <w:del w:id="13087" w:author="Thomas Dietz" w:date="2012-08-13T14:09:00Z"/>
              </w:rPr>
            </w:pPr>
            <w:del w:id="13088" w:author="Thomas Dietz" w:date="2012-08-13T14:09:00Z">
              <w:r w:rsidRPr="009F1B7D" w:rsidDel="00CC3011">
                <w:delText>&lt;/xs:sequence&gt;</w:delText>
              </w:r>
            </w:del>
          </w:p>
          <w:p w14:paraId="709E590D" w14:textId="7A4F0012" w:rsidR="00B7089E" w:rsidRPr="009F1B7D" w:rsidDel="00CC3011" w:rsidRDefault="00B7089E" w:rsidP="00011096">
            <w:pPr>
              <w:pStyle w:val="XML1"/>
              <w:rPr>
                <w:del w:id="13089" w:author="Thomas Dietz" w:date="2012-08-13T14:09:00Z"/>
              </w:rPr>
            </w:pPr>
            <w:del w:id="13090" w:author="Thomas Dietz" w:date="2012-08-13T14:09:00Z">
              <w:r w:rsidRPr="009F1B7D" w:rsidDel="00CC3011">
                <w:delText>&lt;/xs:complexType&gt;</w:delText>
              </w:r>
            </w:del>
          </w:p>
          <w:p w14:paraId="05CB3A84" w14:textId="43C2B0A5" w:rsidR="00B7089E" w:rsidRPr="009F1B7D" w:rsidDel="00CC3011" w:rsidRDefault="00B7089E" w:rsidP="00011096">
            <w:pPr>
              <w:pStyle w:val="XML1"/>
              <w:rPr>
                <w:del w:id="13091" w:author="Thomas Dietz" w:date="2012-08-13T14:09:00Z"/>
              </w:rPr>
            </w:pPr>
          </w:p>
          <w:p w14:paraId="609097EB" w14:textId="1EFF7865" w:rsidR="00B7089E" w:rsidRPr="009F1B7D" w:rsidDel="00CC3011" w:rsidRDefault="00B7089E" w:rsidP="00011096">
            <w:pPr>
              <w:pStyle w:val="XML1"/>
              <w:rPr>
                <w:del w:id="13092" w:author="Thomas Dietz" w:date="2012-08-13T14:09:00Z"/>
              </w:rPr>
            </w:pPr>
            <w:del w:id="13093" w:author="Thomas Dietz" w:date="2012-08-13T14:09:00Z">
              <w:r w:rsidRPr="009F1B7D" w:rsidDel="00CC3011">
                <w:delText>&lt;xs:simpleType name="OFPortStateOptionsType"&gt;</w:delText>
              </w:r>
            </w:del>
          </w:p>
          <w:p w14:paraId="2620F487" w14:textId="49BA74FC" w:rsidR="00B7089E" w:rsidRPr="009F1B7D" w:rsidDel="00CC3011" w:rsidRDefault="00B7089E" w:rsidP="00011096">
            <w:pPr>
              <w:pStyle w:val="XML2"/>
              <w:rPr>
                <w:del w:id="13094" w:author="Thomas Dietz" w:date="2012-08-13T14:09:00Z"/>
              </w:rPr>
            </w:pPr>
            <w:del w:id="13095" w:author="Thomas Dietz" w:date="2012-08-13T14:09:00Z">
              <w:r w:rsidRPr="009F1B7D" w:rsidDel="00CC3011">
                <w:delText>&lt;xs:restriction base="xs:string"&gt;</w:delText>
              </w:r>
            </w:del>
          </w:p>
          <w:p w14:paraId="5951B6EF" w14:textId="1126CD87" w:rsidR="00B7089E" w:rsidRPr="009F1B7D" w:rsidDel="00CC3011" w:rsidRDefault="00B7089E" w:rsidP="00011096">
            <w:pPr>
              <w:pStyle w:val="XML3"/>
              <w:rPr>
                <w:del w:id="13096" w:author="Thomas Dietz" w:date="2012-08-13T14:09:00Z"/>
              </w:rPr>
            </w:pPr>
            <w:del w:id="13097" w:author="Thomas Dietz" w:date="2012-08-13T14:09:00Z">
              <w:r w:rsidRPr="009F1B7D" w:rsidDel="00CC3011">
                <w:delText>&lt;xs:enumeration value="up"/&gt;</w:delText>
              </w:r>
            </w:del>
          </w:p>
          <w:p w14:paraId="2EE3CB23" w14:textId="6A747CE4" w:rsidR="00B7089E" w:rsidRPr="009F1B7D" w:rsidDel="00CC3011" w:rsidRDefault="00B7089E" w:rsidP="00011096">
            <w:pPr>
              <w:pStyle w:val="XML3"/>
              <w:rPr>
                <w:del w:id="13098" w:author="Thomas Dietz" w:date="2012-08-13T14:09:00Z"/>
              </w:rPr>
            </w:pPr>
            <w:del w:id="13099" w:author="Thomas Dietz" w:date="2012-08-13T14:09:00Z">
              <w:r w:rsidRPr="009F1B7D" w:rsidDel="00CC3011">
                <w:delText>&lt;xs:enumeration value="down"/&gt;</w:delText>
              </w:r>
            </w:del>
          </w:p>
          <w:p w14:paraId="73F4CF29" w14:textId="11E81B63" w:rsidR="00B7089E" w:rsidRPr="009F1B7D" w:rsidDel="00CC3011" w:rsidRDefault="00B7089E" w:rsidP="00011096">
            <w:pPr>
              <w:pStyle w:val="XML2"/>
              <w:rPr>
                <w:del w:id="13100" w:author="Thomas Dietz" w:date="2012-08-13T14:09:00Z"/>
              </w:rPr>
            </w:pPr>
            <w:del w:id="13101" w:author="Thomas Dietz" w:date="2012-08-13T14:09:00Z">
              <w:r w:rsidRPr="009F1B7D" w:rsidDel="00CC3011">
                <w:delText>&lt;/xs:restriction&gt;</w:delText>
              </w:r>
            </w:del>
          </w:p>
          <w:p w14:paraId="11BC42BF" w14:textId="106F4F4D" w:rsidR="00B7089E" w:rsidRPr="009F1B7D" w:rsidDel="00CC3011" w:rsidRDefault="00B7089E" w:rsidP="00011096">
            <w:pPr>
              <w:pStyle w:val="XML1"/>
              <w:rPr>
                <w:del w:id="13102" w:author="Thomas Dietz" w:date="2012-08-13T14:09:00Z"/>
              </w:rPr>
            </w:pPr>
            <w:del w:id="13103" w:author="Thomas Dietz" w:date="2012-08-13T14:09:00Z">
              <w:r w:rsidRPr="009F1B7D" w:rsidDel="00CC3011">
                <w:delText>&lt;/xs:simpleType&gt;</w:delText>
              </w:r>
            </w:del>
          </w:p>
          <w:p w14:paraId="7E594DC2" w14:textId="19420881" w:rsidR="00B7089E" w:rsidRPr="009F1B7D" w:rsidDel="00CC3011" w:rsidRDefault="00B7089E" w:rsidP="00011096">
            <w:pPr>
              <w:pStyle w:val="XML1"/>
              <w:rPr>
                <w:del w:id="13104" w:author="Thomas Dietz" w:date="2012-08-13T14:09:00Z"/>
              </w:rPr>
            </w:pPr>
          </w:p>
          <w:p w14:paraId="43090A68" w14:textId="154CF3F0" w:rsidR="00B7089E" w:rsidRPr="009F1B7D" w:rsidDel="00CC3011" w:rsidRDefault="00B7089E" w:rsidP="00011096">
            <w:pPr>
              <w:pStyle w:val="XML1"/>
              <w:rPr>
                <w:del w:id="13105" w:author="Thomas Dietz" w:date="2012-08-13T14:09:00Z"/>
              </w:rPr>
            </w:pPr>
            <w:del w:id="13106" w:author="Thomas Dietz" w:date="2012-08-13T14:09:00Z">
              <w:r w:rsidRPr="009F1B7D" w:rsidDel="00CC3011">
                <w:delText>&lt;xs:complexTypename="OFPortCurrentFeatureListType"&gt;</w:delText>
              </w:r>
            </w:del>
          </w:p>
          <w:p w14:paraId="4CE1063B" w14:textId="44370512" w:rsidR="00B7089E" w:rsidRPr="009F1B7D" w:rsidDel="00CC3011" w:rsidRDefault="00B7089E" w:rsidP="00011096">
            <w:pPr>
              <w:pStyle w:val="XML2"/>
              <w:rPr>
                <w:del w:id="13107" w:author="Thomas Dietz" w:date="2012-08-13T14:09:00Z"/>
              </w:rPr>
            </w:pPr>
            <w:del w:id="13108" w:author="Thomas Dietz" w:date="2012-08-13T14:09:00Z">
              <w:r w:rsidRPr="009F1B7D" w:rsidDel="00CC3011">
                <w:delText>&lt;xs:sequence&gt;</w:delText>
              </w:r>
            </w:del>
          </w:p>
          <w:p w14:paraId="6FB8E617" w14:textId="0DCA56F0" w:rsidR="00B7089E" w:rsidRPr="009F1B7D" w:rsidDel="00CC3011" w:rsidRDefault="00B7089E" w:rsidP="00011096">
            <w:pPr>
              <w:pStyle w:val="XML3"/>
              <w:rPr>
                <w:del w:id="13109" w:author="Thomas Dietz" w:date="2012-08-13T14:09:00Z"/>
              </w:rPr>
            </w:pPr>
            <w:del w:id="13110" w:author="Thomas Dietz" w:date="2012-08-13T14:09:00Z">
              <w:r w:rsidRPr="009F1B7D" w:rsidDel="00CC3011">
                <w:delText xml:space="preserve">&lt;xs:element name="rate" </w:delText>
              </w:r>
            </w:del>
          </w:p>
          <w:p w14:paraId="235FE656" w14:textId="2675EF09" w:rsidR="00B7089E" w:rsidRPr="009F1B7D" w:rsidDel="00CC3011" w:rsidRDefault="00B7089E" w:rsidP="00011096">
            <w:pPr>
              <w:pStyle w:val="XML9"/>
              <w:rPr>
                <w:del w:id="13111" w:author="Thomas Dietz" w:date="2012-08-13T14:09:00Z"/>
              </w:rPr>
            </w:pPr>
            <w:del w:id="13112" w:author="Thomas Dietz" w:date="2012-08-13T14:09:00Z">
              <w:r w:rsidRPr="009F1B7D" w:rsidDel="00CC3011">
                <w:delText>type="OFPortRateType"/&gt;</w:delText>
              </w:r>
            </w:del>
          </w:p>
          <w:p w14:paraId="31142CF6" w14:textId="155FE871" w:rsidR="00B7089E" w:rsidRPr="009F1B7D" w:rsidDel="00CC3011" w:rsidRDefault="00B7089E" w:rsidP="00011096">
            <w:pPr>
              <w:pStyle w:val="XML3"/>
              <w:rPr>
                <w:del w:id="13113" w:author="Thomas Dietz" w:date="2012-08-13T14:09:00Z"/>
              </w:rPr>
            </w:pPr>
            <w:del w:id="13114" w:author="Thomas Dietz" w:date="2012-08-13T14:09:00Z">
              <w:r w:rsidRPr="009F1B7D" w:rsidDel="00CC3011">
                <w:delText xml:space="preserve">&lt;xs:element name="auto-negotiate" </w:delText>
              </w:r>
            </w:del>
          </w:p>
          <w:p w14:paraId="6E0DAA4A" w14:textId="1B64E50F" w:rsidR="00B7089E" w:rsidRPr="009F1B7D" w:rsidDel="00CC3011" w:rsidRDefault="00B7089E" w:rsidP="00011096">
            <w:pPr>
              <w:pStyle w:val="XML9"/>
              <w:rPr>
                <w:del w:id="13115" w:author="Thomas Dietz" w:date="2012-08-13T14:09:00Z"/>
              </w:rPr>
            </w:pPr>
            <w:del w:id="13116" w:author="Thomas Dietz" w:date="2012-08-13T14:09:00Z">
              <w:r w:rsidRPr="009F1B7D" w:rsidDel="00CC3011">
                <w:delText>type="OFPortAutoNegotiateType"/&gt;</w:delText>
              </w:r>
            </w:del>
          </w:p>
          <w:p w14:paraId="1D4AB951" w14:textId="08B43829" w:rsidR="00B7089E" w:rsidRPr="009F1B7D" w:rsidDel="00CC3011" w:rsidRDefault="00B7089E" w:rsidP="00011096">
            <w:pPr>
              <w:pStyle w:val="XML3"/>
              <w:rPr>
                <w:del w:id="13117" w:author="Thomas Dietz" w:date="2012-08-13T14:09:00Z"/>
              </w:rPr>
            </w:pPr>
            <w:del w:id="13118" w:author="Thomas Dietz" w:date="2012-08-13T14:09:00Z">
              <w:r w:rsidRPr="009F1B7D" w:rsidDel="00CC3011">
                <w:delText xml:space="preserve">&lt;xs:element name="medium" </w:delText>
              </w:r>
            </w:del>
          </w:p>
          <w:p w14:paraId="56B42992" w14:textId="66E1696F" w:rsidR="00B7089E" w:rsidRPr="009F1B7D" w:rsidDel="00CC3011" w:rsidRDefault="00B7089E" w:rsidP="00011096">
            <w:pPr>
              <w:pStyle w:val="XML9"/>
              <w:rPr>
                <w:del w:id="13119" w:author="Thomas Dietz" w:date="2012-08-13T14:09:00Z"/>
              </w:rPr>
            </w:pPr>
            <w:del w:id="13120" w:author="Thomas Dietz" w:date="2012-08-13T14:09:00Z">
              <w:r w:rsidRPr="009F1B7D" w:rsidDel="00CC3011">
                <w:delText>type="OFPortMediumType"/&gt;</w:delText>
              </w:r>
            </w:del>
          </w:p>
          <w:p w14:paraId="58ABBB60" w14:textId="7096ADF9" w:rsidR="00B7089E" w:rsidRPr="009F1B7D" w:rsidDel="00CC3011" w:rsidRDefault="00B7089E" w:rsidP="00011096">
            <w:pPr>
              <w:pStyle w:val="XML3"/>
              <w:rPr>
                <w:del w:id="13121" w:author="Thomas Dietz" w:date="2012-08-13T14:09:00Z"/>
              </w:rPr>
            </w:pPr>
            <w:del w:id="13122" w:author="Thomas Dietz" w:date="2012-08-13T14:09:00Z">
              <w:r w:rsidRPr="009F1B7D" w:rsidDel="00CC3011">
                <w:delText xml:space="preserve">&lt;xs:element name="pause" </w:delText>
              </w:r>
            </w:del>
          </w:p>
          <w:p w14:paraId="4F403CF2" w14:textId="5F9D23D0" w:rsidR="00B7089E" w:rsidRPr="009F1B7D" w:rsidDel="00CC3011" w:rsidRDefault="00B7089E" w:rsidP="00011096">
            <w:pPr>
              <w:pStyle w:val="XML9"/>
              <w:rPr>
                <w:del w:id="13123" w:author="Thomas Dietz" w:date="2012-08-13T14:09:00Z"/>
              </w:rPr>
            </w:pPr>
            <w:del w:id="13124" w:author="Thomas Dietz" w:date="2012-08-13T14:09:00Z">
              <w:r w:rsidRPr="009F1B7D" w:rsidDel="00CC3011">
                <w:delText>type="OFPortPauseType" /&gt;</w:delText>
              </w:r>
            </w:del>
          </w:p>
          <w:p w14:paraId="6E6EFF68" w14:textId="2A73D43B" w:rsidR="00B7089E" w:rsidRPr="009F1B7D" w:rsidDel="00CC3011" w:rsidRDefault="00B7089E" w:rsidP="00011096">
            <w:pPr>
              <w:pStyle w:val="XML2"/>
              <w:rPr>
                <w:del w:id="13125" w:author="Thomas Dietz" w:date="2012-08-13T14:09:00Z"/>
              </w:rPr>
            </w:pPr>
            <w:del w:id="13126" w:author="Thomas Dietz" w:date="2012-08-13T14:09:00Z">
              <w:r w:rsidRPr="009F1B7D" w:rsidDel="00CC3011">
                <w:delText>&lt;/xs:sequence&gt;</w:delText>
              </w:r>
            </w:del>
          </w:p>
          <w:p w14:paraId="33491D69" w14:textId="38A1A3F7" w:rsidR="00B7089E" w:rsidRPr="009F1B7D" w:rsidDel="00CC3011" w:rsidRDefault="00B7089E" w:rsidP="00011096">
            <w:pPr>
              <w:pStyle w:val="XML1"/>
              <w:rPr>
                <w:del w:id="13127" w:author="Thomas Dietz" w:date="2012-08-13T14:09:00Z"/>
              </w:rPr>
            </w:pPr>
            <w:del w:id="13128" w:author="Thomas Dietz" w:date="2012-08-13T14:09:00Z">
              <w:r w:rsidRPr="009F1B7D" w:rsidDel="00CC3011">
                <w:delText>&lt;/xs:complexType&gt;</w:delText>
              </w:r>
            </w:del>
          </w:p>
          <w:p w14:paraId="16FA1CE3" w14:textId="2C1C0DFA" w:rsidR="00B7089E" w:rsidRPr="009F1B7D" w:rsidDel="00CC3011" w:rsidRDefault="00B7089E" w:rsidP="00011096">
            <w:pPr>
              <w:pStyle w:val="XML1"/>
              <w:rPr>
                <w:del w:id="13129" w:author="Thomas Dietz" w:date="2012-08-13T14:09:00Z"/>
              </w:rPr>
            </w:pPr>
          </w:p>
          <w:p w14:paraId="1432FED8" w14:textId="4B510217" w:rsidR="00B7089E" w:rsidRPr="009F1B7D" w:rsidDel="00CC3011" w:rsidRDefault="00B7089E" w:rsidP="00011096">
            <w:pPr>
              <w:pStyle w:val="XML1"/>
              <w:rPr>
                <w:del w:id="13130" w:author="Thomas Dietz" w:date="2012-08-13T14:09:00Z"/>
              </w:rPr>
            </w:pPr>
            <w:del w:id="13131" w:author="Thomas Dietz" w:date="2012-08-13T14:09:00Z">
              <w:r w:rsidRPr="009F1B7D" w:rsidDel="00CC3011">
                <w:delText>&lt;xs:complexType name="OFPortOtherFeatureListType"&gt;</w:delText>
              </w:r>
            </w:del>
          </w:p>
          <w:p w14:paraId="036757CC" w14:textId="7DCA1720" w:rsidR="00B7089E" w:rsidRPr="009F1B7D" w:rsidDel="00CC3011" w:rsidRDefault="00B7089E" w:rsidP="00011096">
            <w:pPr>
              <w:pStyle w:val="XML2"/>
              <w:rPr>
                <w:del w:id="13132" w:author="Thomas Dietz" w:date="2012-08-13T14:09:00Z"/>
              </w:rPr>
            </w:pPr>
            <w:del w:id="13133" w:author="Thomas Dietz" w:date="2012-08-13T14:09:00Z">
              <w:r w:rsidRPr="009F1B7D" w:rsidDel="00CC3011">
                <w:delText>&lt;xs:sequence&gt;</w:delText>
              </w:r>
            </w:del>
          </w:p>
          <w:p w14:paraId="2E9FF0D9" w14:textId="4CE6209C" w:rsidR="00B7089E" w:rsidRPr="009F1B7D" w:rsidDel="00CC3011" w:rsidRDefault="00B7089E" w:rsidP="00011096">
            <w:pPr>
              <w:pStyle w:val="XML3"/>
              <w:rPr>
                <w:del w:id="13134" w:author="Thomas Dietz" w:date="2012-08-13T14:09:00Z"/>
              </w:rPr>
            </w:pPr>
            <w:del w:id="13135" w:author="Thomas Dietz" w:date="2012-08-13T14:09:00Z">
              <w:r w:rsidRPr="009F1B7D" w:rsidDel="00CC3011">
                <w:delText xml:space="preserve">&lt;xs:element name="rate" </w:delText>
              </w:r>
            </w:del>
          </w:p>
          <w:p w14:paraId="48E7701A" w14:textId="337DCF6C" w:rsidR="00B7089E" w:rsidRPr="009F1B7D" w:rsidDel="00CC3011" w:rsidRDefault="00B7089E" w:rsidP="00011096">
            <w:pPr>
              <w:pStyle w:val="XML9"/>
              <w:rPr>
                <w:del w:id="13136" w:author="Thomas Dietz" w:date="2012-08-13T14:09:00Z"/>
              </w:rPr>
            </w:pPr>
            <w:del w:id="13137" w:author="Thomas Dietz" w:date="2012-08-13T14:09:00Z">
              <w:r w:rsidRPr="009F1B7D" w:rsidDel="00CC3011">
                <w:delText>type="OFPortRateType"</w:delText>
              </w:r>
            </w:del>
          </w:p>
          <w:p w14:paraId="71C462EB" w14:textId="7C8B3866" w:rsidR="00B7089E" w:rsidRPr="009F1B7D" w:rsidDel="00CC3011" w:rsidRDefault="00B7089E" w:rsidP="00011096">
            <w:pPr>
              <w:pStyle w:val="XML9"/>
              <w:rPr>
                <w:del w:id="13138" w:author="Thomas Dietz" w:date="2012-08-13T14:09:00Z"/>
              </w:rPr>
            </w:pPr>
            <w:del w:id="13139" w:author="Thomas Dietz" w:date="2012-08-13T14:09:00Z">
              <w:r w:rsidRPr="009F1B7D" w:rsidDel="00CC3011">
                <w:delText>maxOccurs="unbounded"/&gt;</w:delText>
              </w:r>
            </w:del>
          </w:p>
          <w:p w14:paraId="1613CA88" w14:textId="00337A3A" w:rsidR="00B7089E" w:rsidRPr="009F1B7D" w:rsidDel="00CC3011" w:rsidRDefault="00B7089E" w:rsidP="00011096">
            <w:pPr>
              <w:pStyle w:val="XML3"/>
              <w:rPr>
                <w:del w:id="13140" w:author="Thomas Dietz" w:date="2012-08-13T14:09:00Z"/>
              </w:rPr>
            </w:pPr>
            <w:del w:id="13141" w:author="Thomas Dietz" w:date="2012-08-13T14:09:00Z">
              <w:r w:rsidRPr="009F1B7D" w:rsidDel="00CC3011">
                <w:delText xml:space="preserve">&lt;xs:element name="auto-negotiate" </w:delText>
              </w:r>
            </w:del>
          </w:p>
          <w:p w14:paraId="104D924F" w14:textId="51E4C5E8" w:rsidR="00B7089E" w:rsidRPr="009F1B7D" w:rsidDel="00CC3011" w:rsidRDefault="00B7089E" w:rsidP="00011096">
            <w:pPr>
              <w:pStyle w:val="XML9"/>
              <w:rPr>
                <w:del w:id="13142" w:author="Thomas Dietz" w:date="2012-08-13T14:09:00Z"/>
              </w:rPr>
            </w:pPr>
            <w:del w:id="13143" w:author="Thomas Dietz" w:date="2012-08-13T14:09:00Z">
              <w:r w:rsidRPr="009F1B7D" w:rsidDel="00CC3011">
                <w:delText>type="OFPortAutoNegotiateType"/&gt;</w:delText>
              </w:r>
            </w:del>
          </w:p>
          <w:p w14:paraId="0AF29E72" w14:textId="50893005" w:rsidR="00B7089E" w:rsidRPr="009F1B7D" w:rsidDel="00CC3011" w:rsidRDefault="00B7089E" w:rsidP="00011096">
            <w:pPr>
              <w:pStyle w:val="XML3"/>
              <w:rPr>
                <w:del w:id="13144" w:author="Thomas Dietz" w:date="2012-08-13T14:09:00Z"/>
              </w:rPr>
            </w:pPr>
            <w:del w:id="13145" w:author="Thomas Dietz" w:date="2012-08-13T14:09:00Z">
              <w:r w:rsidRPr="009F1B7D" w:rsidDel="00CC3011">
                <w:delText xml:space="preserve">&lt;xs:element name="medium" </w:delText>
              </w:r>
            </w:del>
          </w:p>
          <w:p w14:paraId="18B5224E" w14:textId="3A0416C5" w:rsidR="00B7089E" w:rsidRPr="009F1B7D" w:rsidDel="00CC3011" w:rsidRDefault="00B7089E" w:rsidP="00011096">
            <w:pPr>
              <w:pStyle w:val="XML9"/>
              <w:rPr>
                <w:del w:id="13146" w:author="Thomas Dietz" w:date="2012-08-13T14:09:00Z"/>
              </w:rPr>
            </w:pPr>
            <w:del w:id="13147" w:author="Thomas Dietz" w:date="2012-08-13T14:09:00Z">
              <w:r w:rsidRPr="009F1B7D" w:rsidDel="00CC3011">
                <w:delText xml:space="preserve">type="OFPortMediumType" </w:delText>
              </w:r>
            </w:del>
          </w:p>
          <w:p w14:paraId="77F1C839" w14:textId="49EA4D12" w:rsidR="00B7089E" w:rsidRPr="009F1B7D" w:rsidDel="00CC3011" w:rsidRDefault="00B7089E" w:rsidP="00011096">
            <w:pPr>
              <w:pStyle w:val="XML9"/>
              <w:rPr>
                <w:del w:id="13148" w:author="Thomas Dietz" w:date="2012-08-13T14:09:00Z"/>
              </w:rPr>
            </w:pPr>
            <w:del w:id="13149" w:author="Thomas Dietz" w:date="2012-08-13T14:09:00Z">
              <w:r w:rsidRPr="009F1B7D" w:rsidDel="00CC3011">
                <w:delText>maxOccurs="unbounded"/&gt;</w:delText>
              </w:r>
            </w:del>
          </w:p>
          <w:p w14:paraId="119B3443" w14:textId="3C9B8CA6" w:rsidR="00B7089E" w:rsidRPr="009F1B7D" w:rsidDel="00CC3011" w:rsidRDefault="00B7089E" w:rsidP="00011096">
            <w:pPr>
              <w:pStyle w:val="XML3"/>
              <w:rPr>
                <w:del w:id="13150" w:author="Thomas Dietz" w:date="2012-08-13T14:09:00Z"/>
              </w:rPr>
            </w:pPr>
            <w:del w:id="13151" w:author="Thomas Dietz" w:date="2012-08-13T14:09:00Z">
              <w:r w:rsidRPr="009F1B7D" w:rsidDel="00CC3011">
                <w:delText xml:space="preserve">&lt;xs:element name="pause" </w:delText>
              </w:r>
            </w:del>
          </w:p>
          <w:p w14:paraId="0A30A411" w14:textId="366F7F5E" w:rsidR="00B7089E" w:rsidRPr="009F1B7D" w:rsidDel="00CC3011" w:rsidRDefault="00B7089E" w:rsidP="00011096">
            <w:pPr>
              <w:pStyle w:val="XML9"/>
              <w:rPr>
                <w:del w:id="13152" w:author="Thomas Dietz" w:date="2012-08-13T14:09:00Z"/>
              </w:rPr>
            </w:pPr>
            <w:del w:id="13153" w:author="Thomas Dietz" w:date="2012-08-13T14:09:00Z">
              <w:r w:rsidRPr="009F1B7D" w:rsidDel="00CC3011">
                <w:delText>type="OFPortPauseType"/&gt;</w:delText>
              </w:r>
            </w:del>
          </w:p>
          <w:p w14:paraId="0712DCB9" w14:textId="6E76026D" w:rsidR="00B7089E" w:rsidRPr="009F1B7D" w:rsidDel="00CC3011" w:rsidRDefault="00B7089E" w:rsidP="00011096">
            <w:pPr>
              <w:pStyle w:val="XML2"/>
              <w:rPr>
                <w:del w:id="13154" w:author="Thomas Dietz" w:date="2012-08-13T14:09:00Z"/>
              </w:rPr>
            </w:pPr>
            <w:del w:id="13155" w:author="Thomas Dietz" w:date="2012-08-13T14:09:00Z">
              <w:r w:rsidRPr="009F1B7D" w:rsidDel="00CC3011">
                <w:delText>&lt;/xs:sequence&gt;</w:delText>
              </w:r>
            </w:del>
          </w:p>
          <w:p w14:paraId="79AA4FB0" w14:textId="4048022A" w:rsidR="00B7089E" w:rsidRPr="009F1B7D" w:rsidDel="00CC3011" w:rsidRDefault="00B7089E" w:rsidP="00011096">
            <w:pPr>
              <w:pStyle w:val="XML1"/>
              <w:rPr>
                <w:del w:id="13156" w:author="Thomas Dietz" w:date="2012-08-13T14:09:00Z"/>
              </w:rPr>
            </w:pPr>
            <w:del w:id="13157" w:author="Thomas Dietz" w:date="2012-08-13T14:09:00Z">
              <w:r w:rsidRPr="009F1B7D" w:rsidDel="00CC3011">
                <w:delText>&lt;/xs:complexType&gt;</w:delText>
              </w:r>
            </w:del>
          </w:p>
          <w:p w14:paraId="528B5B2A" w14:textId="2587D4C2" w:rsidR="00B7089E" w:rsidDel="00CC3011" w:rsidRDefault="00B7089E" w:rsidP="00011096">
            <w:pPr>
              <w:pStyle w:val="XML1"/>
              <w:rPr>
                <w:del w:id="13158" w:author="Thomas Dietz" w:date="2012-08-13T14:09:00Z"/>
              </w:rPr>
            </w:pPr>
          </w:p>
          <w:p w14:paraId="47353FC9" w14:textId="1BEA1798" w:rsidR="00712E70" w:rsidRPr="009F1B7D" w:rsidDel="00CC3011" w:rsidRDefault="00712E70" w:rsidP="00712E70">
            <w:pPr>
              <w:pStyle w:val="XML1"/>
              <w:rPr>
                <w:del w:id="13159" w:author="Thomas Dietz" w:date="2012-08-13T14:09:00Z"/>
              </w:rPr>
            </w:pPr>
            <w:del w:id="13160" w:author="Thomas Dietz" w:date="2012-08-13T14:09:00Z">
              <w:r w:rsidDel="00CC3011">
                <w:delText>&lt;xs:complexType name="OFTunnel</w:delText>
              </w:r>
              <w:r w:rsidRPr="009F1B7D" w:rsidDel="00CC3011">
                <w:delText>Type"&gt;</w:delText>
              </w:r>
            </w:del>
          </w:p>
          <w:p w14:paraId="60DCE094" w14:textId="58D9CA22" w:rsidR="00712E70" w:rsidDel="00CC3011" w:rsidRDefault="00712E70" w:rsidP="00712E70">
            <w:pPr>
              <w:pStyle w:val="XML2"/>
              <w:rPr>
                <w:del w:id="13161" w:author="Thomas Dietz" w:date="2012-08-13T14:09:00Z"/>
              </w:rPr>
            </w:pPr>
            <w:del w:id="13162" w:author="Thomas Dietz" w:date="2012-08-13T14:09:00Z">
              <w:r w:rsidRPr="009F1B7D" w:rsidDel="00CC3011">
                <w:delText>&lt;xs:sequence&gt;</w:delText>
              </w:r>
            </w:del>
          </w:p>
          <w:p w14:paraId="38585280" w14:textId="362C6C3E" w:rsidR="00FF445F" w:rsidDel="00CC3011" w:rsidRDefault="00FF445F" w:rsidP="00FF445F">
            <w:pPr>
              <w:pStyle w:val="XML3"/>
              <w:rPr>
                <w:del w:id="13163" w:author="Thomas Dietz" w:date="2012-08-13T14:09:00Z"/>
              </w:rPr>
            </w:pPr>
            <w:del w:id="13164" w:author="Thomas Dietz" w:date="2012-08-13T14:09:00Z">
              <w:r w:rsidDel="00CC3011">
                <w:delText>&lt;xs:choice&gt;</w:delText>
              </w:r>
            </w:del>
          </w:p>
          <w:p w14:paraId="2F61D842" w14:textId="36B2CF26" w:rsidR="00FF445F" w:rsidDel="00CC3011" w:rsidRDefault="00FF445F" w:rsidP="00FF445F">
            <w:pPr>
              <w:pStyle w:val="XML4"/>
              <w:rPr>
                <w:del w:id="13165" w:author="Thomas Dietz" w:date="2012-08-13T14:09:00Z"/>
              </w:rPr>
            </w:pPr>
            <w:del w:id="13166" w:author="Thomas Dietz" w:date="2012-08-13T14:09:00Z">
              <w:r w:rsidRPr="009F1B7D" w:rsidDel="00CC3011">
                <w:delText>&lt;xs:element name</w:delText>
              </w:r>
              <w:r w:rsidDel="00CC3011">
                <w:delText>=”</w:delText>
              </w:r>
              <w:r w:rsidR="00515F8F" w:rsidDel="00CC3011">
                <w:delText>local-endpoint-</w:delText>
              </w:r>
              <w:r w:rsidDel="00CC3011">
                <w:delText>ipv4-address”</w:delText>
              </w:r>
            </w:del>
          </w:p>
          <w:p w14:paraId="57B23B0F" w14:textId="09B608BF" w:rsidR="00FF445F" w:rsidDel="00CC3011" w:rsidRDefault="00FF445F" w:rsidP="00FF445F">
            <w:pPr>
              <w:pStyle w:val="XML9"/>
              <w:rPr>
                <w:del w:id="13167" w:author="Thomas Dietz" w:date="2012-08-13T14:09:00Z"/>
              </w:rPr>
            </w:pPr>
            <w:del w:id="13168" w:author="Thomas Dietz" w:date="2012-08-13T14:09:00Z">
              <w:r w:rsidDel="00CC3011">
                <w:delText>type="inet:ipv4-address</w:delText>
              </w:r>
              <w:r w:rsidRPr="009F1B7D" w:rsidDel="00CC3011">
                <w:delText>"/&gt;</w:delText>
              </w:r>
            </w:del>
          </w:p>
          <w:p w14:paraId="6B909B8B" w14:textId="5AC4C846" w:rsidR="00FF445F" w:rsidDel="00CC3011" w:rsidRDefault="00FF445F" w:rsidP="00FF445F">
            <w:pPr>
              <w:pStyle w:val="XML4"/>
              <w:rPr>
                <w:del w:id="13169" w:author="Thomas Dietz" w:date="2012-08-13T14:09:00Z"/>
              </w:rPr>
            </w:pPr>
            <w:del w:id="13170" w:author="Thomas Dietz" w:date="2012-08-13T14:09:00Z">
              <w:r w:rsidRPr="009F1B7D" w:rsidDel="00CC3011">
                <w:delText>&lt;xs:element name</w:delText>
              </w:r>
              <w:r w:rsidDel="00CC3011">
                <w:delText>=”</w:delText>
              </w:r>
              <w:r w:rsidR="00515F8F" w:rsidDel="00CC3011">
                <w:delText>local-endpoint-</w:delText>
              </w:r>
              <w:r w:rsidDel="00CC3011">
                <w:delText>ipv6-address”</w:delText>
              </w:r>
            </w:del>
          </w:p>
          <w:p w14:paraId="25AC0F52" w14:textId="335A0A64" w:rsidR="00FF445F" w:rsidDel="00CC3011" w:rsidRDefault="00FF445F" w:rsidP="00FF445F">
            <w:pPr>
              <w:pStyle w:val="XML9"/>
              <w:rPr>
                <w:del w:id="13171" w:author="Thomas Dietz" w:date="2012-08-13T14:09:00Z"/>
              </w:rPr>
            </w:pPr>
            <w:del w:id="13172" w:author="Thomas Dietz" w:date="2012-08-13T14:09:00Z">
              <w:r w:rsidDel="00CC3011">
                <w:delText>type="inet:ipv6-address</w:delText>
              </w:r>
              <w:r w:rsidRPr="009F1B7D" w:rsidDel="00CC3011">
                <w:delText>"/&gt;</w:delText>
              </w:r>
            </w:del>
          </w:p>
          <w:p w14:paraId="54D47EF3" w14:textId="2F69F6F3" w:rsidR="00FF445F" w:rsidDel="00CC3011" w:rsidRDefault="00FF445F" w:rsidP="00FF445F">
            <w:pPr>
              <w:pStyle w:val="XML4"/>
              <w:rPr>
                <w:del w:id="13173" w:author="Thomas Dietz" w:date="2012-08-13T14:09:00Z"/>
              </w:rPr>
            </w:pPr>
            <w:del w:id="13174" w:author="Thomas Dietz" w:date="2012-08-13T14:09:00Z">
              <w:r w:rsidRPr="009F1B7D" w:rsidDel="00CC3011">
                <w:delText>&lt;xs:element name</w:delText>
              </w:r>
              <w:r w:rsidDel="00CC3011">
                <w:delText>=”</w:delText>
              </w:r>
              <w:r w:rsidR="00515F8F" w:rsidDel="00CC3011">
                <w:delText>local-endpoint-</w:delText>
              </w:r>
              <w:r w:rsidDel="00CC3011">
                <w:delText>mac-address”</w:delText>
              </w:r>
            </w:del>
          </w:p>
          <w:p w14:paraId="77171906" w14:textId="00C62414" w:rsidR="00FF445F" w:rsidDel="00CC3011" w:rsidRDefault="00FF445F" w:rsidP="00FF445F">
            <w:pPr>
              <w:pStyle w:val="XML9"/>
              <w:rPr>
                <w:del w:id="13175" w:author="Thomas Dietz" w:date="2012-08-13T14:09:00Z"/>
              </w:rPr>
            </w:pPr>
            <w:del w:id="13176" w:author="Thomas Dietz" w:date="2012-08-13T14:09:00Z">
              <w:r w:rsidDel="00CC3011">
                <w:delText>type="inet:mac-address</w:delText>
              </w:r>
              <w:r w:rsidRPr="009F1B7D" w:rsidDel="00CC3011">
                <w:delText>"/&gt;</w:delText>
              </w:r>
            </w:del>
          </w:p>
          <w:p w14:paraId="4C27F8D6" w14:textId="7761EABD" w:rsidR="00FF445F" w:rsidDel="00CC3011" w:rsidRDefault="00FF445F" w:rsidP="00FF445F">
            <w:pPr>
              <w:pStyle w:val="XML3"/>
              <w:rPr>
                <w:del w:id="13177" w:author="Thomas Dietz" w:date="2012-08-13T14:09:00Z"/>
              </w:rPr>
            </w:pPr>
            <w:del w:id="13178" w:author="Thomas Dietz" w:date="2012-08-13T14:09:00Z">
              <w:r w:rsidDel="00CC3011">
                <w:delText>&lt;/</w:delText>
              </w:r>
              <w:r w:rsidRPr="009F1B7D" w:rsidDel="00CC3011">
                <w:delText>xs:</w:delText>
              </w:r>
              <w:r w:rsidDel="00CC3011">
                <w:delText>choice&gt;</w:delText>
              </w:r>
            </w:del>
          </w:p>
          <w:p w14:paraId="352D1D70" w14:textId="3752DBBF" w:rsidR="00515F8F" w:rsidDel="00CC3011" w:rsidRDefault="00515F8F" w:rsidP="00515F8F">
            <w:pPr>
              <w:pStyle w:val="XML3"/>
              <w:rPr>
                <w:del w:id="13179" w:author="Thomas Dietz" w:date="2012-08-13T14:09:00Z"/>
              </w:rPr>
            </w:pPr>
            <w:del w:id="13180" w:author="Thomas Dietz" w:date="2012-08-13T14:09:00Z">
              <w:r w:rsidDel="00CC3011">
                <w:delText>&lt;xs:choice&gt;</w:delText>
              </w:r>
            </w:del>
          </w:p>
          <w:p w14:paraId="1ECF3379" w14:textId="20F66BF7" w:rsidR="00515F8F" w:rsidDel="00CC3011" w:rsidRDefault="00515F8F" w:rsidP="00515F8F">
            <w:pPr>
              <w:pStyle w:val="XML4"/>
              <w:rPr>
                <w:del w:id="13181" w:author="Thomas Dietz" w:date="2012-08-13T14:09:00Z"/>
              </w:rPr>
            </w:pPr>
            <w:del w:id="13182" w:author="Thomas Dietz" w:date="2012-08-13T14:09:00Z">
              <w:r w:rsidRPr="009F1B7D" w:rsidDel="00CC3011">
                <w:delText>&lt;xs:element name</w:delText>
              </w:r>
              <w:r w:rsidDel="00CC3011">
                <w:delText>=”remote-endpoint-ipv4-address”</w:delText>
              </w:r>
            </w:del>
          </w:p>
          <w:p w14:paraId="0DF65E02" w14:textId="065A504D" w:rsidR="00515F8F" w:rsidDel="00CC3011" w:rsidRDefault="00515F8F" w:rsidP="00515F8F">
            <w:pPr>
              <w:pStyle w:val="XML9"/>
              <w:rPr>
                <w:del w:id="13183" w:author="Thomas Dietz" w:date="2012-08-13T14:09:00Z"/>
              </w:rPr>
            </w:pPr>
            <w:del w:id="13184" w:author="Thomas Dietz" w:date="2012-08-13T14:09:00Z">
              <w:r w:rsidDel="00CC3011">
                <w:delText>type="inet:ipv4-address</w:delText>
              </w:r>
              <w:r w:rsidRPr="009F1B7D" w:rsidDel="00CC3011">
                <w:delText>"/&gt;</w:delText>
              </w:r>
            </w:del>
          </w:p>
          <w:p w14:paraId="3F813D48" w14:textId="655F141B" w:rsidR="00515F8F" w:rsidDel="00CC3011" w:rsidRDefault="00515F8F" w:rsidP="00515F8F">
            <w:pPr>
              <w:pStyle w:val="XML4"/>
              <w:rPr>
                <w:del w:id="13185" w:author="Thomas Dietz" w:date="2012-08-13T14:09:00Z"/>
              </w:rPr>
            </w:pPr>
            <w:del w:id="13186" w:author="Thomas Dietz" w:date="2012-08-13T14:09:00Z">
              <w:r w:rsidRPr="009F1B7D" w:rsidDel="00CC3011">
                <w:delText>&lt;xs:element name</w:delText>
              </w:r>
              <w:r w:rsidDel="00CC3011">
                <w:delText>=”remote-endpoint-ipv6-address”</w:delText>
              </w:r>
            </w:del>
          </w:p>
          <w:p w14:paraId="5C18C2BB" w14:textId="1D7DE569" w:rsidR="00515F8F" w:rsidDel="00CC3011" w:rsidRDefault="00515F8F" w:rsidP="00515F8F">
            <w:pPr>
              <w:pStyle w:val="XML9"/>
              <w:rPr>
                <w:del w:id="13187" w:author="Thomas Dietz" w:date="2012-08-13T14:09:00Z"/>
              </w:rPr>
            </w:pPr>
            <w:del w:id="13188" w:author="Thomas Dietz" w:date="2012-08-13T14:09:00Z">
              <w:r w:rsidDel="00CC3011">
                <w:delText>type="inet:ipv6-address</w:delText>
              </w:r>
              <w:r w:rsidRPr="009F1B7D" w:rsidDel="00CC3011">
                <w:delText>"/&gt;</w:delText>
              </w:r>
            </w:del>
          </w:p>
          <w:p w14:paraId="3CF35607" w14:textId="25777BEC" w:rsidR="00515F8F" w:rsidDel="00CC3011" w:rsidRDefault="00515F8F" w:rsidP="00515F8F">
            <w:pPr>
              <w:pStyle w:val="XML4"/>
              <w:rPr>
                <w:del w:id="13189" w:author="Thomas Dietz" w:date="2012-08-13T14:09:00Z"/>
              </w:rPr>
            </w:pPr>
            <w:del w:id="13190" w:author="Thomas Dietz" w:date="2012-08-13T14:09:00Z">
              <w:r w:rsidRPr="009F1B7D" w:rsidDel="00CC3011">
                <w:delText>&lt;xs:element name</w:delText>
              </w:r>
              <w:r w:rsidDel="00CC3011">
                <w:delText>=”remote-endpoint-mac-address”</w:delText>
              </w:r>
            </w:del>
          </w:p>
          <w:p w14:paraId="5E381911" w14:textId="19ADEF41" w:rsidR="00515F8F" w:rsidDel="00CC3011" w:rsidRDefault="00515F8F" w:rsidP="00515F8F">
            <w:pPr>
              <w:pStyle w:val="XML9"/>
              <w:rPr>
                <w:del w:id="13191" w:author="Thomas Dietz" w:date="2012-08-13T14:09:00Z"/>
              </w:rPr>
            </w:pPr>
            <w:del w:id="13192" w:author="Thomas Dietz" w:date="2012-08-13T14:09:00Z">
              <w:r w:rsidDel="00CC3011">
                <w:delText>type="inet:mac-address</w:delText>
              </w:r>
              <w:r w:rsidRPr="009F1B7D" w:rsidDel="00CC3011">
                <w:delText>"/&gt;</w:delText>
              </w:r>
            </w:del>
          </w:p>
          <w:p w14:paraId="292688CE" w14:textId="1426860D" w:rsidR="00515F8F" w:rsidDel="00CC3011" w:rsidRDefault="00515F8F" w:rsidP="00515F8F">
            <w:pPr>
              <w:pStyle w:val="XML3"/>
              <w:rPr>
                <w:del w:id="13193" w:author="Thomas Dietz" w:date="2012-08-13T14:09:00Z"/>
              </w:rPr>
            </w:pPr>
            <w:del w:id="13194" w:author="Thomas Dietz" w:date="2012-08-13T14:09:00Z">
              <w:r w:rsidDel="00CC3011">
                <w:delText>&lt;/</w:delText>
              </w:r>
              <w:r w:rsidRPr="009F1B7D" w:rsidDel="00CC3011">
                <w:delText>xs:</w:delText>
              </w:r>
              <w:r w:rsidDel="00CC3011">
                <w:delText>choice&gt;</w:delText>
              </w:r>
            </w:del>
          </w:p>
          <w:p w14:paraId="74D46991" w14:textId="58DBFE56" w:rsidR="00712E70" w:rsidRPr="009F1B7D" w:rsidDel="00CC3011" w:rsidRDefault="00712E70" w:rsidP="00712E70">
            <w:pPr>
              <w:pStyle w:val="XML2"/>
              <w:rPr>
                <w:del w:id="13195" w:author="Thomas Dietz" w:date="2012-08-13T14:09:00Z"/>
              </w:rPr>
            </w:pPr>
            <w:del w:id="13196" w:author="Thomas Dietz" w:date="2012-08-13T14:09:00Z">
              <w:r w:rsidRPr="009F1B7D" w:rsidDel="00CC3011">
                <w:delText>&lt;/xs:sequence&gt;</w:delText>
              </w:r>
            </w:del>
          </w:p>
          <w:p w14:paraId="13E2D431" w14:textId="0AB9136B" w:rsidR="00712E70" w:rsidRPr="009F1B7D" w:rsidDel="00CC3011" w:rsidRDefault="00712E70" w:rsidP="00712E70">
            <w:pPr>
              <w:pStyle w:val="XML1"/>
              <w:rPr>
                <w:del w:id="13197" w:author="Thomas Dietz" w:date="2012-08-13T14:09:00Z"/>
              </w:rPr>
            </w:pPr>
            <w:del w:id="13198" w:author="Thomas Dietz" w:date="2012-08-13T14:09:00Z">
              <w:r w:rsidRPr="009F1B7D" w:rsidDel="00CC3011">
                <w:delText>&lt;/xs:complexType&gt;</w:delText>
              </w:r>
            </w:del>
          </w:p>
          <w:p w14:paraId="7FF320A8" w14:textId="792AB21B" w:rsidR="00712E70" w:rsidRPr="009F1B7D" w:rsidDel="00CC3011" w:rsidRDefault="00712E70" w:rsidP="00712E70">
            <w:pPr>
              <w:pStyle w:val="XML3"/>
              <w:ind w:left="0" w:firstLine="0"/>
              <w:rPr>
                <w:del w:id="13199" w:author="Thomas Dietz" w:date="2012-08-13T14:09:00Z"/>
              </w:rPr>
            </w:pPr>
          </w:p>
          <w:p w14:paraId="5C58D905" w14:textId="218FA0EF" w:rsidR="00712E70" w:rsidDel="00CC3011" w:rsidRDefault="00712E70" w:rsidP="00712E70">
            <w:pPr>
              <w:pStyle w:val="XML1"/>
              <w:rPr>
                <w:del w:id="13200" w:author="Thomas Dietz" w:date="2012-08-13T14:09:00Z"/>
              </w:rPr>
            </w:pPr>
            <w:del w:id="13201" w:author="Thomas Dietz" w:date="2012-08-13T14:09:00Z">
              <w:r w:rsidDel="00CC3011">
                <w:delText>&lt;xs:complexType name="</w:delText>
              </w:r>
              <w:r w:rsidR="003C6552" w:rsidDel="00CC3011">
                <w:delText>OF</w:delText>
              </w:r>
              <w:r w:rsidDel="00CC3011">
                <w:delText>IPinGRE</w:delText>
              </w:r>
              <w:r w:rsidR="003C6552" w:rsidDel="00CC3011">
                <w:delText>tunnelType</w:delText>
              </w:r>
              <w:r w:rsidDel="00CC3011">
                <w:delText>"&gt;</w:delText>
              </w:r>
            </w:del>
          </w:p>
          <w:p w14:paraId="578A81C3" w14:textId="1E1DBBD4" w:rsidR="00712E70" w:rsidDel="00CC3011" w:rsidRDefault="00712E70" w:rsidP="00712E70">
            <w:pPr>
              <w:pStyle w:val="XML2"/>
              <w:rPr>
                <w:del w:id="13202" w:author="Thomas Dietz" w:date="2012-08-13T14:09:00Z"/>
              </w:rPr>
            </w:pPr>
            <w:del w:id="13203" w:author="Thomas Dietz" w:date="2012-08-13T14:09:00Z">
              <w:r w:rsidDel="00CC3011">
                <w:delText>&lt;xs:complexContent&gt;</w:delText>
              </w:r>
            </w:del>
          </w:p>
          <w:p w14:paraId="77A0F3B9" w14:textId="75BB8709" w:rsidR="00712E70" w:rsidDel="00CC3011" w:rsidRDefault="00712E70" w:rsidP="00712E70">
            <w:pPr>
              <w:pStyle w:val="XML3"/>
              <w:rPr>
                <w:del w:id="13204" w:author="Thomas Dietz" w:date="2012-08-13T14:09:00Z"/>
              </w:rPr>
            </w:pPr>
            <w:del w:id="13205" w:author="Thomas Dietz" w:date="2012-08-13T14:09:00Z">
              <w:r w:rsidDel="00CC3011">
                <w:delText>&lt;xs:extension base="OFTunnelType"&gt;</w:delText>
              </w:r>
            </w:del>
          </w:p>
          <w:p w14:paraId="74B2F0E5" w14:textId="36384800" w:rsidR="00712E70" w:rsidDel="00CC3011" w:rsidRDefault="00712E70" w:rsidP="00712E70">
            <w:pPr>
              <w:pStyle w:val="XML4"/>
              <w:rPr>
                <w:del w:id="13206" w:author="Thomas Dietz" w:date="2012-08-13T14:09:00Z"/>
              </w:rPr>
            </w:pPr>
            <w:del w:id="13207" w:author="Thomas Dietz" w:date="2012-08-13T14:09:00Z">
              <w:r w:rsidDel="00CC3011">
                <w:delText>&lt;xs:sequence&gt;</w:delText>
              </w:r>
            </w:del>
          </w:p>
          <w:p w14:paraId="0FD08897" w14:textId="282EF8D9" w:rsidR="00712E70" w:rsidDel="00CC3011" w:rsidRDefault="00712E70" w:rsidP="00712E70">
            <w:pPr>
              <w:pStyle w:val="XML5"/>
              <w:rPr>
                <w:del w:id="13208" w:author="Thomas Dietz" w:date="2012-08-13T14:09:00Z"/>
              </w:rPr>
            </w:pPr>
            <w:del w:id="13209" w:author="Thomas Dietz" w:date="2012-08-13T14:09:00Z">
              <w:r w:rsidDel="00CC3011">
                <w:delText>&lt;xs:element name="checksum-present" type="xs:boolean"</w:delText>
              </w:r>
            </w:del>
          </w:p>
          <w:p w14:paraId="4E14C506" w14:textId="2D0D764C" w:rsidR="00712E70" w:rsidDel="00CC3011" w:rsidRDefault="00712E70" w:rsidP="00712E70">
            <w:pPr>
              <w:pStyle w:val="XML9"/>
              <w:rPr>
                <w:del w:id="13210" w:author="Thomas Dietz" w:date="2012-08-13T14:09:00Z"/>
              </w:rPr>
            </w:pPr>
            <w:del w:id="13211" w:author="Thomas Dietz" w:date="2012-08-13T14:09:00Z">
              <w:r w:rsidDel="00CC3011">
                <w:delText>default="true"/&gt;</w:delText>
              </w:r>
            </w:del>
          </w:p>
          <w:p w14:paraId="0DD74B8D" w14:textId="64F7A477" w:rsidR="00712E70" w:rsidDel="00CC3011" w:rsidRDefault="00712E70" w:rsidP="00712E70">
            <w:pPr>
              <w:pStyle w:val="XML5"/>
              <w:rPr>
                <w:del w:id="13212" w:author="Thomas Dietz" w:date="2012-08-13T14:09:00Z"/>
              </w:rPr>
            </w:pPr>
            <w:del w:id="13213" w:author="Thomas Dietz" w:date="2012-08-13T14:09:00Z">
              <w:r w:rsidDel="00CC3011">
                <w:delText xml:space="preserve">&lt;xs:element name="key-present" type="xs:boolean" </w:delText>
              </w:r>
            </w:del>
          </w:p>
          <w:p w14:paraId="177A27EF" w14:textId="0B6D5BF3" w:rsidR="00712E70" w:rsidDel="00CC3011" w:rsidRDefault="00712E70" w:rsidP="00712E70">
            <w:pPr>
              <w:pStyle w:val="XML9"/>
              <w:rPr>
                <w:del w:id="13214" w:author="Thomas Dietz" w:date="2012-08-13T14:09:00Z"/>
              </w:rPr>
            </w:pPr>
            <w:del w:id="13215" w:author="Thomas Dietz" w:date="2012-08-13T14:09:00Z">
              <w:r w:rsidDel="00CC3011">
                <w:delText>default="true"/&gt;</w:delText>
              </w:r>
            </w:del>
          </w:p>
          <w:p w14:paraId="445AA8C8" w14:textId="7D6D3045" w:rsidR="00712E70" w:rsidDel="00CC3011" w:rsidRDefault="00712E70" w:rsidP="00712E70">
            <w:pPr>
              <w:pStyle w:val="XML5"/>
              <w:rPr>
                <w:del w:id="13216" w:author="Thomas Dietz" w:date="2012-08-13T14:09:00Z"/>
              </w:rPr>
            </w:pPr>
            <w:del w:id="13217" w:author="Thomas Dietz" w:date="2012-08-13T14:09:00Z">
              <w:r w:rsidDel="00CC3011">
                <w:delText>&lt;xs:element name="key" type="xs:unsignedInt"/&gt;</w:delText>
              </w:r>
            </w:del>
          </w:p>
          <w:p w14:paraId="6509D9E5" w14:textId="60E1D3B5" w:rsidR="00712E70" w:rsidDel="00CC3011" w:rsidRDefault="00712E70" w:rsidP="00712E70">
            <w:pPr>
              <w:pStyle w:val="XML5"/>
              <w:rPr>
                <w:del w:id="13218" w:author="Thomas Dietz" w:date="2012-08-13T14:09:00Z"/>
              </w:rPr>
            </w:pPr>
            <w:del w:id="13219" w:author="Thomas Dietz" w:date="2012-08-13T14:09:00Z">
              <w:r w:rsidDel="00CC3011">
                <w:delText xml:space="preserve">&lt;xs:element name="sequence-number-present" type="xs:boolean" </w:delText>
              </w:r>
            </w:del>
          </w:p>
          <w:p w14:paraId="45F90CD8" w14:textId="52839E58" w:rsidR="00712E70" w:rsidDel="00CC3011" w:rsidRDefault="00712E70" w:rsidP="00712E70">
            <w:pPr>
              <w:pStyle w:val="XML9"/>
              <w:rPr>
                <w:del w:id="13220" w:author="Thomas Dietz" w:date="2012-08-13T14:09:00Z"/>
              </w:rPr>
            </w:pPr>
            <w:del w:id="13221" w:author="Thomas Dietz" w:date="2012-08-13T14:09:00Z">
              <w:r w:rsidDel="00CC3011">
                <w:delText>default="false"/&gt;</w:delText>
              </w:r>
            </w:del>
          </w:p>
          <w:p w14:paraId="7E6E8E76" w14:textId="1E5E7CC6" w:rsidR="00712E70" w:rsidDel="00CC3011" w:rsidRDefault="00712E70" w:rsidP="00712E70">
            <w:pPr>
              <w:pStyle w:val="XML4"/>
              <w:rPr>
                <w:del w:id="13222" w:author="Thomas Dietz" w:date="2012-08-13T14:09:00Z"/>
              </w:rPr>
            </w:pPr>
            <w:del w:id="13223" w:author="Thomas Dietz" w:date="2012-08-13T14:09:00Z">
              <w:r w:rsidDel="00CC3011">
                <w:delText>&lt;/xs:sequence&gt;</w:delText>
              </w:r>
            </w:del>
          </w:p>
          <w:p w14:paraId="725C3675" w14:textId="29E57380" w:rsidR="00712E70" w:rsidDel="00CC3011" w:rsidRDefault="00712E70" w:rsidP="00712E70">
            <w:pPr>
              <w:pStyle w:val="XML3"/>
              <w:rPr>
                <w:del w:id="13224" w:author="Thomas Dietz" w:date="2012-08-13T14:09:00Z"/>
              </w:rPr>
            </w:pPr>
            <w:del w:id="13225" w:author="Thomas Dietz" w:date="2012-08-13T14:09:00Z">
              <w:r w:rsidDel="00CC3011">
                <w:delText>&lt;/xs:extension&gt;</w:delText>
              </w:r>
            </w:del>
          </w:p>
          <w:p w14:paraId="56A20E6E" w14:textId="628CB87C" w:rsidR="00712E70" w:rsidDel="00CC3011" w:rsidRDefault="00712E70" w:rsidP="00712E70">
            <w:pPr>
              <w:pStyle w:val="XML2"/>
              <w:rPr>
                <w:del w:id="13226" w:author="Thomas Dietz" w:date="2012-08-13T14:09:00Z"/>
              </w:rPr>
            </w:pPr>
            <w:del w:id="13227" w:author="Thomas Dietz" w:date="2012-08-13T14:09:00Z">
              <w:r w:rsidDel="00CC3011">
                <w:delText>&lt;/xs:complexContent&gt;</w:delText>
              </w:r>
            </w:del>
          </w:p>
          <w:p w14:paraId="22106968" w14:textId="4B8E55B9" w:rsidR="00712E70" w:rsidDel="00CC3011" w:rsidRDefault="00712E70" w:rsidP="00712E70">
            <w:pPr>
              <w:pStyle w:val="XML1"/>
              <w:rPr>
                <w:del w:id="13228" w:author="Thomas Dietz" w:date="2012-08-13T14:09:00Z"/>
              </w:rPr>
            </w:pPr>
            <w:del w:id="13229" w:author="Thomas Dietz" w:date="2012-08-13T14:09:00Z">
              <w:r w:rsidDel="00CC3011">
                <w:delText>&lt;/xs:complexType&gt;</w:delText>
              </w:r>
            </w:del>
          </w:p>
          <w:p w14:paraId="6AA86D48" w14:textId="2E7B6A88" w:rsidR="00712E70" w:rsidDel="00CC3011" w:rsidRDefault="00712E70" w:rsidP="00712E70">
            <w:pPr>
              <w:pStyle w:val="XML1"/>
              <w:rPr>
                <w:del w:id="13230" w:author="Thomas Dietz" w:date="2012-08-13T14:09:00Z"/>
              </w:rPr>
            </w:pPr>
          </w:p>
          <w:p w14:paraId="5A754D54" w14:textId="44481615" w:rsidR="00712E70" w:rsidDel="00CC3011" w:rsidRDefault="003C6552" w:rsidP="00712E70">
            <w:pPr>
              <w:pStyle w:val="XML1"/>
              <w:rPr>
                <w:del w:id="13231" w:author="Thomas Dietz" w:date="2012-08-13T14:09:00Z"/>
              </w:rPr>
            </w:pPr>
            <w:del w:id="13232" w:author="Thomas Dietz" w:date="2012-08-13T14:09:00Z">
              <w:r w:rsidDel="00CC3011">
                <w:delText>&lt;xs:complexType name="OF</w:delText>
              </w:r>
              <w:r w:rsidR="00712E70" w:rsidDel="00CC3011">
                <w:delText>VxLANTunnelType"&gt;</w:delText>
              </w:r>
            </w:del>
          </w:p>
          <w:p w14:paraId="6124781D" w14:textId="1C8408A2" w:rsidR="00712E70" w:rsidDel="00CC3011" w:rsidRDefault="00712E70" w:rsidP="00712E70">
            <w:pPr>
              <w:pStyle w:val="XML2"/>
              <w:rPr>
                <w:del w:id="13233" w:author="Thomas Dietz" w:date="2012-08-13T14:09:00Z"/>
              </w:rPr>
            </w:pPr>
            <w:del w:id="13234" w:author="Thomas Dietz" w:date="2012-08-13T14:09:00Z">
              <w:r w:rsidDel="00CC3011">
                <w:delText>&lt;xs:complexContent&gt;</w:delText>
              </w:r>
            </w:del>
          </w:p>
          <w:p w14:paraId="4F20E041" w14:textId="104C0300" w:rsidR="00712E70" w:rsidDel="00CC3011" w:rsidRDefault="00712E70" w:rsidP="00712E70">
            <w:pPr>
              <w:pStyle w:val="XML3"/>
              <w:rPr>
                <w:del w:id="13235" w:author="Thomas Dietz" w:date="2012-08-13T14:09:00Z"/>
              </w:rPr>
            </w:pPr>
            <w:del w:id="13236" w:author="Thomas Dietz" w:date="2012-08-13T14:09:00Z">
              <w:r w:rsidDel="00CC3011">
                <w:delText>&lt;xs:extension base="OFTunnelType"&gt;</w:delText>
              </w:r>
            </w:del>
          </w:p>
          <w:p w14:paraId="3B47F0C9" w14:textId="4F1BC9CD" w:rsidR="00712E70" w:rsidDel="00CC3011" w:rsidRDefault="00712E70" w:rsidP="00712E70">
            <w:pPr>
              <w:pStyle w:val="XML4"/>
              <w:rPr>
                <w:del w:id="13237" w:author="Thomas Dietz" w:date="2012-08-13T14:09:00Z"/>
              </w:rPr>
            </w:pPr>
            <w:del w:id="13238" w:author="Thomas Dietz" w:date="2012-08-13T14:09:00Z">
              <w:r w:rsidDel="00CC3011">
                <w:delText>&lt;xs:sequence&gt;</w:delText>
              </w:r>
            </w:del>
          </w:p>
          <w:p w14:paraId="51ED1A52" w14:textId="78199D27" w:rsidR="00712E70" w:rsidDel="00CC3011" w:rsidRDefault="00712E70" w:rsidP="00712E70">
            <w:pPr>
              <w:pStyle w:val="XML5"/>
              <w:rPr>
                <w:del w:id="13239" w:author="Thomas Dietz" w:date="2012-08-13T14:09:00Z"/>
              </w:rPr>
            </w:pPr>
            <w:del w:id="13240" w:author="Thomas Dietz" w:date="2012-08-13T14:09:00Z">
              <w:r w:rsidDel="00CC3011">
                <w:delText>&lt;xs:element name="vni-valid" type="xs:boolean"</w:delText>
              </w:r>
            </w:del>
          </w:p>
          <w:p w14:paraId="1017AAB0" w14:textId="09AEDFA7" w:rsidR="00712E70" w:rsidDel="00CC3011" w:rsidRDefault="00712E70" w:rsidP="00712E70">
            <w:pPr>
              <w:pStyle w:val="XML9"/>
              <w:rPr>
                <w:del w:id="13241" w:author="Thomas Dietz" w:date="2012-08-13T14:09:00Z"/>
              </w:rPr>
            </w:pPr>
            <w:del w:id="13242" w:author="Thomas Dietz" w:date="2012-08-13T14:09:00Z">
              <w:r w:rsidDel="00CC3011">
                <w:delText>default="true"/&gt;</w:delText>
              </w:r>
            </w:del>
          </w:p>
          <w:p w14:paraId="76FBCED1" w14:textId="14C6AE29" w:rsidR="00712E70" w:rsidDel="00CC3011" w:rsidRDefault="00712E70" w:rsidP="00712E70">
            <w:pPr>
              <w:pStyle w:val="XML5"/>
              <w:rPr>
                <w:del w:id="13243" w:author="Thomas Dietz" w:date="2012-08-13T14:09:00Z"/>
              </w:rPr>
            </w:pPr>
            <w:del w:id="13244" w:author="Thomas Dietz" w:date="2012-08-13T14:09:00Z">
              <w:r w:rsidDel="00CC3011">
                <w:delText>&lt;xs:element name="vni" type="xs:unsignedInt"/&gt;</w:delText>
              </w:r>
            </w:del>
          </w:p>
          <w:p w14:paraId="353A2090" w14:textId="25141FFB" w:rsidR="00712E70" w:rsidDel="00CC3011" w:rsidRDefault="00712E70" w:rsidP="00712E70">
            <w:pPr>
              <w:pStyle w:val="XML5"/>
              <w:rPr>
                <w:del w:id="13245" w:author="Thomas Dietz" w:date="2012-08-13T14:09:00Z"/>
              </w:rPr>
            </w:pPr>
            <w:del w:id="13246" w:author="Thomas Dietz" w:date="2012-08-13T14:09:00Z">
              <w:r w:rsidDel="00CC3011">
                <w:delText>&lt;xs:element name="vni-multicast-group" type="inet:ip-address"/&gt;</w:delText>
              </w:r>
            </w:del>
          </w:p>
          <w:p w14:paraId="11FFF8E0" w14:textId="0FB42CC6" w:rsidR="00712E70" w:rsidDel="00CC3011" w:rsidRDefault="00712E70" w:rsidP="00712E70">
            <w:pPr>
              <w:pStyle w:val="XML5"/>
              <w:rPr>
                <w:del w:id="13247" w:author="Thomas Dietz" w:date="2012-08-13T14:09:00Z"/>
              </w:rPr>
            </w:pPr>
            <w:del w:id="13248" w:author="Thomas Dietz" w:date="2012-08-13T14:09:00Z">
              <w:r w:rsidDel="00CC3011">
                <w:delText>&lt;xs:element name="udp-source-port" type="xs:unsignedInt"/&gt;</w:delText>
              </w:r>
              <w:r w:rsidDel="00CC3011">
                <w:tab/>
              </w:r>
            </w:del>
          </w:p>
          <w:p w14:paraId="23FB6492" w14:textId="0E265B1C" w:rsidR="00712E70" w:rsidDel="00CC3011" w:rsidRDefault="00712E70" w:rsidP="00712E70">
            <w:pPr>
              <w:pStyle w:val="XML5"/>
              <w:rPr>
                <w:del w:id="13249" w:author="Thomas Dietz" w:date="2012-08-13T14:09:00Z"/>
              </w:rPr>
            </w:pPr>
            <w:del w:id="13250" w:author="Thomas Dietz" w:date="2012-08-13T14:09:00Z">
              <w:r w:rsidDel="00CC3011">
                <w:delText xml:space="preserve">&lt;xs:element name="udp-dest-port" type="xs:unsignedInt" </w:delText>
              </w:r>
            </w:del>
          </w:p>
          <w:p w14:paraId="7E4DFB8B" w14:textId="7081F6F8" w:rsidR="00712E70" w:rsidRPr="007633B9" w:rsidDel="00CC3011" w:rsidRDefault="00712E70" w:rsidP="00712E70">
            <w:pPr>
              <w:pStyle w:val="XML9"/>
              <w:rPr>
                <w:del w:id="13251" w:author="Thomas Dietz" w:date="2012-08-13T14:09:00Z"/>
              </w:rPr>
            </w:pPr>
            <w:del w:id="13252" w:author="Thomas Dietz" w:date="2012-08-13T14:09:00Z">
              <w:r w:rsidRPr="007633B9" w:rsidDel="00CC3011">
                <w:delText>default=IANA_VXLAN_PORT/&gt;</w:delText>
              </w:r>
            </w:del>
          </w:p>
          <w:p w14:paraId="10B800C8" w14:textId="44EC71F8" w:rsidR="00712E70" w:rsidDel="00CC3011" w:rsidRDefault="00712E70" w:rsidP="00712E70">
            <w:pPr>
              <w:pStyle w:val="XML5"/>
              <w:rPr>
                <w:del w:id="13253" w:author="Thomas Dietz" w:date="2012-08-13T14:09:00Z"/>
              </w:rPr>
            </w:pPr>
            <w:del w:id="13254" w:author="Thomas Dietz" w:date="2012-08-13T14:09:00Z">
              <w:r w:rsidDel="00CC3011">
                <w:delText>&lt;xs:element name="udp-checksum" type="xs:boolean"</w:delText>
              </w:r>
            </w:del>
          </w:p>
          <w:p w14:paraId="7E02A0BD" w14:textId="3DDD03E5" w:rsidR="00712E70" w:rsidDel="00CC3011" w:rsidRDefault="00712E70" w:rsidP="00712E70">
            <w:pPr>
              <w:pStyle w:val="XML9"/>
              <w:rPr>
                <w:del w:id="13255" w:author="Thomas Dietz" w:date="2012-08-13T14:09:00Z"/>
              </w:rPr>
            </w:pPr>
            <w:del w:id="13256" w:author="Thomas Dietz" w:date="2012-08-13T14:09:00Z">
              <w:r w:rsidDel="00CC3011">
                <w:delText>default="false"/&gt;</w:delText>
              </w:r>
            </w:del>
          </w:p>
          <w:p w14:paraId="45DD79AE" w14:textId="62EB48FF" w:rsidR="00712E70" w:rsidDel="00CC3011" w:rsidRDefault="00712E70" w:rsidP="00712E70">
            <w:pPr>
              <w:pStyle w:val="XML4"/>
              <w:rPr>
                <w:del w:id="13257" w:author="Thomas Dietz" w:date="2012-08-13T14:09:00Z"/>
              </w:rPr>
            </w:pPr>
            <w:del w:id="13258" w:author="Thomas Dietz" w:date="2012-08-13T14:09:00Z">
              <w:r w:rsidDel="00CC3011">
                <w:delText>&lt;/xs:sequence&gt;</w:delText>
              </w:r>
            </w:del>
          </w:p>
          <w:p w14:paraId="5C91EE56" w14:textId="775C528C" w:rsidR="00712E70" w:rsidDel="00CC3011" w:rsidRDefault="00712E70" w:rsidP="00712E70">
            <w:pPr>
              <w:pStyle w:val="XML3"/>
              <w:rPr>
                <w:del w:id="13259" w:author="Thomas Dietz" w:date="2012-08-13T14:09:00Z"/>
              </w:rPr>
            </w:pPr>
            <w:del w:id="13260" w:author="Thomas Dietz" w:date="2012-08-13T14:09:00Z">
              <w:r w:rsidDel="00CC3011">
                <w:delText>&lt;/xs:extension&gt;</w:delText>
              </w:r>
            </w:del>
          </w:p>
          <w:p w14:paraId="6571492F" w14:textId="2BD7C4FD" w:rsidR="00712E70" w:rsidDel="00CC3011" w:rsidRDefault="00712E70" w:rsidP="00712E70">
            <w:pPr>
              <w:pStyle w:val="XML2"/>
              <w:rPr>
                <w:del w:id="13261" w:author="Thomas Dietz" w:date="2012-08-13T14:09:00Z"/>
              </w:rPr>
            </w:pPr>
            <w:del w:id="13262" w:author="Thomas Dietz" w:date="2012-08-13T14:09:00Z">
              <w:r w:rsidDel="00CC3011">
                <w:delText>&lt;/xs:complexContent&gt;</w:delText>
              </w:r>
            </w:del>
          </w:p>
          <w:p w14:paraId="46117826" w14:textId="7764AC8B" w:rsidR="00712E70" w:rsidDel="00CC3011" w:rsidRDefault="00712E70" w:rsidP="00712E70">
            <w:pPr>
              <w:pStyle w:val="XML1"/>
              <w:rPr>
                <w:del w:id="13263" w:author="Thomas Dietz" w:date="2012-08-13T14:09:00Z"/>
              </w:rPr>
            </w:pPr>
            <w:del w:id="13264" w:author="Thomas Dietz" w:date="2012-08-13T14:09:00Z">
              <w:r w:rsidDel="00CC3011">
                <w:delText>&lt;/xs:complexType&gt;</w:delText>
              </w:r>
            </w:del>
          </w:p>
          <w:p w14:paraId="273B2F1C" w14:textId="6C3C44B5" w:rsidR="00712E70" w:rsidDel="00CC3011" w:rsidRDefault="00712E70" w:rsidP="00712E70">
            <w:pPr>
              <w:pStyle w:val="XML1"/>
              <w:rPr>
                <w:del w:id="13265" w:author="Thomas Dietz" w:date="2012-08-13T14:09:00Z"/>
              </w:rPr>
            </w:pPr>
          </w:p>
          <w:p w14:paraId="248B0ED4" w14:textId="5886D06A" w:rsidR="00712E70" w:rsidDel="00CC3011" w:rsidRDefault="00712E70" w:rsidP="00712E70">
            <w:pPr>
              <w:pStyle w:val="XML1"/>
              <w:rPr>
                <w:del w:id="13266" w:author="Thomas Dietz" w:date="2012-08-13T14:09:00Z"/>
              </w:rPr>
            </w:pPr>
            <w:del w:id="13267" w:author="Thomas Dietz" w:date="2012-08-13T14:09:00Z">
              <w:r w:rsidDel="00CC3011">
                <w:delText>&lt;xs:complexType name="</w:delText>
              </w:r>
              <w:r w:rsidR="003C6552" w:rsidDel="00CC3011">
                <w:delText>OFNVGRETunnelType</w:delText>
              </w:r>
              <w:r w:rsidDel="00CC3011">
                <w:delText>"&gt;</w:delText>
              </w:r>
            </w:del>
          </w:p>
          <w:p w14:paraId="05C4A3B3" w14:textId="46F654E3" w:rsidR="00712E70" w:rsidDel="00CC3011" w:rsidRDefault="00712E70" w:rsidP="00712E70">
            <w:pPr>
              <w:pStyle w:val="XML2"/>
              <w:rPr>
                <w:del w:id="13268" w:author="Thomas Dietz" w:date="2012-08-13T14:09:00Z"/>
              </w:rPr>
            </w:pPr>
            <w:del w:id="13269" w:author="Thomas Dietz" w:date="2012-08-13T14:09:00Z">
              <w:r w:rsidDel="00CC3011">
                <w:delText>&lt;xs:complexContent&gt;</w:delText>
              </w:r>
            </w:del>
          </w:p>
          <w:p w14:paraId="63C8C4D8" w14:textId="73237542" w:rsidR="00712E70" w:rsidDel="00CC3011" w:rsidRDefault="00712E70" w:rsidP="00712E70">
            <w:pPr>
              <w:pStyle w:val="XML3"/>
              <w:rPr>
                <w:del w:id="13270" w:author="Thomas Dietz" w:date="2012-08-13T14:09:00Z"/>
              </w:rPr>
            </w:pPr>
            <w:del w:id="13271" w:author="Thomas Dietz" w:date="2012-08-13T14:09:00Z">
              <w:r w:rsidDel="00CC3011">
                <w:delText>&lt;xs:extension base="OFTunnelType"&gt;</w:delText>
              </w:r>
            </w:del>
          </w:p>
          <w:p w14:paraId="283482DD" w14:textId="32565B4A" w:rsidR="00712E70" w:rsidDel="00CC3011" w:rsidRDefault="00712E70" w:rsidP="00712E70">
            <w:pPr>
              <w:pStyle w:val="XML4"/>
              <w:rPr>
                <w:del w:id="13272" w:author="Thomas Dietz" w:date="2012-08-13T14:09:00Z"/>
              </w:rPr>
            </w:pPr>
            <w:del w:id="13273" w:author="Thomas Dietz" w:date="2012-08-13T14:09:00Z">
              <w:r w:rsidDel="00CC3011">
                <w:delText>&lt;xs:sequence&gt;</w:delText>
              </w:r>
            </w:del>
          </w:p>
          <w:p w14:paraId="018D1D73" w14:textId="35F8F888" w:rsidR="00712E70" w:rsidDel="00CC3011" w:rsidRDefault="00712E70" w:rsidP="00712E70">
            <w:pPr>
              <w:pStyle w:val="XML4"/>
              <w:rPr>
                <w:del w:id="13274" w:author="Thomas Dietz" w:date="2012-08-13T14:09:00Z"/>
              </w:rPr>
            </w:pPr>
            <w:del w:id="13275" w:author="Thomas Dietz" w:date="2012-08-13T14:09:00Z">
              <w:r w:rsidDel="00CC3011">
                <w:delText>&lt;xs:element name="tni" type="xs:unsignedInt"/&gt;</w:delText>
              </w:r>
            </w:del>
          </w:p>
          <w:p w14:paraId="1DAF6AFE" w14:textId="20AFAEC0" w:rsidR="00712E70" w:rsidDel="00CC3011" w:rsidRDefault="00712E70" w:rsidP="00712E70">
            <w:pPr>
              <w:pStyle w:val="XML4"/>
              <w:rPr>
                <w:del w:id="13276" w:author="Thomas Dietz" w:date="2012-08-13T14:09:00Z"/>
              </w:rPr>
            </w:pPr>
            <w:del w:id="13277" w:author="Thomas Dietz" w:date="2012-08-13T14:09:00Z">
              <w:r w:rsidDel="00CC3011">
                <w:delText>&lt;xs:element name="tni-</w:delText>
              </w:r>
              <w:r w:rsidR="008F2AF0" w:rsidDel="00CC3011">
                <w:delText>user</w:delText>
              </w:r>
              <w:r w:rsidDel="00CC3011">
                <w:delText>" type="xs:unsignedInt"/&gt;</w:delText>
              </w:r>
            </w:del>
          </w:p>
          <w:p w14:paraId="6DA85E2D" w14:textId="53117841" w:rsidR="00712E70" w:rsidDel="00CC3011" w:rsidRDefault="00712E70" w:rsidP="00712E70">
            <w:pPr>
              <w:pStyle w:val="XML4"/>
              <w:rPr>
                <w:del w:id="13278" w:author="Thomas Dietz" w:date="2012-08-13T14:09:00Z"/>
              </w:rPr>
            </w:pPr>
            <w:del w:id="13279" w:author="Thomas Dietz" w:date="2012-08-13T14:09:00Z">
              <w:r w:rsidDel="00CC3011">
                <w:delText xml:space="preserve">&lt;xs:element name="tni-multicast-group" </w:delText>
              </w:r>
            </w:del>
          </w:p>
          <w:p w14:paraId="6F31C9C3" w14:textId="603F427C" w:rsidR="00712E70" w:rsidDel="00CC3011" w:rsidRDefault="00712E70" w:rsidP="00712E70">
            <w:pPr>
              <w:pStyle w:val="XML9"/>
              <w:rPr>
                <w:del w:id="13280" w:author="Thomas Dietz" w:date="2012-08-13T14:09:00Z"/>
              </w:rPr>
            </w:pPr>
            <w:del w:id="13281" w:author="Thomas Dietz" w:date="2012-08-13T14:09:00Z">
              <w:r w:rsidDel="00CC3011">
                <w:delText>type="inet:ip-address"/&gt;</w:delText>
              </w:r>
            </w:del>
          </w:p>
          <w:p w14:paraId="6416252A" w14:textId="75E665F6" w:rsidR="00712E70" w:rsidDel="00CC3011" w:rsidRDefault="00712E70" w:rsidP="00712E70">
            <w:pPr>
              <w:pStyle w:val="XML4"/>
              <w:rPr>
                <w:del w:id="13282" w:author="Thomas Dietz" w:date="2012-08-13T14:09:00Z"/>
              </w:rPr>
            </w:pPr>
            <w:del w:id="13283" w:author="Thomas Dietz" w:date="2012-08-13T14:09:00Z">
              <w:r w:rsidDel="00CC3011">
                <w:delText>&lt;/xs:sequence&gt;</w:delText>
              </w:r>
            </w:del>
          </w:p>
          <w:p w14:paraId="409CA8AE" w14:textId="22E2832F" w:rsidR="00712E70" w:rsidDel="00CC3011" w:rsidRDefault="00712E70" w:rsidP="00712E70">
            <w:pPr>
              <w:pStyle w:val="XML3"/>
              <w:rPr>
                <w:del w:id="13284" w:author="Thomas Dietz" w:date="2012-08-13T14:09:00Z"/>
              </w:rPr>
            </w:pPr>
            <w:del w:id="13285" w:author="Thomas Dietz" w:date="2012-08-13T14:09:00Z">
              <w:r w:rsidDel="00CC3011">
                <w:delText>&lt;/xs:extension&gt;</w:delText>
              </w:r>
            </w:del>
          </w:p>
          <w:p w14:paraId="54FFEEAE" w14:textId="66CF5C71" w:rsidR="00712E70" w:rsidDel="00CC3011" w:rsidRDefault="00712E70" w:rsidP="00712E70">
            <w:pPr>
              <w:pStyle w:val="XML2"/>
              <w:rPr>
                <w:del w:id="13286" w:author="Thomas Dietz" w:date="2012-08-13T14:09:00Z"/>
              </w:rPr>
            </w:pPr>
            <w:del w:id="13287" w:author="Thomas Dietz" w:date="2012-08-13T14:09:00Z">
              <w:r w:rsidDel="00CC3011">
                <w:delText>&lt;/xs:complexContent&gt;</w:delText>
              </w:r>
            </w:del>
          </w:p>
          <w:p w14:paraId="79747062" w14:textId="3C1A47FF" w:rsidR="00712E70" w:rsidDel="00CC3011" w:rsidRDefault="00712E70" w:rsidP="00712E70">
            <w:pPr>
              <w:pStyle w:val="XML1"/>
              <w:rPr>
                <w:del w:id="13288" w:author="Thomas Dietz" w:date="2012-08-13T14:09:00Z"/>
              </w:rPr>
            </w:pPr>
            <w:del w:id="13289" w:author="Thomas Dietz" w:date="2012-08-13T14:09:00Z">
              <w:r w:rsidDel="00CC3011">
                <w:delText>&lt;/xs:complexType&gt;</w:delText>
              </w:r>
            </w:del>
          </w:p>
          <w:p w14:paraId="00718A2B" w14:textId="77777777" w:rsidR="00E02224" w:rsidRDefault="00E02224" w:rsidP="00E02224">
            <w:pPr>
              <w:pStyle w:val="XML1"/>
              <w:rPr>
                <w:ins w:id="13290" w:author="Thomas Dietz" w:date="2012-08-13T14:15:00Z"/>
              </w:rPr>
            </w:pPr>
            <w:ins w:id="13291" w:author="Thomas Dietz" w:date="2012-08-13T14:15:00Z">
              <w:r>
                <w:t xml:space="preserve">  &lt;xs:group name="OFPortType"&gt;</w:t>
              </w:r>
            </w:ins>
          </w:p>
          <w:p w14:paraId="1ECE51E4" w14:textId="77777777" w:rsidR="00E02224" w:rsidRDefault="00E02224" w:rsidP="00E02224">
            <w:pPr>
              <w:pStyle w:val="XML1"/>
              <w:rPr>
                <w:ins w:id="13292" w:author="Thomas Dietz" w:date="2012-08-13T14:15:00Z"/>
              </w:rPr>
            </w:pPr>
            <w:ins w:id="13293" w:author="Thomas Dietz" w:date="2012-08-13T14:15:00Z">
              <w:r>
                <w:t xml:space="preserve">    &lt;xs:annotation&gt;</w:t>
              </w:r>
            </w:ins>
          </w:p>
          <w:p w14:paraId="6C284921" w14:textId="77777777" w:rsidR="00E02224" w:rsidRDefault="00E02224" w:rsidP="00E02224">
            <w:pPr>
              <w:pStyle w:val="XML1"/>
              <w:rPr>
                <w:ins w:id="13294" w:author="Thomas Dietz" w:date="2012-08-13T14:15:00Z"/>
              </w:rPr>
            </w:pPr>
            <w:ins w:id="13295" w:author="Thomas Dietz" w:date="2012-08-13T14:15:00Z">
              <w:r>
                <w:t xml:space="preserve">      &lt;xs:documentation&gt;</w:t>
              </w:r>
            </w:ins>
          </w:p>
          <w:p w14:paraId="608A7042" w14:textId="77777777" w:rsidR="00E02224" w:rsidRDefault="00E02224" w:rsidP="00E02224">
            <w:pPr>
              <w:pStyle w:val="XML1"/>
              <w:rPr>
                <w:ins w:id="13296" w:author="Thomas Dietz" w:date="2012-08-13T14:15:00Z"/>
              </w:rPr>
            </w:pPr>
            <w:ins w:id="13297" w:author="Thomas Dietz" w:date="2012-08-13T14:15:00Z">
              <w:r>
                <w:t xml:space="preserve">        This element specifies all properties of an</w:t>
              </w:r>
            </w:ins>
          </w:p>
          <w:p w14:paraId="3A018066" w14:textId="77777777" w:rsidR="00E02224" w:rsidRDefault="00E02224" w:rsidP="00E02224">
            <w:pPr>
              <w:pStyle w:val="XML1"/>
              <w:rPr>
                <w:ins w:id="13298" w:author="Thomas Dietz" w:date="2012-08-13T14:15:00Z"/>
              </w:rPr>
            </w:pPr>
            <w:ins w:id="13299" w:author="Thomas Dietz" w:date="2012-08-13T14:15:00Z">
              <w:r>
                <w:t xml:space="preserve">        OpenFlow resource of type OpenFlow Port. It represent a</w:t>
              </w:r>
            </w:ins>
          </w:p>
          <w:p w14:paraId="66A79C86" w14:textId="77777777" w:rsidR="00E02224" w:rsidRDefault="00E02224" w:rsidP="00E02224">
            <w:pPr>
              <w:pStyle w:val="XML1"/>
              <w:rPr>
                <w:ins w:id="13300" w:author="Thomas Dietz" w:date="2012-08-13T14:15:00Z"/>
              </w:rPr>
            </w:pPr>
            <w:ins w:id="13301" w:author="Thomas Dietz" w:date="2012-08-13T14:15:00Z">
              <w:r>
                <w:t xml:space="preserve">        physical port or a logical port of the OpenFlow Capable</w:t>
              </w:r>
            </w:ins>
          </w:p>
          <w:p w14:paraId="472CA7DB" w14:textId="77777777" w:rsidR="00E02224" w:rsidRDefault="00E02224" w:rsidP="00E02224">
            <w:pPr>
              <w:pStyle w:val="XML1"/>
              <w:rPr>
                <w:ins w:id="13302" w:author="Thomas Dietz" w:date="2012-08-13T14:15:00Z"/>
              </w:rPr>
            </w:pPr>
            <w:ins w:id="13303" w:author="Thomas Dietz" w:date="2012-08-13T14:15:00Z">
              <w:r>
                <w:t xml:space="preserve">        Switch and can be assigned for exclusive use to an OpenFlow</w:t>
              </w:r>
            </w:ins>
          </w:p>
          <w:p w14:paraId="17305AF9" w14:textId="77777777" w:rsidR="00E02224" w:rsidRDefault="00E02224" w:rsidP="00E02224">
            <w:pPr>
              <w:pStyle w:val="XML1"/>
              <w:rPr>
                <w:ins w:id="13304" w:author="Thomas Dietz" w:date="2012-08-13T14:15:00Z"/>
              </w:rPr>
            </w:pPr>
            <w:ins w:id="13305" w:author="Thomas Dietz" w:date="2012-08-13T14:15:00Z">
              <w:r>
                <w:t xml:space="preserve">        Logical Switch.  A logical port represents a tunnel endpoint</w:t>
              </w:r>
            </w:ins>
          </w:p>
          <w:p w14:paraId="351EB0D7" w14:textId="77777777" w:rsidR="00E02224" w:rsidRDefault="00E02224" w:rsidP="00E02224">
            <w:pPr>
              <w:pStyle w:val="XML1"/>
              <w:rPr>
                <w:ins w:id="13306" w:author="Thomas Dietz" w:date="2012-08-13T14:15:00Z"/>
              </w:rPr>
            </w:pPr>
            <w:ins w:id="13307" w:author="Thomas Dietz" w:date="2012-08-13T14:15:00Z">
              <w:r>
                <w:t xml:space="preserve">        as described in the OpenFlow protocol specification versions</w:t>
              </w:r>
            </w:ins>
          </w:p>
          <w:p w14:paraId="7572EC4A" w14:textId="77777777" w:rsidR="00E02224" w:rsidRDefault="00E02224" w:rsidP="00E02224">
            <w:pPr>
              <w:pStyle w:val="XML1"/>
              <w:rPr>
                <w:ins w:id="13308" w:author="Thomas Dietz" w:date="2012-08-13T14:15:00Z"/>
              </w:rPr>
            </w:pPr>
            <w:ins w:id="13309" w:author="Thomas Dietz" w:date="2012-08-13T14:15:00Z">
              <w:r>
                <w:t xml:space="preserve">        1.3 - 1.3.1.</w:t>
              </w:r>
            </w:ins>
          </w:p>
          <w:p w14:paraId="54DFB7F6" w14:textId="77777777" w:rsidR="00E02224" w:rsidRDefault="00E02224" w:rsidP="00E02224">
            <w:pPr>
              <w:pStyle w:val="XML1"/>
              <w:rPr>
                <w:ins w:id="13310" w:author="Thomas Dietz" w:date="2012-08-13T14:15:00Z"/>
              </w:rPr>
            </w:pPr>
          </w:p>
          <w:p w14:paraId="25A1338F" w14:textId="77777777" w:rsidR="00E02224" w:rsidRDefault="00E02224" w:rsidP="00E02224">
            <w:pPr>
              <w:pStyle w:val="XML1"/>
              <w:rPr>
                <w:ins w:id="13311" w:author="Thomas Dietz" w:date="2012-08-13T14:15:00Z"/>
              </w:rPr>
            </w:pPr>
            <w:ins w:id="13312" w:author="Thomas Dietz" w:date="2012-08-13T14:15:00Z">
              <w:r>
                <w:t xml:space="preserve">        NETCONF &amp;lt;edit-config&amp;gt; operations MUST be implemented as </w:t>
              </w:r>
            </w:ins>
          </w:p>
          <w:p w14:paraId="3443AA99" w14:textId="77777777" w:rsidR="00E02224" w:rsidRDefault="00E02224" w:rsidP="00E02224">
            <w:pPr>
              <w:pStyle w:val="XML1"/>
              <w:rPr>
                <w:ins w:id="13313" w:author="Thomas Dietz" w:date="2012-08-13T14:15:00Z"/>
              </w:rPr>
            </w:pPr>
            <w:ins w:id="13314" w:author="Thomas Dietz" w:date="2012-08-13T14:15:00Z">
              <w:r>
                <w:t xml:space="preserve">        follows: </w:t>
              </w:r>
            </w:ins>
          </w:p>
          <w:p w14:paraId="22F48B85" w14:textId="77777777" w:rsidR="00E02224" w:rsidRDefault="00E02224" w:rsidP="00E02224">
            <w:pPr>
              <w:pStyle w:val="XML1"/>
              <w:rPr>
                <w:ins w:id="13315" w:author="Thomas Dietz" w:date="2012-08-13T14:15:00Z"/>
              </w:rPr>
            </w:pPr>
          </w:p>
          <w:p w14:paraId="1A99424A" w14:textId="77777777" w:rsidR="00E02224" w:rsidRDefault="00E02224" w:rsidP="00E02224">
            <w:pPr>
              <w:pStyle w:val="XML1"/>
              <w:rPr>
                <w:ins w:id="13316" w:author="Thomas Dietz" w:date="2012-08-13T14:15:00Z"/>
              </w:rPr>
            </w:pPr>
            <w:ins w:id="13317" w:author="Thomas Dietz" w:date="2012-08-13T14:15:00Z">
              <w:r>
                <w:t xml:space="preserve">        * The 'resource-id' element of OFResoureType MUST be present</w:t>
              </w:r>
            </w:ins>
          </w:p>
          <w:p w14:paraId="0490C39D" w14:textId="77777777" w:rsidR="00E02224" w:rsidRDefault="00E02224" w:rsidP="00E02224">
            <w:pPr>
              <w:pStyle w:val="XML1"/>
              <w:rPr>
                <w:ins w:id="13318" w:author="Thomas Dietz" w:date="2012-08-13T14:15:00Z"/>
              </w:rPr>
            </w:pPr>
            <w:ins w:id="13319" w:author="Thomas Dietz" w:date="2012-08-13T14:15:00Z">
              <w:r>
                <w:t xml:space="preserve">        at all &amp;lt;edit-config&amp;gt; operations to identify the port.</w:t>
              </w:r>
            </w:ins>
          </w:p>
          <w:p w14:paraId="40AD1063" w14:textId="77777777" w:rsidR="00E02224" w:rsidRDefault="00E02224" w:rsidP="00E02224">
            <w:pPr>
              <w:pStyle w:val="XML1"/>
              <w:rPr>
                <w:ins w:id="13320" w:author="Thomas Dietz" w:date="2012-08-13T14:15:00Z"/>
              </w:rPr>
            </w:pPr>
            <w:ins w:id="13321" w:author="Thomas Dietz" w:date="2012-08-13T14:15:00Z">
              <w:r>
                <w:t xml:space="preserve">        * If the operation is 'merge' or 'replace', the element is</w:t>
              </w:r>
            </w:ins>
          </w:p>
          <w:p w14:paraId="4A5A8234" w14:textId="77777777" w:rsidR="00E02224" w:rsidRDefault="00E02224" w:rsidP="00E02224">
            <w:pPr>
              <w:pStyle w:val="XML1"/>
              <w:rPr>
                <w:ins w:id="13322" w:author="Thomas Dietz" w:date="2012-08-13T14:15:00Z"/>
              </w:rPr>
            </w:pPr>
            <w:ins w:id="13323" w:author="Thomas Dietz" w:date="2012-08-13T14:15:00Z">
              <w:r>
                <w:t xml:space="preserve">        created if it does not exist, and its value is set to the</w:t>
              </w:r>
            </w:ins>
          </w:p>
          <w:p w14:paraId="0D41CF5F" w14:textId="77777777" w:rsidR="00E02224" w:rsidRDefault="00E02224" w:rsidP="00E02224">
            <w:pPr>
              <w:pStyle w:val="XML1"/>
              <w:rPr>
                <w:ins w:id="13324" w:author="Thomas Dietz" w:date="2012-08-13T14:15:00Z"/>
              </w:rPr>
            </w:pPr>
            <w:ins w:id="13325" w:author="Thomas Dietz" w:date="2012-08-13T14:15:00Z">
              <w:r>
                <w:t xml:space="preserve">        value found in the XML RPC data.</w:t>
              </w:r>
            </w:ins>
          </w:p>
          <w:p w14:paraId="30BD381E" w14:textId="77777777" w:rsidR="00E02224" w:rsidRDefault="00E02224" w:rsidP="00E02224">
            <w:pPr>
              <w:pStyle w:val="XML1"/>
              <w:rPr>
                <w:ins w:id="13326" w:author="Thomas Dietz" w:date="2012-08-13T14:15:00Z"/>
              </w:rPr>
            </w:pPr>
            <w:ins w:id="13327" w:author="Thomas Dietz" w:date="2012-08-13T14:15:00Z">
              <w:r>
                <w:t xml:space="preserve">        * If the operation is 'create', the element is created if it</w:t>
              </w:r>
            </w:ins>
          </w:p>
          <w:p w14:paraId="661EB11C" w14:textId="77777777" w:rsidR="00E02224" w:rsidRDefault="00E02224" w:rsidP="00E02224">
            <w:pPr>
              <w:pStyle w:val="XML1"/>
              <w:rPr>
                <w:ins w:id="13328" w:author="Thomas Dietz" w:date="2012-08-13T14:15:00Z"/>
              </w:rPr>
            </w:pPr>
            <w:ins w:id="13329" w:author="Thomas Dietz" w:date="2012-08-13T14:15:00Z">
              <w:r>
                <w:t xml:space="preserve">        does not exist. If the element already exists, a</w:t>
              </w:r>
            </w:ins>
          </w:p>
          <w:p w14:paraId="427D73AF" w14:textId="77777777" w:rsidR="00E02224" w:rsidRDefault="00E02224" w:rsidP="00E02224">
            <w:pPr>
              <w:pStyle w:val="XML1"/>
              <w:rPr>
                <w:ins w:id="13330" w:author="Thomas Dietz" w:date="2012-08-13T14:15:00Z"/>
              </w:rPr>
            </w:pPr>
            <w:ins w:id="13331" w:author="Thomas Dietz" w:date="2012-08-13T14:15:00Z">
              <w:r>
                <w:t xml:space="preserve">        'data</w:t>
              </w:r>
              <w:r>
                <w:rPr>
                  <w:rFonts w:ascii="MS Mincho" w:eastAsia="MS Mincho" w:hAnsi="MS Mincho" w:cs="MS Mincho" w:hint="eastAsia"/>
                </w:rPr>
                <w:t>‑</w:t>
              </w:r>
              <w:r>
                <w:t>exists' error is returned.</w:t>
              </w:r>
            </w:ins>
          </w:p>
          <w:p w14:paraId="61CBEBB8" w14:textId="77777777" w:rsidR="00E02224" w:rsidRDefault="00E02224" w:rsidP="00E02224">
            <w:pPr>
              <w:pStyle w:val="XML1"/>
              <w:rPr>
                <w:ins w:id="13332" w:author="Thomas Dietz" w:date="2012-08-13T14:15:00Z"/>
              </w:rPr>
            </w:pPr>
            <w:ins w:id="13333" w:author="Thomas Dietz" w:date="2012-08-13T14:15:00Z">
              <w:r>
                <w:t xml:space="preserve">        * If the operation is 'delete', the element is deleted if it</w:t>
              </w:r>
            </w:ins>
          </w:p>
          <w:p w14:paraId="671EE84E" w14:textId="77777777" w:rsidR="00E02224" w:rsidRDefault="00E02224" w:rsidP="00E02224">
            <w:pPr>
              <w:pStyle w:val="XML1"/>
              <w:rPr>
                <w:ins w:id="13334" w:author="Thomas Dietz" w:date="2012-08-13T14:15:00Z"/>
              </w:rPr>
            </w:pPr>
            <w:ins w:id="13335" w:author="Thomas Dietz" w:date="2012-08-13T14:15:00Z">
              <w:r>
                <w:t xml:space="preserve">        exists. If the element does not exist, a 'data</w:t>
              </w:r>
              <w:r>
                <w:rPr>
                  <w:rFonts w:ascii="MS Mincho" w:eastAsia="MS Mincho" w:hAnsi="MS Mincho" w:cs="MS Mincho" w:hint="eastAsia"/>
                </w:rPr>
                <w:t>‑</w:t>
              </w:r>
              <w:r>
                <w:t>missing'</w:t>
              </w:r>
            </w:ins>
          </w:p>
          <w:p w14:paraId="27C2D8D8" w14:textId="77777777" w:rsidR="00E02224" w:rsidRDefault="00E02224" w:rsidP="00E02224">
            <w:pPr>
              <w:pStyle w:val="XML1"/>
              <w:rPr>
                <w:ins w:id="13336" w:author="Thomas Dietz" w:date="2012-08-13T14:15:00Z"/>
              </w:rPr>
            </w:pPr>
            <w:ins w:id="13337" w:author="Thomas Dietz" w:date="2012-08-13T14:15:00Z">
              <w:r>
                <w:t xml:space="preserve">        error is returned.</w:t>
              </w:r>
            </w:ins>
          </w:p>
          <w:p w14:paraId="7905AE82" w14:textId="77777777" w:rsidR="00E02224" w:rsidRDefault="00E02224" w:rsidP="00E02224">
            <w:pPr>
              <w:pStyle w:val="XML1"/>
              <w:rPr>
                <w:ins w:id="13338" w:author="Thomas Dietz" w:date="2012-08-13T14:15:00Z"/>
              </w:rPr>
            </w:pPr>
            <w:ins w:id="13339" w:author="Thomas Dietz" w:date="2012-08-13T14:15:00Z">
              <w:r>
                <w:t xml:space="preserve">      &lt;/xs:documentation&gt;</w:t>
              </w:r>
            </w:ins>
          </w:p>
          <w:p w14:paraId="6A049B79" w14:textId="77777777" w:rsidR="00E02224" w:rsidRDefault="00E02224" w:rsidP="00E02224">
            <w:pPr>
              <w:pStyle w:val="XML1"/>
              <w:rPr>
                <w:ins w:id="13340" w:author="Thomas Dietz" w:date="2012-08-13T14:15:00Z"/>
              </w:rPr>
            </w:pPr>
            <w:ins w:id="13341" w:author="Thomas Dietz" w:date="2012-08-13T14:15:00Z">
              <w:r>
                <w:t xml:space="preserve">    &lt;/xs:annotation&gt;</w:t>
              </w:r>
            </w:ins>
          </w:p>
          <w:p w14:paraId="4DCD6086" w14:textId="77777777" w:rsidR="00E02224" w:rsidRDefault="00E02224" w:rsidP="00E02224">
            <w:pPr>
              <w:pStyle w:val="XML1"/>
              <w:rPr>
                <w:ins w:id="13342" w:author="Thomas Dietz" w:date="2012-08-13T14:15:00Z"/>
              </w:rPr>
            </w:pPr>
          </w:p>
          <w:p w14:paraId="5AFCE047" w14:textId="77777777" w:rsidR="00E02224" w:rsidRDefault="00E02224" w:rsidP="00E02224">
            <w:pPr>
              <w:pStyle w:val="XML1"/>
              <w:rPr>
                <w:ins w:id="13343" w:author="Thomas Dietz" w:date="2012-08-13T14:15:00Z"/>
              </w:rPr>
            </w:pPr>
            <w:ins w:id="13344" w:author="Thomas Dietz" w:date="2012-08-13T14:15:00Z">
              <w:r>
                <w:t xml:space="preserve">    &lt;xs:sequence&gt;</w:t>
              </w:r>
            </w:ins>
          </w:p>
          <w:p w14:paraId="3234D757" w14:textId="77777777" w:rsidR="00E02224" w:rsidRDefault="00E02224" w:rsidP="00E02224">
            <w:pPr>
              <w:pStyle w:val="XML1"/>
              <w:rPr>
                <w:ins w:id="13345" w:author="Thomas Dietz" w:date="2012-08-13T14:15:00Z"/>
              </w:rPr>
            </w:pPr>
            <w:ins w:id="13346" w:author="Thomas Dietz" w:date="2012-08-13T14:15:00Z">
              <w:r>
                <w:t xml:space="preserve">      &lt;xs:group ref="OFResourceType"/&gt;</w:t>
              </w:r>
            </w:ins>
          </w:p>
          <w:p w14:paraId="3035EC63" w14:textId="77777777" w:rsidR="00E02224" w:rsidRDefault="00E02224" w:rsidP="00E02224">
            <w:pPr>
              <w:pStyle w:val="XML1"/>
              <w:rPr>
                <w:ins w:id="13347" w:author="Thomas Dietz" w:date="2012-08-13T14:15:00Z"/>
              </w:rPr>
            </w:pPr>
            <w:ins w:id="13348" w:author="Thomas Dietz" w:date="2012-08-13T14:15:00Z">
              <w:r>
                <w:t xml:space="preserve">      &lt;xs:element name="number"  type="xs:unsignedLong"&gt;</w:t>
              </w:r>
            </w:ins>
          </w:p>
          <w:p w14:paraId="1FBA6C41" w14:textId="77777777" w:rsidR="00E02224" w:rsidRDefault="00E02224" w:rsidP="00E02224">
            <w:pPr>
              <w:pStyle w:val="XML1"/>
              <w:rPr>
                <w:ins w:id="13349" w:author="Thomas Dietz" w:date="2012-08-13T14:15:00Z"/>
              </w:rPr>
            </w:pPr>
            <w:ins w:id="13350" w:author="Thomas Dietz" w:date="2012-08-13T14:15:00Z">
              <w:r>
                <w:t xml:space="preserve">        &lt;xs:annotation&gt;</w:t>
              </w:r>
            </w:ins>
          </w:p>
          <w:p w14:paraId="4DD7CEBB" w14:textId="77777777" w:rsidR="00E02224" w:rsidRDefault="00E02224" w:rsidP="00E02224">
            <w:pPr>
              <w:pStyle w:val="XML1"/>
              <w:rPr>
                <w:ins w:id="13351" w:author="Thomas Dietz" w:date="2012-08-13T14:15:00Z"/>
              </w:rPr>
            </w:pPr>
            <w:ins w:id="13352" w:author="Thomas Dietz" w:date="2012-08-13T14:15:00Z">
              <w:r>
                <w:t xml:space="preserve">          &lt;xs:documentation&gt;</w:t>
              </w:r>
            </w:ins>
          </w:p>
          <w:p w14:paraId="6B22C2F5" w14:textId="77777777" w:rsidR="00E02224" w:rsidRDefault="00E02224" w:rsidP="00E02224">
            <w:pPr>
              <w:pStyle w:val="XML1"/>
              <w:rPr>
                <w:ins w:id="13353" w:author="Thomas Dietz" w:date="2012-08-13T14:15:00Z"/>
              </w:rPr>
            </w:pPr>
            <w:ins w:id="13354" w:author="Thomas Dietz" w:date="2012-08-13T14:15:00Z">
              <w:r>
                <w:t xml:space="preserve">            This number identifies the OpenFlow Port to </w:t>
              </w:r>
            </w:ins>
          </w:p>
          <w:p w14:paraId="2F9E27D7" w14:textId="77777777" w:rsidR="00E02224" w:rsidRDefault="00E02224" w:rsidP="00E02224">
            <w:pPr>
              <w:pStyle w:val="XML1"/>
              <w:rPr>
                <w:ins w:id="13355" w:author="Thomas Dietz" w:date="2012-08-13T14:15:00Z"/>
              </w:rPr>
            </w:pPr>
            <w:ins w:id="13356" w:author="Thomas Dietz" w:date="2012-08-13T14:15:00Z">
              <w:r>
                <w:t xml:space="preserve">            OpenFlow Controllers. It is assigned to an OpenFlow Port </w:t>
              </w:r>
            </w:ins>
          </w:p>
          <w:p w14:paraId="616B4017" w14:textId="77777777" w:rsidR="00E02224" w:rsidRDefault="00E02224" w:rsidP="00E02224">
            <w:pPr>
              <w:pStyle w:val="XML1"/>
              <w:rPr>
                <w:ins w:id="13357" w:author="Thomas Dietz" w:date="2012-08-13T14:15:00Z"/>
              </w:rPr>
            </w:pPr>
            <w:ins w:id="13358" w:author="Thomas Dietz" w:date="2012-08-13T14:15:00Z">
              <w:r>
                <w:t xml:space="preserve">            latest when the OpenFlow Port is associated with and</w:t>
              </w:r>
            </w:ins>
          </w:p>
          <w:p w14:paraId="6A869C27" w14:textId="77777777" w:rsidR="00E02224" w:rsidRDefault="00E02224" w:rsidP="00E02224">
            <w:pPr>
              <w:pStyle w:val="XML1"/>
              <w:rPr>
                <w:ins w:id="13359" w:author="Thomas Dietz" w:date="2012-08-13T14:15:00Z"/>
              </w:rPr>
            </w:pPr>
            <w:ins w:id="13360" w:author="Thomas Dietz" w:date="2012-08-13T14:15:00Z">
              <w:r>
                <w:t xml:space="preserve">            OpenFlow Logical Switch.  If the OpenFlow Port is</w:t>
              </w:r>
            </w:ins>
          </w:p>
          <w:p w14:paraId="4921704A" w14:textId="77777777" w:rsidR="00E02224" w:rsidRDefault="00E02224" w:rsidP="00E02224">
            <w:pPr>
              <w:pStyle w:val="XML1"/>
              <w:rPr>
                <w:ins w:id="13361" w:author="Thomas Dietz" w:date="2012-08-13T14:15:00Z"/>
              </w:rPr>
            </w:pPr>
            <w:ins w:id="13362" w:author="Thomas Dietz" w:date="2012-08-13T14:15:00Z">
              <w:r>
                <w:t xml:space="preserve">            associated with an OpenFlow Logical Switch, this element</w:t>
              </w:r>
            </w:ins>
          </w:p>
          <w:p w14:paraId="22DDA4D8" w14:textId="77777777" w:rsidR="00E02224" w:rsidRDefault="00E02224" w:rsidP="00E02224">
            <w:pPr>
              <w:pStyle w:val="XML1"/>
              <w:rPr>
                <w:ins w:id="13363" w:author="Thomas Dietz" w:date="2012-08-13T14:15:00Z"/>
              </w:rPr>
            </w:pPr>
            <w:ins w:id="13364" w:author="Thomas Dietz" w:date="2012-08-13T14:15:00Z">
              <w:r>
                <w:t xml:space="preserve">            MUST be unique within the context of the OpenFlow Logical</w:t>
              </w:r>
            </w:ins>
          </w:p>
          <w:p w14:paraId="2C09C3C4" w14:textId="77777777" w:rsidR="00E02224" w:rsidRDefault="00E02224" w:rsidP="00E02224">
            <w:pPr>
              <w:pStyle w:val="XML1"/>
              <w:rPr>
                <w:ins w:id="13365" w:author="Thomas Dietz" w:date="2012-08-13T14:15:00Z"/>
              </w:rPr>
            </w:pPr>
            <w:ins w:id="13366" w:author="Thomas Dietz" w:date="2012-08-13T14:15:00Z">
              <w:r>
                <w:t xml:space="preserve">            Switch.  </w:t>
              </w:r>
            </w:ins>
          </w:p>
          <w:p w14:paraId="0DA8131E" w14:textId="77777777" w:rsidR="00E02224" w:rsidRDefault="00E02224" w:rsidP="00E02224">
            <w:pPr>
              <w:pStyle w:val="XML1"/>
              <w:rPr>
                <w:ins w:id="13367" w:author="Thomas Dietz" w:date="2012-08-13T14:15:00Z"/>
              </w:rPr>
            </w:pPr>
            <w:ins w:id="13368" w:author="Thomas Dietz" w:date="2012-08-13T14:15:00Z">
              <w:r>
                <w:t xml:space="preserve">                  </w:t>
              </w:r>
            </w:ins>
          </w:p>
          <w:p w14:paraId="03F2225F" w14:textId="77777777" w:rsidR="00E02224" w:rsidRDefault="00E02224" w:rsidP="00E02224">
            <w:pPr>
              <w:pStyle w:val="XML1"/>
              <w:rPr>
                <w:ins w:id="13369" w:author="Thomas Dietz" w:date="2012-08-13T14:15:00Z"/>
              </w:rPr>
            </w:pPr>
            <w:ins w:id="13370" w:author="Thomas Dietz" w:date="2012-08-13T14:15:00Z">
              <w:r>
                <w:t xml:space="preserve">            OpenFlow Capable Switch implementations may choose to</w:t>
              </w:r>
            </w:ins>
          </w:p>
          <w:p w14:paraId="7B1D3A06" w14:textId="77777777" w:rsidR="00E02224" w:rsidRDefault="00E02224" w:rsidP="00E02224">
            <w:pPr>
              <w:pStyle w:val="XML1"/>
              <w:rPr>
                <w:ins w:id="13371" w:author="Thomas Dietz" w:date="2012-08-13T14:15:00Z"/>
              </w:rPr>
            </w:pPr>
            <w:ins w:id="13372" w:author="Thomas Dietz" w:date="2012-08-13T14:15:00Z">
              <w:r>
                <w:t xml:space="preserve">            assign values to OpenFlow Ports that are unique within the</w:t>
              </w:r>
            </w:ins>
          </w:p>
          <w:p w14:paraId="2B47FC21" w14:textId="77777777" w:rsidR="00E02224" w:rsidRDefault="00E02224" w:rsidP="00E02224">
            <w:pPr>
              <w:pStyle w:val="XML1"/>
              <w:rPr>
                <w:ins w:id="13373" w:author="Thomas Dietz" w:date="2012-08-13T14:15:00Z"/>
              </w:rPr>
            </w:pPr>
            <w:ins w:id="13374" w:author="Thomas Dietz" w:date="2012-08-13T14:15:00Z">
              <w:r>
                <w:t xml:space="preserve">            context of the OpenFlow Logical Switch.  These numbers can</w:t>
              </w:r>
            </w:ins>
          </w:p>
          <w:p w14:paraId="03A052E3" w14:textId="77777777" w:rsidR="00E02224" w:rsidRDefault="00E02224" w:rsidP="00E02224">
            <w:pPr>
              <w:pStyle w:val="XML1"/>
              <w:rPr>
                <w:ins w:id="13375" w:author="Thomas Dietz" w:date="2012-08-13T14:15:00Z"/>
              </w:rPr>
            </w:pPr>
            <w:ins w:id="13376" w:author="Thomas Dietz" w:date="2012-08-13T14:15:00Z">
              <w:r>
                <w:t xml:space="preserve">            be used independent of assignments to OpenFlow Logical</w:t>
              </w:r>
            </w:ins>
          </w:p>
          <w:p w14:paraId="38987A39" w14:textId="77777777" w:rsidR="00E02224" w:rsidRDefault="00E02224" w:rsidP="00E02224">
            <w:pPr>
              <w:pStyle w:val="XML1"/>
              <w:rPr>
                <w:ins w:id="13377" w:author="Thomas Dietz" w:date="2012-08-13T14:15:00Z"/>
              </w:rPr>
            </w:pPr>
            <w:ins w:id="13378" w:author="Thomas Dietz" w:date="2012-08-13T14:15:00Z">
              <w:r>
                <w:t xml:space="preserve">            Switches. </w:t>
              </w:r>
            </w:ins>
          </w:p>
          <w:p w14:paraId="4C95B98B" w14:textId="77777777" w:rsidR="00E02224" w:rsidRDefault="00E02224" w:rsidP="00E02224">
            <w:pPr>
              <w:pStyle w:val="XML1"/>
              <w:rPr>
                <w:ins w:id="13379" w:author="Thomas Dietz" w:date="2012-08-13T14:15:00Z"/>
              </w:rPr>
            </w:pPr>
            <w:ins w:id="13380" w:author="Thomas Dietz" w:date="2012-08-13T14:15:00Z">
              <w:r>
                <w:t xml:space="preserve">                  </w:t>
              </w:r>
            </w:ins>
          </w:p>
          <w:p w14:paraId="26FBE55C" w14:textId="77777777" w:rsidR="00E02224" w:rsidRDefault="00E02224" w:rsidP="00E02224">
            <w:pPr>
              <w:pStyle w:val="XML1"/>
              <w:rPr>
                <w:ins w:id="13381" w:author="Thomas Dietz" w:date="2012-08-13T14:15:00Z"/>
              </w:rPr>
            </w:pPr>
            <w:ins w:id="13382" w:author="Thomas Dietz" w:date="2012-08-13T14:15:00Z">
              <w:r>
                <w:t xml:space="preserve">            Other implementations may assign values to this element</w:t>
              </w:r>
            </w:ins>
          </w:p>
          <w:p w14:paraId="289AC86D" w14:textId="77777777" w:rsidR="00E02224" w:rsidRDefault="00E02224" w:rsidP="00E02224">
            <w:pPr>
              <w:pStyle w:val="XML1"/>
              <w:rPr>
                <w:ins w:id="13383" w:author="Thomas Dietz" w:date="2012-08-13T14:15:00Z"/>
              </w:rPr>
            </w:pPr>
            <w:ins w:id="13384" w:author="Thomas Dietz" w:date="2012-08-13T14:15:00Z">
              <w:r>
                <w:t xml:space="preserve">            only if the OpenFlow Port is assigned to an OpenFlow</w:t>
              </w:r>
            </w:ins>
          </w:p>
          <w:p w14:paraId="5507B472" w14:textId="77777777" w:rsidR="00E02224" w:rsidRDefault="00E02224" w:rsidP="00E02224">
            <w:pPr>
              <w:pStyle w:val="XML1"/>
              <w:rPr>
                <w:ins w:id="13385" w:author="Thomas Dietz" w:date="2012-08-13T14:15:00Z"/>
              </w:rPr>
            </w:pPr>
            <w:ins w:id="13386" w:author="Thomas Dietz" w:date="2012-08-13T14:15:00Z">
              <w:r>
                <w:t xml:space="preserve">            Logical Switch.  If no value is currently assigned to this</w:t>
              </w:r>
            </w:ins>
          </w:p>
          <w:p w14:paraId="23A251C2" w14:textId="77777777" w:rsidR="00E02224" w:rsidRDefault="00E02224" w:rsidP="00E02224">
            <w:pPr>
              <w:pStyle w:val="XML1"/>
              <w:rPr>
                <w:ins w:id="13387" w:author="Thomas Dietz" w:date="2012-08-13T14:15:00Z"/>
              </w:rPr>
            </w:pPr>
            <w:ins w:id="13388" w:author="Thomas Dietz" w:date="2012-08-13T14:15:00Z">
              <w:r>
                <w:t xml:space="preserve">            element then this element MUST NOT be included in replies</w:t>
              </w:r>
            </w:ins>
          </w:p>
          <w:p w14:paraId="252738E0" w14:textId="77777777" w:rsidR="00E02224" w:rsidRDefault="00E02224" w:rsidP="00E02224">
            <w:pPr>
              <w:pStyle w:val="XML1"/>
              <w:rPr>
                <w:ins w:id="13389" w:author="Thomas Dietz" w:date="2012-08-13T14:15:00Z"/>
              </w:rPr>
            </w:pPr>
            <w:ins w:id="13390" w:author="Thomas Dietz" w:date="2012-08-13T14:15:00Z">
              <w:r>
                <w:t xml:space="preserve">            to NETCONF &amp;lt;get&amp;gt; requests. Since this element is not</w:t>
              </w:r>
            </w:ins>
          </w:p>
          <w:p w14:paraId="6CBDA218" w14:textId="77777777" w:rsidR="00E02224" w:rsidRDefault="00E02224" w:rsidP="00E02224">
            <w:pPr>
              <w:pStyle w:val="XML1"/>
              <w:rPr>
                <w:ins w:id="13391" w:author="Thomas Dietz" w:date="2012-08-13T14:15:00Z"/>
              </w:rPr>
            </w:pPr>
            <w:ins w:id="13392" w:author="Thomas Dietz" w:date="2012-08-13T14:15:00Z">
              <w:r>
                <w:t xml:space="preserve">            configurable with the NETCONF protocol it MUST NOT be</w:t>
              </w:r>
            </w:ins>
          </w:p>
          <w:p w14:paraId="42005FD1" w14:textId="77777777" w:rsidR="00E02224" w:rsidRDefault="00E02224" w:rsidP="00E02224">
            <w:pPr>
              <w:pStyle w:val="XML1"/>
              <w:rPr>
                <w:ins w:id="13393" w:author="Thomas Dietz" w:date="2012-08-13T14:15:00Z"/>
              </w:rPr>
            </w:pPr>
            <w:ins w:id="13394" w:author="Thomas Dietz" w:date="2012-08-13T14:15:00Z">
              <w:r>
                <w:t xml:space="preserve">            included in replies to NETCONF &amp;lt;get-config&amp;gt; requests.</w:t>
              </w:r>
            </w:ins>
          </w:p>
          <w:p w14:paraId="23689A63" w14:textId="77777777" w:rsidR="00E02224" w:rsidRDefault="00E02224" w:rsidP="00E02224">
            <w:pPr>
              <w:pStyle w:val="XML1"/>
              <w:rPr>
                <w:ins w:id="13395" w:author="Thomas Dietz" w:date="2012-08-13T14:15:00Z"/>
              </w:rPr>
            </w:pPr>
            <w:ins w:id="13396" w:author="Thomas Dietz" w:date="2012-08-13T14:15:00Z">
              <w:r>
                <w:lastRenderedPageBreak/>
                <w:t xml:space="preserve">          &lt;/xs:documentation&gt;</w:t>
              </w:r>
            </w:ins>
          </w:p>
          <w:p w14:paraId="7EF78A0C" w14:textId="77777777" w:rsidR="00E02224" w:rsidRDefault="00E02224" w:rsidP="00E02224">
            <w:pPr>
              <w:pStyle w:val="XML1"/>
              <w:rPr>
                <w:ins w:id="13397" w:author="Thomas Dietz" w:date="2012-08-13T14:15:00Z"/>
              </w:rPr>
            </w:pPr>
            <w:ins w:id="13398" w:author="Thomas Dietz" w:date="2012-08-13T14:15:00Z">
              <w:r>
                <w:t xml:space="preserve">        &lt;/xs:annotation&gt;</w:t>
              </w:r>
            </w:ins>
          </w:p>
          <w:p w14:paraId="7977F680" w14:textId="77777777" w:rsidR="00E02224" w:rsidRDefault="00E02224" w:rsidP="00E02224">
            <w:pPr>
              <w:pStyle w:val="XML1"/>
              <w:rPr>
                <w:ins w:id="13399" w:author="Thomas Dietz" w:date="2012-08-13T14:15:00Z"/>
              </w:rPr>
            </w:pPr>
            <w:ins w:id="13400" w:author="Thomas Dietz" w:date="2012-08-13T14:15:00Z">
              <w:r>
                <w:t xml:space="preserve">      &lt;/xs:element&gt;</w:t>
              </w:r>
            </w:ins>
          </w:p>
          <w:p w14:paraId="0A388E5B" w14:textId="77777777" w:rsidR="00E02224" w:rsidRDefault="00E02224" w:rsidP="00E02224">
            <w:pPr>
              <w:pStyle w:val="XML1"/>
              <w:rPr>
                <w:ins w:id="13401" w:author="Thomas Dietz" w:date="2012-08-13T14:15:00Z"/>
              </w:rPr>
            </w:pPr>
            <w:ins w:id="13402" w:author="Thomas Dietz" w:date="2012-08-13T14:15:00Z">
              <w:r>
                <w:t xml:space="preserve">      &lt;xs:element name="name"&gt;</w:t>
              </w:r>
            </w:ins>
          </w:p>
          <w:p w14:paraId="36B9E44B" w14:textId="77777777" w:rsidR="00E02224" w:rsidRDefault="00E02224" w:rsidP="00E02224">
            <w:pPr>
              <w:pStyle w:val="XML1"/>
              <w:rPr>
                <w:ins w:id="13403" w:author="Thomas Dietz" w:date="2012-08-13T14:15:00Z"/>
              </w:rPr>
            </w:pPr>
            <w:ins w:id="13404" w:author="Thomas Dietz" w:date="2012-08-13T14:15:00Z">
              <w:r>
                <w:t xml:space="preserve">        &lt;xs:annotation&gt;</w:t>
              </w:r>
            </w:ins>
          </w:p>
          <w:p w14:paraId="1477E3AC" w14:textId="77777777" w:rsidR="00E02224" w:rsidRDefault="00E02224" w:rsidP="00E02224">
            <w:pPr>
              <w:pStyle w:val="XML1"/>
              <w:rPr>
                <w:ins w:id="13405" w:author="Thomas Dietz" w:date="2012-08-13T14:15:00Z"/>
              </w:rPr>
            </w:pPr>
            <w:ins w:id="13406" w:author="Thomas Dietz" w:date="2012-08-13T14:15:00Z">
              <w:r>
                <w:t xml:space="preserve">          &lt;xs:documentation&gt;</w:t>
              </w:r>
            </w:ins>
          </w:p>
          <w:p w14:paraId="5665E977" w14:textId="77777777" w:rsidR="00E02224" w:rsidRDefault="00E02224" w:rsidP="00E02224">
            <w:pPr>
              <w:pStyle w:val="XML1"/>
              <w:rPr>
                <w:ins w:id="13407" w:author="Thomas Dietz" w:date="2012-08-13T14:15:00Z"/>
              </w:rPr>
            </w:pPr>
            <w:ins w:id="13408" w:author="Thomas Dietz" w:date="2012-08-13T14:15:00Z">
              <w:r>
                <w:t xml:space="preserve">            This element assists OpenFlow Controllers in </w:t>
              </w:r>
            </w:ins>
          </w:p>
          <w:p w14:paraId="1EBA6BF9" w14:textId="77777777" w:rsidR="00E02224" w:rsidRDefault="00E02224" w:rsidP="00E02224">
            <w:pPr>
              <w:pStyle w:val="XML1"/>
              <w:rPr>
                <w:ins w:id="13409" w:author="Thomas Dietz" w:date="2012-08-13T14:15:00Z"/>
              </w:rPr>
            </w:pPr>
            <w:ins w:id="13410" w:author="Thomas Dietz" w:date="2012-08-13T14:15:00Z">
              <w:r>
                <w:t xml:space="preserve">            identifying OpenFlow Ports.  </w:t>
              </w:r>
            </w:ins>
          </w:p>
          <w:p w14:paraId="70CCFEF4" w14:textId="77777777" w:rsidR="00E02224" w:rsidRDefault="00E02224" w:rsidP="00E02224">
            <w:pPr>
              <w:pStyle w:val="XML1"/>
              <w:rPr>
                <w:ins w:id="13411" w:author="Thomas Dietz" w:date="2012-08-13T14:15:00Z"/>
              </w:rPr>
            </w:pPr>
            <w:ins w:id="13412" w:author="Thomas Dietz" w:date="2012-08-13T14:15:00Z">
              <w:r>
                <w:t xml:space="preserve">                  </w:t>
              </w:r>
            </w:ins>
          </w:p>
          <w:p w14:paraId="035DCC22" w14:textId="77777777" w:rsidR="00E02224" w:rsidRDefault="00E02224" w:rsidP="00E02224">
            <w:pPr>
              <w:pStyle w:val="XML1"/>
              <w:rPr>
                <w:ins w:id="13413" w:author="Thomas Dietz" w:date="2012-08-13T14:15:00Z"/>
              </w:rPr>
            </w:pPr>
            <w:ins w:id="13414" w:author="Thomas Dietz" w:date="2012-08-13T14:15:00Z">
              <w:r>
                <w:t xml:space="preserve">            This element is not to be set by the OP-CONFIG protocol,</w:t>
              </w:r>
            </w:ins>
          </w:p>
          <w:p w14:paraId="406CE0A2" w14:textId="77777777" w:rsidR="00E02224" w:rsidRDefault="00E02224" w:rsidP="00E02224">
            <w:pPr>
              <w:pStyle w:val="XML1"/>
              <w:rPr>
                <w:ins w:id="13415" w:author="Thomas Dietz" w:date="2012-08-13T14:15:00Z"/>
              </w:rPr>
            </w:pPr>
            <w:ins w:id="13416" w:author="Thomas Dietz" w:date="2012-08-13T14:15:00Z">
              <w:r>
                <w:t xml:space="preserve">            but it is set by the switch implementation.  It may be set</w:t>
              </w:r>
            </w:ins>
          </w:p>
          <w:p w14:paraId="2BF28E1B" w14:textId="77777777" w:rsidR="00E02224" w:rsidRDefault="00E02224" w:rsidP="00E02224">
            <w:pPr>
              <w:pStyle w:val="XML1"/>
              <w:rPr>
                <w:ins w:id="13417" w:author="Thomas Dietz" w:date="2012-08-13T14:15:00Z"/>
              </w:rPr>
            </w:pPr>
            <w:ins w:id="13418" w:author="Thomas Dietz" w:date="2012-08-13T14:15:00Z">
              <w:r>
                <w:t xml:space="preserve">            at start-up time of an OpenFlow Capable Switch or when the </w:t>
              </w:r>
            </w:ins>
          </w:p>
          <w:p w14:paraId="134260D4" w14:textId="77777777" w:rsidR="00E02224" w:rsidRDefault="00E02224" w:rsidP="00E02224">
            <w:pPr>
              <w:pStyle w:val="XML1"/>
              <w:rPr>
                <w:ins w:id="13419" w:author="Thomas Dietz" w:date="2012-08-13T14:15:00Z"/>
              </w:rPr>
            </w:pPr>
            <w:ins w:id="13420" w:author="Thomas Dietz" w:date="2012-08-13T14:15:00Z">
              <w:r>
                <w:t xml:space="preserve">            OpenFlow Port is assigned to an OpenFlow Logical Switch.</w:t>
              </w:r>
            </w:ins>
          </w:p>
          <w:p w14:paraId="74894F46" w14:textId="77777777" w:rsidR="00E02224" w:rsidRDefault="00E02224" w:rsidP="00E02224">
            <w:pPr>
              <w:pStyle w:val="XML1"/>
              <w:rPr>
                <w:ins w:id="13421" w:author="Thomas Dietz" w:date="2012-08-13T14:15:00Z"/>
              </w:rPr>
            </w:pPr>
            <w:ins w:id="13422" w:author="Thomas Dietz" w:date="2012-08-13T14:15:00Z">
              <w:r>
                <w:t xml:space="preserve">            It MAY also be not set at all.  If this element is set to a</w:t>
              </w:r>
            </w:ins>
          </w:p>
          <w:p w14:paraId="52B31B5A" w14:textId="77777777" w:rsidR="00E02224" w:rsidRDefault="00E02224" w:rsidP="00E02224">
            <w:pPr>
              <w:pStyle w:val="XML1"/>
              <w:rPr>
                <w:ins w:id="13423" w:author="Thomas Dietz" w:date="2012-08-13T14:15:00Z"/>
              </w:rPr>
            </w:pPr>
            <w:ins w:id="13424" w:author="Thomas Dietz" w:date="2012-08-13T14:15:00Z">
              <w:r>
                <w:t xml:space="preserve">            value other than the empty string when being assigned to an</w:t>
              </w:r>
            </w:ins>
          </w:p>
          <w:p w14:paraId="3C2D2D54" w14:textId="77777777" w:rsidR="00E02224" w:rsidRDefault="00E02224" w:rsidP="00E02224">
            <w:pPr>
              <w:pStyle w:val="XML1"/>
              <w:rPr>
                <w:ins w:id="13425" w:author="Thomas Dietz" w:date="2012-08-13T14:15:00Z"/>
              </w:rPr>
            </w:pPr>
            <w:ins w:id="13426" w:author="Thomas Dietz" w:date="2012-08-13T14:15:00Z">
              <w:r>
                <w:t xml:space="preserve">            OpenFlow Logical Switch, then the value of this element</w:t>
              </w:r>
            </w:ins>
          </w:p>
          <w:p w14:paraId="2C30BCFE" w14:textId="77777777" w:rsidR="00E02224" w:rsidRDefault="00E02224" w:rsidP="00E02224">
            <w:pPr>
              <w:pStyle w:val="XML1"/>
              <w:rPr>
                <w:ins w:id="13427" w:author="Thomas Dietz" w:date="2012-08-13T14:15:00Z"/>
              </w:rPr>
            </w:pPr>
            <w:ins w:id="13428" w:author="Thomas Dietz" w:date="2012-08-13T14:15:00Z">
              <w:r>
                <w:t xml:space="preserve">            MUST be unique within the context of the OpenFlow Logical</w:t>
              </w:r>
            </w:ins>
          </w:p>
          <w:p w14:paraId="64CF2F11" w14:textId="77777777" w:rsidR="00E02224" w:rsidRDefault="00E02224" w:rsidP="00E02224">
            <w:pPr>
              <w:pStyle w:val="XML1"/>
              <w:rPr>
                <w:ins w:id="13429" w:author="Thomas Dietz" w:date="2012-08-13T14:15:00Z"/>
              </w:rPr>
            </w:pPr>
            <w:ins w:id="13430" w:author="Thomas Dietz" w:date="2012-08-13T14:15:00Z">
              <w:r>
                <w:t xml:space="preserve">            Switch.  </w:t>
              </w:r>
            </w:ins>
          </w:p>
          <w:p w14:paraId="7B4D945C" w14:textId="77777777" w:rsidR="00E02224" w:rsidRDefault="00E02224" w:rsidP="00E02224">
            <w:pPr>
              <w:pStyle w:val="XML1"/>
              <w:rPr>
                <w:ins w:id="13431" w:author="Thomas Dietz" w:date="2012-08-13T14:15:00Z"/>
              </w:rPr>
            </w:pPr>
            <w:ins w:id="13432" w:author="Thomas Dietz" w:date="2012-08-13T14:15:00Z">
              <w:r>
                <w:t xml:space="preserve">                  </w:t>
              </w:r>
            </w:ins>
          </w:p>
          <w:p w14:paraId="6A4190EB" w14:textId="77777777" w:rsidR="00E02224" w:rsidRDefault="00E02224" w:rsidP="00E02224">
            <w:pPr>
              <w:pStyle w:val="XML1"/>
              <w:rPr>
                <w:ins w:id="13433" w:author="Thomas Dietz" w:date="2012-08-13T14:15:00Z"/>
              </w:rPr>
            </w:pPr>
            <w:ins w:id="13434" w:author="Thomas Dietz" w:date="2012-08-13T14:15:00Z">
              <w:r>
                <w:t xml:space="preserve">            If no value or the empty string is currently assigned to</w:t>
              </w:r>
            </w:ins>
          </w:p>
          <w:p w14:paraId="70617F2E" w14:textId="77777777" w:rsidR="00E02224" w:rsidRDefault="00E02224" w:rsidP="00E02224">
            <w:pPr>
              <w:pStyle w:val="XML1"/>
              <w:rPr>
                <w:ins w:id="13435" w:author="Thomas Dietz" w:date="2012-08-13T14:15:00Z"/>
              </w:rPr>
            </w:pPr>
            <w:ins w:id="13436" w:author="Thomas Dietz" w:date="2012-08-13T14:15:00Z">
              <w:r>
                <w:t xml:space="preserve">            this element then this element MUST not be included in</w:t>
              </w:r>
            </w:ins>
          </w:p>
          <w:p w14:paraId="6758F28E" w14:textId="77777777" w:rsidR="00E02224" w:rsidRDefault="00E02224" w:rsidP="00E02224">
            <w:pPr>
              <w:pStyle w:val="XML1"/>
              <w:rPr>
                <w:ins w:id="13437" w:author="Thomas Dietz" w:date="2012-08-13T14:15:00Z"/>
              </w:rPr>
            </w:pPr>
            <w:ins w:id="13438" w:author="Thomas Dietz" w:date="2012-08-13T14:15:00Z">
              <w:r>
                <w:t xml:space="preserve">            replies to NETCONF &amp;lt;get&amp;gt; requests. Since this element is</w:t>
              </w:r>
            </w:ins>
          </w:p>
          <w:p w14:paraId="5A5E3289" w14:textId="77777777" w:rsidR="00E02224" w:rsidRDefault="00E02224" w:rsidP="00E02224">
            <w:pPr>
              <w:pStyle w:val="XML1"/>
              <w:rPr>
                <w:ins w:id="13439" w:author="Thomas Dietz" w:date="2012-08-13T14:15:00Z"/>
              </w:rPr>
            </w:pPr>
            <w:ins w:id="13440" w:author="Thomas Dietz" w:date="2012-08-13T14:15:00Z">
              <w:r>
                <w:t xml:space="preserve">            not configurable with the NETCONF protocol it MUST NOT be</w:t>
              </w:r>
            </w:ins>
          </w:p>
          <w:p w14:paraId="6AC5A2C2" w14:textId="77777777" w:rsidR="00E02224" w:rsidRDefault="00E02224" w:rsidP="00E02224">
            <w:pPr>
              <w:pStyle w:val="XML1"/>
              <w:rPr>
                <w:ins w:id="13441" w:author="Thomas Dietz" w:date="2012-08-13T14:15:00Z"/>
              </w:rPr>
            </w:pPr>
            <w:ins w:id="13442" w:author="Thomas Dietz" w:date="2012-08-13T14:15:00Z">
              <w:r>
                <w:t xml:space="preserve">            included in replies to NETCONF &amp;lt;get-config&amp;gt; requests.</w:t>
              </w:r>
            </w:ins>
          </w:p>
          <w:p w14:paraId="3B01E962" w14:textId="77777777" w:rsidR="00E02224" w:rsidRDefault="00E02224" w:rsidP="00E02224">
            <w:pPr>
              <w:pStyle w:val="XML1"/>
              <w:rPr>
                <w:ins w:id="13443" w:author="Thomas Dietz" w:date="2012-08-13T14:15:00Z"/>
              </w:rPr>
            </w:pPr>
            <w:ins w:id="13444" w:author="Thomas Dietz" w:date="2012-08-13T14:15:00Z">
              <w:r>
                <w:t xml:space="preserve">          &lt;/xs:documentation&gt;</w:t>
              </w:r>
            </w:ins>
          </w:p>
          <w:p w14:paraId="536326A6" w14:textId="77777777" w:rsidR="00E02224" w:rsidRDefault="00E02224" w:rsidP="00E02224">
            <w:pPr>
              <w:pStyle w:val="XML1"/>
              <w:rPr>
                <w:ins w:id="13445" w:author="Thomas Dietz" w:date="2012-08-13T14:15:00Z"/>
              </w:rPr>
            </w:pPr>
            <w:ins w:id="13446" w:author="Thomas Dietz" w:date="2012-08-13T14:15:00Z">
              <w:r>
                <w:t xml:space="preserve">        &lt;/xs:annotation&gt;</w:t>
              </w:r>
            </w:ins>
          </w:p>
          <w:p w14:paraId="1DCE842D" w14:textId="77777777" w:rsidR="00E02224" w:rsidRDefault="00E02224" w:rsidP="00E02224">
            <w:pPr>
              <w:pStyle w:val="XML1"/>
              <w:rPr>
                <w:ins w:id="13447" w:author="Thomas Dietz" w:date="2012-08-13T14:15:00Z"/>
              </w:rPr>
            </w:pPr>
            <w:ins w:id="13448" w:author="Thomas Dietz" w:date="2012-08-13T14:15:00Z">
              <w:r>
                <w:t xml:space="preserve">        &lt;xs:simpleType&gt;</w:t>
              </w:r>
            </w:ins>
          </w:p>
          <w:p w14:paraId="16B16BF8" w14:textId="77777777" w:rsidR="00E02224" w:rsidRDefault="00E02224" w:rsidP="00E02224">
            <w:pPr>
              <w:pStyle w:val="XML1"/>
              <w:rPr>
                <w:ins w:id="13449" w:author="Thomas Dietz" w:date="2012-08-13T14:15:00Z"/>
              </w:rPr>
            </w:pPr>
            <w:ins w:id="13450" w:author="Thomas Dietz" w:date="2012-08-13T14:15:00Z">
              <w:r>
                <w:t xml:space="preserve">          &lt;xs:restriction base="xs:string"&gt;</w:t>
              </w:r>
            </w:ins>
          </w:p>
          <w:p w14:paraId="2F87D6B9" w14:textId="77777777" w:rsidR="00E02224" w:rsidRDefault="00E02224" w:rsidP="00E02224">
            <w:pPr>
              <w:pStyle w:val="XML1"/>
              <w:rPr>
                <w:ins w:id="13451" w:author="Thomas Dietz" w:date="2012-08-13T14:15:00Z"/>
              </w:rPr>
            </w:pPr>
            <w:ins w:id="13452" w:author="Thomas Dietz" w:date="2012-08-13T14:15:00Z">
              <w:r>
                <w:t xml:space="preserve">            &lt;xs:minLength value="1"/&gt;</w:t>
              </w:r>
            </w:ins>
          </w:p>
          <w:p w14:paraId="09453194" w14:textId="77777777" w:rsidR="00E02224" w:rsidRDefault="00E02224" w:rsidP="00E02224">
            <w:pPr>
              <w:pStyle w:val="XML1"/>
              <w:rPr>
                <w:ins w:id="13453" w:author="Thomas Dietz" w:date="2012-08-13T14:15:00Z"/>
              </w:rPr>
            </w:pPr>
            <w:ins w:id="13454" w:author="Thomas Dietz" w:date="2012-08-13T14:15:00Z">
              <w:r>
                <w:t xml:space="preserve">            &lt;xs:maxLength value="16"/&gt;</w:t>
              </w:r>
            </w:ins>
          </w:p>
          <w:p w14:paraId="3E8BC159" w14:textId="77777777" w:rsidR="00E02224" w:rsidRDefault="00E02224" w:rsidP="00E02224">
            <w:pPr>
              <w:pStyle w:val="XML1"/>
              <w:rPr>
                <w:ins w:id="13455" w:author="Thomas Dietz" w:date="2012-08-13T14:15:00Z"/>
              </w:rPr>
            </w:pPr>
            <w:ins w:id="13456" w:author="Thomas Dietz" w:date="2012-08-13T14:15:00Z">
              <w:r>
                <w:t xml:space="preserve">          &lt;/xs:restriction&gt;</w:t>
              </w:r>
            </w:ins>
          </w:p>
          <w:p w14:paraId="12855138" w14:textId="77777777" w:rsidR="00E02224" w:rsidRDefault="00E02224" w:rsidP="00E02224">
            <w:pPr>
              <w:pStyle w:val="XML1"/>
              <w:rPr>
                <w:ins w:id="13457" w:author="Thomas Dietz" w:date="2012-08-13T14:15:00Z"/>
              </w:rPr>
            </w:pPr>
            <w:ins w:id="13458" w:author="Thomas Dietz" w:date="2012-08-13T14:15:00Z">
              <w:r>
                <w:t xml:space="preserve">        &lt;/xs:simpleType&gt;</w:t>
              </w:r>
            </w:ins>
          </w:p>
          <w:p w14:paraId="1F899BAD" w14:textId="77777777" w:rsidR="00E02224" w:rsidRDefault="00E02224" w:rsidP="00E02224">
            <w:pPr>
              <w:pStyle w:val="XML1"/>
              <w:rPr>
                <w:ins w:id="13459" w:author="Thomas Dietz" w:date="2012-08-13T14:15:00Z"/>
              </w:rPr>
            </w:pPr>
            <w:ins w:id="13460" w:author="Thomas Dietz" w:date="2012-08-13T14:15:00Z">
              <w:r>
                <w:t xml:space="preserve">      &lt;/xs:element&gt;</w:t>
              </w:r>
            </w:ins>
          </w:p>
          <w:p w14:paraId="7D25F683" w14:textId="77777777" w:rsidR="00E02224" w:rsidRDefault="00E02224" w:rsidP="00E02224">
            <w:pPr>
              <w:pStyle w:val="XML1"/>
              <w:rPr>
                <w:ins w:id="13461" w:author="Thomas Dietz" w:date="2012-08-13T14:15:00Z"/>
              </w:rPr>
            </w:pPr>
            <w:ins w:id="13462" w:author="Thomas Dietz" w:date="2012-08-13T14:15:00Z">
              <w:r>
                <w:t xml:space="preserve">      &lt;xs:element name="current-rate"  type="xs:unsignedInt"&gt;</w:t>
              </w:r>
            </w:ins>
          </w:p>
          <w:p w14:paraId="346F0869" w14:textId="77777777" w:rsidR="00E02224" w:rsidRDefault="00E02224" w:rsidP="00E02224">
            <w:pPr>
              <w:pStyle w:val="XML1"/>
              <w:rPr>
                <w:ins w:id="13463" w:author="Thomas Dietz" w:date="2012-08-13T14:15:00Z"/>
              </w:rPr>
            </w:pPr>
            <w:ins w:id="13464" w:author="Thomas Dietz" w:date="2012-08-13T14:15:00Z">
              <w:r>
                <w:t xml:space="preserve">        &lt;xs:annotation&gt;</w:t>
              </w:r>
            </w:ins>
          </w:p>
          <w:p w14:paraId="22A2718C" w14:textId="77777777" w:rsidR="00E02224" w:rsidRDefault="00E02224" w:rsidP="00E02224">
            <w:pPr>
              <w:pStyle w:val="XML1"/>
              <w:rPr>
                <w:ins w:id="13465" w:author="Thomas Dietz" w:date="2012-08-13T14:15:00Z"/>
              </w:rPr>
            </w:pPr>
            <w:ins w:id="13466" w:author="Thomas Dietz" w:date="2012-08-13T14:15:00Z">
              <w:r>
                <w:t xml:space="preserve">          &lt;xs:documentation&gt;</w:t>
              </w:r>
            </w:ins>
          </w:p>
          <w:p w14:paraId="4CEAD3B0" w14:textId="77777777" w:rsidR="00E02224" w:rsidRDefault="00E02224" w:rsidP="00E02224">
            <w:pPr>
              <w:pStyle w:val="XML1"/>
              <w:rPr>
                <w:ins w:id="13467" w:author="Thomas Dietz" w:date="2012-08-13T14:15:00Z"/>
              </w:rPr>
            </w:pPr>
            <w:ins w:id="13468" w:author="Thomas Dietz" w:date="2012-08-13T14:15:00Z">
              <w:r>
                <w:t xml:space="preserve">            This element indicates the current bit rate of </w:t>
              </w:r>
            </w:ins>
          </w:p>
          <w:p w14:paraId="67C7D9E2" w14:textId="77777777" w:rsidR="00E02224" w:rsidRDefault="00E02224" w:rsidP="00E02224">
            <w:pPr>
              <w:pStyle w:val="XML1"/>
              <w:rPr>
                <w:ins w:id="13469" w:author="Thomas Dietz" w:date="2012-08-13T14:15:00Z"/>
              </w:rPr>
            </w:pPr>
            <w:ins w:id="13470" w:author="Thomas Dietz" w:date="2012-08-13T14:15:00Z">
              <w:r>
                <w:t xml:space="preserve">            the port. Its values is to be provided in units of kilobit </w:t>
              </w:r>
            </w:ins>
          </w:p>
          <w:p w14:paraId="78FE8FDC" w14:textId="77777777" w:rsidR="00E02224" w:rsidRDefault="00E02224" w:rsidP="00E02224">
            <w:pPr>
              <w:pStyle w:val="XML1"/>
              <w:rPr>
                <w:ins w:id="13471" w:author="Thomas Dietz" w:date="2012-08-13T14:15:00Z"/>
              </w:rPr>
            </w:pPr>
            <w:ins w:id="13472" w:author="Thomas Dietz" w:date="2012-08-13T14:15:00Z">
              <w:r>
                <w:t xml:space="preserve">            per second (kbps). This element is only valid if the </w:t>
              </w:r>
            </w:ins>
          </w:p>
          <w:p w14:paraId="58E1E62D" w14:textId="77777777" w:rsidR="00E02224" w:rsidRDefault="00E02224" w:rsidP="00E02224">
            <w:pPr>
              <w:pStyle w:val="XML1"/>
              <w:rPr>
                <w:ins w:id="13473" w:author="Thomas Dietz" w:date="2012-08-13T14:15:00Z"/>
              </w:rPr>
            </w:pPr>
            <w:ins w:id="13474" w:author="Thomas Dietz" w:date="2012-08-13T14:15:00Z">
              <w:r>
                <w:t xml:space="preserve">            element called 'rate' in the current Port Features has a </w:t>
              </w:r>
            </w:ins>
          </w:p>
          <w:p w14:paraId="6D4844E8" w14:textId="77777777" w:rsidR="00E02224" w:rsidRDefault="00E02224" w:rsidP="00E02224">
            <w:pPr>
              <w:pStyle w:val="XML1"/>
              <w:rPr>
                <w:ins w:id="13475" w:author="Thomas Dietz" w:date="2012-08-13T14:15:00Z"/>
              </w:rPr>
            </w:pPr>
            <w:ins w:id="13476" w:author="Thomas Dietz" w:date="2012-08-13T14:15:00Z">
              <w:r>
                <w:t xml:space="preserve">            value of 'other'.</w:t>
              </w:r>
            </w:ins>
          </w:p>
          <w:p w14:paraId="08885C17" w14:textId="77777777" w:rsidR="00E02224" w:rsidRDefault="00E02224" w:rsidP="00E02224">
            <w:pPr>
              <w:pStyle w:val="XML1"/>
              <w:rPr>
                <w:ins w:id="13477" w:author="Thomas Dietz" w:date="2012-08-13T14:15:00Z"/>
              </w:rPr>
            </w:pPr>
          </w:p>
          <w:p w14:paraId="72418FBB" w14:textId="77777777" w:rsidR="00E02224" w:rsidRDefault="00E02224" w:rsidP="00E02224">
            <w:pPr>
              <w:pStyle w:val="XML1"/>
              <w:rPr>
                <w:ins w:id="13478" w:author="Thomas Dietz" w:date="2012-08-13T14:15:00Z"/>
              </w:rPr>
            </w:pPr>
            <w:ins w:id="13479" w:author="Thomas Dietz" w:date="2012-08-13T14:15:00Z">
              <w:r>
                <w:t xml:space="preserve">            Since this element is not configurable with the NETCONF</w:t>
              </w:r>
            </w:ins>
          </w:p>
          <w:p w14:paraId="5833EDAC" w14:textId="77777777" w:rsidR="00E02224" w:rsidRDefault="00E02224" w:rsidP="00E02224">
            <w:pPr>
              <w:pStyle w:val="XML1"/>
              <w:rPr>
                <w:ins w:id="13480" w:author="Thomas Dietz" w:date="2012-08-13T14:15:00Z"/>
              </w:rPr>
            </w:pPr>
            <w:ins w:id="13481" w:author="Thomas Dietz" w:date="2012-08-13T14:15:00Z">
              <w:r>
                <w:t xml:space="preserve">            protocol it MUST NOT be included in replies to NETCONF</w:t>
              </w:r>
            </w:ins>
          </w:p>
          <w:p w14:paraId="5B31B92C" w14:textId="77777777" w:rsidR="00E02224" w:rsidRDefault="00E02224" w:rsidP="00E02224">
            <w:pPr>
              <w:pStyle w:val="XML1"/>
              <w:rPr>
                <w:ins w:id="13482" w:author="Thomas Dietz" w:date="2012-08-13T14:15:00Z"/>
              </w:rPr>
            </w:pPr>
            <w:ins w:id="13483" w:author="Thomas Dietz" w:date="2012-08-13T14:15:00Z">
              <w:r>
                <w:t xml:space="preserve">            &amp;lt;get-config&amp;gt; requests.</w:t>
              </w:r>
            </w:ins>
          </w:p>
          <w:p w14:paraId="1D99B716" w14:textId="77777777" w:rsidR="00E02224" w:rsidRDefault="00E02224" w:rsidP="00E02224">
            <w:pPr>
              <w:pStyle w:val="XML1"/>
              <w:rPr>
                <w:ins w:id="13484" w:author="Thomas Dietz" w:date="2012-08-13T14:15:00Z"/>
              </w:rPr>
            </w:pPr>
            <w:ins w:id="13485" w:author="Thomas Dietz" w:date="2012-08-13T14:15:00Z">
              <w:r>
                <w:t xml:space="preserve">          &lt;/xs:documentation&gt;</w:t>
              </w:r>
            </w:ins>
          </w:p>
          <w:p w14:paraId="2D118243" w14:textId="77777777" w:rsidR="00E02224" w:rsidRDefault="00E02224" w:rsidP="00E02224">
            <w:pPr>
              <w:pStyle w:val="XML1"/>
              <w:rPr>
                <w:ins w:id="13486" w:author="Thomas Dietz" w:date="2012-08-13T14:15:00Z"/>
              </w:rPr>
            </w:pPr>
            <w:ins w:id="13487" w:author="Thomas Dietz" w:date="2012-08-13T14:15:00Z">
              <w:r>
                <w:t xml:space="preserve">        &lt;/xs:annotation&gt;</w:t>
              </w:r>
            </w:ins>
          </w:p>
          <w:p w14:paraId="13BF11D2" w14:textId="77777777" w:rsidR="00E02224" w:rsidRDefault="00E02224" w:rsidP="00E02224">
            <w:pPr>
              <w:pStyle w:val="XML1"/>
              <w:rPr>
                <w:ins w:id="13488" w:author="Thomas Dietz" w:date="2012-08-13T14:15:00Z"/>
              </w:rPr>
            </w:pPr>
            <w:ins w:id="13489" w:author="Thomas Dietz" w:date="2012-08-13T14:15:00Z">
              <w:r>
                <w:t xml:space="preserve">      &lt;/xs:element&gt;</w:t>
              </w:r>
            </w:ins>
          </w:p>
          <w:p w14:paraId="241B51B9" w14:textId="77777777" w:rsidR="00E02224" w:rsidRDefault="00E02224" w:rsidP="00E02224">
            <w:pPr>
              <w:pStyle w:val="XML1"/>
              <w:rPr>
                <w:ins w:id="13490" w:author="Thomas Dietz" w:date="2012-08-13T14:15:00Z"/>
              </w:rPr>
            </w:pPr>
            <w:ins w:id="13491" w:author="Thomas Dietz" w:date="2012-08-13T14:15:00Z">
              <w:r>
                <w:t xml:space="preserve">      &lt;xs:element name="max-rate"  type="xs:unsignedInt"&gt;</w:t>
              </w:r>
            </w:ins>
          </w:p>
          <w:p w14:paraId="471AF508" w14:textId="77777777" w:rsidR="00E02224" w:rsidRDefault="00E02224" w:rsidP="00E02224">
            <w:pPr>
              <w:pStyle w:val="XML1"/>
              <w:rPr>
                <w:ins w:id="13492" w:author="Thomas Dietz" w:date="2012-08-13T14:15:00Z"/>
              </w:rPr>
            </w:pPr>
            <w:ins w:id="13493" w:author="Thomas Dietz" w:date="2012-08-13T14:15:00Z">
              <w:r>
                <w:t xml:space="preserve">        &lt;xs:annotation&gt;</w:t>
              </w:r>
            </w:ins>
          </w:p>
          <w:p w14:paraId="7037110A" w14:textId="77777777" w:rsidR="00E02224" w:rsidRDefault="00E02224" w:rsidP="00E02224">
            <w:pPr>
              <w:pStyle w:val="XML1"/>
              <w:rPr>
                <w:ins w:id="13494" w:author="Thomas Dietz" w:date="2012-08-13T14:15:00Z"/>
              </w:rPr>
            </w:pPr>
            <w:ins w:id="13495" w:author="Thomas Dietz" w:date="2012-08-13T14:15:00Z">
              <w:r>
                <w:t xml:space="preserve">          &lt;xs:documentation&gt;</w:t>
              </w:r>
            </w:ins>
          </w:p>
          <w:p w14:paraId="0B95A45F" w14:textId="77777777" w:rsidR="00E02224" w:rsidRDefault="00E02224" w:rsidP="00E02224">
            <w:pPr>
              <w:pStyle w:val="XML1"/>
              <w:rPr>
                <w:ins w:id="13496" w:author="Thomas Dietz" w:date="2012-08-13T14:15:00Z"/>
              </w:rPr>
            </w:pPr>
            <w:ins w:id="13497" w:author="Thomas Dietz" w:date="2012-08-13T14:15:00Z">
              <w:r>
                <w:t xml:space="preserve">            This element indicates the maximum bit rate of </w:t>
              </w:r>
            </w:ins>
          </w:p>
          <w:p w14:paraId="06CF8E08" w14:textId="77777777" w:rsidR="00E02224" w:rsidRDefault="00E02224" w:rsidP="00E02224">
            <w:pPr>
              <w:pStyle w:val="XML1"/>
              <w:rPr>
                <w:ins w:id="13498" w:author="Thomas Dietz" w:date="2012-08-13T14:15:00Z"/>
              </w:rPr>
            </w:pPr>
            <w:ins w:id="13499" w:author="Thomas Dietz" w:date="2012-08-13T14:15:00Z">
              <w:r>
                <w:t xml:space="preserve">            the port. Its values is to be provided in units of kilobit </w:t>
              </w:r>
            </w:ins>
          </w:p>
          <w:p w14:paraId="63888140" w14:textId="77777777" w:rsidR="00E02224" w:rsidRDefault="00E02224" w:rsidP="00E02224">
            <w:pPr>
              <w:pStyle w:val="XML1"/>
              <w:rPr>
                <w:ins w:id="13500" w:author="Thomas Dietz" w:date="2012-08-13T14:15:00Z"/>
              </w:rPr>
            </w:pPr>
            <w:ins w:id="13501" w:author="Thomas Dietz" w:date="2012-08-13T14:15:00Z">
              <w:r>
                <w:t xml:space="preserve">            per second (kbps). This element is only valid if the </w:t>
              </w:r>
            </w:ins>
          </w:p>
          <w:p w14:paraId="06D364DF" w14:textId="77777777" w:rsidR="00E02224" w:rsidRDefault="00E02224" w:rsidP="00E02224">
            <w:pPr>
              <w:pStyle w:val="XML1"/>
              <w:rPr>
                <w:ins w:id="13502" w:author="Thomas Dietz" w:date="2012-08-13T14:15:00Z"/>
              </w:rPr>
            </w:pPr>
            <w:ins w:id="13503" w:author="Thomas Dietz" w:date="2012-08-13T14:15:00Z">
              <w:r>
                <w:t xml:space="preserve">            element called 'rate' in the current Port Features has a </w:t>
              </w:r>
            </w:ins>
          </w:p>
          <w:p w14:paraId="76D172B6" w14:textId="77777777" w:rsidR="00E02224" w:rsidRDefault="00E02224" w:rsidP="00E02224">
            <w:pPr>
              <w:pStyle w:val="XML1"/>
              <w:rPr>
                <w:ins w:id="13504" w:author="Thomas Dietz" w:date="2012-08-13T14:15:00Z"/>
              </w:rPr>
            </w:pPr>
            <w:ins w:id="13505" w:author="Thomas Dietz" w:date="2012-08-13T14:15:00Z">
              <w:r>
                <w:t xml:space="preserve">            value of 'other'.</w:t>
              </w:r>
            </w:ins>
          </w:p>
          <w:p w14:paraId="5C2A96B1" w14:textId="77777777" w:rsidR="00E02224" w:rsidRDefault="00E02224" w:rsidP="00E02224">
            <w:pPr>
              <w:pStyle w:val="XML1"/>
              <w:rPr>
                <w:ins w:id="13506" w:author="Thomas Dietz" w:date="2012-08-13T14:15:00Z"/>
              </w:rPr>
            </w:pPr>
          </w:p>
          <w:p w14:paraId="68E3F7C3" w14:textId="77777777" w:rsidR="00E02224" w:rsidRDefault="00E02224" w:rsidP="00E02224">
            <w:pPr>
              <w:pStyle w:val="XML1"/>
              <w:rPr>
                <w:ins w:id="13507" w:author="Thomas Dietz" w:date="2012-08-13T14:15:00Z"/>
              </w:rPr>
            </w:pPr>
            <w:ins w:id="13508" w:author="Thomas Dietz" w:date="2012-08-13T14:15:00Z">
              <w:r>
                <w:t xml:space="preserve">            Since this element is not configurable with the NETCONF</w:t>
              </w:r>
            </w:ins>
          </w:p>
          <w:p w14:paraId="0CA4F086" w14:textId="77777777" w:rsidR="00E02224" w:rsidRDefault="00E02224" w:rsidP="00E02224">
            <w:pPr>
              <w:pStyle w:val="XML1"/>
              <w:rPr>
                <w:ins w:id="13509" w:author="Thomas Dietz" w:date="2012-08-13T14:15:00Z"/>
              </w:rPr>
            </w:pPr>
            <w:ins w:id="13510" w:author="Thomas Dietz" w:date="2012-08-13T14:15:00Z">
              <w:r>
                <w:t xml:space="preserve">            protocol it MUST NOT be included in replies to NETCONF</w:t>
              </w:r>
            </w:ins>
          </w:p>
          <w:p w14:paraId="2EAC01BF" w14:textId="77777777" w:rsidR="00E02224" w:rsidRDefault="00E02224" w:rsidP="00E02224">
            <w:pPr>
              <w:pStyle w:val="XML1"/>
              <w:rPr>
                <w:ins w:id="13511" w:author="Thomas Dietz" w:date="2012-08-13T14:15:00Z"/>
              </w:rPr>
            </w:pPr>
            <w:ins w:id="13512" w:author="Thomas Dietz" w:date="2012-08-13T14:15:00Z">
              <w:r>
                <w:t xml:space="preserve">            &amp;lt;get-config&amp;gt; requests.</w:t>
              </w:r>
            </w:ins>
          </w:p>
          <w:p w14:paraId="17CBD7A7" w14:textId="77777777" w:rsidR="00E02224" w:rsidRDefault="00E02224" w:rsidP="00E02224">
            <w:pPr>
              <w:pStyle w:val="XML1"/>
              <w:rPr>
                <w:ins w:id="13513" w:author="Thomas Dietz" w:date="2012-08-13T14:15:00Z"/>
              </w:rPr>
            </w:pPr>
            <w:ins w:id="13514" w:author="Thomas Dietz" w:date="2012-08-13T14:15:00Z">
              <w:r>
                <w:t xml:space="preserve">          &lt;/xs:documentation&gt;</w:t>
              </w:r>
            </w:ins>
          </w:p>
          <w:p w14:paraId="021CDE4A" w14:textId="77777777" w:rsidR="00E02224" w:rsidRDefault="00E02224" w:rsidP="00E02224">
            <w:pPr>
              <w:pStyle w:val="XML1"/>
              <w:rPr>
                <w:ins w:id="13515" w:author="Thomas Dietz" w:date="2012-08-13T14:15:00Z"/>
              </w:rPr>
            </w:pPr>
            <w:ins w:id="13516" w:author="Thomas Dietz" w:date="2012-08-13T14:15:00Z">
              <w:r>
                <w:t xml:space="preserve">        &lt;/xs:annotation&gt;</w:t>
              </w:r>
            </w:ins>
          </w:p>
          <w:p w14:paraId="28886E56" w14:textId="77777777" w:rsidR="00E02224" w:rsidRDefault="00E02224" w:rsidP="00E02224">
            <w:pPr>
              <w:pStyle w:val="XML1"/>
              <w:rPr>
                <w:ins w:id="13517" w:author="Thomas Dietz" w:date="2012-08-13T14:15:00Z"/>
              </w:rPr>
            </w:pPr>
            <w:ins w:id="13518" w:author="Thomas Dietz" w:date="2012-08-13T14:15:00Z">
              <w:r>
                <w:t xml:space="preserve">      &lt;/xs:element&gt;</w:t>
              </w:r>
            </w:ins>
          </w:p>
          <w:p w14:paraId="14FDAE97" w14:textId="77777777" w:rsidR="00E02224" w:rsidRDefault="00E02224" w:rsidP="00E02224">
            <w:pPr>
              <w:pStyle w:val="XML1"/>
              <w:rPr>
                <w:ins w:id="13519" w:author="Thomas Dietz" w:date="2012-08-13T14:15:00Z"/>
              </w:rPr>
            </w:pPr>
            <w:ins w:id="13520" w:author="Thomas Dietz" w:date="2012-08-13T14:15:00Z">
              <w:r>
                <w:t xml:space="preserve">      &lt;xs:element name="configuration"&gt;</w:t>
              </w:r>
            </w:ins>
          </w:p>
          <w:p w14:paraId="631F9D10" w14:textId="77777777" w:rsidR="00E02224" w:rsidRDefault="00E02224" w:rsidP="00E02224">
            <w:pPr>
              <w:pStyle w:val="XML1"/>
              <w:rPr>
                <w:ins w:id="13521" w:author="Thomas Dietz" w:date="2012-08-13T14:15:00Z"/>
              </w:rPr>
            </w:pPr>
            <w:ins w:id="13522" w:author="Thomas Dietz" w:date="2012-08-13T14:15:00Z">
              <w:r>
                <w:t xml:space="preserve">        &lt;xs:annotation&gt;</w:t>
              </w:r>
            </w:ins>
          </w:p>
          <w:p w14:paraId="4ED95038" w14:textId="77777777" w:rsidR="00E02224" w:rsidRDefault="00E02224" w:rsidP="00E02224">
            <w:pPr>
              <w:pStyle w:val="XML1"/>
              <w:rPr>
                <w:ins w:id="13523" w:author="Thomas Dietz" w:date="2012-08-13T14:15:00Z"/>
              </w:rPr>
            </w:pPr>
            <w:ins w:id="13524" w:author="Thomas Dietz" w:date="2012-08-13T14:15:00Z">
              <w:r>
                <w:t xml:space="preserve">          &lt;xs:documentation&gt;</w:t>
              </w:r>
            </w:ins>
          </w:p>
          <w:p w14:paraId="01E75348" w14:textId="77777777" w:rsidR="00E02224" w:rsidRDefault="00E02224" w:rsidP="00E02224">
            <w:pPr>
              <w:pStyle w:val="XML1"/>
              <w:rPr>
                <w:ins w:id="13525" w:author="Thomas Dietz" w:date="2012-08-13T14:15:00Z"/>
              </w:rPr>
            </w:pPr>
            <w:ins w:id="13526" w:author="Thomas Dietz" w:date="2012-08-13T14:15:00Z">
              <w:r>
                <w:t xml:space="preserve">            This element represents the general</w:t>
              </w:r>
            </w:ins>
          </w:p>
          <w:p w14:paraId="2272A9F4" w14:textId="77777777" w:rsidR="00E02224" w:rsidRDefault="00E02224" w:rsidP="00E02224">
            <w:pPr>
              <w:pStyle w:val="XML1"/>
              <w:rPr>
                <w:ins w:id="13527" w:author="Thomas Dietz" w:date="2012-08-13T14:15:00Z"/>
              </w:rPr>
            </w:pPr>
            <w:ins w:id="13528" w:author="Thomas Dietz" w:date="2012-08-13T14:15:00Z">
              <w:r>
                <w:t xml:space="preserve">            adminitrative configuration of the OpenFlow Port.</w:t>
              </w:r>
            </w:ins>
          </w:p>
          <w:p w14:paraId="23EEC358" w14:textId="77777777" w:rsidR="00E02224" w:rsidRDefault="00E02224" w:rsidP="00E02224">
            <w:pPr>
              <w:pStyle w:val="XML1"/>
              <w:rPr>
                <w:ins w:id="13529" w:author="Thomas Dietz" w:date="2012-08-13T14:15:00Z"/>
              </w:rPr>
            </w:pPr>
            <w:ins w:id="13530" w:author="Thomas Dietz" w:date="2012-08-13T14:15:00Z">
              <w:r>
                <w:t xml:space="preserve">          &lt;/xs:documentation&gt;</w:t>
              </w:r>
            </w:ins>
          </w:p>
          <w:p w14:paraId="19C8DF50" w14:textId="77777777" w:rsidR="00E02224" w:rsidRDefault="00E02224" w:rsidP="00E02224">
            <w:pPr>
              <w:pStyle w:val="XML1"/>
              <w:rPr>
                <w:ins w:id="13531" w:author="Thomas Dietz" w:date="2012-08-13T14:15:00Z"/>
              </w:rPr>
            </w:pPr>
            <w:ins w:id="13532" w:author="Thomas Dietz" w:date="2012-08-13T14:15:00Z">
              <w:r>
                <w:t xml:space="preserve">        &lt;/xs:annotation&gt;</w:t>
              </w:r>
            </w:ins>
          </w:p>
          <w:p w14:paraId="4A2BB975" w14:textId="77777777" w:rsidR="00E02224" w:rsidRDefault="00E02224" w:rsidP="00E02224">
            <w:pPr>
              <w:pStyle w:val="XML1"/>
              <w:rPr>
                <w:ins w:id="13533" w:author="Thomas Dietz" w:date="2012-08-13T14:15:00Z"/>
              </w:rPr>
            </w:pPr>
            <w:ins w:id="13534" w:author="Thomas Dietz" w:date="2012-08-13T14:15:00Z">
              <w:r>
                <w:t xml:space="preserve">        &lt;xs:complexType&gt;</w:t>
              </w:r>
            </w:ins>
          </w:p>
          <w:p w14:paraId="0A769C97" w14:textId="77777777" w:rsidR="00E02224" w:rsidRDefault="00E02224" w:rsidP="00E02224">
            <w:pPr>
              <w:pStyle w:val="XML1"/>
              <w:rPr>
                <w:ins w:id="13535" w:author="Thomas Dietz" w:date="2012-08-13T14:15:00Z"/>
              </w:rPr>
            </w:pPr>
            <w:ins w:id="13536" w:author="Thomas Dietz" w:date="2012-08-13T14:15:00Z">
              <w:r>
                <w:t xml:space="preserve">          &lt;xs:sequence&gt;</w:t>
              </w:r>
            </w:ins>
          </w:p>
          <w:p w14:paraId="03621398" w14:textId="77777777" w:rsidR="00E02224" w:rsidRDefault="00E02224" w:rsidP="00E02224">
            <w:pPr>
              <w:pStyle w:val="XML1"/>
              <w:rPr>
                <w:ins w:id="13537" w:author="Thomas Dietz" w:date="2012-08-13T14:15:00Z"/>
              </w:rPr>
            </w:pPr>
            <w:ins w:id="13538" w:author="Thomas Dietz" w:date="2012-08-13T14:15:00Z">
              <w:r>
                <w:t xml:space="preserve">            &lt;xs:element name="admin-state" minOccurs="0"  type="OFUpDownStateType"&gt;</w:t>
              </w:r>
            </w:ins>
          </w:p>
          <w:p w14:paraId="64964D50" w14:textId="77777777" w:rsidR="00E02224" w:rsidRDefault="00E02224" w:rsidP="00E02224">
            <w:pPr>
              <w:pStyle w:val="XML1"/>
              <w:rPr>
                <w:ins w:id="13539" w:author="Thomas Dietz" w:date="2012-08-13T14:15:00Z"/>
              </w:rPr>
            </w:pPr>
            <w:ins w:id="13540" w:author="Thomas Dietz" w:date="2012-08-13T14:15:00Z">
              <w:r>
                <w:t xml:space="preserve">              &lt;xs:annotation&gt;</w:t>
              </w:r>
            </w:ins>
          </w:p>
          <w:p w14:paraId="7520DE82" w14:textId="77777777" w:rsidR="00E02224" w:rsidRDefault="00E02224" w:rsidP="00E02224">
            <w:pPr>
              <w:pStyle w:val="XML1"/>
              <w:rPr>
                <w:ins w:id="13541" w:author="Thomas Dietz" w:date="2012-08-13T14:15:00Z"/>
              </w:rPr>
            </w:pPr>
            <w:ins w:id="13542" w:author="Thomas Dietz" w:date="2012-08-13T14:15:00Z">
              <w:r>
                <w:t xml:space="preserve">                &lt;xs:documentation&gt;</w:t>
              </w:r>
            </w:ins>
          </w:p>
          <w:p w14:paraId="09052960" w14:textId="77777777" w:rsidR="00E02224" w:rsidRDefault="00E02224" w:rsidP="00E02224">
            <w:pPr>
              <w:pStyle w:val="XML1"/>
              <w:rPr>
                <w:ins w:id="13543" w:author="Thomas Dietz" w:date="2012-08-13T14:15:00Z"/>
              </w:rPr>
            </w:pPr>
            <w:ins w:id="13544" w:author="Thomas Dietz" w:date="2012-08-13T14:15:00Z">
              <w:r>
                <w:t xml:space="preserve">                  The administrative state of the port.  If</w:t>
              </w:r>
            </w:ins>
          </w:p>
          <w:p w14:paraId="2610FD00" w14:textId="77777777" w:rsidR="00E02224" w:rsidRDefault="00E02224" w:rsidP="00E02224">
            <w:pPr>
              <w:pStyle w:val="XML1"/>
              <w:rPr>
                <w:ins w:id="13545" w:author="Thomas Dietz" w:date="2012-08-13T14:15:00Z"/>
              </w:rPr>
            </w:pPr>
            <w:ins w:id="13546" w:author="Thomas Dietz" w:date="2012-08-13T14:15:00Z">
              <w:r>
                <w:t xml:space="preserve">                  true, the port has been administratively brought down and</w:t>
              </w:r>
            </w:ins>
          </w:p>
          <w:p w14:paraId="74C6BA85" w14:textId="77777777" w:rsidR="00E02224" w:rsidRDefault="00E02224" w:rsidP="00E02224">
            <w:pPr>
              <w:pStyle w:val="XML1"/>
              <w:rPr>
                <w:ins w:id="13547" w:author="Thomas Dietz" w:date="2012-08-13T14:15:00Z"/>
              </w:rPr>
            </w:pPr>
            <w:ins w:id="13548" w:author="Thomas Dietz" w:date="2012-08-13T14:15:00Z">
              <w:r>
                <w:t xml:space="preserve">                  SHOULD not be used by OpenFlow.</w:t>
              </w:r>
            </w:ins>
          </w:p>
          <w:p w14:paraId="06EE7223" w14:textId="77777777" w:rsidR="00E02224" w:rsidRDefault="00E02224" w:rsidP="00E02224">
            <w:pPr>
              <w:pStyle w:val="XML1"/>
              <w:rPr>
                <w:ins w:id="13549" w:author="Thomas Dietz" w:date="2012-08-13T14:15:00Z"/>
              </w:rPr>
            </w:pPr>
          </w:p>
          <w:p w14:paraId="049D58E6" w14:textId="77777777" w:rsidR="00E02224" w:rsidRDefault="00E02224" w:rsidP="00E02224">
            <w:pPr>
              <w:pStyle w:val="XML1"/>
              <w:rPr>
                <w:ins w:id="13550" w:author="Thomas Dietz" w:date="2012-08-13T14:15:00Z"/>
              </w:rPr>
            </w:pPr>
            <w:ins w:id="13551" w:author="Thomas Dietz" w:date="2012-08-13T14:15:00Z">
              <w:r>
                <w:t xml:space="preserve">                  This element is optional. If this element is not present</w:t>
              </w:r>
            </w:ins>
          </w:p>
          <w:p w14:paraId="23681B2A" w14:textId="77777777" w:rsidR="00E02224" w:rsidRDefault="00E02224" w:rsidP="00E02224">
            <w:pPr>
              <w:pStyle w:val="XML1"/>
              <w:rPr>
                <w:ins w:id="13552" w:author="Thomas Dietz" w:date="2012-08-13T14:15:00Z"/>
              </w:rPr>
            </w:pPr>
            <w:ins w:id="13553" w:author="Thomas Dietz" w:date="2012-08-13T14:15:00Z">
              <w:r>
                <w:t xml:space="preserve">                  it defaults to 'up'.</w:t>
              </w:r>
            </w:ins>
          </w:p>
          <w:p w14:paraId="6BE6E928" w14:textId="77777777" w:rsidR="00E02224" w:rsidRDefault="00E02224" w:rsidP="00E02224">
            <w:pPr>
              <w:pStyle w:val="XML1"/>
              <w:rPr>
                <w:ins w:id="13554" w:author="Thomas Dietz" w:date="2012-08-13T14:15:00Z"/>
              </w:rPr>
            </w:pPr>
            <w:ins w:id="13555" w:author="Thomas Dietz" w:date="2012-08-13T14:15:00Z">
              <w:r>
                <w:t xml:space="preserve">                &lt;/xs:documentation&gt;</w:t>
              </w:r>
            </w:ins>
          </w:p>
          <w:p w14:paraId="148B87A3" w14:textId="77777777" w:rsidR="00E02224" w:rsidRDefault="00E02224" w:rsidP="00E02224">
            <w:pPr>
              <w:pStyle w:val="XML1"/>
              <w:rPr>
                <w:ins w:id="13556" w:author="Thomas Dietz" w:date="2012-08-13T14:15:00Z"/>
              </w:rPr>
            </w:pPr>
            <w:ins w:id="13557" w:author="Thomas Dietz" w:date="2012-08-13T14:15:00Z">
              <w:r>
                <w:t xml:space="preserve">              &lt;/xs:annotation&gt;</w:t>
              </w:r>
            </w:ins>
          </w:p>
          <w:p w14:paraId="47DF4577" w14:textId="77777777" w:rsidR="00E02224" w:rsidRDefault="00E02224" w:rsidP="00E02224">
            <w:pPr>
              <w:pStyle w:val="XML1"/>
              <w:rPr>
                <w:ins w:id="13558" w:author="Thomas Dietz" w:date="2012-08-13T14:15:00Z"/>
              </w:rPr>
            </w:pPr>
            <w:ins w:id="13559" w:author="Thomas Dietz" w:date="2012-08-13T14:15:00Z">
              <w:r>
                <w:t xml:space="preserve">            &lt;/xs:element&gt;</w:t>
              </w:r>
            </w:ins>
          </w:p>
          <w:p w14:paraId="5B78CA7C" w14:textId="77777777" w:rsidR="00E02224" w:rsidRDefault="00E02224" w:rsidP="00E02224">
            <w:pPr>
              <w:pStyle w:val="XML1"/>
              <w:rPr>
                <w:ins w:id="13560" w:author="Thomas Dietz" w:date="2012-08-13T14:15:00Z"/>
              </w:rPr>
            </w:pPr>
            <w:ins w:id="13561" w:author="Thomas Dietz" w:date="2012-08-13T14:15:00Z">
              <w:r>
                <w:t xml:space="preserve">            &lt;xs:element name="no-receive" minOccurs="0"  type="xs:boolean"&gt;</w:t>
              </w:r>
            </w:ins>
          </w:p>
          <w:p w14:paraId="43FCD23C" w14:textId="77777777" w:rsidR="00E02224" w:rsidRDefault="00E02224" w:rsidP="00E02224">
            <w:pPr>
              <w:pStyle w:val="XML1"/>
              <w:rPr>
                <w:ins w:id="13562" w:author="Thomas Dietz" w:date="2012-08-13T14:15:00Z"/>
              </w:rPr>
            </w:pPr>
            <w:ins w:id="13563" w:author="Thomas Dietz" w:date="2012-08-13T14:15:00Z">
              <w:r>
                <w:t xml:space="preserve">              &lt;xs:annotation&gt;</w:t>
              </w:r>
            </w:ins>
          </w:p>
          <w:p w14:paraId="551A23CF" w14:textId="77777777" w:rsidR="00E02224" w:rsidRDefault="00E02224" w:rsidP="00E02224">
            <w:pPr>
              <w:pStyle w:val="XML1"/>
              <w:rPr>
                <w:ins w:id="13564" w:author="Thomas Dietz" w:date="2012-08-13T14:15:00Z"/>
              </w:rPr>
            </w:pPr>
            <w:ins w:id="13565" w:author="Thomas Dietz" w:date="2012-08-13T14:15:00Z">
              <w:r>
                <w:t xml:space="preserve">                &lt;xs:documentation&gt;</w:t>
              </w:r>
            </w:ins>
          </w:p>
          <w:p w14:paraId="66DC9822" w14:textId="77777777" w:rsidR="00E02224" w:rsidRDefault="00E02224" w:rsidP="00E02224">
            <w:pPr>
              <w:pStyle w:val="XML1"/>
              <w:rPr>
                <w:ins w:id="13566" w:author="Thomas Dietz" w:date="2012-08-13T14:15:00Z"/>
              </w:rPr>
            </w:pPr>
            <w:ins w:id="13567" w:author="Thomas Dietz" w:date="2012-08-13T14:15:00Z">
              <w:r>
                <w:t xml:space="preserve">                  If true, packets received at this OpenFlow</w:t>
              </w:r>
            </w:ins>
          </w:p>
          <w:p w14:paraId="37C54BAF" w14:textId="77777777" w:rsidR="00E02224" w:rsidRDefault="00E02224" w:rsidP="00E02224">
            <w:pPr>
              <w:pStyle w:val="XML1"/>
              <w:rPr>
                <w:ins w:id="13568" w:author="Thomas Dietz" w:date="2012-08-13T14:15:00Z"/>
              </w:rPr>
            </w:pPr>
            <w:ins w:id="13569" w:author="Thomas Dietz" w:date="2012-08-13T14:15:00Z">
              <w:r>
                <w:t xml:space="preserve">                  port SHOULD be dropped.</w:t>
              </w:r>
            </w:ins>
          </w:p>
          <w:p w14:paraId="26F551AA" w14:textId="77777777" w:rsidR="00E02224" w:rsidRDefault="00E02224" w:rsidP="00E02224">
            <w:pPr>
              <w:pStyle w:val="XML1"/>
              <w:rPr>
                <w:ins w:id="13570" w:author="Thomas Dietz" w:date="2012-08-13T14:15:00Z"/>
              </w:rPr>
            </w:pPr>
          </w:p>
          <w:p w14:paraId="2C4ABF79" w14:textId="77777777" w:rsidR="00E02224" w:rsidRDefault="00E02224" w:rsidP="00E02224">
            <w:pPr>
              <w:pStyle w:val="XML1"/>
              <w:rPr>
                <w:ins w:id="13571" w:author="Thomas Dietz" w:date="2012-08-13T14:15:00Z"/>
              </w:rPr>
            </w:pPr>
            <w:ins w:id="13572" w:author="Thomas Dietz" w:date="2012-08-13T14:15:00Z">
              <w:r>
                <w:t xml:space="preserve">                  This element is optional. If this element is not present</w:t>
              </w:r>
            </w:ins>
          </w:p>
          <w:p w14:paraId="4AA06132" w14:textId="77777777" w:rsidR="00E02224" w:rsidRDefault="00E02224" w:rsidP="00E02224">
            <w:pPr>
              <w:pStyle w:val="XML1"/>
              <w:rPr>
                <w:ins w:id="13573" w:author="Thomas Dietz" w:date="2012-08-13T14:15:00Z"/>
              </w:rPr>
            </w:pPr>
            <w:ins w:id="13574" w:author="Thomas Dietz" w:date="2012-08-13T14:15:00Z">
              <w:r>
                <w:t xml:space="preserve">                  it defaults to 'false'.</w:t>
              </w:r>
            </w:ins>
          </w:p>
          <w:p w14:paraId="05BD85A6" w14:textId="77777777" w:rsidR="00E02224" w:rsidRDefault="00E02224" w:rsidP="00E02224">
            <w:pPr>
              <w:pStyle w:val="XML1"/>
              <w:rPr>
                <w:ins w:id="13575" w:author="Thomas Dietz" w:date="2012-08-13T14:15:00Z"/>
              </w:rPr>
            </w:pPr>
            <w:ins w:id="13576" w:author="Thomas Dietz" w:date="2012-08-13T14:15:00Z">
              <w:r>
                <w:t xml:space="preserve">                &lt;/xs:documentation&gt;</w:t>
              </w:r>
            </w:ins>
          </w:p>
          <w:p w14:paraId="52BCD38C" w14:textId="77777777" w:rsidR="00E02224" w:rsidRDefault="00E02224" w:rsidP="00E02224">
            <w:pPr>
              <w:pStyle w:val="XML1"/>
              <w:rPr>
                <w:ins w:id="13577" w:author="Thomas Dietz" w:date="2012-08-13T14:15:00Z"/>
              </w:rPr>
            </w:pPr>
            <w:ins w:id="13578" w:author="Thomas Dietz" w:date="2012-08-13T14:15:00Z">
              <w:r>
                <w:t xml:space="preserve">              &lt;/xs:annotation&gt;</w:t>
              </w:r>
            </w:ins>
          </w:p>
          <w:p w14:paraId="310C7C13" w14:textId="77777777" w:rsidR="00E02224" w:rsidRDefault="00E02224" w:rsidP="00E02224">
            <w:pPr>
              <w:pStyle w:val="XML1"/>
              <w:rPr>
                <w:ins w:id="13579" w:author="Thomas Dietz" w:date="2012-08-13T14:15:00Z"/>
              </w:rPr>
            </w:pPr>
            <w:ins w:id="13580" w:author="Thomas Dietz" w:date="2012-08-13T14:15:00Z">
              <w:r>
                <w:t xml:space="preserve">            &lt;/xs:element&gt;</w:t>
              </w:r>
            </w:ins>
          </w:p>
          <w:p w14:paraId="4700B30D" w14:textId="77777777" w:rsidR="00E02224" w:rsidRDefault="00E02224" w:rsidP="00E02224">
            <w:pPr>
              <w:pStyle w:val="XML1"/>
              <w:rPr>
                <w:ins w:id="13581" w:author="Thomas Dietz" w:date="2012-08-13T14:15:00Z"/>
              </w:rPr>
            </w:pPr>
            <w:ins w:id="13582" w:author="Thomas Dietz" w:date="2012-08-13T14:15:00Z">
              <w:r>
                <w:t xml:space="preserve">            &lt;xs:element name="no-forward" minOccurs="0"  type="xs:boolean"&gt;</w:t>
              </w:r>
            </w:ins>
          </w:p>
          <w:p w14:paraId="00E1E4E0" w14:textId="77777777" w:rsidR="00E02224" w:rsidRDefault="00E02224" w:rsidP="00E02224">
            <w:pPr>
              <w:pStyle w:val="XML1"/>
              <w:rPr>
                <w:ins w:id="13583" w:author="Thomas Dietz" w:date="2012-08-13T14:15:00Z"/>
              </w:rPr>
            </w:pPr>
            <w:ins w:id="13584" w:author="Thomas Dietz" w:date="2012-08-13T14:15:00Z">
              <w:r>
                <w:t xml:space="preserve">              &lt;xs:annotation&gt;</w:t>
              </w:r>
            </w:ins>
          </w:p>
          <w:p w14:paraId="75160F1B" w14:textId="77777777" w:rsidR="00E02224" w:rsidRDefault="00E02224" w:rsidP="00E02224">
            <w:pPr>
              <w:pStyle w:val="XML1"/>
              <w:rPr>
                <w:ins w:id="13585" w:author="Thomas Dietz" w:date="2012-08-13T14:15:00Z"/>
              </w:rPr>
            </w:pPr>
            <w:ins w:id="13586" w:author="Thomas Dietz" w:date="2012-08-13T14:15:00Z">
              <w:r>
                <w:t xml:space="preserve">                &lt;xs:documentation&gt;</w:t>
              </w:r>
            </w:ins>
          </w:p>
          <w:p w14:paraId="6A4E85AE" w14:textId="77777777" w:rsidR="00E02224" w:rsidRDefault="00E02224" w:rsidP="00E02224">
            <w:pPr>
              <w:pStyle w:val="XML1"/>
              <w:rPr>
                <w:ins w:id="13587" w:author="Thomas Dietz" w:date="2012-08-13T14:15:00Z"/>
              </w:rPr>
            </w:pPr>
            <w:ins w:id="13588" w:author="Thomas Dietz" w:date="2012-08-13T14:15:00Z">
              <w:r>
                <w:t xml:space="preserve">                  If true, packets forwarded to this OpenFlow</w:t>
              </w:r>
            </w:ins>
          </w:p>
          <w:p w14:paraId="616B47CA" w14:textId="77777777" w:rsidR="00E02224" w:rsidRDefault="00E02224" w:rsidP="00E02224">
            <w:pPr>
              <w:pStyle w:val="XML1"/>
              <w:rPr>
                <w:ins w:id="13589" w:author="Thomas Dietz" w:date="2012-08-13T14:15:00Z"/>
              </w:rPr>
            </w:pPr>
            <w:ins w:id="13590" w:author="Thomas Dietz" w:date="2012-08-13T14:15:00Z">
              <w:r>
                <w:t xml:space="preserve">                  port SHOULD be dropped.</w:t>
              </w:r>
            </w:ins>
          </w:p>
          <w:p w14:paraId="6BADF994" w14:textId="77777777" w:rsidR="00E02224" w:rsidRDefault="00E02224" w:rsidP="00E02224">
            <w:pPr>
              <w:pStyle w:val="XML1"/>
              <w:rPr>
                <w:ins w:id="13591" w:author="Thomas Dietz" w:date="2012-08-13T14:15:00Z"/>
              </w:rPr>
            </w:pPr>
          </w:p>
          <w:p w14:paraId="0C4CA3DF" w14:textId="77777777" w:rsidR="00E02224" w:rsidRDefault="00E02224" w:rsidP="00E02224">
            <w:pPr>
              <w:pStyle w:val="XML1"/>
              <w:rPr>
                <w:ins w:id="13592" w:author="Thomas Dietz" w:date="2012-08-13T14:15:00Z"/>
              </w:rPr>
            </w:pPr>
            <w:ins w:id="13593" w:author="Thomas Dietz" w:date="2012-08-13T14:15:00Z">
              <w:r>
                <w:t xml:space="preserve">                  This element is optional. If this element is not present</w:t>
              </w:r>
            </w:ins>
          </w:p>
          <w:p w14:paraId="73375449" w14:textId="77777777" w:rsidR="00E02224" w:rsidRDefault="00E02224" w:rsidP="00E02224">
            <w:pPr>
              <w:pStyle w:val="XML1"/>
              <w:rPr>
                <w:ins w:id="13594" w:author="Thomas Dietz" w:date="2012-08-13T14:15:00Z"/>
              </w:rPr>
            </w:pPr>
            <w:ins w:id="13595" w:author="Thomas Dietz" w:date="2012-08-13T14:15:00Z">
              <w:r>
                <w:t xml:space="preserve">                  it defaults to 'false'.</w:t>
              </w:r>
            </w:ins>
          </w:p>
          <w:p w14:paraId="2CA97027" w14:textId="77777777" w:rsidR="00E02224" w:rsidRDefault="00E02224" w:rsidP="00E02224">
            <w:pPr>
              <w:pStyle w:val="XML1"/>
              <w:rPr>
                <w:ins w:id="13596" w:author="Thomas Dietz" w:date="2012-08-13T14:15:00Z"/>
              </w:rPr>
            </w:pPr>
            <w:ins w:id="13597" w:author="Thomas Dietz" w:date="2012-08-13T14:15:00Z">
              <w:r>
                <w:t xml:space="preserve">                &lt;/xs:documentation&gt;</w:t>
              </w:r>
            </w:ins>
          </w:p>
          <w:p w14:paraId="7B4056C4" w14:textId="77777777" w:rsidR="00E02224" w:rsidRDefault="00E02224" w:rsidP="00E02224">
            <w:pPr>
              <w:pStyle w:val="XML1"/>
              <w:rPr>
                <w:ins w:id="13598" w:author="Thomas Dietz" w:date="2012-08-13T14:15:00Z"/>
              </w:rPr>
            </w:pPr>
            <w:ins w:id="13599" w:author="Thomas Dietz" w:date="2012-08-13T14:15:00Z">
              <w:r>
                <w:t xml:space="preserve">              &lt;/xs:annotation&gt;</w:t>
              </w:r>
            </w:ins>
          </w:p>
          <w:p w14:paraId="6E4D8BCB" w14:textId="77777777" w:rsidR="00E02224" w:rsidRDefault="00E02224" w:rsidP="00E02224">
            <w:pPr>
              <w:pStyle w:val="XML1"/>
              <w:rPr>
                <w:ins w:id="13600" w:author="Thomas Dietz" w:date="2012-08-13T14:15:00Z"/>
              </w:rPr>
            </w:pPr>
            <w:ins w:id="13601" w:author="Thomas Dietz" w:date="2012-08-13T14:15:00Z">
              <w:r>
                <w:t xml:space="preserve">            &lt;/xs:element&gt;</w:t>
              </w:r>
            </w:ins>
          </w:p>
          <w:p w14:paraId="2FF8EED9" w14:textId="77777777" w:rsidR="00E02224" w:rsidRDefault="00E02224" w:rsidP="00E02224">
            <w:pPr>
              <w:pStyle w:val="XML1"/>
              <w:rPr>
                <w:ins w:id="13602" w:author="Thomas Dietz" w:date="2012-08-13T14:15:00Z"/>
              </w:rPr>
            </w:pPr>
            <w:ins w:id="13603" w:author="Thomas Dietz" w:date="2012-08-13T14:15:00Z">
              <w:r>
                <w:t xml:space="preserve">            &lt;xs:element name="no-packet-in" minOccurs="0"  type="xs:boolean"&gt;</w:t>
              </w:r>
            </w:ins>
          </w:p>
          <w:p w14:paraId="7BEFB74C" w14:textId="77777777" w:rsidR="00E02224" w:rsidRDefault="00E02224" w:rsidP="00E02224">
            <w:pPr>
              <w:pStyle w:val="XML1"/>
              <w:rPr>
                <w:ins w:id="13604" w:author="Thomas Dietz" w:date="2012-08-13T14:15:00Z"/>
              </w:rPr>
            </w:pPr>
            <w:ins w:id="13605" w:author="Thomas Dietz" w:date="2012-08-13T14:15:00Z">
              <w:r>
                <w:t xml:space="preserve">              &lt;xs:annotation&gt;</w:t>
              </w:r>
            </w:ins>
          </w:p>
          <w:p w14:paraId="3657CEDA" w14:textId="77777777" w:rsidR="00E02224" w:rsidRDefault="00E02224" w:rsidP="00E02224">
            <w:pPr>
              <w:pStyle w:val="XML1"/>
              <w:rPr>
                <w:ins w:id="13606" w:author="Thomas Dietz" w:date="2012-08-13T14:15:00Z"/>
              </w:rPr>
            </w:pPr>
            <w:ins w:id="13607" w:author="Thomas Dietz" w:date="2012-08-13T14:15:00Z">
              <w:r>
                <w:t xml:space="preserve">                &lt;xs:documentation&gt;</w:t>
              </w:r>
            </w:ins>
          </w:p>
          <w:p w14:paraId="61A75EC7" w14:textId="77777777" w:rsidR="00E02224" w:rsidRDefault="00E02224" w:rsidP="00E02224">
            <w:pPr>
              <w:pStyle w:val="XML1"/>
              <w:rPr>
                <w:ins w:id="13608" w:author="Thomas Dietz" w:date="2012-08-13T14:15:00Z"/>
              </w:rPr>
            </w:pPr>
            <w:ins w:id="13609" w:author="Thomas Dietz" w:date="2012-08-13T14:15:00Z">
              <w:r>
                <w:t xml:space="preserve">                  If true, packets received on that port that </w:t>
              </w:r>
            </w:ins>
          </w:p>
          <w:p w14:paraId="6CEBF379" w14:textId="77777777" w:rsidR="00E02224" w:rsidRDefault="00E02224" w:rsidP="00E02224">
            <w:pPr>
              <w:pStyle w:val="XML1"/>
              <w:rPr>
                <w:ins w:id="13610" w:author="Thomas Dietz" w:date="2012-08-13T14:15:00Z"/>
              </w:rPr>
            </w:pPr>
            <w:ins w:id="13611" w:author="Thomas Dietz" w:date="2012-08-13T14:15:00Z">
              <w:r>
                <w:t xml:space="preserve">                  generate a table miss should never trigger a packet-in </w:t>
              </w:r>
            </w:ins>
          </w:p>
          <w:p w14:paraId="32E85A79" w14:textId="77777777" w:rsidR="00E02224" w:rsidRDefault="00E02224" w:rsidP="00E02224">
            <w:pPr>
              <w:pStyle w:val="XML1"/>
              <w:rPr>
                <w:ins w:id="13612" w:author="Thomas Dietz" w:date="2012-08-13T14:15:00Z"/>
              </w:rPr>
            </w:pPr>
            <w:ins w:id="13613" w:author="Thomas Dietz" w:date="2012-08-13T14:15:00Z">
              <w:r>
                <w:lastRenderedPageBreak/>
                <w:t xml:space="preserve">                  message to the OpenFlow Controller.</w:t>
              </w:r>
            </w:ins>
          </w:p>
          <w:p w14:paraId="16E3B4FE" w14:textId="77777777" w:rsidR="00E02224" w:rsidRDefault="00E02224" w:rsidP="00E02224">
            <w:pPr>
              <w:pStyle w:val="XML1"/>
              <w:rPr>
                <w:ins w:id="13614" w:author="Thomas Dietz" w:date="2012-08-13T14:15:00Z"/>
              </w:rPr>
            </w:pPr>
          </w:p>
          <w:p w14:paraId="38A3305E" w14:textId="77777777" w:rsidR="00E02224" w:rsidRDefault="00E02224" w:rsidP="00E02224">
            <w:pPr>
              <w:pStyle w:val="XML1"/>
              <w:rPr>
                <w:ins w:id="13615" w:author="Thomas Dietz" w:date="2012-08-13T14:15:00Z"/>
              </w:rPr>
            </w:pPr>
            <w:ins w:id="13616" w:author="Thomas Dietz" w:date="2012-08-13T14:15:00Z">
              <w:r>
                <w:t xml:space="preserve">                  This element is optional. If this element is not present</w:t>
              </w:r>
            </w:ins>
          </w:p>
          <w:p w14:paraId="6783538C" w14:textId="77777777" w:rsidR="00E02224" w:rsidRDefault="00E02224" w:rsidP="00E02224">
            <w:pPr>
              <w:pStyle w:val="XML1"/>
              <w:rPr>
                <w:ins w:id="13617" w:author="Thomas Dietz" w:date="2012-08-13T14:15:00Z"/>
              </w:rPr>
            </w:pPr>
            <w:ins w:id="13618" w:author="Thomas Dietz" w:date="2012-08-13T14:15:00Z">
              <w:r>
                <w:t xml:space="preserve">                  it defaults to 'false'.</w:t>
              </w:r>
            </w:ins>
          </w:p>
          <w:p w14:paraId="3429140D" w14:textId="77777777" w:rsidR="00E02224" w:rsidRDefault="00E02224" w:rsidP="00E02224">
            <w:pPr>
              <w:pStyle w:val="XML1"/>
              <w:rPr>
                <w:ins w:id="13619" w:author="Thomas Dietz" w:date="2012-08-13T14:15:00Z"/>
              </w:rPr>
            </w:pPr>
            <w:ins w:id="13620" w:author="Thomas Dietz" w:date="2012-08-13T14:15:00Z">
              <w:r>
                <w:t xml:space="preserve">                &lt;/xs:documentation&gt;</w:t>
              </w:r>
            </w:ins>
          </w:p>
          <w:p w14:paraId="26F309AC" w14:textId="77777777" w:rsidR="00E02224" w:rsidRDefault="00E02224" w:rsidP="00E02224">
            <w:pPr>
              <w:pStyle w:val="XML1"/>
              <w:rPr>
                <w:ins w:id="13621" w:author="Thomas Dietz" w:date="2012-08-13T14:15:00Z"/>
              </w:rPr>
            </w:pPr>
            <w:ins w:id="13622" w:author="Thomas Dietz" w:date="2012-08-13T14:15:00Z">
              <w:r>
                <w:t xml:space="preserve">              &lt;/xs:annotation&gt;</w:t>
              </w:r>
            </w:ins>
          </w:p>
          <w:p w14:paraId="54C6C1E2" w14:textId="77777777" w:rsidR="00E02224" w:rsidRDefault="00E02224" w:rsidP="00E02224">
            <w:pPr>
              <w:pStyle w:val="XML1"/>
              <w:rPr>
                <w:ins w:id="13623" w:author="Thomas Dietz" w:date="2012-08-13T14:15:00Z"/>
              </w:rPr>
            </w:pPr>
            <w:ins w:id="13624" w:author="Thomas Dietz" w:date="2012-08-13T14:15:00Z">
              <w:r>
                <w:t xml:space="preserve">            &lt;/xs:element&gt;</w:t>
              </w:r>
            </w:ins>
          </w:p>
          <w:p w14:paraId="6808CFFE" w14:textId="77777777" w:rsidR="00E02224" w:rsidRDefault="00E02224" w:rsidP="00E02224">
            <w:pPr>
              <w:pStyle w:val="XML1"/>
              <w:rPr>
                <w:ins w:id="13625" w:author="Thomas Dietz" w:date="2012-08-13T14:15:00Z"/>
              </w:rPr>
            </w:pPr>
            <w:ins w:id="13626" w:author="Thomas Dietz" w:date="2012-08-13T14:15:00Z">
              <w:r>
                <w:t xml:space="preserve">          &lt;/xs:sequence&gt;</w:t>
              </w:r>
            </w:ins>
          </w:p>
          <w:p w14:paraId="35203BC2" w14:textId="77777777" w:rsidR="00E02224" w:rsidRDefault="00E02224" w:rsidP="00E02224">
            <w:pPr>
              <w:pStyle w:val="XML1"/>
              <w:rPr>
                <w:ins w:id="13627" w:author="Thomas Dietz" w:date="2012-08-13T14:15:00Z"/>
              </w:rPr>
            </w:pPr>
            <w:ins w:id="13628" w:author="Thomas Dietz" w:date="2012-08-13T14:15:00Z">
              <w:r>
                <w:t xml:space="preserve">        &lt;/xs:complexType&gt;</w:t>
              </w:r>
            </w:ins>
          </w:p>
          <w:p w14:paraId="30A15E50" w14:textId="77777777" w:rsidR="00E02224" w:rsidRDefault="00E02224" w:rsidP="00E02224">
            <w:pPr>
              <w:pStyle w:val="XML1"/>
              <w:rPr>
                <w:ins w:id="13629" w:author="Thomas Dietz" w:date="2012-08-13T14:15:00Z"/>
              </w:rPr>
            </w:pPr>
            <w:ins w:id="13630" w:author="Thomas Dietz" w:date="2012-08-13T14:15:00Z">
              <w:r>
                <w:t xml:space="preserve">      &lt;/xs:element&gt;</w:t>
              </w:r>
            </w:ins>
          </w:p>
          <w:p w14:paraId="39ABFEED" w14:textId="77777777" w:rsidR="00E02224" w:rsidRDefault="00E02224" w:rsidP="00E02224">
            <w:pPr>
              <w:pStyle w:val="XML1"/>
              <w:rPr>
                <w:ins w:id="13631" w:author="Thomas Dietz" w:date="2012-08-13T14:15:00Z"/>
              </w:rPr>
            </w:pPr>
            <w:ins w:id="13632" w:author="Thomas Dietz" w:date="2012-08-13T14:15:00Z">
              <w:r>
                <w:t xml:space="preserve">      &lt;xs:element name="state"&gt;</w:t>
              </w:r>
            </w:ins>
          </w:p>
          <w:p w14:paraId="165F981A" w14:textId="77777777" w:rsidR="00E02224" w:rsidRDefault="00E02224" w:rsidP="00E02224">
            <w:pPr>
              <w:pStyle w:val="XML1"/>
              <w:rPr>
                <w:ins w:id="13633" w:author="Thomas Dietz" w:date="2012-08-13T14:15:00Z"/>
              </w:rPr>
            </w:pPr>
            <w:ins w:id="13634" w:author="Thomas Dietz" w:date="2012-08-13T14:15:00Z">
              <w:r>
                <w:t xml:space="preserve">        &lt;xs:annotation&gt;</w:t>
              </w:r>
            </w:ins>
          </w:p>
          <w:p w14:paraId="6C5AD44A" w14:textId="77777777" w:rsidR="00E02224" w:rsidRDefault="00E02224" w:rsidP="00E02224">
            <w:pPr>
              <w:pStyle w:val="XML1"/>
              <w:rPr>
                <w:ins w:id="13635" w:author="Thomas Dietz" w:date="2012-08-13T14:15:00Z"/>
              </w:rPr>
            </w:pPr>
            <w:ins w:id="13636" w:author="Thomas Dietz" w:date="2012-08-13T14:15:00Z">
              <w:r>
                <w:t xml:space="preserve">          &lt;xs:documentation&gt;</w:t>
              </w:r>
            </w:ins>
          </w:p>
          <w:p w14:paraId="738F1995" w14:textId="77777777" w:rsidR="00E02224" w:rsidRDefault="00E02224" w:rsidP="00E02224">
            <w:pPr>
              <w:pStyle w:val="XML1"/>
              <w:rPr>
                <w:ins w:id="13637" w:author="Thomas Dietz" w:date="2012-08-13T14:15:00Z"/>
              </w:rPr>
            </w:pPr>
            <w:ins w:id="13638" w:author="Thomas Dietz" w:date="2012-08-13T14:15:00Z">
              <w:r>
                <w:t xml:space="preserve">            This element represents the general operational </w:t>
              </w:r>
            </w:ins>
          </w:p>
          <w:p w14:paraId="53D56F53" w14:textId="77777777" w:rsidR="00E02224" w:rsidRDefault="00E02224" w:rsidP="00E02224">
            <w:pPr>
              <w:pStyle w:val="XML1"/>
              <w:rPr>
                <w:ins w:id="13639" w:author="Thomas Dietz" w:date="2012-08-13T14:15:00Z"/>
              </w:rPr>
            </w:pPr>
            <w:ins w:id="13640" w:author="Thomas Dietz" w:date="2012-08-13T14:15:00Z">
              <w:r>
                <w:t xml:space="preserve">            state of the OpenFlow Port.</w:t>
              </w:r>
            </w:ins>
          </w:p>
          <w:p w14:paraId="3E1CA948" w14:textId="77777777" w:rsidR="00E02224" w:rsidRDefault="00E02224" w:rsidP="00E02224">
            <w:pPr>
              <w:pStyle w:val="XML1"/>
              <w:rPr>
                <w:ins w:id="13641" w:author="Thomas Dietz" w:date="2012-08-13T14:15:00Z"/>
              </w:rPr>
            </w:pPr>
          </w:p>
          <w:p w14:paraId="6C96F8BC" w14:textId="77777777" w:rsidR="00E02224" w:rsidRDefault="00E02224" w:rsidP="00E02224">
            <w:pPr>
              <w:pStyle w:val="XML1"/>
              <w:rPr>
                <w:ins w:id="13642" w:author="Thomas Dietz" w:date="2012-08-13T14:15:00Z"/>
              </w:rPr>
            </w:pPr>
            <w:ins w:id="13643" w:author="Thomas Dietz" w:date="2012-08-13T14:15:00Z">
              <w:r>
                <w:t xml:space="preserve">            Children of this element are not configurable and can only be</w:t>
              </w:r>
            </w:ins>
          </w:p>
          <w:p w14:paraId="76D12C5F" w14:textId="77777777" w:rsidR="00E02224" w:rsidRDefault="00E02224" w:rsidP="00E02224">
            <w:pPr>
              <w:pStyle w:val="XML1"/>
              <w:rPr>
                <w:ins w:id="13644" w:author="Thomas Dietz" w:date="2012-08-13T14:15:00Z"/>
              </w:rPr>
            </w:pPr>
            <w:ins w:id="13645" w:author="Thomas Dietz" w:date="2012-08-13T14:15:00Z">
              <w:r>
                <w:t xml:space="preserve">            retrieved by NETCONF &amp;lt;get&amp;gt; operations. Attemps to modify this</w:t>
              </w:r>
            </w:ins>
          </w:p>
          <w:p w14:paraId="51A01DE4" w14:textId="77777777" w:rsidR="00E02224" w:rsidRDefault="00E02224" w:rsidP="00E02224">
            <w:pPr>
              <w:pStyle w:val="XML1"/>
              <w:rPr>
                <w:ins w:id="13646" w:author="Thomas Dietz" w:date="2012-08-13T14:15:00Z"/>
              </w:rPr>
            </w:pPr>
            <w:ins w:id="13647" w:author="Thomas Dietz" w:date="2012-08-13T14:15:00Z">
              <w:r>
                <w:t xml:space="preserve">            element and its children with a NETCONF &amp;lt;edit-config&amp;gt;</w:t>
              </w:r>
            </w:ins>
          </w:p>
          <w:p w14:paraId="06A78488" w14:textId="77777777" w:rsidR="00E02224" w:rsidRDefault="00E02224" w:rsidP="00E02224">
            <w:pPr>
              <w:pStyle w:val="XML1"/>
              <w:rPr>
                <w:ins w:id="13648" w:author="Thomas Dietz" w:date="2012-08-13T14:15:00Z"/>
              </w:rPr>
            </w:pPr>
            <w:ins w:id="13649" w:author="Thomas Dietz" w:date="2012-08-13T14:15:00Z">
              <w:r>
                <w:t xml:space="preserve">            operation MUST result in an 'operation-not-supported' error</w:t>
              </w:r>
            </w:ins>
          </w:p>
          <w:p w14:paraId="6393FA92" w14:textId="77777777" w:rsidR="00E02224" w:rsidRDefault="00E02224" w:rsidP="00E02224">
            <w:pPr>
              <w:pStyle w:val="XML1"/>
              <w:rPr>
                <w:ins w:id="13650" w:author="Thomas Dietz" w:date="2012-08-13T14:15:00Z"/>
              </w:rPr>
            </w:pPr>
            <w:ins w:id="13651" w:author="Thomas Dietz" w:date="2012-08-13T14:15:00Z">
              <w:r>
                <w:t xml:space="preserve">            with type 'application'.</w:t>
              </w:r>
            </w:ins>
          </w:p>
          <w:p w14:paraId="3F00907A" w14:textId="77777777" w:rsidR="00E02224" w:rsidRDefault="00E02224" w:rsidP="00E02224">
            <w:pPr>
              <w:pStyle w:val="XML1"/>
              <w:rPr>
                <w:ins w:id="13652" w:author="Thomas Dietz" w:date="2012-08-13T14:15:00Z"/>
              </w:rPr>
            </w:pPr>
            <w:ins w:id="13653" w:author="Thomas Dietz" w:date="2012-08-13T14:15:00Z">
              <w:r>
                <w:t xml:space="preserve">          &lt;/xs:documentation&gt;</w:t>
              </w:r>
            </w:ins>
          </w:p>
          <w:p w14:paraId="13B35F35" w14:textId="77777777" w:rsidR="00E02224" w:rsidRDefault="00E02224" w:rsidP="00E02224">
            <w:pPr>
              <w:pStyle w:val="XML1"/>
              <w:rPr>
                <w:ins w:id="13654" w:author="Thomas Dietz" w:date="2012-08-13T14:15:00Z"/>
              </w:rPr>
            </w:pPr>
            <w:ins w:id="13655" w:author="Thomas Dietz" w:date="2012-08-13T14:15:00Z">
              <w:r>
                <w:t xml:space="preserve">        &lt;/xs:annotation&gt;</w:t>
              </w:r>
            </w:ins>
          </w:p>
          <w:p w14:paraId="63582149" w14:textId="77777777" w:rsidR="00E02224" w:rsidRDefault="00E02224" w:rsidP="00E02224">
            <w:pPr>
              <w:pStyle w:val="XML1"/>
              <w:rPr>
                <w:ins w:id="13656" w:author="Thomas Dietz" w:date="2012-08-13T14:15:00Z"/>
              </w:rPr>
            </w:pPr>
            <w:ins w:id="13657" w:author="Thomas Dietz" w:date="2012-08-13T14:15:00Z">
              <w:r>
                <w:t xml:space="preserve">        &lt;xs:complexType&gt;</w:t>
              </w:r>
            </w:ins>
          </w:p>
          <w:p w14:paraId="4701CDBA" w14:textId="77777777" w:rsidR="00E02224" w:rsidRDefault="00E02224" w:rsidP="00E02224">
            <w:pPr>
              <w:pStyle w:val="XML1"/>
              <w:rPr>
                <w:ins w:id="13658" w:author="Thomas Dietz" w:date="2012-08-13T14:15:00Z"/>
              </w:rPr>
            </w:pPr>
            <w:ins w:id="13659" w:author="Thomas Dietz" w:date="2012-08-13T14:15:00Z">
              <w:r>
                <w:t xml:space="preserve">          &lt;xs:sequence&gt;</w:t>
              </w:r>
            </w:ins>
          </w:p>
          <w:p w14:paraId="2B3E3B1A" w14:textId="77777777" w:rsidR="00E02224" w:rsidRDefault="00E02224" w:rsidP="00E02224">
            <w:pPr>
              <w:pStyle w:val="XML1"/>
              <w:rPr>
                <w:ins w:id="13660" w:author="Thomas Dietz" w:date="2012-08-13T14:15:00Z"/>
              </w:rPr>
            </w:pPr>
            <w:ins w:id="13661" w:author="Thomas Dietz" w:date="2012-08-13T14:15:00Z">
              <w:r>
                <w:t xml:space="preserve">            &lt;xs:element name="oper-state" minOccurs="0"  type="OFUpDownStateType"&gt;</w:t>
              </w:r>
            </w:ins>
          </w:p>
          <w:p w14:paraId="0D6E28D1" w14:textId="77777777" w:rsidR="00E02224" w:rsidRDefault="00E02224" w:rsidP="00E02224">
            <w:pPr>
              <w:pStyle w:val="XML1"/>
              <w:rPr>
                <w:ins w:id="13662" w:author="Thomas Dietz" w:date="2012-08-13T14:15:00Z"/>
              </w:rPr>
            </w:pPr>
            <w:ins w:id="13663" w:author="Thomas Dietz" w:date="2012-08-13T14:15:00Z">
              <w:r>
                <w:t xml:space="preserve">              &lt;xs:annotation&gt;</w:t>
              </w:r>
            </w:ins>
          </w:p>
          <w:p w14:paraId="5620A1A2" w14:textId="77777777" w:rsidR="00E02224" w:rsidRDefault="00E02224" w:rsidP="00E02224">
            <w:pPr>
              <w:pStyle w:val="XML1"/>
              <w:rPr>
                <w:ins w:id="13664" w:author="Thomas Dietz" w:date="2012-08-13T14:15:00Z"/>
              </w:rPr>
            </w:pPr>
            <w:ins w:id="13665" w:author="Thomas Dietz" w:date="2012-08-13T14:15:00Z">
              <w:r>
                <w:t xml:space="preserve">                &lt;xs:documentation&gt;</w:t>
              </w:r>
            </w:ins>
          </w:p>
          <w:p w14:paraId="3CE5972C" w14:textId="77777777" w:rsidR="00E02224" w:rsidRDefault="00E02224" w:rsidP="00E02224">
            <w:pPr>
              <w:pStyle w:val="XML1"/>
              <w:rPr>
                <w:ins w:id="13666" w:author="Thomas Dietz" w:date="2012-08-13T14:15:00Z"/>
              </w:rPr>
            </w:pPr>
            <w:ins w:id="13667" w:author="Thomas Dietz" w:date="2012-08-13T14:15:00Z">
              <w:r>
                <w:t xml:space="preserve">                  If the value of this element is 'down', it </w:t>
              </w:r>
            </w:ins>
          </w:p>
          <w:p w14:paraId="4EE54C39" w14:textId="77777777" w:rsidR="00E02224" w:rsidRDefault="00E02224" w:rsidP="00E02224">
            <w:pPr>
              <w:pStyle w:val="XML1"/>
              <w:rPr>
                <w:ins w:id="13668" w:author="Thomas Dietz" w:date="2012-08-13T14:15:00Z"/>
              </w:rPr>
            </w:pPr>
            <w:ins w:id="13669" w:author="Thomas Dietz" w:date="2012-08-13T14:15:00Z">
              <w:r>
                <w:t xml:space="preserve">                  indicates that there is no physical link present.</w:t>
              </w:r>
            </w:ins>
          </w:p>
          <w:p w14:paraId="4DAA0D5C" w14:textId="77777777" w:rsidR="00E02224" w:rsidRDefault="00E02224" w:rsidP="00E02224">
            <w:pPr>
              <w:pStyle w:val="XML1"/>
              <w:rPr>
                <w:ins w:id="13670" w:author="Thomas Dietz" w:date="2012-08-13T14:15:00Z"/>
              </w:rPr>
            </w:pPr>
            <w:ins w:id="13671" w:author="Thomas Dietz" w:date="2012-08-13T14:15:00Z">
              <w:r>
                <w:t xml:space="preserve">                &lt;/xs:documentation&gt;</w:t>
              </w:r>
            </w:ins>
          </w:p>
          <w:p w14:paraId="0FCF566B" w14:textId="77777777" w:rsidR="00E02224" w:rsidRDefault="00E02224" w:rsidP="00E02224">
            <w:pPr>
              <w:pStyle w:val="XML1"/>
              <w:rPr>
                <w:ins w:id="13672" w:author="Thomas Dietz" w:date="2012-08-13T14:15:00Z"/>
              </w:rPr>
            </w:pPr>
            <w:ins w:id="13673" w:author="Thomas Dietz" w:date="2012-08-13T14:15:00Z">
              <w:r>
                <w:t xml:space="preserve">              &lt;/xs:annotation&gt;</w:t>
              </w:r>
            </w:ins>
          </w:p>
          <w:p w14:paraId="2033121A" w14:textId="77777777" w:rsidR="00E02224" w:rsidRDefault="00E02224" w:rsidP="00E02224">
            <w:pPr>
              <w:pStyle w:val="XML1"/>
              <w:rPr>
                <w:ins w:id="13674" w:author="Thomas Dietz" w:date="2012-08-13T14:15:00Z"/>
              </w:rPr>
            </w:pPr>
            <w:ins w:id="13675" w:author="Thomas Dietz" w:date="2012-08-13T14:15:00Z">
              <w:r>
                <w:t xml:space="preserve">            &lt;/xs:element&gt;</w:t>
              </w:r>
            </w:ins>
          </w:p>
          <w:p w14:paraId="624A3101" w14:textId="77777777" w:rsidR="00E02224" w:rsidRDefault="00E02224" w:rsidP="00E02224">
            <w:pPr>
              <w:pStyle w:val="XML1"/>
              <w:rPr>
                <w:ins w:id="13676" w:author="Thomas Dietz" w:date="2012-08-13T14:15:00Z"/>
              </w:rPr>
            </w:pPr>
            <w:ins w:id="13677" w:author="Thomas Dietz" w:date="2012-08-13T14:15:00Z">
              <w:r>
                <w:t xml:space="preserve">            &lt;xs:element name="blocked" minOccurs="0"  type="xs:boolean"&gt;</w:t>
              </w:r>
            </w:ins>
          </w:p>
          <w:p w14:paraId="5346F118" w14:textId="77777777" w:rsidR="00E02224" w:rsidRDefault="00E02224" w:rsidP="00E02224">
            <w:pPr>
              <w:pStyle w:val="XML1"/>
              <w:rPr>
                <w:ins w:id="13678" w:author="Thomas Dietz" w:date="2012-08-13T14:15:00Z"/>
              </w:rPr>
            </w:pPr>
            <w:ins w:id="13679" w:author="Thomas Dietz" w:date="2012-08-13T14:15:00Z">
              <w:r>
                <w:t xml:space="preserve">              &lt;xs:annotation&gt;</w:t>
              </w:r>
            </w:ins>
          </w:p>
          <w:p w14:paraId="639BF79D" w14:textId="77777777" w:rsidR="00E02224" w:rsidRDefault="00E02224" w:rsidP="00E02224">
            <w:pPr>
              <w:pStyle w:val="XML1"/>
              <w:rPr>
                <w:ins w:id="13680" w:author="Thomas Dietz" w:date="2012-08-13T14:15:00Z"/>
              </w:rPr>
            </w:pPr>
            <w:ins w:id="13681" w:author="Thomas Dietz" w:date="2012-08-13T14:15:00Z">
              <w:r>
                <w:t xml:space="preserve">                &lt;xs:documentation&gt;</w:t>
              </w:r>
            </w:ins>
          </w:p>
          <w:p w14:paraId="71773054" w14:textId="77777777" w:rsidR="00E02224" w:rsidRDefault="00E02224" w:rsidP="00E02224">
            <w:pPr>
              <w:pStyle w:val="XML1"/>
              <w:rPr>
                <w:ins w:id="13682" w:author="Thomas Dietz" w:date="2012-08-13T14:15:00Z"/>
              </w:rPr>
            </w:pPr>
            <w:ins w:id="13683" w:author="Thomas Dietz" w:date="2012-08-13T14:15:00Z">
              <w:r>
                <w:t xml:space="preserve">                  If the value of this element is 'true', it </w:t>
              </w:r>
            </w:ins>
          </w:p>
          <w:p w14:paraId="0485EEBF" w14:textId="77777777" w:rsidR="00E02224" w:rsidRDefault="00E02224" w:rsidP="00E02224">
            <w:pPr>
              <w:pStyle w:val="XML1"/>
              <w:rPr>
                <w:ins w:id="13684" w:author="Thomas Dietz" w:date="2012-08-13T14:15:00Z"/>
              </w:rPr>
            </w:pPr>
            <w:ins w:id="13685" w:author="Thomas Dietz" w:date="2012-08-13T14:15:00Z">
              <w:r>
                <w:t xml:space="preserve">                  indicates that a switch protocol outside of OpenFlow,</w:t>
              </w:r>
            </w:ins>
          </w:p>
          <w:p w14:paraId="2124BBFA" w14:textId="77777777" w:rsidR="00E02224" w:rsidRDefault="00E02224" w:rsidP="00E02224">
            <w:pPr>
              <w:pStyle w:val="XML1"/>
              <w:rPr>
                <w:ins w:id="13686" w:author="Thomas Dietz" w:date="2012-08-13T14:15:00Z"/>
              </w:rPr>
            </w:pPr>
            <w:ins w:id="13687" w:author="Thomas Dietz" w:date="2012-08-13T14:15:00Z">
              <w:r>
                <w:t xml:space="preserve">                  such as 802.1D Spanning Tree, is preventing the use of</w:t>
              </w:r>
            </w:ins>
          </w:p>
          <w:p w14:paraId="194C2E34" w14:textId="77777777" w:rsidR="00E02224" w:rsidRDefault="00E02224" w:rsidP="00E02224">
            <w:pPr>
              <w:pStyle w:val="XML1"/>
              <w:rPr>
                <w:ins w:id="13688" w:author="Thomas Dietz" w:date="2012-08-13T14:15:00Z"/>
              </w:rPr>
            </w:pPr>
            <w:ins w:id="13689" w:author="Thomas Dietz" w:date="2012-08-13T14:15:00Z">
              <w:r>
                <w:t xml:space="preserve">                  this OpenFlow port for OpenFlow flooding.</w:t>
              </w:r>
            </w:ins>
          </w:p>
          <w:p w14:paraId="1A954634" w14:textId="77777777" w:rsidR="00E02224" w:rsidRDefault="00E02224" w:rsidP="00E02224">
            <w:pPr>
              <w:pStyle w:val="XML1"/>
              <w:rPr>
                <w:ins w:id="13690" w:author="Thomas Dietz" w:date="2012-08-13T14:15:00Z"/>
              </w:rPr>
            </w:pPr>
            <w:ins w:id="13691" w:author="Thomas Dietz" w:date="2012-08-13T14:15:00Z">
              <w:r>
                <w:t xml:space="preserve">                &lt;/xs:documentation&gt;</w:t>
              </w:r>
            </w:ins>
          </w:p>
          <w:p w14:paraId="6BB2ED0A" w14:textId="77777777" w:rsidR="00E02224" w:rsidRDefault="00E02224" w:rsidP="00E02224">
            <w:pPr>
              <w:pStyle w:val="XML1"/>
              <w:rPr>
                <w:ins w:id="13692" w:author="Thomas Dietz" w:date="2012-08-13T14:15:00Z"/>
              </w:rPr>
            </w:pPr>
            <w:ins w:id="13693" w:author="Thomas Dietz" w:date="2012-08-13T14:15:00Z">
              <w:r>
                <w:t xml:space="preserve">              &lt;/xs:annotation&gt;</w:t>
              </w:r>
            </w:ins>
          </w:p>
          <w:p w14:paraId="4A3C82A8" w14:textId="77777777" w:rsidR="00E02224" w:rsidRDefault="00E02224" w:rsidP="00E02224">
            <w:pPr>
              <w:pStyle w:val="XML1"/>
              <w:rPr>
                <w:ins w:id="13694" w:author="Thomas Dietz" w:date="2012-08-13T14:15:00Z"/>
              </w:rPr>
            </w:pPr>
            <w:ins w:id="13695" w:author="Thomas Dietz" w:date="2012-08-13T14:15:00Z">
              <w:r>
                <w:t xml:space="preserve">            &lt;/xs:element&gt;</w:t>
              </w:r>
            </w:ins>
          </w:p>
          <w:p w14:paraId="0E6D41C6" w14:textId="77777777" w:rsidR="00E02224" w:rsidRDefault="00E02224" w:rsidP="00E02224">
            <w:pPr>
              <w:pStyle w:val="XML1"/>
              <w:rPr>
                <w:ins w:id="13696" w:author="Thomas Dietz" w:date="2012-08-13T14:15:00Z"/>
              </w:rPr>
            </w:pPr>
            <w:ins w:id="13697" w:author="Thomas Dietz" w:date="2012-08-13T14:15:00Z">
              <w:r>
                <w:t xml:space="preserve">            &lt;xs:element name="live" minOccurs="0"  type="xs:boolean"&gt;</w:t>
              </w:r>
            </w:ins>
          </w:p>
          <w:p w14:paraId="1080FB23" w14:textId="77777777" w:rsidR="00E02224" w:rsidRDefault="00E02224" w:rsidP="00E02224">
            <w:pPr>
              <w:pStyle w:val="XML1"/>
              <w:rPr>
                <w:ins w:id="13698" w:author="Thomas Dietz" w:date="2012-08-13T14:15:00Z"/>
              </w:rPr>
            </w:pPr>
            <w:ins w:id="13699" w:author="Thomas Dietz" w:date="2012-08-13T14:15:00Z">
              <w:r>
                <w:t xml:space="preserve">              &lt;xs:annotation&gt;</w:t>
              </w:r>
            </w:ins>
          </w:p>
          <w:p w14:paraId="3F2F15A7" w14:textId="77777777" w:rsidR="00E02224" w:rsidRDefault="00E02224" w:rsidP="00E02224">
            <w:pPr>
              <w:pStyle w:val="XML1"/>
              <w:rPr>
                <w:ins w:id="13700" w:author="Thomas Dietz" w:date="2012-08-13T14:15:00Z"/>
              </w:rPr>
            </w:pPr>
            <w:ins w:id="13701" w:author="Thomas Dietz" w:date="2012-08-13T14:15:00Z">
              <w:r>
                <w:t xml:space="preserve">                &lt;xs:documentation&gt;</w:t>
              </w:r>
            </w:ins>
          </w:p>
          <w:p w14:paraId="0C5E7A64" w14:textId="77777777" w:rsidR="00E02224" w:rsidRDefault="00E02224" w:rsidP="00E02224">
            <w:pPr>
              <w:pStyle w:val="XML1"/>
              <w:rPr>
                <w:ins w:id="13702" w:author="Thomas Dietz" w:date="2012-08-13T14:15:00Z"/>
              </w:rPr>
            </w:pPr>
            <w:ins w:id="13703" w:author="Thomas Dietz" w:date="2012-08-13T14:15:00Z">
              <w:r>
                <w:t xml:space="preserve">                  If the value of this element is 'true', it </w:t>
              </w:r>
            </w:ins>
          </w:p>
          <w:p w14:paraId="1F8A1630" w14:textId="77777777" w:rsidR="00E02224" w:rsidRDefault="00E02224" w:rsidP="00E02224">
            <w:pPr>
              <w:pStyle w:val="XML1"/>
              <w:rPr>
                <w:ins w:id="13704" w:author="Thomas Dietz" w:date="2012-08-13T14:15:00Z"/>
              </w:rPr>
            </w:pPr>
            <w:ins w:id="13705" w:author="Thomas Dietz" w:date="2012-08-13T14:15:00Z">
              <w:r>
                <w:t xml:space="preserve">                  indicates that this OpenFlow Port is live and can be used</w:t>
              </w:r>
            </w:ins>
          </w:p>
          <w:p w14:paraId="0F81EA56" w14:textId="77777777" w:rsidR="00E02224" w:rsidRDefault="00E02224" w:rsidP="00E02224">
            <w:pPr>
              <w:pStyle w:val="XML1"/>
              <w:rPr>
                <w:ins w:id="13706" w:author="Thomas Dietz" w:date="2012-08-13T14:15:00Z"/>
              </w:rPr>
            </w:pPr>
            <w:ins w:id="13707" w:author="Thomas Dietz" w:date="2012-08-13T14:15:00Z">
              <w:r>
                <w:t xml:space="preserve">                  for fast failover.</w:t>
              </w:r>
            </w:ins>
          </w:p>
          <w:p w14:paraId="06078FE1" w14:textId="77777777" w:rsidR="00E02224" w:rsidRDefault="00E02224" w:rsidP="00E02224">
            <w:pPr>
              <w:pStyle w:val="XML1"/>
              <w:rPr>
                <w:ins w:id="13708" w:author="Thomas Dietz" w:date="2012-08-13T14:15:00Z"/>
              </w:rPr>
            </w:pPr>
            <w:ins w:id="13709" w:author="Thomas Dietz" w:date="2012-08-13T14:15:00Z">
              <w:r>
                <w:t xml:space="preserve">                &lt;/xs:documentation&gt;</w:t>
              </w:r>
            </w:ins>
          </w:p>
          <w:p w14:paraId="6B276BC6" w14:textId="77777777" w:rsidR="00E02224" w:rsidRDefault="00E02224" w:rsidP="00E02224">
            <w:pPr>
              <w:pStyle w:val="XML1"/>
              <w:rPr>
                <w:ins w:id="13710" w:author="Thomas Dietz" w:date="2012-08-13T14:15:00Z"/>
              </w:rPr>
            </w:pPr>
            <w:ins w:id="13711" w:author="Thomas Dietz" w:date="2012-08-13T14:15:00Z">
              <w:r>
                <w:t xml:space="preserve">              &lt;/xs:annotation&gt;</w:t>
              </w:r>
            </w:ins>
          </w:p>
          <w:p w14:paraId="625E7E3E" w14:textId="77777777" w:rsidR="00E02224" w:rsidRDefault="00E02224" w:rsidP="00E02224">
            <w:pPr>
              <w:pStyle w:val="XML1"/>
              <w:rPr>
                <w:ins w:id="13712" w:author="Thomas Dietz" w:date="2012-08-13T14:15:00Z"/>
              </w:rPr>
            </w:pPr>
            <w:ins w:id="13713" w:author="Thomas Dietz" w:date="2012-08-13T14:15:00Z">
              <w:r>
                <w:t xml:space="preserve">            &lt;/xs:element&gt;</w:t>
              </w:r>
            </w:ins>
          </w:p>
          <w:p w14:paraId="5E1DFF57" w14:textId="77777777" w:rsidR="00E02224" w:rsidRDefault="00E02224" w:rsidP="00E02224">
            <w:pPr>
              <w:pStyle w:val="XML1"/>
              <w:rPr>
                <w:ins w:id="13714" w:author="Thomas Dietz" w:date="2012-08-13T14:15:00Z"/>
              </w:rPr>
            </w:pPr>
            <w:ins w:id="13715" w:author="Thomas Dietz" w:date="2012-08-13T14:15:00Z">
              <w:r>
                <w:t xml:space="preserve">          &lt;/xs:sequence&gt;</w:t>
              </w:r>
            </w:ins>
          </w:p>
          <w:p w14:paraId="3FD99F3F" w14:textId="77777777" w:rsidR="00E02224" w:rsidRDefault="00E02224" w:rsidP="00E02224">
            <w:pPr>
              <w:pStyle w:val="XML1"/>
              <w:rPr>
                <w:ins w:id="13716" w:author="Thomas Dietz" w:date="2012-08-13T14:15:00Z"/>
              </w:rPr>
            </w:pPr>
            <w:ins w:id="13717" w:author="Thomas Dietz" w:date="2012-08-13T14:15:00Z">
              <w:r>
                <w:t xml:space="preserve">        &lt;/xs:complexType&gt;</w:t>
              </w:r>
            </w:ins>
          </w:p>
          <w:p w14:paraId="1ABF0A48" w14:textId="77777777" w:rsidR="00E02224" w:rsidRDefault="00E02224" w:rsidP="00E02224">
            <w:pPr>
              <w:pStyle w:val="XML1"/>
              <w:rPr>
                <w:ins w:id="13718" w:author="Thomas Dietz" w:date="2012-08-13T14:15:00Z"/>
              </w:rPr>
            </w:pPr>
            <w:ins w:id="13719" w:author="Thomas Dietz" w:date="2012-08-13T14:15:00Z">
              <w:r>
                <w:lastRenderedPageBreak/>
                <w:t xml:space="preserve">      &lt;/xs:element&gt;</w:t>
              </w:r>
            </w:ins>
          </w:p>
          <w:p w14:paraId="2DFA3031" w14:textId="77777777" w:rsidR="00E02224" w:rsidRDefault="00E02224" w:rsidP="00E02224">
            <w:pPr>
              <w:pStyle w:val="XML1"/>
              <w:rPr>
                <w:ins w:id="13720" w:author="Thomas Dietz" w:date="2012-08-13T14:15:00Z"/>
              </w:rPr>
            </w:pPr>
            <w:ins w:id="13721" w:author="Thomas Dietz" w:date="2012-08-13T14:15:00Z">
              <w:r>
                <w:t xml:space="preserve">      &lt;xs:element name="features"&gt;</w:t>
              </w:r>
            </w:ins>
          </w:p>
          <w:p w14:paraId="72179EF1" w14:textId="77777777" w:rsidR="00E02224" w:rsidRDefault="00E02224" w:rsidP="00E02224">
            <w:pPr>
              <w:pStyle w:val="XML1"/>
              <w:rPr>
                <w:ins w:id="13722" w:author="Thomas Dietz" w:date="2012-08-13T14:15:00Z"/>
              </w:rPr>
            </w:pPr>
            <w:ins w:id="13723" w:author="Thomas Dietz" w:date="2012-08-13T14:15:00Z">
              <w:r>
                <w:t xml:space="preserve">        &lt;xs:complexType&gt;</w:t>
              </w:r>
            </w:ins>
          </w:p>
          <w:p w14:paraId="0F3966E9" w14:textId="77777777" w:rsidR="00E02224" w:rsidRDefault="00E02224" w:rsidP="00E02224">
            <w:pPr>
              <w:pStyle w:val="XML1"/>
              <w:rPr>
                <w:ins w:id="13724" w:author="Thomas Dietz" w:date="2012-08-13T14:15:00Z"/>
              </w:rPr>
            </w:pPr>
            <w:ins w:id="13725" w:author="Thomas Dietz" w:date="2012-08-13T14:15:00Z">
              <w:r>
                <w:t xml:space="preserve">          &lt;xs:sequence&gt;</w:t>
              </w:r>
            </w:ins>
          </w:p>
          <w:p w14:paraId="282DA694" w14:textId="77777777" w:rsidR="00E02224" w:rsidRDefault="00E02224" w:rsidP="00E02224">
            <w:pPr>
              <w:pStyle w:val="XML1"/>
              <w:rPr>
                <w:ins w:id="13726" w:author="Thomas Dietz" w:date="2012-08-13T14:15:00Z"/>
              </w:rPr>
            </w:pPr>
            <w:ins w:id="13727" w:author="Thomas Dietz" w:date="2012-08-13T14:15:00Z">
              <w:r>
                <w:t xml:space="preserve">            &lt;xs:element name="current" minOccurs="0"&gt;</w:t>
              </w:r>
            </w:ins>
          </w:p>
          <w:p w14:paraId="7A5C3C80" w14:textId="77777777" w:rsidR="00E02224" w:rsidRDefault="00E02224" w:rsidP="00E02224">
            <w:pPr>
              <w:pStyle w:val="XML1"/>
              <w:rPr>
                <w:ins w:id="13728" w:author="Thomas Dietz" w:date="2012-08-13T14:15:00Z"/>
              </w:rPr>
            </w:pPr>
            <w:ins w:id="13729" w:author="Thomas Dietz" w:date="2012-08-13T14:15:00Z">
              <w:r>
                <w:t xml:space="preserve">              &lt;xs:annotation&gt;</w:t>
              </w:r>
            </w:ins>
          </w:p>
          <w:p w14:paraId="3F89F84E" w14:textId="77777777" w:rsidR="00E02224" w:rsidRDefault="00E02224" w:rsidP="00E02224">
            <w:pPr>
              <w:pStyle w:val="XML1"/>
              <w:rPr>
                <w:ins w:id="13730" w:author="Thomas Dietz" w:date="2012-08-13T14:15:00Z"/>
              </w:rPr>
            </w:pPr>
            <w:ins w:id="13731" w:author="Thomas Dietz" w:date="2012-08-13T14:15:00Z">
              <w:r>
                <w:t xml:space="preserve">                &lt;xs:documentation&gt;</w:t>
              </w:r>
            </w:ins>
          </w:p>
          <w:p w14:paraId="2B07A147" w14:textId="77777777" w:rsidR="00E02224" w:rsidRDefault="00E02224" w:rsidP="00E02224">
            <w:pPr>
              <w:pStyle w:val="XML1"/>
              <w:rPr>
                <w:ins w:id="13732" w:author="Thomas Dietz" w:date="2012-08-13T14:15:00Z"/>
              </w:rPr>
            </w:pPr>
            <w:ins w:id="13733" w:author="Thomas Dietz" w:date="2012-08-13T14:15:00Z">
              <w:r>
                <w:t xml:space="preserve">                  The features (rates, duplex, etc.) of the</w:t>
              </w:r>
            </w:ins>
          </w:p>
          <w:p w14:paraId="5EC2EB92" w14:textId="77777777" w:rsidR="00E02224" w:rsidRDefault="00E02224" w:rsidP="00E02224">
            <w:pPr>
              <w:pStyle w:val="XML1"/>
              <w:rPr>
                <w:ins w:id="13734" w:author="Thomas Dietz" w:date="2012-08-13T14:15:00Z"/>
              </w:rPr>
            </w:pPr>
            <w:ins w:id="13735" w:author="Thomas Dietz" w:date="2012-08-13T14:15:00Z">
              <w:r>
                <w:t xml:space="preserve">                  port, that are currently in use.</w:t>
              </w:r>
            </w:ins>
          </w:p>
          <w:p w14:paraId="76D42484" w14:textId="77777777" w:rsidR="00E02224" w:rsidRDefault="00E02224" w:rsidP="00E02224">
            <w:pPr>
              <w:pStyle w:val="XML1"/>
              <w:rPr>
                <w:ins w:id="13736" w:author="Thomas Dietz" w:date="2012-08-13T14:15:00Z"/>
              </w:rPr>
            </w:pPr>
          </w:p>
          <w:p w14:paraId="4389CC0C" w14:textId="77777777" w:rsidR="00E02224" w:rsidRDefault="00E02224" w:rsidP="00E02224">
            <w:pPr>
              <w:pStyle w:val="XML1"/>
              <w:rPr>
                <w:ins w:id="13737" w:author="Thomas Dietz" w:date="2012-08-13T14:15:00Z"/>
              </w:rPr>
            </w:pPr>
            <w:ins w:id="13738" w:author="Thomas Dietz" w:date="2012-08-13T14:15:00Z">
              <w:r>
                <w:t xml:space="preserve">                  Children of this element are not configurable and can</w:t>
              </w:r>
            </w:ins>
          </w:p>
          <w:p w14:paraId="1865B803" w14:textId="77777777" w:rsidR="00E02224" w:rsidRDefault="00E02224" w:rsidP="00E02224">
            <w:pPr>
              <w:pStyle w:val="XML1"/>
              <w:rPr>
                <w:ins w:id="13739" w:author="Thomas Dietz" w:date="2012-08-13T14:15:00Z"/>
              </w:rPr>
            </w:pPr>
            <w:ins w:id="13740" w:author="Thomas Dietz" w:date="2012-08-13T14:15:00Z">
              <w:r>
                <w:t xml:space="preserve">                  only be retrieved by NETCONF &amp;lt;get&amp;gt; operations. Attemps to</w:t>
              </w:r>
            </w:ins>
          </w:p>
          <w:p w14:paraId="115101CA" w14:textId="77777777" w:rsidR="00E02224" w:rsidRDefault="00E02224" w:rsidP="00E02224">
            <w:pPr>
              <w:pStyle w:val="XML1"/>
              <w:rPr>
                <w:ins w:id="13741" w:author="Thomas Dietz" w:date="2012-08-13T14:15:00Z"/>
              </w:rPr>
            </w:pPr>
            <w:ins w:id="13742" w:author="Thomas Dietz" w:date="2012-08-13T14:15:00Z">
              <w:r>
                <w:t xml:space="preserve">                  modify this element and its children with a NETCONF</w:t>
              </w:r>
            </w:ins>
          </w:p>
          <w:p w14:paraId="6BBE6CC9" w14:textId="77777777" w:rsidR="00E02224" w:rsidRDefault="00E02224" w:rsidP="00E02224">
            <w:pPr>
              <w:pStyle w:val="XML1"/>
              <w:rPr>
                <w:ins w:id="13743" w:author="Thomas Dietz" w:date="2012-08-13T14:15:00Z"/>
              </w:rPr>
            </w:pPr>
            <w:ins w:id="13744" w:author="Thomas Dietz" w:date="2012-08-13T14:15:00Z">
              <w:r>
                <w:t xml:space="preserve">                  &amp;lt;edit-config&amp;gt; operation MUST result in an</w:t>
              </w:r>
            </w:ins>
          </w:p>
          <w:p w14:paraId="03604306" w14:textId="77777777" w:rsidR="00E02224" w:rsidRDefault="00E02224" w:rsidP="00E02224">
            <w:pPr>
              <w:pStyle w:val="XML1"/>
              <w:rPr>
                <w:ins w:id="13745" w:author="Thomas Dietz" w:date="2012-08-13T14:15:00Z"/>
              </w:rPr>
            </w:pPr>
            <w:ins w:id="13746" w:author="Thomas Dietz" w:date="2012-08-13T14:15:00Z">
              <w:r>
                <w:t xml:space="preserve">                  'operation-not-supported' error with type</w:t>
              </w:r>
            </w:ins>
          </w:p>
          <w:p w14:paraId="1EF7F527" w14:textId="77777777" w:rsidR="00E02224" w:rsidRDefault="00E02224" w:rsidP="00E02224">
            <w:pPr>
              <w:pStyle w:val="XML1"/>
              <w:rPr>
                <w:ins w:id="13747" w:author="Thomas Dietz" w:date="2012-08-13T14:15:00Z"/>
              </w:rPr>
            </w:pPr>
            <w:ins w:id="13748" w:author="Thomas Dietz" w:date="2012-08-13T14:15:00Z">
              <w:r>
                <w:t xml:space="preserve">                  'application'.</w:t>
              </w:r>
            </w:ins>
          </w:p>
          <w:p w14:paraId="2984A6F2" w14:textId="77777777" w:rsidR="00E02224" w:rsidRDefault="00E02224" w:rsidP="00E02224">
            <w:pPr>
              <w:pStyle w:val="XML1"/>
              <w:rPr>
                <w:ins w:id="13749" w:author="Thomas Dietz" w:date="2012-08-13T14:15:00Z"/>
              </w:rPr>
            </w:pPr>
            <w:ins w:id="13750" w:author="Thomas Dietz" w:date="2012-08-13T14:15:00Z">
              <w:r>
                <w:t xml:space="preserve">                &lt;/xs:documentation&gt;</w:t>
              </w:r>
            </w:ins>
          </w:p>
          <w:p w14:paraId="61055A38" w14:textId="77777777" w:rsidR="00E02224" w:rsidRDefault="00E02224" w:rsidP="00E02224">
            <w:pPr>
              <w:pStyle w:val="XML1"/>
              <w:rPr>
                <w:ins w:id="13751" w:author="Thomas Dietz" w:date="2012-08-13T14:15:00Z"/>
              </w:rPr>
            </w:pPr>
            <w:ins w:id="13752" w:author="Thomas Dietz" w:date="2012-08-13T14:15:00Z">
              <w:r>
                <w:t xml:space="preserve">              &lt;/xs:annotation&gt;</w:t>
              </w:r>
            </w:ins>
          </w:p>
          <w:p w14:paraId="2562FB0D" w14:textId="77777777" w:rsidR="00E02224" w:rsidRDefault="00E02224" w:rsidP="00E02224">
            <w:pPr>
              <w:pStyle w:val="XML1"/>
              <w:rPr>
                <w:ins w:id="13753" w:author="Thomas Dietz" w:date="2012-08-13T14:15:00Z"/>
              </w:rPr>
            </w:pPr>
            <w:ins w:id="13754" w:author="Thomas Dietz" w:date="2012-08-13T14:15:00Z">
              <w:r>
                <w:t xml:space="preserve">              &lt;xs:complexType&gt;</w:t>
              </w:r>
            </w:ins>
          </w:p>
          <w:p w14:paraId="6145D9FE" w14:textId="77777777" w:rsidR="00E02224" w:rsidRDefault="00E02224" w:rsidP="00E02224">
            <w:pPr>
              <w:pStyle w:val="XML1"/>
              <w:rPr>
                <w:ins w:id="13755" w:author="Thomas Dietz" w:date="2012-08-13T14:15:00Z"/>
              </w:rPr>
            </w:pPr>
            <w:ins w:id="13756" w:author="Thomas Dietz" w:date="2012-08-13T14:15:00Z">
              <w:r>
                <w:t xml:space="preserve">                &lt;xs:sequence&gt;</w:t>
              </w:r>
            </w:ins>
          </w:p>
          <w:p w14:paraId="4FC8CEEC" w14:textId="77777777" w:rsidR="00E02224" w:rsidRDefault="00E02224" w:rsidP="00E02224">
            <w:pPr>
              <w:pStyle w:val="XML1"/>
              <w:rPr>
                <w:ins w:id="13757" w:author="Thomas Dietz" w:date="2012-08-13T14:15:00Z"/>
              </w:rPr>
            </w:pPr>
            <w:ins w:id="13758" w:author="Thomas Dietz" w:date="2012-08-13T14:15:00Z">
              <w:r>
                <w:t xml:space="preserve">                  &lt;xs:group ref="OFPortCurrentFeatureListType"/&gt;</w:t>
              </w:r>
            </w:ins>
          </w:p>
          <w:p w14:paraId="65B711EB" w14:textId="77777777" w:rsidR="00E02224" w:rsidRDefault="00E02224" w:rsidP="00E02224">
            <w:pPr>
              <w:pStyle w:val="XML1"/>
              <w:rPr>
                <w:ins w:id="13759" w:author="Thomas Dietz" w:date="2012-08-13T14:15:00Z"/>
              </w:rPr>
            </w:pPr>
            <w:ins w:id="13760" w:author="Thomas Dietz" w:date="2012-08-13T14:15:00Z">
              <w:r>
                <w:t xml:space="preserve">                &lt;/xs:sequence&gt;</w:t>
              </w:r>
            </w:ins>
          </w:p>
          <w:p w14:paraId="3B374A93" w14:textId="77777777" w:rsidR="00E02224" w:rsidRDefault="00E02224" w:rsidP="00E02224">
            <w:pPr>
              <w:pStyle w:val="XML1"/>
              <w:rPr>
                <w:ins w:id="13761" w:author="Thomas Dietz" w:date="2012-08-13T14:15:00Z"/>
              </w:rPr>
            </w:pPr>
            <w:ins w:id="13762" w:author="Thomas Dietz" w:date="2012-08-13T14:15:00Z">
              <w:r>
                <w:t xml:space="preserve">              &lt;/xs:complexType&gt;</w:t>
              </w:r>
            </w:ins>
          </w:p>
          <w:p w14:paraId="5334B9F3" w14:textId="77777777" w:rsidR="00E02224" w:rsidRDefault="00E02224" w:rsidP="00E02224">
            <w:pPr>
              <w:pStyle w:val="XML1"/>
              <w:rPr>
                <w:ins w:id="13763" w:author="Thomas Dietz" w:date="2012-08-13T14:15:00Z"/>
              </w:rPr>
            </w:pPr>
            <w:ins w:id="13764" w:author="Thomas Dietz" w:date="2012-08-13T14:15:00Z">
              <w:r>
                <w:t xml:space="preserve">            &lt;/xs:element&gt;</w:t>
              </w:r>
            </w:ins>
          </w:p>
          <w:p w14:paraId="28CE833C" w14:textId="77777777" w:rsidR="00E02224" w:rsidRDefault="00E02224" w:rsidP="00E02224">
            <w:pPr>
              <w:pStyle w:val="XML1"/>
              <w:rPr>
                <w:ins w:id="13765" w:author="Thomas Dietz" w:date="2012-08-13T14:15:00Z"/>
              </w:rPr>
            </w:pPr>
            <w:ins w:id="13766" w:author="Thomas Dietz" w:date="2012-08-13T14:15:00Z">
              <w:r>
                <w:t xml:space="preserve">            &lt;xs:element name="advertised" minOccurs="0"&gt;</w:t>
              </w:r>
            </w:ins>
          </w:p>
          <w:p w14:paraId="158D541D" w14:textId="77777777" w:rsidR="00E02224" w:rsidRDefault="00E02224" w:rsidP="00E02224">
            <w:pPr>
              <w:pStyle w:val="XML1"/>
              <w:rPr>
                <w:ins w:id="13767" w:author="Thomas Dietz" w:date="2012-08-13T14:15:00Z"/>
              </w:rPr>
            </w:pPr>
            <w:ins w:id="13768" w:author="Thomas Dietz" w:date="2012-08-13T14:15:00Z">
              <w:r>
                <w:t xml:space="preserve">              &lt;xs:annotation&gt;</w:t>
              </w:r>
            </w:ins>
          </w:p>
          <w:p w14:paraId="69E0A2AA" w14:textId="77777777" w:rsidR="00E02224" w:rsidRDefault="00E02224" w:rsidP="00E02224">
            <w:pPr>
              <w:pStyle w:val="XML1"/>
              <w:rPr>
                <w:ins w:id="13769" w:author="Thomas Dietz" w:date="2012-08-13T14:15:00Z"/>
              </w:rPr>
            </w:pPr>
            <w:ins w:id="13770" w:author="Thomas Dietz" w:date="2012-08-13T14:15:00Z">
              <w:r>
                <w:t xml:space="preserve">                &lt;xs:documentation&gt;</w:t>
              </w:r>
            </w:ins>
          </w:p>
          <w:p w14:paraId="69CD548F" w14:textId="77777777" w:rsidR="00E02224" w:rsidRDefault="00E02224" w:rsidP="00E02224">
            <w:pPr>
              <w:pStyle w:val="XML1"/>
              <w:rPr>
                <w:ins w:id="13771" w:author="Thomas Dietz" w:date="2012-08-13T14:15:00Z"/>
              </w:rPr>
            </w:pPr>
            <w:ins w:id="13772" w:author="Thomas Dietz" w:date="2012-08-13T14:15:00Z">
              <w:r>
                <w:t xml:space="preserve">                  The features (rates, duplex, etc.) of the</w:t>
              </w:r>
            </w:ins>
          </w:p>
          <w:p w14:paraId="0531D502" w14:textId="77777777" w:rsidR="00E02224" w:rsidRDefault="00E02224" w:rsidP="00E02224">
            <w:pPr>
              <w:pStyle w:val="XML1"/>
              <w:rPr>
                <w:ins w:id="13773" w:author="Thomas Dietz" w:date="2012-08-13T14:15:00Z"/>
              </w:rPr>
            </w:pPr>
            <w:ins w:id="13774" w:author="Thomas Dietz" w:date="2012-08-13T14:15:00Z">
              <w:r>
                <w:t xml:space="preserve">                  port, that are advertised to the peer port.</w:t>
              </w:r>
            </w:ins>
          </w:p>
          <w:p w14:paraId="63C56625" w14:textId="77777777" w:rsidR="00E02224" w:rsidRDefault="00E02224" w:rsidP="00E02224">
            <w:pPr>
              <w:pStyle w:val="XML1"/>
              <w:rPr>
                <w:ins w:id="13775" w:author="Thomas Dietz" w:date="2012-08-13T14:15:00Z"/>
              </w:rPr>
            </w:pPr>
          </w:p>
          <w:p w14:paraId="26EC9107" w14:textId="77777777" w:rsidR="00E02224" w:rsidRDefault="00E02224" w:rsidP="00E02224">
            <w:pPr>
              <w:pStyle w:val="XML1"/>
              <w:rPr>
                <w:ins w:id="13776" w:author="Thomas Dietz" w:date="2012-08-13T14:15:00Z"/>
              </w:rPr>
            </w:pPr>
            <w:ins w:id="13777" w:author="Thomas Dietz" w:date="2012-08-13T14:15:00Z">
              <w:r>
                <w:t xml:space="preserve">                  NETCONF &amp;lt;edit-config&amp;gt; operations MUST be implemented as </w:t>
              </w:r>
            </w:ins>
          </w:p>
          <w:p w14:paraId="5C848F7C" w14:textId="77777777" w:rsidR="00E02224" w:rsidRDefault="00E02224" w:rsidP="00E02224">
            <w:pPr>
              <w:pStyle w:val="XML1"/>
              <w:rPr>
                <w:ins w:id="13778" w:author="Thomas Dietz" w:date="2012-08-13T14:15:00Z"/>
              </w:rPr>
            </w:pPr>
            <w:ins w:id="13779" w:author="Thomas Dietz" w:date="2012-08-13T14:15:00Z">
              <w:r>
                <w:t xml:space="preserve">                  follows: </w:t>
              </w:r>
            </w:ins>
          </w:p>
          <w:p w14:paraId="64816EFF" w14:textId="77777777" w:rsidR="00E02224" w:rsidRDefault="00E02224" w:rsidP="00E02224">
            <w:pPr>
              <w:pStyle w:val="XML1"/>
              <w:rPr>
                <w:ins w:id="13780" w:author="Thomas Dietz" w:date="2012-08-13T14:15:00Z"/>
              </w:rPr>
            </w:pPr>
          </w:p>
          <w:p w14:paraId="548C1C81" w14:textId="77777777" w:rsidR="00E02224" w:rsidRDefault="00E02224" w:rsidP="00E02224">
            <w:pPr>
              <w:pStyle w:val="XML1"/>
              <w:rPr>
                <w:ins w:id="13781" w:author="Thomas Dietz" w:date="2012-08-13T14:15:00Z"/>
              </w:rPr>
            </w:pPr>
            <w:ins w:id="13782" w:author="Thomas Dietz" w:date="2012-08-13T14:15:00Z">
              <w:r>
                <w:t xml:space="preserve">                  * The 'resource-id' element of OFResoureType MUST be</w:t>
              </w:r>
            </w:ins>
          </w:p>
          <w:p w14:paraId="1E2E61F9" w14:textId="77777777" w:rsidR="00E02224" w:rsidRDefault="00E02224" w:rsidP="00E02224">
            <w:pPr>
              <w:pStyle w:val="XML1"/>
              <w:rPr>
                <w:ins w:id="13783" w:author="Thomas Dietz" w:date="2012-08-13T14:15:00Z"/>
              </w:rPr>
            </w:pPr>
            <w:ins w:id="13784" w:author="Thomas Dietz" w:date="2012-08-13T14:15:00Z">
              <w:r>
                <w:t xml:space="preserve">                  present in the path or in the filter at all</w:t>
              </w:r>
            </w:ins>
          </w:p>
          <w:p w14:paraId="74715084" w14:textId="77777777" w:rsidR="00E02224" w:rsidRDefault="00E02224" w:rsidP="00E02224">
            <w:pPr>
              <w:pStyle w:val="XML1"/>
              <w:rPr>
                <w:ins w:id="13785" w:author="Thomas Dietz" w:date="2012-08-13T14:15:00Z"/>
              </w:rPr>
            </w:pPr>
            <w:ins w:id="13786" w:author="Thomas Dietz" w:date="2012-08-13T14:15:00Z">
              <w:r>
                <w:t xml:space="preserve">                  &amp;lt;edit-config&amp;gt; operations to identify the port.</w:t>
              </w:r>
            </w:ins>
          </w:p>
          <w:p w14:paraId="3A2AC799" w14:textId="77777777" w:rsidR="00E02224" w:rsidRDefault="00E02224" w:rsidP="00E02224">
            <w:pPr>
              <w:pStyle w:val="XML1"/>
              <w:rPr>
                <w:ins w:id="13787" w:author="Thomas Dietz" w:date="2012-08-13T14:15:00Z"/>
              </w:rPr>
            </w:pPr>
            <w:ins w:id="13788" w:author="Thomas Dietz" w:date="2012-08-13T14:15:00Z">
              <w:r>
                <w:t xml:space="preserve">                  * If the operation is 'merge' or 'replace', the element</w:t>
              </w:r>
            </w:ins>
          </w:p>
          <w:p w14:paraId="163804C9" w14:textId="77777777" w:rsidR="00E02224" w:rsidRDefault="00E02224" w:rsidP="00E02224">
            <w:pPr>
              <w:pStyle w:val="XML1"/>
              <w:rPr>
                <w:ins w:id="13789" w:author="Thomas Dietz" w:date="2012-08-13T14:15:00Z"/>
              </w:rPr>
            </w:pPr>
            <w:ins w:id="13790" w:author="Thomas Dietz" w:date="2012-08-13T14:15:00Z">
              <w:r>
                <w:t xml:space="preserve">                  is created if it does not exist, and its value is set</w:t>
              </w:r>
            </w:ins>
          </w:p>
          <w:p w14:paraId="7E1C6271" w14:textId="77777777" w:rsidR="00E02224" w:rsidRDefault="00E02224" w:rsidP="00E02224">
            <w:pPr>
              <w:pStyle w:val="XML1"/>
              <w:rPr>
                <w:ins w:id="13791" w:author="Thomas Dietz" w:date="2012-08-13T14:15:00Z"/>
              </w:rPr>
            </w:pPr>
            <w:ins w:id="13792" w:author="Thomas Dietz" w:date="2012-08-13T14:15:00Z">
              <w:r>
                <w:t xml:space="preserve">                  to the value found in the XML RPC data.</w:t>
              </w:r>
            </w:ins>
          </w:p>
          <w:p w14:paraId="21F97792" w14:textId="77777777" w:rsidR="00E02224" w:rsidRDefault="00E02224" w:rsidP="00E02224">
            <w:pPr>
              <w:pStyle w:val="XML1"/>
              <w:rPr>
                <w:ins w:id="13793" w:author="Thomas Dietz" w:date="2012-08-13T14:15:00Z"/>
              </w:rPr>
            </w:pPr>
            <w:ins w:id="13794" w:author="Thomas Dietz" w:date="2012-08-13T14:15:00Z">
              <w:r>
                <w:t xml:space="preserve">                  * If the operation is 'create', the element is created if</w:t>
              </w:r>
            </w:ins>
          </w:p>
          <w:p w14:paraId="7A6CF2E1" w14:textId="77777777" w:rsidR="00E02224" w:rsidRDefault="00E02224" w:rsidP="00E02224">
            <w:pPr>
              <w:pStyle w:val="XML1"/>
              <w:rPr>
                <w:ins w:id="13795" w:author="Thomas Dietz" w:date="2012-08-13T14:15:00Z"/>
              </w:rPr>
            </w:pPr>
            <w:ins w:id="13796" w:author="Thomas Dietz" w:date="2012-08-13T14:15:00Z">
              <w:r>
                <w:t xml:space="preserve">                  it does not exist. If the element already exists, a</w:t>
              </w:r>
            </w:ins>
          </w:p>
          <w:p w14:paraId="40AE8F95" w14:textId="77777777" w:rsidR="00E02224" w:rsidRDefault="00E02224" w:rsidP="00E02224">
            <w:pPr>
              <w:pStyle w:val="XML1"/>
              <w:rPr>
                <w:ins w:id="13797" w:author="Thomas Dietz" w:date="2012-08-13T14:15:00Z"/>
              </w:rPr>
            </w:pPr>
            <w:ins w:id="13798" w:author="Thomas Dietz" w:date="2012-08-13T14:15:00Z">
              <w:r>
                <w:t xml:space="preserve">                  'data</w:t>
              </w:r>
              <w:r>
                <w:rPr>
                  <w:rFonts w:ascii="MS Mincho" w:eastAsia="MS Mincho" w:hAnsi="MS Mincho" w:cs="MS Mincho" w:hint="eastAsia"/>
                </w:rPr>
                <w:t>‑</w:t>
              </w:r>
              <w:r>
                <w:t>exists' error is returned.</w:t>
              </w:r>
            </w:ins>
          </w:p>
          <w:p w14:paraId="03C72BE9" w14:textId="77777777" w:rsidR="00E02224" w:rsidRDefault="00E02224" w:rsidP="00E02224">
            <w:pPr>
              <w:pStyle w:val="XML1"/>
              <w:rPr>
                <w:ins w:id="13799" w:author="Thomas Dietz" w:date="2012-08-13T14:15:00Z"/>
              </w:rPr>
            </w:pPr>
            <w:ins w:id="13800" w:author="Thomas Dietz" w:date="2012-08-13T14:15:00Z">
              <w:r>
                <w:t xml:space="preserve">                  * If the operation is 'delete', the element is deleted if</w:t>
              </w:r>
            </w:ins>
          </w:p>
          <w:p w14:paraId="0AEC48E3" w14:textId="77777777" w:rsidR="00E02224" w:rsidRDefault="00E02224" w:rsidP="00E02224">
            <w:pPr>
              <w:pStyle w:val="XML1"/>
              <w:rPr>
                <w:ins w:id="13801" w:author="Thomas Dietz" w:date="2012-08-13T14:15:00Z"/>
              </w:rPr>
            </w:pPr>
            <w:ins w:id="13802" w:author="Thomas Dietz" w:date="2012-08-13T14:15:00Z">
              <w:r>
                <w:t xml:space="preserve">                  it exists. If the element does not exist, a</w:t>
              </w:r>
            </w:ins>
          </w:p>
          <w:p w14:paraId="25B4EBA2" w14:textId="77777777" w:rsidR="00E02224" w:rsidRDefault="00E02224" w:rsidP="00E02224">
            <w:pPr>
              <w:pStyle w:val="XML1"/>
              <w:rPr>
                <w:ins w:id="13803" w:author="Thomas Dietz" w:date="2012-08-13T14:15:00Z"/>
              </w:rPr>
            </w:pPr>
            <w:ins w:id="13804" w:author="Thomas Dietz" w:date="2012-08-13T14:15:00Z">
              <w:r>
                <w:t xml:space="preserve">                  'data</w:t>
              </w:r>
              <w:r>
                <w:rPr>
                  <w:rFonts w:ascii="MS Mincho" w:eastAsia="MS Mincho" w:hAnsi="MS Mincho" w:cs="MS Mincho" w:hint="eastAsia"/>
                </w:rPr>
                <w:t>‑</w:t>
              </w:r>
              <w:r>
                <w:t>missing' error is returned.</w:t>
              </w:r>
            </w:ins>
          </w:p>
          <w:p w14:paraId="28C05E0D" w14:textId="77777777" w:rsidR="00E02224" w:rsidRDefault="00E02224" w:rsidP="00E02224">
            <w:pPr>
              <w:pStyle w:val="XML1"/>
              <w:rPr>
                <w:ins w:id="13805" w:author="Thomas Dietz" w:date="2012-08-13T14:15:00Z"/>
              </w:rPr>
            </w:pPr>
            <w:ins w:id="13806" w:author="Thomas Dietz" w:date="2012-08-13T14:15:00Z">
              <w:r>
                <w:t xml:space="preserve">                &lt;/xs:documentation&gt;</w:t>
              </w:r>
            </w:ins>
          </w:p>
          <w:p w14:paraId="76E4D509" w14:textId="77777777" w:rsidR="00E02224" w:rsidRDefault="00E02224" w:rsidP="00E02224">
            <w:pPr>
              <w:pStyle w:val="XML1"/>
              <w:rPr>
                <w:ins w:id="13807" w:author="Thomas Dietz" w:date="2012-08-13T14:15:00Z"/>
              </w:rPr>
            </w:pPr>
            <w:ins w:id="13808" w:author="Thomas Dietz" w:date="2012-08-13T14:15:00Z">
              <w:r>
                <w:t xml:space="preserve">              &lt;/xs:annotation&gt;</w:t>
              </w:r>
            </w:ins>
          </w:p>
          <w:p w14:paraId="43CDC2F0" w14:textId="77777777" w:rsidR="00E02224" w:rsidRDefault="00E02224" w:rsidP="00E02224">
            <w:pPr>
              <w:pStyle w:val="XML1"/>
              <w:rPr>
                <w:ins w:id="13809" w:author="Thomas Dietz" w:date="2012-08-13T14:15:00Z"/>
              </w:rPr>
            </w:pPr>
            <w:ins w:id="13810" w:author="Thomas Dietz" w:date="2012-08-13T14:15:00Z">
              <w:r>
                <w:t xml:space="preserve">              &lt;xs:complexType&gt;</w:t>
              </w:r>
            </w:ins>
          </w:p>
          <w:p w14:paraId="47BC5704" w14:textId="77777777" w:rsidR="00E02224" w:rsidRDefault="00E02224" w:rsidP="00E02224">
            <w:pPr>
              <w:pStyle w:val="XML1"/>
              <w:rPr>
                <w:ins w:id="13811" w:author="Thomas Dietz" w:date="2012-08-13T14:15:00Z"/>
              </w:rPr>
            </w:pPr>
            <w:ins w:id="13812" w:author="Thomas Dietz" w:date="2012-08-13T14:15:00Z">
              <w:r>
                <w:t xml:space="preserve">                &lt;xs:sequence&gt;</w:t>
              </w:r>
            </w:ins>
          </w:p>
          <w:p w14:paraId="1F630886" w14:textId="77777777" w:rsidR="00E02224" w:rsidRDefault="00E02224" w:rsidP="00E02224">
            <w:pPr>
              <w:pStyle w:val="XML1"/>
              <w:rPr>
                <w:ins w:id="13813" w:author="Thomas Dietz" w:date="2012-08-13T14:15:00Z"/>
              </w:rPr>
            </w:pPr>
            <w:ins w:id="13814" w:author="Thomas Dietz" w:date="2012-08-13T14:15:00Z">
              <w:r>
                <w:t xml:space="preserve">                  &lt;xs:group ref="OFPortOtherFeatureListType"/&gt;</w:t>
              </w:r>
            </w:ins>
          </w:p>
          <w:p w14:paraId="354ACEE1" w14:textId="77777777" w:rsidR="00E02224" w:rsidRDefault="00E02224" w:rsidP="00E02224">
            <w:pPr>
              <w:pStyle w:val="XML1"/>
              <w:rPr>
                <w:ins w:id="13815" w:author="Thomas Dietz" w:date="2012-08-13T14:15:00Z"/>
              </w:rPr>
            </w:pPr>
            <w:ins w:id="13816" w:author="Thomas Dietz" w:date="2012-08-13T14:15:00Z">
              <w:r>
                <w:t xml:space="preserve">                &lt;/xs:sequence&gt;</w:t>
              </w:r>
            </w:ins>
          </w:p>
          <w:p w14:paraId="11EF4B2F" w14:textId="77777777" w:rsidR="00E02224" w:rsidRDefault="00E02224" w:rsidP="00E02224">
            <w:pPr>
              <w:pStyle w:val="XML1"/>
              <w:rPr>
                <w:ins w:id="13817" w:author="Thomas Dietz" w:date="2012-08-13T14:15:00Z"/>
              </w:rPr>
            </w:pPr>
            <w:ins w:id="13818" w:author="Thomas Dietz" w:date="2012-08-13T14:15:00Z">
              <w:r>
                <w:t xml:space="preserve">              &lt;/xs:complexType&gt;</w:t>
              </w:r>
            </w:ins>
          </w:p>
          <w:p w14:paraId="2423FB74" w14:textId="77777777" w:rsidR="00E02224" w:rsidRDefault="00E02224" w:rsidP="00E02224">
            <w:pPr>
              <w:pStyle w:val="XML1"/>
              <w:rPr>
                <w:ins w:id="13819" w:author="Thomas Dietz" w:date="2012-08-13T14:15:00Z"/>
              </w:rPr>
            </w:pPr>
            <w:ins w:id="13820" w:author="Thomas Dietz" w:date="2012-08-13T14:15:00Z">
              <w:r>
                <w:t xml:space="preserve">            &lt;/xs:element&gt;</w:t>
              </w:r>
            </w:ins>
          </w:p>
          <w:p w14:paraId="13725F85" w14:textId="77777777" w:rsidR="00E02224" w:rsidRDefault="00E02224" w:rsidP="00E02224">
            <w:pPr>
              <w:pStyle w:val="XML1"/>
              <w:rPr>
                <w:ins w:id="13821" w:author="Thomas Dietz" w:date="2012-08-13T14:15:00Z"/>
              </w:rPr>
            </w:pPr>
            <w:ins w:id="13822" w:author="Thomas Dietz" w:date="2012-08-13T14:15:00Z">
              <w:r>
                <w:t xml:space="preserve">            &lt;xs:element name="supported" minOccurs="0"&gt;</w:t>
              </w:r>
            </w:ins>
          </w:p>
          <w:p w14:paraId="25C724A5" w14:textId="77777777" w:rsidR="00E02224" w:rsidRDefault="00E02224" w:rsidP="00E02224">
            <w:pPr>
              <w:pStyle w:val="XML1"/>
              <w:rPr>
                <w:ins w:id="13823" w:author="Thomas Dietz" w:date="2012-08-13T14:15:00Z"/>
              </w:rPr>
            </w:pPr>
            <w:ins w:id="13824" w:author="Thomas Dietz" w:date="2012-08-13T14:15:00Z">
              <w:r>
                <w:lastRenderedPageBreak/>
                <w:t xml:space="preserve">              &lt;xs:annotation&gt;</w:t>
              </w:r>
            </w:ins>
          </w:p>
          <w:p w14:paraId="63D591AD" w14:textId="77777777" w:rsidR="00E02224" w:rsidRDefault="00E02224" w:rsidP="00E02224">
            <w:pPr>
              <w:pStyle w:val="XML1"/>
              <w:rPr>
                <w:ins w:id="13825" w:author="Thomas Dietz" w:date="2012-08-13T14:15:00Z"/>
              </w:rPr>
            </w:pPr>
            <w:ins w:id="13826" w:author="Thomas Dietz" w:date="2012-08-13T14:15:00Z">
              <w:r>
                <w:t xml:space="preserve">                &lt;xs:documentation&gt;</w:t>
              </w:r>
            </w:ins>
          </w:p>
          <w:p w14:paraId="13427B7B" w14:textId="77777777" w:rsidR="00E02224" w:rsidRDefault="00E02224" w:rsidP="00E02224">
            <w:pPr>
              <w:pStyle w:val="XML1"/>
              <w:rPr>
                <w:ins w:id="13827" w:author="Thomas Dietz" w:date="2012-08-13T14:15:00Z"/>
              </w:rPr>
            </w:pPr>
            <w:ins w:id="13828" w:author="Thomas Dietz" w:date="2012-08-13T14:15:00Z">
              <w:r>
                <w:t xml:space="preserve">                  The features (rates, duplex, etc.) of the</w:t>
              </w:r>
            </w:ins>
          </w:p>
          <w:p w14:paraId="7887EB28" w14:textId="77777777" w:rsidR="00E02224" w:rsidRDefault="00E02224" w:rsidP="00E02224">
            <w:pPr>
              <w:pStyle w:val="XML1"/>
              <w:rPr>
                <w:ins w:id="13829" w:author="Thomas Dietz" w:date="2012-08-13T14:15:00Z"/>
              </w:rPr>
            </w:pPr>
            <w:ins w:id="13830" w:author="Thomas Dietz" w:date="2012-08-13T14:15:00Z">
              <w:r>
                <w:t xml:space="preserve">                  port, that are supported on the port.</w:t>
              </w:r>
            </w:ins>
          </w:p>
          <w:p w14:paraId="115556B2" w14:textId="77777777" w:rsidR="00E02224" w:rsidRDefault="00E02224" w:rsidP="00E02224">
            <w:pPr>
              <w:pStyle w:val="XML1"/>
              <w:rPr>
                <w:ins w:id="13831" w:author="Thomas Dietz" w:date="2012-08-13T14:15:00Z"/>
              </w:rPr>
            </w:pPr>
          </w:p>
          <w:p w14:paraId="11EB9334" w14:textId="77777777" w:rsidR="00E02224" w:rsidRDefault="00E02224" w:rsidP="00E02224">
            <w:pPr>
              <w:pStyle w:val="XML1"/>
              <w:rPr>
                <w:ins w:id="13832" w:author="Thomas Dietz" w:date="2012-08-13T14:15:00Z"/>
              </w:rPr>
            </w:pPr>
            <w:ins w:id="13833" w:author="Thomas Dietz" w:date="2012-08-13T14:15:00Z">
              <w:r>
                <w:t xml:space="preserve">                  Children of this element are not configurable and can</w:t>
              </w:r>
            </w:ins>
          </w:p>
          <w:p w14:paraId="157AEFA2" w14:textId="77777777" w:rsidR="00E02224" w:rsidRDefault="00E02224" w:rsidP="00E02224">
            <w:pPr>
              <w:pStyle w:val="XML1"/>
              <w:rPr>
                <w:ins w:id="13834" w:author="Thomas Dietz" w:date="2012-08-13T14:15:00Z"/>
              </w:rPr>
            </w:pPr>
            <w:ins w:id="13835" w:author="Thomas Dietz" w:date="2012-08-13T14:15:00Z">
              <w:r>
                <w:t xml:space="preserve">                  only be retrieved by NETCONF &amp;lt;get&amp;gt; operations. Attemps to</w:t>
              </w:r>
            </w:ins>
          </w:p>
          <w:p w14:paraId="2847E71B" w14:textId="77777777" w:rsidR="00E02224" w:rsidRDefault="00E02224" w:rsidP="00E02224">
            <w:pPr>
              <w:pStyle w:val="XML1"/>
              <w:rPr>
                <w:ins w:id="13836" w:author="Thomas Dietz" w:date="2012-08-13T14:15:00Z"/>
              </w:rPr>
            </w:pPr>
            <w:ins w:id="13837" w:author="Thomas Dietz" w:date="2012-08-13T14:15:00Z">
              <w:r>
                <w:t xml:space="preserve">                  modify this element and its children with a NETCONF</w:t>
              </w:r>
            </w:ins>
          </w:p>
          <w:p w14:paraId="6979B4B2" w14:textId="77777777" w:rsidR="00E02224" w:rsidRDefault="00E02224" w:rsidP="00E02224">
            <w:pPr>
              <w:pStyle w:val="XML1"/>
              <w:rPr>
                <w:ins w:id="13838" w:author="Thomas Dietz" w:date="2012-08-13T14:15:00Z"/>
              </w:rPr>
            </w:pPr>
            <w:ins w:id="13839" w:author="Thomas Dietz" w:date="2012-08-13T14:15:00Z">
              <w:r>
                <w:t xml:space="preserve">                  &amp;lt;edit-config&amp;gt; operation MUST result in an</w:t>
              </w:r>
            </w:ins>
          </w:p>
          <w:p w14:paraId="7D161236" w14:textId="77777777" w:rsidR="00E02224" w:rsidRDefault="00E02224" w:rsidP="00E02224">
            <w:pPr>
              <w:pStyle w:val="XML1"/>
              <w:rPr>
                <w:ins w:id="13840" w:author="Thomas Dietz" w:date="2012-08-13T14:15:00Z"/>
              </w:rPr>
            </w:pPr>
            <w:ins w:id="13841" w:author="Thomas Dietz" w:date="2012-08-13T14:15:00Z">
              <w:r>
                <w:t xml:space="preserve">                  'operation-not-supported' error with type</w:t>
              </w:r>
            </w:ins>
          </w:p>
          <w:p w14:paraId="52C5A3FE" w14:textId="77777777" w:rsidR="00E02224" w:rsidRDefault="00E02224" w:rsidP="00E02224">
            <w:pPr>
              <w:pStyle w:val="XML1"/>
              <w:rPr>
                <w:ins w:id="13842" w:author="Thomas Dietz" w:date="2012-08-13T14:15:00Z"/>
              </w:rPr>
            </w:pPr>
            <w:ins w:id="13843" w:author="Thomas Dietz" w:date="2012-08-13T14:15:00Z">
              <w:r>
                <w:t xml:space="preserve">                  'application'.</w:t>
              </w:r>
            </w:ins>
          </w:p>
          <w:p w14:paraId="03312337" w14:textId="77777777" w:rsidR="00E02224" w:rsidRDefault="00E02224" w:rsidP="00E02224">
            <w:pPr>
              <w:pStyle w:val="XML1"/>
              <w:rPr>
                <w:ins w:id="13844" w:author="Thomas Dietz" w:date="2012-08-13T14:15:00Z"/>
              </w:rPr>
            </w:pPr>
            <w:ins w:id="13845" w:author="Thomas Dietz" w:date="2012-08-13T14:15:00Z">
              <w:r>
                <w:t xml:space="preserve">                &lt;/xs:documentation&gt;</w:t>
              </w:r>
            </w:ins>
          </w:p>
          <w:p w14:paraId="0F20A397" w14:textId="77777777" w:rsidR="00E02224" w:rsidRDefault="00E02224" w:rsidP="00E02224">
            <w:pPr>
              <w:pStyle w:val="XML1"/>
              <w:rPr>
                <w:ins w:id="13846" w:author="Thomas Dietz" w:date="2012-08-13T14:15:00Z"/>
              </w:rPr>
            </w:pPr>
            <w:ins w:id="13847" w:author="Thomas Dietz" w:date="2012-08-13T14:15:00Z">
              <w:r>
                <w:t xml:space="preserve">              &lt;/xs:annotation&gt;</w:t>
              </w:r>
            </w:ins>
          </w:p>
          <w:p w14:paraId="72308A95" w14:textId="77777777" w:rsidR="00E02224" w:rsidRDefault="00E02224" w:rsidP="00E02224">
            <w:pPr>
              <w:pStyle w:val="XML1"/>
              <w:rPr>
                <w:ins w:id="13848" w:author="Thomas Dietz" w:date="2012-08-13T14:15:00Z"/>
              </w:rPr>
            </w:pPr>
            <w:ins w:id="13849" w:author="Thomas Dietz" w:date="2012-08-13T14:15:00Z">
              <w:r>
                <w:t xml:space="preserve">              &lt;xs:complexType&gt;</w:t>
              </w:r>
            </w:ins>
          </w:p>
          <w:p w14:paraId="4B4165D9" w14:textId="77777777" w:rsidR="00E02224" w:rsidRDefault="00E02224" w:rsidP="00E02224">
            <w:pPr>
              <w:pStyle w:val="XML1"/>
              <w:rPr>
                <w:ins w:id="13850" w:author="Thomas Dietz" w:date="2012-08-13T14:15:00Z"/>
              </w:rPr>
            </w:pPr>
            <w:ins w:id="13851" w:author="Thomas Dietz" w:date="2012-08-13T14:15:00Z">
              <w:r>
                <w:t xml:space="preserve">                &lt;xs:sequence&gt;</w:t>
              </w:r>
            </w:ins>
          </w:p>
          <w:p w14:paraId="26ED0914" w14:textId="77777777" w:rsidR="00E02224" w:rsidRDefault="00E02224" w:rsidP="00E02224">
            <w:pPr>
              <w:pStyle w:val="XML1"/>
              <w:rPr>
                <w:ins w:id="13852" w:author="Thomas Dietz" w:date="2012-08-13T14:15:00Z"/>
              </w:rPr>
            </w:pPr>
            <w:ins w:id="13853" w:author="Thomas Dietz" w:date="2012-08-13T14:15:00Z">
              <w:r>
                <w:t xml:space="preserve">                  &lt;xs:group ref="OFPortOtherFeatureListType"/&gt;</w:t>
              </w:r>
            </w:ins>
          </w:p>
          <w:p w14:paraId="6E821689" w14:textId="77777777" w:rsidR="00E02224" w:rsidRDefault="00E02224" w:rsidP="00E02224">
            <w:pPr>
              <w:pStyle w:val="XML1"/>
              <w:rPr>
                <w:ins w:id="13854" w:author="Thomas Dietz" w:date="2012-08-13T14:15:00Z"/>
              </w:rPr>
            </w:pPr>
            <w:ins w:id="13855" w:author="Thomas Dietz" w:date="2012-08-13T14:15:00Z">
              <w:r>
                <w:t xml:space="preserve">                &lt;/xs:sequence&gt;</w:t>
              </w:r>
            </w:ins>
          </w:p>
          <w:p w14:paraId="0FA7708C" w14:textId="77777777" w:rsidR="00E02224" w:rsidRDefault="00E02224" w:rsidP="00E02224">
            <w:pPr>
              <w:pStyle w:val="XML1"/>
              <w:rPr>
                <w:ins w:id="13856" w:author="Thomas Dietz" w:date="2012-08-13T14:15:00Z"/>
              </w:rPr>
            </w:pPr>
            <w:ins w:id="13857" w:author="Thomas Dietz" w:date="2012-08-13T14:15:00Z">
              <w:r>
                <w:t xml:space="preserve">              &lt;/xs:complexType&gt;</w:t>
              </w:r>
            </w:ins>
          </w:p>
          <w:p w14:paraId="25955831" w14:textId="77777777" w:rsidR="00E02224" w:rsidRDefault="00E02224" w:rsidP="00E02224">
            <w:pPr>
              <w:pStyle w:val="XML1"/>
              <w:rPr>
                <w:ins w:id="13858" w:author="Thomas Dietz" w:date="2012-08-13T14:15:00Z"/>
              </w:rPr>
            </w:pPr>
            <w:ins w:id="13859" w:author="Thomas Dietz" w:date="2012-08-13T14:15:00Z">
              <w:r>
                <w:t xml:space="preserve">            &lt;/xs:element&gt;</w:t>
              </w:r>
            </w:ins>
          </w:p>
          <w:p w14:paraId="6D652584" w14:textId="77777777" w:rsidR="00E02224" w:rsidRDefault="00E02224" w:rsidP="00E02224">
            <w:pPr>
              <w:pStyle w:val="XML1"/>
              <w:rPr>
                <w:ins w:id="13860" w:author="Thomas Dietz" w:date="2012-08-13T14:15:00Z"/>
              </w:rPr>
            </w:pPr>
            <w:ins w:id="13861" w:author="Thomas Dietz" w:date="2012-08-13T14:15:00Z">
              <w:r>
                <w:t xml:space="preserve">            &lt;xs:element name="advertised-peer" minOccurs="0"&gt;</w:t>
              </w:r>
            </w:ins>
          </w:p>
          <w:p w14:paraId="5C5D315D" w14:textId="77777777" w:rsidR="00E02224" w:rsidRDefault="00E02224" w:rsidP="00E02224">
            <w:pPr>
              <w:pStyle w:val="XML1"/>
              <w:rPr>
                <w:ins w:id="13862" w:author="Thomas Dietz" w:date="2012-08-13T14:15:00Z"/>
              </w:rPr>
            </w:pPr>
            <w:ins w:id="13863" w:author="Thomas Dietz" w:date="2012-08-13T14:15:00Z">
              <w:r>
                <w:t xml:space="preserve">              &lt;xs:annotation&gt;</w:t>
              </w:r>
            </w:ins>
          </w:p>
          <w:p w14:paraId="7E3B92B9" w14:textId="77777777" w:rsidR="00E02224" w:rsidRDefault="00E02224" w:rsidP="00E02224">
            <w:pPr>
              <w:pStyle w:val="XML1"/>
              <w:rPr>
                <w:ins w:id="13864" w:author="Thomas Dietz" w:date="2012-08-13T14:15:00Z"/>
              </w:rPr>
            </w:pPr>
            <w:ins w:id="13865" w:author="Thomas Dietz" w:date="2012-08-13T14:15:00Z">
              <w:r>
                <w:t xml:space="preserve">                &lt;xs:documentation&gt;</w:t>
              </w:r>
            </w:ins>
          </w:p>
          <w:p w14:paraId="4E78D085" w14:textId="77777777" w:rsidR="00E02224" w:rsidRDefault="00E02224" w:rsidP="00E02224">
            <w:pPr>
              <w:pStyle w:val="XML1"/>
              <w:rPr>
                <w:ins w:id="13866" w:author="Thomas Dietz" w:date="2012-08-13T14:15:00Z"/>
              </w:rPr>
            </w:pPr>
            <w:ins w:id="13867" w:author="Thomas Dietz" w:date="2012-08-13T14:15:00Z">
              <w:r>
                <w:t xml:space="preserve">                  The features (rates, duplex, etc.) that are</w:t>
              </w:r>
            </w:ins>
          </w:p>
          <w:p w14:paraId="0BE46E30" w14:textId="77777777" w:rsidR="00E02224" w:rsidRDefault="00E02224" w:rsidP="00E02224">
            <w:pPr>
              <w:pStyle w:val="XML1"/>
              <w:rPr>
                <w:ins w:id="13868" w:author="Thomas Dietz" w:date="2012-08-13T14:15:00Z"/>
              </w:rPr>
            </w:pPr>
            <w:ins w:id="13869" w:author="Thomas Dietz" w:date="2012-08-13T14:15:00Z">
              <w:r>
                <w:t xml:space="preserve">                  currently advertised by the peer port.</w:t>
              </w:r>
            </w:ins>
          </w:p>
          <w:p w14:paraId="5563E22E" w14:textId="77777777" w:rsidR="00E02224" w:rsidRDefault="00E02224" w:rsidP="00E02224">
            <w:pPr>
              <w:pStyle w:val="XML1"/>
              <w:rPr>
                <w:ins w:id="13870" w:author="Thomas Dietz" w:date="2012-08-13T14:15:00Z"/>
              </w:rPr>
            </w:pPr>
          </w:p>
          <w:p w14:paraId="73E8E822" w14:textId="77777777" w:rsidR="00E02224" w:rsidRDefault="00E02224" w:rsidP="00E02224">
            <w:pPr>
              <w:pStyle w:val="XML1"/>
              <w:rPr>
                <w:ins w:id="13871" w:author="Thomas Dietz" w:date="2012-08-13T14:15:00Z"/>
              </w:rPr>
            </w:pPr>
            <w:ins w:id="13872" w:author="Thomas Dietz" w:date="2012-08-13T14:15:00Z">
              <w:r>
                <w:t xml:space="preserve">                  Children of this element are not configurable and can</w:t>
              </w:r>
            </w:ins>
          </w:p>
          <w:p w14:paraId="491E4FFF" w14:textId="77777777" w:rsidR="00E02224" w:rsidRDefault="00E02224" w:rsidP="00E02224">
            <w:pPr>
              <w:pStyle w:val="XML1"/>
              <w:rPr>
                <w:ins w:id="13873" w:author="Thomas Dietz" w:date="2012-08-13T14:15:00Z"/>
              </w:rPr>
            </w:pPr>
            <w:ins w:id="13874" w:author="Thomas Dietz" w:date="2012-08-13T14:15:00Z">
              <w:r>
                <w:t xml:space="preserve">                  only be retrieved by NETCONF &amp;lt;get&amp;gt; operations. Attemps to</w:t>
              </w:r>
            </w:ins>
          </w:p>
          <w:p w14:paraId="2AEFB5D7" w14:textId="77777777" w:rsidR="00E02224" w:rsidRDefault="00E02224" w:rsidP="00E02224">
            <w:pPr>
              <w:pStyle w:val="XML1"/>
              <w:rPr>
                <w:ins w:id="13875" w:author="Thomas Dietz" w:date="2012-08-13T14:15:00Z"/>
              </w:rPr>
            </w:pPr>
            <w:ins w:id="13876" w:author="Thomas Dietz" w:date="2012-08-13T14:15:00Z">
              <w:r>
                <w:t xml:space="preserve">                  modify this element and its children with a NETCONF</w:t>
              </w:r>
            </w:ins>
          </w:p>
          <w:p w14:paraId="491FC887" w14:textId="77777777" w:rsidR="00E02224" w:rsidRDefault="00E02224" w:rsidP="00E02224">
            <w:pPr>
              <w:pStyle w:val="XML1"/>
              <w:rPr>
                <w:ins w:id="13877" w:author="Thomas Dietz" w:date="2012-08-13T14:15:00Z"/>
              </w:rPr>
            </w:pPr>
            <w:ins w:id="13878" w:author="Thomas Dietz" w:date="2012-08-13T14:15:00Z">
              <w:r>
                <w:t xml:space="preserve">                  &amp;lt;edit-config&amp;gt; operation MUST result in an</w:t>
              </w:r>
            </w:ins>
          </w:p>
          <w:p w14:paraId="635CD18F" w14:textId="77777777" w:rsidR="00E02224" w:rsidRDefault="00E02224" w:rsidP="00E02224">
            <w:pPr>
              <w:pStyle w:val="XML1"/>
              <w:rPr>
                <w:ins w:id="13879" w:author="Thomas Dietz" w:date="2012-08-13T14:15:00Z"/>
              </w:rPr>
            </w:pPr>
            <w:ins w:id="13880" w:author="Thomas Dietz" w:date="2012-08-13T14:15:00Z">
              <w:r>
                <w:t xml:space="preserve">                  'operation-not-supported' error with type</w:t>
              </w:r>
            </w:ins>
          </w:p>
          <w:p w14:paraId="7AE05814" w14:textId="77777777" w:rsidR="00E02224" w:rsidRDefault="00E02224" w:rsidP="00E02224">
            <w:pPr>
              <w:pStyle w:val="XML1"/>
              <w:rPr>
                <w:ins w:id="13881" w:author="Thomas Dietz" w:date="2012-08-13T14:15:00Z"/>
              </w:rPr>
            </w:pPr>
            <w:ins w:id="13882" w:author="Thomas Dietz" w:date="2012-08-13T14:15:00Z">
              <w:r>
                <w:t xml:space="preserve">                  'application'.</w:t>
              </w:r>
            </w:ins>
          </w:p>
          <w:p w14:paraId="0B9FDE25" w14:textId="77777777" w:rsidR="00E02224" w:rsidRDefault="00E02224" w:rsidP="00E02224">
            <w:pPr>
              <w:pStyle w:val="XML1"/>
              <w:rPr>
                <w:ins w:id="13883" w:author="Thomas Dietz" w:date="2012-08-13T14:15:00Z"/>
              </w:rPr>
            </w:pPr>
            <w:ins w:id="13884" w:author="Thomas Dietz" w:date="2012-08-13T14:15:00Z">
              <w:r>
                <w:t xml:space="preserve">                &lt;/xs:documentation&gt;</w:t>
              </w:r>
            </w:ins>
          </w:p>
          <w:p w14:paraId="0F19F40E" w14:textId="77777777" w:rsidR="00E02224" w:rsidRDefault="00E02224" w:rsidP="00E02224">
            <w:pPr>
              <w:pStyle w:val="XML1"/>
              <w:rPr>
                <w:ins w:id="13885" w:author="Thomas Dietz" w:date="2012-08-13T14:15:00Z"/>
              </w:rPr>
            </w:pPr>
            <w:ins w:id="13886" w:author="Thomas Dietz" w:date="2012-08-13T14:15:00Z">
              <w:r>
                <w:t xml:space="preserve">              &lt;/xs:annotation&gt;</w:t>
              </w:r>
            </w:ins>
          </w:p>
          <w:p w14:paraId="71B482EB" w14:textId="77777777" w:rsidR="00E02224" w:rsidRDefault="00E02224" w:rsidP="00E02224">
            <w:pPr>
              <w:pStyle w:val="XML1"/>
              <w:rPr>
                <w:ins w:id="13887" w:author="Thomas Dietz" w:date="2012-08-13T14:15:00Z"/>
              </w:rPr>
            </w:pPr>
            <w:ins w:id="13888" w:author="Thomas Dietz" w:date="2012-08-13T14:15:00Z">
              <w:r>
                <w:t xml:space="preserve">              &lt;xs:complexType&gt;</w:t>
              </w:r>
            </w:ins>
          </w:p>
          <w:p w14:paraId="350F564D" w14:textId="77777777" w:rsidR="00E02224" w:rsidRDefault="00E02224" w:rsidP="00E02224">
            <w:pPr>
              <w:pStyle w:val="XML1"/>
              <w:rPr>
                <w:ins w:id="13889" w:author="Thomas Dietz" w:date="2012-08-13T14:15:00Z"/>
              </w:rPr>
            </w:pPr>
            <w:ins w:id="13890" w:author="Thomas Dietz" w:date="2012-08-13T14:15:00Z">
              <w:r>
                <w:t xml:space="preserve">                &lt;xs:sequence&gt;</w:t>
              </w:r>
            </w:ins>
          </w:p>
          <w:p w14:paraId="286E953A" w14:textId="77777777" w:rsidR="00E02224" w:rsidRDefault="00E02224" w:rsidP="00E02224">
            <w:pPr>
              <w:pStyle w:val="XML1"/>
              <w:rPr>
                <w:ins w:id="13891" w:author="Thomas Dietz" w:date="2012-08-13T14:15:00Z"/>
              </w:rPr>
            </w:pPr>
            <w:ins w:id="13892" w:author="Thomas Dietz" w:date="2012-08-13T14:15:00Z">
              <w:r>
                <w:t xml:space="preserve">                  &lt;xs:group ref="OFPortOtherFeatureListType"/&gt;</w:t>
              </w:r>
            </w:ins>
          </w:p>
          <w:p w14:paraId="355F8FF6" w14:textId="77777777" w:rsidR="00E02224" w:rsidRDefault="00E02224" w:rsidP="00E02224">
            <w:pPr>
              <w:pStyle w:val="XML1"/>
              <w:rPr>
                <w:ins w:id="13893" w:author="Thomas Dietz" w:date="2012-08-13T14:15:00Z"/>
              </w:rPr>
            </w:pPr>
            <w:ins w:id="13894" w:author="Thomas Dietz" w:date="2012-08-13T14:15:00Z">
              <w:r>
                <w:t xml:space="preserve">                &lt;/xs:sequence&gt;</w:t>
              </w:r>
            </w:ins>
          </w:p>
          <w:p w14:paraId="2E22AB8E" w14:textId="77777777" w:rsidR="00E02224" w:rsidRDefault="00E02224" w:rsidP="00E02224">
            <w:pPr>
              <w:pStyle w:val="XML1"/>
              <w:rPr>
                <w:ins w:id="13895" w:author="Thomas Dietz" w:date="2012-08-13T14:15:00Z"/>
              </w:rPr>
            </w:pPr>
            <w:ins w:id="13896" w:author="Thomas Dietz" w:date="2012-08-13T14:15:00Z">
              <w:r>
                <w:t xml:space="preserve">              &lt;/xs:complexType&gt;</w:t>
              </w:r>
            </w:ins>
          </w:p>
          <w:p w14:paraId="031C429A" w14:textId="77777777" w:rsidR="00E02224" w:rsidRDefault="00E02224" w:rsidP="00E02224">
            <w:pPr>
              <w:pStyle w:val="XML1"/>
              <w:rPr>
                <w:ins w:id="13897" w:author="Thomas Dietz" w:date="2012-08-13T14:15:00Z"/>
              </w:rPr>
            </w:pPr>
            <w:ins w:id="13898" w:author="Thomas Dietz" w:date="2012-08-13T14:15:00Z">
              <w:r>
                <w:t xml:space="preserve">            &lt;/xs:element&gt;</w:t>
              </w:r>
            </w:ins>
          </w:p>
          <w:p w14:paraId="6E33C384" w14:textId="77777777" w:rsidR="00E02224" w:rsidRDefault="00E02224" w:rsidP="00E02224">
            <w:pPr>
              <w:pStyle w:val="XML1"/>
              <w:rPr>
                <w:ins w:id="13899" w:author="Thomas Dietz" w:date="2012-08-13T14:15:00Z"/>
              </w:rPr>
            </w:pPr>
            <w:ins w:id="13900" w:author="Thomas Dietz" w:date="2012-08-13T14:15:00Z">
              <w:r>
                <w:t xml:space="preserve">          &lt;/xs:sequence&gt;</w:t>
              </w:r>
            </w:ins>
          </w:p>
          <w:p w14:paraId="52E09A49" w14:textId="77777777" w:rsidR="00E02224" w:rsidRDefault="00E02224" w:rsidP="00E02224">
            <w:pPr>
              <w:pStyle w:val="XML1"/>
              <w:rPr>
                <w:ins w:id="13901" w:author="Thomas Dietz" w:date="2012-08-13T14:15:00Z"/>
              </w:rPr>
            </w:pPr>
            <w:ins w:id="13902" w:author="Thomas Dietz" w:date="2012-08-13T14:15:00Z">
              <w:r>
                <w:t xml:space="preserve">        &lt;/xs:complexType&gt;</w:t>
              </w:r>
            </w:ins>
          </w:p>
          <w:p w14:paraId="0D8BD28A" w14:textId="77777777" w:rsidR="00E02224" w:rsidRDefault="00E02224" w:rsidP="00E02224">
            <w:pPr>
              <w:pStyle w:val="XML1"/>
              <w:rPr>
                <w:ins w:id="13903" w:author="Thomas Dietz" w:date="2012-08-13T14:15:00Z"/>
              </w:rPr>
            </w:pPr>
            <w:ins w:id="13904" w:author="Thomas Dietz" w:date="2012-08-13T14:15:00Z">
              <w:r>
                <w:t xml:space="preserve">      &lt;/xs:element&gt;</w:t>
              </w:r>
            </w:ins>
          </w:p>
          <w:p w14:paraId="4818C0D0" w14:textId="77777777" w:rsidR="00E02224" w:rsidRDefault="00E02224" w:rsidP="00E02224">
            <w:pPr>
              <w:pStyle w:val="XML1"/>
              <w:rPr>
                <w:ins w:id="13905" w:author="Thomas Dietz" w:date="2012-08-13T14:15:00Z"/>
              </w:rPr>
            </w:pPr>
            <w:ins w:id="13906" w:author="Thomas Dietz" w:date="2012-08-13T14:15:00Z">
              <w:r>
                <w:t xml:space="preserve">      &lt;xs:choice&gt;</w:t>
              </w:r>
            </w:ins>
          </w:p>
          <w:p w14:paraId="78A9CCBE" w14:textId="77777777" w:rsidR="00E02224" w:rsidRDefault="00E02224" w:rsidP="00E02224">
            <w:pPr>
              <w:pStyle w:val="XML1"/>
              <w:rPr>
                <w:ins w:id="13907" w:author="Thomas Dietz" w:date="2012-08-13T14:15:00Z"/>
              </w:rPr>
            </w:pPr>
            <w:ins w:id="13908" w:author="Thomas Dietz" w:date="2012-08-13T14:15:00Z">
              <w:r>
                <w:t xml:space="preserve">        &lt;xs:annotation&gt;</w:t>
              </w:r>
            </w:ins>
          </w:p>
          <w:p w14:paraId="2520856B" w14:textId="77777777" w:rsidR="00E02224" w:rsidRDefault="00E02224" w:rsidP="00E02224">
            <w:pPr>
              <w:pStyle w:val="XML1"/>
              <w:rPr>
                <w:ins w:id="13909" w:author="Thomas Dietz" w:date="2012-08-13T14:15:00Z"/>
              </w:rPr>
            </w:pPr>
            <w:ins w:id="13910" w:author="Thomas Dietz" w:date="2012-08-13T14:15:00Z">
              <w:r>
                <w:t xml:space="preserve">          &lt;xs:documentation&gt;</w:t>
              </w:r>
            </w:ins>
          </w:p>
          <w:p w14:paraId="6BAB1F07" w14:textId="77777777" w:rsidR="00E02224" w:rsidRDefault="00E02224" w:rsidP="00E02224">
            <w:pPr>
              <w:pStyle w:val="XML1"/>
              <w:rPr>
                <w:ins w:id="13911" w:author="Thomas Dietz" w:date="2012-08-13T14:15:00Z"/>
              </w:rPr>
            </w:pPr>
            <w:ins w:id="13912" w:author="Thomas Dietz" w:date="2012-08-13T14:15:00Z">
              <w:r>
                <w:t xml:space="preserve">            Tunnels are modeled as logical ports.</w:t>
              </w:r>
            </w:ins>
          </w:p>
          <w:p w14:paraId="1ED2427C" w14:textId="77777777" w:rsidR="00E02224" w:rsidRDefault="00E02224" w:rsidP="00E02224">
            <w:pPr>
              <w:pStyle w:val="XML1"/>
              <w:rPr>
                <w:ins w:id="13913" w:author="Thomas Dietz" w:date="2012-08-13T14:15:00Z"/>
              </w:rPr>
            </w:pPr>
          </w:p>
          <w:p w14:paraId="034D5AF4" w14:textId="77777777" w:rsidR="00E02224" w:rsidRDefault="00E02224" w:rsidP="00E02224">
            <w:pPr>
              <w:pStyle w:val="XML1"/>
              <w:rPr>
                <w:ins w:id="13914" w:author="Thomas Dietz" w:date="2012-08-13T14:15:00Z"/>
              </w:rPr>
            </w:pPr>
            <w:ins w:id="13915" w:author="Thomas Dietz" w:date="2012-08-13T14:15:00Z">
              <w:r>
                <w:t xml:space="preserve">            Elements in this choice are not configurable and can only</w:t>
              </w:r>
            </w:ins>
          </w:p>
          <w:p w14:paraId="49A6F631" w14:textId="77777777" w:rsidR="00E02224" w:rsidRDefault="00E02224" w:rsidP="00E02224">
            <w:pPr>
              <w:pStyle w:val="XML1"/>
              <w:rPr>
                <w:ins w:id="13916" w:author="Thomas Dietz" w:date="2012-08-13T14:15:00Z"/>
              </w:rPr>
            </w:pPr>
            <w:ins w:id="13917" w:author="Thomas Dietz" w:date="2012-08-13T14:15:00Z">
              <w:r>
                <w:t xml:space="preserve">            be retrieved by NETCONF &amp;lt;get&amp;gt; operations. Attemps to modify</w:t>
              </w:r>
            </w:ins>
          </w:p>
          <w:p w14:paraId="253F8E72" w14:textId="77777777" w:rsidR="00E02224" w:rsidRDefault="00E02224" w:rsidP="00E02224">
            <w:pPr>
              <w:pStyle w:val="XML1"/>
              <w:rPr>
                <w:ins w:id="13918" w:author="Thomas Dietz" w:date="2012-08-13T14:15:00Z"/>
              </w:rPr>
            </w:pPr>
            <w:ins w:id="13919" w:author="Thomas Dietz" w:date="2012-08-13T14:15:00Z">
              <w:r>
                <w:t xml:space="preserve">            this element and its children with a NETCONF &amp;lt;edit-config&amp;gt;</w:t>
              </w:r>
            </w:ins>
          </w:p>
          <w:p w14:paraId="12487153" w14:textId="77777777" w:rsidR="00E02224" w:rsidRDefault="00E02224" w:rsidP="00E02224">
            <w:pPr>
              <w:pStyle w:val="XML1"/>
              <w:rPr>
                <w:ins w:id="13920" w:author="Thomas Dietz" w:date="2012-08-13T14:15:00Z"/>
              </w:rPr>
            </w:pPr>
            <w:ins w:id="13921" w:author="Thomas Dietz" w:date="2012-08-13T14:15:00Z">
              <w:r>
                <w:t xml:space="preserve">            operation MUST result in an 'operation-not-supported' error</w:t>
              </w:r>
            </w:ins>
          </w:p>
          <w:p w14:paraId="003042B1" w14:textId="77777777" w:rsidR="00E02224" w:rsidRDefault="00E02224" w:rsidP="00E02224">
            <w:pPr>
              <w:pStyle w:val="XML1"/>
              <w:rPr>
                <w:ins w:id="13922" w:author="Thomas Dietz" w:date="2012-08-13T14:15:00Z"/>
              </w:rPr>
            </w:pPr>
            <w:ins w:id="13923" w:author="Thomas Dietz" w:date="2012-08-13T14:15:00Z">
              <w:r>
                <w:t xml:space="preserve">            with type 'application'.</w:t>
              </w:r>
            </w:ins>
          </w:p>
          <w:p w14:paraId="567B22FE" w14:textId="77777777" w:rsidR="00E02224" w:rsidRDefault="00E02224" w:rsidP="00E02224">
            <w:pPr>
              <w:pStyle w:val="XML1"/>
              <w:rPr>
                <w:ins w:id="13924" w:author="Thomas Dietz" w:date="2012-08-13T14:15:00Z"/>
              </w:rPr>
            </w:pPr>
          </w:p>
          <w:p w14:paraId="4CFA47EF" w14:textId="77777777" w:rsidR="00E02224" w:rsidRDefault="00E02224" w:rsidP="00E02224">
            <w:pPr>
              <w:pStyle w:val="XML1"/>
              <w:rPr>
                <w:ins w:id="13925" w:author="Thomas Dietz" w:date="2012-08-13T14:15:00Z"/>
              </w:rPr>
            </w:pPr>
            <w:ins w:id="13926" w:author="Thomas Dietz" w:date="2012-08-13T14:15:00Z">
              <w:r>
                <w:t xml:space="preserve">            Only elements from one choice must exist at a time.</w:t>
              </w:r>
            </w:ins>
          </w:p>
          <w:p w14:paraId="38A68600" w14:textId="77777777" w:rsidR="00E02224" w:rsidRDefault="00E02224" w:rsidP="00E02224">
            <w:pPr>
              <w:pStyle w:val="XML1"/>
              <w:rPr>
                <w:ins w:id="13927" w:author="Thomas Dietz" w:date="2012-08-13T14:15:00Z"/>
              </w:rPr>
            </w:pPr>
            <w:ins w:id="13928" w:author="Thomas Dietz" w:date="2012-08-13T14:15:00Z">
              <w:r>
                <w:lastRenderedPageBreak/>
                <w:t xml:space="preserve">          &lt;/xs:documentation&gt;</w:t>
              </w:r>
            </w:ins>
          </w:p>
          <w:p w14:paraId="676F703C" w14:textId="77777777" w:rsidR="00E02224" w:rsidRDefault="00E02224" w:rsidP="00E02224">
            <w:pPr>
              <w:pStyle w:val="XML1"/>
              <w:rPr>
                <w:ins w:id="13929" w:author="Thomas Dietz" w:date="2012-08-13T14:15:00Z"/>
              </w:rPr>
            </w:pPr>
            <w:ins w:id="13930" w:author="Thomas Dietz" w:date="2012-08-13T14:15:00Z">
              <w:r>
                <w:t xml:space="preserve">        &lt;/xs:annotation&gt;</w:t>
              </w:r>
            </w:ins>
          </w:p>
          <w:p w14:paraId="39319D84" w14:textId="77777777" w:rsidR="00E02224" w:rsidRDefault="00E02224" w:rsidP="00E02224">
            <w:pPr>
              <w:pStyle w:val="XML1"/>
              <w:rPr>
                <w:ins w:id="13931" w:author="Thomas Dietz" w:date="2012-08-13T14:15:00Z"/>
              </w:rPr>
            </w:pPr>
          </w:p>
          <w:p w14:paraId="3F74A420" w14:textId="77777777" w:rsidR="00E02224" w:rsidRDefault="00E02224" w:rsidP="00E02224">
            <w:pPr>
              <w:pStyle w:val="XML1"/>
              <w:rPr>
                <w:ins w:id="13932" w:author="Thomas Dietz" w:date="2012-08-13T14:15:00Z"/>
              </w:rPr>
            </w:pPr>
            <w:ins w:id="13933" w:author="Thomas Dietz" w:date="2012-08-13T14:15:00Z">
              <w:r>
                <w:t xml:space="preserve">        &lt;xs:sequence&gt;</w:t>
              </w:r>
            </w:ins>
          </w:p>
          <w:p w14:paraId="78C92AED" w14:textId="77777777" w:rsidR="00E02224" w:rsidRDefault="00E02224" w:rsidP="00E02224">
            <w:pPr>
              <w:pStyle w:val="XML1"/>
              <w:rPr>
                <w:ins w:id="13934" w:author="Thomas Dietz" w:date="2012-08-13T14:15:00Z"/>
              </w:rPr>
            </w:pPr>
            <w:ins w:id="13935" w:author="Thomas Dietz" w:date="2012-08-13T14:15:00Z">
              <w:r>
                <w:t xml:space="preserve">          &lt;xs:element name="tunnel"&gt;</w:t>
              </w:r>
            </w:ins>
          </w:p>
          <w:p w14:paraId="5880B4FE" w14:textId="77777777" w:rsidR="00E02224" w:rsidRDefault="00E02224" w:rsidP="00E02224">
            <w:pPr>
              <w:pStyle w:val="XML1"/>
              <w:rPr>
                <w:ins w:id="13936" w:author="Thomas Dietz" w:date="2012-08-13T14:15:00Z"/>
              </w:rPr>
            </w:pPr>
            <w:ins w:id="13937" w:author="Thomas Dietz" w:date="2012-08-13T14:15:00Z">
              <w:r>
                <w:t xml:space="preserve">            &lt;xs:annotation&gt;</w:t>
              </w:r>
            </w:ins>
          </w:p>
          <w:p w14:paraId="5CAC4784" w14:textId="77777777" w:rsidR="00E02224" w:rsidRDefault="00E02224" w:rsidP="00E02224">
            <w:pPr>
              <w:pStyle w:val="XML1"/>
              <w:rPr>
                <w:ins w:id="13938" w:author="Thomas Dietz" w:date="2012-08-13T14:15:00Z"/>
              </w:rPr>
            </w:pPr>
            <w:ins w:id="13939" w:author="Thomas Dietz" w:date="2012-08-13T14:15:00Z">
              <w:r>
                <w:t xml:space="preserve">              &lt;xs:documentation&gt;</w:t>
              </w:r>
            </w:ins>
          </w:p>
          <w:p w14:paraId="58408B96" w14:textId="77777777" w:rsidR="00E02224" w:rsidRDefault="00E02224" w:rsidP="00E02224">
            <w:pPr>
              <w:pStyle w:val="XML1"/>
              <w:rPr>
                <w:ins w:id="13940" w:author="Thomas Dietz" w:date="2012-08-13T14:15:00Z"/>
              </w:rPr>
            </w:pPr>
            <w:ins w:id="13941" w:author="Thomas Dietz" w:date="2012-08-13T14:15:00Z">
              <w:r>
                <w:t xml:space="preserve">                Properties of a basic IP-in-GRE tunnel.</w:t>
              </w:r>
            </w:ins>
          </w:p>
          <w:p w14:paraId="3F37E444" w14:textId="77777777" w:rsidR="00E02224" w:rsidRDefault="00E02224" w:rsidP="00E02224">
            <w:pPr>
              <w:pStyle w:val="XML1"/>
              <w:rPr>
                <w:ins w:id="13942" w:author="Thomas Dietz" w:date="2012-08-13T14:15:00Z"/>
              </w:rPr>
            </w:pPr>
            <w:ins w:id="13943" w:author="Thomas Dietz" w:date="2012-08-13T14:15:00Z">
              <w:r>
                <w:t xml:space="preserve">              &lt;/xs:documentation&gt;</w:t>
              </w:r>
            </w:ins>
          </w:p>
          <w:p w14:paraId="5E3CD852" w14:textId="77777777" w:rsidR="00E02224" w:rsidRDefault="00E02224" w:rsidP="00E02224">
            <w:pPr>
              <w:pStyle w:val="XML1"/>
              <w:rPr>
                <w:ins w:id="13944" w:author="Thomas Dietz" w:date="2012-08-13T14:15:00Z"/>
              </w:rPr>
            </w:pPr>
            <w:ins w:id="13945" w:author="Thomas Dietz" w:date="2012-08-13T14:15:00Z">
              <w:r>
                <w:t xml:space="preserve">            &lt;/xs:annotation&gt;</w:t>
              </w:r>
            </w:ins>
          </w:p>
          <w:p w14:paraId="5F43B6E7" w14:textId="77777777" w:rsidR="00E02224" w:rsidRDefault="00E02224" w:rsidP="00E02224">
            <w:pPr>
              <w:pStyle w:val="XML1"/>
              <w:rPr>
                <w:ins w:id="13946" w:author="Thomas Dietz" w:date="2012-08-13T14:15:00Z"/>
              </w:rPr>
            </w:pPr>
            <w:ins w:id="13947" w:author="Thomas Dietz" w:date="2012-08-13T14:15:00Z">
              <w:r>
                <w:t xml:space="preserve">            &lt;xs:complexType&gt;</w:t>
              </w:r>
            </w:ins>
          </w:p>
          <w:p w14:paraId="43CC9216" w14:textId="77777777" w:rsidR="00E02224" w:rsidRDefault="00E02224" w:rsidP="00E02224">
            <w:pPr>
              <w:pStyle w:val="XML1"/>
              <w:rPr>
                <w:ins w:id="13948" w:author="Thomas Dietz" w:date="2012-08-13T14:15:00Z"/>
              </w:rPr>
            </w:pPr>
            <w:ins w:id="13949" w:author="Thomas Dietz" w:date="2012-08-13T14:15:00Z">
              <w:r>
                <w:t xml:space="preserve">              &lt;xs:sequence&gt;</w:t>
              </w:r>
            </w:ins>
          </w:p>
          <w:p w14:paraId="1A0D2B7D" w14:textId="77777777" w:rsidR="00E02224" w:rsidRDefault="00E02224" w:rsidP="00E02224">
            <w:pPr>
              <w:pStyle w:val="XML1"/>
              <w:rPr>
                <w:ins w:id="13950" w:author="Thomas Dietz" w:date="2012-08-13T14:15:00Z"/>
              </w:rPr>
            </w:pPr>
            <w:ins w:id="13951" w:author="Thomas Dietz" w:date="2012-08-13T14:15:00Z">
              <w:r>
                <w:t xml:space="preserve">                &lt;xs:group ref="OFPortBaseTunnelType"/&gt;</w:t>
              </w:r>
            </w:ins>
          </w:p>
          <w:p w14:paraId="064A178E" w14:textId="77777777" w:rsidR="00E02224" w:rsidRDefault="00E02224" w:rsidP="00E02224">
            <w:pPr>
              <w:pStyle w:val="XML1"/>
              <w:rPr>
                <w:ins w:id="13952" w:author="Thomas Dietz" w:date="2012-08-13T14:15:00Z"/>
              </w:rPr>
            </w:pPr>
            <w:ins w:id="13953" w:author="Thomas Dietz" w:date="2012-08-13T14:15:00Z">
              <w:r>
                <w:t xml:space="preserve">              &lt;/xs:sequence&gt;</w:t>
              </w:r>
            </w:ins>
          </w:p>
          <w:p w14:paraId="63765E74" w14:textId="77777777" w:rsidR="00E02224" w:rsidRDefault="00E02224" w:rsidP="00E02224">
            <w:pPr>
              <w:pStyle w:val="XML1"/>
              <w:rPr>
                <w:ins w:id="13954" w:author="Thomas Dietz" w:date="2012-08-13T14:15:00Z"/>
              </w:rPr>
            </w:pPr>
            <w:ins w:id="13955" w:author="Thomas Dietz" w:date="2012-08-13T14:15:00Z">
              <w:r>
                <w:t xml:space="preserve">            &lt;/xs:complexType&gt;</w:t>
              </w:r>
            </w:ins>
          </w:p>
          <w:p w14:paraId="4F126700" w14:textId="77777777" w:rsidR="00E02224" w:rsidRDefault="00E02224" w:rsidP="00E02224">
            <w:pPr>
              <w:pStyle w:val="XML1"/>
              <w:rPr>
                <w:ins w:id="13956" w:author="Thomas Dietz" w:date="2012-08-13T14:15:00Z"/>
              </w:rPr>
            </w:pPr>
            <w:ins w:id="13957" w:author="Thomas Dietz" w:date="2012-08-13T14:15:00Z">
              <w:r>
                <w:t xml:space="preserve">          &lt;/xs:element&gt;</w:t>
              </w:r>
            </w:ins>
          </w:p>
          <w:p w14:paraId="10064332" w14:textId="77777777" w:rsidR="00E02224" w:rsidRDefault="00E02224" w:rsidP="00E02224">
            <w:pPr>
              <w:pStyle w:val="XML1"/>
              <w:rPr>
                <w:ins w:id="13958" w:author="Thomas Dietz" w:date="2012-08-13T14:15:00Z"/>
              </w:rPr>
            </w:pPr>
            <w:ins w:id="13959" w:author="Thomas Dietz" w:date="2012-08-13T14:15:00Z">
              <w:r>
                <w:t xml:space="preserve">        &lt;/xs:sequence&gt;</w:t>
              </w:r>
            </w:ins>
          </w:p>
          <w:p w14:paraId="5B4C809F" w14:textId="77777777" w:rsidR="00E02224" w:rsidRDefault="00E02224" w:rsidP="00E02224">
            <w:pPr>
              <w:pStyle w:val="XML1"/>
              <w:rPr>
                <w:ins w:id="13960" w:author="Thomas Dietz" w:date="2012-08-13T14:15:00Z"/>
              </w:rPr>
            </w:pPr>
            <w:ins w:id="13961" w:author="Thomas Dietz" w:date="2012-08-13T14:15:00Z">
              <w:r>
                <w:t xml:space="preserve">        &lt;xs:sequence&gt;</w:t>
              </w:r>
            </w:ins>
          </w:p>
          <w:p w14:paraId="20EF3B17" w14:textId="77777777" w:rsidR="00E02224" w:rsidRDefault="00E02224" w:rsidP="00E02224">
            <w:pPr>
              <w:pStyle w:val="XML1"/>
              <w:rPr>
                <w:ins w:id="13962" w:author="Thomas Dietz" w:date="2012-08-13T14:15:00Z"/>
              </w:rPr>
            </w:pPr>
            <w:ins w:id="13963" w:author="Thomas Dietz" w:date="2012-08-13T14:15:00Z">
              <w:r>
                <w:t xml:space="preserve">          &lt;xs:element name="ipgre-tunnel"&gt;</w:t>
              </w:r>
            </w:ins>
          </w:p>
          <w:p w14:paraId="14BAA757" w14:textId="77777777" w:rsidR="00E02224" w:rsidRDefault="00E02224" w:rsidP="00E02224">
            <w:pPr>
              <w:pStyle w:val="XML1"/>
              <w:rPr>
                <w:ins w:id="13964" w:author="Thomas Dietz" w:date="2012-08-13T14:15:00Z"/>
              </w:rPr>
            </w:pPr>
            <w:ins w:id="13965" w:author="Thomas Dietz" w:date="2012-08-13T14:15:00Z">
              <w:r>
                <w:t xml:space="preserve">            &lt;xs:annotation&gt;</w:t>
              </w:r>
            </w:ins>
          </w:p>
          <w:p w14:paraId="57B2811B" w14:textId="77777777" w:rsidR="00E02224" w:rsidRDefault="00E02224" w:rsidP="00E02224">
            <w:pPr>
              <w:pStyle w:val="XML1"/>
              <w:rPr>
                <w:ins w:id="13966" w:author="Thomas Dietz" w:date="2012-08-13T14:15:00Z"/>
              </w:rPr>
            </w:pPr>
            <w:ins w:id="13967" w:author="Thomas Dietz" w:date="2012-08-13T14:15:00Z">
              <w:r>
                <w:t xml:space="preserve">              &lt;xs:documentation&gt;</w:t>
              </w:r>
            </w:ins>
          </w:p>
          <w:p w14:paraId="760FD41A" w14:textId="77777777" w:rsidR="00E02224" w:rsidRDefault="00E02224" w:rsidP="00E02224">
            <w:pPr>
              <w:pStyle w:val="XML1"/>
              <w:rPr>
                <w:ins w:id="13968" w:author="Thomas Dietz" w:date="2012-08-13T14:15:00Z"/>
              </w:rPr>
            </w:pPr>
            <w:ins w:id="13969" w:author="Thomas Dietz" w:date="2012-08-13T14:15:00Z">
              <w:r>
                <w:t xml:space="preserve">                Properties of a IP-in-GRE tunnel.</w:t>
              </w:r>
            </w:ins>
          </w:p>
          <w:p w14:paraId="5848EDD8" w14:textId="77777777" w:rsidR="00E02224" w:rsidRDefault="00E02224" w:rsidP="00E02224">
            <w:pPr>
              <w:pStyle w:val="XML1"/>
              <w:rPr>
                <w:ins w:id="13970" w:author="Thomas Dietz" w:date="2012-08-13T14:15:00Z"/>
              </w:rPr>
            </w:pPr>
            <w:ins w:id="13971" w:author="Thomas Dietz" w:date="2012-08-13T14:15:00Z">
              <w:r>
                <w:t xml:space="preserve">              &lt;/xs:documentation&gt;</w:t>
              </w:r>
            </w:ins>
          </w:p>
          <w:p w14:paraId="00D94FD0" w14:textId="77777777" w:rsidR="00E02224" w:rsidRDefault="00E02224" w:rsidP="00E02224">
            <w:pPr>
              <w:pStyle w:val="XML1"/>
              <w:rPr>
                <w:ins w:id="13972" w:author="Thomas Dietz" w:date="2012-08-13T14:15:00Z"/>
              </w:rPr>
            </w:pPr>
            <w:ins w:id="13973" w:author="Thomas Dietz" w:date="2012-08-13T14:15:00Z">
              <w:r>
                <w:t xml:space="preserve">            &lt;/xs:annotation&gt;</w:t>
              </w:r>
            </w:ins>
          </w:p>
          <w:p w14:paraId="2BD797F6" w14:textId="77777777" w:rsidR="00E02224" w:rsidRDefault="00E02224" w:rsidP="00E02224">
            <w:pPr>
              <w:pStyle w:val="XML1"/>
              <w:rPr>
                <w:ins w:id="13974" w:author="Thomas Dietz" w:date="2012-08-13T14:15:00Z"/>
              </w:rPr>
            </w:pPr>
            <w:ins w:id="13975" w:author="Thomas Dietz" w:date="2012-08-13T14:15:00Z">
              <w:r>
                <w:t xml:space="preserve">            &lt;xs:complexType&gt;</w:t>
              </w:r>
            </w:ins>
          </w:p>
          <w:p w14:paraId="08ED7118" w14:textId="77777777" w:rsidR="00E02224" w:rsidRDefault="00E02224" w:rsidP="00E02224">
            <w:pPr>
              <w:pStyle w:val="XML1"/>
              <w:rPr>
                <w:ins w:id="13976" w:author="Thomas Dietz" w:date="2012-08-13T14:15:00Z"/>
              </w:rPr>
            </w:pPr>
            <w:ins w:id="13977" w:author="Thomas Dietz" w:date="2012-08-13T14:15:00Z">
              <w:r>
                <w:t xml:space="preserve">              &lt;xs:sequence&gt;</w:t>
              </w:r>
            </w:ins>
          </w:p>
          <w:p w14:paraId="18185198" w14:textId="77777777" w:rsidR="00E02224" w:rsidRDefault="00E02224" w:rsidP="00E02224">
            <w:pPr>
              <w:pStyle w:val="XML1"/>
              <w:rPr>
                <w:ins w:id="13978" w:author="Thomas Dietz" w:date="2012-08-13T14:15:00Z"/>
              </w:rPr>
            </w:pPr>
            <w:ins w:id="13979" w:author="Thomas Dietz" w:date="2012-08-13T14:15:00Z">
              <w:r>
                <w:t xml:space="preserve">                &lt;xs:group ref="OFPortIPGRETunnelType"/&gt;</w:t>
              </w:r>
            </w:ins>
          </w:p>
          <w:p w14:paraId="77FEE1F6" w14:textId="77777777" w:rsidR="00E02224" w:rsidRDefault="00E02224" w:rsidP="00E02224">
            <w:pPr>
              <w:pStyle w:val="XML1"/>
              <w:rPr>
                <w:ins w:id="13980" w:author="Thomas Dietz" w:date="2012-08-13T14:15:00Z"/>
              </w:rPr>
            </w:pPr>
            <w:ins w:id="13981" w:author="Thomas Dietz" w:date="2012-08-13T14:15:00Z">
              <w:r>
                <w:t xml:space="preserve">              &lt;/xs:sequence&gt;</w:t>
              </w:r>
            </w:ins>
          </w:p>
          <w:p w14:paraId="082F833C" w14:textId="77777777" w:rsidR="00E02224" w:rsidRDefault="00E02224" w:rsidP="00E02224">
            <w:pPr>
              <w:pStyle w:val="XML1"/>
              <w:rPr>
                <w:ins w:id="13982" w:author="Thomas Dietz" w:date="2012-08-13T14:15:00Z"/>
              </w:rPr>
            </w:pPr>
            <w:ins w:id="13983" w:author="Thomas Dietz" w:date="2012-08-13T14:15:00Z">
              <w:r>
                <w:t xml:space="preserve">            &lt;/xs:complexType&gt;</w:t>
              </w:r>
            </w:ins>
          </w:p>
          <w:p w14:paraId="21CA3D09" w14:textId="77777777" w:rsidR="00E02224" w:rsidRDefault="00E02224" w:rsidP="00E02224">
            <w:pPr>
              <w:pStyle w:val="XML1"/>
              <w:rPr>
                <w:ins w:id="13984" w:author="Thomas Dietz" w:date="2012-08-13T14:15:00Z"/>
              </w:rPr>
            </w:pPr>
            <w:ins w:id="13985" w:author="Thomas Dietz" w:date="2012-08-13T14:15:00Z">
              <w:r>
                <w:t xml:space="preserve">          &lt;/xs:element&gt;</w:t>
              </w:r>
            </w:ins>
          </w:p>
          <w:p w14:paraId="66944A80" w14:textId="77777777" w:rsidR="00E02224" w:rsidRDefault="00E02224" w:rsidP="00E02224">
            <w:pPr>
              <w:pStyle w:val="XML1"/>
              <w:rPr>
                <w:ins w:id="13986" w:author="Thomas Dietz" w:date="2012-08-13T14:15:00Z"/>
              </w:rPr>
            </w:pPr>
            <w:ins w:id="13987" w:author="Thomas Dietz" w:date="2012-08-13T14:15:00Z">
              <w:r>
                <w:t xml:space="preserve">        &lt;/xs:sequence&gt;</w:t>
              </w:r>
            </w:ins>
          </w:p>
          <w:p w14:paraId="61FAEE3C" w14:textId="77777777" w:rsidR="00E02224" w:rsidRDefault="00E02224" w:rsidP="00E02224">
            <w:pPr>
              <w:pStyle w:val="XML1"/>
              <w:rPr>
                <w:ins w:id="13988" w:author="Thomas Dietz" w:date="2012-08-13T14:15:00Z"/>
              </w:rPr>
            </w:pPr>
            <w:ins w:id="13989" w:author="Thomas Dietz" w:date="2012-08-13T14:15:00Z">
              <w:r>
                <w:t xml:space="preserve">        &lt;xs:sequence&gt;</w:t>
              </w:r>
            </w:ins>
          </w:p>
          <w:p w14:paraId="7292568D" w14:textId="77777777" w:rsidR="00E02224" w:rsidRDefault="00E02224" w:rsidP="00E02224">
            <w:pPr>
              <w:pStyle w:val="XML1"/>
              <w:rPr>
                <w:ins w:id="13990" w:author="Thomas Dietz" w:date="2012-08-13T14:15:00Z"/>
              </w:rPr>
            </w:pPr>
            <w:ins w:id="13991" w:author="Thomas Dietz" w:date="2012-08-13T14:15:00Z">
              <w:r>
                <w:t xml:space="preserve">          &lt;xs:element name="vxlan-tunnel"&gt;</w:t>
              </w:r>
            </w:ins>
          </w:p>
          <w:p w14:paraId="730F487E" w14:textId="77777777" w:rsidR="00E02224" w:rsidRDefault="00E02224" w:rsidP="00E02224">
            <w:pPr>
              <w:pStyle w:val="XML1"/>
              <w:rPr>
                <w:ins w:id="13992" w:author="Thomas Dietz" w:date="2012-08-13T14:15:00Z"/>
              </w:rPr>
            </w:pPr>
            <w:ins w:id="13993" w:author="Thomas Dietz" w:date="2012-08-13T14:15:00Z">
              <w:r>
                <w:t xml:space="preserve">            &lt;xs:annotation&gt;</w:t>
              </w:r>
            </w:ins>
          </w:p>
          <w:p w14:paraId="2C5D11EB" w14:textId="77777777" w:rsidR="00E02224" w:rsidRDefault="00E02224" w:rsidP="00E02224">
            <w:pPr>
              <w:pStyle w:val="XML1"/>
              <w:rPr>
                <w:ins w:id="13994" w:author="Thomas Dietz" w:date="2012-08-13T14:15:00Z"/>
              </w:rPr>
            </w:pPr>
            <w:ins w:id="13995" w:author="Thomas Dietz" w:date="2012-08-13T14:15:00Z">
              <w:r>
                <w:t xml:space="preserve">              &lt;xs:documentation&gt;</w:t>
              </w:r>
            </w:ins>
          </w:p>
          <w:p w14:paraId="09853FDD" w14:textId="77777777" w:rsidR="00E02224" w:rsidRDefault="00E02224" w:rsidP="00E02224">
            <w:pPr>
              <w:pStyle w:val="XML1"/>
              <w:rPr>
                <w:ins w:id="13996" w:author="Thomas Dietz" w:date="2012-08-13T14:15:00Z"/>
              </w:rPr>
            </w:pPr>
            <w:ins w:id="13997" w:author="Thomas Dietz" w:date="2012-08-13T14:15:00Z">
              <w:r>
                <w:t xml:space="preserve">                Properties of a VxLAN tunnel.</w:t>
              </w:r>
            </w:ins>
          </w:p>
          <w:p w14:paraId="57EFAC71" w14:textId="77777777" w:rsidR="00E02224" w:rsidRDefault="00E02224" w:rsidP="00E02224">
            <w:pPr>
              <w:pStyle w:val="XML1"/>
              <w:rPr>
                <w:ins w:id="13998" w:author="Thomas Dietz" w:date="2012-08-13T14:15:00Z"/>
              </w:rPr>
            </w:pPr>
            <w:ins w:id="13999" w:author="Thomas Dietz" w:date="2012-08-13T14:15:00Z">
              <w:r>
                <w:t xml:space="preserve">              &lt;/xs:documentation&gt;</w:t>
              </w:r>
            </w:ins>
          </w:p>
          <w:p w14:paraId="20B75CDE" w14:textId="77777777" w:rsidR="00E02224" w:rsidRDefault="00E02224" w:rsidP="00E02224">
            <w:pPr>
              <w:pStyle w:val="XML1"/>
              <w:rPr>
                <w:ins w:id="14000" w:author="Thomas Dietz" w:date="2012-08-13T14:15:00Z"/>
              </w:rPr>
            </w:pPr>
            <w:ins w:id="14001" w:author="Thomas Dietz" w:date="2012-08-13T14:15:00Z">
              <w:r>
                <w:t xml:space="preserve">            &lt;/xs:annotation&gt;</w:t>
              </w:r>
            </w:ins>
          </w:p>
          <w:p w14:paraId="3572871E" w14:textId="77777777" w:rsidR="00E02224" w:rsidRDefault="00E02224" w:rsidP="00E02224">
            <w:pPr>
              <w:pStyle w:val="XML1"/>
              <w:rPr>
                <w:ins w:id="14002" w:author="Thomas Dietz" w:date="2012-08-13T14:15:00Z"/>
              </w:rPr>
            </w:pPr>
            <w:ins w:id="14003" w:author="Thomas Dietz" w:date="2012-08-13T14:15:00Z">
              <w:r>
                <w:t xml:space="preserve">            &lt;xs:complexType&gt;</w:t>
              </w:r>
            </w:ins>
          </w:p>
          <w:p w14:paraId="05B654E8" w14:textId="77777777" w:rsidR="00E02224" w:rsidRDefault="00E02224" w:rsidP="00E02224">
            <w:pPr>
              <w:pStyle w:val="XML1"/>
              <w:rPr>
                <w:ins w:id="14004" w:author="Thomas Dietz" w:date="2012-08-13T14:15:00Z"/>
              </w:rPr>
            </w:pPr>
            <w:ins w:id="14005" w:author="Thomas Dietz" w:date="2012-08-13T14:15:00Z">
              <w:r>
                <w:t xml:space="preserve">              &lt;xs:sequence&gt;</w:t>
              </w:r>
            </w:ins>
          </w:p>
          <w:p w14:paraId="3EE3F4F0" w14:textId="77777777" w:rsidR="00E02224" w:rsidRDefault="00E02224" w:rsidP="00E02224">
            <w:pPr>
              <w:pStyle w:val="XML1"/>
              <w:rPr>
                <w:ins w:id="14006" w:author="Thomas Dietz" w:date="2012-08-13T14:15:00Z"/>
              </w:rPr>
            </w:pPr>
            <w:ins w:id="14007" w:author="Thomas Dietz" w:date="2012-08-13T14:15:00Z">
              <w:r>
                <w:t xml:space="preserve">                &lt;xs:group ref="OFPortVXLANTunnelType"/&gt;</w:t>
              </w:r>
            </w:ins>
          </w:p>
          <w:p w14:paraId="4A387EEB" w14:textId="77777777" w:rsidR="00E02224" w:rsidRDefault="00E02224" w:rsidP="00E02224">
            <w:pPr>
              <w:pStyle w:val="XML1"/>
              <w:rPr>
                <w:ins w:id="14008" w:author="Thomas Dietz" w:date="2012-08-13T14:15:00Z"/>
              </w:rPr>
            </w:pPr>
            <w:ins w:id="14009" w:author="Thomas Dietz" w:date="2012-08-13T14:15:00Z">
              <w:r>
                <w:t xml:space="preserve">              &lt;/xs:sequence&gt;</w:t>
              </w:r>
            </w:ins>
          </w:p>
          <w:p w14:paraId="7469CE24" w14:textId="77777777" w:rsidR="00E02224" w:rsidRDefault="00E02224" w:rsidP="00E02224">
            <w:pPr>
              <w:pStyle w:val="XML1"/>
              <w:rPr>
                <w:ins w:id="14010" w:author="Thomas Dietz" w:date="2012-08-13T14:15:00Z"/>
              </w:rPr>
            </w:pPr>
            <w:ins w:id="14011" w:author="Thomas Dietz" w:date="2012-08-13T14:15:00Z">
              <w:r>
                <w:t xml:space="preserve">            &lt;/xs:complexType&gt;</w:t>
              </w:r>
            </w:ins>
          </w:p>
          <w:p w14:paraId="1A1633F1" w14:textId="77777777" w:rsidR="00E02224" w:rsidRDefault="00E02224" w:rsidP="00E02224">
            <w:pPr>
              <w:pStyle w:val="XML1"/>
              <w:rPr>
                <w:ins w:id="14012" w:author="Thomas Dietz" w:date="2012-08-13T14:15:00Z"/>
              </w:rPr>
            </w:pPr>
            <w:ins w:id="14013" w:author="Thomas Dietz" w:date="2012-08-13T14:15:00Z">
              <w:r>
                <w:t xml:space="preserve">          &lt;/xs:element&gt;</w:t>
              </w:r>
            </w:ins>
          </w:p>
          <w:p w14:paraId="60D35793" w14:textId="77777777" w:rsidR="00E02224" w:rsidRDefault="00E02224" w:rsidP="00E02224">
            <w:pPr>
              <w:pStyle w:val="XML1"/>
              <w:rPr>
                <w:ins w:id="14014" w:author="Thomas Dietz" w:date="2012-08-13T14:15:00Z"/>
              </w:rPr>
            </w:pPr>
            <w:ins w:id="14015" w:author="Thomas Dietz" w:date="2012-08-13T14:15:00Z">
              <w:r>
                <w:t xml:space="preserve">        &lt;/xs:sequence&gt;</w:t>
              </w:r>
            </w:ins>
          </w:p>
          <w:p w14:paraId="26D396FE" w14:textId="77777777" w:rsidR="00E02224" w:rsidRDefault="00E02224" w:rsidP="00E02224">
            <w:pPr>
              <w:pStyle w:val="XML1"/>
              <w:rPr>
                <w:ins w:id="14016" w:author="Thomas Dietz" w:date="2012-08-13T14:15:00Z"/>
              </w:rPr>
            </w:pPr>
            <w:ins w:id="14017" w:author="Thomas Dietz" w:date="2012-08-13T14:15:00Z">
              <w:r>
                <w:t xml:space="preserve">        &lt;xs:sequence&gt;</w:t>
              </w:r>
            </w:ins>
          </w:p>
          <w:p w14:paraId="1E545A07" w14:textId="77777777" w:rsidR="00E02224" w:rsidRDefault="00E02224" w:rsidP="00E02224">
            <w:pPr>
              <w:pStyle w:val="XML1"/>
              <w:rPr>
                <w:ins w:id="14018" w:author="Thomas Dietz" w:date="2012-08-13T14:15:00Z"/>
              </w:rPr>
            </w:pPr>
            <w:ins w:id="14019" w:author="Thomas Dietz" w:date="2012-08-13T14:15:00Z">
              <w:r>
                <w:t xml:space="preserve">          &lt;xs:element name="nvgre-tunnel"&gt;</w:t>
              </w:r>
            </w:ins>
          </w:p>
          <w:p w14:paraId="250E8A86" w14:textId="77777777" w:rsidR="00E02224" w:rsidRDefault="00E02224" w:rsidP="00E02224">
            <w:pPr>
              <w:pStyle w:val="XML1"/>
              <w:rPr>
                <w:ins w:id="14020" w:author="Thomas Dietz" w:date="2012-08-13T14:15:00Z"/>
              </w:rPr>
            </w:pPr>
            <w:ins w:id="14021" w:author="Thomas Dietz" w:date="2012-08-13T14:15:00Z">
              <w:r>
                <w:t xml:space="preserve">            &lt;xs:annotation&gt;</w:t>
              </w:r>
            </w:ins>
          </w:p>
          <w:p w14:paraId="39E4F133" w14:textId="77777777" w:rsidR="00E02224" w:rsidRDefault="00E02224" w:rsidP="00E02224">
            <w:pPr>
              <w:pStyle w:val="XML1"/>
              <w:rPr>
                <w:ins w:id="14022" w:author="Thomas Dietz" w:date="2012-08-13T14:15:00Z"/>
              </w:rPr>
            </w:pPr>
            <w:ins w:id="14023" w:author="Thomas Dietz" w:date="2012-08-13T14:15:00Z">
              <w:r>
                <w:t xml:space="preserve">              &lt;xs:documentation&gt;</w:t>
              </w:r>
            </w:ins>
          </w:p>
          <w:p w14:paraId="1F06060C" w14:textId="77777777" w:rsidR="00E02224" w:rsidRDefault="00E02224" w:rsidP="00E02224">
            <w:pPr>
              <w:pStyle w:val="XML1"/>
              <w:rPr>
                <w:ins w:id="14024" w:author="Thomas Dietz" w:date="2012-08-13T14:15:00Z"/>
              </w:rPr>
            </w:pPr>
            <w:ins w:id="14025" w:author="Thomas Dietz" w:date="2012-08-13T14:15:00Z">
              <w:r>
                <w:t xml:space="preserve">                Properties of a NVGRE tunnel.</w:t>
              </w:r>
            </w:ins>
          </w:p>
          <w:p w14:paraId="4522D001" w14:textId="77777777" w:rsidR="00E02224" w:rsidRDefault="00E02224" w:rsidP="00E02224">
            <w:pPr>
              <w:pStyle w:val="XML1"/>
              <w:rPr>
                <w:ins w:id="14026" w:author="Thomas Dietz" w:date="2012-08-13T14:15:00Z"/>
              </w:rPr>
            </w:pPr>
            <w:ins w:id="14027" w:author="Thomas Dietz" w:date="2012-08-13T14:15:00Z">
              <w:r>
                <w:t xml:space="preserve">              &lt;/xs:documentation&gt;</w:t>
              </w:r>
            </w:ins>
          </w:p>
          <w:p w14:paraId="63928171" w14:textId="77777777" w:rsidR="00E02224" w:rsidRDefault="00E02224" w:rsidP="00E02224">
            <w:pPr>
              <w:pStyle w:val="XML1"/>
              <w:rPr>
                <w:ins w:id="14028" w:author="Thomas Dietz" w:date="2012-08-13T14:15:00Z"/>
              </w:rPr>
            </w:pPr>
            <w:ins w:id="14029" w:author="Thomas Dietz" w:date="2012-08-13T14:15:00Z">
              <w:r>
                <w:t xml:space="preserve">            &lt;/xs:annotation&gt;</w:t>
              </w:r>
            </w:ins>
          </w:p>
          <w:p w14:paraId="067CA60B" w14:textId="77777777" w:rsidR="00E02224" w:rsidRDefault="00E02224" w:rsidP="00E02224">
            <w:pPr>
              <w:pStyle w:val="XML1"/>
              <w:rPr>
                <w:ins w:id="14030" w:author="Thomas Dietz" w:date="2012-08-13T14:15:00Z"/>
              </w:rPr>
            </w:pPr>
            <w:ins w:id="14031" w:author="Thomas Dietz" w:date="2012-08-13T14:15:00Z">
              <w:r>
                <w:t xml:space="preserve">            &lt;xs:complexType&gt;</w:t>
              </w:r>
            </w:ins>
          </w:p>
          <w:p w14:paraId="76FAAD3D" w14:textId="77777777" w:rsidR="00E02224" w:rsidRDefault="00E02224" w:rsidP="00E02224">
            <w:pPr>
              <w:pStyle w:val="XML1"/>
              <w:rPr>
                <w:ins w:id="14032" w:author="Thomas Dietz" w:date="2012-08-13T14:15:00Z"/>
              </w:rPr>
            </w:pPr>
            <w:ins w:id="14033" w:author="Thomas Dietz" w:date="2012-08-13T14:15:00Z">
              <w:r>
                <w:t xml:space="preserve">              &lt;xs:sequence&gt;</w:t>
              </w:r>
            </w:ins>
          </w:p>
          <w:p w14:paraId="09D4F4AD" w14:textId="77777777" w:rsidR="00E02224" w:rsidRDefault="00E02224" w:rsidP="00E02224">
            <w:pPr>
              <w:pStyle w:val="XML1"/>
              <w:rPr>
                <w:ins w:id="14034" w:author="Thomas Dietz" w:date="2012-08-13T14:15:00Z"/>
              </w:rPr>
            </w:pPr>
            <w:ins w:id="14035" w:author="Thomas Dietz" w:date="2012-08-13T14:15:00Z">
              <w:r>
                <w:t xml:space="preserve">                &lt;xs:group ref="OFPortNVGRETunnelType"/&gt;</w:t>
              </w:r>
            </w:ins>
          </w:p>
          <w:p w14:paraId="49BB3989" w14:textId="77777777" w:rsidR="00E02224" w:rsidRDefault="00E02224" w:rsidP="00E02224">
            <w:pPr>
              <w:pStyle w:val="XML1"/>
              <w:rPr>
                <w:ins w:id="14036" w:author="Thomas Dietz" w:date="2012-08-13T14:15:00Z"/>
              </w:rPr>
            </w:pPr>
            <w:ins w:id="14037" w:author="Thomas Dietz" w:date="2012-08-13T14:15:00Z">
              <w:r>
                <w:t xml:space="preserve">              &lt;/xs:sequence&gt;</w:t>
              </w:r>
            </w:ins>
          </w:p>
          <w:p w14:paraId="2E9B0873" w14:textId="77777777" w:rsidR="00E02224" w:rsidRDefault="00E02224" w:rsidP="00E02224">
            <w:pPr>
              <w:pStyle w:val="XML1"/>
              <w:rPr>
                <w:ins w:id="14038" w:author="Thomas Dietz" w:date="2012-08-13T14:15:00Z"/>
              </w:rPr>
            </w:pPr>
            <w:ins w:id="14039" w:author="Thomas Dietz" w:date="2012-08-13T14:15:00Z">
              <w:r>
                <w:lastRenderedPageBreak/>
                <w:t xml:space="preserve">            &lt;/xs:complexType&gt;</w:t>
              </w:r>
            </w:ins>
          </w:p>
          <w:p w14:paraId="0C9FE8CA" w14:textId="77777777" w:rsidR="00E02224" w:rsidRDefault="00E02224" w:rsidP="00E02224">
            <w:pPr>
              <w:pStyle w:val="XML1"/>
              <w:rPr>
                <w:ins w:id="14040" w:author="Thomas Dietz" w:date="2012-08-13T14:15:00Z"/>
              </w:rPr>
            </w:pPr>
            <w:ins w:id="14041" w:author="Thomas Dietz" w:date="2012-08-13T14:15:00Z">
              <w:r>
                <w:t xml:space="preserve">          &lt;/xs:element&gt;</w:t>
              </w:r>
            </w:ins>
          </w:p>
          <w:p w14:paraId="6DB24C05" w14:textId="77777777" w:rsidR="00E02224" w:rsidRDefault="00E02224" w:rsidP="00E02224">
            <w:pPr>
              <w:pStyle w:val="XML1"/>
              <w:rPr>
                <w:ins w:id="14042" w:author="Thomas Dietz" w:date="2012-08-13T14:15:00Z"/>
              </w:rPr>
            </w:pPr>
            <w:ins w:id="14043" w:author="Thomas Dietz" w:date="2012-08-13T14:15:00Z">
              <w:r>
                <w:t xml:space="preserve">        &lt;/xs:sequence&gt;</w:t>
              </w:r>
            </w:ins>
          </w:p>
          <w:p w14:paraId="6C1B5652" w14:textId="77777777" w:rsidR="00E02224" w:rsidRDefault="00E02224" w:rsidP="00E02224">
            <w:pPr>
              <w:pStyle w:val="XML1"/>
              <w:rPr>
                <w:ins w:id="14044" w:author="Thomas Dietz" w:date="2012-08-13T14:15:00Z"/>
              </w:rPr>
            </w:pPr>
            <w:ins w:id="14045" w:author="Thomas Dietz" w:date="2012-08-13T14:15:00Z">
              <w:r>
                <w:t xml:space="preserve">      &lt;/xs:choice&gt;</w:t>
              </w:r>
            </w:ins>
          </w:p>
          <w:p w14:paraId="6FCB8764" w14:textId="77777777" w:rsidR="00E02224" w:rsidRDefault="00E02224" w:rsidP="00E02224">
            <w:pPr>
              <w:pStyle w:val="XML1"/>
              <w:rPr>
                <w:ins w:id="14046" w:author="Thomas Dietz" w:date="2012-08-13T14:15:00Z"/>
              </w:rPr>
            </w:pPr>
            <w:ins w:id="14047" w:author="Thomas Dietz" w:date="2012-08-13T14:15:00Z">
              <w:r>
                <w:t xml:space="preserve">    &lt;/xs:sequence&gt;</w:t>
              </w:r>
            </w:ins>
          </w:p>
          <w:p w14:paraId="7A457257" w14:textId="6E15EE0D" w:rsidR="00E02224" w:rsidRDefault="00E02224" w:rsidP="00E02224">
            <w:pPr>
              <w:pStyle w:val="XML1"/>
              <w:rPr>
                <w:ins w:id="14048" w:author="Thomas Dietz" w:date="2012-08-13T14:15:00Z"/>
              </w:rPr>
            </w:pPr>
            <w:ins w:id="14049" w:author="Thomas Dietz" w:date="2012-08-13T14:15:00Z">
              <w:r>
                <w:t xml:space="preserve">  &lt;/xs:group&gt;</w:t>
              </w:r>
            </w:ins>
          </w:p>
          <w:p w14:paraId="55407528" w14:textId="77777777" w:rsidR="00E02224" w:rsidRDefault="00E02224" w:rsidP="00E02224">
            <w:pPr>
              <w:pStyle w:val="XML1"/>
              <w:rPr>
                <w:ins w:id="14050" w:author="Thomas Dietz" w:date="2012-08-13T14:15:00Z"/>
              </w:rPr>
            </w:pPr>
          </w:p>
          <w:p w14:paraId="0159676C" w14:textId="77777777" w:rsidR="00E02224" w:rsidRDefault="00E02224" w:rsidP="00E02224">
            <w:pPr>
              <w:pStyle w:val="XML1"/>
              <w:rPr>
                <w:ins w:id="14051" w:author="Thomas Dietz" w:date="2012-08-13T14:10:00Z"/>
              </w:rPr>
            </w:pPr>
            <w:ins w:id="14052" w:author="Thomas Dietz" w:date="2012-08-13T14:10:00Z">
              <w:r>
                <w:t xml:space="preserve">  &lt;xs:group name="OFPortBaseTunnelType"&gt;</w:t>
              </w:r>
            </w:ins>
          </w:p>
          <w:p w14:paraId="5DE14C36" w14:textId="77777777" w:rsidR="00E02224" w:rsidRDefault="00E02224" w:rsidP="00E02224">
            <w:pPr>
              <w:pStyle w:val="XML1"/>
              <w:rPr>
                <w:ins w:id="14053" w:author="Thomas Dietz" w:date="2012-08-13T14:10:00Z"/>
              </w:rPr>
            </w:pPr>
            <w:ins w:id="14054" w:author="Thomas Dietz" w:date="2012-08-13T14:10:00Z">
              <w:r>
                <w:t xml:space="preserve">    &lt;xs:annotation&gt;</w:t>
              </w:r>
            </w:ins>
          </w:p>
          <w:p w14:paraId="27359361" w14:textId="77777777" w:rsidR="00E02224" w:rsidRDefault="00E02224" w:rsidP="00E02224">
            <w:pPr>
              <w:pStyle w:val="XML1"/>
              <w:rPr>
                <w:ins w:id="14055" w:author="Thomas Dietz" w:date="2012-08-13T14:10:00Z"/>
              </w:rPr>
            </w:pPr>
            <w:ins w:id="14056" w:author="Thomas Dietz" w:date="2012-08-13T14:10:00Z">
              <w:r>
                <w:t xml:space="preserve">      &lt;xs:documentation&gt;</w:t>
              </w:r>
            </w:ins>
          </w:p>
          <w:p w14:paraId="4D63B46C" w14:textId="77777777" w:rsidR="00E02224" w:rsidRDefault="00E02224" w:rsidP="00E02224">
            <w:pPr>
              <w:pStyle w:val="XML1"/>
              <w:rPr>
                <w:ins w:id="14057" w:author="Thomas Dietz" w:date="2012-08-13T14:10:00Z"/>
              </w:rPr>
            </w:pPr>
            <w:ins w:id="14058" w:author="Thomas Dietz" w:date="2012-08-13T14:10:00Z">
              <w:r>
                <w:t xml:space="preserve">        A group of common elements that are included</w:t>
              </w:r>
            </w:ins>
          </w:p>
          <w:p w14:paraId="050D7851" w14:textId="77777777" w:rsidR="00E02224" w:rsidRDefault="00E02224" w:rsidP="00E02224">
            <w:pPr>
              <w:pStyle w:val="XML1"/>
              <w:rPr>
                <w:ins w:id="14059" w:author="Thomas Dietz" w:date="2012-08-13T14:10:00Z"/>
              </w:rPr>
            </w:pPr>
            <w:ins w:id="14060" w:author="Thomas Dietz" w:date="2012-08-13T14:10:00Z">
              <w:r>
                <w:t xml:space="preserve">        in every supported tunnel type.  Tunnels are modeled as </w:t>
              </w:r>
            </w:ins>
          </w:p>
          <w:p w14:paraId="70CD702C" w14:textId="77777777" w:rsidR="00E02224" w:rsidRDefault="00E02224" w:rsidP="00E02224">
            <w:pPr>
              <w:pStyle w:val="XML1"/>
              <w:rPr>
                <w:ins w:id="14061" w:author="Thomas Dietz" w:date="2012-08-13T14:10:00Z"/>
              </w:rPr>
            </w:pPr>
            <w:ins w:id="14062" w:author="Thomas Dietz" w:date="2012-08-13T14:10:00Z">
              <w:r>
                <w:t xml:space="preserve">        logical ports.</w:t>
              </w:r>
            </w:ins>
          </w:p>
          <w:p w14:paraId="14554365" w14:textId="77777777" w:rsidR="00E02224" w:rsidRDefault="00E02224" w:rsidP="00E02224">
            <w:pPr>
              <w:pStyle w:val="XML1"/>
              <w:rPr>
                <w:ins w:id="14063" w:author="Thomas Dietz" w:date="2012-08-13T14:10:00Z"/>
              </w:rPr>
            </w:pPr>
          </w:p>
          <w:p w14:paraId="26073377" w14:textId="77777777" w:rsidR="00E02224" w:rsidRDefault="00E02224" w:rsidP="00E02224">
            <w:pPr>
              <w:pStyle w:val="XML1"/>
              <w:rPr>
                <w:ins w:id="14064" w:author="Thomas Dietz" w:date="2012-08-13T14:10:00Z"/>
              </w:rPr>
            </w:pPr>
            <w:ins w:id="14065" w:author="Thomas Dietz" w:date="2012-08-13T14:10:00Z">
              <w:r>
                <w:t xml:space="preserve">        One pair of local/remote endpoints must exist for a tunnel</w:t>
              </w:r>
            </w:ins>
          </w:p>
          <w:p w14:paraId="7D4E116D" w14:textId="77777777" w:rsidR="00E02224" w:rsidRDefault="00E02224" w:rsidP="00E02224">
            <w:pPr>
              <w:pStyle w:val="XML1"/>
              <w:rPr>
                <w:ins w:id="14066" w:author="Thomas Dietz" w:date="2012-08-13T14:10:00Z"/>
              </w:rPr>
            </w:pPr>
            <w:ins w:id="14067" w:author="Thomas Dietz" w:date="2012-08-13T14:10:00Z">
              <w:r>
                <w:t xml:space="preserve">        configuration.</w:t>
              </w:r>
            </w:ins>
          </w:p>
          <w:p w14:paraId="36FF8174" w14:textId="77777777" w:rsidR="00E02224" w:rsidRDefault="00E02224" w:rsidP="00E02224">
            <w:pPr>
              <w:pStyle w:val="XML1"/>
              <w:rPr>
                <w:ins w:id="14068" w:author="Thomas Dietz" w:date="2012-08-13T14:10:00Z"/>
              </w:rPr>
            </w:pPr>
          </w:p>
          <w:p w14:paraId="0316068D" w14:textId="77777777" w:rsidR="00E02224" w:rsidRDefault="00E02224" w:rsidP="00E02224">
            <w:pPr>
              <w:pStyle w:val="XML1"/>
              <w:rPr>
                <w:ins w:id="14069" w:author="Thomas Dietz" w:date="2012-08-13T14:10:00Z"/>
              </w:rPr>
            </w:pPr>
            <w:ins w:id="14070" w:author="Thomas Dietz" w:date="2012-08-13T14:10:00Z">
              <w:r>
                <w:t xml:space="preserve">        Only elements from one choice must exist at a time.</w:t>
              </w:r>
            </w:ins>
          </w:p>
          <w:p w14:paraId="7F0606AB" w14:textId="77777777" w:rsidR="00E02224" w:rsidRDefault="00E02224" w:rsidP="00E02224">
            <w:pPr>
              <w:pStyle w:val="XML1"/>
              <w:rPr>
                <w:ins w:id="14071" w:author="Thomas Dietz" w:date="2012-08-13T14:10:00Z"/>
              </w:rPr>
            </w:pPr>
            <w:ins w:id="14072" w:author="Thomas Dietz" w:date="2012-08-13T14:10:00Z">
              <w:r>
                <w:t xml:space="preserve">      &lt;/xs:documentation&gt;</w:t>
              </w:r>
            </w:ins>
          </w:p>
          <w:p w14:paraId="253AB7D9" w14:textId="77777777" w:rsidR="00E02224" w:rsidRDefault="00E02224" w:rsidP="00E02224">
            <w:pPr>
              <w:pStyle w:val="XML1"/>
              <w:rPr>
                <w:ins w:id="14073" w:author="Thomas Dietz" w:date="2012-08-13T14:10:00Z"/>
              </w:rPr>
            </w:pPr>
            <w:ins w:id="14074" w:author="Thomas Dietz" w:date="2012-08-13T14:10:00Z">
              <w:r>
                <w:t xml:space="preserve">    &lt;/xs:annotation&gt;</w:t>
              </w:r>
            </w:ins>
          </w:p>
          <w:p w14:paraId="58ABD5A0" w14:textId="77777777" w:rsidR="00E02224" w:rsidRDefault="00E02224" w:rsidP="00E02224">
            <w:pPr>
              <w:pStyle w:val="XML1"/>
              <w:rPr>
                <w:ins w:id="14075" w:author="Thomas Dietz" w:date="2012-08-13T14:10:00Z"/>
              </w:rPr>
            </w:pPr>
          </w:p>
          <w:p w14:paraId="532F3424" w14:textId="77777777" w:rsidR="00E02224" w:rsidRDefault="00E02224" w:rsidP="00E02224">
            <w:pPr>
              <w:pStyle w:val="XML1"/>
              <w:rPr>
                <w:ins w:id="14076" w:author="Thomas Dietz" w:date="2012-08-13T14:10:00Z"/>
              </w:rPr>
            </w:pPr>
            <w:ins w:id="14077" w:author="Thomas Dietz" w:date="2012-08-13T14:10:00Z">
              <w:r>
                <w:t xml:space="preserve">    &lt;xs:sequence&gt;</w:t>
              </w:r>
            </w:ins>
          </w:p>
          <w:p w14:paraId="54F01AD3" w14:textId="77777777" w:rsidR="00E02224" w:rsidRDefault="00E02224" w:rsidP="00E02224">
            <w:pPr>
              <w:pStyle w:val="XML1"/>
              <w:rPr>
                <w:ins w:id="14078" w:author="Thomas Dietz" w:date="2012-08-13T14:10:00Z"/>
              </w:rPr>
            </w:pPr>
            <w:ins w:id="14079" w:author="Thomas Dietz" w:date="2012-08-13T14:10:00Z">
              <w:r>
                <w:t xml:space="preserve">      &lt;xs:choice&gt;</w:t>
              </w:r>
            </w:ins>
          </w:p>
          <w:p w14:paraId="1A41F103" w14:textId="77777777" w:rsidR="00E02224" w:rsidRDefault="00E02224" w:rsidP="00E02224">
            <w:pPr>
              <w:pStyle w:val="XML1"/>
              <w:rPr>
                <w:ins w:id="14080" w:author="Thomas Dietz" w:date="2012-08-13T14:10:00Z"/>
              </w:rPr>
            </w:pPr>
            <w:ins w:id="14081" w:author="Thomas Dietz" w:date="2012-08-13T14:10:00Z">
              <w:r>
                <w:t xml:space="preserve">        &lt;xs:sequence&gt;</w:t>
              </w:r>
            </w:ins>
          </w:p>
          <w:p w14:paraId="6EC7CA31" w14:textId="77777777" w:rsidR="00E02224" w:rsidRDefault="00E02224" w:rsidP="00E02224">
            <w:pPr>
              <w:pStyle w:val="XML1"/>
              <w:rPr>
                <w:ins w:id="14082" w:author="Thomas Dietz" w:date="2012-08-13T14:10:00Z"/>
              </w:rPr>
            </w:pPr>
            <w:ins w:id="14083" w:author="Thomas Dietz" w:date="2012-08-13T14:10:00Z">
              <w:r>
                <w:t xml:space="preserve">          &lt;xs:element name="local-endpoint-ipv4-adress"  type="inet:ipv4-address"&gt;</w:t>
              </w:r>
            </w:ins>
          </w:p>
          <w:p w14:paraId="01A4AC4C" w14:textId="77777777" w:rsidR="00E02224" w:rsidRDefault="00E02224" w:rsidP="00E02224">
            <w:pPr>
              <w:pStyle w:val="XML1"/>
              <w:rPr>
                <w:ins w:id="14084" w:author="Thomas Dietz" w:date="2012-08-13T14:10:00Z"/>
              </w:rPr>
            </w:pPr>
            <w:ins w:id="14085" w:author="Thomas Dietz" w:date="2012-08-13T14:10:00Z">
              <w:r>
                <w:t xml:space="preserve">            &lt;xs:annotation&gt;</w:t>
              </w:r>
            </w:ins>
          </w:p>
          <w:p w14:paraId="257281B4" w14:textId="77777777" w:rsidR="00E02224" w:rsidRDefault="00E02224" w:rsidP="00E02224">
            <w:pPr>
              <w:pStyle w:val="XML1"/>
              <w:rPr>
                <w:ins w:id="14086" w:author="Thomas Dietz" w:date="2012-08-13T14:10:00Z"/>
              </w:rPr>
            </w:pPr>
            <w:ins w:id="14087" w:author="Thomas Dietz" w:date="2012-08-13T14:10:00Z">
              <w:r>
                <w:t xml:space="preserve">              &lt;xs:documentation&gt;</w:t>
              </w:r>
            </w:ins>
          </w:p>
          <w:p w14:paraId="34E6A2AB" w14:textId="77777777" w:rsidR="00E02224" w:rsidRDefault="00E02224" w:rsidP="00E02224">
            <w:pPr>
              <w:pStyle w:val="XML1"/>
              <w:rPr>
                <w:ins w:id="14088" w:author="Thomas Dietz" w:date="2012-08-13T14:10:00Z"/>
              </w:rPr>
            </w:pPr>
            <w:ins w:id="14089" w:author="Thomas Dietz" w:date="2012-08-13T14:10:00Z">
              <w:r>
                <w:t xml:space="preserve">                The IPv4 address of the local tunnel</w:t>
              </w:r>
            </w:ins>
          </w:p>
          <w:p w14:paraId="0EFB5C05" w14:textId="77777777" w:rsidR="00E02224" w:rsidRDefault="00E02224" w:rsidP="00E02224">
            <w:pPr>
              <w:pStyle w:val="XML1"/>
              <w:rPr>
                <w:ins w:id="14090" w:author="Thomas Dietz" w:date="2012-08-13T14:10:00Z"/>
              </w:rPr>
            </w:pPr>
            <w:ins w:id="14091" w:author="Thomas Dietz" w:date="2012-08-13T14:10:00Z">
              <w:r>
                <w:t xml:space="preserve">                endpoint.</w:t>
              </w:r>
            </w:ins>
          </w:p>
          <w:p w14:paraId="5C05D823" w14:textId="77777777" w:rsidR="00E02224" w:rsidRDefault="00E02224" w:rsidP="00E02224">
            <w:pPr>
              <w:pStyle w:val="XML1"/>
              <w:rPr>
                <w:ins w:id="14092" w:author="Thomas Dietz" w:date="2012-08-13T14:10:00Z"/>
              </w:rPr>
            </w:pPr>
            <w:ins w:id="14093" w:author="Thomas Dietz" w:date="2012-08-13T14:10:00Z">
              <w:r>
                <w:t xml:space="preserve">              &lt;/xs:documentation&gt;</w:t>
              </w:r>
            </w:ins>
          </w:p>
          <w:p w14:paraId="67418E44" w14:textId="77777777" w:rsidR="00E02224" w:rsidRDefault="00E02224" w:rsidP="00E02224">
            <w:pPr>
              <w:pStyle w:val="XML1"/>
              <w:rPr>
                <w:ins w:id="14094" w:author="Thomas Dietz" w:date="2012-08-13T14:10:00Z"/>
              </w:rPr>
            </w:pPr>
            <w:ins w:id="14095" w:author="Thomas Dietz" w:date="2012-08-13T14:10:00Z">
              <w:r>
                <w:t xml:space="preserve">            &lt;/xs:annotation&gt;</w:t>
              </w:r>
            </w:ins>
          </w:p>
          <w:p w14:paraId="58FBBD3D" w14:textId="77777777" w:rsidR="00E02224" w:rsidRDefault="00E02224" w:rsidP="00E02224">
            <w:pPr>
              <w:pStyle w:val="XML1"/>
              <w:rPr>
                <w:ins w:id="14096" w:author="Thomas Dietz" w:date="2012-08-13T14:10:00Z"/>
              </w:rPr>
            </w:pPr>
            <w:ins w:id="14097" w:author="Thomas Dietz" w:date="2012-08-13T14:10:00Z">
              <w:r>
                <w:t xml:space="preserve">          &lt;/xs:element&gt;</w:t>
              </w:r>
            </w:ins>
          </w:p>
          <w:p w14:paraId="4C97B4A3" w14:textId="77777777" w:rsidR="00E02224" w:rsidRDefault="00E02224" w:rsidP="00E02224">
            <w:pPr>
              <w:pStyle w:val="XML1"/>
              <w:rPr>
                <w:ins w:id="14098" w:author="Thomas Dietz" w:date="2012-08-13T14:10:00Z"/>
              </w:rPr>
            </w:pPr>
            <w:ins w:id="14099" w:author="Thomas Dietz" w:date="2012-08-13T14:10:00Z">
              <w:r>
                <w:t xml:space="preserve">          &lt;xs:element name="remote-endpoint-ipv4-adress"  type="inet:ipv4-address"&gt;</w:t>
              </w:r>
            </w:ins>
          </w:p>
          <w:p w14:paraId="72F9A522" w14:textId="77777777" w:rsidR="00E02224" w:rsidRDefault="00E02224" w:rsidP="00E02224">
            <w:pPr>
              <w:pStyle w:val="XML1"/>
              <w:rPr>
                <w:ins w:id="14100" w:author="Thomas Dietz" w:date="2012-08-13T14:10:00Z"/>
              </w:rPr>
            </w:pPr>
            <w:ins w:id="14101" w:author="Thomas Dietz" w:date="2012-08-13T14:10:00Z">
              <w:r>
                <w:t xml:space="preserve">            &lt;xs:annotation&gt;</w:t>
              </w:r>
            </w:ins>
          </w:p>
          <w:p w14:paraId="6E40F3F9" w14:textId="77777777" w:rsidR="00E02224" w:rsidRDefault="00E02224" w:rsidP="00E02224">
            <w:pPr>
              <w:pStyle w:val="XML1"/>
              <w:rPr>
                <w:ins w:id="14102" w:author="Thomas Dietz" w:date="2012-08-13T14:10:00Z"/>
              </w:rPr>
            </w:pPr>
            <w:ins w:id="14103" w:author="Thomas Dietz" w:date="2012-08-13T14:10:00Z">
              <w:r>
                <w:t xml:space="preserve">              &lt;xs:documentation&gt;</w:t>
              </w:r>
            </w:ins>
          </w:p>
          <w:p w14:paraId="4CDC8394" w14:textId="77777777" w:rsidR="00E02224" w:rsidRDefault="00E02224" w:rsidP="00E02224">
            <w:pPr>
              <w:pStyle w:val="XML1"/>
              <w:rPr>
                <w:ins w:id="14104" w:author="Thomas Dietz" w:date="2012-08-13T14:10:00Z"/>
              </w:rPr>
            </w:pPr>
            <w:ins w:id="14105" w:author="Thomas Dietz" w:date="2012-08-13T14:10:00Z">
              <w:r>
                <w:t xml:space="preserve">                The IPv4 address of the remote tunnel</w:t>
              </w:r>
            </w:ins>
          </w:p>
          <w:p w14:paraId="42B0A2CD" w14:textId="77777777" w:rsidR="00E02224" w:rsidRDefault="00E02224" w:rsidP="00E02224">
            <w:pPr>
              <w:pStyle w:val="XML1"/>
              <w:rPr>
                <w:ins w:id="14106" w:author="Thomas Dietz" w:date="2012-08-13T14:10:00Z"/>
              </w:rPr>
            </w:pPr>
            <w:ins w:id="14107" w:author="Thomas Dietz" w:date="2012-08-13T14:10:00Z">
              <w:r>
                <w:t xml:space="preserve">                endpoint.</w:t>
              </w:r>
            </w:ins>
          </w:p>
          <w:p w14:paraId="0D626ABE" w14:textId="77777777" w:rsidR="00E02224" w:rsidRDefault="00E02224" w:rsidP="00E02224">
            <w:pPr>
              <w:pStyle w:val="XML1"/>
              <w:rPr>
                <w:ins w:id="14108" w:author="Thomas Dietz" w:date="2012-08-13T14:10:00Z"/>
              </w:rPr>
            </w:pPr>
            <w:ins w:id="14109" w:author="Thomas Dietz" w:date="2012-08-13T14:10:00Z">
              <w:r>
                <w:t xml:space="preserve">              &lt;/xs:documentation&gt;</w:t>
              </w:r>
            </w:ins>
          </w:p>
          <w:p w14:paraId="13A5AD74" w14:textId="77777777" w:rsidR="00E02224" w:rsidRDefault="00E02224" w:rsidP="00E02224">
            <w:pPr>
              <w:pStyle w:val="XML1"/>
              <w:rPr>
                <w:ins w:id="14110" w:author="Thomas Dietz" w:date="2012-08-13T14:10:00Z"/>
              </w:rPr>
            </w:pPr>
            <w:ins w:id="14111" w:author="Thomas Dietz" w:date="2012-08-13T14:10:00Z">
              <w:r>
                <w:t xml:space="preserve">            &lt;/xs:annotation&gt;</w:t>
              </w:r>
            </w:ins>
          </w:p>
          <w:p w14:paraId="55FBF7FB" w14:textId="77777777" w:rsidR="00E02224" w:rsidRDefault="00E02224" w:rsidP="00E02224">
            <w:pPr>
              <w:pStyle w:val="XML1"/>
              <w:rPr>
                <w:ins w:id="14112" w:author="Thomas Dietz" w:date="2012-08-13T14:10:00Z"/>
              </w:rPr>
            </w:pPr>
            <w:ins w:id="14113" w:author="Thomas Dietz" w:date="2012-08-13T14:10:00Z">
              <w:r>
                <w:t xml:space="preserve">          &lt;/xs:element&gt;</w:t>
              </w:r>
            </w:ins>
          </w:p>
          <w:p w14:paraId="3E6544E8" w14:textId="77777777" w:rsidR="00E02224" w:rsidRDefault="00E02224" w:rsidP="00E02224">
            <w:pPr>
              <w:pStyle w:val="XML1"/>
              <w:rPr>
                <w:ins w:id="14114" w:author="Thomas Dietz" w:date="2012-08-13T14:10:00Z"/>
              </w:rPr>
            </w:pPr>
            <w:ins w:id="14115" w:author="Thomas Dietz" w:date="2012-08-13T14:10:00Z">
              <w:r>
                <w:t xml:space="preserve">        &lt;/xs:sequence&gt;</w:t>
              </w:r>
            </w:ins>
          </w:p>
          <w:p w14:paraId="4E114143" w14:textId="77777777" w:rsidR="00E02224" w:rsidRDefault="00E02224" w:rsidP="00E02224">
            <w:pPr>
              <w:pStyle w:val="XML1"/>
              <w:rPr>
                <w:ins w:id="14116" w:author="Thomas Dietz" w:date="2012-08-13T14:10:00Z"/>
              </w:rPr>
            </w:pPr>
            <w:ins w:id="14117" w:author="Thomas Dietz" w:date="2012-08-13T14:10:00Z">
              <w:r>
                <w:t xml:space="preserve">        &lt;xs:sequence&gt;</w:t>
              </w:r>
            </w:ins>
          </w:p>
          <w:p w14:paraId="07017E09" w14:textId="77777777" w:rsidR="00E02224" w:rsidRDefault="00E02224" w:rsidP="00E02224">
            <w:pPr>
              <w:pStyle w:val="XML1"/>
              <w:rPr>
                <w:ins w:id="14118" w:author="Thomas Dietz" w:date="2012-08-13T14:10:00Z"/>
              </w:rPr>
            </w:pPr>
            <w:ins w:id="14119" w:author="Thomas Dietz" w:date="2012-08-13T14:10:00Z">
              <w:r>
                <w:t xml:space="preserve">          &lt;xs:element name="local-endpoint-ipv6-adress"  type="inet:ipv6-address"&gt;</w:t>
              </w:r>
            </w:ins>
          </w:p>
          <w:p w14:paraId="5F4CD8D0" w14:textId="77777777" w:rsidR="00E02224" w:rsidRDefault="00E02224" w:rsidP="00E02224">
            <w:pPr>
              <w:pStyle w:val="XML1"/>
              <w:rPr>
                <w:ins w:id="14120" w:author="Thomas Dietz" w:date="2012-08-13T14:10:00Z"/>
              </w:rPr>
            </w:pPr>
            <w:ins w:id="14121" w:author="Thomas Dietz" w:date="2012-08-13T14:10:00Z">
              <w:r>
                <w:t xml:space="preserve">            &lt;xs:annotation&gt;</w:t>
              </w:r>
            </w:ins>
          </w:p>
          <w:p w14:paraId="22269096" w14:textId="77777777" w:rsidR="00E02224" w:rsidRDefault="00E02224" w:rsidP="00E02224">
            <w:pPr>
              <w:pStyle w:val="XML1"/>
              <w:rPr>
                <w:ins w:id="14122" w:author="Thomas Dietz" w:date="2012-08-13T14:10:00Z"/>
              </w:rPr>
            </w:pPr>
            <w:ins w:id="14123" w:author="Thomas Dietz" w:date="2012-08-13T14:10:00Z">
              <w:r>
                <w:t xml:space="preserve">              &lt;xs:documentation&gt;</w:t>
              </w:r>
            </w:ins>
          </w:p>
          <w:p w14:paraId="3C8588FC" w14:textId="77777777" w:rsidR="00E02224" w:rsidRDefault="00E02224" w:rsidP="00E02224">
            <w:pPr>
              <w:pStyle w:val="XML1"/>
              <w:rPr>
                <w:ins w:id="14124" w:author="Thomas Dietz" w:date="2012-08-13T14:10:00Z"/>
              </w:rPr>
            </w:pPr>
            <w:ins w:id="14125" w:author="Thomas Dietz" w:date="2012-08-13T14:10:00Z">
              <w:r>
                <w:t xml:space="preserve">                The IPv6 address of the local tunnel</w:t>
              </w:r>
            </w:ins>
          </w:p>
          <w:p w14:paraId="69E4F1C1" w14:textId="77777777" w:rsidR="00E02224" w:rsidRDefault="00E02224" w:rsidP="00E02224">
            <w:pPr>
              <w:pStyle w:val="XML1"/>
              <w:rPr>
                <w:ins w:id="14126" w:author="Thomas Dietz" w:date="2012-08-13T14:10:00Z"/>
              </w:rPr>
            </w:pPr>
            <w:ins w:id="14127" w:author="Thomas Dietz" w:date="2012-08-13T14:10:00Z">
              <w:r>
                <w:t xml:space="preserve">                endpoint.</w:t>
              </w:r>
            </w:ins>
          </w:p>
          <w:p w14:paraId="0F1B5A86" w14:textId="77777777" w:rsidR="00E02224" w:rsidRDefault="00E02224" w:rsidP="00E02224">
            <w:pPr>
              <w:pStyle w:val="XML1"/>
              <w:rPr>
                <w:ins w:id="14128" w:author="Thomas Dietz" w:date="2012-08-13T14:10:00Z"/>
              </w:rPr>
            </w:pPr>
            <w:ins w:id="14129" w:author="Thomas Dietz" w:date="2012-08-13T14:10:00Z">
              <w:r>
                <w:t xml:space="preserve">              &lt;/xs:documentation&gt;</w:t>
              </w:r>
            </w:ins>
          </w:p>
          <w:p w14:paraId="276C7F41" w14:textId="77777777" w:rsidR="00E02224" w:rsidRDefault="00E02224" w:rsidP="00E02224">
            <w:pPr>
              <w:pStyle w:val="XML1"/>
              <w:rPr>
                <w:ins w:id="14130" w:author="Thomas Dietz" w:date="2012-08-13T14:10:00Z"/>
              </w:rPr>
            </w:pPr>
            <w:ins w:id="14131" w:author="Thomas Dietz" w:date="2012-08-13T14:10:00Z">
              <w:r>
                <w:t xml:space="preserve">            &lt;/xs:annotation&gt;</w:t>
              </w:r>
            </w:ins>
          </w:p>
          <w:p w14:paraId="085A996A" w14:textId="77777777" w:rsidR="00E02224" w:rsidRDefault="00E02224" w:rsidP="00E02224">
            <w:pPr>
              <w:pStyle w:val="XML1"/>
              <w:rPr>
                <w:ins w:id="14132" w:author="Thomas Dietz" w:date="2012-08-13T14:10:00Z"/>
              </w:rPr>
            </w:pPr>
            <w:ins w:id="14133" w:author="Thomas Dietz" w:date="2012-08-13T14:10:00Z">
              <w:r>
                <w:t xml:space="preserve">          &lt;/xs:element&gt;</w:t>
              </w:r>
            </w:ins>
          </w:p>
          <w:p w14:paraId="16BC1ED9" w14:textId="77777777" w:rsidR="00E02224" w:rsidRDefault="00E02224" w:rsidP="00E02224">
            <w:pPr>
              <w:pStyle w:val="XML1"/>
              <w:rPr>
                <w:ins w:id="14134" w:author="Thomas Dietz" w:date="2012-08-13T14:10:00Z"/>
              </w:rPr>
            </w:pPr>
            <w:ins w:id="14135" w:author="Thomas Dietz" w:date="2012-08-13T14:10:00Z">
              <w:r>
                <w:t xml:space="preserve">          &lt;xs:element name="remote-endpoint-ipv6-adress"  type="inet:ipv6-address"&gt;</w:t>
              </w:r>
            </w:ins>
          </w:p>
          <w:p w14:paraId="49F82C2B" w14:textId="77777777" w:rsidR="00E02224" w:rsidRDefault="00E02224" w:rsidP="00E02224">
            <w:pPr>
              <w:pStyle w:val="XML1"/>
              <w:rPr>
                <w:ins w:id="14136" w:author="Thomas Dietz" w:date="2012-08-13T14:10:00Z"/>
              </w:rPr>
            </w:pPr>
            <w:ins w:id="14137" w:author="Thomas Dietz" w:date="2012-08-13T14:10:00Z">
              <w:r>
                <w:t xml:space="preserve">            &lt;xs:annotation&gt;</w:t>
              </w:r>
            </w:ins>
          </w:p>
          <w:p w14:paraId="50C35672" w14:textId="77777777" w:rsidR="00E02224" w:rsidRDefault="00E02224" w:rsidP="00E02224">
            <w:pPr>
              <w:pStyle w:val="XML1"/>
              <w:rPr>
                <w:ins w:id="14138" w:author="Thomas Dietz" w:date="2012-08-13T14:10:00Z"/>
              </w:rPr>
            </w:pPr>
            <w:ins w:id="14139" w:author="Thomas Dietz" w:date="2012-08-13T14:10:00Z">
              <w:r>
                <w:lastRenderedPageBreak/>
                <w:t xml:space="preserve">              &lt;xs:documentation&gt;</w:t>
              </w:r>
            </w:ins>
          </w:p>
          <w:p w14:paraId="70D831AC" w14:textId="77777777" w:rsidR="00E02224" w:rsidRDefault="00E02224" w:rsidP="00E02224">
            <w:pPr>
              <w:pStyle w:val="XML1"/>
              <w:rPr>
                <w:ins w:id="14140" w:author="Thomas Dietz" w:date="2012-08-13T14:10:00Z"/>
              </w:rPr>
            </w:pPr>
            <w:ins w:id="14141" w:author="Thomas Dietz" w:date="2012-08-13T14:10:00Z">
              <w:r>
                <w:t xml:space="preserve">                The IPv6 address of the remote tunnel</w:t>
              </w:r>
            </w:ins>
          </w:p>
          <w:p w14:paraId="30F680A8" w14:textId="77777777" w:rsidR="00E02224" w:rsidRDefault="00E02224" w:rsidP="00E02224">
            <w:pPr>
              <w:pStyle w:val="XML1"/>
              <w:rPr>
                <w:ins w:id="14142" w:author="Thomas Dietz" w:date="2012-08-13T14:10:00Z"/>
              </w:rPr>
            </w:pPr>
            <w:ins w:id="14143" w:author="Thomas Dietz" w:date="2012-08-13T14:10:00Z">
              <w:r>
                <w:t xml:space="preserve">                endpoint.</w:t>
              </w:r>
            </w:ins>
          </w:p>
          <w:p w14:paraId="7BB27988" w14:textId="77777777" w:rsidR="00E02224" w:rsidRDefault="00E02224" w:rsidP="00E02224">
            <w:pPr>
              <w:pStyle w:val="XML1"/>
              <w:rPr>
                <w:ins w:id="14144" w:author="Thomas Dietz" w:date="2012-08-13T14:10:00Z"/>
              </w:rPr>
            </w:pPr>
            <w:ins w:id="14145" w:author="Thomas Dietz" w:date="2012-08-13T14:10:00Z">
              <w:r>
                <w:t xml:space="preserve">              &lt;/xs:documentation&gt;</w:t>
              </w:r>
            </w:ins>
          </w:p>
          <w:p w14:paraId="08ED41B5" w14:textId="77777777" w:rsidR="00E02224" w:rsidRDefault="00E02224" w:rsidP="00E02224">
            <w:pPr>
              <w:pStyle w:val="XML1"/>
              <w:rPr>
                <w:ins w:id="14146" w:author="Thomas Dietz" w:date="2012-08-13T14:10:00Z"/>
              </w:rPr>
            </w:pPr>
            <w:ins w:id="14147" w:author="Thomas Dietz" w:date="2012-08-13T14:10:00Z">
              <w:r>
                <w:t xml:space="preserve">            &lt;/xs:annotation&gt;</w:t>
              </w:r>
            </w:ins>
          </w:p>
          <w:p w14:paraId="10FE746E" w14:textId="77777777" w:rsidR="00E02224" w:rsidRDefault="00E02224" w:rsidP="00E02224">
            <w:pPr>
              <w:pStyle w:val="XML1"/>
              <w:rPr>
                <w:ins w:id="14148" w:author="Thomas Dietz" w:date="2012-08-13T14:10:00Z"/>
              </w:rPr>
            </w:pPr>
            <w:ins w:id="14149" w:author="Thomas Dietz" w:date="2012-08-13T14:10:00Z">
              <w:r>
                <w:t xml:space="preserve">          &lt;/xs:element&gt;</w:t>
              </w:r>
            </w:ins>
          </w:p>
          <w:p w14:paraId="0CC551DE" w14:textId="77777777" w:rsidR="00E02224" w:rsidRDefault="00E02224" w:rsidP="00E02224">
            <w:pPr>
              <w:pStyle w:val="XML1"/>
              <w:rPr>
                <w:ins w:id="14150" w:author="Thomas Dietz" w:date="2012-08-13T14:10:00Z"/>
              </w:rPr>
            </w:pPr>
            <w:ins w:id="14151" w:author="Thomas Dietz" w:date="2012-08-13T14:10:00Z">
              <w:r>
                <w:t xml:space="preserve">        &lt;/xs:sequence&gt;</w:t>
              </w:r>
            </w:ins>
          </w:p>
          <w:p w14:paraId="08E26414" w14:textId="77777777" w:rsidR="00E02224" w:rsidRDefault="00E02224" w:rsidP="00E02224">
            <w:pPr>
              <w:pStyle w:val="XML1"/>
              <w:rPr>
                <w:ins w:id="14152" w:author="Thomas Dietz" w:date="2012-08-13T14:10:00Z"/>
              </w:rPr>
            </w:pPr>
            <w:ins w:id="14153" w:author="Thomas Dietz" w:date="2012-08-13T14:10:00Z">
              <w:r>
                <w:t xml:space="preserve">        &lt;xs:sequence&gt;</w:t>
              </w:r>
            </w:ins>
          </w:p>
          <w:p w14:paraId="7026101B" w14:textId="77777777" w:rsidR="00E02224" w:rsidRDefault="00E02224" w:rsidP="00E02224">
            <w:pPr>
              <w:pStyle w:val="XML1"/>
              <w:rPr>
                <w:ins w:id="14154" w:author="Thomas Dietz" w:date="2012-08-13T14:10:00Z"/>
              </w:rPr>
            </w:pPr>
            <w:ins w:id="14155" w:author="Thomas Dietz" w:date="2012-08-13T14:10:00Z">
              <w:r>
                <w:t xml:space="preserve">          &lt;xs:element name="local-endpoint-mac-adress"  type="yang:mac-address"&gt;</w:t>
              </w:r>
            </w:ins>
          </w:p>
          <w:p w14:paraId="7F44C887" w14:textId="77777777" w:rsidR="00E02224" w:rsidRDefault="00E02224" w:rsidP="00E02224">
            <w:pPr>
              <w:pStyle w:val="XML1"/>
              <w:rPr>
                <w:ins w:id="14156" w:author="Thomas Dietz" w:date="2012-08-13T14:10:00Z"/>
              </w:rPr>
            </w:pPr>
            <w:ins w:id="14157" w:author="Thomas Dietz" w:date="2012-08-13T14:10:00Z">
              <w:r>
                <w:t xml:space="preserve">            &lt;xs:annotation&gt;</w:t>
              </w:r>
            </w:ins>
          </w:p>
          <w:p w14:paraId="0CCDD277" w14:textId="77777777" w:rsidR="00E02224" w:rsidRDefault="00E02224" w:rsidP="00E02224">
            <w:pPr>
              <w:pStyle w:val="XML1"/>
              <w:rPr>
                <w:ins w:id="14158" w:author="Thomas Dietz" w:date="2012-08-13T14:10:00Z"/>
              </w:rPr>
            </w:pPr>
            <w:ins w:id="14159" w:author="Thomas Dietz" w:date="2012-08-13T14:10:00Z">
              <w:r>
                <w:t xml:space="preserve">              &lt;xs:documentation&gt;</w:t>
              </w:r>
            </w:ins>
          </w:p>
          <w:p w14:paraId="4F0FD69A" w14:textId="77777777" w:rsidR="00E02224" w:rsidRDefault="00E02224" w:rsidP="00E02224">
            <w:pPr>
              <w:pStyle w:val="XML1"/>
              <w:rPr>
                <w:ins w:id="14160" w:author="Thomas Dietz" w:date="2012-08-13T14:10:00Z"/>
              </w:rPr>
            </w:pPr>
            <w:ins w:id="14161" w:author="Thomas Dietz" w:date="2012-08-13T14:10:00Z">
              <w:r>
                <w:t xml:space="preserve">                The MAC address of the local tunnel</w:t>
              </w:r>
            </w:ins>
          </w:p>
          <w:p w14:paraId="2DA8B4B4" w14:textId="77777777" w:rsidR="00E02224" w:rsidRDefault="00E02224" w:rsidP="00E02224">
            <w:pPr>
              <w:pStyle w:val="XML1"/>
              <w:rPr>
                <w:ins w:id="14162" w:author="Thomas Dietz" w:date="2012-08-13T14:10:00Z"/>
              </w:rPr>
            </w:pPr>
            <w:ins w:id="14163" w:author="Thomas Dietz" w:date="2012-08-13T14:10:00Z">
              <w:r>
                <w:t xml:space="preserve">                endpoint.</w:t>
              </w:r>
            </w:ins>
          </w:p>
          <w:p w14:paraId="3C29204D" w14:textId="77777777" w:rsidR="00E02224" w:rsidRDefault="00E02224" w:rsidP="00E02224">
            <w:pPr>
              <w:pStyle w:val="XML1"/>
              <w:rPr>
                <w:ins w:id="14164" w:author="Thomas Dietz" w:date="2012-08-13T14:10:00Z"/>
              </w:rPr>
            </w:pPr>
            <w:ins w:id="14165" w:author="Thomas Dietz" w:date="2012-08-13T14:10:00Z">
              <w:r>
                <w:t xml:space="preserve">              &lt;/xs:documentation&gt;</w:t>
              </w:r>
            </w:ins>
          </w:p>
          <w:p w14:paraId="10C90BAF" w14:textId="77777777" w:rsidR="00E02224" w:rsidRDefault="00E02224" w:rsidP="00E02224">
            <w:pPr>
              <w:pStyle w:val="XML1"/>
              <w:rPr>
                <w:ins w:id="14166" w:author="Thomas Dietz" w:date="2012-08-13T14:10:00Z"/>
              </w:rPr>
            </w:pPr>
            <w:ins w:id="14167" w:author="Thomas Dietz" w:date="2012-08-13T14:10:00Z">
              <w:r>
                <w:t xml:space="preserve">            &lt;/xs:annotation&gt;</w:t>
              </w:r>
            </w:ins>
          </w:p>
          <w:p w14:paraId="0BD1E6A9" w14:textId="77777777" w:rsidR="00E02224" w:rsidRDefault="00E02224" w:rsidP="00E02224">
            <w:pPr>
              <w:pStyle w:val="XML1"/>
              <w:rPr>
                <w:ins w:id="14168" w:author="Thomas Dietz" w:date="2012-08-13T14:10:00Z"/>
              </w:rPr>
            </w:pPr>
            <w:ins w:id="14169" w:author="Thomas Dietz" w:date="2012-08-13T14:10:00Z">
              <w:r>
                <w:t xml:space="preserve">          &lt;/xs:element&gt;</w:t>
              </w:r>
            </w:ins>
          </w:p>
          <w:p w14:paraId="0E8A89B6" w14:textId="77777777" w:rsidR="00E02224" w:rsidRDefault="00E02224" w:rsidP="00E02224">
            <w:pPr>
              <w:pStyle w:val="XML1"/>
              <w:rPr>
                <w:ins w:id="14170" w:author="Thomas Dietz" w:date="2012-08-13T14:10:00Z"/>
              </w:rPr>
            </w:pPr>
            <w:ins w:id="14171" w:author="Thomas Dietz" w:date="2012-08-13T14:10:00Z">
              <w:r>
                <w:t xml:space="preserve">          &lt;xs:element name="remote-endpoint-mac-adress"  type="yang:mac-address"&gt;</w:t>
              </w:r>
            </w:ins>
          </w:p>
          <w:p w14:paraId="73D1B3F3" w14:textId="77777777" w:rsidR="00E02224" w:rsidRDefault="00E02224" w:rsidP="00E02224">
            <w:pPr>
              <w:pStyle w:val="XML1"/>
              <w:rPr>
                <w:ins w:id="14172" w:author="Thomas Dietz" w:date="2012-08-13T14:10:00Z"/>
              </w:rPr>
            </w:pPr>
            <w:ins w:id="14173" w:author="Thomas Dietz" w:date="2012-08-13T14:10:00Z">
              <w:r>
                <w:t xml:space="preserve">            &lt;xs:annotation&gt;</w:t>
              </w:r>
            </w:ins>
          </w:p>
          <w:p w14:paraId="4EF17141" w14:textId="77777777" w:rsidR="00E02224" w:rsidRDefault="00E02224" w:rsidP="00E02224">
            <w:pPr>
              <w:pStyle w:val="XML1"/>
              <w:rPr>
                <w:ins w:id="14174" w:author="Thomas Dietz" w:date="2012-08-13T14:10:00Z"/>
              </w:rPr>
            </w:pPr>
            <w:ins w:id="14175" w:author="Thomas Dietz" w:date="2012-08-13T14:10:00Z">
              <w:r>
                <w:t xml:space="preserve">              &lt;xs:documentation&gt;</w:t>
              </w:r>
            </w:ins>
          </w:p>
          <w:p w14:paraId="1F92ADBF" w14:textId="77777777" w:rsidR="00E02224" w:rsidRDefault="00E02224" w:rsidP="00E02224">
            <w:pPr>
              <w:pStyle w:val="XML1"/>
              <w:rPr>
                <w:ins w:id="14176" w:author="Thomas Dietz" w:date="2012-08-13T14:10:00Z"/>
              </w:rPr>
            </w:pPr>
            <w:ins w:id="14177" w:author="Thomas Dietz" w:date="2012-08-13T14:10:00Z">
              <w:r>
                <w:t xml:space="preserve">                The MAC address of the remote tunnel</w:t>
              </w:r>
            </w:ins>
          </w:p>
          <w:p w14:paraId="592037C6" w14:textId="77777777" w:rsidR="00E02224" w:rsidRDefault="00E02224" w:rsidP="00E02224">
            <w:pPr>
              <w:pStyle w:val="XML1"/>
              <w:rPr>
                <w:ins w:id="14178" w:author="Thomas Dietz" w:date="2012-08-13T14:10:00Z"/>
              </w:rPr>
            </w:pPr>
            <w:ins w:id="14179" w:author="Thomas Dietz" w:date="2012-08-13T14:10:00Z">
              <w:r>
                <w:t xml:space="preserve">                endpoint.</w:t>
              </w:r>
            </w:ins>
          </w:p>
          <w:p w14:paraId="44089A65" w14:textId="77777777" w:rsidR="00E02224" w:rsidRDefault="00E02224" w:rsidP="00E02224">
            <w:pPr>
              <w:pStyle w:val="XML1"/>
              <w:rPr>
                <w:ins w:id="14180" w:author="Thomas Dietz" w:date="2012-08-13T14:10:00Z"/>
              </w:rPr>
            </w:pPr>
            <w:ins w:id="14181" w:author="Thomas Dietz" w:date="2012-08-13T14:10:00Z">
              <w:r>
                <w:t xml:space="preserve">              &lt;/xs:documentation&gt;</w:t>
              </w:r>
            </w:ins>
          </w:p>
          <w:p w14:paraId="1917EB03" w14:textId="77777777" w:rsidR="00E02224" w:rsidRDefault="00E02224" w:rsidP="00E02224">
            <w:pPr>
              <w:pStyle w:val="XML1"/>
              <w:rPr>
                <w:ins w:id="14182" w:author="Thomas Dietz" w:date="2012-08-13T14:10:00Z"/>
              </w:rPr>
            </w:pPr>
            <w:ins w:id="14183" w:author="Thomas Dietz" w:date="2012-08-13T14:10:00Z">
              <w:r>
                <w:t xml:space="preserve">            &lt;/xs:annotation&gt;</w:t>
              </w:r>
            </w:ins>
          </w:p>
          <w:p w14:paraId="459F8F28" w14:textId="77777777" w:rsidR="00E02224" w:rsidRDefault="00E02224" w:rsidP="00E02224">
            <w:pPr>
              <w:pStyle w:val="XML1"/>
              <w:rPr>
                <w:ins w:id="14184" w:author="Thomas Dietz" w:date="2012-08-13T14:10:00Z"/>
              </w:rPr>
            </w:pPr>
            <w:ins w:id="14185" w:author="Thomas Dietz" w:date="2012-08-13T14:10:00Z">
              <w:r>
                <w:t xml:space="preserve">          &lt;/xs:element&gt;</w:t>
              </w:r>
            </w:ins>
          </w:p>
          <w:p w14:paraId="1543CCCC" w14:textId="77777777" w:rsidR="00E02224" w:rsidRDefault="00E02224" w:rsidP="00E02224">
            <w:pPr>
              <w:pStyle w:val="XML1"/>
              <w:rPr>
                <w:ins w:id="14186" w:author="Thomas Dietz" w:date="2012-08-13T14:10:00Z"/>
              </w:rPr>
            </w:pPr>
            <w:ins w:id="14187" w:author="Thomas Dietz" w:date="2012-08-13T14:10:00Z">
              <w:r>
                <w:t xml:space="preserve">        &lt;/xs:sequence&gt;</w:t>
              </w:r>
            </w:ins>
          </w:p>
          <w:p w14:paraId="65146AB9" w14:textId="77777777" w:rsidR="00E02224" w:rsidRDefault="00E02224" w:rsidP="00E02224">
            <w:pPr>
              <w:pStyle w:val="XML1"/>
              <w:rPr>
                <w:ins w:id="14188" w:author="Thomas Dietz" w:date="2012-08-13T14:10:00Z"/>
              </w:rPr>
            </w:pPr>
            <w:ins w:id="14189" w:author="Thomas Dietz" w:date="2012-08-13T14:10:00Z">
              <w:r>
                <w:t xml:space="preserve">      &lt;/xs:choice&gt;</w:t>
              </w:r>
            </w:ins>
          </w:p>
          <w:p w14:paraId="5B4F3963" w14:textId="77777777" w:rsidR="00E02224" w:rsidRDefault="00E02224" w:rsidP="00E02224">
            <w:pPr>
              <w:pStyle w:val="XML1"/>
              <w:rPr>
                <w:ins w:id="14190" w:author="Thomas Dietz" w:date="2012-08-13T14:10:00Z"/>
              </w:rPr>
            </w:pPr>
            <w:ins w:id="14191" w:author="Thomas Dietz" w:date="2012-08-13T14:10:00Z">
              <w:r>
                <w:t xml:space="preserve">    &lt;/xs:sequence&gt;</w:t>
              </w:r>
            </w:ins>
          </w:p>
          <w:p w14:paraId="09596050" w14:textId="77777777" w:rsidR="00E02224" w:rsidRDefault="00E02224" w:rsidP="00E02224">
            <w:pPr>
              <w:pStyle w:val="XML1"/>
              <w:rPr>
                <w:ins w:id="14192" w:author="Thomas Dietz" w:date="2012-08-13T14:10:00Z"/>
              </w:rPr>
            </w:pPr>
            <w:ins w:id="14193" w:author="Thomas Dietz" w:date="2012-08-13T14:10:00Z">
              <w:r>
                <w:t xml:space="preserve">  &lt;/xs:group&gt;</w:t>
              </w:r>
            </w:ins>
          </w:p>
          <w:p w14:paraId="44D08C44" w14:textId="77777777" w:rsidR="00E02224" w:rsidRDefault="00E02224" w:rsidP="00E02224">
            <w:pPr>
              <w:pStyle w:val="XML1"/>
              <w:rPr>
                <w:ins w:id="14194" w:author="Thomas Dietz" w:date="2012-08-13T14:10:00Z"/>
              </w:rPr>
            </w:pPr>
          </w:p>
          <w:p w14:paraId="0FA1F72E" w14:textId="77777777" w:rsidR="00E02224" w:rsidRDefault="00E02224" w:rsidP="00E02224">
            <w:pPr>
              <w:pStyle w:val="XML1"/>
              <w:rPr>
                <w:ins w:id="14195" w:author="Thomas Dietz" w:date="2012-08-13T14:10:00Z"/>
              </w:rPr>
            </w:pPr>
            <w:ins w:id="14196" w:author="Thomas Dietz" w:date="2012-08-13T14:10:00Z">
              <w:r>
                <w:t xml:space="preserve">  &lt;xs:group name="OFPortIPGRETunnelType"&gt;</w:t>
              </w:r>
            </w:ins>
          </w:p>
          <w:p w14:paraId="53945775" w14:textId="77777777" w:rsidR="00E02224" w:rsidRDefault="00E02224" w:rsidP="00E02224">
            <w:pPr>
              <w:pStyle w:val="XML1"/>
              <w:rPr>
                <w:ins w:id="14197" w:author="Thomas Dietz" w:date="2012-08-13T14:10:00Z"/>
              </w:rPr>
            </w:pPr>
            <w:ins w:id="14198" w:author="Thomas Dietz" w:date="2012-08-13T14:10:00Z">
              <w:r>
                <w:t xml:space="preserve">    &lt;xs:annotation&gt;</w:t>
              </w:r>
            </w:ins>
          </w:p>
          <w:p w14:paraId="7CEC02BC" w14:textId="77777777" w:rsidR="00E02224" w:rsidRDefault="00E02224" w:rsidP="00E02224">
            <w:pPr>
              <w:pStyle w:val="XML1"/>
              <w:rPr>
                <w:ins w:id="14199" w:author="Thomas Dietz" w:date="2012-08-13T14:10:00Z"/>
              </w:rPr>
            </w:pPr>
            <w:ins w:id="14200" w:author="Thomas Dietz" w:date="2012-08-13T14:10:00Z">
              <w:r>
                <w:t xml:space="preserve">      &lt;xs:documentation&gt;</w:t>
              </w:r>
            </w:ins>
          </w:p>
          <w:p w14:paraId="0531E155" w14:textId="77777777" w:rsidR="00E02224" w:rsidRDefault="00E02224" w:rsidP="00E02224">
            <w:pPr>
              <w:pStyle w:val="XML1"/>
              <w:rPr>
                <w:ins w:id="14201" w:author="Thomas Dietz" w:date="2012-08-13T14:10:00Z"/>
              </w:rPr>
            </w:pPr>
            <w:ins w:id="14202" w:author="Thomas Dietz" w:date="2012-08-13T14:10:00Z">
              <w:r>
                <w:t xml:space="preserve">        Properties of a IP-in-GRE tunnel with key,</w:t>
              </w:r>
            </w:ins>
          </w:p>
          <w:p w14:paraId="659E3718" w14:textId="77777777" w:rsidR="00E02224" w:rsidRDefault="00E02224" w:rsidP="00E02224">
            <w:pPr>
              <w:pStyle w:val="XML1"/>
              <w:rPr>
                <w:ins w:id="14203" w:author="Thomas Dietz" w:date="2012-08-13T14:10:00Z"/>
              </w:rPr>
            </w:pPr>
            <w:ins w:id="14204" w:author="Thomas Dietz" w:date="2012-08-13T14:10:00Z">
              <w:r>
                <w:t xml:space="preserve">        checksum, and sequence number information.</w:t>
              </w:r>
            </w:ins>
          </w:p>
          <w:p w14:paraId="01B47CEC" w14:textId="77777777" w:rsidR="00E02224" w:rsidRDefault="00E02224" w:rsidP="00E02224">
            <w:pPr>
              <w:pStyle w:val="XML1"/>
              <w:rPr>
                <w:ins w:id="14205" w:author="Thomas Dietz" w:date="2012-08-13T14:10:00Z"/>
              </w:rPr>
            </w:pPr>
            <w:ins w:id="14206" w:author="Thomas Dietz" w:date="2012-08-13T14:10:00Z">
              <w:r>
                <w:t xml:space="preserve">      &lt;/xs:documentation&gt;</w:t>
              </w:r>
            </w:ins>
          </w:p>
          <w:p w14:paraId="04291E1D" w14:textId="77777777" w:rsidR="00E02224" w:rsidRDefault="00E02224" w:rsidP="00E02224">
            <w:pPr>
              <w:pStyle w:val="XML1"/>
              <w:rPr>
                <w:ins w:id="14207" w:author="Thomas Dietz" w:date="2012-08-13T14:10:00Z"/>
              </w:rPr>
            </w:pPr>
            <w:ins w:id="14208" w:author="Thomas Dietz" w:date="2012-08-13T14:10:00Z">
              <w:r>
                <w:t xml:space="preserve">    &lt;/xs:annotation&gt;</w:t>
              </w:r>
            </w:ins>
          </w:p>
          <w:p w14:paraId="3874F0BE" w14:textId="77777777" w:rsidR="00E02224" w:rsidRDefault="00E02224" w:rsidP="00E02224">
            <w:pPr>
              <w:pStyle w:val="XML1"/>
              <w:rPr>
                <w:ins w:id="14209" w:author="Thomas Dietz" w:date="2012-08-13T14:10:00Z"/>
              </w:rPr>
            </w:pPr>
          </w:p>
          <w:p w14:paraId="794467F5" w14:textId="77777777" w:rsidR="00E02224" w:rsidRDefault="00E02224" w:rsidP="00E02224">
            <w:pPr>
              <w:pStyle w:val="XML1"/>
              <w:rPr>
                <w:ins w:id="14210" w:author="Thomas Dietz" w:date="2012-08-13T14:10:00Z"/>
              </w:rPr>
            </w:pPr>
            <w:ins w:id="14211" w:author="Thomas Dietz" w:date="2012-08-13T14:10:00Z">
              <w:r>
                <w:t xml:space="preserve">    &lt;xs:sequence&gt;</w:t>
              </w:r>
            </w:ins>
          </w:p>
          <w:p w14:paraId="50550A61" w14:textId="77777777" w:rsidR="00E02224" w:rsidRDefault="00E02224" w:rsidP="00E02224">
            <w:pPr>
              <w:pStyle w:val="XML1"/>
              <w:rPr>
                <w:ins w:id="14212" w:author="Thomas Dietz" w:date="2012-08-13T14:10:00Z"/>
              </w:rPr>
            </w:pPr>
            <w:ins w:id="14213" w:author="Thomas Dietz" w:date="2012-08-13T14:10:00Z">
              <w:r>
                <w:t xml:space="preserve">      &lt;xs:group ref="OFPortBaseTunnelType"/&gt;</w:t>
              </w:r>
            </w:ins>
          </w:p>
          <w:p w14:paraId="697C0620" w14:textId="77777777" w:rsidR="00E02224" w:rsidRDefault="00E02224" w:rsidP="00E02224">
            <w:pPr>
              <w:pStyle w:val="XML1"/>
              <w:rPr>
                <w:ins w:id="14214" w:author="Thomas Dietz" w:date="2012-08-13T14:10:00Z"/>
              </w:rPr>
            </w:pPr>
            <w:ins w:id="14215" w:author="Thomas Dietz" w:date="2012-08-13T14:10:00Z">
              <w:r>
                <w:t xml:space="preserve">      &lt;xs:element name="checksum-present"  type="xs:boolean"&gt;</w:t>
              </w:r>
            </w:ins>
          </w:p>
          <w:p w14:paraId="5603E020" w14:textId="77777777" w:rsidR="00E02224" w:rsidRDefault="00E02224" w:rsidP="00E02224">
            <w:pPr>
              <w:pStyle w:val="XML1"/>
              <w:rPr>
                <w:ins w:id="14216" w:author="Thomas Dietz" w:date="2012-08-13T14:10:00Z"/>
              </w:rPr>
            </w:pPr>
            <w:ins w:id="14217" w:author="Thomas Dietz" w:date="2012-08-13T14:10:00Z">
              <w:r>
                <w:t xml:space="preserve">        &lt;xs:annotation&gt;</w:t>
              </w:r>
            </w:ins>
          </w:p>
          <w:p w14:paraId="6DBA180B" w14:textId="77777777" w:rsidR="00E02224" w:rsidRDefault="00E02224" w:rsidP="00E02224">
            <w:pPr>
              <w:pStyle w:val="XML1"/>
              <w:rPr>
                <w:ins w:id="14218" w:author="Thomas Dietz" w:date="2012-08-13T14:10:00Z"/>
              </w:rPr>
            </w:pPr>
            <w:ins w:id="14219" w:author="Thomas Dietz" w:date="2012-08-13T14:10:00Z">
              <w:r>
                <w:t xml:space="preserve">          &lt;xs:documentation&gt;</w:t>
              </w:r>
            </w:ins>
          </w:p>
          <w:p w14:paraId="173957D5" w14:textId="77777777" w:rsidR="00E02224" w:rsidRDefault="00E02224" w:rsidP="00E02224">
            <w:pPr>
              <w:pStyle w:val="XML1"/>
              <w:rPr>
                <w:ins w:id="14220" w:author="Thomas Dietz" w:date="2012-08-13T14:10:00Z"/>
              </w:rPr>
            </w:pPr>
            <w:ins w:id="14221" w:author="Thomas Dietz" w:date="2012-08-13T14:10:00Z">
              <w:r>
                <w:t xml:space="preserve">            Indicates presence of the GRE checksum.</w:t>
              </w:r>
            </w:ins>
          </w:p>
          <w:p w14:paraId="0DEB4732" w14:textId="77777777" w:rsidR="00E02224" w:rsidRDefault="00E02224" w:rsidP="00E02224">
            <w:pPr>
              <w:pStyle w:val="XML1"/>
              <w:rPr>
                <w:ins w:id="14222" w:author="Thomas Dietz" w:date="2012-08-13T14:10:00Z"/>
              </w:rPr>
            </w:pPr>
            <w:ins w:id="14223" w:author="Thomas Dietz" w:date="2012-08-13T14:10:00Z">
              <w:r>
                <w:t xml:space="preserve">          &lt;/xs:documentation&gt;</w:t>
              </w:r>
            </w:ins>
          </w:p>
          <w:p w14:paraId="16170137" w14:textId="77777777" w:rsidR="00E02224" w:rsidRDefault="00E02224" w:rsidP="00E02224">
            <w:pPr>
              <w:pStyle w:val="XML1"/>
              <w:rPr>
                <w:ins w:id="14224" w:author="Thomas Dietz" w:date="2012-08-13T14:10:00Z"/>
              </w:rPr>
            </w:pPr>
            <w:ins w:id="14225" w:author="Thomas Dietz" w:date="2012-08-13T14:10:00Z">
              <w:r>
                <w:t xml:space="preserve">        &lt;/xs:annotation&gt;</w:t>
              </w:r>
            </w:ins>
          </w:p>
          <w:p w14:paraId="0B96495D" w14:textId="77777777" w:rsidR="00E02224" w:rsidRDefault="00E02224" w:rsidP="00E02224">
            <w:pPr>
              <w:pStyle w:val="XML1"/>
              <w:rPr>
                <w:ins w:id="14226" w:author="Thomas Dietz" w:date="2012-08-13T14:10:00Z"/>
              </w:rPr>
            </w:pPr>
            <w:ins w:id="14227" w:author="Thomas Dietz" w:date="2012-08-13T14:10:00Z">
              <w:r>
                <w:t xml:space="preserve">      &lt;/xs:element&gt;</w:t>
              </w:r>
            </w:ins>
          </w:p>
          <w:p w14:paraId="1F8938F9" w14:textId="77777777" w:rsidR="00E02224" w:rsidRDefault="00E02224" w:rsidP="00E02224">
            <w:pPr>
              <w:pStyle w:val="XML1"/>
              <w:rPr>
                <w:ins w:id="14228" w:author="Thomas Dietz" w:date="2012-08-13T14:10:00Z"/>
              </w:rPr>
            </w:pPr>
            <w:ins w:id="14229" w:author="Thomas Dietz" w:date="2012-08-13T14:10:00Z">
              <w:r>
                <w:t xml:space="preserve">      &lt;xs:element name="key-present"  type="xs:boolean"&gt;</w:t>
              </w:r>
            </w:ins>
          </w:p>
          <w:p w14:paraId="6E5B672B" w14:textId="77777777" w:rsidR="00E02224" w:rsidRDefault="00E02224" w:rsidP="00E02224">
            <w:pPr>
              <w:pStyle w:val="XML1"/>
              <w:rPr>
                <w:ins w:id="14230" w:author="Thomas Dietz" w:date="2012-08-13T14:10:00Z"/>
              </w:rPr>
            </w:pPr>
            <w:ins w:id="14231" w:author="Thomas Dietz" w:date="2012-08-13T14:10:00Z">
              <w:r>
                <w:t xml:space="preserve">        &lt;xs:annotation&gt;</w:t>
              </w:r>
            </w:ins>
          </w:p>
          <w:p w14:paraId="4391DE19" w14:textId="77777777" w:rsidR="00E02224" w:rsidRDefault="00E02224" w:rsidP="00E02224">
            <w:pPr>
              <w:pStyle w:val="XML1"/>
              <w:rPr>
                <w:ins w:id="14232" w:author="Thomas Dietz" w:date="2012-08-13T14:10:00Z"/>
              </w:rPr>
            </w:pPr>
            <w:ins w:id="14233" w:author="Thomas Dietz" w:date="2012-08-13T14:10:00Z">
              <w:r>
                <w:t xml:space="preserve">          &lt;xs:documentation&gt;</w:t>
              </w:r>
            </w:ins>
          </w:p>
          <w:p w14:paraId="4E023A20" w14:textId="77777777" w:rsidR="00E02224" w:rsidRDefault="00E02224" w:rsidP="00E02224">
            <w:pPr>
              <w:pStyle w:val="XML1"/>
              <w:rPr>
                <w:ins w:id="14234" w:author="Thomas Dietz" w:date="2012-08-13T14:10:00Z"/>
              </w:rPr>
            </w:pPr>
            <w:ins w:id="14235" w:author="Thomas Dietz" w:date="2012-08-13T14:10:00Z">
              <w:r>
                <w:t xml:space="preserve">            Indicates presence of the GRE key.</w:t>
              </w:r>
            </w:ins>
          </w:p>
          <w:p w14:paraId="467CBDAF" w14:textId="77777777" w:rsidR="00E02224" w:rsidRDefault="00E02224" w:rsidP="00E02224">
            <w:pPr>
              <w:pStyle w:val="XML1"/>
              <w:rPr>
                <w:ins w:id="14236" w:author="Thomas Dietz" w:date="2012-08-13T14:10:00Z"/>
              </w:rPr>
            </w:pPr>
            <w:ins w:id="14237" w:author="Thomas Dietz" w:date="2012-08-13T14:10:00Z">
              <w:r>
                <w:t xml:space="preserve">          &lt;/xs:documentation&gt;</w:t>
              </w:r>
            </w:ins>
          </w:p>
          <w:p w14:paraId="3A85B72B" w14:textId="77777777" w:rsidR="00E02224" w:rsidRDefault="00E02224" w:rsidP="00E02224">
            <w:pPr>
              <w:pStyle w:val="XML1"/>
              <w:rPr>
                <w:ins w:id="14238" w:author="Thomas Dietz" w:date="2012-08-13T14:10:00Z"/>
              </w:rPr>
            </w:pPr>
            <w:ins w:id="14239" w:author="Thomas Dietz" w:date="2012-08-13T14:10:00Z">
              <w:r>
                <w:t xml:space="preserve">        &lt;/xs:annotation&gt;</w:t>
              </w:r>
            </w:ins>
          </w:p>
          <w:p w14:paraId="36D0C93C" w14:textId="77777777" w:rsidR="00E02224" w:rsidRDefault="00E02224" w:rsidP="00E02224">
            <w:pPr>
              <w:pStyle w:val="XML1"/>
              <w:rPr>
                <w:ins w:id="14240" w:author="Thomas Dietz" w:date="2012-08-13T14:10:00Z"/>
              </w:rPr>
            </w:pPr>
            <w:ins w:id="14241" w:author="Thomas Dietz" w:date="2012-08-13T14:10:00Z">
              <w:r>
                <w:t xml:space="preserve">      &lt;/xs:element&gt;</w:t>
              </w:r>
            </w:ins>
          </w:p>
          <w:p w14:paraId="02C4C9C2" w14:textId="77777777" w:rsidR="00E02224" w:rsidRDefault="00E02224" w:rsidP="00E02224">
            <w:pPr>
              <w:pStyle w:val="XML1"/>
              <w:rPr>
                <w:ins w:id="14242" w:author="Thomas Dietz" w:date="2012-08-13T14:10:00Z"/>
              </w:rPr>
            </w:pPr>
            <w:ins w:id="14243" w:author="Thomas Dietz" w:date="2012-08-13T14:10:00Z">
              <w:r>
                <w:t xml:space="preserve">      &lt;xs:element name="key"  type="xs:unsignedInt"&gt;</w:t>
              </w:r>
            </w:ins>
          </w:p>
          <w:p w14:paraId="527CCB7A" w14:textId="77777777" w:rsidR="00E02224" w:rsidRDefault="00E02224" w:rsidP="00E02224">
            <w:pPr>
              <w:pStyle w:val="XML1"/>
              <w:rPr>
                <w:ins w:id="14244" w:author="Thomas Dietz" w:date="2012-08-13T14:10:00Z"/>
              </w:rPr>
            </w:pPr>
            <w:ins w:id="14245" w:author="Thomas Dietz" w:date="2012-08-13T14:10:00Z">
              <w:r>
                <w:lastRenderedPageBreak/>
                <w:t xml:space="preserve">        &lt;xs:annotation&gt;</w:t>
              </w:r>
            </w:ins>
          </w:p>
          <w:p w14:paraId="1896E36A" w14:textId="77777777" w:rsidR="00E02224" w:rsidRDefault="00E02224" w:rsidP="00E02224">
            <w:pPr>
              <w:pStyle w:val="XML1"/>
              <w:rPr>
                <w:ins w:id="14246" w:author="Thomas Dietz" w:date="2012-08-13T14:10:00Z"/>
              </w:rPr>
            </w:pPr>
            <w:ins w:id="14247" w:author="Thomas Dietz" w:date="2012-08-13T14:10:00Z">
              <w:r>
                <w:t xml:space="preserve">          &lt;xs:documentation&gt;</w:t>
              </w:r>
            </w:ins>
          </w:p>
          <w:p w14:paraId="6F9F06B0" w14:textId="77777777" w:rsidR="00E02224" w:rsidRDefault="00E02224" w:rsidP="00E02224">
            <w:pPr>
              <w:pStyle w:val="XML1"/>
              <w:rPr>
                <w:ins w:id="14248" w:author="Thomas Dietz" w:date="2012-08-13T14:10:00Z"/>
              </w:rPr>
            </w:pPr>
            <w:ins w:id="14249" w:author="Thomas Dietz" w:date="2012-08-13T14:10:00Z">
              <w:r>
                <w:t xml:space="preserve">            The (optional) key of the GRE tunnel.  It MAY</w:t>
              </w:r>
            </w:ins>
          </w:p>
          <w:p w14:paraId="42D07C15" w14:textId="77777777" w:rsidR="00E02224" w:rsidRDefault="00E02224" w:rsidP="00E02224">
            <w:pPr>
              <w:pStyle w:val="XML1"/>
              <w:rPr>
                <w:ins w:id="14250" w:author="Thomas Dietz" w:date="2012-08-13T14:10:00Z"/>
              </w:rPr>
            </w:pPr>
            <w:ins w:id="14251" w:author="Thomas Dietz" w:date="2012-08-13T14:10:00Z">
              <w:r>
                <w:t xml:space="preserve">            be used to set the OXM_OF_TUNNEL_ID match field metadata </w:t>
              </w:r>
            </w:ins>
          </w:p>
          <w:p w14:paraId="53350BEB" w14:textId="77777777" w:rsidR="00E02224" w:rsidRDefault="00E02224" w:rsidP="00E02224">
            <w:pPr>
              <w:pStyle w:val="XML1"/>
              <w:rPr>
                <w:ins w:id="14252" w:author="Thomas Dietz" w:date="2012-08-13T14:10:00Z"/>
              </w:rPr>
            </w:pPr>
            <w:ins w:id="14253" w:author="Thomas Dietz" w:date="2012-08-13T14:10:00Z">
              <w:r>
                <w:t xml:space="preserve">            in the OpenFlow protocol</w:t>
              </w:r>
            </w:ins>
          </w:p>
          <w:p w14:paraId="35170B7E" w14:textId="77777777" w:rsidR="00E02224" w:rsidRDefault="00E02224" w:rsidP="00E02224">
            <w:pPr>
              <w:pStyle w:val="XML1"/>
              <w:rPr>
                <w:ins w:id="14254" w:author="Thomas Dietz" w:date="2012-08-13T14:10:00Z"/>
              </w:rPr>
            </w:pPr>
            <w:ins w:id="14255" w:author="Thomas Dietz" w:date="2012-08-13T14:10:00Z">
              <w:r>
                <w:t xml:space="preserve">          &lt;/xs:documentation&gt;</w:t>
              </w:r>
            </w:ins>
          </w:p>
          <w:p w14:paraId="5020A170" w14:textId="77777777" w:rsidR="00E02224" w:rsidRDefault="00E02224" w:rsidP="00E02224">
            <w:pPr>
              <w:pStyle w:val="XML1"/>
              <w:rPr>
                <w:ins w:id="14256" w:author="Thomas Dietz" w:date="2012-08-13T14:10:00Z"/>
              </w:rPr>
            </w:pPr>
            <w:ins w:id="14257" w:author="Thomas Dietz" w:date="2012-08-13T14:10:00Z">
              <w:r>
                <w:t xml:space="preserve">        &lt;/xs:annotation&gt;</w:t>
              </w:r>
            </w:ins>
          </w:p>
          <w:p w14:paraId="0EDE162A" w14:textId="77777777" w:rsidR="00E02224" w:rsidRDefault="00E02224" w:rsidP="00E02224">
            <w:pPr>
              <w:pStyle w:val="XML1"/>
              <w:rPr>
                <w:ins w:id="14258" w:author="Thomas Dietz" w:date="2012-08-13T14:10:00Z"/>
              </w:rPr>
            </w:pPr>
            <w:ins w:id="14259" w:author="Thomas Dietz" w:date="2012-08-13T14:10:00Z">
              <w:r>
                <w:t xml:space="preserve">      &lt;/xs:element&gt;</w:t>
              </w:r>
            </w:ins>
          </w:p>
          <w:p w14:paraId="7904FFE1" w14:textId="77777777" w:rsidR="00E02224" w:rsidRDefault="00E02224" w:rsidP="00E02224">
            <w:pPr>
              <w:pStyle w:val="XML1"/>
              <w:rPr>
                <w:ins w:id="14260" w:author="Thomas Dietz" w:date="2012-08-13T14:10:00Z"/>
              </w:rPr>
            </w:pPr>
            <w:ins w:id="14261" w:author="Thomas Dietz" w:date="2012-08-13T14:10:00Z">
              <w:r>
                <w:t xml:space="preserve">      &lt;xs:element name="sequence-number-present"  type="xs:boolean"&gt;</w:t>
              </w:r>
            </w:ins>
          </w:p>
          <w:p w14:paraId="4FD94489" w14:textId="77777777" w:rsidR="00E02224" w:rsidRDefault="00E02224" w:rsidP="00E02224">
            <w:pPr>
              <w:pStyle w:val="XML1"/>
              <w:rPr>
                <w:ins w:id="14262" w:author="Thomas Dietz" w:date="2012-08-13T14:10:00Z"/>
              </w:rPr>
            </w:pPr>
            <w:ins w:id="14263" w:author="Thomas Dietz" w:date="2012-08-13T14:10:00Z">
              <w:r>
                <w:t xml:space="preserve">        &lt;xs:annotation&gt;</w:t>
              </w:r>
            </w:ins>
          </w:p>
          <w:p w14:paraId="5D2727E4" w14:textId="77777777" w:rsidR="00E02224" w:rsidRDefault="00E02224" w:rsidP="00E02224">
            <w:pPr>
              <w:pStyle w:val="XML1"/>
              <w:rPr>
                <w:ins w:id="14264" w:author="Thomas Dietz" w:date="2012-08-13T14:10:00Z"/>
              </w:rPr>
            </w:pPr>
            <w:ins w:id="14265" w:author="Thomas Dietz" w:date="2012-08-13T14:10:00Z">
              <w:r>
                <w:t xml:space="preserve">          &lt;xs:documentation&gt;</w:t>
              </w:r>
            </w:ins>
          </w:p>
          <w:p w14:paraId="423233CA" w14:textId="77777777" w:rsidR="00E02224" w:rsidRDefault="00E02224" w:rsidP="00E02224">
            <w:pPr>
              <w:pStyle w:val="XML1"/>
              <w:rPr>
                <w:ins w:id="14266" w:author="Thomas Dietz" w:date="2012-08-13T14:10:00Z"/>
              </w:rPr>
            </w:pPr>
            <w:ins w:id="14267" w:author="Thomas Dietz" w:date="2012-08-13T14:10:00Z">
              <w:r>
                <w:t xml:space="preserve">            Indicates presence of the GRE sequence</w:t>
              </w:r>
            </w:ins>
          </w:p>
          <w:p w14:paraId="1AF99DAF" w14:textId="77777777" w:rsidR="00E02224" w:rsidRDefault="00E02224" w:rsidP="00E02224">
            <w:pPr>
              <w:pStyle w:val="XML1"/>
              <w:rPr>
                <w:ins w:id="14268" w:author="Thomas Dietz" w:date="2012-08-13T14:10:00Z"/>
              </w:rPr>
            </w:pPr>
            <w:ins w:id="14269" w:author="Thomas Dietz" w:date="2012-08-13T14:10:00Z">
              <w:r>
                <w:t xml:space="preserve">            number.</w:t>
              </w:r>
            </w:ins>
          </w:p>
          <w:p w14:paraId="7522F91E" w14:textId="77777777" w:rsidR="00E02224" w:rsidRDefault="00E02224" w:rsidP="00E02224">
            <w:pPr>
              <w:pStyle w:val="XML1"/>
              <w:rPr>
                <w:ins w:id="14270" w:author="Thomas Dietz" w:date="2012-08-13T14:10:00Z"/>
              </w:rPr>
            </w:pPr>
            <w:ins w:id="14271" w:author="Thomas Dietz" w:date="2012-08-13T14:10:00Z">
              <w:r>
                <w:t xml:space="preserve">          &lt;/xs:documentation&gt;</w:t>
              </w:r>
            </w:ins>
          </w:p>
          <w:p w14:paraId="59BBFD17" w14:textId="77777777" w:rsidR="00E02224" w:rsidRDefault="00E02224" w:rsidP="00E02224">
            <w:pPr>
              <w:pStyle w:val="XML1"/>
              <w:rPr>
                <w:ins w:id="14272" w:author="Thomas Dietz" w:date="2012-08-13T14:10:00Z"/>
              </w:rPr>
            </w:pPr>
            <w:ins w:id="14273" w:author="Thomas Dietz" w:date="2012-08-13T14:10:00Z">
              <w:r>
                <w:t xml:space="preserve">        &lt;/xs:annotation&gt;</w:t>
              </w:r>
            </w:ins>
          </w:p>
          <w:p w14:paraId="1BE94BAD" w14:textId="77777777" w:rsidR="00E02224" w:rsidRDefault="00E02224" w:rsidP="00E02224">
            <w:pPr>
              <w:pStyle w:val="XML1"/>
              <w:rPr>
                <w:ins w:id="14274" w:author="Thomas Dietz" w:date="2012-08-13T14:10:00Z"/>
              </w:rPr>
            </w:pPr>
            <w:ins w:id="14275" w:author="Thomas Dietz" w:date="2012-08-13T14:10:00Z">
              <w:r>
                <w:t xml:space="preserve">      &lt;/xs:element&gt;</w:t>
              </w:r>
            </w:ins>
          </w:p>
          <w:p w14:paraId="6008EA09" w14:textId="77777777" w:rsidR="00E02224" w:rsidRDefault="00E02224" w:rsidP="00E02224">
            <w:pPr>
              <w:pStyle w:val="XML1"/>
              <w:rPr>
                <w:ins w:id="14276" w:author="Thomas Dietz" w:date="2012-08-13T14:10:00Z"/>
              </w:rPr>
            </w:pPr>
            <w:ins w:id="14277" w:author="Thomas Dietz" w:date="2012-08-13T14:10:00Z">
              <w:r>
                <w:t xml:space="preserve">    &lt;/xs:sequence&gt;</w:t>
              </w:r>
            </w:ins>
          </w:p>
          <w:p w14:paraId="51075254" w14:textId="77777777" w:rsidR="00E02224" w:rsidRDefault="00E02224" w:rsidP="00E02224">
            <w:pPr>
              <w:pStyle w:val="XML1"/>
              <w:rPr>
                <w:ins w:id="14278" w:author="Thomas Dietz" w:date="2012-08-13T14:10:00Z"/>
              </w:rPr>
            </w:pPr>
            <w:ins w:id="14279" w:author="Thomas Dietz" w:date="2012-08-13T14:10:00Z">
              <w:r>
                <w:t xml:space="preserve">  &lt;/xs:group&gt;</w:t>
              </w:r>
            </w:ins>
          </w:p>
          <w:p w14:paraId="20EE5269" w14:textId="77777777" w:rsidR="00E02224" w:rsidRDefault="00E02224" w:rsidP="00E02224">
            <w:pPr>
              <w:pStyle w:val="XML1"/>
              <w:rPr>
                <w:ins w:id="14280" w:author="Thomas Dietz" w:date="2012-08-13T14:14:00Z"/>
              </w:rPr>
            </w:pPr>
          </w:p>
          <w:p w14:paraId="51A621FC" w14:textId="77777777" w:rsidR="00E02224" w:rsidRDefault="00E02224" w:rsidP="00E02224">
            <w:pPr>
              <w:pStyle w:val="XML1"/>
              <w:rPr>
                <w:ins w:id="14281" w:author="Thomas Dietz" w:date="2012-08-13T14:14:00Z"/>
              </w:rPr>
            </w:pPr>
            <w:ins w:id="14282" w:author="Thomas Dietz" w:date="2012-08-13T14:14:00Z">
              <w:r>
                <w:t xml:space="preserve">  &lt;xs:group name="OFPortVXLANTunnelType"&gt;</w:t>
              </w:r>
            </w:ins>
          </w:p>
          <w:p w14:paraId="6D72A852" w14:textId="77777777" w:rsidR="00E02224" w:rsidRDefault="00E02224" w:rsidP="00E02224">
            <w:pPr>
              <w:pStyle w:val="XML1"/>
              <w:rPr>
                <w:ins w:id="14283" w:author="Thomas Dietz" w:date="2012-08-13T14:14:00Z"/>
              </w:rPr>
            </w:pPr>
            <w:ins w:id="14284" w:author="Thomas Dietz" w:date="2012-08-13T14:14:00Z">
              <w:r>
                <w:t xml:space="preserve">    &lt;xs:annotation&gt;</w:t>
              </w:r>
            </w:ins>
          </w:p>
          <w:p w14:paraId="62B04D0B" w14:textId="77777777" w:rsidR="00E02224" w:rsidRDefault="00E02224" w:rsidP="00E02224">
            <w:pPr>
              <w:pStyle w:val="XML1"/>
              <w:rPr>
                <w:ins w:id="14285" w:author="Thomas Dietz" w:date="2012-08-13T14:14:00Z"/>
              </w:rPr>
            </w:pPr>
            <w:ins w:id="14286" w:author="Thomas Dietz" w:date="2012-08-13T14:14:00Z">
              <w:r>
                <w:t xml:space="preserve">      &lt;xs:documentation&gt;</w:t>
              </w:r>
            </w:ins>
          </w:p>
          <w:p w14:paraId="2088978F" w14:textId="77777777" w:rsidR="00E02224" w:rsidRDefault="00E02224" w:rsidP="00E02224">
            <w:pPr>
              <w:pStyle w:val="XML1"/>
              <w:rPr>
                <w:ins w:id="14287" w:author="Thomas Dietz" w:date="2012-08-13T14:14:00Z"/>
              </w:rPr>
            </w:pPr>
            <w:ins w:id="14288" w:author="Thomas Dietz" w:date="2012-08-13T14:14:00Z">
              <w:r>
                <w:t xml:space="preserve">        Properties of a VxLAN tunnel.</w:t>
              </w:r>
            </w:ins>
          </w:p>
          <w:p w14:paraId="332B0664" w14:textId="77777777" w:rsidR="00E02224" w:rsidRDefault="00E02224" w:rsidP="00E02224">
            <w:pPr>
              <w:pStyle w:val="XML1"/>
              <w:rPr>
                <w:ins w:id="14289" w:author="Thomas Dietz" w:date="2012-08-13T14:14:00Z"/>
              </w:rPr>
            </w:pPr>
            <w:ins w:id="14290" w:author="Thomas Dietz" w:date="2012-08-13T14:14:00Z">
              <w:r>
                <w:t xml:space="preserve">      &lt;/xs:documentation&gt;</w:t>
              </w:r>
            </w:ins>
          </w:p>
          <w:p w14:paraId="14A10212" w14:textId="77777777" w:rsidR="00E02224" w:rsidRDefault="00E02224" w:rsidP="00E02224">
            <w:pPr>
              <w:pStyle w:val="XML1"/>
              <w:rPr>
                <w:ins w:id="14291" w:author="Thomas Dietz" w:date="2012-08-13T14:14:00Z"/>
              </w:rPr>
            </w:pPr>
            <w:ins w:id="14292" w:author="Thomas Dietz" w:date="2012-08-13T14:14:00Z">
              <w:r>
                <w:t xml:space="preserve">    &lt;/xs:annotation&gt;</w:t>
              </w:r>
            </w:ins>
          </w:p>
          <w:p w14:paraId="7FD93AE9" w14:textId="77777777" w:rsidR="00E02224" w:rsidRDefault="00E02224" w:rsidP="00E02224">
            <w:pPr>
              <w:pStyle w:val="XML1"/>
              <w:rPr>
                <w:ins w:id="14293" w:author="Thomas Dietz" w:date="2012-08-13T14:14:00Z"/>
              </w:rPr>
            </w:pPr>
          </w:p>
          <w:p w14:paraId="4BB5FCB2" w14:textId="77777777" w:rsidR="00E02224" w:rsidRDefault="00E02224" w:rsidP="00E02224">
            <w:pPr>
              <w:pStyle w:val="XML1"/>
              <w:rPr>
                <w:ins w:id="14294" w:author="Thomas Dietz" w:date="2012-08-13T14:14:00Z"/>
              </w:rPr>
            </w:pPr>
            <w:ins w:id="14295" w:author="Thomas Dietz" w:date="2012-08-13T14:14:00Z">
              <w:r>
                <w:t xml:space="preserve">    &lt;xs:sequence&gt;</w:t>
              </w:r>
            </w:ins>
          </w:p>
          <w:p w14:paraId="1FAC22D7" w14:textId="77777777" w:rsidR="00E02224" w:rsidRDefault="00E02224" w:rsidP="00E02224">
            <w:pPr>
              <w:pStyle w:val="XML1"/>
              <w:rPr>
                <w:ins w:id="14296" w:author="Thomas Dietz" w:date="2012-08-13T14:14:00Z"/>
              </w:rPr>
            </w:pPr>
            <w:ins w:id="14297" w:author="Thomas Dietz" w:date="2012-08-13T14:14:00Z">
              <w:r>
                <w:t xml:space="preserve">      &lt;xs:group ref="OFPortBaseTunnelType"/&gt;</w:t>
              </w:r>
            </w:ins>
          </w:p>
          <w:p w14:paraId="29C15458" w14:textId="77777777" w:rsidR="00E02224" w:rsidRDefault="00E02224" w:rsidP="00E02224">
            <w:pPr>
              <w:pStyle w:val="XML1"/>
              <w:rPr>
                <w:ins w:id="14298" w:author="Thomas Dietz" w:date="2012-08-13T14:14:00Z"/>
              </w:rPr>
            </w:pPr>
            <w:ins w:id="14299" w:author="Thomas Dietz" w:date="2012-08-13T14:14:00Z">
              <w:r>
                <w:t xml:space="preserve">      &lt;xs:element name="vni-valid"  type="xs:boolean"&gt;</w:t>
              </w:r>
            </w:ins>
          </w:p>
          <w:p w14:paraId="78CD7D52" w14:textId="77777777" w:rsidR="00E02224" w:rsidRDefault="00E02224" w:rsidP="00E02224">
            <w:pPr>
              <w:pStyle w:val="XML1"/>
              <w:rPr>
                <w:ins w:id="14300" w:author="Thomas Dietz" w:date="2012-08-13T14:14:00Z"/>
              </w:rPr>
            </w:pPr>
            <w:ins w:id="14301" w:author="Thomas Dietz" w:date="2012-08-13T14:14:00Z">
              <w:r>
                <w:t xml:space="preserve">        &lt;xs:annotation&gt;</w:t>
              </w:r>
            </w:ins>
          </w:p>
          <w:p w14:paraId="7E4DAC52" w14:textId="77777777" w:rsidR="00E02224" w:rsidRDefault="00E02224" w:rsidP="00E02224">
            <w:pPr>
              <w:pStyle w:val="XML1"/>
              <w:rPr>
                <w:ins w:id="14302" w:author="Thomas Dietz" w:date="2012-08-13T14:14:00Z"/>
              </w:rPr>
            </w:pPr>
            <w:ins w:id="14303" w:author="Thomas Dietz" w:date="2012-08-13T14:14:00Z">
              <w:r>
                <w:t xml:space="preserve">          &lt;xs:documentation&gt;</w:t>
              </w:r>
            </w:ins>
          </w:p>
          <w:p w14:paraId="04D8B776" w14:textId="77777777" w:rsidR="00E02224" w:rsidRDefault="00E02224" w:rsidP="00E02224">
            <w:pPr>
              <w:pStyle w:val="XML1"/>
              <w:rPr>
                <w:ins w:id="14304" w:author="Thomas Dietz" w:date="2012-08-13T14:14:00Z"/>
              </w:rPr>
            </w:pPr>
            <w:ins w:id="14305" w:author="Thomas Dietz" w:date="2012-08-13T14:14:00Z">
              <w:r>
                <w:t xml:space="preserve">            Indicates how the corresponding flag should be</w:t>
              </w:r>
            </w:ins>
          </w:p>
          <w:p w14:paraId="0902CC1D" w14:textId="77777777" w:rsidR="00E02224" w:rsidRDefault="00E02224" w:rsidP="00E02224">
            <w:pPr>
              <w:pStyle w:val="XML1"/>
              <w:rPr>
                <w:ins w:id="14306" w:author="Thomas Dietz" w:date="2012-08-13T14:14:00Z"/>
              </w:rPr>
            </w:pPr>
            <w:ins w:id="14307" w:author="Thomas Dietz" w:date="2012-08-13T14:14:00Z">
              <w:r>
                <w:t xml:space="preserve">            set in packets sent on the tunnel.</w:t>
              </w:r>
            </w:ins>
          </w:p>
          <w:p w14:paraId="4B5D2863" w14:textId="77777777" w:rsidR="00E02224" w:rsidRDefault="00E02224" w:rsidP="00E02224">
            <w:pPr>
              <w:pStyle w:val="XML1"/>
              <w:rPr>
                <w:ins w:id="14308" w:author="Thomas Dietz" w:date="2012-08-13T14:14:00Z"/>
              </w:rPr>
            </w:pPr>
            <w:ins w:id="14309" w:author="Thomas Dietz" w:date="2012-08-13T14:14:00Z">
              <w:r>
                <w:t xml:space="preserve">          &lt;/xs:documentation&gt;</w:t>
              </w:r>
            </w:ins>
          </w:p>
          <w:p w14:paraId="4FE32C1D" w14:textId="77777777" w:rsidR="00E02224" w:rsidRDefault="00E02224" w:rsidP="00E02224">
            <w:pPr>
              <w:pStyle w:val="XML1"/>
              <w:rPr>
                <w:ins w:id="14310" w:author="Thomas Dietz" w:date="2012-08-13T14:14:00Z"/>
              </w:rPr>
            </w:pPr>
            <w:ins w:id="14311" w:author="Thomas Dietz" w:date="2012-08-13T14:14:00Z">
              <w:r>
                <w:t xml:space="preserve">        &lt;/xs:annotation&gt;</w:t>
              </w:r>
            </w:ins>
          </w:p>
          <w:p w14:paraId="59203FAE" w14:textId="77777777" w:rsidR="00E02224" w:rsidRDefault="00E02224" w:rsidP="00E02224">
            <w:pPr>
              <w:pStyle w:val="XML1"/>
              <w:rPr>
                <w:ins w:id="14312" w:author="Thomas Dietz" w:date="2012-08-13T14:14:00Z"/>
              </w:rPr>
            </w:pPr>
            <w:ins w:id="14313" w:author="Thomas Dietz" w:date="2012-08-13T14:14:00Z">
              <w:r>
                <w:t xml:space="preserve">      &lt;/xs:element&gt;</w:t>
              </w:r>
            </w:ins>
          </w:p>
          <w:p w14:paraId="4537ECAC" w14:textId="77777777" w:rsidR="00E02224" w:rsidRDefault="00E02224" w:rsidP="00E02224">
            <w:pPr>
              <w:pStyle w:val="XML1"/>
              <w:rPr>
                <w:ins w:id="14314" w:author="Thomas Dietz" w:date="2012-08-13T14:14:00Z"/>
              </w:rPr>
            </w:pPr>
            <w:ins w:id="14315" w:author="Thomas Dietz" w:date="2012-08-13T14:14:00Z">
              <w:r>
                <w:t xml:space="preserve">      &lt;xs:element name="vni"  type="xs:unsignedInt"&gt;</w:t>
              </w:r>
            </w:ins>
          </w:p>
          <w:p w14:paraId="0D7F62FF" w14:textId="77777777" w:rsidR="00E02224" w:rsidRDefault="00E02224" w:rsidP="00E02224">
            <w:pPr>
              <w:pStyle w:val="XML1"/>
              <w:rPr>
                <w:ins w:id="14316" w:author="Thomas Dietz" w:date="2012-08-13T14:14:00Z"/>
              </w:rPr>
            </w:pPr>
            <w:ins w:id="14317" w:author="Thomas Dietz" w:date="2012-08-13T14:14:00Z">
              <w:r>
                <w:t xml:space="preserve">        &lt;xs:annotation&gt;</w:t>
              </w:r>
            </w:ins>
          </w:p>
          <w:p w14:paraId="6B058250" w14:textId="77777777" w:rsidR="00E02224" w:rsidRDefault="00E02224" w:rsidP="00E02224">
            <w:pPr>
              <w:pStyle w:val="XML1"/>
              <w:rPr>
                <w:ins w:id="14318" w:author="Thomas Dietz" w:date="2012-08-13T14:14:00Z"/>
              </w:rPr>
            </w:pPr>
            <w:ins w:id="14319" w:author="Thomas Dietz" w:date="2012-08-13T14:14:00Z">
              <w:r>
                <w:t xml:space="preserve">          &lt;xs:documentation&gt;</w:t>
              </w:r>
            </w:ins>
          </w:p>
          <w:p w14:paraId="4D65214F" w14:textId="77777777" w:rsidR="00E02224" w:rsidRDefault="00E02224" w:rsidP="00E02224">
            <w:pPr>
              <w:pStyle w:val="XML1"/>
              <w:rPr>
                <w:ins w:id="14320" w:author="Thomas Dietz" w:date="2012-08-13T14:14:00Z"/>
              </w:rPr>
            </w:pPr>
            <w:ins w:id="14321" w:author="Thomas Dietz" w:date="2012-08-13T14:14:00Z">
              <w:r>
                <w:t xml:space="preserve">            Virtual network identifier assigned to all</w:t>
              </w:r>
            </w:ins>
          </w:p>
          <w:p w14:paraId="3BBBC345" w14:textId="77777777" w:rsidR="00E02224" w:rsidRDefault="00E02224" w:rsidP="00E02224">
            <w:pPr>
              <w:pStyle w:val="XML1"/>
              <w:rPr>
                <w:ins w:id="14322" w:author="Thomas Dietz" w:date="2012-08-13T14:14:00Z"/>
              </w:rPr>
            </w:pPr>
            <w:ins w:id="14323" w:author="Thomas Dietz" w:date="2012-08-13T14:14:00Z">
              <w:r>
                <w:t xml:space="preserve">            packets sent on the tunnel.  A VxLAN  implementation MAY </w:t>
              </w:r>
            </w:ins>
          </w:p>
          <w:p w14:paraId="2D3EF34D" w14:textId="77777777" w:rsidR="00E02224" w:rsidRDefault="00E02224" w:rsidP="00E02224">
            <w:pPr>
              <w:pStyle w:val="XML1"/>
              <w:rPr>
                <w:ins w:id="14324" w:author="Thomas Dietz" w:date="2012-08-13T14:14:00Z"/>
              </w:rPr>
            </w:pPr>
            <w:ins w:id="14325" w:author="Thomas Dietz" w:date="2012-08-13T14:14:00Z">
              <w:r>
                <w:t xml:space="preserve">            use the this element to set the OXM_OF_TUNNEL_ID match </w:t>
              </w:r>
            </w:ins>
          </w:p>
          <w:p w14:paraId="6308A484" w14:textId="77777777" w:rsidR="00E02224" w:rsidRDefault="00E02224" w:rsidP="00E02224">
            <w:pPr>
              <w:pStyle w:val="XML1"/>
              <w:rPr>
                <w:ins w:id="14326" w:author="Thomas Dietz" w:date="2012-08-13T14:14:00Z"/>
              </w:rPr>
            </w:pPr>
            <w:ins w:id="14327" w:author="Thomas Dietz" w:date="2012-08-13T14:14:00Z">
              <w:r>
                <w:t xml:space="preserve">            field metadata in the OpenFlow protocol.</w:t>
              </w:r>
            </w:ins>
          </w:p>
          <w:p w14:paraId="5D9C4A19" w14:textId="77777777" w:rsidR="00E02224" w:rsidRDefault="00E02224" w:rsidP="00E02224">
            <w:pPr>
              <w:pStyle w:val="XML1"/>
              <w:rPr>
                <w:ins w:id="14328" w:author="Thomas Dietz" w:date="2012-08-13T14:14:00Z"/>
              </w:rPr>
            </w:pPr>
            <w:ins w:id="14329" w:author="Thomas Dietz" w:date="2012-08-13T14:14:00Z">
              <w:r>
                <w:t xml:space="preserve">          &lt;/xs:documentation&gt;</w:t>
              </w:r>
            </w:ins>
          </w:p>
          <w:p w14:paraId="4FD37B5F" w14:textId="77777777" w:rsidR="00E02224" w:rsidRDefault="00E02224" w:rsidP="00E02224">
            <w:pPr>
              <w:pStyle w:val="XML1"/>
              <w:rPr>
                <w:ins w:id="14330" w:author="Thomas Dietz" w:date="2012-08-13T14:14:00Z"/>
              </w:rPr>
            </w:pPr>
            <w:ins w:id="14331" w:author="Thomas Dietz" w:date="2012-08-13T14:14:00Z">
              <w:r>
                <w:t xml:space="preserve">        &lt;/xs:annotation&gt;</w:t>
              </w:r>
            </w:ins>
          </w:p>
          <w:p w14:paraId="7F30C0A0" w14:textId="77777777" w:rsidR="00E02224" w:rsidRDefault="00E02224" w:rsidP="00E02224">
            <w:pPr>
              <w:pStyle w:val="XML1"/>
              <w:rPr>
                <w:ins w:id="14332" w:author="Thomas Dietz" w:date="2012-08-13T14:14:00Z"/>
              </w:rPr>
            </w:pPr>
            <w:ins w:id="14333" w:author="Thomas Dietz" w:date="2012-08-13T14:14:00Z">
              <w:r>
                <w:t xml:space="preserve">      &lt;/xs:element&gt;</w:t>
              </w:r>
            </w:ins>
          </w:p>
          <w:p w14:paraId="0C5AC785" w14:textId="77777777" w:rsidR="00E02224" w:rsidRDefault="00E02224" w:rsidP="00E02224">
            <w:pPr>
              <w:pStyle w:val="XML1"/>
              <w:rPr>
                <w:ins w:id="14334" w:author="Thomas Dietz" w:date="2012-08-13T14:14:00Z"/>
              </w:rPr>
            </w:pPr>
            <w:ins w:id="14335" w:author="Thomas Dietz" w:date="2012-08-13T14:14:00Z">
              <w:r>
                <w:t xml:space="preserve">      &lt;xs:element name="vni-multicast-group"  type="inet:ip-address"&gt;</w:t>
              </w:r>
            </w:ins>
          </w:p>
          <w:p w14:paraId="11A4E381" w14:textId="77777777" w:rsidR="00E02224" w:rsidRDefault="00E02224" w:rsidP="00E02224">
            <w:pPr>
              <w:pStyle w:val="XML1"/>
              <w:rPr>
                <w:ins w:id="14336" w:author="Thomas Dietz" w:date="2012-08-13T14:14:00Z"/>
              </w:rPr>
            </w:pPr>
            <w:ins w:id="14337" w:author="Thomas Dietz" w:date="2012-08-13T14:14:00Z">
              <w:r>
                <w:t xml:space="preserve">        &lt;xs:annotation&gt;</w:t>
              </w:r>
            </w:ins>
          </w:p>
          <w:p w14:paraId="7DB88973" w14:textId="77777777" w:rsidR="00E02224" w:rsidRDefault="00E02224" w:rsidP="00E02224">
            <w:pPr>
              <w:pStyle w:val="XML1"/>
              <w:rPr>
                <w:ins w:id="14338" w:author="Thomas Dietz" w:date="2012-08-13T14:14:00Z"/>
              </w:rPr>
            </w:pPr>
            <w:ins w:id="14339" w:author="Thomas Dietz" w:date="2012-08-13T14:14:00Z">
              <w:r>
                <w:t xml:space="preserve">          &lt;xs:documentation&gt;</w:t>
              </w:r>
            </w:ins>
          </w:p>
          <w:p w14:paraId="2B7E0CD2" w14:textId="77777777" w:rsidR="00E02224" w:rsidRDefault="00E02224" w:rsidP="00E02224">
            <w:pPr>
              <w:pStyle w:val="XML1"/>
              <w:rPr>
                <w:ins w:id="14340" w:author="Thomas Dietz" w:date="2012-08-13T14:14:00Z"/>
              </w:rPr>
            </w:pPr>
            <w:ins w:id="14341" w:author="Thomas Dietz" w:date="2012-08-13T14:14:00Z">
              <w:r>
                <w:t xml:space="preserve">            If IP multicast is used to support broadcast</w:t>
              </w:r>
            </w:ins>
          </w:p>
          <w:p w14:paraId="1DBE9A80" w14:textId="77777777" w:rsidR="00E02224" w:rsidRDefault="00E02224" w:rsidP="00E02224">
            <w:pPr>
              <w:pStyle w:val="XML1"/>
              <w:rPr>
                <w:ins w:id="14342" w:author="Thomas Dietz" w:date="2012-08-13T14:14:00Z"/>
              </w:rPr>
            </w:pPr>
            <w:ins w:id="14343" w:author="Thomas Dietz" w:date="2012-08-13T14:14:00Z">
              <w:r>
                <w:t xml:space="preserve">            on the tunnel this specifies the corresponding multicast</w:t>
              </w:r>
            </w:ins>
          </w:p>
          <w:p w14:paraId="3439DB8B" w14:textId="77777777" w:rsidR="00E02224" w:rsidRDefault="00E02224" w:rsidP="00E02224">
            <w:pPr>
              <w:pStyle w:val="XML1"/>
              <w:rPr>
                <w:ins w:id="14344" w:author="Thomas Dietz" w:date="2012-08-13T14:14:00Z"/>
              </w:rPr>
            </w:pPr>
            <w:ins w:id="14345" w:author="Thomas Dietz" w:date="2012-08-13T14:14:00Z">
              <w:r>
                <w:t xml:space="preserve">            IP address</w:t>
              </w:r>
            </w:ins>
          </w:p>
          <w:p w14:paraId="2AA8426F" w14:textId="77777777" w:rsidR="00E02224" w:rsidRDefault="00E02224" w:rsidP="00E02224">
            <w:pPr>
              <w:pStyle w:val="XML1"/>
              <w:rPr>
                <w:ins w:id="14346" w:author="Thomas Dietz" w:date="2012-08-13T14:14:00Z"/>
              </w:rPr>
            </w:pPr>
            <w:ins w:id="14347" w:author="Thomas Dietz" w:date="2012-08-13T14:14:00Z">
              <w:r>
                <w:t xml:space="preserve">          &lt;/xs:documentation&gt;</w:t>
              </w:r>
            </w:ins>
          </w:p>
          <w:p w14:paraId="1409551F" w14:textId="77777777" w:rsidR="00E02224" w:rsidRDefault="00E02224" w:rsidP="00E02224">
            <w:pPr>
              <w:pStyle w:val="XML1"/>
              <w:rPr>
                <w:ins w:id="14348" w:author="Thomas Dietz" w:date="2012-08-13T14:14:00Z"/>
              </w:rPr>
            </w:pPr>
            <w:ins w:id="14349" w:author="Thomas Dietz" w:date="2012-08-13T14:14:00Z">
              <w:r>
                <w:t xml:space="preserve">        &lt;/xs:annotation&gt;</w:t>
              </w:r>
            </w:ins>
          </w:p>
          <w:p w14:paraId="451353F6" w14:textId="77777777" w:rsidR="00E02224" w:rsidRDefault="00E02224" w:rsidP="00E02224">
            <w:pPr>
              <w:pStyle w:val="XML1"/>
              <w:rPr>
                <w:ins w:id="14350" w:author="Thomas Dietz" w:date="2012-08-13T14:14:00Z"/>
              </w:rPr>
            </w:pPr>
            <w:ins w:id="14351" w:author="Thomas Dietz" w:date="2012-08-13T14:14:00Z">
              <w:r>
                <w:t xml:space="preserve">      &lt;/xs:element&gt;</w:t>
              </w:r>
            </w:ins>
          </w:p>
          <w:p w14:paraId="1188EC12" w14:textId="77777777" w:rsidR="00E02224" w:rsidRDefault="00E02224" w:rsidP="00E02224">
            <w:pPr>
              <w:pStyle w:val="XML1"/>
              <w:rPr>
                <w:ins w:id="14352" w:author="Thomas Dietz" w:date="2012-08-13T14:14:00Z"/>
              </w:rPr>
            </w:pPr>
            <w:ins w:id="14353" w:author="Thomas Dietz" w:date="2012-08-13T14:14:00Z">
              <w:r>
                <w:t xml:space="preserve">      &lt;xs:element name="udp-source-port"  type="inet:port-number"&gt;</w:t>
              </w:r>
            </w:ins>
          </w:p>
          <w:p w14:paraId="4CD53100" w14:textId="77777777" w:rsidR="00E02224" w:rsidRDefault="00E02224" w:rsidP="00E02224">
            <w:pPr>
              <w:pStyle w:val="XML1"/>
              <w:rPr>
                <w:ins w:id="14354" w:author="Thomas Dietz" w:date="2012-08-13T14:14:00Z"/>
              </w:rPr>
            </w:pPr>
            <w:ins w:id="14355" w:author="Thomas Dietz" w:date="2012-08-13T14:14:00Z">
              <w:r>
                <w:lastRenderedPageBreak/>
                <w:t xml:space="preserve">        &lt;xs:annotation&gt;</w:t>
              </w:r>
            </w:ins>
          </w:p>
          <w:p w14:paraId="29C5AB43" w14:textId="77777777" w:rsidR="00E02224" w:rsidRDefault="00E02224" w:rsidP="00E02224">
            <w:pPr>
              <w:pStyle w:val="XML1"/>
              <w:rPr>
                <w:ins w:id="14356" w:author="Thomas Dietz" w:date="2012-08-13T14:14:00Z"/>
              </w:rPr>
            </w:pPr>
            <w:ins w:id="14357" w:author="Thomas Dietz" w:date="2012-08-13T14:14:00Z">
              <w:r>
                <w:t xml:space="preserve">          &lt;xs:documentation&gt;</w:t>
              </w:r>
            </w:ins>
          </w:p>
          <w:p w14:paraId="1F47F026" w14:textId="77777777" w:rsidR="00E02224" w:rsidRDefault="00E02224" w:rsidP="00E02224">
            <w:pPr>
              <w:pStyle w:val="XML1"/>
              <w:rPr>
                <w:ins w:id="14358" w:author="Thomas Dietz" w:date="2012-08-13T14:14:00Z"/>
              </w:rPr>
            </w:pPr>
            <w:ins w:id="14359" w:author="Thomas Dietz" w:date="2012-08-13T14:14:00Z">
              <w:r>
                <w:t xml:space="preserve">            Specifies the outer UDP source port number.</w:t>
              </w:r>
            </w:ins>
          </w:p>
          <w:p w14:paraId="25D4AE3C" w14:textId="77777777" w:rsidR="00E02224" w:rsidRDefault="00E02224" w:rsidP="00E02224">
            <w:pPr>
              <w:pStyle w:val="XML1"/>
              <w:rPr>
                <w:ins w:id="14360" w:author="Thomas Dietz" w:date="2012-08-13T14:14:00Z"/>
              </w:rPr>
            </w:pPr>
            <w:ins w:id="14361" w:author="Thomas Dietz" w:date="2012-08-13T14:14:00Z">
              <w:r>
                <w:t xml:space="preserve">            If this element is absent, the port number MAY be chosen </w:t>
              </w:r>
            </w:ins>
          </w:p>
          <w:p w14:paraId="6B2CF1C3" w14:textId="77777777" w:rsidR="00E02224" w:rsidRDefault="00E02224" w:rsidP="00E02224">
            <w:pPr>
              <w:pStyle w:val="XML1"/>
              <w:rPr>
                <w:ins w:id="14362" w:author="Thomas Dietz" w:date="2012-08-13T14:14:00Z"/>
              </w:rPr>
            </w:pPr>
            <w:ins w:id="14363" w:author="Thomas Dietz" w:date="2012-08-13T14:14:00Z">
              <w:r>
                <w:t xml:space="preserve">            dynamically.</w:t>
              </w:r>
            </w:ins>
          </w:p>
          <w:p w14:paraId="3643A7FF" w14:textId="77777777" w:rsidR="00E02224" w:rsidRDefault="00E02224" w:rsidP="00E02224">
            <w:pPr>
              <w:pStyle w:val="XML1"/>
              <w:rPr>
                <w:ins w:id="14364" w:author="Thomas Dietz" w:date="2012-08-13T14:14:00Z"/>
              </w:rPr>
            </w:pPr>
            <w:ins w:id="14365" w:author="Thomas Dietz" w:date="2012-08-13T14:14:00Z">
              <w:r>
                <w:t xml:space="preserve">          &lt;/xs:documentation&gt;</w:t>
              </w:r>
            </w:ins>
          </w:p>
          <w:p w14:paraId="5C90B987" w14:textId="77777777" w:rsidR="00E02224" w:rsidRDefault="00E02224" w:rsidP="00E02224">
            <w:pPr>
              <w:pStyle w:val="XML1"/>
              <w:rPr>
                <w:ins w:id="14366" w:author="Thomas Dietz" w:date="2012-08-13T14:14:00Z"/>
              </w:rPr>
            </w:pPr>
            <w:ins w:id="14367" w:author="Thomas Dietz" w:date="2012-08-13T14:14:00Z">
              <w:r>
                <w:t xml:space="preserve">        &lt;/xs:annotation&gt;</w:t>
              </w:r>
            </w:ins>
          </w:p>
          <w:p w14:paraId="372A4C5B" w14:textId="77777777" w:rsidR="00E02224" w:rsidRDefault="00E02224" w:rsidP="00E02224">
            <w:pPr>
              <w:pStyle w:val="XML1"/>
              <w:rPr>
                <w:ins w:id="14368" w:author="Thomas Dietz" w:date="2012-08-13T14:14:00Z"/>
              </w:rPr>
            </w:pPr>
            <w:ins w:id="14369" w:author="Thomas Dietz" w:date="2012-08-13T14:14:00Z">
              <w:r>
                <w:t xml:space="preserve">      &lt;/xs:element&gt;</w:t>
              </w:r>
            </w:ins>
          </w:p>
          <w:p w14:paraId="6CC01081" w14:textId="77777777" w:rsidR="00E02224" w:rsidRDefault="00E02224" w:rsidP="00E02224">
            <w:pPr>
              <w:pStyle w:val="XML1"/>
              <w:rPr>
                <w:ins w:id="14370" w:author="Thomas Dietz" w:date="2012-08-13T14:14:00Z"/>
              </w:rPr>
            </w:pPr>
            <w:ins w:id="14371" w:author="Thomas Dietz" w:date="2012-08-13T14:14:00Z">
              <w:r>
                <w:t xml:space="preserve">      &lt;xs:element name="udp-dest-port"  type="inet:port-number"&gt;</w:t>
              </w:r>
            </w:ins>
          </w:p>
          <w:p w14:paraId="1F460FB7" w14:textId="77777777" w:rsidR="00E02224" w:rsidRDefault="00E02224" w:rsidP="00E02224">
            <w:pPr>
              <w:pStyle w:val="XML1"/>
              <w:rPr>
                <w:ins w:id="14372" w:author="Thomas Dietz" w:date="2012-08-13T14:14:00Z"/>
              </w:rPr>
            </w:pPr>
            <w:ins w:id="14373" w:author="Thomas Dietz" w:date="2012-08-13T14:14:00Z">
              <w:r>
                <w:t xml:space="preserve">        &lt;xs:annotation&gt;</w:t>
              </w:r>
            </w:ins>
          </w:p>
          <w:p w14:paraId="5DD593B4" w14:textId="77777777" w:rsidR="00E02224" w:rsidRDefault="00E02224" w:rsidP="00E02224">
            <w:pPr>
              <w:pStyle w:val="XML1"/>
              <w:rPr>
                <w:ins w:id="14374" w:author="Thomas Dietz" w:date="2012-08-13T14:14:00Z"/>
              </w:rPr>
            </w:pPr>
            <w:ins w:id="14375" w:author="Thomas Dietz" w:date="2012-08-13T14:14:00Z">
              <w:r>
                <w:t xml:space="preserve">          &lt;xs:documentation&gt;</w:t>
              </w:r>
            </w:ins>
          </w:p>
          <w:p w14:paraId="65905161" w14:textId="77777777" w:rsidR="00E02224" w:rsidRDefault="00E02224" w:rsidP="00E02224">
            <w:pPr>
              <w:pStyle w:val="XML1"/>
              <w:rPr>
                <w:ins w:id="14376" w:author="Thomas Dietz" w:date="2012-08-13T14:14:00Z"/>
              </w:rPr>
            </w:pPr>
            <w:ins w:id="14377" w:author="Thomas Dietz" w:date="2012-08-13T14:14:00Z">
              <w:r>
                <w:t xml:space="preserve">            Specifies the outer UDP destination port</w:t>
              </w:r>
            </w:ins>
          </w:p>
          <w:p w14:paraId="6C8EF324" w14:textId="77777777" w:rsidR="00E02224" w:rsidRDefault="00E02224" w:rsidP="00E02224">
            <w:pPr>
              <w:pStyle w:val="XML1"/>
              <w:rPr>
                <w:ins w:id="14378" w:author="Thomas Dietz" w:date="2012-08-13T14:14:00Z"/>
              </w:rPr>
            </w:pPr>
            <w:ins w:id="14379" w:author="Thomas Dietz" w:date="2012-08-13T14:14:00Z">
              <w:r>
                <w:t xml:space="preserve">            number.  It is intended to reserve a port number for</w:t>
              </w:r>
            </w:ins>
          </w:p>
          <w:p w14:paraId="4312A46A" w14:textId="77777777" w:rsidR="00E02224" w:rsidRDefault="00E02224" w:rsidP="00E02224">
            <w:pPr>
              <w:pStyle w:val="XML1"/>
              <w:rPr>
                <w:ins w:id="14380" w:author="Thomas Dietz" w:date="2012-08-13T14:14:00Z"/>
              </w:rPr>
            </w:pPr>
            <w:ins w:id="14381" w:author="Thomas Dietz" w:date="2012-08-13T14:14:00Z">
              <w:r>
                <w:t xml:space="preserve">            VxLAN at IANA.  As soon as this has been reserved, the</w:t>
              </w:r>
            </w:ins>
          </w:p>
          <w:p w14:paraId="3D3A4568" w14:textId="77777777" w:rsidR="00E02224" w:rsidRDefault="00E02224" w:rsidP="00E02224">
            <w:pPr>
              <w:pStyle w:val="XML1"/>
              <w:rPr>
                <w:ins w:id="14382" w:author="Thomas Dietz" w:date="2012-08-13T14:14:00Z"/>
              </w:rPr>
            </w:pPr>
            <w:ins w:id="14383" w:author="Thomas Dietz" w:date="2012-08-13T14:14:00Z">
              <w:r>
                <w:t xml:space="preserve">            reserved number SHOULD become the default value for this</w:t>
              </w:r>
            </w:ins>
          </w:p>
          <w:p w14:paraId="7F858AE2" w14:textId="77777777" w:rsidR="00E02224" w:rsidRDefault="00E02224" w:rsidP="00E02224">
            <w:pPr>
              <w:pStyle w:val="XML1"/>
              <w:rPr>
                <w:ins w:id="14384" w:author="Thomas Dietz" w:date="2012-08-13T14:14:00Z"/>
              </w:rPr>
            </w:pPr>
            <w:ins w:id="14385" w:author="Thomas Dietz" w:date="2012-08-13T14:14:00Z">
              <w:r>
                <w:t xml:space="preserve">            element.</w:t>
              </w:r>
            </w:ins>
          </w:p>
          <w:p w14:paraId="412DF3B7" w14:textId="77777777" w:rsidR="00E02224" w:rsidRDefault="00E02224" w:rsidP="00E02224">
            <w:pPr>
              <w:pStyle w:val="XML1"/>
              <w:rPr>
                <w:ins w:id="14386" w:author="Thomas Dietz" w:date="2012-08-13T14:14:00Z"/>
              </w:rPr>
            </w:pPr>
            <w:ins w:id="14387" w:author="Thomas Dietz" w:date="2012-08-13T14:14:00Z">
              <w:r>
                <w:t xml:space="preserve">          &lt;/xs:documentation&gt;</w:t>
              </w:r>
            </w:ins>
          </w:p>
          <w:p w14:paraId="1AEB97D0" w14:textId="77777777" w:rsidR="00E02224" w:rsidRDefault="00E02224" w:rsidP="00E02224">
            <w:pPr>
              <w:pStyle w:val="XML1"/>
              <w:rPr>
                <w:ins w:id="14388" w:author="Thomas Dietz" w:date="2012-08-13T14:14:00Z"/>
              </w:rPr>
            </w:pPr>
            <w:ins w:id="14389" w:author="Thomas Dietz" w:date="2012-08-13T14:14:00Z">
              <w:r>
                <w:t xml:space="preserve">        &lt;/xs:annotation&gt;</w:t>
              </w:r>
            </w:ins>
          </w:p>
          <w:p w14:paraId="5B2BC25B" w14:textId="77777777" w:rsidR="00E02224" w:rsidRDefault="00E02224" w:rsidP="00E02224">
            <w:pPr>
              <w:pStyle w:val="XML1"/>
              <w:rPr>
                <w:ins w:id="14390" w:author="Thomas Dietz" w:date="2012-08-13T14:14:00Z"/>
              </w:rPr>
            </w:pPr>
            <w:ins w:id="14391" w:author="Thomas Dietz" w:date="2012-08-13T14:14:00Z">
              <w:r>
                <w:t xml:space="preserve">      &lt;/xs:element&gt;</w:t>
              </w:r>
            </w:ins>
          </w:p>
          <w:p w14:paraId="38CBF4F3" w14:textId="77777777" w:rsidR="00E02224" w:rsidRDefault="00E02224" w:rsidP="00E02224">
            <w:pPr>
              <w:pStyle w:val="XML1"/>
              <w:rPr>
                <w:ins w:id="14392" w:author="Thomas Dietz" w:date="2012-08-13T14:14:00Z"/>
              </w:rPr>
            </w:pPr>
            <w:ins w:id="14393" w:author="Thomas Dietz" w:date="2012-08-13T14:14:00Z">
              <w:r>
                <w:t xml:space="preserve">      &lt;xs:element name="udp-checksum"  type="xs:boolean"&gt;</w:t>
              </w:r>
            </w:ins>
          </w:p>
          <w:p w14:paraId="0380EA98" w14:textId="77777777" w:rsidR="00E02224" w:rsidRDefault="00E02224" w:rsidP="00E02224">
            <w:pPr>
              <w:pStyle w:val="XML1"/>
              <w:rPr>
                <w:ins w:id="14394" w:author="Thomas Dietz" w:date="2012-08-13T14:14:00Z"/>
              </w:rPr>
            </w:pPr>
            <w:ins w:id="14395" w:author="Thomas Dietz" w:date="2012-08-13T14:14:00Z">
              <w:r>
                <w:t xml:space="preserve">        &lt;xs:annotation&gt;</w:t>
              </w:r>
            </w:ins>
          </w:p>
          <w:p w14:paraId="03B4744E" w14:textId="77777777" w:rsidR="00E02224" w:rsidRDefault="00E02224" w:rsidP="00E02224">
            <w:pPr>
              <w:pStyle w:val="XML1"/>
              <w:rPr>
                <w:ins w:id="14396" w:author="Thomas Dietz" w:date="2012-08-13T14:14:00Z"/>
              </w:rPr>
            </w:pPr>
            <w:ins w:id="14397" w:author="Thomas Dietz" w:date="2012-08-13T14:14:00Z">
              <w:r>
                <w:t xml:space="preserve">          &lt;xs:documentation&gt;</w:t>
              </w:r>
            </w:ins>
          </w:p>
          <w:p w14:paraId="3CDE98D2" w14:textId="77777777" w:rsidR="00E02224" w:rsidRDefault="00E02224" w:rsidP="00E02224">
            <w:pPr>
              <w:pStyle w:val="XML1"/>
              <w:rPr>
                <w:ins w:id="14398" w:author="Thomas Dietz" w:date="2012-08-13T14:14:00Z"/>
              </w:rPr>
            </w:pPr>
            <w:ins w:id="14399" w:author="Thomas Dietz" w:date="2012-08-13T14:14:00Z">
              <w:r>
                <w:t xml:space="preserve">            Boolean flag to indicate whether or not the</w:t>
              </w:r>
            </w:ins>
          </w:p>
          <w:p w14:paraId="42998AE1" w14:textId="77777777" w:rsidR="00E02224" w:rsidRDefault="00E02224" w:rsidP="00E02224">
            <w:pPr>
              <w:pStyle w:val="XML1"/>
              <w:rPr>
                <w:ins w:id="14400" w:author="Thomas Dietz" w:date="2012-08-13T14:14:00Z"/>
              </w:rPr>
            </w:pPr>
            <w:ins w:id="14401" w:author="Thomas Dietz" w:date="2012-08-13T14:14:00Z">
              <w:r>
                <w:t xml:space="preserve">            outer UDP checksum should be set</w:t>
              </w:r>
            </w:ins>
          </w:p>
          <w:p w14:paraId="1771A45F" w14:textId="77777777" w:rsidR="00E02224" w:rsidRDefault="00E02224" w:rsidP="00E02224">
            <w:pPr>
              <w:pStyle w:val="XML1"/>
              <w:rPr>
                <w:ins w:id="14402" w:author="Thomas Dietz" w:date="2012-08-13T14:14:00Z"/>
              </w:rPr>
            </w:pPr>
            <w:ins w:id="14403" w:author="Thomas Dietz" w:date="2012-08-13T14:14:00Z">
              <w:r>
                <w:t xml:space="preserve">          &lt;/xs:documentation&gt;</w:t>
              </w:r>
            </w:ins>
          </w:p>
          <w:p w14:paraId="7DBB80B0" w14:textId="77777777" w:rsidR="00E02224" w:rsidRDefault="00E02224" w:rsidP="00E02224">
            <w:pPr>
              <w:pStyle w:val="XML1"/>
              <w:rPr>
                <w:ins w:id="14404" w:author="Thomas Dietz" w:date="2012-08-13T14:14:00Z"/>
              </w:rPr>
            </w:pPr>
            <w:ins w:id="14405" w:author="Thomas Dietz" w:date="2012-08-13T14:14:00Z">
              <w:r>
                <w:t xml:space="preserve">        &lt;/xs:annotation&gt;</w:t>
              </w:r>
            </w:ins>
          </w:p>
          <w:p w14:paraId="1D44D846" w14:textId="77777777" w:rsidR="00E02224" w:rsidRDefault="00E02224" w:rsidP="00E02224">
            <w:pPr>
              <w:pStyle w:val="XML1"/>
              <w:rPr>
                <w:ins w:id="14406" w:author="Thomas Dietz" w:date="2012-08-13T14:14:00Z"/>
              </w:rPr>
            </w:pPr>
            <w:ins w:id="14407" w:author="Thomas Dietz" w:date="2012-08-13T14:14:00Z">
              <w:r>
                <w:t xml:space="preserve">      &lt;/xs:element&gt;</w:t>
              </w:r>
            </w:ins>
          </w:p>
          <w:p w14:paraId="7529C454" w14:textId="77777777" w:rsidR="00E02224" w:rsidRDefault="00E02224" w:rsidP="00E02224">
            <w:pPr>
              <w:pStyle w:val="XML1"/>
              <w:rPr>
                <w:ins w:id="14408" w:author="Thomas Dietz" w:date="2012-08-13T14:14:00Z"/>
              </w:rPr>
            </w:pPr>
            <w:ins w:id="14409" w:author="Thomas Dietz" w:date="2012-08-13T14:14:00Z">
              <w:r>
                <w:t xml:space="preserve">    &lt;/xs:sequence&gt;</w:t>
              </w:r>
            </w:ins>
          </w:p>
          <w:p w14:paraId="609684CE" w14:textId="5E5DAE9E" w:rsidR="00E02224" w:rsidRDefault="00E02224" w:rsidP="00E02224">
            <w:pPr>
              <w:pStyle w:val="XML1"/>
              <w:rPr>
                <w:ins w:id="14410" w:author="Thomas Dietz" w:date="2012-08-13T14:14:00Z"/>
              </w:rPr>
            </w:pPr>
            <w:ins w:id="14411" w:author="Thomas Dietz" w:date="2012-08-13T14:14:00Z">
              <w:r>
                <w:t xml:space="preserve">  &lt;/xs:group&gt;</w:t>
              </w:r>
            </w:ins>
          </w:p>
          <w:p w14:paraId="4B00D703" w14:textId="77777777" w:rsidR="00E02224" w:rsidRDefault="00E02224" w:rsidP="00E02224">
            <w:pPr>
              <w:pStyle w:val="XML1"/>
              <w:rPr>
                <w:ins w:id="14412" w:author="Thomas Dietz" w:date="2012-08-13T14:10:00Z"/>
              </w:rPr>
            </w:pPr>
          </w:p>
          <w:p w14:paraId="71DC3D37" w14:textId="77777777" w:rsidR="00E02224" w:rsidRDefault="00E02224" w:rsidP="00E02224">
            <w:pPr>
              <w:pStyle w:val="XML1"/>
              <w:rPr>
                <w:ins w:id="14413" w:author="Thomas Dietz" w:date="2012-08-13T14:10:00Z"/>
              </w:rPr>
            </w:pPr>
            <w:ins w:id="14414" w:author="Thomas Dietz" w:date="2012-08-13T14:10:00Z">
              <w:r>
                <w:t xml:space="preserve">  &lt;xs:group name="OFPortNVGRETunnelType"&gt;</w:t>
              </w:r>
            </w:ins>
          </w:p>
          <w:p w14:paraId="2925543A" w14:textId="77777777" w:rsidR="00E02224" w:rsidRDefault="00E02224" w:rsidP="00E02224">
            <w:pPr>
              <w:pStyle w:val="XML1"/>
              <w:rPr>
                <w:ins w:id="14415" w:author="Thomas Dietz" w:date="2012-08-13T14:10:00Z"/>
              </w:rPr>
            </w:pPr>
            <w:ins w:id="14416" w:author="Thomas Dietz" w:date="2012-08-13T14:10:00Z">
              <w:r>
                <w:t xml:space="preserve">    &lt;xs:annotation&gt;</w:t>
              </w:r>
            </w:ins>
          </w:p>
          <w:p w14:paraId="181D0878" w14:textId="77777777" w:rsidR="00E02224" w:rsidRDefault="00E02224" w:rsidP="00E02224">
            <w:pPr>
              <w:pStyle w:val="XML1"/>
              <w:rPr>
                <w:ins w:id="14417" w:author="Thomas Dietz" w:date="2012-08-13T14:10:00Z"/>
              </w:rPr>
            </w:pPr>
            <w:ins w:id="14418" w:author="Thomas Dietz" w:date="2012-08-13T14:10:00Z">
              <w:r>
                <w:t xml:space="preserve">      &lt;xs:documentation&gt;</w:t>
              </w:r>
            </w:ins>
          </w:p>
          <w:p w14:paraId="2CDA9D71" w14:textId="77777777" w:rsidR="00E02224" w:rsidRDefault="00E02224" w:rsidP="00E02224">
            <w:pPr>
              <w:pStyle w:val="XML1"/>
              <w:rPr>
                <w:ins w:id="14419" w:author="Thomas Dietz" w:date="2012-08-13T14:10:00Z"/>
              </w:rPr>
            </w:pPr>
            <w:ins w:id="14420" w:author="Thomas Dietz" w:date="2012-08-13T14:10:00Z">
              <w:r>
                <w:t xml:space="preserve">        Properties of a NVGRE tunnel.</w:t>
              </w:r>
            </w:ins>
          </w:p>
          <w:p w14:paraId="59D6B438" w14:textId="77777777" w:rsidR="00E02224" w:rsidRDefault="00E02224" w:rsidP="00E02224">
            <w:pPr>
              <w:pStyle w:val="XML1"/>
              <w:rPr>
                <w:ins w:id="14421" w:author="Thomas Dietz" w:date="2012-08-13T14:10:00Z"/>
              </w:rPr>
            </w:pPr>
            <w:ins w:id="14422" w:author="Thomas Dietz" w:date="2012-08-13T14:10:00Z">
              <w:r>
                <w:t xml:space="preserve">      &lt;/xs:documentation&gt;</w:t>
              </w:r>
            </w:ins>
          </w:p>
          <w:p w14:paraId="1CCC9CB7" w14:textId="77777777" w:rsidR="00E02224" w:rsidRDefault="00E02224" w:rsidP="00E02224">
            <w:pPr>
              <w:pStyle w:val="XML1"/>
              <w:rPr>
                <w:ins w:id="14423" w:author="Thomas Dietz" w:date="2012-08-13T14:10:00Z"/>
              </w:rPr>
            </w:pPr>
            <w:ins w:id="14424" w:author="Thomas Dietz" w:date="2012-08-13T14:10:00Z">
              <w:r>
                <w:t xml:space="preserve">    &lt;/xs:annotation&gt;</w:t>
              </w:r>
            </w:ins>
          </w:p>
          <w:p w14:paraId="70A4E02F" w14:textId="77777777" w:rsidR="00E02224" w:rsidRDefault="00E02224" w:rsidP="00E02224">
            <w:pPr>
              <w:pStyle w:val="XML1"/>
              <w:rPr>
                <w:ins w:id="14425" w:author="Thomas Dietz" w:date="2012-08-13T14:10:00Z"/>
              </w:rPr>
            </w:pPr>
          </w:p>
          <w:p w14:paraId="003964C3" w14:textId="77777777" w:rsidR="00E02224" w:rsidRDefault="00E02224" w:rsidP="00E02224">
            <w:pPr>
              <w:pStyle w:val="XML1"/>
              <w:rPr>
                <w:ins w:id="14426" w:author="Thomas Dietz" w:date="2012-08-13T14:10:00Z"/>
              </w:rPr>
            </w:pPr>
            <w:ins w:id="14427" w:author="Thomas Dietz" w:date="2012-08-13T14:10:00Z">
              <w:r>
                <w:t xml:space="preserve">    &lt;xs:sequence&gt;</w:t>
              </w:r>
            </w:ins>
          </w:p>
          <w:p w14:paraId="34DB3FB8" w14:textId="77777777" w:rsidR="00E02224" w:rsidRDefault="00E02224" w:rsidP="00E02224">
            <w:pPr>
              <w:pStyle w:val="XML1"/>
              <w:rPr>
                <w:ins w:id="14428" w:author="Thomas Dietz" w:date="2012-08-13T14:10:00Z"/>
              </w:rPr>
            </w:pPr>
            <w:ins w:id="14429" w:author="Thomas Dietz" w:date="2012-08-13T14:10:00Z">
              <w:r>
                <w:t xml:space="preserve">      &lt;xs:group ref="OFPortBaseTunnelType"/&gt;</w:t>
              </w:r>
            </w:ins>
          </w:p>
          <w:p w14:paraId="5A283622" w14:textId="77777777" w:rsidR="00E02224" w:rsidRDefault="00E02224" w:rsidP="00E02224">
            <w:pPr>
              <w:pStyle w:val="XML1"/>
              <w:rPr>
                <w:ins w:id="14430" w:author="Thomas Dietz" w:date="2012-08-13T14:10:00Z"/>
              </w:rPr>
            </w:pPr>
            <w:ins w:id="14431" w:author="Thomas Dietz" w:date="2012-08-13T14:10:00Z">
              <w:r>
                <w:t xml:space="preserve">      &lt;xs:element name="tni"  type="xs:unsignedInt"&gt;</w:t>
              </w:r>
            </w:ins>
          </w:p>
          <w:p w14:paraId="53B198BB" w14:textId="77777777" w:rsidR="00E02224" w:rsidRDefault="00E02224" w:rsidP="00E02224">
            <w:pPr>
              <w:pStyle w:val="XML1"/>
              <w:rPr>
                <w:ins w:id="14432" w:author="Thomas Dietz" w:date="2012-08-13T14:10:00Z"/>
              </w:rPr>
            </w:pPr>
            <w:ins w:id="14433" w:author="Thomas Dietz" w:date="2012-08-13T14:10:00Z">
              <w:r>
                <w:t xml:space="preserve">        &lt;xs:annotation&gt;</w:t>
              </w:r>
            </w:ins>
          </w:p>
          <w:p w14:paraId="5F3D2ABA" w14:textId="77777777" w:rsidR="00E02224" w:rsidRDefault="00E02224" w:rsidP="00E02224">
            <w:pPr>
              <w:pStyle w:val="XML1"/>
              <w:rPr>
                <w:ins w:id="14434" w:author="Thomas Dietz" w:date="2012-08-13T14:10:00Z"/>
              </w:rPr>
            </w:pPr>
            <w:ins w:id="14435" w:author="Thomas Dietz" w:date="2012-08-13T14:10:00Z">
              <w:r>
                <w:t xml:space="preserve">          &lt;xs:documentation&gt;</w:t>
              </w:r>
            </w:ins>
          </w:p>
          <w:p w14:paraId="489D17E2" w14:textId="77777777" w:rsidR="00E02224" w:rsidRDefault="00E02224" w:rsidP="00E02224">
            <w:pPr>
              <w:pStyle w:val="XML1"/>
              <w:rPr>
                <w:ins w:id="14436" w:author="Thomas Dietz" w:date="2012-08-13T14:10:00Z"/>
              </w:rPr>
            </w:pPr>
            <w:ins w:id="14437" w:author="Thomas Dietz" w:date="2012-08-13T14:10:00Z">
              <w:r>
                <w:t xml:space="preserve">            Specifies the tenant network identifier</w:t>
              </w:r>
            </w:ins>
          </w:p>
          <w:p w14:paraId="4DAA0BAC" w14:textId="77777777" w:rsidR="00E02224" w:rsidRDefault="00E02224" w:rsidP="00E02224">
            <w:pPr>
              <w:pStyle w:val="XML1"/>
              <w:rPr>
                <w:ins w:id="14438" w:author="Thomas Dietz" w:date="2012-08-13T14:10:00Z"/>
              </w:rPr>
            </w:pPr>
            <w:ins w:id="14439" w:author="Thomas Dietz" w:date="2012-08-13T14:10:00Z">
              <w:r>
                <w:t xml:space="preserve">            assigned to all packets sent on the tunnel</w:t>
              </w:r>
            </w:ins>
          </w:p>
          <w:p w14:paraId="0F8EA5C5" w14:textId="77777777" w:rsidR="00E02224" w:rsidRDefault="00E02224" w:rsidP="00E02224">
            <w:pPr>
              <w:pStyle w:val="XML1"/>
              <w:rPr>
                <w:ins w:id="14440" w:author="Thomas Dietz" w:date="2012-08-13T14:10:00Z"/>
              </w:rPr>
            </w:pPr>
            <w:ins w:id="14441" w:author="Thomas Dietz" w:date="2012-08-13T14:10:00Z">
              <w:r>
                <w:t xml:space="preserve">          &lt;/xs:documentation&gt;</w:t>
              </w:r>
            </w:ins>
          </w:p>
          <w:p w14:paraId="6E7A39B3" w14:textId="77777777" w:rsidR="00E02224" w:rsidRDefault="00E02224" w:rsidP="00E02224">
            <w:pPr>
              <w:pStyle w:val="XML1"/>
              <w:rPr>
                <w:ins w:id="14442" w:author="Thomas Dietz" w:date="2012-08-13T14:10:00Z"/>
              </w:rPr>
            </w:pPr>
            <w:ins w:id="14443" w:author="Thomas Dietz" w:date="2012-08-13T14:10:00Z">
              <w:r>
                <w:t xml:space="preserve">        &lt;/xs:annotation&gt;</w:t>
              </w:r>
            </w:ins>
          </w:p>
          <w:p w14:paraId="62047EA3" w14:textId="77777777" w:rsidR="00E02224" w:rsidRDefault="00E02224" w:rsidP="00E02224">
            <w:pPr>
              <w:pStyle w:val="XML1"/>
              <w:rPr>
                <w:ins w:id="14444" w:author="Thomas Dietz" w:date="2012-08-13T14:10:00Z"/>
              </w:rPr>
            </w:pPr>
            <w:ins w:id="14445" w:author="Thomas Dietz" w:date="2012-08-13T14:10:00Z">
              <w:r>
                <w:t xml:space="preserve">      &lt;/xs:element&gt;</w:t>
              </w:r>
            </w:ins>
          </w:p>
          <w:p w14:paraId="617B21BB" w14:textId="77777777" w:rsidR="00E02224" w:rsidRDefault="00E02224" w:rsidP="00E02224">
            <w:pPr>
              <w:pStyle w:val="XML1"/>
              <w:rPr>
                <w:ins w:id="14446" w:author="Thomas Dietz" w:date="2012-08-13T14:10:00Z"/>
              </w:rPr>
            </w:pPr>
            <w:ins w:id="14447" w:author="Thomas Dietz" w:date="2012-08-13T14:10:00Z">
              <w:r>
                <w:t xml:space="preserve">      &lt;xs:element name="tni-resv"  type="xs:unsignedInt"&gt;</w:t>
              </w:r>
            </w:ins>
          </w:p>
          <w:p w14:paraId="4BCA0010" w14:textId="77777777" w:rsidR="00E02224" w:rsidRDefault="00E02224" w:rsidP="00E02224">
            <w:pPr>
              <w:pStyle w:val="XML1"/>
              <w:rPr>
                <w:ins w:id="14448" w:author="Thomas Dietz" w:date="2012-08-13T14:10:00Z"/>
              </w:rPr>
            </w:pPr>
            <w:ins w:id="14449" w:author="Thomas Dietz" w:date="2012-08-13T14:10:00Z">
              <w:r>
                <w:t xml:space="preserve">        &lt;xs:annotation&gt;</w:t>
              </w:r>
            </w:ins>
          </w:p>
          <w:p w14:paraId="1F714CB1" w14:textId="77777777" w:rsidR="00E02224" w:rsidRDefault="00E02224" w:rsidP="00E02224">
            <w:pPr>
              <w:pStyle w:val="XML1"/>
              <w:rPr>
                <w:ins w:id="14450" w:author="Thomas Dietz" w:date="2012-08-13T14:10:00Z"/>
              </w:rPr>
            </w:pPr>
            <w:ins w:id="14451" w:author="Thomas Dietz" w:date="2012-08-13T14:10:00Z">
              <w:r>
                <w:t xml:space="preserve">          &lt;xs:documentation&gt;</w:t>
              </w:r>
            </w:ins>
          </w:p>
          <w:p w14:paraId="5897E4D6" w14:textId="77777777" w:rsidR="00E02224" w:rsidRDefault="00E02224" w:rsidP="00E02224">
            <w:pPr>
              <w:pStyle w:val="XML1"/>
              <w:rPr>
                <w:ins w:id="14452" w:author="Thomas Dietz" w:date="2012-08-13T14:10:00Z"/>
              </w:rPr>
            </w:pPr>
            <w:ins w:id="14453" w:author="Thomas Dietz" w:date="2012-08-13T14:10:00Z">
              <w:r>
                <w:t xml:space="preserve">            Used to set the reserved user-defined bits of</w:t>
              </w:r>
            </w:ins>
          </w:p>
          <w:p w14:paraId="5632CAF8" w14:textId="77777777" w:rsidR="00E02224" w:rsidRDefault="00E02224" w:rsidP="00E02224">
            <w:pPr>
              <w:pStyle w:val="XML1"/>
              <w:rPr>
                <w:ins w:id="14454" w:author="Thomas Dietz" w:date="2012-08-13T14:10:00Z"/>
              </w:rPr>
            </w:pPr>
            <w:ins w:id="14455" w:author="Thomas Dietz" w:date="2012-08-13T14:10:00Z">
              <w:r>
                <w:t xml:space="preserve">            the GRE key field</w:t>
              </w:r>
            </w:ins>
          </w:p>
          <w:p w14:paraId="75A17524" w14:textId="77777777" w:rsidR="00E02224" w:rsidRDefault="00E02224" w:rsidP="00E02224">
            <w:pPr>
              <w:pStyle w:val="XML1"/>
              <w:rPr>
                <w:ins w:id="14456" w:author="Thomas Dietz" w:date="2012-08-13T14:10:00Z"/>
              </w:rPr>
            </w:pPr>
            <w:ins w:id="14457" w:author="Thomas Dietz" w:date="2012-08-13T14:10:00Z">
              <w:r>
                <w:t xml:space="preserve">          &lt;/xs:documentation&gt;</w:t>
              </w:r>
            </w:ins>
          </w:p>
          <w:p w14:paraId="4E17D93E" w14:textId="77777777" w:rsidR="00E02224" w:rsidRDefault="00E02224" w:rsidP="00E02224">
            <w:pPr>
              <w:pStyle w:val="XML1"/>
              <w:rPr>
                <w:ins w:id="14458" w:author="Thomas Dietz" w:date="2012-08-13T14:10:00Z"/>
              </w:rPr>
            </w:pPr>
            <w:ins w:id="14459" w:author="Thomas Dietz" w:date="2012-08-13T14:10:00Z">
              <w:r>
                <w:t xml:space="preserve">        &lt;/xs:annotation&gt;</w:t>
              </w:r>
            </w:ins>
          </w:p>
          <w:p w14:paraId="03F60069" w14:textId="77777777" w:rsidR="00E02224" w:rsidRDefault="00E02224" w:rsidP="00E02224">
            <w:pPr>
              <w:pStyle w:val="XML1"/>
              <w:rPr>
                <w:ins w:id="14460" w:author="Thomas Dietz" w:date="2012-08-13T14:10:00Z"/>
              </w:rPr>
            </w:pPr>
            <w:ins w:id="14461" w:author="Thomas Dietz" w:date="2012-08-13T14:10:00Z">
              <w:r>
                <w:t xml:space="preserve">      &lt;/xs:element&gt;</w:t>
              </w:r>
            </w:ins>
          </w:p>
          <w:p w14:paraId="0F7A6A4E" w14:textId="77777777" w:rsidR="00E02224" w:rsidRDefault="00E02224" w:rsidP="00E02224">
            <w:pPr>
              <w:pStyle w:val="XML1"/>
              <w:rPr>
                <w:ins w:id="14462" w:author="Thomas Dietz" w:date="2012-08-13T14:10:00Z"/>
              </w:rPr>
            </w:pPr>
            <w:ins w:id="14463" w:author="Thomas Dietz" w:date="2012-08-13T14:10:00Z">
              <w:r>
                <w:t xml:space="preserve">      &lt;xs:element name="tni-multicast-group"  type="inet:ip-address"&gt;</w:t>
              </w:r>
            </w:ins>
          </w:p>
          <w:p w14:paraId="664CE19D" w14:textId="77777777" w:rsidR="00E02224" w:rsidRDefault="00E02224" w:rsidP="00E02224">
            <w:pPr>
              <w:pStyle w:val="XML1"/>
              <w:rPr>
                <w:ins w:id="14464" w:author="Thomas Dietz" w:date="2012-08-13T14:10:00Z"/>
              </w:rPr>
            </w:pPr>
            <w:ins w:id="14465" w:author="Thomas Dietz" w:date="2012-08-13T14:10:00Z">
              <w:r>
                <w:lastRenderedPageBreak/>
                <w:t xml:space="preserve">        &lt;xs:annotation&gt;</w:t>
              </w:r>
            </w:ins>
          </w:p>
          <w:p w14:paraId="2E78357A" w14:textId="77777777" w:rsidR="00E02224" w:rsidRDefault="00E02224" w:rsidP="00E02224">
            <w:pPr>
              <w:pStyle w:val="XML1"/>
              <w:rPr>
                <w:ins w:id="14466" w:author="Thomas Dietz" w:date="2012-08-13T14:10:00Z"/>
              </w:rPr>
            </w:pPr>
            <w:ins w:id="14467" w:author="Thomas Dietz" w:date="2012-08-13T14:10:00Z">
              <w:r>
                <w:t xml:space="preserve">          &lt;xs:documentation&gt;</w:t>
              </w:r>
            </w:ins>
          </w:p>
          <w:p w14:paraId="54A8634F" w14:textId="77777777" w:rsidR="00E02224" w:rsidRDefault="00E02224" w:rsidP="00E02224">
            <w:pPr>
              <w:pStyle w:val="XML1"/>
              <w:rPr>
                <w:ins w:id="14468" w:author="Thomas Dietz" w:date="2012-08-13T14:10:00Z"/>
              </w:rPr>
            </w:pPr>
            <w:ins w:id="14469" w:author="Thomas Dietz" w:date="2012-08-13T14:10:00Z">
              <w:r>
                <w:t xml:space="preserve">            If IP multicast is used to support broadcast</w:t>
              </w:r>
            </w:ins>
          </w:p>
          <w:p w14:paraId="5AF6AD4E" w14:textId="77777777" w:rsidR="00E02224" w:rsidRDefault="00E02224" w:rsidP="00E02224">
            <w:pPr>
              <w:pStyle w:val="XML1"/>
              <w:rPr>
                <w:ins w:id="14470" w:author="Thomas Dietz" w:date="2012-08-13T14:10:00Z"/>
              </w:rPr>
            </w:pPr>
            <w:ins w:id="14471" w:author="Thomas Dietz" w:date="2012-08-13T14:10:00Z">
              <w:r>
                <w:t xml:space="preserve">            on the tunnel this element specifies the corresponding </w:t>
              </w:r>
            </w:ins>
          </w:p>
          <w:p w14:paraId="446380D9" w14:textId="77777777" w:rsidR="00E02224" w:rsidRDefault="00E02224" w:rsidP="00E02224">
            <w:pPr>
              <w:pStyle w:val="XML1"/>
              <w:rPr>
                <w:ins w:id="14472" w:author="Thomas Dietz" w:date="2012-08-13T14:10:00Z"/>
              </w:rPr>
            </w:pPr>
            <w:ins w:id="14473" w:author="Thomas Dietz" w:date="2012-08-13T14:10:00Z">
              <w:r>
                <w:t xml:space="preserve">            multicast IP address</w:t>
              </w:r>
            </w:ins>
          </w:p>
          <w:p w14:paraId="3852D3CF" w14:textId="77777777" w:rsidR="00E02224" w:rsidRDefault="00E02224" w:rsidP="00E02224">
            <w:pPr>
              <w:pStyle w:val="XML1"/>
              <w:rPr>
                <w:ins w:id="14474" w:author="Thomas Dietz" w:date="2012-08-13T14:10:00Z"/>
              </w:rPr>
            </w:pPr>
            <w:ins w:id="14475" w:author="Thomas Dietz" w:date="2012-08-13T14:10:00Z">
              <w:r>
                <w:t xml:space="preserve">          &lt;/xs:documentation&gt;</w:t>
              </w:r>
            </w:ins>
          </w:p>
          <w:p w14:paraId="5C9470E8" w14:textId="77777777" w:rsidR="00E02224" w:rsidRDefault="00E02224" w:rsidP="00E02224">
            <w:pPr>
              <w:pStyle w:val="XML1"/>
              <w:rPr>
                <w:ins w:id="14476" w:author="Thomas Dietz" w:date="2012-08-13T14:10:00Z"/>
              </w:rPr>
            </w:pPr>
            <w:ins w:id="14477" w:author="Thomas Dietz" w:date="2012-08-13T14:10:00Z">
              <w:r>
                <w:t xml:space="preserve">        &lt;/xs:annotation&gt;</w:t>
              </w:r>
            </w:ins>
          </w:p>
          <w:p w14:paraId="45BC63C6" w14:textId="77777777" w:rsidR="00E02224" w:rsidRDefault="00E02224" w:rsidP="00E02224">
            <w:pPr>
              <w:pStyle w:val="XML1"/>
              <w:rPr>
                <w:ins w:id="14478" w:author="Thomas Dietz" w:date="2012-08-13T14:10:00Z"/>
              </w:rPr>
            </w:pPr>
            <w:ins w:id="14479" w:author="Thomas Dietz" w:date="2012-08-13T14:10:00Z">
              <w:r>
                <w:t xml:space="preserve">      &lt;/xs:element&gt;</w:t>
              </w:r>
            </w:ins>
          </w:p>
          <w:p w14:paraId="674C878E" w14:textId="77777777" w:rsidR="00E02224" w:rsidRDefault="00E02224" w:rsidP="00E02224">
            <w:pPr>
              <w:pStyle w:val="XML1"/>
              <w:rPr>
                <w:ins w:id="14480" w:author="Thomas Dietz" w:date="2012-08-13T14:10:00Z"/>
              </w:rPr>
            </w:pPr>
            <w:ins w:id="14481" w:author="Thomas Dietz" w:date="2012-08-13T14:10:00Z">
              <w:r>
                <w:t xml:space="preserve">    &lt;/xs:sequence&gt;</w:t>
              </w:r>
            </w:ins>
          </w:p>
          <w:p w14:paraId="7DF9509D" w14:textId="77777777" w:rsidR="00E02224" w:rsidRDefault="00E02224" w:rsidP="00E02224">
            <w:pPr>
              <w:pStyle w:val="XML1"/>
              <w:rPr>
                <w:ins w:id="14482" w:author="Thomas Dietz" w:date="2012-08-13T14:10:00Z"/>
              </w:rPr>
            </w:pPr>
            <w:ins w:id="14483" w:author="Thomas Dietz" w:date="2012-08-13T14:10:00Z">
              <w:r>
                <w:t xml:space="preserve">  &lt;/xs:group&gt;</w:t>
              </w:r>
            </w:ins>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4484" w:name="_Toc315954015"/>
      <w:bookmarkStart w:id="14485" w:name="_Toc316542525"/>
      <w:bookmarkStart w:id="14486" w:name="_Toc335148030"/>
      <w:r w:rsidRPr="00DB42FD">
        <w:t>XML Example</w:t>
      </w:r>
      <w:bookmarkEnd w:id="14484"/>
      <w:bookmarkEnd w:id="14485"/>
      <w:r w:rsidR="007344A3">
        <w:t>s</w:t>
      </w:r>
      <w:bookmarkEnd w:id="14486"/>
    </w:p>
    <w:tbl>
      <w:tblPr>
        <w:tblStyle w:val="XMLtable"/>
        <w:tblW w:w="5000" w:type="pct"/>
        <w:tblLook w:val="04A0" w:firstRow="1" w:lastRow="0" w:firstColumn="1" w:lastColumn="0" w:noHBand="0" w:noVBand="1"/>
        <w:tblPrChange w:id="14487" w:author="Thomas Dietz" w:date="2012-09-11T16:49:00Z">
          <w:tblPr>
            <w:tblStyle w:val="TableGrid"/>
            <w:tblW w:w="0" w:type="auto"/>
            <w:tblInd w:w="378" w:type="dxa"/>
            <w:shd w:val="clear" w:color="auto" w:fill="C8FCCD"/>
            <w:tblLook w:val="04A0" w:firstRow="1" w:lastRow="0" w:firstColumn="1" w:lastColumn="0" w:noHBand="0" w:noVBand="1"/>
          </w:tblPr>
        </w:tblPrChange>
      </w:tblPr>
      <w:tblGrid>
        <w:gridCol w:w="9474"/>
        <w:tblGridChange w:id="14488">
          <w:tblGrid>
            <w:gridCol w:w="8820"/>
          </w:tblGrid>
        </w:tblGridChange>
      </w:tblGrid>
      <w:tr w:rsidR="00B7089E" w:rsidRPr="009F1B7D" w14:paraId="78B092FB" w14:textId="77777777" w:rsidTr="000325CE">
        <w:tc>
          <w:tcPr>
            <w:tcW w:w="8820" w:type="dxa"/>
            <w:tcPrChange w:id="14489" w:author="Thomas Dietz" w:date="2012-09-11T16:49:00Z">
              <w:tcPr>
                <w:tcW w:w="8820" w:type="dxa"/>
                <w:shd w:val="clear" w:color="auto" w:fill="C8FCCD"/>
              </w:tcPr>
            </w:tcPrChange>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lastRenderedPageBreak/>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4238F6" w:rsidRDefault="007344A3" w:rsidP="007344A3">
            <w:pPr>
              <w:pStyle w:val="XML3"/>
              <w:rPr>
                <w:lang w:val="de-DE"/>
                <w:rPrChange w:id="14490" w:author="Thomas Dietz" w:date="2012-08-08T14:23:00Z">
                  <w:rPr/>
                </w:rPrChange>
              </w:rPr>
            </w:pPr>
            <w:r w:rsidRPr="004238F6">
              <w:rPr>
                <w:lang w:val="de-DE"/>
                <w:rPrChange w:id="14491" w:author="Thomas Dietz" w:date="2012-08-08T14:23:00Z">
                  <w:rPr/>
                </w:rPrChange>
              </w:rPr>
              <w:t>&lt;tni-resv&gt;173&lt;/tni-resv&gt;</w:t>
            </w:r>
          </w:p>
          <w:p w14:paraId="6A82F112" w14:textId="77777777" w:rsidR="007344A3" w:rsidRPr="004238F6" w:rsidRDefault="007344A3" w:rsidP="007344A3">
            <w:pPr>
              <w:pStyle w:val="XML2"/>
              <w:rPr>
                <w:lang w:val="de-DE"/>
                <w:rPrChange w:id="14492" w:author="Thomas Dietz" w:date="2012-08-08T14:23:00Z">
                  <w:rPr/>
                </w:rPrChange>
              </w:rPr>
            </w:pPr>
            <w:r w:rsidRPr="004238F6">
              <w:rPr>
                <w:lang w:val="de-DE"/>
                <w:rPrChange w:id="14493" w:author="Thomas Dietz" w:date="2012-08-08T14:23:00Z">
                  <w:rPr/>
                </w:rPrChang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0AACA490" w14:textId="2A2BA5E1" w:rsidR="00B7089E" w:rsidDel="00E02224" w:rsidRDefault="00B7089E" w:rsidP="00D14D27">
      <w:pPr>
        <w:pStyle w:val="Heading3"/>
        <w:rPr>
          <w:del w:id="14494" w:author="Thomas Dietz" w:date="2012-08-13T14:21:00Z"/>
        </w:rPr>
      </w:pPr>
      <w:bookmarkStart w:id="14495" w:name="_Toc333403906"/>
      <w:bookmarkStart w:id="14496" w:name="_Toc333636847"/>
      <w:del w:id="14497" w:author="Thomas Dietz" w:date="2012-08-13T14:21:00Z">
        <w:r w:rsidDel="00E02224">
          <w:delText>Normative Constraints</w:delText>
        </w:r>
        <w:bookmarkEnd w:id="14495"/>
        <w:bookmarkEnd w:id="14496"/>
      </w:del>
    </w:p>
    <w:p w14:paraId="1C31DB91" w14:textId="0DBD0360" w:rsidR="00B7089E" w:rsidDel="00E02224" w:rsidRDefault="00B7089E" w:rsidP="00B7089E">
      <w:pPr>
        <w:rPr>
          <w:del w:id="14498" w:author="Thomas Dietz" w:date="2012-08-13T14:21:00Z"/>
        </w:rPr>
      </w:pPr>
      <w:del w:id="14499" w:author="Thomas Dietz" w:date="2012-08-13T14:21:00Z">
        <w:r w:rsidDel="00E02224">
          <w:delText xml:space="preserve">An OpenFlow Port is identified by identifier </w:delText>
        </w:r>
        <w:r w:rsidRPr="00B96BFC" w:rsidDel="00E02224">
          <w:rPr>
            <w:rStyle w:val="codeChar"/>
          </w:rPr>
          <w:delText>&lt;resource-id&gt;</w:delText>
        </w:r>
        <w:r w:rsidDel="00E02224">
          <w:delText xml:space="preserve"> within the context of the OpenFlow Capable Switch and OpenFlow Logical Switches. Element </w:delText>
        </w:r>
        <w:r w:rsidRPr="00B96BFC" w:rsidDel="00E02224">
          <w:rPr>
            <w:rStyle w:val="codeChar"/>
          </w:rPr>
          <w:delText>&lt;resource-id&gt;</w:delText>
        </w:r>
        <w:r w:rsidDel="00E02224">
          <w:delText xml:space="preserve"> is inherited from superclass OpenFlow Resource. </w:delText>
        </w:r>
      </w:del>
    </w:p>
    <w:p w14:paraId="3FC10671" w14:textId="201393A1" w:rsidR="00B7089E" w:rsidDel="00E02224" w:rsidRDefault="00B7089E" w:rsidP="00B7089E">
      <w:pPr>
        <w:rPr>
          <w:del w:id="14500" w:author="Thomas Dietz" w:date="2012-08-13T14:21:00Z"/>
        </w:rPr>
      </w:pPr>
      <w:del w:id="14501" w:author="Thomas Dietz" w:date="2012-08-13T14:21:00Z">
        <w:r w:rsidDel="00E02224">
          <w:delText xml:space="preserve">Element </w:delText>
        </w:r>
        <w:r w:rsidRPr="00B96BFC" w:rsidDel="00E02224">
          <w:rPr>
            <w:rStyle w:val="codeChar"/>
          </w:rPr>
          <w:delText>&lt;number&gt;</w:delText>
        </w:r>
        <w:r w:rsidR="00275180" w:rsidDel="00E02224">
          <w:delText xml:space="preserve"> </w:delText>
        </w:r>
        <w:r w:rsidDel="00E02224">
          <w:delText xml:space="preserve">identifies the OpenFlow Port to OpenFlow Controllers. If the OpenFlow Port is associated with </w:delText>
        </w:r>
        <w:r w:rsidR="00920140" w:rsidDel="00E02224">
          <w:delText>an</w:delText>
        </w:r>
        <w:r w:rsidDel="00E02224">
          <w:delText xml:space="preserve"> OpenFlow Logical Switch, </w:delText>
        </w:r>
        <w:r w:rsidRPr="00B96BFC" w:rsidDel="00E02224">
          <w:rPr>
            <w:rStyle w:val="codeChar"/>
          </w:rPr>
          <w:delText>&lt;number&gt;</w:delText>
        </w:r>
        <w:r w:rsidDel="00E02224">
          <w:delText xml:space="preserve"> MUST be unique within the context of the OpenFlow Logical Switch.</w:delText>
        </w:r>
      </w:del>
    </w:p>
    <w:p w14:paraId="6B2102CD" w14:textId="4A08C627" w:rsidR="00B7089E" w:rsidDel="00E02224" w:rsidRDefault="00B7089E" w:rsidP="00B7089E">
      <w:pPr>
        <w:rPr>
          <w:del w:id="14502" w:author="Thomas Dietz" w:date="2012-08-13T14:21:00Z"/>
        </w:rPr>
      </w:pPr>
      <w:del w:id="14503" w:author="Thomas Dietz" w:date="2012-08-13T14:21:00Z">
        <w:r w:rsidDel="00E02224">
          <w:delText xml:space="preserve">Element </w:delText>
        </w:r>
        <w:r w:rsidRPr="00B96BFC" w:rsidDel="00E02224">
          <w:rPr>
            <w:rStyle w:val="codeChar"/>
          </w:rPr>
          <w:delText>&lt;name&gt;</w:delText>
        </w:r>
        <w:r w:rsidDel="00E02224">
          <w:delText xml:space="preserve"> assists OpenFlow Controllers in identifying OpenFlow Ports. </w:delText>
        </w:r>
        <w:r w:rsidRPr="00B96BFC" w:rsidDel="00E02224">
          <w:rPr>
            <w:rStyle w:val="codeChar"/>
          </w:rPr>
          <w:delText>&lt;name&gt;</w:delText>
        </w:r>
        <w:r w:rsidDel="00E02224">
          <w:delText xml:space="preserve"> MAY be defined. If the OpenFlow Port is associated with an OpenFlow Logical switch and </w:delText>
        </w:r>
        <w:r w:rsidRPr="00B96BFC" w:rsidDel="00E02224">
          <w:rPr>
            <w:rStyle w:val="codeChar"/>
          </w:rPr>
          <w:delText>&lt;name&gt;</w:delText>
        </w:r>
        <w:r w:rsidDel="00E02224">
          <w:delText xml:space="preserve"> is defined, </w:delText>
        </w:r>
        <w:r w:rsidRPr="00B96BFC" w:rsidDel="00E02224">
          <w:rPr>
            <w:rStyle w:val="codeChar"/>
          </w:rPr>
          <w:delText>&lt;name&gt;</w:delText>
        </w:r>
        <w:r w:rsidR="00275180" w:rsidDel="00E02224">
          <w:delText xml:space="preserve"> </w:delText>
        </w:r>
        <w:r w:rsidDel="00E02224">
          <w:delText>MUST be unique within the context of the OpenFlow Logical Switch.</w:delText>
        </w:r>
      </w:del>
    </w:p>
    <w:p w14:paraId="6C7565EF" w14:textId="715C411F" w:rsidR="00B7089E" w:rsidDel="00E02224" w:rsidRDefault="00B7089E" w:rsidP="00B7089E">
      <w:pPr>
        <w:rPr>
          <w:del w:id="14504" w:author="Thomas Dietz" w:date="2012-08-13T14:21:00Z"/>
        </w:rPr>
      </w:pPr>
      <w:del w:id="14505" w:author="Thomas Dietz" w:date="2012-08-13T14:21:00Z">
        <w:r w:rsidDel="00E02224">
          <w:delText xml:space="preserve">Elements </w:delText>
        </w:r>
        <w:r w:rsidRPr="00B96BFC" w:rsidDel="00E02224">
          <w:rPr>
            <w:rStyle w:val="codeChar"/>
          </w:rPr>
          <w:delText>&lt;current-rate&gt;</w:delText>
        </w:r>
        <w:r w:rsidDel="00E02224">
          <w:delText xml:space="preserve"> and </w:delText>
        </w:r>
        <w:r w:rsidRPr="00B96BFC" w:rsidDel="00E02224">
          <w:rPr>
            <w:rStyle w:val="codeChar"/>
          </w:rPr>
          <w:delText>&lt;max-rate&gt;</w:delText>
        </w:r>
        <w:r w:rsidDel="00E02224">
          <w:delText xml:space="preserve"> indicate the current and maximum bit rate of the port. Both values are to be provided in units of kilobit per second (kbps). Those elements are only valid if the element </w:delText>
        </w:r>
        <w:r w:rsidRPr="00B96BFC" w:rsidDel="00E02224">
          <w:rPr>
            <w:rStyle w:val="codeChar"/>
          </w:rPr>
          <w:delText>&lt;rate&gt;</w:delText>
        </w:r>
        <w:r w:rsidDel="00E02224">
          <w:delText xml:space="preserve"> in the current Port Features has a value of </w:delText>
        </w:r>
        <w:r w:rsidR="00884102" w:rsidDel="00E02224">
          <w:delText>“</w:delText>
        </w:r>
        <w:r w:rsidDel="00E02224">
          <w:delText>other</w:delText>
        </w:r>
        <w:r w:rsidR="00884102" w:rsidDel="00E02224">
          <w:delText>”</w:delText>
        </w:r>
        <w:r w:rsidDel="00E02224">
          <w:delText>.</w:delText>
        </w:r>
      </w:del>
    </w:p>
    <w:p w14:paraId="1CA58707" w14:textId="7B3B4874" w:rsidR="009D00AF" w:rsidDel="00E02224" w:rsidRDefault="009D00AF" w:rsidP="005E2DCB">
      <w:pPr>
        <w:pStyle w:val="Heading4"/>
        <w:rPr>
          <w:del w:id="14506" w:author="Thomas Dietz" w:date="2012-08-13T14:21:00Z"/>
        </w:rPr>
      </w:pPr>
      <w:del w:id="14507" w:author="Thomas Dietz" w:date="2012-08-13T14:21:00Z">
        <w:r w:rsidDel="00E02224">
          <w:delText>Port Configuration</w:delText>
        </w:r>
      </w:del>
    </w:p>
    <w:p w14:paraId="6ED47E94" w14:textId="49A97A77" w:rsidR="00B7089E" w:rsidDel="00E02224" w:rsidRDefault="00B7089E" w:rsidP="00B7089E">
      <w:pPr>
        <w:rPr>
          <w:del w:id="14508" w:author="Thomas Dietz" w:date="2012-08-13T14:21:00Z"/>
        </w:rPr>
      </w:pPr>
      <w:del w:id="14509" w:author="Thomas Dietz" w:date="2012-08-13T14:21:00Z">
        <w:r w:rsidDel="00E02224">
          <w:delText xml:space="preserve">Element </w:delText>
        </w:r>
        <w:r w:rsidRPr="00B96BFC" w:rsidDel="00E02224">
          <w:rPr>
            <w:rStyle w:val="codeChar"/>
          </w:rPr>
          <w:delText>&lt;configuration&gt;</w:delText>
        </w:r>
        <w:r w:rsidR="00275180" w:rsidDel="00E02224">
          <w:delText xml:space="preserve"> </w:delText>
        </w:r>
        <w:r w:rsidDel="00E02224">
          <w:delText>represents the expected behavior of the port based on explicit configuration.</w:delText>
        </w:r>
      </w:del>
    </w:p>
    <w:p w14:paraId="6908DE3D" w14:textId="31BCC4AD" w:rsidR="00B7089E" w:rsidDel="00E02224" w:rsidRDefault="00B7089E" w:rsidP="00B7089E">
      <w:pPr>
        <w:rPr>
          <w:del w:id="14510" w:author="Thomas Dietz" w:date="2012-08-13T14:21:00Z"/>
        </w:rPr>
      </w:pPr>
      <w:del w:id="14511" w:author="Thomas Dietz" w:date="2012-08-13T14:21:00Z">
        <w:r w:rsidDel="00E02224">
          <w:delText xml:space="preserve">Element </w:delText>
        </w:r>
        <w:r w:rsidRPr="00B96BFC" w:rsidDel="00E02224">
          <w:rPr>
            <w:rStyle w:val="codeChar"/>
          </w:rPr>
          <w:delText>&lt;configuration&gt;</w:delText>
        </w:r>
        <w:r w:rsidDel="00E02224">
          <w:delText xml:space="preserve"> contains four further elements: </w:delText>
        </w:r>
        <w:r w:rsidRPr="00B96BFC" w:rsidDel="00E02224">
          <w:rPr>
            <w:rStyle w:val="codeChar"/>
          </w:rPr>
          <w:delText>&lt;admin-state&gt;</w:delText>
        </w:r>
        <w:r w:rsidRPr="00E751F5" w:rsidDel="00E02224">
          <w:delText xml:space="preserve">, </w:delText>
        </w:r>
        <w:r w:rsidRPr="00B96BFC" w:rsidDel="00E02224">
          <w:rPr>
            <w:rStyle w:val="codeChar"/>
          </w:rPr>
          <w:delText>&lt;no-receive&gt;</w:delText>
        </w:r>
        <w:r w:rsidRPr="00E751F5" w:rsidDel="00E02224">
          <w:delText xml:space="preserve">, </w:delText>
        </w:r>
        <w:r w:rsidRPr="00B96BFC" w:rsidDel="00E02224">
          <w:rPr>
            <w:rStyle w:val="codeChar"/>
          </w:rPr>
          <w:delText>&lt;no-forward&gt;</w:delText>
        </w:r>
        <w:r w:rsidRPr="00E751F5" w:rsidDel="00E02224">
          <w:delText xml:space="preserve">, </w:delText>
        </w:r>
        <w:r w:rsidRPr="00B96BFC" w:rsidDel="00E02224">
          <w:rPr>
            <w:rStyle w:val="codeChar"/>
          </w:rPr>
          <w:delText>&lt;no-packet-in&gt;</w:delText>
        </w:r>
        <w:r w:rsidRPr="00E751F5" w:rsidDel="00E02224">
          <w:delText>.</w:delText>
        </w:r>
      </w:del>
    </w:p>
    <w:p w14:paraId="1442A859" w14:textId="06F50574" w:rsidR="00B7089E" w:rsidDel="00E02224" w:rsidRDefault="00B7089E" w:rsidP="00B7089E">
      <w:pPr>
        <w:rPr>
          <w:del w:id="14512" w:author="Thomas Dietz" w:date="2012-08-13T14:21:00Z"/>
        </w:rPr>
      </w:pPr>
      <w:del w:id="14513" w:author="Thomas Dietz" w:date="2012-08-13T14:21:00Z">
        <w:r w:rsidDel="00E02224">
          <w:delText xml:space="preserve">Element </w:delText>
        </w:r>
        <w:r w:rsidRPr="00421113" w:rsidDel="00E02224">
          <w:rPr>
            <w:rStyle w:val="codeChar"/>
          </w:rPr>
          <w:delText>&lt;admin-state&gt;</w:delText>
        </w:r>
        <w:r w:rsidDel="00E02224">
          <w:delText xml:space="preserve"> represents the configured link state of the port and MUST be set to either up or down.</w:delText>
        </w:r>
      </w:del>
    </w:p>
    <w:p w14:paraId="5C411E2B" w14:textId="771C1C2C" w:rsidR="00B7089E" w:rsidDel="00E02224" w:rsidRDefault="00B7089E" w:rsidP="00B7089E">
      <w:pPr>
        <w:rPr>
          <w:del w:id="14514" w:author="Thomas Dietz" w:date="2012-08-13T14:21:00Z"/>
        </w:rPr>
      </w:pPr>
      <w:del w:id="14515" w:author="Thomas Dietz" w:date="2012-08-13T14:21:00Z">
        <w:r w:rsidDel="00E02224">
          <w:delText xml:space="preserve">Element </w:delText>
        </w:r>
        <w:r w:rsidRPr="00B96BFC" w:rsidDel="00E02224">
          <w:rPr>
            <w:rStyle w:val="codeChar"/>
          </w:rPr>
          <w:delText>&lt;no-receive&gt;</w:delText>
        </w:r>
        <w:r w:rsidDel="00E02224">
          <w:delText xml:space="preserve"> MUST be set to either true or false. A </w:delText>
        </w:r>
        <w:r w:rsidR="00884102" w:rsidDel="00E02224">
          <w:delText xml:space="preserve">value of “true” </w:delText>
        </w:r>
        <w:r w:rsidDel="00E02224">
          <w:delText>means the port is not receiving any traffic.</w:delText>
        </w:r>
      </w:del>
    </w:p>
    <w:p w14:paraId="492F4E88" w14:textId="0A981CD9" w:rsidR="00B7089E" w:rsidDel="00E02224" w:rsidRDefault="00B7089E" w:rsidP="00B7089E">
      <w:pPr>
        <w:rPr>
          <w:del w:id="14516" w:author="Thomas Dietz" w:date="2012-08-13T14:21:00Z"/>
        </w:rPr>
      </w:pPr>
      <w:del w:id="14517" w:author="Thomas Dietz" w:date="2012-08-13T14:21:00Z">
        <w:r w:rsidRPr="00B96BFC" w:rsidDel="00E02224">
          <w:delText xml:space="preserve">Element </w:delText>
        </w:r>
        <w:r w:rsidRPr="00B96BFC" w:rsidDel="00E02224">
          <w:rPr>
            <w:rStyle w:val="codeChar"/>
          </w:rPr>
          <w:delText>&lt;no-forward&gt;</w:delText>
        </w:r>
        <w:r w:rsidDel="00E02224">
          <w:delText xml:space="preserve">MUST be set to either true or false. A </w:delText>
        </w:r>
        <w:r w:rsidR="00884102" w:rsidDel="00E02224">
          <w:delText xml:space="preserve">value of “true” </w:delText>
        </w:r>
        <w:r w:rsidDel="00E02224">
          <w:delText>means the port is not forwarding any packets.</w:delText>
        </w:r>
      </w:del>
    </w:p>
    <w:p w14:paraId="36E49B5D" w14:textId="3FE3FEF3" w:rsidR="00B7089E" w:rsidDel="00E02224" w:rsidRDefault="00B7089E" w:rsidP="00B7089E">
      <w:pPr>
        <w:rPr>
          <w:del w:id="14518" w:author="Thomas Dietz" w:date="2012-08-13T14:21:00Z"/>
        </w:rPr>
      </w:pPr>
      <w:del w:id="14519" w:author="Thomas Dietz" w:date="2012-08-13T14:21:00Z">
        <w:r w:rsidDel="00E02224">
          <w:delText xml:space="preserve">Element </w:delText>
        </w:r>
        <w:r w:rsidRPr="00B96BFC" w:rsidDel="00E02224">
          <w:rPr>
            <w:rStyle w:val="codeChar"/>
          </w:rPr>
          <w:delText>&lt;no-packet-in&gt;</w:delText>
        </w:r>
        <w:r w:rsidDel="00E02224">
          <w:delText xml:space="preserve"> MUST be set to either true or false. A </w:delText>
        </w:r>
        <w:r w:rsidR="00884102" w:rsidDel="00E02224">
          <w:delText xml:space="preserve">value of “true” </w:delText>
        </w:r>
        <w:r w:rsidDel="00E02224">
          <w:delText>means port is not receiving any packets.</w:delText>
        </w:r>
      </w:del>
    </w:p>
    <w:p w14:paraId="7EA1BB1A" w14:textId="28B87F54" w:rsidR="009D00AF" w:rsidDel="00E02224" w:rsidRDefault="009D00AF" w:rsidP="009D00AF">
      <w:pPr>
        <w:pStyle w:val="Heading4"/>
        <w:rPr>
          <w:del w:id="14520" w:author="Thomas Dietz" w:date="2012-08-13T14:21:00Z"/>
        </w:rPr>
      </w:pPr>
      <w:del w:id="14521" w:author="Thomas Dietz" w:date="2012-08-13T14:21:00Z">
        <w:r w:rsidDel="00E02224">
          <w:delText>Port State</w:delText>
        </w:r>
      </w:del>
    </w:p>
    <w:p w14:paraId="7B28FE19" w14:textId="4BFF6600" w:rsidR="00B7089E" w:rsidDel="00E02224" w:rsidRDefault="00B7089E" w:rsidP="00B7089E">
      <w:pPr>
        <w:rPr>
          <w:del w:id="14522" w:author="Thomas Dietz" w:date="2012-08-13T14:21:00Z"/>
        </w:rPr>
      </w:pPr>
      <w:del w:id="14523" w:author="Thomas Dietz" w:date="2012-08-13T14:21:00Z">
        <w:r w:rsidDel="00E02224">
          <w:delText xml:space="preserve">Element </w:delText>
        </w:r>
        <w:r w:rsidRPr="00535714" w:rsidDel="00E02224">
          <w:rPr>
            <w:rStyle w:val="codeChar"/>
          </w:rPr>
          <w:delText>&lt;state&gt;</w:delText>
        </w:r>
        <w:r w:rsidDel="00E02224">
          <w:delText xml:space="preserve"> contains three further elements: </w:delText>
        </w:r>
        <w:r w:rsidRPr="00B96BFC" w:rsidDel="00E02224">
          <w:rPr>
            <w:rStyle w:val="codeChar"/>
          </w:rPr>
          <w:delText>&lt;oper-state&gt;</w:delText>
        </w:r>
        <w:r w:rsidRPr="00E751F5" w:rsidDel="00E02224">
          <w:delText xml:space="preserve">, </w:delText>
        </w:r>
        <w:r w:rsidRPr="00B96BFC" w:rsidDel="00E02224">
          <w:rPr>
            <w:rStyle w:val="codeChar"/>
          </w:rPr>
          <w:delText>&lt;blocked&gt;</w:delText>
        </w:r>
        <w:r w:rsidRPr="00B96BFC" w:rsidDel="00E02224">
          <w:delText>,</w:delText>
        </w:r>
        <w:r w:rsidRPr="00E751F5" w:rsidDel="00E02224">
          <w:delText xml:space="preserve"> </w:delText>
        </w:r>
        <w:r w:rsidRPr="00B96BFC" w:rsidDel="00E02224">
          <w:rPr>
            <w:rStyle w:val="codeChar"/>
          </w:rPr>
          <w:delText>&lt;live&gt;</w:delText>
        </w:r>
        <w:r w:rsidRPr="00B96BFC" w:rsidDel="00E02224">
          <w:delText>.</w:delText>
        </w:r>
        <w:r w:rsidDel="00E02224">
          <w:delText xml:space="preserve"> </w:delText>
        </w:r>
      </w:del>
    </w:p>
    <w:p w14:paraId="6EA8F193" w14:textId="79A8F2DD" w:rsidR="00B7089E" w:rsidDel="00E02224" w:rsidRDefault="00B7089E" w:rsidP="00B7089E">
      <w:pPr>
        <w:rPr>
          <w:del w:id="14524" w:author="Thomas Dietz" w:date="2012-08-13T14:21:00Z"/>
        </w:rPr>
      </w:pPr>
      <w:del w:id="14525" w:author="Thomas Dietz" w:date="2012-08-13T14:21:00Z">
        <w:r w:rsidDel="00E02224">
          <w:delText xml:space="preserve">Element </w:delText>
        </w:r>
        <w:r w:rsidRPr="00B96BFC" w:rsidDel="00E02224">
          <w:rPr>
            <w:rStyle w:val="codeChar"/>
          </w:rPr>
          <w:delText>&lt;oper-state&gt;</w:delText>
        </w:r>
        <w:r w:rsidDel="00E02224">
          <w:delText xml:space="preserve"> represents the reported link state of the port and MUST have a value of either </w:delText>
        </w:r>
        <w:r w:rsidR="00884102" w:rsidDel="00E02224">
          <w:delText>“</w:delText>
        </w:r>
        <w:r w:rsidDel="00E02224">
          <w:delText>up</w:delText>
        </w:r>
        <w:r w:rsidR="00884102" w:rsidDel="00E02224">
          <w:delText>”</w:delText>
        </w:r>
        <w:r w:rsidDel="00E02224">
          <w:delText xml:space="preserve"> or </w:delText>
        </w:r>
        <w:r w:rsidR="00884102" w:rsidDel="00E02224">
          <w:delText>“</w:delText>
        </w:r>
        <w:r w:rsidDel="00E02224">
          <w:delText>down</w:delText>
        </w:r>
        <w:r w:rsidR="00884102" w:rsidDel="00E02224">
          <w:delText>“</w:delText>
        </w:r>
        <w:r w:rsidDel="00E02224">
          <w:delText>.</w:delText>
        </w:r>
      </w:del>
    </w:p>
    <w:p w14:paraId="62489534" w14:textId="1CA0FA46" w:rsidR="00B7089E" w:rsidDel="00E02224" w:rsidRDefault="00B7089E" w:rsidP="00B7089E">
      <w:pPr>
        <w:rPr>
          <w:del w:id="14526" w:author="Thomas Dietz" w:date="2012-08-13T14:21:00Z"/>
        </w:rPr>
      </w:pPr>
      <w:del w:id="14527" w:author="Thomas Dietz" w:date="2012-08-13T14:21:00Z">
        <w:r w:rsidDel="00E02224">
          <w:delText xml:space="preserve">Element </w:delText>
        </w:r>
        <w:r w:rsidRPr="00B96BFC" w:rsidDel="00E02224">
          <w:rPr>
            <w:rStyle w:val="codeChar"/>
          </w:rPr>
          <w:delText>&lt;blocked&gt;</w:delText>
        </w:r>
        <w:r w:rsidDel="00E02224">
          <w:delText xml:space="preserve"> MUST have a value of either </w:delText>
        </w:r>
        <w:r w:rsidR="00884102" w:rsidDel="00E02224">
          <w:delText>“</w:delText>
        </w:r>
        <w:r w:rsidDel="00E02224">
          <w:delText>true</w:delText>
        </w:r>
        <w:r w:rsidR="00884102" w:rsidDel="00E02224">
          <w:delText>”</w:delText>
        </w:r>
        <w:r w:rsidDel="00E02224">
          <w:delText xml:space="preserve"> or </w:delText>
        </w:r>
        <w:r w:rsidR="00884102" w:rsidDel="00E02224">
          <w:delText>“</w:delText>
        </w:r>
        <w:r w:rsidDel="00E02224">
          <w:delText>false</w:delText>
        </w:r>
        <w:r w:rsidR="00884102" w:rsidDel="00E02224">
          <w:delText>”</w:delText>
        </w:r>
        <w:r w:rsidDel="00E02224">
          <w:delText xml:space="preserve">. A </w:delText>
        </w:r>
        <w:r w:rsidR="00884102" w:rsidDel="00E02224">
          <w:delText xml:space="preserve">value of “true” </w:delText>
        </w:r>
        <w:r w:rsidDel="00E02224">
          <w:delText>means the port has been blocked from receiving or sending traffic.</w:delText>
        </w:r>
      </w:del>
    </w:p>
    <w:p w14:paraId="1590CF06" w14:textId="542EBFEB" w:rsidR="00B7089E" w:rsidDel="00E02224" w:rsidRDefault="00B7089E" w:rsidP="00B7089E">
      <w:pPr>
        <w:rPr>
          <w:del w:id="14528" w:author="Thomas Dietz" w:date="2012-08-13T14:21:00Z"/>
        </w:rPr>
      </w:pPr>
      <w:del w:id="14529" w:author="Thomas Dietz" w:date="2012-08-13T14:21:00Z">
        <w:r w:rsidDel="00E02224">
          <w:delText xml:space="preserve">Element </w:delText>
        </w:r>
        <w:r w:rsidRPr="00B96BFC" w:rsidDel="00E02224">
          <w:rPr>
            <w:rStyle w:val="codeChar"/>
          </w:rPr>
          <w:delText>&lt;live&gt;</w:delText>
        </w:r>
        <w:r w:rsidDel="00E02224">
          <w:delText xml:space="preserve"> MUST have </w:delText>
        </w:r>
        <w:r w:rsidR="00884102" w:rsidDel="00E02224">
          <w:delText>a value of either “true” or “false”</w:delText>
        </w:r>
        <w:r w:rsidDel="00E02224">
          <w:delText xml:space="preserve"> .A </w:delText>
        </w:r>
        <w:r w:rsidR="00884102" w:rsidDel="00E02224">
          <w:delText xml:space="preserve">value of “true” </w:delText>
        </w:r>
        <w:r w:rsidDel="00E02224">
          <w:delText>means the port is active and sending/receiving packets.</w:delText>
        </w:r>
      </w:del>
    </w:p>
    <w:p w14:paraId="1F314BEA" w14:textId="2085806D" w:rsidR="009D00AF" w:rsidDel="00E02224" w:rsidRDefault="009D00AF" w:rsidP="009D00AF">
      <w:pPr>
        <w:pStyle w:val="Heading4"/>
        <w:rPr>
          <w:del w:id="14530" w:author="Thomas Dietz" w:date="2012-08-13T14:21:00Z"/>
        </w:rPr>
      </w:pPr>
      <w:del w:id="14531" w:author="Thomas Dietz" w:date="2012-08-13T14:21:00Z">
        <w:r w:rsidDel="00E02224">
          <w:delText>Port Features</w:delText>
        </w:r>
      </w:del>
    </w:p>
    <w:p w14:paraId="6F62D891" w14:textId="01614122" w:rsidR="00B7089E" w:rsidDel="00E02224" w:rsidRDefault="00B7089E" w:rsidP="00B7089E">
      <w:pPr>
        <w:rPr>
          <w:del w:id="14532" w:author="Thomas Dietz" w:date="2012-08-13T14:21:00Z"/>
        </w:rPr>
      </w:pPr>
      <w:del w:id="14533" w:author="Thomas Dietz" w:date="2012-08-13T14:21:00Z">
        <w:r w:rsidDel="00E02224">
          <w:delText xml:space="preserve">An OpenFlow Port contains a list of OpenFlow Port Features in element </w:delText>
        </w:r>
        <w:r w:rsidRPr="00B96BFC" w:rsidDel="00E02224">
          <w:rPr>
            <w:rStyle w:val="codeChar"/>
          </w:rPr>
          <w:delText>&lt;features&gt;</w:delText>
        </w:r>
        <w:r w:rsidDel="00E02224">
          <w:delText xml:space="preserve">which contains four sub-lists represented by elements </w:delText>
        </w:r>
        <w:r w:rsidRPr="00B96BFC" w:rsidDel="00E02224">
          <w:rPr>
            <w:rStyle w:val="codeChar"/>
          </w:rPr>
          <w:delText>&lt;current&gt;</w:delText>
        </w:r>
        <w:r w:rsidRPr="00E751F5" w:rsidDel="00E02224">
          <w:delText xml:space="preserve">, </w:delText>
        </w:r>
        <w:r w:rsidRPr="00B96BFC" w:rsidDel="00E02224">
          <w:rPr>
            <w:rStyle w:val="codeChar"/>
          </w:rPr>
          <w:delText>&lt;advertised&gt;</w:delText>
        </w:r>
        <w:r w:rsidRPr="00E751F5" w:rsidDel="00E02224">
          <w:delText xml:space="preserve">, </w:delText>
        </w:r>
        <w:r w:rsidRPr="00B96BFC" w:rsidDel="00E02224">
          <w:rPr>
            <w:rStyle w:val="codeChar"/>
          </w:rPr>
          <w:delText>&lt;supported&gt;</w:delText>
        </w:r>
        <w:r w:rsidRPr="00B96BFC" w:rsidDel="00E02224">
          <w:delText>,</w:delText>
        </w:r>
        <w:r w:rsidRPr="00B96BFC" w:rsidDel="00E02224">
          <w:rPr>
            <w:rStyle w:val="codeChar"/>
          </w:rPr>
          <w:delText>&lt;advertised-peer&gt;</w:delText>
        </w:r>
        <w:r w:rsidRPr="00E751F5" w:rsidDel="00E02224">
          <w:delText>.</w:delText>
        </w:r>
        <w:r w:rsidDel="00E02224">
          <w:delText>These four lists MUST contain the features associated with the OpenFlow Port. The specific semantics of feature membership in each of these four sub-lists are defined in the OpenFlow protocol.</w:delText>
        </w:r>
      </w:del>
    </w:p>
    <w:p w14:paraId="751E6747" w14:textId="7BDBC657" w:rsidR="008D0DE2" w:rsidRPr="00E751F5" w:rsidDel="00E02224" w:rsidRDefault="00B7089E" w:rsidP="00B7089E">
      <w:pPr>
        <w:rPr>
          <w:del w:id="14534" w:author="Thomas Dietz" w:date="2012-08-13T14:21:00Z"/>
        </w:rPr>
      </w:pPr>
      <w:del w:id="14535" w:author="Thomas Dietz" w:date="2012-08-13T14:21:00Z">
        <w:r w:rsidDel="00E02224">
          <w:delText xml:space="preserve">The following elements of the OpenFlow Port can be modified by a NETCONF </w:delText>
        </w:r>
        <w:r w:rsidRPr="00E751F5" w:rsidDel="00E02224">
          <w:rPr>
            <w:rStyle w:val="codeChar"/>
          </w:rPr>
          <w:delText>edit-config</w:delText>
        </w:r>
        <w:r w:rsidDel="00E02224">
          <w:delText xml:space="preserve"> request or retrieved by a NETCONF </w:delText>
        </w:r>
        <w:r w:rsidRPr="00B96BFC" w:rsidDel="00E02224">
          <w:rPr>
            <w:rStyle w:val="codeChar"/>
          </w:rPr>
          <w:delText>get-config</w:delText>
        </w:r>
        <w:r w:rsidDel="00E02224">
          <w:delText xml:space="preserve"> request: </w:delText>
        </w:r>
        <w:r w:rsidRPr="00B96BFC" w:rsidDel="00E02224">
          <w:rPr>
            <w:rStyle w:val="codeChar"/>
          </w:rPr>
          <w:delText>&lt;resource-id&gt;</w:delText>
        </w:r>
        <w:r w:rsidRPr="00B96BFC" w:rsidDel="00E02224">
          <w:delText xml:space="preserve">, </w:delText>
        </w:r>
        <w:r w:rsidRPr="00B96BFC" w:rsidDel="00E02224">
          <w:rPr>
            <w:rStyle w:val="codeChar"/>
          </w:rPr>
          <w:delText>&lt;number&gt;</w:delText>
        </w:r>
        <w:r w:rsidRPr="00B96BFC" w:rsidDel="00E02224">
          <w:delText xml:space="preserve">, </w:delText>
        </w:r>
        <w:r w:rsidRPr="00B96BFC" w:rsidDel="00E02224">
          <w:rPr>
            <w:rStyle w:val="codeChar"/>
          </w:rPr>
          <w:delText>&lt;name&gt;, &lt;admin-state&gt;</w:delText>
        </w:r>
        <w:r w:rsidRPr="00B96BFC" w:rsidDel="00E02224">
          <w:delText xml:space="preserve">, </w:delText>
        </w:r>
        <w:r w:rsidRPr="00B96BFC" w:rsidDel="00E02224">
          <w:rPr>
            <w:rStyle w:val="codeChar"/>
          </w:rPr>
          <w:delText>&lt;no-receive&gt;</w:delText>
        </w:r>
        <w:r w:rsidRPr="00B96BFC" w:rsidDel="00E02224">
          <w:delText xml:space="preserve">, </w:delText>
        </w:r>
        <w:r w:rsidRPr="00B96BFC" w:rsidDel="00E02224">
          <w:rPr>
            <w:rStyle w:val="codeChar"/>
          </w:rPr>
          <w:delText>&lt;no-forward&gt;</w:delText>
        </w:r>
        <w:r w:rsidRPr="00B96BFC" w:rsidDel="00E02224">
          <w:delText xml:space="preserve">, </w:delText>
        </w:r>
        <w:r w:rsidRPr="00B96BFC" w:rsidDel="00E02224">
          <w:rPr>
            <w:rStyle w:val="codeChar"/>
          </w:rPr>
          <w:delText>&lt;no-packet-in&gt;</w:delText>
        </w:r>
        <w:r w:rsidRPr="00E751F5" w:rsidDel="00E02224">
          <w:delText>.</w:delText>
        </w:r>
      </w:del>
    </w:p>
    <w:p w14:paraId="4430DE70" w14:textId="6683A291" w:rsidR="009D00AF" w:rsidDel="00E02224" w:rsidRDefault="009D00AF" w:rsidP="009D00AF">
      <w:pPr>
        <w:pStyle w:val="Heading4"/>
        <w:rPr>
          <w:del w:id="14536" w:author="Thomas Dietz" w:date="2012-08-13T14:21:00Z"/>
        </w:rPr>
      </w:pPr>
      <w:del w:id="14537" w:author="Thomas Dietz" w:date="2012-08-13T14:21:00Z">
        <w:r w:rsidDel="00E02224">
          <w:delText>Tunnel (</w:delText>
        </w:r>
        <w:r w:rsidR="00435B91" w:rsidDel="00E02224">
          <w:delText xml:space="preserve">Logical </w:delText>
        </w:r>
        <w:r w:rsidDel="00E02224">
          <w:delText>Port)</w:delText>
        </w:r>
      </w:del>
    </w:p>
    <w:p w14:paraId="49DC71FC" w14:textId="4FC38E02" w:rsidR="00435B91" w:rsidDel="00E02224" w:rsidRDefault="00435B91" w:rsidP="00B7089E">
      <w:pPr>
        <w:rPr>
          <w:del w:id="14538" w:author="Thomas Dietz" w:date="2012-08-13T14:21:00Z"/>
        </w:rPr>
      </w:pPr>
      <w:del w:id="14539" w:author="Thomas Dietz" w:date="2012-08-13T14:21:00Z">
        <w:r w:rsidDel="00E02224">
          <w:delText>A tunnel endpoint corresponds to a logical OpenFlow port that supports a specific encapsulation method.  A common use case for tunnels is to create virtual overlay networks by encapsulating, for example, Layer 2 (Ethernet) traffic in Layer 3 (IP) packets.  OF-</w:delText>
        </w:r>
        <w:r w:rsidR="008F2AF0" w:rsidDel="00E02224">
          <w:delText xml:space="preserve">CONFIG </w:delText>
        </w:r>
        <w:r w:rsidDel="00E02224">
          <w:delText xml:space="preserve">enables the association of logical OpenFlow ports with an associated tunnel type and corresponding parameters for the tunnel.  </w:delText>
        </w:r>
      </w:del>
    </w:p>
    <w:p w14:paraId="2A6D0C26" w14:textId="00B97786" w:rsidR="008D0DE2" w:rsidDel="00E02224" w:rsidRDefault="008D0DE2" w:rsidP="00B7089E">
      <w:pPr>
        <w:rPr>
          <w:del w:id="14540" w:author="Thomas Dietz" w:date="2012-08-13T14:21:00Z"/>
        </w:rPr>
      </w:pPr>
      <w:del w:id="14541" w:author="Thomas Dietz" w:date="2012-08-13T14:21:00Z">
        <w:r w:rsidRPr="009D00AF" w:rsidDel="00E02224">
          <w:delText xml:space="preserve">Element </w:delText>
        </w:r>
        <w:r w:rsidRPr="00884102" w:rsidDel="00E02224">
          <w:rPr>
            <w:rStyle w:val="codeChar"/>
          </w:rPr>
          <w:delText>&lt;tunnel&gt;</w:delText>
        </w:r>
        <w:r w:rsidRPr="009D00AF" w:rsidDel="00E02224">
          <w:delText xml:space="preserve"> </w:delText>
        </w:r>
        <w:r w:rsidDel="00E02224">
          <w:delText xml:space="preserve">is only present if the port is a </w:delText>
        </w:r>
        <w:r w:rsidR="00435B91" w:rsidDel="00E02224">
          <w:delText xml:space="preserve">logical </w:delText>
        </w:r>
        <w:r w:rsidDel="00E02224">
          <w:delText>port that represents a tunnel endpoint.</w:delText>
        </w:r>
        <w:r w:rsidR="009D00AF" w:rsidDel="00E02224">
          <w:delText xml:space="preserve"> It contains a tunnel type specific element. Currently defined are the following tunnel types: IPinGRE, VxLAN, and NVGRE. All tunnel types have a common set of contained elements: </w:delText>
        </w:r>
        <w:r w:rsidR="00B4160C" w:rsidDel="00E02224">
          <w:delText xml:space="preserve"> a local and a remote endpoint address </w:delText>
        </w:r>
        <w:r w:rsidR="00B4160C" w:rsidRPr="00604F82" w:rsidDel="00E02224">
          <w:delText>(</w:delText>
        </w:r>
        <w:r w:rsidR="00B4160C" w:rsidRPr="00884102" w:rsidDel="00E02224">
          <w:rPr>
            <w:rStyle w:val="codeChar"/>
          </w:rPr>
          <w:delText>&lt;local-XXX-address&gt;</w:delText>
        </w:r>
        <w:r w:rsidR="00B4160C" w:rsidDel="00E02224">
          <w:delText xml:space="preserve"> and </w:delText>
        </w:r>
        <w:r w:rsidR="00B4160C" w:rsidRPr="00884102" w:rsidDel="00E02224">
          <w:rPr>
            <w:rStyle w:val="codeChar"/>
          </w:rPr>
          <w:delText>&lt;remote-XXX-address&gt;</w:delText>
        </w:r>
        <w:r w:rsidR="00B4160C" w:rsidDel="00E02224">
          <w:delText>) for address types IPv4, IPv6, and MAC</w:delText>
        </w:r>
        <w:r w:rsidR="00435B91" w:rsidDel="00E02224">
          <w:delText>.</w:delText>
        </w:r>
        <w:r w:rsidR="00B4160C" w:rsidDel="00E02224">
          <w:delText>.</w:delText>
        </w:r>
        <w:r w:rsidR="00786C46" w:rsidDel="00E02224">
          <w:delText xml:space="preserve"> </w:delText>
        </w:r>
      </w:del>
    </w:p>
    <w:p w14:paraId="0AFA1EC1" w14:textId="662AEE06" w:rsidR="00337278" w:rsidDel="00E02224" w:rsidRDefault="00337278" w:rsidP="00337278">
      <w:pPr>
        <w:pStyle w:val="Heading4"/>
        <w:rPr>
          <w:del w:id="14542" w:author="Thomas Dietz" w:date="2012-08-13T14:21:00Z"/>
        </w:rPr>
      </w:pPr>
      <w:bookmarkStart w:id="14543" w:name="_Toc315954017"/>
      <w:bookmarkStart w:id="14544" w:name="_Toc316542527"/>
      <w:del w:id="14545" w:author="Thomas Dietz" w:date="2012-08-13T14:21:00Z">
        <w:r w:rsidDel="00E02224">
          <w:delText>IPinGRE Tunnel</w:delText>
        </w:r>
      </w:del>
    </w:p>
    <w:p w14:paraId="028B1284" w14:textId="21664992" w:rsidR="00F972B7" w:rsidDel="00E02224" w:rsidRDefault="00337278" w:rsidP="00F972B7">
      <w:pPr>
        <w:rPr>
          <w:del w:id="14546" w:author="Thomas Dietz" w:date="2012-08-13T14:21:00Z"/>
        </w:rPr>
      </w:pPr>
      <w:del w:id="14547" w:author="Thomas Dietz" w:date="2012-08-13T14:21:00Z">
        <w:r w:rsidDel="00E02224">
          <w:delText xml:space="preserve">For IP-in-GRE tunnels, </w:delText>
        </w:r>
        <w:r w:rsidR="00F972B7" w:rsidDel="00E02224">
          <w:delText xml:space="preserve">further elements may be used. The presence of the checksum, key, and sequence number is indicated by boolean elements </w:delText>
        </w:r>
        <w:r w:rsidR="00F972B7" w:rsidRPr="002375BD" w:rsidDel="00E02224">
          <w:rPr>
            <w:rStyle w:val="codeChar"/>
          </w:rPr>
          <w:delText>&lt;checksum-present&gt;</w:delText>
        </w:r>
        <w:r w:rsidR="00F972B7" w:rsidDel="00E02224">
          <w:delText xml:space="preserve">,  </w:delText>
        </w:r>
        <w:r w:rsidR="00F972B7" w:rsidRPr="002375BD" w:rsidDel="00E02224">
          <w:rPr>
            <w:rStyle w:val="codeChar"/>
          </w:rPr>
          <w:delText>&lt;key-present&gt;</w:delText>
        </w:r>
        <w:r w:rsidR="00F972B7" w:rsidDel="00E02224">
          <w:delText xml:space="preserve">, and </w:delText>
        </w:r>
        <w:r w:rsidR="00F972B7" w:rsidRPr="002375BD" w:rsidDel="00E02224">
          <w:rPr>
            <w:rStyle w:val="codeChar"/>
          </w:rPr>
          <w:delText>&lt;sequence-number-present&gt;</w:delText>
        </w:r>
        <w:r w:rsidR="00F972B7" w:rsidDel="00E02224">
          <w:delText xml:space="preserve">. Element </w:delText>
        </w:r>
        <w:r w:rsidR="00F972B7" w:rsidRPr="002375BD" w:rsidDel="00E02224">
          <w:rPr>
            <w:rStyle w:val="codeChar"/>
          </w:rPr>
          <w:delText>&lt;key&gt;</w:delText>
        </w:r>
        <w:r w:rsidR="00F972B7" w:rsidDel="00E02224">
          <w:delText xml:space="preserve"> indicates the key value used. It should not be present if the value of element </w:delText>
        </w:r>
        <w:r w:rsidR="00F972B7" w:rsidRPr="002375BD" w:rsidDel="00E02224">
          <w:rPr>
            <w:rStyle w:val="codeChar"/>
          </w:rPr>
          <w:delText>&lt;key-present&gt;</w:delText>
        </w:r>
        <w:r w:rsidR="00F972B7" w:rsidDel="00E02224">
          <w:delText xml:space="preserve"> is </w:delText>
        </w:r>
        <w:r w:rsidR="00C56A86" w:rsidDel="00E02224">
          <w:delText>”</w:delText>
        </w:r>
        <w:r w:rsidR="00F972B7" w:rsidRPr="00C56A86" w:rsidDel="00E02224">
          <w:delText>false</w:delText>
        </w:r>
        <w:r w:rsidR="00C56A86" w:rsidDel="00E02224">
          <w:delText>”</w:delText>
        </w:r>
        <w:r w:rsidR="00F972B7" w:rsidDel="00E02224">
          <w:delText>.</w:delText>
        </w:r>
        <w:r w:rsidR="008F2AF0" w:rsidDel="00E02224">
          <w:delText xml:space="preserve"> In an implementation of IP-in-GRE tunnels, the &lt;key&gt; element could be used to set the </w:delText>
        </w:r>
        <w:r w:rsidR="008F2AF0" w:rsidRPr="00604F82" w:rsidDel="00E02224">
          <w:rPr>
            <w:rFonts w:ascii="Courier New" w:hAnsi="Courier New" w:cs="Courier New"/>
          </w:rPr>
          <w:delText>OXM_OF_TUNNEL_ID</w:delText>
        </w:r>
        <w:r w:rsidR="008F2AF0" w:rsidDel="00E02224">
          <w:delText xml:space="preserve"> match field metadata in the OpenFlow protocol.</w:delText>
        </w:r>
      </w:del>
    </w:p>
    <w:p w14:paraId="136D6D3B" w14:textId="6C2129B2" w:rsidR="00F972B7" w:rsidDel="00E02224" w:rsidRDefault="00F972B7" w:rsidP="00F972B7">
      <w:pPr>
        <w:pStyle w:val="Heading4"/>
        <w:rPr>
          <w:del w:id="14548" w:author="Thomas Dietz" w:date="2012-08-13T14:21:00Z"/>
        </w:rPr>
      </w:pPr>
      <w:del w:id="14549" w:author="Thomas Dietz" w:date="2012-08-13T14:21:00Z">
        <w:r w:rsidDel="00E02224">
          <w:delText>VXLAN Tunnel</w:delText>
        </w:r>
      </w:del>
    </w:p>
    <w:p w14:paraId="1042FDD7" w14:textId="0B0A3D67" w:rsidR="00F972B7" w:rsidDel="00E02224" w:rsidRDefault="00081FD1" w:rsidP="00F972B7">
      <w:pPr>
        <w:rPr>
          <w:del w:id="14550" w:author="Thomas Dietz" w:date="2012-08-13T14:21:00Z"/>
        </w:rPr>
      </w:pPr>
      <w:del w:id="14551" w:author="Thomas Dietz" w:date="2012-08-13T14:21:00Z">
        <w:r w:rsidDel="00E02224">
          <w:delText>VxLAN tunnel elements are based on the specification current at the time of this writing (</w:delText>
        </w:r>
        <w:r w:rsidRPr="008F4E05" w:rsidDel="00E02224">
          <w:delText>draft-mahalingam-dutt-dcops-vxlan-01.txt</w:delText>
        </w:r>
        <w:r w:rsidDel="00E02224">
          <w:delText xml:space="preserve">).  The </w:delText>
        </w:r>
        <w:r w:rsidRPr="00604F82" w:rsidDel="00E02224">
          <w:rPr>
            <w:rFonts w:ascii="Courier New" w:hAnsi="Courier New" w:cs="Courier New"/>
          </w:rPr>
          <w:delText>&lt;vni-valid&gt;</w:delText>
        </w:r>
        <w:r w:rsidDel="00E02224">
          <w:delText xml:space="preserve"> boolean element indicates how the corresponding flag should be set in packets sent on the tunnel.  It SHOULD generally be set to “true”. The </w:delText>
        </w:r>
        <w:r w:rsidRPr="00604F82" w:rsidDel="00E02224">
          <w:rPr>
            <w:rFonts w:ascii="Courier New" w:hAnsi="Courier New" w:cs="Courier New"/>
          </w:rPr>
          <w:delText>&lt;vni&gt;</w:delText>
        </w:r>
        <w:r w:rsidDel="00E02224">
          <w:delText xml:space="preserve"> element is the virtual network identifier assigned to all packets sent on the tunnel. </w:delText>
        </w:r>
        <w:r w:rsidR="008F2AF0" w:rsidDel="00E02224">
          <w:delText xml:space="preserve">  ”.   A VxLAN  implementation may use the &lt;vni&gt; element to set the </w:delText>
        </w:r>
        <w:r w:rsidR="008F2AF0" w:rsidRPr="009E3EA9" w:rsidDel="00E02224">
          <w:rPr>
            <w:rFonts w:ascii="Courier New" w:hAnsi="Courier New" w:cs="Courier New"/>
          </w:rPr>
          <w:delText>OXM_OF_TUNNEL_ID</w:delText>
        </w:r>
        <w:r w:rsidR="008F2AF0" w:rsidDel="00E02224">
          <w:delText xml:space="preserve"> match field metadata in the OpenFlow protocol.</w:delText>
        </w:r>
        <w:r w:rsidDel="00E02224">
          <w:delText xml:space="preserve"> </w:delText>
        </w:r>
        <w:r w:rsidR="008F2AF0" w:rsidDel="00E02224">
          <w:delText xml:space="preserve"> </w:delText>
        </w:r>
        <w:r w:rsidDel="00E02224">
          <w:delText xml:space="preserve">If IP multicast is used to support broadcast on the tunnel the </w:delText>
        </w:r>
        <w:r w:rsidRPr="00604F82" w:rsidDel="00E02224">
          <w:rPr>
            <w:rFonts w:ascii="Courier New" w:hAnsi="Courier New" w:cs="Courier New"/>
          </w:rPr>
          <w:delText>&lt;vni-multicast-group&gt;</w:delText>
        </w:r>
        <w:r w:rsidDel="00E02224">
          <w:delText xml:space="preserve"> element MAY be used to specify the corresponding multicast IP address.  The </w:delText>
        </w:r>
        <w:r w:rsidRPr="00604F82" w:rsidDel="00E02224">
          <w:rPr>
            <w:rFonts w:ascii="Courier New" w:hAnsi="Courier New" w:cs="Courier New"/>
          </w:rPr>
          <w:delText>&lt;udp-source-port&gt;</w:delText>
        </w:r>
        <w:r w:rsidDel="00E02224">
          <w:delText xml:space="preserve"> element MAY be used to set the </w:delText>
        </w:r>
        <w:r w:rsidR="008F2AF0" w:rsidDel="00E02224">
          <w:delText>outer</w:delText>
        </w:r>
        <w:r w:rsidDel="00E02224">
          <w:delText xml:space="preserve"> UDP </w:delText>
        </w:r>
        <w:r w:rsidR="00DF562A" w:rsidDel="00E02224">
          <w:delText xml:space="preserve">source </w:delText>
        </w:r>
        <w:r w:rsidDel="00E02224">
          <w:delText xml:space="preserve">port number, e.g., to ensure consistent hashing for ECMP.  If </w:delText>
        </w:r>
        <w:r w:rsidRPr="00604F82" w:rsidDel="00E02224">
          <w:rPr>
            <w:rFonts w:ascii="Courier New" w:hAnsi="Courier New" w:cs="Courier New"/>
          </w:rPr>
          <w:delText>&lt;udp-source-port&gt;</w:delText>
        </w:r>
        <w:r w:rsidDel="00E02224">
          <w:delText xml:space="preserve"> is absent, it is expected that the source port will be set dynamically during transmission.  The </w:delText>
        </w:r>
        <w:r w:rsidRPr="00604F82" w:rsidDel="00E02224">
          <w:rPr>
            <w:rFonts w:ascii="Courier New" w:hAnsi="Courier New" w:cs="Courier New"/>
          </w:rPr>
          <w:delText>&lt;udp-dest-port&gt;</w:delText>
        </w:r>
        <w:r w:rsidDel="00E02224">
          <w:delText xml:space="preserve"> SHOULD be set to the IANA assigned well-known port number for VxLAN (pending assignment as of this writing).  The </w:delText>
        </w:r>
        <w:r w:rsidRPr="00604F82" w:rsidDel="00E02224">
          <w:rPr>
            <w:rFonts w:ascii="Courier New" w:hAnsi="Courier New" w:cs="Courier New"/>
          </w:rPr>
          <w:delText>&lt;udp-checksum&gt;</w:delText>
        </w:r>
        <w:r w:rsidDel="00E02224">
          <w:delText xml:space="preserve"> element is a boolean flag to indicate whether or not the outer UDP checksum should be set.  Typically, this element SHOULD be set to “false”.</w:delText>
        </w:r>
      </w:del>
    </w:p>
    <w:p w14:paraId="6804354A" w14:textId="22E243BB" w:rsidR="00F972B7" w:rsidDel="00E02224" w:rsidRDefault="00F972B7" w:rsidP="00F972B7">
      <w:pPr>
        <w:pStyle w:val="Heading4"/>
        <w:rPr>
          <w:del w:id="14552" w:author="Thomas Dietz" w:date="2012-08-13T14:21:00Z"/>
        </w:rPr>
      </w:pPr>
      <w:del w:id="14553" w:author="Thomas Dietz" w:date="2012-08-13T14:21:00Z">
        <w:r w:rsidDel="00E02224">
          <w:delText>NVGRE Tunnel</w:delText>
        </w:r>
      </w:del>
    </w:p>
    <w:p w14:paraId="3967BC80" w14:textId="76AC8AB9" w:rsidR="00081FD1" w:rsidDel="00E02224" w:rsidRDefault="00081FD1" w:rsidP="00081FD1">
      <w:pPr>
        <w:rPr>
          <w:del w:id="14554" w:author="Thomas Dietz" w:date="2012-08-13T14:21:00Z"/>
        </w:rPr>
      </w:pPr>
      <w:del w:id="14555" w:author="Thomas Dietz" w:date="2012-08-13T14:21:00Z">
        <w:r w:rsidDel="00E02224">
          <w:delText>NVGRE tunnel elements are based on the specification current at the time of this writing (</w:delText>
        </w:r>
        <w:r w:rsidRPr="00E24441" w:rsidDel="00E02224">
          <w:delText>draft-sridharan-virtualization-nvgre-00.txt</w:delText>
        </w:r>
        <w:r w:rsidDel="00E02224">
          <w:delText xml:space="preserve">).  The </w:delText>
        </w:r>
        <w:r w:rsidRPr="00604F82" w:rsidDel="00E02224">
          <w:rPr>
            <w:rFonts w:ascii="Courier New" w:hAnsi="Courier New" w:cs="Courier New"/>
          </w:rPr>
          <w:delText>&lt;tni&gt;</w:delText>
        </w:r>
        <w:r w:rsidDel="00E02224">
          <w:delText xml:space="preserve"> element is the tenant network identifier assigned to all packets sent on the tunnel.  </w:delText>
        </w:r>
        <w:r w:rsidR="00DF562A" w:rsidDel="00E02224">
          <w:delText xml:space="preserve">NVGRE implementations may map the </w:delText>
        </w:r>
        <w:r w:rsidR="00DF562A" w:rsidRPr="00604F82" w:rsidDel="00E02224">
          <w:rPr>
            <w:rFonts w:ascii="Courier New" w:hAnsi="Courier New" w:cs="Courier New"/>
          </w:rPr>
          <w:delText>&lt;tni&gt;</w:delText>
        </w:r>
        <w:r w:rsidR="00DF562A" w:rsidDel="00E02224">
          <w:delText xml:space="preserve"> element to the </w:delText>
        </w:r>
        <w:r w:rsidR="00DF562A" w:rsidRPr="009E3EA9" w:rsidDel="00E02224">
          <w:rPr>
            <w:rFonts w:ascii="Courier New" w:hAnsi="Courier New" w:cs="Courier New"/>
          </w:rPr>
          <w:delText>OXM_OF_TUNNEL_ID</w:delText>
        </w:r>
        <w:r w:rsidR="00DF562A" w:rsidDel="00E02224">
          <w:delText xml:space="preserve"> match field metadata in the OpenFlow protocol.  </w:delText>
        </w:r>
        <w:r w:rsidDel="00E02224">
          <w:delText xml:space="preserve">The </w:delText>
        </w:r>
        <w:r w:rsidRPr="00604F82" w:rsidDel="00E02224">
          <w:rPr>
            <w:rFonts w:ascii="Courier New" w:hAnsi="Courier New" w:cs="Courier New"/>
          </w:rPr>
          <w:delText>&lt;tni-</w:delText>
        </w:r>
        <w:r w:rsidR="008F2AF0" w:rsidRPr="00604F82" w:rsidDel="00E02224">
          <w:rPr>
            <w:rFonts w:ascii="Courier New" w:hAnsi="Courier New" w:cs="Courier New"/>
          </w:rPr>
          <w:delText>user</w:delText>
        </w:r>
        <w:r w:rsidRPr="00604F82" w:rsidDel="00E02224">
          <w:rPr>
            <w:rFonts w:ascii="Courier New" w:hAnsi="Courier New" w:cs="Courier New"/>
          </w:rPr>
          <w:delText>&gt;</w:delText>
        </w:r>
        <w:r w:rsidDel="00E02224">
          <w:delText xml:space="preserve"> element MAY be present – it  is used to set the reserved </w:delText>
        </w:r>
        <w:r w:rsidR="008F2AF0" w:rsidDel="00E02224">
          <w:delText xml:space="preserve">user-defined </w:delText>
        </w:r>
        <w:r w:rsidDel="00E02224">
          <w:delText xml:space="preserve">bits of the GRE key field, e.g., to introduce entropy for the purposes of exploiting path diversity.  If IP multicast is used to support broadcast on the tunnel the </w:delText>
        </w:r>
        <w:r w:rsidRPr="00604F82" w:rsidDel="00E02224">
          <w:rPr>
            <w:rFonts w:ascii="Courier New" w:hAnsi="Courier New" w:cs="Courier New"/>
          </w:rPr>
          <w:delText>&lt;tni-multicast-group&gt;</w:delText>
        </w:r>
        <w:r w:rsidDel="00E02224">
          <w:delText xml:space="preserve"> element MAY be used to specify the corresponding multicast IP address. </w:delText>
        </w:r>
      </w:del>
    </w:p>
    <w:p w14:paraId="32930979" w14:textId="735479CB" w:rsidR="00010CA1" w:rsidRPr="009F1B7D" w:rsidDel="00B15A0B" w:rsidRDefault="00010CA1" w:rsidP="00D14D27">
      <w:pPr>
        <w:pStyle w:val="Heading3"/>
        <w:rPr>
          <w:del w:id="14556" w:author="Deepak Bansal (AZURE)" w:date="2012-08-23T21:58:00Z"/>
        </w:rPr>
      </w:pPr>
      <w:bookmarkStart w:id="14557" w:name="_Toc333636848"/>
      <w:del w:id="14558" w:author="Deepak Bansal (AZURE)" w:date="2012-08-23T21:58:00Z">
        <w:r w:rsidRPr="00DB42FD" w:rsidDel="00B15A0B">
          <w:delText>YANG Specification</w:delText>
        </w:r>
        <w:bookmarkEnd w:id="14543"/>
        <w:bookmarkEnd w:id="14544"/>
        <w:bookmarkEnd w:id="14557"/>
      </w:del>
    </w:p>
    <w:tbl>
      <w:tblPr>
        <w:tblStyle w:val="XMLtable"/>
        <w:tblW w:w="5000" w:type="pct"/>
        <w:tblLook w:val="04A0" w:firstRow="1" w:lastRow="0" w:firstColumn="1" w:lastColumn="0" w:noHBand="0" w:noVBand="1"/>
        <w:tblPrChange w:id="14559" w:author="Thomas Dietz" w:date="2012-08-13T14:26:00Z">
          <w:tblPr>
            <w:tblStyle w:val="TableGrid"/>
            <w:tblW w:w="0" w:type="auto"/>
            <w:tblInd w:w="378" w:type="dxa"/>
            <w:shd w:val="clear" w:color="auto" w:fill="C8FCCD"/>
            <w:tblLook w:val="04A0" w:firstRow="1" w:lastRow="0" w:firstColumn="1" w:lastColumn="0" w:noHBand="0" w:noVBand="1"/>
          </w:tblPr>
        </w:tblPrChange>
      </w:tblPr>
      <w:tblGrid>
        <w:gridCol w:w="9474"/>
        <w:tblGridChange w:id="14560">
          <w:tblGrid>
            <w:gridCol w:w="8820"/>
          </w:tblGrid>
        </w:tblGridChange>
      </w:tblGrid>
      <w:tr w:rsidR="00010CA1" w:rsidRPr="009F1B7D" w:rsidDel="00B15A0B" w14:paraId="5AC36FA8" w14:textId="2EFF057B" w:rsidTr="00766893">
        <w:trPr>
          <w:del w:id="14561" w:author="Deepak Bansal (AZURE)" w:date="2012-08-23T21:58:00Z"/>
        </w:trPr>
        <w:tc>
          <w:tcPr>
            <w:tcW w:w="5000" w:type="pct"/>
            <w:tcPrChange w:id="14562" w:author="Thomas Dietz" w:date="2012-08-13T14:26:00Z">
              <w:tcPr>
                <w:tcW w:w="8820" w:type="dxa"/>
                <w:shd w:val="clear" w:color="auto" w:fill="C8FCCD"/>
              </w:tcPr>
            </w:tcPrChange>
          </w:tcPr>
          <w:p w14:paraId="4DDF2AFE" w14:textId="1B8A1295" w:rsidR="00010CA1" w:rsidRPr="009F1B7D" w:rsidDel="00B15A0B" w:rsidRDefault="00010CA1" w:rsidP="00011096">
            <w:pPr>
              <w:pStyle w:val="XML1"/>
              <w:rPr>
                <w:del w:id="14563" w:author="Deepak Bansal (AZURE)" w:date="2012-08-23T21:58:00Z"/>
              </w:rPr>
            </w:pPr>
            <w:del w:id="14564" w:author="Deepak Bansal (AZURE)" w:date="2012-08-23T21:58:00Z">
              <w:r w:rsidRPr="009F1B7D" w:rsidDel="00B15A0B">
                <w:delText>grouping openflow-port-resource-grouping {</w:delText>
              </w:r>
            </w:del>
          </w:p>
          <w:p w14:paraId="0581296B" w14:textId="0B330084" w:rsidR="00010CA1" w:rsidRPr="009F1B7D" w:rsidDel="00B15A0B" w:rsidRDefault="00010CA1" w:rsidP="00011096">
            <w:pPr>
              <w:pStyle w:val="XML2"/>
              <w:rPr>
                <w:del w:id="14565" w:author="Deepak Bansal (AZURE)" w:date="2012-08-23T21:58:00Z"/>
              </w:rPr>
            </w:pPr>
            <w:del w:id="14566" w:author="Deepak Bansal (AZURE)" w:date="2012-08-23T21:58:00Z">
              <w:r w:rsidRPr="009F1B7D" w:rsidDel="00B15A0B">
                <w:delText>description "This grouping specifies all properties of a port resource.";</w:delText>
              </w:r>
            </w:del>
          </w:p>
          <w:p w14:paraId="471EAADD" w14:textId="381A94F2" w:rsidR="00010CA1" w:rsidRPr="009F1B7D" w:rsidDel="00B15A0B" w:rsidRDefault="00010CA1" w:rsidP="00011096">
            <w:pPr>
              <w:pStyle w:val="XML2"/>
              <w:rPr>
                <w:del w:id="14567" w:author="Deepak Bansal (AZURE)" w:date="2012-08-23T21:58:00Z"/>
              </w:rPr>
            </w:pPr>
            <w:del w:id="14568" w:author="Deepak Bansal (AZURE)" w:date="2012-08-23T21:58:00Z">
              <w:r w:rsidRPr="009F1B7D" w:rsidDel="00B15A0B">
                <w:delText>leaf resource-id {</w:delText>
              </w:r>
            </w:del>
          </w:p>
          <w:p w14:paraId="7E8DB493" w14:textId="5F7FAEA0" w:rsidR="00010CA1" w:rsidRPr="009F1B7D" w:rsidDel="00B15A0B" w:rsidRDefault="00010CA1" w:rsidP="00011096">
            <w:pPr>
              <w:pStyle w:val="XML3"/>
              <w:rPr>
                <w:del w:id="14569" w:author="Deepak Bansal (AZURE)" w:date="2012-08-23T21:58:00Z"/>
              </w:rPr>
            </w:pPr>
            <w:del w:id="14570" w:author="Deepak Bansal (AZURE)" w:date="2012-08-23T21:58:00Z">
              <w:r w:rsidRPr="009F1B7D" w:rsidDel="00B15A0B">
                <w:delText>type inet:uri;</w:delText>
              </w:r>
            </w:del>
          </w:p>
          <w:p w14:paraId="1D5578DF" w14:textId="04B8DF6F" w:rsidR="00010CA1" w:rsidRPr="009F1B7D" w:rsidDel="00B15A0B" w:rsidRDefault="00010CA1" w:rsidP="00011096">
            <w:pPr>
              <w:pStyle w:val="XML3"/>
              <w:rPr>
                <w:del w:id="14571" w:author="Deepak Bansal (AZURE)" w:date="2012-08-23T21:58:00Z"/>
              </w:rPr>
            </w:pPr>
            <w:del w:id="14572" w:author="Deepak Bansal (AZURE)" w:date="2012-08-23T21:58:00Z">
              <w:r w:rsidRPr="009F1B7D" w:rsidDel="00B15A0B">
                <w:delText>description "A unique but locally arbitrary identifier that identifies a port and is persistent across reboots of the system.";</w:delText>
              </w:r>
            </w:del>
          </w:p>
          <w:p w14:paraId="730AB416" w14:textId="624141E2" w:rsidR="00010CA1" w:rsidRPr="009F1B7D" w:rsidDel="00B15A0B" w:rsidRDefault="00010CA1" w:rsidP="00011096">
            <w:pPr>
              <w:pStyle w:val="XML2"/>
              <w:rPr>
                <w:del w:id="14573" w:author="Deepak Bansal (AZURE)" w:date="2012-08-23T21:58:00Z"/>
              </w:rPr>
            </w:pPr>
            <w:del w:id="14574" w:author="Deepak Bansal (AZURE)" w:date="2012-08-23T21:58:00Z">
              <w:r w:rsidRPr="009F1B7D" w:rsidDel="00B15A0B">
                <w:delText>}</w:delText>
              </w:r>
            </w:del>
          </w:p>
          <w:p w14:paraId="7CABAF38" w14:textId="3FFEC003" w:rsidR="00010CA1" w:rsidRPr="009F1B7D" w:rsidDel="00B15A0B" w:rsidRDefault="00010CA1" w:rsidP="00011096">
            <w:pPr>
              <w:pStyle w:val="XML2"/>
              <w:rPr>
                <w:del w:id="14575" w:author="Deepak Bansal (AZURE)" w:date="2012-08-23T21:58:00Z"/>
              </w:rPr>
            </w:pPr>
            <w:del w:id="14576" w:author="Deepak Bansal (AZURE)" w:date="2012-08-23T21:58:00Z">
              <w:r w:rsidRPr="009F1B7D" w:rsidDel="00B15A0B">
                <w:delText>leaf number {</w:delText>
              </w:r>
            </w:del>
          </w:p>
          <w:p w14:paraId="616DE1AA" w14:textId="77E73C99" w:rsidR="00010CA1" w:rsidRPr="009F1B7D" w:rsidDel="00B15A0B" w:rsidRDefault="00010CA1" w:rsidP="00011096">
            <w:pPr>
              <w:pStyle w:val="XML3"/>
              <w:rPr>
                <w:del w:id="14577" w:author="Deepak Bansal (AZURE)" w:date="2012-08-23T21:58:00Z"/>
              </w:rPr>
            </w:pPr>
            <w:del w:id="14578" w:author="Deepak Bansal (AZURE)" w:date="2012-08-23T21:58:00Z">
              <w:r w:rsidRPr="009F1B7D" w:rsidDel="00B15A0B">
                <w:delText>type uint64;</w:delText>
              </w:r>
            </w:del>
          </w:p>
          <w:p w14:paraId="4F772D5E" w14:textId="6DDE1324" w:rsidR="00010CA1" w:rsidRPr="009F1B7D" w:rsidDel="00B15A0B" w:rsidRDefault="00010CA1" w:rsidP="00011096">
            <w:pPr>
              <w:pStyle w:val="XML3"/>
              <w:rPr>
                <w:del w:id="14579" w:author="Deepak Bansal (AZURE)" w:date="2012-08-23T21:58:00Z"/>
              </w:rPr>
            </w:pPr>
            <w:del w:id="14580" w:author="Deepak Bansal (AZURE)" w:date="2012-08-23T21:58:00Z">
              <w:r w:rsidRPr="009F1B7D" w:rsidDel="00B15A0B">
                <w:delText>config false;</w:delText>
              </w:r>
            </w:del>
          </w:p>
          <w:p w14:paraId="2A145D98" w14:textId="0E734B90" w:rsidR="00010CA1" w:rsidRPr="009F1B7D" w:rsidDel="00B15A0B" w:rsidRDefault="00010CA1" w:rsidP="00011096">
            <w:pPr>
              <w:pStyle w:val="XML3"/>
              <w:rPr>
                <w:del w:id="14581" w:author="Deepak Bansal (AZURE)" w:date="2012-08-23T21:58:00Z"/>
              </w:rPr>
            </w:pPr>
            <w:del w:id="14582" w:author="Deepak Bansal (AZURE)" w:date="2012-08-23T21:58:00Z">
              <w:r w:rsidRPr="009F1B7D" w:rsidDel="00B15A0B">
                <w:delText>mandatory true;</w:delText>
              </w:r>
            </w:del>
          </w:p>
          <w:p w14:paraId="6A576004" w14:textId="66B7677C" w:rsidR="00010CA1" w:rsidRPr="009F1B7D" w:rsidDel="00B15A0B" w:rsidRDefault="00010CA1" w:rsidP="00011096">
            <w:pPr>
              <w:pStyle w:val="XML3"/>
              <w:rPr>
                <w:del w:id="14583" w:author="Deepak Bansal (AZURE)" w:date="2012-08-23T21:58:00Z"/>
              </w:rPr>
            </w:pPr>
            <w:del w:id="14584" w:author="Deepak Bansal (AZURE)" w:date="2012-08-23T21:58:00Z">
              <w:r w:rsidRPr="009F1B7D" w:rsidDel="00B15A0B">
                <w:delText>description "An unique but locally arbitrary number that identifies a port and is persistent across reboots of the system.";</w:delText>
              </w:r>
            </w:del>
          </w:p>
          <w:p w14:paraId="350B6474" w14:textId="071DDDF3" w:rsidR="00010CA1" w:rsidRPr="009F1B7D" w:rsidDel="00B15A0B" w:rsidRDefault="00010CA1" w:rsidP="00011096">
            <w:pPr>
              <w:pStyle w:val="XML2"/>
              <w:rPr>
                <w:del w:id="14585" w:author="Deepak Bansal (AZURE)" w:date="2012-08-23T21:58:00Z"/>
              </w:rPr>
            </w:pPr>
            <w:del w:id="14586" w:author="Deepak Bansal (AZURE)" w:date="2012-08-23T21:58:00Z">
              <w:r w:rsidRPr="009F1B7D" w:rsidDel="00B15A0B">
                <w:delText>}</w:delText>
              </w:r>
            </w:del>
          </w:p>
          <w:p w14:paraId="1119784E" w14:textId="4C18C9B7" w:rsidR="00010CA1" w:rsidRPr="009F1B7D" w:rsidDel="00B15A0B" w:rsidRDefault="00010CA1" w:rsidP="00011096">
            <w:pPr>
              <w:pStyle w:val="XML2"/>
              <w:rPr>
                <w:del w:id="14587" w:author="Deepak Bansal (AZURE)" w:date="2012-08-23T21:58:00Z"/>
              </w:rPr>
            </w:pPr>
            <w:del w:id="14588" w:author="Deepak Bansal (AZURE)" w:date="2012-08-23T21:58:00Z">
              <w:r w:rsidRPr="009F1B7D" w:rsidDel="00B15A0B">
                <w:delText>leaf name {</w:delText>
              </w:r>
            </w:del>
          </w:p>
          <w:p w14:paraId="19290ABA" w14:textId="7786089C" w:rsidR="00010CA1" w:rsidRPr="009F1B7D" w:rsidDel="00B15A0B" w:rsidRDefault="00010CA1" w:rsidP="00011096">
            <w:pPr>
              <w:pStyle w:val="XML4"/>
              <w:rPr>
                <w:del w:id="14589" w:author="Deepak Bansal (AZURE)" w:date="2012-08-23T21:58:00Z"/>
              </w:rPr>
            </w:pPr>
            <w:del w:id="14590" w:author="Deepak Bansal (AZURE)" w:date="2012-08-23T21:58:00Z">
              <w:r w:rsidRPr="009F1B7D" w:rsidDel="00B15A0B">
                <w:delText>type string {</w:delText>
              </w:r>
            </w:del>
          </w:p>
          <w:p w14:paraId="568D327F" w14:textId="22BB0043" w:rsidR="00010CA1" w:rsidRPr="009F1B7D" w:rsidDel="00B15A0B" w:rsidRDefault="00010CA1" w:rsidP="00011096">
            <w:pPr>
              <w:pStyle w:val="XML5"/>
              <w:rPr>
                <w:del w:id="14591" w:author="Deepak Bansal (AZURE)" w:date="2012-08-23T21:58:00Z"/>
              </w:rPr>
            </w:pPr>
            <w:del w:id="14592" w:author="Deepak Bansal (AZURE)" w:date="2012-08-23T21:58:00Z">
              <w:r w:rsidRPr="009F1B7D" w:rsidDel="00B15A0B">
                <w:delText>length "1..16";</w:delText>
              </w:r>
            </w:del>
          </w:p>
          <w:p w14:paraId="01D7236F" w14:textId="272A42C5" w:rsidR="00010CA1" w:rsidRPr="009F1B7D" w:rsidDel="00B15A0B" w:rsidRDefault="00010CA1" w:rsidP="00011096">
            <w:pPr>
              <w:pStyle w:val="XML4"/>
              <w:rPr>
                <w:del w:id="14593" w:author="Deepak Bansal (AZURE)" w:date="2012-08-23T21:58:00Z"/>
              </w:rPr>
            </w:pPr>
            <w:del w:id="14594" w:author="Deepak Bansal (AZURE)" w:date="2012-08-23T21:58:00Z">
              <w:r w:rsidRPr="009F1B7D" w:rsidDel="00B15A0B">
                <w:delText>}</w:delText>
              </w:r>
            </w:del>
          </w:p>
          <w:p w14:paraId="3576FF04" w14:textId="73800817" w:rsidR="00010CA1" w:rsidRPr="009F1B7D" w:rsidDel="00B15A0B" w:rsidRDefault="00010CA1" w:rsidP="00011096">
            <w:pPr>
              <w:pStyle w:val="XML4"/>
              <w:rPr>
                <w:del w:id="14595" w:author="Deepak Bansal (AZURE)" w:date="2012-08-23T21:58:00Z"/>
              </w:rPr>
            </w:pPr>
            <w:del w:id="14596" w:author="Deepak Bansal (AZURE)" w:date="2012-08-23T21:58:00Z">
              <w:r w:rsidRPr="009F1B7D" w:rsidDel="00B15A0B">
                <w:delText>config false;</w:delText>
              </w:r>
            </w:del>
          </w:p>
          <w:p w14:paraId="3121FDF2" w14:textId="0C7C0876" w:rsidR="00010CA1" w:rsidRPr="009F1B7D" w:rsidDel="00B15A0B" w:rsidRDefault="00010CA1" w:rsidP="00011096">
            <w:pPr>
              <w:pStyle w:val="XML4"/>
              <w:rPr>
                <w:del w:id="14597" w:author="Deepak Bansal (AZURE)" w:date="2012-08-23T21:58:00Z"/>
              </w:rPr>
            </w:pPr>
            <w:del w:id="14598" w:author="Deepak Bansal (AZURE)" w:date="2012-08-23T21:58:00Z">
              <w:r w:rsidRPr="009F1B7D" w:rsidDel="00B15A0B">
                <w:delText>description "Textual port name to ease identification of the port at the switch.";</w:delText>
              </w:r>
            </w:del>
          </w:p>
          <w:p w14:paraId="0017EDF5" w14:textId="4F69FE99" w:rsidR="00010CA1" w:rsidRPr="009F1B7D" w:rsidDel="00B15A0B" w:rsidRDefault="00010CA1" w:rsidP="00011096">
            <w:pPr>
              <w:pStyle w:val="XML2"/>
              <w:rPr>
                <w:del w:id="14599" w:author="Deepak Bansal (AZURE)" w:date="2012-08-23T21:58:00Z"/>
              </w:rPr>
            </w:pPr>
            <w:del w:id="14600" w:author="Deepak Bansal (AZURE)" w:date="2012-08-23T21:58:00Z">
              <w:r w:rsidRPr="009F1B7D" w:rsidDel="00B15A0B">
                <w:delText>}</w:delText>
              </w:r>
            </w:del>
          </w:p>
          <w:p w14:paraId="31107698" w14:textId="4BE837EF" w:rsidR="00010CA1" w:rsidRPr="009F1B7D" w:rsidDel="00B15A0B" w:rsidRDefault="00010CA1" w:rsidP="00011096">
            <w:pPr>
              <w:pStyle w:val="XML2"/>
              <w:rPr>
                <w:del w:id="14601" w:author="Deepak Bansal (AZURE)" w:date="2012-08-23T21:58:00Z"/>
              </w:rPr>
            </w:pPr>
            <w:del w:id="14602" w:author="Deepak Bansal (AZURE)" w:date="2012-08-23T21:58:00Z">
              <w:r w:rsidRPr="009F1B7D" w:rsidDel="00B15A0B">
                <w:delText>leaf current-rate {</w:delText>
              </w:r>
            </w:del>
          </w:p>
          <w:p w14:paraId="5FA26D99" w14:textId="463810DD" w:rsidR="00010CA1" w:rsidRPr="009F1B7D" w:rsidDel="00B15A0B" w:rsidRDefault="00010CA1" w:rsidP="00011096">
            <w:pPr>
              <w:pStyle w:val="XML3"/>
              <w:rPr>
                <w:del w:id="14603" w:author="Deepak Bansal (AZURE)" w:date="2012-08-23T21:58:00Z"/>
              </w:rPr>
            </w:pPr>
            <w:del w:id="14604" w:author="Deepak Bansal (AZURE)" w:date="2012-08-23T21:58:00Z">
              <w:r w:rsidRPr="009F1B7D" w:rsidDel="00B15A0B">
                <w:delText>when "../features/current/rate='other'" {</w:delText>
              </w:r>
            </w:del>
          </w:p>
          <w:p w14:paraId="75537FE3" w14:textId="432FC7E2" w:rsidR="00010CA1" w:rsidRPr="009F1B7D" w:rsidDel="00B15A0B" w:rsidRDefault="00010CA1" w:rsidP="00011096">
            <w:pPr>
              <w:pStyle w:val="XML4"/>
              <w:rPr>
                <w:del w:id="14605" w:author="Deepak Bansal (AZURE)" w:date="2012-08-23T21:58:00Z"/>
              </w:rPr>
            </w:pPr>
            <w:del w:id="14606" w:author="Deepak Bansal (AZURE)" w:date="2012-08-23T21:58:00Z">
              <w:r w:rsidRPr="009F1B7D" w:rsidDel="00B15A0B">
                <w:delText>description "This element is only allowed if the element rate of the current features has value 'other'.";</w:delText>
              </w:r>
            </w:del>
          </w:p>
          <w:p w14:paraId="1F5E2A97" w14:textId="6A8AE02B" w:rsidR="00010CA1" w:rsidRPr="009F1B7D" w:rsidDel="00B15A0B" w:rsidRDefault="00010CA1" w:rsidP="00011096">
            <w:pPr>
              <w:pStyle w:val="XML3"/>
              <w:rPr>
                <w:del w:id="14607" w:author="Deepak Bansal (AZURE)" w:date="2012-08-23T21:58:00Z"/>
              </w:rPr>
            </w:pPr>
            <w:del w:id="14608" w:author="Deepak Bansal (AZURE)" w:date="2012-08-23T21:58:00Z">
              <w:r w:rsidRPr="009F1B7D" w:rsidDel="00B15A0B">
                <w:delText>}</w:delText>
              </w:r>
            </w:del>
          </w:p>
          <w:p w14:paraId="7A94B7E5" w14:textId="1F5E8081" w:rsidR="00010CA1" w:rsidRPr="009F1B7D" w:rsidDel="00B15A0B" w:rsidRDefault="00010CA1" w:rsidP="00011096">
            <w:pPr>
              <w:pStyle w:val="XML3"/>
              <w:rPr>
                <w:del w:id="14609" w:author="Deepak Bansal (AZURE)" w:date="2012-08-23T21:58:00Z"/>
              </w:rPr>
            </w:pPr>
            <w:del w:id="14610" w:author="Deepak Bansal (AZURE)" w:date="2012-08-23T21:58:00Z">
              <w:r w:rsidRPr="009F1B7D" w:rsidDel="00B15A0B">
                <w:delText>type uint32;</w:delText>
              </w:r>
            </w:del>
          </w:p>
          <w:p w14:paraId="365FD29D" w14:textId="1DCFF592" w:rsidR="00010CA1" w:rsidRPr="009F1B7D" w:rsidDel="00B15A0B" w:rsidRDefault="00010CA1" w:rsidP="00011096">
            <w:pPr>
              <w:pStyle w:val="XML3"/>
              <w:rPr>
                <w:del w:id="14611" w:author="Deepak Bansal (AZURE)" w:date="2012-08-23T21:58:00Z"/>
              </w:rPr>
            </w:pPr>
            <w:del w:id="14612" w:author="Deepak Bansal (AZURE)" w:date="2012-08-23T21:58:00Z">
              <w:r w:rsidRPr="009F1B7D" w:rsidDel="00B15A0B">
                <w:delText>units "kbit/s";</w:delText>
              </w:r>
            </w:del>
          </w:p>
          <w:p w14:paraId="151FA5C8" w14:textId="574612CB" w:rsidR="00010CA1" w:rsidRPr="009F1B7D" w:rsidDel="00B15A0B" w:rsidRDefault="00010CA1" w:rsidP="00011096">
            <w:pPr>
              <w:pStyle w:val="XML3"/>
              <w:rPr>
                <w:del w:id="14613" w:author="Deepak Bansal (AZURE)" w:date="2012-08-23T21:58:00Z"/>
              </w:rPr>
            </w:pPr>
            <w:del w:id="14614" w:author="Deepak Bansal (AZURE)" w:date="2012-08-23T21:58:00Z">
              <w:r w:rsidRPr="009F1B7D" w:rsidDel="00B15A0B">
                <w:delText>config false;</w:delText>
              </w:r>
            </w:del>
          </w:p>
          <w:p w14:paraId="7A27ADD6" w14:textId="34C5991D" w:rsidR="00010CA1" w:rsidRPr="009F1B7D" w:rsidDel="00B15A0B" w:rsidRDefault="00010CA1" w:rsidP="00011096">
            <w:pPr>
              <w:pStyle w:val="XML3"/>
              <w:rPr>
                <w:del w:id="14615" w:author="Deepak Bansal (AZURE)" w:date="2012-08-23T21:58:00Z"/>
              </w:rPr>
            </w:pPr>
            <w:del w:id="14616" w:author="Deepak Bansal (AZURE)" w:date="2012-08-23T21:58:00Z">
              <w:r w:rsidRPr="009F1B7D" w:rsidDel="00B15A0B">
                <w:delText>description "The current rate in kilobit/second if the current rate selector has value 'other'.";</w:delText>
              </w:r>
            </w:del>
          </w:p>
          <w:p w14:paraId="5F44F62F" w14:textId="771411B5" w:rsidR="00010CA1" w:rsidRPr="009F1B7D" w:rsidDel="00B15A0B" w:rsidRDefault="00010CA1" w:rsidP="00011096">
            <w:pPr>
              <w:pStyle w:val="XML2"/>
              <w:rPr>
                <w:del w:id="14617" w:author="Deepak Bansal (AZURE)" w:date="2012-08-23T21:58:00Z"/>
              </w:rPr>
            </w:pPr>
            <w:del w:id="14618" w:author="Deepak Bansal (AZURE)" w:date="2012-08-23T21:58:00Z">
              <w:r w:rsidRPr="009F1B7D" w:rsidDel="00B15A0B">
                <w:delText>}</w:delText>
              </w:r>
            </w:del>
          </w:p>
          <w:p w14:paraId="73A54442" w14:textId="68C4A62B" w:rsidR="00010CA1" w:rsidRPr="009F1B7D" w:rsidDel="00B15A0B" w:rsidRDefault="00010CA1" w:rsidP="00011096">
            <w:pPr>
              <w:pStyle w:val="XML2"/>
              <w:rPr>
                <w:del w:id="14619" w:author="Deepak Bansal (AZURE)" w:date="2012-08-23T21:58:00Z"/>
              </w:rPr>
            </w:pPr>
            <w:del w:id="14620" w:author="Deepak Bansal (AZURE)" w:date="2012-08-23T21:58:00Z">
              <w:r w:rsidRPr="009F1B7D" w:rsidDel="00B15A0B">
                <w:delText>leaf max-rate {</w:delText>
              </w:r>
            </w:del>
          </w:p>
          <w:p w14:paraId="26389A5B" w14:textId="1DDFFFDF" w:rsidR="00010CA1" w:rsidRPr="009F1B7D" w:rsidDel="00B15A0B" w:rsidRDefault="00010CA1" w:rsidP="00011096">
            <w:pPr>
              <w:pStyle w:val="XML3"/>
              <w:rPr>
                <w:del w:id="14621" w:author="Deepak Bansal (AZURE)" w:date="2012-08-23T21:58:00Z"/>
              </w:rPr>
            </w:pPr>
            <w:del w:id="14622" w:author="Deepak Bansal (AZURE)" w:date="2012-08-23T21:58:00Z">
              <w:r w:rsidRPr="009F1B7D" w:rsidDel="00B15A0B">
                <w:delText>when "../features/current/rate='other'" {</w:delText>
              </w:r>
            </w:del>
          </w:p>
          <w:p w14:paraId="64864AA1" w14:textId="6ACF6F0D" w:rsidR="00010CA1" w:rsidRPr="009F1B7D" w:rsidDel="00B15A0B" w:rsidRDefault="00010CA1" w:rsidP="00011096">
            <w:pPr>
              <w:pStyle w:val="XML4"/>
              <w:rPr>
                <w:del w:id="14623" w:author="Deepak Bansal (AZURE)" w:date="2012-08-23T21:58:00Z"/>
              </w:rPr>
            </w:pPr>
            <w:del w:id="14624" w:author="Deepak Bansal (AZURE)" w:date="2012-08-23T21:58:00Z">
              <w:r w:rsidRPr="009F1B7D" w:rsidDel="00B15A0B">
                <w:delText>description "This element is only allowed if the element rate of the current features has value 'other'.";</w:delText>
              </w:r>
            </w:del>
          </w:p>
          <w:p w14:paraId="0EE9FDD3" w14:textId="77B2256B" w:rsidR="00010CA1" w:rsidRPr="009F1B7D" w:rsidDel="00B15A0B" w:rsidRDefault="00010CA1" w:rsidP="00011096">
            <w:pPr>
              <w:pStyle w:val="XML4"/>
              <w:rPr>
                <w:del w:id="14625" w:author="Deepak Bansal (AZURE)" w:date="2012-08-23T21:58:00Z"/>
              </w:rPr>
            </w:pPr>
            <w:del w:id="14626" w:author="Deepak Bansal (AZURE)" w:date="2012-08-23T21:58:00Z">
              <w:r w:rsidRPr="009F1B7D" w:rsidDel="00B15A0B">
                <w:delText>}</w:delText>
              </w:r>
            </w:del>
          </w:p>
          <w:p w14:paraId="41BB3A61" w14:textId="5BF4812C" w:rsidR="00010CA1" w:rsidRPr="009F1B7D" w:rsidDel="00B15A0B" w:rsidRDefault="00010CA1" w:rsidP="00011096">
            <w:pPr>
              <w:pStyle w:val="XML4"/>
              <w:rPr>
                <w:del w:id="14627" w:author="Deepak Bansal (AZURE)" w:date="2012-08-23T21:58:00Z"/>
              </w:rPr>
            </w:pPr>
            <w:del w:id="14628" w:author="Deepak Bansal (AZURE)" w:date="2012-08-23T21:58:00Z">
              <w:r w:rsidRPr="009F1B7D" w:rsidDel="00B15A0B">
                <w:delText>type uint32;</w:delText>
              </w:r>
            </w:del>
          </w:p>
          <w:p w14:paraId="46BB73F4" w14:textId="5AD987C8" w:rsidR="00010CA1" w:rsidRPr="009F1B7D" w:rsidDel="00B15A0B" w:rsidRDefault="00010CA1" w:rsidP="00011096">
            <w:pPr>
              <w:pStyle w:val="XML4"/>
              <w:rPr>
                <w:del w:id="14629" w:author="Deepak Bansal (AZURE)" w:date="2012-08-23T21:58:00Z"/>
              </w:rPr>
            </w:pPr>
            <w:del w:id="14630" w:author="Deepak Bansal (AZURE)" w:date="2012-08-23T21:58:00Z">
              <w:r w:rsidRPr="009F1B7D" w:rsidDel="00B15A0B">
                <w:delText>units "kbit/s";</w:delText>
              </w:r>
            </w:del>
          </w:p>
          <w:p w14:paraId="205C33E1" w14:textId="7EFEF863" w:rsidR="00010CA1" w:rsidRPr="009F1B7D" w:rsidDel="00B15A0B" w:rsidRDefault="00010CA1" w:rsidP="00011096">
            <w:pPr>
              <w:pStyle w:val="XML4"/>
              <w:rPr>
                <w:del w:id="14631" w:author="Deepak Bansal (AZURE)" w:date="2012-08-23T21:58:00Z"/>
              </w:rPr>
            </w:pPr>
            <w:del w:id="14632" w:author="Deepak Bansal (AZURE)" w:date="2012-08-23T21:58:00Z">
              <w:r w:rsidRPr="009F1B7D" w:rsidDel="00B15A0B">
                <w:delText>config false;</w:delText>
              </w:r>
            </w:del>
          </w:p>
          <w:p w14:paraId="0C3F0938" w14:textId="0FD289AB" w:rsidR="00010CA1" w:rsidRPr="009F1B7D" w:rsidDel="00B15A0B" w:rsidRDefault="00010CA1" w:rsidP="00011096">
            <w:pPr>
              <w:pStyle w:val="XML4"/>
              <w:rPr>
                <w:del w:id="14633" w:author="Deepak Bansal (AZURE)" w:date="2012-08-23T21:58:00Z"/>
              </w:rPr>
            </w:pPr>
            <w:del w:id="14634" w:author="Deepak Bansal (AZURE)" w:date="2012-08-23T21:58:00Z">
              <w:r w:rsidRPr="009F1B7D" w:rsidDel="00B15A0B">
                <w:delText>description "The maximum rate in kilobit/second if the current rate selector has value 'other'.";</w:delText>
              </w:r>
            </w:del>
          </w:p>
          <w:p w14:paraId="695171F2" w14:textId="39226AC8" w:rsidR="00010CA1" w:rsidRPr="009F1B7D" w:rsidDel="00B15A0B" w:rsidRDefault="00010CA1" w:rsidP="00011096">
            <w:pPr>
              <w:pStyle w:val="XML2"/>
              <w:rPr>
                <w:del w:id="14635" w:author="Deepak Bansal (AZURE)" w:date="2012-08-23T21:58:00Z"/>
              </w:rPr>
            </w:pPr>
            <w:del w:id="14636" w:author="Deepak Bansal (AZURE)" w:date="2012-08-23T21:58:00Z">
              <w:r w:rsidRPr="009F1B7D" w:rsidDel="00B15A0B">
                <w:delText>}</w:delText>
              </w:r>
            </w:del>
          </w:p>
          <w:p w14:paraId="748D517D" w14:textId="3054EFF9" w:rsidR="00010CA1" w:rsidRPr="009F1B7D" w:rsidDel="00B15A0B" w:rsidRDefault="00010CA1" w:rsidP="00011096">
            <w:pPr>
              <w:pStyle w:val="XML2"/>
              <w:rPr>
                <w:del w:id="14637" w:author="Deepak Bansal (AZURE)" w:date="2012-08-23T21:58:00Z"/>
              </w:rPr>
            </w:pPr>
            <w:del w:id="14638" w:author="Deepak Bansal (AZURE)" w:date="2012-08-23T21:58:00Z">
              <w:r w:rsidRPr="009F1B7D" w:rsidDel="00B15A0B">
                <w:delText>container configuration {</w:delText>
              </w:r>
            </w:del>
          </w:p>
          <w:p w14:paraId="6C7C1CEC" w14:textId="63CA7FA5" w:rsidR="00010CA1" w:rsidRPr="009F1B7D" w:rsidDel="00B15A0B" w:rsidRDefault="00010CA1" w:rsidP="00011096">
            <w:pPr>
              <w:pStyle w:val="XML3"/>
              <w:rPr>
                <w:del w:id="14639" w:author="Deepak Bansal (AZURE)" w:date="2012-08-23T21:58:00Z"/>
              </w:rPr>
            </w:pPr>
            <w:del w:id="14640" w:author="Deepak Bansal (AZURE)" w:date="2012-08-23T21:58:00Z">
              <w:r w:rsidRPr="009F1B7D" w:rsidDel="00B15A0B">
                <w:delText>leaf admin-state {</w:delText>
              </w:r>
            </w:del>
          </w:p>
          <w:p w14:paraId="706E74F4" w14:textId="2A6EB9C6" w:rsidR="00010CA1" w:rsidRPr="009F1B7D" w:rsidDel="00B15A0B" w:rsidRDefault="00010CA1" w:rsidP="00011096">
            <w:pPr>
              <w:pStyle w:val="XML4"/>
              <w:rPr>
                <w:del w:id="14641" w:author="Deepak Bansal (AZURE)" w:date="2012-08-23T21:58:00Z"/>
              </w:rPr>
            </w:pPr>
            <w:del w:id="14642" w:author="Deepak Bansal (AZURE)" w:date="2012-08-23T21:58:00Z">
              <w:r w:rsidRPr="009F1B7D" w:rsidDel="00B15A0B">
                <w:delText>type up-down-state-type;</w:delText>
              </w:r>
            </w:del>
          </w:p>
          <w:p w14:paraId="5889B225" w14:textId="5BF0D680" w:rsidR="00010CA1" w:rsidRPr="009F1B7D" w:rsidDel="00B15A0B" w:rsidRDefault="00010CA1" w:rsidP="00011096">
            <w:pPr>
              <w:pStyle w:val="XML4"/>
              <w:rPr>
                <w:del w:id="14643" w:author="Deepak Bansal (AZURE)" w:date="2012-08-23T21:58:00Z"/>
              </w:rPr>
            </w:pPr>
            <w:del w:id="14644" w:author="Deepak Bansal (AZURE)" w:date="2012-08-23T21:58:00Z">
              <w:r w:rsidRPr="009F1B7D" w:rsidDel="00B15A0B">
                <w:delText>default up;</w:delText>
              </w:r>
            </w:del>
          </w:p>
          <w:p w14:paraId="358418DF" w14:textId="6261227A" w:rsidR="00010CA1" w:rsidRPr="009F1B7D" w:rsidDel="00B15A0B" w:rsidRDefault="00010CA1" w:rsidP="00011096">
            <w:pPr>
              <w:pStyle w:val="XML4"/>
              <w:rPr>
                <w:del w:id="14645" w:author="Deepak Bansal (AZURE)" w:date="2012-08-23T21:58:00Z"/>
              </w:rPr>
            </w:pPr>
            <w:del w:id="14646" w:author="Deepak Bansal (AZURE)" w:date="2012-08-23T21:58:00Z">
              <w:r w:rsidRPr="009F1B7D" w:rsidDel="00B15A0B">
                <w:delText>description "The administrative state of the port.";</w:delText>
              </w:r>
            </w:del>
          </w:p>
          <w:p w14:paraId="27BAFE47" w14:textId="6B2D1021" w:rsidR="00010CA1" w:rsidRPr="009F1B7D" w:rsidDel="00B15A0B" w:rsidRDefault="00010CA1" w:rsidP="00011096">
            <w:pPr>
              <w:pStyle w:val="XML3"/>
              <w:rPr>
                <w:del w:id="14647" w:author="Deepak Bansal (AZURE)" w:date="2012-08-23T21:58:00Z"/>
              </w:rPr>
            </w:pPr>
            <w:del w:id="14648" w:author="Deepak Bansal (AZURE)" w:date="2012-08-23T21:58:00Z">
              <w:r w:rsidRPr="009F1B7D" w:rsidDel="00B15A0B">
                <w:delText>}</w:delText>
              </w:r>
            </w:del>
          </w:p>
          <w:p w14:paraId="4BB9A669" w14:textId="7080DF8D" w:rsidR="00010CA1" w:rsidRPr="009F1B7D" w:rsidDel="00B15A0B" w:rsidRDefault="00010CA1" w:rsidP="00011096">
            <w:pPr>
              <w:pStyle w:val="XML3"/>
              <w:rPr>
                <w:del w:id="14649" w:author="Deepak Bansal (AZURE)" w:date="2012-08-23T21:58:00Z"/>
              </w:rPr>
            </w:pPr>
            <w:del w:id="14650" w:author="Deepak Bansal (AZURE)" w:date="2012-08-23T21:58:00Z">
              <w:r w:rsidRPr="009F1B7D" w:rsidDel="00B15A0B">
                <w:delText>leaf no-receive {</w:delText>
              </w:r>
            </w:del>
          </w:p>
          <w:p w14:paraId="2C31E1F6" w14:textId="624F5A5D" w:rsidR="00010CA1" w:rsidRPr="009F1B7D" w:rsidDel="00B15A0B" w:rsidRDefault="00010CA1" w:rsidP="00011096">
            <w:pPr>
              <w:pStyle w:val="XML4"/>
              <w:rPr>
                <w:del w:id="14651" w:author="Deepak Bansal (AZURE)" w:date="2012-08-23T21:58:00Z"/>
              </w:rPr>
            </w:pPr>
            <w:del w:id="14652" w:author="Deepak Bansal (AZURE)" w:date="2012-08-23T21:58:00Z">
              <w:r w:rsidRPr="009F1B7D" w:rsidDel="00B15A0B">
                <w:delText>type boolean;</w:delText>
              </w:r>
            </w:del>
          </w:p>
          <w:p w14:paraId="10B66FB7" w14:textId="5AD14B26" w:rsidR="00010CA1" w:rsidRPr="009F1B7D" w:rsidDel="00B15A0B" w:rsidRDefault="00010CA1" w:rsidP="00011096">
            <w:pPr>
              <w:pStyle w:val="XML4"/>
              <w:rPr>
                <w:del w:id="14653" w:author="Deepak Bansal (AZURE)" w:date="2012-08-23T21:58:00Z"/>
              </w:rPr>
            </w:pPr>
            <w:del w:id="14654" w:author="Deepak Bansal (AZURE)" w:date="2012-08-23T21:58:00Z">
              <w:r w:rsidRPr="009F1B7D" w:rsidDel="00B15A0B">
                <w:delText>default false;</w:delText>
              </w:r>
            </w:del>
          </w:p>
          <w:p w14:paraId="41E86EAF" w14:textId="79288E42" w:rsidR="00010CA1" w:rsidRPr="009F1B7D" w:rsidDel="00B15A0B" w:rsidRDefault="00010CA1" w:rsidP="00011096">
            <w:pPr>
              <w:pStyle w:val="XML4"/>
              <w:rPr>
                <w:del w:id="14655" w:author="Deepak Bansal (AZURE)" w:date="2012-08-23T21:58:00Z"/>
              </w:rPr>
            </w:pPr>
            <w:del w:id="14656" w:author="Deepak Bansal (AZURE)" w:date="2012-08-23T21:58:00Z">
              <w:r w:rsidRPr="009F1B7D" w:rsidDel="00B15A0B">
                <w:delText>description "Specifies if receiving packets is not enabled on the port.";</w:delText>
              </w:r>
            </w:del>
          </w:p>
          <w:p w14:paraId="0CEB1A0D" w14:textId="592F87CF" w:rsidR="00010CA1" w:rsidRPr="009F1B7D" w:rsidDel="00B15A0B" w:rsidRDefault="00010CA1" w:rsidP="00011096">
            <w:pPr>
              <w:pStyle w:val="XML3"/>
              <w:rPr>
                <w:del w:id="14657" w:author="Deepak Bansal (AZURE)" w:date="2012-08-23T21:58:00Z"/>
              </w:rPr>
            </w:pPr>
            <w:del w:id="14658" w:author="Deepak Bansal (AZURE)" w:date="2012-08-23T21:58:00Z">
              <w:r w:rsidRPr="009F1B7D" w:rsidDel="00B15A0B">
                <w:delText>}</w:delText>
              </w:r>
            </w:del>
          </w:p>
          <w:p w14:paraId="32531C78" w14:textId="539B6D3A" w:rsidR="00010CA1" w:rsidRPr="009F1B7D" w:rsidDel="00B15A0B" w:rsidRDefault="00010CA1" w:rsidP="00011096">
            <w:pPr>
              <w:pStyle w:val="XML3"/>
              <w:rPr>
                <w:del w:id="14659" w:author="Deepak Bansal (AZURE)" w:date="2012-08-23T21:58:00Z"/>
              </w:rPr>
            </w:pPr>
            <w:del w:id="14660" w:author="Deepak Bansal (AZURE)" w:date="2012-08-23T21:58:00Z">
              <w:r w:rsidRPr="009F1B7D" w:rsidDel="00B15A0B">
                <w:delText>leaf no-forward {</w:delText>
              </w:r>
            </w:del>
          </w:p>
          <w:p w14:paraId="397806D4" w14:textId="5BA75753" w:rsidR="00010CA1" w:rsidRPr="009F1B7D" w:rsidDel="00B15A0B" w:rsidRDefault="00010CA1" w:rsidP="00011096">
            <w:pPr>
              <w:pStyle w:val="XML4"/>
              <w:rPr>
                <w:del w:id="14661" w:author="Deepak Bansal (AZURE)" w:date="2012-08-23T21:58:00Z"/>
              </w:rPr>
            </w:pPr>
            <w:del w:id="14662" w:author="Deepak Bansal (AZURE)" w:date="2012-08-23T21:58:00Z">
              <w:r w:rsidRPr="009F1B7D" w:rsidDel="00B15A0B">
                <w:delText>type boolean;</w:delText>
              </w:r>
            </w:del>
          </w:p>
          <w:p w14:paraId="4CAAC7AF" w14:textId="20AB40DE" w:rsidR="00010CA1" w:rsidRPr="009F1B7D" w:rsidDel="00B15A0B" w:rsidRDefault="00010CA1" w:rsidP="00011096">
            <w:pPr>
              <w:pStyle w:val="XML4"/>
              <w:rPr>
                <w:del w:id="14663" w:author="Deepak Bansal (AZURE)" w:date="2012-08-23T21:58:00Z"/>
              </w:rPr>
            </w:pPr>
            <w:del w:id="14664" w:author="Deepak Bansal (AZURE)" w:date="2012-08-23T21:58:00Z">
              <w:r w:rsidRPr="009F1B7D" w:rsidDel="00B15A0B">
                <w:delText>default false;</w:delText>
              </w:r>
            </w:del>
          </w:p>
          <w:p w14:paraId="4EBB6827" w14:textId="250A359D" w:rsidR="00010CA1" w:rsidRPr="009F1B7D" w:rsidDel="00B15A0B" w:rsidRDefault="00010CA1" w:rsidP="00011096">
            <w:pPr>
              <w:pStyle w:val="XML4"/>
              <w:rPr>
                <w:del w:id="14665" w:author="Deepak Bansal (AZURE)" w:date="2012-08-23T21:58:00Z"/>
              </w:rPr>
            </w:pPr>
            <w:del w:id="14666" w:author="Deepak Bansal (AZURE)" w:date="2012-08-23T21:58:00Z">
              <w:r w:rsidRPr="009F1B7D" w:rsidDel="00B15A0B">
                <w:delText>description "Specifies if forwarding packets is not enabled on that port.";</w:delText>
              </w:r>
            </w:del>
          </w:p>
          <w:p w14:paraId="0697895F" w14:textId="04E415E8" w:rsidR="00010CA1" w:rsidRPr="009F1B7D" w:rsidDel="00B15A0B" w:rsidRDefault="00010CA1" w:rsidP="00011096">
            <w:pPr>
              <w:pStyle w:val="XML3"/>
              <w:rPr>
                <w:del w:id="14667" w:author="Deepak Bansal (AZURE)" w:date="2012-08-23T21:58:00Z"/>
              </w:rPr>
            </w:pPr>
            <w:del w:id="14668" w:author="Deepak Bansal (AZURE)" w:date="2012-08-23T21:58:00Z">
              <w:r w:rsidRPr="009F1B7D" w:rsidDel="00B15A0B">
                <w:delText>}</w:delText>
              </w:r>
            </w:del>
          </w:p>
          <w:p w14:paraId="7E7DB5E2" w14:textId="67326936" w:rsidR="00010CA1" w:rsidRPr="009F1B7D" w:rsidDel="00B15A0B" w:rsidRDefault="00010CA1" w:rsidP="00011096">
            <w:pPr>
              <w:pStyle w:val="XML3"/>
              <w:rPr>
                <w:del w:id="14669" w:author="Deepak Bansal (AZURE)" w:date="2012-08-23T21:58:00Z"/>
              </w:rPr>
            </w:pPr>
            <w:del w:id="14670" w:author="Deepak Bansal (AZURE)" w:date="2012-08-23T21:58:00Z">
              <w:r w:rsidRPr="009F1B7D" w:rsidDel="00B15A0B">
                <w:delText>leaf no-packet-in {</w:delText>
              </w:r>
            </w:del>
          </w:p>
          <w:p w14:paraId="37B79E08" w14:textId="24F4FD05" w:rsidR="00010CA1" w:rsidRPr="009F1B7D" w:rsidDel="00B15A0B" w:rsidRDefault="00010CA1" w:rsidP="00011096">
            <w:pPr>
              <w:pStyle w:val="XML4"/>
              <w:rPr>
                <w:del w:id="14671" w:author="Deepak Bansal (AZURE)" w:date="2012-08-23T21:58:00Z"/>
              </w:rPr>
            </w:pPr>
            <w:del w:id="14672" w:author="Deepak Bansal (AZURE)" w:date="2012-08-23T21:58:00Z">
              <w:r w:rsidRPr="009F1B7D" w:rsidDel="00B15A0B">
                <w:delText>type boolean;</w:delText>
              </w:r>
            </w:del>
          </w:p>
          <w:p w14:paraId="1A36675C" w14:textId="16A8DE78" w:rsidR="00010CA1" w:rsidRPr="009F1B7D" w:rsidDel="00B15A0B" w:rsidRDefault="00010CA1" w:rsidP="00011096">
            <w:pPr>
              <w:pStyle w:val="XML4"/>
              <w:rPr>
                <w:del w:id="14673" w:author="Deepak Bansal (AZURE)" w:date="2012-08-23T21:58:00Z"/>
              </w:rPr>
            </w:pPr>
            <w:del w:id="14674" w:author="Deepak Bansal (AZURE)" w:date="2012-08-23T21:58:00Z">
              <w:r w:rsidRPr="009F1B7D" w:rsidDel="00B15A0B">
                <w:delText>default false;</w:delText>
              </w:r>
            </w:del>
          </w:p>
          <w:p w14:paraId="3427EEB8" w14:textId="1DB68DAD" w:rsidR="00010CA1" w:rsidRPr="009F1B7D" w:rsidDel="00B15A0B" w:rsidRDefault="00010CA1" w:rsidP="00011096">
            <w:pPr>
              <w:pStyle w:val="XML4"/>
              <w:rPr>
                <w:del w:id="14675" w:author="Deepak Bansal (AZURE)" w:date="2012-08-23T21:58:00Z"/>
              </w:rPr>
            </w:pPr>
            <w:del w:id="14676" w:author="Deepak Bansal (AZURE)" w:date="2012-08-23T21:58:00Z">
              <w:r w:rsidRPr="009F1B7D" w:rsidDel="00B15A0B">
                <w:delText>description "Specifies if sending packet-in messages for incoming packets is not enabled on that port.";</w:delText>
              </w:r>
            </w:del>
          </w:p>
          <w:p w14:paraId="7AFDC874" w14:textId="03D2F9DC" w:rsidR="00010CA1" w:rsidRPr="009F1B7D" w:rsidDel="00B15A0B" w:rsidRDefault="00010CA1" w:rsidP="00011096">
            <w:pPr>
              <w:pStyle w:val="XML3"/>
              <w:rPr>
                <w:del w:id="14677" w:author="Deepak Bansal (AZURE)" w:date="2012-08-23T21:58:00Z"/>
              </w:rPr>
            </w:pPr>
            <w:del w:id="14678" w:author="Deepak Bansal (AZURE)" w:date="2012-08-23T21:58:00Z">
              <w:r w:rsidRPr="009F1B7D" w:rsidDel="00B15A0B">
                <w:delText>}</w:delText>
              </w:r>
            </w:del>
          </w:p>
          <w:p w14:paraId="75001282" w14:textId="4B227FA4" w:rsidR="00010CA1" w:rsidRPr="009F1B7D" w:rsidDel="00B15A0B" w:rsidRDefault="00010CA1" w:rsidP="00011096">
            <w:pPr>
              <w:pStyle w:val="XML2"/>
              <w:rPr>
                <w:del w:id="14679" w:author="Deepak Bansal (AZURE)" w:date="2012-08-23T21:58:00Z"/>
              </w:rPr>
            </w:pPr>
            <w:del w:id="14680" w:author="Deepak Bansal (AZURE)" w:date="2012-08-23T21:58:00Z">
              <w:r w:rsidRPr="009F1B7D" w:rsidDel="00B15A0B">
                <w:delText>}</w:delText>
              </w:r>
            </w:del>
          </w:p>
          <w:p w14:paraId="1ED2F58C" w14:textId="3D23A5E3" w:rsidR="00010CA1" w:rsidRPr="009F1B7D" w:rsidDel="00B15A0B" w:rsidRDefault="00010CA1" w:rsidP="00011096">
            <w:pPr>
              <w:pStyle w:val="XML2"/>
              <w:rPr>
                <w:del w:id="14681" w:author="Deepak Bansal (AZURE)" w:date="2012-08-23T21:58:00Z"/>
              </w:rPr>
            </w:pPr>
            <w:del w:id="14682" w:author="Deepak Bansal (AZURE)" w:date="2012-08-23T21:58:00Z">
              <w:r w:rsidRPr="009F1B7D" w:rsidDel="00B15A0B">
                <w:delText>container state {</w:delText>
              </w:r>
            </w:del>
          </w:p>
          <w:p w14:paraId="1E22BA21" w14:textId="5D92ECFD" w:rsidR="00010CA1" w:rsidRPr="009F1B7D" w:rsidDel="00B15A0B" w:rsidRDefault="00010CA1" w:rsidP="00011096">
            <w:pPr>
              <w:pStyle w:val="XML3"/>
              <w:rPr>
                <w:del w:id="14683" w:author="Deepak Bansal (AZURE)" w:date="2012-08-23T21:58:00Z"/>
              </w:rPr>
            </w:pPr>
            <w:del w:id="14684" w:author="Deepak Bansal (AZURE)" w:date="2012-08-23T21:58:00Z">
              <w:r w:rsidRPr="009F1B7D" w:rsidDel="00B15A0B">
                <w:delText>config false;</w:delText>
              </w:r>
            </w:del>
          </w:p>
          <w:p w14:paraId="354B354B" w14:textId="0C06A4B3" w:rsidR="00010CA1" w:rsidRPr="009F1B7D" w:rsidDel="00B15A0B" w:rsidRDefault="00010CA1" w:rsidP="00011096">
            <w:pPr>
              <w:pStyle w:val="XML3"/>
              <w:rPr>
                <w:del w:id="14685" w:author="Deepak Bansal (AZURE)" w:date="2012-08-23T21:58:00Z"/>
              </w:rPr>
            </w:pPr>
            <w:del w:id="14686" w:author="Deepak Bansal (AZURE)" w:date="2012-08-23T21:58:00Z">
              <w:r w:rsidRPr="009F1B7D" w:rsidDel="00B15A0B">
                <w:delText>leaf oper-state {</w:delText>
              </w:r>
            </w:del>
          </w:p>
          <w:p w14:paraId="214845A8" w14:textId="0A545C6B" w:rsidR="00010CA1" w:rsidRPr="009F1B7D" w:rsidDel="00B15A0B" w:rsidRDefault="00010CA1" w:rsidP="00011096">
            <w:pPr>
              <w:pStyle w:val="XML4"/>
              <w:rPr>
                <w:del w:id="14687" w:author="Deepak Bansal (AZURE)" w:date="2012-08-23T21:58:00Z"/>
              </w:rPr>
            </w:pPr>
            <w:del w:id="14688" w:author="Deepak Bansal (AZURE)" w:date="2012-08-23T21:58:00Z">
              <w:r w:rsidRPr="009F1B7D" w:rsidDel="00B15A0B">
                <w:delText>type up-down-state-type;</w:delText>
              </w:r>
            </w:del>
          </w:p>
          <w:p w14:paraId="6CA4F57A" w14:textId="41D12209" w:rsidR="00010CA1" w:rsidRPr="009F1B7D" w:rsidDel="00B15A0B" w:rsidRDefault="00010CA1" w:rsidP="00011096">
            <w:pPr>
              <w:pStyle w:val="XML4"/>
              <w:rPr>
                <w:del w:id="14689" w:author="Deepak Bansal (AZURE)" w:date="2012-08-23T21:58:00Z"/>
              </w:rPr>
            </w:pPr>
            <w:del w:id="14690" w:author="Deepak Bansal (AZURE)" w:date="2012-08-23T21:58:00Z">
              <w:r w:rsidRPr="009F1B7D" w:rsidDel="00B15A0B">
                <w:delText>mandatory true;</w:delText>
              </w:r>
            </w:del>
          </w:p>
          <w:p w14:paraId="0F6A330C" w14:textId="39B5EA36" w:rsidR="00010CA1" w:rsidRPr="009F1B7D" w:rsidDel="00B15A0B" w:rsidRDefault="00010CA1" w:rsidP="00011096">
            <w:pPr>
              <w:pStyle w:val="XML4"/>
              <w:rPr>
                <w:del w:id="14691" w:author="Deepak Bansal (AZURE)" w:date="2012-08-23T21:58:00Z"/>
              </w:rPr>
            </w:pPr>
            <w:del w:id="14692" w:author="Deepak Bansal (AZURE)" w:date="2012-08-23T21:58:00Z">
              <w:r w:rsidRPr="009F1B7D" w:rsidDel="00B15A0B">
                <w:delText>description "The operational state of the port.";</w:delText>
              </w:r>
            </w:del>
          </w:p>
          <w:p w14:paraId="78351239" w14:textId="3EFA397D" w:rsidR="00010CA1" w:rsidRPr="009F1B7D" w:rsidDel="00B15A0B" w:rsidRDefault="00010CA1" w:rsidP="00011096">
            <w:pPr>
              <w:pStyle w:val="XML3"/>
              <w:rPr>
                <w:del w:id="14693" w:author="Deepak Bansal (AZURE)" w:date="2012-08-23T21:58:00Z"/>
              </w:rPr>
            </w:pPr>
            <w:del w:id="14694" w:author="Deepak Bansal (AZURE)" w:date="2012-08-23T21:58:00Z">
              <w:r w:rsidRPr="009F1B7D" w:rsidDel="00B15A0B">
                <w:delText>}</w:delText>
              </w:r>
            </w:del>
          </w:p>
          <w:p w14:paraId="2708FDC2" w14:textId="5C477EC4" w:rsidR="00010CA1" w:rsidRPr="009F1B7D" w:rsidDel="00B15A0B" w:rsidRDefault="00010CA1" w:rsidP="00011096">
            <w:pPr>
              <w:pStyle w:val="XML3"/>
              <w:rPr>
                <w:del w:id="14695" w:author="Deepak Bansal (AZURE)" w:date="2012-08-23T21:58:00Z"/>
              </w:rPr>
            </w:pPr>
            <w:del w:id="14696" w:author="Deepak Bansal (AZURE)" w:date="2012-08-23T21:58:00Z">
              <w:r w:rsidRPr="009F1B7D" w:rsidDel="00B15A0B">
                <w:delText>leaf blocked {</w:delText>
              </w:r>
            </w:del>
          </w:p>
          <w:p w14:paraId="1EFBC86E" w14:textId="7B6221E8" w:rsidR="00010CA1" w:rsidRPr="009F1B7D" w:rsidDel="00B15A0B" w:rsidRDefault="00010CA1" w:rsidP="00011096">
            <w:pPr>
              <w:pStyle w:val="XML4"/>
              <w:rPr>
                <w:del w:id="14697" w:author="Deepak Bansal (AZURE)" w:date="2012-08-23T21:58:00Z"/>
              </w:rPr>
            </w:pPr>
            <w:del w:id="14698" w:author="Deepak Bansal (AZURE)" w:date="2012-08-23T21:58:00Z">
              <w:r w:rsidRPr="009F1B7D" w:rsidDel="00B15A0B">
                <w:delText>type boolean;</w:delText>
              </w:r>
            </w:del>
          </w:p>
          <w:p w14:paraId="3C44EC58" w14:textId="0400438A" w:rsidR="00010CA1" w:rsidRPr="009F1B7D" w:rsidDel="00B15A0B" w:rsidRDefault="00010CA1" w:rsidP="00011096">
            <w:pPr>
              <w:pStyle w:val="XML4"/>
              <w:rPr>
                <w:del w:id="14699" w:author="Deepak Bansal (AZURE)" w:date="2012-08-23T21:58:00Z"/>
              </w:rPr>
            </w:pPr>
            <w:del w:id="14700" w:author="Deepak Bansal (AZURE)" w:date="2012-08-23T21:58:00Z">
              <w:r w:rsidRPr="009F1B7D" w:rsidDel="00B15A0B">
                <w:delText>mandatory true;</w:delText>
              </w:r>
            </w:del>
          </w:p>
          <w:p w14:paraId="3B2BB147" w14:textId="3D16CD30" w:rsidR="00010CA1" w:rsidRPr="009F1B7D" w:rsidDel="00B15A0B" w:rsidRDefault="00010CA1" w:rsidP="00011096">
            <w:pPr>
              <w:pStyle w:val="XML4"/>
              <w:rPr>
                <w:del w:id="14701" w:author="Deepak Bansal (AZURE)" w:date="2012-08-23T21:58:00Z"/>
              </w:rPr>
            </w:pPr>
            <w:del w:id="14702" w:author="Deepak Bansal (AZURE)" w:date="2012-08-23T21:58:00Z">
              <w:r w:rsidRPr="009F1B7D" w:rsidDel="00B15A0B">
                <w:delText>description "tbd";</w:delText>
              </w:r>
            </w:del>
          </w:p>
          <w:p w14:paraId="163CCB4F" w14:textId="2C46D230" w:rsidR="00010CA1" w:rsidRPr="009F1B7D" w:rsidDel="00B15A0B" w:rsidRDefault="00010CA1" w:rsidP="00011096">
            <w:pPr>
              <w:pStyle w:val="XML3"/>
              <w:rPr>
                <w:del w:id="14703" w:author="Deepak Bansal (AZURE)" w:date="2012-08-23T21:58:00Z"/>
              </w:rPr>
            </w:pPr>
            <w:del w:id="14704" w:author="Deepak Bansal (AZURE)" w:date="2012-08-23T21:58:00Z">
              <w:r w:rsidRPr="009F1B7D" w:rsidDel="00B15A0B">
                <w:delText>}</w:delText>
              </w:r>
            </w:del>
          </w:p>
          <w:p w14:paraId="3550595C" w14:textId="23A6AD7D" w:rsidR="00010CA1" w:rsidRPr="009F1B7D" w:rsidDel="00B15A0B" w:rsidRDefault="00010CA1" w:rsidP="00011096">
            <w:pPr>
              <w:pStyle w:val="XML3"/>
              <w:rPr>
                <w:del w:id="14705" w:author="Deepak Bansal (AZURE)" w:date="2012-08-23T21:58:00Z"/>
              </w:rPr>
            </w:pPr>
            <w:del w:id="14706" w:author="Deepak Bansal (AZURE)" w:date="2012-08-23T21:58:00Z">
              <w:r w:rsidRPr="009F1B7D" w:rsidDel="00B15A0B">
                <w:delText>leaf live {</w:delText>
              </w:r>
            </w:del>
          </w:p>
          <w:p w14:paraId="6680F915" w14:textId="3F2599E5" w:rsidR="00010CA1" w:rsidRPr="009F1B7D" w:rsidDel="00B15A0B" w:rsidRDefault="00010CA1" w:rsidP="00011096">
            <w:pPr>
              <w:pStyle w:val="XML4"/>
              <w:rPr>
                <w:del w:id="14707" w:author="Deepak Bansal (AZURE)" w:date="2012-08-23T21:58:00Z"/>
              </w:rPr>
            </w:pPr>
            <w:del w:id="14708" w:author="Deepak Bansal (AZURE)" w:date="2012-08-23T21:58:00Z">
              <w:r w:rsidRPr="009F1B7D" w:rsidDel="00B15A0B">
                <w:delText>type boolean;</w:delText>
              </w:r>
            </w:del>
          </w:p>
          <w:p w14:paraId="7CE09296" w14:textId="78E48663" w:rsidR="00010CA1" w:rsidRPr="009F1B7D" w:rsidDel="00B15A0B" w:rsidRDefault="00010CA1" w:rsidP="00011096">
            <w:pPr>
              <w:pStyle w:val="XML4"/>
              <w:rPr>
                <w:del w:id="14709" w:author="Deepak Bansal (AZURE)" w:date="2012-08-23T21:58:00Z"/>
              </w:rPr>
            </w:pPr>
            <w:del w:id="14710" w:author="Deepak Bansal (AZURE)" w:date="2012-08-23T21:58:00Z">
              <w:r w:rsidRPr="009F1B7D" w:rsidDel="00B15A0B">
                <w:delText>mandatory true;</w:delText>
              </w:r>
            </w:del>
          </w:p>
          <w:p w14:paraId="4E647D47" w14:textId="2F63D8FE" w:rsidR="00010CA1" w:rsidRPr="009F1B7D" w:rsidDel="00B15A0B" w:rsidRDefault="00010CA1" w:rsidP="00011096">
            <w:pPr>
              <w:pStyle w:val="XML4"/>
              <w:rPr>
                <w:del w:id="14711" w:author="Deepak Bansal (AZURE)" w:date="2012-08-23T21:58:00Z"/>
              </w:rPr>
            </w:pPr>
            <w:del w:id="14712" w:author="Deepak Bansal (AZURE)" w:date="2012-08-23T21:58:00Z">
              <w:r w:rsidRPr="009F1B7D" w:rsidDel="00B15A0B">
                <w:delText>description "tbd";</w:delText>
              </w:r>
            </w:del>
          </w:p>
          <w:p w14:paraId="0026DF25" w14:textId="1FBE3D7C" w:rsidR="00010CA1" w:rsidRPr="009F1B7D" w:rsidDel="00B15A0B" w:rsidRDefault="00010CA1" w:rsidP="00011096">
            <w:pPr>
              <w:pStyle w:val="XML3"/>
              <w:rPr>
                <w:del w:id="14713" w:author="Deepak Bansal (AZURE)" w:date="2012-08-23T21:58:00Z"/>
              </w:rPr>
            </w:pPr>
            <w:del w:id="14714" w:author="Deepak Bansal (AZURE)" w:date="2012-08-23T21:58:00Z">
              <w:r w:rsidRPr="009F1B7D" w:rsidDel="00B15A0B">
                <w:delText>}</w:delText>
              </w:r>
            </w:del>
          </w:p>
          <w:p w14:paraId="6E4B3374" w14:textId="7EE518B5" w:rsidR="00010CA1" w:rsidRPr="009F1B7D" w:rsidDel="00B15A0B" w:rsidRDefault="00010CA1" w:rsidP="00011096">
            <w:pPr>
              <w:pStyle w:val="XML2"/>
              <w:rPr>
                <w:del w:id="14715" w:author="Deepak Bansal (AZURE)" w:date="2012-08-23T21:58:00Z"/>
              </w:rPr>
            </w:pPr>
            <w:del w:id="14716" w:author="Deepak Bansal (AZURE)" w:date="2012-08-23T21:58:00Z">
              <w:r w:rsidRPr="009F1B7D" w:rsidDel="00B15A0B">
                <w:delText>}</w:delText>
              </w:r>
            </w:del>
          </w:p>
          <w:p w14:paraId="5601DF01" w14:textId="1927AD11" w:rsidR="00010CA1" w:rsidRPr="009F1B7D" w:rsidDel="00B15A0B" w:rsidRDefault="00010CA1" w:rsidP="00011096">
            <w:pPr>
              <w:pStyle w:val="XML2"/>
              <w:rPr>
                <w:del w:id="14717" w:author="Deepak Bansal (AZURE)" w:date="2012-08-23T21:58:00Z"/>
              </w:rPr>
            </w:pPr>
            <w:del w:id="14718" w:author="Deepak Bansal (AZURE)" w:date="2012-08-23T21:58:00Z">
              <w:r w:rsidRPr="009F1B7D" w:rsidDel="00B15A0B">
                <w:delText>container features {</w:delText>
              </w:r>
            </w:del>
          </w:p>
          <w:p w14:paraId="20D506F3" w14:textId="505CB6AD" w:rsidR="00010CA1" w:rsidRPr="009F1B7D" w:rsidDel="00B15A0B" w:rsidRDefault="00010CA1" w:rsidP="00011096">
            <w:pPr>
              <w:pStyle w:val="XML3"/>
              <w:rPr>
                <w:del w:id="14719" w:author="Deepak Bansal (AZURE)" w:date="2012-08-23T21:58:00Z"/>
              </w:rPr>
            </w:pPr>
            <w:del w:id="14720" w:author="Deepak Bansal (AZURE)" w:date="2012-08-23T21:58:00Z">
              <w:r w:rsidRPr="009F1B7D" w:rsidDel="00B15A0B">
                <w:delText>container current {</w:delText>
              </w:r>
            </w:del>
          </w:p>
          <w:p w14:paraId="27786D19" w14:textId="08C166F6" w:rsidR="00010CA1" w:rsidRPr="009F1B7D" w:rsidDel="00B15A0B" w:rsidRDefault="00010CA1" w:rsidP="00011096">
            <w:pPr>
              <w:pStyle w:val="XML4"/>
              <w:rPr>
                <w:del w:id="14721" w:author="Deepak Bansal (AZURE)" w:date="2012-08-23T21:58:00Z"/>
              </w:rPr>
            </w:pPr>
            <w:del w:id="14722" w:author="Deepak Bansal (AZURE)" w:date="2012-08-23T21:58:00Z">
              <w:r w:rsidRPr="009F1B7D" w:rsidDel="00B15A0B">
                <w:delText>uses openflow-port-current-features-grouping;</w:delText>
              </w:r>
            </w:del>
          </w:p>
          <w:p w14:paraId="51FE233C" w14:textId="197658FD" w:rsidR="00010CA1" w:rsidRPr="009F1B7D" w:rsidDel="00B15A0B" w:rsidRDefault="00010CA1" w:rsidP="00011096">
            <w:pPr>
              <w:pStyle w:val="XML4"/>
              <w:rPr>
                <w:del w:id="14723" w:author="Deepak Bansal (AZURE)" w:date="2012-08-23T21:58:00Z"/>
              </w:rPr>
            </w:pPr>
            <w:del w:id="14724" w:author="Deepak Bansal (AZURE)" w:date="2012-08-23T21:58:00Z">
              <w:r w:rsidRPr="009F1B7D" w:rsidDel="00B15A0B">
                <w:delText>config false;</w:delText>
              </w:r>
            </w:del>
          </w:p>
          <w:p w14:paraId="1D9A95C2" w14:textId="06B5315D" w:rsidR="00010CA1" w:rsidRPr="009F1B7D" w:rsidDel="00B15A0B" w:rsidRDefault="00010CA1" w:rsidP="00011096">
            <w:pPr>
              <w:pStyle w:val="XML4"/>
              <w:rPr>
                <w:del w:id="14725" w:author="Deepak Bansal (AZURE)" w:date="2012-08-23T21:58:00Z"/>
              </w:rPr>
            </w:pPr>
            <w:del w:id="14726" w:author="Deepak Bansal (AZURE)" w:date="2012-08-23T21:58:00Z">
              <w:r w:rsidRPr="009F1B7D" w:rsidDel="00B15A0B">
                <w:delText>description "The features (rates, duplex, etc.) of the port that are currently in use.";</w:delText>
              </w:r>
            </w:del>
          </w:p>
          <w:p w14:paraId="4E6FE89A" w14:textId="7E66E307" w:rsidR="00010CA1" w:rsidRPr="009F1B7D" w:rsidDel="00B15A0B" w:rsidRDefault="00010CA1" w:rsidP="00011096">
            <w:pPr>
              <w:pStyle w:val="XML3"/>
              <w:rPr>
                <w:del w:id="14727" w:author="Deepak Bansal (AZURE)" w:date="2012-08-23T21:58:00Z"/>
              </w:rPr>
            </w:pPr>
            <w:del w:id="14728" w:author="Deepak Bansal (AZURE)" w:date="2012-08-23T21:58:00Z">
              <w:r w:rsidRPr="009F1B7D" w:rsidDel="00B15A0B">
                <w:delText>}</w:delText>
              </w:r>
            </w:del>
          </w:p>
          <w:p w14:paraId="363B2D78" w14:textId="170C00E5" w:rsidR="00010CA1" w:rsidRPr="009F1B7D" w:rsidDel="00B15A0B" w:rsidRDefault="00010CA1" w:rsidP="00011096">
            <w:pPr>
              <w:pStyle w:val="XML3"/>
              <w:rPr>
                <w:del w:id="14729" w:author="Deepak Bansal (AZURE)" w:date="2012-08-23T21:58:00Z"/>
              </w:rPr>
            </w:pPr>
            <w:del w:id="14730" w:author="Deepak Bansal (AZURE)" w:date="2012-08-23T21:58:00Z">
              <w:r w:rsidRPr="009F1B7D" w:rsidDel="00B15A0B">
                <w:delText>container advertised {</w:delText>
              </w:r>
            </w:del>
          </w:p>
          <w:p w14:paraId="174C200D" w14:textId="6B21FB93" w:rsidR="00010CA1" w:rsidRPr="009F1B7D" w:rsidDel="00B15A0B" w:rsidRDefault="00010CA1" w:rsidP="00011096">
            <w:pPr>
              <w:pStyle w:val="XML4"/>
              <w:rPr>
                <w:del w:id="14731" w:author="Deepak Bansal (AZURE)" w:date="2012-08-23T21:58:00Z"/>
              </w:rPr>
            </w:pPr>
            <w:del w:id="14732" w:author="Deepak Bansal (AZURE)" w:date="2012-08-23T21:58:00Z">
              <w:r w:rsidRPr="009F1B7D" w:rsidDel="00B15A0B">
                <w:delText>uses openflow-port-other-features-grouping;</w:delText>
              </w:r>
            </w:del>
          </w:p>
          <w:p w14:paraId="5E7642D3" w14:textId="61366174" w:rsidR="00010CA1" w:rsidRPr="009F1B7D" w:rsidDel="00B15A0B" w:rsidRDefault="00010CA1" w:rsidP="00011096">
            <w:pPr>
              <w:pStyle w:val="XML4"/>
              <w:rPr>
                <w:del w:id="14733" w:author="Deepak Bansal (AZURE)" w:date="2012-08-23T21:58:00Z"/>
              </w:rPr>
            </w:pPr>
            <w:del w:id="14734" w:author="Deepak Bansal (AZURE)" w:date="2012-08-23T21:58:00Z">
              <w:r w:rsidRPr="009F1B7D" w:rsidDel="00B15A0B">
                <w:delText>description "The features (rates, duplex, etc.) of the port that are advertised to the peer port.";</w:delText>
              </w:r>
            </w:del>
          </w:p>
          <w:p w14:paraId="79EE8A04" w14:textId="4B6FB926" w:rsidR="00010CA1" w:rsidRPr="009F1B7D" w:rsidDel="00B15A0B" w:rsidRDefault="00010CA1" w:rsidP="00011096">
            <w:pPr>
              <w:pStyle w:val="XML4"/>
              <w:rPr>
                <w:del w:id="14735" w:author="Deepak Bansal (AZURE)" w:date="2012-08-23T21:58:00Z"/>
              </w:rPr>
            </w:pPr>
            <w:del w:id="14736" w:author="Deepak Bansal (AZURE)" w:date="2012-08-23T21:58:00Z">
              <w:r w:rsidRPr="009F1B7D" w:rsidDel="00B15A0B">
                <w:delText>}</w:delText>
              </w:r>
            </w:del>
          </w:p>
          <w:p w14:paraId="4F31B4D6" w14:textId="6C86E5FE" w:rsidR="00010CA1" w:rsidRPr="009F1B7D" w:rsidDel="00B15A0B" w:rsidRDefault="00010CA1" w:rsidP="00011096">
            <w:pPr>
              <w:pStyle w:val="XML4"/>
              <w:rPr>
                <w:del w:id="14737" w:author="Deepak Bansal (AZURE)" w:date="2012-08-23T21:58:00Z"/>
              </w:rPr>
            </w:pPr>
            <w:del w:id="14738" w:author="Deepak Bansal (AZURE)" w:date="2012-08-23T21:58:00Z">
              <w:r w:rsidRPr="009F1B7D" w:rsidDel="00B15A0B">
                <w:delText>container supported {</w:delText>
              </w:r>
            </w:del>
          </w:p>
          <w:p w14:paraId="40F35979" w14:textId="3876FD89" w:rsidR="00010CA1" w:rsidRPr="009F1B7D" w:rsidDel="00B15A0B" w:rsidRDefault="00010CA1" w:rsidP="00011096">
            <w:pPr>
              <w:pStyle w:val="XML4"/>
              <w:rPr>
                <w:del w:id="14739" w:author="Deepak Bansal (AZURE)" w:date="2012-08-23T21:58:00Z"/>
              </w:rPr>
            </w:pPr>
            <w:del w:id="14740" w:author="Deepak Bansal (AZURE)" w:date="2012-08-23T21:58:00Z">
              <w:r w:rsidRPr="009F1B7D" w:rsidDel="00B15A0B">
                <w:delText>uses openflow-port-other-features-grouping;</w:delText>
              </w:r>
            </w:del>
          </w:p>
          <w:p w14:paraId="52BC47BB" w14:textId="593C92BC" w:rsidR="00010CA1" w:rsidRPr="009F1B7D" w:rsidDel="00B15A0B" w:rsidRDefault="00010CA1" w:rsidP="00011096">
            <w:pPr>
              <w:pStyle w:val="XML4"/>
              <w:rPr>
                <w:del w:id="14741" w:author="Deepak Bansal (AZURE)" w:date="2012-08-23T21:58:00Z"/>
              </w:rPr>
            </w:pPr>
            <w:del w:id="14742" w:author="Deepak Bansal (AZURE)" w:date="2012-08-23T21:58:00Z">
              <w:r w:rsidRPr="009F1B7D" w:rsidDel="00B15A0B">
                <w:delText>config false;</w:delText>
              </w:r>
            </w:del>
          </w:p>
          <w:p w14:paraId="1C18A36F" w14:textId="478BF0FF" w:rsidR="00010CA1" w:rsidRPr="009F1B7D" w:rsidDel="00B15A0B" w:rsidRDefault="00010CA1" w:rsidP="00011096">
            <w:pPr>
              <w:pStyle w:val="XML4"/>
              <w:rPr>
                <w:del w:id="14743" w:author="Deepak Bansal (AZURE)" w:date="2012-08-23T21:58:00Z"/>
              </w:rPr>
            </w:pPr>
            <w:del w:id="14744" w:author="Deepak Bansal (AZURE)" w:date="2012-08-23T21:58:00Z">
              <w:r w:rsidRPr="009F1B7D" w:rsidDel="00B15A0B">
                <w:delText>description "The features (rates, duplex, etc.) of the port that are supported on the port.";</w:delText>
              </w:r>
            </w:del>
          </w:p>
          <w:p w14:paraId="78428C46" w14:textId="1F492C6A" w:rsidR="00010CA1" w:rsidRPr="009F1B7D" w:rsidDel="00B15A0B" w:rsidRDefault="00010CA1" w:rsidP="00011096">
            <w:pPr>
              <w:pStyle w:val="XML3"/>
              <w:rPr>
                <w:del w:id="14745" w:author="Deepak Bansal (AZURE)" w:date="2012-08-23T21:58:00Z"/>
              </w:rPr>
            </w:pPr>
            <w:del w:id="14746" w:author="Deepak Bansal (AZURE)" w:date="2012-08-23T21:58:00Z">
              <w:r w:rsidRPr="009F1B7D" w:rsidDel="00B15A0B">
                <w:delText>}</w:delText>
              </w:r>
            </w:del>
          </w:p>
          <w:p w14:paraId="2C0C470D" w14:textId="75AB5E0A" w:rsidR="00010CA1" w:rsidRPr="009F1B7D" w:rsidDel="00B15A0B" w:rsidRDefault="00010CA1" w:rsidP="00011096">
            <w:pPr>
              <w:pStyle w:val="XML3"/>
              <w:rPr>
                <w:del w:id="14747" w:author="Deepak Bansal (AZURE)" w:date="2012-08-23T21:58:00Z"/>
              </w:rPr>
            </w:pPr>
            <w:del w:id="14748" w:author="Deepak Bansal (AZURE)" w:date="2012-08-23T21:58:00Z">
              <w:r w:rsidRPr="009F1B7D" w:rsidDel="00B15A0B">
                <w:delText>container advertised-peer {</w:delText>
              </w:r>
            </w:del>
          </w:p>
          <w:p w14:paraId="6E0E8DAB" w14:textId="21A24474" w:rsidR="00010CA1" w:rsidRPr="009F1B7D" w:rsidDel="00B15A0B" w:rsidRDefault="00010CA1" w:rsidP="00011096">
            <w:pPr>
              <w:pStyle w:val="XML4"/>
              <w:rPr>
                <w:del w:id="14749" w:author="Deepak Bansal (AZURE)" w:date="2012-08-23T21:58:00Z"/>
              </w:rPr>
            </w:pPr>
            <w:del w:id="14750" w:author="Deepak Bansal (AZURE)" w:date="2012-08-23T21:58:00Z">
              <w:r w:rsidRPr="009F1B7D" w:rsidDel="00B15A0B">
                <w:delText>uses openflow-port-other-features-grouping;</w:delText>
              </w:r>
            </w:del>
          </w:p>
          <w:p w14:paraId="3F5DD20E" w14:textId="61ADEBD0" w:rsidR="00010CA1" w:rsidRPr="009F1B7D" w:rsidDel="00B15A0B" w:rsidRDefault="00010CA1" w:rsidP="00011096">
            <w:pPr>
              <w:pStyle w:val="XML4"/>
              <w:rPr>
                <w:del w:id="14751" w:author="Deepak Bansal (AZURE)" w:date="2012-08-23T21:58:00Z"/>
              </w:rPr>
            </w:pPr>
            <w:del w:id="14752" w:author="Deepak Bansal (AZURE)" w:date="2012-08-23T21:58:00Z">
              <w:r w:rsidRPr="009F1B7D" w:rsidDel="00B15A0B">
                <w:delText>config false;</w:delText>
              </w:r>
            </w:del>
          </w:p>
          <w:p w14:paraId="0D504386" w14:textId="7162E3E3" w:rsidR="00010CA1" w:rsidRPr="009F1B7D" w:rsidDel="00B15A0B" w:rsidRDefault="00010CA1" w:rsidP="00011096">
            <w:pPr>
              <w:pStyle w:val="XML4"/>
              <w:rPr>
                <w:del w:id="14753" w:author="Deepak Bansal (AZURE)" w:date="2012-08-23T21:58:00Z"/>
              </w:rPr>
            </w:pPr>
            <w:del w:id="14754" w:author="Deepak Bansal (AZURE)" w:date="2012-08-23T21:58:00Z">
              <w:r w:rsidRPr="009F1B7D" w:rsidDel="00B15A0B">
                <w:delText>description "The features (rates, duplex, etc.) that are currently advertised by the peer port.";</w:delText>
              </w:r>
            </w:del>
          </w:p>
          <w:p w14:paraId="5B3B1663" w14:textId="59565494" w:rsidR="00010CA1" w:rsidRPr="009F1B7D" w:rsidDel="00B15A0B" w:rsidRDefault="00010CA1" w:rsidP="00011096">
            <w:pPr>
              <w:pStyle w:val="XML3"/>
              <w:rPr>
                <w:del w:id="14755" w:author="Deepak Bansal (AZURE)" w:date="2012-08-23T21:58:00Z"/>
              </w:rPr>
            </w:pPr>
            <w:del w:id="14756" w:author="Deepak Bansal (AZURE)" w:date="2012-08-23T21:58:00Z">
              <w:r w:rsidRPr="009F1B7D" w:rsidDel="00B15A0B">
                <w:delText>}</w:delText>
              </w:r>
            </w:del>
          </w:p>
          <w:p w14:paraId="04D6C257" w14:textId="39262ECA" w:rsidR="00010CA1" w:rsidDel="00B15A0B" w:rsidRDefault="00010CA1" w:rsidP="00011096">
            <w:pPr>
              <w:pStyle w:val="XML2"/>
              <w:rPr>
                <w:del w:id="14757" w:author="Deepak Bansal (AZURE)" w:date="2012-08-23T21:58:00Z"/>
              </w:rPr>
            </w:pPr>
            <w:del w:id="14758" w:author="Deepak Bansal (AZURE)" w:date="2012-08-23T21:58:00Z">
              <w:r w:rsidRPr="009F1B7D" w:rsidDel="00B15A0B">
                <w:delText>}</w:delText>
              </w:r>
            </w:del>
          </w:p>
          <w:p w14:paraId="0F2F9C5B" w14:textId="3ED159D5" w:rsidR="00236990" w:rsidDel="00B15A0B" w:rsidRDefault="00236990" w:rsidP="00011096">
            <w:pPr>
              <w:pStyle w:val="XML2"/>
              <w:rPr>
                <w:del w:id="14759" w:author="Deepak Bansal (AZURE)" w:date="2012-08-23T21:58:00Z"/>
              </w:rPr>
            </w:pPr>
            <w:del w:id="14760" w:author="Deepak Bansal (AZURE)" w:date="2012-08-23T21:58:00Z">
              <w:r w:rsidDel="00B15A0B">
                <w:delText>grouping openflow-port-base-tunnel-grouping {</w:delText>
              </w:r>
            </w:del>
          </w:p>
          <w:p w14:paraId="6F2C3DE7" w14:textId="292CC2D3" w:rsidR="00236990" w:rsidDel="00B15A0B" w:rsidRDefault="00236990" w:rsidP="001442D2">
            <w:pPr>
              <w:pStyle w:val="XML3"/>
              <w:rPr>
                <w:del w:id="14761" w:author="Deepak Bansal (AZURE)" w:date="2012-08-23T21:58:00Z"/>
              </w:rPr>
            </w:pPr>
            <w:del w:id="14762" w:author="Deepak Bansal (AZURE)" w:date="2012-08-23T21:58:00Z">
              <w:r w:rsidDel="00B15A0B">
                <w:delText xml:space="preserve">description </w:delText>
              </w:r>
              <w:r w:rsidR="00D65422" w:rsidRPr="009F1B7D" w:rsidDel="00B15A0B">
                <w:delText>"</w:delText>
              </w:r>
              <w:r w:rsidDel="00B15A0B">
                <w:delText xml:space="preserve">A grouping with information included in every </w:delText>
              </w:r>
            </w:del>
          </w:p>
          <w:p w14:paraId="24631B31" w14:textId="23794860" w:rsidR="00236990" w:rsidDel="00B15A0B" w:rsidRDefault="00236990" w:rsidP="001442D2">
            <w:pPr>
              <w:pStyle w:val="XML9"/>
              <w:rPr>
                <w:del w:id="14763" w:author="Deepak Bansal (AZURE)" w:date="2012-08-23T21:58:00Z"/>
              </w:rPr>
            </w:pPr>
            <w:del w:id="14764" w:author="Deepak Bansal (AZURE)" w:date="2012-08-23T21:58:00Z">
              <w:r w:rsidDel="00B15A0B">
                <w:delText>supported tunnel type.</w:delText>
              </w:r>
              <w:r w:rsidR="00D65422" w:rsidRPr="009F1B7D" w:rsidDel="00B15A0B">
                <w:delText xml:space="preserve"> "</w:delText>
              </w:r>
              <w:r w:rsidDel="00B15A0B">
                <w:delText>;</w:delText>
              </w:r>
            </w:del>
          </w:p>
          <w:p w14:paraId="2BCA1A91" w14:textId="19AA456D" w:rsidR="00236990" w:rsidDel="00B15A0B" w:rsidRDefault="00236990" w:rsidP="001442D2">
            <w:pPr>
              <w:pStyle w:val="XML3"/>
              <w:rPr>
                <w:del w:id="14765" w:author="Deepak Bansal (AZURE)" w:date="2012-08-23T21:58:00Z"/>
              </w:rPr>
            </w:pPr>
            <w:del w:id="14766" w:author="Deepak Bansal (AZURE)" w:date="2012-08-23T21:58:00Z">
              <w:r w:rsidDel="00B15A0B">
                <w:delText>choice local-endpoint-address {</w:delText>
              </w:r>
            </w:del>
          </w:p>
          <w:p w14:paraId="0369FA9B" w14:textId="1A8D5CD6" w:rsidR="00236990" w:rsidDel="00B15A0B" w:rsidRDefault="00236990" w:rsidP="001442D2">
            <w:pPr>
              <w:pStyle w:val="XML4"/>
              <w:rPr>
                <w:del w:id="14767" w:author="Deepak Bansal (AZURE)" w:date="2012-08-23T21:58:00Z"/>
              </w:rPr>
            </w:pPr>
            <w:del w:id="14768" w:author="Deepak Bansal (AZURE)" w:date="2012-08-23T21:58:00Z">
              <w:r w:rsidDel="00B15A0B">
                <w:delText>leaf local-endpoint-ipv4-adress {</w:delText>
              </w:r>
            </w:del>
          </w:p>
          <w:p w14:paraId="13BFBC31" w14:textId="69B586DB" w:rsidR="00236990" w:rsidDel="00B15A0B" w:rsidRDefault="00236990" w:rsidP="001442D2">
            <w:pPr>
              <w:pStyle w:val="XML5"/>
              <w:rPr>
                <w:del w:id="14769" w:author="Deepak Bansal (AZURE)" w:date="2012-08-23T21:58:00Z"/>
              </w:rPr>
            </w:pPr>
            <w:del w:id="14770" w:author="Deepak Bansal (AZURE)" w:date="2012-08-23T21:58:00Z">
              <w:r w:rsidDel="00B15A0B">
                <w:delText xml:space="preserve">type </w:delText>
              </w:r>
              <w:r w:rsidRPr="00156465" w:rsidDel="00B15A0B">
                <w:delText>inet:ipv4-address</w:delText>
              </w:r>
              <w:r w:rsidDel="00B15A0B">
                <w:delText>;</w:delText>
              </w:r>
            </w:del>
          </w:p>
          <w:p w14:paraId="3DA359E6" w14:textId="41133E02" w:rsidR="00236990" w:rsidDel="00B15A0B" w:rsidRDefault="00236990" w:rsidP="001442D2">
            <w:pPr>
              <w:pStyle w:val="XML5"/>
              <w:rPr>
                <w:del w:id="14771" w:author="Deepak Bansal (AZURE)" w:date="2012-08-23T21:58:00Z"/>
              </w:rPr>
            </w:pPr>
            <w:del w:id="14772" w:author="Deepak Bansal (AZURE)" w:date="2012-08-23T21:58:00Z">
              <w:r w:rsidDel="00B15A0B">
                <w:delText>description "The IPv4 address of the local tunnel endpoint.";</w:delText>
              </w:r>
            </w:del>
          </w:p>
          <w:p w14:paraId="3EBCABF0" w14:textId="7301763D" w:rsidR="00236990" w:rsidDel="00B15A0B" w:rsidRDefault="00236990" w:rsidP="001442D2">
            <w:pPr>
              <w:pStyle w:val="XML4"/>
              <w:rPr>
                <w:del w:id="14773" w:author="Deepak Bansal (AZURE)" w:date="2012-08-23T21:58:00Z"/>
              </w:rPr>
            </w:pPr>
            <w:del w:id="14774" w:author="Deepak Bansal (AZURE)" w:date="2012-08-23T21:58:00Z">
              <w:r w:rsidDel="00B15A0B">
                <w:delText>}</w:delText>
              </w:r>
            </w:del>
          </w:p>
          <w:p w14:paraId="671CF8CB" w14:textId="57862F9B" w:rsidR="00236990" w:rsidDel="00B15A0B" w:rsidRDefault="00236990" w:rsidP="001442D2">
            <w:pPr>
              <w:pStyle w:val="XML4"/>
              <w:rPr>
                <w:del w:id="14775" w:author="Deepak Bansal (AZURE)" w:date="2012-08-23T21:58:00Z"/>
              </w:rPr>
            </w:pPr>
            <w:del w:id="14776" w:author="Deepak Bansal (AZURE)" w:date="2012-08-23T21:58:00Z">
              <w:r w:rsidDel="00B15A0B">
                <w:delText>leaf local-endpoint-ipv6-adress {</w:delText>
              </w:r>
            </w:del>
          </w:p>
          <w:p w14:paraId="5D815F15" w14:textId="79AC9237" w:rsidR="00236990" w:rsidDel="00B15A0B" w:rsidRDefault="00236990" w:rsidP="001442D2">
            <w:pPr>
              <w:pStyle w:val="XML5"/>
              <w:rPr>
                <w:del w:id="14777" w:author="Deepak Bansal (AZURE)" w:date="2012-08-23T21:58:00Z"/>
              </w:rPr>
            </w:pPr>
            <w:del w:id="14778" w:author="Deepak Bansal (AZURE)" w:date="2012-08-23T21:58:00Z">
              <w:r w:rsidDel="00B15A0B">
                <w:delText>type inet:ipv6</w:delText>
              </w:r>
              <w:r w:rsidRPr="00156465" w:rsidDel="00B15A0B">
                <w:delText>-address</w:delText>
              </w:r>
              <w:r w:rsidDel="00B15A0B">
                <w:delText>;</w:delText>
              </w:r>
            </w:del>
          </w:p>
          <w:p w14:paraId="47299294" w14:textId="76620F2A" w:rsidR="00236990" w:rsidDel="00B15A0B" w:rsidRDefault="00236990" w:rsidP="001442D2">
            <w:pPr>
              <w:pStyle w:val="XML5"/>
              <w:rPr>
                <w:del w:id="14779" w:author="Deepak Bansal (AZURE)" w:date="2012-08-23T21:58:00Z"/>
              </w:rPr>
            </w:pPr>
            <w:del w:id="14780" w:author="Deepak Bansal (AZURE)" w:date="2012-08-23T21:58:00Z">
              <w:r w:rsidDel="00B15A0B">
                <w:delText>description "The IPv6 address of the local tunnel endpoint.";</w:delText>
              </w:r>
            </w:del>
          </w:p>
          <w:p w14:paraId="20E90B76" w14:textId="55FA9622" w:rsidR="00236990" w:rsidDel="00B15A0B" w:rsidRDefault="00236990" w:rsidP="001442D2">
            <w:pPr>
              <w:pStyle w:val="XML4"/>
              <w:rPr>
                <w:del w:id="14781" w:author="Deepak Bansal (AZURE)" w:date="2012-08-23T21:58:00Z"/>
              </w:rPr>
            </w:pPr>
            <w:del w:id="14782" w:author="Deepak Bansal (AZURE)" w:date="2012-08-23T21:58:00Z">
              <w:r w:rsidDel="00B15A0B">
                <w:delText>}</w:delText>
              </w:r>
            </w:del>
          </w:p>
          <w:p w14:paraId="27698396" w14:textId="075BF578" w:rsidR="00236990" w:rsidDel="00B15A0B" w:rsidRDefault="00236990" w:rsidP="001442D2">
            <w:pPr>
              <w:pStyle w:val="XML4"/>
              <w:rPr>
                <w:del w:id="14783" w:author="Deepak Bansal (AZURE)" w:date="2012-08-23T21:58:00Z"/>
              </w:rPr>
            </w:pPr>
            <w:del w:id="14784" w:author="Deepak Bansal (AZURE)" w:date="2012-08-23T21:58:00Z">
              <w:r w:rsidDel="00B15A0B">
                <w:delText>leaf local-endpoint-mac-adress {</w:delText>
              </w:r>
            </w:del>
          </w:p>
          <w:p w14:paraId="15E9E38B" w14:textId="6E4EA69E" w:rsidR="00236990" w:rsidDel="00B15A0B" w:rsidRDefault="00236990" w:rsidP="001442D2">
            <w:pPr>
              <w:pStyle w:val="XML5"/>
              <w:rPr>
                <w:del w:id="14785" w:author="Deepak Bansal (AZURE)" w:date="2012-08-23T21:58:00Z"/>
              </w:rPr>
            </w:pPr>
            <w:del w:id="14786" w:author="Deepak Bansal (AZURE)" w:date="2012-08-23T21:58:00Z">
              <w:r w:rsidDel="00B15A0B">
                <w:delText xml:space="preserve">type </w:delText>
              </w:r>
              <w:r w:rsidR="00D65422" w:rsidDel="00B15A0B">
                <w:delText>yang</w:delText>
              </w:r>
              <w:r w:rsidRPr="00156465" w:rsidDel="00B15A0B">
                <w:delText>:</w:delText>
              </w:r>
              <w:r w:rsidDel="00B15A0B">
                <w:delText>mac</w:delText>
              </w:r>
              <w:r w:rsidRPr="00156465" w:rsidDel="00B15A0B">
                <w:delText>-address</w:delText>
              </w:r>
              <w:r w:rsidDel="00B15A0B">
                <w:delText>;</w:delText>
              </w:r>
            </w:del>
          </w:p>
          <w:p w14:paraId="48CAFB00" w14:textId="6DEF0613" w:rsidR="00236990" w:rsidDel="00B15A0B" w:rsidRDefault="00236990" w:rsidP="001442D2">
            <w:pPr>
              <w:pStyle w:val="XML5"/>
              <w:rPr>
                <w:del w:id="14787" w:author="Deepak Bansal (AZURE)" w:date="2012-08-23T21:58:00Z"/>
              </w:rPr>
            </w:pPr>
            <w:del w:id="14788" w:author="Deepak Bansal (AZURE)" w:date="2012-08-23T21:58:00Z">
              <w:r w:rsidDel="00B15A0B">
                <w:delText>description "The MAC address of the local tunnel endpoint.";</w:delText>
              </w:r>
            </w:del>
          </w:p>
          <w:p w14:paraId="2E0C0EFC" w14:textId="09342A3D" w:rsidR="00236990" w:rsidDel="00B15A0B" w:rsidRDefault="00236990" w:rsidP="001442D2">
            <w:pPr>
              <w:pStyle w:val="XML4"/>
              <w:rPr>
                <w:del w:id="14789" w:author="Deepak Bansal (AZURE)" w:date="2012-08-23T21:58:00Z"/>
              </w:rPr>
            </w:pPr>
            <w:del w:id="14790" w:author="Deepak Bansal (AZURE)" w:date="2012-08-23T21:58:00Z">
              <w:r w:rsidDel="00B15A0B">
                <w:delText>}</w:delText>
              </w:r>
            </w:del>
          </w:p>
          <w:p w14:paraId="1FA7A72D" w14:textId="431AB235" w:rsidR="00236990" w:rsidRPr="009F1B7D" w:rsidDel="00B15A0B" w:rsidRDefault="00236990" w:rsidP="001442D2">
            <w:pPr>
              <w:pStyle w:val="XML3"/>
              <w:rPr>
                <w:del w:id="14791" w:author="Deepak Bansal (AZURE)" w:date="2012-08-23T21:58:00Z"/>
              </w:rPr>
            </w:pPr>
            <w:del w:id="14792" w:author="Deepak Bansal (AZURE)" w:date="2012-08-23T21:58:00Z">
              <w:r w:rsidRPr="009F1B7D" w:rsidDel="00B15A0B">
                <w:delText>}</w:delText>
              </w:r>
            </w:del>
          </w:p>
          <w:p w14:paraId="7DC523B7" w14:textId="38C7266C" w:rsidR="00236990" w:rsidDel="00B15A0B" w:rsidRDefault="00236990" w:rsidP="001442D2">
            <w:pPr>
              <w:pStyle w:val="XML3"/>
              <w:rPr>
                <w:del w:id="14793" w:author="Deepak Bansal (AZURE)" w:date="2012-08-23T21:58:00Z"/>
              </w:rPr>
            </w:pPr>
            <w:del w:id="14794" w:author="Deepak Bansal (AZURE)" w:date="2012-08-23T21:58:00Z">
              <w:r w:rsidDel="00B15A0B">
                <w:delText>choice remote-endpoint-address {</w:delText>
              </w:r>
            </w:del>
          </w:p>
          <w:p w14:paraId="0EF8106E" w14:textId="046A2511" w:rsidR="00236990" w:rsidDel="00B15A0B" w:rsidRDefault="00236990" w:rsidP="001442D2">
            <w:pPr>
              <w:pStyle w:val="XML4"/>
              <w:rPr>
                <w:del w:id="14795" w:author="Deepak Bansal (AZURE)" w:date="2012-08-23T21:58:00Z"/>
              </w:rPr>
            </w:pPr>
            <w:del w:id="14796" w:author="Deepak Bansal (AZURE)" w:date="2012-08-23T21:58:00Z">
              <w:r w:rsidDel="00B15A0B">
                <w:delText>leaf remote-endpoint-ipv4-adress {</w:delText>
              </w:r>
            </w:del>
          </w:p>
          <w:p w14:paraId="5D9B03A2" w14:textId="5FCBACCC" w:rsidR="00236990" w:rsidDel="00B15A0B" w:rsidRDefault="00236990" w:rsidP="001442D2">
            <w:pPr>
              <w:pStyle w:val="XML5"/>
              <w:rPr>
                <w:del w:id="14797" w:author="Deepak Bansal (AZURE)" w:date="2012-08-23T21:58:00Z"/>
              </w:rPr>
            </w:pPr>
            <w:del w:id="14798" w:author="Deepak Bansal (AZURE)" w:date="2012-08-23T21:58:00Z">
              <w:r w:rsidDel="00B15A0B">
                <w:delText xml:space="preserve">type </w:delText>
              </w:r>
              <w:r w:rsidRPr="00156465" w:rsidDel="00B15A0B">
                <w:delText>inet:ipv4-address</w:delText>
              </w:r>
              <w:r w:rsidDel="00B15A0B">
                <w:delText>;</w:delText>
              </w:r>
            </w:del>
          </w:p>
          <w:p w14:paraId="1EE7361F" w14:textId="54E1A565" w:rsidR="00236990" w:rsidDel="00B15A0B" w:rsidRDefault="00236990" w:rsidP="001442D2">
            <w:pPr>
              <w:pStyle w:val="XML5"/>
              <w:rPr>
                <w:del w:id="14799" w:author="Deepak Bansal (AZURE)" w:date="2012-08-23T21:58:00Z"/>
              </w:rPr>
            </w:pPr>
            <w:del w:id="14800" w:author="Deepak Bansal (AZURE)" w:date="2012-08-23T21:58:00Z">
              <w:r w:rsidDel="00B15A0B">
                <w:delText>description "The IPv4 address of the remote tunnel endpoint.";</w:delText>
              </w:r>
            </w:del>
          </w:p>
          <w:p w14:paraId="2713F5B1" w14:textId="76B45DC7" w:rsidR="00236990" w:rsidDel="00B15A0B" w:rsidRDefault="00236990" w:rsidP="001442D2">
            <w:pPr>
              <w:pStyle w:val="XML4"/>
              <w:rPr>
                <w:del w:id="14801" w:author="Deepak Bansal (AZURE)" w:date="2012-08-23T21:58:00Z"/>
              </w:rPr>
            </w:pPr>
            <w:del w:id="14802" w:author="Deepak Bansal (AZURE)" w:date="2012-08-23T21:58:00Z">
              <w:r w:rsidDel="00B15A0B">
                <w:delText>}</w:delText>
              </w:r>
            </w:del>
          </w:p>
          <w:p w14:paraId="43C54425" w14:textId="116E47ED" w:rsidR="00236990" w:rsidDel="00B15A0B" w:rsidRDefault="00236990" w:rsidP="001442D2">
            <w:pPr>
              <w:pStyle w:val="XML4"/>
              <w:rPr>
                <w:del w:id="14803" w:author="Deepak Bansal (AZURE)" w:date="2012-08-23T21:58:00Z"/>
              </w:rPr>
            </w:pPr>
            <w:del w:id="14804" w:author="Deepak Bansal (AZURE)" w:date="2012-08-23T21:58:00Z">
              <w:r w:rsidDel="00B15A0B">
                <w:delText>leaf remote-endpoint-ipv6-adress {</w:delText>
              </w:r>
            </w:del>
          </w:p>
          <w:p w14:paraId="01D405CE" w14:textId="0211398F" w:rsidR="00236990" w:rsidDel="00B15A0B" w:rsidRDefault="00236990" w:rsidP="001442D2">
            <w:pPr>
              <w:pStyle w:val="XML5"/>
              <w:rPr>
                <w:del w:id="14805" w:author="Deepak Bansal (AZURE)" w:date="2012-08-23T21:58:00Z"/>
              </w:rPr>
            </w:pPr>
            <w:del w:id="14806" w:author="Deepak Bansal (AZURE)" w:date="2012-08-23T21:58:00Z">
              <w:r w:rsidDel="00B15A0B">
                <w:delText>type inet:ipv6</w:delText>
              </w:r>
              <w:r w:rsidRPr="00156465" w:rsidDel="00B15A0B">
                <w:delText>-address</w:delText>
              </w:r>
              <w:r w:rsidDel="00B15A0B">
                <w:delText>;</w:delText>
              </w:r>
            </w:del>
          </w:p>
          <w:p w14:paraId="3DEF5274" w14:textId="64490DAD" w:rsidR="00236990" w:rsidDel="00B15A0B" w:rsidRDefault="00236990" w:rsidP="001442D2">
            <w:pPr>
              <w:pStyle w:val="XML5"/>
              <w:rPr>
                <w:del w:id="14807" w:author="Deepak Bansal (AZURE)" w:date="2012-08-23T21:58:00Z"/>
              </w:rPr>
            </w:pPr>
            <w:del w:id="14808" w:author="Deepak Bansal (AZURE)" w:date="2012-08-23T21:58:00Z">
              <w:r w:rsidDel="00B15A0B">
                <w:delText>description "The IPv6 address of the remote tunnel endpoint.";</w:delText>
              </w:r>
            </w:del>
          </w:p>
          <w:p w14:paraId="213B02D6" w14:textId="1BDCAED9" w:rsidR="00236990" w:rsidDel="00B15A0B" w:rsidRDefault="00236990" w:rsidP="001442D2">
            <w:pPr>
              <w:pStyle w:val="XML4"/>
              <w:rPr>
                <w:del w:id="14809" w:author="Deepak Bansal (AZURE)" w:date="2012-08-23T21:58:00Z"/>
              </w:rPr>
            </w:pPr>
            <w:del w:id="14810" w:author="Deepak Bansal (AZURE)" w:date="2012-08-23T21:58:00Z">
              <w:r w:rsidDel="00B15A0B">
                <w:delText>}</w:delText>
              </w:r>
            </w:del>
          </w:p>
          <w:p w14:paraId="6FE89C4A" w14:textId="75900521" w:rsidR="00236990" w:rsidDel="00B15A0B" w:rsidRDefault="00236990" w:rsidP="001442D2">
            <w:pPr>
              <w:pStyle w:val="XML4"/>
              <w:rPr>
                <w:del w:id="14811" w:author="Deepak Bansal (AZURE)" w:date="2012-08-23T21:58:00Z"/>
              </w:rPr>
            </w:pPr>
            <w:del w:id="14812" w:author="Deepak Bansal (AZURE)" w:date="2012-08-23T21:58:00Z">
              <w:r w:rsidDel="00B15A0B">
                <w:delText>leaf remote-endpoint-mac-adress {</w:delText>
              </w:r>
            </w:del>
          </w:p>
          <w:p w14:paraId="49C0A6D6" w14:textId="3A428252" w:rsidR="00236990" w:rsidDel="00B15A0B" w:rsidRDefault="00236990" w:rsidP="001442D2">
            <w:pPr>
              <w:pStyle w:val="XML5"/>
              <w:rPr>
                <w:del w:id="14813" w:author="Deepak Bansal (AZURE)" w:date="2012-08-23T21:58:00Z"/>
              </w:rPr>
            </w:pPr>
            <w:del w:id="14814" w:author="Deepak Bansal (AZURE)" w:date="2012-08-23T21:58:00Z">
              <w:r w:rsidDel="00B15A0B">
                <w:delText xml:space="preserve">type </w:delText>
              </w:r>
              <w:r w:rsidR="00D65422" w:rsidDel="00B15A0B">
                <w:delText>yang</w:delText>
              </w:r>
              <w:r w:rsidRPr="00156465" w:rsidDel="00B15A0B">
                <w:delText>:</w:delText>
              </w:r>
              <w:r w:rsidDel="00B15A0B">
                <w:delText>mac</w:delText>
              </w:r>
              <w:r w:rsidRPr="00156465" w:rsidDel="00B15A0B">
                <w:delText>-address</w:delText>
              </w:r>
              <w:r w:rsidDel="00B15A0B">
                <w:delText>;</w:delText>
              </w:r>
            </w:del>
          </w:p>
          <w:p w14:paraId="7ECD4591" w14:textId="05FB0C08" w:rsidR="00236990" w:rsidDel="00B15A0B" w:rsidRDefault="00236990" w:rsidP="001442D2">
            <w:pPr>
              <w:pStyle w:val="XML5"/>
              <w:rPr>
                <w:del w:id="14815" w:author="Deepak Bansal (AZURE)" w:date="2012-08-23T21:58:00Z"/>
              </w:rPr>
            </w:pPr>
            <w:del w:id="14816" w:author="Deepak Bansal (AZURE)" w:date="2012-08-23T21:58:00Z">
              <w:r w:rsidDel="00B15A0B">
                <w:delText>description "The MAC address of the remote tunnel endpoint.";</w:delText>
              </w:r>
            </w:del>
          </w:p>
          <w:p w14:paraId="23F2C61C" w14:textId="7FAE7F77" w:rsidR="00236990" w:rsidDel="00B15A0B" w:rsidRDefault="00236990" w:rsidP="001442D2">
            <w:pPr>
              <w:pStyle w:val="XML4"/>
              <w:rPr>
                <w:del w:id="14817" w:author="Deepak Bansal (AZURE)" w:date="2012-08-23T21:58:00Z"/>
              </w:rPr>
            </w:pPr>
            <w:del w:id="14818" w:author="Deepak Bansal (AZURE)" w:date="2012-08-23T21:58:00Z">
              <w:r w:rsidDel="00B15A0B">
                <w:delText>}</w:delText>
              </w:r>
            </w:del>
          </w:p>
          <w:p w14:paraId="33A6F285" w14:textId="5D15731C" w:rsidR="00236990" w:rsidDel="00B15A0B" w:rsidRDefault="00236990" w:rsidP="001442D2">
            <w:pPr>
              <w:pStyle w:val="XML3"/>
              <w:rPr>
                <w:del w:id="14819" w:author="Deepak Bansal (AZURE)" w:date="2012-08-23T21:58:00Z"/>
              </w:rPr>
            </w:pPr>
            <w:del w:id="14820" w:author="Deepak Bansal (AZURE)" w:date="2012-08-23T21:58:00Z">
              <w:r w:rsidRPr="009F1B7D" w:rsidDel="00B15A0B">
                <w:delText>}</w:delText>
              </w:r>
            </w:del>
          </w:p>
          <w:p w14:paraId="53742E66" w14:textId="302C929E" w:rsidR="00236990" w:rsidRPr="009F1B7D" w:rsidDel="00B15A0B" w:rsidRDefault="00236990" w:rsidP="00011096">
            <w:pPr>
              <w:pStyle w:val="XML2"/>
              <w:rPr>
                <w:del w:id="14821" w:author="Deepak Bansal (AZURE)" w:date="2012-08-23T21:58:00Z"/>
              </w:rPr>
            </w:pPr>
            <w:del w:id="14822" w:author="Deepak Bansal (AZURE)" w:date="2012-08-23T21:58:00Z">
              <w:r w:rsidDel="00B15A0B">
                <w:delText>}</w:delText>
              </w:r>
            </w:del>
          </w:p>
          <w:p w14:paraId="18F1C397" w14:textId="11C24B5B" w:rsidR="00DC6090" w:rsidRPr="009F1B7D" w:rsidDel="00B15A0B" w:rsidRDefault="00DC6090" w:rsidP="00DC6090">
            <w:pPr>
              <w:pStyle w:val="XML2"/>
              <w:rPr>
                <w:del w:id="14823" w:author="Deepak Bansal (AZURE)" w:date="2012-08-23T21:58:00Z"/>
              </w:rPr>
            </w:pPr>
            <w:del w:id="14824" w:author="Deepak Bansal (AZURE)" w:date="2012-08-23T21:58:00Z">
              <w:r w:rsidDel="00B15A0B">
                <w:delText xml:space="preserve">choice </w:delText>
              </w:r>
              <w:r w:rsidR="00CD1244" w:rsidDel="00B15A0B">
                <w:delText>tunnel</w:delText>
              </w:r>
              <w:r w:rsidR="00C0393E" w:rsidDel="00B15A0B">
                <w:delText>-type</w:delText>
              </w:r>
              <w:r w:rsidRPr="009F1B7D" w:rsidDel="00B15A0B">
                <w:delText xml:space="preserve"> {</w:delText>
              </w:r>
            </w:del>
          </w:p>
          <w:p w14:paraId="0DE9481B" w14:textId="78A142BD" w:rsidR="00DC6090" w:rsidDel="00B15A0B" w:rsidRDefault="00DC6090" w:rsidP="00DC6090">
            <w:pPr>
              <w:pStyle w:val="XML3"/>
              <w:rPr>
                <w:del w:id="14825" w:author="Deepak Bansal (AZURE)" w:date="2012-08-23T21:58:00Z"/>
              </w:rPr>
            </w:pPr>
            <w:del w:id="14826" w:author="Deepak Bansal (AZURE)" w:date="2012-08-23T21:58:00Z">
              <w:r w:rsidRPr="009F1B7D" w:rsidDel="00B15A0B">
                <w:delText xml:space="preserve">container </w:delText>
              </w:r>
              <w:r w:rsidR="00CD1244" w:rsidDel="00B15A0B">
                <w:delText>tunnel</w:delText>
              </w:r>
              <w:r w:rsidRPr="009F1B7D" w:rsidDel="00B15A0B">
                <w:delText xml:space="preserve"> {</w:delText>
              </w:r>
            </w:del>
          </w:p>
          <w:p w14:paraId="0F77B53E" w14:textId="63EE3594" w:rsidR="00C0393E" w:rsidDel="00B15A0B" w:rsidRDefault="00236990" w:rsidP="00C0393E">
            <w:pPr>
              <w:pStyle w:val="XML4"/>
              <w:rPr>
                <w:del w:id="14827" w:author="Deepak Bansal (AZURE)" w:date="2012-08-23T21:58:00Z"/>
              </w:rPr>
            </w:pPr>
            <w:del w:id="14828" w:author="Deepak Bansal (AZURE)" w:date="2012-08-23T21:58:00Z">
              <w:r w:rsidDel="00B15A0B">
                <w:delText xml:space="preserve">description </w:delText>
              </w:r>
              <w:r w:rsidR="00C0393E" w:rsidRPr="009F1B7D" w:rsidDel="00B15A0B">
                <w:delText>"</w:delText>
              </w:r>
              <w:r w:rsidR="00C0393E" w:rsidDel="00B15A0B">
                <w:delText>Features of a basic IP-in-GRE tunnel</w:delText>
              </w:r>
              <w:r w:rsidR="00C0393E" w:rsidRPr="009F1B7D" w:rsidDel="00B15A0B">
                <w:delText>.</w:delText>
              </w:r>
              <w:r w:rsidR="00C0393E" w:rsidDel="00B15A0B">
                <w:delText xml:space="preserve"> </w:delText>
              </w:r>
            </w:del>
          </w:p>
          <w:p w14:paraId="49B1706C" w14:textId="7861AAEF" w:rsidR="00236990" w:rsidDel="00B15A0B" w:rsidRDefault="00C0393E" w:rsidP="001442D2">
            <w:pPr>
              <w:pStyle w:val="XML9"/>
              <w:rPr>
                <w:del w:id="14829" w:author="Deepak Bansal (AZURE)" w:date="2012-08-23T21:58:00Z"/>
              </w:rPr>
            </w:pPr>
            <w:del w:id="14830" w:author="Deepak Bansal (AZURE)" w:date="2012-08-23T21:58:00Z">
              <w:r w:rsidDel="00B15A0B">
                <w:delText>Tunnels are modeld as logical ports.</w:delText>
              </w:r>
              <w:r w:rsidRPr="009F1B7D" w:rsidDel="00B15A0B">
                <w:delText>";</w:delText>
              </w:r>
            </w:del>
          </w:p>
          <w:p w14:paraId="6C8FEE67" w14:textId="6A9E85FA" w:rsidR="00236990" w:rsidRPr="009F1B7D" w:rsidDel="00B15A0B" w:rsidRDefault="00236990" w:rsidP="001442D2">
            <w:pPr>
              <w:pStyle w:val="XML4"/>
              <w:rPr>
                <w:del w:id="14831" w:author="Deepak Bansal (AZURE)" w:date="2012-08-23T21:58:00Z"/>
              </w:rPr>
            </w:pPr>
            <w:del w:id="14832" w:author="Deepak Bansal (AZURE)" w:date="2012-08-23T21:58:00Z">
              <w:r w:rsidDel="00B15A0B">
                <w:delText>uses openflow-port-base-tunnel-grouping;</w:delText>
              </w:r>
            </w:del>
          </w:p>
          <w:p w14:paraId="2A80A350" w14:textId="7352A43F" w:rsidR="005800BB" w:rsidRPr="009F1B7D" w:rsidDel="00B15A0B" w:rsidRDefault="005800BB" w:rsidP="001442D2">
            <w:pPr>
              <w:pStyle w:val="XML3"/>
              <w:rPr>
                <w:del w:id="14833" w:author="Deepak Bansal (AZURE)" w:date="2012-08-23T21:58:00Z"/>
              </w:rPr>
            </w:pPr>
            <w:del w:id="14834" w:author="Deepak Bansal (AZURE)" w:date="2012-08-23T21:58:00Z">
              <w:r w:rsidRPr="009F1B7D" w:rsidDel="00B15A0B">
                <w:delText>}</w:delText>
              </w:r>
            </w:del>
          </w:p>
          <w:p w14:paraId="196FB630" w14:textId="25CD11A2" w:rsidR="00CD1244" w:rsidRPr="009F1B7D" w:rsidDel="00B15A0B" w:rsidRDefault="00CD1244" w:rsidP="00CD1244">
            <w:pPr>
              <w:pStyle w:val="XML3"/>
              <w:rPr>
                <w:del w:id="14835" w:author="Deepak Bansal (AZURE)" w:date="2012-08-23T21:58:00Z"/>
              </w:rPr>
            </w:pPr>
            <w:del w:id="14836" w:author="Deepak Bansal (AZURE)" w:date="2012-08-23T21:58:00Z">
              <w:r w:rsidRPr="009F1B7D" w:rsidDel="00B15A0B">
                <w:delText xml:space="preserve">container </w:delText>
              </w:r>
              <w:r w:rsidDel="00B15A0B">
                <w:delText>ipgre-tunnel</w:delText>
              </w:r>
              <w:r w:rsidRPr="009F1B7D" w:rsidDel="00B15A0B">
                <w:delText xml:space="preserve"> {</w:delText>
              </w:r>
            </w:del>
          </w:p>
          <w:p w14:paraId="2205AE38" w14:textId="0757279A" w:rsidR="00C0393E" w:rsidDel="00B15A0B" w:rsidRDefault="00C0393E" w:rsidP="00C0393E">
            <w:pPr>
              <w:pStyle w:val="XML4"/>
              <w:rPr>
                <w:del w:id="14837" w:author="Deepak Bansal (AZURE)" w:date="2012-08-23T21:58:00Z"/>
              </w:rPr>
            </w:pPr>
            <w:del w:id="14838" w:author="Deepak Bansal (AZURE)" w:date="2012-08-23T21:58:00Z">
              <w:r w:rsidDel="00B15A0B">
                <w:delText xml:space="preserve">description </w:delText>
              </w:r>
              <w:r w:rsidRPr="009F1B7D" w:rsidDel="00B15A0B">
                <w:delText>"</w:delText>
              </w:r>
              <w:r w:rsidDel="00B15A0B">
                <w:delText xml:space="preserve">Features of a IP-in-GRE tunnel with key, </w:delText>
              </w:r>
            </w:del>
          </w:p>
          <w:p w14:paraId="4EF94C18" w14:textId="7EAA099D" w:rsidR="00C0393E" w:rsidDel="00B15A0B" w:rsidRDefault="00C0393E" w:rsidP="00C0393E">
            <w:pPr>
              <w:pStyle w:val="XML9"/>
              <w:rPr>
                <w:del w:id="14839" w:author="Deepak Bansal (AZURE)" w:date="2012-08-23T21:58:00Z"/>
              </w:rPr>
            </w:pPr>
            <w:del w:id="14840" w:author="Deepak Bansal (AZURE)" w:date="2012-08-23T21:58:00Z">
              <w:r w:rsidDel="00B15A0B">
                <w:delText>checksum, and sequence number information.</w:delText>
              </w:r>
              <w:r w:rsidRPr="009F1B7D" w:rsidDel="00B15A0B">
                <w:delText>";</w:delText>
              </w:r>
            </w:del>
          </w:p>
          <w:p w14:paraId="4CE925EF" w14:textId="14016F23" w:rsidR="00C0393E" w:rsidDel="00B15A0B" w:rsidRDefault="00C0393E" w:rsidP="00C0393E">
            <w:pPr>
              <w:pStyle w:val="XML4"/>
              <w:rPr>
                <w:del w:id="14841" w:author="Deepak Bansal (AZURE)" w:date="2012-08-23T21:58:00Z"/>
              </w:rPr>
            </w:pPr>
            <w:del w:id="14842" w:author="Deepak Bansal (AZURE)" w:date="2012-08-23T21:58:00Z">
              <w:r w:rsidDel="00B15A0B">
                <w:delText>uses openflow-port-base-tunnel-grouping;</w:delText>
              </w:r>
            </w:del>
          </w:p>
          <w:p w14:paraId="16B72BCA" w14:textId="322A7CDC" w:rsidR="00C0393E" w:rsidDel="00B15A0B" w:rsidRDefault="00C0393E" w:rsidP="00C0393E">
            <w:pPr>
              <w:pStyle w:val="XML4"/>
              <w:rPr>
                <w:del w:id="14843" w:author="Deepak Bansal (AZURE)" w:date="2012-08-23T21:58:00Z"/>
              </w:rPr>
            </w:pPr>
            <w:del w:id="14844" w:author="Deepak Bansal (AZURE)" w:date="2012-08-23T21:58:00Z">
              <w:r w:rsidDel="00B15A0B">
                <w:delText>leaf checksum-present {</w:delText>
              </w:r>
            </w:del>
          </w:p>
          <w:p w14:paraId="0C179CBB" w14:textId="09389BFF" w:rsidR="00C0393E" w:rsidDel="00B15A0B" w:rsidRDefault="00C0393E" w:rsidP="001442D2">
            <w:pPr>
              <w:pStyle w:val="XML5"/>
              <w:rPr>
                <w:del w:id="14845" w:author="Deepak Bansal (AZURE)" w:date="2012-08-23T21:58:00Z"/>
              </w:rPr>
            </w:pPr>
            <w:del w:id="14846" w:author="Deepak Bansal (AZURE)" w:date="2012-08-23T21:58:00Z">
              <w:r w:rsidDel="00B15A0B">
                <w:delText>type boolean;</w:delText>
              </w:r>
            </w:del>
          </w:p>
          <w:p w14:paraId="587D1780" w14:textId="73BF7D66" w:rsidR="00C0393E" w:rsidDel="00B15A0B" w:rsidRDefault="00C0393E" w:rsidP="001442D2">
            <w:pPr>
              <w:pStyle w:val="XML5"/>
              <w:rPr>
                <w:del w:id="14847" w:author="Deepak Bansal (AZURE)" w:date="2012-08-23T21:58:00Z"/>
              </w:rPr>
            </w:pPr>
            <w:del w:id="14848" w:author="Deepak Bansal (AZURE)" w:date="2012-08-23T21:58:00Z">
              <w:r w:rsidDel="00B15A0B">
                <w:delText>description "Indicates presence of the GRE checksum.";</w:delText>
              </w:r>
            </w:del>
          </w:p>
          <w:p w14:paraId="416358E6" w14:textId="296B3005" w:rsidR="008F1B20" w:rsidDel="00B15A0B" w:rsidRDefault="008F1B20" w:rsidP="008F1B20">
            <w:pPr>
              <w:pStyle w:val="XML5"/>
              <w:rPr>
                <w:del w:id="14849" w:author="Deepak Bansal (AZURE)" w:date="2012-08-23T21:58:00Z"/>
              </w:rPr>
            </w:pPr>
            <w:del w:id="14850" w:author="Deepak Bansal (AZURE)" w:date="2012-08-23T21:58:00Z">
              <w:r w:rsidDel="00B15A0B">
                <w:delText>default true;</w:delText>
              </w:r>
            </w:del>
          </w:p>
          <w:p w14:paraId="51FB7014" w14:textId="69B3373B" w:rsidR="00C0393E" w:rsidDel="00B15A0B" w:rsidRDefault="00C0393E" w:rsidP="00C0393E">
            <w:pPr>
              <w:pStyle w:val="XML4"/>
              <w:rPr>
                <w:del w:id="14851" w:author="Deepak Bansal (AZURE)" w:date="2012-08-23T21:58:00Z"/>
              </w:rPr>
            </w:pPr>
            <w:del w:id="14852" w:author="Deepak Bansal (AZURE)" w:date="2012-08-23T21:58:00Z">
              <w:r w:rsidDel="00B15A0B">
                <w:delText>}</w:delText>
              </w:r>
            </w:del>
          </w:p>
          <w:p w14:paraId="65366241" w14:textId="01C35D45" w:rsidR="00C0393E" w:rsidDel="00B15A0B" w:rsidRDefault="00C0393E" w:rsidP="00C0393E">
            <w:pPr>
              <w:pStyle w:val="XML4"/>
              <w:rPr>
                <w:del w:id="14853" w:author="Deepak Bansal (AZURE)" w:date="2012-08-23T21:58:00Z"/>
              </w:rPr>
            </w:pPr>
            <w:del w:id="14854" w:author="Deepak Bansal (AZURE)" w:date="2012-08-23T21:58:00Z">
              <w:r w:rsidDel="00B15A0B">
                <w:delText>leaf key-present {</w:delText>
              </w:r>
            </w:del>
          </w:p>
          <w:p w14:paraId="72644E5F" w14:textId="5C20CEAA" w:rsidR="00C0393E" w:rsidDel="00B15A0B" w:rsidRDefault="00C0393E" w:rsidP="00C0393E">
            <w:pPr>
              <w:pStyle w:val="XML5"/>
              <w:rPr>
                <w:del w:id="14855" w:author="Deepak Bansal (AZURE)" w:date="2012-08-23T21:58:00Z"/>
              </w:rPr>
            </w:pPr>
            <w:del w:id="14856" w:author="Deepak Bansal (AZURE)" w:date="2012-08-23T21:58:00Z">
              <w:r w:rsidDel="00B15A0B">
                <w:delText>type boolean;</w:delText>
              </w:r>
            </w:del>
          </w:p>
          <w:p w14:paraId="0D1F8EE5" w14:textId="6A954918" w:rsidR="00C0393E" w:rsidDel="00B15A0B" w:rsidRDefault="00C0393E" w:rsidP="00C0393E">
            <w:pPr>
              <w:pStyle w:val="XML5"/>
              <w:rPr>
                <w:del w:id="14857" w:author="Deepak Bansal (AZURE)" w:date="2012-08-23T21:58:00Z"/>
              </w:rPr>
            </w:pPr>
            <w:del w:id="14858" w:author="Deepak Bansal (AZURE)" w:date="2012-08-23T21:58:00Z">
              <w:r w:rsidDel="00B15A0B">
                <w:delText>description "Indicates presence of the GRE key.";</w:delText>
              </w:r>
            </w:del>
          </w:p>
          <w:p w14:paraId="1B564B92" w14:textId="409B5E2B" w:rsidR="008F1B20" w:rsidDel="00B15A0B" w:rsidRDefault="008F1B20" w:rsidP="008F1B20">
            <w:pPr>
              <w:pStyle w:val="XML5"/>
              <w:rPr>
                <w:del w:id="14859" w:author="Deepak Bansal (AZURE)" w:date="2012-08-23T21:58:00Z"/>
              </w:rPr>
            </w:pPr>
            <w:del w:id="14860" w:author="Deepak Bansal (AZURE)" w:date="2012-08-23T21:58:00Z">
              <w:r w:rsidDel="00B15A0B">
                <w:delText>default true;</w:delText>
              </w:r>
            </w:del>
          </w:p>
          <w:p w14:paraId="0EB9AEC0" w14:textId="60B0B600" w:rsidR="00C0393E" w:rsidDel="00B15A0B" w:rsidRDefault="00C0393E" w:rsidP="00C0393E">
            <w:pPr>
              <w:pStyle w:val="XML4"/>
              <w:rPr>
                <w:del w:id="14861" w:author="Deepak Bansal (AZURE)" w:date="2012-08-23T21:58:00Z"/>
              </w:rPr>
            </w:pPr>
            <w:del w:id="14862" w:author="Deepak Bansal (AZURE)" w:date="2012-08-23T21:58:00Z">
              <w:r w:rsidDel="00B15A0B">
                <w:delText>}</w:delText>
              </w:r>
            </w:del>
          </w:p>
          <w:p w14:paraId="5E68A2E9" w14:textId="04AEA7D0" w:rsidR="00C4220E" w:rsidDel="00B15A0B" w:rsidRDefault="00C4220E" w:rsidP="00C0393E">
            <w:pPr>
              <w:pStyle w:val="XML4"/>
              <w:rPr>
                <w:del w:id="14863" w:author="Deepak Bansal (AZURE)" w:date="2012-08-23T21:58:00Z"/>
              </w:rPr>
            </w:pPr>
            <w:del w:id="14864" w:author="Deepak Bansal (AZURE)" w:date="2012-08-23T21:58:00Z">
              <w:r w:rsidDel="00B15A0B">
                <w:delText>leaf key {</w:delText>
              </w:r>
            </w:del>
          </w:p>
          <w:p w14:paraId="7317C7CC" w14:textId="34173838" w:rsidR="00C4220E" w:rsidDel="00B15A0B" w:rsidRDefault="00C4220E" w:rsidP="004165BB">
            <w:pPr>
              <w:pStyle w:val="XML5"/>
              <w:rPr>
                <w:del w:id="14865" w:author="Deepak Bansal (AZURE)" w:date="2012-08-23T21:58:00Z"/>
              </w:rPr>
            </w:pPr>
            <w:del w:id="14866" w:author="Deepak Bansal (AZURE)" w:date="2012-08-23T21:58:00Z">
              <w:r w:rsidDel="00B15A0B">
                <w:delText>type uint32;</w:delText>
              </w:r>
            </w:del>
          </w:p>
          <w:p w14:paraId="76C292FB" w14:textId="6A970ED6" w:rsidR="002F25F4" w:rsidDel="00B15A0B" w:rsidRDefault="00C4220E" w:rsidP="004165BB">
            <w:pPr>
              <w:pStyle w:val="XML5"/>
              <w:rPr>
                <w:del w:id="14867" w:author="Deepak Bansal (AZURE)" w:date="2012-08-23T21:58:00Z"/>
              </w:rPr>
            </w:pPr>
            <w:del w:id="14868" w:author="Deepak Bansal (AZURE)" w:date="2012-08-23T21:58:00Z">
              <w:r w:rsidDel="00B15A0B">
                <w:delText>description "The (optional) key of the GRE tunnel."</w:delText>
              </w:r>
              <w:r w:rsidR="002F25F4" w:rsidDel="00B15A0B">
                <w:delText>;</w:delText>
              </w:r>
            </w:del>
          </w:p>
          <w:p w14:paraId="6F71A9C9" w14:textId="5350FD39" w:rsidR="002F25F4" w:rsidDel="00B15A0B" w:rsidRDefault="002F25F4" w:rsidP="002F25F4">
            <w:pPr>
              <w:pStyle w:val="XML4"/>
              <w:rPr>
                <w:del w:id="14869" w:author="Deepak Bansal (AZURE)" w:date="2012-08-23T21:58:00Z"/>
              </w:rPr>
            </w:pPr>
            <w:del w:id="14870" w:author="Deepak Bansal (AZURE)" w:date="2012-08-23T21:58:00Z">
              <w:r w:rsidDel="00B15A0B">
                <w:delText>}</w:delText>
              </w:r>
            </w:del>
          </w:p>
          <w:p w14:paraId="0471C123" w14:textId="260E28DD" w:rsidR="00C0393E" w:rsidDel="00B15A0B" w:rsidRDefault="00C0393E" w:rsidP="00C0393E">
            <w:pPr>
              <w:pStyle w:val="XML4"/>
              <w:rPr>
                <w:del w:id="14871" w:author="Deepak Bansal (AZURE)" w:date="2012-08-23T21:58:00Z"/>
              </w:rPr>
            </w:pPr>
            <w:del w:id="14872" w:author="Deepak Bansal (AZURE)" w:date="2012-08-23T21:58:00Z">
              <w:r w:rsidDel="00B15A0B">
                <w:delText>leaf sequence-number-present {</w:delText>
              </w:r>
            </w:del>
          </w:p>
          <w:p w14:paraId="1B0B16D6" w14:textId="785A12E4" w:rsidR="00C0393E" w:rsidDel="00B15A0B" w:rsidRDefault="00C0393E" w:rsidP="00C0393E">
            <w:pPr>
              <w:pStyle w:val="XML5"/>
              <w:rPr>
                <w:del w:id="14873" w:author="Deepak Bansal (AZURE)" w:date="2012-08-23T21:58:00Z"/>
              </w:rPr>
            </w:pPr>
            <w:del w:id="14874" w:author="Deepak Bansal (AZURE)" w:date="2012-08-23T21:58:00Z">
              <w:r w:rsidDel="00B15A0B">
                <w:delText>type boolean;</w:delText>
              </w:r>
            </w:del>
          </w:p>
          <w:p w14:paraId="1377CF49" w14:textId="672A6A5C" w:rsidR="00C0393E" w:rsidDel="00B15A0B" w:rsidRDefault="00C0393E" w:rsidP="00C0393E">
            <w:pPr>
              <w:pStyle w:val="XML5"/>
              <w:rPr>
                <w:del w:id="14875" w:author="Deepak Bansal (AZURE)" w:date="2012-08-23T21:58:00Z"/>
              </w:rPr>
            </w:pPr>
            <w:del w:id="14876" w:author="Deepak Bansal (AZURE)" w:date="2012-08-23T21:58:00Z">
              <w:r w:rsidDel="00B15A0B">
                <w:delText>description "Indicates presence of the GRE sequence number.";</w:delText>
              </w:r>
            </w:del>
          </w:p>
          <w:p w14:paraId="3A18BD01" w14:textId="540E6D41" w:rsidR="008F1B20" w:rsidDel="00B15A0B" w:rsidRDefault="008F1B20" w:rsidP="008F1B20">
            <w:pPr>
              <w:pStyle w:val="XML5"/>
              <w:rPr>
                <w:del w:id="14877" w:author="Deepak Bansal (AZURE)" w:date="2012-08-23T21:58:00Z"/>
              </w:rPr>
            </w:pPr>
            <w:del w:id="14878" w:author="Deepak Bansal (AZURE)" w:date="2012-08-23T21:58:00Z">
              <w:r w:rsidDel="00B15A0B">
                <w:delText>default false;</w:delText>
              </w:r>
            </w:del>
          </w:p>
          <w:p w14:paraId="1E4C3C83" w14:textId="45B4C1DF" w:rsidR="00C0393E" w:rsidRPr="009F1B7D" w:rsidDel="00B15A0B" w:rsidRDefault="008F1B20" w:rsidP="008F1B20">
            <w:pPr>
              <w:pStyle w:val="XML4"/>
              <w:rPr>
                <w:del w:id="14879" w:author="Deepak Bansal (AZURE)" w:date="2012-08-23T21:58:00Z"/>
              </w:rPr>
            </w:pPr>
            <w:del w:id="14880" w:author="Deepak Bansal (AZURE)" w:date="2012-08-23T21:58:00Z">
              <w:r w:rsidDel="00B15A0B">
                <w:delText>}</w:delText>
              </w:r>
            </w:del>
          </w:p>
          <w:p w14:paraId="21C8FC43" w14:textId="07A780E9" w:rsidR="00CD1244" w:rsidRPr="009F1B7D" w:rsidDel="00B15A0B" w:rsidRDefault="00CD1244" w:rsidP="00CD1244">
            <w:pPr>
              <w:pStyle w:val="XML3"/>
              <w:rPr>
                <w:del w:id="14881" w:author="Deepak Bansal (AZURE)" w:date="2012-08-23T21:58:00Z"/>
              </w:rPr>
            </w:pPr>
            <w:del w:id="14882" w:author="Deepak Bansal (AZURE)" w:date="2012-08-23T21:58:00Z">
              <w:r w:rsidRPr="009F1B7D" w:rsidDel="00B15A0B">
                <w:delText>}</w:delText>
              </w:r>
            </w:del>
          </w:p>
          <w:p w14:paraId="368264DE" w14:textId="32929459" w:rsidR="00CD1244" w:rsidRPr="009F1B7D" w:rsidDel="00B15A0B" w:rsidRDefault="00CD1244" w:rsidP="00CD1244">
            <w:pPr>
              <w:pStyle w:val="XML3"/>
              <w:rPr>
                <w:del w:id="14883" w:author="Deepak Bansal (AZURE)" w:date="2012-08-23T21:58:00Z"/>
              </w:rPr>
            </w:pPr>
            <w:del w:id="14884" w:author="Deepak Bansal (AZURE)" w:date="2012-08-23T21:58:00Z">
              <w:r w:rsidRPr="009F1B7D" w:rsidDel="00B15A0B">
                <w:delText xml:space="preserve">container </w:delText>
              </w:r>
              <w:r w:rsidR="007C63E2" w:rsidDel="00B15A0B">
                <w:delText>vxlan-</w:delText>
              </w:r>
              <w:r w:rsidDel="00B15A0B">
                <w:delText>tunnel</w:delText>
              </w:r>
              <w:r w:rsidRPr="009F1B7D" w:rsidDel="00B15A0B">
                <w:delText xml:space="preserve"> {</w:delText>
              </w:r>
            </w:del>
          </w:p>
          <w:p w14:paraId="7EE3E4D7" w14:textId="7F831416" w:rsidR="008F1B20" w:rsidDel="00B15A0B" w:rsidRDefault="008F1B20" w:rsidP="00275180">
            <w:pPr>
              <w:pStyle w:val="XML4"/>
              <w:rPr>
                <w:del w:id="14885" w:author="Deepak Bansal (AZURE)" w:date="2012-08-23T21:58:00Z"/>
              </w:rPr>
            </w:pPr>
            <w:del w:id="14886" w:author="Deepak Bansal (AZURE)" w:date="2012-08-23T21:58:00Z">
              <w:r w:rsidDel="00B15A0B">
                <w:delText xml:space="preserve">description </w:delText>
              </w:r>
              <w:r w:rsidRPr="009F1B7D" w:rsidDel="00B15A0B">
                <w:delText>"</w:delText>
              </w:r>
              <w:r w:rsidDel="00B15A0B">
                <w:delText>Features of a VxLAN tunnel.</w:delText>
              </w:r>
              <w:r w:rsidRPr="009F1B7D" w:rsidDel="00B15A0B">
                <w:delText>";</w:delText>
              </w:r>
            </w:del>
          </w:p>
          <w:p w14:paraId="07CEF65C" w14:textId="2D15E765" w:rsidR="008F1B20" w:rsidDel="00B15A0B" w:rsidRDefault="008F1B20" w:rsidP="008F1B20">
            <w:pPr>
              <w:pStyle w:val="XML4"/>
              <w:rPr>
                <w:del w:id="14887" w:author="Deepak Bansal (AZURE)" w:date="2012-08-23T21:58:00Z"/>
              </w:rPr>
            </w:pPr>
            <w:del w:id="14888" w:author="Deepak Bansal (AZURE)" w:date="2012-08-23T21:58:00Z">
              <w:r w:rsidDel="00B15A0B">
                <w:delText>uses openflow-port-base-tunnel-grouping;</w:delText>
              </w:r>
            </w:del>
          </w:p>
          <w:p w14:paraId="29CDCA6A" w14:textId="04A252E7" w:rsidR="008F1B20" w:rsidDel="00B15A0B" w:rsidRDefault="008F1B20" w:rsidP="008F1B20">
            <w:pPr>
              <w:pStyle w:val="XML4"/>
              <w:rPr>
                <w:del w:id="14889" w:author="Deepak Bansal (AZURE)" w:date="2012-08-23T21:58:00Z"/>
              </w:rPr>
            </w:pPr>
            <w:del w:id="14890" w:author="Deepak Bansal (AZURE)" w:date="2012-08-23T21:58:00Z">
              <w:r w:rsidDel="00B15A0B">
                <w:delText>leaf vni-valid {</w:delText>
              </w:r>
            </w:del>
          </w:p>
          <w:p w14:paraId="56DB17AD" w14:textId="438B9A52" w:rsidR="008F1B20" w:rsidDel="00B15A0B" w:rsidRDefault="008F1B20" w:rsidP="008F1B20">
            <w:pPr>
              <w:pStyle w:val="XML5"/>
              <w:rPr>
                <w:del w:id="14891" w:author="Deepak Bansal (AZURE)" w:date="2012-08-23T21:58:00Z"/>
              </w:rPr>
            </w:pPr>
            <w:del w:id="14892" w:author="Deepak Bansal (AZURE)" w:date="2012-08-23T21:58:00Z">
              <w:r w:rsidDel="00B15A0B">
                <w:delText>type boolean;</w:delText>
              </w:r>
            </w:del>
          </w:p>
          <w:p w14:paraId="2E283984" w14:textId="3A6C9B81" w:rsidR="008F1B20" w:rsidDel="00B15A0B" w:rsidRDefault="008F1B20" w:rsidP="008F1B20">
            <w:pPr>
              <w:pStyle w:val="XML5"/>
              <w:rPr>
                <w:del w:id="14893" w:author="Deepak Bansal (AZURE)" w:date="2012-08-23T21:58:00Z"/>
              </w:rPr>
            </w:pPr>
            <w:del w:id="14894" w:author="Deepak Bansal (AZURE)" w:date="2012-08-23T21:58:00Z">
              <w:r w:rsidDel="00B15A0B">
                <w:delText>description "</w:delText>
              </w:r>
              <w:r w:rsidR="00DF562A" w:rsidDel="00B15A0B">
                <w:delText>Indicates how the corresponding flag should be set in packets sent on the tunnel</w:delText>
              </w:r>
              <w:r w:rsidDel="00B15A0B">
                <w:delText>";</w:delText>
              </w:r>
            </w:del>
          </w:p>
          <w:p w14:paraId="5833457C" w14:textId="71275FA0" w:rsidR="008F1B20" w:rsidDel="00B15A0B" w:rsidRDefault="008F1B20" w:rsidP="008F1B20">
            <w:pPr>
              <w:pStyle w:val="XML5"/>
              <w:rPr>
                <w:del w:id="14895" w:author="Deepak Bansal (AZURE)" w:date="2012-08-23T21:58:00Z"/>
              </w:rPr>
            </w:pPr>
            <w:del w:id="14896" w:author="Deepak Bansal (AZURE)" w:date="2012-08-23T21:58:00Z">
              <w:r w:rsidDel="00B15A0B">
                <w:delText>default true;</w:delText>
              </w:r>
            </w:del>
          </w:p>
          <w:p w14:paraId="41FD794B" w14:textId="3EC7D03A" w:rsidR="008F1B20" w:rsidDel="00B15A0B" w:rsidRDefault="008F1B20" w:rsidP="008F1B20">
            <w:pPr>
              <w:pStyle w:val="XML4"/>
              <w:rPr>
                <w:del w:id="14897" w:author="Deepak Bansal (AZURE)" w:date="2012-08-23T21:58:00Z"/>
              </w:rPr>
            </w:pPr>
            <w:del w:id="14898" w:author="Deepak Bansal (AZURE)" w:date="2012-08-23T21:58:00Z">
              <w:r w:rsidDel="00B15A0B">
                <w:delText>}</w:delText>
              </w:r>
            </w:del>
          </w:p>
          <w:p w14:paraId="73074FFF" w14:textId="25BA39C1" w:rsidR="008F1B20" w:rsidDel="00B15A0B" w:rsidRDefault="008F1B20" w:rsidP="008F1B20">
            <w:pPr>
              <w:pStyle w:val="XML4"/>
              <w:rPr>
                <w:del w:id="14899" w:author="Deepak Bansal (AZURE)" w:date="2012-08-23T21:58:00Z"/>
              </w:rPr>
            </w:pPr>
            <w:del w:id="14900" w:author="Deepak Bansal (AZURE)" w:date="2012-08-23T21:58:00Z">
              <w:r w:rsidDel="00B15A0B">
                <w:delText>leaf vni {</w:delText>
              </w:r>
            </w:del>
          </w:p>
          <w:p w14:paraId="5C601838" w14:textId="4E609A64" w:rsidR="008F1B20" w:rsidDel="00B15A0B" w:rsidRDefault="008F1B20" w:rsidP="001442D2">
            <w:pPr>
              <w:pStyle w:val="XML5"/>
              <w:rPr>
                <w:del w:id="14901" w:author="Deepak Bansal (AZURE)" w:date="2012-08-23T21:58:00Z"/>
              </w:rPr>
            </w:pPr>
            <w:del w:id="14902" w:author="Deepak Bansal (AZURE)" w:date="2012-08-23T21:58:00Z">
              <w:r w:rsidDel="00B15A0B">
                <w:delText>type uint32;</w:delText>
              </w:r>
            </w:del>
          </w:p>
          <w:p w14:paraId="7AF371B1" w14:textId="5A2C7CB7" w:rsidR="008F1B20" w:rsidDel="00B15A0B" w:rsidRDefault="008F1B20" w:rsidP="001442D2">
            <w:pPr>
              <w:pStyle w:val="XML5"/>
              <w:rPr>
                <w:del w:id="14903" w:author="Deepak Bansal (AZURE)" w:date="2012-08-23T21:58:00Z"/>
              </w:rPr>
            </w:pPr>
            <w:del w:id="14904"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Virtual network identifier assigned to all packets sent on the tunnel</w:delText>
              </w:r>
              <w:r w:rsidR="00D65422" w:rsidRPr="009F1B7D" w:rsidDel="00B15A0B">
                <w:delText>"</w:delText>
              </w:r>
              <w:r w:rsidDel="00B15A0B">
                <w:delText>;</w:delText>
              </w:r>
            </w:del>
          </w:p>
          <w:p w14:paraId="7A94D5C1" w14:textId="1FD67494" w:rsidR="008F1B20" w:rsidDel="00B15A0B" w:rsidRDefault="008F1B20" w:rsidP="008F1B20">
            <w:pPr>
              <w:pStyle w:val="XML4"/>
              <w:rPr>
                <w:del w:id="14905" w:author="Deepak Bansal (AZURE)" w:date="2012-08-23T21:58:00Z"/>
              </w:rPr>
            </w:pPr>
            <w:del w:id="14906" w:author="Deepak Bansal (AZURE)" w:date="2012-08-23T21:58:00Z">
              <w:r w:rsidDel="00B15A0B">
                <w:delText>}</w:delText>
              </w:r>
            </w:del>
          </w:p>
          <w:p w14:paraId="0CD9D14C" w14:textId="5B7D8320" w:rsidR="008F1B20" w:rsidDel="00B15A0B" w:rsidRDefault="008F1B20" w:rsidP="008F1B20">
            <w:pPr>
              <w:pStyle w:val="XML4"/>
              <w:rPr>
                <w:del w:id="14907" w:author="Deepak Bansal (AZURE)" w:date="2012-08-23T21:58:00Z"/>
              </w:rPr>
            </w:pPr>
            <w:del w:id="14908" w:author="Deepak Bansal (AZURE)" w:date="2012-08-23T21:58:00Z">
              <w:r w:rsidDel="00B15A0B">
                <w:delText>leaf vni-multicast-group {</w:delText>
              </w:r>
            </w:del>
          </w:p>
          <w:p w14:paraId="1B3F0549" w14:textId="4AC5A8D3" w:rsidR="008F1B20" w:rsidDel="00B15A0B" w:rsidRDefault="008F1B20" w:rsidP="008F1B20">
            <w:pPr>
              <w:pStyle w:val="XML5"/>
              <w:rPr>
                <w:del w:id="14909" w:author="Deepak Bansal (AZURE)" w:date="2012-08-23T21:58:00Z"/>
              </w:rPr>
            </w:pPr>
            <w:del w:id="14910" w:author="Deepak Bansal (AZURE)" w:date="2012-08-23T21:58:00Z">
              <w:r w:rsidDel="00B15A0B">
                <w:delText>type inet:ip-address;</w:delText>
              </w:r>
            </w:del>
          </w:p>
          <w:p w14:paraId="5BBA8F98" w14:textId="3DD8CAF9" w:rsidR="008F1B20" w:rsidDel="00B15A0B" w:rsidRDefault="008F1B20" w:rsidP="008F1B20">
            <w:pPr>
              <w:pStyle w:val="XML5"/>
              <w:rPr>
                <w:del w:id="14911" w:author="Deepak Bansal (AZURE)" w:date="2012-08-23T21:58:00Z"/>
              </w:rPr>
            </w:pPr>
            <w:del w:id="14912"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If IP multicast is used to support broadcast on the tunnel this specifies the corresponding multicast IP address</w:delText>
              </w:r>
              <w:r w:rsidR="00D65422" w:rsidRPr="009F1B7D" w:rsidDel="00B15A0B">
                <w:delText>"</w:delText>
              </w:r>
              <w:r w:rsidDel="00B15A0B">
                <w:delText>;</w:delText>
              </w:r>
            </w:del>
          </w:p>
          <w:p w14:paraId="1F239E66" w14:textId="40171A98" w:rsidR="008F1B20" w:rsidDel="00B15A0B" w:rsidRDefault="008F1B20" w:rsidP="008F1B20">
            <w:pPr>
              <w:pStyle w:val="XML4"/>
              <w:rPr>
                <w:del w:id="14913" w:author="Deepak Bansal (AZURE)" w:date="2012-08-23T21:58:00Z"/>
              </w:rPr>
            </w:pPr>
            <w:del w:id="14914" w:author="Deepak Bansal (AZURE)" w:date="2012-08-23T21:58:00Z">
              <w:r w:rsidDel="00B15A0B">
                <w:delText>}</w:delText>
              </w:r>
            </w:del>
          </w:p>
          <w:p w14:paraId="452984EF" w14:textId="05A3CA7D" w:rsidR="008F1B20" w:rsidDel="00B15A0B" w:rsidRDefault="008F1B20" w:rsidP="008F1B20">
            <w:pPr>
              <w:pStyle w:val="XML4"/>
              <w:rPr>
                <w:del w:id="14915" w:author="Deepak Bansal (AZURE)" w:date="2012-08-23T21:58:00Z"/>
              </w:rPr>
            </w:pPr>
            <w:del w:id="14916" w:author="Deepak Bansal (AZURE)" w:date="2012-08-23T21:58:00Z">
              <w:r w:rsidDel="00B15A0B">
                <w:delText>leaf udp-source-port {</w:delText>
              </w:r>
            </w:del>
          </w:p>
          <w:p w14:paraId="64DD9080" w14:textId="4F79812D" w:rsidR="008F1B20" w:rsidDel="00B15A0B" w:rsidRDefault="008F1B20" w:rsidP="008F1B20">
            <w:pPr>
              <w:pStyle w:val="XML5"/>
              <w:rPr>
                <w:del w:id="14917" w:author="Deepak Bansal (AZURE)" w:date="2012-08-23T21:58:00Z"/>
              </w:rPr>
            </w:pPr>
            <w:del w:id="14918" w:author="Deepak Bansal (AZURE)" w:date="2012-08-23T21:58:00Z">
              <w:r w:rsidDel="00B15A0B">
                <w:delText xml:space="preserve">type </w:delText>
              </w:r>
              <w:r w:rsidR="00D65422" w:rsidDel="00B15A0B">
                <w:delText>inet:port-number</w:delText>
              </w:r>
              <w:r w:rsidDel="00B15A0B">
                <w:delText>;</w:delText>
              </w:r>
            </w:del>
          </w:p>
          <w:p w14:paraId="22FD69E0" w14:textId="22D4DDBC" w:rsidR="008F1B20" w:rsidDel="00B15A0B" w:rsidRDefault="008F1B20" w:rsidP="008F1B20">
            <w:pPr>
              <w:pStyle w:val="XML5"/>
              <w:rPr>
                <w:del w:id="14919" w:author="Deepak Bansal (AZURE)" w:date="2012-08-23T21:58:00Z"/>
              </w:rPr>
            </w:pPr>
            <w:del w:id="14920"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 xml:space="preserve">Specifies the outer UDP source port number </w:delText>
              </w:r>
              <w:r w:rsidDel="00B15A0B">
                <w:delText>.</w:delText>
              </w:r>
              <w:r w:rsidR="00D65422" w:rsidRPr="009F1B7D" w:rsidDel="00B15A0B">
                <w:delText>"</w:delText>
              </w:r>
              <w:r w:rsidDel="00B15A0B">
                <w:delText>;</w:delText>
              </w:r>
            </w:del>
          </w:p>
          <w:p w14:paraId="6ED37503" w14:textId="72616C4F" w:rsidR="008F1B20" w:rsidDel="00B15A0B" w:rsidRDefault="008F1B20" w:rsidP="008F1B20">
            <w:pPr>
              <w:pStyle w:val="XML4"/>
              <w:rPr>
                <w:del w:id="14921" w:author="Deepak Bansal (AZURE)" w:date="2012-08-23T21:58:00Z"/>
              </w:rPr>
            </w:pPr>
            <w:del w:id="14922" w:author="Deepak Bansal (AZURE)" w:date="2012-08-23T21:58:00Z">
              <w:r w:rsidDel="00B15A0B">
                <w:delText>}</w:delText>
              </w:r>
            </w:del>
          </w:p>
          <w:p w14:paraId="223DE55B" w14:textId="6EC0814A" w:rsidR="008F1B20" w:rsidDel="00B15A0B" w:rsidRDefault="008F1B20" w:rsidP="008F1B20">
            <w:pPr>
              <w:pStyle w:val="XML4"/>
              <w:rPr>
                <w:del w:id="14923" w:author="Deepak Bansal (AZURE)" w:date="2012-08-23T21:58:00Z"/>
              </w:rPr>
            </w:pPr>
            <w:del w:id="14924" w:author="Deepak Bansal (AZURE)" w:date="2012-08-23T21:58:00Z">
              <w:r w:rsidDel="00B15A0B">
                <w:delText>leaf udp-dest-port {</w:delText>
              </w:r>
            </w:del>
          </w:p>
          <w:p w14:paraId="3B94A415" w14:textId="05CFDC96" w:rsidR="008F1B20" w:rsidDel="00B15A0B" w:rsidRDefault="008F1B20" w:rsidP="008F1B20">
            <w:pPr>
              <w:pStyle w:val="XML5"/>
              <w:rPr>
                <w:del w:id="14925" w:author="Deepak Bansal (AZURE)" w:date="2012-08-23T21:58:00Z"/>
              </w:rPr>
            </w:pPr>
            <w:del w:id="14926" w:author="Deepak Bansal (AZURE)" w:date="2012-08-23T21:58:00Z">
              <w:r w:rsidDel="00B15A0B">
                <w:delText xml:space="preserve">type </w:delText>
              </w:r>
              <w:r w:rsidR="00D65422" w:rsidDel="00B15A0B">
                <w:delText>inet:port-number</w:delText>
              </w:r>
              <w:r w:rsidDel="00B15A0B">
                <w:delText>;</w:delText>
              </w:r>
            </w:del>
          </w:p>
          <w:p w14:paraId="5067932B" w14:textId="2F6BB623" w:rsidR="008F1B20" w:rsidDel="00B15A0B" w:rsidRDefault="008F1B20" w:rsidP="008F1B20">
            <w:pPr>
              <w:pStyle w:val="XML5"/>
              <w:rPr>
                <w:del w:id="14927" w:author="Deepak Bansal (AZURE)" w:date="2012-08-23T21:58:00Z"/>
              </w:rPr>
            </w:pPr>
            <w:del w:id="14928"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Specifies the outer UDP destination port number, generally the well-known port number for VxLAN</w:delText>
              </w:r>
              <w:r w:rsidR="00D65422" w:rsidRPr="009F1B7D" w:rsidDel="00B15A0B">
                <w:delText>"</w:delText>
              </w:r>
              <w:r w:rsidDel="00B15A0B">
                <w:delText>;</w:delText>
              </w:r>
            </w:del>
          </w:p>
          <w:p w14:paraId="3085B4C9" w14:textId="2B5455D6" w:rsidR="008F1B20" w:rsidDel="00B15A0B" w:rsidRDefault="008F1B20" w:rsidP="008F1B20">
            <w:pPr>
              <w:pStyle w:val="XML4"/>
              <w:rPr>
                <w:del w:id="14929" w:author="Deepak Bansal (AZURE)" w:date="2012-08-23T21:58:00Z"/>
              </w:rPr>
            </w:pPr>
            <w:del w:id="14930" w:author="Deepak Bansal (AZURE)" w:date="2012-08-23T21:58:00Z">
              <w:r w:rsidDel="00B15A0B">
                <w:delText>}</w:delText>
              </w:r>
            </w:del>
          </w:p>
          <w:p w14:paraId="7B42D6DE" w14:textId="5731AE9A" w:rsidR="008F1B20" w:rsidDel="00B15A0B" w:rsidRDefault="008F1B20" w:rsidP="008F1B20">
            <w:pPr>
              <w:pStyle w:val="XML4"/>
              <w:rPr>
                <w:del w:id="14931" w:author="Deepak Bansal (AZURE)" w:date="2012-08-23T21:58:00Z"/>
              </w:rPr>
            </w:pPr>
            <w:del w:id="14932" w:author="Deepak Bansal (AZURE)" w:date="2012-08-23T21:58:00Z">
              <w:r w:rsidDel="00B15A0B">
                <w:delText>leaf udp-checksum {</w:delText>
              </w:r>
            </w:del>
          </w:p>
          <w:p w14:paraId="4E39EE65" w14:textId="45729E70" w:rsidR="008F1B20" w:rsidDel="00B15A0B" w:rsidRDefault="008F1B20" w:rsidP="008F1B20">
            <w:pPr>
              <w:pStyle w:val="XML5"/>
              <w:rPr>
                <w:del w:id="14933" w:author="Deepak Bansal (AZURE)" w:date="2012-08-23T21:58:00Z"/>
              </w:rPr>
            </w:pPr>
            <w:del w:id="14934" w:author="Deepak Bansal (AZURE)" w:date="2012-08-23T21:58:00Z">
              <w:r w:rsidDel="00B15A0B">
                <w:delText>type boolean;</w:delText>
              </w:r>
            </w:del>
          </w:p>
          <w:p w14:paraId="1F7B7A53" w14:textId="0684113F" w:rsidR="008F1B20" w:rsidDel="00B15A0B" w:rsidRDefault="008F1B20" w:rsidP="008F1B20">
            <w:pPr>
              <w:pStyle w:val="XML5"/>
              <w:rPr>
                <w:del w:id="14935" w:author="Deepak Bansal (AZURE)" w:date="2012-08-23T21:58:00Z"/>
              </w:rPr>
            </w:pPr>
            <w:del w:id="14936" w:author="Deepak Bansal (AZURE)" w:date="2012-08-23T21:58:00Z">
              <w:r w:rsidDel="00B15A0B">
                <w:delText>description "</w:delText>
              </w:r>
              <w:r w:rsidR="00DF562A" w:rsidDel="00B15A0B">
                <w:delText>Boolean flag to indicate whether or not the outer UDP checksum should be set</w:delText>
              </w:r>
              <w:r w:rsidDel="00B15A0B">
                <w:delText>";</w:delText>
              </w:r>
            </w:del>
          </w:p>
          <w:p w14:paraId="5F108FA0" w14:textId="075D7E3D" w:rsidR="008F1B20" w:rsidDel="00B15A0B" w:rsidRDefault="008F1B20" w:rsidP="008F1B20">
            <w:pPr>
              <w:pStyle w:val="XML5"/>
              <w:rPr>
                <w:del w:id="14937" w:author="Deepak Bansal (AZURE)" w:date="2012-08-23T21:58:00Z"/>
              </w:rPr>
            </w:pPr>
            <w:del w:id="14938" w:author="Deepak Bansal (AZURE)" w:date="2012-08-23T21:58:00Z">
              <w:r w:rsidDel="00B15A0B">
                <w:delText>default false;</w:delText>
              </w:r>
            </w:del>
          </w:p>
          <w:p w14:paraId="1962E649" w14:textId="00F641AF" w:rsidR="008F1B20" w:rsidDel="00B15A0B" w:rsidRDefault="008F1B20" w:rsidP="008F1B20">
            <w:pPr>
              <w:pStyle w:val="XML4"/>
              <w:rPr>
                <w:del w:id="14939" w:author="Deepak Bansal (AZURE)" w:date="2012-08-23T21:58:00Z"/>
              </w:rPr>
            </w:pPr>
            <w:del w:id="14940" w:author="Deepak Bansal (AZURE)" w:date="2012-08-23T21:58:00Z">
              <w:r w:rsidDel="00B15A0B">
                <w:delText>}</w:delText>
              </w:r>
            </w:del>
          </w:p>
          <w:p w14:paraId="577500AA" w14:textId="4CBFB184" w:rsidR="00CD1244" w:rsidRPr="009F1B7D" w:rsidDel="00B15A0B" w:rsidRDefault="00CD1244" w:rsidP="00CD1244">
            <w:pPr>
              <w:pStyle w:val="XML3"/>
              <w:rPr>
                <w:del w:id="14941" w:author="Deepak Bansal (AZURE)" w:date="2012-08-23T21:58:00Z"/>
              </w:rPr>
            </w:pPr>
            <w:del w:id="14942" w:author="Deepak Bansal (AZURE)" w:date="2012-08-23T21:58:00Z">
              <w:r w:rsidRPr="009F1B7D" w:rsidDel="00B15A0B">
                <w:delText>}</w:delText>
              </w:r>
            </w:del>
          </w:p>
          <w:p w14:paraId="3EA74F2D" w14:textId="651F0D1D" w:rsidR="00CD1244" w:rsidRPr="009F1B7D" w:rsidDel="00B15A0B" w:rsidRDefault="00CD1244" w:rsidP="00CD1244">
            <w:pPr>
              <w:pStyle w:val="XML3"/>
              <w:rPr>
                <w:del w:id="14943" w:author="Deepak Bansal (AZURE)" w:date="2012-08-23T21:58:00Z"/>
              </w:rPr>
            </w:pPr>
            <w:del w:id="14944" w:author="Deepak Bansal (AZURE)" w:date="2012-08-23T21:58:00Z">
              <w:r w:rsidRPr="009F1B7D" w:rsidDel="00B15A0B">
                <w:delText xml:space="preserve">container </w:delText>
              </w:r>
              <w:r w:rsidR="007C63E2" w:rsidDel="00B15A0B">
                <w:delText>nvgre-</w:delText>
              </w:r>
              <w:r w:rsidDel="00B15A0B">
                <w:delText>tunnel</w:delText>
              </w:r>
              <w:r w:rsidRPr="009F1B7D" w:rsidDel="00B15A0B">
                <w:delText xml:space="preserve"> {</w:delText>
              </w:r>
            </w:del>
          </w:p>
          <w:p w14:paraId="4C114F19" w14:textId="61BA2DB3" w:rsidR="001442D2" w:rsidDel="00B15A0B" w:rsidRDefault="001442D2" w:rsidP="00073FA0">
            <w:pPr>
              <w:pStyle w:val="XML4"/>
              <w:rPr>
                <w:del w:id="14945" w:author="Deepak Bansal (AZURE)" w:date="2012-08-23T21:58:00Z"/>
              </w:rPr>
            </w:pPr>
            <w:del w:id="14946" w:author="Deepak Bansal (AZURE)" w:date="2012-08-23T21:58:00Z">
              <w:r w:rsidDel="00B15A0B">
                <w:delText xml:space="preserve">description </w:delText>
              </w:r>
              <w:r w:rsidRPr="009F1B7D" w:rsidDel="00B15A0B">
                <w:delText>"</w:delText>
              </w:r>
              <w:r w:rsidDel="00B15A0B">
                <w:delText>Features of a NVGRE tunnel.</w:delText>
              </w:r>
              <w:r w:rsidRPr="009F1B7D" w:rsidDel="00B15A0B">
                <w:delText>";</w:delText>
              </w:r>
            </w:del>
          </w:p>
          <w:p w14:paraId="4F1445A0" w14:textId="1D9FDD29" w:rsidR="001442D2" w:rsidDel="00B15A0B" w:rsidRDefault="001442D2" w:rsidP="001442D2">
            <w:pPr>
              <w:pStyle w:val="XML4"/>
              <w:rPr>
                <w:del w:id="14947" w:author="Deepak Bansal (AZURE)" w:date="2012-08-23T21:58:00Z"/>
              </w:rPr>
            </w:pPr>
            <w:del w:id="14948" w:author="Deepak Bansal (AZURE)" w:date="2012-08-23T21:58:00Z">
              <w:r w:rsidDel="00B15A0B">
                <w:delText>uses openflow-port-base-tunnel-grouping;</w:delText>
              </w:r>
            </w:del>
          </w:p>
          <w:p w14:paraId="3F27A176" w14:textId="6D349731" w:rsidR="001442D2" w:rsidDel="00B15A0B" w:rsidRDefault="001442D2" w:rsidP="001442D2">
            <w:pPr>
              <w:pStyle w:val="XML4"/>
              <w:rPr>
                <w:del w:id="14949" w:author="Deepak Bansal (AZURE)" w:date="2012-08-23T21:58:00Z"/>
              </w:rPr>
            </w:pPr>
            <w:del w:id="14950" w:author="Deepak Bansal (AZURE)" w:date="2012-08-23T21:58:00Z">
              <w:r w:rsidDel="00B15A0B">
                <w:delText>leaf tni {</w:delText>
              </w:r>
            </w:del>
          </w:p>
          <w:p w14:paraId="6E6A03C1" w14:textId="30270C0B" w:rsidR="001442D2" w:rsidDel="00B15A0B" w:rsidRDefault="001442D2" w:rsidP="001442D2">
            <w:pPr>
              <w:pStyle w:val="XML5"/>
              <w:rPr>
                <w:del w:id="14951" w:author="Deepak Bansal (AZURE)" w:date="2012-08-23T21:58:00Z"/>
              </w:rPr>
            </w:pPr>
            <w:del w:id="14952" w:author="Deepak Bansal (AZURE)" w:date="2012-08-23T21:58:00Z">
              <w:r w:rsidDel="00B15A0B">
                <w:delText>type uint32;</w:delText>
              </w:r>
            </w:del>
          </w:p>
          <w:p w14:paraId="741F05C9" w14:textId="410A06CE" w:rsidR="001442D2" w:rsidDel="00B15A0B" w:rsidRDefault="001442D2" w:rsidP="001442D2">
            <w:pPr>
              <w:pStyle w:val="XML5"/>
              <w:rPr>
                <w:del w:id="14953" w:author="Deepak Bansal (AZURE)" w:date="2012-08-23T21:58:00Z"/>
              </w:rPr>
            </w:pPr>
            <w:del w:id="14954" w:author="Deepak Bansal (AZURE)" w:date="2012-08-23T21:58:00Z">
              <w:r w:rsidDel="00B15A0B">
                <w:delText>description "</w:delText>
              </w:r>
              <w:r w:rsidR="00DF562A" w:rsidDel="00B15A0B">
                <w:delText>Specifies the tenant network identifier assigned to all packets sent on the tunnel</w:delText>
              </w:r>
              <w:r w:rsidDel="00B15A0B">
                <w:delText>";</w:delText>
              </w:r>
            </w:del>
          </w:p>
          <w:p w14:paraId="652DE7D4" w14:textId="678B9931" w:rsidR="001442D2" w:rsidDel="00B15A0B" w:rsidRDefault="001442D2" w:rsidP="001442D2">
            <w:pPr>
              <w:pStyle w:val="XML4"/>
              <w:rPr>
                <w:del w:id="14955" w:author="Deepak Bansal (AZURE)" w:date="2012-08-23T21:58:00Z"/>
              </w:rPr>
            </w:pPr>
            <w:del w:id="14956" w:author="Deepak Bansal (AZURE)" w:date="2012-08-23T21:58:00Z">
              <w:r w:rsidDel="00B15A0B">
                <w:delText>}</w:delText>
              </w:r>
            </w:del>
          </w:p>
          <w:p w14:paraId="2D239AF1" w14:textId="78BFF268" w:rsidR="001442D2" w:rsidDel="00B15A0B" w:rsidRDefault="001442D2" w:rsidP="001442D2">
            <w:pPr>
              <w:pStyle w:val="XML4"/>
              <w:rPr>
                <w:del w:id="14957" w:author="Deepak Bansal (AZURE)" w:date="2012-08-23T21:58:00Z"/>
              </w:rPr>
            </w:pPr>
            <w:del w:id="14958" w:author="Deepak Bansal (AZURE)" w:date="2012-08-23T21:58:00Z">
              <w:r w:rsidDel="00B15A0B">
                <w:delText>leaf tni-</w:delText>
              </w:r>
              <w:r w:rsidR="00DF562A" w:rsidDel="00B15A0B">
                <w:delText>user</w:delText>
              </w:r>
              <w:r w:rsidDel="00B15A0B">
                <w:delText xml:space="preserve"> {</w:delText>
              </w:r>
            </w:del>
          </w:p>
          <w:p w14:paraId="49FBCABE" w14:textId="42A7B406" w:rsidR="001442D2" w:rsidDel="00B15A0B" w:rsidRDefault="001442D2" w:rsidP="001442D2">
            <w:pPr>
              <w:pStyle w:val="XML5"/>
              <w:rPr>
                <w:del w:id="14959" w:author="Deepak Bansal (AZURE)" w:date="2012-08-23T21:58:00Z"/>
              </w:rPr>
            </w:pPr>
            <w:del w:id="14960" w:author="Deepak Bansal (AZURE)" w:date="2012-08-23T21:58:00Z">
              <w:r w:rsidDel="00B15A0B">
                <w:delText>type uint32;</w:delText>
              </w:r>
            </w:del>
          </w:p>
          <w:p w14:paraId="5B9DC7E5" w14:textId="1108A0B3" w:rsidR="001442D2" w:rsidDel="00B15A0B" w:rsidRDefault="001442D2" w:rsidP="001442D2">
            <w:pPr>
              <w:pStyle w:val="XML5"/>
              <w:rPr>
                <w:del w:id="14961" w:author="Deepak Bansal (AZURE)" w:date="2012-08-23T21:58:00Z"/>
              </w:rPr>
            </w:pPr>
            <w:del w:id="14962" w:author="Deepak Bansal (AZURE)" w:date="2012-08-23T21:58:00Z">
              <w:r w:rsidDel="00B15A0B">
                <w:delText>description "</w:delText>
              </w:r>
              <w:r w:rsidR="00DF562A" w:rsidDel="00B15A0B">
                <w:delText>Used to set the reserved user-defined bits of the GRE key field</w:delText>
              </w:r>
              <w:r w:rsidDel="00B15A0B">
                <w:delText>";</w:delText>
              </w:r>
            </w:del>
          </w:p>
          <w:p w14:paraId="4F0A731C" w14:textId="72FAE368" w:rsidR="001442D2" w:rsidDel="00B15A0B" w:rsidRDefault="001442D2" w:rsidP="001442D2">
            <w:pPr>
              <w:pStyle w:val="XML4"/>
              <w:rPr>
                <w:del w:id="14963" w:author="Deepak Bansal (AZURE)" w:date="2012-08-23T21:58:00Z"/>
              </w:rPr>
            </w:pPr>
            <w:del w:id="14964" w:author="Deepak Bansal (AZURE)" w:date="2012-08-23T21:58:00Z">
              <w:r w:rsidDel="00B15A0B">
                <w:delText>}</w:delText>
              </w:r>
            </w:del>
          </w:p>
          <w:p w14:paraId="43A58C00" w14:textId="0C7D3CCE" w:rsidR="001442D2" w:rsidDel="00B15A0B" w:rsidRDefault="001442D2" w:rsidP="001442D2">
            <w:pPr>
              <w:pStyle w:val="XML4"/>
              <w:rPr>
                <w:del w:id="14965" w:author="Deepak Bansal (AZURE)" w:date="2012-08-23T21:58:00Z"/>
              </w:rPr>
            </w:pPr>
            <w:del w:id="14966" w:author="Deepak Bansal (AZURE)" w:date="2012-08-23T21:58:00Z">
              <w:r w:rsidDel="00B15A0B">
                <w:delText>leaf tni-multicast-group {</w:delText>
              </w:r>
            </w:del>
          </w:p>
          <w:p w14:paraId="40F8A954" w14:textId="7A4FC830" w:rsidR="001442D2" w:rsidDel="00B15A0B" w:rsidRDefault="001442D2" w:rsidP="001442D2">
            <w:pPr>
              <w:pStyle w:val="XML5"/>
              <w:rPr>
                <w:del w:id="14967" w:author="Deepak Bansal (AZURE)" w:date="2012-08-23T21:58:00Z"/>
              </w:rPr>
            </w:pPr>
            <w:del w:id="14968" w:author="Deepak Bansal (AZURE)" w:date="2012-08-23T21:58:00Z">
              <w:r w:rsidDel="00B15A0B">
                <w:delText>type inet:ip-address;</w:delText>
              </w:r>
            </w:del>
          </w:p>
          <w:p w14:paraId="1E84C061" w14:textId="4526A33F" w:rsidR="001442D2" w:rsidDel="00B15A0B" w:rsidRDefault="001442D2" w:rsidP="001442D2">
            <w:pPr>
              <w:pStyle w:val="XML5"/>
              <w:rPr>
                <w:del w:id="14969" w:author="Deepak Bansal (AZURE)" w:date="2012-08-23T21:58:00Z"/>
              </w:rPr>
            </w:pPr>
            <w:del w:id="14970"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If IP multicast is used to support broadcast on the tunnel this specifies the corresponding multicast IP address</w:delText>
              </w:r>
              <w:r w:rsidR="00D65422" w:rsidRPr="009F1B7D" w:rsidDel="00B15A0B">
                <w:delText>"</w:delText>
              </w:r>
              <w:r w:rsidDel="00B15A0B">
                <w:delText>;</w:delText>
              </w:r>
            </w:del>
          </w:p>
          <w:p w14:paraId="65D4F9F1" w14:textId="2DF664BF" w:rsidR="001442D2" w:rsidDel="00B15A0B" w:rsidRDefault="001442D2" w:rsidP="001442D2">
            <w:pPr>
              <w:pStyle w:val="XML4"/>
              <w:rPr>
                <w:del w:id="14971" w:author="Deepak Bansal (AZURE)" w:date="2012-08-23T21:58:00Z"/>
              </w:rPr>
            </w:pPr>
            <w:del w:id="14972" w:author="Deepak Bansal (AZURE)" w:date="2012-08-23T21:58:00Z">
              <w:r w:rsidDel="00B15A0B">
                <w:delText>}</w:delText>
              </w:r>
            </w:del>
          </w:p>
          <w:p w14:paraId="3B15612C" w14:textId="398D90F4" w:rsidR="00CD1244" w:rsidRPr="009F1B7D" w:rsidDel="00B15A0B" w:rsidRDefault="00CD1244" w:rsidP="00CD1244">
            <w:pPr>
              <w:pStyle w:val="XML3"/>
              <w:rPr>
                <w:del w:id="14973" w:author="Deepak Bansal (AZURE)" w:date="2012-08-23T21:58:00Z"/>
              </w:rPr>
            </w:pPr>
            <w:del w:id="14974" w:author="Deepak Bansal (AZURE)" w:date="2012-08-23T21:58:00Z">
              <w:r w:rsidRPr="009F1B7D" w:rsidDel="00B15A0B">
                <w:delText>}</w:delText>
              </w:r>
            </w:del>
          </w:p>
          <w:p w14:paraId="56DB21B8" w14:textId="73002C7A" w:rsidR="00DC6090" w:rsidRPr="009F1B7D" w:rsidDel="00B15A0B" w:rsidRDefault="00DC6090" w:rsidP="00DC6090">
            <w:pPr>
              <w:pStyle w:val="XML2"/>
              <w:rPr>
                <w:del w:id="14975" w:author="Deepak Bansal (AZURE)" w:date="2012-08-23T21:58:00Z"/>
              </w:rPr>
            </w:pPr>
            <w:del w:id="14976" w:author="Deepak Bansal (AZURE)" w:date="2012-08-23T21:58:00Z">
              <w:r w:rsidRPr="009F1B7D" w:rsidDel="00B15A0B">
                <w:delText>}</w:delText>
              </w:r>
            </w:del>
          </w:p>
          <w:p w14:paraId="16C87BDA" w14:textId="2D4AF973" w:rsidR="001D500F" w:rsidDel="00B15A0B" w:rsidRDefault="00010CA1" w:rsidP="001D500F">
            <w:pPr>
              <w:pStyle w:val="XML1"/>
              <w:rPr>
                <w:ins w:id="14977" w:author="Thomas Dietz" w:date="2012-08-13T14:23:00Z"/>
                <w:del w:id="14978" w:author="Deepak Bansal (AZURE)" w:date="2012-08-23T21:58:00Z"/>
              </w:rPr>
            </w:pPr>
            <w:del w:id="14979" w:author="Deepak Bansal (AZURE)" w:date="2012-08-23T21:58:00Z">
              <w:r w:rsidRPr="009F1B7D" w:rsidDel="00B15A0B">
                <w:delText>}</w:delText>
              </w:r>
            </w:del>
            <w:ins w:id="14980" w:author="Thomas Dietz" w:date="2012-08-13T14:23:00Z">
              <w:del w:id="14981" w:author="Deepak Bansal (AZURE)" w:date="2012-08-23T21:58:00Z">
                <w:r w:rsidR="001D500F" w:rsidDel="00B15A0B">
                  <w:delText xml:space="preserve">  grouping OFPortType {</w:delText>
                </w:r>
              </w:del>
            </w:ins>
          </w:p>
          <w:p w14:paraId="24441012" w14:textId="1D0ADF43" w:rsidR="001D500F" w:rsidDel="00B15A0B" w:rsidRDefault="001D500F" w:rsidP="001D500F">
            <w:pPr>
              <w:pStyle w:val="XML1"/>
              <w:rPr>
                <w:ins w:id="14982" w:author="Thomas Dietz" w:date="2012-08-13T14:23:00Z"/>
                <w:del w:id="14983" w:author="Deepak Bansal (AZURE)" w:date="2012-08-23T21:58:00Z"/>
              </w:rPr>
            </w:pPr>
            <w:ins w:id="14984" w:author="Thomas Dietz" w:date="2012-08-13T14:23:00Z">
              <w:del w:id="14985" w:author="Deepak Bansal (AZURE)" w:date="2012-08-23T21:58:00Z">
                <w:r w:rsidDel="00B15A0B">
                  <w:delText xml:space="preserve">    description "This element specifies all properties of an</w:delText>
                </w:r>
              </w:del>
            </w:ins>
          </w:p>
          <w:p w14:paraId="62294D04" w14:textId="0A71C387" w:rsidR="001D500F" w:rsidDel="00B15A0B" w:rsidRDefault="001D500F" w:rsidP="001D500F">
            <w:pPr>
              <w:pStyle w:val="XML1"/>
              <w:rPr>
                <w:ins w:id="14986" w:author="Thomas Dietz" w:date="2012-08-13T14:23:00Z"/>
                <w:del w:id="14987" w:author="Deepak Bansal (AZURE)" w:date="2012-08-23T21:58:00Z"/>
              </w:rPr>
            </w:pPr>
            <w:ins w:id="14988" w:author="Thomas Dietz" w:date="2012-08-13T14:23:00Z">
              <w:del w:id="14989" w:author="Deepak Bansal (AZURE)" w:date="2012-08-23T21:58:00Z">
                <w:r w:rsidDel="00B15A0B">
                  <w:delText xml:space="preserve">      OpenFlow resource of type OpenFlow Port. It represent a</w:delText>
                </w:r>
              </w:del>
            </w:ins>
          </w:p>
          <w:p w14:paraId="657C816C" w14:textId="08B3F9F9" w:rsidR="001D500F" w:rsidDel="00B15A0B" w:rsidRDefault="001D500F" w:rsidP="001D500F">
            <w:pPr>
              <w:pStyle w:val="XML1"/>
              <w:rPr>
                <w:ins w:id="14990" w:author="Thomas Dietz" w:date="2012-08-13T14:23:00Z"/>
                <w:del w:id="14991" w:author="Deepak Bansal (AZURE)" w:date="2012-08-23T21:58:00Z"/>
              </w:rPr>
            </w:pPr>
            <w:ins w:id="14992" w:author="Thomas Dietz" w:date="2012-08-13T14:23:00Z">
              <w:del w:id="14993" w:author="Deepak Bansal (AZURE)" w:date="2012-08-23T21:58:00Z">
                <w:r w:rsidDel="00B15A0B">
                  <w:delText xml:space="preserve">      physical port or a logical port of the OpenFlow Capable</w:delText>
                </w:r>
              </w:del>
            </w:ins>
          </w:p>
          <w:p w14:paraId="747DE672" w14:textId="632DC34A" w:rsidR="001D500F" w:rsidDel="00B15A0B" w:rsidRDefault="001D500F" w:rsidP="001D500F">
            <w:pPr>
              <w:pStyle w:val="XML1"/>
              <w:rPr>
                <w:ins w:id="14994" w:author="Thomas Dietz" w:date="2012-08-13T14:23:00Z"/>
                <w:del w:id="14995" w:author="Deepak Bansal (AZURE)" w:date="2012-08-23T21:58:00Z"/>
              </w:rPr>
            </w:pPr>
            <w:ins w:id="14996" w:author="Thomas Dietz" w:date="2012-08-13T14:23:00Z">
              <w:del w:id="14997" w:author="Deepak Bansal (AZURE)" w:date="2012-08-23T21:58:00Z">
                <w:r w:rsidDel="00B15A0B">
                  <w:delText xml:space="preserve">      Switch and can be assigned for exclusive use to an OpenFlow</w:delText>
                </w:r>
              </w:del>
            </w:ins>
          </w:p>
          <w:p w14:paraId="1CFE97EE" w14:textId="270F027B" w:rsidR="001D500F" w:rsidDel="00B15A0B" w:rsidRDefault="001D500F" w:rsidP="001D500F">
            <w:pPr>
              <w:pStyle w:val="XML1"/>
              <w:rPr>
                <w:ins w:id="14998" w:author="Thomas Dietz" w:date="2012-08-13T14:23:00Z"/>
                <w:del w:id="14999" w:author="Deepak Bansal (AZURE)" w:date="2012-08-23T21:58:00Z"/>
              </w:rPr>
            </w:pPr>
            <w:ins w:id="15000" w:author="Thomas Dietz" w:date="2012-08-13T14:23:00Z">
              <w:del w:id="15001" w:author="Deepak Bansal (AZURE)" w:date="2012-08-23T21:58:00Z">
                <w:r w:rsidDel="00B15A0B">
                  <w:delText xml:space="preserve">      Logical Switch.  A logical port represents a tunnel endpoint</w:delText>
                </w:r>
              </w:del>
            </w:ins>
          </w:p>
          <w:p w14:paraId="6E174A51" w14:textId="56B8A8A1" w:rsidR="001D500F" w:rsidDel="00B15A0B" w:rsidRDefault="001D500F" w:rsidP="001D500F">
            <w:pPr>
              <w:pStyle w:val="XML1"/>
              <w:rPr>
                <w:ins w:id="15002" w:author="Thomas Dietz" w:date="2012-08-13T14:23:00Z"/>
                <w:del w:id="15003" w:author="Deepak Bansal (AZURE)" w:date="2012-08-23T21:58:00Z"/>
              </w:rPr>
            </w:pPr>
            <w:ins w:id="15004" w:author="Thomas Dietz" w:date="2012-08-13T14:23:00Z">
              <w:del w:id="15005" w:author="Deepak Bansal (AZURE)" w:date="2012-08-23T21:58:00Z">
                <w:r w:rsidDel="00B15A0B">
                  <w:delText xml:space="preserve">      as described in the OpenFlow protocol specification versions</w:delText>
                </w:r>
              </w:del>
            </w:ins>
          </w:p>
          <w:p w14:paraId="0E8B02DC" w14:textId="36DEEB3E" w:rsidR="001D500F" w:rsidDel="00B15A0B" w:rsidRDefault="001D500F" w:rsidP="001D500F">
            <w:pPr>
              <w:pStyle w:val="XML1"/>
              <w:rPr>
                <w:ins w:id="15006" w:author="Thomas Dietz" w:date="2012-08-13T14:23:00Z"/>
                <w:del w:id="15007" w:author="Deepak Bansal (AZURE)" w:date="2012-08-23T21:58:00Z"/>
              </w:rPr>
            </w:pPr>
            <w:ins w:id="15008" w:author="Thomas Dietz" w:date="2012-08-13T14:23:00Z">
              <w:del w:id="15009" w:author="Deepak Bansal (AZURE)" w:date="2012-08-23T21:58:00Z">
                <w:r w:rsidDel="00B15A0B">
                  <w:delText xml:space="preserve">      1.3 - 1.3.1.</w:delText>
                </w:r>
              </w:del>
            </w:ins>
          </w:p>
          <w:p w14:paraId="05F967F3" w14:textId="20F3707C" w:rsidR="001D500F" w:rsidDel="00B15A0B" w:rsidRDefault="001D500F" w:rsidP="001D500F">
            <w:pPr>
              <w:pStyle w:val="XML1"/>
              <w:rPr>
                <w:ins w:id="15010" w:author="Thomas Dietz" w:date="2012-08-13T14:23:00Z"/>
                <w:del w:id="15011" w:author="Deepak Bansal (AZURE)" w:date="2012-08-23T21:58:00Z"/>
              </w:rPr>
            </w:pPr>
          </w:p>
          <w:p w14:paraId="4C158754" w14:textId="43151D72" w:rsidR="001D500F" w:rsidDel="00B15A0B" w:rsidRDefault="001D500F" w:rsidP="001D500F">
            <w:pPr>
              <w:pStyle w:val="XML1"/>
              <w:rPr>
                <w:ins w:id="15012" w:author="Thomas Dietz" w:date="2012-08-13T14:23:00Z"/>
                <w:del w:id="15013" w:author="Deepak Bansal (AZURE)" w:date="2012-08-23T21:58:00Z"/>
              </w:rPr>
            </w:pPr>
            <w:ins w:id="15014" w:author="Thomas Dietz" w:date="2012-08-13T14:23:00Z">
              <w:del w:id="15015" w:author="Deepak Bansal (AZURE)" w:date="2012-08-23T21:58:00Z">
                <w:r w:rsidDel="00B15A0B">
                  <w:delText xml:space="preserve">      NETCONF &lt;edit-config&gt; operations MUST be implemented as </w:delText>
                </w:r>
              </w:del>
            </w:ins>
          </w:p>
          <w:p w14:paraId="70F5883D" w14:textId="4CC8F7A3" w:rsidR="001D500F" w:rsidDel="00B15A0B" w:rsidRDefault="001D500F" w:rsidP="001D500F">
            <w:pPr>
              <w:pStyle w:val="XML1"/>
              <w:rPr>
                <w:ins w:id="15016" w:author="Thomas Dietz" w:date="2012-08-13T14:23:00Z"/>
                <w:del w:id="15017" w:author="Deepak Bansal (AZURE)" w:date="2012-08-23T21:58:00Z"/>
              </w:rPr>
            </w:pPr>
            <w:ins w:id="15018" w:author="Thomas Dietz" w:date="2012-08-13T14:23:00Z">
              <w:del w:id="15019" w:author="Deepak Bansal (AZURE)" w:date="2012-08-23T21:58:00Z">
                <w:r w:rsidDel="00B15A0B">
                  <w:delText xml:space="preserve">      follows: </w:delText>
                </w:r>
              </w:del>
            </w:ins>
          </w:p>
          <w:p w14:paraId="16788D7D" w14:textId="54D101AE" w:rsidR="001D500F" w:rsidDel="00B15A0B" w:rsidRDefault="001D500F" w:rsidP="001D500F">
            <w:pPr>
              <w:pStyle w:val="XML1"/>
              <w:rPr>
                <w:ins w:id="15020" w:author="Thomas Dietz" w:date="2012-08-13T14:23:00Z"/>
                <w:del w:id="15021" w:author="Deepak Bansal (AZURE)" w:date="2012-08-23T21:58:00Z"/>
              </w:rPr>
            </w:pPr>
          </w:p>
          <w:p w14:paraId="29D8BB85" w14:textId="63856E69" w:rsidR="001D500F" w:rsidDel="00B15A0B" w:rsidRDefault="001D500F" w:rsidP="001D500F">
            <w:pPr>
              <w:pStyle w:val="XML1"/>
              <w:rPr>
                <w:ins w:id="15022" w:author="Thomas Dietz" w:date="2012-08-13T14:23:00Z"/>
                <w:del w:id="15023" w:author="Deepak Bansal (AZURE)" w:date="2012-08-23T21:58:00Z"/>
              </w:rPr>
            </w:pPr>
            <w:ins w:id="15024" w:author="Thomas Dietz" w:date="2012-08-13T14:23:00Z">
              <w:del w:id="15025" w:author="Deepak Bansal (AZURE)" w:date="2012-08-23T21:58:00Z">
                <w:r w:rsidDel="00B15A0B">
                  <w:delText xml:space="preserve">      * The 'resource-id' element of OFResoureType MUST be present</w:delText>
                </w:r>
              </w:del>
            </w:ins>
          </w:p>
          <w:p w14:paraId="7A9E9F40" w14:textId="69E1D56E" w:rsidR="001D500F" w:rsidDel="00B15A0B" w:rsidRDefault="001D500F" w:rsidP="001D500F">
            <w:pPr>
              <w:pStyle w:val="XML1"/>
              <w:rPr>
                <w:ins w:id="15026" w:author="Thomas Dietz" w:date="2012-08-13T14:23:00Z"/>
                <w:del w:id="15027" w:author="Deepak Bansal (AZURE)" w:date="2012-08-23T21:58:00Z"/>
              </w:rPr>
            </w:pPr>
            <w:ins w:id="15028" w:author="Thomas Dietz" w:date="2012-08-13T14:23:00Z">
              <w:del w:id="15029" w:author="Deepak Bansal (AZURE)" w:date="2012-08-23T21:58:00Z">
                <w:r w:rsidDel="00B15A0B">
                  <w:delText xml:space="preserve">        at all &lt;edit-config&gt; operations to identify the port.</w:delText>
                </w:r>
              </w:del>
            </w:ins>
          </w:p>
          <w:p w14:paraId="32505476" w14:textId="1C6C29D0" w:rsidR="001D500F" w:rsidDel="00B15A0B" w:rsidRDefault="001D500F" w:rsidP="001D500F">
            <w:pPr>
              <w:pStyle w:val="XML1"/>
              <w:rPr>
                <w:ins w:id="15030" w:author="Thomas Dietz" w:date="2012-08-13T14:23:00Z"/>
                <w:del w:id="15031" w:author="Deepak Bansal (AZURE)" w:date="2012-08-23T21:58:00Z"/>
              </w:rPr>
            </w:pPr>
            <w:ins w:id="15032" w:author="Thomas Dietz" w:date="2012-08-13T14:23:00Z">
              <w:del w:id="15033" w:author="Deepak Bansal (AZURE)" w:date="2012-08-23T21:58:00Z">
                <w:r w:rsidDel="00B15A0B">
                  <w:delText xml:space="preserve">      * If the operation is 'merge' or 'replace', the element is</w:delText>
                </w:r>
              </w:del>
            </w:ins>
          </w:p>
          <w:p w14:paraId="4EC4F03C" w14:textId="407FF756" w:rsidR="001D500F" w:rsidDel="00B15A0B" w:rsidRDefault="001D500F" w:rsidP="001D500F">
            <w:pPr>
              <w:pStyle w:val="XML1"/>
              <w:rPr>
                <w:ins w:id="15034" w:author="Thomas Dietz" w:date="2012-08-13T14:23:00Z"/>
                <w:del w:id="15035" w:author="Deepak Bansal (AZURE)" w:date="2012-08-23T21:58:00Z"/>
              </w:rPr>
            </w:pPr>
            <w:ins w:id="15036" w:author="Thomas Dietz" w:date="2012-08-13T14:23:00Z">
              <w:del w:id="15037" w:author="Deepak Bansal (AZURE)" w:date="2012-08-23T21:58:00Z">
                <w:r w:rsidDel="00B15A0B">
                  <w:delText xml:space="preserve">        created if it does not exist, and its value is set to the</w:delText>
                </w:r>
              </w:del>
            </w:ins>
          </w:p>
          <w:p w14:paraId="7440FE91" w14:textId="2E84B5B2" w:rsidR="001D500F" w:rsidDel="00B15A0B" w:rsidRDefault="001D500F" w:rsidP="001D500F">
            <w:pPr>
              <w:pStyle w:val="XML1"/>
              <w:rPr>
                <w:ins w:id="15038" w:author="Thomas Dietz" w:date="2012-08-13T14:23:00Z"/>
                <w:del w:id="15039" w:author="Deepak Bansal (AZURE)" w:date="2012-08-23T21:58:00Z"/>
              </w:rPr>
            </w:pPr>
            <w:ins w:id="15040" w:author="Thomas Dietz" w:date="2012-08-13T14:23:00Z">
              <w:del w:id="15041" w:author="Deepak Bansal (AZURE)" w:date="2012-08-23T21:58:00Z">
                <w:r w:rsidDel="00B15A0B">
                  <w:delText xml:space="preserve">        value found in the XML RPC data.</w:delText>
                </w:r>
              </w:del>
            </w:ins>
          </w:p>
          <w:p w14:paraId="7C72F988" w14:textId="5F950428" w:rsidR="001D500F" w:rsidDel="00B15A0B" w:rsidRDefault="001D500F" w:rsidP="001D500F">
            <w:pPr>
              <w:pStyle w:val="XML1"/>
              <w:rPr>
                <w:ins w:id="15042" w:author="Thomas Dietz" w:date="2012-08-13T14:23:00Z"/>
                <w:del w:id="15043" w:author="Deepak Bansal (AZURE)" w:date="2012-08-23T21:58:00Z"/>
              </w:rPr>
            </w:pPr>
            <w:ins w:id="15044" w:author="Thomas Dietz" w:date="2012-08-13T14:23:00Z">
              <w:del w:id="15045" w:author="Deepak Bansal (AZURE)" w:date="2012-08-23T21:58:00Z">
                <w:r w:rsidDel="00B15A0B">
                  <w:delText xml:space="preserve">      * If the operation is 'create', the element is created if it</w:delText>
                </w:r>
              </w:del>
            </w:ins>
          </w:p>
          <w:p w14:paraId="61DBD628" w14:textId="4B984BEC" w:rsidR="001D500F" w:rsidDel="00B15A0B" w:rsidRDefault="001D500F" w:rsidP="001D500F">
            <w:pPr>
              <w:pStyle w:val="XML1"/>
              <w:rPr>
                <w:ins w:id="15046" w:author="Thomas Dietz" w:date="2012-08-13T14:23:00Z"/>
                <w:del w:id="15047" w:author="Deepak Bansal (AZURE)" w:date="2012-08-23T21:58:00Z"/>
              </w:rPr>
            </w:pPr>
            <w:ins w:id="15048" w:author="Thomas Dietz" w:date="2012-08-13T14:23:00Z">
              <w:del w:id="15049" w:author="Deepak Bansal (AZURE)" w:date="2012-08-23T21:58:00Z">
                <w:r w:rsidDel="00B15A0B">
                  <w:delText xml:space="preserve">        does not exist. If the element already exists, a</w:delText>
                </w:r>
              </w:del>
            </w:ins>
          </w:p>
          <w:p w14:paraId="49B3B132" w14:textId="1E8C9510" w:rsidR="001D500F" w:rsidDel="00B15A0B" w:rsidRDefault="001D500F" w:rsidP="001D500F">
            <w:pPr>
              <w:pStyle w:val="XML1"/>
              <w:rPr>
                <w:ins w:id="15050" w:author="Thomas Dietz" w:date="2012-08-13T14:23:00Z"/>
                <w:del w:id="15051" w:author="Deepak Bansal (AZURE)" w:date="2012-08-23T21:58:00Z"/>
              </w:rPr>
            </w:pPr>
            <w:ins w:id="15052" w:author="Thomas Dietz" w:date="2012-08-13T14:23:00Z">
              <w:del w:id="15053" w:author="Deepak Bansal (AZURE)" w:date="2012-08-23T21:58:00Z">
                <w:r w:rsidDel="00B15A0B">
                  <w:delText xml:space="preserve">        'data</w:delText>
                </w:r>
                <w:r w:rsidDel="00B15A0B">
                  <w:rPr>
                    <w:rFonts w:ascii="MS Mincho" w:eastAsia="MS Mincho" w:hAnsi="MS Mincho" w:cs="MS Mincho" w:hint="eastAsia"/>
                  </w:rPr>
                  <w:delText>‑</w:delText>
                </w:r>
                <w:r w:rsidDel="00B15A0B">
                  <w:delText>exists' error is returned.</w:delText>
                </w:r>
              </w:del>
            </w:ins>
          </w:p>
          <w:p w14:paraId="0DA19DE3" w14:textId="222CD235" w:rsidR="001D500F" w:rsidDel="00B15A0B" w:rsidRDefault="001D500F" w:rsidP="001D500F">
            <w:pPr>
              <w:pStyle w:val="XML1"/>
              <w:rPr>
                <w:ins w:id="15054" w:author="Thomas Dietz" w:date="2012-08-13T14:23:00Z"/>
                <w:del w:id="15055" w:author="Deepak Bansal (AZURE)" w:date="2012-08-23T21:58:00Z"/>
              </w:rPr>
            </w:pPr>
            <w:ins w:id="15056" w:author="Thomas Dietz" w:date="2012-08-13T14:23:00Z">
              <w:del w:id="15057" w:author="Deepak Bansal (AZURE)" w:date="2012-08-23T21:58:00Z">
                <w:r w:rsidDel="00B15A0B">
                  <w:delText xml:space="preserve">      * If the operation is 'delete', the element is deleted if it</w:delText>
                </w:r>
              </w:del>
            </w:ins>
          </w:p>
          <w:p w14:paraId="0C32D553" w14:textId="151809AA" w:rsidR="001D500F" w:rsidDel="00B15A0B" w:rsidRDefault="001D500F" w:rsidP="001D500F">
            <w:pPr>
              <w:pStyle w:val="XML1"/>
              <w:rPr>
                <w:ins w:id="15058" w:author="Thomas Dietz" w:date="2012-08-13T14:23:00Z"/>
                <w:del w:id="15059" w:author="Deepak Bansal (AZURE)" w:date="2012-08-23T21:58:00Z"/>
              </w:rPr>
            </w:pPr>
            <w:ins w:id="15060" w:author="Thomas Dietz" w:date="2012-08-13T14:23:00Z">
              <w:del w:id="15061" w:author="Deepak Bansal (AZURE)" w:date="2012-08-23T21:58: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del>
            </w:ins>
          </w:p>
          <w:p w14:paraId="152E8C0D" w14:textId="2BEEEDE3" w:rsidR="001D500F" w:rsidDel="00B15A0B" w:rsidRDefault="001D500F" w:rsidP="001D500F">
            <w:pPr>
              <w:pStyle w:val="XML1"/>
              <w:rPr>
                <w:ins w:id="15062" w:author="Thomas Dietz" w:date="2012-08-13T14:23:00Z"/>
                <w:del w:id="15063" w:author="Deepak Bansal (AZURE)" w:date="2012-08-23T21:58:00Z"/>
              </w:rPr>
            </w:pPr>
            <w:ins w:id="15064" w:author="Thomas Dietz" w:date="2012-08-13T14:23:00Z">
              <w:del w:id="15065" w:author="Deepak Bansal (AZURE)" w:date="2012-08-23T21:58:00Z">
                <w:r w:rsidDel="00B15A0B">
                  <w:delText xml:space="preserve">        error is returned.";</w:delText>
                </w:r>
              </w:del>
            </w:ins>
          </w:p>
          <w:p w14:paraId="35BF795C" w14:textId="256AEB1B" w:rsidR="001D500F" w:rsidDel="00B15A0B" w:rsidRDefault="001D500F" w:rsidP="001D500F">
            <w:pPr>
              <w:pStyle w:val="XML1"/>
              <w:rPr>
                <w:ins w:id="15066" w:author="Thomas Dietz" w:date="2012-08-13T14:23:00Z"/>
                <w:del w:id="15067" w:author="Deepak Bansal (AZURE)" w:date="2012-08-23T21:58:00Z"/>
              </w:rPr>
            </w:pPr>
            <w:ins w:id="15068" w:author="Thomas Dietz" w:date="2012-08-13T14:23:00Z">
              <w:del w:id="15069" w:author="Deepak Bansal (AZURE)" w:date="2012-08-23T21:58:00Z">
                <w:r w:rsidDel="00B15A0B">
                  <w:delText xml:space="preserve">    uses OFResourceType;</w:delText>
                </w:r>
              </w:del>
            </w:ins>
          </w:p>
          <w:p w14:paraId="0D9F7F77" w14:textId="15FADA06" w:rsidR="001D500F" w:rsidDel="00B15A0B" w:rsidRDefault="001D500F" w:rsidP="001D500F">
            <w:pPr>
              <w:pStyle w:val="XML1"/>
              <w:rPr>
                <w:ins w:id="15070" w:author="Thomas Dietz" w:date="2012-08-13T14:23:00Z"/>
                <w:del w:id="15071" w:author="Deepak Bansal (AZURE)" w:date="2012-08-23T21:58:00Z"/>
              </w:rPr>
            </w:pPr>
            <w:ins w:id="15072" w:author="Thomas Dietz" w:date="2012-08-13T14:23:00Z">
              <w:del w:id="15073" w:author="Deepak Bansal (AZURE)" w:date="2012-08-23T21:58:00Z">
                <w:r w:rsidDel="00B15A0B">
                  <w:delText xml:space="preserve">    leaf number {</w:delText>
                </w:r>
              </w:del>
            </w:ins>
          </w:p>
          <w:p w14:paraId="3AE99ED2" w14:textId="125FB36B" w:rsidR="001D500F" w:rsidDel="00B15A0B" w:rsidRDefault="001D500F" w:rsidP="001D500F">
            <w:pPr>
              <w:pStyle w:val="XML1"/>
              <w:rPr>
                <w:ins w:id="15074" w:author="Thomas Dietz" w:date="2012-08-13T14:23:00Z"/>
                <w:del w:id="15075" w:author="Deepak Bansal (AZURE)" w:date="2012-08-23T21:58:00Z"/>
              </w:rPr>
            </w:pPr>
            <w:ins w:id="15076" w:author="Thomas Dietz" w:date="2012-08-13T14:23:00Z">
              <w:del w:id="15077" w:author="Deepak Bansal (AZURE)" w:date="2012-08-23T21:58:00Z">
                <w:r w:rsidDel="00B15A0B">
                  <w:delText xml:space="preserve">      type uint64;</w:delText>
                </w:r>
              </w:del>
            </w:ins>
          </w:p>
          <w:p w14:paraId="2F7EA6AC" w14:textId="58F0E82F" w:rsidR="001D500F" w:rsidDel="00B15A0B" w:rsidRDefault="001D500F" w:rsidP="001D500F">
            <w:pPr>
              <w:pStyle w:val="XML1"/>
              <w:rPr>
                <w:ins w:id="15078" w:author="Thomas Dietz" w:date="2012-08-13T14:23:00Z"/>
                <w:del w:id="15079" w:author="Deepak Bansal (AZURE)" w:date="2012-08-23T21:58:00Z"/>
              </w:rPr>
            </w:pPr>
            <w:ins w:id="15080" w:author="Thomas Dietz" w:date="2012-08-13T14:23:00Z">
              <w:del w:id="15081" w:author="Deepak Bansal (AZURE)" w:date="2012-08-23T21:58:00Z">
                <w:r w:rsidDel="00B15A0B">
                  <w:delText xml:space="preserve">      config false;</w:delText>
                </w:r>
              </w:del>
            </w:ins>
          </w:p>
          <w:p w14:paraId="28CCD9CB" w14:textId="313C35D0" w:rsidR="001D500F" w:rsidDel="00B15A0B" w:rsidRDefault="001D500F" w:rsidP="001D500F">
            <w:pPr>
              <w:pStyle w:val="XML1"/>
              <w:rPr>
                <w:ins w:id="15082" w:author="Thomas Dietz" w:date="2012-08-13T14:23:00Z"/>
                <w:del w:id="15083" w:author="Deepak Bansal (AZURE)" w:date="2012-08-23T21:58:00Z"/>
              </w:rPr>
            </w:pPr>
            <w:ins w:id="15084" w:author="Thomas Dietz" w:date="2012-08-13T14:23:00Z">
              <w:del w:id="15085" w:author="Deepak Bansal (AZURE)" w:date="2012-08-23T21:58:00Z">
                <w:r w:rsidDel="00B15A0B">
                  <w:delText xml:space="preserve">      description "This number identifies the OpenFlow Port to </w:delText>
                </w:r>
              </w:del>
            </w:ins>
          </w:p>
          <w:p w14:paraId="55CC1B42" w14:textId="297DEC3F" w:rsidR="001D500F" w:rsidDel="00B15A0B" w:rsidRDefault="001D500F" w:rsidP="001D500F">
            <w:pPr>
              <w:pStyle w:val="XML1"/>
              <w:rPr>
                <w:ins w:id="15086" w:author="Thomas Dietz" w:date="2012-08-13T14:23:00Z"/>
                <w:del w:id="15087" w:author="Deepak Bansal (AZURE)" w:date="2012-08-23T21:58:00Z"/>
              </w:rPr>
            </w:pPr>
            <w:ins w:id="15088" w:author="Thomas Dietz" w:date="2012-08-13T14:23:00Z">
              <w:del w:id="15089" w:author="Deepak Bansal (AZURE)" w:date="2012-08-23T21:58:00Z">
                <w:r w:rsidDel="00B15A0B">
                  <w:delText xml:space="preserve">        OpenFlow Controllers. It is assigned to an OpenFlow Port </w:delText>
                </w:r>
              </w:del>
            </w:ins>
          </w:p>
          <w:p w14:paraId="123E9D01" w14:textId="5E2FF812" w:rsidR="001D500F" w:rsidDel="00B15A0B" w:rsidRDefault="001D500F" w:rsidP="001D500F">
            <w:pPr>
              <w:pStyle w:val="XML1"/>
              <w:rPr>
                <w:ins w:id="15090" w:author="Thomas Dietz" w:date="2012-08-13T14:23:00Z"/>
                <w:del w:id="15091" w:author="Deepak Bansal (AZURE)" w:date="2012-08-23T21:58:00Z"/>
              </w:rPr>
            </w:pPr>
            <w:ins w:id="15092" w:author="Thomas Dietz" w:date="2012-08-13T14:23:00Z">
              <w:del w:id="15093" w:author="Deepak Bansal (AZURE)" w:date="2012-08-23T21:58:00Z">
                <w:r w:rsidDel="00B15A0B">
                  <w:delText xml:space="preserve">        latest when the OpenFlow Port is associated with and</w:delText>
                </w:r>
              </w:del>
            </w:ins>
          </w:p>
          <w:p w14:paraId="0719E3AB" w14:textId="27D1864E" w:rsidR="001D500F" w:rsidDel="00B15A0B" w:rsidRDefault="001D500F" w:rsidP="001D500F">
            <w:pPr>
              <w:pStyle w:val="XML1"/>
              <w:rPr>
                <w:ins w:id="15094" w:author="Thomas Dietz" w:date="2012-08-13T14:23:00Z"/>
                <w:del w:id="15095" w:author="Deepak Bansal (AZURE)" w:date="2012-08-23T21:58:00Z"/>
              </w:rPr>
            </w:pPr>
            <w:ins w:id="15096" w:author="Thomas Dietz" w:date="2012-08-13T14:23:00Z">
              <w:del w:id="15097" w:author="Deepak Bansal (AZURE)" w:date="2012-08-23T21:58:00Z">
                <w:r w:rsidDel="00B15A0B">
                  <w:delText xml:space="preserve">        OpenFlow Logical Switch.  If the OpenFlow Port is</w:delText>
                </w:r>
              </w:del>
            </w:ins>
          </w:p>
          <w:p w14:paraId="073FC25C" w14:textId="00A5992B" w:rsidR="001D500F" w:rsidDel="00B15A0B" w:rsidRDefault="001D500F" w:rsidP="001D500F">
            <w:pPr>
              <w:pStyle w:val="XML1"/>
              <w:rPr>
                <w:ins w:id="15098" w:author="Thomas Dietz" w:date="2012-08-13T14:23:00Z"/>
                <w:del w:id="15099" w:author="Deepak Bansal (AZURE)" w:date="2012-08-23T21:58:00Z"/>
              </w:rPr>
            </w:pPr>
            <w:ins w:id="15100" w:author="Thomas Dietz" w:date="2012-08-13T14:23:00Z">
              <w:del w:id="15101" w:author="Deepak Bansal (AZURE)" w:date="2012-08-23T21:58:00Z">
                <w:r w:rsidDel="00B15A0B">
                  <w:delText xml:space="preserve">        associated with an OpenFlow Logical Switch, this element</w:delText>
                </w:r>
              </w:del>
            </w:ins>
          </w:p>
          <w:p w14:paraId="340FEF7B" w14:textId="2BB6A1C2" w:rsidR="001D500F" w:rsidDel="00B15A0B" w:rsidRDefault="001D500F" w:rsidP="001D500F">
            <w:pPr>
              <w:pStyle w:val="XML1"/>
              <w:rPr>
                <w:ins w:id="15102" w:author="Thomas Dietz" w:date="2012-08-13T14:23:00Z"/>
                <w:del w:id="15103" w:author="Deepak Bansal (AZURE)" w:date="2012-08-23T21:58:00Z"/>
              </w:rPr>
            </w:pPr>
            <w:ins w:id="15104" w:author="Thomas Dietz" w:date="2012-08-13T14:23:00Z">
              <w:del w:id="15105" w:author="Deepak Bansal (AZURE)" w:date="2012-08-23T21:58:00Z">
                <w:r w:rsidDel="00B15A0B">
                  <w:delText xml:space="preserve">        MUST be unique within the context of the OpenFlow Logical</w:delText>
                </w:r>
              </w:del>
            </w:ins>
          </w:p>
          <w:p w14:paraId="62631407" w14:textId="76F68D1B" w:rsidR="001D500F" w:rsidDel="00B15A0B" w:rsidRDefault="001D500F" w:rsidP="001D500F">
            <w:pPr>
              <w:pStyle w:val="XML1"/>
              <w:rPr>
                <w:ins w:id="15106" w:author="Thomas Dietz" w:date="2012-08-13T14:23:00Z"/>
                <w:del w:id="15107" w:author="Deepak Bansal (AZURE)" w:date="2012-08-23T21:58:00Z"/>
              </w:rPr>
            </w:pPr>
            <w:ins w:id="15108" w:author="Thomas Dietz" w:date="2012-08-13T14:23:00Z">
              <w:del w:id="15109" w:author="Deepak Bansal (AZURE)" w:date="2012-08-23T21:58:00Z">
                <w:r w:rsidDel="00B15A0B">
                  <w:delText xml:space="preserve">        Switch.  </w:delText>
                </w:r>
              </w:del>
            </w:ins>
          </w:p>
          <w:p w14:paraId="0E04424A" w14:textId="176F8461" w:rsidR="001D500F" w:rsidDel="00B15A0B" w:rsidRDefault="001D500F" w:rsidP="001D500F">
            <w:pPr>
              <w:pStyle w:val="XML1"/>
              <w:rPr>
                <w:ins w:id="15110" w:author="Thomas Dietz" w:date="2012-08-13T14:23:00Z"/>
                <w:del w:id="15111" w:author="Deepak Bansal (AZURE)" w:date="2012-08-23T21:58:00Z"/>
              </w:rPr>
            </w:pPr>
            <w:ins w:id="15112" w:author="Thomas Dietz" w:date="2012-08-13T14:23:00Z">
              <w:del w:id="15113" w:author="Deepak Bansal (AZURE)" w:date="2012-08-23T21:58:00Z">
                <w:r w:rsidDel="00B15A0B">
                  <w:delText xml:space="preserve">      </w:delText>
                </w:r>
              </w:del>
            </w:ins>
          </w:p>
          <w:p w14:paraId="546FBA04" w14:textId="36B5659E" w:rsidR="001D500F" w:rsidDel="00B15A0B" w:rsidRDefault="001D500F" w:rsidP="001D500F">
            <w:pPr>
              <w:pStyle w:val="XML1"/>
              <w:rPr>
                <w:ins w:id="15114" w:author="Thomas Dietz" w:date="2012-08-13T14:23:00Z"/>
                <w:del w:id="15115" w:author="Deepak Bansal (AZURE)" w:date="2012-08-23T21:58:00Z"/>
              </w:rPr>
            </w:pPr>
            <w:ins w:id="15116" w:author="Thomas Dietz" w:date="2012-08-13T14:23:00Z">
              <w:del w:id="15117" w:author="Deepak Bansal (AZURE)" w:date="2012-08-23T21:58:00Z">
                <w:r w:rsidDel="00B15A0B">
                  <w:delText xml:space="preserve">        OpenFlow Capable Switch implementations may choose to</w:delText>
                </w:r>
              </w:del>
            </w:ins>
          </w:p>
          <w:p w14:paraId="5D4020F0" w14:textId="1DCCD48F" w:rsidR="001D500F" w:rsidDel="00B15A0B" w:rsidRDefault="001D500F" w:rsidP="001D500F">
            <w:pPr>
              <w:pStyle w:val="XML1"/>
              <w:rPr>
                <w:ins w:id="15118" w:author="Thomas Dietz" w:date="2012-08-13T14:23:00Z"/>
                <w:del w:id="15119" w:author="Deepak Bansal (AZURE)" w:date="2012-08-23T21:58:00Z"/>
              </w:rPr>
            </w:pPr>
            <w:ins w:id="15120" w:author="Thomas Dietz" w:date="2012-08-13T14:23:00Z">
              <w:del w:id="15121" w:author="Deepak Bansal (AZURE)" w:date="2012-08-23T21:58:00Z">
                <w:r w:rsidDel="00B15A0B">
                  <w:delText xml:space="preserve">        assign values to OpenFlow Ports that are unique within the</w:delText>
                </w:r>
              </w:del>
            </w:ins>
          </w:p>
          <w:p w14:paraId="003C9033" w14:textId="631F044F" w:rsidR="001D500F" w:rsidDel="00B15A0B" w:rsidRDefault="001D500F" w:rsidP="001D500F">
            <w:pPr>
              <w:pStyle w:val="XML1"/>
              <w:rPr>
                <w:ins w:id="15122" w:author="Thomas Dietz" w:date="2012-08-13T14:23:00Z"/>
                <w:del w:id="15123" w:author="Deepak Bansal (AZURE)" w:date="2012-08-23T21:58:00Z"/>
              </w:rPr>
            </w:pPr>
            <w:ins w:id="15124" w:author="Thomas Dietz" w:date="2012-08-13T14:23:00Z">
              <w:del w:id="15125" w:author="Deepak Bansal (AZURE)" w:date="2012-08-23T21:58:00Z">
                <w:r w:rsidDel="00B15A0B">
                  <w:delText xml:space="preserve">        context of the OpenFlow Logical Switch.  These numbers can</w:delText>
                </w:r>
              </w:del>
            </w:ins>
          </w:p>
          <w:p w14:paraId="2E74B56B" w14:textId="55CC0E2B" w:rsidR="001D500F" w:rsidDel="00B15A0B" w:rsidRDefault="001D500F" w:rsidP="001D500F">
            <w:pPr>
              <w:pStyle w:val="XML1"/>
              <w:rPr>
                <w:ins w:id="15126" w:author="Thomas Dietz" w:date="2012-08-13T14:23:00Z"/>
                <w:del w:id="15127" w:author="Deepak Bansal (AZURE)" w:date="2012-08-23T21:58:00Z"/>
              </w:rPr>
            </w:pPr>
            <w:ins w:id="15128" w:author="Thomas Dietz" w:date="2012-08-13T14:23:00Z">
              <w:del w:id="15129" w:author="Deepak Bansal (AZURE)" w:date="2012-08-23T21:58:00Z">
                <w:r w:rsidDel="00B15A0B">
                  <w:delText xml:space="preserve">        be used independent of assignments to OpenFlow Logical</w:delText>
                </w:r>
              </w:del>
            </w:ins>
          </w:p>
          <w:p w14:paraId="4E6088E3" w14:textId="47FFED4D" w:rsidR="001D500F" w:rsidDel="00B15A0B" w:rsidRDefault="001D500F" w:rsidP="001D500F">
            <w:pPr>
              <w:pStyle w:val="XML1"/>
              <w:rPr>
                <w:ins w:id="15130" w:author="Thomas Dietz" w:date="2012-08-13T14:23:00Z"/>
                <w:del w:id="15131" w:author="Deepak Bansal (AZURE)" w:date="2012-08-23T21:58:00Z"/>
              </w:rPr>
            </w:pPr>
            <w:ins w:id="15132" w:author="Thomas Dietz" w:date="2012-08-13T14:23:00Z">
              <w:del w:id="15133" w:author="Deepak Bansal (AZURE)" w:date="2012-08-23T21:58:00Z">
                <w:r w:rsidDel="00B15A0B">
                  <w:delText xml:space="preserve">        Switches. </w:delText>
                </w:r>
              </w:del>
            </w:ins>
          </w:p>
          <w:p w14:paraId="68704B79" w14:textId="5E2E2E89" w:rsidR="001D500F" w:rsidDel="00B15A0B" w:rsidRDefault="001D500F" w:rsidP="001D500F">
            <w:pPr>
              <w:pStyle w:val="XML1"/>
              <w:rPr>
                <w:ins w:id="15134" w:author="Thomas Dietz" w:date="2012-08-13T14:23:00Z"/>
                <w:del w:id="15135" w:author="Deepak Bansal (AZURE)" w:date="2012-08-23T21:58:00Z"/>
              </w:rPr>
            </w:pPr>
            <w:ins w:id="15136" w:author="Thomas Dietz" w:date="2012-08-13T14:23:00Z">
              <w:del w:id="15137" w:author="Deepak Bansal (AZURE)" w:date="2012-08-23T21:58:00Z">
                <w:r w:rsidDel="00B15A0B">
                  <w:delText xml:space="preserve">      </w:delText>
                </w:r>
              </w:del>
            </w:ins>
          </w:p>
          <w:p w14:paraId="370C4716" w14:textId="49245359" w:rsidR="001D500F" w:rsidDel="00B15A0B" w:rsidRDefault="001D500F" w:rsidP="001D500F">
            <w:pPr>
              <w:pStyle w:val="XML1"/>
              <w:rPr>
                <w:ins w:id="15138" w:author="Thomas Dietz" w:date="2012-08-13T14:23:00Z"/>
                <w:del w:id="15139" w:author="Deepak Bansal (AZURE)" w:date="2012-08-23T21:58:00Z"/>
              </w:rPr>
            </w:pPr>
            <w:ins w:id="15140" w:author="Thomas Dietz" w:date="2012-08-13T14:23:00Z">
              <w:del w:id="15141" w:author="Deepak Bansal (AZURE)" w:date="2012-08-23T21:58:00Z">
                <w:r w:rsidDel="00B15A0B">
                  <w:delText xml:space="preserve">        Other implementations may assign values to this element</w:delText>
                </w:r>
              </w:del>
            </w:ins>
          </w:p>
          <w:p w14:paraId="6D0FE092" w14:textId="04CA8A68" w:rsidR="001D500F" w:rsidDel="00B15A0B" w:rsidRDefault="001D500F" w:rsidP="001D500F">
            <w:pPr>
              <w:pStyle w:val="XML1"/>
              <w:rPr>
                <w:ins w:id="15142" w:author="Thomas Dietz" w:date="2012-08-13T14:23:00Z"/>
                <w:del w:id="15143" w:author="Deepak Bansal (AZURE)" w:date="2012-08-23T21:58:00Z"/>
              </w:rPr>
            </w:pPr>
            <w:ins w:id="15144" w:author="Thomas Dietz" w:date="2012-08-13T14:23:00Z">
              <w:del w:id="15145" w:author="Deepak Bansal (AZURE)" w:date="2012-08-23T21:58:00Z">
                <w:r w:rsidDel="00B15A0B">
                  <w:delText xml:space="preserve">        only if the OpenFlow Port is assigned to an OpenFlow</w:delText>
                </w:r>
              </w:del>
            </w:ins>
          </w:p>
          <w:p w14:paraId="1527291E" w14:textId="14B6F587" w:rsidR="001D500F" w:rsidDel="00B15A0B" w:rsidRDefault="001D500F" w:rsidP="001D500F">
            <w:pPr>
              <w:pStyle w:val="XML1"/>
              <w:rPr>
                <w:ins w:id="15146" w:author="Thomas Dietz" w:date="2012-08-13T14:23:00Z"/>
                <w:del w:id="15147" w:author="Deepak Bansal (AZURE)" w:date="2012-08-23T21:58:00Z"/>
              </w:rPr>
            </w:pPr>
            <w:ins w:id="15148" w:author="Thomas Dietz" w:date="2012-08-13T14:23:00Z">
              <w:del w:id="15149" w:author="Deepak Bansal (AZURE)" w:date="2012-08-23T21:58:00Z">
                <w:r w:rsidDel="00B15A0B">
                  <w:delText xml:space="preserve">        Logical Switch.  If no value is currently assigned to this</w:delText>
                </w:r>
              </w:del>
            </w:ins>
          </w:p>
          <w:p w14:paraId="1A6122EA" w14:textId="7E6DAAE5" w:rsidR="001D500F" w:rsidDel="00B15A0B" w:rsidRDefault="001D500F" w:rsidP="001D500F">
            <w:pPr>
              <w:pStyle w:val="XML1"/>
              <w:rPr>
                <w:ins w:id="15150" w:author="Thomas Dietz" w:date="2012-08-13T14:23:00Z"/>
                <w:del w:id="15151" w:author="Deepak Bansal (AZURE)" w:date="2012-08-23T21:58:00Z"/>
              </w:rPr>
            </w:pPr>
            <w:ins w:id="15152" w:author="Thomas Dietz" w:date="2012-08-13T14:23:00Z">
              <w:del w:id="15153" w:author="Deepak Bansal (AZURE)" w:date="2012-08-23T21:58:00Z">
                <w:r w:rsidDel="00B15A0B">
                  <w:delText xml:space="preserve">        element then this element MUST NOT be included in replies</w:delText>
                </w:r>
              </w:del>
            </w:ins>
          </w:p>
          <w:p w14:paraId="1B853BA2" w14:textId="1022F022" w:rsidR="001D500F" w:rsidDel="00B15A0B" w:rsidRDefault="001D500F" w:rsidP="001D500F">
            <w:pPr>
              <w:pStyle w:val="XML1"/>
              <w:rPr>
                <w:ins w:id="15154" w:author="Thomas Dietz" w:date="2012-08-13T14:23:00Z"/>
                <w:del w:id="15155" w:author="Deepak Bansal (AZURE)" w:date="2012-08-23T21:58:00Z"/>
              </w:rPr>
            </w:pPr>
            <w:ins w:id="15156" w:author="Thomas Dietz" w:date="2012-08-13T14:23:00Z">
              <w:del w:id="15157" w:author="Deepak Bansal (AZURE)" w:date="2012-08-23T21:58:00Z">
                <w:r w:rsidDel="00B15A0B">
                  <w:delText xml:space="preserve">        to NETCONF &lt;get&gt; requests. Since this element is not</w:delText>
                </w:r>
              </w:del>
            </w:ins>
          </w:p>
          <w:p w14:paraId="614D7A69" w14:textId="1D71CE06" w:rsidR="001D500F" w:rsidDel="00B15A0B" w:rsidRDefault="001D500F" w:rsidP="001D500F">
            <w:pPr>
              <w:pStyle w:val="XML1"/>
              <w:rPr>
                <w:ins w:id="15158" w:author="Thomas Dietz" w:date="2012-08-13T14:23:00Z"/>
                <w:del w:id="15159" w:author="Deepak Bansal (AZURE)" w:date="2012-08-23T21:58:00Z"/>
              </w:rPr>
            </w:pPr>
            <w:ins w:id="15160" w:author="Thomas Dietz" w:date="2012-08-13T14:23:00Z">
              <w:del w:id="15161" w:author="Deepak Bansal (AZURE)" w:date="2012-08-23T21:58:00Z">
                <w:r w:rsidDel="00B15A0B">
                  <w:delText xml:space="preserve">        configurable with the NETCONF protocol it MUST NOT be</w:delText>
                </w:r>
              </w:del>
            </w:ins>
          </w:p>
          <w:p w14:paraId="745DEFB3" w14:textId="4B231BD9" w:rsidR="001D500F" w:rsidDel="00B15A0B" w:rsidRDefault="001D500F" w:rsidP="001D500F">
            <w:pPr>
              <w:pStyle w:val="XML1"/>
              <w:rPr>
                <w:ins w:id="15162" w:author="Thomas Dietz" w:date="2012-08-13T14:23:00Z"/>
                <w:del w:id="15163" w:author="Deepak Bansal (AZURE)" w:date="2012-08-23T21:58:00Z"/>
              </w:rPr>
            </w:pPr>
            <w:ins w:id="15164" w:author="Thomas Dietz" w:date="2012-08-13T14:23:00Z">
              <w:del w:id="15165" w:author="Deepak Bansal (AZURE)" w:date="2012-08-23T21:58:00Z">
                <w:r w:rsidDel="00B15A0B">
                  <w:delText xml:space="preserve">        included in replies to NETCONF &lt;get-config&gt; requests.";</w:delText>
                </w:r>
              </w:del>
            </w:ins>
          </w:p>
          <w:p w14:paraId="52C192E6" w14:textId="44209C26" w:rsidR="001D500F" w:rsidDel="00B15A0B" w:rsidRDefault="001D500F" w:rsidP="001D500F">
            <w:pPr>
              <w:pStyle w:val="XML1"/>
              <w:rPr>
                <w:ins w:id="15166" w:author="Thomas Dietz" w:date="2012-08-13T14:23:00Z"/>
                <w:del w:id="15167" w:author="Deepak Bansal (AZURE)" w:date="2012-08-23T21:58:00Z"/>
              </w:rPr>
            </w:pPr>
            <w:ins w:id="15168" w:author="Thomas Dietz" w:date="2012-08-13T14:23:00Z">
              <w:del w:id="15169" w:author="Deepak Bansal (AZURE)" w:date="2012-08-23T21:58:00Z">
                <w:r w:rsidDel="00B15A0B">
                  <w:delText xml:space="preserve">    }</w:delText>
                </w:r>
              </w:del>
            </w:ins>
          </w:p>
          <w:p w14:paraId="672D588B" w14:textId="26F9DEBA" w:rsidR="001D500F" w:rsidDel="00B15A0B" w:rsidRDefault="001D500F" w:rsidP="001D500F">
            <w:pPr>
              <w:pStyle w:val="XML1"/>
              <w:rPr>
                <w:ins w:id="15170" w:author="Thomas Dietz" w:date="2012-08-13T14:23:00Z"/>
                <w:del w:id="15171" w:author="Deepak Bansal (AZURE)" w:date="2012-08-23T21:58:00Z"/>
              </w:rPr>
            </w:pPr>
            <w:ins w:id="15172" w:author="Thomas Dietz" w:date="2012-08-13T14:23:00Z">
              <w:del w:id="15173" w:author="Deepak Bansal (AZURE)" w:date="2012-08-23T21:58:00Z">
                <w:r w:rsidDel="00B15A0B">
                  <w:delText xml:space="preserve">    leaf name {</w:delText>
                </w:r>
              </w:del>
            </w:ins>
          </w:p>
          <w:p w14:paraId="51AAC847" w14:textId="36345631" w:rsidR="001D500F" w:rsidDel="00B15A0B" w:rsidRDefault="001D500F" w:rsidP="001D500F">
            <w:pPr>
              <w:pStyle w:val="XML1"/>
              <w:rPr>
                <w:ins w:id="15174" w:author="Thomas Dietz" w:date="2012-08-13T14:23:00Z"/>
                <w:del w:id="15175" w:author="Deepak Bansal (AZURE)" w:date="2012-08-23T21:58:00Z"/>
              </w:rPr>
            </w:pPr>
            <w:ins w:id="15176" w:author="Thomas Dietz" w:date="2012-08-13T14:23:00Z">
              <w:del w:id="15177" w:author="Deepak Bansal (AZURE)" w:date="2012-08-23T21:58:00Z">
                <w:r w:rsidDel="00B15A0B">
                  <w:delText xml:space="preserve">      type string { length "1..16"; }</w:delText>
                </w:r>
              </w:del>
            </w:ins>
          </w:p>
          <w:p w14:paraId="1FD22855" w14:textId="4D87960D" w:rsidR="001D500F" w:rsidDel="00B15A0B" w:rsidRDefault="001D500F" w:rsidP="001D500F">
            <w:pPr>
              <w:pStyle w:val="XML1"/>
              <w:rPr>
                <w:ins w:id="15178" w:author="Thomas Dietz" w:date="2012-08-13T14:23:00Z"/>
                <w:del w:id="15179" w:author="Deepak Bansal (AZURE)" w:date="2012-08-23T21:58:00Z"/>
              </w:rPr>
            </w:pPr>
            <w:ins w:id="15180" w:author="Thomas Dietz" w:date="2012-08-13T14:23:00Z">
              <w:del w:id="15181" w:author="Deepak Bansal (AZURE)" w:date="2012-08-23T21:58:00Z">
                <w:r w:rsidDel="00B15A0B">
                  <w:delText xml:space="preserve">      config false;</w:delText>
                </w:r>
              </w:del>
            </w:ins>
          </w:p>
          <w:p w14:paraId="5C6204DE" w14:textId="05EBDD41" w:rsidR="001D500F" w:rsidDel="00B15A0B" w:rsidRDefault="001D500F" w:rsidP="001D500F">
            <w:pPr>
              <w:pStyle w:val="XML1"/>
              <w:rPr>
                <w:ins w:id="15182" w:author="Thomas Dietz" w:date="2012-08-13T14:23:00Z"/>
                <w:del w:id="15183" w:author="Deepak Bansal (AZURE)" w:date="2012-08-23T21:58:00Z"/>
              </w:rPr>
            </w:pPr>
            <w:ins w:id="15184" w:author="Thomas Dietz" w:date="2012-08-13T14:23:00Z">
              <w:del w:id="15185" w:author="Deepak Bansal (AZURE)" w:date="2012-08-23T21:58:00Z">
                <w:r w:rsidDel="00B15A0B">
                  <w:delText xml:space="preserve">      description "This element assists OpenFlow Controllers in </w:delText>
                </w:r>
              </w:del>
            </w:ins>
          </w:p>
          <w:p w14:paraId="37619722" w14:textId="72C1313D" w:rsidR="001D500F" w:rsidDel="00B15A0B" w:rsidRDefault="001D500F" w:rsidP="001D500F">
            <w:pPr>
              <w:pStyle w:val="XML1"/>
              <w:rPr>
                <w:ins w:id="15186" w:author="Thomas Dietz" w:date="2012-08-13T14:23:00Z"/>
                <w:del w:id="15187" w:author="Deepak Bansal (AZURE)" w:date="2012-08-23T21:58:00Z"/>
              </w:rPr>
            </w:pPr>
            <w:ins w:id="15188" w:author="Thomas Dietz" w:date="2012-08-13T14:23:00Z">
              <w:del w:id="15189" w:author="Deepak Bansal (AZURE)" w:date="2012-08-23T21:58:00Z">
                <w:r w:rsidDel="00B15A0B">
                  <w:delText xml:space="preserve">        identifying OpenFlow Ports.  </w:delText>
                </w:r>
              </w:del>
            </w:ins>
          </w:p>
          <w:p w14:paraId="35EFCF11" w14:textId="056E6D8E" w:rsidR="001D500F" w:rsidDel="00B15A0B" w:rsidRDefault="001D500F" w:rsidP="001D500F">
            <w:pPr>
              <w:pStyle w:val="XML1"/>
              <w:rPr>
                <w:ins w:id="15190" w:author="Thomas Dietz" w:date="2012-08-13T14:23:00Z"/>
                <w:del w:id="15191" w:author="Deepak Bansal (AZURE)" w:date="2012-08-23T21:58:00Z"/>
              </w:rPr>
            </w:pPr>
            <w:ins w:id="15192" w:author="Thomas Dietz" w:date="2012-08-13T14:23:00Z">
              <w:del w:id="15193" w:author="Deepak Bansal (AZURE)" w:date="2012-08-23T21:58:00Z">
                <w:r w:rsidDel="00B15A0B">
                  <w:delText xml:space="preserve">      </w:delText>
                </w:r>
              </w:del>
            </w:ins>
          </w:p>
          <w:p w14:paraId="4BE77F3D" w14:textId="1FAC1419" w:rsidR="001D500F" w:rsidDel="00B15A0B" w:rsidRDefault="001D500F" w:rsidP="001D500F">
            <w:pPr>
              <w:pStyle w:val="XML1"/>
              <w:rPr>
                <w:ins w:id="15194" w:author="Thomas Dietz" w:date="2012-08-13T14:23:00Z"/>
                <w:del w:id="15195" w:author="Deepak Bansal (AZURE)" w:date="2012-08-23T21:58:00Z"/>
              </w:rPr>
            </w:pPr>
            <w:ins w:id="15196" w:author="Thomas Dietz" w:date="2012-08-13T14:23:00Z">
              <w:del w:id="15197" w:author="Deepak Bansal (AZURE)" w:date="2012-08-23T21:58:00Z">
                <w:r w:rsidDel="00B15A0B">
                  <w:delText xml:space="preserve">        This element is not to be set by the OP-CONFIG protocol,</w:delText>
                </w:r>
              </w:del>
            </w:ins>
          </w:p>
          <w:p w14:paraId="0B092C9E" w14:textId="3B0342C7" w:rsidR="001D500F" w:rsidDel="00B15A0B" w:rsidRDefault="001D500F" w:rsidP="001D500F">
            <w:pPr>
              <w:pStyle w:val="XML1"/>
              <w:rPr>
                <w:ins w:id="15198" w:author="Thomas Dietz" w:date="2012-08-13T14:23:00Z"/>
                <w:del w:id="15199" w:author="Deepak Bansal (AZURE)" w:date="2012-08-23T21:58:00Z"/>
              </w:rPr>
            </w:pPr>
            <w:ins w:id="15200" w:author="Thomas Dietz" w:date="2012-08-13T14:23:00Z">
              <w:del w:id="15201" w:author="Deepak Bansal (AZURE)" w:date="2012-08-23T21:58:00Z">
                <w:r w:rsidDel="00B15A0B">
                  <w:delText xml:space="preserve">        but it is set by the switch implementation.  It may be set</w:delText>
                </w:r>
              </w:del>
            </w:ins>
          </w:p>
          <w:p w14:paraId="7A015AA0" w14:textId="4B0710A7" w:rsidR="001D500F" w:rsidDel="00B15A0B" w:rsidRDefault="001D500F" w:rsidP="001D500F">
            <w:pPr>
              <w:pStyle w:val="XML1"/>
              <w:rPr>
                <w:ins w:id="15202" w:author="Thomas Dietz" w:date="2012-08-13T14:23:00Z"/>
                <w:del w:id="15203" w:author="Deepak Bansal (AZURE)" w:date="2012-08-23T21:58:00Z"/>
              </w:rPr>
            </w:pPr>
            <w:ins w:id="15204" w:author="Thomas Dietz" w:date="2012-08-13T14:23:00Z">
              <w:del w:id="15205" w:author="Deepak Bansal (AZURE)" w:date="2012-08-23T21:58:00Z">
                <w:r w:rsidDel="00B15A0B">
                  <w:delText xml:space="preserve">        at start-up time of an OpenFlow Capable Switch or when the </w:delText>
                </w:r>
              </w:del>
            </w:ins>
          </w:p>
          <w:p w14:paraId="20FE92EE" w14:textId="1AF8927E" w:rsidR="001D500F" w:rsidDel="00B15A0B" w:rsidRDefault="001D500F" w:rsidP="001D500F">
            <w:pPr>
              <w:pStyle w:val="XML1"/>
              <w:rPr>
                <w:ins w:id="15206" w:author="Thomas Dietz" w:date="2012-08-13T14:23:00Z"/>
                <w:del w:id="15207" w:author="Deepak Bansal (AZURE)" w:date="2012-08-23T21:58:00Z"/>
              </w:rPr>
            </w:pPr>
            <w:ins w:id="15208" w:author="Thomas Dietz" w:date="2012-08-13T14:23:00Z">
              <w:del w:id="15209" w:author="Deepak Bansal (AZURE)" w:date="2012-08-23T21:58:00Z">
                <w:r w:rsidDel="00B15A0B">
                  <w:delText xml:space="preserve">        OpenFlow Port is assigned to an OpenFlow Logical Switch.</w:delText>
                </w:r>
              </w:del>
            </w:ins>
          </w:p>
          <w:p w14:paraId="61577007" w14:textId="44C4AA5F" w:rsidR="001D500F" w:rsidDel="00B15A0B" w:rsidRDefault="001D500F" w:rsidP="001D500F">
            <w:pPr>
              <w:pStyle w:val="XML1"/>
              <w:rPr>
                <w:ins w:id="15210" w:author="Thomas Dietz" w:date="2012-08-13T14:23:00Z"/>
                <w:del w:id="15211" w:author="Deepak Bansal (AZURE)" w:date="2012-08-23T21:58:00Z"/>
              </w:rPr>
            </w:pPr>
            <w:ins w:id="15212" w:author="Thomas Dietz" w:date="2012-08-13T14:23:00Z">
              <w:del w:id="15213" w:author="Deepak Bansal (AZURE)" w:date="2012-08-23T21:58:00Z">
                <w:r w:rsidDel="00B15A0B">
                  <w:delText xml:space="preserve">        It MAY also be not set at all.  If this element is set to a</w:delText>
                </w:r>
              </w:del>
            </w:ins>
          </w:p>
          <w:p w14:paraId="7271A5E4" w14:textId="7D661A48" w:rsidR="001D500F" w:rsidDel="00B15A0B" w:rsidRDefault="001D500F" w:rsidP="001D500F">
            <w:pPr>
              <w:pStyle w:val="XML1"/>
              <w:rPr>
                <w:ins w:id="15214" w:author="Thomas Dietz" w:date="2012-08-13T14:23:00Z"/>
                <w:del w:id="15215" w:author="Deepak Bansal (AZURE)" w:date="2012-08-23T21:58:00Z"/>
              </w:rPr>
            </w:pPr>
            <w:ins w:id="15216" w:author="Thomas Dietz" w:date="2012-08-13T14:23:00Z">
              <w:del w:id="15217" w:author="Deepak Bansal (AZURE)" w:date="2012-08-23T21:58:00Z">
                <w:r w:rsidDel="00B15A0B">
                  <w:delText xml:space="preserve">        value other than the empty string when being assigned to an</w:delText>
                </w:r>
              </w:del>
            </w:ins>
          </w:p>
          <w:p w14:paraId="0CF60482" w14:textId="34658635" w:rsidR="001D500F" w:rsidDel="00B15A0B" w:rsidRDefault="001D500F" w:rsidP="001D500F">
            <w:pPr>
              <w:pStyle w:val="XML1"/>
              <w:rPr>
                <w:ins w:id="15218" w:author="Thomas Dietz" w:date="2012-08-13T14:23:00Z"/>
                <w:del w:id="15219" w:author="Deepak Bansal (AZURE)" w:date="2012-08-23T21:58:00Z"/>
              </w:rPr>
            </w:pPr>
            <w:ins w:id="15220" w:author="Thomas Dietz" w:date="2012-08-13T14:23:00Z">
              <w:del w:id="15221" w:author="Deepak Bansal (AZURE)" w:date="2012-08-23T21:58:00Z">
                <w:r w:rsidDel="00B15A0B">
                  <w:delText xml:space="preserve">        OpenFlow Logical Switch, then the value of this element</w:delText>
                </w:r>
              </w:del>
            </w:ins>
          </w:p>
          <w:p w14:paraId="55179943" w14:textId="75CC0173" w:rsidR="001D500F" w:rsidDel="00B15A0B" w:rsidRDefault="001D500F" w:rsidP="001D500F">
            <w:pPr>
              <w:pStyle w:val="XML1"/>
              <w:rPr>
                <w:ins w:id="15222" w:author="Thomas Dietz" w:date="2012-08-13T14:23:00Z"/>
                <w:del w:id="15223" w:author="Deepak Bansal (AZURE)" w:date="2012-08-23T21:58:00Z"/>
              </w:rPr>
            </w:pPr>
            <w:ins w:id="15224" w:author="Thomas Dietz" w:date="2012-08-13T14:23:00Z">
              <w:del w:id="15225" w:author="Deepak Bansal (AZURE)" w:date="2012-08-23T21:58:00Z">
                <w:r w:rsidDel="00B15A0B">
                  <w:delText xml:space="preserve">        MUST be unique within the context of the OpenFlow Logical</w:delText>
                </w:r>
              </w:del>
            </w:ins>
          </w:p>
          <w:p w14:paraId="055F755D" w14:textId="47B4CB24" w:rsidR="001D500F" w:rsidDel="00B15A0B" w:rsidRDefault="001D500F" w:rsidP="001D500F">
            <w:pPr>
              <w:pStyle w:val="XML1"/>
              <w:rPr>
                <w:ins w:id="15226" w:author="Thomas Dietz" w:date="2012-08-13T14:23:00Z"/>
                <w:del w:id="15227" w:author="Deepak Bansal (AZURE)" w:date="2012-08-23T21:58:00Z"/>
              </w:rPr>
            </w:pPr>
            <w:ins w:id="15228" w:author="Thomas Dietz" w:date="2012-08-13T14:23:00Z">
              <w:del w:id="15229" w:author="Deepak Bansal (AZURE)" w:date="2012-08-23T21:58:00Z">
                <w:r w:rsidDel="00B15A0B">
                  <w:delText xml:space="preserve">        Switch.  </w:delText>
                </w:r>
              </w:del>
            </w:ins>
          </w:p>
          <w:p w14:paraId="3A2611FB" w14:textId="6344019E" w:rsidR="001D500F" w:rsidDel="00B15A0B" w:rsidRDefault="001D500F" w:rsidP="001D500F">
            <w:pPr>
              <w:pStyle w:val="XML1"/>
              <w:rPr>
                <w:ins w:id="15230" w:author="Thomas Dietz" w:date="2012-08-13T14:23:00Z"/>
                <w:del w:id="15231" w:author="Deepak Bansal (AZURE)" w:date="2012-08-23T21:58:00Z"/>
              </w:rPr>
            </w:pPr>
            <w:ins w:id="15232" w:author="Thomas Dietz" w:date="2012-08-13T14:23:00Z">
              <w:del w:id="15233" w:author="Deepak Bansal (AZURE)" w:date="2012-08-23T21:58:00Z">
                <w:r w:rsidDel="00B15A0B">
                  <w:delText xml:space="preserve">      </w:delText>
                </w:r>
              </w:del>
            </w:ins>
          </w:p>
          <w:p w14:paraId="618C8F91" w14:textId="498672D0" w:rsidR="001D500F" w:rsidDel="00B15A0B" w:rsidRDefault="001D500F" w:rsidP="001D500F">
            <w:pPr>
              <w:pStyle w:val="XML1"/>
              <w:rPr>
                <w:ins w:id="15234" w:author="Thomas Dietz" w:date="2012-08-13T14:23:00Z"/>
                <w:del w:id="15235" w:author="Deepak Bansal (AZURE)" w:date="2012-08-23T21:58:00Z"/>
              </w:rPr>
            </w:pPr>
            <w:ins w:id="15236" w:author="Thomas Dietz" w:date="2012-08-13T14:23:00Z">
              <w:del w:id="15237" w:author="Deepak Bansal (AZURE)" w:date="2012-08-23T21:58:00Z">
                <w:r w:rsidDel="00B15A0B">
                  <w:delText xml:space="preserve">        If no value or the empty string is currently assigned to</w:delText>
                </w:r>
              </w:del>
            </w:ins>
          </w:p>
          <w:p w14:paraId="686C8F28" w14:textId="0CCE1CE3" w:rsidR="001D500F" w:rsidDel="00B15A0B" w:rsidRDefault="001D500F" w:rsidP="001D500F">
            <w:pPr>
              <w:pStyle w:val="XML1"/>
              <w:rPr>
                <w:ins w:id="15238" w:author="Thomas Dietz" w:date="2012-08-13T14:23:00Z"/>
                <w:del w:id="15239" w:author="Deepak Bansal (AZURE)" w:date="2012-08-23T21:58:00Z"/>
              </w:rPr>
            </w:pPr>
            <w:ins w:id="15240" w:author="Thomas Dietz" w:date="2012-08-13T14:23:00Z">
              <w:del w:id="15241" w:author="Deepak Bansal (AZURE)" w:date="2012-08-23T21:58:00Z">
                <w:r w:rsidDel="00B15A0B">
                  <w:delText xml:space="preserve">        this element then this element MUST not be included in</w:delText>
                </w:r>
              </w:del>
            </w:ins>
          </w:p>
          <w:p w14:paraId="27BCD76F" w14:textId="088292D4" w:rsidR="001D500F" w:rsidDel="00B15A0B" w:rsidRDefault="001D500F" w:rsidP="001D500F">
            <w:pPr>
              <w:pStyle w:val="XML1"/>
              <w:rPr>
                <w:ins w:id="15242" w:author="Thomas Dietz" w:date="2012-08-13T14:23:00Z"/>
                <w:del w:id="15243" w:author="Deepak Bansal (AZURE)" w:date="2012-08-23T21:58:00Z"/>
              </w:rPr>
            </w:pPr>
            <w:ins w:id="15244" w:author="Thomas Dietz" w:date="2012-08-13T14:23:00Z">
              <w:del w:id="15245" w:author="Deepak Bansal (AZURE)" w:date="2012-08-23T21:58:00Z">
                <w:r w:rsidDel="00B15A0B">
                  <w:delText xml:space="preserve">        replies to NETCONF &lt;get&gt; requests. Since this element is</w:delText>
                </w:r>
              </w:del>
            </w:ins>
          </w:p>
          <w:p w14:paraId="12A1985D" w14:textId="4DB88ECD" w:rsidR="001D500F" w:rsidDel="00B15A0B" w:rsidRDefault="001D500F" w:rsidP="001D500F">
            <w:pPr>
              <w:pStyle w:val="XML1"/>
              <w:rPr>
                <w:ins w:id="15246" w:author="Thomas Dietz" w:date="2012-08-13T14:23:00Z"/>
                <w:del w:id="15247" w:author="Deepak Bansal (AZURE)" w:date="2012-08-23T21:58:00Z"/>
              </w:rPr>
            </w:pPr>
            <w:ins w:id="15248" w:author="Thomas Dietz" w:date="2012-08-13T14:23:00Z">
              <w:del w:id="15249" w:author="Deepak Bansal (AZURE)" w:date="2012-08-23T21:58:00Z">
                <w:r w:rsidDel="00B15A0B">
                  <w:delText xml:space="preserve">        not configurable with the NETCONF protocol it MUST NOT be</w:delText>
                </w:r>
              </w:del>
            </w:ins>
          </w:p>
          <w:p w14:paraId="5C5EF5DC" w14:textId="2AC0B1F3" w:rsidR="001D500F" w:rsidDel="00B15A0B" w:rsidRDefault="001D500F" w:rsidP="001D500F">
            <w:pPr>
              <w:pStyle w:val="XML1"/>
              <w:rPr>
                <w:ins w:id="15250" w:author="Thomas Dietz" w:date="2012-08-13T14:23:00Z"/>
                <w:del w:id="15251" w:author="Deepak Bansal (AZURE)" w:date="2012-08-23T21:58:00Z"/>
              </w:rPr>
            </w:pPr>
            <w:ins w:id="15252" w:author="Thomas Dietz" w:date="2012-08-13T14:23:00Z">
              <w:del w:id="15253" w:author="Deepak Bansal (AZURE)" w:date="2012-08-23T21:58:00Z">
                <w:r w:rsidDel="00B15A0B">
                  <w:delText xml:space="preserve">        included in replies to NETCONF &lt;get-config&gt; requests.";</w:delText>
                </w:r>
              </w:del>
            </w:ins>
          </w:p>
          <w:p w14:paraId="420ADD1A" w14:textId="2F1B1CAB" w:rsidR="001D500F" w:rsidDel="00B15A0B" w:rsidRDefault="001D500F" w:rsidP="001D500F">
            <w:pPr>
              <w:pStyle w:val="XML1"/>
              <w:rPr>
                <w:ins w:id="15254" w:author="Thomas Dietz" w:date="2012-08-13T14:23:00Z"/>
                <w:del w:id="15255" w:author="Deepak Bansal (AZURE)" w:date="2012-08-23T21:58:00Z"/>
              </w:rPr>
            </w:pPr>
            <w:ins w:id="15256" w:author="Thomas Dietz" w:date="2012-08-13T14:23:00Z">
              <w:del w:id="15257" w:author="Deepak Bansal (AZURE)" w:date="2012-08-23T21:58:00Z">
                <w:r w:rsidDel="00B15A0B">
                  <w:delText xml:space="preserve">    }</w:delText>
                </w:r>
              </w:del>
            </w:ins>
          </w:p>
          <w:p w14:paraId="35D102AA" w14:textId="0DB2B29C" w:rsidR="001D500F" w:rsidDel="00B15A0B" w:rsidRDefault="001D500F" w:rsidP="001D500F">
            <w:pPr>
              <w:pStyle w:val="XML1"/>
              <w:rPr>
                <w:ins w:id="15258" w:author="Thomas Dietz" w:date="2012-08-13T14:23:00Z"/>
                <w:del w:id="15259" w:author="Deepak Bansal (AZURE)" w:date="2012-08-23T21:58:00Z"/>
              </w:rPr>
            </w:pPr>
            <w:ins w:id="15260" w:author="Thomas Dietz" w:date="2012-08-13T14:23:00Z">
              <w:del w:id="15261" w:author="Deepak Bansal (AZURE)" w:date="2012-08-23T21:58:00Z">
                <w:r w:rsidDel="00B15A0B">
                  <w:delText xml:space="preserve">    leaf current-rate {</w:delText>
                </w:r>
              </w:del>
            </w:ins>
          </w:p>
          <w:p w14:paraId="2E6013E4" w14:textId="4ECF2A1F" w:rsidR="001D500F" w:rsidDel="00B15A0B" w:rsidRDefault="001D500F" w:rsidP="001D500F">
            <w:pPr>
              <w:pStyle w:val="XML1"/>
              <w:rPr>
                <w:ins w:id="15262" w:author="Thomas Dietz" w:date="2012-08-13T14:23:00Z"/>
                <w:del w:id="15263" w:author="Deepak Bansal (AZURE)" w:date="2012-08-23T21:58:00Z"/>
              </w:rPr>
            </w:pPr>
            <w:ins w:id="15264" w:author="Thomas Dietz" w:date="2012-08-13T14:23:00Z">
              <w:del w:id="15265" w:author="Deepak Bansal (AZURE)" w:date="2012-08-23T21:58:00Z">
                <w:r w:rsidDel="00B15A0B">
                  <w:delText xml:space="preserve">      when "../features/current/rate='other'" {</w:delText>
                </w:r>
              </w:del>
            </w:ins>
          </w:p>
          <w:p w14:paraId="36E7ED64" w14:textId="34F51154" w:rsidR="001D500F" w:rsidDel="00B15A0B" w:rsidRDefault="001D500F" w:rsidP="001D500F">
            <w:pPr>
              <w:pStyle w:val="XML1"/>
              <w:rPr>
                <w:ins w:id="15266" w:author="Thomas Dietz" w:date="2012-08-13T14:23:00Z"/>
                <w:del w:id="15267" w:author="Deepak Bansal (AZURE)" w:date="2012-08-23T21:58:00Z"/>
              </w:rPr>
            </w:pPr>
            <w:ins w:id="15268" w:author="Thomas Dietz" w:date="2012-08-13T14:23:00Z">
              <w:del w:id="15269" w:author="Deepak Bansal (AZURE)" w:date="2012-08-23T21:58:00Z">
                <w:r w:rsidDel="00B15A0B">
                  <w:delText xml:space="preserve">        description "This element is only valid if the element rate</w:delText>
                </w:r>
              </w:del>
            </w:ins>
          </w:p>
          <w:p w14:paraId="7A8AEDD1" w14:textId="6B797785" w:rsidR="001D500F" w:rsidDel="00B15A0B" w:rsidRDefault="001D500F" w:rsidP="001D500F">
            <w:pPr>
              <w:pStyle w:val="XML1"/>
              <w:rPr>
                <w:ins w:id="15270" w:author="Thomas Dietz" w:date="2012-08-13T14:23:00Z"/>
                <w:del w:id="15271" w:author="Deepak Bansal (AZURE)" w:date="2012-08-23T21:58:00Z"/>
              </w:rPr>
            </w:pPr>
            <w:ins w:id="15272" w:author="Thomas Dietz" w:date="2012-08-13T14:23:00Z">
              <w:del w:id="15273" w:author="Deepak Bansal (AZURE)" w:date="2012-08-23T21:58:00Z">
                <w:r w:rsidDel="00B15A0B">
                  <w:delText xml:space="preserve">          of the current features has value 'other'.";</w:delText>
                </w:r>
              </w:del>
            </w:ins>
          </w:p>
          <w:p w14:paraId="3ED2589F" w14:textId="30AD7030" w:rsidR="001D500F" w:rsidDel="00B15A0B" w:rsidRDefault="001D500F" w:rsidP="001D500F">
            <w:pPr>
              <w:pStyle w:val="XML1"/>
              <w:rPr>
                <w:ins w:id="15274" w:author="Thomas Dietz" w:date="2012-08-13T14:23:00Z"/>
                <w:del w:id="15275" w:author="Deepak Bansal (AZURE)" w:date="2012-08-23T21:58:00Z"/>
              </w:rPr>
            </w:pPr>
            <w:ins w:id="15276" w:author="Thomas Dietz" w:date="2012-08-13T14:23:00Z">
              <w:del w:id="15277" w:author="Deepak Bansal (AZURE)" w:date="2012-08-23T21:58:00Z">
                <w:r w:rsidDel="00B15A0B">
                  <w:delText xml:space="preserve">      }</w:delText>
                </w:r>
              </w:del>
            </w:ins>
          </w:p>
          <w:p w14:paraId="269EA29B" w14:textId="3B776BA7" w:rsidR="001D500F" w:rsidDel="00B15A0B" w:rsidRDefault="001D500F" w:rsidP="001D500F">
            <w:pPr>
              <w:pStyle w:val="XML1"/>
              <w:rPr>
                <w:ins w:id="15278" w:author="Thomas Dietz" w:date="2012-08-13T14:23:00Z"/>
                <w:del w:id="15279" w:author="Deepak Bansal (AZURE)" w:date="2012-08-23T21:58:00Z"/>
              </w:rPr>
            </w:pPr>
            <w:ins w:id="15280" w:author="Thomas Dietz" w:date="2012-08-13T14:23:00Z">
              <w:del w:id="15281" w:author="Deepak Bansal (AZURE)" w:date="2012-08-23T21:58:00Z">
                <w:r w:rsidDel="00B15A0B">
                  <w:delText xml:space="preserve">      type uint32;</w:delText>
                </w:r>
              </w:del>
            </w:ins>
          </w:p>
          <w:p w14:paraId="2ED0DBCB" w14:textId="443B6E8C" w:rsidR="001D500F" w:rsidDel="00B15A0B" w:rsidRDefault="001D500F" w:rsidP="001D500F">
            <w:pPr>
              <w:pStyle w:val="XML1"/>
              <w:rPr>
                <w:ins w:id="15282" w:author="Thomas Dietz" w:date="2012-08-13T14:23:00Z"/>
                <w:del w:id="15283" w:author="Deepak Bansal (AZURE)" w:date="2012-08-23T21:58:00Z"/>
              </w:rPr>
            </w:pPr>
            <w:ins w:id="15284" w:author="Thomas Dietz" w:date="2012-08-13T14:23:00Z">
              <w:del w:id="15285" w:author="Deepak Bansal (AZURE)" w:date="2012-08-23T21:58:00Z">
                <w:r w:rsidDel="00B15A0B">
                  <w:delText xml:space="preserve">      units "kbit/s";</w:delText>
                </w:r>
              </w:del>
            </w:ins>
          </w:p>
          <w:p w14:paraId="1D8CB92A" w14:textId="035E28F5" w:rsidR="001D500F" w:rsidDel="00B15A0B" w:rsidRDefault="001D500F" w:rsidP="001D500F">
            <w:pPr>
              <w:pStyle w:val="XML1"/>
              <w:rPr>
                <w:ins w:id="15286" w:author="Thomas Dietz" w:date="2012-08-13T14:23:00Z"/>
                <w:del w:id="15287" w:author="Deepak Bansal (AZURE)" w:date="2012-08-23T21:58:00Z"/>
              </w:rPr>
            </w:pPr>
            <w:ins w:id="15288" w:author="Thomas Dietz" w:date="2012-08-13T14:23:00Z">
              <w:del w:id="15289" w:author="Deepak Bansal (AZURE)" w:date="2012-08-23T21:58:00Z">
                <w:r w:rsidDel="00B15A0B">
                  <w:delText xml:space="preserve">      config false;</w:delText>
                </w:r>
              </w:del>
            </w:ins>
          </w:p>
          <w:p w14:paraId="3AA83F7F" w14:textId="53E217BB" w:rsidR="001D500F" w:rsidDel="00B15A0B" w:rsidRDefault="001D500F" w:rsidP="001D500F">
            <w:pPr>
              <w:pStyle w:val="XML1"/>
              <w:rPr>
                <w:ins w:id="15290" w:author="Thomas Dietz" w:date="2012-08-13T14:23:00Z"/>
                <w:del w:id="15291" w:author="Deepak Bansal (AZURE)" w:date="2012-08-23T21:58:00Z"/>
              </w:rPr>
            </w:pPr>
            <w:ins w:id="15292" w:author="Thomas Dietz" w:date="2012-08-13T14:23:00Z">
              <w:del w:id="15293" w:author="Deepak Bansal (AZURE)" w:date="2012-08-23T21:58:00Z">
                <w:r w:rsidDel="00B15A0B">
                  <w:delText xml:space="preserve">      description "This element indicates the current bit rate of </w:delText>
                </w:r>
              </w:del>
            </w:ins>
          </w:p>
          <w:p w14:paraId="6398D0AA" w14:textId="7867E740" w:rsidR="001D500F" w:rsidDel="00B15A0B" w:rsidRDefault="001D500F" w:rsidP="001D500F">
            <w:pPr>
              <w:pStyle w:val="XML1"/>
              <w:rPr>
                <w:ins w:id="15294" w:author="Thomas Dietz" w:date="2012-08-13T14:23:00Z"/>
                <w:del w:id="15295" w:author="Deepak Bansal (AZURE)" w:date="2012-08-23T21:58:00Z"/>
              </w:rPr>
            </w:pPr>
            <w:ins w:id="15296" w:author="Thomas Dietz" w:date="2012-08-13T14:23:00Z">
              <w:del w:id="15297" w:author="Deepak Bansal (AZURE)" w:date="2012-08-23T21:58:00Z">
                <w:r w:rsidDel="00B15A0B">
                  <w:delText xml:space="preserve">        the port. Its values is to be provided in units of kilobit </w:delText>
                </w:r>
              </w:del>
            </w:ins>
          </w:p>
          <w:p w14:paraId="7889E850" w14:textId="60D19C71" w:rsidR="001D500F" w:rsidDel="00B15A0B" w:rsidRDefault="001D500F" w:rsidP="001D500F">
            <w:pPr>
              <w:pStyle w:val="XML1"/>
              <w:rPr>
                <w:ins w:id="15298" w:author="Thomas Dietz" w:date="2012-08-13T14:23:00Z"/>
                <w:del w:id="15299" w:author="Deepak Bansal (AZURE)" w:date="2012-08-23T21:58:00Z"/>
              </w:rPr>
            </w:pPr>
            <w:ins w:id="15300" w:author="Thomas Dietz" w:date="2012-08-13T14:23:00Z">
              <w:del w:id="15301" w:author="Deepak Bansal (AZURE)" w:date="2012-08-23T21:58:00Z">
                <w:r w:rsidDel="00B15A0B">
                  <w:delText xml:space="preserve">        per second (kbps). This element is only valid if the </w:delText>
                </w:r>
              </w:del>
            </w:ins>
          </w:p>
          <w:p w14:paraId="5DA24E1B" w14:textId="0E4708C4" w:rsidR="001D500F" w:rsidDel="00B15A0B" w:rsidRDefault="001D500F" w:rsidP="001D500F">
            <w:pPr>
              <w:pStyle w:val="XML1"/>
              <w:rPr>
                <w:ins w:id="15302" w:author="Thomas Dietz" w:date="2012-08-13T14:23:00Z"/>
                <w:del w:id="15303" w:author="Deepak Bansal (AZURE)" w:date="2012-08-23T21:58:00Z"/>
              </w:rPr>
            </w:pPr>
            <w:ins w:id="15304" w:author="Thomas Dietz" w:date="2012-08-13T14:23:00Z">
              <w:del w:id="15305" w:author="Deepak Bansal (AZURE)" w:date="2012-08-23T21:58:00Z">
                <w:r w:rsidDel="00B15A0B">
                  <w:delText xml:space="preserve">        element called 'rate' in the current Port Features has a </w:delText>
                </w:r>
              </w:del>
            </w:ins>
          </w:p>
          <w:p w14:paraId="369B4431" w14:textId="54FFAB72" w:rsidR="001D500F" w:rsidDel="00B15A0B" w:rsidRDefault="001D500F" w:rsidP="001D500F">
            <w:pPr>
              <w:pStyle w:val="XML1"/>
              <w:rPr>
                <w:ins w:id="15306" w:author="Thomas Dietz" w:date="2012-08-13T14:23:00Z"/>
                <w:del w:id="15307" w:author="Deepak Bansal (AZURE)" w:date="2012-08-23T21:58:00Z"/>
              </w:rPr>
            </w:pPr>
            <w:ins w:id="15308" w:author="Thomas Dietz" w:date="2012-08-13T14:23:00Z">
              <w:del w:id="15309" w:author="Deepak Bansal (AZURE)" w:date="2012-08-23T21:58:00Z">
                <w:r w:rsidDel="00B15A0B">
                  <w:delText xml:space="preserve">        value of 'other'.</w:delText>
                </w:r>
              </w:del>
            </w:ins>
          </w:p>
          <w:p w14:paraId="7D93D23B" w14:textId="6F6110DF" w:rsidR="001D500F" w:rsidDel="00B15A0B" w:rsidRDefault="001D500F" w:rsidP="001D500F">
            <w:pPr>
              <w:pStyle w:val="XML1"/>
              <w:rPr>
                <w:ins w:id="15310" w:author="Thomas Dietz" w:date="2012-08-13T14:23:00Z"/>
                <w:del w:id="15311" w:author="Deepak Bansal (AZURE)" w:date="2012-08-23T21:58:00Z"/>
              </w:rPr>
            </w:pPr>
          </w:p>
          <w:p w14:paraId="2AF517BF" w14:textId="6BAE3528" w:rsidR="001D500F" w:rsidDel="00B15A0B" w:rsidRDefault="001D500F" w:rsidP="001D500F">
            <w:pPr>
              <w:pStyle w:val="XML1"/>
              <w:rPr>
                <w:ins w:id="15312" w:author="Thomas Dietz" w:date="2012-08-13T14:23:00Z"/>
                <w:del w:id="15313" w:author="Deepak Bansal (AZURE)" w:date="2012-08-23T21:58:00Z"/>
              </w:rPr>
            </w:pPr>
            <w:ins w:id="15314" w:author="Thomas Dietz" w:date="2012-08-13T14:23:00Z">
              <w:del w:id="15315" w:author="Deepak Bansal (AZURE)" w:date="2012-08-23T21:58:00Z">
                <w:r w:rsidDel="00B15A0B">
                  <w:delText xml:space="preserve">        Since this element is not configurable with the NETCONF</w:delText>
                </w:r>
              </w:del>
            </w:ins>
          </w:p>
          <w:p w14:paraId="179CCD09" w14:textId="496CA2DF" w:rsidR="001D500F" w:rsidDel="00B15A0B" w:rsidRDefault="001D500F" w:rsidP="001D500F">
            <w:pPr>
              <w:pStyle w:val="XML1"/>
              <w:rPr>
                <w:ins w:id="15316" w:author="Thomas Dietz" w:date="2012-08-13T14:23:00Z"/>
                <w:del w:id="15317" w:author="Deepak Bansal (AZURE)" w:date="2012-08-23T21:58:00Z"/>
              </w:rPr>
            </w:pPr>
            <w:ins w:id="15318" w:author="Thomas Dietz" w:date="2012-08-13T14:23:00Z">
              <w:del w:id="15319" w:author="Deepak Bansal (AZURE)" w:date="2012-08-23T21:58:00Z">
                <w:r w:rsidDel="00B15A0B">
                  <w:delText xml:space="preserve">        protocol it MUST NOT be included in replies to NETCONF</w:delText>
                </w:r>
              </w:del>
            </w:ins>
          </w:p>
          <w:p w14:paraId="75729328" w14:textId="0F447687" w:rsidR="001D500F" w:rsidDel="00B15A0B" w:rsidRDefault="001D500F" w:rsidP="001D500F">
            <w:pPr>
              <w:pStyle w:val="XML1"/>
              <w:rPr>
                <w:ins w:id="15320" w:author="Thomas Dietz" w:date="2012-08-13T14:23:00Z"/>
                <w:del w:id="15321" w:author="Deepak Bansal (AZURE)" w:date="2012-08-23T21:58:00Z"/>
              </w:rPr>
            </w:pPr>
            <w:ins w:id="15322" w:author="Thomas Dietz" w:date="2012-08-13T14:23:00Z">
              <w:del w:id="15323" w:author="Deepak Bansal (AZURE)" w:date="2012-08-23T21:58:00Z">
                <w:r w:rsidDel="00B15A0B">
                  <w:delText xml:space="preserve">        &lt;get-config&gt; requests.";</w:delText>
                </w:r>
              </w:del>
            </w:ins>
          </w:p>
          <w:p w14:paraId="47844AE9" w14:textId="6D1B8709" w:rsidR="001D500F" w:rsidDel="00B15A0B" w:rsidRDefault="001D500F" w:rsidP="001D500F">
            <w:pPr>
              <w:pStyle w:val="XML1"/>
              <w:rPr>
                <w:ins w:id="15324" w:author="Thomas Dietz" w:date="2012-08-13T14:23:00Z"/>
                <w:del w:id="15325" w:author="Deepak Bansal (AZURE)" w:date="2012-08-23T21:58:00Z"/>
              </w:rPr>
            </w:pPr>
            <w:ins w:id="15326" w:author="Thomas Dietz" w:date="2012-08-13T14:23:00Z">
              <w:del w:id="15327" w:author="Deepak Bansal (AZURE)" w:date="2012-08-23T21:58:00Z">
                <w:r w:rsidDel="00B15A0B">
                  <w:delText xml:space="preserve">    }</w:delText>
                </w:r>
              </w:del>
            </w:ins>
          </w:p>
          <w:p w14:paraId="393A9D58" w14:textId="4471E31F" w:rsidR="001D500F" w:rsidDel="00B15A0B" w:rsidRDefault="001D500F" w:rsidP="001D500F">
            <w:pPr>
              <w:pStyle w:val="XML1"/>
              <w:rPr>
                <w:ins w:id="15328" w:author="Thomas Dietz" w:date="2012-08-13T14:23:00Z"/>
                <w:del w:id="15329" w:author="Deepak Bansal (AZURE)" w:date="2012-08-23T21:58:00Z"/>
              </w:rPr>
            </w:pPr>
            <w:ins w:id="15330" w:author="Thomas Dietz" w:date="2012-08-13T14:23:00Z">
              <w:del w:id="15331" w:author="Deepak Bansal (AZURE)" w:date="2012-08-23T21:58:00Z">
                <w:r w:rsidDel="00B15A0B">
                  <w:delText xml:space="preserve">    leaf max-rate {</w:delText>
                </w:r>
              </w:del>
            </w:ins>
          </w:p>
          <w:p w14:paraId="18B30480" w14:textId="37F4B8DE" w:rsidR="001D500F" w:rsidDel="00B15A0B" w:rsidRDefault="001D500F" w:rsidP="001D500F">
            <w:pPr>
              <w:pStyle w:val="XML1"/>
              <w:rPr>
                <w:ins w:id="15332" w:author="Thomas Dietz" w:date="2012-08-13T14:23:00Z"/>
                <w:del w:id="15333" w:author="Deepak Bansal (AZURE)" w:date="2012-08-23T21:58:00Z"/>
              </w:rPr>
            </w:pPr>
            <w:ins w:id="15334" w:author="Thomas Dietz" w:date="2012-08-13T14:23:00Z">
              <w:del w:id="15335" w:author="Deepak Bansal (AZURE)" w:date="2012-08-23T21:58:00Z">
                <w:r w:rsidDel="00B15A0B">
                  <w:delText xml:space="preserve">      when "../features/current/rate='other'" {</w:delText>
                </w:r>
              </w:del>
            </w:ins>
          </w:p>
          <w:p w14:paraId="26C05993" w14:textId="36E9443B" w:rsidR="001D500F" w:rsidDel="00B15A0B" w:rsidRDefault="001D500F" w:rsidP="001D500F">
            <w:pPr>
              <w:pStyle w:val="XML1"/>
              <w:rPr>
                <w:ins w:id="15336" w:author="Thomas Dietz" w:date="2012-08-13T14:23:00Z"/>
                <w:del w:id="15337" w:author="Deepak Bansal (AZURE)" w:date="2012-08-23T21:58:00Z"/>
              </w:rPr>
            </w:pPr>
            <w:ins w:id="15338" w:author="Thomas Dietz" w:date="2012-08-13T14:23:00Z">
              <w:del w:id="15339" w:author="Deepak Bansal (AZURE)" w:date="2012-08-23T21:58:00Z">
                <w:r w:rsidDel="00B15A0B">
                  <w:delText xml:space="preserve">        description "This element is only valid if the element rate</w:delText>
                </w:r>
              </w:del>
            </w:ins>
          </w:p>
          <w:p w14:paraId="3C392349" w14:textId="195A6C4F" w:rsidR="001D500F" w:rsidDel="00B15A0B" w:rsidRDefault="001D500F" w:rsidP="001D500F">
            <w:pPr>
              <w:pStyle w:val="XML1"/>
              <w:rPr>
                <w:ins w:id="15340" w:author="Thomas Dietz" w:date="2012-08-13T14:23:00Z"/>
                <w:del w:id="15341" w:author="Deepak Bansal (AZURE)" w:date="2012-08-23T21:58:00Z"/>
              </w:rPr>
            </w:pPr>
            <w:ins w:id="15342" w:author="Thomas Dietz" w:date="2012-08-13T14:23:00Z">
              <w:del w:id="15343" w:author="Deepak Bansal (AZURE)" w:date="2012-08-23T21:58:00Z">
                <w:r w:rsidDel="00B15A0B">
                  <w:delText xml:space="preserve">          of the current features has value 'other'.";</w:delText>
                </w:r>
              </w:del>
            </w:ins>
          </w:p>
          <w:p w14:paraId="770B7AE9" w14:textId="563172A3" w:rsidR="001D500F" w:rsidDel="00B15A0B" w:rsidRDefault="001D500F" w:rsidP="001D500F">
            <w:pPr>
              <w:pStyle w:val="XML1"/>
              <w:rPr>
                <w:ins w:id="15344" w:author="Thomas Dietz" w:date="2012-08-13T14:23:00Z"/>
                <w:del w:id="15345" w:author="Deepak Bansal (AZURE)" w:date="2012-08-23T21:58:00Z"/>
              </w:rPr>
            </w:pPr>
            <w:ins w:id="15346" w:author="Thomas Dietz" w:date="2012-08-13T14:23:00Z">
              <w:del w:id="15347" w:author="Deepak Bansal (AZURE)" w:date="2012-08-23T21:58:00Z">
                <w:r w:rsidDel="00B15A0B">
                  <w:delText xml:space="preserve">      }</w:delText>
                </w:r>
              </w:del>
            </w:ins>
          </w:p>
          <w:p w14:paraId="0E774338" w14:textId="3F33D453" w:rsidR="001D500F" w:rsidDel="00B15A0B" w:rsidRDefault="001D500F" w:rsidP="001D500F">
            <w:pPr>
              <w:pStyle w:val="XML1"/>
              <w:rPr>
                <w:ins w:id="15348" w:author="Thomas Dietz" w:date="2012-08-13T14:23:00Z"/>
                <w:del w:id="15349" w:author="Deepak Bansal (AZURE)" w:date="2012-08-23T21:58:00Z"/>
              </w:rPr>
            </w:pPr>
            <w:ins w:id="15350" w:author="Thomas Dietz" w:date="2012-08-13T14:23:00Z">
              <w:del w:id="15351" w:author="Deepak Bansal (AZURE)" w:date="2012-08-23T21:58:00Z">
                <w:r w:rsidDel="00B15A0B">
                  <w:delText xml:space="preserve">      type uint32;</w:delText>
                </w:r>
              </w:del>
            </w:ins>
          </w:p>
          <w:p w14:paraId="105A7784" w14:textId="40DE786F" w:rsidR="001D500F" w:rsidDel="00B15A0B" w:rsidRDefault="001D500F" w:rsidP="001D500F">
            <w:pPr>
              <w:pStyle w:val="XML1"/>
              <w:rPr>
                <w:ins w:id="15352" w:author="Thomas Dietz" w:date="2012-08-13T14:23:00Z"/>
                <w:del w:id="15353" w:author="Deepak Bansal (AZURE)" w:date="2012-08-23T21:58:00Z"/>
              </w:rPr>
            </w:pPr>
            <w:ins w:id="15354" w:author="Thomas Dietz" w:date="2012-08-13T14:23:00Z">
              <w:del w:id="15355" w:author="Deepak Bansal (AZURE)" w:date="2012-08-23T21:58:00Z">
                <w:r w:rsidDel="00B15A0B">
                  <w:delText xml:space="preserve">      units "kbit/s";</w:delText>
                </w:r>
              </w:del>
            </w:ins>
          </w:p>
          <w:p w14:paraId="79A7B0F5" w14:textId="0778C356" w:rsidR="001D500F" w:rsidDel="00B15A0B" w:rsidRDefault="001D500F" w:rsidP="001D500F">
            <w:pPr>
              <w:pStyle w:val="XML1"/>
              <w:rPr>
                <w:ins w:id="15356" w:author="Thomas Dietz" w:date="2012-08-13T14:23:00Z"/>
                <w:del w:id="15357" w:author="Deepak Bansal (AZURE)" w:date="2012-08-23T21:58:00Z"/>
              </w:rPr>
            </w:pPr>
            <w:ins w:id="15358" w:author="Thomas Dietz" w:date="2012-08-13T14:23:00Z">
              <w:del w:id="15359" w:author="Deepak Bansal (AZURE)" w:date="2012-08-23T21:58:00Z">
                <w:r w:rsidDel="00B15A0B">
                  <w:delText xml:space="preserve">      config false;</w:delText>
                </w:r>
              </w:del>
            </w:ins>
          </w:p>
          <w:p w14:paraId="313C9513" w14:textId="3FFC1A7C" w:rsidR="001D500F" w:rsidDel="00B15A0B" w:rsidRDefault="001D500F" w:rsidP="001D500F">
            <w:pPr>
              <w:pStyle w:val="XML1"/>
              <w:rPr>
                <w:ins w:id="15360" w:author="Thomas Dietz" w:date="2012-08-13T14:23:00Z"/>
                <w:del w:id="15361" w:author="Deepak Bansal (AZURE)" w:date="2012-08-23T21:58:00Z"/>
              </w:rPr>
            </w:pPr>
            <w:ins w:id="15362" w:author="Thomas Dietz" w:date="2012-08-13T14:23:00Z">
              <w:del w:id="15363" w:author="Deepak Bansal (AZURE)" w:date="2012-08-23T21:58:00Z">
                <w:r w:rsidDel="00B15A0B">
                  <w:delText xml:space="preserve">      description "This element indicates the maximum bit rate of </w:delText>
                </w:r>
              </w:del>
            </w:ins>
          </w:p>
          <w:p w14:paraId="7C2FCD4B" w14:textId="625AF2C6" w:rsidR="001D500F" w:rsidDel="00B15A0B" w:rsidRDefault="001D500F" w:rsidP="001D500F">
            <w:pPr>
              <w:pStyle w:val="XML1"/>
              <w:rPr>
                <w:ins w:id="15364" w:author="Thomas Dietz" w:date="2012-08-13T14:23:00Z"/>
                <w:del w:id="15365" w:author="Deepak Bansal (AZURE)" w:date="2012-08-23T21:58:00Z"/>
              </w:rPr>
            </w:pPr>
            <w:ins w:id="15366" w:author="Thomas Dietz" w:date="2012-08-13T14:23:00Z">
              <w:del w:id="15367" w:author="Deepak Bansal (AZURE)" w:date="2012-08-23T21:58:00Z">
                <w:r w:rsidDel="00B15A0B">
                  <w:delText xml:space="preserve">        the port. Its values is to be provided in units of kilobit </w:delText>
                </w:r>
              </w:del>
            </w:ins>
          </w:p>
          <w:p w14:paraId="50E3BCD1" w14:textId="384D1C9E" w:rsidR="001D500F" w:rsidDel="00B15A0B" w:rsidRDefault="001D500F" w:rsidP="001D500F">
            <w:pPr>
              <w:pStyle w:val="XML1"/>
              <w:rPr>
                <w:ins w:id="15368" w:author="Thomas Dietz" w:date="2012-08-13T14:23:00Z"/>
                <w:del w:id="15369" w:author="Deepak Bansal (AZURE)" w:date="2012-08-23T21:58:00Z"/>
              </w:rPr>
            </w:pPr>
            <w:ins w:id="15370" w:author="Thomas Dietz" w:date="2012-08-13T14:23:00Z">
              <w:del w:id="15371" w:author="Deepak Bansal (AZURE)" w:date="2012-08-23T21:58:00Z">
                <w:r w:rsidDel="00B15A0B">
                  <w:delText xml:space="preserve">        per second (kbps). This element is only valid if the </w:delText>
                </w:r>
              </w:del>
            </w:ins>
          </w:p>
          <w:p w14:paraId="4BCF8075" w14:textId="67BBF26D" w:rsidR="001D500F" w:rsidDel="00B15A0B" w:rsidRDefault="001D500F" w:rsidP="001D500F">
            <w:pPr>
              <w:pStyle w:val="XML1"/>
              <w:rPr>
                <w:ins w:id="15372" w:author="Thomas Dietz" w:date="2012-08-13T14:23:00Z"/>
                <w:del w:id="15373" w:author="Deepak Bansal (AZURE)" w:date="2012-08-23T21:58:00Z"/>
              </w:rPr>
            </w:pPr>
            <w:ins w:id="15374" w:author="Thomas Dietz" w:date="2012-08-13T14:23:00Z">
              <w:del w:id="15375" w:author="Deepak Bansal (AZURE)" w:date="2012-08-23T21:58:00Z">
                <w:r w:rsidDel="00B15A0B">
                  <w:delText xml:space="preserve">        element called 'rate' in the current Port Features has a </w:delText>
                </w:r>
              </w:del>
            </w:ins>
          </w:p>
          <w:p w14:paraId="727FDCDF" w14:textId="11421D66" w:rsidR="001D500F" w:rsidDel="00B15A0B" w:rsidRDefault="001D500F" w:rsidP="001D500F">
            <w:pPr>
              <w:pStyle w:val="XML1"/>
              <w:rPr>
                <w:ins w:id="15376" w:author="Thomas Dietz" w:date="2012-08-13T14:23:00Z"/>
                <w:del w:id="15377" w:author="Deepak Bansal (AZURE)" w:date="2012-08-23T21:58:00Z"/>
              </w:rPr>
            </w:pPr>
            <w:ins w:id="15378" w:author="Thomas Dietz" w:date="2012-08-13T14:23:00Z">
              <w:del w:id="15379" w:author="Deepak Bansal (AZURE)" w:date="2012-08-23T21:58:00Z">
                <w:r w:rsidDel="00B15A0B">
                  <w:delText xml:space="preserve">        value of 'other'.</w:delText>
                </w:r>
              </w:del>
            </w:ins>
          </w:p>
          <w:p w14:paraId="2E494515" w14:textId="306E7C17" w:rsidR="001D500F" w:rsidDel="00B15A0B" w:rsidRDefault="001D500F" w:rsidP="001D500F">
            <w:pPr>
              <w:pStyle w:val="XML1"/>
              <w:rPr>
                <w:ins w:id="15380" w:author="Thomas Dietz" w:date="2012-08-13T14:23:00Z"/>
                <w:del w:id="15381" w:author="Deepak Bansal (AZURE)" w:date="2012-08-23T21:58:00Z"/>
              </w:rPr>
            </w:pPr>
          </w:p>
          <w:p w14:paraId="4BEC0A06" w14:textId="7700AE6E" w:rsidR="001D500F" w:rsidDel="00B15A0B" w:rsidRDefault="001D500F" w:rsidP="001D500F">
            <w:pPr>
              <w:pStyle w:val="XML1"/>
              <w:rPr>
                <w:ins w:id="15382" w:author="Thomas Dietz" w:date="2012-08-13T14:23:00Z"/>
                <w:del w:id="15383" w:author="Deepak Bansal (AZURE)" w:date="2012-08-23T21:58:00Z"/>
              </w:rPr>
            </w:pPr>
            <w:ins w:id="15384" w:author="Thomas Dietz" w:date="2012-08-13T14:23:00Z">
              <w:del w:id="15385" w:author="Deepak Bansal (AZURE)" w:date="2012-08-23T21:58:00Z">
                <w:r w:rsidDel="00B15A0B">
                  <w:delText xml:space="preserve">        Since this element is not configurable with the NETCONF</w:delText>
                </w:r>
              </w:del>
            </w:ins>
          </w:p>
          <w:p w14:paraId="39496863" w14:textId="141F0A3D" w:rsidR="001D500F" w:rsidDel="00B15A0B" w:rsidRDefault="001D500F" w:rsidP="001D500F">
            <w:pPr>
              <w:pStyle w:val="XML1"/>
              <w:rPr>
                <w:ins w:id="15386" w:author="Thomas Dietz" w:date="2012-08-13T14:23:00Z"/>
                <w:del w:id="15387" w:author="Deepak Bansal (AZURE)" w:date="2012-08-23T21:58:00Z"/>
              </w:rPr>
            </w:pPr>
            <w:ins w:id="15388" w:author="Thomas Dietz" w:date="2012-08-13T14:23:00Z">
              <w:del w:id="15389" w:author="Deepak Bansal (AZURE)" w:date="2012-08-23T21:58:00Z">
                <w:r w:rsidDel="00B15A0B">
                  <w:delText xml:space="preserve">        protocol it MUST NOT be included in replies to NETCONF</w:delText>
                </w:r>
              </w:del>
            </w:ins>
          </w:p>
          <w:p w14:paraId="5036807F" w14:textId="76C56724" w:rsidR="001D500F" w:rsidDel="00B15A0B" w:rsidRDefault="001D500F" w:rsidP="001D500F">
            <w:pPr>
              <w:pStyle w:val="XML1"/>
              <w:rPr>
                <w:ins w:id="15390" w:author="Thomas Dietz" w:date="2012-08-13T14:23:00Z"/>
                <w:del w:id="15391" w:author="Deepak Bansal (AZURE)" w:date="2012-08-23T21:58:00Z"/>
              </w:rPr>
            </w:pPr>
            <w:ins w:id="15392" w:author="Thomas Dietz" w:date="2012-08-13T14:23:00Z">
              <w:del w:id="15393" w:author="Deepak Bansal (AZURE)" w:date="2012-08-23T21:58:00Z">
                <w:r w:rsidDel="00B15A0B">
                  <w:delText xml:space="preserve">        &lt;get-config&gt; requests.";</w:delText>
                </w:r>
              </w:del>
            </w:ins>
          </w:p>
          <w:p w14:paraId="55EC5C81" w14:textId="7EA87B8C" w:rsidR="001D500F" w:rsidDel="00B15A0B" w:rsidRDefault="001D500F" w:rsidP="001D500F">
            <w:pPr>
              <w:pStyle w:val="XML1"/>
              <w:rPr>
                <w:ins w:id="15394" w:author="Thomas Dietz" w:date="2012-08-13T14:23:00Z"/>
                <w:del w:id="15395" w:author="Deepak Bansal (AZURE)" w:date="2012-08-23T21:58:00Z"/>
              </w:rPr>
            </w:pPr>
            <w:ins w:id="15396" w:author="Thomas Dietz" w:date="2012-08-13T14:23:00Z">
              <w:del w:id="15397" w:author="Deepak Bansal (AZURE)" w:date="2012-08-23T21:58:00Z">
                <w:r w:rsidDel="00B15A0B">
                  <w:delText xml:space="preserve">    }</w:delText>
                </w:r>
              </w:del>
            </w:ins>
          </w:p>
          <w:p w14:paraId="67A5AEEE" w14:textId="199BF230" w:rsidR="001D500F" w:rsidDel="00B15A0B" w:rsidRDefault="001D500F" w:rsidP="001D500F">
            <w:pPr>
              <w:pStyle w:val="XML1"/>
              <w:rPr>
                <w:ins w:id="15398" w:author="Thomas Dietz" w:date="2012-08-13T14:23:00Z"/>
                <w:del w:id="15399" w:author="Deepak Bansal (AZURE)" w:date="2012-08-23T21:58:00Z"/>
              </w:rPr>
            </w:pPr>
            <w:ins w:id="15400" w:author="Thomas Dietz" w:date="2012-08-13T14:23:00Z">
              <w:del w:id="15401" w:author="Deepak Bansal (AZURE)" w:date="2012-08-23T21:58:00Z">
                <w:r w:rsidDel="00B15A0B">
                  <w:delText xml:space="preserve">    container configuration {</w:delText>
                </w:r>
              </w:del>
            </w:ins>
          </w:p>
          <w:p w14:paraId="5A34DA25" w14:textId="3345372F" w:rsidR="001D500F" w:rsidDel="00B15A0B" w:rsidRDefault="001D500F" w:rsidP="001D500F">
            <w:pPr>
              <w:pStyle w:val="XML1"/>
              <w:rPr>
                <w:ins w:id="15402" w:author="Thomas Dietz" w:date="2012-08-13T14:23:00Z"/>
                <w:del w:id="15403" w:author="Deepak Bansal (AZURE)" w:date="2012-08-23T21:58:00Z"/>
              </w:rPr>
            </w:pPr>
            <w:ins w:id="15404" w:author="Thomas Dietz" w:date="2012-08-13T14:23:00Z">
              <w:del w:id="15405" w:author="Deepak Bansal (AZURE)" w:date="2012-08-23T21:58:00Z">
                <w:r w:rsidDel="00B15A0B">
                  <w:delText xml:space="preserve">      description "This element represents the general</w:delText>
                </w:r>
              </w:del>
            </w:ins>
          </w:p>
          <w:p w14:paraId="38A196AF" w14:textId="4A293AB0" w:rsidR="001D500F" w:rsidDel="00B15A0B" w:rsidRDefault="001D500F" w:rsidP="001D500F">
            <w:pPr>
              <w:pStyle w:val="XML1"/>
              <w:rPr>
                <w:ins w:id="15406" w:author="Thomas Dietz" w:date="2012-08-13T14:23:00Z"/>
                <w:del w:id="15407" w:author="Deepak Bansal (AZURE)" w:date="2012-08-23T21:58:00Z"/>
              </w:rPr>
            </w:pPr>
            <w:ins w:id="15408" w:author="Thomas Dietz" w:date="2012-08-13T14:23:00Z">
              <w:del w:id="15409" w:author="Deepak Bansal (AZURE)" w:date="2012-08-23T21:58:00Z">
                <w:r w:rsidDel="00B15A0B">
                  <w:delText xml:space="preserve">        adminitrative configuration of the OpenFlow Port.";</w:delText>
                </w:r>
              </w:del>
            </w:ins>
          </w:p>
          <w:p w14:paraId="2A1E77DD" w14:textId="3A3F17DF" w:rsidR="001D500F" w:rsidDel="00B15A0B" w:rsidRDefault="001D500F" w:rsidP="001D500F">
            <w:pPr>
              <w:pStyle w:val="XML1"/>
              <w:rPr>
                <w:ins w:id="15410" w:author="Thomas Dietz" w:date="2012-08-13T14:23:00Z"/>
                <w:del w:id="15411" w:author="Deepak Bansal (AZURE)" w:date="2012-08-23T21:58:00Z"/>
              </w:rPr>
            </w:pPr>
            <w:ins w:id="15412" w:author="Thomas Dietz" w:date="2012-08-13T14:23:00Z">
              <w:del w:id="15413" w:author="Deepak Bansal (AZURE)" w:date="2012-08-23T21:58:00Z">
                <w:r w:rsidDel="00B15A0B">
                  <w:delText xml:space="preserve">      leaf admin-state {</w:delText>
                </w:r>
              </w:del>
            </w:ins>
          </w:p>
          <w:p w14:paraId="6DE92D47" w14:textId="4F6A98F5" w:rsidR="001D500F" w:rsidDel="00B15A0B" w:rsidRDefault="001D500F" w:rsidP="001D500F">
            <w:pPr>
              <w:pStyle w:val="XML1"/>
              <w:rPr>
                <w:ins w:id="15414" w:author="Thomas Dietz" w:date="2012-08-13T14:23:00Z"/>
                <w:del w:id="15415" w:author="Deepak Bansal (AZURE)" w:date="2012-08-23T21:58:00Z"/>
              </w:rPr>
            </w:pPr>
            <w:ins w:id="15416" w:author="Thomas Dietz" w:date="2012-08-13T14:23:00Z">
              <w:del w:id="15417" w:author="Deepak Bansal (AZURE)" w:date="2012-08-23T21:58:00Z">
                <w:r w:rsidDel="00B15A0B">
                  <w:delText xml:space="preserve">        type OFUpDownStateType;</w:delText>
                </w:r>
              </w:del>
            </w:ins>
          </w:p>
          <w:p w14:paraId="257AEE63" w14:textId="4B7AE385" w:rsidR="001D500F" w:rsidDel="00B15A0B" w:rsidRDefault="001D500F" w:rsidP="001D500F">
            <w:pPr>
              <w:pStyle w:val="XML1"/>
              <w:rPr>
                <w:ins w:id="15418" w:author="Thomas Dietz" w:date="2012-08-13T14:23:00Z"/>
                <w:del w:id="15419" w:author="Deepak Bansal (AZURE)" w:date="2012-08-23T21:58:00Z"/>
              </w:rPr>
            </w:pPr>
            <w:ins w:id="15420" w:author="Thomas Dietz" w:date="2012-08-13T14:23:00Z">
              <w:del w:id="15421" w:author="Deepak Bansal (AZURE)" w:date="2012-08-23T21:58:00Z">
                <w:r w:rsidDel="00B15A0B">
                  <w:delText xml:space="preserve">        default 'up';</w:delText>
                </w:r>
              </w:del>
            </w:ins>
          </w:p>
          <w:p w14:paraId="78180D86" w14:textId="62172691" w:rsidR="001D500F" w:rsidDel="00B15A0B" w:rsidRDefault="001D500F" w:rsidP="001D500F">
            <w:pPr>
              <w:pStyle w:val="XML1"/>
              <w:rPr>
                <w:ins w:id="15422" w:author="Thomas Dietz" w:date="2012-08-13T14:23:00Z"/>
                <w:del w:id="15423" w:author="Deepak Bansal (AZURE)" w:date="2012-08-23T21:58:00Z"/>
              </w:rPr>
            </w:pPr>
            <w:ins w:id="15424" w:author="Thomas Dietz" w:date="2012-08-13T14:23:00Z">
              <w:del w:id="15425" w:author="Deepak Bansal (AZURE)" w:date="2012-08-23T21:58:00Z">
                <w:r w:rsidDel="00B15A0B">
                  <w:delText xml:space="preserve">        description "The administrative state of the port.  If</w:delText>
                </w:r>
              </w:del>
            </w:ins>
          </w:p>
          <w:p w14:paraId="4DCBCB69" w14:textId="131617C0" w:rsidR="001D500F" w:rsidDel="00B15A0B" w:rsidRDefault="001D500F" w:rsidP="001D500F">
            <w:pPr>
              <w:pStyle w:val="XML1"/>
              <w:rPr>
                <w:ins w:id="15426" w:author="Thomas Dietz" w:date="2012-08-13T14:23:00Z"/>
                <w:del w:id="15427" w:author="Deepak Bansal (AZURE)" w:date="2012-08-23T21:58:00Z"/>
              </w:rPr>
            </w:pPr>
            <w:ins w:id="15428" w:author="Thomas Dietz" w:date="2012-08-13T14:23:00Z">
              <w:del w:id="15429" w:author="Deepak Bansal (AZURE)" w:date="2012-08-23T21:58:00Z">
                <w:r w:rsidDel="00B15A0B">
                  <w:delText xml:space="preserve">          true, the port has been administratively brought down and</w:delText>
                </w:r>
              </w:del>
            </w:ins>
          </w:p>
          <w:p w14:paraId="1E474D0B" w14:textId="16E25610" w:rsidR="001D500F" w:rsidDel="00B15A0B" w:rsidRDefault="001D500F" w:rsidP="001D500F">
            <w:pPr>
              <w:pStyle w:val="XML1"/>
              <w:rPr>
                <w:ins w:id="15430" w:author="Thomas Dietz" w:date="2012-08-13T14:23:00Z"/>
                <w:del w:id="15431" w:author="Deepak Bansal (AZURE)" w:date="2012-08-23T21:58:00Z"/>
              </w:rPr>
            </w:pPr>
            <w:ins w:id="15432" w:author="Thomas Dietz" w:date="2012-08-13T14:23:00Z">
              <w:del w:id="15433" w:author="Deepak Bansal (AZURE)" w:date="2012-08-23T21:58:00Z">
                <w:r w:rsidDel="00B15A0B">
                  <w:delText xml:space="preserve">          SHOULD not be used by OpenFlow.</w:delText>
                </w:r>
              </w:del>
            </w:ins>
          </w:p>
          <w:p w14:paraId="306366EE" w14:textId="040C5C50" w:rsidR="001D500F" w:rsidDel="00B15A0B" w:rsidRDefault="001D500F" w:rsidP="001D500F">
            <w:pPr>
              <w:pStyle w:val="XML1"/>
              <w:rPr>
                <w:ins w:id="15434" w:author="Thomas Dietz" w:date="2012-08-13T14:23:00Z"/>
                <w:del w:id="15435" w:author="Deepak Bansal (AZURE)" w:date="2012-08-23T21:58:00Z"/>
              </w:rPr>
            </w:pPr>
          </w:p>
          <w:p w14:paraId="70707A52" w14:textId="0E9A6EA7" w:rsidR="001D500F" w:rsidDel="00B15A0B" w:rsidRDefault="001D500F" w:rsidP="001D500F">
            <w:pPr>
              <w:pStyle w:val="XML1"/>
              <w:rPr>
                <w:ins w:id="15436" w:author="Thomas Dietz" w:date="2012-08-13T14:23:00Z"/>
                <w:del w:id="15437" w:author="Deepak Bansal (AZURE)" w:date="2012-08-23T21:58:00Z"/>
              </w:rPr>
            </w:pPr>
            <w:ins w:id="15438" w:author="Thomas Dietz" w:date="2012-08-13T14:23:00Z">
              <w:del w:id="15439" w:author="Deepak Bansal (AZURE)" w:date="2012-08-23T21:58:00Z">
                <w:r w:rsidDel="00B15A0B">
                  <w:delText xml:space="preserve">          This element is optional. If this element is not present</w:delText>
                </w:r>
              </w:del>
            </w:ins>
          </w:p>
          <w:p w14:paraId="26118F08" w14:textId="3DF29F3F" w:rsidR="001D500F" w:rsidDel="00B15A0B" w:rsidRDefault="001D500F" w:rsidP="001D500F">
            <w:pPr>
              <w:pStyle w:val="XML1"/>
              <w:rPr>
                <w:ins w:id="15440" w:author="Thomas Dietz" w:date="2012-08-13T14:23:00Z"/>
                <w:del w:id="15441" w:author="Deepak Bansal (AZURE)" w:date="2012-08-23T21:58:00Z"/>
              </w:rPr>
            </w:pPr>
            <w:ins w:id="15442" w:author="Thomas Dietz" w:date="2012-08-13T14:23:00Z">
              <w:del w:id="15443" w:author="Deepak Bansal (AZURE)" w:date="2012-08-23T21:58:00Z">
                <w:r w:rsidDel="00B15A0B">
                  <w:delText xml:space="preserve">          it defaults to 'up'.";</w:delText>
                </w:r>
              </w:del>
            </w:ins>
          </w:p>
          <w:p w14:paraId="0AA8E752" w14:textId="21FD6E54" w:rsidR="001D500F" w:rsidDel="00B15A0B" w:rsidRDefault="001D500F" w:rsidP="001D500F">
            <w:pPr>
              <w:pStyle w:val="XML1"/>
              <w:rPr>
                <w:ins w:id="15444" w:author="Thomas Dietz" w:date="2012-08-13T14:23:00Z"/>
                <w:del w:id="15445" w:author="Deepak Bansal (AZURE)" w:date="2012-08-23T21:58:00Z"/>
              </w:rPr>
            </w:pPr>
            <w:ins w:id="15446" w:author="Thomas Dietz" w:date="2012-08-13T14:23:00Z">
              <w:del w:id="15447" w:author="Deepak Bansal (AZURE)" w:date="2012-08-23T21:58:00Z">
                <w:r w:rsidDel="00B15A0B">
                  <w:delText xml:space="preserve">      }</w:delText>
                </w:r>
              </w:del>
            </w:ins>
          </w:p>
          <w:p w14:paraId="0CBEFE39" w14:textId="102D67AA" w:rsidR="001D500F" w:rsidDel="00B15A0B" w:rsidRDefault="001D500F" w:rsidP="001D500F">
            <w:pPr>
              <w:pStyle w:val="XML1"/>
              <w:rPr>
                <w:ins w:id="15448" w:author="Thomas Dietz" w:date="2012-08-13T14:23:00Z"/>
                <w:del w:id="15449" w:author="Deepak Bansal (AZURE)" w:date="2012-08-23T21:58:00Z"/>
              </w:rPr>
            </w:pPr>
            <w:ins w:id="15450" w:author="Thomas Dietz" w:date="2012-08-13T14:23:00Z">
              <w:del w:id="15451" w:author="Deepak Bansal (AZURE)" w:date="2012-08-23T21:58:00Z">
                <w:r w:rsidDel="00B15A0B">
                  <w:delText xml:space="preserve">      leaf no-receive {</w:delText>
                </w:r>
              </w:del>
            </w:ins>
          </w:p>
          <w:p w14:paraId="162B847C" w14:textId="35BA574E" w:rsidR="001D500F" w:rsidDel="00B15A0B" w:rsidRDefault="001D500F" w:rsidP="001D500F">
            <w:pPr>
              <w:pStyle w:val="XML1"/>
              <w:rPr>
                <w:ins w:id="15452" w:author="Thomas Dietz" w:date="2012-08-13T14:23:00Z"/>
                <w:del w:id="15453" w:author="Deepak Bansal (AZURE)" w:date="2012-08-23T21:58:00Z"/>
              </w:rPr>
            </w:pPr>
            <w:ins w:id="15454" w:author="Thomas Dietz" w:date="2012-08-13T14:23:00Z">
              <w:del w:id="15455" w:author="Deepak Bansal (AZURE)" w:date="2012-08-23T21:58:00Z">
                <w:r w:rsidDel="00B15A0B">
                  <w:delText xml:space="preserve">        type boolean;</w:delText>
                </w:r>
              </w:del>
            </w:ins>
          </w:p>
          <w:p w14:paraId="1E86503B" w14:textId="3F7C3E1E" w:rsidR="001D500F" w:rsidDel="00B15A0B" w:rsidRDefault="001D500F" w:rsidP="001D500F">
            <w:pPr>
              <w:pStyle w:val="XML1"/>
              <w:rPr>
                <w:ins w:id="15456" w:author="Thomas Dietz" w:date="2012-08-13T14:23:00Z"/>
                <w:del w:id="15457" w:author="Deepak Bansal (AZURE)" w:date="2012-08-23T21:58:00Z"/>
              </w:rPr>
            </w:pPr>
            <w:ins w:id="15458" w:author="Thomas Dietz" w:date="2012-08-13T14:23:00Z">
              <w:del w:id="15459" w:author="Deepak Bansal (AZURE)" w:date="2012-08-23T21:58:00Z">
                <w:r w:rsidDel="00B15A0B">
                  <w:delText xml:space="preserve">        default false;</w:delText>
                </w:r>
              </w:del>
            </w:ins>
          </w:p>
          <w:p w14:paraId="21C0B057" w14:textId="58C19FDB" w:rsidR="001D500F" w:rsidDel="00B15A0B" w:rsidRDefault="001D500F" w:rsidP="001D500F">
            <w:pPr>
              <w:pStyle w:val="XML1"/>
              <w:rPr>
                <w:ins w:id="15460" w:author="Thomas Dietz" w:date="2012-08-13T14:23:00Z"/>
                <w:del w:id="15461" w:author="Deepak Bansal (AZURE)" w:date="2012-08-23T21:58:00Z"/>
              </w:rPr>
            </w:pPr>
            <w:ins w:id="15462" w:author="Thomas Dietz" w:date="2012-08-13T14:23:00Z">
              <w:del w:id="15463" w:author="Deepak Bansal (AZURE)" w:date="2012-08-23T21:58:00Z">
                <w:r w:rsidDel="00B15A0B">
                  <w:delText xml:space="preserve">        description "If true, packets received at this OpenFlow</w:delText>
                </w:r>
              </w:del>
            </w:ins>
          </w:p>
          <w:p w14:paraId="7839C953" w14:textId="07249DB8" w:rsidR="001D500F" w:rsidDel="00B15A0B" w:rsidRDefault="001D500F" w:rsidP="001D500F">
            <w:pPr>
              <w:pStyle w:val="XML1"/>
              <w:rPr>
                <w:ins w:id="15464" w:author="Thomas Dietz" w:date="2012-08-13T14:23:00Z"/>
                <w:del w:id="15465" w:author="Deepak Bansal (AZURE)" w:date="2012-08-23T21:58:00Z"/>
              </w:rPr>
            </w:pPr>
            <w:ins w:id="15466" w:author="Thomas Dietz" w:date="2012-08-13T14:23:00Z">
              <w:del w:id="15467" w:author="Deepak Bansal (AZURE)" w:date="2012-08-23T21:58:00Z">
                <w:r w:rsidDel="00B15A0B">
                  <w:delText xml:space="preserve">          port SHOULD be dropped.</w:delText>
                </w:r>
              </w:del>
            </w:ins>
          </w:p>
          <w:p w14:paraId="5BED7F8B" w14:textId="22C356E4" w:rsidR="001D500F" w:rsidDel="00B15A0B" w:rsidRDefault="001D500F" w:rsidP="001D500F">
            <w:pPr>
              <w:pStyle w:val="XML1"/>
              <w:rPr>
                <w:ins w:id="15468" w:author="Thomas Dietz" w:date="2012-08-13T14:23:00Z"/>
                <w:del w:id="15469" w:author="Deepak Bansal (AZURE)" w:date="2012-08-23T21:58:00Z"/>
              </w:rPr>
            </w:pPr>
          </w:p>
          <w:p w14:paraId="4142E438" w14:textId="1CB32537" w:rsidR="001D500F" w:rsidDel="00B15A0B" w:rsidRDefault="001D500F" w:rsidP="001D500F">
            <w:pPr>
              <w:pStyle w:val="XML1"/>
              <w:rPr>
                <w:ins w:id="15470" w:author="Thomas Dietz" w:date="2012-08-13T14:23:00Z"/>
                <w:del w:id="15471" w:author="Deepak Bansal (AZURE)" w:date="2012-08-23T21:58:00Z"/>
              </w:rPr>
            </w:pPr>
            <w:ins w:id="15472" w:author="Thomas Dietz" w:date="2012-08-13T14:23:00Z">
              <w:del w:id="15473" w:author="Deepak Bansal (AZURE)" w:date="2012-08-23T21:58:00Z">
                <w:r w:rsidDel="00B15A0B">
                  <w:delText xml:space="preserve">          This element is optional. If this element is not present</w:delText>
                </w:r>
              </w:del>
            </w:ins>
          </w:p>
          <w:p w14:paraId="3E3A0153" w14:textId="776706E9" w:rsidR="001D500F" w:rsidDel="00B15A0B" w:rsidRDefault="001D500F" w:rsidP="001D500F">
            <w:pPr>
              <w:pStyle w:val="XML1"/>
              <w:rPr>
                <w:ins w:id="15474" w:author="Thomas Dietz" w:date="2012-08-13T14:23:00Z"/>
                <w:del w:id="15475" w:author="Deepak Bansal (AZURE)" w:date="2012-08-23T21:58:00Z"/>
              </w:rPr>
            </w:pPr>
            <w:ins w:id="15476" w:author="Thomas Dietz" w:date="2012-08-13T14:23:00Z">
              <w:del w:id="15477" w:author="Deepak Bansal (AZURE)" w:date="2012-08-23T21:58:00Z">
                <w:r w:rsidDel="00B15A0B">
                  <w:delText xml:space="preserve">          it defaults to 'false'.";</w:delText>
                </w:r>
              </w:del>
            </w:ins>
          </w:p>
          <w:p w14:paraId="5251A3D8" w14:textId="5E2236ED" w:rsidR="001D500F" w:rsidDel="00B15A0B" w:rsidRDefault="001D500F" w:rsidP="001D500F">
            <w:pPr>
              <w:pStyle w:val="XML1"/>
              <w:rPr>
                <w:ins w:id="15478" w:author="Thomas Dietz" w:date="2012-08-13T14:23:00Z"/>
                <w:del w:id="15479" w:author="Deepak Bansal (AZURE)" w:date="2012-08-23T21:58:00Z"/>
              </w:rPr>
            </w:pPr>
            <w:ins w:id="15480" w:author="Thomas Dietz" w:date="2012-08-13T14:23:00Z">
              <w:del w:id="15481" w:author="Deepak Bansal (AZURE)" w:date="2012-08-23T21:58:00Z">
                <w:r w:rsidDel="00B15A0B">
                  <w:delText xml:space="preserve">      }</w:delText>
                </w:r>
              </w:del>
            </w:ins>
          </w:p>
          <w:p w14:paraId="21077561" w14:textId="223BEA78" w:rsidR="001D500F" w:rsidDel="00B15A0B" w:rsidRDefault="001D500F" w:rsidP="001D500F">
            <w:pPr>
              <w:pStyle w:val="XML1"/>
              <w:rPr>
                <w:ins w:id="15482" w:author="Thomas Dietz" w:date="2012-08-13T14:23:00Z"/>
                <w:del w:id="15483" w:author="Deepak Bansal (AZURE)" w:date="2012-08-23T21:58:00Z"/>
              </w:rPr>
            </w:pPr>
            <w:ins w:id="15484" w:author="Thomas Dietz" w:date="2012-08-13T14:23:00Z">
              <w:del w:id="15485" w:author="Deepak Bansal (AZURE)" w:date="2012-08-23T21:58:00Z">
                <w:r w:rsidDel="00B15A0B">
                  <w:delText xml:space="preserve">      leaf no-forward {</w:delText>
                </w:r>
              </w:del>
            </w:ins>
          </w:p>
          <w:p w14:paraId="362ED0E6" w14:textId="379C9E76" w:rsidR="001D500F" w:rsidDel="00B15A0B" w:rsidRDefault="001D500F" w:rsidP="001D500F">
            <w:pPr>
              <w:pStyle w:val="XML1"/>
              <w:rPr>
                <w:ins w:id="15486" w:author="Thomas Dietz" w:date="2012-08-13T14:23:00Z"/>
                <w:del w:id="15487" w:author="Deepak Bansal (AZURE)" w:date="2012-08-23T21:58:00Z"/>
              </w:rPr>
            </w:pPr>
            <w:ins w:id="15488" w:author="Thomas Dietz" w:date="2012-08-13T14:23:00Z">
              <w:del w:id="15489" w:author="Deepak Bansal (AZURE)" w:date="2012-08-23T21:58:00Z">
                <w:r w:rsidDel="00B15A0B">
                  <w:delText xml:space="preserve">        type boolean;</w:delText>
                </w:r>
              </w:del>
            </w:ins>
          </w:p>
          <w:p w14:paraId="3D10C60C" w14:textId="26AF0E3A" w:rsidR="001D500F" w:rsidDel="00B15A0B" w:rsidRDefault="001D500F" w:rsidP="001D500F">
            <w:pPr>
              <w:pStyle w:val="XML1"/>
              <w:rPr>
                <w:ins w:id="15490" w:author="Thomas Dietz" w:date="2012-08-13T14:23:00Z"/>
                <w:del w:id="15491" w:author="Deepak Bansal (AZURE)" w:date="2012-08-23T21:58:00Z"/>
              </w:rPr>
            </w:pPr>
            <w:ins w:id="15492" w:author="Thomas Dietz" w:date="2012-08-13T14:23:00Z">
              <w:del w:id="15493" w:author="Deepak Bansal (AZURE)" w:date="2012-08-23T21:58:00Z">
                <w:r w:rsidDel="00B15A0B">
                  <w:delText xml:space="preserve">        default false;</w:delText>
                </w:r>
              </w:del>
            </w:ins>
          </w:p>
          <w:p w14:paraId="478A8091" w14:textId="2EC3504F" w:rsidR="001D500F" w:rsidDel="00B15A0B" w:rsidRDefault="001D500F" w:rsidP="001D500F">
            <w:pPr>
              <w:pStyle w:val="XML1"/>
              <w:rPr>
                <w:ins w:id="15494" w:author="Thomas Dietz" w:date="2012-08-13T14:23:00Z"/>
                <w:del w:id="15495" w:author="Deepak Bansal (AZURE)" w:date="2012-08-23T21:58:00Z"/>
              </w:rPr>
            </w:pPr>
            <w:ins w:id="15496" w:author="Thomas Dietz" w:date="2012-08-13T14:23:00Z">
              <w:del w:id="15497" w:author="Deepak Bansal (AZURE)" w:date="2012-08-23T21:58:00Z">
                <w:r w:rsidDel="00B15A0B">
                  <w:delText xml:space="preserve">        description "If true, packets forwarded to this OpenFlow</w:delText>
                </w:r>
              </w:del>
            </w:ins>
          </w:p>
          <w:p w14:paraId="27731C16" w14:textId="31E076A4" w:rsidR="001D500F" w:rsidDel="00B15A0B" w:rsidRDefault="001D500F" w:rsidP="001D500F">
            <w:pPr>
              <w:pStyle w:val="XML1"/>
              <w:rPr>
                <w:ins w:id="15498" w:author="Thomas Dietz" w:date="2012-08-13T14:23:00Z"/>
                <w:del w:id="15499" w:author="Deepak Bansal (AZURE)" w:date="2012-08-23T21:58:00Z"/>
              </w:rPr>
            </w:pPr>
            <w:ins w:id="15500" w:author="Thomas Dietz" w:date="2012-08-13T14:23:00Z">
              <w:del w:id="15501" w:author="Deepak Bansal (AZURE)" w:date="2012-08-23T21:58:00Z">
                <w:r w:rsidDel="00B15A0B">
                  <w:delText xml:space="preserve">          port SHOULD be dropped.</w:delText>
                </w:r>
              </w:del>
            </w:ins>
          </w:p>
          <w:p w14:paraId="06093091" w14:textId="0B343996" w:rsidR="001D500F" w:rsidDel="00B15A0B" w:rsidRDefault="001D500F" w:rsidP="001D500F">
            <w:pPr>
              <w:pStyle w:val="XML1"/>
              <w:rPr>
                <w:ins w:id="15502" w:author="Thomas Dietz" w:date="2012-08-13T14:23:00Z"/>
                <w:del w:id="15503" w:author="Deepak Bansal (AZURE)" w:date="2012-08-23T21:58:00Z"/>
              </w:rPr>
            </w:pPr>
          </w:p>
          <w:p w14:paraId="2998E379" w14:textId="13F050E9" w:rsidR="001D500F" w:rsidDel="00B15A0B" w:rsidRDefault="001D500F" w:rsidP="001D500F">
            <w:pPr>
              <w:pStyle w:val="XML1"/>
              <w:rPr>
                <w:ins w:id="15504" w:author="Thomas Dietz" w:date="2012-08-13T14:23:00Z"/>
                <w:del w:id="15505" w:author="Deepak Bansal (AZURE)" w:date="2012-08-23T21:58:00Z"/>
              </w:rPr>
            </w:pPr>
            <w:ins w:id="15506" w:author="Thomas Dietz" w:date="2012-08-13T14:23:00Z">
              <w:del w:id="15507" w:author="Deepak Bansal (AZURE)" w:date="2012-08-23T21:58:00Z">
                <w:r w:rsidDel="00B15A0B">
                  <w:delText xml:space="preserve">          This element is optional. If this element is not present</w:delText>
                </w:r>
              </w:del>
            </w:ins>
          </w:p>
          <w:p w14:paraId="695B66A8" w14:textId="51B8941A" w:rsidR="001D500F" w:rsidDel="00B15A0B" w:rsidRDefault="001D500F" w:rsidP="001D500F">
            <w:pPr>
              <w:pStyle w:val="XML1"/>
              <w:rPr>
                <w:ins w:id="15508" w:author="Thomas Dietz" w:date="2012-08-13T14:23:00Z"/>
                <w:del w:id="15509" w:author="Deepak Bansal (AZURE)" w:date="2012-08-23T21:58:00Z"/>
              </w:rPr>
            </w:pPr>
            <w:ins w:id="15510" w:author="Thomas Dietz" w:date="2012-08-13T14:23:00Z">
              <w:del w:id="15511" w:author="Deepak Bansal (AZURE)" w:date="2012-08-23T21:58:00Z">
                <w:r w:rsidDel="00B15A0B">
                  <w:delText xml:space="preserve">          it defaults to 'false'.";</w:delText>
                </w:r>
              </w:del>
            </w:ins>
          </w:p>
          <w:p w14:paraId="727E22BB" w14:textId="49CE0123" w:rsidR="001D500F" w:rsidDel="00B15A0B" w:rsidRDefault="001D500F" w:rsidP="001D500F">
            <w:pPr>
              <w:pStyle w:val="XML1"/>
              <w:rPr>
                <w:ins w:id="15512" w:author="Thomas Dietz" w:date="2012-08-13T14:23:00Z"/>
                <w:del w:id="15513" w:author="Deepak Bansal (AZURE)" w:date="2012-08-23T21:58:00Z"/>
              </w:rPr>
            </w:pPr>
            <w:ins w:id="15514" w:author="Thomas Dietz" w:date="2012-08-13T14:23:00Z">
              <w:del w:id="15515" w:author="Deepak Bansal (AZURE)" w:date="2012-08-23T21:58:00Z">
                <w:r w:rsidDel="00B15A0B">
                  <w:delText xml:space="preserve">      }</w:delText>
                </w:r>
              </w:del>
            </w:ins>
          </w:p>
          <w:p w14:paraId="6C0748C2" w14:textId="68CC19BD" w:rsidR="001D500F" w:rsidDel="00B15A0B" w:rsidRDefault="001D500F" w:rsidP="001D500F">
            <w:pPr>
              <w:pStyle w:val="XML1"/>
              <w:rPr>
                <w:ins w:id="15516" w:author="Thomas Dietz" w:date="2012-08-13T14:23:00Z"/>
                <w:del w:id="15517" w:author="Deepak Bansal (AZURE)" w:date="2012-08-23T21:58:00Z"/>
              </w:rPr>
            </w:pPr>
            <w:ins w:id="15518" w:author="Thomas Dietz" w:date="2012-08-13T14:23:00Z">
              <w:del w:id="15519" w:author="Deepak Bansal (AZURE)" w:date="2012-08-23T21:58:00Z">
                <w:r w:rsidDel="00B15A0B">
                  <w:delText xml:space="preserve">      leaf no-packet-in {</w:delText>
                </w:r>
              </w:del>
            </w:ins>
          </w:p>
          <w:p w14:paraId="6E7F18CF" w14:textId="3687B82F" w:rsidR="001D500F" w:rsidDel="00B15A0B" w:rsidRDefault="001D500F" w:rsidP="001D500F">
            <w:pPr>
              <w:pStyle w:val="XML1"/>
              <w:rPr>
                <w:ins w:id="15520" w:author="Thomas Dietz" w:date="2012-08-13T14:23:00Z"/>
                <w:del w:id="15521" w:author="Deepak Bansal (AZURE)" w:date="2012-08-23T21:58:00Z"/>
              </w:rPr>
            </w:pPr>
            <w:ins w:id="15522" w:author="Thomas Dietz" w:date="2012-08-13T14:23:00Z">
              <w:del w:id="15523" w:author="Deepak Bansal (AZURE)" w:date="2012-08-23T21:58:00Z">
                <w:r w:rsidDel="00B15A0B">
                  <w:delText xml:space="preserve">        type boolean;</w:delText>
                </w:r>
              </w:del>
            </w:ins>
          </w:p>
          <w:p w14:paraId="1CE7B16A" w14:textId="32301D18" w:rsidR="001D500F" w:rsidDel="00B15A0B" w:rsidRDefault="001D500F" w:rsidP="001D500F">
            <w:pPr>
              <w:pStyle w:val="XML1"/>
              <w:rPr>
                <w:ins w:id="15524" w:author="Thomas Dietz" w:date="2012-08-13T14:23:00Z"/>
                <w:del w:id="15525" w:author="Deepak Bansal (AZURE)" w:date="2012-08-23T21:58:00Z"/>
              </w:rPr>
            </w:pPr>
            <w:ins w:id="15526" w:author="Thomas Dietz" w:date="2012-08-13T14:23:00Z">
              <w:del w:id="15527" w:author="Deepak Bansal (AZURE)" w:date="2012-08-23T21:58:00Z">
                <w:r w:rsidDel="00B15A0B">
                  <w:delText xml:space="preserve">        default false;</w:delText>
                </w:r>
              </w:del>
            </w:ins>
          </w:p>
          <w:p w14:paraId="7F8DFEDA" w14:textId="6DA557BF" w:rsidR="001D500F" w:rsidDel="00B15A0B" w:rsidRDefault="001D500F" w:rsidP="001D500F">
            <w:pPr>
              <w:pStyle w:val="XML1"/>
              <w:rPr>
                <w:ins w:id="15528" w:author="Thomas Dietz" w:date="2012-08-13T14:23:00Z"/>
                <w:del w:id="15529" w:author="Deepak Bansal (AZURE)" w:date="2012-08-23T21:58:00Z"/>
              </w:rPr>
            </w:pPr>
            <w:ins w:id="15530" w:author="Thomas Dietz" w:date="2012-08-13T14:23:00Z">
              <w:del w:id="15531" w:author="Deepak Bansal (AZURE)" w:date="2012-08-23T21:58:00Z">
                <w:r w:rsidDel="00B15A0B">
                  <w:delText xml:space="preserve">        description "If true, packets received on that port that </w:delText>
                </w:r>
              </w:del>
            </w:ins>
          </w:p>
          <w:p w14:paraId="0576FF1D" w14:textId="1E47900D" w:rsidR="001D500F" w:rsidDel="00B15A0B" w:rsidRDefault="001D500F" w:rsidP="001D500F">
            <w:pPr>
              <w:pStyle w:val="XML1"/>
              <w:rPr>
                <w:ins w:id="15532" w:author="Thomas Dietz" w:date="2012-08-13T14:23:00Z"/>
                <w:del w:id="15533" w:author="Deepak Bansal (AZURE)" w:date="2012-08-23T21:58:00Z"/>
              </w:rPr>
            </w:pPr>
            <w:ins w:id="15534" w:author="Thomas Dietz" w:date="2012-08-13T14:23:00Z">
              <w:del w:id="15535" w:author="Deepak Bansal (AZURE)" w:date="2012-08-23T21:58:00Z">
                <w:r w:rsidDel="00B15A0B">
                  <w:delText xml:space="preserve">          generate a table miss should never trigger a packet-in </w:delText>
                </w:r>
              </w:del>
            </w:ins>
          </w:p>
          <w:p w14:paraId="4125B00F" w14:textId="2A7ED230" w:rsidR="001D500F" w:rsidDel="00B15A0B" w:rsidRDefault="001D500F" w:rsidP="001D500F">
            <w:pPr>
              <w:pStyle w:val="XML1"/>
              <w:rPr>
                <w:ins w:id="15536" w:author="Thomas Dietz" w:date="2012-08-13T14:23:00Z"/>
                <w:del w:id="15537" w:author="Deepak Bansal (AZURE)" w:date="2012-08-23T21:58:00Z"/>
              </w:rPr>
            </w:pPr>
            <w:ins w:id="15538" w:author="Thomas Dietz" w:date="2012-08-13T14:23:00Z">
              <w:del w:id="15539" w:author="Deepak Bansal (AZURE)" w:date="2012-08-23T21:58:00Z">
                <w:r w:rsidDel="00B15A0B">
                  <w:delText xml:space="preserve">          message to the OpenFlow Controller.</w:delText>
                </w:r>
              </w:del>
            </w:ins>
          </w:p>
          <w:p w14:paraId="5DE015F3" w14:textId="5E524B29" w:rsidR="001D500F" w:rsidDel="00B15A0B" w:rsidRDefault="001D500F" w:rsidP="001D500F">
            <w:pPr>
              <w:pStyle w:val="XML1"/>
              <w:rPr>
                <w:ins w:id="15540" w:author="Thomas Dietz" w:date="2012-08-13T14:23:00Z"/>
                <w:del w:id="15541" w:author="Deepak Bansal (AZURE)" w:date="2012-08-23T21:58:00Z"/>
              </w:rPr>
            </w:pPr>
          </w:p>
          <w:p w14:paraId="78B6F7B2" w14:textId="09461562" w:rsidR="001D500F" w:rsidDel="00B15A0B" w:rsidRDefault="001D500F" w:rsidP="001D500F">
            <w:pPr>
              <w:pStyle w:val="XML1"/>
              <w:rPr>
                <w:ins w:id="15542" w:author="Thomas Dietz" w:date="2012-08-13T14:23:00Z"/>
                <w:del w:id="15543" w:author="Deepak Bansal (AZURE)" w:date="2012-08-23T21:58:00Z"/>
              </w:rPr>
            </w:pPr>
            <w:ins w:id="15544" w:author="Thomas Dietz" w:date="2012-08-13T14:23:00Z">
              <w:del w:id="15545" w:author="Deepak Bansal (AZURE)" w:date="2012-08-23T21:58:00Z">
                <w:r w:rsidDel="00B15A0B">
                  <w:delText xml:space="preserve">          This element is optional. If this element is not present</w:delText>
                </w:r>
              </w:del>
            </w:ins>
          </w:p>
          <w:p w14:paraId="1E496180" w14:textId="3769EBD9" w:rsidR="001D500F" w:rsidDel="00B15A0B" w:rsidRDefault="001D500F" w:rsidP="001D500F">
            <w:pPr>
              <w:pStyle w:val="XML1"/>
              <w:rPr>
                <w:ins w:id="15546" w:author="Thomas Dietz" w:date="2012-08-13T14:23:00Z"/>
                <w:del w:id="15547" w:author="Deepak Bansal (AZURE)" w:date="2012-08-23T21:58:00Z"/>
              </w:rPr>
            </w:pPr>
            <w:ins w:id="15548" w:author="Thomas Dietz" w:date="2012-08-13T14:23:00Z">
              <w:del w:id="15549" w:author="Deepak Bansal (AZURE)" w:date="2012-08-23T21:58:00Z">
                <w:r w:rsidDel="00B15A0B">
                  <w:delText xml:space="preserve">          it defaults to 'false'.";</w:delText>
                </w:r>
              </w:del>
            </w:ins>
          </w:p>
          <w:p w14:paraId="002E2C51" w14:textId="4118B754" w:rsidR="001D500F" w:rsidDel="00B15A0B" w:rsidRDefault="001D500F" w:rsidP="001D500F">
            <w:pPr>
              <w:pStyle w:val="XML1"/>
              <w:rPr>
                <w:ins w:id="15550" w:author="Thomas Dietz" w:date="2012-08-13T14:23:00Z"/>
                <w:del w:id="15551" w:author="Deepak Bansal (AZURE)" w:date="2012-08-23T21:58:00Z"/>
              </w:rPr>
            </w:pPr>
            <w:ins w:id="15552" w:author="Thomas Dietz" w:date="2012-08-13T14:23:00Z">
              <w:del w:id="15553" w:author="Deepak Bansal (AZURE)" w:date="2012-08-23T21:58:00Z">
                <w:r w:rsidDel="00B15A0B">
                  <w:delText xml:space="preserve">      }</w:delText>
                </w:r>
              </w:del>
            </w:ins>
          </w:p>
          <w:p w14:paraId="0666D77A" w14:textId="1D781F5F" w:rsidR="001D500F" w:rsidDel="00B15A0B" w:rsidRDefault="001D500F" w:rsidP="001D500F">
            <w:pPr>
              <w:pStyle w:val="XML1"/>
              <w:rPr>
                <w:ins w:id="15554" w:author="Thomas Dietz" w:date="2012-08-13T14:23:00Z"/>
                <w:del w:id="15555" w:author="Deepak Bansal (AZURE)" w:date="2012-08-23T21:58:00Z"/>
              </w:rPr>
            </w:pPr>
            <w:ins w:id="15556" w:author="Thomas Dietz" w:date="2012-08-13T14:23:00Z">
              <w:del w:id="15557" w:author="Deepak Bansal (AZURE)" w:date="2012-08-23T21:58:00Z">
                <w:r w:rsidDel="00B15A0B">
                  <w:delText xml:space="preserve">    }</w:delText>
                </w:r>
              </w:del>
            </w:ins>
          </w:p>
          <w:p w14:paraId="326511B4" w14:textId="6A6EBA20" w:rsidR="001D500F" w:rsidDel="00B15A0B" w:rsidRDefault="001D500F" w:rsidP="001D500F">
            <w:pPr>
              <w:pStyle w:val="XML1"/>
              <w:rPr>
                <w:ins w:id="15558" w:author="Thomas Dietz" w:date="2012-08-13T14:23:00Z"/>
                <w:del w:id="15559" w:author="Deepak Bansal (AZURE)" w:date="2012-08-23T21:58:00Z"/>
              </w:rPr>
            </w:pPr>
            <w:ins w:id="15560" w:author="Thomas Dietz" w:date="2012-08-13T14:23:00Z">
              <w:del w:id="15561" w:author="Deepak Bansal (AZURE)" w:date="2012-08-23T21:58:00Z">
                <w:r w:rsidDel="00B15A0B">
                  <w:delText xml:space="preserve">    container state {</w:delText>
                </w:r>
              </w:del>
            </w:ins>
          </w:p>
          <w:p w14:paraId="6A64F8F2" w14:textId="1214663C" w:rsidR="001D500F" w:rsidDel="00B15A0B" w:rsidRDefault="001D500F" w:rsidP="001D500F">
            <w:pPr>
              <w:pStyle w:val="XML1"/>
              <w:rPr>
                <w:ins w:id="15562" w:author="Thomas Dietz" w:date="2012-08-13T14:23:00Z"/>
                <w:del w:id="15563" w:author="Deepak Bansal (AZURE)" w:date="2012-08-23T21:58:00Z"/>
              </w:rPr>
            </w:pPr>
            <w:ins w:id="15564" w:author="Thomas Dietz" w:date="2012-08-13T14:23:00Z">
              <w:del w:id="15565" w:author="Deepak Bansal (AZURE)" w:date="2012-08-23T21:58:00Z">
                <w:r w:rsidDel="00B15A0B">
                  <w:delText xml:space="preserve">      config false;</w:delText>
                </w:r>
              </w:del>
            </w:ins>
          </w:p>
          <w:p w14:paraId="3EAF4BAC" w14:textId="068AC6DB" w:rsidR="001D500F" w:rsidDel="00B15A0B" w:rsidRDefault="001D500F" w:rsidP="001D500F">
            <w:pPr>
              <w:pStyle w:val="XML1"/>
              <w:rPr>
                <w:ins w:id="15566" w:author="Thomas Dietz" w:date="2012-08-13T14:23:00Z"/>
                <w:del w:id="15567" w:author="Deepak Bansal (AZURE)" w:date="2012-08-23T21:58:00Z"/>
              </w:rPr>
            </w:pPr>
            <w:ins w:id="15568" w:author="Thomas Dietz" w:date="2012-08-13T14:23:00Z">
              <w:del w:id="15569" w:author="Deepak Bansal (AZURE)" w:date="2012-08-23T21:58:00Z">
                <w:r w:rsidDel="00B15A0B">
                  <w:delText xml:space="preserve">      description "This element represents the general operational </w:delText>
                </w:r>
              </w:del>
            </w:ins>
          </w:p>
          <w:p w14:paraId="65F6C8FE" w14:textId="0B6AE99D" w:rsidR="001D500F" w:rsidDel="00B15A0B" w:rsidRDefault="001D500F" w:rsidP="001D500F">
            <w:pPr>
              <w:pStyle w:val="XML1"/>
              <w:rPr>
                <w:ins w:id="15570" w:author="Thomas Dietz" w:date="2012-08-13T14:23:00Z"/>
                <w:del w:id="15571" w:author="Deepak Bansal (AZURE)" w:date="2012-08-23T21:58:00Z"/>
              </w:rPr>
            </w:pPr>
            <w:ins w:id="15572" w:author="Thomas Dietz" w:date="2012-08-13T14:23:00Z">
              <w:del w:id="15573" w:author="Deepak Bansal (AZURE)" w:date="2012-08-23T21:58:00Z">
                <w:r w:rsidDel="00B15A0B">
                  <w:delText xml:space="preserve">      state of the OpenFlow Port.</w:delText>
                </w:r>
              </w:del>
            </w:ins>
          </w:p>
          <w:p w14:paraId="4789AB5D" w14:textId="1F90D1F4" w:rsidR="001D500F" w:rsidDel="00B15A0B" w:rsidRDefault="001D500F" w:rsidP="001D500F">
            <w:pPr>
              <w:pStyle w:val="XML1"/>
              <w:rPr>
                <w:ins w:id="15574" w:author="Thomas Dietz" w:date="2012-08-13T14:23:00Z"/>
                <w:del w:id="15575" w:author="Deepak Bansal (AZURE)" w:date="2012-08-23T21:58:00Z"/>
              </w:rPr>
            </w:pPr>
          </w:p>
          <w:p w14:paraId="077FE8A1" w14:textId="6D8BE384" w:rsidR="001D500F" w:rsidDel="00B15A0B" w:rsidRDefault="001D500F" w:rsidP="001D500F">
            <w:pPr>
              <w:pStyle w:val="XML1"/>
              <w:rPr>
                <w:ins w:id="15576" w:author="Thomas Dietz" w:date="2012-08-13T14:23:00Z"/>
                <w:del w:id="15577" w:author="Deepak Bansal (AZURE)" w:date="2012-08-23T21:58:00Z"/>
              </w:rPr>
            </w:pPr>
            <w:ins w:id="15578" w:author="Thomas Dietz" w:date="2012-08-13T14:23:00Z">
              <w:del w:id="15579" w:author="Deepak Bansal (AZURE)" w:date="2012-08-23T21:58:00Z">
                <w:r w:rsidDel="00B15A0B">
                  <w:delText xml:space="preserve">      Children of this element are not configurable and can only be</w:delText>
                </w:r>
              </w:del>
            </w:ins>
          </w:p>
          <w:p w14:paraId="510C13CC" w14:textId="79B037EE" w:rsidR="001D500F" w:rsidDel="00B15A0B" w:rsidRDefault="001D500F" w:rsidP="001D500F">
            <w:pPr>
              <w:pStyle w:val="XML1"/>
              <w:rPr>
                <w:ins w:id="15580" w:author="Thomas Dietz" w:date="2012-08-13T14:23:00Z"/>
                <w:del w:id="15581" w:author="Deepak Bansal (AZURE)" w:date="2012-08-23T21:58:00Z"/>
              </w:rPr>
            </w:pPr>
            <w:ins w:id="15582" w:author="Thomas Dietz" w:date="2012-08-13T14:23:00Z">
              <w:del w:id="15583" w:author="Deepak Bansal (AZURE)" w:date="2012-08-23T21:58:00Z">
                <w:r w:rsidDel="00B15A0B">
                  <w:delText xml:space="preserve">      retrieved by NETCONF &lt;get&gt; operations. Attemps to modify this</w:delText>
                </w:r>
              </w:del>
            </w:ins>
          </w:p>
          <w:p w14:paraId="5760527F" w14:textId="5382FD59" w:rsidR="001D500F" w:rsidDel="00B15A0B" w:rsidRDefault="001D500F" w:rsidP="001D500F">
            <w:pPr>
              <w:pStyle w:val="XML1"/>
              <w:rPr>
                <w:ins w:id="15584" w:author="Thomas Dietz" w:date="2012-08-13T14:23:00Z"/>
                <w:del w:id="15585" w:author="Deepak Bansal (AZURE)" w:date="2012-08-23T21:58:00Z"/>
              </w:rPr>
            </w:pPr>
            <w:ins w:id="15586" w:author="Thomas Dietz" w:date="2012-08-13T14:23:00Z">
              <w:del w:id="15587" w:author="Deepak Bansal (AZURE)" w:date="2012-08-23T21:58:00Z">
                <w:r w:rsidDel="00B15A0B">
                  <w:delText xml:space="preserve">      element and its children with a NETCONF &lt;edit-config&gt;</w:delText>
                </w:r>
              </w:del>
            </w:ins>
          </w:p>
          <w:p w14:paraId="2549C6BA" w14:textId="60B75A63" w:rsidR="001D500F" w:rsidDel="00B15A0B" w:rsidRDefault="001D500F" w:rsidP="001D500F">
            <w:pPr>
              <w:pStyle w:val="XML1"/>
              <w:rPr>
                <w:ins w:id="15588" w:author="Thomas Dietz" w:date="2012-08-13T14:23:00Z"/>
                <w:del w:id="15589" w:author="Deepak Bansal (AZURE)" w:date="2012-08-23T21:58:00Z"/>
              </w:rPr>
            </w:pPr>
            <w:ins w:id="15590" w:author="Thomas Dietz" w:date="2012-08-13T14:23:00Z">
              <w:del w:id="15591" w:author="Deepak Bansal (AZURE)" w:date="2012-08-23T21:58:00Z">
                <w:r w:rsidDel="00B15A0B">
                  <w:delText xml:space="preserve">      operation MUST result in an 'operation-not-supported' error</w:delText>
                </w:r>
              </w:del>
            </w:ins>
          </w:p>
          <w:p w14:paraId="1A599953" w14:textId="06287028" w:rsidR="001D500F" w:rsidDel="00B15A0B" w:rsidRDefault="001D500F" w:rsidP="001D500F">
            <w:pPr>
              <w:pStyle w:val="XML1"/>
              <w:rPr>
                <w:ins w:id="15592" w:author="Thomas Dietz" w:date="2012-08-13T14:23:00Z"/>
                <w:del w:id="15593" w:author="Deepak Bansal (AZURE)" w:date="2012-08-23T21:58:00Z"/>
              </w:rPr>
            </w:pPr>
            <w:ins w:id="15594" w:author="Thomas Dietz" w:date="2012-08-13T14:23:00Z">
              <w:del w:id="15595" w:author="Deepak Bansal (AZURE)" w:date="2012-08-23T21:58:00Z">
                <w:r w:rsidDel="00B15A0B">
                  <w:delText xml:space="preserve">      with type 'application'.";</w:delText>
                </w:r>
              </w:del>
            </w:ins>
          </w:p>
          <w:p w14:paraId="7A5BD120" w14:textId="756F1285" w:rsidR="001D500F" w:rsidDel="00B15A0B" w:rsidRDefault="001D500F" w:rsidP="001D500F">
            <w:pPr>
              <w:pStyle w:val="XML1"/>
              <w:rPr>
                <w:ins w:id="15596" w:author="Thomas Dietz" w:date="2012-08-13T14:23:00Z"/>
                <w:del w:id="15597" w:author="Deepak Bansal (AZURE)" w:date="2012-08-23T21:58:00Z"/>
              </w:rPr>
            </w:pPr>
            <w:ins w:id="15598" w:author="Thomas Dietz" w:date="2012-08-13T14:23:00Z">
              <w:del w:id="15599" w:author="Deepak Bansal (AZURE)" w:date="2012-08-23T21:58:00Z">
                <w:r w:rsidDel="00B15A0B">
                  <w:delText xml:space="preserve">      leaf oper-state {</w:delText>
                </w:r>
              </w:del>
            </w:ins>
          </w:p>
          <w:p w14:paraId="2F72BFDF" w14:textId="7A1E6CC1" w:rsidR="001D500F" w:rsidDel="00B15A0B" w:rsidRDefault="001D500F" w:rsidP="001D500F">
            <w:pPr>
              <w:pStyle w:val="XML1"/>
              <w:rPr>
                <w:ins w:id="15600" w:author="Thomas Dietz" w:date="2012-08-13T14:23:00Z"/>
                <w:del w:id="15601" w:author="Deepak Bansal (AZURE)" w:date="2012-08-23T21:58:00Z"/>
              </w:rPr>
            </w:pPr>
            <w:ins w:id="15602" w:author="Thomas Dietz" w:date="2012-08-13T14:23:00Z">
              <w:del w:id="15603" w:author="Deepak Bansal (AZURE)" w:date="2012-08-23T21:58:00Z">
                <w:r w:rsidDel="00B15A0B">
                  <w:delText xml:space="preserve">        type OFUpDownStateType;</w:delText>
                </w:r>
              </w:del>
            </w:ins>
          </w:p>
          <w:p w14:paraId="6037A29B" w14:textId="1A48C7A6" w:rsidR="001D500F" w:rsidDel="00B15A0B" w:rsidRDefault="001D500F" w:rsidP="001D500F">
            <w:pPr>
              <w:pStyle w:val="XML1"/>
              <w:rPr>
                <w:ins w:id="15604" w:author="Thomas Dietz" w:date="2012-08-13T14:23:00Z"/>
                <w:del w:id="15605" w:author="Deepak Bansal (AZURE)" w:date="2012-08-23T21:58:00Z"/>
              </w:rPr>
            </w:pPr>
            <w:ins w:id="15606" w:author="Thomas Dietz" w:date="2012-08-13T14:23:00Z">
              <w:del w:id="15607" w:author="Deepak Bansal (AZURE)" w:date="2012-08-23T21:58:00Z">
                <w:r w:rsidDel="00B15A0B">
                  <w:delText xml:space="preserve">        description "If the value of this element is 'down', it </w:delText>
                </w:r>
              </w:del>
            </w:ins>
          </w:p>
          <w:p w14:paraId="5165F0EB" w14:textId="649B1A57" w:rsidR="001D500F" w:rsidDel="00B15A0B" w:rsidRDefault="001D500F" w:rsidP="001D500F">
            <w:pPr>
              <w:pStyle w:val="XML1"/>
              <w:rPr>
                <w:ins w:id="15608" w:author="Thomas Dietz" w:date="2012-08-13T14:23:00Z"/>
                <w:del w:id="15609" w:author="Deepak Bansal (AZURE)" w:date="2012-08-23T21:58:00Z"/>
              </w:rPr>
            </w:pPr>
            <w:ins w:id="15610" w:author="Thomas Dietz" w:date="2012-08-13T14:23:00Z">
              <w:del w:id="15611" w:author="Deepak Bansal (AZURE)" w:date="2012-08-23T21:58:00Z">
                <w:r w:rsidDel="00B15A0B">
                  <w:delText xml:space="preserve">          indicates that there is no physical link present.";</w:delText>
                </w:r>
              </w:del>
            </w:ins>
          </w:p>
          <w:p w14:paraId="4ED854B1" w14:textId="355E17FA" w:rsidR="001D500F" w:rsidDel="00B15A0B" w:rsidRDefault="001D500F" w:rsidP="001D500F">
            <w:pPr>
              <w:pStyle w:val="XML1"/>
              <w:rPr>
                <w:ins w:id="15612" w:author="Thomas Dietz" w:date="2012-08-13T14:23:00Z"/>
                <w:del w:id="15613" w:author="Deepak Bansal (AZURE)" w:date="2012-08-23T21:58:00Z"/>
              </w:rPr>
            </w:pPr>
            <w:ins w:id="15614" w:author="Thomas Dietz" w:date="2012-08-13T14:23:00Z">
              <w:del w:id="15615" w:author="Deepak Bansal (AZURE)" w:date="2012-08-23T21:58:00Z">
                <w:r w:rsidDel="00B15A0B">
                  <w:delText xml:space="preserve">      }</w:delText>
                </w:r>
              </w:del>
            </w:ins>
          </w:p>
          <w:p w14:paraId="5C35E4AA" w14:textId="7B508241" w:rsidR="001D500F" w:rsidDel="00B15A0B" w:rsidRDefault="001D500F" w:rsidP="001D500F">
            <w:pPr>
              <w:pStyle w:val="XML1"/>
              <w:rPr>
                <w:ins w:id="15616" w:author="Thomas Dietz" w:date="2012-08-13T14:23:00Z"/>
                <w:del w:id="15617" w:author="Deepak Bansal (AZURE)" w:date="2012-08-23T21:58:00Z"/>
              </w:rPr>
            </w:pPr>
            <w:ins w:id="15618" w:author="Thomas Dietz" w:date="2012-08-13T14:23:00Z">
              <w:del w:id="15619" w:author="Deepak Bansal (AZURE)" w:date="2012-08-23T21:58:00Z">
                <w:r w:rsidDel="00B15A0B">
                  <w:delText xml:space="preserve">      leaf blocked {</w:delText>
                </w:r>
              </w:del>
            </w:ins>
          </w:p>
          <w:p w14:paraId="1A9229D9" w14:textId="0FB600D1" w:rsidR="001D500F" w:rsidDel="00B15A0B" w:rsidRDefault="001D500F" w:rsidP="001D500F">
            <w:pPr>
              <w:pStyle w:val="XML1"/>
              <w:rPr>
                <w:ins w:id="15620" w:author="Thomas Dietz" w:date="2012-08-13T14:23:00Z"/>
                <w:del w:id="15621" w:author="Deepak Bansal (AZURE)" w:date="2012-08-23T21:58:00Z"/>
              </w:rPr>
            </w:pPr>
            <w:ins w:id="15622" w:author="Thomas Dietz" w:date="2012-08-13T14:23:00Z">
              <w:del w:id="15623" w:author="Deepak Bansal (AZURE)" w:date="2012-08-23T21:58:00Z">
                <w:r w:rsidDel="00B15A0B">
                  <w:delText xml:space="preserve">        type boolean;</w:delText>
                </w:r>
              </w:del>
            </w:ins>
          </w:p>
          <w:p w14:paraId="745C265F" w14:textId="39C90F0B" w:rsidR="001D500F" w:rsidDel="00B15A0B" w:rsidRDefault="001D500F" w:rsidP="001D500F">
            <w:pPr>
              <w:pStyle w:val="XML1"/>
              <w:rPr>
                <w:ins w:id="15624" w:author="Thomas Dietz" w:date="2012-08-13T14:23:00Z"/>
                <w:del w:id="15625" w:author="Deepak Bansal (AZURE)" w:date="2012-08-23T21:58:00Z"/>
              </w:rPr>
            </w:pPr>
            <w:ins w:id="15626" w:author="Thomas Dietz" w:date="2012-08-13T14:23:00Z">
              <w:del w:id="15627" w:author="Deepak Bansal (AZURE)" w:date="2012-08-23T21:58:00Z">
                <w:r w:rsidDel="00B15A0B">
                  <w:delText xml:space="preserve">        description "If the value of this element is 'true', it </w:delText>
                </w:r>
              </w:del>
            </w:ins>
          </w:p>
          <w:p w14:paraId="0E3901BA" w14:textId="459325DC" w:rsidR="001D500F" w:rsidDel="00B15A0B" w:rsidRDefault="001D500F" w:rsidP="001D500F">
            <w:pPr>
              <w:pStyle w:val="XML1"/>
              <w:rPr>
                <w:ins w:id="15628" w:author="Thomas Dietz" w:date="2012-08-13T14:23:00Z"/>
                <w:del w:id="15629" w:author="Deepak Bansal (AZURE)" w:date="2012-08-23T21:58:00Z"/>
              </w:rPr>
            </w:pPr>
            <w:ins w:id="15630" w:author="Thomas Dietz" w:date="2012-08-13T14:23:00Z">
              <w:del w:id="15631" w:author="Deepak Bansal (AZURE)" w:date="2012-08-23T21:58:00Z">
                <w:r w:rsidDel="00B15A0B">
                  <w:delText xml:space="preserve">          indicates that a switch protocol outside of OpenFlow,</w:delText>
                </w:r>
              </w:del>
            </w:ins>
          </w:p>
          <w:p w14:paraId="3C03EFBF" w14:textId="2732130E" w:rsidR="001D500F" w:rsidDel="00B15A0B" w:rsidRDefault="001D500F" w:rsidP="001D500F">
            <w:pPr>
              <w:pStyle w:val="XML1"/>
              <w:rPr>
                <w:ins w:id="15632" w:author="Thomas Dietz" w:date="2012-08-13T14:23:00Z"/>
                <w:del w:id="15633" w:author="Deepak Bansal (AZURE)" w:date="2012-08-23T21:58:00Z"/>
              </w:rPr>
            </w:pPr>
            <w:ins w:id="15634" w:author="Thomas Dietz" w:date="2012-08-13T14:23:00Z">
              <w:del w:id="15635" w:author="Deepak Bansal (AZURE)" w:date="2012-08-23T21:58:00Z">
                <w:r w:rsidDel="00B15A0B">
                  <w:delText xml:space="preserve">          such as 802.1D Spanning Tree, is preventing the use of</w:delText>
                </w:r>
              </w:del>
            </w:ins>
          </w:p>
          <w:p w14:paraId="7E114E8C" w14:textId="0FEE2CC9" w:rsidR="001D500F" w:rsidDel="00B15A0B" w:rsidRDefault="001D500F" w:rsidP="001D500F">
            <w:pPr>
              <w:pStyle w:val="XML1"/>
              <w:rPr>
                <w:ins w:id="15636" w:author="Thomas Dietz" w:date="2012-08-13T14:23:00Z"/>
                <w:del w:id="15637" w:author="Deepak Bansal (AZURE)" w:date="2012-08-23T21:58:00Z"/>
              </w:rPr>
            </w:pPr>
            <w:ins w:id="15638" w:author="Thomas Dietz" w:date="2012-08-13T14:23:00Z">
              <w:del w:id="15639" w:author="Deepak Bansal (AZURE)" w:date="2012-08-23T21:58:00Z">
                <w:r w:rsidDel="00B15A0B">
                  <w:delText xml:space="preserve">          this OpenFlow port for OpenFlow flooding.";</w:delText>
                </w:r>
              </w:del>
            </w:ins>
          </w:p>
          <w:p w14:paraId="78FF3ABB" w14:textId="02B83FE8" w:rsidR="001D500F" w:rsidDel="00B15A0B" w:rsidRDefault="001D500F" w:rsidP="001D500F">
            <w:pPr>
              <w:pStyle w:val="XML1"/>
              <w:rPr>
                <w:ins w:id="15640" w:author="Thomas Dietz" w:date="2012-08-13T14:23:00Z"/>
                <w:del w:id="15641" w:author="Deepak Bansal (AZURE)" w:date="2012-08-23T21:58:00Z"/>
              </w:rPr>
            </w:pPr>
            <w:ins w:id="15642" w:author="Thomas Dietz" w:date="2012-08-13T14:23:00Z">
              <w:del w:id="15643" w:author="Deepak Bansal (AZURE)" w:date="2012-08-23T21:58:00Z">
                <w:r w:rsidDel="00B15A0B">
                  <w:delText xml:space="preserve">      }</w:delText>
                </w:r>
              </w:del>
            </w:ins>
          </w:p>
          <w:p w14:paraId="727D0B18" w14:textId="2FF40506" w:rsidR="001D500F" w:rsidDel="00B15A0B" w:rsidRDefault="001D500F" w:rsidP="001D500F">
            <w:pPr>
              <w:pStyle w:val="XML1"/>
              <w:rPr>
                <w:ins w:id="15644" w:author="Thomas Dietz" w:date="2012-08-13T14:23:00Z"/>
                <w:del w:id="15645" w:author="Deepak Bansal (AZURE)" w:date="2012-08-23T21:58:00Z"/>
              </w:rPr>
            </w:pPr>
            <w:ins w:id="15646" w:author="Thomas Dietz" w:date="2012-08-13T14:23:00Z">
              <w:del w:id="15647" w:author="Deepak Bansal (AZURE)" w:date="2012-08-23T21:58:00Z">
                <w:r w:rsidDel="00B15A0B">
                  <w:delText xml:space="preserve">      leaf live {</w:delText>
                </w:r>
              </w:del>
            </w:ins>
          </w:p>
          <w:p w14:paraId="421F9EF7" w14:textId="027F025F" w:rsidR="001D500F" w:rsidDel="00B15A0B" w:rsidRDefault="001D500F" w:rsidP="001D500F">
            <w:pPr>
              <w:pStyle w:val="XML1"/>
              <w:rPr>
                <w:ins w:id="15648" w:author="Thomas Dietz" w:date="2012-08-13T14:23:00Z"/>
                <w:del w:id="15649" w:author="Deepak Bansal (AZURE)" w:date="2012-08-23T21:58:00Z"/>
              </w:rPr>
            </w:pPr>
            <w:ins w:id="15650" w:author="Thomas Dietz" w:date="2012-08-13T14:23:00Z">
              <w:del w:id="15651" w:author="Deepak Bansal (AZURE)" w:date="2012-08-23T21:58:00Z">
                <w:r w:rsidDel="00B15A0B">
                  <w:delText xml:space="preserve">        type boolean;</w:delText>
                </w:r>
              </w:del>
            </w:ins>
          </w:p>
          <w:p w14:paraId="52223E53" w14:textId="2CDE929E" w:rsidR="001D500F" w:rsidDel="00B15A0B" w:rsidRDefault="001D500F" w:rsidP="001D500F">
            <w:pPr>
              <w:pStyle w:val="XML1"/>
              <w:rPr>
                <w:ins w:id="15652" w:author="Thomas Dietz" w:date="2012-08-13T14:23:00Z"/>
                <w:del w:id="15653" w:author="Deepak Bansal (AZURE)" w:date="2012-08-23T21:58:00Z"/>
              </w:rPr>
            </w:pPr>
            <w:ins w:id="15654" w:author="Thomas Dietz" w:date="2012-08-13T14:23:00Z">
              <w:del w:id="15655" w:author="Deepak Bansal (AZURE)" w:date="2012-08-23T21:58:00Z">
                <w:r w:rsidDel="00B15A0B">
                  <w:delText xml:space="preserve">        description "If the value of this element is 'true', it </w:delText>
                </w:r>
              </w:del>
            </w:ins>
          </w:p>
          <w:p w14:paraId="06BDD2C4" w14:textId="5DDB83BC" w:rsidR="001D500F" w:rsidDel="00B15A0B" w:rsidRDefault="001D500F" w:rsidP="001D500F">
            <w:pPr>
              <w:pStyle w:val="XML1"/>
              <w:rPr>
                <w:ins w:id="15656" w:author="Thomas Dietz" w:date="2012-08-13T14:23:00Z"/>
                <w:del w:id="15657" w:author="Deepak Bansal (AZURE)" w:date="2012-08-23T21:58:00Z"/>
              </w:rPr>
            </w:pPr>
            <w:ins w:id="15658" w:author="Thomas Dietz" w:date="2012-08-13T14:23:00Z">
              <w:del w:id="15659" w:author="Deepak Bansal (AZURE)" w:date="2012-08-23T21:58:00Z">
                <w:r w:rsidDel="00B15A0B">
                  <w:delText xml:space="preserve">          indicates that this OpenFlow Port is live and can be used</w:delText>
                </w:r>
              </w:del>
            </w:ins>
          </w:p>
          <w:p w14:paraId="3B4B7029" w14:textId="1232683F" w:rsidR="001D500F" w:rsidDel="00B15A0B" w:rsidRDefault="001D500F" w:rsidP="001D500F">
            <w:pPr>
              <w:pStyle w:val="XML1"/>
              <w:rPr>
                <w:ins w:id="15660" w:author="Thomas Dietz" w:date="2012-08-13T14:23:00Z"/>
                <w:del w:id="15661" w:author="Deepak Bansal (AZURE)" w:date="2012-08-23T21:58:00Z"/>
              </w:rPr>
            </w:pPr>
            <w:ins w:id="15662" w:author="Thomas Dietz" w:date="2012-08-13T14:23:00Z">
              <w:del w:id="15663" w:author="Deepak Bansal (AZURE)" w:date="2012-08-23T21:58:00Z">
                <w:r w:rsidDel="00B15A0B">
                  <w:delText xml:space="preserve">          for fast failover.";</w:delText>
                </w:r>
              </w:del>
            </w:ins>
          </w:p>
          <w:p w14:paraId="581AAF42" w14:textId="54D0B256" w:rsidR="001D500F" w:rsidDel="00B15A0B" w:rsidRDefault="001D500F" w:rsidP="001D500F">
            <w:pPr>
              <w:pStyle w:val="XML1"/>
              <w:rPr>
                <w:ins w:id="15664" w:author="Thomas Dietz" w:date="2012-08-13T14:23:00Z"/>
                <w:del w:id="15665" w:author="Deepak Bansal (AZURE)" w:date="2012-08-23T21:58:00Z"/>
              </w:rPr>
            </w:pPr>
            <w:ins w:id="15666" w:author="Thomas Dietz" w:date="2012-08-13T14:23:00Z">
              <w:del w:id="15667" w:author="Deepak Bansal (AZURE)" w:date="2012-08-23T21:58:00Z">
                <w:r w:rsidDel="00B15A0B">
                  <w:delText xml:space="preserve">      }</w:delText>
                </w:r>
              </w:del>
            </w:ins>
          </w:p>
          <w:p w14:paraId="12C25311" w14:textId="3D4D72DB" w:rsidR="001D500F" w:rsidDel="00B15A0B" w:rsidRDefault="001D500F" w:rsidP="001D500F">
            <w:pPr>
              <w:pStyle w:val="XML1"/>
              <w:rPr>
                <w:ins w:id="15668" w:author="Thomas Dietz" w:date="2012-08-13T14:23:00Z"/>
                <w:del w:id="15669" w:author="Deepak Bansal (AZURE)" w:date="2012-08-23T21:58:00Z"/>
              </w:rPr>
            </w:pPr>
            <w:ins w:id="15670" w:author="Thomas Dietz" w:date="2012-08-13T14:23:00Z">
              <w:del w:id="15671" w:author="Deepak Bansal (AZURE)" w:date="2012-08-23T21:58:00Z">
                <w:r w:rsidDel="00B15A0B">
                  <w:delText xml:space="preserve">    }</w:delText>
                </w:r>
              </w:del>
            </w:ins>
          </w:p>
          <w:p w14:paraId="43F96FB8" w14:textId="1D8C8D0F" w:rsidR="001D500F" w:rsidDel="00B15A0B" w:rsidRDefault="001D500F" w:rsidP="001D500F">
            <w:pPr>
              <w:pStyle w:val="XML1"/>
              <w:rPr>
                <w:ins w:id="15672" w:author="Thomas Dietz" w:date="2012-08-13T14:23:00Z"/>
                <w:del w:id="15673" w:author="Deepak Bansal (AZURE)" w:date="2012-08-23T21:58:00Z"/>
              </w:rPr>
            </w:pPr>
            <w:ins w:id="15674" w:author="Thomas Dietz" w:date="2012-08-13T14:23:00Z">
              <w:del w:id="15675" w:author="Deepak Bansal (AZURE)" w:date="2012-08-23T21:58:00Z">
                <w:r w:rsidDel="00B15A0B">
                  <w:delText xml:space="preserve">    container features {</w:delText>
                </w:r>
              </w:del>
            </w:ins>
          </w:p>
          <w:p w14:paraId="533FB6B1" w14:textId="54315B6C" w:rsidR="001D500F" w:rsidDel="00B15A0B" w:rsidRDefault="001D500F" w:rsidP="001D500F">
            <w:pPr>
              <w:pStyle w:val="XML1"/>
              <w:rPr>
                <w:ins w:id="15676" w:author="Thomas Dietz" w:date="2012-08-13T14:23:00Z"/>
                <w:del w:id="15677" w:author="Deepak Bansal (AZURE)" w:date="2012-08-23T21:58:00Z"/>
              </w:rPr>
            </w:pPr>
            <w:ins w:id="15678" w:author="Thomas Dietz" w:date="2012-08-13T14:23:00Z">
              <w:del w:id="15679" w:author="Deepak Bansal (AZURE)" w:date="2012-08-23T21:58:00Z">
                <w:r w:rsidDel="00B15A0B">
                  <w:delText xml:space="preserve">      container current {</w:delText>
                </w:r>
              </w:del>
            </w:ins>
          </w:p>
          <w:p w14:paraId="4E507DC4" w14:textId="43356A82" w:rsidR="001D500F" w:rsidDel="00B15A0B" w:rsidRDefault="001D500F" w:rsidP="001D500F">
            <w:pPr>
              <w:pStyle w:val="XML1"/>
              <w:rPr>
                <w:ins w:id="15680" w:author="Thomas Dietz" w:date="2012-08-13T14:23:00Z"/>
                <w:del w:id="15681" w:author="Deepak Bansal (AZURE)" w:date="2012-08-23T21:58:00Z"/>
              </w:rPr>
            </w:pPr>
            <w:ins w:id="15682" w:author="Thomas Dietz" w:date="2012-08-13T14:23:00Z">
              <w:del w:id="15683" w:author="Deepak Bansal (AZURE)" w:date="2012-08-23T21:58:00Z">
                <w:r w:rsidDel="00B15A0B">
                  <w:delText xml:space="preserve">        uses OFPortCurrentFeatureListType;</w:delText>
                </w:r>
              </w:del>
            </w:ins>
          </w:p>
          <w:p w14:paraId="00F59D67" w14:textId="0EB800AB" w:rsidR="001D500F" w:rsidDel="00B15A0B" w:rsidRDefault="001D500F" w:rsidP="001D500F">
            <w:pPr>
              <w:pStyle w:val="XML1"/>
              <w:rPr>
                <w:ins w:id="15684" w:author="Thomas Dietz" w:date="2012-08-13T14:23:00Z"/>
                <w:del w:id="15685" w:author="Deepak Bansal (AZURE)" w:date="2012-08-23T21:58:00Z"/>
              </w:rPr>
            </w:pPr>
            <w:ins w:id="15686" w:author="Thomas Dietz" w:date="2012-08-13T14:23:00Z">
              <w:del w:id="15687" w:author="Deepak Bansal (AZURE)" w:date="2012-08-23T21:58:00Z">
                <w:r w:rsidDel="00B15A0B">
                  <w:delText xml:space="preserve">        config false;</w:delText>
                </w:r>
              </w:del>
            </w:ins>
          </w:p>
          <w:p w14:paraId="69A419AF" w14:textId="0E4A2CB9" w:rsidR="001D500F" w:rsidDel="00B15A0B" w:rsidRDefault="001D500F" w:rsidP="001D500F">
            <w:pPr>
              <w:pStyle w:val="XML1"/>
              <w:rPr>
                <w:ins w:id="15688" w:author="Thomas Dietz" w:date="2012-08-13T14:23:00Z"/>
                <w:del w:id="15689" w:author="Deepak Bansal (AZURE)" w:date="2012-08-23T21:58:00Z"/>
              </w:rPr>
            </w:pPr>
            <w:ins w:id="15690" w:author="Thomas Dietz" w:date="2012-08-13T14:23:00Z">
              <w:del w:id="15691" w:author="Deepak Bansal (AZURE)" w:date="2012-08-23T21:58:00Z">
                <w:r w:rsidDel="00B15A0B">
                  <w:delText xml:space="preserve">        description "The features (rates, duplex, etc.) of the</w:delText>
                </w:r>
              </w:del>
            </w:ins>
          </w:p>
          <w:p w14:paraId="577A414A" w14:textId="49A7BB73" w:rsidR="001D500F" w:rsidDel="00B15A0B" w:rsidRDefault="001D500F" w:rsidP="001D500F">
            <w:pPr>
              <w:pStyle w:val="XML1"/>
              <w:rPr>
                <w:ins w:id="15692" w:author="Thomas Dietz" w:date="2012-08-13T14:23:00Z"/>
                <w:del w:id="15693" w:author="Deepak Bansal (AZURE)" w:date="2012-08-23T21:58:00Z"/>
              </w:rPr>
            </w:pPr>
            <w:ins w:id="15694" w:author="Thomas Dietz" w:date="2012-08-13T14:23:00Z">
              <w:del w:id="15695" w:author="Deepak Bansal (AZURE)" w:date="2012-08-23T21:58:00Z">
                <w:r w:rsidDel="00B15A0B">
                  <w:delText xml:space="preserve">          port, that are currently in use.</w:delText>
                </w:r>
              </w:del>
            </w:ins>
          </w:p>
          <w:p w14:paraId="08279CB6" w14:textId="42CF0D29" w:rsidR="001D500F" w:rsidDel="00B15A0B" w:rsidRDefault="001D500F" w:rsidP="001D500F">
            <w:pPr>
              <w:pStyle w:val="XML1"/>
              <w:rPr>
                <w:ins w:id="15696" w:author="Thomas Dietz" w:date="2012-08-13T14:23:00Z"/>
                <w:del w:id="15697" w:author="Deepak Bansal (AZURE)" w:date="2012-08-23T21:58:00Z"/>
              </w:rPr>
            </w:pPr>
          </w:p>
          <w:p w14:paraId="72B3AA03" w14:textId="4404FA77" w:rsidR="001D500F" w:rsidDel="00B15A0B" w:rsidRDefault="001D500F" w:rsidP="001D500F">
            <w:pPr>
              <w:pStyle w:val="XML1"/>
              <w:rPr>
                <w:ins w:id="15698" w:author="Thomas Dietz" w:date="2012-08-13T14:23:00Z"/>
                <w:del w:id="15699" w:author="Deepak Bansal (AZURE)" w:date="2012-08-23T21:58:00Z"/>
              </w:rPr>
            </w:pPr>
            <w:ins w:id="15700" w:author="Thomas Dietz" w:date="2012-08-13T14:23:00Z">
              <w:del w:id="15701" w:author="Deepak Bansal (AZURE)" w:date="2012-08-23T21:58:00Z">
                <w:r w:rsidDel="00B15A0B">
                  <w:delText xml:space="preserve">          Children of this element are not configurable and can</w:delText>
                </w:r>
              </w:del>
            </w:ins>
          </w:p>
          <w:p w14:paraId="718E2242" w14:textId="3D550E9D" w:rsidR="001D500F" w:rsidDel="00B15A0B" w:rsidRDefault="001D500F" w:rsidP="001D500F">
            <w:pPr>
              <w:pStyle w:val="XML1"/>
              <w:rPr>
                <w:ins w:id="15702" w:author="Thomas Dietz" w:date="2012-08-13T14:23:00Z"/>
                <w:del w:id="15703" w:author="Deepak Bansal (AZURE)" w:date="2012-08-23T21:58:00Z"/>
              </w:rPr>
            </w:pPr>
            <w:ins w:id="15704" w:author="Thomas Dietz" w:date="2012-08-13T14:23:00Z">
              <w:del w:id="15705" w:author="Deepak Bansal (AZURE)" w:date="2012-08-23T21:58:00Z">
                <w:r w:rsidDel="00B15A0B">
                  <w:delText xml:space="preserve">          only be retrieved by NETCONF &lt;get&gt; operations. Attemps to</w:delText>
                </w:r>
              </w:del>
            </w:ins>
          </w:p>
          <w:p w14:paraId="74C530D7" w14:textId="4153519A" w:rsidR="001D500F" w:rsidDel="00B15A0B" w:rsidRDefault="001D500F" w:rsidP="001D500F">
            <w:pPr>
              <w:pStyle w:val="XML1"/>
              <w:rPr>
                <w:ins w:id="15706" w:author="Thomas Dietz" w:date="2012-08-13T14:23:00Z"/>
                <w:del w:id="15707" w:author="Deepak Bansal (AZURE)" w:date="2012-08-23T21:58:00Z"/>
              </w:rPr>
            </w:pPr>
            <w:ins w:id="15708" w:author="Thomas Dietz" w:date="2012-08-13T14:23:00Z">
              <w:del w:id="15709" w:author="Deepak Bansal (AZURE)" w:date="2012-08-23T21:58:00Z">
                <w:r w:rsidDel="00B15A0B">
                  <w:delText xml:space="preserve">          modify this element and its children with a NETCONF</w:delText>
                </w:r>
              </w:del>
            </w:ins>
          </w:p>
          <w:p w14:paraId="4BEF937A" w14:textId="071C8B07" w:rsidR="001D500F" w:rsidDel="00B15A0B" w:rsidRDefault="001D500F" w:rsidP="001D500F">
            <w:pPr>
              <w:pStyle w:val="XML1"/>
              <w:rPr>
                <w:ins w:id="15710" w:author="Thomas Dietz" w:date="2012-08-13T14:23:00Z"/>
                <w:del w:id="15711" w:author="Deepak Bansal (AZURE)" w:date="2012-08-23T21:58:00Z"/>
              </w:rPr>
            </w:pPr>
            <w:ins w:id="15712" w:author="Thomas Dietz" w:date="2012-08-13T14:23:00Z">
              <w:del w:id="15713" w:author="Deepak Bansal (AZURE)" w:date="2012-08-23T21:58:00Z">
                <w:r w:rsidDel="00B15A0B">
                  <w:delText xml:space="preserve">          &lt;edit-config&gt; operation MUST result in an</w:delText>
                </w:r>
              </w:del>
            </w:ins>
          </w:p>
          <w:p w14:paraId="40F99466" w14:textId="576C0ACA" w:rsidR="001D500F" w:rsidDel="00B15A0B" w:rsidRDefault="001D500F" w:rsidP="001D500F">
            <w:pPr>
              <w:pStyle w:val="XML1"/>
              <w:rPr>
                <w:ins w:id="15714" w:author="Thomas Dietz" w:date="2012-08-13T14:23:00Z"/>
                <w:del w:id="15715" w:author="Deepak Bansal (AZURE)" w:date="2012-08-23T21:58:00Z"/>
              </w:rPr>
            </w:pPr>
            <w:ins w:id="15716" w:author="Thomas Dietz" w:date="2012-08-13T14:23:00Z">
              <w:del w:id="15717" w:author="Deepak Bansal (AZURE)" w:date="2012-08-23T21:58:00Z">
                <w:r w:rsidDel="00B15A0B">
                  <w:delText xml:space="preserve">          'operation-not-supported' error with type</w:delText>
                </w:r>
              </w:del>
            </w:ins>
          </w:p>
          <w:p w14:paraId="41BEE82B" w14:textId="3D2DBDC7" w:rsidR="001D500F" w:rsidDel="00B15A0B" w:rsidRDefault="001D500F" w:rsidP="001D500F">
            <w:pPr>
              <w:pStyle w:val="XML1"/>
              <w:rPr>
                <w:ins w:id="15718" w:author="Thomas Dietz" w:date="2012-08-13T14:23:00Z"/>
                <w:del w:id="15719" w:author="Deepak Bansal (AZURE)" w:date="2012-08-23T21:58:00Z"/>
              </w:rPr>
            </w:pPr>
            <w:ins w:id="15720" w:author="Thomas Dietz" w:date="2012-08-13T14:23:00Z">
              <w:del w:id="15721" w:author="Deepak Bansal (AZURE)" w:date="2012-08-23T21:58:00Z">
                <w:r w:rsidDel="00B15A0B">
                  <w:delText xml:space="preserve">          'application'.";</w:delText>
                </w:r>
              </w:del>
            </w:ins>
          </w:p>
          <w:p w14:paraId="53DD8EAA" w14:textId="1D7BE2D2" w:rsidR="001D500F" w:rsidDel="00B15A0B" w:rsidRDefault="001D500F" w:rsidP="001D500F">
            <w:pPr>
              <w:pStyle w:val="XML1"/>
              <w:rPr>
                <w:ins w:id="15722" w:author="Thomas Dietz" w:date="2012-08-13T14:23:00Z"/>
                <w:del w:id="15723" w:author="Deepak Bansal (AZURE)" w:date="2012-08-23T21:58:00Z"/>
              </w:rPr>
            </w:pPr>
            <w:ins w:id="15724" w:author="Thomas Dietz" w:date="2012-08-13T14:23:00Z">
              <w:del w:id="15725" w:author="Deepak Bansal (AZURE)" w:date="2012-08-23T21:58:00Z">
                <w:r w:rsidDel="00B15A0B">
                  <w:delText xml:space="preserve">      }</w:delText>
                </w:r>
              </w:del>
            </w:ins>
          </w:p>
          <w:p w14:paraId="75B6EFD0" w14:textId="470BCFF4" w:rsidR="001D500F" w:rsidDel="00B15A0B" w:rsidRDefault="001D500F" w:rsidP="001D500F">
            <w:pPr>
              <w:pStyle w:val="XML1"/>
              <w:rPr>
                <w:ins w:id="15726" w:author="Thomas Dietz" w:date="2012-08-13T14:23:00Z"/>
                <w:del w:id="15727" w:author="Deepak Bansal (AZURE)" w:date="2012-08-23T21:58:00Z"/>
              </w:rPr>
            </w:pPr>
            <w:ins w:id="15728" w:author="Thomas Dietz" w:date="2012-08-13T14:23:00Z">
              <w:del w:id="15729" w:author="Deepak Bansal (AZURE)" w:date="2012-08-23T21:58:00Z">
                <w:r w:rsidDel="00B15A0B">
                  <w:delText xml:space="preserve">      container advertised {</w:delText>
                </w:r>
              </w:del>
            </w:ins>
          </w:p>
          <w:p w14:paraId="061AF986" w14:textId="2FACDC26" w:rsidR="001D500F" w:rsidDel="00B15A0B" w:rsidRDefault="001D500F" w:rsidP="001D500F">
            <w:pPr>
              <w:pStyle w:val="XML1"/>
              <w:rPr>
                <w:ins w:id="15730" w:author="Thomas Dietz" w:date="2012-08-13T14:23:00Z"/>
                <w:del w:id="15731" w:author="Deepak Bansal (AZURE)" w:date="2012-08-23T21:58:00Z"/>
              </w:rPr>
            </w:pPr>
            <w:ins w:id="15732" w:author="Thomas Dietz" w:date="2012-08-13T14:23:00Z">
              <w:del w:id="15733" w:author="Deepak Bansal (AZURE)" w:date="2012-08-23T21:58:00Z">
                <w:r w:rsidDel="00B15A0B">
                  <w:delText xml:space="preserve">        uses OFPortOtherFeatureListType;</w:delText>
                </w:r>
              </w:del>
            </w:ins>
          </w:p>
          <w:p w14:paraId="53E34000" w14:textId="5EB7D401" w:rsidR="001D500F" w:rsidDel="00B15A0B" w:rsidRDefault="001D500F" w:rsidP="001D500F">
            <w:pPr>
              <w:pStyle w:val="XML1"/>
              <w:rPr>
                <w:ins w:id="15734" w:author="Thomas Dietz" w:date="2012-08-13T14:23:00Z"/>
                <w:del w:id="15735" w:author="Deepak Bansal (AZURE)" w:date="2012-08-23T21:58:00Z"/>
              </w:rPr>
            </w:pPr>
            <w:ins w:id="15736" w:author="Thomas Dietz" w:date="2012-08-13T14:23:00Z">
              <w:del w:id="15737" w:author="Deepak Bansal (AZURE)" w:date="2012-08-23T21:58:00Z">
                <w:r w:rsidDel="00B15A0B">
                  <w:delText xml:space="preserve">        description "The features (rates, duplex, etc.) of the</w:delText>
                </w:r>
              </w:del>
            </w:ins>
          </w:p>
          <w:p w14:paraId="501B344A" w14:textId="22A382A7" w:rsidR="001D500F" w:rsidDel="00B15A0B" w:rsidRDefault="001D500F" w:rsidP="001D500F">
            <w:pPr>
              <w:pStyle w:val="XML1"/>
              <w:rPr>
                <w:ins w:id="15738" w:author="Thomas Dietz" w:date="2012-08-13T14:23:00Z"/>
                <w:del w:id="15739" w:author="Deepak Bansal (AZURE)" w:date="2012-08-23T21:58:00Z"/>
              </w:rPr>
            </w:pPr>
            <w:ins w:id="15740" w:author="Thomas Dietz" w:date="2012-08-13T14:23:00Z">
              <w:del w:id="15741" w:author="Deepak Bansal (AZURE)" w:date="2012-08-23T21:58:00Z">
                <w:r w:rsidDel="00B15A0B">
                  <w:delText xml:space="preserve">          port, that are advertised to the peer port.</w:delText>
                </w:r>
              </w:del>
            </w:ins>
          </w:p>
          <w:p w14:paraId="3EB1D120" w14:textId="75D814E2" w:rsidR="001D500F" w:rsidDel="00B15A0B" w:rsidRDefault="001D500F" w:rsidP="001D500F">
            <w:pPr>
              <w:pStyle w:val="XML1"/>
              <w:rPr>
                <w:ins w:id="15742" w:author="Thomas Dietz" w:date="2012-08-13T14:23:00Z"/>
                <w:del w:id="15743" w:author="Deepak Bansal (AZURE)" w:date="2012-08-23T21:58:00Z"/>
              </w:rPr>
            </w:pPr>
          </w:p>
          <w:p w14:paraId="46B09516" w14:textId="6A705138" w:rsidR="001D500F" w:rsidDel="00B15A0B" w:rsidRDefault="001D500F" w:rsidP="001D500F">
            <w:pPr>
              <w:pStyle w:val="XML1"/>
              <w:rPr>
                <w:ins w:id="15744" w:author="Thomas Dietz" w:date="2012-08-13T14:23:00Z"/>
                <w:del w:id="15745" w:author="Deepak Bansal (AZURE)" w:date="2012-08-23T21:58:00Z"/>
              </w:rPr>
            </w:pPr>
            <w:ins w:id="15746" w:author="Thomas Dietz" w:date="2012-08-13T14:23:00Z">
              <w:del w:id="15747" w:author="Deepak Bansal (AZURE)" w:date="2012-08-23T21:58:00Z">
                <w:r w:rsidDel="00B15A0B">
                  <w:delText xml:space="preserve">          NETCONF &lt;edit-config&gt; operations MUST be implemented as </w:delText>
                </w:r>
              </w:del>
            </w:ins>
          </w:p>
          <w:p w14:paraId="7F544C5F" w14:textId="06D671EC" w:rsidR="001D500F" w:rsidDel="00B15A0B" w:rsidRDefault="001D500F" w:rsidP="001D500F">
            <w:pPr>
              <w:pStyle w:val="XML1"/>
              <w:rPr>
                <w:ins w:id="15748" w:author="Thomas Dietz" w:date="2012-08-13T14:23:00Z"/>
                <w:del w:id="15749" w:author="Deepak Bansal (AZURE)" w:date="2012-08-23T21:58:00Z"/>
              </w:rPr>
            </w:pPr>
            <w:ins w:id="15750" w:author="Thomas Dietz" w:date="2012-08-13T14:23:00Z">
              <w:del w:id="15751" w:author="Deepak Bansal (AZURE)" w:date="2012-08-23T21:58:00Z">
                <w:r w:rsidDel="00B15A0B">
                  <w:delText xml:space="preserve">          follows: </w:delText>
                </w:r>
              </w:del>
            </w:ins>
          </w:p>
          <w:p w14:paraId="6002E17B" w14:textId="6BDD1777" w:rsidR="001D500F" w:rsidDel="00B15A0B" w:rsidRDefault="001D500F" w:rsidP="001D500F">
            <w:pPr>
              <w:pStyle w:val="XML1"/>
              <w:rPr>
                <w:ins w:id="15752" w:author="Thomas Dietz" w:date="2012-08-13T14:23:00Z"/>
                <w:del w:id="15753" w:author="Deepak Bansal (AZURE)" w:date="2012-08-23T21:58:00Z"/>
              </w:rPr>
            </w:pPr>
          </w:p>
          <w:p w14:paraId="69910705" w14:textId="76C6D067" w:rsidR="001D500F" w:rsidDel="00B15A0B" w:rsidRDefault="001D500F" w:rsidP="001D500F">
            <w:pPr>
              <w:pStyle w:val="XML1"/>
              <w:rPr>
                <w:ins w:id="15754" w:author="Thomas Dietz" w:date="2012-08-13T14:23:00Z"/>
                <w:del w:id="15755" w:author="Deepak Bansal (AZURE)" w:date="2012-08-23T21:58:00Z"/>
              </w:rPr>
            </w:pPr>
            <w:ins w:id="15756" w:author="Thomas Dietz" w:date="2012-08-13T14:23:00Z">
              <w:del w:id="15757" w:author="Deepak Bansal (AZURE)" w:date="2012-08-23T21:58:00Z">
                <w:r w:rsidDel="00B15A0B">
                  <w:delText xml:space="preserve">          * The 'resource-id' element of OFResoureType MUST be</w:delText>
                </w:r>
              </w:del>
            </w:ins>
          </w:p>
          <w:p w14:paraId="7BC734C3" w14:textId="66010F7D" w:rsidR="001D500F" w:rsidDel="00B15A0B" w:rsidRDefault="001D500F" w:rsidP="001D500F">
            <w:pPr>
              <w:pStyle w:val="XML1"/>
              <w:rPr>
                <w:ins w:id="15758" w:author="Thomas Dietz" w:date="2012-08-13T14:23:00Z"/>
                <w:del w:id="15759" w:author="Deepak Bansal (AZURE)" w:date="2012-08-23T21:58:00Z"/>
              </w:rPr>
            </w:pPr>
            <w:ins w:id="15760" w:author="Thomas Dietz" w:date="2012-08-13T14:23:00Z">
              <w:del w:id="15761" w:author="Deepak Bansal (AZURE)" w:date="2012-08-23T21:58:00Z">
                <w:r w:rsidDel="00B15A0B">
                  <w:delText xml:space="preserve">            present in the path or in the filter at all</w:delText>
                </w:r>
              </w:del>
            </w:ins>
          </w:p>
          <w:p w14:paraId="244016E6" w14:textId="3B29F0A6" w:rsidR="001D500F" w:rsidDel="00B15A0B" w:rsidRDefault="001D500F" w:rsidP="001D500F">
            <w:pPr>
              <w:pStyle w:val="XML1"/>
              <w:rPr>
                <w:ins w:id="15762" w:author="Thomas Dietz" w:date="2012-08-13T14:23:00Z"/>
                <w:del w:id="15763" w:author="Deepak Bansal (AZURE)" w:date="2012-08-23T21:58:00Z"/>
              </w:rPr>
            </w:pPr>
            <w:ins w:id="15764" w:author="Thomas Dietz" w:date="2012-08-13T14:23:00Z">
              <w:del w:id="15765" w:author="Deepak Bansal (AZURE)" w:date="2012-08-23T21:58:00Z">
                <w:r w:rsidDel="00B15A0B">
                  <w:delText xml:space="preserve">            &lt;edit-config&gt; operations to identify the port.</w:delText>
                </w:r>
              </w:del>
            </w:ins>
          </w:p>
          <w:p w14:paraId="49BB4B59" w14:textId="093319A1" w:rsidR="001D500F" w:rsidDel="00B15A0B" w:rsidRDefault="001D500F" w:rsidP="001D500F">
            <w:pPr>
              <w:pStyle w:val="XML1"/>
              <w:rPr>
                <w:ins w:id="15766" w:author="Thomas Dietz" w:date="2012-08-13T14:23:00Z"/>
                <w:del w:id="15767" w:author="Deepak Bansal (AZURE)" w:date="2012-08-23T21:58:00Z"/>
              </w:rPr>
            </w:pPr>
            <w:ins w:id="15768" w:author="Thomas Dietz" w:date="2012-08-13T14:23:00Z">
              <w:del w:id="15769" w:author="Deepak Bansal (AZURE)" w:date="2012-08-23T21:58:00Z">
                <w:r w:rsidDel="00B15A0B">
                  <w:delText xml:space="preserve">          * If the operation is 'merge' or 'replace', the element</w:delText>
                </w:r>
              </w:del>
            </w:ins>
          </w:p>
          <w:p w14:paraId="31466E59" w14:textId="2A6CE343" w:rsidR="001D500F" w:rsidDel="00B15A0B" w:rsidRDefault="001D500F" w:rsidP="001D500F">
            <w:pPr>
              <w:pStyle w:val="XML1"/>
              <w:rPr>
                <w:ins w:id="15770" w:author="Thomas Dietz" w:date="2012-08-13T14:23:00Z"/>
                <w:del w:id="15771" w:author="Deepak Bansal (AZURE)" w:date="2012-08-23T21:58:00Z"/>
              </w:rPr>
            </w:pPr>
            <w:ins w:id="15772" w:author="Thomas Dietz" w:date="2012-08-13T14:23:00Z">
              <w:del w:id="15773" w:author="Deepak Bansal (AZURE)" w:date="2012-08-23T21:58:00Z">
                <w:r w:rsidDel="00B15A0B">
                  <w:delText xml:space="preserve">            is created if it does not exist, and its value is set</w:delText>
                </w:r>
              </w:del>
            </w:ins>
          </w:p>
          <w:p w14:paraId="76041E13" w14:textId="66DC1631" w:rsidR="001D500F" w:rsidDel="00B15A0B" w:rsidRDefault="001D500F" w:rsidP="001D500F">
            <w:pPr>
              <w:pStyle w:val="XML1"/>
              <w:rPr>
                <w:ins w:id="15774" w:author="Thomas Dietz" w:date="2012-08-13T14:23:00Z"/>
                <w:del w:id="15775" w:author="Deepak Bansal (AZURE)" w:date="2012-08-23T21:58:00Z"/>
              </w:rPr>
            </w:pPr>
            <w:ins w:id="15776" w:author="Thomas Dietz" w:date="2012-08-13T14:23:00Z">
              <w:del w:id="15777" w:author="Deepak Bansal (AZURE)" w:date="2012-08-23T21:58:00Z">
                <w:r w:rsidDel="00B15A0B">
                  <w:delText xml:space="preserve">            to the value found in the XML RPC data.</w:delText>
                </w:r>
              </w:del>
            </w:ins>
          </w:p>
          <w:p w14:paraId="1702C5A0" w14:textId="1F473924" w:rsidR="001D500F" w:rsidDel="00B15A0B" w:rsidRDefault="001D500F" w:rsidP="001D500F">
            <w:pPr>
              <w:pStyle w:val="XML1"/>
              <w:rPr>
                <w:ins w:id="15778" w:author="Thomas Dietz" w:date="2012-08-13T14:23:00Z"/>
                <w:del w:id="15779" w:author="Deepak Bansal (AZURE)" w:date="2012-08-23T21:58:00Z"/>
              </w:rPr>
            </w:pPr>
            <w:ins w:id="15780" w:author="Thomas Dietz" w:date="2012-08-13T14:23:00Z">
              <w:del w:id="15781" w:author="Deepak Bansal (AZURE)" w:date="2012-08-23T21:58:00Z">
                <w:r w:rsidDel="00B15A0B">
                  <w:delText xml:space="preserve">          * If the operation is 'create', the element is created if</w:delText>
                </w:r>
              </w:del>
            </w:ins>
          </w:p>
          <w:p w14:paraId="6064553A" w14:textId="4E872CC1" w:rsidR="001D500F" w:rsidDel="00B15A0B" w:rsidRDefault="001D500F" w:rsidP="001D500F">
            <w:pPr>
              <w:pStyle w:val="XML1"/>
              <w:rPr>
                <w:ins w:id="15782" w:author="Thomas Dietz" w:date="2012-08-13T14:23:00Z"/>
                <w:del w:id="15783" w:author="Deepak Bansal (AZURE)" w:date="2012-08-23T21:58:00Z"/>
              </w:rPr>
            </w:pPr>
            <w:ins w:id="15784" w:author="Thomas Dietz" w:date="2012-08-13T14:23:00Z">
              <w:del w:id="15785" w:author="Deepak Bansal (AZURE)" w:date="2012-08-23T21:58:00Z">
                <w:r w:rsidDel="00B15A0B">
                  <w:delText xml:space="preserve">            it does not exist. If the element already exists, a</w:delText>
                </w:r>
              </w:del>
            </w:ins>
          </w:p>
          <w:p w14:paraId="04268491" w14:textId="674407C6" w:rsidR="001D500F" w:rsidDel="00B15A0B" w:rsidRDefault="001D500F" w:rsidP="001D500F">
            <w:pPr>
              <w:pStyle w:val="XML1"/>
              <w:rPr>
                <w:ins w:id="15786" w:author="Thomas Dietz" w:date="2012-08-13T14:23:00Z"/>
                <w:del w:id="15787" w:author="Deepak Bansal (AZURE)" w:date="2012-08-23T21:58:00Z"/>
              </w:rPr>
            </w:pPr>
            <w:ins w:id="15788" w:author="Thomas Dietz" w:date="2012-08-13T14:23:00Z">
              <w:del w:id="15789" w:author="Deepak Bansal (AZURE)" w:date="2012-08-23T21:58:00Z">
                <w:r w:rsidDel="00B15A0B">
                  <w:delText xml:space="preserve">            'data</w:delText>
                </w:r>
                <w:r w:rsidDel="00B15A0B">
                  <w:rPr>
                    <w:rFonts w:ascii="MS Mincho" w:eastAsia="MS Mincho" w:hAnsi="MS Mincho" w:cs="MS Mincho" w:hint="eastAsia"/>
                  </w:rPr>
                  <w:delText>‑</w:delText>
                </w:r>
                <w:r w:rsidDel="00B15A0B">
                  <w:delText>exists' error is returned.</w:delText>
                </w:r>
              </w:del>
            </w:ins>
          </w:p>
          <w:p w14:paraId="54B850C4" w14:textId="53A9934E" w:rsidR="001D500F" w:rsidDel="00B15A0B" w:rsidRDefault="001D500F" w:rsidP="001D500F">
            <w:pPr>
              <w:pStyle w:val="XML1"/>
              <w:rPr>
                <w:ins w:id="15790" w:author="Thomas Dietz" w:date="2012-08-13T14:23:00Z"/>
                <w:del w:id="15791" w:author="Deepak Bansal (AZURE)" w:date="2012-08-23T21:58:00Z"/>
              </w:rPr>
            </w:pPr>
            <w:ins w:id="15792" w:author="Thomas Dietz" w:date="2012-08-13T14:23:00Z">
              <w:del w:id="15793" w:author="Deepak Bansal (AZURE)" w:date="2012-08-23T21:58:00Z">
                <w:r w:rsidDel="00B15A0B">
                  <w:delText xml:space="preserve">          * If the operation is 'delete', the element is deleted if</w:delText>
                </w:r>
              </w:del>
            </w:ins>
          </w:p>
          <w:p w14:paraId="3DFF61D8" w14:textId="26A67734" w:rsidR="001D500F" w:rsidDel="00B15A0B" w:rsidRDefault="001D500F" w:rsidP="001D500F">
            <w:pPr>
              <w:pStyle w:val="XML1"/>
              <w:rPr>
                <w:ins w:id="15794" w:author="Thomas Dietz" w:date="2012-08-13T14:23:00Z"/>
                <w:del w:id="15795" w:author="Deepak Bansal (AZURE)" w:date="2012-08-23T21:58:00Z"/>
              </w:rPr>
            </w:pPr>
            <w:ins w:id="15796" w:author="Thomas Dietz" w:date="2012-08-13T14:23:00Z">
              <w:del w:id="15797" w:author="Deepak Bansal (AZURE)" w:date="2012-08-23T21:58:00Z">
                <w:r w:rsidDel="00B15A0B">
                  <w:delText xml:space="preserve">            it exists. If the element does not exist, a</w:delText>
                </w:r>
              </w:del>
            </w:ins>
          </w:p>
          <w:p w14:paraId="095971DD" w14:textId="5C1C0A74" w:rsidR="001D500F" w:rsidDel="00B15A0B" w:rsidRDefault="001D500F" w:rsidP="001D500F">
            <w:pPr>
              <w:pStyle w:val="XML1"/>
              <w:rPr>
                <w:ins w:id="15798" w:author="Thomas Dietz" w:date="2012-08-13T14:23:00Z"/>
                <w:del w:id="15799" w:author="Deepak Bansal (AZURE)" w:date="2012-08-23T21:58:00Z"/>
              </w:rPr>
            </w:pPr>
            <w:ins w:id="15800" w:author="Thomas Dietz" w:date="2012-08-13T14:23:00Z">
              <w:del w:id="15801" w:author="Deepak Bansal (AZURE)" w:date="2012-08-23T21:58:00Z">
                <w:r w:rsidDel="00B15A0B">
                  <w:delText xml:space="preserve">            'data</w:delText>
                </w:r>
                <w:r w:rsidDel="00B15A0B">
                  <w:rPr>
                    <w:rFonts w:ascii="MS Mincho" w:eastAsia="MS Mincho" w:hAnsi="MS Mincho" w:cs="MS Mincho" w:hint="eastAsia"/>
                  </w:rPr>
                  <w:delText>‑</w:delText>
                </w:r>
                <w:r w:rsidDel="00B15A0B">
                  <w:delText>missing' error is returned.";</w:delText>
                </w:r>
              </w:del>
            </w:ins>
          </w:p>
          <w:p w14:paraId="4771EF52" w14:textId="6F863EA2" w:rsidR="001D500F" w:rsidDel="00B15A0B" w:rsidRDefault="001D500F" w:rsidP="001D500F">
            <w:pPr>
              <w:pStyle w:val="XML1"/>
              <w:rPr>
                <w:ins w:id="15802" w:author="Thomas Dietz" w:date="2012-08-13T14:23:00Z"/>
                <w:del w:id="15803" w:author="Deepak Bansal (AZURE)" w:date="2012-08-23T21:58:00Z"/>
              </w:rPr>
            </w:pPr>
            <w:ins w:id="15804" w:author="Thomas Dietz" w:date="2012-08-13T14:23:00Z">
              <w:del w:id="15805" w:author="Deepak Bansal (AZURE)" w:date="2012-08-23T21:58:00Z">
                <w:r w:rsidDel="00B15A0B">
                  <w:delText xml:space="preserve">      }</w:delText>
                </w:r>
              </w:del>
            </w:ins>
          </w:p>
          <w:p w14:paraId="78F6F3ED" w14:textId="6E8CC10A" w:rsidR="001D500F" w:rsidDel="00B15A0B" w:rsidRDefault="001D500F" w:rsidP="001D500F">
            <w:pPr>
              <w:pStyle w:val="XML1"/>
              <w:rPr>
                <w:ins w:id="15806" w:author="Thomas Dietz" w:date="2012-08-13T14:23:00Z"/>
                <w:del w:id="15807" w:author="Deepak Bansal (AZURE)" w:date="2012-08-23T21:58:00Z"/>
              </w:rPr>
            </w:pPr>
            <w:ins w:id="15808" w:author="Thomas Dietz" w:date="2012-08-13T14:23:00Z">
              <w:del w:id="15809" w:author="Deepak Bansal (AZURE)" w:date="2012-08-23T21:58:00Z">
                <w:r w:rsidDel="00B15A0B">
                  <w:delText xml:space="preserve">      container supported {</w:delText>
                </w:r>
              </w:del>
            </w:ins>
          </w:p>
          <w:p w14:paraId="34F8D4D1" w14:textId="4AC1C122" w:rsidR="001D500F" w:rsidDel="00B15A0B" w:rsidRDefault="001D500F" w:rsidP="001D500F">
            <w:pPr>
              <w:pStyle w:val="XML1"/>
              <w:rPr>
                <w:ins w:id="15810" w:author="Thomas Dietz" w:date="2012-08-13T14:23:00Z"/>
                <w:del w:id="15811" w:author="Deepak Bansal (AZURE)" w:date="2012-08-23T21:58:00Z"/>
              </w:rPr>
            </w:pPr>
            <w:ins w:id="15812" w:author="Thomas Dietz" w:date="2012-08-13T14:23:00Z">
              <w:del w:id="15813" w:author="Deepak Bansal (AZURE)" w:date="2012-08-23T21:58:00Z">
                <w:r w:rsidDel="00B15A0B">
                  <w:delText xml:space="preserve">        uses OFPortOtherFeatureListType;</w:delText>
                </w:r>
              </w:del>
            </w:ins>
          </w:p>
          <w:p w14:paraId="49092A38" w14:textId="55709000" w:rsidR="001D500F" w:rsidDel="00B15A0B" w:rsidRDefault="001D500F" w:rsidP="001D500F">
            <w:pPr>
              <w:pStyle w:val="XML1"/>
              <w:rPr>
                <w:ins w:id="15814" w:author="Thomas Dietz" w:date="2012-08-13T14:23:00Z"/>
                <w:del w:id="15815" w:author="Deepak Bansal (AZURE)" w:date="2012-08-23T21:58:00Z"/>
              </w:rPr>
            </w:pPr>
            <w:ins w:id="15816" w:author="Thomas Dietz" w:date="2012-08-13T14:23:00Z">
              <w:del w:id="15817" w:author="Deepak Bansal (AZURE)" w:date="2012-08-23T21:58:00Z">
                <w:r w:rsidDel="00B15A0B">
                  <w:delText xml:space="preserve">        config false;</w:delText>
                </w:r>
              </w:del>
            </w:ins>
          </w:p>
          <w:p w14:paraId="7FA58D71" w14:textId="77F280F0" w:rsidR="001D500F" w:rsidDel="00B15A0B" w:rsidRDefault="001D500F" w:rsidP="001D500F">
            <w:pPr>
              <w:pStyle w:val="XML1"/>
              <w:rPr>
                <w:ins w:id="15818" w:author="Thomas Dietz" w:date="2012-08-13T14:23:00Z"/>
                <w:del w:id="15819" w:author="Deepak Bansal (AZURE)" w:date="2012-08-23T21:58:00Z"/>
              </w:rPr>
            </w:pPr>
            <w:ins w:id="15820" w:author="Thomas Dietz" w:date="2012-08-13T14:23:00Z">
              <w:del w:id="15821" w:author="Deepak Bansal (AZURE)" w:date="2012-08-23T21:58:00Z">
                <w:r w:rsidDel="00B15A0B">
                  <w:delText xml:space="preserve">        description "The features (rates, duplex, etc.) of the</w:delText>
                </w:r>
              </w:del>
            </w:ins>
          </w:p>
          <w:p w14:paraId="0D3025DC" w14:textId="738D8A7E" w:rsidR="001D500F" w:rsidDel="00B15A0B" w:rsidRDefault="001D500F" w:rsidP="001D500F">
            <w:pPr>
              <w:pStyle w:val="XML1"/>
              <w:rPr>
                <w:ins w:id="15822" w:author="Thomas Dietz" w:date="2012-08-13T14:23:00Z"/>
                <w:del w:id="15823" w:author="Deepak Bansal (AZURE)" w:date="2012-08-23T21:58:00Z"/>
              </w:rPr>
            </w:pPr>
            <w:ins w:id="15824" w:author="Thomas Dietz" w:date="2012-08-13T14:23:00Z">
              <w:del w:id="15825" w:author="Deepak Bansal (AZURE)" w:date="2012-08-23T21:58:00Z">
                <w:r w:rsidDel="00B15A0B">
                  <w:delText xml:space="preserve">          port, that are supported on the port.</w:delText>
                </w:r>
              </w:del>
            </w:ins>
          </w:p>
          <w:p w14:paraId="0B291B81" w14:textId="1806FCB6" w:rsidR="001D500F" w:rsidDel="00B15A0B" w:rsidRDefault="001D500F" w:rsidP="001D500F">
            <w:pPr>
              <w:pStyle w:val="XML1"/>
              <w:rPr>
                <w:ins w:id="15826" w:author="Thomas Dietz" w:date="2012-08-13T14:23:00Z"/>
                <w:del w:id="15827" w:author="Deepak Bansal (AZURE)" w:date="2012-08-23T21:58:00Z"/>
              </w:rPr>
            </w:pPr>
          </w:p>
          <w:p w14:paraId="4310C847" w14:textId="721E1EC4" w:rsidR="001D500F" w:rsidDel="00B15A0B" w:rsidRDefault="001D500F" w:rsidP="001D500F">
            <w:pPr>
              <w:pStyle w:val="XML1"/>
              <w:rPr>
                <w:ins w:id="15828" w:author="Thomas Dietz" w:date="2012-08-13T14:23:00Z"/>
                <w:del w:id="15829" w:author="Deepak Bansal (AZURE)" w:date="2012-08-23T21:58:00Z"/>
              </w:rPr>
            </w:pPr>
            <w:ins w:id="15830" w:author="Thomas Dietz" w:date="2012-08-13T14:23:00Z">
              <w:del w:id="15831" w:author="Deepak Bansal (AZURE)" w:date="2012-08-23T21:58:00Z">
                <w:r w:rsidDel="00B15A0B">
                  <w:delText xml:space="preserve">          Children of this element are not configurable and can</w:delText>
                </w:r>
              </w:del>
            </w:ins>
          </w:p>
          <w:p w14:paraId="75E03045" w14:textId="01F5C166" w:rsidR="001D500F" w:rsidDel="00B15A0B" w:rsidRDefault="001D500F" w:rsidP="001D500F">
            <w:pPr>
              <w:pStyle w:val="XML1"/>
              <w:rPr>
                <w:ins w:id="15832" w:author="Thomas Dietz" w:date="2012-08-13T14:23:00Z"/>
                <w:del w:id="15833" w:author="Deepak Bansal (AZURE)" w:date="2012-08-23T21:58:00Z"/>
              </w:rPr>
            </w:pPr>
            <w:ins w:id="15834" w:author="Thomas Dietz" w:date="2012-08-13T14:23:00Z">
              <w:del w:id="15835" w:author="Deepak Bansal (AZURE)" w:date="2012-08-23T21:58:00Z">
                <w:r w:rsidDel="00B15A0B">
                  <w:delText xml:space="preserve">          only be retrieved by NETCONF &lt;get&gt; operations. Attemps to</w:delText>
                </w:r>
              </w:del>
            </w:ins>
          </w:p>
          <w:p w14:paraId="34A8B729" w14:textId="16197195" w:rsidR="001D500F" w:rsidDel="00B15A0B" w:rsidRDefault="001D500F" w:rsidP="001D500F">
            <w:pPr>
              <w:pStyle w:val="XML1"/>
              <w:rPr>
                <w:ins w:id="15836" w:author="Thomas Dietz" w:date="2012-08-13T14:23:00Z"/>
                <w:del w:id="15837" w:author="Deepak Bansal (AZURE)" w:date="2012-08-23T21:58:00Z"/>
              </w:rPr>
            </w:pPr>
            <w:ins w:id="15838" w:author="Thomas Dietz" w:date="2012-08-13T14:23:00Z">
              <w:del w:id="15839" w:author="Deepak Bansal (AZURE)" w:date="2012-08-23T21:58:00Z">
                <w:r w:rsidDel="00B15A0B">
                  <w:delText xml:space="preserve">          modify this element and its children with a NETCONF</w:delText>
                </w:r>
              </w:del>
            </w:ins>
          </w:p>
          <w:p w14:paraId="47876F8B" w14:textId="1AB5F6D6" w:rsidR="001D500F" w:rsidDel="00B15A0B" w:rsidRDefault="001D500F" w:rsidP="001D500F">
            <w:pPr>
              <w:pStyle w:val="XML1"/>
              <w:rPr>
                <w:ins w:id="15840" w:author="Thomas Dietz" w:date="2012-08-13T14:23:00Z"/>
                <w:del w:id="15841" w:author="Deepak Bansal (AZURE)" w:date="2012-08-23T21:58:00Z"/>
              </w:rPr>
            </w:pPr>
            <w:ins w:id="15842" w:author="Thomas Dietz" w:date="2012-08-13T14:23:00Z">
              <w:del w:id="15843" w:author="Deepak Bansal (AZURE)" w:date="2012-08-23T21:58:00Z">
                <w:r w:rsidDel="00B15A0B">
                  <w:delText xml:space="preserve">          &lt;edit-config&gt; operation MUST result in an</w:delText>
                </w:r>
              </w:del>
            </w:ins>
          </w:p>
          <w:p w14:paraId="31CF048F" w14:textId="7CFE1FE1" w:rsidR="001D500F" w:rsidDel="00B15A0B" w:rsidRDefault="001D500F" w:rsidP="001D500F">
            <w:pPr>
              <w:pStyle w:val="XML1"/>
              <w:rPr>
                <w:ins w:id="15844" w:author="Thomas Dietz" w:date="2012-08-13T14:23:00Z"/>
                <w:del w:id="15845" w:author="Deepak Bansal (AZURE)" w:date="2012-08-23T21:58:00Z"/>
              </w:rPr>
            </w:pPr>
            <w:ins w:id="15846" w:author="Thomas Dietz" w:date="2012-08-13T14:23:00Z">
              <w:del w:id="15847" w:author="Deepak Bansal (AZURE)" w:date="2012-08-23T21:58:00Z">
                <w:r w:rsidDel="00B15A0B">
                  <w:delText xml:space="preserve">          'operation-not-supported' error with type</w:delText>
                </w:r>
              </w:del>
            </w:ins>
          </w:p>
          <w:p w14:paraId="6DEEAC5A" w14:textId="48DA0276" w:rsidR="001D500F" w:rsidDel="00B15A0B" w:rsidRDefault="001D500F" w:rsidP="001D500F">
            <w:pPr>
              <w:pStyle w:val="XML1"/>
              <w:rPr>
                <w:ins w:id="15848" w:author="Thomas Dietz" w:date="2012-08-13T14:23:00Z"/>
                <w:del w:id="15849" w:author="Deepak Bansal (AZURE)" w:date="2012-08-23T21:58:00Z"/>
              </w:rPr>
            </w:pPr>
            <w:ins w:id="15850" w:author="Thomas Dietz" w:date="2012-08-13T14:23:00Z">
              <w:del w:id="15851" w:author="Deepak Bansal (AZURE)" w:date="2012-08-23T21:58:00Z">
                <w:r w:rsidDel="00B15A0B">
                  <w:delText xml:space="preserve">          'application'.";</w:delText>
                </w:r>
              </w:del>
            </w:ins>
          </w:p>
          <w:p w14:paraId="7856E0B1" w14:textId="1FC1E633" w:rsidR="001D500F" w:rsidDel="00B15A0B" w:rsidRDefault="001D500F" w:rsidP="001D500F">
            <w:pPr>
              <w:pStyle w:val="XML1"/>
              <w:rPr>
                <w:ins w:id="15852" w:author="Thomas Dietz" w:date="2012-08-13T14:23:00Z"/>
                <w:del w:id="15853" w:author="Deepak Bansal (AZURE)" w:date="2012-08-23T21:58:00Z"/>
              </w:rPr>
            </w:pPr>
            <w:ins w:id="15854" w:author="Thomas Dietz" w:date="2012-08-13T14:23:00Z">
              <w:del w:id="15855" w:author="Deepak Bansal (AZURE)" w:date="2012-08-23T21:58:00Z">
                <w:r w:rsidDel="00B15A0B">
                  <w:delText xml:space="preserve">      }</w:delText>
                </w:r>
              </w:del>
            </w:ins>
          </w:p>
          <w:p w14:paraId="37F6EB00" w14:textId="6FE6DBF9" w:rsidR="001D500F" w:rsidDel="00B15A0B" w:rsidRDefault="001D500F" w:rsidP="001D500F">
            <w:pPr>
              <w:pStyle w:val="XML1"/>
              <w:rPr>
                <w:ins w:id="15856" w:author="Thomas Dietz" w:date="2012-08-13T14:23:00Z"/>
                <w:del w:id="15857" w:author="Deepak Bansal (AZURE)" w:date="2012-08-23T21:58:00Z"/>
              </w:rPr>
            </w:pPr>
            <w:ins w:id="15858" w:author="Thomas Dietz" w:date="2012-08-13T14:23:00Z">
              <w:del w:id="15859" w:author="Deepak Bansal (AZURE)" w:date="2012-08-23T21:58:00Z">
                <w:r w:rsidDel="00B15A0B">
                  <w:delText xml:space="preserve">      container advertised-peer {</w:delText>
                </w:r>
              </w:del>
            </w:ins>
          </w:p>
          <w:p w14:paraId="16A22CDA" w14:textId="24441352" w:rsidR="001D500F" w:rsidDel="00B15A0B" w:rsidRDefault="001D500F" w:rsidP="001D500F">
            <w:pPr>
              <w:pStyle w:val="XML1"/>
              <w:rPr>
                <w:ins w:id="15860" w:author="Thomas Dietz" w:date="2012-08-13T14:23:00Z"/>
                <w:del w:id="15861" w:author="Deepak Bansal (AZURE)" w:date="2012-08-23T21:58:00Z"/>
              </w:rPr>
            </w:pPr>
            <w:ins w:id="15862" w:author="Thomas Dietz" w:date="2012-08-13T14:23:00Z">
              <w:del w:id="15863" w:author="Deepak Bansal (AZURE)" w:date="2012-08-23T21:58:00Z">
                <w:r w:rsidDel="00B15A0B">
                  <w:delText xml:space="preserve">        uses OFPortOtherFeatureListType;</w:delText>
                </w:r>
              </w:del>
            </w:ins>
          </w:p>
          <w:p w14:paraId="669F7678" w14:textId="131E6043" w:rsidR="001D500F" w:rsidDel="00B15A0B" w:rsidRDefault="001D500F" w:rsidP="001D500F">
            <w:pPr>
              <w:pStyle w:val="XML1"/>
              <w:rPr>
                <w:ins w:id="15864" w:author="Thomas Dietz" w:date="2012-08-13T14:23:00Z"/>
                <w:del w:id="15865" w:author="Deepak Bansal (AZURE)" w:date="2012-08-23T21:58:00Z"/>
              </w:rPr>
            </w:pPr>
            <w:ins w:id="15866" w:author="Thomas Dietz" w:date="2012-08-13T14:23:00Z">
              <w:del w:id="15867" w:author="Deepak Bansal (AZURE)" w:date="2012-08-23T21:58:00Z">
                <w:r w:rsidDel="00B15A0B">
                  <w:delText xml:space="preserve">        config false;</w:delText>
                </w:r>
              </w:del>
            </w:ins>
          </w:p>
          <w:p w14:paraId="0E90BA2E" w14:textId="65C56399" w:rsidR="001D500F" w:rsidDel="00B15A0B" w:rsidRDefault="001D500F" w:rsidP="001D500F">
            <w:pPr>
              <w:pStyle w:val="XML1"/>
              <w:rPr>
                <w:ins w:id="15868" w:author="Thomas Dietz" w:date="2012-08-13T14:23:00Z"/>
                <w:del w:id="15869" w:author="Deepak Bansal (AZURE)" w:date="2012-08-23T21:58:00Z"/>
              </w:rPr>
            </w:pPr>
            <w:ins w:id="15870" w:author="Thomas Dietz" w:date="2012-08-13T14:23:00Z">
              <w:del w:id="15871" w:author="Deepak Bansal (AZURE)" w:date="2012-08-23T21:58:00Z">
                <w:r w:rsidDel="00B15A0B">
                  <w:delText xml:space="preserve">        description "The features (rates, duplex, etc.) that are</w:delText>
                </w:r>
              </w:del>
            </w:ins>
          </w:p>
          <w:p w14:paraId="61432F5B" w14:textId="4B18E8F5" w:rsidR="001D500F" w:rsidDel="00B15A0B" w:rsidRDefault="001D500F" w:rsidP="001D500F">
            <w:pPr>
              <w:pStyle w:val="XML1"/>
              <w:rPr>
                <w:ins w:id="15872" w:author="Thomas Dietz" w:date="2012-08-13T14:23:00Z"/>
                <w:del w:id="15873" w:author="Deepak Bansal (AZURE)" w:date="2012-08-23T21:58:00Z"/>
              </w:rPr>
            </w:pPr>
            <w:ins w:id="15874" w:author="Thomas Dietz" w:date="2012-08-13T14:23:00Z">
              <w:del w:id="15875" w:author="Deepak Bansal (AZURE)" w:date="2012-08-23T21:58:00Z">
                <w:r w:rsidDel="00B15A0B">
                  <w:delText xml:space="preserve">          currently advertised by the peer port.</w:delText>
                </w:r>
              </w:del>
            </w:ins>
          </w:p>
          <w:p w14:paraId="697C9C2F" w14:textId="15ADED4D" w:rsidR="001D500F" w:rsidDel="00B15A0B" w:rsidRDefault="001D500F" w:rsidP="001D500F">
            <w:pPr>
              <w:pStyle w:val="XML1"/>
              <w:rPr>
                <w:ins w:id="15876" w:author="Thomas Dietz" w:date="2012-08-13T14:23:00Z"/>
                <w:del w:id="15877" w:author="Deepak Bansal (AZURE)" w:date="2012-08-23T21:58:00Z"/>
              </w:rPr>
            </w:pPr>
          </w:p>
          <w:p w14:paraId="6C80A704" w14:textId="7264BF2C" w:rsidR="001D500F" w:rsidDel="00B15A0B" w:rsidRDefault="001D500F" w:rsidP="001D500F">
            <w:pPr>
              <w:pStyle w:val="XML1"/>
              <w:rPr>
                <w:ins w:id="15878" w:author="Thomas Dietz" w:date="2012-08-13T14:23:00Z"/>
                <w:del w:id="15879" w:author="Deepak Bansal (AZURE)" w:date="2012-08-23T21:58:00Z"/>
              </w:rPr>
            </w:pPr>
            <w:ins w:id="15880" w:author="Thomas Dietz" w:date="2012-08-13T14:23:00Z">
              <w:del w:id="15881" w:author="Deepak Bansal (AZURE)" w:date="2012-08-23T21:58:00Z">
                <w:r w:rsidDel="00B15A0B">
                  <w:delText xml:space="preserve">          Children of this element are not configurable and can</w:delText>
                </w:r>
              </w:del>
            </w:ins>
          </w:p>
          <w:p w14:paraId="1E942C88" w14:textId="0A69AE6F" w:rsidR="001D500F" w:rsidDel="00B15A0B" w:rsidRDefault="001D500F" w:rsidP="001D500F">
            <w:pPr>
              <w:pStyle w:val="XML1"/>
              <w:rPr>
                <w:ins w:id="15882" w:author="Thomas Dietz" w:date="2012-08-13T14:23:00Z"/>
                <w:del w:id="15883" w:author="Deepak Bansal (AZURE)" w:date="2012-08-23T21:58:00Z"/>
              </w:rPr>
            </w:pPr>
            <w:ins w:id="15884" w:author="Thomas Dietz" w:date="2012-08-13T14:23:00Z">
              <w:del w:id="15885" w:author="Deepak Bansal (AZURE)" w:date="2012-08-23T21:58:00Z">
                <w:r w:rsidDel="00B15A0B">
                  <w:delText xml:space="preserve">          only be retrieved by NETCONF &lt;get&gt; operations. Attemps to</w:delText>
                </w:r>
              </w:del>
            </w:ins>
          </w:p>
          <w:p w14:paraId="357D1C6C" w14:textId="56D50721" w:rsidR="001D500F" w:rsidDel="00B15A0B" w:rsidRDefault="001D500F" w:rsidP="001D500F">
            <w:pPr>
              <w:pStyle w:val="XML1"/>
              <w:rPr>
                <w:ins w:id="15886" w:author="Thomas Dietz" w:date="2012-08-13T14:23:00Z"/>
                <w:del w:id="15887" w:author="Deepak Bansal (AZURE)" w:date="2012-08-23T21:58:00Z"/>
              </w:rPr>
            </w:pPr>
            <w:ins w:id="15888" w:author="Thomas Dietz" w:date="2012-08-13T14:23:00Z">
              <w:del w:id="15889" w:author="Deepak Bansal (AZURE)" w:date="2012-08-23T21:58:00Z">
                <w:r w:rsidDel="00B15A0B">
                  <w:delText xml:space="preserve">          modify this element and its children with a NETCONF</w:delText>
                </w:r>
              </w:del>
            </w:ins>
          </w:p>
          <w:p w14:paraId="1BB82BDC" w14:textId="456E83EE" w:rsidR="001D500F" w:rsidDel="00B15A0B" w:rsidRDefault="001D500F" w:rsidP="001D500F">
            <w:pPr>
              <w:pStyle w:val="XML1"/>
              <w:rPr>
                <w:ins w:id="15890" w:author="Thomas Dietz" w:date="2012-08-13T14:23:00Z"/>
                <w:del w:id="15891" w:author="Deepak Bansal (AZURE)" w:date="2012-08-23T21:58:00Z"/>
              </w:rPr>
            </w:pPr>
            <w:ins w:id="15892" w:author="Thomas Dietz" w:date="2012-08-13T14:23:00Z">
              <w:del w:id="15893" w:author="Deepak Bansal (AZURE)" w:date="2012-08-23T21:58:00Z">
                <w:r w:rsidDel="00B15A0B">
                  <w:delText xml:space="preserve">          &lt;edit-config&gt; operation MUST result in an</w:delText>
                </w:r>
              </w:del>
            </w:ins>
          </w:p>
          <w:p w14:paraId="03775B7C" w14:textId="099DAA30" w:rsidR="001D500F" w:rsidDel="00B15A0B" w:rsidRDefault="001D500F" w:rsidP="001D500F">
            <w:pPr>
              <w:pStyle w:val="XML1"/>
              <w:rPr>
                <w:ins w:id="15894" w:author="Thomas Dietz" w:date="2012-08-13T14:23:00Z"/>
                <w:del w:id="15895" w:author="Deepak Bansal (AZURE)" w:date="2012-08-23T21:58:00Z"/>
              </w:rPr>
            </w:pPr>
            <w:ins w:id="15896" w:author="Thomas Dietz" w:date="2012-08-13T14:23:00Z">
              <w:del w:id="15897" w:author="Deepak Bansal (AZURE)" w:date="2012-08-23T21:58:00Z">
                <w:r w:rsidDel="00B15A0B">
                  <w:delText xml:space="preserve">          'operation-not-supported' error with type</w:delText>
                </w:r>
              </w:del>
            </w:ins>
          </w:p>
          <w:p w14:paraId="14FD5F3E" w14:textId="3981BD2E" w:rsidR="001D500F" w:rsidDel="00B15A0B" w:rsidRDefault="001D500F" w:rsidP="001D500F">
            <w:pPr>
              <w:pStyle w:val="XML1"/>
              <w:rPr>
                <w:ins w:id="15898" w:author="Thomas Dietz" w:date="2012-08-13T14:23:00Z"/>
                <w:del w:id="15899" w:author="Deepak Bansal (AZURE)" w:date="2012-08-23T21:58:00Z"/>
              </w:rPr>
            </w:pPr>
            <w:ins w:id="15900" w:author="Thomas Dietz" w:date="2012-08-13T14:23:00Z">
              <w:del w:id="15901" w:author="Deepak Bansal (AZURE)" w:date="2012-08-23T21:58:00Z">
                <w:r w:rsidDel="00B15A0B">
                  <w:delText xml:space="preserve">          'application'.";</w:delText>
                </w:r>
              </w:del>
            </w:ins>
          </w:p>
          <w:p w14:paraId="573B9408" w14:textId="529EE5B8" w:rsidR="001D500F" w:rsidDel="00B15A0B" w:rsidRDefault="001D500F" w:rsidP="001D500F">
            <w:pPr>
              <w:pStyle w:val="XML1"/>
              <w:rPr>
                <w:ins w:id="15902" w:author="Thomas Dietz" w:date="2012-08-13T14:23:00Z"/>
                <w:del w:id="15903" w:author="Deepak Bansal (AZURE)" w:date="2012-08-23T21:58:00Z"/>
              </w:rPr>
            </w:pPr>
            <w:ins w:id="15904" w:author="Thomas Dietz" w:date="2012-08-13T14:23:00Z">
              <w:del w:id="15905" w:author="Deepak Bansal (AZURE)" w:date="2012-08-23T21:58:00Z">
                <w:r w:rsidDel="00B15A0B">
                  <w:delText xml:space="preserve">      }</w:delText>
                </w:r>
              </w:del>
            </w:ins>
          </w:p>
          <w:p w14:paraId="23AACDD3" w14:textId="032C832E" w:rsidR="001D500F" w:rsidDel="00B15A0B" w:rsidRDefault="001D500F" w:rsidP="001D500F">
            <w:pPr>
              <w:pStyle w:val="XML1"/>
              <w:rPr>
                <w:ins w:id="15906" w:author="Thomas Dietz" w:date="2012-08-13T14:23:00Z"/>
                <w:del w:id="15907" w:author="Deepak Bansal (AZURE)" w:date="2012-08-23T21:58:00Z"/>
              </w:rPr>
            </w:pPr>
            <w:ins w:id="15908" w:author="Thomas Dietz" w:date="2012-08-13T14:23:00Z">
              <w:del w:id="15909" w:author="Deepak Bansal (AZURE)" w:date="2012-08-23T21:58:00Z">
                <w:r w:rsidDel="00B15A0B">
                  <w:delText xml:space="preserve">    }</w:delText>
                </w:r>
              </w:del>
            </w:ins>
          </w:p>
          <w:p w14:paraId="6AA6E61A" w14:textId="705262C8" w:rsidR="001D500F" w:rsidDel="00B15A0B" w:rsidRDefault="001D500F" w:rsidP="001D500F">
            <w:pPr>
              <w:pStyle w:val="XML1"/>
              <w:rPr>
                <w:ins w:id="15910" w:author="Thomas Dietz" w:date="2012-08-13T14:23:00Z"/>
                <w:del w:id="15911" w:author="Deepak Bansal (AZURE)" w:date="2012-08-23T21:58:00Z"/>
              </w:rPr>
            </w:pPr>
            <w:ins w:id="15912" w:author="Thomas Dietz" w:date="2012-08-13T14:23:00Z">
              <w:del w:id="15913" w:author="Deepak Bansal (AZURE)" w:date="2012-08-23T21:58:00Z">
                <w:r w:rsidDel="00B15A0B">
                  <w:delText xml:space="preserve">    choice tunnel-type {</w:delText>
                </w:r>
              </w:del>
            </w:ins>
          </w:p>
          <w:p w14:paraId="1FD6541B" w14:textId="7C4C6BF6" w:rsidR="001D500F" w:rsidDel="00B15A0B" w:rsidRDefault="001D500F" w:rsidP="001D500F">
            <w:pPr>
              <w:pStyle w:val="XML1"/>
              <w:rPr>
                <w:ins w:id="15914" w:author="Thomas Dietz" w:date="2012-08-13T14:23:00Z"/>
                <w:del w:id="15915" w:author="Deepak Bansal (AZURE)" w:date="2012-08-23T21:58:00Z"/>
              </w:rPr>
            </w:pPr>
            <w:ins w:id="15916" w:author="Thomas Dietz" w:date="2012-08-13T14:23:00Z">
              <w:del w:id="15917" w:author="Deepak Bansal (AZURE)" w:date="2012-08-23T21:58:00Z">
                <w:r w:rsidDel="00B15A0B">
                  <w:delText xml:space="preserve">      description "Tunnels are modeled as logical ports.</w:delText>
                </w:r>
              </w:del>
            </w:ins>
          </w:p>
          <w:p w14:paraId="7C654F6B" w14:textId="1AD6AF29" w:rsidR="001D500F" w:rsidDel="00B15A0B" w:rsidRDefault="001D500F" w:rsidP="001D500F">
            <w:pPr>
              <w:pStyle w:val="XML1"/>
              <w:rPr>
                <w:ins w:id="15918" w:author="Thomas Dietz" w:date="2012-08-13T14:23:00Z"/>
                <w:del w:id="15919" w:author="Deepak Bansal (AZURE)" w:date="2012-08-23T21:58:00Z"/>
              </w:rPr>
            </w:pPr>
          </w:p>
          <w:p w14:paraId="55A4C43D" w14:textId="61585B14" w:rsidR="001D500F" w:rsidDel="00B15A0B" w:rsidRDefault="001D500F" w:rsidP="001D500F">
            <w:pPr>
              <w:pStyle w:val="XML1"/>
              <w:rPr>
                <w:ins w:id="15920" w:author="Thomas Dietz" w:date="2012-08-13T14:23:00Z"/>
                <w:del w:id="15921" w:author="Deepak Bansal (AZURE)" w:date="2012-08-23T21:58:00Z"/>
              </w:rPr>
            </w:pPr>
            <w:ins w:id="15922" w:author="Thomas Dietz" w:date="2012-08-13T14:23:00Z">
              <w:del w:id="15923" w:author="Deepak Bansal (AZURE)" w:date="2012-08-23T21:58:00Z">
                <w:r w:rsidDel="00B15A0B">
                  <w:delText xml:space="preserve">        Elements in this choice are not configurable and can only</w:delText>
                </w:r>
              </w:del>
            </w:ins>
          </w:p>
          <w:p w14:paraId="2D09487B" w14:textId="584C68D7" w:rsidR="001D500F" w:rsidDel="00B15A0B" w:rsidRDefault="001D500F" w:rsidP="001D500F">
            <w:pPr>
              <w:pStyle w:val="XML1"/>
              <w:rPr>
                <w:ins w:id="15924" w:author="Thomas Dietz" w:date="2012-08-13T14:23:00Z"/>
                <w:del w:id="15925" w:author="Deepak Bansal (AZURE)" w:date="2012-08-23T21:58:00Z"/>
              </w:rPr>
            </w:pPr>
            <w:ins w:id="15926" w:author="Thomas Dietz" w:date="2012-08-13T14:23:00Z">
              <w:del w:id="15927" w:author="Deepak Bansal (AZURE)" w:date="2012-08-23T21:58:00Z">
                <w:r w:rsidDel="00B15A0B">
                  <w:delText xml:space="preserve">        be retrieved by NETCONF &lt;get&gt; operations. Attemps to modify</w:delText>
                </w:r>
              </w:del>
            </w:ins>
          </w:p>
          <w:p w14:paraId="582E54DF" w14:textId="0459B6DC" w:rsidR="001D500F" w:rsidDel="00B15A0B" w:rsidRDefault="001D500F" w:rsidP="001D500F">
            <w:pPr>
              <w:pStyle w:val="XML1"/>
              <w:rPr>
                <w:ins w:id="15928" w:author="Thomas Dietz" w:date="2012-08-13T14:23:00Z"/>
                <w:del w:id="15929" w:author="Deepak Bansal (AZURE)" w:date="2012-08-23T21:58:00Z"/>
              </w:rPr>
            </w:pPr>
            <w:ins w:id="15930" w:author="Thomas Dietz" w:date="2012-08-13T14:23:00Z">
              <w:del w:id="15931" w:author="Deepak Bansal (AZURE)" w:date="2012-08-23T21:58:00Z">
                <w:r w:rsidDel="00B15A0B">
                  <w:delText xml:space="preserve">        this element and its children with a NETCONF &lt;edit-config&gt;</w:delText>
                </w:r>
              </w:del>
            </w:ins>
          </w:p>
          <w:p w14:paraId="047AE614" w14:textId="31FFDE6F" w:rsidR="001D500F" w:rsidDel="00B15A0B" w:rsidRDefault="001D500F" w:rsidP="001D500F">
            <w:pPr>
              <w:pStyle w:val="XML1"/>
              <w:rPr>
                <w:ins w:id="15932" w:author="Thomas Dietz" w:date="2012-08-13T14:23:00Z"/>
                <w:del w:id="15933" w:author="Deepak Bansal (AZURE)" w:date="2012-08-23T21:58:00Z"/>
              </w:rPr>
            </w:pPr>
            <w:ins w:id="15934" w:author="Thomas Dietz" w:date="2012-08-13T14:23:00Z">
              <w:del w:id="15935" w:author="Deepak Bansal (AZURE)" w:date="2012-08-23T21:58:00Z">
                <w:r w:rsidDel="00B15A0B">
                  <w:delText xml:space="preserve">        operation MUST result in an 'operation-not-supported' error</w:delText>
                </w:r>
              </w:del>
            </w:ins>
          </w:p>
          <w:p w14:paraId="79D9326D" w14:textId="1F7E0820" w:rsidR="001D500F" w:rsidDel="00B15A0B" w:rsidRDefault="001D500F" w:rsidP="001D500F">
            <w:pPr>
              <w:pStyle w:val="XML1"/>
              <w:rPr>
                <w:ins w:id="15936" w:author="Thomas Dietz" w:date="2012-08-13T14:23:00Z"/>
                <w:del w:id="15937" w:author="Deepak Bansal (AZURE)" w:date="2012-08-23T21:58:00Z"/>
              </w:rPr>
            </w:pPr>
            <w:ins w:id="15938" w:author="Thomas Dietz" w:date="2012-08-13T14:23:00Z">
              <w:del w:id="15939" w:author="Deepak Bansal (AZURE)" w:date="2012-08-23T21:58:00Z">
                <w:r w:rsidDel="00B15A0B">
                  <w:delText xml:space="preserve">        with type 'application'.</w:delText>
                </w:r>
              </w:del>
            </w:ins>
          </w:p>
          <w:p w14:paraId="1C708366" w14:textId="410A6AD9" w:rsidR="001D500F" w:rsidDel="00B15A0B" w:rsidRDefault="001D500F" w:rsidP="001D500F">
            <w:pPr>
              <w:pStyle w:val="XML1"/>
              <w:rPr>
                <w:ins w:id="15940" w:author="Thomas Dietz" w:date="2012-08-13T14:23:00Z"/>
                <w:del w:id="15941" w:author="Deepak Bansal (AZURE)" w:date="2012-08-23T21:58:00Z"/>
              </w:rPr>
            </w:pPr>
          </w:p>
          <w:p w14:paraId="236DA704" w14:textId="0D4460D3" w:rsidR="001D500F" w:rsidDel="00B15A0B" w:rsidRDefault="001D500F" w:rsidP="001D500F">
            <w:pPr>
              <w:pStyle w:val="XML1"/>
              <w:rPr>
                <w:ins w:id="15942" w:author="Thomas Dietz" w:date="2012-08-13T14:23:00Z"/>
                <w:del w:id="15943" w:author="Deepak Bansal (AZURE)" w:date="2012-08-23T21:58:00Z"/>
              </w:rPr>
            </w:pPr>
            <w:ins w:id="15944" w:author="Thomas Dietz" w:date="2012-08-13T14:23:00Z">
              <w:del w:id="15945" w:author="Deepak Bansal (AZURE)" w:date="2012-08-23T21:58:00Z">
                <w:r w:rsidDel="00B15A0B">
                  <w:delText xml:space="preserve">        Only elements from one choice must exist at a time.";</w:delText>
                </w:r>
              </w:del>
            </w:ins>
          </w:p>
          <w:p w14:paraId="40ACF874" w14:textId="14F80161" w:rsidR="001D500F" w:rsidDel="00B15A0B" w:rsidRDefault="001D500F" w:rsidP="001D500F">
            <w:pPr>
              <w:pStyle w:val="XML1"/>
              <w:rPr>
                <w:ins w:id="15946" w:author="Thomas Dietz" w:date="2012-08-13T14:23:00Z"/>
                <w:del w:id="15947" w:author="Deepak Bansal (AZURE)" w:date="2012-08-23T21:58:00Z"/>
              </w:rPr>
            </w:pPr>
            <w:ins w:id="15948" w:author="Thomas Dietz" w:date="2012-08-13T14:23:00Z">
              <w:del w:id="15949" w:author="Deepak Bansal (AZURE)" w:date="2012-08-23T21:58:00Z">
                <w:r w:rsidDel="00B15A0B">
                  <w:delText xml:space="preserve">      container tunnel {</w:delText>
                </w:r>
              </w:del>
            </w:ins>
          </w:p>
          <w:p w14:paraId="46C4563A" w14:textId="4C2BC182" w:rsidR="001D500F" w:rsidDel="00B15A0B" w:rsidRDefault="001D500F" w:rsidP="001D500F">
            <w:pPr>
              <w:pStyle w:val="XML1"/>
              <w:rPr>
                <w:ins w:id="15950" w:author="Thomas Dietz" w:date="2012-08-13T14:23:00Z"/>
                <w:del w:id="15951" w:author="Deepak Bansal (AZURE)" w:date="2012-08-23T21:58:00Z"/>
              </w:rPr>
            </w:pPr>
            <w:ins w:id="15952" w:author="Thomas Dietz" w:date="2012-08-13T14:23:00Z">
              <w:del w:id="15953" w:author="Deepak Bansal (AZURE)" w:date="2012-08-23T21:58:00Z">
                <w:r w:rsidDel="00B15A0B">
                  <w:delText xml:space="preserve">        description "Properties of a basic IP-in-GRE tunnel.";</w:delText>
                </w:r>
              </w:del>
            </w:ins>
          </w:p>
          <w:p w14:paraId="752CD1F9" w14:textId="5CC26DAA" w:rsidR="001D500F" w:rsidDel="00B15A0B" w:rsidRDefault="001D500F" w:rsidP="001D500F">
            <w:pPr>
              <w:pStyle w:val="XML1"/>
              <w:rPr>
                <w:ins w:id="15954" w:author="Thomas Dietz" w:date="2012-08-13T14:23:00Z"/>
                <w:del w:id="15955" w:author="Deepak Bansal (AZURE)" w:date="2012-08-23T21:58:00Z"/>
              </w:rPr>
            </w:pPr>
            <w:ins w:id="15956" w:author="Thomas Dietz" w:date="2012-08-13T14:23:00Z">
              <w:del w:id="15957" w:author="Deepak Bansal (AZURE)" w:date="2012-08-23T21:58:00Z">
                <w:r w:rsidDel="00B15A0B">
                  <w:delText xml:space="preserve">        uses OFPortBaseTunnelType;</w:delText>
                </w:r>
              </w:del>
            </w:ins>
          </w:p>
          <w:p w14:paraId="538034AB" w14:textId="5F3CA4CE" w:rsidR="001D500F" w:rsidDel="00B15A0B" w:rsidRDefault="001D500F" w:rsidP="001D500F">
            <w:pPr>
              <w:pStyle w:val="XML1"/>
              <w:rPr>
                <w:ins w:id="15958" w:author="Thomas Dietz" w:date="2012-08-13T14:23:00Z"/>
                <w:del w:id="15959" w:author="Deepak Bansal (AZURE)" w:date="2012-08-23T21:58:00Z"/>
              </w:rPr>
            </w:pPr>
            <w:ins w:id="15960" w:author="Thomas Dietz" w:date="2012-08-13T14:23:00Z">
              <w:del w:id="15961" w:author="Deepak Bansal (AZURE)" w:date="2012-08-23T21:58:00Z">
                <w:r w:rsidDel="00B15A0B">
                  <w:delText xml:space="preserve">      }</w:delText>
                </w:r>
              </w:del>
            </w:ins>
          </w:p>
          <w:p w14:paraId="78715DA8" w14:textId="636D47F4" w:rsidR="001D500F" w:rsidDel="00B15A0B" w:rsidRDefault="001D500F" w:rsidP="001D500F">
            <w:pPr>
              <w:pStyle w:val="XML1"/>
              <w:rPr>
                <w:ins w:id="15962" w:author="Thomas Dietz" w:date="2012-08-13T14:23:00Z"/>
                <w:del w:id="15963" w:author="Deepak Bansal (AZURE)" w:date="2012-08-23T21:58:00Z"/>
              </w:rPr>
            </w:pPr>
            <w:ins w:id="15964" w:author="Thomas Dietz" w:date="2012-08-13T14:23:00Z">
              <w:del w:id="15965" w:author="Deepak Bansal (AZURE)" w:date="2012-08-23T21:58:00Z">
                <w:r w:rsidDel="00B15A0B">
                  <w:delText xml:space="preserve">      container ipgre-tunnel {</w:delText>
                </w:r>
              </w:del>
            </w:ins>
          </w:p>
          <w:p w14:paraId="3022F88F" w14:textId="08F26244" w:rsidR="001D500F" w:rsidDel="00B15A0B" w:rsidRDefault="001D500F" w:rsidP="001D500F">
            <w:pPr>
              <w:pStyle w:val="XML1"/>
              <w:rPr>
                <w:ins w:id="15966" w:author="Thomas Dietz" w:date="2012-08-13T14:23:00Z"/>
                <w:del w:id="15967" w:author="Deepak Bansal (AZURE)" w:date="2012-08-23T21:58:00Z"/>
              </w:rPr>
            </w:pPr>
            <w:ins w:id="15968" w:author="Thomas Dietz" w:date="2012-08-13T14:23:00Z">
              <w:del w:id="15969" w:author="Deepak Bansal (AZURE)" w:date="2012-08-23T21:58:00Z">
                <w:r w:rsidDel="00B15A0B">
                  <w:delText xml:space="preserve">        description "Properties of a IP-in-GRE tunnel.";</w:delText>
                </w:r>
              </w:del>
            </w:ins>
          </w:p>
          <w:p w14:paraId="48A64976" w14:textId="6D6A0D74" w:rsidR="001D500F" w:rsidDel="00B15A0B" w:rsidRDefault="001D500F" w:rsidP="001D500F">
            <w:pPr>
              <w:pStyle w:val="XML1"/>
              <w:rPr>
                <w:ins w:id="15970" w:author="Thomas Dietz" w:date="2012-08-13T14:23:00Z"/>
                <w:del w:id="15971" w:author="Deepak Bansal (AZURE)" w:date="2012-08-23T21:58:00Z"/>
              </w:rPr>
            </w:pPr>
            <w:ins w:id="15972" w:author="Thomas Dietz" w:date="2012-08-13T14:23:00Z">
              <w:del w:id="15973" w:author="Deepak Bansal (AZURE)" w:date="2012-08-23T21:58:00Z">
                <w:r w:rsidDel="00B15A0B">
                  <w:delText xml:space="preserve">        uses OFPortIPGRETunnelType;</w:delText>
                </w:r>
              </w:del>
            </w:ins>
          </w:p>
          <w:p w14:paraId="2E5D0098" w14:textId="59C447CF" w:rsidR="001D500F" w:rsidDel="00B15A0B" w:rsidRDefault="001D500F" w:rsidP="001D500F">
            <w:pPr>
              <w:pStyle w:val="XML1"/>
              <w:rPr>
                <w:ins w:id="15974" w:author="Thomas Dietz" w:date="2012-08-13T14:23:00Z"/>
                <w:del w:id="15975" w:author="Deepak Bansal (AZURE)" w:date="2012-08-23T21:58:00Z"/>
              </w:rPr>
            </w:pPr>
            <w:ins w:id="15976" w:author="Thomas Dietz" w:date="2012-08-13T14:23:00Z">
              <w:del w:id="15977" w:author="Deepak Bansal (AZURE)" w:date="2012-08-23T21:58:00Z">
                <w:r w:rsidDel="00B15A0B">
                  <w:delText xml:space="preserve">      }</w:delText>
                </w:r>
              </w:del>
            </w:ins>
          </w:p>
          <w:p w14:paraId="40ECA10F" w14:textId="3313F68E" w:rsidR="001D500F" w:rsidDel="00B15A0B" w:rsidRDefault="001D500F" w:rsidP="001D500F">
            <w:pPr>
              <w:pStyle w:val="XML1"/>
              <w:rPr>
                <w:ins w:id="15978" w:author="Thomas Dietz" w:date="2012-08-13T14:23:00Z"/>
                <w:del w:id="15979" w:author="Deepak Bansal (AZURE)" w:date="2012-08-23T21:58:00Z"/>
              </w:rPr>
            </w:pPr>
            <w:ins w:id="15980" w:author="Thomas Dietz" w:date="2012-08-13T14:23:00Z">
              <w:del w:id="15981" w:author="Deepak Bansal (AZURE)" w:date="2012-08-23T21:58:00Z">
                <w:r w:rsidDel="00B15A0B">
                  <w:delText xml:space="preserve">      container vxlan-tunnel {</w:delText>
                </w:r>
              </w:del>
            </w:ins>
          </w:p>
          <w:p w14:paraId="50EB8E1F" w14:textId="64FEB4F2" w:rsidR="001D500F" w:rsidDel="00B15A0B" w:rsidRDefault="001D500F" w:rsidP="001D500F">
            <w:pPr>
              <w:pStyle w:val="XML1"/>
              <w:rPr>
                <w:ins w:id="15982" w:author="Thomas Dietz" w:date="2012-08-13T14:23:00Z"/>
                <w:del w:id="15983" w:author="Deepak Bansal (AZURE)" w:date="2012-08-23T21:58:00Z"/>
              </w:rPr>
            </w:pPr>
            <w:ins w:id="15984" w:author="Thomas Dietz" w:date="2012-08-13T14:23:00Z">
              <w:del w:id="15985" w:author="Deepak Bansal (AZURE)" w:date="2012-08-23T21:58:00Z">
                <w:r w:rsidDel="00B15A0B">
                  <w:delText xml:space="preserve">        description "Properties of a VxLAN tunnel.";</w:delText>
                </w:r>
              </w:del>
            </w:ins>
          </w:p>
          <w:p w14:paraId="77B814A6" w14:textId="6BB27DD0" w:rsidR="001D500F" w:rsidDel="00B15A0B" w:rsidRDefault="001D500F" w:rsidP="001D500F">
            <w:pPr>
              <w:pStyle w:val="XML1"/>
              <w:rPr>
                <w:ins w:id="15986" w:author="Thomas Dietz" w:date="2012-08-13T14:23:00Z"/>
                <w:del w:id="15987" w:author="Deepak Bansal (AZURE)" w:date="2012-08-23T21:58:00Z"/>
              </w:rPr>
            </w:pPr>
            <w:ins w:id="15988" w:author="Thomas Dietz" w:date="2012-08-13T14:23:00Z">
              <w:del w:id="15989" w:author="Deepak Bansal (AZURE)" w:date="2012-08-23T21:58:00Z">
                <w:r w:rsidDel="00B15A0B">
                  <w:delText xml:space="preserve">        uses OFPortVXLANTunnelType;</w:delText>
                </w:r>
              </w:del>
            </w:ins>
          </w:p>
          <w:p w14:paraId="6BFD18E4" w14:textId="2097B9DE" w:rsidR="001D500F" w:rsidDel="00B15A0B" w:rsidRDefault="001D500F" w:rsidP="001D500F">
            <w:pPr>
              <w:pStyle w:val="XML1"/>
              <w:rPr>
                <w:ins w:id="15990" w:author="Thomas Dietz" w:date="2012-08-13T14:23:00Z"/>
                <w:del w:id="15991" w:author="Deepak Bansal (AZURE)" w:date="2012-08-23T21:58:00Z"/>
              </w:rPr>
            </w:pPr>
            <w:ins w:id="15992" w:author="Thomas Dietz" w:date="2012-08-13T14:23:00Z">
              <w:del w:id="15993" w:author="Deepak Bansal (AZURE)" w:date="2012-08-23T21:58:00Z">
                <w:r w:rsidDel="00B15A0B">
                  <w:delText xml:space="preserve">      }</w:delText>
                </w:r>
              </w:del>
            </w:ins>
          </w:p>
          <w:p w14:paraId="67B0D4F1" w14:textId="70BCC59C" w:rsidR="001D500F" w:rsidDel="00B15A0B" w:rsidRDefault="001D500F" w:rsidP="001D500F">
            <w:pPr>
              <w:pStyle w:val="XML1"/>
              <w:rPr>
                <w:ins w:id="15994" w:author="Thomas Dietz" w:date="2012-08-13T14:23:00Z"/>
                <w:del w:id="15995" w:author="Deepak Bansal (AZURE)" w:date="2012-08-23T21:58:00Z"/>
              </w:rPr>
            </w:pPr>
            <w:ins w:id="15996" w:author="Thomas Dietz" w:date="2012-08-13T14:23:00Z">
              <w:del w:id="15997" w:author="Deepak Bansal (AZURE)" w:date="2012-08-23T21:58:00Z">
                <w:r w:rsidDel="00B15A0B">
                  <w:delText xml:space="preserve">      container nvgre-tunnel {</w:delText>
                </w:r>
              </w:del>
            </w:ins>
          </w:p>
          <w:p w14:paraId="05E613F8" w14:textId="3B106754" w:rsidR="001D500F" w:rsidDel="00B15A0B" w:rsidRDefault="001D500F" w:rsidP="001D500F">
            <w:pPr>
              <w:pStyle w:val="XML1"/>
              <w:rPr>
                <w:ins w:id="15998" w:author="Thomas Dietz" w:date="2012-08-13T14:23:00Z"/>
                <w:del w:id="15999" w:author="Deepak Bansal (AZURE)" w:date="2012-08-23T21:58:00Z"/>
              </w:rPr>
            </w:pPr>
            <w:ins w:id="16000" w:author="Thomas Dietz" w:date="2012-08-13T14:23:00Z">
              <w:del w:id="16001" w:author="Deepak Bansal (AZURE)" w:date="2012-08-23T21:58:00Z">
                <w:r w:rsidDel="00B15A0B">
                  <w:delText xml:space="preserve">        description "Properties of a NVGRE tunnel.";</w:delText>
                </w:r>
              </w:del>
            </w:ins>
          </w:p>
          <w:p w14:paraId="6698D294" w14:textId="0E1DACA8" w:rsidR="001D500F" w:rsidDel="00B15A0B" w:rsidRDefault="001D500F" w:rsidP="001D500F">
            <w:pPr>
              <w:pStyle w:val="XML1"/>
              <w:rPr>
                <w:ins w:id="16002" w:author="Thomas Dietz" w:date="2012-08-13T14:23:00Z"/>
                <w:del w:id="16003" w:author="Deepak Bansal (AZURE)" w:date="2012-08-23T21:58:00Z"/>
              </w:rPr>
            </w:pPr>
            <w:ins w:id="16004" w:author="Thomas Dietz" w:date="2012-08-13T14:23:00Z">
              <w:del w:id="16005" w:author="Deepak Bansal (AZURE)" w:date="2012-08-23T21:58:00Z">
                <w:r w:rsidDel="00B15A0B">
                  <w:delText xml:space="preserve">        uses OFPortNVGRETunnelType;</w:delText>
                </w:r>
              </w:del>
            </w:ins>
          </w:p>
          <w:p w14:paraId="0FD36E88" w14:textId="6ABADE41" w:rsidR="001D500F" w:rsidDel="00B15A0B" w:rsidRDefault="001D500F" w:rsidP="001D500F">
            <w:pPr>
              <w:pStyle w:val="XML1"/>
              <w:rPr>
                <w:ins w:id="16006" w:author="Thomas Dietz" w:date="2012-08-13T14:23:00Z"/>
                <w:del w:id="16007" w:author="Deepak Bansal (AZURE)" w:date="2012-08-23T21:58:00Z"/>
              </w:rPr>
            </w:pPr>
            <w:ins w:id="16008" w:author="Thomas Dietz" w:date="2012-08-13T14:23:00Z">
              <w:del w:id="16009" w:author="Deepak Bansal (AZURE)" w:date="2012-08-23T21:58:00Z">
                <w:r w:rsidDel="00B15A0B">
                  <w:delText xml:space="preserve">      }</w:delText>
                </w:r>
              </w:del>
            </w:ins>
          </w:p>
          <w:p w14:paraId="3D440710" w14:textId="364C23E9" w:rsidR="001D500F" w:rsidDel="00B15A0B" w:rsidRDefault="001D500F" w:rsidP="001D500F">
            <w:pPr>
              <w:pStyle w:val="XML1"/>
              <w:rPr>
                <w:ins w:id="16010" w:author="Thomas Dietz" w:date="2012-08-13T14:23:00Z"/>
                <w:del w:id="16011" w:author="Deepak Bansal (AZURE)" w:date="2012-08-23T21:58:00Z"/>
              </w:rPr>
            </w:pPr>
            <w:ins w:id="16012" w:author="Thomas Dietz" w:date="2012-08-13T14:23:00Z">
              <w:del w:id="16013" w:author="Deepak Bansal (AZURE)" w:date="2012-08-23T21:58:00Z">
                <w:r w:rsidDel="00B15A0B">
                  <w:delText xml:space="preserve">    }</w:delText>
                </w:r>
              </w:del>
            </w:ins>
          </w:p>
          <w:p w14:paraId="706F3E07" w14:textId="0597E816" w:rsidR="001D500F" w:rsidDel="00B15A0B" w:rsidRDefault="001D500F" w:rsidP="001D500F">
            <w:pPr>
              <w:pStyle w:val="XML1"/>
              <w:rPr>
                <w:ins w:id="16014" w:author="Thomas Dietz" w:date="2012-08-13T14:23:00Z"/>
                <w:del w:id="16015" w:author="Deepak Bansal (AZURE)" w:date="2012-08-23T21:58:00Z"/>
              </w:rPr>
            </w:pPr>
            <w:ins w:id="16016" w:author="Thomas Dietz" w:date="2012-08-13T14:23:00Z">
              <w:del w:id="16017" w:author="Deepak Bansal (AZURE)" w:date="2012-08-23T21:58:00Z">
                <w:r w:rsidDel="00B15A0B">
                  <w:delText xml:space="preserve">  }</w:delText>
                </w:r>
              </w:del>
            </w:ins>
          </w:p>
          <w:p w14:paraId="2E8E421E" w14:textId="2FAF50C3" w:rsidR="001D500F" w:rsidDel="00B15A0B" w:rsidRDefault="001D500F" w:rsidP="001D500F">
            <w:pPr>
              <w:pStyle w:val="XML1"/>
              <w:rPr>
                <w:ins w:id="16018" w:author="Thomas Dietz" w:date="2012-08-13T14:23:00Z"/>
                <w:del w:id="16019" w:author="Deepak Bansal (AZURE)" w:date="2012-08-23T21:58:00Z"/>
              </w:rPr>
            </w:pPr>
          </w:p>
          <w:p w14:paraId="59E6ED26" w14:textId="42DA8C89" w:rsidR="001D500F" w:rsidDel="00B15A0B" w:rsidRDefault="001D500F" w:rsidP="001D500F">
            <w:pPr>
              <w:pStyle w:val="XML1"/>
              <w:rPr>
                <w:ins w:id="16020" w:author="Thomas Dietz" w:date="2012-08-13T14:23:00Z"/>
                <w:del w:id="16021" w:author="Deepak Bansal (AZURE)" w:date="2012-08-23T21:58:00Z"/>
              </w:rPr>
            </w:pPr>
            <w:ins w:id="16022" w:author="Thomas Dietz" w:date="2012-08-13T14:23:00Z">
              <w:del w:id="16023" w:author="Deepak Bansal (AZURE)" w:date="2012-08-23T21:58:00Z">
                <w:r w:rsidDel="00B15A0B">
                  <w:delText xml:space="preserve">  grouping OFPortBaseTunnelType {</w:delText>
                </w:r>
              </w:del>
            </w:ins>
          </w:p>
          <w:p w14:paraId="0B249E47" w14:textId="351A214B" w:rsidR="001D500F" w:rsidDel="00B15A0B" w:rsidRDefault="001D500F" w:rsidP="001D500F">
            <w:pPr>
              <w:pStyle w:val="XML1"/>
              <w:rPr>
                <w:ins w:id="16024" w:author="Thomas Dietz" w:date="2012-08-13T14:23:00Z"/>
                <w:del w:id="16025" w:author="Deepak Bansal (AZURE)" w:date="2012-08-23T21:58:00Z"/>
              </w:rPr>
            </w:pPr>
            <w:ins w:id="16026" w:author="Thomas Dietz" w:date="2012-08-13T14:23:00Z">
              <w:del w:id="16027" w:author="Deepak Bansal (AZURE)" w:date="2012-08-23T21:58:00Z">
                <w:r w:rsidDel="00B15A0B">
                  <w:delText xml:space="preserve">    description "A group of common elements that are included</w:delText>
                </w:r>
              </w:del>
            </w:ins>
          </w:p>
          <w:p w14:paraId="16D8CA9C" w14:textId="20B3E652" w:rsidR="001D500F" w:rsidDel="00B15A0B" w:rsidRDefault="001D500F" w:rsidP="001D500F">
            <w:pPr>
              <w:pStyle w:val="XML1"/>
              <w:rPr>
                <w:ins w:id="16028" w:author="Thomas Dietz" w:date="2012-08-13T14:23:00Z"/>
                <w:del w:id="16029" w:author="Deepak Bansal (AZURE)" w:date="2012-08-23T21:58:00Z"/>
              </w:rPr>
            </w:pPr>
            <w:ins w:id="16030" w:author="Thomas Dietz" w:date="2012-08-13T14:23:00Z">
              <w:del w:id="16031" w:author="Deepak Bansal (AZURE)" w:date="2012-08-23T21:58:00Z">
                <w:r w:rsidDel="00B15A0B">
                  <w:delText xml:space="preserve">      in every supported tunnel type.  Tunnels are modeled as </w:delText>
                </w:r>
              </w:del>
            </w:ins>
          </w:p>
          <w:p w14:paraId="15E17AB9" w14:textId="45B188BB" w:rsidR="001D500F" w:rsidDel="00B15A0B" w:rsidRDefault="001D500F" w:rsidP="001D500F">
            <w:pPr>
              <w:pStyle w:val="XML1"/>
              <w:rPr>
                <w:ins w:id="16032" w:author="Thomas Dietz" w:date="2012-08-13T14:23:00Z"/>
                <w:del w:id="16033" w:author="Deepak Bansal (AZURE)" w:date="2012-08-23T21:58:00Z"/>
              </w:rPr>
            </w:pPr>
            <w:ins w:id="16034" w:author="Thomas Dietz" w:date="2012-08-13T14:23:00Z">
              <w:del w:id="16035" w:author="Deepak Bansal (AZURE)" w:date="2012-08-23T21:58:00Z">
                <w:r w:rsidDel="00B15A0B">
                  <w:delText xml:space="preserve">      logical ports.</w:delText>
                </w:r>
              </w:del>
            </w:ins>
          </w:p>
          <w:p w14:paraId="062DB997" w14:textId="46D74560" w:rsidR="001D500F" w:rsidDel="00B15A0B" w:rsidRDefault="001D500F" w:rsidP="001D500F">
            <w:pPr>
              <w:pStyle w:val="XML1"/>
              <w:rPr>
                <w:ins w:id="16036" w:author="Thomas Dietz" w:date="2012-08-13T14:23:00Z"/>
                <w:del w:id="16037" w:author="Deepak Bansal (AZURE)" w:date="2012-08-23T21:58:00Z"/>
              </w:rPr>
            </w:pPr>
          </w:p>
          <w:p w14:paraId="23359A0B" w14:textId="06C5D8D6" w:rsidR="001D500F" w:rsidDel="00B15A0B" w:rsidRDefault="001D500F" w:rsidP="001D500F">
            <w:pPr>
              <w:pStyle w:val="XML1"/>
              <w:rPr>
                <w:ins w:id="16038" w:author="Thomas Dietz" w:date="2012-08-13T14:23:00Z"/>
                <w:del w:id="16039" w:author="Deepak Bansal (AZURE)" w:date="2012-08-23T21:58:00Z"/>
              </w:rPr>
            </w:pPr>
            <w:ins w:id="16040" w:author="Thomas Dietz" w:date="2012-08-13T14:23:00Z">
              <w:del w:id="16041" w:author="Deepak Bansal (AZURE)" w:date="2012-08-23T21:58:00Z">
                <w:r w:rsidDel="00B15A0B">
                  <w:delText xml:space="preserve">      One pair of local/remote endpoints must exist for a tunnel</w:delText>
                </w:r>
              </w:del>
            </w:ins>
          </w:p>
          <w:p w14:paraId="5A6356B6" w14:textId="0D2A7262" w:rsidR="001D500F" w:rsidDel="00B15A0B" w:rsidRDefault="001D500F" w:rsidP="001D500F">
            <w:pPr>
              <w:pStyle w:val="XML1"/>
              <w:rPr>
                <w:ins w:id="16042" w:author="Thomas Dietz" w:date="2012-08-13T14:23:00Z"/>
                <w:del w:id="16043" w:author="Deepak Bansal (AZURE)" w:date="2012-08-23T21:58:00Z"/>
              </w:rPr>
            </w:pPr>
            <w:ins w:id="16044" w:author="Thomas Dietz" w:date="2012-08-13T14:23:00Z">
              <w:del w:id="16045" w:author="Deepak Bansal (AZURE)" w:date="2012-08-23T21:58:00Z">
                <w:r w:rsidDel="00B15A0B">
                  <w:delText xml:space="preserve">      configuration.</w:delText>
                </w:r>
              </w:del>
            </w:ins>
          </w:p>
          <w:p w14:paraId="30025F3B" w14:textId="3072C583" w:rsidR="001D500F" w:rsidDel="00B15A0B" w:rsidRDefault="001D500F" w:rsidP="001D500F">
            <w:pPr>
              <w:pStyle w:val="XML1"/>
              <w:rPr>
                <w:ins w:id="16046" w:author="Thomas Dietz" w:date="2012-08-13T14:23:00Z"/>
                <w:del w:id="16047" w:author="Deepak Bansal (AZURE)" w:date="2012-08-23T21:58:00Z"/>
              </w:rPr>
            </w:pPr>
          </w:p>
          <w:p w14:paraId="660C2F7A" w14:textId="05838EA0" w:rsidR="001D500F" w:rsidDel="00B15A0B" w:rsidRDefault="001D500F" w:rsidP="001D500F">
            <w:pPr>
              <w:pStyle w:val="XML1"/>
              <w:rPr>
                <w:ins w:id="16048" w:author="Thomas Dietz" w:date="2012-08-13T14:23:00Z"/>
                <w:del w:id="16049" w:author="Deepak Bansal (AZURE)" w:date="2012-08-23T21:58:00Z"/>
              </w:rPr>
            </w:pPr>
            <w:ins w:id="16050" w:author="Thomas Dietz" w:date="2012-08-13T14:23:00Z">
              <w:del w:id="16051" w:author="Deepak Bansal (AZURE)" w:date="2012-08-23T21:58:00Z">
                <w:r w:rsidDel="00B15A0B">
                  <w:delText xml:space="preserve">      Only elements from one choice must exist at a time.";</w:delText>
                </w:r>
              </w:del>
            </w:ins>
          </w:p>
          <w:p w14:paraId="7C863B60" w14:textId="4D9BCFC2" w:rsidR="001D500F" w:rsidDel="00B15A0B" w:rsidRDefault="001D500F" w:rsidP="001D500F">
            <w:pPr>
              <w:pStyle w:val="XML1"/>
              <w:rPr>
                <w:ins w:id="16052" w:author="Thomas Dietz" w:date="2012-08-13T14:23:00Z"/>
                <w:del w:id="16053" w:author="Deepak Bansal (AZURE)" w:date="2012-08-23T21:58:00Z"/>
              </w:rPr>
            </w:pPr>
            <w:ins w:id="16054" w:author="Thomas Dietz" w:date="2012-08-13T14:23:00Z">
              <w:del w:id="16055" w:author="Deepak Bansal (AZURE)" w:date="2012-08-23T21:58:00Z">
                <w:r w:rsidDel="00B15A0B">
                  <w:delText xml:space="preserve">    choice endpoints {</w:delText>
                </w:r>
              </w:del>
            </w:ins>
          </w:p>
          <w:p w14:paraId="44A0CCD5" w14:textId="19DD7F9A" w:rsidR="001D500F" w:rsidDel="00B15A0B" w:rsidRDefault="001D500F" w:rsidP="001D500F">
            <w:pPr>
              <w:pStyle w:val="XML1"/>
              <w:rPr>
                <w:ins w:id="16056" w:author="Thomas Dietz" w:date="2012-08-13T14:23:00Z"/>
                <w:del w:id="16057" w:author="Deepak Bansal (AZURE)" w:date="2012-08-23T21:58:00Z"/>
              </w:rPr>
            </w:pPr>
            <w:ins w:id="16058" w:author="Thomas Dietz" w:date="2012-08-13T14:23:00Z">
              <w:del w:id="16059" w:author="Deepak Bansal (AZURE)" w:date="2012-08-23T21:58:00Z">
                <w:r w:rsidDel="00B15A0B">
                  <w:delText xml:space="preserve">      mandatory true;</w:delText>
                </w:r>
              </w:del>
            </w:ins>
          </w:p>
          <w:p w14:paraId="67DEE410" w14:textId="5E93F46C" w:rsidR="001D500F" w:rsidDel="00B15A0B" w:rsidRDefault="001D500F" w:rsidP="001D500F">
            <w:pPr>
              <w:pStyle w:val="XML1"/>
              <w:rPr>
                <w:ins w:id="16060" w:author="Thomas Dietz" w:date="2012-08-13T14:23:00Z"/>
                <w:del w:id="16061" w:author="Deepak Bansal (AZURE)" w:date="2012-08-23T21:58:00Z"/>
              </w:rPr>
            </w:pPr>
            <w:ins w:id="16062" w:author="Thomas Dietz" w:date="2012-08-13T14:23:00Z">
              <w:del w:id="16063" w:author="Deepak Bansal (AZURE)" w:date="2012-08-23T21:58:00Z">
                <w:r w:rsidDel="00B15A0B">
                  <w:delText xml:space="preserve">      case v4-endpoints {</w:delText>
                </w:r>
              </w:del>
            </w:ins>
          </w:p>
          <w:p w14:paraId="6CE02E19" w14:textId="4D01466B" w:rsidR="001D500F" w:rsidDel="00B15A0B" w:rsidRDefault="001D500F" w:rsidP="001D500F">
            <w:pPr>
              <w:pStyle w:val="XML1"/>
              <w:rPr>
                <w:ins w:id="16064" w:author="Thomas Dietz" w:date="2012-08-13T14:23:00Z"/>
                <w:del w:id="16065" w:author="Deepak Bansal (AZURE)" w:date="2012-08-23T21:58:00Z"/>
              </w:rPr>
            </w:pPr>
            <w:ins w:id="16066" w:author="Thomas Dietz" w:date="2012-08-13T14:23:00Z">
              <w:del w:id="16067" w:author="Deepak Bansal (AZURE)" w:date="2012-08-23T21:58:00Z">
                <w:r w:rsidDel="00B15A0B">
                  <w:delText xml:space="preserve">        leaf local-endpoint-ipv4-adress {</w:delText>
                </w:r>
              </w:del>
            </w:ins>
          </w:p>
          <w:p w14:paraId="6F5571AF" w14:textId="60E59082" w:rsidR="001D500F" w:rsidDel="00B15A0B" w:rsidRDefault="001D500F" w:rsidP="001D500F">
            <w:pPr>
              <w:pStyle w:val="XML1"/>
              <w:rPr>
                <w:ins w:id="16068" w:author="Thomas Dietz" w:date="2012-08-13T14:23:00Z"/>
                <w:del w:id="16069" w:author="Deepak Bansal (AZURE)" w:date="2012-08-23T21:58:00Z"/>
              </w:rPr>
            </w:pPr>
            <w:ins w:id="16070" w:author="Thomas Dietz" w:date="2012-08-13T14:23:00Z">
              <w:del w:id="16071" w:author="Deepak Bansal (AZURE)" w:date="2012-08-23T21:58:00Z">
                <w:r w:rsidDel="00B15A0B">
                  <w:delText xml:space="preserve">          type inet:ipv4-address;</w:delText>
                </w:r>
              </w:del>
            </w:ins>
          </w:p>
          <w:p w14:paraId="3BF74979" w14:textId="1A8DDBB5" w:rsidR="001D500F" w:rsidDel="00B15A0B" w:rsidRDefault="001D500F" w:rsidP="001D500F">
            <w:pPr>
              <w:pStyle w:val="XML1"/>
              <w:rPr>
                <w:ins w:id="16072" w:author="Thomas Dietz" w:date="2012-08-13T14:23:00Z"/>
                <w:del w:id="16073" w:author="Deepak Bansal (AZURE)" w:date="2012-08-23T21:58:00Z"/>
              </w:rPr>
            </w:pPr>
            <w:ins w:id="16074" w:author="Thomas Dietz" w:date="2012-08-13T14:23:00Z">
              <w:del w:id="16075" w:author="Deepak Bansal (AZURE)" w:date="2012-08-23T21:58:00Z">
                <w:r w:rsidDel="00B15A0B">
                  <w:delText xml:space="preserve">          description "The IPv4 address of the local tunnel</w:delText>
                </w:r>
              </w:del>
            </w:ins>
          </w:p>
          <w:p w14:paraId="18CA8D63" w14:textId="5AB2E5D2" w:rsidR="001D500F" w:rsidDel="00B15A0B" w:rsidRDefault="001D500F" w:rsidP="001D500F">
            <w:pPr>
              <w:pStyle w:val="XML1"/>
              <w:rPr>
                <w:ins w:id="16076" w:author="Thomas Dietz" w:date="2012-08-13T14:23:00Z"/>
                <w:del w:id="16077" w:author="Deepak Bansal (AZURE)" w:date="2012-08-23T21:58:00Z"/>
              </w:rPr>
            </w:pPr>
            <w:ins w:id="16078" w:author="Thomas Dietz" w:date="2012-08-13T14:23:00Z">
              <w:del w:id="16079" w:author="Deepak Bansal (AZURE)" w:date="2012-08-23T21:58:00Z">
                <w:r w:rsidDel="00B15A0B">
                  <w:delText xml:space="preserve">            endpoint.";</w:delText>
                </w:r>
              </w:del>
            </w:ins>
          </w:p>
          <w:p w14:paraId="2D9ECE0E" w14:textId="3445AA7F" w:rsidR="001D500F" w:rsidDel="00B15A0B" w:rsidRDefault="001D500F" w:rsidP="001D500F">
            <w:pPr>
              <w:pStyle w:val="XML1"/>
              <w:rPr>
                <w:ins w:id="16080" w:author="Thomas Dietz" w:date="2012-08-13T14:23:00Z"/>
                <w:del w:id="16081" w:author="Deepak Bansal (AZURE)" w:date="2012-08-23T21:58:00Z"/>
              </w:rPr>
            </w:pPr>
            <w:ins w:id="16082" w:author="Thomas Dietz" w:date="2012-08-13T14:23:00Z">
              <w:del w:id="16083" w:author="Deepak Bansal (AZURE)" w:date="2012-08-23T21:58:00Z">
                <w:r w:rsidDel="00B15A0B">
                  <w:delText xml:space="preserve">        }</w:delText>
                </w:r>
              </w:del>
            </w:ins>
          </w:p>
          <w:p w14:paraId="4053C6AD" w14:textId="7DDABC96" w:rsidR="001D500F" w:rsidDel="00B15A0B" w:rsidRDefault="001D500F" w:rsidP="001D500F">
            <w:pPr>
              <w:pStyle w:val="XML1"/>
              <w:rPr>
                <w:ins w:id="16084" w:author="Thomas Dietz" w:date="2012-08-13T14:23:00Z"/>
                <w:del w:id="16085" w:author="Deepak Bansal (AZURE)" w:date="2012-08-23T21:58:00Z"/>
              </w:rPr>
            </w:pPr>
            <w:ins w:id="16086" w:author="Thomas Dietz" w:date="2012-08-13T14:23:00Z">
              <w:del w:id="16087" w:author="Deepak Bansal (AZURE)" w:date="2012-08-23T21:58:00Z">
                <w:r w:rsidDel="00B15A0B">
                  <w:delText xml:space="preserve">        leaf remote-endpoint-ipv4-adress {</w:delText>
                </w:r>
              </w:del>
            </w:ins>
          </w:p>
          <w:p w14:paraId="68F9C1A6" w14:textId="4D9C21CE" w:rsidR="001D500F" w:rsidDel="00B15A0B" w:rsidRDefault="001D500F" w:rsidP="001D500F">
            <w:pPr>
              <w:pStyle w:val="XML1"/>
              <w:rPr>
                <w:ins w:id="16088" w:author="Thomas Dietz" w:date="2012-08-13T14:23:00Z"/>
                <w:del w:id="16089" w:author="Deepak Bansal (AZURE)" w:date="2012-08-23T21:58:00Z"/>
              </w:rPr>
            </w:pPr>
            <w:ins w:id="16090" w:author="Thomas Dietz" w:date="2012-08-13T14:23:00Z">
              <w:del w:id="16091" w:author="Deepak Bansal (AZURE)" w:date="2012-08-23T21:58:00Z">
                <w:r w:rsidDel="00B15A0B">
                  <w:delText xml:space="preserve">          type inet:ipv4-address;</w:delText>
                </w:r>
              </w:del>
            </w:ins>
          </w:p>
          <w:p w14:paraId="5086DF3C" w14:textId="4C5F4798" w:rsidR="001D500F" w:rsidDel="00B15A0B" w:rsidRDefault="001D500F" w:rsidP="001D500F">
            <w:pPr>
              <w:pStyle w:val="XML1"/>
              <w:rPr>
                <w:ins w:id="16092" w:author="Thomas Dietz" w:date="2012-08-13T14:23:00Z"/>
                <w:del w:id="16093" w:author="Deepak Bansal (AZURE)" w:date="2012-08-23T21:58:00Z"/>
              </w:rPr>
            </w:pPr>
            <w:ins w:id="16094" w:author="Thomas Dietz" w:date="2012-08-13T14:23:00Z">
              <w:del w:id="16095" w:author="Deepak Bansal (AZURE)" w:date="2012-08-23T21:58:00Z">
                <w:r w:rsidDel="00B15A0B">
                  <w:delText xml:space="preserve">          description "The IPv4 address of the remote tunnel</w:delText>
                </w:r>
              </w:del>
            </w:ins>
          </w:p>
          <w:p w14:paraId="612EEA25" w14:textId="08CCC55D" w:rsidR="001D500F" w:rsidDel="00B15A0B" w:rsidRDefault="001D500F" w:rsidP="001D500F">
            <w:pPr>
              <w:pStyle w:val="XML1"/>
              <w:rPr>
                <w:ins w:id="16096" w:author="Thomas Dietz" w:date="2012-08-13T14:23:00Z"/>
                <w:del w:id="16097" w:author="Deepak Bansal (AZURE)" w:date="2012-08-23T21:58:00Z"/>
              </w:rPr>
            </w:pPr>
            <w:ins w:id="16098" w:author="Thomas Dietz" w:date="2012-08-13T14:23:00Z">
              <w:del w:id="16099" w:author="Deepak Bansal (AZURE)" w:date="2012-08-23T21:58:00Z">
                <w:r w:rsidDel="00B15A0B">
                  <w:delText xml:space="preserve">            endpoint.";</w:delText>
                </w:r>
              </w:del>
            </w:ins>
          </w:p>
          <w:p w14:paraId="5FD9761D" w14:textId="7C4CDC0E" w:rsidR="001D500F" w:rsidDel="00B15A0B" w:rsidRDefault="001D500F" w:rsidP="001D500F">
            <w:pPr>
              <w:pStyle w:val="XML1"/>
              <w:rPr>
                <w:ins w:id="16100" w:author="Thomas Dietz" w:date="2012-08-13T14:23:00Z"/>
                <w:del w:id="16101" w:author="Deepak Bansal (AZURE)" w:date="2012-08-23T21:58:00Z"/>
              </w:rPr>
            </w:pPr>
            <w:ins w:id="16102" w:author="Thomas Dietz" w:date="2012-08-13T14:23:00Z">
              <w:del w:id="16103" w:author="Deepak Bansal (AZURE)" w:date="2012-08-23T21:58:00Z">
                <w:r w:rsidDel="00B15A0B">
                  <w:delText xml:space="preserve">        }</w:delText>
                </w:r>
              </w:del>
            </w:ins>
          </w:p>
          <w:p w14:paraId="34952D39" w14:textId="28C6B15B" w:rsidR="001D500F" w:rsidDel="00B15A0B" w:rsidRDefault="001D500F" w:rsidP="001D500F">
            <w:pPr>
              <w:pStyle w:val="XML1"/>
              <w:rPr>
                <w:ins w:id="16104" w:author="Thomas Dietz" w:date="2012-08-13T14:23:00Z"/>
                <w:del w:id="16105" w:author="Deepak Bansal (AZURE)" w:date="2012-08-23T21:58:00Z"/>
              </w:rPr>
            </w:pPr>
            <w:ins w:id="16106" w:author="Thomas Dietz" w:date="2012-08-13T14:23:00Z">
              <w:del w:id="16107" w:author="Deepak Bansal (AZURE)" w:date="2012-08-23T21:58:00Z">
                <w:r w:rsidDel="00B15A0B">
                  <w:delText xml:space="preserve">      }</w:delText>
                </w:r>
              </w:del>
            </w:ins>
          </w:p>
          <w:p w14:paraId="59F4B2C1" w14:textId="414E8DEE" w:rsidR="001D500F" w:rsidDel="00B15A0B" w:rsidRDefault="001D500F" w:rsidP="001D500F">
            <w:pPr>
              <w:pStyle w:val="XML1"/>
              <w:rPr>
                <w:ins w:id="16108" w:author="Thomas Dietz" w:date="2012-08-13T14:23:00Z"/>
                <w:del w:id="16109" w:author="Deepak Bansal (AZURE)" w:date="2012-08-23T21:58:00Z"/>
              </w:rPr>
            </w:pPr>
            <w:ins w:id="16110" w:author="Thomas Dietz" w:date="2012-08-13T14:23:00Z">
              <w:del w:id="16111" w:author="Deepak Bansal (AZURE)" w:date="2012-08-23T21:58:00Z">
                <w:r w:rsidDel="00B15A0B">
                  <w:delText xml:space="preserve">      case v6-endpoints {</w:delText>
                </w:r>
              </w:del>
            </w:ins>
          </w:p>
          <w:p w14:paraId="1B7A8828" w14:textId="2812F944" w:rsidR="001D500F" w:rsidDel="00B15A0B" w:rsidRDefault="001D500F" w:rsidP="001D500F">
            <w:pPr>
              <w:pStyle w:val="XML1"/>
              <w:rPr>
                <w:ins w:id="16112" w:author="Thomas Dietz" w:date="2012-08-13T14:23:00Z"/>
                <w:del w:id="16113" w:author="Deepak Bansal (AZURE)" w:date="2012-08-23T21:58:00Z"/>
              </w:rPr>
            </w:pPr>
            <w:ins w:id="16114" w:author="Thomas Dietz" w:date="2012-08-13T14:23:00Z">
              <w:del w:id="16115" w:author="Deepak Bansal (AZURE)" w:date="2012-08-23T21:58:00Z">
                <w:r w:rsidDel="00B15A0B">
                  <w:delText xml:space="preserve">        leaf local-endpoint-ipv6-adress {</w:delText>
                </w:r>
              </w:del>
            </w:ins>
          </w:p>
          <w:p w14:paraId="46C62B8A" w14:textId="1B0AA7F3" w:rsidR="001D500F" w:rsidDel="00B15A0B" w:rsidRDefault="001D500F" w:rsidP="001D500F">
            <w:pPr>
              <w:pStyle w:val="XML1"/>
              <w:rPr>
                <w:ins w:id="16116" w:author="Thomas Dietz" w:date="2012-08-13T14:23:00Z"/>
                <w:del w:id="16117" w:author="Deepak Bansal (AZURE)" w:date="2012-08-23T21:58:00Z"/>
              </w:rPr>
            </w:pPr>
            <w:ins w:id="16118" w:author="Thomas Dietz" w:date="2012-08-13T14:23:00Z">
              <w:del w:id="16119" w:author="Deepak Bansal (AZURE)" w:date="2012-08-23T21:58:00Z">
                <w:r w:rsidDel="00B15A0B">
                  <w:delText xml:space="preserve">          type inet:ipv6-address;</w:delText>
                </w:r>
              </w:del>
            </w:ins>
          </w:p>
          <w:p w14:paraId="3B813223" w14:textId="7B27C10E" w:rsidR="001D500F" w:rsidDel="00B15A0B" w:rsidRDefault="001D500F" w:rsidP="001D500F">
            <w:pPr>
              <w:pStyle w:val="XML1"/>
              <w:rPr>
                <w:ins w:id="16120" w:author="Thomas Dietz" w:date="2012-08-13T14:23:00Z"/>
                <w:del w:id="16121" w:author="Deepak Bansal (AZURE)" w:date="2012-08-23T21:58:00Z"/>
              </w:rPr>
            </w:pPr>
            <w:ins w:id="16122" w:author="Thomas Dietz" w:date="2012-08-13T14:23:00Z">
              <w:del w:id="16123" w:author="Deepak Bansal (AZURE)" w:date="2012-08-23T21:58:00Z">
                <w:r w:rsidDel="00B15A0B">
                  <w:delText xml:space="preserve">          description "The IPv6 address of the local tunnel</w:delText>
                </w:r>
              </w:del>
            </w:ins>
          </w:p>
          <w:p w14:paraId="666D3CDB" w14:textId="3500FFF6" w:rsidR="001D500F" w:rsidDel="00B15A0B" w:rsidRDefault="001D500F" w:rsidP="001D500F">
            <w:pPr>
              <w:pStyle w:val="XML1"/>
              <w:rPr>
                <w:ins w:id="16124" w:author="Thomas Dietz" w:date="2012-08-13T14:23:00Z"/>
                <w:del w:id="16125" w:author="Deepak Bansal (AZURE)" w:date="2012-08-23T21:58:00Z"/>
              </w:rPr>
            </w:pPr>
            <w:ins w:id="16126" w:author="Thomas Dietz" w:date="2012-08-13T14:23:00Z">
              <w:del w:id="16127" w:author="Deepak Bansal (AZURE)" w:date="2012-08-23T21:58:00Z">
                <w:r w:rsidDel="00B15A0B">
                  <w:delText xml:space="preserve">            endpoint.";</w:delText>
                </w:r>
              </w:del>
            </w:ins>
          </w:p>
          <w:p w14:paraId="07C49D17" w14:textId="7479C18A" w:rsidR="001D500F" w:rsidDel="00B15A0B" w:rsidRDefault="001D500F" w:rsidP="001D500F">
            <w:pPr>
              <w:pStyle w:val="XML1"/>
              <w:rPr>
                <w:ins w:id="16128" w:author="Thomas Dietz" w:date="2012-08-13T14:23:00Z"/>
                <w:del w:id="16129" w:author="Deepak Bansal (AZURE)" w:date="2012-08-23T21:58:00Z"/>
              </w:rPr>
            </w:pPr>
            <w:ins w:id="16130" w:author="Thomas Dietz" w:date="2012-08-13T14:23:00Z">
              <w:del w:id="16131" w:author="Deepak Bansal (AZURE)" w:date="2012-08-23T21:58:00Z">
                <w:r w:rsidDel="00B15A0B">
                  <w:delText xml:space="preserve">        }</w:delText>
                </w:r>
              </w:del>
            </w:ins>
          </w:p>
          <w:p w14:paraId="1CCB34AE" w14:textId="4C87679C" w:rsidR="001D500F" w:rsidDel="00B15A0B" w:rsidRDefault="001D500F" w:rsidP="001D500F">
            <w:pPr>
              <w:pStyle w:val="XML1"/>
              <w:rPr>
                <w:ins w:id="16132" w:author="Thomas Dietz" w:date="2012-08-13T14:23:00Z"/>
                <w:del w:id="16133" w:author="Deepak Bansal (AZURE)" w:date="2012-08-23T21:58:00Z"/>
              </w:rPr>
            </w:pPr>
            <w:ins w:id="16134" w:author="Thomas Dietz" w:date="2012-08-13T14:23:00Z">
              <w:del w:id="16135" w:author="Deepak Bansal (AZURE)" w:date="2012-08-23T21:58:00Z">
                <w:r w:rsidDel="00B15A0B">
                  <w:delText xml:space="preserve">        leaf remote-endpoint-ipv6-adress {</w:delText>
                </w:r>
              </w:del>
            </w:ins>
          </w:p>
          <w:p w14:paraId="3AB0A8F7" w14:textId="3D99ABC3" w:rsidR="001D500F" w:rsidDel="00B15A0B" w:rsidRDefault="001D500F" w:rsidP="001D500F">
            <w:pPr>
              <w:pStyle w:val="XML1"/>
              <w:rPr>
                <w:ins w:id="16136" w:author="Thomas Dietz" w:date="2012-08-13T14:23:00Z"/>
                <w:del w:id="16137" w:author="Deepak Bansal (AZURE)" w:date="2012-08-23T21:58:00Z"/>
              </w:rPr>
            </w:pPr>
            <w:ins w:id="16138" w:author="Thomas Dietz" w:date="2012-08-13T14:23:00Z">
              <w:del w:id="16139" w:author="Deepak Bansal (AZURE)" w:date="2012-08-23T21:58:00Z">
                <w:r w:rsidDel="00B15A0B">
                  <w:delText xml:space="preserve">          type inet:ipv6-address;</w:delText>
                </w:r>
              </w:del>
            </w:ins>
          </w:p>
          <w:p w14:paraId="264ED696" w14:textId="1F43AEDD" w:rsidR="001D500F" w:rsidDel="00B15A0B" w:rsidRDefault="001D500F" w:rsidP="001D500F">
            <w:pPr>
              <w:pStyle w:val="XML1"/>
              <w:rPr>
                <w:ins w:id="16140" w:author="Thomas Dietz" w:date="2012-08-13T14:23:00Z"/>
                <w:del w:id="16141" w:author="Deepak Bansal (AZURE)" w:date="2012-08-23T21:58:00Z"/>
              </w:rPr>
            </w:pPr>
            <w:ins w:id="16142" w:author="Thomas Dietz" w:date="2012-08-13T14:23:00Z">
              <w:del w:id="16143" w:author="Deepak Bansal (AZURE)" w:date="2012-08-23T21:58:00Z">
                <w:r w:rsidDel="00B15A0B">
                  <w:delText xml:space="preserve">          description "The IPv6 address of the remote tunnel</w:delText>
                </w:r>
              </w:del>
            </w:ins>
          </w:p>
          <w:p w14:paraId="398AFD94" w14:textId="21BB83FB" w:rsidR="001D500F" w:rsidDel="00B15A0B" w:rsidRDefault="001D500F" w:rsidP="001D500F">
            <w:pPr>
              <w:pStyle w:val="XML1"/>
              <w:rPr>
                <w:ins w:id="16144" w:author="Thomas Dietz" w:date="2012-08-13T14:23:00Z"/>
                <w:del w:id="16145" w:author="Deepak Bansal (AZURE)" w:date="2012-08-23T21:58:00Z"/>
              </w:rPr>
            </w:pPr>
            <w:ins w:id="16146" w:author="Thomas Dietz" w:date="2012-08-13T14:23:00Z">
              <w:del w:id="16147" w:author="Deepak Bansal (AZURE)" w:date="2012-08-23T21:58:00Z">
                <w:r w:rsidDel="00B15A0B">
                  <w:delText xml:space="preserve">            endpoint.";</w:delText>
                </w:r>
              </w:del>
            </w:ins>
          </w:p>
          <w:p w14:paraId="242EDC60" w14:textId="221ACF13" w:rsidR="001D500F" w:rsidDel="00B15A0B" w:rsidRDefault="001D500F" w:rsidP="001D500F">
            <w:pPr>
              <w:pStyle w:val="XML1"/>
              <w:rPr>
                <w:ins w:id="16148" w:author="Thomas Dietz" w:date="2012-08-13T14:23:00Z"/>
                <w:del w:id="16149" w:author="Deepak Bansal (AZURE)" w:date="2012-08-23T21:58:00Z"/>
              </w:rPr>
            </w:pPr>
            <w:ins w:id="16150" w:author="Thomas Dietz" w:date="2012-08-13T14:23:00Z">
              <w:del w:id="16151" w:author="Deepak Bansal (AZURE)" w:date="2012-08-23T21:58:00Z">
                <w:r w:rsidDel="00B15A0B">
                  <w:delText xml:space="preserve">        }</w:delText>
                </w:r>
              </w:del>
            </w:ins>
          </w:p>
          <w:p w14:paraId="34C91EE6" w14:textId="42C76E22" w:rsidR="001D500F" w:rsidDel="00B15A0B" w:rsidRDefault="001D500F" w:rsidP="001D500F">
            <w:pPr>
              <w:pStyle w:val="XML1"/>
              <w:rPr>
                <w:ins w:id="16152" w:author="Thomas Dietz" w:date="2012-08-13T14:23:00Z"/>
                <w:del w:id="16153" w:author="Deepak Bansal (AZURE)" w:date="2012-08-23T21:58:00Z"/>
              </w:rPr>
            </w:pPr>
            <w:ins w:id="16154" w:author="Thomas Dietz" w:date="2012-08-13T14:23:00Z">
              <w:del w:id="16155" w:author="Deepak Bansal (AZURE)" w:date="2012-08-23T21:58:00Z">
                <w:r w:rsidDel="00B15A0B">
                  <w:delText xml:space="preserve">      }</w:delText>
                </w:r>
              </w:del>
            </w:ins>
          </w:p>
          <w:p w14:paraId="22B33719" w14:textId="56A3F93B" w:rsidR="001D500F" w:rsidDel="00B15A0B" w:rsidRDefault="001D500F" w:rsidP="001D500F">
            <w:pPr>
              <w:pStyle w:val="XML1"/>
              <w:rPr>
                <w:ins w:id="16156" w:author="Thomas Dietz" w:date="2012-08-13T14:23:00Z"/>
                <w:del w:id="16157" w:author="Deepak Bansal (AZURE)" w:date="2012-08-23T21:58:00Z"/>
              </w:rPr>
            </w:pPr>
            <w:ins w:id="16158" w:author="Thomas Dietz" w:date="2012-08-13T14:23:00Z">
              <w:del w:id="16159" w:author="Deepak Bansal (AZURE)" w:date="2012-08-23T21:58:00Z">
                <w:r w:rsidDel="00B15A0B">
                  <w:delText xml:space="preserve">      case mac-endpoints {</w:delText>
                </w:r>
              </w:del>
            </w:ins>
          </w:p>
          <w:p w14:paraId="50556FE1" w14:textId="09504065" w:rsidR="001D500F" w:rsidDel="00B15A0B" w:rsidRDefault="001D500F" w:rsidP="001D500F">
            <w:pPr>
              <w:pStyle w:val="XML1"/>
              <w:rPr>
                <w:ins w:id="16160" w:author="Thomas Dietz" w:date="2012-08-13T14:23:00Z"/>
                <w:del w:id="16161" w:author="Deepak Bansal (AZURE)" w:date="2012-08-23T21:58:00Z"/>
              </w:rPr>
            </w:pPr>
            <w:ins w:id="16162" w:author="Thomas Dietz" w:date="2012-08-13T14:23:00Z">
              <w:del w:id="16163" w:author="Deepak Bansal (AZURE)" w:date="2012-08-23T21:58:00Z">
                <w:r w:rsidDel="00B15A0B">
                  <w:delText xml:space="preserve">        leaf local-endpoint-mac-adress {</w:delText>
                </w:r>
              </w:del>
            </w:ins>
          </w:p>
          <w:p w14:paraId="78B1F49C" w14:textId="660537FB" w:rsidR="001D500F" w:rsidDel="00B15A0B" w:rsidRDefault="001D500F" w:rsidP="001D500F">
            <w:pPr>
              <w:pStyle w:val="XML1"/>
              <w:rPr>
                <w:ins w:id="16164" w:author="Thomas Dietz" w:date="2012-08-13T14:23:00Z"/>
                <w:del w:id="16165" w:author="Deepak Bansal (AZURE)" w:date="2012-08-23T21:58:00Z"/>
              </w:rPr>
            </w:pPr>
            <w:ins w:id="16166" w:author="Thomas Dietz" w:date="2012-08-13T14:23:00Z">
              <w:del w:id="16167" w:author="Deepak Bansal (AZURE)" w:date="2012-08-23T21:58:00Z">
                <w:r w:rsidDel="00B15A0B">
                  <w:delText xml:space="preserve">          type yang:mac-address;</w:delText>
                </w:r>
              </w:del>
            </w:ins>
          </w:p>
          <w:p w14:paraId="5E01F7C3" w14:textId="43A1475F" w:rsidR="001D500F" w:rsidDel="00B15A0B" w:rsidRDefault="001D500F" w:rsidP="001D500F">
            <w:pPr>
              <w:pStyle w:val="XML1"/>
              <w:rPr>
                <w:ins w:id="16168" w:author="Thomas Dietz" w:date="2012-08-13T14:23:00Z"/>
                <w:del w:id="16169" w:author="Deepak Bansal (AZURE)" w:date="2012-08-23T21:58:00Z"/>
              </w:rPr>
            </w:pPr>
            <w:ins w:id="16170" w:author="Thomas Dietz" w:date="2012-08-13T14:23:00Z">
              <w:del w:id="16171" w:author="Deepak Bansal (AZURE)" w:date="2012-08-23T21:58:00Z">
                <w:r w:rsidDel="00B15A0B">
                  <w:delText xml:space="preserve">          description "The MAC address of the local tunnel</w:delText>
                </w:r>
              </w:del>
            </w:ins>
          </w:p>
          <w:p w14:paraId="0C8ACDAF" w14:textId="1D130D70" w:rsidR="001D500F" w:rsidDel="00B15A0B" w:rsidRDefault="001D500F" w:rsidP="001D500F">
            <w:pPr>
              <w:pStyle w:val="XML1"/>
              <w:rPr>
                <w:ins w:id="16172" w:author="Thomas Dietz" w:date="2012-08-13T14:23:00Z"/>
                <w:del w:id="16173" w:author="Deepak Bansal (AZURE)" w:date="2012-08-23T21:58:00Z"/>
              </w:rPr>
            </w:pPr>
            <w:ins w:id="16174" w:author="Thomas Dietz" w:date="2012-08-13T14:23:00Z">
              <w:del w:id="16175" w:author="Deepak Bansal (AZURE)" w:date="2012-08-23T21:58:00Z">
                <w:r w:rsidDel="00B15A0B">
                  <w:delText xml:space="preserve">            endpoint.";</w:delText>
                </w:r>
              </w:del>
            </w:ins>
          </w:p>
          <w:p w14:paraId="44015DE2" w14:textId="70CFEF1C" w:rsidR="001D500F" w:rsidDel="00B15A0B" w:rsidRDefault="001D500F" w:rsidP="001D500F">
            <w:pPr>
              <w:pStyle w:val="XML1"/>
              <w:rPr>
                <w:ins w:id="16176" w:author="Thomas Dietz" w:date="2012-08-13T14:23:00Z"/>
                <w:del w:id="16177" w:author="Deepak Bansal (AZURE)" w:date="2012-08-23T21:58:00Z"/>
              </w:rPr>
            </w:pPr>
            <w:ins w:id="16178" w:author="Thomas Dietz" w:date="2012-08-13T14:23:00Z">
              <w:del w:id="16179" w:author="Deepak Bansal (AZURE)" w:date="2012-08-23T21:58:00Z">
                <w:r w:rsidDel="00B15A0B">
                  <w:delText xml:space="preserve">        }</w:delText>
                </w:r>
              </w:del>
            </w:ins>
          </w:p>
          <w:p w14:paraId="037B807F" w14:textId="66117EE5" w:rsidR="001D500F" w:rsidDel="00B15A0B" w:rsidRDefault="001D500F" w:rsidP="001D500F">
            <w:pPr>
              <w:pStyle w:val="XML1"/>
              <w:rPr>
                <w:ins w:id="16180" w:author="Thomas Dietz" w:date="2012-08-13T14:23:00Z"/>
                <w:del w:id="16181" w:author="Deepak Bansal (AZURE)" w:date="2012-08-23T21:58:00Z"/>
              </w:rPr>
            </w:pPr>
            <w:ins w:id="16182" w:author="Thomas Dietz" w:date="2012-08-13T14:23:00Z">
              <w:del w:id="16183" w:author="Deepak Bansal (AZURE)" w:date="2012-08-23T21:58:00Z">
                <w:r w:rsidDel="00B15A0B">
                  <w:delText xml:space="preserve">        leaf remote-endpoint-mac-adress {</w:delText>
                </w:r>
              </w:del>
            </w:ins>
          </w:p>
          <w:p w14:paraId="33FD3000" w14:textId="0EB2EAC9" w:rsidR="001D500F" w:rsidDel="00B15A0B" w:rsidRDefault="001D500F" w:rsidP="001D500F">
            <w:pPr>
              <w:pStyle w:val="XML1"/>
              <w:rPr>
                <w:ins w:id="16184" w:author="Thomas Dietz" w:date="2012-08-13T14:23:00Z"/>
                <w:del w:id="16185" w:author="Deepak Bansal (AZURE)" w:date="2012-08-23T21:58:00Z"/>
              </w:rPr>
            </w:pPr>
            <w:ins w:id="16186" w:author="Thomas Dietz" w:date="2012-08-13T14:23:00Z">
              <w:del w:id="16187" w:author="Deepak Bansal (AZURE)" w:date="2012-08-23T21:58:00Z">
                <w:r w:rsidDel="00B15A0B">
                  <w:delText xml:space="preserve">          type yang:mac-address;</w:delText>
                </w:r>
              </w:del>
            </w:ins>
          </w:p>
          <w:p w14:paraId="13273BC1" w14:textId="0AB72D97" w:rsidR="001D500F" w:rsidDel="00B15A0B" w:rsidRDefault="001D500F" w:rsidP="001D500F">
            <w:pPr>
              <w:pStyle w:val="XML1"/>
              <w:rPr>
                <w:ins w:id="16188" w:author="Thomas Dietz" w:date="2012-08-13T14:23:00Z"/>
                <w:del w:id="16189" w:author="Deepak Bansal (AZURE)" w:date="2012-08-23T21:58:00Z"/>
              </w:rPr>
            </w:pPr>
            <w:ins w:id="16190" w:author="Thomas Dietz" w:date="2012-08-13T14:23:00Z">
              <w:del w:id="16191" w:author="Deepak Bansal (AZURE)" w:date="2012-08-23T21:58:00Z">
                <w:r w:rsidDel="00B15A0B">
                  <w:delText xml:space="preserve">          description "The MAC address of the remote tunnel</w:delText>
                </w:r>
              </w:del>
            </w:ins>
          </w:p>
          <w:p w14:paraId="632C2717" w14:textId="6EFC6CD8" w:rsidR="001D500F" w:rsidDel="00B15A0B" w:rsidRDefault="001D500F" w:rsidP="001D500F">
            <w:pPr>
              <w:pStyle w:val="XML1"/>
              <w:rPr>
                <w:ins w:id="16192" w:author="Thomas Dietz" w:date="2012-08-13T14:23:00Z"/>
                <w:del w:id="16193" w:author="Deepak Bansal (AZURE)" w:date="2012-08-23T21:58:00Z"/>
              </w:rPr>
            </w:pPr>
            <w:ins w:id="16194" w:author="Thomas Dietz" w:date="2012-08-13T14:23:00Z">
              <w:del w:id="16195" w:author="Deepak Bansal (AZURE)" w:date="2012-08-23T21:58:00Z">
                <w:r w:rsidDel="00B15A0B">
                  <w:delText xml:space="preserve">            endpoint.";</w:delText>
                </w:r>
              </w:del>
            </w:ins>
          </w:p>
          <w:p w14:paraId="2FE47E3D" w14:textId="45FD8E2C" w:rsidR="001D500F" w:rsidDel="00B15A0B" w:rsidRDefault="001D500F" w:rsidP="001D500F">
            <w:pPr>
              <w:pStyle w:val="XML1"/>
              <w:rPr>
                <w:ins w:id="16196" w:author="Thomas Dietz" w:date="2012-08-13T14:23:00Z"/>
                <w:del w:id="16197" w:author="Deepak Bansal (AZURE)" w:date="2012-08-23T21:58:00Z"/>
              </w:rPr>
            </w:pPr>
            <w:ins w:id="16198" w:author="Thomas Dietz" w:date="2012-08-13T14:23:00Z">
              <w:del w:id="16199" w:author="Deepak Bansal (AZURE)" w:date="2012-08-23T21:58:00Z">
                <w:r w:rsidDel="00B15A0B">
                  <w:delText xml:space="preserve">        }</w:delText>
                </w:r>
              </w:del>
            </w:ins>
          </w:p>
          <w:p w14:paraId="6BCBBEAD" w14:textId="6CB35266" w:rsidR="001D500F" w:rsidDel="00B15A0B" w:rsidRDefault="001D500F" w:rsidP="001D500F">
            <w:pPr>
              <w:pStyle w:val="XML1"/>
              <w:rPr>
                <w:ins w:id="16200" w:author="Thomas Dietz" w:date="2012-08-13T14:23:00Z"/>
                <w:del w:id="16201" w:author="Deepak Bansal (AZURE)" w:date="2012-08-23T21:58:00Z"/>
              </w:rPr>
            </w:pPr>
            <w:ins w:id="16202" w:author="Thomas Dietz" w:date="2012-08-13T14:23:00Z">
              <w:del w:id="16203" w:author="Deepak Bansal (AZURE)" w:date="2012-08-23T21:58:00Z">
                <w:r w:rsidDel="00B15A0B">
                  <w:delText xml:space="preserve">      }</w:delText>
                </w:r>
              </w:del>
            </w:ins>
          </w:p>
          <w:p w14:paraId="025EEEDC" w14:textId="0F18D8B7" w:rsidR="001D500F" w:rsidDel="00B15A0B" w:rsidRDefault="001D500F" w:rsidP="001D500F">
            <w:pPr>
              <w:pStyle w:val="XML1"/>
              <w:rPr>
                <w:ins w:id="16204" w:author="Thomas Dietz" w:date="2012-08-13T14:23:00Z"/>
                <w:del w:id="16205" w:author="Deepak Bansal (AZURE)" w:date="2012-08-23T21:58:00Z"/>
              </w:rPr>
            </w:pPr>
            <w:ins w:id="16206" w:author="Thomas Dietz" w:date="2012-08-13T14:23:00Z">
              <w:del w:id="16207" w:author="Deepak Bansal (AZURE)" w:date="2012-08-23T21:58:00Z">
                <w:r w:rsidDel="00B15A0B">
                  <w:delText xml:space="preserve">    }</w:delText>
                </w:r>
              </w:del>
            </w:ins>
          </w:p>
          <w:p w14:paraId="0EFE12B7" w14:textId="49102FE3" w:rsidR="001D500F" w:rsidDel="00B15A0B" w:rsidRDefault="001D500F" w:rsidP="001D500F">
            <w:pPr>
              <w:pStyle w:val="XML1"/>
              <w:rPr>
                <w:ins w:id="16208" w:author="Thomas Dietz" w:date="2012-08-13T14:23:00Z"/>
                <w:del w:id="16209" w:author="Deepak Bansal (AZURE)" w:date="2012-08-23T21:58:00Z"/>
              </w:rPr>
            </w:pPr>
            <w:ins w:id="16210" w:author="Thomas Dietz" w:date="2012-08-13T14:23:00Z">
              <w:del w:id="16211" w:author="Deepak Bansal (AZURE)" w:date="2012-08-23T21:58:00Z">
                <w:r w:rsidDel="00B15A0B">
                  <w:delText xml:space="preserve">  }</w:delText>
                </w:r>
              </w:del>
            </w:ins>
          </w:p>
          <w:p w14:paraId="4420B114" w14:textId="0D0A0683" w:rsidR="001D500F" w:rsidDel="00B15A0B" w:rsidRDefault="001D500F" w:rsidP="001D500F">
            <w:pPr>
              <w:pStyle w:val="XML1"/>
              <w:rPr>
                <w:ins w:id="16212" w:author="Thomas Dietz" w:date="2012-08-13T14:23:00Z"/>
                <w:del w:id="16213" w:author="Deepak Bansal (AZURE)" w:date="2012-08-23T21:58:00Z"/>
              </w:rPr>
            </w:pPr>
          </w:p>
          <w:p w14:paraId="35361865" w14:textId="60D2A82C" w:rsidR="001D500F" w:rsidDel="00B15A0B" w:rsidRDefault="001D500F" w:rsidP="001D500F">
            <w:pPr>
              <w:pStyle w:val="XML1"/>
              <w:rPr>
                <w:ins w:id="16214" w:author="Thomas Dietz" w:date="2012-08-13T14:23:00Z"/>
                <w:del w:id="16215" w:author="Deepak Bansal (AZURE)" w:date="2012-08-23T21:58:00Z"/>
              </w:rPr>
            </w:pPr>
            <w:ins w:id="16216" w:author="Thomas Dietz" w:date="2012-08-13T14:23:00Z">
              <w:del w:id="16217" w:author="Deepak Bansal (AZURE)" w:date="2012-08-23T21:58:00Z">
                <w:r w:rsidDel="00B15A0B">
                  <w:delText xml:space="preserve">  grouping OFPortIPGRETunnelType {</w:delText>
                </w:r>
              </w:del>
            </w:ins>
          </w:p>
          <w:p w14:paraId="7752A325" w14:textId="3A16C6CE" w:rsidR="001D500F" w:rsidDel="00B15A0B" w:rsidRDefault="001D500F" w:rsidP="001D500F">
            <w:pPr>
              <w:pStyle w:val="XML1"/>
              <w:rPr>
                <w:ins w:id="16218" w:author="Thomas Dietz" w:date="2012-08-13T14:23:00Z"/>
                <w:del w:id="16219" w:author="Deepak Bansal (AZURE)" w:date="2012-08-23T21:58:00Z"/>
              </w:rPr>
            </w:pPr>
            <w:ins w:id="16220" w:author="Thomas Dietz" w:date="2012-08-13T14:23:00Z">
              <w:del w:id="16221" w:author="Deepak Bansal (AZURE)" w:date="2012-08-23T21:58:00Z">
                <w:r w:rsidDel="00B15A0B">
                  <w:delText xml:space="preserve">    description "Properties of a IP-in-GRE tunnel with key,</w:delText>
                </w:r>
              </w:del>
            </w:ins>
          </w:p>
          <w:p w14:paraId="3849B515" w14:textId="1B516494" w:rsidR="001D500F" w:rsidDel="00B15A0B" w:rsidRDefault="001D500F" w:rsidP="001D500F">
            <w:pPr>
              <w:pStyle w:val="XML1"/>
              <w:rPr>
                <w:ins w:id="16222" w:author="Thomas Dietz" w:date="2012-08-13T14:23:00Z"/>
                <w:del w:id="16223" w:author="Deepak Bansal (AZURE)" w:date="2012-08-23T21:58:00Z"/>
              </w:rPr>
            </w:pPr>
            <w:ins w:id="16224" w:author="Thomas Dietz" w:date="2012-08-13T14:23:00Z">
              <w:del w:id="16225" w:author="Deepak Bansal (AZURE)" w:date="2012-08-23T21:58:00Z">
                <w:r w:rsidDel="00B15A0B">
                  <w:delText xml:space="preserve">      checksum, and sequence number information.";</w:delText>
                </w:r>
              </w:del>
            </w:ins>
          </w:p>
          <w:p w14:paraId="7EB4BD05" w14:textId="49B55F44" w:rsidR="001D500F" w:rsidDel="00B15A0B" w:rsidRDefault="001D500F" w:rsidP="001D500F">
            <w:pPr>
              <w:pStyle w:val="XML1"/>
              <w:rPr>
                <w:ins w:id="16226" w:author="Thomas Dietz" w:date="2012-08-13T14:23:00Z"/>
                <w:del w:id="16227" w:author="Deepak Bansal (AZURE)" w:date="2012-08-23T21:58:00Z"/>
              </w:rPr>
            </w:pPr>
            <w:ins w:id="16228" w:author="Thomas Dietz" w:date="2012-08-13T14:23:00Z">
              <w:del w:id="16229" w:author="Deepak Bansal (AZURE)" w:date="2012-08-23T21:58:00Z">
                <w:r w:rsidDel="00B15A0B">
                  <w:delText xml:space="preserve">    uses OFPortBaseTunnelType;</w:delText>
                </w:r>
              </w:del>
            </w:ins>
          </w:p>
          <w:p w14:paraId="76C45336" w14:textId="03D7B292" w:rsidR="001D500F" w:rsidDel="00B15A0B" w:rsidRDefault="001D500F" w:rsidP="001D500F">
            <w:pPr>
              <w:pStyle w:val="XML1"/>
              <w:rPr>
                <w:ins w:id="16230" w:author="Thomas Dietz" w:date="2012-08-13T14:23:00Z"/>
                <w:del w:id="16231" w:author="Deepak Bansal (AZURE)" w:date="2012-08-23T21:58:00Z"/>
              </w:rPr>
            </w:pPr>
            <w:ins w:id="16232" w:author="Thomas Dietz" w:date="2012-08-13T14:23:00Z">
              <w:del w:id="16233" w:author="Deepak Bansal (AZURE)" w:date="2012-08-23T21:58:00Z">
                <w:r w:rsidDel="00B15A0B">
                  <w:delText xml:space="preserve">    leaf checksum-present {</w:delText>
                </w:r>
              </w:del>
            </w:ins>
          </w:p>
          <w:p w14:paraId="64B93C1F" w14:textId="2A0298E7" w:rsidR="001D500F" w:rsidDel="00B15A0B" w:rsidRDefault="001D500F" w:rsidP="001D500F">
            <w:pPr>
              <w:pStyle w:val="XML1"/>
              <w:rPr>
                <w:ins w:id="16234" w:author="Thomas Dietz" w:date="2012-08-13T14:23:00Z"/>
                <w:del w:id="16235" w:author="Deepak Bansal (AZURE)" w:date="2012-08-23T21:58:00Z"/>
              </w:rPr>
            </w:pPr>
            <w:ins w:id="16236" w:author="Thomas Dietz" w:date="2012-08-13T14:23:00Z">
              <w:del w:id="16237" w:author="Deepak Bansal (AZURE)" w:date="2012-08-23T21:58:00Z">
                <w:r w:rsidDel="00B15A0B">
                  <w:delText xml:space="preserve">      type boolean;</w:delText>
                </w:r>
              </w:del>
            </w:ins>
          </w:p>
          <w:p w14:paraId="314454B1" w14:textId="51E3DEB9" w:rsidR="001D500F" w:rsidDel="00B15A0B" w:rsidRDefault="001D500F" w:rsidP="001D500F">
            <w:pPr>
              <w:pStyle w:val="XML1"/>
              <w:rPr>
                <w:ins w:id="16238" w:author="Thomas Dietz" w:date="2012-08-13T14:23:00Z"/>
                <w:del w:id="16239" w:author="Deepak Bansal (AZURE)" w:date="2012-08-23T21:58:00Z"/>
              </w:rPr>
            </w:pPr>
            <w:ins w:id="16240" w:author="Thomas Dietz" w:date="2012-08-13T14:23:00Z">
              <w:del w:id="16241" w:author="Deepak Bansal (AZURE)" w:date="2012-08-23T21:58:00Z">
                <w:r w:rsidDel="00B15A0B">
                  <w:delText xml:space="preserve">      default true;</w:delText>
                </w:r>
              </w:del>
            </w:ins>
          </w:p>
          <w:p w14:paraId="2571E591" w14:textId="269E5C58" w:rsidR="001D500F" w:rsidDel="00B15A0B" w:rsidRDefault="001D500F" w:rsidP="001D500F">
            <w:pPr>
              <w:pStyle w:val="XML1"/>
              <w:rPr>
                <w:ins w:id="16242" w:author="Thomas Dietz" w:date="2012-08-13T14:23:00Z"/>
                <w:del w:id="16243" w:author="Deepak Bansal (AZURE)" w:date="2012-08-23T21:58:00Z"/>
              </w:rPr>
            </w:pPr>
            <w:ins w:id="16244" w:author="Thomas Dietz" w:date="2012-08-13T14:23:00Z">
              <w:del w:id="16245" w:author="Deepak Bansal (AZURE)" w:date="2012-08-23T21:58:00Z">
                <w:r w:rsidDel="00B15A0B">
                  <w:delText xml:space="preserve">      description "Indicates presence of the GRE checksum.";</w:delText>
                </w:r>
              </w:del>
            </w:ins>
          </w:p>
          <w:p w14:paraId="1D80A84C" w14:textId="2FA12A3D" w:rsidR="001D500F" w:rsidDel="00B15A0B" w:rsidRDefault="001D500F" w:rsidP="001D500F">
            <w:pPr>
              <w:pStyle w:val="XML1"/>
              <w:rPr>
                <w:ins w:id="16246" w:author="Thomas Dietz" w:date="2012-08-13T14:23:00Z"/>
                <w:del w:id="16247" w:author="Deepak Bansal (AZURE)" w:date="2012-08-23T21:58:00Z"/>
              </w:rPr>
            </w:pPr>
            <w:ins w:id="16248" w:author="Thomas Dietz" w:date="2012-08-13T14:23:00Z">
              <w:del w:id="16249" w:author="Deepak Bansal (AZURE)" w:date="2012-08-23T21:58:00Z">
                <w:r w:rsidDel="00B15A0B">
                  <w:delText xml:space="preserve">    }</w:delText>
                </w:r>
              </w:del>
            </w:ins>
          </w:p>
          <w:p w14:paraId="6BC51D0F" w14:textId="68EEC3D9" w:rsidR="001D500F" w:rsidDel="00B15A0B" w:rsidRDefault="001D500F" w:rsidP="001D500F">
            <w:pPr>
              <w:pStyle w:val="XML1"/>
              <w:rPr>
                <w:ins w:id="16250" w:author="Thomas Dietz" w:date="2012-08-13T14:23:00Z"/>
                <w:del w:id="16251" w:author="Deepak Bansal (AZURE)" w:date="2012-08-23T21:58:00Z"/>
              </w:rPr>
            </w:pPr>
            <w:ins w:id="16252" w:author="Thomas Dietz" w:date="2012-08-13T14:23:00Z">
              <w:del w:id="16253" w:author="Deepak Bansal (AZURE)" w:date="2012-08-23T21:58:00Z">
                <w:r w:rsidDel="00B15A0B">
                  <w:delText xml:space="preserve">    leaf key-present {</w:delText>
                </w:r>
              </w:del>
            </w:ins>
          </w:p>
          <w:p w14:paraId="03F8C429" w14:textId="60DAECED" w:rsidR="001D500F" w:rsidDel="00B15A0B" w:rsidRDefault="001D500F" w:rsidP="001D500F">
            <w:pPr>
              <w:pStyle w:val="XML1"/>
              <w:rPr>
                <w:ins w:id="16254" w:author="Thomas Dietz" w:date="2012-08-13T14:23:00Z"/>
                <w:del w:id="16255" w:author="Deepak Bansal (AZURE)" w:date="2012-08-23T21:58:00Z"/>
              </w:rPr>
            </w:pPr>
            <w:ins w:id="16256" w:author="Thomas Dietz" w:date="2012-08-13T14:23:00Z">
              <w:del w:id="16257" w:author="Deepak Bansal (AZURE)" w:date="2012-08-23T21:58:00Z">
                <w:r w:rsidDel="00B15A0B">
                  <w:delText xml:space="preserve">      type boolean;</w:delText>
                </w:r>
              </w:del>
            </w:ins>
          </w:p>
          <w:p w14:paraId="798A082C" w14:textId="6B1FCD4E" w:rsidR="001D500F" w:rsidDel="00B15A0B" w:rsidRDefault="001D500F" w:rsidP="001D500F">
            <w:pPr>
              <w:pStyle w:val="XML1"/>
              <w:rPr>
                <w:ins w:id="16258" w:author="Thomas Dietz" w:date="2012-08-13T14:23:00Z"/>
                <w:del w:id="16259" w:author="Deepak Bansal (AZURE)" w:date="2012-08-23T21:58:00Z"/>
              </w:rPr>
            </w:pPr>
            <w:ins w:id="16260" w:author="Thomas Dietz" w:date="2012-08-13T14:23:00Z">
              <w:del w:id="16261" w:author="Deepak Bansal (AZURE)" w:date="2012-08-23T21:58:00Z">
                <w:r w:rsidDel="00B15A0B">
                  <w:delText xml:space="preserve">      default true;</w:delText>
                </w:r>
              </w:del>
            </w:ins>
          </w:p>
          <w:p w14:paraId="3F68716D" w14:textId="22295752" w:rsidR="001D500F" w:rsidDel="00B15A0B" w:rsidRDefault="001D500F" w:rsidP="001D500F">
            <w:pPr>
              <w:pStyle w:val="XML1"/>
              <w:rPr>
                <w:ins w:id="16262" w:author="Thomas Dietz" w:date="2012-08-13T14:23:00Z"/>
                <w:del w:id="16263" w:author="Deepak Bansal (AZURE)" w:date="2012-08-23T21:58:00Z"/>
              </w:rPr>
            </w:pPr>
            <w:ins w:id="16264" w:author="Thomas Dietz" w:date="2012-08-13T14:23:00Z">
              <w:del w:id="16265" w:author="Deepak Bansal (AZURE)" w:date="2012-08-23T21:58:00Z">
                <w:r w:rsidDel="00B15A0B">
                  <w:delText xml:space="preserve">      description "Indicates presence of the GRE key.";</w:delText>
                </w:r>
              </w:del>
            </w:ins>
          </w:p>
          <w:p w14:paraId="24D43C97" w14:textId="69C8161B" w:rsidR="001D500F" w:rsidDel="00B15A0B" w:rsidRDefault="001D500F" w:rsidP="001D500F">
            <w:pPr>
              <w:pStyle w:val="XML1"/>
              <w:rPr>
                <w:ins w:id="16266" w:author="Thomas Dietz" w:date="2012-08-13T14:23:00Z"/>
                <w:del w:id="16267" w:author="Deepak Bansal (AZURE)" w:date="2012-08-23T21:58:00Z"/>
              </w:rPr>
            </w:pPr>
            <w:ins w:id="16268" w:author="Thomas Dietz" w:date="2012-08-13T14:23:00Z">
              <w:del w:id="16269" w:author="Deepak Bansal (AZURE)" w:date="2012-08-23T21:58:00Z">
                <w:r w:rsidDel="00B15A0B">
                  <w:delText xml:space="preserve">    }</w:delText>
                </w:r>
              </w:del>
            </w:ins>
          </w:p>
          <w:p w14:paraId="7D252619" w14:textId="252AAB9F" w:rsidR="001D500F" w:rsidDel="00B15A0B" w:rsidRDefault="001D500F" w:rsidP="001D500F">
            <w:pPr>
              <w:pStyle w:val="XML1"/>
              <w:rPr>
                <w:ins w:id="16270" w:author="Thomas Dietz" w:date="2012-08-13T14:23:00Z"/>
                <w:del w:id="16271" w:author="Deepak Bansal (AZURE)" w:date="2012-08-23T21:58:00Z"/>
              </w:rPr>
            </w:pPr>
            <w:ins w:id="16272" w:author="Thomas Dietz" w:date="2012-08-13T14:23:00Z">
              <w:del w:id="16273" w:author="Deepak Bansal (AZURE)" w:date="2012-08-23T21:58:00Z">
                <w:r w:rsidDel="00B15A0B">
                  <w:delText xml:space="preserve">    leaf key {</w:delText>
                </w:r>
              </w:del>
            </w:ins>
          </w:p>
          <w:p w14:paraId="15338498" w14:textId="2A9C7BDF" w:rsidR="001D500F" w:rsidDel="00B15A0B" w:rsidRDefault="001D500F" w:rsidP="001D500F">
            <w:pPr>
              <w:pStyle w:val="XML1"/>
              <w:rPr>
                <w:ins w:id="16274" w:author="Thomas Dietz" w:date="2012-08-13T14:23:00Z"/>
                <w:del w:id="16275" w:author="Deepak Bansal (AZURE)" w:date="2012-08-23T21:58:00Z"/>
              </w:rPr>
            </w:pPr>
            <w:ins w:id="16276" w:author="Thomas Dietz" w:date="2012-08-13T14:23:00Z">
              <w:del w:id="16277" w:author="Deepak Bansal (AZURE)" w:date="2012-08-23T21:58:00Z">
                <w:r w:rsidDel="00B15A0B">
                  <w:delText xml:space="preserve">      when "../key-present='true'" {</w:delText>
                </w:r>
              </w:del>
            </w:ins>
          </w:p>
          <w:p w14:paraId="74728A44" w14:textId="202EF069" w:rsidR="001D500F" w:rsidDel="00B15A0B" w:rsidRDefault="001D500F" w:rsidP="001D500F">
            <w:pPr>
              <w:pStyle w:val="XML1"/>
              <w:rPr>
                <w:ins w:id="16278" w:author="Thomas Dietz" w:date="2012-08-13T14:23:00Z"/>
                <w:del w:id="16279" w:author="Deepak Bansal (AZURE)" w:date="2012-08-23T21:58:00Z"/>
              </w:rPr>
            </w:pPr>
            <w:ins w:id="16280" w:author="Thomas Dietz" w:date="2012-08-13T14:23:00Z">
              <w:del w:id="16281" w:author="Deepak Bansal (AZURE)" w:date="2012-08-23T21:58:00Z">
                <w:r w:rsidDel="00B15A0B">
                  <w:delText xml:space="preserve">        description "This element is only relevant if element </w:delText>
                </w:r>
              </w:del>
            </w:ins>
          </w:p>
          <w:p w14:paraId="692F44BE" w14:textId="2CE89B4D" w:rsidR="001D500F" w:rsidDel="00B15A0B" w:rsidRDefault="001D500F" w:rsidP="001D500F">
            <w:pPr>
              <w:pStyle w:val="XML1"/>
              <w:rPr>
                <w:ins w:id="16282" w:author="Thomas Dietz" w:date="2012-08-13T14:23:00Z"/>
                <w:del w:id="16283" w:author="Deepak Bansal (AZURE)" w:date="2012-08-23T21:58:00Z"/>
              </w:rPr>
            </w:pPr>
            <w:ins w:id="16284" w:author="Thomas Dietz" w:date="2012-08-13T14:23:00Z">
              <w:del w:id="16285" w:author="Deepak Bansal (AZURE)" w:date="2012-08-23T21:58:00Z">
                <w:r w:rsidDel="00B15A0B">
                  <w:delText xml:space="preserve">          key-present of this IP GRE Tunnel has value 'true'.";</w:delText>
                </w:r>
              </w:del>
            </w:ins>
          </w:p>
          <w:p w14:paraId="556D1865" w14:textId="30E7E879" w:rsidR="001D500F" w:rsidDel="00B15A0B" w:rsidRDefault="001D500F" w:rsidP="001D500F">
            <w:pPr>
              <w:pStyle w:val="XML1"/>
              <w:rPr>
                <w:ins w:id="16286" w:author="Thomas Dietz" w:date="2012-08-13T14:23:00Z"/>
                <w:del w:id="16287" w:author="Deepak Bansal (AZURE)" w:date="2012-08-23T21:58:00Z"/>
              </w:rPr>
            </w:pPr>
            <w:ins w:id="16288" w:author="Thomas Dietz" w:date="2012-08-13T14:23:00Z">
              <w:del w:id="16289" w:author="Deepak Bansal (AZURE)" w:date="2012-08-23T21:58:00Z">
                <w:r w:rsidDel="00B15A0B">
                  <w:delText xml:space="preserve">      }</w:delText>
                </w:r>
              </w:del>
            </w:ins>
          </w:p>
          <w:p w14:paraId="554DBFB2" w14:textId="40BB956C" w:rsidR="001D500F" w:rsidDel="00B15A0B" w:rsidRDefault="001D500F" w:rsidP="001D500F">
            <w:pPr>
              <w:pStyle w:val="XML1"/>
              <w:rPr>
                <w:ins w:id="16290" w:author="Thomas Dietz" w:date="2012-08-13T14:23:00Z"/>
                <w:del w:id="16291" w:author="Deepak Bansal (AZURE)" w:date="2012-08-23T21:58:00Z"/>
              </w:rPr>
            </w:pPr>
            <w:ins w:id="16292" w:author="Thomas Dietz" w:date="2012-08-13T14:23:00Z">
              <w:del w:id="16293" w:author="Deepak Bansal (AZURE)" w:date="2012-08-23T21:58:00Z">
                <w:r w:rsidDel="00B15A0B">
                  <w:delText xml:space="preserve">      type uint32;</w:delText>
                </w:r>
              </w:del>
            </w:ins>
          </w:p>
          <w:p w14:paraId="22BFE3D0" w14:textId="3FE764D1" w:rsidR="001D500F" w:rsidDel="00B15A0B" w:rsidRDefault="001D500F" w:rsidP="001D500F">
            <w:pPr>
              <w:pStyle w:val="XML1"/>
              <w:rPr>
                <w:ins w:id="16294" w:author="Thomas Dietz" w:date="2012-08-13T14:23:00Z"/>
                <w:del w:id="16295" w:author="Deepak Bansal (AZURE)" w:date="2012-08-23T21:58:00Z"/>
              </w:rPr>
            </w:pPr>
            <w:ins w:id="16296" w:author="Thomas Dietz" w:date="2012-08-13T14:23:00Z">
              <w:del w:id="16297" w:author="Deepak Bansal (AZURE)" w:date="2012-08-23T21:58:00Z">
                <w:r w:rsidDel="00B15A0B">
                  <w:delText xml:space="preserve">      mandatory true;</w:delText>
                </w:r>
              </w:del>
            </w:ins>
          </w:p>
          <w:p w14:paraId="3693555D" w14:textId="2378B224" w:rsidR="001D500F" w:rsidDel="00B15A0B" w:rsidRDefault="001D500F" w:rsidP="001D500F">
            <w:pPr>
              <w:pStyle w:val="XML1"/>
              <w:rPr>
                <w:ins w:id="16298" w:author="Thomas Dietz" w:date="2012-08-13T14:23:00Z"/>
                <w:del w:id="16299" w:author="Deepak Bansal (AZURE)" w:date="2012-08-23T21:58:00Z"/>
              </w:rPr>
            </w:pPr>
            <w:ins w:id="16300" w:author="Thomas Dietz" w:date="2012-08-13T14:23:00Z">
              <w:del w:id="16301" w:author="Deepak Bansal (AZURE)" w:date="2012-08-23T21:58:00Z">
                <w:r w:rsidDel="00B15A0B">
                  <w:delText xml:space="preserve">      description "The (optional) key of the GRE tunnel.  It MAY</w:delText>
                </w:r>
              </w:del>
            </w:ins>
          </w:p>
          <w:p w14:paraId="4D3EB078" w14:textId="4F229D5E" w:rsidR="001D500F" w:rsidDel="00B15A0B" w:rsidRDefault="001D500F" w:rsidP="001D500F">
            <w:pPr>
              <w:pStyle w:val="XML1"/>
              <w:rPr>
                <w:ins w:id="16302" w:author="Thomas Dietz" w:date="2012-08-13T14:23:00Z"/>
                <w:del w:id="16303" w:author="Deepak Bansal (AZURE)" w:date="2012-08-23T21:58:00Z"/>
              </w:rPr>
            </w:pPr>
            <w:ins w:id="16304" w:author="Thomas Dietz" w:date="2012-08-13T14:23:00Z">
              <w:del w:id="16305" w:author="Deepak Bansal (AZURE)" w:date="2012-08-23T21:58:00Z">
                <w:r w:rsidDel="00B15A0B">
                  <w:delText xml:space="preserve">        be used to set the OXM_OF_TUNNEL_ID match field metadata </w:delText>
                </w:r>
              </w:del>
            </w:ins>
          </w:p>
          <w:p w14:paraId="7904C3B5" w14:textId="48661E3E" w:rsidR="001D500F" w:rsidDel="00B15A0B" w:rsidRDefault="001D500F" w:rsidP="001D500F">
            <w:pPr>
              <w:pStyle w:val="XML1"/>
              <w:rPr>
                <w:ins w:id="16306" w:author="Thomas Dietz" w:date="2012-08-13T14:23:00Z"/>
                <w:del w:id="16307" w:author="Deepak Bansal (AZURE)" w:date="2012-08-23T21:58:00Z"/>
              </w:rPr>
            </w:pPr>
            <w:ins w:id="16308" w:author="Thomas Dietz" w:date="2012-08-13T14:23:00Z">
              <w:del w:id="16309" w:author="Deepak Bansal (AZURE)" w:date="2012-08-23T21:58:00Z">
                <w:r w:rsidDel="00B15A0B">
                  <w:delText xml:space="preserve">        in the OpenFlow protocol";</w:delText>
                </w:r>
              </w:del>
            </w:ins>
          </w:p>
          <w:p w14:paraId="46D4E7F8" w14:textId="5B5851DE" w:rsidR="001D500F" w:rsidDel="00B15A0B" w:rsidRDefault="001D500F" w:rsidP="001D500F">
            <w:pPr>
              <w:pStyle w:val="XML1"/>
              <w:rPr>
                <w:ins w:id="16310" w:author="Thomas Dietz" w:date="2012-08-13T14:23:00Z"/>
                <w:del w:id="16311" w:author="Deepak Bansal (AZURE)" w:date="2012-08-23T21:58:00Z"/>
              </w:rPr>
            </w:pPr>
            <w:ins w:id="16312" w:author="Thomas Dietz" w:date="2012-08-13T14:23:00Z">
              <w:del w:id="16313" w:author="Deepak Bansal (AZURE)" w:date="2012-08-23T21:58:00Z">
                <w:r w:rsidDel="00B15A0B">
                  <w:delText xml:space="preserve">    }</w:delText>
                </w:r>
              </w:del>
            </w:ins>
          </w:p>
          <w:p w14:paraId="70D4009D" w14:textId="30A6B2FE" w:rsidR="001D500F" w:rsidDel="00B15A0B" w:rsidRDefault="001D500F" w:rsidP="001D500F">
            <w:pPr>
              <w:pStyle w:val="XML1"/>
              <w:rPr>
                <w:ins w:id="16314" w:author="Thomas Dietz" w:date="2012-08-13T14:23:00Z"/>
                <w:del w:id="16315" w:author="Deepak Bansal (AZURE)" w:date="2012-08-23T21:58:00Z"/>
              </w:rPr>
            </w:pPr>
            <w:ins w:id="16316" w:author="Thomas Dietz" w:date="2012-08-13T14:23:00Z">
              <w:del w:id="16317" w:author="Deepak Bansal (AZURE)" w:date="2012-08-23T21:58:00Z">
                <w:r w:rsidDel="00B15A0B">
                  <w:delText xml:space="preserve">    leaf sequence-number-present {</w:delText>
                </w:r>
              </w:del>
            </w:ins>
          </w:p>
          <w:p w14:paraId="102879FA" w14:textId="1E726461" w:rsidR="001D500F" w:rsidDel="00B15A0B" w:rsidRDefault="001D500F" w:rsidP="001D500F">
            <w:pPr>
              <w:pStyle w:val="XML1"/>
              <w:rPr>
                <w:ins w:id="16318" w:author="Thomas Dietz" w:date="2012-08-13T14:23:00Z"/>
                <w:del w:id="16319" w:author="Deepak Bansal (AZURE)" w:date="2012-08-23T21:58:00Z"/>
              </w:rPr>
            </w:pPr>
            <w:ins w:id="16320" w:author="Thomas Dietz" w:date="2012-08-13T14:23:00Z">
              <w:del w:id="16321" w:author="Deepak Bansal (AZURE)" w:date="2012-08-23T21:58:00Z">
                <w:r w:rsidDel="00B15A0B">
                  <w:delText xml:space="preserve">      type boolean;</w:delText>
                </w:r>
              </w:del>
            </w:ins>
          </w:p>
          <w:p w14:paraId="7BDC37B8" w14:textId="7B569793" w:rsidR="001D500F" w:rsidDel="00B15A0B" w:rsidRDefault="001D500F" w:rsidP="001D500F">
            <w:pPr>
              <w:pStyle w:val="XML1"/>
              <w:rPr>
                <w:ins w:id="16322" w:author="Thomas Dietz" w:date="2012-08-13T14:23:00Z"/>
                <w:del w:id="16323" w:author="Deepak Bansal (AZURE)" w:date="2012-08-23T21:58:00Z"/>
              </w:rPr>
            </w:pPr>
            <w:ins w:id="16324" w:author="Thomas Dietz" w:date="2012-08-13T14:23:00Z">
              <w:del w:id="16325" w:author="Deepak Bansal (AZURE)" w:date="2012-08-23T21:58:00Z">
                <w:r w:rsidDel="00B15A0B">
                  <w:delText xml:space="preserve">      default false;</w:delText>
                </w:r>
              </w:del>
            </w:ins>
          </w:p>
          <w:p w14:paraId="4A528E1F" w14:textId="15653CD2" w:rsidR="001D500F" w:rsidDel="00B15A0B" w:rsidRDefault="001D500F" w:rsidP="001D500F">
            <w:pPr>
              <w:pStyle w:val="XML1"/>
              <w:rPr>
                <w:ins w:id="16326" w:author="Thomas Dietz" w:date="2012-08-13T14:23:00Z"/>
                <w:del w:id="16327" w:author="Deepak Bansal (AZURE)" w:date="2012-08-23T21:58:00Z"/>
              </w:rPr>
            </w:pPr>
            <w:ins w:id="16328" w:author="Thomas Dietz" w:date="2012-08-13T14:23:00Z">
              <w:del w:id="16329" w:author="Deepak Bansal (AZURE)" w:date="2012-08-23T21:58:00Z">
                <w:r w:rsidDel="00B15A0B">
                  <w:delText xml:space="preserve">      description "Indicates presence of the GRE sequence</w:delText>
                </w:r>
              </w:del>
            </w:ins>
          </w:p>
          <w:p w14:paraId="5C2313E7" w14:textId="56D006D5" w:rsidR="001D500F" w:rsidDel="00B15A0B" w:rsidRDefault="001D500F" w:rsidP="001D500F">
            <w:pPr>
              <w:pStyle w:val="XML1"/>
              <w:rPr>
                <w:ins w:id="16330" w:author="Thomas Dietz" w:date="2012-08-13T14:23:00Z"/>
                <w:del w:id="16331" w:author="Deepak Bansal (AZURE)" w:date="2012-08-23T21:58:00Z"/>
              </w:rPr>
            </w:pPr>
            <w:ins w:id="16332" w:author="Thomas Dietz" w:date="2012-08-13T14:23:00Z">
              <w:del w:id="16333" w:author="Deepak Bansal (AZURE)" w:date="2012-08-23T21:58:00Z">
                <w:r w:rsidDel="00B15A0B">
                  <w:delText xml:space="preserve">        number.";</w:delText>
                </w:r>
              </w:del>
            </w:ins>
          </w:p>
          <w:p w14:paraId="48BF5A30" w14:textId="56316A56" w:rsidR="001D500F" w:rsidDel="00B15A0B" w:rsidRDefault="001D500F" w:rsidP="001D500F">
            <w:pPr>
              <w:pStyle w:val="XML1"/>
              <w:rPr>
                <w:ins w:id="16334" w:author="Thomas Dietz" w:date="2012-08-13T14:23:00Z"/>
                <w:del w:id="16335" w:author="Deepak Bansal (AZURE)" w:date="2012-08-23T21:58:00Z"/>
              </w:rPr>
            </w:pPr>
            <w:ins w:id="16336" w:author="Thomas Dietz" w:date="2012-08-13T14:23:00Z">
              <w:del w:id="16337" w:author="Deepak Bansal (AZURE)" w:date="2012-08-23T21:58:00Z">
                <w:r w:rsidDel="00B15A0B">
                  <w:delText xml:space="preserve">    }</w:delText>
                </w:r>
              </w:del>
            </w:ins>
          </w:p>
          <w:p w14:paraId="6FF3B209" w14:textId="03D376D0" w:rsidR="001D500F" w:rsidDel="00B15A0B" w:rsidRDefault="001D500F" w:rsidP="001D500F">
            <w:pPr>
              <w:pStyle w:val="XML1"/>
              <w:rPr>
                <w:ins w:id="16338" w:author="Thomas Dietz" w:date="2012-08-13T14:23:00Z"/>
                <w:del w:id="16339" w:author="Deepak Bansal (AZURE)" w:date="2012-08-23T21:58:00Z"/>
              </w:rPr>
            </w:pPr>
            <w:ins w:id="16340" w:author="Thomas Dietz" w:date="2012-08-13T14:23:00Z">
              <w:del w:id="16341" w:author="Deepak Bansal (AZURE)" w:date="2012-08-23T21:58:00Z">
                <w:r w:rsidDel="00B15A0B">
                  <w:delText xml:space="preserve">  }</w:delText>
                </w:r>
              </w:del>
            </w:ins>
          </w:p>
          <w:p w14:paraId="7301F1DC" w14:textId="6281C069" w:rsidR="001D500F" w:rsidDel="00B15A0B" w:rsidRDefault="001D500F" w:rsidP="001D500F">
            <w:pPr>
              <w:pStyle w:val="XML1"/>
              <w:rPr>
                <w:ins w:id="16342" w:author="Thomas Dietz" w:date="2012-08-13T14:23:00Z"/>
                <w:del w:id="16343" w:author="Deepak Bansal (AZURE)" w:date="2012-08-23T21:58:00Z"/>
              </w:rPr>
            </w:pPr>
          </w:p>
          <w:p w14:paraId="2CA88906" w14:textId="7A0DD5EB" w:rsidR="001D500F" w:rsidDel="00B15A0B" w:rsidRDefault="001D500F" w:rsidP="001D500F">
            <w:pPr>
              <w:pStyle w:val="XML1"/>
              <w:rPr>
                <w:ins w:id="16344" w:author="Thomas Dietz" w:date="2012-08-13T14:23:00Z"/>
                <w:del w:id="16345" w:author="Deepak Bansal (AZURE)" w:date="2012-08-23T21:58:00Z"/>
              </w:rPr>
            </w:pPr>
            <w:ins w:id="16346" w:author="Thomas Dietz" w:date="2012-08-13T14:23:00Z">
              <w:del w:id="16347" w:author="Deepak Bansal (AZURE)" w:date="2012-08-23T21:58:00Z">
                <w:r w:rsidDel="00B15A0B">
                  <w:delText xml:space="preserve">  grouping OFPortVXLANTunnelType {</w:delText>
                </w:r>
              </w:del>
            </w:ins>
          </w:p>
          <w:p w14:paraId="589D67A5" w14:textId="1711120E" w:rsidR="001D500F" w:rsidDel="00B15A0B" w:rsidRDefault="001D500F" w:rsidP="001D500F">
            <w:pPr>
              <w:pStyle w:val="XML1"/>
              <w:rPr>
                <w:ins w:id="16348" w:author="Thomas Dietz" w:date="2012-08-13T14:23:00Z"/>
                <w:del w:id="16349" w:author="Deepak Bansal (AZURE)" w:date="2012-08-23T21:58:00Z"/>
              </w:rPr>
            </w:pPr>
            <w:ins w:id="16350" w:author="Thomas Dietz" w:date="2012-08-13T14:23:00Z">
              <w:del w:id="16351" w:author="Deepak Bansal (AZURE)" w:date="2012-08-23T21:58:00Z">
                <w:r w:rsidDel="00B15A0B">
                  <w:delText xml:space="preserve">    description "Properties of a VxLAN tunnel.";</w:delText>
                </w:r>
              </w:del>
            </w:ins>
          </w:p>
          <w:p w14:paraId="299E1530" w14:textId="48AF0AA3" w:rsidR="001D500F" w:rsidDel="00B15A0B" w:rsidRDefault="001D500F" w:rsidP="001D500F">
            <w:pPr>
              <w:pStyle w:val="XML1"/>
              <w:rPr>
                <w:ins w:id="16352" w:author="Thomas Dietz" w:date="2012-08-13T14:23:00Z"/>
                <w:del w:id="16353" w:author="Deepak Bansal (AZURE)" w:date="2012-08-23T21:58:00Z"/>
              </w:rPr>
            </w:pPr>
            <w:ins w:id="16354" w:author="Thomas Dietz" w:date="2012-08-13T14:23:00Z">
              <w:del w:id="16355" w:author="Deepak Bansal (AZURE)" w:date="2012-08-23T21:58:00Z">
                <w:r w:rsidDel="00B15A0B">
                  <w:delText xml:space="preserve">    uses OFPortBaseTunnelType;</w:delText>
                </w:r>
              </w:del>
            </w:ins>
          </w:p>
          <w:p w14:paraId="309F89A9" w14:textId="4192D428" w:rsidR="001D500F" w:rsidDel="00B15A0B" w:rsidRDefault="001D500F" w:rsidP="001D500F">
            <w:pPr>
              <w:pStyle w:val="XML1"/>
              <w:rPr>
                <w:ins w:id="16356" w:author="Thomas Dietz" w:date="2012-08-13T14:23:00Z"/>
                <w:del w:id="16357" w:author="Deepak Bansal (AZURE)" w:date="2012-08-23T21:58:00Z"/>
              </w:rPr>
            </w:pPr>
            <w:ins w:id="16358" w:author="Thomas Dietz" w:date="2012-08-13T14:23:00Z">
              <w:del w:id="16359" w:author="Deepak Bansal (AZURE)" w:date="2012-08-23T21:58:00Z">
                <w:r w:rsidDel="00B15A0B">
                  <w:delText xml:space="preserve">    leaf vni-valid {</w:delText>
                </w:r>
              </w:del>
            </w:ins>
          </w:p>
          <w:p w14:paraId="7370ED36" w14:textId="49BF11FB" w:rsidR="001D500F" w:rsidDel="00B15A0B" w:rsidRDefault="001D500F" w:rsidP="001D500F">
            <w:pPr>
              <w:pStyle w:val="XML1"/>
              <w:rPr>
                <w:ins w:id="16360" w:author="Thomas Dietz" w:date="2012-08-13T14:23:00Z"/>
                <w:del w:id="16361" w:author="Deepak Bansal (AZURE)" w:date="2012-08-23T21:58:00Z"/>
              </w:rPr>
            </w:pPr>
            <w:ins w:id="16362" w:author="Thomas Dietz" w:date="2012-08-13T14:23:00Z">
              <w:del w:id="16363" w:author="Deepak Bansal (AZURE)" w:date="2012-08-23T21:58:00Z">
                <w:r w:rsidDel="00B15A0B">
                  <w:delText xml:space="preserve">      type boolean;</w:delText>
                </w:r>
              </w:del>
            </w:ins>
          </w:p>
          <w:p w14:paraId="4E492222" w14:textId="1E341C26" w:rsidR="001D500F" w:rsidDel="00B15A0B" w:rsidRDefault="001D500F" w:rsidP="001D500F">
            <w:pPr>
              <w:pStyle w:val="XML1"/>
              <w:rPr>
                <w:ins w:id="16364" w:author="Thomas Dietz" w:date="2012-08-13T14:23:00Z"/>
                <w:del w:id="16365" w:author="Deepak Bansal (AZURE)" w:date="2012-08-23T21:58:00Z"/>
              </w:rPr>
            </w:pPr>
            <w:ins w:id="16366" w:author="Thomas Dietz" w:date="2012-08-13T14:23:00Z">
              <w:del w:id="16367" w:author="Deepak Bansal (AZURE)" w:date="2012-08-23T21:58:00Z">
                <w:r w:rsidDel="00B15A0B">
                  <w:delText xml:space="preserve">      default true;</w:delText>
                </w:r>
              </w:del>
            </w:ins>
          </w:p>
          <w:p w14:paraId="66AF5362" w14:textId="425CA62B" w:rsidR="001D500F" w:rsidDel="00B15A0B" w:rsidRDefault="001D500F" w:rsidP="001D500F">
            <w:pPr>
              <w:pStyle w:val="XML1"/>
              <w:rPr>
                <w:ins w:id="16368" w:author="Thomas Dietz" w:date="2012-08-13T14:23:00Z"/>
                <w:del w:id="16369" w:author="Deepak Bansal (AZURE)" w:date="2012-08-23T21:58:00Z"/>
              </w:rPr>
            </w:pPr>
            <w:ins w:id="16370" w:author="Thomas Dietz" w:date="2012-08-13T14:23:00Z">
              <w:del w:id="16371" w:author="Deepak Bansal (AZURE)" w:date="2012-08-23T21:58:00Z">
                <w:r w:rsidDel="00B15A0B">
                  <w:delText xml:space="preserve">      description "Indicates how the corresponding flag should be</w:delText>
                </w:r>
              </w:del>
            </w:ins>
          </w:p>
          <w:p w14:paraId="6F1EB90E" w14:textId="2AB44859" w:rsidR="001D500F" w:rsidDel="00B15A0B" w:rsidRDefault="001D500F" w:rsidP="001D500F">
            <w:pPr>
              <w:pStyle w:val="XML1"/>
              <w:rPr>
                <w:ins w:id="16372" w:author="Thomas Dietz" w:date="2012-08-13T14:23:00Z"/>
                <w:del w:id="16373" w:author="Deepak Bansal (AZURE)" w:date="2012-08-23T21:58:00Z"/>
              </w:rPr>
            </w:pPr>
            <w:ins w:id="16374" w:author="Thomas Dietz" w:date="2012-08-13T14:23:00Z">
              <w:del w:id="16375" w:author="Deepak Bansal (AZURE)" w:date="2012-08-23T21:58:00Z">
                <w:r w:rsidDel="00B15A0B">
                  <w:delText xml:space="preserve">        set in packets sent on the tunnel.";</w:delText>
                </w:r>
              </w:del>
            </w:ins>
          </w:p>
          <w:p w14:paraId="08AE41DB" w14:textId="2F995F97" w:rsidR="001D500F" w:rsidDel="00B15A0B" w:rsidRDefault="001D500F" w:rsidP="001D500F">
            <w:pPr>
              <w:pStyle w:val="XML1"/>
              <w:rPr>
                <w:ins w:id="16376" w:author="Thomas Dietz" w:date="2012-08-13T14:23:00Z"/>
                <w:del w:id="16377" w:author="Deepak Bansal (AZURE)" w:date="2012-08-23T21:58:00Z"/>
              </w:rPr>
            </w:pPr>
            <w:ins w:id="16378" w:author="Thomas Dietz" w:date="2012-08-13T14:23:00Z">
              <w:del w:id="16379" w:author="Deepak Bansal (AZURE)" w:date="2012-08-23T21:58:00Z">
                <w:r w:rsidDel="00B15A0B">
                  <w:delText xml:space="preserve">    }</w:delText>
                </w:r>
              </w:del>
            </w:ins>
          </w:p>
          <w:p w14:paraId="2021141A" w14:textId="328257B4" w:rsidR="001D500F" w:rsidDel="00B15A0B" w:rsidRDefault="001D500F" w:rsidP="001D500F">
            <w:pPr>
              <w:pStyle w:val="XML1"/>
              <w:rPr>
                <w:ins w:id="16380" w:author="Thomas Dietz" w:date="2012-08-13T14:23:00Z"/>
                <w:del w:id="16381" w:author="Deepak Bansal (AZURE)" w:date="2012-08-23T21:58:00Z"/>
              </w:rPr>
            </w:pPr>
            <w:ins w:id="16382" w:author="Thomas Dietz" w:date="2012-08-13T14:23:00Z">
              <w:del w:id="16383" w:author="Deepak Bansal (AZURE)" w:date="2012-08-23T21:58:00Z">
                <w:r w:rsidDel="00B15A0B">
                  <w:delText xml:space="preserve">    leaf vni {</w:delText>
                </w:r>
              </w:del>
            </w:ins>
          </w:p>
          <w:p w14:paraId="300CDCFF" w14:textId="2E62143E" w:rsidR="001D500F" w:rsidDel="00B15A0B" w:rsidRDefault="001D500F" w:rsidP="001D500F">
            <w:pPr>
              <w:pStyle w:val="XML1"/>
              <w:rPr>
                <w:ins w:id="16384" w:author="Thomas Dietz" w:date="2012-08-13T14:23:00Z"/>
                <w:del w:id="16385" w:author="Deepak Bansal (AZURE)" w:date="2012-08-23T21:58:00Z"/>
              </w:rPr>
            </w:pPr>
            <w:ins w:id="16386" w:author="Thomas Dietz" w:date="2012-08-13T14:23:00Z">
              <w:del w:id="16387" w:author="Deepak Bansal (AZURE)" w:date="2012-08-23T21:58:00Z">
                <w:r w:rsidDel="00B15A0B">
                  <w:delText xml:space="preserve">      type uint32;</w:delText>
                </w:r>
              </w:del>
            </w:ins>
          </w:p>
          <w:p w14:paraId="7886FB46" w14:textId="7B0FCBC8" w:rsidR="001D500F" w:rsidDel="00B15A0B" w:rsidRDefault="001D500F" w:rsidP="001D500F">
            <w:pPr>
              <w:pStyle w:val="XML1"/>
              <w:rPr>
                <w:ins w:id="16388" w:author="Thomas Dietz" w:date="2012-08-13T14:23:00Z"/>
                <w:del w:id="16389" w:author="Deepak Bansal (AZURE)" w:date="2012-08-23T21:58:00Z"/>
              </w:rPr>
            </w:pPr>
            <w:ins w:id="16390" w:author="Thomas Dietz" w:date="2012-08-13T14:23:00Z">
              <w:del w:id="16391" w:author="Deepak Bansal (AZURE)" w:date="2012-08-23T21:58:00Z">
                <w:r w:rsidDel="00B15A0B">
                  <w:delText xml:space="preserve">      description "Virtual network identifier assigned to all</w:delText>
                </w:r>
              </w:del>
            </w:ins>
          </w:p>
          <w:p w14:paraId="6D62A80F" w14:textId="176C49D8" w:rsidR="001D500F" w:rsidDel="00B15A0B" w:rsidRDefault="001D500F" w:rsidP="001D500F">
            <w:pPr>
              <w:pStyle w:val="XML1"/>
              <w:rPr>
                <w:ins w:id="16392" w:author="Thomas Dietz" w:date="2012-08-13T14:23:00Z"/>
                <w:del w:id="16393" w:author="Deepak Bansal (AZURE)" w:date="2012-08-23T21:58:00Z"/>
              </w:rPr>
            </w:pPr>
            <w:ins w:id="16394" w:author="Thomas Dietz" w:date="2012-08-13T14:23:00Z">
              <w:del w:id="16395" w:author="Deepak Bansal (AZURE)" w:date="2012-08-23T21:58:00Z">
                <w:r w:rsidDel="00B15A0B">
                  <w:delText xml:space="preserve">        packets sent on the tunnel.  A VxLAN  implementation MAY </w:delText>
                </w:r>
              </w:del>
            </w:ins>
          </w:p>
          <w:p w14:paraId="7CD63C69" w14:textId="7AAF94AC" w:rsidR="001D500F" w:rsidDel="00B15A0B" w:rsidRDefault="001D500F" w:rsidP="001D500F">
            <w:pPr>
              <w:pStyle w:val="XML1"/>
              <w:rPr>
                <w:ins w:id="16396" w:author="Thomas Dietz" w:date="2012-08-13T14:23:00Z"/>
                <w:del w:id="16397" w:author="Deepak Bansal (AZURE)" w:date="2012-08-23T21:58:00Z"/>
              </w:rPr>
            </w:pPr>
            <w:ins w:id="16398" w:author="Thomas Dietz" w:date="2012-08-13T14:23:00Z">
              <w:del w:id="16399" w:author="Deepak Bansal (AZURE)" w:date="2012-08-23T21:58:00Z">
                <w:r w:rsidDel="00B15A0B">
                  <w:delText xml:space="preserve">        use the this element to set the OXM_OF_TUNNEL_ID match </w:delText>
                </w:r>
              </w:del>
            </w:ins>
          </w:p>
          <w:p w14:paraId="41D876D0" w14:textId="1B8F1ECA" w:rsidR="001D500F" w:rsidDel="00B15A0B" w:rsidRDefault="001D500F" w:rsidP="001D500F">
            <w:pPr>
              <w:pStyle w:val="XML1"/>
              <w:rPr>
                <w:ins w:id="16400" w:author="Thomas Dietz" w:date="2012-08-13T14:23:00Z"/>
                <w:del w:id="16401" w:author="Deepak Bansal (AZURE)" w:date="2012-08-23T21:58:00Z"/>
              </w:rPr>
            </w:pPr>
            <w:ins w:id="16402" w:author="Thomas Dietz" w:date="2012-08-13T14:23:00Z">
              <w:del w:id="16403" w:author="Deepak Bansal (AZURE)" w:date="2012-08-23T21:58:00Z">
                <w:r w:rsidDel="00B15A0B">
                  <w:delText xml:space="preserve">        field metadata in the OpenFlow protocol.";</w:delText>
                </w:r>
              </w:del>
            </w:ins>
          </w:p>
          <w:p w14:paraId="2852EE58" w14:textId="0D1AE1B0" w:rsidR="001D500F" w:rsidDel="00B15A0B" w:rsidRDefault="001D500F" w:rsidP="001D500F">
            <w:pPr>
              <w:pStyle w:val="XML1"/>
              <w:rPr>
                <w:ins w:id="16404" w:author="Thomas Dietz" w:date="2012-08-13T14:23:00Z"/>
                <w:del w:id="16405" w:author="Deepak Bansal (AZURE)" w:date="2012-08-23T21:58:00Z"/>
              </w:rPr>
            </w:pPr>
            <w:ins w:id="16406" w:author="Thomas Dietz" w:date="2012-08-13T14:23:00Z">
              <w:del w:id="16407" w:author="Deepak Bansal (AZURE)" w:date="2012-08-23T21:58:00Z">
                <w:r w:rsidDel="00B15A0B">
                  <w:delText xml:space="preserve">    }</w:delText>
                </w:r>
              </w:del>
            </w:ins>
          </w:p>
          <w:p w14:paraId="108E6536" w14:textId="4580ADE1" w:rsidR="001D500F" w:rsidDel="00B15A0B" w:rsidRDefault="001D500F" w:rsidP="001D500F">
            <w:pPr>
              <w:pStyle w:val="XML1"/>
              <w:rPr>
                <w:ins w:id="16408" w:author="Thomas Dietz" w:date="2012-08-13T14:23:00Z"/>
                <w:del w:id="16409" w:author="Deepak Bansal (AZURE)" w:date="2012-08-23T21:58:00Z"/>
              </w:rPr>
            </w:pPr>
            <w:ins w:id="16410" w:author="Thomas Dietz" w:date="2012-08-13T14:23:00Z">
              <w:del w:id="16411" w:author="Deepak Bansal (AZURE)" w:date="2012-08-23T21:58:00Z">
                <w:r w:rsidDel="00B15A0B">
                  <w:delText xml:space="preserve">    leaf vni-multicast-group {</w:delText>
                </w:r>
              </w:del>
            </w:ins>
          </w:p>
          <w:p w14:paraId="41CD87C8" w14:textId="09969E77" w:rsidR="001D500F" w:rsidDel="00B15A0B" w:rsidRDefault="001D500F" w:rsidP="001D500F">
            <w:pPr>
              <w:pStyle w:val="XML1"/>
              <w:rPr>
                <w:ins w:id="16412" w:author="Thomas Dietz" w:date="2012-08-13T14:23:00Z"/>
                <w:del w:id="16413" w:author="Deepak Bansal (AZURE)" w:date="2012-08-23T21:58:00Z"/>
              </w:rPr>
            </w:pPr>
            <w:ins w:id="16414" w:author="Thomas Dietz" w:date="2012-08-13T14:23:00Z">
              <w:del w:id="16415" w:author="Deepak Bansal (AZURE)" w:date="2012-08-23T21:58:00Z">
                <w:r w:rsidDel="00B15A0B">
                  <w:delText xml:space="preserve">      type inet:ip-address;</w:delText>
                </w:r>
              </w:del>
            </w:ins>
          </w:p>
          <w:p w14:paraId="04DEE238" w14:textId="1C540507" w:rsidR="001D500F" w:rsidDel="00B15A0B" w:rsidRDefault="001D500F" w:rsidP="001D500F">
            <w:pPr>
              <w:pStyle w:val="XML1"/>
              <w:rPr>
                <w:ins w:id="16416" w:author="Thomas Dietz" w:date="2012-08-13T14:23:00Z"/>
                <w:del w:id="16417" w:author="Deepak Bansal (AZURE)" w:date="2012-08-23T21:58:00Z"/>
              </w:rPr>
            </w:pPr>
            <w:ins w:id="16418" w:author="Thomas Dietz" w:date="2012-08-13T14:23:00Z">
              <w:del w:id="16419" w:author="Deepak Bansal (AZURE)" w:date="2012-08-23T21:58:00Z">
                <w:r w:rsidDel="00B15A0B">
                  <w:delText xml:space="preserve">      description "If IP multicast is used to support broadcast</w:delText>
                </w:r>
              </w:del>
            </w:ins>
          </w:p>
          <w:p w14:paraId="75993AA8" w14:textId="39FACB9F" w:rsidR="001D500F" w:rsidDel="00B15A0B" w:rsidRDefault="001D500F" w:rsidP="001D500F">
            <w:pPr>
              <w:pStyle w:val="XML1"/>
              <w:rPr>
                <w:ins w:id="16420" w:author="Thomas Dietz" w:date="2012-08-13T14:23:00Z"/>
                <w:del w:id="16421" w:author="Deepak Bansal (AZURE)" w:date="2012-08-23T21:58:00Z"/>
              </w:rPr>
            </w:pPr>
            <w:ins w:id="16422" w:author="Thomas Dietz" w:date="2012-08-13T14:23:00Z">
              <w:del w:id="16423" w:author="Deepak Bansal (AZURE)" w:date="2012-08-23T21:58:00Z">
                <w:r w:rsidDel="00B15A0B">
                  <w:delText xml:space="preserve">        on the tunnel this specifies the corresponding multicast</w:delText>
                </w:r>
              </w:del>
            </w:ins>
          </w:p>
          <w:p w14:paraId="126C47B4" w14:textId="0A99F0E2" w:rsidR="001D500F" w:rsidDel="00B15A0B" w:rsidRDefault="001D500F" w:rsidP="001D500F">
            <w:pPr>
              <w:pStyle w:val="XML1"/>
              <w:rPr>
                <w:ins w:id="16424" w:author="Thomas Dietz" w:date="2012-08-13T14:23:00Z"/>
                <w:del w:id="16425" w:author="Deepak Bansal (AZURE)" w:date="2012-08-23T21:58:00Z"/>
              </w:rPr>
            </w:pPr>
            <w:ins w:id="16426" w:author="Thomas Dietz" w:date="2012-08-13T14:23:00Z">
              <w:del w:id="16427" w:author="Deepak Bansal (AZURE)" w:date="2012-08-23T21:58:00Z">
                <w:r w:rsidDel="00B15A0B">
                  <w:delText xml:space="preserve">        IP address";</w:delText>
                </w:r>
              </w:del>
            </w:ins>
          </w:p>
          <w:p w14:paraId="5F0783DA" w14:textId="6BB2B2AE" w:rsidR="001D500F" w:rsidDel="00B15A0B" w:rsidRDefault="001D500F" w:rsidP="001D500F">
            <w:pPr>
              <w:pStyle w:val="XML1"/>
              <w:rPr>
                <w:ins w:id="16428" w:author="Thomas Dietz" w:date="2012-08-13T14:23:00Z"/>
                <w:del w:id="16429" w:author="Deepak Bansal (AZURE)" w:date="2012-08-23T21:58:00Z"/>
              </w:rPr>
            </w:pPr>
            <w:ins w:id="16430" w:author="Thomas Dietz" w:date="2012-08-13T14:23:00Z">
              <w:del w:id="16431" w:author="Deepak Bansal (AZURE)" w:date="2012-08-23T21:58:00Z">
                <w:r w:rsidDel="00B15A0B">
                  <w:delText xml:space="preserve">    }</w:delText>
                </w:r>
              </w:del>
            </w:ins>
          </w:p>
          <w:p w14:paraId="3E5A3CA1" w14:textId="0CC4C0B1" w:rsidR="001D500F" w:rsidDel="00B15A0B" w:rsidRDefault="001D500F" w:rsidP="001D500F">
            <w:pPr>
              <w:pStyle w:val="XML1"/>
              <w:rPr>
                <w:ins w:id="16432" w:author="Thomas Dietz" w:date="2012-08-13T14:23:00Z"/>
                <w:del w:id="16433" w:author="Deepak Bansal (AZURE)" w:date="2012-08-23T21:58:00Z"/>
              </w:rPr>
            </w:pPr>
            <w:ins w:id="16434" w:author="Thomas Dietz" w:date="2012-08-13T14:23:00Z">
              <w:del w:id="16435" w:author="Deepak Bansal (AZURE)" w:date="2012-08-23T21:58:00Z">
                <w:r w:rsidDel="00B15A0B">
                  <w:delText xml:space="preserve">    leaf udp-source-port {</w:delText>
                </w:r>
              </w:del>
            </w:ins>
          </w:p>
          <w:p w14:paraId="26D4BEB0" w14:textId="56935101" w:rsidR="001D500F" w:rsidDel="00B15A0B" w:rsidRDefault="001D500F" w:rsidP="001D500F">
            <w:pPr>
              <w:pStyle w:val="XML1"/>
              <w:rPr>
                <w:ins w:id="16436" w:author="Thomas Dietz" w:date="2012-08-13T14:23:00Z"/>
                <w:del w:id="16437" w:author="Deepak Bansal (AZURE)" w:date="2012-08-23T21:58:00Z"/>
              </w:rPr>
            </w:pPr>
            <w:ins w:id="16438" w:author="Thomas Dietz" w:date="2012-08-13T14:23:00Z">
              <w:del w:id="16439" w:author="Deepak Bansal (AZURE)" w:date="2012-08-23T21:58:00Z">
                <w:r w:rsidDel="00B15A0B">
                  <w:delText xml:space="preserve">      type inet:port-number;</w:delText>
                </w:r>
              </w:del>
            </w:ins>
          </w:p>
          <w:p w14:paraId="4AA42361" w14:textId="071A4304" w:rsidR="001D500F" w:rsidDel="00B15A0B" w:rsidRDefault="001D500F" w:rsidP="001D500F">
            <w:pPr>
              <w:pStyle w:val="XML1"/>
              <w:rPr>
                <w:ins w:id="16440" w:author="Thomas Dietz" w:date="2012-08-13T14:23:00Z"/>
                <w:del w:id="16441" w:author="Deepak Bansal (AZURE)" w:date="2012-08-23T21:58:00Z"/>
              </w:rPr>
            </w:pPr>
            <w:ins w:id="16442" w:author="Thomas Dietz" w:date="2012-08-13T14:23:00Z">
              <w:del w:id="16443" w:author="Deepak Bansal (AZURE)" w:date="2012-08-23T21:58:00Z">
                <w:r w:rsidDel="00B15A0B">
                  <w:delText xml:space="preserve">      description "Specifies the outer UDP source port number.</w:delText>
                </w:r>
              </w:del>
            </w:ins>
          </w:p>
          <w:p w14:paraId="15EE17FB" w14:textId="240CE3C7" w:rsidR="001D500F" w:rsidDel="00B15A0B" w:rsidRDefault="001D500F" w:rsidP="001D500F">
            <w:pPr>
              <w:pStyle w:val="XML1"/>
              <w:rPr>
                <w:ins w:id="16444" w:author="Thomas Dietz" w:date="2012-08-13T14:23:00Z"/>
                <w:del w:id="16445" w:author="Deepak Bansal (AZURE)" w:date="2012-08-23T21:58:00Z"/>
              </w:rPr>
            </w:pPr>
            <w:ins w:id="16446" w:author="Thomas Dietz" w:date="2012-08-13T14:23:00Z">
              <w:del w:id="16447" w:author="Deepak Bansal (AZURE)" w:date="2012-08-23T21:58:00Z">
                <w:r w:rsidDel="00B15A0B">
                  <w:delText xml:space="preserve">        If this element is absent, the port number MAY be chosen </w:delText>
                </w:r>
              </w:del>
            </w:ins>
          </w:p>
          <w:p w14:paraId="6A1AC68E" w14:textId="7AECE242" w:rsidR="001D500F" w:rsidDel="00B15A0B" w:rsidRDefault="001D500F" w:rsidP="001D500F">
            <w:pPr>
              <w:pStyle w:val="XML1"/>
              <w:rPr>
                <w:ins w:id="16448" w:author="Thomas Dietz" w:date="2012-08-13T14:23:00Z"/>
                <w:del w:id="16449" w:author="Deepak Bansal (AZURE)" w:date="2012-08-23T21:58:00Z"/>
              </w:rPr>
            </w:pPr>
            <w:ins w:id="16450" w:author="Thomas Dietz" w:date="2012-08-13T14:23:00Z">
              <w:del w:id="16451" w:author="Deepak Bansal (AZURE)" w:date="2012-08-23T21:58:00Z">
                <w:r w:rsidDel="00B15A0B">
                  <w:delText xml:space="preserve">        dynamically.";</w:delText>
                </w:r>
              </w:del>
            </w:ins>
          </w:p>
          <w:p w14:paraId="204035A4" w14:textId="5AC0F727" w:rsidR="001D500F" w:rsidDel="00B15A0B" w:rsidRDefault="001D500F" w:rsidP="001D500F">
            <w:pPr>
              <w:pStyle w:val="XML1"/>
              <w:rPr>
                <w:ins w:id="16452" w:author="Thomas Dietz" w:date="2012-08-13T14:23:00Z"/>
                <w:del w:id="16453" w:author="Deepak Bansal (AZURE)" w:date="2012-08-23T21:58:00Z"/>
              </w:rPr>
            </w:pPr>
            <w:ins w:id="16454" w:author="Thomas Dietz" w:date="2012-08-13T14:23:00Z">
              <w:del w:id="16455" w:author="Deepak Bansal (AZURE)" w:date="2012-08-23T21:58:00Z">
                <w:r w:rsidDel="00B15A0B">
                  <w:delText xml:space="preserve">    }</w:delText>
                </w:r>
              </w:del>
            </w:ins>
          </w:p>
          <w:p w14:paraId="5A569850" w14:textId="396E2866" w:rsidR="001D500F" w:rsidDel="00B15A0B" w:rsidRDefault="001D500F" w:rsidP="001D500F">
            <w:pPr>
              <w:pStyle w:val="XML1"/>
              <w:rPr>
                <w:ins w:id="16456" w:author="Thomas Dietz" w:date="2012-08-13T14:23:00Z"/>
                <w:del w:id="16457" w:author="Deepak Bansal (AZURE)" w:date="2012-08-23T21:58:00Z"/>
              </w:rPr>
            </w:pPr>
            <w:ins w:id="16458" w:author="Thomas Dietz" w:date="2012-08-13T14:23:00Z">
              <w:del w:id="16459" w:author="Deepak Bansal (AZURE)" w:date="2012-08-23T21:58:00Z">
                <w:r w:rsidDel="00B15A0B">
                  <w:delText xml:space="preserve">    leaf udp-dest-port {</w:delText>
                </w:r>
              </w:del>
            </w:ins>
          </w:p>
          <w:p w14:paraId="471E16B2" w14:textId="61C14429" w:rsidR="001D500F" w:rsidDel="00B15A0B" w:rsidRDefault="001D500F" w:rsidP="001D500F">
            <w:pPr>
              <w:pStyle w:val="XML1"/>
              <w:rPr>
                <w:ins w:id="16460" w:author="Thomas Dietz" w:date="2012-08-13T14:23:00Z"/>
                <w:del w:id="16461" w:author="Deepak Bansal (AZURE)" w:date="2012-08-23T21:58:00Z"/>
              </w:rPr>
            </w:pPr>
            <w:ins w:id="16462" w:author="Thomas Dietz" w:date="2012-08-13T14:23:00Z">
              <w:del w:id="16463" w:author="Deepak Bansal (AZURE)" w:date="2012-08-23T21:58:00Z">
                <w:r w:rsidDel="00B15A0B">
                  <w:delText xml:space="preserve">      type inet:port-number;</w:delText>
                </w:r>
              </w:del>
            </w:ins>
          </w:p>
          <w:p w14:paraId="68597823" w14:textId="6E9EA900" w:rsidR="001D500F" w:rsidDel="00B15A0B" w:rsidRDefault="001D500F" w:rsidP="001D500F">
            <w:pPr>
              <w:pStyle w:val="XML1"/>
              <w:rPr>
                <w:ins w:id="16464" w:author="Thomas Dietz" w:date="2012-08-13T14:23:00Z"/>
                <w:del w:id="16465" w:author="Deepak Bansal (AZURE)" w:date="2012-08-23T21:58:00Z"/>
              </w:rPr>
            </w:pPr>
            <w:ins w:id="16466" w:author="Thomas Dietz" w:date="2012-08-13T14:23:00Z">
              <w:del w:id="16467" w:author="Deepak Bansal (AZURE)" w:date="2012-08-23T21:58:00Z">
                <w:r w:rsidDel="00B15A0B">
                  <w:delText xml:space="preserve">      description "Specifies the outer UDP destination port</w:delText>
                </w:r>
              </w:del>
            </w:ins>
          </w:p>
          <w:p w14:paraId="4B62CFE0" w14:textId="704517B9" w:rsidR="001D500F" w:rsidDel="00B15A0B" w:rsidRDefault="001D500F" w:rsidP="001D500F">
            <w:pPr>
              <w:pStyle w:val="XML1"/>
              <w:rPr>
                <w:ins w:id="16468" w:author="Thomas Dietz" w:date="2012-08-13T14:23:00Z"/>
                <w:del w:id="16469" w:author="Deepak Bansal (AZURE)" w:date="2012-08-23T21:58:00Z"/>
              </w:rPr>
            </w:pPr>
            <w:ins w:id="16470" w:author="Thomas Dietz" w:date="2012-08-13T14:23:00Z">
              <w:del w:id="16471" w:author="Deepak Bansal (AZURE)" w:date="2012-08-23T21:58:00Z">
                <w:r w:rsidDel="00B15A0B">
                  <w:delText xml:space="preserve">        number.  It is intended to reserve a port number for</w:delText>
                </w:r>
              </w:del>
            </w:ins>
          </w:p>
          <w:p w14:paraId="28CD9334" w14:textId="52FFCFB1" w:rsidR="001D500F" w:rsidDel="00B15A0B" w:rsidRDefault="001D500F" w:rsidP="001D500F">
            <w:pPr>
              <w:pStyle w:val="XML1"/>
              <w:rPr>
                <w:ins w:id="16472" w:author="Thomas Dietz" w:date="2012-08-13T14:23:00Z"/>
                <w:del w:id="16473" w:author="Deepak Bansal (AZURE)" w:date="2012-08-23T21:58:00Z"/>
              </w:rPr>
            </w:pPr>
            <w:ins w:id="16474" w:author="Thomas Dietz" w:date="2012-08-13T14:23:00Z">
              <w:del w:id="16475" w:author="Deepak Bansal (AZURE)" w:date="2012-08-23T21:58:00Z">
                <w:r w:rsidDel="00B15A0B">
                  <w:delText xml:space="preserve">        VxLAN at IANA.  As soon as this has been reserved, the</w:delText>
                </w:r>
              </w:del>
            </w:ins>
          </w:p>
          <w:p w14:paraId="7194E8A9" w14:textId="472A4AD0" w:rsidR="001D500F" w:rsidDel="00B15A0B" w:rsidRDefault="001D500F" w:rsidP="001D500F">
            <w:pPr>
              <w:pStyle w:val="XML1"/>
              <w:rPr>
                <w:ins w:id="16476" w:author="Thomas Dietz" w:date="2012-08-13T14:23:00Z"/>
                <w:del w:id="16477" w:author="Deepak Bansal (AZURE)" w:date="2012-08-23T21:58:00Z"/>
              </w:rPr>
            </w:pPr>
            <w:ins w:id="16478" w:author="Thomas Dietz" w:date="2012-08-13T14:23:00Z">
              <w:del w:id="16479" w:author="Deepak Bansal (AZURE)" w:date="2012-08-23T21:58:00Z">
                <w:r w:rsidDel="00B15A0B">
                  <w:delText xml:space="preserve">        reserved number SHOULD become the default value for this</w:delText>
                </w:r>
              </w:del>
            </w:ins>
          </w:p>
          <w:p w14:paraId="78AE9320" w14:textId="50BF96D3" w:rsidR="001D500F" w:rsidDel="00B15A0B" w:rsidRDefault="001D500F" w:rsidP="001D500F">
            <w:pPr>
              <w:pStyle w:val="XML1"/>
              <w:rPr>
                <w:ins w:id="16480" w:author="Thomas Dietz" w:date="2012-08-13T14:23:00Z"/>
                <w:del w:id="16481" w:author="Deepak Bansal (AZURE)" w:date="2012-08-23T21:58:00Z"/>
              </w:rPr>
            </w:pPr>
            <w:ins w:id="16482" w:author="Thomas Dietz" w:date="2012-08-13T14:23:00Z">
              <w:del w:id="16483" w:author="Deepak Bansal (AZURE)" w:date="2012-08-23T21:58:00Z">
                <w:r w:rsidDel="00B15A0B">
                  <w:delText xml:space="preserve">        element.";</w:delText>
                </w:r>
              </w:del>
            </w:ins>
          </w:p>
          <w:p w14:paraId="5C4F3CDE" w14:textId="55B537C8" w:rsidR="001D500F" w:rsidDel="00B15A0B" w:rsidRDefault="001D500F" w:rsidP="001D500F">
            <w:pPr>
              <w:pStyle w:val="XML1"/>
              <w:rPr>
                <w:ins w:id="16484" w:author="Thomas Dietz" w:date="2012-08-13T14:23:00Z"/>
                <w:del w:id="16485" w:author="Deepak Bansal (AZURE)" w:date="2012-08-23T21:58:00Z"/>
              </w:rPr>
            </w:pPr>
            <w:ins w:id="16486" w:author="Thomas Dietz" w:date="2012-08-13T14:23:00Z">
              <w:del w:id="16487" w:author="Deepak Bansal (AZURE)" w:date="2012-08-23T21:58:00Z">
                <w:r w:rsidDel="00B15A0B">
                  <w:delText xml:space="preserve">    }</w:delText>
                </w:r>
              </w:del>
            </w:ins>
          </w:p>
          <w:p w14:paraId="66DEEF6E" w14:textId="7430221F" w:rsidR="001D500F" w:rsidDel="00B15A0B" w:rsidRDefault="001D500F" w:rsidP="001D500F">
            <w:pPr>
              <w:pStyle w:val="XML1"/>
              <w:rPr>
                <w:ins w:id="16488" w:author="Thomas Dietz" w:date="2012-08-13T14:23:00Z"/>
                <w:del w:id="16489" w:author="Deepak Bansal (AZURE)" w:date="2012-08-23T21:58:00Z"/>
              </w:rPr>
            </w:pPr>
            <w:ins w:id="16490" w:author="Thomas Dietz" w:date="2012-08-13T14:23:00Z">
              <w:del w:id="16491" w:author="Deepak Bansal (AZURE)" w:date="2012-08-23T21:58:00Z">
                <w:r w:rsidDel="00B15A0B">
                  <w:delText xml:space="preserve">    leaf udp-checksum {</w:delText>
                </w:r>
              </w:del>
            </w:ins>
          </w:p>
          <w:p w14:paraId="1194468D" w14:textId="30AAE13D" w:rsidR="001D500F" w:rsidDel="00B15A0B" w:rsidRDefault="001D500F" w:rsidP="001D500F">
            <w:pPr>
              <w:pStyle w:val="XML1"/>
              <w:rPr>
                <w:ins w:id="16492" w:author="Thomas Dietz" w:date="2012-08-13T14:23:00Z"/>
                <w:del w:id="16493" w:author="Deepak Bansal (AZURE)" w:date="2012-08-23T21:58:00Z"/>
              </w:rPr>
            </w:pPr>
            <w:ins w:id="16494" w:author="Thomas Dietz" w:date="2012-08-13T14:23:00Z">
              <w:del w:id="16495" w:author="Deepak Bansal (AZURE)" w:date="2012-08-23T21:58:00Z">
                <w:r w:rsidDel="00B15A0B">
                  <w:delText xml:space="preserve">      type boolean;</w:delText>
                </w:r>
              </w:del>
            </w:ins>
          </w:p>
          <w:p w14:paraId="00633ECE" w14:textId="71D50E61" w:rsidR="001D500F" w:rsidDel="00B15A0B" w:rsidRDefault="001D500F" w:rsidP="001D500F">
            <w:pPr>
              <w:pStyle w:val="XML1"/>
              <w:rPr>
                <w:ins w:id="16496" w:author="Thomas Dietz" w:date="2012-08-13T14:23:00Z"/>
                <w:del w:id="16497" w:author="Deepak Bansal (AZURE)" w:date="2012-08-23T21:58:00Z"/>
              </w:rPr>
            </w:pPr>
            <w:ins w:id="16498" w:author="Thomas Dietz" w:date="2012-08-13T14:23:00Z">
              <w:del w:id="16499" w:author="Deepak Bansal (AZURE)" w:date="2012-08-23T21:58:00Z">
                <w:r w:rsidDel="00B15A0B">
                  <w:delText xml:space="preserve">      default false;</w:delText>
                </w:r>
              </w:del>
            </w:ins>
          </w:p>
          <w:p w14:paraId="7A6D256C" w14:textId="1152AC75" w:rsidR="001D500F" w:rsidDel="00B15A0B" w:rsidRDefault="001D500F" w:rsidP="001D500F">
            <w:pPr>
              <w:pStyle w:val="XML1"/>
              <w:rPr>
                <w:ins w:id="16500" w:author="Thomas Dietz" w:date="2012-08-13T14:23:00Z"/>
                <w:del w:id="16501" w:author="Deepak Bansal (AZURE)" w:date="2012-08-23T21:58:00Z"/>
              </w:rPr>
            </w:pPr>
            <w:ins w:id="16502" w:author="Thomas Dietz" w:date="2012-08-13T14:23:00Z">
              <w:del w:id="16503" w:author="Deepak Bansal (AZURE)" w:date="2012-08-23T21:58:00Z">
                <w:r w:rsidDel="00B15A0B">
                  <w:delText xml:space="preserve">      description "Boolean flag to indicate whether or not the</w:delText>
                </w:r>
              </w:del>
            </w:ins>
          </w:p>
          <w:p w14:paraId="4841901B" w14:textId="6B810B13" w:rsidR="001D500F" w:rsidDel="00B15A0B" w:rsidRDefault="001D500F" w:rsidP="001D500F">
            <w:pPr>
              <w:pStyle w:val="XML1"/>
              <w:rPr>
                <w:ins w:id="16504" w:author="Thomas Dietz" w:date="2012-08-13T14:23:00Z"/>
                <w:del w:id="16505" w:author="Deepak Bansal (AZURE)" w:date="2012-08-23T21:58:00Z"/>
              </w:rPr>
            </w:pPr>
            <w:ins w:id="16506" w:author="Thomas Dietz" w:date="2012-08-13T14:23:00Z">
              <w:del w:id="16507" w:author="Deepak Bansal (AZURE)" w:date="2012-08-23T21:58:00Z">
                <w:r w:rsidDel="00B15A0B">
                  <w:delText xml:space="preserve">        outer UDP checksum should be set";</w:delText>
                </w:r>
              </w:del>
            </w:ins>
          </w:p>
          <w:p w14:paraId="164224DE" w14:textId="29267BD6" w:rsidR="001D500F" w:rsidDel="00B15A0B" w:rsidRDefault="001D500F" w:rsidP="001D500F">
            <w:pPr>
              <w:pStyle w:val="XML1"/>
              <w:rPr>
                <w:ins w:id="16508" w:author="Thomas Dietz" w:date="2012-08-13T14:23:00Z"/>
                <w:del w:id="16509" w:author="Deepak Bansal (AZURE)" w:date="2012-08-23T21:58:00Z"/>
              </w:rPr>
            </w:pPr>
            <w:ins w:id="16510" w:author="Thomas Dietz" w:date="2012-08-13T14:23:00Z">
              <w:del w:id="16511" w:author="Deepak Bansal (AZURE)" w:date="2012-08-23T21:58:00Z">
                <w:r w:rsidDel="00B15A0B">
                  <w:delText xml:space="preserve">    }</w:delText>
                </w:r>
              </w:del>
            </w:ins>
          </w:p>
          <w:p w14:paraId="028D0FF3" w14:textId="222B3A00" w:rsidR="001D500F" w:rsidDel="00B15A0B" w:rsidRDefault="001D500F" w:rsidP="001D500F">
            <w:pPr>
              <w:pStyle w:val="XML1"/>
              <w:rPr>
                <w:ins w:id="16512" w:author="Thomas Dietz" w:date="2012-08-13T14:23:00Z"/>
                <w:del w:id="16513" w:author="Deepak Bansal (AZURE)" w:date="2012-08-23T21:58:00Z"/>
              </w:rPr>
            </w:pPr>
            <w:ins w:id="16514" w:author="Thomas Dietz" w:date="2012-08-13T14:23:00Z">
              <w:del w:id="16515" w:author="Deepak Bansal (AZURE)" w:date="2012-08-23T21:58:00Z">
                <w:r w:rsidDel="00B15A0B">
                  <w:delText xml:space="preserve">  }</w:delText>
                </w:r>
              </w:del>
            </w:ins>
          </w:p>
          <w:p w14:paraId="78A992B3" w14:textId="59BF5510" w:rsidR="001D500F" w:rsidDel="00B15A0B" w:rsidRDefault="001D500F" w:rsidP="001D500F">
            <w:pPr>
              <w:pStyle w:val="XML1"/>
              <w:rPr>
                <w:ins w:id="16516" w:author="Thomas Dietz" w:date="2012-08-13T14:23:00Z"/>
                <w:del w:id="16517" w:author="Deepak Bansal (AZURE)" w:date="2012-08-23T21:58:00Z"/>
              </w:rPr>
            </w:pPr>
            <w:ins w:id="16518" w:author="Thomas Dietz" w:date="2012-08-13T14:23:00Z">
              <w:del w:id="16519" w:author="Deepak Bansal (AZURE)" w:date="2012-08-23T21:58:00Z">
                <w:r w:rsidDel="00B15A0B">
                  <w:delText xml:space="preserve"> </w:delText>
                </w:r>
              </w:del>
            </w:ins>
          </w:p>
          <w:p w14:paraId="1C6DCA6D" w14:textId="5823EB68" w:rsidR="001D500F" w:rsidDel="00B15A0B" w:rsidRDefault="001D500F" w:rsidP="001D500F">
            <w:pPr>
              <w:pStyle w:val="XML1"/>
              <w:rPr>
                <w:ins w:id="16520" w:author="Thomas Dietz" w:date="2012-08-13T14:23:00Z"/>
                <w:del w:id="16521" w:author="Deepak Bansal (AZURE)" w:date="2012-08-23T21:58:00Z"/>
              </w:rPr>
            </w:pPr>
            <w:ins w:id="16522" w:author="Thomas Dietz" w:date="2012-08-13T14:23:00Z">
              <w:del w:id="16523" w:author="Deepak Bansal (AZURE)" w:date="2012-08-23T21:58:00Z">
                <w:r w:rsidDel="00B15A0B">
                  <w:delText xml:space="preserve">  grouping OFPortNVGRETunnelType {</w:delText>
                </w:r>
              </w:del>
            </w:ins>
          </w:p>
          <w:p w14:paraId="3AFB897F" w14:textId="3C0FAB24" w:rsidR="001D500F" w:rsidDel="00B15A0B" w:rsidRDefault="001D500F" w:rsidP="001D500F">
            <w:pPr>
              <w:pStyle w:val="XML1"/>
              <w:rPr>
                <w:ins w:id="16524" w:author="Thomas Dietz" w:date="2012-08-13T14:23:00Z"/>
                <w:del w:id="16525" w:author="Deepak Bansal (AZURE)" w:date="2012-08-23T21:58:00Z"/>
              </w:rPr>
            </w:pPr>
            <w:ins w:id="16526" w:author="Thomas Dietz" w:date="2012-08-13T14:23:00Z">
              <w:del w:id="16527" w:author="Deepak Bansal (AZURE)" w:date="2012-08-23T21:58:00Z">
                <w:r w:rsidDel="00B15A0B">
                  <w:delText xml:space="preserve">    description "Properties of a NVGRE tunnel.";</w:delText>
                </w:r>
              </w:del>
            </w:ins>
          </w:p>
          <w:p w14:paraId="5ED69511" w14:textId="716BF640" w:rsidR="001D500F" w:rsidDel="00B15A0B" w:rsidRDefault="001D500F" w:rsidP="001D500F">
            <w:pPr>
              <w:pStyle w:val="XML1"/>
              <w:rPr>
                <w:ins w:id="16528" w:author="Thomas Dietz" w:date="2012-08-13T14:23:00Z"/>
                <w:del w:id="16529" w:author="Deepak Bansal (AZURE)" w:date="2012-08-23T21:58:00Z"/>
              </w:rPr>
            </w:pPr>
            <w:ins w:id="16530" w:author="Thomas Dietz" w:date="2012-08-13T14:23:00Z">
              <w:del w:id="16531" w:author="Deepak Bansal (AZURE)" w:date="2012-08-23T21:58:00Z">
                <w:r w:rsidDel="00B15A0B">
                  <w:delText xml:space="preserve">    uses OFPortBaseTunnelType;</w:delText>
                </w:r>
              </w:del>
            </w:ins>
          </w:p>
          <w:p w14:paraId="69219566" w14:textId="1980F07E" w:rsidR="001D500F" w:rsidDel="00B15A0B" w:rsidRDefault="001D500F" w:rsidP="001D500F">
            <w:pPr>
              <w:pStyle w:val="XML1"/>
              <w:rPr>
                <w:ins w:id="16532" w:author="Thomas Dietz" w:date="2012-08-13T14:23:00Z"/>
                <w:del w:id="16533" w:author="Deepak Bansal (AZURE)" w:date="2012-08-23T21:58:00Z"/>
              </w:rPr>
            </w:pPr>
            <w:ins w:id="16534" w:author="Thomas Dietz" w:date="2012-08-13T14:23:00Z">
              <w:del w:id="16535" w:author="Deepak Bansal (AZURE)" w:date="2012-08-23T21:58:00Z">
                <w:r w:rsidDel="00B15A0B">
                  <w:delText xml:space="preserve">    leaf tni {</w:delText>
                </w:r>
              </w:del>
            </w:ins>
          </w:p>
          <w:p w14:paraId="486D5D4B" w14:textId="7013B7A6" w:rsidR="001D500F" w:rsidDel="00B15A0B" w:rsidRDefault="001D500F" w:rsidP="001D500F">
            <w:pPr>
              <w:pStyle w:val="XML1"/>
              <w:rPr>
                <w:ins w:id="16536" w:author="Thomas Dietz" w:date="2012-08-13T14:23:00Z"/>
                <w:del w:id="16537" w:author="Deepak Bansal (AZURE)" w:date="2012-08-23T21:58:00Z"/>
              </w:rPr>
            </w:pPr>
            <w:ins w:id="16538" w:author="Thomas Dietz" w:date="2012-08-13T14:23:00Z">
              <w:del w:id="16539" w:author="Deepak Bansal (AZURE)" w:date="2012-08-23T21:58:00Z">
                <w:r w:rsidDel="00B15A0B">
                  <w:delText xml:space="preserve">      type uint32;</w:delText>
                </w:r>
              </w:del>
            </w:ins>
          </w:p>
          <w:p w14:paraId="26A0EE06" w14:textId="0EB6A129" w:rsidR="001D500F" w:rsidDel="00B15A0B" w:rsidRDefault="001D500F" w:rsidP="001D500F">
            <w:pPr>
              <w:pStyle w:val="XML1"/>
              <w:rPr>
                <w:ins w:id="16540" w:author="Thomas Dietz" w:date="2012-08-13T14:23:00Z"/>
                <w:del w:id="16541" w:author="Deepak Bansal (AZURE)" w:date="2012-08-23T21:58:00Z"/>
              </w:rPr>
            </w:pPr>
            <w:ins w:id="16542" w:author="Thomas Dietz" w:date="2012-08-13T14:23:00Z">
              <w:del w:id="16543" w:author="Deepak Bansal (AZURE)" w:date="2012-08-23T21:58:00Z">
                <w:r w:rsidDel="00B15A0B">
                  <w:delText xml:space="preserve">      description "Specifies the tenant network identifier</w:delText>
                </w:r>
              </w:del>
            </w:ins>
          </w:p>
          <w:p w14:paraId="06D8259D" w14:textId="40C31279" w:rsidR="001D500F" w:rsidDel="00B15A0B" w:rsidRDefault="001D500F" w:rsidP="001D500F">
            <w:pPr>
              <w:pStyle w:val="XML1"/>
              <w:rPr>
                <w:ins w:id="16544" w:author="Thomas Dietz" w:date="2012-08-13T14:23:00Z"/>
                <w:del w:id="16545" w:author="Deepak Bansal (AZURE)" w:date="2012-08-23T21:58:00Z"/>
              </w:rPr>
            </w:pPr>
            <w:ins w:id="16546" w:author="Thomas Dietz" w:date="2012-08-13T14:23:00Z">
              <w:del w:id="16547" w:author="Deepak Bansal (AZURE)" w:date="2012-08-23T21:58:00Z">
                <w:r w:rsidDel="00B15A0B">
                  <w:delText xml:space="preserve">        assigned to all packets sent on the tunnel";</w:delText>
                </w:r>
              </w:del>
            </w:ins>
          </w:p>
          <w:p w14:paraId="2D27ABD0" w14:textId="5AF0AB78" w:rsidR="001D500F" w:rsidDel="00B15A0B" w:rsidRDefault="001D500F" w:rsidP="001D500F">
            <w:pPr>
              <w:pStyle w:val="XML1"/>
              <w:rPr>
                <w:ins w:id="16548" w:author="Thomas Dietz" w:date="2012-08-13T14:23:00Z"/>
                <w:del w:id="16549" w:author="Deepak Bansal (AZURE)" w:date="2012-08-23T21:58:00Z"/>
              </w:rPr>
            </w:pPr>
            <w:ins w:id="16550" w:author="Thomas Dietz" w:date="2012-08-13T14:23:00Z">
              <w:del w:id="16551" w:author="Deepak Bansal (AZURE)" w:date="2012-08-23T21:58:00Z">
                <w:r w:rsidDel="00B15A0B">
                  <w:delText xml:space="preserve">    }</w:delText>
                </w:r>
              </w:del>
            </w:ins>
          </w:p>
          <w:p w14:paraId="65F711BE" w14:textId="3499C72F" w:rsidR="001D500F" w:rsidDel="00B15A0B" w:rsidRDefault="001D500F" w:rsidP="001D500F">
            <w:pPr>
              <w:pStyle w:val="XML1"/>
              <w:rPr>
                <w:ins w:id="16552" w:author="Thomas Dietz" w:date="2012-08-13T14:23:00Z"/>
                <w:del w:id="16553" w:author="Deepak Bansal (AZURE)" w:date="2012-08-23T21:58:00Z"/>
              </w:rPr>
            </w:pPr>
            <w:ins w:id="16554" w:author="Thomas Dietz" w:date="2012-08-13T14:23:00Z">
              <w:del w:id="16555" w:author="Deepak Bansal (AZURE)" w:date="2012-08-23T21:58:00Z">
                <w:r w:rsidDel="00B15A0B">
                  <w:delText xml:space="preserve">    leaf tni-resv {</w:delText>
                </w:r>
              </w:del>
            </w:ins>
          </w:p>
          <w:p w14:paraId="5270954B" w14:textId="330C7421" w:rsidR="001D500F" w:rsidDel="00B15A0B" w:rsidRDefault="001D500F" w:rsidP="001D500F">
            <w:pPr>
              <w:pStyle w:val="XML1"/>
              <w:rPr>
                <w:ins w:id="16556" w:author="Thomas Dietz" w:date="2012-08-13T14:23:00Z"/>
                <w:del w:id="16557" w:author="Deepak Bansal (AZURE)" w:date="2012-08-23T21:58:00Z"/>
              </w:rPr>
            </w:pPr>
            <w:ins w:id="16558" w:author="Thomas Dietz" w:date="2012-08-13T14:23:00Z">
              <w:del w:id="16559" w:author="Deepak Bansal (AZURE)" w:date="2012-08-23T21:58:00Z">
                <w:r w:rsidDel="00B15A0B">
                  <w:delText xml:space="preserve">      type uint32;</w:delText>
                </w:r>
              </w:del>
            </w:ins>
          </w:p>
          <w:p w14:paraId="441C2DF8" w14:textId="6575BD9A" w:rsidR="001D500F" w:rsidDel="00B15A0B" w:rsidRDefault="001D500F" w:rsidP="001D500F">
            <w:pPr>
              <w:pStyle w:val="XML1"/>
              <w:rPr>
                <w:ins w:id="16560" w:author="Thomas Dietz" w:date="2012-08-13T14:23:00Z"/>
                <w:del w:id="16561" w:author="Deepak Bansal (AZURE)" w:date="2012-08-23T21:58:00Z"/>
              </w:rPr>
            </w:pPr>
            <w:ins w:id="16562" w:author="Thomas Dietz" w:date="2012-08-13T14:23:00Z">
              <w:del w:id="16563" w:author="Deepak Bansal (AZURE)" w:date="2012-08-23T21:58:00Z">
                <w:r w:rsidDel="00B15A0B">
                  <w:delText xml:space="preserve">      description "Used to set the reserved user-defined bits of</w:delText>
                </w:r>
              </w:del>
            </w:ins>
          </w:p>
          <w:p w14:paraId="081C6720" w14:textId="686E4B83" w:rsidR="001D500F" w:rsidDel="00B15A0B" w:rsidRDefault="001D500F" w:rsidP="001D500F">
            <w:pPr>
              <w:pStyle w:val="XML1"/>
              <w:rPr>
                <w:ins w:id="16564" w:author="Thomas Dietz" w:date="2012-08-13T14:23:00Z"/>
                <w:del w:id="16565" w:author="Deepak Bansal (AZURE)" w:date="2012-08-23T21:58:00Z"/>
              </w:rPr>
            </w:pPr>
            <w:ins w:id="16566" w:author="Thomas Dietz" w:date="2012-08-13T14:23:00Z">
              <w:del w:id="16567" w:author="Deepak Bansal (AZURE)" w:date="2012-08-23T21:58:00Z">
                <w:r w:rsidDel="00B15A0B">
                  <w:delText xml:space="preserve">        the GRE key field";</w:delText>
                </w:r>
              </w:del>
            </w:ins>
          </w:p>
          <w:p w14:paraId="44ACFCE8" w14:textId="2D906CAE" w:rsidR="001D500F" w:rsidDel="00B15A0B" w:rsidRDefault="001D500F" w:rsidP="001D500F">
            <w:pPr>
              <w:pStyle w:val="XML1"/>
              <w:rPr>
                <w:ins w:id="16568" w:author="Thomas Dietz" w:date="2012-08-13T14:23:00Z"/>
                <w:del w:id="16569" w:author="Deepak Bansal (AZURE)" w:date="2012-08-23T21:58:00Z"/>
              </w:rPr>
            </w:pPr>
            <w:ins w:id="16570" w:author="Thomas Dietz" w:date="2012-08-13T14:23:00Z">
              <w:del w:id="16571" w:author="Deepak Bansal (AZURE)" w:date="2012-08-23T21:58:00Z">
                <w:r w:rsidDel="00B15A0B">
                  <w:delText xml:space="preserve">    }</w:delText>
                </w:r>
              </w:del>
            </w:ins>
          </w:p>
          <w:p w14:paraId="3B6F38A8" w14:textId="37933FA4" w:rsidR="001D500F" w:rsidDel="00B15A0B" w:rsidRDefault="001D500F" w:rsidP="001D500F">
            <w:pPr>
              <w:pStyle w:val="XML1"/>
              <w:rPr>
                <w:ins w:id="16572" w:author="Thomas Dietz" w:date="2012-08-13T14:23:00Z"/>
                <w:del w:id="16573" w:author="Deepak Bansal (AZURE)" w:date="2012-08-23T21:58:00Z"/>
              </w:rPr>
            </w:pPr>
            <w:ins w:id="16574" w:author="Thomas Dietz" w:date="2012-08-13T14:23:00Z">
              <w:del w:id="16575" w:author="Deepak Bansal (AZURE)" w:date="2012-08-23T21:58:00Z">
                <w:r w:rsidDel="00B15A0B">
                  <w:delText xml:space="preserve">    leaf tni-multicast-group {</w:delText>
                </w:r>
              </w:del>
            </w:ins>
          </w:p>
          <w:p w14:paraId="34DD5FD8" w14:textId="5BEF4DFA" w:rsidR="001D500F" w:rsidDel="00B15A0B" w:rsidRDefault="001D500F" w:rsidP="001D500F">
            <w:pPr>
              <w:pStyle w:val="XML1"/>
              <w:rPr>
                <w:ins w:id="16576" w:author="Thomas Dietz" w:date="2012-08-13T14:23:00Z"/>
                <w:del w:id="16577" w:author="Deepak Bansal (AZURE)" w:date="2012-08-23T21:58:00Z"/>
              </w:rPr>
            </w:pPr>
            <w:ins w:id="16578" w:author="Thomas Dietz" w:date="2012-08-13T14:23:00Z">
              <w:del w:id="16579" w:author="Deepak Bansal (AZURE)" w:date="2012-08-23T21:58:00Z">
                <w:r w:rsidDel="00B15A0B">
                  <w:delText xml:space="preserve">      type inet:ip-address;</w:delText>
                </w:r>
              </w:del>
            </w:ins>
          </w:p>
          <w:p w14:paraId="2BB2C101" w14:textId="44768E22" w:rsidR="001D500F" w:rsidDel="00B15A0B" w:rsidRDefault="001D500F" w:rsidP="001D500F">
            <w:pPr>
              <w:pStyle w:val="XML1"/>
              <w:rPr>
                <w:ins w:id="16580" w:author="Thomas Dietz" w:date="2012-08-13T14:23:00Z"/>
                <w:del w:id="16581" w:author="Deepak Bansal (AZURE)" w:date="2012-08-23T21:58:00Z"/>
              </w:rPr>
            </w:pPr>
            <w:ins w:id="16582" w:author="Thomas Dietz" w:date="2012-08-13T14:23:00Z">
              <w:del w:id="16583" w:author="Deepak Bansal (AZURE)" w:date="2012-08-23T21:58:00Z">
                <w:r w:rsidDel="00B15A0B">
                  <w:delText xml:space="preserve">      description "If IP multicast is used to support broadcast</w:delText>
                </w:r>
              </w:del>
            </w:ins>
          </w:p>
          <w:p w14:paraId="03A30D8C" w14:textId="53345FB3" w:rsidR="001D500F" w:rsidDel="00B15A0B" w:rsidRDefault="001D500F" w:rsidP="001D500F">
            <w:pPr>
              <w:pStyle w:val="XML1"/>
              <w:rPr>
                <w:ins w:id="16584" w:author="Thomas Dietz" w:date="2012-08-13T14:23:00Z"/>
                <w:del w:id="16585" w:author="Deepak Bansal (AZURE)" w:date="2012-08-23T21:58:00Z"/>
              </w:rPr>
            </w:pPr>
            <w:ins w:id="16586" w:author="Thomas Dietz" w:date="2012-08-13T14:23:00Z">
              <w:del w:id="16587" w:author="Deepak Bansal (AZURE)" w:date="2012-08-23T21:58:00Z">
                <w:r w:rsidDel="00B15A0B">
                  <w:delText xml:space="preserve">        on the tunnel this element specifies the corresponding </w:delText>
                </w:r>
              </w:del>
            </w:ins>
          </w:p>
          <w:p w14:paraId="214B6098" w14:textId="3A41B641" w:rsidR="001D500F" w:rsidDel="00B15A0B" w:rsidRDefault="001D500F" w:rsidP="001D500F">
            <w:pPr>
              <w:pStyle w:val="XML1"/>
              <w:rPr>
                <w:ins w:id="16588" w:author="Thomas Dietz" w:date="2012-08-13T14:23:00Z"/>
                <w:del w:id="16589" w:author="Deepak Bansal (AZURE)" w:date="2012-08-23T21:58:00Z"/>
              </w:rPr>
            </w:pPr>
            <w:ins w:id="16590" w:author="Thomas Dietz" w:date="2012-08-13T14:23:00Z">
              <w:del w:id="16591" w:author="Deepak Bansal (AZURE)" w:date="2012-08-23T21:58:00Z">
                <w:r w:rsidDel="00B15A0B">
                  <w:delText xml:space="preserve">        multicast IP address";</w:delText>
                </w:r>
              </w:del>
            </w:ins>
          </w:p>
          <w:p w14:paraId="63C56B8D" w14:textId="562646A9" w:rsidR="001D500F" w:rsidDel="00B15A0B" w:rsidRDefault="001D500F" w:rsidP="001D500F">
            <w:pPr>
              <w:pStyle w:val="XML1"/>
              <w:rPr>
                <w:ins w:id="16592" w:author="Thomas Dietz" w:date="2012-08-13T14:23:00Z"/>
                <w:del w:id="16593" w:author="Deepak Bansal (AZURE)" w:date="2012-08-23T21:58:00Z"/>
              </w:rPr>
            </w:pPr>
            <w:ins w:id="16594" w:author="Thomas Dietz" w:date="2012-08-13T14:23:00Z">
              <w:del w:id="16595" w:author="Deepak Bansal (AZURE)" w:date="2012-08-23T21:58:00Z">
                <w:r w:rsidDel="00B15A0B">
                  <w:delText xml:space="preserve">    }</w:delText>
                </w:r>
              </w:del>
            </w:ins>
          </w:p>
          <w:p w14:paraId="3DEA2613" w14:textId="41492AE2" w:rsidR="005B0BF6" w:rsidRPr="009F1B7D" w:rsidDel="00B15A0B" w:rsidRDefault="001D500F" w:rsidP="001D500F">
            <w:pPr>
              <w:pStyle w:val="XML1"/>
              <w:rPr>
                <w:del w:id="16596" w:author="Deepak Bansal (AZURE)" w:date="2012-08-23T21:58:00Z"/>
              </w:rPr>
            </w:pPr>
            <w:ins w:id="16597" w:author="Thomas Dietz" w:date="2012-08-13T14:23:00Z">
              <w:del w:id="16598" w:author="Deepak Bansal (AZURE)" w:date="2012-08-23T21:58:00Z">
                <w:r w:rsidDel="00B15A0B">
                  <w:delText xml:space="preserve">  }</w:delText>
                </w:r>
              </w:del>
            </w:ins>
          </w:p>
        </w:tc>
      </w:tr>
    </w:tbl>
    <w:p w14:paraId="169F682F" w14:textId="225C46E9" w:rsidR="00EB2D77" w:rsidRPr="00EB2D77" w:rsidRDefault="00EB2D77" w:rsidP="00E751F5"/>
    <w:p w14:paraId="7C6C98FB" w14:textId="77777777" w:rsidR="00EB2D77" w:rsidRPr="00EB2D77" w:rsidRDefault="00EB2D77" w:rsidP="00D14D27">
      <w:pPr>
        <w:pStyle w:val="Heading2"/>
      </w:pPr>
      <w:bookmarkStart w:id="16599" w:name="_Toc335148031"/>
      <w:r w:rsidRPr="00EB2D77">
        <w:t>OpenFlow Port Feature</w:t>
      </w:r>
      <w:bookmarkEnd w:id="16599"/>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6600" w:name="_Toc315954019"/>
      <w:bookmarkStart w:id="16601" w:name="_Toc316542529"/>
      <w:bookmarkStart w:id="16602" w:name="_Toc335148032"/>
      <w:r w:rsidRPr="00DB42FD">
        <w:t>UML Diagram</w:t>
      </w:r>
      <w:bookmarkEnd w:id="16600"/>
      <w:bookmarkEnd w:id="16601"/>
      <w:bookmarkEnd w:id="16602"/>
    </w:p>
    <w:p w14:paraId="3AF6164F" w14:textId="4D5A695E" w:rsidR="0094763A" w:rsidRPr="009F1B7D" w:rsidRDefault="007E5BB2" w:rsidP="0094763A">
      <w:pPr>
        <w:keepNext/>
        <w:jc w:val="center"/>
      </w:pPr>
      <w:r>
        <w:object w:dxaOrig="7156" w:dyaOrig="7489" w14:anchorId="6A6204AE">
          <v:shape id="_x0000_i1036" type="#_x0000_t75" style="width:357.6pt;height:373.8pt" o:ole="">
            <v:imagedata r:id="rId35" o:title=""/>
          </v:shape>
          <o:OLEObject Type="Embed" ProgID="Visio.Drawing.11" ShapeID="_x0000_i1036" DrawAspect="Content" ObjectID="_1408889056" r:id="rId36"/>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6603" w:name="_Toc315954020"/>
      <w:bookmarkStart w:id="16604" w:name="_Toc316542530"/>
      <w:bookmarkStart w:id="16605" w:name="_Toc335148033"/>
      <w:r w:rsidRPr="00DB42FD">
        <w:t>XML Schema</w:t>
      </w:r>
      <w:bookmarkEnd w:id="16603"/>
      <w:bookmarkEnd w:id="16604"/>
      <w:bookmarkEnd w:id="16605"/>
    </w:p>
    <w:tbl>
      <w:tblPr>
        <w:tblStyle w:val="XMLtable"/>
        <w:tblW w:w="5000" w:type="pct"/>
        <w:tblLook w:val="04A0" w:firstRow="1" w:lastRow="0" w:firstColumn="1" w:lastColumn="0" w:noHBand="0" w:noVBand="1"/>
        <w:tblPrChange w:id="16606" w:author="Thomas Dietz" w:date="2012-08-13T14:26:00Z">
          <w:tblPr>
            <w:tblStyle w:val="TableGrid"/>
            <w:tblW w:w="0" w:type="auto"/>
            <w:tblInd w:w="378" w:type="dxa"/>
            <w:shd w:val="clear" w:color="auto" w:fill="C8FCCD"/>
            <w:tblLook w:val="04A0" w:firstRow="1" w:lastRow="0" w:firstColumn="1" w:lastColumn="0" w:noHBand="0" w:noVBand="1"/>
          </w:tblPr>
        </w:tblPrChange>
      </w:tblPr>
      <w:tblGrid>
        <w:gridCol w:w="9474"/>
        <w:tblGridChange w:id="16607">
          <w:tblGrid>
            <w:gridCol w:w="8820"/>
          </w:tblGrid>
        </w:tblGridChange>
      </w:tblGrid>
      <w:tr w:rsidR="0094763A" w:rsidRPr="009F1B7D" w14:paraId="1AFA6689" w14:textId="77777777" w:rsidTr="00766893">
        <w:tc>
          <w:tcPr>
            <w:tcW w:w="8820" w:type="dxa"/>
            <w:tcPrChange w:id="16608" w:author="Thomas Dietz" w:date="2012-08-13T14:26:00Z">
              <w:tcPr>
                <w:tcW w:w="8820" w:type="dxa"/>
                <w:shd w:val="clear" w:color="auto" w:fill="C8FCCD"/>
              </w:tcPr>
            </w:tcPrChange>
          </w:tcPr>
          <w:p w14:paraId="24E3DCEC" w14:textId="77777777" w:rsidR="00766893" w:rsidRDefault="00766893" w:rsidP="00766893">
            <w:pPr>
              <w:pStyle w:val="XML1"/>
              <w:rPr>
                <w:ins w:id="16609" w:author="Thomas Dietz" w:date="2012-08-13T14:26:00Z"/>
              </w:rPr>
            </w:pPr>
            <w:ins w:id="16610" w:author="Thomas Dietz" w:date="2012-08-13T14:26:00Z">
              <w:r>
                <w:t xml:space="preserve">  &lt;xs:group name="OFPortCurrentFeatureListType"&gt;</w:t>
              </w:r>
            </w:ins>
          </w:p>
          <w:p w14:paraId="549F0574" w14:textId="77777777" w:rsidR="00766893" w:rsidRDefault="00766893" w:rsidP="00766893">
            <w:pPr>
              <w:pStyle w:val="XML1"/>
              <w:rPr>
                <w:ins w:id="16611" w:author="Thomas Dietz" w:date="2012-08-13T14:26:00Z"/>
              </w:rPr>
            </w:pPr>
            <w:ins w:id="16612" w:author="Thomas Dietz" w:date="2012-08-13T14:26:00Z">
              <w:r>
                <w:t xml:space="preserve">    &lt;xs:annotation&gt;</w:t>
              </w:r>
            </w:ins>
          </w:p>
          <w:p w14:paraId="73A1040F" w14:textId="77777777" w:rsidR="00766893" w:rsidRDefault="00766893" w:rsidP="00766893">
            <w:pPr>
              <w:pStyle w:val="XML1"/>
              <w:rPr>
                <w:ins w:id="16613" w:author="Thomas Dietz" w:date="2012-08-13T14:26:00Z"/>
              </w:rPr>
            </w:pPr>
            <w:ins w:id="16614" w:author="Thomas Dietz" w:date="2012-08-13T14:26:00Z">
              <w:r>
                <w:t xml:space="preserve">      &lt;xs:documentation&gt;</w:t>
              </w:r>
            </w:ins>
          </w:p>
          <w:p w14:paraId="0325BA40" w14:textId="77777777" w:rsidR="00766893" w:rsidRDefault="00766893" w:rsidP="00766893">
            <w:pPr>
              <w:pStyle w:val="XML1"/>
              <w:rPr>
                <w:ins w:id="16615" w:author="Thomas Dietz" w:date="2012-08-13T14:26:00Z"/>
              </w:rPr>
            </w:pPr>
            <w:ins w:id="16616" w:author="Thomas Dietz" w:date="2012-08-13T14:26:00Z">
              <w:r>
                <w:t xml:space="preserve">        The current features of a port.</w:t>
              </w:r>
            </w:ins>
          </w:p>
          <w:p w14:paraId="5966D408" w14:textId="77777777" w:rsidR="00766893" w:rsidRDefault="00766893" w:rsidP="00766893">
            <w:pPr>
              <w:pStyle w:val="XML1"/>
              <w:rPr>
                <w:ins w:id="16617" w:author="Thomas Dietz" w:date="2012-08-13T14:26:00Z"/>
              </w:rPr>
            </w:pPr>
          </w:p>
          <w:p w14:paraId="58E12C3F" w14:textId="77777777" w:rsidR="00766893" w:rsidRDefault="00766893" w:rsidP="00766893">
            <w:pPr>
              <w:pStyle w:val="XML1"/>
              <w:rPr>
                <w:ins w:id="16618" w:author="Thomas Dietz" w:date="2012-08-13T14:26:00Z"/>
              </w:rPr>
            </w:pPr>
            <w:ins w:id="16619" w:author="Thomas Dietz" w:date="2012-08-13T14:26:00Z">
              <w:r>
                <w:t xml:space="preserve">        Elements in the type OFPortCurrentFeatureListType are not</w:t>
              </w:r>
            </w:ins>
          </w:p>
          <w:p w14:paraId="516B4899" w14:textId="77777777" w:rsidR="00766893" w:rsidRDefault="00766893" w:rsidP="00766893">
            <w:pPr>
              <w:pStyle w:val="XML1"/>
              <w:rPr>
                <w:ins w:id="16620" w:author="Thomas Dietz" w:date="2012-08-13T14:26:00Z"/>
              </w:rPr>
            </w:pPr>
            <w:ins w:id="16621" w:author="Thomas Dietz" w:date="2012-08-13T14:26:00Z">
              <w:r>
                <w:t xml:space="preserve">        configurable and can only be retrieved by NETCONF &amp;lt;get&amp;gt;</w:t>
              </w:r>
            </w:ins>
          </w:p>
          <w:p w14:paraId="1BCCFC03" w14:textId="77777777" w:rsidR="00766893" w:rsidRDefault="00766893" w:rsidP="00766893">
            <w:pPr>
              <w:pStyle w:val="XML1"/>
              <w:rPr>
                <w:ins w:id="16622" w:author="Thomas Dietz" w:date="2012-08-13T14:26:00Z"/>
              </w:rPr>
            </w:pPr>
            <w:ins w:id="16623" w:author="Thomas Dietz" w:date="2012-08-13T14:26:00Z">
              <w:r>
                <w:t xml:space="preserve">        operations. Attemps to modify this element and its children</w:t>
              </w:r>
            </w:ins>
          </w:p>
          <w:p w14:paraId="21ECBE2E" w14:textId="77777777" w:rsidR="00766893" w:rsidRDefault="00766893" w:rsidP="00766893">
            <w:pPr>
              <w:pStyle w:val="XML1"/>
              <w:rPr>
                <w:ins w:id="16624" w:author="Thomas Dietz" w:date="2012-08-13T14:26:00Z"/>
              </w:rPr>
            </w:pPr>
            <w:ins w:id="16625" w:author="Thomas Dietz" w:date="2012-08-13T14:26:00Z">
              <w:r>
                <w:t xml:space="preserve">        with a NETCONF &amp;lt;edit-config&amp;gt; operation MUST result in an </w:t>
              </w:r>
            </w:ins>
          </w:p>
          <w:p w14:paraId="1248C24E" w14:textId="77777777" w:rsidR="00766893" w:rsidRDefault="00766893" w:rsidP="00766893">
            <w:pPr>
              <w:pStyle w:val="XML1"/>
              <w:rPr>
                <w:ins w:id="16626" w:author="Thomas Dietz" w:date="2012-08-13T14:26:00Z"/>
              </w:rPr>
            </w:pPr>
            <w:ins w:id="16627" w:author="Thomas Dietz" w:date="2012-08-13T14:26:00Z">
              <w:r>
                <w:lastRenderedPageBreak/>
                <w:t xml:space="preserve">        'operation-not-supported' error with type 'application'.</w:t>
              </w:r>
            </w:ins>
          </w:p>
          <w:p w14:paraId="0C52EAC7" w14:textId="77777777" w:rsidR="00766893" w:rsidRDefault="00766893" w:rsidP="00766893">
            <w:pPr>
              <w:pStyle w:val="XML1"/>
              <w:rPr>
                <w:ins w:id="16628" w:author="Thomas Dietz" w:date="2012-08-13T14:26:00Z"/>
              </w:rPr>
            </w:pPr>
            <w:ins w:id="16629" w:author="Thomas Dietz" w:date="2012-08-13T14:26:00Z">
              <w:r>
                <w:t xml:space="preserve">      &lt;/xs:documentation&gt;</w:t>
              </w:r>
            </w:ins>
          </w:p>
          <w:p w14:paraId="64058FDC" w14:textId="77777777" w:rsidR="00766893" w:rsidRDefault="00766893" w:rsidP="00766893">
            <w:pPr>
              <w:pStyle w:val="XML1"/>
              <w:rPr>
                <w:ins w:id="16630" w:author="Thomas Dietz" w:date="2012-08-13T14:26:00Z"/>
              </w:rPr>
            </w:pPr>
            <w:ins w:id="16631" w:author="Thomas Dietz" w:date="2012-08-13T14:26:00Z">
              <w:r>
                <w:t xml:space="preserve">    &lt;/xs:annotation&gt;</w:t>
              </w:r>
            </w:ins>
          </w:p>
          <w:p w14:paraId="446CD445" w14:textId="77777777" w:rsidR="00766893" w:rsidRDefault="00766893" w:rsidP="00766893">
            <w:pPr>
              <w:pStyle w:val="XML1"/>
              <w:rPr>
                <w:ins w:id="16632" w:author="Thomas Dietz" w:date="2012-08-13T14:26:00Z"/>
              </w:rPr>
            </w:pPr>
          </w:p>
          <w:p w14:paraId="1E1843BE" w14:textId="77777777" w:rsidR="00766893" w:rsidRDefault="00766893" w:rsidP="00766893">
            <w:pPr>
              <w:pStyle w:val="XML1"/>
              <w:rPr>
                <w:ins w:id="16633" w:author="Thomas Dietz" w:date="2012-08-13T14:26:00Z"/>
              </w:rPr>
            </w:pPr>
            <w:ins w:id="16634" w:author="Thomas Dietz" w:date="2012-08-13T14:26:00Z">
              <w:r>
                <w:t xml:space="preserve">    &lt;xs:sequence&gt;</w:t>
              </w:r>
            </w:ins>
          </w:p>
          <w:p w14:paraId="23EBA059" w14:textId="77777777" w:rsidR="00766893" w:rsidRDefault="00766893" w:rsidP="00766893">
            <w:pPr>
              <w:pStyle w:val="XML1"/>
              <w:rPr>
                <w:ins w:id="16635" w:author="Thomas Dietz" w:date="2012-08-13T14:26:00Z"/>
              </w:rPr>
            </w:pPr>
            <w:ins w:id="16636" w:author="Thomas Dietz" w:date="2012-08-13T14:26:00Z">
              <w:r>
                <w:t xml:space="preserve">      &lt;xs:element name="rate"  type="OFPortRateType"&gt;</w:t>
              </w:r>
            </w:ins>
          </w:p>
          <w:p w14:paraId="21734562" w14:textId="77777777" w:rsidR="00766893" w:rsidRDefault="00766893" w:rsidP="00766893">
            <w:pPr>
              <w:pStyle w:val="XML1"/>
              <w:rPr>
                <w:ins w:id="16637" w:author="Thomas Dietz" w:date="2012-08-13T14:26:00Z"/>
              </w:rPr>
            </w:pPr>
            <w:ins w:id="16638" w:author="Thomas Dietz" w:date="2012-08-13T14:26:00Z">
              <w:r>
                <w:t xml:space="preserve">        &lt;xs:annotation&gt;</w:t>
              </w:r>
            </w:ins>
          </w:p>
          <w:p w14:paraId="5E398C47" w14:textId="77777777" w:rsidR="00766893" w:rsidRDefault="00766893" w:rsidP="00766893">
            <w:pPr>
              <w:pStyle w:val="XML1"/>
              <w:rPr>
                <w:ins w:id="16639" w:author="Thomas Dietz" w:date="2012-08-13T14:26:00Z"/>
              </w:rPr>
            </w:pPr>
            <w:ins w:id="16640" w:author="Thomas Dietz" w:date="2012-08-13T14:26:00Z">
              <w:r>
                <w:t xml:space="preserve">          &lt;xs:documentation&gt;</w:t>
              </w:r>
            </w:ins>
          </w:p>
          <w:p w14:paraId="60C76B2A" w14:textId="77777777" w:rsidR="00766893" w:rsidRDefault="00766893" w:rsidP="00766893">
            <w:pPr>
              <w:pStyle w:val="XML1"/>
              <w:rPr>
                <w:ins w:id="16641" w:author="Thomas Dietz" w:date="2012-08-13T14:26:00Z"/>
              </w:rPr>
            </w:pPr>
            <w:ins w:id="16642" w:author="Thomas Dietz" w:date="2012-08-13T14:26:00Z">
              <w:r>
                <w:t xml:space="preserve">            The transmission rate that is currently used.</w:t>
              </w:r>
            </w:ins>
          </w:p>
          <w:p w14:paraId="5D670F42" w14:textId="77777777" w:rsidR="00766893" w:rsidRDefault="00766893" w:rsidP="00766893">
            <w:pPr>
              <w:pStyle w:val="XML1"/>
              <w:rPr>
                <w:ins w:id="16643" w:author="Thomas Dietz" w:date="2012-08-13T14:26:00Z"/>
              </w:rPr>
            </w:pPr>
            <w:ins w:id="16644" w:author="Thomas Dietz" w:date="2012-08-13T14:26:00Z">
              <w:r>
                <w:t xml:space="preserve">            The value MUST indicate a valid forwarding rate.  </w:t>
              </w:r>
            </w:ins>
          </w:p>
          <w:p w14:paraId="55C1517C" w14:textId="77777777" w:rsidR="00766893" w:rsidRDefault="00766893" w:rsidP="00766893">
            <w:pPr>
              <w:pStyle w:val="XML1"/>
              <w:rPr>
                <w:ins w:id="16645" w:author="Thomas Dietz" w:date="2012-08-13T14:26:00Z"/>
              </w:rPr>
            </w:pPr>
            <w:ins w:id="16646" w:author="Thomas Dietz" w:date="2012-08-13T14:26:00Z">
              <w:r>
                <w:t xml:space="preserve">                  </w:t>
              </w:r>
            </w:ins>
          </w:p>
          <w:p w14:paraId="745FDB35" w14:textId="77777777" w:rsidR="00766893" w:rsidRDefault="00766893" w:rsidP="00766893">
            <w:pPr>
              <w:pStyle w:val="XML1"/>
              <w:rPr>
                <w:ins w:id="16647" w:author="Thomas Dietz" w:date="2012-08-13T14:26:00Z"/>
              </w:rPr>
            </w:pPr>
            <w:ins w:id="16648" w:author="Thomas Dietz" w:date="2012-08-13T14:26:00Z">
              <w:r>
                <w:t xml:space="preserve">            The current Port Feature set MUST contain this element</w:t>
              </w:r>
            </w:ins>
          </w:p>
          <w:p w14:paraId="1C69864E" w14:textId="77777777" w:rsidR="00766893" w:rsidRDefault="00766893" w:rsidP="00766893">
            <w:pPr>
              <w:pStyle w:val="XML1"/>
              <w:rPr>
                <w:ins w:id="16649" w:author="Thomas Dietz" w:date="2012-08-13T14:26:00Z"/>
              </w:rPr>
            </w:pPr>
            <w:ins w:id="16650" w:author="Thomas Dietz" w:date="2012-08-13T14:26:00Z">
              <w:r>
                <w:t xml:space="preserve">            exactly once.  The other Port Feature sets MAY contain this</w:t>
              </w:r>
            </w:ins>
          </w:p>
          <w:p w14:paraId="1752102B" w14:textId="77777777" w:rsidR="00766893" w:rsidRDefault="00766893" w:rsidP="00766893">
            <w:pPr>
              <w:pStyle w:val="XML1"/>
              <w:rPr>
                <w:ins w:id="16651" w:author="Thomas Dietz" w:date="2012-08-13T14:26:00Z"/>
              </w:rPr>
            </w:pPr>
            <w:ins w:id="16652" w:author="Thomas Dietz" w:date="2012-08-13T14:26:00Z">
              <w:r>
                <w:t xml:space="preserve">            element more than once.  If this element appears more than</w:t>
              </w:r>
            </w:ins>
          </w:p>
          <w:p w14:paraId="4242ED14" w14:textId="77777777" w:rsidR="00766893" w:rsidRDefault="00766893" w:rsidP="00766893">
            <w:pPr>
              <w:pStyle w:val="XML1"/>
              <w:rPr>
                <w:ins w:id="16653" w:author="Thomas Dietz" w:date="2012-08-13T14:26:00Z"/>
              </w:rPr>
            </w:pPr>
            <w:ins w:id="16654" w:author="Thomas Dietz" w:date="2012-08-13T14:26:00Z">
              <w:r>
                <w:t xml:space="preserve">            once in a Port Feature set than the value MUST be unique</w:t>
              </w:r>
            </w:ins>
          </w:p>
          <w:p w14:paraId="1C8DFF98" w14:textId="77777777" w:rsidR="00766893" w:rsidRDefault="00766893" w:rsidP="00766893">
            <w:pPr>
              <w:pStyle w:val="XML1"/>
              <w:rPr>
                <w:ins w:id="16655" w:author="Thomas Dietz" w:date="2012-08-13T14:26:00Z"/>
              </w:rPr>
            </w:pPr>
            <w:ins w:id="16656" w:author="Thomas Dietz" w:date="2012-08-13T14:26:00Z">
              <w:r>
                <w:t xml:space="preserve">            within the Port Feature set.</w:t>
              </w:r>
            </w:ins>
          </w:p>
          <w:p w14:paraId="0E933035" w14:textId="77777777" w:rsidR="00766893" w:rsidRDefault="00766893" w:rsidP="00766893">
            <w:pPr>
              <w:pStyle w:val="XML1"/>
              <w:rPr>
                <w:ins w:id="16657" w:author="Thomas Dietz" w:date="2012-08-13T14:26:00Z"/>
              </w:rPr>
            </w:pPr>
            <w:ins w:id="16658" w:author="Thomas Dietz" w:date="2012-08-13T14:26:00Z">
              <w:r>
                <w:t xml:space="preserve">          &lt;/xs:documentation&gt;</w:t>
              </w:r>
            </w:ins>
          </w:p>
          <w:p w14:paraId="3FAD0765" w14:textId="77777777" w:rsidR="00766893" w:rsidRDefault="00766893" w:rsidP="00766893">
            <w:pPr>
              <w:pStyle w:val="XML1"/>
              <w:rPr>
                <w:ins w:id="16659" w:author="Thomas Dietz" w:date="2012-08-13T14:26:00Z"/>
              </w:rPr>
            </w:pPr>
            <w:ins w:id="16660" w:author="Thomas Dietz" w:date="2012-08-13T14:26:00Z">
              <w:r>
                <w:t xml:space="preserve">        &lt;/xs:annotation&gt;</w:t>
              </w:r>
            </w:ins>
          </w:p>
          <w:p w14:paraId="6C0172A0" w14:textId="77777777" w:rsidR="00766893" w:rsidRDefault="00766893" w:rsidP="00766893">
            <w:pPr>
              <w:pStyle w:val="XML1"/>
              <w:rPr>
                <w:ins w:id="16661" w:author="Thomas Dietz" w:date="2012-08-13T14:26:00Z"/>
              </w:rPr>
            </w:pPr>
            <w:ins w:id="16662" w:author="Thomas Dietz" w:date="2012-08-13T14:26:00Z">
              <w:r>
                <w:t xml:space="preserve">      &lt;/xs:element&gt;</w:t>
              </w:r>
            </w:ins>
          </w:p>
          <w:p w14:paraId="0E97422A" w14:textId="77777777" w:rsidR="00766893" w:rsidRDefault="00766893" w:rsidP="00766893">
            <w:pPr>
              <w:pStyle w:val="XML1"/>
              <w:rPr>
                <w:ins w:id="16663" w:author="Thomas Dietz" w:date="2012-08-13T14:26:00Z"/>
              </w:rPr>
            </w:pPr>
            <w:ins w:id="16664" w:author="Thomas Dietz" w:date="2012-08-13T14:26:00Z">
              <w:r>
                <w:t xml:space="preserve">      &lt;xs:element name="auto-negotiate"  type="xs:boolean"&gt;</w:t>
              </w:r>
            </w:ins>
          </w:p>
          <w:p w14:paraId="5BD1F73C" w14:textId="77777777" w:rsidR="00766893" w:rsidRDefault="00766893" w:rsidP="00766893">
            <w:pPr>
              <w:pStyle w:val="XML1"/>
              <w:rPr>
                <w:ins w:id="16665" w:author="Thomas Dietz" w:date="2012-08-13T14:26:00Z"/>
              </w:rPr>
            </w:pPr>
            <w:ins w:id="16666" w:author="Thomas Dietz" w:date="2012-08-13T14:26:00Z">
              <w:r>
                <w:t xml:space="preserve">        &lt;xs:annotation&gt;</w:t>
              </w:r>
            </w:ins>
          </w:p>
          <w:p w14:paraId="2106988F" w14:textId="77777777" w:rsidR="00766893" w:rsidRDefault="00766893" w:rsidP="00766893">
            <w:pPr>
              <w:pStyle w:val="XML1"/>
              <w:rPr>
                <w:ins w:id="16667" w:author="Thomas Dietz" w:date="2012-08-13T14:26:00Z"/>
              </w:rPr>
            </w:pPr>
            <w:ins w:id="16668" w:author="Thomas Dietz" w:date="2012-08-13T14:26:00Z">
              <w:r>
                <w:t xml:space="preserve">          &lt;xs:documentation&gt;</w:t>
              </w:r>
            </w:ins>
          </w:p>
          <w:p w14:paraId="15175EAC" w14:textId="77777777" w:rsidR="00766893" w:rsidRDefault="00766893" w:rsidP="00766893">
            <w:pPr>
              <w:pStyle w:val="XML1"/>
              <w:rPr>
                <w:ins w:id="16669" w:author="Thomas Dietz" w:date="2012-08-13T14:26:00Z"/>
              </w:rPr>
            </w:pPr>
            <w:ins w:id="16670" w:author="Thomas Dietz" w:date="2012-08-13T14:26:00Z">
              <w:r>
                <w:t xml:space="preserve">            Specifies the administrative state of the </w:t>
              </w:r>
            </w:ins>
          </w:p>
          <w:p w14:paraId="3C97B338" w14:textId="77777777" w:rsidR="00766893" w:rsidRDefault="00766893" w:rsidP="00766893">
            <w:pPr>
              <w:pStyle w:val="XML1"/>
              <w:rPr>
                <w:ins w:id="16671" w:author="Thomas Dietz" w:date="2012-08-13T14:26:00Z"/>
              </w:rPr>
            </w:pPr>
            <w:ins w:id="16672" w:author="Thomas Dietz" w:date="2012-08-13T14:26:00Z">
              <w:r>
                <w:t xml:space="preserve">            forwarding rate auto-negotiation protocol at this OpenFlow</w:t>
              </w:r>
            </w:ins>
          </w:p>
          <w:p w14:paraId="22C330CE" w14:textId="77777777" w:rsidR="00766893" w:rsidRDefault="00766893" w:rsidP="00766893">
            <w:pPr>
              <w:pStyle w:val="XML1"/>
              <w:rPr>
                <w:ins w:id="16673" w:author="Thomas Dietz" w:date="2012-08-13T14:26:00Z"/>
              </w:rPr>
            </w:pPr>
            <w:ins w:id="16674" w:author="Thomas Dietz" w:date="2012-08-13T14:26:00Z">
              <w:r>
                <w:t xml:space="preserve">            Port.</w:t>
              </w:r>
            </w:ins>
          </w:p>
          <w:p w14:paraId="353410EC" w14:textId="77777777" w:rsidR="00766893" w:rsidRDefault="00766893" w:rsidP="00766893">
            <w:pPr>
              <w:pStyle w:val="XML1"/>
              <w:rPr>
                <w:ins w:id="16675" w:author="Thomas Dietz" w:date="2012-08-13T14:26:00Z"/>
              </w:rPr>
            </w:pPr>
            <w:ins w:id="16676" w:author="Thomas Dietz" w:date="2012-08-13T14:26:00Z">
              <w:r>
                <w:t xml:space="preserve">          &lt;/xs:documentation&gt;</w:t>
              </w:r>
            </w:ins>
          </w:p>
          <w:p w14:paraId="297A0F84" w14:textId="77777777" w:rsidR="00766893" w:rsidRDefault="00766893" w:rsidP="00766893">
            <w:pPr>
              <w:pStyle w:val="XML1"/>
              <w:rPr>
                <w:ins w:id="16677" w:author="Thomas Dietz" w:date="2012-08-13T14:26:00Z"/>
              </w:rPr>
            </w:pPr>
            <w:ins w:id="16678" w:author="Thomas Dietz" w:date="2012-08-13T14:26:00Z">
              <w:r>
                <w:t xml:space="preserve">        &lt;/xs:annotation&gt;</w:t>
              </w:r>
            </w:ins>
          </w:p>
          <w:p w14:paraId="4AB2165E" w14:textId="77777777" w:rsidR="00766893" w:rsidRDefault="00766893" w:rsidP="00766893">
            <w:pPr>
              <w:pStyle w:val="XML1"/>
              <w:rPr>
                <w:ins w:id="16679" w:author="Thomas Dietz" w:date="2012-08-13T14:26:00Z"/>
              </w:rPr>
            </w:pPr>
            <w:ins w:id="16680" w:author="Thomas Dietz" w:date="2012-08-13T14:26:00Z">
              <w:r>
                <w:t xml:space="preserve">      &lt;/xs:element&gt;</w:t>
              </w:r>
            </w:ins>
          </w:p>
          <w:p w14:paraId="2D10DEB4" w14:textId="77777777" w:rsidR="00766893" w:rsidRDefault="00766893" w:rsidP="00766893">
            <w:pPr>
              <w:pStyle w:val="XML1"/>
              <w:rPr>
                <w:ins w:id="16681" w:author="Thomas Dietz" w:date="2012-08-13T14:26:00Z"/>
              </w:rPr>
            </w:pPr>
            <w:ins w:id="16682" w:author="Thomas Dietz" w:date="2012-08-13T14:26:00Z">
              <w:r>
                <w:t xml:space="preserve">      &lt;xs:element name="medium"&gt;</w:t>
              </w:r>
            </w:ins>
          </w:p>
          <w:p w14:paraId="7B3C6EF6" w14:textId="77777777" w:rsidR="00766893" w:rsidRDefault="00766893" w:rsidP="00766893">
            <w:pPr>
              <w:pStyle w:val="XML1"/>
              <w:rPr>
                <w:ins w:id="16683" w:author="Thomas Dietz" w:date="2012-08-13T14:26:00Z"/>
              </w:rPr>
            </w:pPr>
            <w:ins w:id="16684" w:author="Thomas Dietz" w:date="2012-08-13T14:26:00Z">
              <w:r>
                <w:t xml:space="preserve">        &lt;xs:annotation&gt;</w:t>
              </w:r>
            </w:ins>
          </w:p>
          <w:p w14:paraId="5879CFD2" w14:textId="77777777" w:rsidR="00766893" w:rsidRDefault="00766893" w:rsidP="00766893">
            <w:pPr>
              <w:pStyle w:val="XML1"/>
              <w:rPr>
                <w:ins w:id="16685" w:author="Thomas Dietz" w:date="2012-08-13T14:26:00Z"/>
              </w:rPr>
            </w:pPr>
            <w:ins w:id="16686" w:author="Thomas Dietz" w:date="2012-08-13T14:26:00Z">
              <w:r>
                <w:t xml:space="preserve">          &lt;xs:documentation&gt;</w:t>
              </w:r>
            </w:ins>
          </w:p>
          <w:p w14:paraId="5426A040" w14:textId="77777777" w:rsidR="00766893" w:rsidRDefault="00766893" w:rsidP="00766893">
            <w:pPr>
              <w:pStyle w:val="XML1"/>
              <w:rPr>
                <w:ins w:id="16687" w:author="Thomas Dietz" w:date="2012-08-13T14:26:00Z"/>
              </w:rPr>
            </w:pPr>
            <w:ins w:id="16688" w:author="Thomas Dietz" w:date="2012-08-13T14:26:00Z">
              <w:r>
                <w:t xml:space="preserve">            This element MUST indicate a valid physical</w:t>
              </w:r>
            </w:ins>
          </w:p>
          <w:p w14:paraId="68DEA5D8" w14:textId="77777777" w:rsidR="00766893" w:rsidRDefault="00766893" w:rsidP="00766893">
            <w:pPr>
              <w:pStyle w:val="XML1"/>
              <w:rPr>
                <w:ins w:id="16689" w:author="Thomas Dietz" w:date="2012-08-13T14:26:00Z"/>
              </w:rPr>
            </w:pPr>
            <w:ins w:id="16690" w:author="Thomas Dietz" w:date="2012-08-13T14:26:00Z">
              <w:r>
                <w:t xml:space="preserve">            medium used by the OpenFlow Port.</w:t>
              </w:r>
            </w:ins>
          </w:p>
          <w:p w14:paraId="408D2D34" w14:textId="77777777" w:rsidR="00766893" w:rsidRDefault="00766893" w:rsidP="00766893">
            <w:pPr>
              <w:pStyle w:val="XML1"/>
              <w:rPr>
                <w:ins w:id="16691" w:author="Thomas Dietz" w:date="2012-08-13T14:26:00Z"/>
              </w:rPr>
            </w:pPr>
            <w:ins w:id="16692" w:author="Thomas Dietz" w:date="2012-08-13T14:26:00Z">
              <w:r>
                <w:t xml:space="preserve">                  </w:t>
              </w:r>
            </w:ins>
          </w:p>
          <w:p w14:paraId="030C06A6" w14:textId="77777777" w:rsidR="00766893" w:rsidRDefault="00766893" w:rsidP="00766893">
            <w:pPr>
              <w:pStyle w:val="XML1"/>
              <w:rPr>
                <w:ins w:id="16693" w:author="Thomas Dietz" w:date="2012-08-13T14:26:00Z"/>
              </w:rPr>
            </w:pPr>
            <w:ins w:id="16694" w:author="Thomas Dietz" w:date="2012-08-13T14:26:00Z">
              <w:r>
                <w:t xml:space="preserve">            The current Port Feature set MUST contain this element</w:t>
              </w:r>
            </w:ins>
          </w:p>
          <w:p w14:paraId="7F67D136" w14:textId="77777777" w:rsidR="00766893" w:rsidRDefault="00766893" w:rsidP="00766893">
            <w:pPr>
              <w:pStyle w:val="XML1"/>
              <w:rPr>
                <w:ins w:id="16695" w:author="Thomas Dietz" w:date="2012-08-13T14:26:00Z"/>
              </w:rPr>
            </w:pPr>
            <w:ins w:id="16696" w:author="Thomas Dietz" w:date="2012-08-13T14:26:00Z">
              <w:r>
                <w:t xml:space="preserve">            exactly once. The other Port Feature sets MAY contain this</w:t>
              </w:r>
            </w:ins>
          </w:p>
          <w:p w14:paraId="4CD20CB0" w14:textId="77777777" w:rsidR="00766893" w:rsidRDefault="00766893" w:rsidP="00766893">
            <w:pPr>
              <w:pStyle w:val="XML1"/>
              <w:rPr>
                <w:ins w:id="16697" w:author="Thomas Dietz" w:date="2012-08-13T14:26:00Z"/>
              </w:rPr>
            </w:pPr>
            <w:ins w:id="16698" w:author="Thomas Dietz" w:date="2012-08-13T14:26:00Z">
              <w:r>
                <w:t xml:space="preserve">            element more than once. If this element appears more than</w:t>
              </w:r>
            </w:ins>
          </w:p>
          <w:p w14:paraId="313DA750" w14:textId="77777777" w:rsidR="00766893" w:rsidRDefault="00766893" w:rsidP="00766893">
            <w:pPr>
              <w:pStyle w:val="XML1"/>
              <w:rPr>
                <w:ins w:id="16699" w:author="Thomas Dietz" w:date="2012-08-13T14:26:00Z"/>
              </w:rPr>
            </w:pPr>
            <w:ins w:id="16700" w:author="Thomas Dietz" w:date="2012-08-13T14:26:00Z">
              <w:r>
                <w:t xml:space="preserve">            once in a Port Feature set than the value MUST be unique</w:t>
              </w:r>
            </w:ins>
          </w:p>
          <w:p w14:paraId="254866B4" w14:textId="77777777" w:rsidR="00766893" w:rsidRDefault="00766893" w:rsidP="00766893">
            <w:pPr>
              <w:pStyle w:val="XML1"/>
              <w:rPr>
                <w:ins w:id="16701" w:author="Thomas Dietz" w:date="2012-08-13T14:26:00Z"/>
              </w:rPr>
            </w:pPr>
            <w:ins w:id="16702" w:author="Thomas Dietz" w:date="2012-08-13T14:26:00Z">
              <w:r>
                <w:t xml:space="preserve">            within the Port Feature set.</w:t>
              </w:r>
            </w:ins>
          </w:p>
          <w:p w14:paraId="6598DB88" w14:textId="77777777" w:rsidR="00766893" w:rsidRDefault="00766893" w:rsidP="00766893">
            <w:pPr>
              <w:pStyle w:val="XML1"/>
              <w:rPr>
                <w:ins w:id="16703" w:author="Thomas Dietz" w:date="2012-08-13T14:26:00Z"/>
              </w:rPr>
            </w:pPr>
            <w:ins w:id="16704" w:author="Thomas Dietz" w:date="2012-08-13T14:26:00Z">
              <w:r>
                <w:t xml:space="preserve">          &lt;/xs:documentation&gt;</w:t>
              </w:r>
            </w:ins>
          </w:p>
          <w:p w14:paraId="342AEFEF" w14:textId="77777777" w:rsidR="00766893" w:rsidRDefault="00766893" w:rsidP="00766893">
            <w:pPr>
              <w:pStyle w:val="XML1"/>
              <w:rPr>
                <w:ins w:id="16705" w:author="Thomas Dietz" w:date="2012-08-13T14:26:00Z"/>
              </w:rPr>
            </w:pPr>
            <w:ins w:id="16706" w:author="Thomas Dietz" w:date="2012-08-13T14:26:00Z">
              <w:r>
                <w:t xml:space="preserve">        &lt;/xs:annotation&gt;</w:t>
              </w:r>
            </w:ins>
          </w:p>
          <w:p w14:paraId="6E438381" w14:textId="77777777" w:rsidR="00766893" w:rsidRDefault="00766893" w:rsidP="00766893">
            <w:pPr>
              <w:pStyle w:val="XML1"/>
              <w:rPr>
                <w:ins w:id="16707" w:author="Thomas Dietz" w:date="2012-08-13T14:26:00Z"/>
              </w:rPr>
            </w:pPr>
            <w:ins w:id="16708" w:author="Thomas Dietz" w:date="2012-08-13T14:26:00Z">
              <w:r>
                <w:t xml:space="preserve">        &lt;xs:simpleType&gt;</w:t>
              </w:r>
            </w:ins>
          </w:p>
          <w:p w14:paraId="2F18EA58" w14:textId="77777777" w:rsidR="00766893" w:rsidRDefault="00766893" w:rsidP="00766893">
            <w:pPr>
              <w:pStyle w:val="XML1"/>
              <w:rPr>
                <w:ins w:id="16709" w:author="Thomas Dietz" w:date="2012-08-13T14:26:00Z"/>
              </w:rPr>
            </w:pPr>
            <w:ins w:id="16710" w:author="Thomas Dietz" w:date="2012-08-13T14:26:00Z">
              <w:r>
                <w:t xml:space="preserve">          &lt;xs:restriction base="xs:string"&gt;</w:t>
              </w:r>
            </w:ins>
          </w:p>
          <w:p w14:paraId="69E2FCD2" w14:textId="77777777" w:rsidR="00766893" w:rsidRDefault="00766893" w:rsidP="00766893">
            <w:pPr>
              <w:pStyle w:val="XML1"/>
              <w:rPr>
                <w:ins w:id="16711" w:author="Thomas Dietz" w:date="2012-08-13T14:26:00Z"/>
              </w:rPr>
            </w:pPr>
            <w:ins w:id="16712" w:author="Thomas Dietz" w:date="2012-08-13T14:26:00Z">
              <w:r>
                <w:t xml:space="preserve">            &lt;xs:enumeration value="copper"/&gt;</w:t>
              </w:r>
            </w:ins>
          </w:p>
          <w:p w14:paraId="4409EFBC" w14:textId="77777777" w:rsidR="00766893" w:rsidRDefault="00766893" w:rsidP="00766893">
            <w:pPr>
              <w:pStyle w:val="XML1"/>
              <w:rPr>
                <w:ins w:id="16713" w:author="Thomas Dietz" w:date="2012-08-13T14:26:00Z"/>
              </w:rPr>
            </w:pPr>
            <w:ins w:id="16714" w:author="Thomas Dietz" w:date="2012-08-13T14:26:00Z">
              <w:r>
                <w:t xml:space="preserve">            &lt;xs:enumeration value="fiber"/&gt;</w:t>
              </w:r>
            </w:ins>
          </w:p>
          <w:p w14:paraId="4C3EEB45" w14:textId="77777777" w:rsidR="00766893" w:rsidRDefault="00766893" w:rsidP="00766893">
            <w:pPr>
              <w:pStyle w:val="XML1"/>
              <w:rPr>
                <w:ins w:id="16715" w:author="Thomas Dietz" w:date="2012-08-13T14:26:00Z"/>
              </w:rPr>
            </w:pPr>
            <w:ins w:id="16716" w:author="Thomas Dietz" w:date="2012-08-13T14:26:00Z">
              <w:r>
                <w:t xml:space="preserve">          &lt;/xs:restriction&gt;</w:t>
              </w:r>
            </w:ins>
          </w:p>
          <w:p w14:paraId="24D48618" w14:textId="77777777" w:rsidR="00766893" w:rsidRDefault="00766893" w:rsidP="00766893">
            <w:pPr>
              <w:pStyle w:val="XML1"/>
              <w:rPr>
                <w:ins w:id="16717" w:author="Thomas Dietz" w:date="2012-08-13T14:26:00Z"/>
              </w:rPr>
            </w:pPr>
            <w:ins w:id="16718" w:author="Thomas Dietz" w:date="2012-08-13T14:26:00Z">
              <w:r>
                <w:t xml:space="preserve">        &lt;/xs:simpleType&gt;</w:t>
              </w:r>
            </w:ins>
          </w:p>
          <w:p w14:paraId="0828F9E6" w14:textId="77777777" w:rsidR="00766893" w:rsidRDefault="00766893" w:rsidP="00766893">
            <w:pPr>
              <w:pStyle w:val="XML1"/>
              <w:rPr>
                <w:ins w:id="16719" w:author="Thomas Dietz" w:date="2012-08-13T14:26:00Z"/>
              </w:rPr>
            </w:pPr>
            <w:ins w:id="16720" w:author="Thomas Dietz" w:date="2012-08-13T14:26:00Z">
              <w:r>
                <w:t xml:space="preserve">      &lt;/xs:element&gt;</w:t>
              </w:r>
            </w:ins>
          </w:p>
          <w:p w14:paraId="2707A25B" w14:textId="77777777" w:rsidR="00766893" w:rsidRDefault="00766893" w:rsidP="00766893">
            <w:pPr>
              <w:pStyle w:val="XML1"/>
              <w:rPr>
                <w:ins w:id="16721" w:author="Thomas Dietz" w:date="2012-08-13T14:26:00Z"/>
              </w:rPr>
            </w:pPr>
            <w:ins w:id="16722" w:author="Thomas Dietz" w:date="2012-08-13T14:26:00Z">
              <w:r>
                <w:t xml:space="preserve">      &lt;xs:element name="pause"&gt;</w:t>
              </w:r>
            </w:ins>
          </w:p>
          <w:p w14:paraId="6AEC4091" w14:textId="77777777" w:rsidR="00766893" w:rsidRDefault="00766893" w:rsidP="00766893">
            <w:pPr>
              <w:pStyle w:val="XML1"/>
              <w:rPr>
                <w:ins w:id="16723" w:author="Thomas Dietz" w:date="2012-08-13T14:26:00Z"/>
              </w:rPr>
            </w:pPr>
            <w:ins w:id="16724" w:author="Thomas Dietz" w:date="2012-08-13T14:26:00Z">
              <w:r>
                <w:t xml:space="preserve">        &lt;xs:annotation&gt;</w:t>
              </w:r>
            </w:ins>
          </w:p>
          <w:p w14:paraId="0475EDC5" w14:textId="77777777" w:rsidR="00766893" w:rsidRDefault="00766893" w:rsidP="00766893">
            <w:pPr>
              <w:pStyle w:val="XML1"/>
              <w:rPr>
                <w:ins w:id="16725" w:author="Thomas Dietz" w:date="2012-08-13T14:26:00Z"/>
              </w:rPr>
            </w:pPr>
            <w:ins w:id="16726" w:author="Thomas Dietz" w:date="2012-08-13T14:26:00Z">
              <w:r>
                <w:t xml:space="preserve">          &lt;xs:documentation&gt;</w:t>
              </w:r>
            </w:ins>
          </w:p>
          <w:p w14:paraId="3B2F520B" w14:textId="77777777" w:rsidR="00766893" w:rsidRDefault="00766893" w:rsidP="00766893">
            <w:pPr>
              <w:pStyle w:val="XML1"/>
              <w:rPr>
                <w:ins w:id="16727" w:author="Thomas Dietz" w:date="2012-08-13T14:26:00Z"/>
              </w:rPr>
            </w:pPr>
            <w:ins w:id="16728" w:author="Thomas Dietz" w:date="2012-08-13T14:26:00Z">
              <w:r>
                <w:t xml:space="preserve">            Specifies if pausing of transmission is</w:t>
              </w:r>
            </w:ins>
          </w:p>
          <w:p w14:paraId="216B41AC" w14:textId="77777777" w:rsidR="00766893" w:rsidRDefault="00766893" w:rsidP="00766893">
            <w:pPr>
              <w:pStyle w:val="XML1"/>
              <w:rPr>
                <w:ins w:id="16729" w:author="Thomas Dietz" w:date="2012-08-13T14:26:00Z"/>
              </w:rPr>
            </w:pPr>
            <w:ins w:id="16730" w:author="Thomas Dietz" w:date="2012-08-13T14:26:00Z">
              <w:r>
                <w:t xml:space="preserve">            supported at all and if yes if it is asymmetric or</w:t>
              </w:r>
            </w:ins>
          </w:p>
          <w:p w14:paraId="2AC31683" w14:textId="77777777" w:rsidR="00766893" w:rsidRDefault="00766893" w:rsidP="00766893">
            <w:pPr>
              <w:pStyle w:val="XML1"/>
              <w:rPr>
                <w:ins w:id="16731" w:author="Thomas Dietz" w:date="2012-08-13T14:26:00Z"/>
              </w:rPr>
            </w:pPr>
            <w:ins w:id="16732" w:author="Thomas Dietz" w:date="2012-08-13T14:26:00Z">
              <w:r>
                <w:t xml:space="preserve">            symmetric.</w:t>
              </w:r>
            </w:ins>
          </w:p>
          <w:p w14:paraId="19436DD1" w14:textId="77777777" w:rsidR="00766893" w:rsidRDefault="00766893" w:rsidP="00766893">
            <w:pPr>
              <w:pStyle w:val="XML1"/>
              <w:rPr>
                <w:ins w:id="16733" w:author="Thomas Dietz" w:date="2012-08-13T14:26:00Z"/>
              </w:rPr>
            </w:pPr>
            <w:ins w:id="16734" w:author="Thomas Dietz" w:date="2012-08-13T14:26:00Z">
              <w:r>
                <w:t xml:space="preserve">          &lt;/xs:documentation&gt;</w:t>
              </w:r>
            </w:ins>
          </w:p>
          <w:p w14:paraId="4AD8B6AE" w14:textId="77777777" w:rsidR="00766893" w:rsidRDefault="00766893" w:rsidP="00766893">
            <w:pPr>
              <w:pStyle w:val="XML1"/>
              <w:rPr>
                <w:ins w:id="16735" w:author="Thomas Dietz" w:date="2012-08-13T14:26:00Z"/>
              </w:rPr>
            </w:pPr>
            <w:ins w:id="16736" w:author="Thomas Dietz" w:date="2012-08-13T14:26:00Z">
              <w:r>
                <w:t xml:space="preserve">        &lt;/xs:annotation&gt;</w:t>
              </w:r>
            </w:ins>
          </w:p>
          <w:p w14:paraId="76E4FD2F" w14:textId="77777777" w:rsidR="00766893" w:rsidRDefault="00766893" w:rsidP="00766893">
            <w:pPr>
              <w:pStyle w:val="XML1"/>
              <w:rPr>
                <w:ins w:id="16737" w:author="Thomas Dietz" w:date="2012-08-13T14:26:00Z"/>
              </w:rPr>
            </w:pPr>
            <w:ins w:id="16738" w:author="Thomas Dietz" w:date="2012-08-13T14:26:00Z">
              <w:r>
                <w:lastRenderedPageBreak/>
                <w:t xml:space="preserve">        &lt;xs:simpleType&gt;</w:t>
              </w:r>
            </w:ins>
          </w:p>
          <w:p w14:paraId="49D1FB52" w14:textId="77777777" w:rsidR="00766893" w:rsidRDefault="00766893" w:rsidP="00766893">
            <w:pPr>
              <w:pStyle w:val="XML1"/>
              <w:rPr>
                <w:ins w:id="16739" w:author="Thomas Dietz" w:date="2012-08-13T14:26:00Z"/>
              </w:rPr>
            </w:pPr>
            <w:ins w:id="16740" w:author="Thomas Dietz" w:date="2012-08-13T14:26:00Z">
              <w:r>
                <w:t xml:space="preserve">          &lt;xs:restriction base="xs:string"&gt;</w:t>
              </w:r>
            </w:ins>
          </w:p>
          <w:p w14:paraId="17A34D63" w14:textId="77777777" w:rsidR="00766893" w:rsidRDefault="00766893" w:rsidP="00766893">
            <w:pPr>
              <w:pStyle w:val="XML1"/>
              <w:rPr>
                <w:ins w:id="16741" w:author="Thomas Dietz" w:date="2012-08-13T14:26:00Z"/>
              </w:rPr>
            </w:pPr>
            <w:ins w:id="16742" w:author="Thomas Dietz" w:date="2012-08-13T14:26:00Z">
              <w:r>
                <w:t xml:space="preserve">            &lt;xs:enumeration value="unsupported"/&gt;</w:t>
              </w:r>
            </w:ins>
          </w:p>
          <w:p w14:paraId="6EDC8536" w14:textId="77777777" w:rsidR="00766893" w:rsidRDefault="00766893" w:rsidP="00766893">
            <w:pPr>
              <w:pStyle w:val="XML1"/>
              <w:rPr>
                <w:ins w:id="16743" w:author="Thomas Dietz" w:date="2012-08-13T14:26:00Z"/>
              </w:rPr>
            </w:pPr>
            <w:ins w:id="16744" w:author="Thomas Dietz" w:date="2012-08-13T14:26:00Z">
              <w:r>
                <w:t xml:space="preserve">            &lt;xs:enumeration value="symmetric"/&gt;</w:t>
              </w:r>
            </w:ins>
          </w:p>
          <w:p w14:paraId="1CEF55F1" w14:textId="77777777" w:rsidR="00766893" w:rsidRDefault="00766893" w:rsidP="00766893">
            <w:pPr>
              <w:pStyle w:val="XML1"/>
              <w:rPr>
                <w:ins w:id="16745" w:author="Thomas Dietz" w:date="2012-08-13T14:26:00Z"/>
              </w:rPr>
            </w:pPr>
            <w:ins w:id="16746" w:author="Thomas Dietz" w:date="2012-08-13T14:26:00Z">
              <w:r>
                <w:t xml:space="preserve">            &lt;xs:enumeration value="asymmetric"/&gt;</w:t>
              </w:r>
            </w:ins>
          </w:p>
          <w:p w14:paraId="24C0B2A1" w14:textId="77777777" w:rsidR="00766893" w:rsidRDefault="00766893" w:rsidP="00766893">
            <w:pPr>
              <w:pStyle w:val="XML1"/>
              <w:rPr>
                <w:ins w:id="16747" w:author="Thomas Dietz" w:date="2012-08-13T14:26:00Z"/>
              </w:rPr>
            </w:pPr>
            <w:ins w:id="16748" w:author="Thomas Dietz" w:date="2012-08-13T14:26:00Z">
              <w:r>
                <w:t xml:space="preserve">          &lt;/xs:restriction&gt;</w:t>
              </w:r>
            </w:ins>
          </w:p>
          <w:p w14:paraId="0F91872F" w14:textId="77777777" w:rsidR="00766893" w:rsidRDefault="00766893" w:rsidP="00766893">
            <w:pPr>
              <w:pStyle w:val="XML1"/>
              <w:rPr>
                <w:ins w:id="16749" w:author="Thomas Dietz" w:date="2012-08-13T14:26:00Z"/>
              </w:rPr>
            </w:pPr>
            <w:ins w:id="16750" w:author="Thomas Dietz" w:date="2012-08-13T14:26:00Z">
              <w:r>
                <w:t xml:space="preserve">        &lt;/xs:simpleType&gt;</w:t>
              </w:r>
            </w:ins>
          </w:p>
          <w:p w14:paraId="5CFBCE7E" w14:textId="77777777" w:rsidR="00766893" w:rsidRDefault="00766893" w:rsidP="00766893">
            <w:pPr>
              <w:pStyle w:val="XML1"/>
              <w:rPr>
                <w:ins w:id="16751" w:author="Thomas Dietz" w:date="2012-08-13T14:26:00Z"/>
              </w:rPr>
            </w:pPr>
            <w:ins w:id="16752" w:author="Thomas Dietz" w:date="2012-08-13T14:26:00Z">
              <w:r>
                <w:t xml:space="preserve">      &lt;/xs:element&gt;</w:t>
              </w:r>
            </w:ins>
          </w:p>
          <w:p w14:paraId="432DAF5C" w14:textId="77777777" w:rsidR="00766893" w:rsidRDefault="00766893" w:rsidP="00766893">
            <w:pPr>
              <w:pStyle w:val="XML1"/>
              <w:rPr>
                <w:ins w:id="16753" w:author="Thomas Dietz" w:date="2012-08-13T14:26:00Z"/>
              </w:rPr>
            </w:pPr>
            <w:ins w:id="16754" w:author="Thomas Dietz" w:date="2012-08-13T14:26:00Z">
              <w:r>
                <w:t xml:space="preserve">    &lt;/xs:sequence&gt;</w:t>
              </w:r>
            </w:ins>
          </w:p>
          <w:p w14:paraId="4AAD325D" w14:textId="77777777" w:rsidR="00766893" w:rsidRDefault="00766893" w:rsidP="00766893">
            <w:pPr>
              <w:pStyle w:val="XML1"/>
              <w:rPr>
                <w:ins w:id="16755" w:author="Thomas Dietz" w:date="2012-08-13T14:26:00Z"/>
              </w:rPr>
            </w:pPr>
            <w:ins w:id="16756" w:author="Thomas Dietz" w:date="2012-08-13T14:26:00Z">
              <w:r>
                <w:t xml:space="preserve">  &lt;/xs:group&gt;</w:t>
              </w:r>
            </w:ins>
          </w:p>
          <w:p w14:paraId="717200BC" w14:textId="77777777" w:rsidR="00766893" w:rsidRDefault="00766893" w:rsidP="00766893">
            <w:pPr>
              <w:pStyle w:val="XML1"/>
              <w:rPr>
                <w:ins w:id="16757" w:author="Thomas Dietz" w:date="2012-08-13T14:26:00Z"/>
              </w:rPr>
            </w:pPr>
          </w:p>
          <w:p w14:paraId="3D931C2A" w14:textId="77777777" w:rsidR="00766893" w:rsidRDefault="00766893" w:rsidP="00766893">
            <w:pPr>
              <w:pStyle w:val="XML1"/>
              <w:rPr>
                <w:ins w:id="16758" w:author="Thomas Dietz" w:date="2012-08-13T14:26:00Z"/>
              </w:rPr>
            </w:pPr>
            <w:ins w:id="16759" w:author="Thomas Dietz" w:date="2012-08-13T14:26:00Z">
              <w:r>
                <w:t xml:space="preserve">  &lt;xs:group name="OFPortOtherFeatureListType"&gt;</w:t>
              </w:r>
            </w:ins>
          </w:p>
          <w:p w14:paraId="4FAC5870" w14:textId="77777777" w:rsidR="00766893" w:rsidRDefault="00766893" w:rsidP="00766893">
            <w:pPr>
              <w:pStyle w:val="XML1"/>
              <w:rPr>
                <w:ins w:id="16760" w:author="Thomas Dietz" w:date="2012-08-13T14:26:00Z"/>
              </w:rPr>
            </w:pPr>
            <w:ins w:id="16761" w:author="Thomas Dietz" w:date="2012-08-13T14:26:00Z">
              <w:r>
                <w:t xml:space="preserve">    &lt;xs:annotation&gt;</w:t>
              </w:r>
            </w:ins>
          </w:p>
          <w:p w14:paraId="21C9B115" w14:textId="77777777" w:rsidR="00766893" w:rsidRDefault="00766893" w:rsidP="00766893">
            <w:pPr>
              <w:pStyle w:val="XML1"/>
              <w:rPr>
                <w:ins w:id="16762" w:author="Thomas Dietz" w:date="2012-08-13T14:26:00Z"/>
              </w:rPr>
            </w:pPr>
            <w:ins w:id="16763" w:author="Thomas Dietz" w:date="2012-08-13T14:26:00Z">
              <w:r>
                <w:t xml:space="preserve">      &lt;xs:documentation&gt;</w:t>
              </w:r>
            </w:ins>
          </w:p>
          <w:p w14:paraId="519B37C9" w14:textId="77777777" w:rsidR="00766893" w:rsidRDefault="00766893" w:rsidP="00766893">
            <w:pPr>
              <w:pStyle w:val="XML1"/>
              <w:rPr>
                <w:ins w:id="16764" w:author="Thomas Dietz" w:date="2012-08-13T14:26:00Z"/>
              </w:rPr>
            </w:pPr>
            <w:ins w:id="16765" w:author="Thomas Dietz" w:date="2012-08-13T14:26:00Z">
              <w:r>
                <w:t xml:space="preserve">        The features of a port that are supported or</w:t>
              </w:r>
            </w:ins>
          </w:p>
          <w:p w14:paraId="4AB80CF6" w14:textId="77777777" w:rsidR="00766893" w:rsidRDefault="00766893" w:rsidP="00766893">
            <w:pPr>
              <w:pStyle w:val="XML1"/>
              <w:rPr>
                <w:ins w:id="16766" w:author="Thomas Dietz" w:date="2012-08-13T14:26:00Z"/>
              </w:rPr>
            </w:pPr>
            <w:ins w:id="16767" w:author="Thomas Dietz" w:date="2012-08-13T14:26:00Z">
              <w:r>
                <w:t xml:space="preserve">        advertised.</w:t>
              </w:r>
            </w:ins>
          </w:p>
          <w:p w14:paraId="11D60546" w14:textId="77777777" w:rsidR="00766893" w:rsidRDefault="00766893" w:rsidP="00766893">
            <w:pPr>
              <w:pStyle w:val="XML1"/>
              <w:rPr>
                <w:ins w:id="16768" w:author="Thomas Dietz" w:date="2012-08-13T14:26:00Z"/>
              </w:rPr>
            </w:pPr>
          </w:p>
          <w:p w14:paraId="5A9501FB" w14:textId="77777777" w:rsidR="00766893" w:rsidRDefault="00766893" w:rsidP="00766893">
            <w:pPr>
              <w:pStyle w:val="XML1"/>
              <w:rPr>
                <w:ins w:id="16769" w:author="Thomas Dietz" w:date="2012-08-13T14:26:00Z"/>
              </w:rPr>
            </w:pPr>
            <w:ins w:id="16770" w:author="Thomas Dietz" w:date="2012-08-13T14:26:00Z">
              <w:r>
                <w:t xml:space="preserve">        If the elements in the OFPortOtherFeatureListType ares used</w:t>
              </w:r>
            </w:ins>
          </w:p>
          <w:p w14:paraId="2179D2D3" w14:textId="77777777" w:rsidR="00766893" w:rsidRDefault="00766893" w:rsidP="00766893">
            <w:pPr>
              <w:pStyle w:val="XML1"/>
              <w:rPr>
                <w:ins w:id="16771" w:author="Thomas Dietz" w:date="2012-08-13T14:26:00Z"/>
              </w:rPr>
            </w:pPr>
            <w:ins w:id="16772" w:author="Thomas Dietz" w:date="2012-08-13T14:26:00Z">
              <w:r>
                <w:t xml:space="preserve">        as configurable elements the NETCONF &amp;lt;edit-config&amp;gt; operations</w:t>
              </w:r>
            </w:ins>
          </w:p>
          <w:p w14:paraId="5999BDEB" w14:textId="77777777" w:rsidR="00766893" w:rsidRDefault="00766893" w:rsidP="00766893">
            <w:pPr>
              <w:pStyle w:val="XML1"/>
              <w:rPr>
                <w:ins w:id="16773" w:author="Thomas Dietz" w:date="2012-08-13T14:26:00Z"/>
              </w:rPr>
            </w:pPr>
            <w:ins w:id="16774" w:author="Thomas Dietz" w:date="2012-08-13T14:26:00Z">
              <w:r>
                <w:t xml:space="preserve">        MUST be implemented as follows: </w:t>
              </w:r>
            </w:ins>
          </w:p>
          <w:p w14:paraId="7A17D555" w14:textId="77777777" w:rsidR="00766893" w:rsidRDefault="00766893" w:rsidP="00766893">
            <w:pPr>
              <w:pStyle w:val="XML1"/>
              <w:rPr>
                <w:ins w:id="16775" w:author="Thomas Dietz" w:date="2012-08-13T14:26:00Z"/>
              </w:rPr>
            </w:pPr>
          </w:p>
          <w:p w14:paraId="7F600C78" w14:textId="77777777" w:rsidR="00766893" w:rsidRDefault="00766893" w:rsidP="00766893">
            <w:pPr>
              <w:pStyle w:val="XML1"/>
              <w:rPr>
                <w:ins w:id="16776" w:author="Thomas Dietz" w:date="2012-08-13T14:26:00Z"/>
              </w:rPr>
            </w:pPr>
            <w:ins w:id="16777" w:author="Thomas Dietz" w:date="2012-08-13T14:26:00Z">
              <w:r>
                <w:t xml:space="preserve">        * The 'resource-id' element MUST be present in the path or in</w:t>
              </w:r>
            </w:ins>
          </w:p>
          <w:p w14:paraId="22CB5BB2" w14:textId="77777777" w:rsidR="00766893" w:rsidRDefault="00766893" w:rsidP="00766893">
            <w:pPr>
              <w:pStyle w:val="XML1"/>
              <w:rPr>
                <w:ins w:id="16778" w:author="Thomas Dietz" w:date="2012-08-13T14:26:00Z"/>
              </w:rPr>
            </w:pPr>
            <w:ins w:id="16779" w:author="Thomas Dietz" w:date="2012-08-13T14:26:00Z">
              <w:r>
                <w:t xml:space="preserve">        the filter at all &amp;lt;edit-config&amp;gt; operations to identify the</w:t>
              </w:r>
            </w:ins>
          </w:p>
          <w:p w14:paraId="6E897821" w14:textId="77777777" w:rsidR="00766893" w:rsidRDefault="00766893" w:rsidP="00766893">
            <w:pPr>
              <w:pStyle w:val="XML1"/>
              <w:rPr>
                <w:ins w:id="16780" w:author="Thomas Dietz" w:date="2012-08-13T14:26:00Z"/>
              </w:rPr>
            </w:pPr>
            <w:ins w:id="16781" w:author="Thomas Dietz" w:date="2012-08-13T14:26:00Z">
              <w:r>
                <w:t xml:space="preserve">        resource.</w:t>
              </w:r>
            </w:ins>
          </w:p>
          <w:p w14:paraId="2AD27A3C" w14:textId="77777777" w:rsidR="00766893" w:rsidRDefault="00766893" w:rsidP="00766893">
            <w:pPr>
              <w:pStyle w:val="XML1"/>
              <w:rPr>
                <w:ins w:id="16782" w:author="Thomas Dietz" w:date="2012-08-13T14:26:00Z"/>
              </w:rPr>
            </w:pPr>
            <w:ins w:id="16783" w:author="Thomas Dietz" w:date="2012-08-13T14:26:00Z">
              <w:r>
                <w:t xml:space="preserve">        * If the operation is 'merge' or 'replace', the element is</w:t>
              </w:r>
            </w:ins>
          </w:p>
          <w:p w14:paraId="67A80704" w14:textId="77777777" w:rsidR="00766893" w:rsidRDefault="00766893" w:rsidP="00766893">
            <w:pPr>
              <w:pStyle w:val="XML1"/>
              <w:rPr>
                <w:ins w:id="16784" w:author="Thomas Dietz" w:date="2012-08-13T14:26:00Z"/>
              </w:rPr>
            </w:pPr>
            <w:ins w:id="16785" w:author="Thomas Dietz" w:date="2012-08-13T14:26:00Z">
              <w:r>
                <w:t xml:space="preserve">        created if it does not exist, and its value is set to the</w:t>
              </w:r>
            </w:ins>
          </w:p>
          <w:p w14:paraId="34221FA3" w14:textId="77777777" w:rsidR="00766893" w:rsidRDefault="00766893" w:rsidP="00766893">
            <w:pPr>
              <w:pStyle w:val="XML1"/>
              <w:rPr>
                <w:ins w:id="16786" w:author="Thomas Dietz" w:date="2012-08-13T14:26:00Z"/>
              </w:rPr>
            </w:pPr>
            <w:ins w:id="16787" w:author="Thomas Dietz" w:date="2012-08-13T14:26:00Z">
              <w:r>
                <w:t xml:space="preserve">        value found in the XML RPC data.</w:t>
              </w:r>
            </w:ins>
          </w:p>
          <w:p w14:paraId="1C247B5F" w14:textId="77777777" w:rsidR="00766893" w:rsidRDefault="00766893" w:rsidP="00766893">
            <w:pPr>
              <w:pStyle w:val="XML1"/>
              <w:rPr>
                <w:ins w:id="16788" w:author="Thomas Dietz" w:date="2012-08-13T14:26:00Z"/>
              </w:rPr>
            </w:pPr>
            <w:ins w:id="16789" w:author="Thomas Dietz" w:date="2012-08-13T14:26:00Z">
              <w:r>
                <w:t xml:space="preserve">        * If the operation is 'create', the element is created if it</w:t>
              </w:r>
            </w:ins>
          </w:p>
          <w:p w14:paraId="3E9DA61B" w14:textId="77777777" w:rsidR="00766893" w:rsidRDefault="00766893" w:rsidP="00766893">
            <w:pPr>
              <w:pStyle w:val="XML1"/>
              <w:rPr>
                <w:ins w:id="16790" w:author="Thomas Dietz" w:date="2012-08-13T14:26:00Z"/>
              </w:rPr>
            </w:pPr>
            <w:ins w:id="16791" w:author="Thomas Dietz" w:date="2012-08-13T14:26:00Z">
              <w:r>
                <w:t xml:space="preserve">        does not exist. If the element already exists, a</w:t>
              </w:r>
            </w:ins>
          </w:p>
          <w:p w14:paraId="40FA354C" w14:textId="77777777" w:rsidR="00766893" w:rsidRDefault="00766893" w:rsidP="00766893">
            <w:pPr>
              <w:pStyle w:val="XML1"/>
              <w:rPr>
                <w:ins w:id="16792" w:author="Thomas Dietz" w:date="2012-08-13T14:26:00Z"/>
              </w:rPr>
            </w:pPr>
            <w:ins w:id="16793" w:author="Thomas Dietz" w:date="2012-08-13T14:26:00Z">
              <w:r>
                <w:t xml:space="preserve">        'data</w:t>
              </w:r>
              <w:r>
                <w:rPr>
                  <w:rFonts w:ascii="MS Mincho" w:eastAsia="MS Mincho" w:hAnsi="MS Mincho" w:cs="MS Mincho" w:hint="eastAsia"/>
                </w:rPr>
                <w:t>‑</w:t>
              </w:r>
              <w:r>
                <w:t>exists' error is returned.</w:t>
              </w:r>
            </w:ins>
          </w:p>
          <w:p w14:paraId="59DB7621" w14:textId="77777777" w:rsidR="00766893" w:rsidRDefault="00766893" w:rsidP="00766893">
            <w:pPr>
              <w:pStyle w:val="XML1"/>
              <w:rPr>
                <w:ins w:id="16794" w:author="Thomas Dietz" w:date="2012-08-13T14:26:00Z"/>
              </w:rPr>
            </w:pPr>
            <w:ins w:id="16795" w:author="Thomas Dietz" w:date="2012-08-13T14:26:00Z">
              <w:r>
                <w:t xml:space="preserve">        * If the operation is 'delete', the element is deleted if it</w:t>
              </w:r>
            </w:ins>
          </w:p>
          <w:p w14:paraId="534FC1CE" w14:textId="77777777" w:rsidR="00766893" w:rsidRDefault="00766893" w:rsidP="00766893">
            <w:pPr>
              <w:pStyle w:val="XML1"/>
              <w:rPr>
                <w:ins w:id="16796" w:author="Thomas Dietz" w:date="2012-08-13T14:26:00Z"/>
              </w:rPr>
            </w:pPr>
            <w:ins w:id="16797" w:author="Thomas Dietz" w:date="2012-08-13T14:26:00Z">
              <w:r>
                <w:t xml:space="preserve">        exists. If the element does not exist, a 'data</w:t>
              </w:r>
              <w:r>
                <w:rPr>
                  <w:rFonts w:ascii="MS Mincho" w:eastAsia="MS Mincho" w:hAnsi="MS Mincho" w:cs="MS Mincho" w:hint="eastAsia"/>
                </w:rPr>
                <w:t>‑</w:t>
              </w:r>
              <w:r>
                <w:t>missing'</w:t>
              </w:r>
            </w:ins>
          </w:p>
          <w:p w14:paraId="35CAD24E" w14:textId="77777777" w:rsidR="00766893" w:rsidRDefault="00766893" w:rsidP="00766893">
            <w:pPr>
              <w:pStyle w:val="XML1"/>
              <w:rPr>
                <w:ins w:id="16798" w:author="Thomas Dietz" w:date="2012-08-13T14:26:00Z"/>
              </w:rPr>
            </w:pPr>
            <w:ins w:id="16799" w:author="Thomas Dietz" w:date="2012-08-13T14:26:00Z">
              <w:r>
                <w:t xml:space="preserve">        error is returned.</w:t>
              </w:r>
            </w:ins>
          </w:p>
          <w:p w14:paraId="40F2C557" w14:textId="77777777" w:rsidR="00766893" w:rsidRDefault="00766893" w:rsidP="00766893">
            <w:pPr>
              <w:pStyle w:val="XML1"/>
              <w:rPr>
                <w:ins w:id="16800" w:author="Thomas Dietz" w:date="2012-08-13T14:26:00Z"/>
              </w:rPr>
            </w:pPr>
          </w:p>
          <w:p w14:paraId="3C896DA0" w14:textId="77777777" w:rsidR="00766893" w:rsidRDefault="00766893" w:rsidP="00766893">
            <w:pPr>
              <w:pStyle w:val="XML1"/>
              <w:rPr>
                <w:ins w:id="16801" w:author="Thomas Dietz" w:date="2012-08-13T14:26:00Z"/>
              </w:rPr>
            </w:pPr>
            <w:ins w:id="16802" w:author="Thomas Dietz" w:date="2012-08-13T14:26:00Z">
              <w:r>
                <w:t xml:space="preserve">        If elements in the type OFPortOtherFeatureListType are used</w:t>
              </w:r>
            </w:ins>
          </w:p>
          <w:p w14:paraId="7F3F76DA" w14:textId="77777777" w:rsidR="00766893" w:rsidRDefault="00766893" w:rsidP="00766893">
            <w:pPr>
              <w:pStyle w:val="XML1"/>
              <w:rPr>
                <w:ins w:id="16803" w:author="Thomas Dietz" w:date="2012-08-13T14:26:00Z"/>
              </w:rPr>
            </w:pPr>
            <w:ins w:id="16804" w:author="Thomas Dietz" w:date="2012-08-13T14:26:00Z">
              <w:r>
                <w:t xml:space="preserve">        in an non-configurable way, they only be retrieved by NETCONF</w:t>
              </w:r>
            </w:ins>
          </w:p>
          <w:p w14:paraId="40BF8055" w14:textId="77777777" w:rsidR="00766893" w:rsidRDefault="00766893" w:rsidP="00766893">
            <w:pPr>
              <w:pStyle w:val="XML1"/>
              <w:rPr>
                <w:ins w:id="16805" w:author="Thomas Dietz" w:date="2012-08-13T14:26:00Z"/>
              </w:rPr>
            </w:pPr>
            <w:ins w:id="16806" w:author="Thomas Dietz" w:date="2012-08-13T14:26:00Z">
              <w:r>
                <w:t xml:space="preserve">        &amp;lt;get&amp;gt; operations. Attemps to modify this element and its</w:t>
              </w:r>
            </w:ins>
          </w:p>
          <w:p w14:paraId="0DAB0F61" w14:textId="77777777" w:rsidR="00766893" w:rsidRDefault="00766893" w:rsidP="00766893">
            <w:pPr>
              <w:pStyle w:val="XML1"/>
              <w:rPr>
                <w:ins w:id="16807" w:author="Thomas Dietz" w:date="2012-08-13T14:26:00Z"/>
              </w:rPr>
            </w:pPr>
            <w:ins w:id="16808" w:author="Thomas Dietz" w:date="2012-08-13T14:26:00Z">
              <w:r>
                <w:t xml:space="preserve">        children with a NETCONF &amp;lt;edit-config&amp;gt; operation MUST result</w:t>
              </w:r>
            </w:ins>
          </w:p>
          <w:p w14:paraId="7679AF30" w14:textId="77777777" w:rsidR="00766893" w:rsidRDefault="00766893" w:rsidP="00766893">
            <w:pPr>
              <w:pStyle w:val="XML1"/>
              <w:rPr>
                <w:ins w:id="16809" w:author="Thomas Dietz" w:date="2012-08-13T14:26:00Z"/>
              </w:rPr>
            </w:pPr>
            <w:ins w:id="16810" w:author="Thomas Dietz" w:date="2012-08-13T14:26:00Z">
              <w:r>
                <w:t xml:space="preserve">        in an 'operation-not-supported' error with type</w:t>
              </w:r>
            </w:ins>
          </w:p>
          <w:p w14:paraId="3542B20F" w14:textId="77777777" w:rsidR="00766893" w:rsidRDefault="00766893" w:rsidP="00766893">
            <w:pPr>
              <w:pStyle w:val="XML1"/>
              <w:rPr>
                <w:ins w:id="16811" w:author="Thomas Dietz" w:date="2012-08-13T14:26:00Z"/>
              </w:rPr>
            </w:pPr>
            <w:ins w:id="16812" w:author="Thomas Dietz" w:date="2012-08-13T14:26:00Z">
              <w:r>
                <w:t xml:space="preserve">        'application'.</w:t>
              </w:r>
            </w:ins>
          </w:p>
          <w:p w14:paraId="5AB5B965" w14:textId="77777777" w:rsidR="00766893" w:rsidRDefault="00766893" w:rsidP="00766893">
            <w:pPr>
              <w:pStyle w:val="XML1"/>
              <w:rPr>
                <w:ins w:id="16813" w:author="Thomas Dietz" w:date="2012-08-13T14:26:00Z"/>
              </w:rPr>
            </w:pPr>
            <w:ins w:id="16814" w:author="Thomas Dietz" w:date="2012-08-13T14:26:00Z">
              <w:r>
                <w:t xml:space="preserve">      &lt;/xs:documentation&gt;</w:t>
              </w:r>
            </w:ins>
          </w:p>
          <w:p w14:paraId="089650A1" w14:textId="77777777" w:rsidR="00766893" w:rsidRDefault="00766893" w:rsidP="00766893">
            <w:pPr>
              <w:pStyle w:val="XML1"/>
              <w:rPr>
                <w:ins w:id="16815" w:author="Thomas Dietz" w:date="2012-08-13T14:26:00Z"/>
              </w:rPr>
            </w:pPr>
            <w:ins w:id="16816" w:author="Thomas Dietz" w:date="2012-08-13T14:26:00Z">
              <w:r>
                <w:t xml:space="preserve">    &lt;/xs:annotation&gt;</w:t>
              </w:r>
            </w:ins>
          </w:p>
          <w:p w14:paraId="099FEA69" w14:textId="77777777" w:rsidR="00766893" w:rsidRDefault="00766893" w:rsidP="00766893">
            <w:pPr>
              <w:pStyle w:val="XML1"/>
              <w:rPr>
                <w:ins w:id="16817" w:author="Thomas Dietz" w:date="2012-08-13T14:26:00Z"/>
              </w:rPr>
            </w:pPr>
          </w:p>
          <w:p w14:paraId="56F08147" w14:textId="77777777" w:rsidR="00766893" w:rsidRDefault="00766893" w:rsidP="00766893">
            <w:pPr>
              <w:pStyle w:val="XML1"/>
              <w:rPr>
                <w:ins w:id="16818" w:author="Thomas Dietz" w:date="2012-08-13T14:26:00Z"/>
              </w:rPr>
            </w:pPr>
            <w:ins w:id="16819" w:author="Thomas Dietz" w:date="2012-08-13T14:26:00Z">
              <w:r>
                <w:t xml:space="preserve">    &lt;xs:sequence&gt;</w:t>
              </w:r>
            </w:ins>
          </w:p>
          <w:p w14:paraId="639C7767" w14:textId="77777777" w:rsidR="00766893" w:rsidRDefault="00766893" w:rsidP="00766893">
            <w:pPr>
              <w:pStyle w:val="XML1"/>
              <w:rPr>
                <w:ins w:id="16820" w:author="Thomas Dietz" w:date="2012-08-13T14:26:00Z"/>
              </w:rPr>
            </w:pPr>
            <w:ins w:id="16821" w:author="Thomas Dietz" w:date="2012-08-13T14:26:00Z">
              <w:r>
                <w:t xml:space="preserve">      &lt;xs:element name="rate"  type="OFPortRateType"&gt;</w:t>
              </w:r>
            </w:ins>
          </w:p>
          <w:p w14:paraId="049D98DE" w14:textId="77777777" w:rsidR="00766893" w:rsidRDefault="00766893" w:rsidP="00766893">
            <w:pPr>
              <w:pStyle w:val="XML1"/>
              <w:rPr>
                <w:ins w:id="16822" w:author="Thomas Dietz" w:date="2012-08-13T14:26:00Z"/>
              </w:rPr>
            </w:pPr>
            <w:ins w:id="16823" w:author="Thomas Dietz" w:date="2012-08-13T14:26:00Z">
              <w:r>
                <w:t xml:space="preserve">        &lt;xs:annotation&gt;</w:t>
              </w:r>
            </w:ins>
          </w:p>
          <w:p w14:paraId="2CFE2616" w14:textId="77777777" w:rsidR="00766893" w:rsidRDefault="00766893" w:rsidP="00766893">
            <w:pPr>
              <w:pStyle w:val="XML1"/>
              <w:rPr>
                <w:ins w:id="16824" w:author="Thomas Dietz" w:date="2012-08-13T14:26:00Z"/>
              </w:rPr>
            </w:pPr>
            <w:ins w:id="16825" w:author="Thomas Dietz" w:date="2012-08-13T14:26:00Z">
              <w:r>
                <w:t xml:space="preserve">          &lt;xs:documentation&gt;</w:t>
              </w:r>
            </w:ins>
          </w:p>
          <w:p w14:paraId="2D07DEA1" w14:textId="77777777" w:rsidR="00766893" w:rsidRDefault="00766893" w:rsidP="00766893">
            <w:pPr>
              <w:pStyle w:val="XML1"/>
              <w:rPr>
                <w:ins w:id="16826" w:author="Thomas Dietz" w:date="2012-08-13T14:26:00Z"/>
              </w:rPr>
            </w:pPr>
            <w:ins w:id="16827" w:author="Thomas Dietz" w:date="2012-08-13T14:26:00Z">
              <w:r>
                <w:t xml:space="preserve">            The transmission rate that is supported or</w:t>
              </w:r>
            </w:ins>
          </w:p>
          <w:p w14:paraId="21F488A7" w14:textId="77777777" w:rsidR="00766893" w:rsidRDefault="00766893" w:rsidP="00766893">
            <w:pPr>
              <w:pStyle w:val="XML1"/>
              <w:rPr>
                <w:ins w:id="16828" w:author="Thomas Dietz" w:date="2012-08-13T14:26:00Z"/>
              </w:rPr>
            </w:pPr>
            <w:ins w:id="16829" w:author="Thomas Dietz" w:date="2012-08-13T14:26:00Z">
              <w:r>
                <w:t xml:space="preserve">            advertised. Multiple transmissions rates are allowed.</w:t>
              </w:r>
            </w:ins>
          </w:p>
          <w:p w14:paraId="3D2B310E" w14:textId="77777777" w:rsidR="00766893" w:rsidRDefault="00766893" w:rsidP="00766893">
            <w:pPr>
              <w:pStyle w:val="XML1"/>
              <w:rPr>
                <w:ins w:id="16830" w:author="Thomas Dietz" w:date="2012-08-13T14:26:00Z"/>
              </w:rPr>
            </w:pPr>
          </w:p>
          <w:p w14:paraId="3D05BD61" w14:textId="77777777" w:rsidR="00766893" w:rsidRDefault="00766893" w:rsidP="00766893">
            <w:pPr>
              <w:pStyle w:val="XML1"/>
              <w:rPr>
                <w:ins w:id="16831" w:author="Thomas Dietz" w:date="2012-08-13T14:26:00Z"/>
              </w:rPr>
            </w:pPr>
            <w:ins w:id="16832" w:author="Thomas Dietz" w:date="2012-08-13T14:26:00Z">
              <w:r>
                <w:t xml:space="preserve">            At least one element MUST be present in the NETCONF data</w:t>
              </w:r>
            </w:ins>
          </w:p>
          <w:p w14:paraId="203EFD2B" w14:textId="77777777" w:rsidR="00766893" w:rsidRDefault="00766893" w:rsidP="00766893">
            <w:pPr>
              <w:pStyle w:val="XML1"/>
              <w:rPr>
                <w:ins w:id="16833" w:author="Thomas Dietz" w:date="2012-08-13T14:26:00Z"/>
              </w:rPr>
            </w:pPr>
            <w:ins w:id="16834" w:author="Thomas Dietz" w:date="2012-08-13T14:26:00Z">
              <w:r>
                <w:t xml:space="preserve">            store. If none of this elements is are present in a NETCONF</w:t>
              </w:r>
            </w:ins>
          </w:p>
          <w:p w14:paraId="2B8326AD" w14:textId="77777777" w:rsidR="00766893" w:rsidRDefault="00766893" w:rsidP="00766893">
            <w:pPr>
              <w:pStyle w:val="XML1"/>
              <w:rPr>
                <w:ins w:id="16835" w:author="Thomas Dietz" w:date="2012-08-13T14:26:00Z"/>
              </w:rPr>
            </w:pPr>
            <w:ins w:id="16836" w:author="Thomas Dietz" w:date="2012-08-13T14:26:00Z">
              <w:r>
                <w:t xml:space="preserve">            &amp;lt;edit-config&amp;gt; operation 'create', 'merge' or 'replace' and</w:t>
              </w:r>
            </w:ins>
          </w:p>
          <w:p w14:paraId="616F7C55" w14:textId="77777777" w:rsidR="00766893" w:rsidRDefault="00766893" w:rsidP="00766893">
            <w:pPr>
              <w:pStyle w:val="XML1"/>
              <w:rPr>
                <w:ins w:id="16837" w:author="Thomas Dietz" w:date="2012-08-13T14:26:00Z"/>
              </w:rPr>
            </w:pPr>
            <w:ins w:id="16838" w:author="Thomas Dietz" w:date="2012-08-13T14:26:00Z">
              <w:r>
                <w:t xml:space="preserve">            the parent element does not exist, a 'data-missing' error</w:t>
              </w:r>
            </w:ins>
          </w:p>
          <w:p w14:paraId="0D01BFA5" w14:textId="77777777" w:rsidR="00766893" w:rsidRDefault="00766893" w:rsidP="00766893">
            <w:pPr>
              <w:pStyle w:val="XML1"/>
              <w:rPr>
                <w:ins w:id="16839" w:author="Thomas Dietz" w:date="2012-08-13T14:26:00Z"/>
              </w:rPr>
            </w:pPr>
            <w:ins w:id="16840" w:author="Thomas Dietz" w:date="2012-08-13T14:26:00Z">
              <w:r>
                <w:t xml:space="preserve">            is returned.</w:t>
              </w:r>
            </w:ins>
          </w:p>
          <w:p w14:paraId="1721CC99" w14:textId="77777777" w:rsidR="00766893" w:rsidRDefault="00766893" w:rsidP="00766893">
            <w:pPr>
              <w:pStyle w:val="XML1"/>
              <w:rPr>
                <w:ins w:id="16841" w:author="Thomas Dietz" w:date="2012-08-13T14:26:00Z"/>
              </w:rPr>
            </w:pPr>
            <w:ins w:id="16842" w:author="Thomas Dietz" w:date="2012-08-13T14:26:00Z">
              <w:r>
                <w:t xml:space="preserve">          &lt;/xs:documentation&gt;</w:t>
              </w:r>
            </w:ins>
          </w:p>
          <w:p w14:paraId="06B2D124" w14:textId="77777777" w:rsidR="00766893" w:rsidRDefault="00766893" w:rsidP="00766893">
            <w:pPr>
              <w:pStyle w:val="XML1"/>
              <w:rPr>
                <w:ins w:id="16843" w:author="Thomas Dietz" w:date="2012-08-13T14:26:00Z"/>
              </w:rPr>
            </w:pPr>
            <w:ins w:id="16844" w:author="Thomas Dietz" w:date="2012-08-13T14:26:00Z">
              <w:r>
                <w:lastRenderedPageBreak/>
                <w:t xml:space="preserve">        &lt;/xs:annotation&gt;</w:t>
              </w:r>
            </w:ins>
          </w:p>
          <w:p w14:paraId="150E1777" w14:textId="77777777" w:rsidR="00766893" w:rsidRDefault="00766893" w:rsidP="00766893">
            <w:pPr>
              <w:pStyle w:val="XML1"/>
              <w:rPr>
                <w:ins w:id="16845" w:author="Thomas Dietz" w:date="2012-08-13T14:26:00Z"/>
              </w:rPr>
            </w:pPr>
            <w:ins w:id="16846" w:author="Thomas Dietz" w:date="2012-08-13T14:26:00Z">
              <w:r>
                <w:t xml:space="preserve">      &lt;/xs:element&gt;</w:t>
              </w:r>
            </w:ins>
          </w:p>
          <w:p w14:paraId="58A6EB59" w14:textId="77777777" w:rsidR="00766893" w:rsidRDefault="00766893" w:rsidP="00766893">
            <w:pPr>
              <w:pStyle w:val="XML1"/>
              <w:rPr>
                <w:ins w:id="16847" w:author="Thomas Dietz" w:date="2012-08-13T14:26:00Z"/>
              </w:rPr>
            </w:pPr>
            <w:ins w:id="16848" w:author="Thomas Dietz" w:date="2012-08-13T14:26:00Z">
              <w:r>
                <w:t xml:space="preserve">      &lt;xs:element name="auto-negotiate"  type="xs:boolean"&gt;</w:t>
              </w:r>
            </w:ins>
          </w:p>
          <w:p w14:paraId="169F9B3D" w14:textId="77777777" w:rsidR="00766893" w:rsidRDefault="00766893" w:rsidP="00766893">
            <w:pPr>
              <w:pStyle w:val="XML1"/>
              <w:rPr>
                <w:ins w:id="16849" w:author="Thomas Dietz" w:date="2012-08-13T14:26:00Z"/>
              </w:rPr>
            </w:pPr>
            <w:ins w:id="16850" w:author="Thomas Dietz" w:date="2012-08-13T14:26:00Z">
              <w:r>
                <w:t xml:space="preserve">        &lt;xs:annotation&gt;</w:t>
              </w:r>
            </w:ins>
          </w:p>
          <w:p w14:paraId="041327D7" w14:textId="77777777" w:rsidR="00766893" w:rsidRDefault="00766893" w:rsidP="00766893">
            <w:pPr>
              <w:pStyle w:val="XML1"/>
              <w:rPr>
                <w:ins w:id="16851" w:author="Thomas Dietz" w:date="2012-08-13T14:26:00Z"/>
              </w:rPr>
            </w:pPr>
            <w:ins w:id="16852" w:author="Thomas Dietz" w:date="2012-08-13T14:26:00Z">
              <w:r>
                <w:t xml:space="preserve">          &lt;xs:documentation&gt;</w:t>
              </w:r>
            </w:ins>
          </w:p>
          <w:p w14:paraId="6DEC0AD1" w14:textId="77777777" w:rsidR="00766893" w:rsidRDefault="00766893" w:rsidP="00766893">
            <w:pPr>
              <w:pStyle w:val="XML1"/>
              <w:rPr>
                <w:ins w:id="16853" w:author="Thomas Dietz" w:date="2012-08-13T14:26:00Z"/>
              </w:rPr>
            </w:pPr>
            <w:ins w:id="16854" w:author="Thomas Dietz" w:date="2012-08-13T14:26:00Z">
              <w:r>
                <w:t xml:space="preserve">            Specifies if auto-negotiation of transmission</w:t>
              </w:r>
            </w:ins>
          </w:p>
          <w:p w14:paraId="1367D81C" w14:textId="77777777" w:rsidR="00766893" w:rsidRDefault="00766893" w:rsidP="00766893">
            <w:pPr>
              <w:pStyle w:val="XML1"/>
              <w:rPr>
                <w:ins w:id="16855" w:author="Thomas Dietz" w:date="2012-08-13T14:26:00Z"/>
              </w:rPr>
            </w:pPr>
            <w:ins w:id="16856" w:author="Thomas Dietz" w:date="2012-08-13T14:26:00Z">
              <w:r>
                <w:t xml:space="preserve">            parameters is enabled for the port.</w:t>
              </w:r>
            </w:ins>
          </w:p>
          <w:p w14:paraId="11DA581B" w14:textId="77777777" w:rsidR="00766893" w:rsidRDefault="00766893" w:rsidP="00766893">
            <w:pPr>
              <w:pStyle w:val="XML1"/>
              <w:rPr>
                <w:ins w:id="16857" w:author="Thomas Dietz" w:date="2012-08-13T14:26:00Z"/>
              </w:rPr>
            </w:pPr>
          </w:p>
          <w:p w14:paraId="0072C48D" w14:textId="77777777" w:rsidR="00766893" w:rsidRDefault="00766893" w:rsidP="00766893">
            <w:pPr>
              <w:pStyle w:val="XML1"/>
              <w:rPr>
                <w:ins w:id="16858" w:author="Thomas Dietz" w:date="2012-08-13T14:26:00Z"/>
              </w:rPr>
            </w:pPr>
            <w:ins w:id="16859" w:author="Thomas Dietz" w:date="2012-08-13T14:26:00Z">
              <w:r>
                <w:t xml:space="preserve">            This element is optional. If this element is not present it</w:t>
              </w:r>
            </w:ins>
          </w:p>
          <w:p w14:paraId="4DEB064D" w14:textId="77777777" w:rsidR="00766893" w:rsidRDefault="00766893" w:rsidP="00766893">
            <w:pPr>
              <w:pStyle w:val="XML1"/>
              <w:rPr>
                <w:ins w:id="16860" w:author="Thomas Dietz" w:date="2012-08-13T14:26:00Z"/>
              </w:rPr>
            </w:pPr>
            <w:ins w:id="16861" w:author="Thomas Dietz" w:date="2012-08-13T14:26:00Z">
              <w:r>
                <w:t xml:space="preserve">            defaults to 'true'.</w:t>
              </w:r>
            </w:ins>
          </w:p>
          <w:p w14:paraId="4C5D90D7" w14:textId="77777777" w:rsidR="00766893" w:rsidRDefault="00766893" w:rsidP="00766893">
            <w:pPr>
              <w:pStyle w:val="XML1"/>
              <w:rPr>
                <w:ins w:id="16862" w:author="Thomas Dietz" w:date="2012-08-13T14:26:00Z"/>
              </w:rPr>
            </w:pPr>
            <w:ins w:id="16863" w:author="Thomas Dietz" w:date="2012-08-13T14:26:00Z">
              <w:r>
                <w:t xml:space="preserve">          &lt;/xs:documentation&gt;</w:t>
              </w:r>
            </w:ins>
          </w:p>
          <w:p w14:paraId="3C8A5761" w14:textId="77777777" w:rsidR="00766893" w:rsidRDefault="00766893" w:rsidP="00766893">
            <w:pPr>
              <w:pStyle w:val="XML1"/>
              <w:rPr>
                <w:ins w:id="16864" w:author="Thomas Dietz" w:date="2012-08-13T14:26:00Z"/>
              </w:rPr>
            </w:pPr>
            <w:ins w:id="16865" w:author="Thomas Dietz" w:date="2012-08-13T14:26:00Z">
              <w:r>
                <w:t xml:space="preserve">        &lt;/xs:annotation&gt;</w:t>
              </w:r>
            </w:ins>
          </w:p>
          <w:p w14:paraId="224704D3" w14:textId="77777777" w:rsidR="00766893" w:rsidRDefault="00766893" w:rsidP="00766893">
            <w:pPr>
              <w:pStyle w:val="XML1"/>
              <w:rPr>
                <w:ins w:id="16866" w:author="Thomas Dietz" w:date="2012-08-13T14:26:00Z"/>
              </w:rPr>
            </w:pPr>
            <w:ins w:id="16867" w:author="Thomas Dietz" w:date="2012-08-13T14:26:00Z">
              <w:r>
                <w:t xml:space="preserve">      &lt;/xs:element&gt;</w:t>
              </w:r>
            </w:ins>
          </w:p>
          <w:p w14:paraId="1990CB4D" w14:textId="77777777" w:rsidR="00766893" w:rsidRDefault="00766893" w:rsidP="00766893">
            <w:pPr>
              <w:pStyle w:val="XML1"/>
              <w:rPr>
                <w:ins w:id="16868" w:author="Thomas Dietz" w:date="2012-08-13T14:26:00Z"/>
              </w:rPr>
            </w:pPr>
            <w:ins w:id="16869" w:author="Thomas Dietz" w:date="2012-08-13T14:26:00Z">
              <w:r>
                <w:t xml:space="preserve">      &lt;xs:element name="medium"&gt;</w:t>
              </w:r>
            </w:ins>
          </w:p>
          <w:p w14:paraId="62D408BC" w14:textId="77777777" w:rsidR="00766893" w:rsidRDefault="00766893" w:rsidP="00766893">
            <w:pPr>
              <w:pStyle w:val="XML1"/>
              <w:rPr>
                <w:ins w:id="16870" w:author="Thomas Dietz" w:date="2012-08-13T14:26:00Z"/>
              </w:rPr>
            </w:pPr>
            <w:ins w:id="16871" w:author="Thomas Dietz" w:date="2012-08-13T14:26:00Z">
              <w:r>
                <w:t xml:space="preserve">        &lt;xs:annotation&gt;</w:t>
              </w:r>
            </w:ins>
          </w:p>
          <w:p w14:paraId="7B60043D" w14:textId="77777777" w:rsidR="00766893" w:rsidRDefault="00766893" w:rsidP="00766893">
            <w:pPr>
              <w:pStyle w:val="XML1"/>
              <w:rPr>
                <w:ins w:id="16872" w:author="Thomas Dietz" w:date="2012-08-13T14:26:00Z"/>
              </w:rPr>
            </w:pPr>
            <w:ins w:id="16873" w:author="Thomas Dietz" w:date="2012-08-13T14:26:00Z">
              <w:r>
                <w:t xml:space="preserve">          &lt;xs:documentation&gt;</w:t>
              </w:r>
            </w:ins>
          </w:p>
          <w:p w14:paraId="2D8F803D" w14:textId="77777777" w:rsidR="00766893" w:rsidRDefault="00766893" w:rsidP="00766893">
            <w:pPr>
              <w:pStyle w:val="XML1"/>
              <w:rPr>
                <w:ins w:id="16874" w:author="Thomas Dietz" w:date="2012-08-13T14:26:00Z"/>
              </w:rPr>
            </w:pPr>
            <w:ins w:id="16875" w:author="Thomas Dietz" w:date="2012-08-13T14:26:00Z">
              <w:r>
                <w:t xml:space="preserve">            The transmission medium used by the port.</w:t>
              </w:r>
            </w:ins>
          </w:p>
          <w:p w14:paraId="7537632C" w14:textId="77777777" w:rsidR="00766893" w:rsidRDefault="00766893" w:rsidP="00766893">
            <w:pPr>
              <w:pStyle w:val="XML1"/>
              <w:rPr>
                <w:ins w:id="16876" w:author="Thomas Dietz" w:date="2012-08-13T14:26:00Z"/>
              </w:rPr>
            </w:pPr>
            <w:ins w:id="16877" w:author="Thomas Dietz" w:date="2012-08-13T14:26:00Z">
              <w:r>
                <w:t xml:space="preserve">            Multiple media are allowed.</w:t>
              </w:r>
            </w:ins>
          </w:p>
          <w:p w14:paraId="68E485F8" w14:textId="77777777" w:rsidR="00766893" w:rsidRDefault="00766893" w:rsidP="00766893">
            <w:pPr>
              <w:pStyle w:val="XML1"/>
              <w:rPr>
                <w:ins w:id="16878" w:author="Thomas Dietz" w:date="2012-08-13T14:26:00Z"/>
              </w:rPr>
            </w:pPr>
          </w:p>
          <w:p w14:paraId="21F46605" w14:textId="77777777" w:rsidR="00766893" w:rsidRDefault="00766893" w:rsidP="00766893">
            <w:pPr>
              <w:pStyle w:val="XML1"/>
              <w:rPr>
                <w:ins w:id="16879" w:author="Thomas Dietz" w:date="2012-08-13T14:26:00Z"/>
              </w:rPr>
            </w:pPr>
            <w:ins w:id="16880" w:author="Thomas Dietz" w:date="2012-08-13T14:26:00Z">
              <w:r>
                <w:t xml:space="preserve">            At least one element MUST be present in the NETCONF data</w:t>
              </w:r>
            </w:ins>
          </w:p>
          <w:p w14:paraId="37FA8903" w14:textId="77777777" w:rsidR="00766893" w:rsidRDefault="00766893" w:rsidP="00766893">
            <w:pPr>
              <w:pStyle w:val="XML1"/>
              <w:rPr>
                <w:ins w:id="16881" w:author="Thomas Dietz" w:date="2012-08-13T14:26:00Z"/>
              </w:rPr>
            </w:pPr>
            <w:ins w:id="16882" w:author="Thomas Dietz" w:date="2012-08-13T14:26:00Z">
              <w:r>
                <w:t xml:space="preserve">            store. If none of this elements is are present in a NETCONF</w:t>
              </w:r>
            </w:ins>
          </w:p>
          <w:p w14:paraId="2166FE99" w14:textId="77777777" w:rsidR="00766893" w:rsidRDefault="00766893" w:rsidP="00766893">
            <w:pPr>
              <w:pStyle w:val="XML1"/>
              <w:rPr>
                <w:ins w:id="16883" w:author="Thomas Dietz" w:date="2012-08-13T14:26:00Z"/>
              </w:rPr>
            </w:pPr>
            <w:ins w:id="16884" w:author="Thomas Dietz" w:date="2012-08-13T14:26:00Z">
              <w:r>
                <w:t xml:space="preserve">            &amp;lt;edit-config&amp;gt; operation 'create', 'merge' or 'replace' and</w:t>
              </w:r>
            </w:ins>
          </w:p>
          <w:p w14:paraId="07420A81" w14:textId="77777777" w:rsidR="00766893" w:rsidRDefault="00766893" w:rsidP="00766893">
            <w:pPr>
              <w:pStyle w:val="XML1"/>
              <w:rPr>
                <w:ins w:id="16885" w:author="Thomas Dietz" w:date="2012-08-13T14:26:00Z"/>
              </w:rPr>
            </w:pPr>
            <w:ins w:id="16886" w:author="Thomas Dietz" w:date="2012-08-13T14:26:00Z">
              <w:r>
                <w:t xml:space="preserve">            the parent element does not exist, a 'data-missing' error</w:t>
              </w:r>
            </w:ins>
          </w:p>
          <w:p w14:paraId="0B999EF4" w14:textId="77777777" w:rsidR="00766893" w:rsidRDefault="00766893" w:rsidP="00766893">
            <w:pPr>
              <w:pStyle w:val="XML1"/>
              <w:rPr>
                <w:ins w:id="16887" w:author="Thomas Dietz" w:date="2012-08-13T14:26:00Z"/>
              </w:rPr>
            </w:pPr>
            <w:ins w:id="16888" w:author="Thomas Dietz" w:date="2012-08-13T14:26:00Z">
              <w:r>
                <w:t xml:space="preserve">            is returned.</w:t>
              </w:r>
            </w:ins>
          </w:p>
          <w:p w14:paraId="1F73B0F0" w14:textId="77777777" w:rsidR="00766893" w:rsidRDefault="00766893" w:rsidP="00766893">
            <w:pPr>
              <w:pStyle w:val="XML1"/>
              <w:rPr>
                <w:ins w:id="16889" w:author="Thomas Dietz" w:date="2012-08-13T14:26:00Z"/>
              </w:rPr>
            </w:pPr>
            <w:ins w:id="16890" w:author="Thomas Dietz" w:date="2012-08-13T14:26:00Z">
              <w:r>
                <w:t xml:space="preserve">          &lt;/xs:documentation&gt;</w:t>
              </w:r>
            </w:ins>
          </w:p>
          <w:p w14:paraId="3457A6CD" w14:textId="77777777" w:rsidR="00766893" w:rsidRDefault="00766893" w:rsidP="00766893">
            <w:pPr>
              <w:pStyle w:val="XML1"/>
              <w:rPr>
                <w:ins w:id="16891" w:author="Thomas Dietz" w:date="2012-08-13T14:26:00Z"/>
              </w:rPr>
            </w:pPr>
            <w:ins w:id="16892" w:author="Thomas Dietz" w:date="2012-08-13T14:26:00Z">
              <w:r>
                <w:t xml:space="preserve">        &lt;/xs:annotation&gt;</w:t>
              </w:r>
            </w:ins>
          </w:p>
          <w:p w14:paraId="21A6E87B" w14:textId="77777777" w:rsidR="00766893" w:rsidRDefault="00766893" w:rsidP="00766893">
            <w:pPr>
              <w:pStyle w:val="XML1"/>
              <w:rPr>
                <w:ins w:id="16893" w:author="Thomas Dietz" w:date="2012-08-13T14:26:00Z"/>
              </w:rPr>
            </w:pPr>
            <w:ins w:id="16894" w:author="Thomas Dietz" w:date="2012-08-13T14:26:00Z">
              <w:r>
                <w:t xml:space="preserve">        &lt;xs:simpleType&gt;</w:t>
              </w:r>
            </w:ins>
          </w:p>
          <w:p w14:paraId="1B3180A4" w14:textId="77777777" w:rsidR="00766893" w:rsidRDefault="00766893" w:rsidP="00766893">
            <w:pPr>
              <w:pStyle w:val="XML1"/>
              <w:rPr>
                <w:ins w:id="16895" w:author="Thomas Dietz" w:date="2012-08-13T14:26:00Z"/>
              </w:rPr>
            </w:pPr>
            <w:ins w:id="16896" w:author="Thomas Dietz" w:date="2012-08-13T14:26:00Z">
              <w:r>
                <w:t xml:space="preserve">          &lt;xs:restriction base="xs:string"&gt;</w:t>
              </w:r>
            </w:ins>
          </w:p>
          <w:p w14:paraId="5520D1C5" w14:textId="77777777" w:rsidR="00766893" w:rsidRDefault="00766893" w:rsidP="00766893">
            <w:pPr>
              <w:pStyle w:val="XML1"/>
              <w:rPr>
                <w:ins w:id="16897" w:author="Thomas Dietz" w:date="2012-08-13T14:26:00Z"/>
              </w:rPr>
            </w:pPr>
            <w:ins w:id="16898" w:author="Thomas Dietz" w:date="2012-08-13T14:26:00Z">
              <w:r>
                <w:t xml:space="preserve">            &lt;xs:enumeration value="copper"/&gt;</w:t>
              </w:r>
            </w:ins>
          </w:p>
          <w:p w14:paraId="671C4343" w14:textId="77777777" w:rsidR="00766893" w:rsidRDefault="00766893" w:rsidP="00766893">
            <w:pPr>
              <w:pStyle w:val="XML1"/>
              <w:rPr>
                <w:ins w:id="16899" w:author="Thomas Dietz" w:date="2012-08-13T14:26:00Z"/>
              </w:rPr>
            </w:pPr>
            <w:ins w:id="16900" w:author="Thomas Dietz" w:date="2012-08-13T14:26:00Z">
              <w:r>
                <w:t xml:space="preserve">            &lt;xs:enumeration value="fiber"/&gt;</w:t>
              </w:r>
            </w:ins>
          </w:p>
          <w:p w14:paraId="424D533B" w14:textId="77777777" w:rsidR="00766893" w:rsidRDefault="00766893" w:rsidP="00766893">
            <w:pPr>
              <w:pStyle w:val="XML1"/>
              <w:rPr>
                <w:ins w:id="16901" w:author="Thomas Dietz" w:date="2012-08-13T14:26:00Z"/>
              </w:rPr>
            </w:pPr>
            <w:ins w:id="16902" w:author="Thomas Dietz" w:date="2012-08-13T14:26:00Z">
              <w:r>
                <w:t xml:space="preserve">          &lt;/xs:restriction&gt;</w:t>
              </w:r>
            </w:ins>
          </w:p>
          <w:p w14:paraId="2B7EDBDF" w14:textId="77777777" w:rsidR="00766893" w:rsidRDefault="00766893" w:rsidP="00766893">
            <w:pPr>
              <w:pStyle w:val="XML1"/>
              <w:rPr>
                <w:ins w:id="16903" w:author="Thomas Dietz" w:date="2012-08-13T14:26:00Z"/>
              </w:rPr>
            </w:pPr>
            <w:ins w:id="16904" w:author="Thomas Dietz" w:date="2012-08-13T14:26:00Z">
              <w:r>
                <w:t xml:space="preserve">        &lt;/xs:simpleType&gt;</w:t>
              </w:r>
            </w:ins>
          </w:p>
          <w:p w14:paraId="3CC5C0E5" w14:textId="77777777" w:rsidR="00766893" w:rsidRDefault="00766893" w:rsidP="00766893">
            <w:pPr>
              <w:pStyle w:val="XML1"/>
              <w:rPr>
                <w:ins w:id="16905" w:author="Thomas Dietz" w:date="2012-08-13T14:26:00Z"/>
              </w:rPr>
            </w:pPr>
            <w:ins w:id="16906" w:author="Thomas Dietz" w:date="2012-08-13T14:26:00Z">
              <w:r>
                <w:t xml:space="preserve">      &lt;/xs:element&gt;</w:t>
              </w:r>
            </w:ins>
          </w:p>
          <w:p w14:paraId="0985E497" w14:textId="77777777" w:rsidR="00766893" w:rsidRDefault="00766893" w:rsidP="00766893">
            <w:pPr>
              <w:pStyle w:val="XML1"/>
              <w:rPr>
                <w:ins w:id="16907" w:author="Thomas Dietz" w:date="2012-08-13T14:26:00Z"/>
              </w:rPr>
            </w:pPr>
            <w:ins w:id="16908" w:author="Thomas Dietz" w:date="2012-08-13T14:26:00Z">
              <w:r>
                <w:t xml:space="preserve">      &lt;xs:element name="pause"&gt;</w:t>
              </w:r>
            </w:ins>
          </w:p>
          <w:p w14:paraId="709F2EB3" w14:textId="77777777" w:rsidR="00766893" w:rsidRDefault="00766893" w:rsidP="00766893">
            <w:pPr>
              <w:pStyle w:val="XML1"/>
              <w:rPr>
                <w:ins w:id="16909" w:author="Thomas Dietz" w:date="2012-08-13T14:26:00Z"/>
              </w:rPr>
            </w:pPr>
            <w:ins w:id="16910" w:author="Thomas Dietz" w:date="2012-08-13T14:26:00Z">
              <w:r>
                <w:t xml:space="preserve">        &lt;xs:annotation&gt;</w:t>
              </w:r>
            </w:ins>
          </w:p>
          <w:p w14:paraId="25CF6B8F" w14:textId="77777777" w:rsidR="00766893" w:rsidRDefault="00766893" w:rsidP="00766893">
            <w:pPr>
              <w:pStyle w:val="XML1"/>
              <w:rPr>
                <w:ins w:id="16911" w:author="Thomas Dietz" w:date="2012-08-13T14:26:00Z"/>
              </w:rPr>
            </w:pPr>
            <w:ins w:id="16912" w:author="Thomas Dietz" w:date="2012-08-13T14:26:00Z">
              <w:r>
                <w:t xml:space="preserve">          &lt;xs:documentation&gt;</w:t>
              </w:r>
            </w:ins>
          </w:p>
          <w:p w14:paraId="215E2165" w14:textId="77777777" w:rsidR="00766893" w:rsidRDefault="00766893" w:rsidP="00766893">
            <w:pPr>
              <w:pStyle w:val="XML1"/>
              <w:rPr>
                <w:ins w:id="16913" w:author="Thomas Dietz" w:date="2012-08-13T14:26:00Z"/>
              </w:rPr>
            </w:pPr>
            <w:ins w:id="16914" w:author="Thomas Dietz" w:date="2012-08-13T14:26:00Z">
              <w:r>
                <w:t xml:space="preserve">            Specifies if pausing of transmission is</w:t>
              </w:r>
            </w:ins>
          </w:p>
          <w:p w14:paraId="3333EE5E" w14:textId="77777777" w:rsidR="00766893" w:rsidRDefault="00766893" w:rsidP="00766893">
            <w:pPr>
              <w:pStyle w:val="XML1"/>
              <w:rPr>
                <w:ins w:id="16915" w:author="Thomas Dietz" w:date="2012-08-13T14:26:00Z"/>
              </w:rPr>
            </w:pPr>
            <w:ins w:id="16916" w:author="Thomas Dietz" w:date="2012-08-13T14:26:00Z">
              <w:r>
                <w:t xml:space="preserve">            supported at all and if yes if it is asymmetric or</w:t>
              </w:r>
            </w:ins>
          </w:p>
          <w:p w14:paraId="6A4C5B58" w14:textId="77777777" w:rsidR="00766893" w:rsidRDefault="00766893" w:rsidP="00766893">
            <w:pPr>
              <w:pStyle w:val="XML1"/>
              <w:rPr>
                <w:ins w:id="16917" w:author="Thomas Dietz" w:date="2012-08-13T14:26:00Z"/>
              </w:rPr>
            </w:pPr>
            <w:ins w:id="16918" w:author="Thomas Dietz" w:date="2012-08-13T14:26:00Z">
              <w:r>
                <w:t xml:space="preserve">            symmetric.</w:t>
              </w:r>
            </w:ins>
          </w:p>
          <w:p w14:paraId="0E593EF3" w14:textId="77777777" w:rsidR="00766893" w:rsidRDefault="00766893" w:rsidP="00766893">
            <w:pPr>
              <w:pStyle w:val="XML1"/>
              <w:rPr>
                <w:ins w:id="16919" w:author="Thomas Dietz" w:date="2012-08-13T14:26:00Z"/>
              </w:rPr>
            </w:pPr>
          </w:p>
          <w:p w14:paraId="10D0AD0C" w14:textId="77777777" w:rsidR="00766893" w:rsidRDefault="00766893" w:rsidP="00766893">
            <w:pPr>
              <w:pStyle w:val="XML1"/>
              <w:rPr>
                <w:ins w:id="16920" w:author="Thomas Dietz" w:date="2012-08-13T14:26:00Z"/>
              </w:rPr>
            </w:pPr>
            <w:ins w:id="16921" w:author="Thomas Dietz" w:date="2012-08-13T14:26:00Z">
              <w:r>
                <w:t xml:space="preserve">            This element MUST be present in the NETCONF data store.</w:t>
              </w:r>
            </w:ins>
          </w:p>
          <w:p w14:paraId="308B64C0" w14:textId="77777777" w:rsidR="00766893" w:rsidRDefault="00766893" w:rsidP="00766893">
            <w:pPr>
              <w:pStyle w:val="XML1"/>
              <w:rPr>
                <w:ins w:id="16922" w:author="Thomas Dietz" w:date="2012-08-13T14:26:00Z"/>
              </w:rPr>
            </w:pPr>
            <w:ins w:id="16923" w:author="Thomas Dietz" w:date="2012-08-13T14:26:00Z">
              <w:r>
                <w:t xml:space="preserve">            If this element is not present in a NETCONF &amp;lt;edit-config&amp;gt;</w:t>
              </w:r>
            </w:ins>
          </w:p>
          <w:p w14:paraId="6EA4E6D9" w14:textId="77777777" w:rsidR="00766893" w:rsidRDefault="00766893" w:rsidP="00766893">
            <w:pPr>
              <w:pStyle w:val="XML1"/>
              <w:rPr>
                <w:ins w:id="16924" w:author="Thomas Dietz" w:date="2012-08-13T14:26:00Z"/>
              </w:rPr>
            </w:pPr>
            <w:ins w:id="16925" w:author="Thomas Dietz" w:date="2012-08-13T14:26:00Z">
              <w:r>
                <w:t xml:space="preserve">            operation 'create', 'merge' or 'replace' and the parent</w:t>
              </w:r>
            </w:ins>
          </w:p>
          <w:p w14:paraId="47390F83" w14:textId="77777777" w:rsidR="00766893" w:rsidRDefault="00766893" w:rsidP="00766893">
            <w:pPr>
              <w:pStyle w:val="XML1"/>
              <w:rPr>
                <w:ins w:id="16926" w:author="Thomas Dietz" w:date="2012-08-13T14:26:00Z"/>
              </w:rPr>
            </w:pPr>
            <w:ins w:id="16927" w:author="Thomas Dietz" w:date="2012-08-13T14:26:00Z">
              <w:r>
                <w:t xml:space="preserve">            element does not exist, a 'data-missing' error is</w:t>
              </w:r>
            </w:ins>
          </w:p>
          <w:p w14:paraId="7314F804" w14:textId="77777777" w:rsidR="00766893" w:rsidRDefault="00766893" w:rsidP="00766893">
            <w:pPr>
              <w:pStyle w:val="XML1"/>
              <w:rPr>
                <w:ins w:id="16928" w:author="Thomas Dietz" w:date="2012-08-13T14:26:00Z"/>
              </w:rPr>
            </w:pPr>
            <w:ins w:id="16929" w:author="Thomas Dietz" w:date="2012-08-13T14:26:00Z">
              <w:r>
                <w:t xml:space="preserve">            returned.</w:t>
              </w:r>
            </w:ins>
          </w:p>
          <w:p w14:paraId="067BB315" w14:textId="77777777" w:rsidR="00766893" w:rsidRDefault="00766893" w:rsidP="00766893">
            <w:pPr>
              <w:pStyle w:val="XML1"/>
              <w:rPr>
                <w:ins w:id="16930" w:author="Thomas Dietz" w:date="2012-08-13T14:26:00Z"/>
              </w:rPr>
            </w:pPr>
            <w:ins w:id="16931" w:author="Thomas Dietz" w:date="2012-08-13T14:26:00Z">
              <w:r>
                <w:t xml:space="preserve">          &lt;/xs:documentation&gt;</w:t>
              </w:r>
            </w:ins>
          </w:p>
          <w:p w14:paraId="5291E93F" w14:textId="77777777" w:rsidR="00766893" w:rsidRDefault="00766893" w:rsidP="00766893">
            <w:pPr>
              <w:pStyle w:val="XML1"/>
              <w:rPr>
                <w:ins w:id="16932" w:author="Thomas Dietz" w:date="2012-08-13T14:26:00Z"/>
              </w:rPr>
            </w:pPr>
            <w:ins w:id="16933" w:author="Thomas Dietz" w:date="2012-08-13T14:26:00Z">
              <w:r>
                <w:t xml:space="preserve">        &lt;/xs:annotation&gt;</w:t>
              </w:r>
            </w:ins>
          </w:p>
          <w:p w14:paraId="42ADEDB4" w14:textId="77777777" w:rsidR="00766893" w:rsidRDefault="00766893" w:rsidP="00766893">
            <w:pPr>
              <w:pStyle w:val="XML1"/>
              <w:rPr>
                <w:ins w:id="16934" w:author="Thomas Dietz" w:date="2012-08-13T14:26:00Z"/>
              </w:rPr>
            </w:pPr>
            <w:ins w:id="16935" w:author="Thomas Dietz" w:date="2012-08-13T14:26:00Z">
              <w:r>
                <w:t xml:space="preserve">        &lt;xs:simpleType&gt;</w:t>
              </w:r>
            </w:ins>
          </w:p>
          <w:p w14:paraId="2584E7BC" w14:textId="77777777" w:rsidR="00766893" w:rsidRDefault="00766893" w:rsidP="00766893">
            <w:pPr>
              <w:pStyle w:val="XML1"/>
              <w:rPr>
                <w:ins w:id="16936" w:author="Thomas Dietz" w:date="2012-08-13T14:26:00Z"/>
              </w:rPr>
            </w:pPr>
            <w:ins w:id="16937" w:author="Thomas Dietz" w:date="2012-08-13T14:26:00Z">
              <w:r>
                <w:t xml:space="preserve">          &lt;xs:restriction base="xs:string"&gt;</w:t>
              </w:r>
            </w:ins>
          </w:p>
          <w:p w14:paraId="76BAECDD" w14:textId="77777777" w:rsidR="00766893" w:rsidRDefault="00766893" w:rsidP="00766893">
            <w:pPr>
              <w:pStyle w:val="XML1"/>
              <w:rPr>
                <w:ins w:id="16938" w:author="Thomas Dietz" w:date="2012-08-13T14:26:00Z"/>
              </w:rPr>
            </w:pPr>
            <w:ins w:id="16939" w:author="Thomas Dietz" w:date="2012-08-13T14:26:00Z">
              <w:r>
                <w:t xml:space="preserve">            &lt;xs:enumeration value="unsupported"/&gt;</w:t>
              </w:r>
            </w:ins>
          </w:p>
          <w:p w14:paraId="7C1DC4C1" w14:textId="77777777" w:rsidR="00766893" w:rsidRDefault="00766893" w:rsidP="00766893">
            <w:pPr>
              <w:pStyle w:val="XML1"/>
              <w:rPr>
                <w:ins w:id="16940" w:author="Thomas Dietz" w:date="2012-08-13T14:26:00Z"/>
              </w:rPr>
            </w:pPr>
            <w:ins w:id="16941" w:author="Thomas Dietz" w:date="2012-08-13T14:26:00Z">
              <w:r>
                <w:t xml:space="preserve">            &lt;xs:enumeration value="symmetric"/&gt;</w:t>
              </w:r>
            </w:ins>
          </w:p>
          <w:p w14:paraId="1D1224AA" w14:textId="77777777" w:rsidR="00766893" w:rsidRDefault="00766893" w:rsidP="00766893">
            <w:pPr>
              <w:pStyle w:val="XML1"/>
              <w:rPr>
                <w:ins w:id="16942" w:author="Thomas Dietz" w:date="2012-08-13T14:26:00Z"/>
              </w:rPr>
            </w:pPr>
            <w:ins w:id="16943" w:author="Thomas Dietz" w:date="2012-08-13T14:26:00Z">
              <w:r>
                <w:t xml:space="preserve">            &lt;xs:enumeration value="asymmetric"/&gt;</w:t>
              </w:r>
            </w:ins>
          </w:p>
          <w:p w14:paraId="5C154DAC" w14:textId="77777777" w:rsidR="00766893" w:rsidRDefault="00766893" w:rsidP="00766893">
            <w:pPr>
              <w:pStyle w:val="XML1"/>
              <w:rPr>
                <w:ins w:id="16944" w:author="Thomas Dietz" w:date="2012-08-13T14:26:00Z"/>
              </w:rPr>
            </w:pPr>
            <w:ins w:id="16945" w:author="Thomas Dietz" w:date="2012-08-13T14:26:00Z">
              <w:r>
                <w:t xml:space="preserve">          &lt;/xs:restriction&gt;</w:t>
              </w:r>
            </w:ins>
          </w:p>
          <w:p w14:paraId="38519700" w14:textId="77777777" w:rsidR="00766893" w:rsidRDefault="00766893" w:rsidP="00766893">
            <w:pPr>
              <w:pStyle w:val="XML1"/>
              <w:rPr>
                <w:ins w:id="16946" w:author="Thomas Dietz" w:date="2012-08-13T14:26:00Z"/>
              </w:rPr>
            </w:pPr>
            <w:ins w:id="16947" w:author="Thomas Dietz" w:date="2012-08-13T14:26:00Z">
              <w:r>
                <w:t xml:space="preserve">        &lt;/xs:simpleType&gt;</w:t>
              </w:r>
            </w:ins>
          </w:p>
          <w:p w14:paraId="2D1ABAD6" w14:textId="77777777" w:rsidR="00766893" w:rsidRDefault="00766893" w:rsidP="00766893">
            <w:pPr>
              <w:pStyle w:val="XML1"/>
              <w:rPr>
                <w:ins w:id="16948" w:author="Thomas Dietz" w:date="2012-08-13T14:26:00Z"/>
              </w:rPr>
            </w:pPr>
            <w:ins w:id="16949" w:author="Thomas Dietz" w:date="2012-08-13T14:26:00Z">
              <w:r>
                <w:t xml:space="preserve">      &lt;/xs:element&gt;</w:t>
              </w:r>
            </w:ins>
          </w:p>
          <w:p w14:paraId="757E636E" w14:textId="77777777" w:rsidR="00766893" w:rsidRDefault="00766893" w:rsidP="00766893">
            <w:pPr>
              <w:pStyle w:val="XML1"/>
              <w:rPr>
                <w:ins w:id="16950" w:author="Thomas Dietz" w:date="2012-08-13T14:26:00Z"/>
              </w:rPr>
            </w:pPr>
            <w:ins w:id="16951" w:author="Thomas Dietz" w:date="2012-08-13T14:26:00Z">
              <w:r>
                <w:t xml:space="preserve">    &lt;/xs:sequence&gt;</w:t>
              </w:r>
            </w:ins>
          </w:p>
          <w:p w14:paraId="3E08CC19" w14:textId="77777777" w:rsidR="00766893" w:rsidRDefault="00766893" w:rsidP="00766893">
            <w:pPr>
              <w:pStyle w:val="XML1"/>
              <w:rPr>
                <w:ins w:id="16952" w:author="Thomas Dietz" w:date="2012-08-13T14:28:00Z"/>
              </w:rPr>
            </w:pPr>
            <w:ins w:id="16953" w:author="Thomas Dietz" w:date="2012-08-13T14:26:00Z">
              <w:r>
                <w:lastRenderedPageBreak/>
                <w:t xml:space="preserve">  &lt;/xs:group&gt;</w:t>
              </w:r>
            </w:ins>
          </w:p>
          <w:p w14:paraId="4B409674" w14:textId="77777777" w:rsidR="00766893" w:rsidRDefault="00766893" w:rsidP="00766893">
            <w:pPr>
              <w:pStyle w:val="XML1"/>
              <w:rPr>
                <w:ins w:id="16954" w:author="Thomas Dietz" w:date="2012-08-13T14:28:00Z"/>
              </w:rPr>
            </w:pPr>
          </w:p>
          <w:p w14:paraId="6303833C" w14:textId="77777777" w:rsidR="00766893" w:rsidRDefault="00766893" w:rsidP="00766893">
            <w:pPr>
              <w:pStyle w:val="XML1"/>
              <w:rPr>
                <w:ins w:id="16955" w:author="Thomas Dietz" w:date="2012-08-13T14:28:00Z"/>
              </w:rPr>
            </w:pPr>
            <w:ins w:id="16956" w:author="Thomas Dietz" w:date="2012-08-13T14:28:00Z">
              <w:r>
                <w:t xml:space="preserve">  &lt;xs:simpleType name="OFPortRateType"&gt;</w:t>
              </w:r>
            </w:ins>
          </w:p>
          <w:p w14:paraId="18CE70E3" w14:textId="77777777" w:rsidR="00766893" w:rsidRDefault="00766893" w:rsidP="00766893">
            <w:pPr>
              <w:pStyle w:val="XML1"/>
              <w:rPr>
                <w:ins w:id="16957" w:author="Thomas Dietz" w:date="2012-08-13T14:28:00Z"/>
              </w:rPr>
            </w:pPr>
            <w:ins w:id="16958" w:author="Thomas Dietz" w:date="2012-08-13T14:28:00Z">
              <w:r>
                <w:t xml:space="preserve">    &lt;xs:annotation&gt;</w:t>
              </w:r>
            </w:ins>
          </w:p>
          <w:p w14:paraId="42CD7102" w14:textId="77777777" w:rsidR="00766893" w:rsidRDefault="00766893" w:rsidP="00766893">
            <w:pPr>
              <w:pStyle w:val="XML1"/>
              <w:rPr>
                <w:ins w:id="16959" w:author="Thomas Dietz" w:date="2012-08-13T14:28:00Z"/>
              </w:rPr>
            </w:pPr>
            <w:ins w:id="16960" w:author="Thomas Dietz" w:date="2012-08-13T14:28:00Z">
              <w:r>
                <w:t xml:space="preserve">      &lt;xs:documentation&gt;</w:t>
              </w:r>
            </w:ins>
          </w:p>
          <w:p w14:paraId="5E752A93" w14:textId="77777777" w:rsidR="00766893" w:rsidRDefault="00766893" w:rsidP="00766893">
            <w:pPr>
              <w:pStyle w:val="XML1"/>
              <w:rPr>
                <w:ins w:id="16961" w:author="Thomas Dietz" w:date="2012-08-13T14:28:00Z"/>
              </w:rPr>
            </w:pPr>
            <w:ins w:id="16962" w:author="Thomas Dietz" w:date="2012-08-13T14:28:00Z">
              <w:r>
                <w:t xml:space="preserve">        Type to specify the rate of a port including the</w:t>
              </w:r>
            </w:ins>
          </w:p>
          <w:p w14:paraId="4FEF22DE" w14:textId="77777777" w:rsidR="00766893" w:rsidRDefault="00766893" w:rsidP="00766893">
            <w:pPr>
              <w:pStyle w:val="XML1"/>
              <w:rPr>
                <w:ins w:id="16963" w:author="Thomas Dietz" w:date="2012-08-13T14:28:00Z"/>
              </w:rPr>
            </w:pPr>
            <w:ins w:id="16964" w:author="Thomas Dietz" w:date="2012-08-13T14:28:00Z">
              <w:r>
                <w:t xml:space="preserve">        duplex transmission feature. Possible rates are 10Mb, 100Mb,</w:t>
              </w:r>
            </w:ins>
          </w:p>
          <w:p w14:paraId="241973D8" w14:textId="77777777" w:rsidR="00766893" w:rsidRDefault="00766893" w:rsidP="00766893">
            <w:pPr>
              <w:pStyle w:val="XML1"/>
              <w:rPr>
                <w:ins w:id="16965" w:author="Thomas Dietz" w:date="2012-08-13T14:28:00Z"/>
              </w:rPr>
            </w:pPr>
            <w:ins w:id="16966" w:author="Thomas Dietz" w:date="2012-08-13T14:28:00Z">
              <w:r>
                <w:t xml:space="preserve">        1Gb, 10Gb, 40Gb, 100Gb, 1Tb or other. Rates of 10Mb, 100Mb</w:t>
              </w:r>
            </w:ins>
          </w:p>
          <w:p w14:paraId="7F7DED19" w14:textId="77777777" w:rsidR="00766893" w:rsidRDefault="00766893" w:rsidP="00766893">
            <w:pPr>
              <w:pStyle w:val="XML1"/>
              <w:rPr>
                <w:ins w:id="16967" w:author="Thomas Dietz" w:date="2012-08-13T14:28:00Z"/>
              </w:rPr>
            </w:pPr>
            <w:ins w:id="16968" w:author="Thomas Dietz" w:date="2012-08-13T14:28:00Z">
              <w:r>
                <w:t xml:space="preserve">        and 1 Gb can support half or full duplex transmission.</w:t>
              </w:r>
            </w:ins>
          </w:p>
          <w:p w14:paraId="1CFDCACD" w14:textId="77777777" w:rsidR="00766893" w:rsidRDefault="00766893" w:rsidP="00766893">
            <w:pPr>
              <w:pStyle w:val="XML1"/>
              <w:rPr>
                <w:ins w:id="16969" w:author="Thomas Dietz" w:date="2012-08-13T14:28:00Z"/>
              </w:rPr>
            </w:pPr>
            <w:ins w:id="16970" w:author="Thomas Dietz" w:date="2012-08-13T14:28:00Z">
              <w:r>
                <w:t xml:space="preserve">      &lt;/xs:documentation&gt;</w:t>
              </w:r>
            </w:ins>
          </w:p>
          <w:p w14:paraId="4F59D18B" w14:textId="77777777" w:rsidR="00766893" w:rsidRDefault="00766893" w:rsidP="00766893">
            <w:pPr>
              <w:pStyle w:val="XML1"/>
              <w:rPr>
                <w:ins w:id="16971" w:author="Thomas Dietz" w:date="2012-08-13T14:28:00Z"/>
              </w:rPr>
            </w:pPr>
            <w:ins w:id="16972" w:author="Thomas Dietz" w:date="2012-08-13T14:28:00Z">
              <w:r>
                <w:t xml:space="preserve">    &lt;/xs:annotation&gt;</w:t>
              </w:r>
            </w:ins>
          </w:p>
          <w:p w14:paraId="43C8AEBE" w14:textId="77777777" w:rsidR="00766893" w:rsidRDefault="00766893" w:rsidP="00766893">
            <w:pPr>
              <w:pStyle w:val="XML1"/>
              <w:rPr>
                <w:ins w:id="16973" w:author="Thomas Dietz" w:date="2012-08-13T14:28:00Z"/>
              </w:rPr>
            </w:pPr>
          </w:p>
          <w:p w14:paraId="04E4826C" w14:textId="77777777" w:rsidR="00766893" w:rsidRDefault="00766893" w:rsidP="00766893">
            <w:pPr>
              <w:pStyle w:val="XML1"/>
              <w:rPr>
                <w:ins w:id="16974" w:author="Thomas Dietz" w:date="2012-08-13T14:28:00Z"/>
              </w:rPr>
            </w:pPr>
            <w:ins w:id="16975" w:author="Thomas Dietz" w:date="2012-08-13T14:28:00Z">
              <w:r>
                <w:t xml:space="preserve">    &lt;xs:restriction base="xs:string"&gt;</w:t>
              </w:r>
            </w:ins>
          </w:p>
          <w:p w14:paraId="4D6C2314" w14:textId="77777777" w:rsidR="00766893" w:rsidRDefault="00766893" w:rsidP="00766893">
            <w:pPr>
              <w:pStyle w:val="XML1"/>
              <w:rPr>
                <w:ins w:id="16976" w:author="Thomas Dietz" w:date="2012-08-13T14:28:00Z"/>
              </w:rPr>
            </w:pPr>
            <w:ins w:id="16977" w:author="Thomas Dietz" w:date="2012-08-13T14:28:00Z">
              <w:r>
                <w:t xml:space="preserve">      &lt;xs:enumeration value="10Mb-HD"/&gt;</w:t>
              </w:r>
            </w:ins>
          </w:p>
          <w:p w14:paraId="488A98CC" w14:textId="77777777" w:rsidR="00766893" w:rsidRDefault="00766893" w:rsidP="00766893">
            <w:pPr>
              <w:pStyle w:val="XML1"/>
              <w:rPr>
                <w:ins w:id="16978" w:author="Thomas Dietz" w:date="2012-08-13T14:28:00Z"/>
              </w:rPr>
            </w:pPr>
            <w:ins w:id="16979" w:author="Thomas Dietz" w:date="2012-08-13T14:28:00Z">
              <w:r>
                <w:t xml:space="preserve">      &lt;xs:enumeration value="10Mb-FD"/&gt;</w:t>
              </w:r>
            </w:ins>
          </w:p>
          <w:p w14:paraId="08149E7B" w14:textId="77777777" w:rsidR="00766893" w:rsidRDefault="00766893" w:rsidP="00766893">
            <w:pPr>
              <w:pStyle w:val="XML1"/>
              <w:rPr>
                <w:ins w:id="16980" w:author="Thomas Dietz" w:date="2012-08-13T14:28:00Z"/>
              </w:rPr>
            </w:pPr>
            <w:ins w:id="16981" w:author="Thomas Dietz" w:date="2012-08-13T14:28:00Z">
              <w:r>
                <w:t xml:space="preserve">      &lt;xs:enumeration value="100Mb-HD"/&gt;</w:t>
              </w:r>
            </w:ins>
          </w:p>
          <w:p w14:paraId="1A109C65" w14:textId="77777777" w:rsidR="00766893" w:rsidRDefault="00766893" w:rsidP="00766893">
            <w:pPr>
              <w:pStyle w:val="XML1"/>
              <w:rPr>
                <w:ins w:id="16982" w:author="Thomas Dietz" w:date="2012-08-13T14:28:00Z"/>
              </w:rPr>
            </w:pPr>
            <w:ins w:id="16983" w:author="Thomas Dietz" w:date="2012-08-13T14:28:00Z">
              <w:r>
                <w:t xml:space="preserve">      &lt;xs:enumeration value="100Mb-FD"/&gt;</w:t>
              </w:r>
            </w:ins>
          </w:p>
          <w:p w14:paraId="0A4C7BA7" w14:textId="77777777" w:rsidR="00766893" w:rsidRDefault="00766893" w:rsidP="00766893">
            <w:pPr>
              <w:pStyle w:val="XML1"/>
              <w:rPr>
                <w:ins w:id="16984" w:author="Thomas Dietz" w:date="2012-08-13T14:28:00Z"/>
              </w:rPr>
            </w:pPr>
            <w:ins w:id="16985" w:author="Thomas Dietz" w:date="2012-08-13T14:28:00Z">
              <w:r>
                <w:t xml:space="preserve">      &lt;xs:enumeration value="1Gb-HD"/&gt;</w:t>
              </w:r>
            </w:ins>
          </w:p>
          <w:p w14:paraId="3330688C" w14:textId="77777777" w:rsidR="00766893" w:rsidRDefault="00766893" w:rsidP="00766893">
            <w:pPr>
              <w:pStyle w:val="XML1"/>
              <w:rPr>
                <w:ins w:id="16986" w:author="Thomas Dietz" w:date="2012-08-13T14:28:00Z"/>
              </w:rPr>
            </w:pPr>
            <w:ins w:id="16987" w:author="Thomas Dietz" w:date="2012-08-13T14:28:00Z">
              <w:r>
                <w:t xml:space="preserve">      &lt;xs:enumeration value="1Gb-FD"/&gt;</w:t>
              </w:r>
            </w:ins>
          </w:p>
          <w:p w14:paraId="63278325" w14:textId="77777777" w:rsidR="00766893" w:rsidRDefault="00766893" w:rsidP="00766893">
            <w:pPr>
              <w:pStyle w:val="XML1"/>
              <w:rPr>
                <w:ins w:id="16988" w:author="Thomas Dietz" w:date="2012-08-13T14:28:00Z"/>
              </w:rPr>
            </w:pPr>
            <w:ins w:id="16989" w:author="Thomas Dietz" w:date="2012-08-13T14:28:00Z">
              <w:r>
                <w:t xml:space="preserve">      &lt;xs:enumeration value="10Gb"/&gt;</w:t>
              </w:r>
            </w:ins>
          </w:p>
          <w:p w14:paraId="7DDF1CCC" w14:textId="77777777" w:rsidR="00766893" w:rsidRDefault="00766893" w:rsidP="00766893">
            <w:pPr>
              <w:pStyle w:val="XML1"/>
              <w:rPr>
                <w:ins w:id="16990" w:author="Thomas Dietz" w:date="2012-08-13T14:28:00Z"/>
              </w:rPr>
            </w:pPr>
            <w:ins w:id="16991" w:author="Thomas Dietz" w:date="2012-08-13T14:28:00Z">
              <w:r>
                <w:t xml:space="preserve">      &lt;xs:enumeration value="40Gb"/&gt;</w:t>
              </w:r>
            </w:ins>
          </w:p>
          <w:p w14:paraId="7360AFB3" w14:textId="77777777" w:rsidR="00766893" w:rsidRDefault="00766893" w:rsidP="00766893">
            <w:pPr>
              <w:pStyle w:val="XML1"/>
              <w:rPr>
                <w:ins w:id="16992" w:author="Thomas Dietz" w:date="2012-08-13T14:28:00Z"/>
              </w:rPr>
            </w:pPr>
            <w:ins w:id="16993" w:author="Thomas Dietz" w:date="2012-08-13T14:28:00Z">
              <w:r>
                <w:t xml:space="preserve">      &lt;xs:enumeration value="100Gb"/&gt;</w:t>
              </w:r>
            </w:ins>
          </w:p>
          <w:p w14:paraId="5F414DF4" w14:textId="77777777" w:rsidR="00766893" w:rsidRDefault="00766893" w:rsidP="00766893">
            <w:pPr>
              <w:pStyle w:val="XML1"/>
              <w:rPr>
                <w:ins w:id="16994" w:author="Thomas Dietz" w:date="2012-08-13T14:28:00Z"/>
              </w:rPr>
            </w:pPr>
            <w:ins w:id="16995" w:author="Thomas Dietz" w:date="2012-08-13T14:28:00Z">
              <w:r>
                <w:t xml:space="preserve">      &lt;xs:enumeration value="1Tb"/&gt;</w:t>
              </w:r>
            </w:ins>
          </w:p>
          <w:p w14:paraId="67586114" w14:textId="77777777" w:rsidR="00766893" w:rsidRDefault="00766893" w:rsidP="00766893">
            <w:pPr>
              <w:pStyle w:val="XML1"/>
              <w:rPr>
                <w:ins w:id="16996" w:author="Thomas Dietz" w:date="2012-08-13T14:28:00Z"/>
              </w:rPr>
            </w:pPr>
            <w:ins w:id="16997" w:author="Thomas Dietz" w:date="2012-08-13T14:28:00Z">
              <w:r>
                <w:t xml:space="preserve">      &lt;xs:enumeration value="other"/&gt;</w:t>
              </w:r>
            </w:ins>
          </w:p>
          <w:p w14:paraId="44913B7E" w14:textId="77777777" w:rsidR="00766893" w:rsidRDefault="00766893" w:rsidP="00766893">
            <w:pPr>
              <w:pStyle w:val="XML1"/>
              <w:rPr>
                <w:ins w:id="16998" w:author="Thomas Dietz" w:date="2012-08-13T14:28:00Z"/>
              </w:rPr>
            </w:pPr>
            <w:ins w:id="16999" w:author="Thomas Dietz" w:date="2012-08-13T14:28:00Z">
              <w:r>
                <w:t xml:space="preserve">    &lt;/xs:restriction&gt;</w:t>
              </w:r>
            </w:ins>
          </w:p>
          <w:p w14:paraId="0C3CB238" w14:textId="12A43AF3" w:rsidR="0094763A" w:rsidRPr="009F1B7D" w:rsidDel="00766893" w:rsidRDefault="00766893" w:rsidP="00766893">
            <w:pPr>
              <w:pStyle w:val="XML1"/>
              <w:rPr>
                <w:del w:id="17000" w:author="Thomas Dietz" w:date="2012-08-13T14:26:00Z"/>
              </w:rPr>
            </w:pPr>
            <w:ins w:id="17001" w:author="Thomas Dietz" w:date="2012-08-13T14:28:00Z">
              <w:r>
                <w:t xml:space="preserve">  &lt;/xs:simpleType&gt;</w:t>
              </w:r>
            </w:ins>
            <w:del w:id="17002" w:author="Thomas Dietz" w:date="2012-08-13T14:26:00Z">
              <w:r w:rsidR="0094763A" w:rsidRPr="009F1B7D" w:rsidDel="00766893">
                <w:delText>&lt;xs:simpleType name="OFPortRateType"&gt;</w:delText>
              </w:r>
            </w:del>
          </w:p>
          <w:p w14:paraId="0F8DBC6E" w14:textId="73A82E5E" w:rsidR="0094763A" w:rsidRPr="009F1B7D" w:rsidDel="00766893" w:rsidRDefault="0094763A" w:rsidP="00011096">
            <w:pPr>
              <w:pStyle w:val="XML2"/>
              <w:rPr>
                <w:del w:id="17003" w:author="Thomas Dietz" w:date="2012-08-13T14:26:00Z"/>
              </w:rPr>
            </w:pPr>
            <w:del w:id="17004" w:author="Thomas Dietz" w:date="2012-08-13T14:26:00Z">
              <w:r w:rsidRPr="009F1B7D" w:rsidDel="00766893">
                <w:delText>&lt;xs:restriction base="xs:string"&gt;</w:delText>
              </w:r>
            </w:del>
          </w:p>
          <w:p w14:paraId="4B828744" w14:textId="1607C34A" w:rsidR="0094763A" w:rsidRPr="009F1B7D" w:rsidDel="00766893" w:rsidRDefault="0094763A" w:rsidP="00011096">
            <w:pPr>
              <w:pStyle w:val="XML3"/>
              <w:rPr>
                <w:del w:id="17005" w:author="Thomas Dietz" w:date="2012-08-13T14:26:00Z"/>
              </w:rPr>
            </w:pPr>
            <w:del w:id="17006" w:author="Thomas Dietz" w:date="2012-08-13T14:26:00Z">
              <w:r w:rsidRPr="009F1B7D" w:rsidDel="00766893">
                <w:delText>&lt;xs:enumeration value="10Mb-HD"/&gt;</w:delText>
              </w:r>
            </w:del>
          </w:p>
          <w:p w14:paraId="698C18F3" w14:textId="42DB9A04" w:rsidR="0094763A" w:rsidRPr="009F1B7D" w:rsidDel="00766893" w:rsidRDefault="0094763A" w:rsidP="00011096">
            <w:pPr>
              <w:pStyle w:val="XML3"/>
              <w:rPr>
                <w:del w:id="17007" w:author="Thomas Dietz" w:date="2012-08-13T14:26:00Z"/>
              </w:rPr>
            </w:pPr>
            <w:del w:id="17008" w:author="Thomas Dietz" w:date="2012-08-13T14:26:00Z">
              <w:r w:rsidRPr="009F1B7D" w:rsidDel="00766893">
                <w:delText>&lt;xs:enumeration value="10Mb-FD"/&gt;</w:delText>
              </w:r>
            </w:del>
          </w:p>
          <w:p w14:paraId="3EA61152" w14:textId="7DB064C4" w:rsidR="0094763A" w:rsidRPr="009F1B7D" w:rsidDel="00766893" w:rsidRDefault="0094763A" w:rsidP="00011096">
            <w:pPr>
              <w:pStyle w:val="XML3"/>
              <w:rPr>
                <w:del w:id="17009" w:author="Thomas Dietz" w:date="2012-08-13T14:26:00Z"/>
              </w:rPr>
            </w:pPr>
            <w:del w:id="17010" w:author="Thomas Dietz" w:date="2012-08-13T14:26:00Z">
              <w:r w:rsidRPr="009F1B7D" w:rsidDel="00766893">
                <w:delText>&lt;xs:enumeration value="100Mb-HD"/&gt;</w:delText>
              </w:r>
            </w:del>
          </w:p>
          <w:p w14:paraId="03F357FA" w14:textId="7316A0D2" w:rsidR="0094763A" w:rsidRPr="009F1B7D" w:rsidDel="00766893" w:rsidRDefault="0094763A" w:rsidP="00011096">
            <w:pPr>
              <w:pStyle w:val="XML3"/>
              <w:rPr>
                <w:del w:id="17011" w:author="Thomas Dietz" w:date="2012-08-13T14:26:00Z"/>
              </w:rPr>
            </w:pPr>
            <w:del w:id="17012" w:author="Thomas Dietz" w:date="2012-08-13T14:26:00Z">
              <w:r w:rsidRPr="009F1B7D" w:rsidDel="00766893">
                <w:delText>&lt;xs:enumeration value="100Mb-FD"/&gt;</w:delText>
              </w:r>
            </w:del>
          </w:p>
          <w:p w14:paraId="2982B57D" w14:textId="46248E9A" w:rsidR="0094763A" w:rsidRPr="009F1B7D" w:rsidDel="00766893" w:rsidRDefault="0094763A" w:rsidP="00011096">
            <w:pPr>
              <w:pStyle w:val="XML3"/>
              <w:rPr>
                <w:del w:id="17013" w:author="Thomas Dietz" w:date="2012-08-13T14:26:00Z"/>
              </w:rPr>
            </w:pPr>
            <w:del w:id="17014" w:author="Thomas Dietz" w:date="2012-08-13T14:26:00Z">
              <w:r w:rsidRPr="009F1B7D" w:rsidDel="00766893">
                <w:delText>&lt;xs:enumeration value="1Gb-HD"/&gt;</w:delText>
              </w:r>
            </w:del>
          </w:p>
          <w:p w14:paraId="16794192" w14:textId="037F7C98" w:rsidR="0094763A" w:rsidRPr="009F1B7D" w:rsidDel="00766893" w:rsidRDefault="0094763A" w:rsidP="00011096">
            <w:pPr>
              <w:pStyle w:val="XML3"/>
              <w:rPr>
                <w:del w:id="17015" w:author="Thomas Dietz" w:date="2012-08-13T14:26:00Z"/>
              </w:rPr>
            </w:pPr>
            <w:del w:id="17016" w:author="Thomas Dietz" w:date="2012-08-13T14:26:00Z">
              <w:r w:rsidRPr="009F1B7D" w:rsidDel="00766893">
                <w:delText>&lt;xs:enumeration value="1Gb-FD"/&gt;</w:delText>
              </w:r>
            </w:del>
          </w:p>
          <w:p w14:paraId="44D54A9E" w14:textId="4CDB941B" w:rsidR="0094763A" w:rsidRPr="009F1B7D" w:rsidDel="00766893" w:rsidRDefault="0094763A" w:rsidP="00011096">
            <w:pPr>
              <w:pStyle w:val="XML3"/>
              <w:rPr>
                <w:del w:id="17017" w:author="Thomas Dietz" w:date="2012-08-13T14:26:00Z"/>
              </w:rPr>
            </w:pPr>
            <w:del w:id="17018" w:author="Thomas Dietz" w:date="2012-08-13T14:26:00Z">
              <w:r w:rsidRPr="009F1B7D" w:rsidDel="00766893">
                <w:delText>&lt;xs:enumeration value="1 Tb"/&gt;</w:delText>
              </w:r>
            </w:del>
          </w:p>
          <w:p w14:paraId="459C5B4D" w14:textId="54ACC30F" w:rsidR="0094763A" w:rsidRPr="009F1B7D" w:rsidDel="00766893" w:rsidRDefault="0094763A" w:rsidP="00011096">
            <w:pPr>
              <w:pStyle w:val="XML3"/>
              <w:rPr>
                <w:del w:id="17019" w:author="Thomas Dietz" w:date="2012-08-13T14:26:00Z"/>
              </w:rPr>
            </w:pPr>
            <w:del w:id="17020" w:author="Thomas Dietz" w:date="2012-08-13T14:26:00Z">
              <w:r w:rsidRPr="009F1B7D" w:rsidDel="00766893">
                <w:delText>&lt;xs:enumeration value="Other"/&gt;</w:delText>
              </w:r>
            </w:del>
          </w:p>
          <w:p w14:paraId="1A6772E4" w14:textId="02C40160" w:rsidR="0094763A" w:rsidRPr="009F1B7D" w:rsidDel="00766893" w:rsidRDefault="0094763A" w:rsidP="00011096">
            <w:pPr>
              <w:pStyle w:val="XML2"/>
              <w:rPr>
                <w:del w:id="17021" w:author="Thomas Dietz" w:date="2012-08-13T14:26:00Z"/>
              </w:rPr>
            </w:pPr>
            <w:del w:id="17022" w:author="Thomas Dietz" w:date="2012-08-13T14:26:00Z">
              <w:r w:rsidRPr="009F1B7D" w:rsidDel="00766893">
                <w:delText>&lt;/xs:restriction&gt;</w:delText>
              </w:r>
            </w:del>
          </w:p>
          <w:p w14:paraId="0DAF471C" w14:textId="34757B12" w:rsidR="0094763A" w:rsidRPr="009F1B7D" w:rsidDel="00766893" w:rsidRDefault="0094763A" w:rsidP="00011096">
            <w:pPr>
              <w:pStyle w:val="XML1"/>
              <w:rPr>
                <w:del w:id="17023" w:author="Thomas Dietz" w:date="2012-08-13T14:26:00Z"/>
              </w:rPr>
            </w:pPr>
            <w:del w:id="17024" w:author="Thomas Dietz" w:date="2012-08-13T14:26:00Z">
              <w:r w:rsidRPr="009F1B7D" w:rsidDel="00766893">
                <w:delText>&lt;/xs:simpleType&gt;</w:delText>
              </w:r>
            </w:del>
          </w:p>
          <w:p w14:paraId="1847AC14" w14:textId="19FF280D" w:rsidR="0094763A" w:rsidRPr="009F1B7D" w:rsidDel="00766893" w:rsidRDefault="0094763A" w:rsidP="00011096">
            <w:pPr>
              <w:pStyle w:val="XML1"/>
              <w:rPr>
                <w:del w:id="17025" w:author="Thomas Dietz" w:date="2012-08-13T14:26:00Z"/>
              </w:rPr>
            </w:pPr>
          </w:p>
          <w:p w14:paraId="10A149DE" w14:textId="6CB04247" w:rsidR="0094763A" w:rsidRPr="009F1B7D" w:rsidDel="00766893" w:rsidRDefault="0094763A" w:rsidP="00011096">
            <w:pPr>
              <w:pStyle w:val="XML1"/>
              <w:rPr>
                <w:del w:id="17026" w:author="Thomas Dietz" w:date="2012-08-13T14:26:00Z"/>
              </w:rPr>
            </w:pPr>
            <w:del w:id="17027" w:author="Thomas Dietz" w:date="2012-08-13T14:26:00Z">
              <w:r w:rsidRPr="009F1B7D" w:rsidDel="00766893">
                <w:delText>&lt;xs:simpleType name="OFPortAutoNegotiateType"&gt;</w:delText>
              </w:r>
            </w:del>
          </w:p>
          <w:p w14:paraId="169B91E2" w14:textId="40EB898A" w:rsidR="0094763A" w:rsidRPr="009F1B7D" w:rsidDel="00766893" w:rsidRDefault="0094763A" w:rsidP="00011096">
            <w:pPr>
              <w:pStyle w:val="XML2"/>
              <w:rPr>
                <w:del w:id="17028" w:author="Thomas Dietz" w:date="2012-08-13T14:26:00Z"/>
              </w:rPr>
            </w:pPr>
            <w:del w:id="17029" w:author="Thomas Dietz" w:date="2012-08-13T14:26:00Z">
              <w:r w:rsidRPr="009F1B7D" w:rsidDel="00766893">
                <w:delText>&lt;xs:restriction base="xs:string"&gt;</w:delText>
              </w:r>
            </w:del>
          </w:p>
          <w:p w14:paraId="69384279" w14:textId="2708549E" w:rsidR="0094763A" w:rsidRPr="009F1B7D" w:rsidDel="00766893" w:rsidRDefault="0094763A" w:rsidP="00011096">
            <w:pPr>
              <w:pStyle w:val="XML3"/>
              <w:rPr>
                <w:del w:id="17030" w:author="Thomas Dietz" w:date="2012-08-13T14:26:00Z"/>
              </w:rPr>
            </w:pPr>
            <w:del w:id="17031" w:author="Thomas Dietz" w:date="2012-08-13T14:26:00Z">
              <w:r w:rsidRPr="009F1B7D" w:rsidDel="00766893">
                <w:delText>&lt;xs:enumeration value="enabled"/&gt;</w:delText>
              </w:r>
            </w:del>
          </w:p>
          <w:p w14:paraId="2E5AFEB7" w14:textId="05A2F0F1" w:rsidR="0094763A" w:rsidRPr="009F1B7D" w:rsidDel="00766893" w:rsidRDefault="0094763A" w:rsidP="00011096">
            <w:pPr>
              <w:pStyle w:val="XML3"/>
              <w:rPr>
                <w:del w:id="17032" w:author="Thomas Dietz" w:date="2012-08-13T14:26:00Z"/>
              </w:rPr>
            </w:pPr>
            <w:del w:id="17033" w:author="Thomas Dietz" w:date="2012-08-13T14:26:00Z">
              <w:r w:rsidRPr="009F1B7D" w:rsidDel="00766893">
                <w:delText>&lt;xs:enumeration value="disabled"/&gt;</w:delText>
              </w:r>
            </w:del>
          </w:p>
          <w:p w14:paraId="73EA7563" w14:textId="57020239" w:rsidR="0094763A" w:rsidRPr="009F1B7D" w:rsidDel="00766893" w:rsidRDefault="0094763A" w:rsidP="00011096">
            <w:pPr>
              <w:pStyle w:val="XML2"/>
              <w:rPr>
                <w:del w:id="17034" w:author="Thomas Dietz" w:date="2012-08-13T14:26:00Z"/>
              </w:rPr>
            </w:pPr>
            <w:del w:id="17035" w:author="Thomas Dietz" w:date="2012-08-13T14:26:00Z">
              <w:r w:rsidRPr="009F1B7D" w:rsidDel="00766893">
                <w:delText>&lt;/xs:restriction&gt;</w:delText>
              </w:r>
            </w:del>
          </w:p>
          <w:p w14:paraId="04A65F0A" w14:textId="031C3926" w:rsidR="0094763A" w:rsidRPr="009F1B7D" w:rsidDel="00766893" w:rsidRDefault="0094763A" w:rsidP="00011096">
            <w:pPr>
              <w:pStyle w:val="XML1"/>
              <w:rPr>
                <w:del w:id="17036" w:author="Thomas Dietz" w:date="2012-08-13T14:26:00Z"/>
              </w:rPr>
            </w:pPr>
            <w:del w:id="17037" w:author="Thomas Dietz" w:date="2012-08-13T14:26:00Z">
              <w:r w:rsidRPr="009F1B7D" w:rsidDel="00766893">
                <w:delText>&lt;/xs:simpleType&gt;</w:delText>
              </w:r>
            </w:del>
          </w:p>
          <w:p w14:paraId="7D98B0B6" w14:textId="6CC9249E" w:rsidR="0094763A" w:rsidRPr="009F1B7D" w:rsidDel="00766893" w:rsidRDefault="0094763A" w:rsidP="00011096">
            <w:pPr>
              <w:pStyle w:val="XML1"/>
              <w:rPr>
                <w:del w:id="17038" w:author="Thomas Dietz" w:date="2012-08-13T14:26:00Z"/>
              </w:rPr>
            </w:pPr>
          </w:p>
          <w:p w14:paraId="65C02B27" w14:textId="2DCE833F" w:rsidR="0094763A" w:rsidRPr="009F1B7D" w:rsidDel="00766893" w:rsidRDefault="0094763A" w:rsidP="00011096">
            <w:pPr>
              <w:pStyle w:val="XML1"/>
              <w:rPr>
                <w:del w:id="17039" w:author="Thomas Dietz" w:date="2012-08-13T14:26:00Z"/>
              </w:rPr>
            </w:pPr>
            <w:del w:id="17040" w:author="Thomas Dietz" w:date="2012-08-13T14:26:00Z">
              <w:r w:rsidRPr="009F1B7D" w:rsidDel="00766893">
                <w:delText>&lt;xs:simpleType name="OFPortMediumType"&gt;</w:delText>
              </w:r>
            </w:del>
          </w:p>
          <w:p w14:paraId="18446CE2" w14:textId="668DD37D" w:rsidR="0094763A" w:rsidRPr="009F1B7D" w:rsidDel="00766893" w:rsidRDefault="0094763A" w:rsidP="00011096">
            <w:pPr>
              <w:pStyle w:val="XML2"/>
              <w:rPr>
                <w:del w:id="17041" w:author="Thomas Dietz" w:date="2012-08-13T14:26:00Z"/>
              </w:rPr>
            </w:pPr>
            <w:del w:id="17042" w:author="Thomas Dietz" w:date="2012-08-13T14:26:00Z">
              <w:r w:rsidRPr="009F1B7D" w:rsidDel="00766893">
                <w:delText>&lt;xs:restriction base="xs:string"&gt;</w:delText>
              </w:r>
            </w:del>
          </w:p>
          <w:p w14:paraId="1411DB4B" w14:textId="69F746D0" w:rsidR="0094763A" w:rsidRPr="009F1B7D" w:rsidDel="00766893" w:rsidRDefault="0094763A" w:rsidP="00011096">
            <w:pPr>
              <w:pStyle w:val="XML3"/>
              <w:rPr>
                <w:del w:id="17043" w:author="Thomas Dietz" w:date="2012-08-13T14:26:00Z"/>
              </w:rPr>
            </w:pPr>
            <w:del w:id="17044" w:author="Thomas Dietz" w:date="2012-08-13T14:26:00Z">
              <w:r w:rsidRPr="009F1B7D" w:rsidDel="00766893">
                <w:delText>&lt;xs:enumeration value="copper"/&gt;</w:delText>
              </w:r>
            </w:del>
          </w:p>
          <w:p w14:paraId="0C1680C6" w14:textId="4E6482B0" w:rsidR="0094763A" w:rsidRPr="009F1B7D" w:rsidDel="00766893" w:rsidRDefault="0094763A" w:rsidP="00011096">
            <w:pPr>
              <w:pStyle w:val="XML3"/>
              <w:rPr>
                <w:del w:id="17045" w:author="Thomas Dietz" w:date="2012-08-13T14:26:00Z"/>
              </w:rPr>
            </w:pPr>
            <w:del w:id="17046" w:author="Thomas Dietz" w:date="2012-08-13T14:26:00Z">
              <w:r w:rsidRPr="009F1B7D" w:rsidDel="00766893">
                <w:delText>&lt;xs:enumeration value="fiber"/&gt;</w:delText>
              </w:r>
            </w:del>
          </w:p>
          <w:p w14:paraId="5656EC11" w14:textId="00F66DB6" w:rsidR="0094763A" w:rsidRPr="009F1B7D" w:rsidDel="00766893" w:rsidRDefault="0094763A" w:rsidP="00011096">
            <w:pPr>
              <w:pStyle w:val="XML3"/>
              <w:rPr>
                <w:del w:id="17047" w:author="Thomas Dietz" w:date="2012-08-13T14:26:00Z"/>
              </w:rPr>
            </w:pPr>
            <w:del w:id="17048" w:author="Thomas Dietz" w:date="2012-08-13T14:26:00Z">
              <w:r w:rsidRPr="009F1B7D" w:rsidDel="00766893">
                <w:delText>&lt;/xs:restriction&gt;</w:delText>
              </w:r>
            </w:del>
          </w:p>
          <w:p w14:paraId="5FAB3498" w14:textId="08DB9572" w:rsidR="0094763A" w:rsidRPr="009F1B7D" w:rsidDel="00766893" w:rsidRDefault="0094763A" w:rsidP="00011096">
            <w:pPr>
              <w:pStyle w:val="XML3"/>
              <w:rPr>
                <w:del w:id="17049" w:author="Thomas Dietz" w:date="2012-08-13T14:26:00Z"/>
              </w:rPr>
            </w:pPr>
            <w:del w:id="17050" w:author="Thomas Dietz" w:date="2012-08-13T14:26:00Z">
              <w:r w:rsidRPr="009F1B7D" w:rsidDel="00766893">
                <w:delText>&lt;/xs:simpleType&gt;</w:delText>
              </w:r>
            </w:del>
          </w:p>
          <w:p w14:paraId="460DA50D" w14:textId="6B00DDFA" w:rsidR="0094763A" w:rsidRPr="009F1B7D" w:rsidDel="00766893" w:rsidRDefault="0094763A" w:rsidP="00011096">
            <w:pPr>
              <w:pStyle w:val="XML3"/>
              <w:rPr>
                <w:del w:id="17051" w:author="Thomas Dietz" w:date="2012-08-13T14:26:00Z"/>
              </w:rPr>
            </w:pPr>
          </w:p>
          <w:p w14:paraId="1481CAE7" w14:textId="1B50A191" w:rsidR="0094763A" w:rsidRPr="009F1B7D" w:rsidDel="00766893" w:rsidRDefault="0094763A" w:rsidP="00011096">
            <w:pPr>
              <w:pStyle w:val="XML3"/>
              <w:rPr>
                <w:del w:id="17052" w:author="Thomas Dietz" w:date="2012-08-13T14:26:00Z"/>
              </w:rPr>
            </w:pPr>
            <w:del w:id="17053" w:author="Thomas Dietz" w:date="2012-08-13T14:26:00Z">
              <w:r w:rsidRPr="009F1B7D" w:rsidDel="00766893">
                <w:delText>&lt;xs:simpleType name="OFPortPauseType"&gt;</w:delText>
              </w:r>
            </w:del>
          </w:p>
          <w:p w14:paraId="5251B7F7" w14:textId="7F52FC62" w:rsidR="0094763A" w:rsidRPr="009F1B7D" w:rsidDel="00766893" w:rsidRDefault="0094763A" w:rsidP="00011096">
            <w:pPr>
              <w:pStyle w:val="XML3"/>
              <w:rPr>
                <w:del w:id="17054" w:author="Thomas Dietz" w:date="2012-08-13T14:26:00Z"/>
              </w:rPr>
            </w:pPr>
            <w:del w:id="17055" w:author="Thomas Dietz" w:date="2012-08-13T14:26:00Z">
              <w:r w:rsidRPr="009F1B7D" w:rsidDel="00766893">
                <w:delText>&lt;xs:restriction base="xs:string"&gt;</w:delText>
              </w:r>
            </w:del>
          </w:p>
          <w:p w14:paraId="240B537A" w14:textId="4DE71C59" w:rsidR="0094763A" w:rsidRPr="009F1B7D" w:rsidDel="00766893" w:rsidRDefault="0094763A" w:rsidP="00011096">
            <w:pPr>
              <w:pStyle w:val="XML3"/>
              <w:rPr>
                <w:del w:id="17056" w:author="Thomas Dietz" w:date="2012-08-13T14:26:00Z"/>
              </w:rPr>
            </w:pPr>
            <w:del w:id="17057" w:author="Thomas Dietz" w:date="2012-08-13T14:26:00Z">
              <w:r w:rsidRPr="009F1B7D" w:rsidDel="00766893">
                <w:delText>&lt;xs:enumeration value="unsupported"/&gt;</w:delText>
              </w:r>
            </w:del>
          </w:p>
          <w:p w14:paraId="618E3381" w14:textId="36375A00" w:rsidR="0094763A" w:rsidRPr="009F1B7D" w:rsidDel="00766893" w:rsidRDefault="0094763A" w:rsidP="00011096">
            <w:pPr>
              <w:pStyle w:val="XML3"/>
              <w:rPr>
                <w:del w:id="17058" w:author="Thomas Dietz" w:date="2012-08-13T14:26:00Z"/>
              </w:rPr>
            </w:pPr>
            <w:del w:id="17059" w:author="Thomas Dietz" w:date="2012-08-13T14:26:00Z">
              <w:r w:rsidRPr="009F1B7D" w:rsidDel="00766893">
                <w:delText>&lt;xs:enumeration value="symmetric"/&gt;</w:delText>
              </w:r>
            </w:del>
          </w:p>
          <w:p w14:paraId="275AC0F2" w14:textId="04847969" w:rsidR="0094763A" w:rsidRPr="009F1B7D" w:rsidDel="00766893" w:rsidRDefault="0094763A" w:rsidP="00011096">
            <w:pPr>
              <w:pStyle w:val="XML3"/>
              <w:rPr>
                <w:del w:id="17060" w:author="Thomas Dietz" w:date="2012-08-13T14:26:00Z"/>
              </w:rPr>
            </w:pPr>
            <w:del w:id="17061" w:author="Thomas Dietz" w:date="2012-08-13T14:26:00Z">
              <w:r w:rsidRPr="009F1B7D" w:rsidDel="00766893">
                <w:delText>&lt;xs:enumeration value="asymmetric"/&gt;</w:delText>
              </w:r>
            </w:del>
          </w:p>
          <w:p w14:paraId="5FA8B8A9" w14:textId="69326897" w:rsidR="0094763A" w:rsidRPr="009F1B7D" w:rsidDel="00766893" w:rsidRDefault="0094763A" w:rsidP="00011096">
            <w:pPr>
              <w:pStyle w:val="XML2"/>
              <w:rPr>
                <w:del w:id="17062" w:author="Thomas Dietz" w:date="2012-08-13T14:26:00Z"/>
              </w:rPr>
            </w:pPr>
            <w:del w:id="17063" w:author="Thomas Dietz" w:date="2012-08-13T14:26:00Z">
              <w:r w:rsidRPr="009F1B7D" w:rsidDel="00766893">
                <w:delText>&lt;/xs:restriction&gt;</w:delText>
              </w:r>
            </w:del>
          </w:p>
          <w:p w14:paraId="66C126CD" w14:textId="4DE35294" w:rsidR="0094763A" w:rsidRPr="009F1B7D" w:rsidRDefault="0094763A" w:rsidP="00011096">
            <w:pPr>
              <w:pStyle w:val="XML1"/>
            </w:pPr>
            <w:del w:id="17064" w:author="Thomas Dietz" w:date="2012-08-13T14:26:00Z">
              <w:r w:rsidRPr="009F1B7D" w:rsidDel="00766893">
                <w:delText>&lt;/xs:simpleType&gt;</w:delText>
              </w:r>
            </w:del>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7065" w:name="_Toc315954021"/>
      <w:bookmarkStart w:id="17066" w:name="_Toc316542531"/>
      <w:bookmarkStart w:id="17067" w:name="_Toc335148034"/>
      <w:r w:rsidRPr="00DB42FD">
        <w:t>XML Example</w:t>
      </w:r>
      <w:bookmarkEnd w:id="17065"/>
      <w:bookmarkEnd w:id="17066"/>
      <w:bookmarkEnd w:id="17067"/>
    </w:p>
    <w:tbl>
      <w:tblPr>
        <w:tblStyle w:val="XMLtable"/>
        <w:tblW w:w="5000" w:type="pct"/>
        <w:tblLook w:val="04A0" w:firstRow="1" w:lastRow="0" w:firstColumn="1" w:lastColumn="0" w:noHBand="0" w:noVBand="1"/>
        <w:tblPrChange w:id="17068" w:author="Thomas Dietz" w:date="2012-09-11T16:50:00Z">
          <w:tblPr>
            <w:tblStyle w:val="TableGrid"/>
            <w:tblW w:w="0" w:type="auto"/>
            <w:tblInd w:w="378" w:type="dxa"/>
            <w:shd w:val="clear" w:color="auto" w:fill="C8FCCD"/>
            <w:tblLook w:val="04A0" w:firstRow="1" w:lastRow="0" w:firstColumn="1" w:lastColumn="0" w:noHBand="0" w:noVBand="1"/>
          </w:tblPr>
        </w:tblPrChange>
      </w:tblPr>
      <w:tblGrid>
        <w:gridCol w:w="9474"/>
        <w:tblGridChange w:id="17069">
          <w:tblGrid>
            <w:gridCol w:w="8820"/>
          </w:tblGrid>
        </w:tblGridChange>
      </w:tblGrid>
      <w:tr w:rsidR="0094763A" w:rsidRPr="00AF5EB4" w14:paraId="2247D497" w14:textId="77777777" w:rsidTr="000325CE">
        <w:tc>
          <w:tcPr>
            <w:tcW w:w="8820" w:type="dxa"/>
            <w:tcPrChange w:id="17070" w:author="Thomas Dietz" w:date="2012-09-11T16:50:00Z">
              <w:tcPr>
                <w:tcW w:w="8820" w:type="dxa"/>
                <w:shd w:val="clear" w:color="auto" w:fill="C8FCCD"/>
              </w:tcPr>
            </w:tcPrChange>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4238F6" w:rsidRDefault="0094763A" w:rsidP="00011096">
            <w:pPr>
              <w:pStyle w:val="XML1"/>
              <w:rPr>
                <w:lang w:val="de-DE"/>
                <w:rPrChange w:id="17071" w:author="Thomas Dietz" w:date="2012-08-08T14:23:00Z">
                  <w:rPr/>
                </w:rPrChange>
              </w:rPr>
            </w:pPr>
            <w:r w:rsidRPr="004238F6">
              <w:rPr>
                <w:lang w:val="de-DE"/>
                <w:rPrChange w:id="17072" w:author="Thomas Dietz" w:date="2012-08-08T14:23:00Z">
                  <w:rPr/>
                </w:rPrChange>
              </w:rPr>
              <w:t>&lt;medium&gt;copper&lt;/medium&gt;</w:t>
            </w:r>
          </w:p>
          <w:p w14:paraId="6DD1BCE0" w14:textId="77777777" w:rsidR="0094763A" w:rsidRPr="004238F6" w:rsidRDefault="0094763A" w:rsidP="00011096">
            <w:pPr>
              <w:pStyle w:val="XML1"/>
              <w:rPr>
                <w:lang w:val="de-DE"/>
                <w:rPrChange w:id="17073" w:author="Thomas Dietz" w:date="2012-08-08T14:23:00Z">
                  <w:rPr/>
                </w:rPrChange>
              </w:rPr>
            </w:pPr>
            <w:r w:rsidRPr="004238F6">
              <w:rPr>
                <w:lang w:val="de-DE"/>
                <w:rPrChange w:id="17074" w:author="Thomas Dietz" w:date="2012-08-08T14:23:00Z">
                  <w:rPr/>
                </w:rPrChange>
              </w:rPr>
              <w:t>&lt;pause&gt;symmetric&lt;/pause&gt;</w:t>
            </w:r>
          </w:p>
        </w:tc>
      </w:tr>
    </w:tbl>
    <w:p w14:paraId="38B35808" w14:textId="7049174E" w:rsidR="00F07D3E" w:rsidRPr="00BB7B53" w:rsidDel="00766893" w:rsidRDefault="00F07D3E" w:rsidP="00D14D27">
      <w:pPr>
        <w:pStyle w:val="Heading3"/>
        <w:rPr>
          <w:del w:id="17075" w:author="Thomas Dietz" w:date="2012-08-13T14:28:00Z"/>
          <w:lang w:val="de-DE"/>
          <w:rPrChange w:id="17076" w:author="Thomas Dietz" w:date="2012-09-11T15:19:00Z">
            <w:rPr>
              <w:del w:id="17077" w:author="Thomas Dietz" w:date="2012-08-13T14:28:00Z"/>
            </w:rPr>
          </w:rPrChange>
        </w:rPr>
      </w:pPr>
      <w:bookmarkStart w:id="17078" w:name="_Toc333403912"/>
      <w:bookmarkStart w:id="17079" w:name="_Toc333636853"/>
      <w:del w:id="17080" w:author="Thomas Dietz" w:date="2012-08-13T14:28:00Z">
        <w:r w:rsidRPr="00BB7B53" w:rsidDel="00766893">
          <w:rPr>
            <w:b w:val="0"/>
            <w:bCs w:val="0"/>
            <w:lang w:val="de-DE"/>
            <w:rPrChange w:id="17081" w:author="Thomas Dietz" w:date="2012-09-11T15:19:00Z">
              <w:rPr>
                <w:b w:val="0"/>
                <w:bCs w:val="0"/>
              </w:rPr>
            </w:rPrChange>
          </w:rPr>
          <w:delText>Normative Constraints</w:delText>
        </w:r>
        <w:bookmarkStart w:id="17082" w:name="_Toc333523948"/>
        <w:bookmarkStart w:id="17083" w:name="_Toc335148035"/>
        <w:bookmarkEnd w:id="17078"/>
        <w:bookmarkEnd w:id="17079"/>
        <w:bookmarkEnd w:id="17082"/>
        <w:bookmarkEnd w:id="17083"/>
      </w:del>
    </w:p>
    <w:p w14:paraId="53450711" w14:textId="69676085" w:rsidR="00F07D3E" w:rsidRPr="00BB7B53" w:rsidDel="00766893" w:rsidRDefault="00F07D3E" w:rsidP="00F07D3E">
      <w:pPr>
        <w:rPr>
          <w:del w:id="17084" w:author="Thomas Dietz" w:date="2012-08-13T14:28:00Z"/>
          <w:lang w:val="de-DE"/>
          <w:rPrChange w:id="17085" w:author="Thomas Dietz" w:date="2012-09-11T15:19:00Z">
            <w:rPr>
              <w:del w:id="17086" w:author="Thomas Dietz" w:date="2012-08-13T14:28:00Z"/>
            </w:rPr>
          </w:rPrChange>
        </w:rPr>
      </w:pPr>
      <w:del w:id="17087" w:author="Thomas Dietz" w:date="2012-08-13T14:28:00Z">
        <w:r w:rsidRPr="00BB7B53" w:rsidDel="00766893">
          <w:rPr>
            <w:lang w:val="de-DE"/>
            <w:rPrChange w:id="17088" w:author="Thomas Dietz" w:date="2012-09-11T15:19:00Z">
              <w:rPr/>
            </w:rPrChange>
          </w:rPr>
          <w:delText>The OpenFlow Port has several attributes configurable via OF-CONFIG protocol. The normative semantics of these attributes are described in the OpenFlow protocol.</w:delText>
        </w:r>
        <w:bookmarkStart w:id="17089" w:name="_Toc333523949"/>
        <w:bookmarkStart w:id="17090" w:name="_Toc335148036"/>
        <w:bookmarkEnd w:id="17089"/>
        <w:bookmarkEnd w:id="17090"/>
      </w:del>
    </w:p>
    <w:p w14:paraId="1A2D010D" w14:textId="618C9234" w:rsidR="00F07D3E" w:rsidRPr="00BB7B53" w:rsidDel="00766893" w:rsidRDefault="00F07D3E" w:rsidP="00F07D3E">
      <w:pPr>
        <w:rPr>
          <w:del w:id="17091" w:author="Thomas Dietz" w:date="2012-08-13T14:28:00Z"/>
          <w:lang w:val="de-DE"/>
          <w:rPrChange w:id="17092" w:author="Thomas Dietz" w:date="2012-09-11T15:19:00Z">
            <w:rPr>
              <w:del w:id="17093" w:author="Thomas Dietz" w:date="2012-08-13T14:28:00Z"/>
            </w:rPr>
          </w:rPrChange>
        </w:rPr>
      </w:pPr>
      <w:del w:id="17094" w:author="Thomas Dietz" w:date="2012-08-13T14:28:00Z">
        <w:r w:rsidRPr="00BB7B53" w:rsidDel="00766893">
          <w:rPr>
            <w:lang w:val="de-DE"/>
            <w:rPrChange w:id="17095" w:author="Thomas Dietz" w:date="2012-09-11T15:19:00Z">
              <w:rPr/>
            </w:rPrChange>
          </w:rPr>
          <w:delText xml:space="preserve">Element </w:delText>
        </w:r>
        <w:r w:rsidRPr="00BB7B53" w:rsidDel="00766893">
          <w:rPr>
            <w:rStyle w:val="codeChar"/>
            <w:lang w:val="de-DE"/>
            <w:rPrChange w:id="17096" w:author="Thomas Dietz" w:date="2012-09-11T15:19:00Z">
              <w:rPr>
                <w:rStyle w:val="codeChar"/>
              </w:rPr>
            </w:rPrChange>
          </w:rPr>
          <w:delText>&lt;rate&gt;</w:delText>
        </w:r>
        <w:r w:rsidRPr="00BB7B53" w:rsidDel="00766893">
          <w:rPr>
            <w:lang w:val="de-DE"/>
            <w:rPrChange w:id="17097" w:author="Thomas Dietz" w:date="2012-09-11T15:19:00Z">
              <w:rPr/>
            </w:rPrChange>
          </w:rPr>
          <w:delText xml:space="preserve"> MUST indicate a valid forwarding rate. The current Port Feature set MUST contain this element exactly once. The other Port Feature sets MAY contain this element more than once. If this element appears more than once in a Port Feature set than the value MUST be unique within the Port Feature set.</w:delText>
        </w:r>
        <w:bookmarkStart w:id="17098" w:name="_Toc333523950"/>
        <w:bookmarkStart w:id="17099" w:name="_Toc335148037"/>
        <w:bookmarkEnd w:id="17098"/>
        <w:bookmarkEnd w:id="17099"/>
      </w:del>
    </w:p>
    <w:p w14:paraId="4B8E1C73" w14:textId="543EF94F" w:rsidR="00F07D3E" w:rsidRPr="00BB7B53" w:rsidDel="00766893" w:rsidRDefault="00F07D3E" w:rsidP="00F07D3E">
      <w:pPr>
        <w:rPr>
          <w:del w:id="17100" w:author="Thomas Dietz" w:date="2012-08-13T14:28:00Z"/>
          <w:lang w:val="de-DE"/>
          <w:rPrChange w:id="17101" w:author="Thomas Dietz" w:date="2012-09-11T15:19:00Z">
            <w:rPr>
              <w:del w:id="17102" w:author="Thomas Dietz" w:date="2012-08-13T14:28:00Z"/>
            </w:rPr>
          </w:rPrChange>
        </w:rPr>
      </w:pPr>
      <w:del w:id="17103" w:author="Thomas Dietz" w:date="2012-08-13T14:28:00Z">
        <w:r w:rsidRPr="00BB7B53" w:rsidDel="00766893">
          <w:rPr>
            <w:lang w:val="de-DE"/>
            <w:rPrChange w:id="17104" w:author="Thomas Dietz" w:date="2012-09-11T15:19:00Z">
              <w:rPr/>
            </w:rPrChange>
          </w:rPr>
          <w:delText xml:space="preserve">Element </w:delText>
        </w:r>
        <w:r w:rsidRPr="00BB7B53" w:rsidDel="00766893">
          <w:rPr>
            <w:rStyle w:val="codeChar"/>
            <w:lang w:val="de-DE"/>
            <w:rPrChange w:id="17105" w:author="Thomas Dietz" w:date="2012-09-11T15:19:00Z">
              <w:rPr>
                <w:rStyle w:val="codeChar"/>
              </w:rPr>
            </w:rPrChange>
          </w:rPr>
          <w:delText>&lt;auto-negotiate&gt;</w:delText>
        </w:r>
        <w:r w:rsidRPr="00BB7B53" w:rsidDel="00766893">
          <w:rPr>
            <w:lang w:val="de-DE"/>
            <w:rPrChange w:id="17106" w:author="Thomas Dietz" w:date="2012-09-11T15:19:00Z">
              <w:rPr/>
            </w:rPrChange>
          </w:rPr>
          <w:delText>MUST indicate an administrative state of the forwarding rate auto-negotiation protocol.</w:delText>
        </w:r>
        <w:bookmarkStart w:id="17107" w:name="_Toc333523951"/>
        <w:bookmarkStart w:id="17108" w:name="_Toc335148038"/>
        <w:bookmarkEnd w:id="17107"/>
        <w:bookmarkEnd w:id="17108"/>
      </w:del>
    </w:p>
    <w:p w14:paraId="25E6419E" w14:textId="165BE2D6" w:rsidR="00F07D3E" w:rsidRPr="00BB7B53" w:rsidDel="00766893" w:rsidRDefault="00F07D3E" w:rsidP="00F07D3E">
      <w:pPr>
        <w:rPr>
          <w:del w:id="17109" w:author="Thomas Dietz" w:date="2012-08-13T14:28:00Z"/>
          <w:lang w:val="de-DE"/>
          <w:rPrChange w:id="17110" w:author="Thomas Dietz" w:date="2012-09-11T15:19:00Z">
            <w:rPr>
              <w:del w:id="17111" w:author="Thomas Dietz" w:date="2012-08-13T14:28:00Z"/>
            </w:rPr>
          </w:rPrChange>
        </w:rPr>
      </w:pPr>
      <w:del w:id="17112" w:author="Thomas Dietz" w:date="2012-08-13T14:28:00Z">
        <w:r w:rsidRPr="00BB7B53" w:rsidDel="00766893">
          <w:rPr>
            <w:lang w:val="de-DE"/>
            <w:rPrChange w:id="17113" w:author="Thomas Dietz" w:date="2012-09-11T15:19:00Z">
              <w:rPr/>
            </w:rPrChange>
          </w:rPr>
          <w:delText xml:space="preserve">Element </w:delText>
        </w:r>
        <w:r w:rsidRPr="00BB7B53" w:rsidDel="00766893">
          <w:rPr>
            <w:rStyle w:val="codeChar"/>
            <w:lang w:val="de-DE"/>
            <w:rPrChange w:id="17114" w:author="Thomas Dietz" w:date="2012-09-11T15:19:00Z">
              <w:rPr>
                <w:rStyle w:val="codeChar"/>
              </w:rPr>
            </w:rPrChange>
          </w:rPr>
          <w:delText>&lt;medium&gt;</w:delText>
        </w:r>
        <w:r w:rsidRPr="00BB7B53" w:rsidDel="00766893">
          <w:rPr>
            <w:lang w:val="de-DE"/>
            <w:rPrChange w:id="17115" w:author="Thomas Dietz" w:date="2012-09-11T15:19:00Z">
              <w:rPr/>
            </w:rPrChange>
          </w:rPr>
          <w:delText xml:space="preserve"> MUST indicate a valid physical medium. The current Port Feature set MUST contain this element exactly once. The other Port Feature sets MAY contain this element more than once. If this element appears more than once in a Port Feature set than the value MUST be unique within the Port Feature set.</w:delText>
        </w:r>
        <w:bookmarkStart w:id="17116" w:name="_Toc333523952"/>
        <w:bookmarkStart w:id="17117" w:name="_Toc335148039"/>
        <w:bookmarkEnd w:id="17116"/>
        <w:bookmarkEnd w:id="17117"/>
      </w:del>
    </w:p>
    <w:p w14:paraId="0D701C13" w14:textId="4BCAFB6B" w:rsidR="00F07D3E" w:rsidRPr="00BB7B53" w:rsidDel="00766893" w:rsidRDefault="00F07D3E" w:rsidP="00F07D3E">
      <w:pPr>
        <w:rPr>
          <w:del w:id="17118" w:author="Thomas Dietz" w:date="2012-08-13T14:28:00Z"/>
          <w:lang w:val="de-DE"/>
          <w:rPrChange w:id="17119" w:author="Thomas Dietz" w:date="2012-09-11T15:19:00Z">
            <w:rPr>
              <w:del w:id="17120" w:author="Thomas Dietz" w:date="2012-08-13T14:28:00Z"/>
            </w:rPr>
          </w:rPrChange>
        </w:rPr>
      </w:pPr>
      <w:del w:id="17121" w:author="Thomas Dietz" w:date="2012-08-13T14:28:00Z">
        <w:r w:rsidRPr="00BB7B53" w:rsidDel="00766893">
          <w:rPr>
            <w:lang w:val="de-DE"/>
            <w:rPrChange w:id="17122" w:author="Thomas Dietz" w:date="2012-09-11T15:19:00Z">
              <w:rPr/>
            </w:rPrChange>
          </w:rPr>
          <w:delText xml:space="preserve">Element </w:delText>
        </w:r>
        <w:r w:rsidRPr="00BB7B53" w:rsidDel="00766893">
          <w:rPr>
            <w:rStyle w:val="codeChar"/>
            <w:lang w:val="de-DE"/>
            <w:rPrChange w:id="17123" w:author="Thomas Dietz" w:date="2012-09-11T15:19:00Z">
              <w:rPr>
                <w:rStyle w:val="codeChar"/>
              </w:rPr>
            </w:rPrChange>
          </w:rPr>
          <w:delText>&lt;pause&gt;</w:delText>
        </w:r>
        <w:r w:rsidR="00275180" w:rsidRPr="00BB7B53" w:rsidDel="00766893">
          <w:rPr>
            <w:lang w:val="de-DE"/>
            <w:rPrChange w:id="17124" w:author="Thomas Dietz" w:date="2012-09-11T15:19:00Z">
              <w:rPr/>
            </w:rPrChange>
          </w:rPr>
          <w:delText xml:space="preserve"> </w:delText>
        </w:r>
        <w:r w:rsidRPr="00BB7B53" w:rsidDel="00766893">
          <w:rPr>
            <w:lang w:val="de-DE"/>
            <w:rPrChange w:id="17125" w:author="Thomas Dietz" w:date="2012-09-11T15:19:00Z">
              <w:rPr/>
            </w:rPrChange>
          </w:rPr>
          <w:delText xml:space="preserve">MUST indicate the flavor of the pause function by indicating either asymmetric or asymmetric. </w:delText>
        </w:r>
        <w:bookmarkStart w:id="17126" w:name="_Toc333523953"/>
        <w:bookmarkStart w:id="17127" w:name="_Toc335148040"/>
        <w:bookmarkEnd w:id="17126"/>
        <w:bookmarkEnd w:id="17127"/>
      </w:del>
    </w:p>
    <w:p w14:paraId="20F1B7EE" w14:textId="41082278" w:rsidR="00B7089E" w:rsidRPr="00BB7B53" w:rsidDel="00766893" w:rsidRDefault="00F07D3E" w:rsidP="00F07D3E">
      <w:pPr>
        <w:rPr>
          <w:del w:id="17128" w:author="Thomas Dietz" w:date="2012-08-13T14:28:00Z"/>
          <w:rStyle w:val="codeChar"/>
          <w:lang w:val="de-DE"/>
          <w:rPrChange w:id="17129" w:author="Thomas Dietz" w:date="2012-09-11T15:19:00Z">
            <w:rPr>
              <w:del w:id="17130" w:author="Thomas Dietz" w:date="2012-08-13T14:28:00Z"/>
              <w:rStyle w:val="codeChar"/>
            </w:rPr>
          </w:rPrChange>
        </w:rPr>
      </w:pPr>
      <w:del w:id="17131" w:author="Thomas Dietz" w:date="2012-08-13T14:28:00Z">
        <w:r w:rsidRPr="00BB7B53" w:rsidDel="00766893">
          <w:rPr>
            <w:lang w:val="de-DE"/>
            <w:rPrChange w:id="17132" w:author="Thomas Dietz" w:date="2012-09-11T15:19:00Z">
              <w:rPr>
                <w:rFonts w:ascii="Courier New" w:hAnsi="Courier New"/>
                <w:sz w:val="20"/>
                <w:szCs w:val="20"/>
              </w:rPr>
            </w:rPrChange>
          </w:rPr>
          <w:delText xml:space="preserve">The following elements in the advertised Port Feature set can be modified by a NETCONF </w:delText>
        </w:r>
        <w:r w:rsidRPr="00BB7B53" w:rsidDel="00766893">
          <w:rPr>
            <w:rStyle w:val="codeChar"/>
            <w:lang w:val="de-DE"/>
            <w:rPrChange w:id="17133" w:author="Thomas Dietz" w:date="2012-09-11T15:19:00Z">
              <w:rPr>
                <w:rStyle w:val="codeChar"/>
              </w:rPr>
            </w:rPrChange>
          </w:rPr>
          <w:delText>edit-config</w:delText>
        </w:r>
        <w:r w:rsidRPr="00BB7B53" w:rsidDel="00766893">
          <w:rPr>
            <w:lang w:val="de-DE"/>
            <w:rPrChange w:id="17134" w:author="Thomas Dietz" w:date="2012-09-11T15:19:00Z">
              <w:rPr/>
            </w:rPrChange>
          </w:rPr>
          <w:delText xml:space="preserve"> request or retrieved by a NETCONF </w:delText>
        </w:r>
        <w:r w:rsidRPr="00BB7B53" w:rsidDel="00766893">
          <w:rPr>
            <w:rStyle w:val="codeChar"/>
            <w:lang w:val="de-DE"/>
            <w:rPrChange w:id="17135" w:author="Thomas Dietz" w:date="2012-09-11T15:19:00Z">
              <w:rPr>
                <w:rStyle w:val="codeChar"/>
              </w:rPr>
            </w:rPrChange>
          </w:rPr>
          <w:delText>get-config</w:delText>
        </w:r>
        <w:r w:rsidRPr="00BB7B53" w:rsidDel="00766893">
          <w:rPr>
            <w:lang w:val="de-DE"/>
            <w:rPrChange w:id="17136" w:author="Thomas Dietz" w:date="2012-09-11T15:19:00Z">
              <w:rPr/>
            </w:rPrChange>
          </w:rPr>
          <w:delText xml:space="preserve"> request: </w:delText>
        </w:r>
        <w:r w:rsidRPr="00BB7B53" w:rsidDel="00766893">
          <w:rPr>
            <w:rStyle w:val="codeChar"/>
            <w:lang w:val="de-DE"/>
            <w:rPrChange w:id="17137" w:author="Thomas Dietz" w:date="2012-09-11T15:19:00Z">
              <w:rPr>
                <w:rStyle w:val="codeChar"/>
              </w:rPr>
            </w:rPrChange>
          </w:rPr>
          <w:delText>&lt;rate&gt;</w:delText>
        </w:r>
        <w:r w:rsidRPr="00BB7B53" w:rsidDel="00766893">
          <w:rPr>
            <w:lang w:val="de-DE"/>
            <w:rPrChange w:id="17138" w:author="Thomas Dietz" w:date="2012-09-11T15:19:00Z">
              <w:rPr/>
            </w:rPrChange>
          </w:rPr>
          <w:delText xml:space="preserve">, </w:delText>
        </w:r>
        <w:r w:rsidRPr="00BB7B53" w:rsidDel="00766893">
          <w:rPr>
            <w:rStyle w:val="codeChar"/>
            <w:lang w:val="de-DE"/>
            <w:rPrChange w:id="17139" w:author="Thomas Dietz" w:date="2012-09-11T15:19:00Z">
              <w:rPr>
                <w:rStyle w:val="codeChar"/>
              </w:rPr>
            </w:rPrChange>
          </w:rPr>
          <w:delText>&lt;auto-negotiate&gt;</w:delText>
        </w:r>
        <w:r w:rsidRPr="00BB7B53" w:rsidDel="00766893">
          <w:rPr>
            <w:lang w:val="de-DE"/>
            <w:rPrChange w:id="17140" w:author="Thomas Dietz" w:date="2012-09-11T15:19:00Z">
              <w:rPr/>
            </w:rPrChange>
          </w:rPr>
          <w:delText xml:space="preserve">, </w:delText>
        </w:r>
        <w:r w:rsidRPr="00BB7B53" w:rsidDel="00766893">
          <w:rPr>
            <w:rStyle w:val="codeChar"/>
            <w:lang w:val="de-DE"/>
            <w:rPrChange w:id="17141" w:author="Thomas Dietz" w:date="2012-09-11T15:19:00Z">
              <w:rPr>
                <w:rStyle w:val="codeChar"/>
              </w:rPr>
            </w:rPrChange>
          </w:rPr>
          <w:delText>&lt;medium&gt;</w:delText>
        </w:r>
        <w:r w:rsidRPr="00BB7B53" w:rsidDel="00766893">
          <w:rPr>
            <w:lang w:val="de-DE"/>
            <w:rPrChange w:id="17142" w:author="Thomas Dietz" w:date="2012-09-11T15:19:00Z">
              <w:rPr/>
            </w:rPrChange>
          </w:rPr>
          <w:delText xml:space="preserve">, </w:delText>
        </w:r>
        <w:r w:rsidRPr="00BB7B53" w:rsidDel="00766893">
          <w:rPr>
            <w:rStyle w:val="codeChar"/>
            <w:lang w:val="de-DE"/>
            <w:rPrChange w:id="17143" w:author="Thomas Dietz" w:date="2012-09-11T15:19:00Z">
              <w:rPr>
                <w:rStyle w:val="codeChar"/>
              </w:rPr>
            </w:rPrChange>
          </w:rPr>
          <w:delText>&lt;pause&gt;</w:delText>
        </w:r>
        <w:r w:rsidRPr="00BB7B53" w:rsidDel="00766893">
          <w:rPr>
            <w:lang w:val="de-DE"/>
            <w:rPrChange w:id="17144" w:author="Thomas Dietz" w:date="2012-09-11T15:19:00Z">
              <w:rPr/>
            </w:rPrChange>
          </w:rPr>
          <w:delText>.</w:delText>
        </w:r>
        <w:bookmarkStart w:id="17145" w:name="_Toc333523954"/>
        <w:bookmarkStart w:id="17146" w:name="_Toc335148041"/>
        <w:bookmarkEnd w:id="17145"/>
        <w:bookmarkEnd w:id="17146"/>
      </w:del>
    </w:p>
    <w:p w14:paraId="7429F3AF" w14:textId="00B86B43" w:rsidR="00F07D3E" w:rsidRPr="00BB7B53" w:rsidDel="00B15A0B" w:rsidRDefault="00F07D3E" w:rsidP="00D14D27">
      <w:pPr>
        <w:pStyle w:val="Heading3"/>
        <w:rPr>
          <w:del w:id="17147" w:author="Deepak Bansal (AZURE)" w:date="2012-08-23T21:59:00Z"/>
          <w:lang w:val="de-DE"/>
          <w:rPrChange w:id="17148" w:author="Thomas Dietz" w:date="2012-09-11T15:19:00Z">
            <w:rPr>
              <w:del w:id="17149" w:author="Deepak Bansal (AZURE)" w:date="2012-08-23T21:59:00Z"/>
            </w:rPr>
          </w:rPrChange>
        </w:rPr>
      </w:pPr>
      <w:bookmarkStart w:id="17150" w:name="_Toc315954023"/>
      <w:bookmarkStart w:id="17151" w:name="_Toc316542533"/>
      <w:bookmarkStart w:id="17152" w:name="_Toc333636854"/>
      <w:del w:id="17153" w:author="Deepak Bansal (AZURE)" w:date="2012-08-23T21:59:00Z">
        <w:r w:rsidRPr="00BB7B53" w:rsidDel="00B15A0B">
          <w:rPr>
            <w:b w:val="0"/>
            <w:bCs w:val="0"/>
            <w:lang w:val="de-DE"/>
            <w:rPrChange w:id="17154" w:author="Thomas Dietz" w:date="2012-09-11T15:19:00Z">
              <w:rPr>
                <w:b w:val="0"/>
                <w:bCs w:val="0"/>
              </w:rPr>
            </w:rPrChange>
          </w:rPr>
          <w:delText>YANG Specification</w:delText>
        </w:r>
        <w:bookmarkStart w:id="17155" w:name="_Toc333523955"/>
        <w:bookmarkStart w:id="17156" w:name="_Toc335148042"/>
        <w:bookmarkEnd w:id="17150"/>
        <w:bookmarkEnd w:id="17151"/>
        <w:bookmarkEnd w:id="17152"/>
        <w:bookmarkEnd w:id="17155"/>
        <w:bookmarkEnd w:id="17156"/>
      </w:del>
    </w:p>
    <w:tbl>
      <w:tblPr>
        <w:tblStyle w:val="XMLtable"/>
        <w:tblW w:w="5000" w:type="pct"/>
        <w:tblLook w:val="04A0" w:firstRow="1" w:lastRow="0" w:firstColumn="1" w:lastColumn="0" w:noHBand="0" w:noVBand="1"/>
        <w:tblPrChange w:id="17157" w:author="Thomas Dietz" w:date="2012-08-13T14:28:00Z">
          <w:tblPr>
            <w:tblStyle w:val="TableGrid"/>
            <w:tblW w:w="0" w:type="auto"/>
            <w:tblInd w:w="378" w:type="dxa"/>
            <w:shd w:val="clear" w:color="auto" w:fill="C8FCCD"/>
            <w:tblLook w:val="04A0" w:firstRow="1" w:lastRow="0" w:firstColumn="1" w:lastColumn="0" w:noHBand="0" w:noVBand="1"/>
          </w:tblPr>
        </w:tblPrChange>
      </w:tblPr>
      <w:tblGrid>
        <w:gridCol w:w="9474"/>
        <w:tblGridChange w:id="17158">
          <w:tblGrid>
            <w:gridCol w:w="8820"/>
          </w:tblGrid>
        </w:tblGridChange>
      </w:tblGrid>
      <w:tr w:rsidR="00F07D3E" w:rsidRPr="00AF5EB4" w:rsidDel="00B15A0B" w14:paraId="5482E38C" w14:textId="5462D447" w:rsidTr="00766893">
        <w:trPr>
          <w:del w:id="17159" w:author="Deepak Bansal (AZURE)" w:date="2012-08-23T21:59:00Z"/>
        </w:trPr>
        <w:tc>
          <w:tcPr>
            <w:tcW w:w="8820" w:type="dxa"/>
            <w:tcPrChange w:id="17160" w:author="Thomas Dietz" w:date="2012-08-13T14:28:00Z">
              <w:tcPr>
                <w:tcW w:w="8820" w:type="dxa"/>
                <w:shd w:val="clear" w:color="auto" w:fill="C8FCCD"/>
              </w:tcPr>
            </w:tcPrChange>
          </w:tcPr>
          <w:p w14:paraId="087672B2" w14:textId="606FE247" w:rsidR="00F07D3E" w:rsidRPr="00BB7B53" w:rsidDel="00B15A0B" w:rsidRDefault="00F07D3E" w:rsidP="00011096">
            <w:pPr>
              <w:pStyle w:val="XML1"/>
              <w:rPr>
                <w:del w:id="17161" w:author="Deepak Bansal (AZURE)" w:date="2012-08-23T21:59:00Z"/>
                <w:lang w:val="de-DE"/>
                <w:rPrChange w:id="17162" w:author="Thomas Dietz" w:date="2012-09-11T15:19:00Z">
                  <w:rPr>
                    <w:del w:id="17163" w:author="Deepak Bansal (AZURE)" w:date="2012-08-23T21:59:00Z"/>
                  </w:rPr>
                </w:rPrChange>
              </w:rPr>
            </w:pPr>
            <w:del w:id="17164" w:author="Deepak Bansal (AZURE)" w:date="2012-08-23T21:59:00Z">
              <w:r w:rsidRPr="00BB7B53" w:rsidDel="00B15A0B">
                <w:rPr>
                  <w:lang w:val="de-DE"/>
                  <w:rPrChange w:id="17165" w:author="Thomas Dietz" w:date="2012-09-11T15:19:00Z">
                    <w:rPr/>
                  </w:rPrChange>
                </w:rPr>
                <w:delText>typedef rate-type {</w:delText>
              </w:r>
              <w:bookmarkStart w:id="17166" w:name="_Toc333523956"/>
              <w:bookmarkStart w:id="17167" w:name="_Toc335148043"/>
              <w:bookmarkEnd w:id="17166"/>
              <w:bookmarkEnd w:id="17167"/>
            </w:del>
          </w:p>
          <w:p w14:paraId="431ABC5A" w14:textId="6035A4C7" w:rsidR="00F07D3E" w:rsidRPr="00BB7B53" w:rsidDel="00B15A0B" w:rsidRDefault="00F07D3E" w:rsidP="00011096">
            <w:pPr>
              <w:pStyle w:val="XML2"/>
              <w:rPr>
                <w:del w:id="17168" w:author="Deepak Bansal (AZURE)" w:date="2012-08-23T21:59:00Z"/>
                <w:lang w:val="de-DE"/>
                <w:rPrChange w:id="17169" w:author="Thomas Dietz" w:date="2012-09-11T15:19:00Z">
                  <w:rPr>
                    <w:del w:id="17170" w:author="Deepak Bansal (AZURE)" w:date="2012-08-23T21:59:00Z"/>
                  </w:rPr>
                </w:rPrChange>
              </w:rPr>
            </w:pPr>
            <w:del w:id="17171" w:author="Deepak Bansal (AZURE)" w:date="2012-08-23T21:59:00Z">
              <w:r w:rsidRPr="00BB7B53" w:rsidDel="00B15A0B">
                <w:rPr>
                  <w:lang w:val="de-DE"/>
                  <w:rPrChange w:id="17172" w:author="Thomas Dietz" w:date="2012-09-11T15:19:00Z">
                    <w:rPr/>
                  </w:rPrChange>
                </w:rPr>
                <w:delText>type enumeration {</w:delText>
              </w:r>
              <w:bookmarkStart w:id="17173" w:name="_Toc333523957"/>
              <w:bookmarkStart w:id="17174" w:name="_Toc335148044"/>
              <w:bookmarkEnd w:id="17173"/>
              <w:bookmarkEnd w:id="17174"/>
            </w:del>
          </w:p>
          <w:p w14:paraId="73B8B08B" w14:textId="539078E1" w:rsidR="00F07D3E" w:rsidRPr="00BB7B53" w:rsidDel="00B15A0B" w:rsidRDefault="00F07D3E" w:rsidP="00011096">
            <w:pPr>
              <w:pStyle w:val="XML3"/>
              <w:rPr>
                <w:del w:id="17175" w:author="Deepak Bansal (AZURE)" w:date="2012-08-23T21:59:00Z"/>
                <w:lang w:val="de-DE"/>
                <w:rPrChange w:id="17176" w:author="Thomas Dietz" w:date="2012-09-11T15:19:00Z">
                  <w:rPr>
                    <w:del w:id="17177" w:author="Deepak Bansal (AZURE)" w:date="2012-08-23T21:59:00Z"/>
                  </w:rPr>
                </w:rPrChange>
              </w:rPr>
            </w:pPr>
            <w:del w:id="17178" w:author="Deepak Bansal (AZURE)" w:date="2012-08-23T21:59:00Z">
              <w:r w:rsidRPr="00BB7B53" w:rsidDel="00B15A0B">
                <w:rPr>
                  <w:lang w:val="de-DE"/>
                  <w:rPrChange w:id="17179" w:author="Thomas Dietz" w:date="2012-09-11T15:19:00Z">
                    <w:rPr/>
                  </w:rPrChange>
                </w:rPr>
                <w:delText>enum 10Mb-HD;</w:delText>
              </w:r>
              <w:bookmarkStart w:id="17180" w:name="_Toc333523958"/>
              <w:bookmarkStart w:id="17181" w:name="_Toc335148045"/>
              <w:bookmarkEnd w:id="17180"/>
              <w:bookmarkEnd w:id="17181"/>
            </w:del>
          </w:p>
          <w:p w14:paraId="0F59BB43" w14:textId="32911951" w:rsidR="00F07D3E" w:rsidRPr="00BB7B53" w:rsidDel="00B15A0B" w:rsidRDefault="00F07D3E" w:rsidP="00011096">
            <w:pPr>
              <w:pStyle w:val="XML3"/>
              <w:rPr>
                <w:del w:id="17182" w:author="Deepak Bansal (AZURE)" w:date="2012-08-23T21:59:00Z"/>
                <w:lang w:val="de-DE"/>
                <w:rPrChange w:id="17183" w:author="Thomas Dietz" w:date="2012-09-11T15:19:00Z">
                  <w:rPr>
                    <w:del w:id="17184" w:author="Deepak Bansal (AZURE)" w:date="2012-08-23T21:59:00Z"/>
                  </w:rPr>
                </w:rPrChange>
              </w:rPr>
            </w:pPr>
            <w:del w:id="17185" w:author="Deepak Bansal (AZURE)" w:date="2012-08-23T21:59:00Z">
              <w:r w:rsidRPr="00BB7B53" w:rsidDel="00B15A0B">
                <w:rPr>
                  <w:lang w:val="de-DE"/>
                  <w:rPrChange w:id="17186" w:author="Thomas Dietz" w:date="2012-09-11T15:19:00Z">
                    <w:rPr/>
                  </w:rPrChange>
                </w:rPr>
                <w:delText>enum 10Mb-FD;</w:delText>
              </w:r>
              <w:bookmarkStart w:id="17187" w:name="_Toc333523959"/>
              <w:bookmarkStart w:id="17188" w:name="_Toc335148046"/>
              <w:bookmarkEnd w:id="17187"/>
              <w:bookmarkEnd w:id="17188"/>
            </w:del>
          </w:p>
          <w:p w14:paraId="0071A913" w14:textId="21AA9CEE" w:rsidR="00F07D3E" w:rsidRPr="00BB7B53" w:rsidDel="00B15A0B" w:rsidRDefault="00F07D3E" w:rsidP="00011096">
            <w:pPr>
              <w:pStyle w:val="XML3"/>
              <w:rPr>
                <w:del w:id="17189" w:author="Deepak Bansal (AZURE)" w:date="2012-08-23T21:59:00Z"/>
                <w:lang w:val="de-DE"/>
                <w:rPrChange w:id="17190" w:author="Thomas Dietz" w:date="2012-09-11T15:19:00Z">
                  <w:rPr>
                    <w:del w:id="17191" w:author="Deepak Bansal (AZURE)" w:date="2012-08-23T21:59:00Z"/>
                  </w:rPr>
                </w:rPrChange>
              </w:rPr>
            </w:pPr>
            <w:del w:id="17192" w:author="Deepak Bansal (AZURE)" w:date="2012-08-23T21:59:00Z">
              <w:r w:rsidRPr="00BB7B53" w:rsidDel="00B15A0B">
                <w:rPr>
                  <w:lang w:val="de-DE"/>
                  <w:rPrChange w:id="17193" w:author="Thomas Dietz" w:date="2012-09-11T15:19:00Z">
                    <w:rPr/>
                  </w:rPrChange>
                </w:rPr>
                <w:delText>enum 100Mb-HD;</w:delText>
              </w:r>
              <w:bookmarkStart w:id="17194" w:name="_Toc333523960"/>
              <w:bookmarkStart w:id="17195" w:name="_Toc335148047"/>
              <w:bookmarkEnd w:id="17194"/>
              <w:bookmarkEnd w:id="17195"/>
            </w:del>
          </w:p>
          <w:p w14:paraId="236FE611" w14:textId="75EF9CF9" w:rsidR="00F07D3E" w:rsidRPr="00BB7B53" w:rsidDel="00B15A0B" w:rsidRDefault="00F07D3E" w:rsidP="00011096">
            <w:pPr>
              <w:pStyle w:val="XML3"/>
              <w:rPr>
                <w:del w:id="17196" w:author="Deepak Bansal (AZURE)" w:date="2012-08-23T21:59:00Z"/>
                <w:lang w:val="de-DE"/>
                <w:rPrChange w:id="17197" w:author="Thomas Dietz" w:date="2012-09-11T15:19:00Z">
                  <w:rPr>
                    <w:del w:id="17198" w:author="Deepak Bansal (AZURE)" w:date="2012-08-23T21:59:00Z"/>
                  </w:rPr>
                </w:rPrChange>
              </w:rPr>
            </w:pPr>
            <w:del w:id="17199" w:author="Deepak Bansal (AZURE)" w:date="2012-08-23T21:59:00Z">
              <w:r w:rsidRPr="00BB7B53" w:rsidDel="00B15A0B">
                <w:rPr>
                  <w:lang w:val="de-DE"/>
                  <w:rPrChange w:id="17200" w:author="Thomas Dietz" w:date="2012-09-11T15:19:00Z">
                    <w:rPr/>
                  </w:rPrChange>
                </w:rPr>
                <w:delText>enum 100Mb-FD;</w:delText>
              </w:r>
              <w:bookmarkStart w:id="17201" w:name="_Toc333523961"/>
              <w:bookmarkStart w:id="17202" w:name="_Toc335148048"/>
              <w:bookmarkEnd w:id="17201"/>
              <w:bookmarkEnd w:id="17202"/>
            </w:del>
          </w:p>
          <w:p w14:paraId="16D9DB71" w14:textId="540E5A02" w:rsidR="00F07D3E" w:rsidRPr="00BB7B53" w:rsidDel="00B15A0B" w:rsidRDefault="00F07D3E" w:rsidP="00011096">
            <w:pPr>
              <w:pStyle w:val="XML3"/>
              <w:rPr>
                <w:del w:id="17203" w:author="Deepak Bansal (AZURE)" w:date="2012-08-23T21:59:00Z"/>
                <w:lang w:val="de-DE"/>
                <w:rPrChange w:id="17204" w:author="Thomas Dietz" w:date="2012-09-11T15:19:00Z">
                  <w:rPr>
                    <w:del w:id="17205" w:author="Deepak Bansal (AZURE)" w:date="2012-08-23T21:59:00Z"/>
                  </w:rPr>
                </w:rPrChange>
              </w:rPr>
            </w:pPr>
            <w:del w:id="17206" w:author="Deepak Bansal (AZURE)" w:date="2012-08-23T21:59:00Z">
              <w:r w:rsidRPr="00BB7B53" w:rsidDel="00B15A0B">
                <w:rPr>
                  <w:lang w:val="de-DE"/>
                  <w:rPrChange w:id="17207" w:author="Thomas Dietz" w:date="2012-09-11T15:19:00Z">
                    <w:rPr/>
                  </w:rPrChange>
                </w:rPr>
                <w:delText>enum 1Gb-HD;</w:delText>
              </w:r>
              <w:bookmarkStart w:id="17208" w:name="_Toc333523962"/>
              <w:bookmarkStart w:id="17209" w:name="_Toc335148049"/>
              <w:bookmarkEnd w:id="17208"/>
              <w:bookmarkEnd w:id="17209"/>
            </w:del>
          </w:p>
          <w:p w14:paraId="3EC4450C" w14:textId="20ED9CB8" w:rsidR="00F07D3E" w:rsidRPr="00BB7B53" w:rsidDel="00B15A0B" w:rsidRDefault="00F07D3E" w:rsidP="00011096">
            <w:pPr>
              <w:pStyle w:val="XML3"/>
              <w:rPr>
                <w:del w:id="17210" w:author="Deepak Bansal (AZURE)" w:date="2012-08-23T21:59:00Z"/>
                <w:lang w:val="de-DE"/>
                <w:rPrChange w:id="17211" w:author="Thomas Dietz" w:date="2012-09-11T15:19:00Z">
                  <w:rPr>
                    <w:del w:id="17212" w:author="Deepak Bansal (AZURE)" w:date="2012-08-23T21:59:00Z"/>
                  </w:rPr>
                </w:rPrChange>
              </w:rPr>
            </w:pPr>
            <w:del w:id="17213" w:author="Deepak Bansal (AZURE)" w:date="2012-08-23T21:59:00Z">
              <w:r w:rsidRPr="00BB7B53" w:rsidDel="00B15A0B">
                <w:rPr>
                  <w:lang w:val="de-DE"/>
                  <w:rPrChange w:id="17214" w:author="Thomas Dietz" w:date="2012-09-11T15:19:00Z">
                    <w:rPr/>
                  </w:rPrChange>
                </w:rPr>
                <w:delText>enum 1Gb-FD;</w:delText>
              </w:r>
              <w:bookmarkStart w:id="17215" w:name="_Toc333523963"/>
              <w:bookmarkStart w:id="17216" w:name="_Toc335148050"/>
              <w:bookmarkEnd w:id="17215"/>
              <w:bookmarkEnd w:id="17216"/>
            </w:del>
          </w:p>
          <w:p w14:paraId="0A99A807" w14:textId="21973A66" w:rsidR="00F07D3E" w:rsidRPr="00BB7B53" w:rsidDel="00B15A0B" w:rsidRDefault="00F07D3E" w:rsidP="00011096">
            <w:pPr>
              <w:pStyle w:val="XML3"/>
              <w:rPr>
                <w:del w:id="17217" w:author="Deepak Bansal (AZURE)" w:date="2012-08-23T21:59:00Z"/>
                <w:lang w:val="de-DE"/>
                <w:rPrChange w:id="17218" w:author="Thomas Dietz" w:date="2012-09-11T15:19:00Z">
                  <w:rPr>
                    <w:del w:id="17219" w:author="Deepak Bansal (AZURE)" w:date="2012-08-23T21:59:00Z"/>
                  </w:rPr>
                </w:rPrChange>
              </w:rPr>
            </w:pPr>
            <w:del w:id="17220" w:author="Deepak Bansal (AZURE)" w:date="2012-08-23T21:59:00Z">
              <w:r w:rsidRPr="00BB7B53" w:rsidDel="00B15A0B">
                <w:rPr>
                  <w:lang w:val="de-DE"/>
                  <w:rPrChange w:id="17221" w:author="Thomas Dietz" w:date="2012-09-11T15:19:00Z">
                    <w:rPr/>
                  </w:rPrChange>
                </w:rPr>
                <w:delText>enum 10Gb;</w:delText>
              </w:r>
              <w:bookmarkStart w:id="17222" w:name="_Toc333523964"/>
              <w:bookmarkStart w:id="17223" w:name="_Toc335148051"/>
              <w:bookmarkEnd w:id="17222"/>
              <w:bookmarkEnd w:id="17223"/>
            </w:del>
          </w:p>
          <w:p w14:paraId="43CFDB6D" w14:textId="68815AB9" w:rsidR="00F07D3E" w:rsidRPr="00BB7B53" w:rsidDel="00B15A0B" w:rsidRDefault="00F07D3E" w:rsidP="00011096">
            <w:pPr>
              <w:pStyle w:val="XML3"/>
              <w:rPr>
                <w:del w:id="17224" w:author="Deepak Bansal (AZURE)" w:date="2012-08-23T21:59:00Z"/>
                <w:lang w:val="de-DE"/>
                <w:rPrChange w:id="17225" w:author="Thomas Dietz" w:date="2012-09-11T15:19:00Z">
                  <w:rPr>
                    <w:del w:id="17226" w:author="Deepak Bansal (AZURE)" w:date="2012-08-23T21:59:00Z"/>
                  </w:rPr>
                </w:rPrChange>
              </w:rPr>
            </w:pPr>
            <w:del w:id="17227" w:author="Deepak Bansal (AZURE)" w:date="2012-08-23T21:59:00Z">
              <w:r w:rsidRPr="00BB7B53" w:rsidDel="00B15A0B">
                <w:rPr>
                  <w:lang w:val="de-DE"/>
                  <w:rPrChange w:id="17228" w:author="Thomas Dietz" w:date="2012-09-11T15:19:00Z">
                    <w:rPr/>
                  </w:rPrChange>
                </w:rPr>
                <w:delText>enum 40Gb;</w:delText>
              </w:r>
              <w:bookmarkStart w:id="17229" w:name="_Toc333523965"/>
              <w:bookmarkStart w:id="17230" w:name="_Toc335148052"/>
              <w:bookmarkEnd w:id="17229"/>
              <w:bookmarkEnd w:id="17230"/>
            </w:del>
          </w:p>
          <w:p w14:paraId="1821B7FF" w14:textId="31FE8AC4" w:rsidR="00F07D3E" w:rsidRPr="00BB7B53" w:rsidDel="00B15A0B" w:rsidRDefault="00F07D3E" w:rsidP="00011096">
            <w:pPr>
              <w:pStyle w:val="XML3"/>
              <w:rPr>
                <w:del w:id="17231" w:author="Deepak Bansal (AZURE)" w:date="2012-08-23T21:59:00Z"/>
                <w:lang w:val="de-DE"/>
                <w:rPrChange w:id="17232" w:author="Thomas Dietz" w:date="2012-09-11T15:19:00Z">
                  <w:rPr>
                    <w:del w:id="17233" w:author="Deepak Bansal (AZURE)" w:date="2012-08-23T21:59:00Z"/>
                  </w:rPr>
                </w:rPrChange>
              </w:rPr>
            </w:pPr>
            <w:del w:id="17234" w:author="Deepak Bansal (AZURE)" w:date="2012-08-23T21:59:00Z">
              <w:r w:rsidRPr="00BB7B53" w:rsidDel="00B15A0B">
                <w:rPr>
                  <w:lang w:val="de-DE"/>
                  <w:rPrChange w:id="17235" w:author="Thomas Dietz" w:date="2012-09-11T15:19:00Z">
                    <w:rPr/>
                  </w:rPrChange>
                </w:rPr>
                <w:delText>enum 100Gb;</w:delText>
              </w:r>
              <w:bookmarkStart w:id="17236" w:name="_Toc333523966"/>
              <w:bookmarkStart w:id="17237" w:name="_Toc335148053"/>
              <w:bookmarkEnd w:id="17236"/>
              <w:bookmarkEnd w:id="17237"/>
            </w:del>
          </w:p>
          <w:p w14:paraId="609C6B7B" w14:textId="5D644B86" w:rsidR="00F07D3E" w:rsidRPr="00BB7B53" w:rsidDel="00B15A0B" w:rsidRDefault="00F07D3E" w:rsidP="00011096">
            <w:pPr>
              <w:pStyle w:val="XML3"/>
              <w:rPr>
                <w:del w:id="17238" w:author="Deepak Bansal (AZURE)" w:date="2012-08-23T21:59:00Z"/>
                <w:lang w:val="de-DE"/>
                <w:rPrChange w:id="17239" w:author="Thomas Dietz" w:date="2012-09-11T15:19:00Z">
                  <w:rPr>
                    <w:del w:id="17240" w:author="Deepak Bansal (AZURE)" w:date="2012-08-23T21:59:00Z"/>
                  </w:rPr>
                </w:rPrChange>
              </w:rPr>
            </w:pPr>
            <w:del w:id="17241" w:author="Deepak Bansal (AZURE)" w:date="2012-08-23T21:59:00Z">
              <w:r w:rsidRPr="00BB7B53" w:rsidDel="00B15A0B">
                <w:rPr>
                  <w:lang w:val="de-DE"/>
                  <w:rPrChange w:id="17242" w:author="Thomas Dietz" w:date="2012-09-11T15:19:00Z">
                    <w:rPr/>
                  </w:rPrChange>
                </w:rPr>
                <w:delText>enum 1Tb;</w:delText>
              </w:r>
              <w:bookmarkStart w:id="17243" w:name="_Toc333523967"/>
              <w:bookmarkStart w:id="17244" w:name="_Toc335148054"/>
              <w:bookmarkEnd w:id="17243"/>
              <w:bookmarkEnd w:id="17244"/>
            </w:del>
          </w:p>
          <w:p w14:paraId="6BD43036" w14:textId="31015107" w:rsidR="00F07D3E" w:rsidRPr="00BB7B53" w:rsidDel="00B15A0B" w:rsidRDefault="00F07D3E" w:rsidP="00011096">
            <w:pPr>
              <w:pStyle w:val="XML3"/>
              <w:rPr>
                <w:del w:id="17245" w:author="Deepak Bansal (AZURE)" w:date="2012-08-23T21:59:00Z"/>
                <w:lang w:val="de-DE"/>
                <w:rPrChange w:id="17246" w:author="Thomas Dietz" w:date="2012-09-11T15:19:00Z">
                  <w:rPr>
                    <w:del w:id="17247" w:author="Deepak Bansal (AZURE)" w:date="2012-08-23T21:59:00Z"/>
                  </w:rPr>
                </w:rPrChange>
              </w:rPr>
            </w:pPr>
            <w:del w:id="17248" w:author="Deepak Bansal (AZURE)" w:date="2012-08-23T21:59:00Z">
              <w:r w:rsidRPr="00BB7B53" w:rsidDel="00B15A0B">
                <w:rPr>
                  <w:lang w:val="de-DE"/>
                  <w:rPrChange w:id="17249" w:author="Thomas Dietz" w:date="2012-09-11T15:19:00Z">
                    <w:rPr/>
                  </w:rPrChange>
                </w:rPr>
                <w:delText>enum other;</w:delText>
              </w:r>
              <w:bookmarkStart w:id="17250" w:name="_Toc333523968"/>
              <w:bookmarkStart w:id="17251" w:name="_Toc335148055"/>
              <w:bookmarkEnd w:id="17250"/>
              <w:bookmarkEnd w:id="17251"/>
            </w:del>
          </w:p>
          <w:p w14:paraId="464A825A" w14:textId="5FF6B5B9" w:rsidR="00F07D3E" w:rsidRPr="00BB7B53" w:rsidDel="00B15A0B" w:rsidRDefault="00F07D3E" w:rsidP="00011096">
            <w:pPr>
              <w:pStyle w:val="XML2"/>
              <w:rPr>
                <w:del w:id="17252" w:author="Deepak Bansal (AZURE)" w:date="2012-08-23T21:59:00Z"/>
                <w:lang w:val="de-DE"/>
                <w:rPrChange w:id="17253" w:author="Thomas Dietz" w:date="2012-09-11T15:19:00Z">
                  <w:rPr>
                    <w:del w:id="17254" w:author="Deepak Bansal (AZURE)" w:date="2012-08-23T21:59:00Z"/>
                  </w:rPr>
                </w:rPrChange>
              </w:rPr>
            </w:pPr>
            <w:del w:id="17255" w:author="Deepak Bansal (AZURE)" w:date="2012-08-23T21:59:00Z">
              <w:r w:rsidRPr="00BB7B53" w:rsidDel="00B15A0B">
                <w:rPr>
                  <w:lang w:val="de-DE"/>
                  <w:rPrChange w:id="17256" w:author="Thomas Dietz" w:date="2012-09-11T15:19:00Z">
                    <w:rPr/>
                  </w:rPrChange>
                </w:rPr>
                <w:delText>}</w:delText>
              </w:r>
              <w:bookmarkStart w:id="17257" w:name="_Toc333523969"/>
              <w:bookmarkStart w:id="17258" w:name="_Toc335148056"/>
              <w:bookmarkEnd w:id="17257"/>
              <w:bookmarkEnd w:id="17258"/>
            </w:del>
          </w:p>
          <w:p w14:paraId="33777E8D" w14:textId="2DFB5155" w:rsidR="00F07D3E" w:rsidRPr="00BB7B53" w:rsidDel="00B15A0B" w:rsidRDefault="00F07D3E" w:rsidP="00011096">
            <w:pPr>
              <w:pStyle w:val="XML2"/>
              <w:rPr>
                <w:del w:id="17259" w:author="Deepak Bansal (AZURE)" w:date="2012-08-23T21:59:00Z"/>
                <w:lang w:val="de-DE"/>
                <w:rPrChange w:id="17260" w:author="Thomas Dietz" w:date="2012-09-11T15:19:00Z">
                  <w:rPr>
                    <w:del w:id="17261" w:author="Deepak Bansal (AZURE)" w:date="2012-08-23T21:59:00Z"/>
                  </w:rPr>
                </w:rPrChange>
              </w:rPr>
            </w:pPr>
            <w:del w:id="17262" w:author="Deepak Bansal (AZURE)" w:date="2012-08-23T21:59:00Z">
              <w:r w:rsidRPr="00BB7B53" w:rsidDel="00B15A0B">
                <w:rPr>
                  <w:lang w:val="de-DE"/>
                  <w:rPrChange w:id="17263" w:author="Thomas Dietz" w:date="2012-09-11T15:19:00Z">
                    <w:rPr/>
                  </w:rPrChange>
                </w:rPr>
                <w:delText>description "Type to specify the rate of a port including the duplex transmission feature. Possible rates are 10Mb, 100Mb, 1Gb, 10Gb, 40Gb, 100Gb, 1Tb or other. Rates of 10Mb, 100Mb and 1Gb can support half or full duplex transmission.";</w:delText>
              </w:r>
              <w:bookmarkStart w:id="17264" w:name="_Toc333523970"/>
              <w:bookmarkStart w:id="17265" w:name="_Toc335148057"/>
              <w:bookmarkEnd w:id="17264"/>
              <w:bookmarkEnd w:id="17265"/>
            </w:del>
          </w:p>
          <w:p w14:paraId="0A3EC87C" w14:textId="50F4BCC0" w:rsidR="00F07D3E" w:rsidRPr="00BB7B53" w:rsidDel="00B15A0B" w:rsidRDefault="00F07D3E" w:rsidP="00011096">
            <w:pPr>
              <w:pStyle w:val="XML1"/>
              <w:rPr>
                <w:del w:id="17266" w:author="Deepak Bansal (AZURE)" w:date="2012-08-23T21:59:00Z"/>
                <w:lang w:val="de-DE"/>
                <w:rPrChange w:id="17267" w:author="Thomas Dietz" w:date="2012-09-11T15:19:00Z">
                  <w:rPr>
                    <w:del w:id="17268" w:author="Deepak Bansal (AZURE)" w:date="2012-08-23T21:59:00Z"/>
                  </w:rPr>
                </w:rPrChange>
              </w:rPr>
            </w:pPr>
            <w:del w:id="17269" w:author="Deepak Bansal (AZURE)" w:date="2012-08-23T21:59:00Z">
              <w:r w:rsidRPr="00BB7B53" w:rsidDel="00B15A0B">
                <w:rPr>
                  <w:lang w:val="de-DE"/>
                  <w:rPrChange w:id="17270" w:author="Thomas Dietz" w:date="2012-09-11T15:19:00Z">
                    <w:rPr/>
                  </w:rPrChange>
                </w:rPr>
                <w:delText>}</w:delText>
              </w:r>
              <w:bookmarkStart w:id="17271" w:name="_Toc333523971"/>
              <w:bookmarkStart w:id="17272" w:name="_Toc335148058"/>
              <w:bookmarkEnd w:id="17271"/>
              <w:bookmarkEnd w:id="17272"/>
            </w:del>
          </w:p>
          <w:p w14:paraId="259DE7AF" w14:textId="57FA0271" w:rsidR="00F07D3E" w:rsidRPr="00BB7B53" w:rsidDel="00B15A0B" w:rsidRDefault="00F07D3E" w:rsidP="00011096">
            <w:pPr>
              <w:pStyle w:val="XML1"/>
              <w:rPr>
                <w:del w:id="17273" w:author="Deepak Bansal (AZURE)" w:date="2012-08-23T21:59:00Z"/>
                <w:lang w:val="de-DE"/>
                <w:rPrChange w:id="17274" w:author="Thomas Dietz" w:date="2012-09-11T15:19:00Z">
                  <w:rPr>
                    <w:del w:id="17275" w:author="Deepak Bansal (AZURE)" w:date="2012-08-23T21:59:00Z"/>
                  </w:rPr>
                </w:rPrChange>
              </w:rPr>
            </w:pPr>
            <w:bookmarkStart w:id="17276" w:name="_Toc333523972"/>
            <w:bookmarkStart w:id="17277" w:name="_Toc335148059"/>
            <w:bookmarkEnd w:id="17276"/>
            <w:bookmarkEnd w:id="17277"/>
          </w:p>
          <w:p w14:paraId="35CDE59D" w14:textId="068A2A17" w:rsidR="00F07D3E" w:rsidRPr="00BB7B53" w:rsidDel="00B15A0B" w:rsidRDefault="00F07D3E" w:rsidP="00011096">
            <w:pPr>
              <w:pStyle w:val="XML1"/>
              <w:rPr>
                <w:del w:id="17278" w:author="Deepak Bansal (AZURE)" w:date="2012-08-23T21:59:00Z"/>
                <w:lang w:val="de-DE"/>
                <w:rPrChange w:id="17279" w:author="Thomas Dietz" w:date="2012-09-11T15:19:00Z">
                  <w:rPr>
                    <w:del w:id="17280" w:author="Deepak Bansal (AZURE)" w:date="2012-08-23T21:59:00Z"/>
                  </w:rPr>
                </w:rPrChange>
              </w:rPr>
            </w:pPr>
            <w:del w:id="17281" w:author="Deepak Bansal (AZURE)" w:date="2012-08-23T21:59:00Z">
              <w:r w:rsidRPr="00BB7B53" w:rsidDel="00B15A0B">
                <w:rPr>
                  <w:lang w:val="de-DE"/>
                  <w:rPrChange w:id="17282" w:author="Thomas Dietz" w:date="2012-09-11T15:19:00Z">
                    <w:rPr/>
                  </w:rPrChange>
                </w:rPr>
                <w:delText>grouping openflow-port-current-features-grouping {</w:delText>
              </w:r>
              <w:bookmarkStart w:id="17283" w:name="_Toc333523973"/>
              <w:bookmarkStart w:id="17284" w:name="_Toc335148060"/>
              <w:bookmarkEnd w:id="17283"/>
              <w:bookmarkEnd w:id="17284"/>
            </w:del>
          </w:p>
          <w:p w14:paraId="36EE84FD" w14:textId="4D27FD85" w:rsidR="00F07D3E" w:rsidRPr="00BB7B53" w:rsidDel="00B15A0B" w:rsidRDefault="00F07D3E" w:rsidP="00011096">
            <w:pPr>
              <w:pStyle w:val="XML2"/>
              <w:rPr>
                <w:del w:id="17285" w:author="Deepak Bansal (AZURE)" w:date="2012-08-23T21:59:00Z"/>
                <w:lang w:val="de-DE"/>
                <w:rPrChange w:id="17286" w:author="Thomas Dietz" w:date="2012-09-11T15:19:00Z">
                  <w:rPr>
                    <w:del w:id="17287" w:author="Deepak Bansal (AZURE)" w:date="2012-08-23T21:59:00Z"/>
                  </w:rPr>
                </w:rPrChange>
              </w:rPr>
            </w:pPr>
            <w:del w:id="17288" w:author="Deepak Bansal (AZURE)" w:date="2012-08-23T21:59:00Z">
              <w:r w:rsidRPr="00BB7B53" w:rsidDel="00B15A0B">
                <w:rPr>
                  <w:lang w:val="de-DE"/>
                  <w:rPrChange w:id="17289" w:author="Thomas Dietz" w:date="2012-09-11T15:19:00Z">
                    <w:rPr/>
                  </w:rPrChange>
                </w:rPr>
                <w:delText>description "The current features of a port.";</w:delText>
              </w:r>
              <w:bookmarkStart w:id="17290" w:name="_Toc333523974"/>
              <w:bookmarkStart w:id="17291" w:name="_Toc335148061"/>
              <w:bookmarkEnd w:id="17290"/>
              <w:bookmarkEnd w:id="17291"/>
            </w:del>
          </w:p>
          <w:p w14:paraId="7770A64A" w14:textId="2FD1A91A" w:rsidR="00F07D3E" w:rsidRPr="00BB7B53" w:rsidDel="00B15A0B" w:rsidRDefault="00F07D3E" w:rsidP="00011096">
            <w:pPr>
              <w:pStyle w:val="XML2"/>
              <w:rPr>
                <w:del w:id="17292" w:author="Deepak Bansal (AZURE)" w:date="2012-08-23T21:59:00Z"/>
                <w:lang w:val="de-DE"/>
                <w:rPrChange w:id="17293" w:author="Thomas Dietz" w:date="2012-09-11T15:19:00Z">
                  <w:rPr>
                    <w:del w:id="17294" w:author="Deepak Bansal (AZURE)" w:date="2012-08-23T21:59:00Z"/>
                  </w:rPr>
                </w:rPrChange>
              </w:rPr>
            </w:pPr>
            <w:del w:id="17295" w:author="Deepak Bansal (AZURE)" w:date="2012-08-23T21:59:00Z">
              <w:r w:rsidRPr="00BB7B53" w:rsidDel="00B15A0B">
                <w:rPr>
                  <w:lang w:val="de-DE"/>
                  <w:rPrChange w:id="17296" w:author="Thomas Dietz" w:date="2012-09-11T15:19:00Z">
                    <w:rPr/>
                  </w:rPrChange>
                </w:rPr>
                <w:delText>leaf rate {</w:delText>
              </w:r>
              <w:bookmarkStart w:id="17297" w:name="_Toc333523975"/>
              <w:bookmarkStart w:id="17298" w:name="_Toc335148062"/>
              <w:bookmarkEnd w:id="17297"/>
              <w:bookmarkEnd w:id="17298"/>
            </w:del>
          </w:p>
          <w:p w14:paraId="37A8508E" w14:textId="582C1EBA" w:rsidR="00F07D3E" w:rsidRPr="00BB7B53" w:rsidDel="00B15A0B" w:rsidRDefault="00F07D3E" w:rsidP="00011096">
            <w:pPr>
              <w:pStyle w:val="XML3"/>
              <w:rPr>
                <w:del w:id="17299" w:author="Deepak Bansal (AZURE)" w:date="2012-08-23T21:59:00Z"/>
                <w:lang w:val="de-DE"/>
                <w:rPrChange w:id="17300" w:author="Thomas Dietz" w:date="2012-09-11T15:19:00Z">
                  <w:rPr>
                    <w:del w:id="17301" w:author="Deepak Bansal (AZURE)" w:date="2012-08-23T21:59:00Z"/>
                  </w:rPr>
                </w:rPrChange>
              </w:rPr>
            </w:pPr>
            <w:del w:id="17302" w:author="Deepak Bansal (AZURE)" w:date="2012-08-23T21:59:00Z">
              <w:r w:rsidRPr="00BB7B53" w:rsidDel="00B15A0B">
                <w:rPr>
                  <w:lang w:val="de-DE"/>
                  <w:rPrChange w:id="17303" w:author="Thomas Dietz" w:date="2012-09-11T15:19:00Z">
                    <w:rPr/>
                  </w:rPrChange>
                </w:rPr>
                <w:delText>type rate-type;</w:delText>
              </w:r>
              <w:bookmarkStart w:id="17304" w:name="_Toc333523976"/>
              <w:bookmarkStart w:id="17305" w:name="_Toc335148063"/>
              <w:bookmarkEnd w:id="17304"/>
              <w:bookmarkEnd w:id="17305"/>
            </w:del>
          </w:p>
          <w:p w14:paraId="4F27322C" w14:textId="339A4BA5" w:rsidR="00F07D3E" w:rsidRPr="00BB7B53" w:rsidDel="00B15A0B" w:rsidRDefault="00F07D3E" w:rsidP="00011096">
            <w:pPr>
              <w:pStyle w:val="XML3"/>
              <w:rPr>
                <w:del w:id="17306" w:author="Deepak Bansal (AZURE)" w:date="2012-08-23T21:59:00Z"/>
                <w:lang w:val="de-DE"/>
                <w:rPrChange w:id="17307" w:author="Thomas Dietz" w:date="2012-09-11T15:19:00Z">
                  <w:rPr>
                    <w:del w:id="17308" w:author="Deepak Bansal (AZURE)" w:date="2012-08-23T21:59:00Z"/>
                  </w:rPr>
                </w:rPrChange>
              </w:rPr>
            </w:pPr>
            <w:del w:id="17309" w:author="Deepak Bansal (AZURE)" w:date="2012-08-23T21:59:00Z">
              <w:r w:rsidRPr="00BB7B53" w:rsidDel="00B15A0B">
                <w:rPr>
                  <w:lang w:val="de-DE"/>
                  <w:rPrChange w:id="17310" w:author="Thomas Dietz" w:date="2012-09-11T15:19:00Z">
                    <w:rPr/>
                  </w:rPrChange>
                </w:rPr>
                <w:delText>mandatory true;</w:delText>
              </w:r>
              <w:bookmarkStart w:id="17311" w:name="_Toc333523977"/>
              <w:bookmarkStart w:id="17312" w:name="_Toc335148064"/>
              <w:bookmarkEnd w:id="17311"/>
              <w:bookmarkEnd w:id="17312"/>
            </w:del>
          </w:p>
          <w:p w14:paraId="2DBCB2FA" w14:textId="6C60E8C2" w:rsidR="00F07D3E" w:rsidRPr="00BB7B53" w:rsidDel="00B15A0B" w:rsidRDefault="00F07D3E" w:rsidP="00011096">
            <w:pPr>
              <w:pStyle w:val="XML3"/>
              <w:rPr>
                <w:del w:id="17313" w:author="Deepak Bansal (AZURE)" w:date="2012-08-23T21:59:00Z"/>
                <w:lang w:val="de-DE"/>
                <w:rPrChange w:id="17314" w:author="Thomas Dietz" w:date="2012-09-11T15:19:00Z">
                  <w:rPr>
                    <w:del w:id="17315" w:author="Deepak Bansal (AZURE)" w:date="2012-08-23T21:59:00Z"/>
                  </w:rPr>
                </w:rPrChange>
              </w:rPr>
            </w:pPr>
            <w:del w:id="17316" w:author="Deepak Bansal (AZURE)" w:date="2012-08-23T21:59:00Z">
              <w:r w:rsidRPr="00BB7B53" w:rsidDel="00B15A0B">
                <w:rPr>
                  <w:lang w:val="de-DE"/>
                  <w:rPrChange w:id="17317" w:author="Thomas Dietz" w:date="2012-09-11T15:19:00Z">
                    <w:rPr/>
                  </w:rPrChange>
                </w:rPr>
                <w:delText>description "The transmission rate that is currently used.";</w:delText>
              </w:r>
              <w:bookmarkStart w:id="17318" w:name="_Toc333523978"/>
              <w:bookmarkStart w:id="17319" w:name="_Toc335148065"/>
              <w:bookmarkEnd w:id="17318"/>
              <w:bookmarkEnd w:id="17319"/>
            </w:del>
          </w:p>
          <w:p w14:paraId="3B2AF75D" w14:textId="7340198B" w:rsidR="00F07D3E" w:rsidRPr="00BB7B53" w:rsidDel="00B15A0B" w:rsidRDefault="00F07D3E" w:rsidP="00011096">
            <w:pPr>
              <w:pStyle w:val="XML2"/>
              <w:rPr>
                <w:del w:id="17320" w:author="Deepak Bansal (AZURE)" w:date="2012-08-23T21:59:00Z"/>
                <w:lang w:val="de-DE"/>
                <w:rPrChange w:id="17321" w:author="Thomas Dietz" w:date="2012-09-11T15:19:00Z">
                  <w:rPr>
                    <w:del w:id="17322" w:author="Deepak Bansal (AZURE)" w:date="2012-08-23T21:59:00Z"/>
                  </w:rPr>
                </w:rPrChange>
              </w:rPr>
            </w:pPr>
            <w:del w:id="17323" w:author="Deepak Bansal (AZURE)" w:date="2012-08-23T21:59:00Z">
              <w:r w:rsidRPr="00BB7B53" w:rsidDel="00B15A0B">
                <w:rPr>
                  <w:lang w:val="de-DE"/>
                  <w:rPrChange w:id="17324" w:author="Thomas Dietz" w:date="2012-09-11T15:19:00Z">
                    <w:rPr/>
                  </w:rPrChange>
                </w:rPr>
                <w:delText>}</w:delText>
              </w:r>
              <w:bookmarkStart w:id="17325" w:name="_Toc333523979"/>
              <w:bookmarkStart w:id="17326" w:name="_Toc335148066"/>
              <w:bookmarkEnd w:id="17325"/>
              <w:bookmarkEnd w:id="17326"/>
            </w:del>
          </w:p>
          <w:p w14:paraId="7A607CC1" w14:textId="6EC716D5" w:rsidR="00F07D3E" w:rsidRPr="00BB7B53" w:rsidDel="00B15A0B" w:rsidRDefault="00F07D3E" w:rsidP="00011096">
            <w:pPr>
              <w:pStyle w:val="XML2"/>
              <w:rPr>
                <w:del w:id="17327" w:author="Deepak Bansal (AZURE)" w:date="2012-08-23T21:59:00Z"/>
                <w:lang w:val="de-DE"/>
                <w:rPrChange w:id="17328" w:author="Thomas Dietz" w:date="2012-09-11T15:19:00Z">
                  <w:rPr>
                    <w:del w:id="17329" w:author="Deepak Bansal (AZURE)" w:date="2012-08-23T21:59:00Z"/>
                  </w:rPr>
                </w:rPrChange>
              </w:rPr>
            </w:pPr>
            <w:del w:id="17330" w:author="Deepak Bansal (AZURE)" w:date="2012-08-23T21:59:00Z">
              <w:r w:rsidRPr="00BB7B53" w:rsidDel="00B15A0B">
                <w:rPr>
                  <w:lang w:val="de-DE"/>
                  <w:rPrChange w:id="17331" w:author="Thomas Dietz" w:date="2012-09-11T15:19:00Z">
                    <w:rPr/>
                  </w:rPrChange>
                </w:rPr>
                <w:delText xml:space="preserve">leaf auto-negotiate { </w:delText>
              </w:r>
              <w:bookmarkStart w:id="17332" w:name="_Toc333523980"/>
              <w:bookmarkStart w:id="17333" w:name="_Toc335148067"/>
              <w:bookmarkEnd w:id="17332"/>
              <w:bookmarkEnd w:id="17333"/>
            </w:del>
          </w:p>
          <w:p w14:paraId="629EED60" w14:textId="01E82D48" w:rsidR="00F07D3E" w:rsidRPr="00BB7B53" w:rsidDel="00B15A0B" w:rsidRDefault="00F07D3E" w:rsidP="00011096">
            <w:pPr>
              <w:pStyle w:val="XML3"/>
              <w:rPr>
                <w:del w:id="17334" w:author="Deepak Bansal (AZURE)" w:date="2012-08-23T21:59:00Z"/>
                <w:lang w:val="de-DE"/>
                <w:rPrChange w:id="17335" w:author="Thomas Dietz" w:date="2012-09-11T15:19:00Z">
                  <w:rPr>
                    <w:del w:id="17336" w:author="Deepak Bansal (AZURE)" w:date="2012-08-23T21:59:00Z"/>
                  </w:rPr>
                </w:rPrChange>
              </w:rPr>
            </w:pPr>
            <w:del w:id="17337" w:author="Deepak Bansal (AZURE)" w:date="2012-08-23T21:59:00Z">
              <w:r w:rsidRPr="00BB7B53" w:rsidDel="00B15A0B">
                <w:rPr>
                  <w:lang w:val="de-DE"/>
                  <w:rPrChange w:id="17338" w:author="Thomas Dietz" w:date="2012-09-11T15:19:00Z">
                    <w:rPr/>
                  </w:rPrChange>
                </w:rPr>
                <w:delText>type boolean;</w:delText>
              </w:r>
              <w:bookmarkStart w:id="17339" w:name="_Toc333523981"/>
              <w:bookmarkStart w:id="17340" w:name="_Toc335148068"/>
              <w:bookmarkEnd w:id="17339"/>
              <w:bookmarkEnd w:id="17340"/>
            </w:del>
          </w:p>
          <w:p w14:paraId="0605600F" w14:textId="69474777" w:rsidR="00F07D3E" w:rsidRPr="00BB7B53" w:rsidDel="00B15A0B" w:rsidRDefault="00F07D3E" w:rsidP="00011096">
            <w:pPr>
              <w:pStyle w:val="XML3"/>
              <w:rPr>
                <w:del w:id="17341" w:author="Deepak Bansal (AZURE)" w:date="2012-08-23T21:59:00Z"/>
                <w:lang w:val="de-DE"/>
                <w:rPrChange w:id="17342" w:author="Thomas Dietz" w:date="2012-09-11T15:19:00Z">
                  <w:rPr>
                    <w:del w:id="17343" w:author="Deepak Bansal (AZURE)" w:date="2012-08-23T21:59:00Z"/>
                  </w:rPr>
                </w:rPrChange>
              </w:rPr>
            </w:pPr>
            <w:del w:id="17344" w:author="Deepak Bansal (AZURE)" w:date="2012-08-23T21:59:00Z">
              <w:r w:rsidRPr="00BB7B53" w:rsidDel="00B15A0B">
                <w:rPr>
                  <w:lang w:val="de-DE"/>
                  <w:rPrChange w:id="17345" w:author="Thomas Dietz" w:date="2012-09-11T15:19:00Z">
                    <w:rPr/>
                  </w:rPrChange>
                </w:rPr>
                <w:delText>mandatory true;</w:delText>
              </w:r>
              <w:bookmarkStart w:id="17346" w:name="_Toc333523982"/>
              <w:bookmarkStart w:id="17347" w:name="_Toc335148069"/>
              <w:bookmarkEnd w:id="17346"/>
              <w:bookmarkEnd w:id="17347"/>
            </w:del>
          </w:p>
          <w:p w14:paraId="1742CD4F" w14:textId="485C6A80" w:rsidR="00F07D3E" w:rsidRPr="00BB7B53" w:rsidDel="00B15A0B" w:rsidRDefault="00F07D3E" w:rsidP="00011096">
            <w:pPr>
              <w:pStyle w:val="XML3"/>
              <w:rPr>
                <w:del w:id="17348" w:author="Deepak Bansal (AZURE)" w:date="2012-08-23T21:59:00Z"/>
                <w:lang w:val="de-DE"/>
                <w:rPrChange w:id="17349" w:author="Thomas Dietz" w:date="2012-09-11T15:19:00Z">
                  <w:rPr>
                    <w:del w:id="17350" w:author="Deepak Bansal (AZURE)" w:date="2012-08-23T21:59:00Z"/>
                  </w:rPr>
                </w:rPrChange>
              </w:rPr>
            </w:pPr>
            <w:del w:id="17351" w:author="Deepak Bansal (AZURE)" w:date="2012-08-23T21:59:00Z">
              <w:r w:rsidRPr="00BB7B53" w:rsidDel="00B15A0B">
                <w:rPr>
                  <w:lang w:val="de-DE"/>
                  <w:rPrChange w:id="17352" w:author="Thomas Dietz" w:date="2012-09-11T15:19:00Z">
                    <w:rPr/>
                  </w:rPrChange>
                </w:rPr>
                <w:delText>description "Specifies if auto-negotiation of transmission parameters was used for the port.";</w:delText>
              </w:r>
              <w:bookmarkStart w:id="17353" w:name="_Toc333523983"/>
              <w:bookmarkStart w:id="17354" w:name="_Toc335148070"/>
              <w:bookmarkEnd w:id="17353"/>
              <w:bookmarkEnd w:id="17354"/>
            </w:del>
          </w:p>
          <w:p w14:paraId="78CB0977" w14:textId="55E6927C" w:rsidR="00F07D3E" w:rsidRPr="00BB7B53" w:rsidDel="00B15A0B" w:rsidRDefault="00F07D3E" w:rsidP="00011096">
            <w:pPr>
              <w:pStyle w:val="XML2"/>
              <w:rPr>
                <w:del w:id="17355" w:author="Deepak Bansal (AZURE)" w:date="2012-08-23T21:59:00Z"/>
                <w:lang w:val="de-DE"/>
                <w:rPrChange w:id="17356" w:author="Thomas Dietz" w:date="2012-09-11T15:19:00Z">
                  <w:rPr>
                    <w:del w:id="17357" w:author="Deepak Bansal (AZURE)" w:date="2012-08-23T21:59:00Z"/>
                  </w:rPr>
                </w:rPrChange>
              </w:rPr>
            </w:pPr>
            <w:del w:id="17358" w:author="Deepak Bansal (AZURE)" w:date="2012-08-23T21:59:00Z">
              <w:r w:rsidRPr="00BB7B53" w:rsidDel="00B15A0B">
                <w:rPr>
                  <w:lang w:val="de-DE"/>
                  <w:rPrChange w:id="17359" w:author="Thomas Dietz" w:date="2012-09-11T15:19:00Z">
                    <w:rPr/>
                  </w:rPrChange>
                </w:rPr>
                <w:delText>}</w:delText>
              </w:r>
              <w:bookmarkStart w:id="17360" w:name="_Toc333523984"/>
              <w:bookmarkStart w:id="17361" w:name="_Toc335148071"/>
              <w:bookmarkEnd w:id="17360"/>
              <w:bookmarkEnd w:id="17361"/>
            </w:del>
          </w:p>
          <w:p w14:paraId="20371C29" w14:textId="3D3B860C" w:rsidR="00F07D3E" w:rsidRPr="00BB7B53" w:rsidDel="00B15A0B" w:rsidRDefault="00F07D3E" w:rsidP="00011096">
            <w:pPr>
              <w:pStyle w:val="XML2"/>
              <w:rPr>
                <w:del w:id="17362" w:author="Deepak Bansal (AZURE)" w:date="2012-08-23T21:59:00Z"/>
                <w:lang w:val="de-DE"/>
                <w:rPrChange w:id="17363" w:author="Thomas Dietz" w:date="2012-09-11T15:19:00Z">
                  <w:rPr>
                    <w:del w:id="17364" w:author="Deepak Bansal (AZURE)" w:date="2012-08-23T21:59:00Z"/>
                  </w:rPr>
                </w:rPrChange>
              </w:rPr>
            </w:pPr>
            <w:del w:id="17365" w:author="Deepak Bansal (AZURE)" w:date="2012-08-23T21:59:00Z">
              <w:r w:rsidRPr="00BB7B53" w:rsidDel="00B15A0B">
                <w:rPr>
                  <w:lang w:val="de-DE"/>
                  <w:rPrChange w:id="17366" w:author="Thomas Dietz" w:date="2012-09-11T15:19:00Z">
                    <w:rPr/>
                  </w:rPrChange>
                </w:rPr>
                <w:delText>leaf medium {</w:delText>
              </w:r>
              <w:bookmarkStart w:id="17367" w:name="_Toc333523985"/>
              <w:bookmarkStart w:id="17368" w:name="_Toc335148072"/>
              <w:bookmarkEnd w:id="17367"/>
              <w:bookmarkEnd w:id="17368"/>
            </w:del>
          </w:p>
          <w:p w14:paraId="7D40032B" w14:textId="1CED216A" w:rsidR="00F07D3E" w:rsidRPr="00BB7B53" w:rsidDel="00B15A0B" w:rsidRDefault="00F07D3E" w:rsidP="00011096">
            <w:pPr>
              <w:pStyle w:val="XML3"/>
              <w:rPr>
                <w:del w:id="17369" w:author="Deepak Bansal (AZURE)" w:date="2012-08-23T21:59:00Z"/>
                <w:lang w:val="de-DE"/>
                <w:rPrChange w:id="17370" w:author="Thomas Dietz" w:date="2012-09-11T15:19:00Z">
                  <w:rPr>
                    <w:del w:id="17371" w:author="Deepak Bansal (AZURE)" w:date="2012-08-23T21:59:00Z"/>
                  </w:rPr>
                </w:rPrChange>
              </w:rPr>
            </w:pPr>
            <w:del w:id="17372" w:author="Deepak Bansal (AZURE)" w:date="2012-08-23T21:59:00Z">
              <w:r w:rsidRPr="00BB7B53" w:rsidDel="00B15A0B">
                <w:rPr>
                  <w:lang w:val="de-DE"/>
                  <w:rPrChange w:id="17373" w:author="Thomas Dietz" w:date="2012-09-11T15:19:00Z">
                    <w:rPr/>
                  </w:rPrChange>
                </w:rPr>
                <w:delText>type enumeration {</w:delText>
              </w:r>
              <w:bookmarkStart w:id="17374" w:name="_Toc333523986"/>
              <w:bookmarkStart w:id="17375" w:name="_Toc335148073"/>
              <w:bookmarkEnd w:id="17374"/>
              <w:bookmarkEnd w:id="17375"/>
            </w:del>
          </w:p>
          <w:p w14:paraId="1BC68441" w14:textId="1A04F64C" w:rsidR="00F07D3E" w:rsidRPr="00BB7B53" w:rsidDel="00B15A0B" w:rsidRDefault="00F07D3E" w:rsidP="00011096">
            <w:pPr>
              <w:pStyle w:val="XML4"/>
              <w:rPr>
                <w:del w:id="17376" w:author="Deepak Bansal (AZURE)" w:date="2012-08-23T21:59:00Z"/>
                <w:lang w:val="de-DE"/>
                <w:rPrChange w:id="17377" w:author="Thomas Dietz" w:date="2012-09-11T15:19:00Z">
                  <w:rPr>
                    <w:del w:id="17378" w:author="Deepak Bansal (AZURE)" w:date="2012-08-23T21:59:00Z"/>
                  </w:rPr>
                </w:rPrChange>
              </w:rPr>
            </w:pPr>
            <w:del w:id="17379" w:author="Deepak Bansal (AZURE)" w:date="2012-08-23T21:59:00Z">
              <w:r w:rsidRPr="00BB7B53" w:rsidDel="00B15A0B">
                <w:rPr>
                  <w:lang w:val="de-DE"/>
                  <w:rPrChange w:id="17380" w:author="Thomas Dietz" w:date="2012-09-11T15:19:00Z">
                    <w:rPr/>
                  </w:rPrChange>
                </w:rPr>
                <w:delText>enum copper;</w:delText>
              </w:r>
              <w:bookmarkStart w:id="17381" w:name="_Toc333523987"/>
              <w:bookmarkStart w:id="17382" w:name="_Toc335148074"/>
              <w:bookmarkEnd w:id="17381"/>
              <w:bookmarkEnd w:id="17382"/>
            </w:del>
          </w:p>
          <w:p w14:paraId="29CC805D" w14:textId="2B0D9884" w:rsidR="00F07D3E" w:rsidRPr="00BB7B53" w:rsidDel="00B15A0B" w:rsidRDefault="00F07D3E" w:rsidP="00011096">
            <w:pPr>
              <w:pStyle w:val="XML4"/>
              <w:rPr>
                <w:del w:id="17383" w:author="Deepak Bansal (AZURE)" w:date="2012-08-23T21:59:00Z"/>
                <w:lang w:val="de-DE"/>
                <w:rPrChange w:id="17384" w:author="Thomas Dietz" w:date="2012-09-11T15:19:00Z">
                  <w:rPr>
                    <w:del w:id="17385" w:author="Deepak Bansal (AZURE)" w:date="2012-08-23T21:59:00Z"/>
                  </w:rPr>
                </w:rPrChange>
              </w:rPr>
            </w:pPr>
            <w:del w:id="17386" w:author="Deepak Bansal (AZURE)" w:date="2012-08-23T21:59:00Z">
              <w:r w:rsidRPr="00BB7B53" w:rsidDel="00B15A0B">
                <w:rPr>
                  <w:lang w:val="de-DE"/>
                  <w:rPrChange w:id="17387" w:author="Thomas Dietz" w:date="2012-09-11T15:19:00Z">
                    <w:rPr/>
                  </w:rPrChange>
                </w:rPr>
                <w:delText>enum fiber;</w:delText>
              </w:r>
              <w:bookmarkStart w:id="17388" w:name="_Toc333523988"/>
              <w:bookmarkStart w:id="17389" w:name="_Toc335148075"/>
              <w:bookmarkEnd w:id="17388"/>
              <w:bookmarkEnd w:id="17389"/>
            </w:del>
          </w:p>
          <w:p w14:paraId="256545F4" w14:textId="08C820DA" w:rsidR="00F07D3E" w:rsidRPr="00BB7B53" w:rsidDel="00B15A0B" w:rsidRDefault="00F07D3E" w:rsidP="00011096">
            <w:pPr>
              <w:pStyle w:val="XML3"/>
              <w:rPr>
                <w:del w:id="17390" w:author="Deepak Bansal (AZURE)" w:date="2012-08-23T21:59:00Z"/>
                <w:lang w:val="de-DE"/>
                <w:rPrChange w:id="17391" w:author="Thomas Dietz" w:date="2012-09-11T15:19:00Z">
                  <w:rPr>
                    <w:del w:id="17392" w:author="Deepak Bansal (AZURE)" w:date="2012-08-23T21:59:00Z"/>
                  </w:rPr>
                </w:rPrChange>
              </w:rPr>
            </w:pPr>
            <w:del w:id="17393" w:author="Deepak Bansal (AZURE)" w:date="2012-08-23T21:59:00Z">
              <w:r w:rsidRPr="00BB7B53" w:rsidDel="00B15A0B">
                <w:rPr>
                  <w:lang w:val="de-DE"/>
                  <w:rPrChange w:id="17394" w:author="Thomas Dietz" w:date="2012-09-11T15:19:00Z">
                    <w:rPr/>
                  </w:rPrChange>
                </w:rPr>
                <w:delText>}</w:delText>
              </w:r>
              <w:bookmarkStart w:id="17395" w:name="_Toc333523989"/>
              <w:bookmarkStart w:id="17396" w:name="_Toc335148076"/>
              <w:bookmarkEnd w:id="17395"/>
              <w:bookmarkEnd w:id="17396"/>
            </w:del>
          </w:p>
          <w:p w14:paraId="39397722" w14:textId="38C49BC6" w:rsidR="00F07D3E" w:rsidRPr="00BB7B53" w:rsidDel="00B15A0B" w:rsidRDefault="00F07D3E" w:rsidP="00011096">
            <w:pPr>
              <w:pStyle w:val="XML3"/>
              <w:rPr>
                <w:del w:id="17397" w:author="Deepak Bansal (AZURE)" w:date="2012-08-23T21:59:00Z"/>
                <w:lang w:val="de-DE"/>
                <w:rPrChange w:id="17398" w:author="Thomas Dietz" w:date="2012-09-11T15:19:00Z">
                  <w:rPr>
                    <w:del w:id="17399" w:author="Deepak Bansal (AZURE)" w:date="2012-08-23T21:59:00Z"/>
                  </w:rPr>
                </w:rPrChange>
              </w:rPr>
            </w:pPr>
            <w:del w:id="17400" w:author="Deepak Bansal (AZURE)" w:date="2012-08-23T21:59:00Z">
              <w:r w:rsidRPr="00BB7B53" w:rsidDel="00B15A0B">
                <w:rPr>
                  <w:lang w:val="de-DE"/>
                  <w:rPrChange w:id="17401" w:author="Thomas Dietz" w:date="2012-09-11T15:19:00Z">
                    <w:rPr/>
                  </w:rPrChange>
                </w:rPr>
                <w:delText>mandatory true;</w:delText>
              </w:r>
              <w:bookmarkStart w:id="17402" w:name="_Toc333523990"/>
              <w:bookmarkStart w:id="17403" w:name="_Toc335148077"/>
              <w:bookmarkEnd w:id="17402"/>
              <w:bookmarkEnd w:id="17403"/>
            </w:del>
          </w:p>
          <w:p w14:paraId="6C9C36DB" w14:textId="24C8E1FE" w:rsidR="00F07D3E" w:rsidRPr="00BB7B53" w:rsidDel="00B15A0B" w:rsidRDefault="00F07D3E" w:rsidP="00011096">
            <w:pPr>
              <w:pStyle w:val="XML3"/>
              <w:rPr>
                <w:del w:id="17404" w:author="Deepak Bansal (AZURE)" w:date="2012-08-23T21:59:00Z"/>
                <w:lang w:val="de-DE"/>
                <w:rPrChange w:id="17405" w:author="Thomas Dietz" w:date="2012-09-11T15:19:00Z">
                  <w:rPr>
                    <w:del w:id="17406" w:author="Deepak Bansal (AZURE)" w:date="2012-08-23T21:59:00Z"/>
                  </w:rPr>
                </w:rPrChange>
              </w:rPr>
            </w:pPr>
            <w:del w:id="17407" w:author="Deepak Bansal (AZURE)" w:date="2012-08-23T21:59:00Z">
              <w:r w:rsidRPr="00BB7B53" w:rsidDel="00B15A0B">
                <w:rPr>
                  <w:lang w:val="de-DE"/>
                  <w:rPrChange w:id="17408" w:author="Thomas Dietz" w:date="2012-09-11T15:19:00Z">
                    <w:rPr/>
                  </w:rPrChange>
                </w:rPr>
                <w:delText>description "The transmission medium used by the port.";</w:delText>
              </w:r>
              <w:bookmarkStart w:id="17409" w:name="_Toc333523991"/>
              <w:bookmarkStart w:id="17410" w:name="_Toc335148078"/>
              <w:bookmarkEnd w:id="17409"/>
              <w:bookmarkEnd w:id="17410"/>
            </w:del>
          </w:p>
          <w:p w14:paraId="3FF151CA" w14:textId="16F179F0" w:rsidR="00F07D3E" w:rsidRPr="00BB7B53" w:rsidDel="00B15A0B" w:rsidRDefault="00F07D3E" w:rsidP="00011096">
            <w:pPr>
              <w:pStyle w:val="XML2"/>
              <w:rPr>
                <w:del w:id="17411" w:author="Deepak Bansal (AZURE)" w:date="2012-08-23T21:59:00Z"/>
                <w:lang w:val="de-DE"/>
                <w:rPrChange w:id="17412" w:author="Thomas Dietz" w:date="2012-09-11T15:19:00Z">
                  <w:rPr>
                    <w:del w:id="17413" w:author="Deepak Bansal (AZURE)" w:date="2012-08-23T21:59:00Z"/>
                  </w:rPr>
                </w:rPrChange>
              </w:rPr>
            </w:pPr>
            <w:del w:id="17414" w:author="Deepak Bansal (AZURE)" w:date="2012-08-23T21:59:00Z">
              <w:r w:rsidRPr="00BB7B53" w:rsidDel="00B15A0B">
                <w:rPr>
                  <w:lang w:val="de-DE"/>
                  <w:rPrChange w:id="17415" w:author="Thomas Dietz" w:date="2012-09-11T15:19:00Z">
                    <w:rPr/>
                  </w:rPrChange>
                </w:rPr>
                <w:delText>}</w:delText>
              </w:r>
              <w:bookmarkStart w:id="17416" w:name="_Toc333523992"/>
              <w:bookmarkStart w:id="17417" w:name="_Toc335148079"/>
              <w:bookmarkEnd w:id="17416"/>
              <w:bookmarkEnd w:id="17417"/>
            </w:del>
          </w:p>
          <w:p w14:paraId="27DB9152" w14:textId="48D72D95" w:rsidR="00F07D3E" w:rsidRPr="00BB7B53" w:rsidDel="00B15A0B" w:rsidRDefault="00F07D3E" w:rsidP="00011096">
            <w:pPr>
              <w:pStyle w:val="XML2"/>
              <w:rPr>
                <w:del w:id="17418" w:author="Deepak Bansal (AZURE)" w:date="2012-08-23T21:59:00Z"/>
                <w:lang w:val="de-DE"/>
                <w:rPrChange w:id="17419" w:author="Thomas Dietz" w:date="2012-09-11T15:19:00Z">
                  <w:rPr>
                    <w:del w:id="17420" w:author="Deepak Bansal (AZURE)" w:date="2012-08-23T21:59:00Z"/>
                  </w:rPr>
                </w:rPrChange>
              </w:rPr>
            </w:pPr>
            <w:del w:id="17421" w:author="Deepak Bansal (AZURE)" w:date="2012-08-23T21:59:00Z">
              <w:r w:rsidRPr="00BB7B53" w:rsidDel="00B15A0B">
                <w:rPr>
                  <w:lang w:val="de-DE"/>
                  <w:rPrChange w:id="17422" w:author="Thomas Dietz" w:date="2012-09-11T15:19:00Z">
                    <w:rPr/>
                  </w:rPrChange>
                </w:rPr>
                <w:delText>leaf pause {</w:delText>
              </w:r>
              <w:bookmarkStart w:id="17423" w:name="_Toc333523993"/>
              <w:bookmarkStart w:id="17424" w:name="_Toc335148080"/>
              <w:bookmarkEnd w:id="17423"/>
              <w:bookmarkEnd w:id="17424"/>
            </w:del>
          </w:p>
          <w:p w14:paraId="2D62AF96" w14:textId="4E1DBD6C" w:rsidR="00F07D3E" w:rsidRPr="00BB7B53" w:rsidDel="00B15A0B" w:rsidRDefault="00F07D3E" w:rsidP="00011096">
            <w:pPr>
              <w:pStyle w:val="XML3"/>
              <w:rPr>
                <w:del w:id="17425" w:author="Deepak Bansal (AZURE)" w:date="2012-08-23T21:59:00Z"/>
                <w:lang w:val="de-DE"/>
                <w:rPrChange w:id="17426" w:author="Thomas Dietz" w:date="2012-09-11T15:19:00Z">
                  <w:rPr>
                    <w:del w:id="17427" w:author="Deepak Bansal (AZURE)" w:date="2012-08-23T21:59:00Z"/>
                  </w:rPr>
                </w:rPrChange>
              </w:rPr>
            </w:pPr>
            <w:del w:id="17428" w:author="Deepak Bansal (AZURE)" w:date="2012-08-23T21:59:00Z">
              <w:r w:rsidRPr="00BB7B53" w:rsidDel="00B15A0B">
                <w:rPr>
                  <w:lang w:val="de-DE"/>
                  <w:rPrChange w:id="17429" w:author="Thomas Dietz" w:date="2012-09-11T15:19:00Z">
                    <w:rPr/>
                  </w:rPrChange>
                </w:rPr>
                <w:delText>type enumeration {</w:delText>
              </w:r>
              <w:bookmarkStart w:id="17430" w:name="_Toc333523994"/>
              <w:bookmarkStart w:id="17431" w:name="_Toc335148081"/>
              <w:bookmarkEnd w:id="17430"/>
              <w:bookmarkEnd w:id="17431"/>
            </w:del>
          </w:p>
          <w:p w14:paraId="3DF6DB31" w14:textId="12A616A1" w:rsidR="00F07D3E" w:rsidRPr="00BB7B53" w:rsidDel="00B15A0B" w:rsidRDefault="00F07D3E" w:rsidP="00011096">
            <w:pPr>
              <w:pStyle w:val="XML4"/>
              <w:rPr>
                <w:del w:id="17432" w:author="Deepak Bansal (AZURE)" w:date="2012-08-23T21:59:00Z"/>
                <w:lang w:val="de-DE"/>
                <w:rPrChange w:id="17433" w:author="Thomas Dietz" w:date="2012-09-11T15:19:00Z">
                  <w:rPr>
                    <w:del w:id="17434" w:author="Deepak Bansal (AZURE)" w:date="2012-08-23T21:59:00Z"/>
                  </w:rPr>
                </w:rPrChange>
              </w:rPr>
            </w:pPr>
            <w:del w:id="17435" w:author="Deepak Bansal (AZURE)" w:date="2012-08-23T21:59:00Z">
              <w:r w:rsidRPr="00BB7B53" w:rsidDel="00B15A0B">
                <w:rPr>
                  <w:lang w:val="de-DE"/>
                  <w:rPrChange w:id="17436" w:author="Thomas Dietz" w:date="2012-09-11T15:19:00Z">
                    <w:rPr/>
                  </w:rPrChange>
                </w:rPr>
                <w:delText>enum unsupported;</w:delText>
              </w:r>
              <w:bookmarkStart w:id="17437" w:name="_Toc333523995"/>
              <w:bookmarkStart w:id="17438" w:name="_Toc335148082"/>
              <w:bookmarkEnd w:id="17437"/>
              <w:bookmarkEnd w:id="17438"/>
            </w:del>
          </w:p>
          <w:p w14:paraId="4243CE80" w14:textId="1D8C4B41" w:rsidR="00F07D3E" w:rsidRPr="00BB7B53" w:rsidDel="00B15A0B" w:rsidRDefault="00F07D3E" w:rsidP="00011096">
            <w:pPr>
              <w:pStyle w:val="XML4"/>
              <w:rPr>
                <w:del w:id="17439" w:author="Deepak Bansal (AZURE)" w:date="2012-08-23T21:59:00Z"/>
                <w:lang w:val="de-DE"/>
                <w:rPrChange w:id="17440" w:author="Thomas Dietz" w:date="2012-09-11T15:19:00Z">
                  <w:rPr>
                    <w:del w:id="17441" w:author="Deepak Bansal (AZURE)" w:date="2012-08-23T21:59:00Z"/>
                  </w:rPr>
                </w:rPrChange>
              </w:rPr>
            </w:pPr>
            <w:del w:id="17442" w:author="Deepak Bansal (AZURE)" w:date="2012-08-23T21:59:00Z">
              <w:r w:rsidRPr="00BB7B53" w:rsidDel="00B15A0B">
                <w:rPr>
                  <w:lang w:val="de-DE"/>
                  <w:rPrChange w:id="17443" w:author="Thomas Dietz" w:date="2012-09-11T15:19:00Z">
                    <w:rPr/>
                  </w:rPrChange>
                </w:rPr>
                <w:delText>enum symmetric;</w:delText>
              </w:r>
              <w:bookmarkStart w:id="17444" w:name="_Toc333523996"/>
              <w:bookmarkStart w:id="17445" w:name="_Toc335148083"/>
              <w:bookmarkEnd w:id="17444"/>
              <w:bookmarkEnd w:id="17445"/>
            </w:del>
          </w:p>
          <w:p w14:paraId="3E55ED53" w14:textId="06E161B9" w:rsidR="00F07D3E" w:rsidRPr="00BB7B53" w:rsidDel="00B15A0B" w:rsidRDefault="00F07D3E" w:rsidP="00011096">
            <w:pPr>
              <w:pStyle w:val="XML4"/>
              <w:rPr>
                <w:del w:id="17446" w:author="Deepak Bansal (AZURE)" w:date="2012-08-23T21:59:00Z"/>
                <w:lang w:val="de-DE"/>
                <w:rPrChange w:id="17447" w:author="Thomas Dietz" w:date="2012-09-11T15:19:00Z">
                  <w:rPr>
                    <w:del w:id="17448" w:author="Deepak Bansal (AZURE)" w:date="2012-08-23T21:59:00Z"/>
                  </w:rPr>
                </w:rPrChange>
              </w:rPr>
            </w:pPr>
            <w:del w:id="17449" w:author="Deepak Bansal (AZURE)" w:date="2012-08-23T21:59:00Z">
              <w:r w:rsidRPr="00BB7B53" w:rsidDel="00B15A0B">
                <w:rPr>
                  <w:lang w:val="de-DE"/>
                  <w:rPrChange w:id="17450" w:author="Thomas Dietz" w:date="2012-09-11T15:19:00Z">
                    <w:rPr/>
                  </w:rPrChange>
                </w:rPr>
                <w:delText>enum asymmetric;</w:delText>
              </w:r>
              <w:bookmarkStart w:id="17451" w:name="_Toc333523997"/>
              <w:bookmarkStart w:id="17452" w:name="_Toc335148084"/>
              <w:bookmarkEnd w:id="17451"/>
              <w:bookmarkEnd w:id="17452"/>
            </w:del>
          </w:p>
          <w:p w14:paraId="017E676B" w14:textId="249882ED" w:rsidR="00F07D3E" w:rsidRPr="00BB7B53" w:rsidDel="00B15A0B" w:rsidRDefault="00F07D3E" w:rsidP="00011096">
            <w:pPr>
              <w:pStyle w:val="XML4"/>
              <w:rPr>
                <w:del w:id="17453" w:author="Deepak Bansal (AZURE)" w:date="2012-08-23T21:59:00Z"/>
                <w:lang w:val="de-DE"/>
                <w:rPrChange w:id="17454" w:author="Thomas Dietz" w:date="2012-09-11T15:19:00Z">
                  <w:rPr>
                    <w:del w:id="17455" w:author="Deepak Bansal (AZURE)" w:date="2012-08-23T21:59:00Z"/>
                  </w:rPr>
                </w:rPrChange>
              </w:rPr>
            </w:pPr>
            <w:del w:id="17456" w:author="Deepak Bansal (AZURE)" w:date="2012-08-23T21:59:00Z">
              <w:r w:rsidRPr="00BB7B53" w:rsidDel="00B15A0B">
                <w:rPr>
                  <w:lang w:val="de-DE"/>
                  <w:rPrChange w:id="17457" w:author="Thomas Dietz" w:date="2012-09-11T15:19:00Z">
                    <w:rPr/>
                  </w:rPrChange>
                </w:rPr>
                <w:delText>}</w:delText>
              </w:r>
              <w:bookmarkStart w:id="17458" w:name="_Toc333523998"/>
              <w:bookmarkStart w:id="17459" w:name="_Toc335148085"/>
              <w:bookmarkEnd w:id="17458"/>
              <w:bookmarkEnd w:id="17459"/>
            </w:del>
          </w:p>
          <w:p w14:paraId="69521450" w14:textId="7AD888E6" w:rsidR="00F07D3E" w:rsidRPr="00BB7B53" w:rsidDel="00B15A0B" w:rsidRDefault="00F07D3E" w:rsidP="00011096">
            <w:pPr>
              <w:pStyle w:val="XML3"/>
              <w:rPr>
                <w:del w:id="17460" w:author="Deepak Bansal (AZURE)" w:date="2012-08-23T21:59:00Z"/>
                <w:lang w:val="de-DE"/>
                <w:rPrChange w:id="17461" w:author="Thomas Dietz" w:date="2012-09-11T15:19:00Z">
                  <w:rPr>
                    <w:del w:id="17462" w:author="Deepak Bansal (AZURE)" w:date="2012-08-23T21:59:00Z"/>
                  </w:rPr>
                </w:rPrChange>
              </w:rPr>
            </w:pPr>
            <w:del w:id="17463" w:author="Deepak Bansal (AZURE)" w:date="2012-08-23T21:59:00Z">
              <w:r w:rsidRPr="00BB7B53" w:rsidDel="00B15A0B">
                <w:rPr>
                  <w:lang w:val="de-DE"/>
                  <w:rPrChange w:id="17464" w:author="Thomas Dietz" w:date="2012-09-11T15:19:00Z">
                    <w:rPr/>
                  </w:rPrChange>
                </w:rPr>
                <w:delText>mandatory true;</w:delText>
              </w:r>
              <w:bookmarkStart w:id="17465" w:name="_Toc333523999"/>
              <w:bookmarkStart w:id="17466" w:name="_Toc335148086"/>
              <w:bookmarkEnd w:id="17465"/>
              <w:bookmarkEnd w:id="17466"/>
            </w:del>
          </w:p>
          <w:p w14:paraId="0CE233DB" w14:textId="38C41A3F" w:rsidR="00F07D3E" w:rsidRPr="00BB7B53" w:rsidDel="00B15A0B" w:rsidRDefault="00F07D3E" w:rsidP="00011096">
            <w:pPr>
              <w:pStyle w:val="XML3"/>
              <w:rPr>
                <w:del w:id="17467" w:author="Deepak Bansal (AZURE)" w:date="2012-08-23T21:59:00Z"/>
                <w:lang w:val="de-DE"/>
                <w:rPrChange w:id="17468" w:author="Thomas Dietz" w:date="2012-09-11T15:19:00Z">
                  <w:rPr>
                    <w:del w:id="17469" w:author="Deepak Bansal (AZURE)" w:date="2012-08-23T21:59:00Z"/>
                  </w:rPr>
                </w:rPrChange>
              </w:rPr>
            </w:pPr>
            <w:del w:id="17470" w:author="Deepak Bansal (AZURE)" w:date="2012-08-23T21:59:00Z">
              <w:r w:rsidRPr="00BB7B53" w:rsidDel="00B15A0B">
                <w:rPr>
                  <w:lang w:val="de-DE"/>
                  <w:rPrChange w:id="17471" w:author="Thomas Dietz" w:date="2012-09-11T15:19:00Z">
                    <w:rPr/>
                  </w:rPrChange>
                </w:rPr>
                <w:delText>description "Specifies if pausing of transmission is supported at all and if yes if it is asymmetric or symmetric.";</w:delText>
              </w:r>
              <w:bookmarkStart w:id="17472" w:name="_Toc333524000"/>
              <w:bookmarkStart w:id="17473" w:name="_Toc335148087"/>
              <w:bookmarkEnd w:id="17472"/>
              <w:bookmarkEnd w:id="17473"/>
            </w:del>
          </w:p>
          <w:p w14:paraId="5CEC21FD" w14:textId="7E0698A8" w:rsidR="00F07D3E" w:rsidRPr="00BB7B53" w:rsidDel="00B15A0B" w:rsidRDefault="00F07D3E" w:rsidP="00011096">
            <w:pPr>
              <w:pStyle w:val="XML2"/>
              <w:rPr>
                <w:del w:id="17474" w:author="Deepak Bansal (AZURE)" w:date="2012-08-23T21:59:00Z"/>
                <w:lang w:val="de-DE"/>
                <w:rPrChange w:id="17475" w:author="Thomas Dietz" w:date="2012-09-11T15:19:00Z">
                  <w:rPr>
                    <w:del w:id="17476" w:author="Deepak Bansal (AZURE)" w:date="2012-08-23T21:59:00Z"/>
                  </w:rPr>
                </w:rPrChange>
              </w:rPr>
            </w:pPr>
            <w:del w:id="17477" w:author="Deepak Bansal (AZURE)" w:date="2012-08-23T21:59:00Z">
              <w:r w:rsidRPr="00BB7B53" w:rsidDel="00B15A0B">
                <w:rPr>
                  <w:lang w:val="de-DE"/>
                  <w:rPrChange w:id="17478" w:author="Thomas Dietz" w:date="2012-09-11T15:19:00Z">
                    <w:rPr/>
                  </w:rPrChange>
                </w:rPr>
                <w:delText>}</w:delText>
              </w:r>
              <w:bookmarkStart w:id="17479" w:name="_Toc333524001"/>
              <w:bookmarkStart w:id="17480" w:name="_Toc335148088"/>
              <w:bookmarkEnd w:id="17479"/>
              <w:bookmarkEnd w:id="17480"/>
            </w:del>
          </w:p>
          <w:p w14:paraId="69E0C10C" w14:textId="5AA8D052" w:rsidR="00F07D3E" w:rsidRPr="00BB7B53" w:rsidDel="00B15A0B" w:rsidRDefault="00F07D3E" w:rsidP="00011096">
            <w:pPr>
              <w:pStyle w:val="XML1"/>
              <w:rPr>
                <w:del w:id="17481" w:author="Deepak Bansal (AZURE)" w:date="2012-08-23T21:59:00Z"/>
                <w:lang w:val="de-DE"/>
                <w:rPrChange w:id="17482" w:author="Thomas Dietz" w:date="2012-09-11T15:19:00Z">
                  <w:rPr>
                    <w:del w:id="17483" w:author="Deepak Bansal (AZURE)" w:date="2012-08-23T21:59:00Z"/>
                  </w:rPr>
                </w:rPrChange>
              </w:rPr>
            </w:pPr>
            <w:del w:id="17484" w:author="Deepak Bansal (AZURE)" w:date="2012-08-23T21:59:00Z">
              <w:r w:rsidRPr="00BB7B53" w:rsidDel="00B15A0B">
                <w:rPr>
                  <w:lang w:val="de-DE"/>
                  <w:rPrChange w:id="17485" w:author="Thomas Dietz" w:date="2012-09-11T15:19:00Z">
                    <w:rPr/>
                  </w:rPrChange>
                </w:rPr>
                <w:delText>}</w:delText>
              </w:r>
              <w:bookmarkStart w:id="17486" w:name="_Toc333524002"/>
              <w:bookmarkStart w:id="17487" w:name="_Toc335148089"/>
              <w:bookmarkEnd w:id="17486"/>
              <w:bookmarkEnd w:id="17487"/>
            </w:del>
          </w:p>
          <w:p w14:paraId="6E5AD6E7" w14:textId="194CBE32" w:rsidR="00F07D3E" w:rsidRPr="00BB7B53" w:rsidDel="00B15A0B" w:rsidRDefault="00F07D3E" w:rsidP="00011096">
            <w:pPr>
              <w:pStyle w:val="XML1"/>
              <w:rPr>
                <w:del w:id="17488" w:author="Deepak Bansal (AZURE)" w:date="2012-08-23T21:59:00Z"/>
                <w:lang w:val="de-DE"/>
                <w:rPrChange w:id="17489" w:author="Thomas Dietz" w:date="2012-09-11T15:19:00Z">
                  <w:rPr>
                    <w:del w:id="17490" w:author="Deepak Bansal (AZURE)" w:date="2012-08-23T21:59:00Z"/>
                  </w:rPr>
                </w:rPrChange>
              </w:rPr>
            </w:pPr>
            <w:bookmarkStart w:id="17491" w:name="_Toc333524003"/>
            <w:bookmarkStart w:id="17492" w:name="_Toc335148090"/>
            <w:bookmarkEnd w:id="17491"/>
            <w:bookmarkEnd w:id="17492"/>
          </w:p>
          <w:p w14:paraId="2DF34B30" w14:textId="3A92C5DE" w:rsidR="00F07D3E" w:rsidRPr="00BB7B53" w:rsidDel="00B15A0B" w:rsidRDefault="00F07D3E" w:rsidP="00011096">
            <w:pPr>
              <w:pStyle w:val="XML1"/>
              <w:rPr>
                <w:del w:id="17493" w:author="Deepak Bansal (AZURE)" w:date="2012-08-23T21:59:00Z"/>
                <w:lang w:val="de-DE"/>
                <w:rPrChange w:id="17494" w:author="Thomas Dietz" w:date="2012-09-11T15:19:00Z">
                  <w:rPr>
                    <w:del w:id="17495" w:author="Deepak Bansal (AZURE)" w:date="2012-08-23T21:59:00Z"/>
                  </w:rPr>
                </w:rPrChange>
              </w:rPr>
            </w:pPr>
            <w:del w:id="17496" w:author="Deepak Bansal (AZURE)" w:date="2012-08-23T21:59:00Z">
              <w:r w:rsidRPr="00BB7B53" w:rsidDel="00B15A0B">
                <w:rPr>
                  <w:lang w:val="de-DE"/>
                  <w:rPrChange w:id="17497" w:author="Thomas Dietz" w:date="2012-09-11T15:19:00Z">
                    <w:rPr/>
                  </w:rPrChange>
                </w:rPr>
                <w:delText>grouping openflow-port-other-features-grouping {</w:delText>
              </w:r>
              <w:bookmarkStart w:id="17498" w:name="_Toc333524004"/>
              <w:bookmarkStart w:id="17499" w:name="_Toc335148091"/>
              <w:bookmarkEnd w:id="17498"/>
              <w:bookmarkEnd w:id="17499"/>
            </w:del>
          </w:p>
          <w:p w14:paraId="6998403C" w14:textId="276F5B2B" w:rsidR="00F07D3E" w:rsidRPr="00BB7B53" w:rsidDel="00B15A0B" w:rsidRDefault="00F07D3E" w:rsidP="00011096">
            <w:pPr>
              <w:pStyle w:val="XML2"/>
              <w:rPr>
                <w:del w:id="17500" w:author="Deepak Bansal (AZURE)" w:date="2012-08-23T21:59:00Z"/>
                <w:lang w:val="de-DE"/>
                <w:rPrChange w:id="17501" w:author="Thomas Dietz" w:date="2012-09-11T15:19:00Z">
                  <w:rPr>
                    <w:del w:id="17502" w:author="Deepak Bansal (AZURE)" w:date="2012-08-23T21:59:00Z"/>
                  </w:rPr>
                </w:rPrChange>
              </w:rPr>
            </w:pPr>
            <w:del w:id="17503" w:author="Deepak Bansal (AZURE)" w:date="2012-08-23T21:59:00Z">
              <w:r w:rsidRPr="00BB7B53" w:rsidDel="00B15A0B">
                <w:rPr>
                  <w:lang w:val="de-DE"/>
                  <w:rPrChange w:id="17504" w:author="Thomas Dietz" w:date="2012-09-11T15:19:00Z">
                    <w:rPr/>
                  </w:rPrChange>
                </w:rPr>
                <w:delText>description "The features of a port that are supported or advertised.";</w:delText>
              </w:r>
              <w:bookmarkStart w:id="17505" w:name="_Toc333524005"/>
              <w:bookmarkStart w:id="17506" w:name="_Toc335148092"/>
              <w:bookmarkEnd w:id="17505"/>
              <w:bookmarkEnd w:id="17506"/>
            </w:del>
          </w:p>
          <w:p w14:paraId="10E528CC" w14:textId="5F5638BF" w:rsidR="00F07D3E" w:rsidRPr="00BB7B53" w:rsidDel="00B15A0B" w:rsidRDefault="00F07D3E" w:rsidP="00011096">
            <w:pPr>
              <w:pStyle w:val="XML2"/>
              <w:rPr>
                <w:del w:id="17507" w:author="Deepak Bansal (AZURE)" w:date="2012-08-23T21:59:00Z"/>
                <w:lang w:val="de-DE"/>
                <w:rPrChange w:id="17508" w:author="Thomas Dietz" w:date="2012-09-11T15:19:00Z">
                  <w:rPr>
                    <w:del w:id="17509" w:author="Deepak Bansal (AZURE)" w:date="2012-08-23T21:59:00Z"/>
                  </w:rPr>
                </w:rPrChange>
              </w:rPr>
            </w:pPr>
            <w:del w:id="17510" w:author="Deepak Bansal (AZURE)" w:date="2012-08-23T21:59:00Z">
              <w:r w:rsidRPr="00BB7B53" w:rsidDel="00B15A0B">
                <w:rPr>
                  <w:lang w:val="de-DE"/>
                  <w:rPrChange w:id="17511" w:author="Thomas Dietz" w:date="2012-09-11T15:19:00Z">
                    <w:rPr/>
                  </w:rPrChange>
                </w:rPr>
                <w:delText>leaf-list rate {</w:delText>
              </w:r>
              <w:bookmarkStart w:id="17512" w:name="_Toc333524006"/>
              <w:bookmarkStart w:id="17513" w:name="_Toc335148093"/>
              <w:bookmarkEnd w:id="17512"/>
              <w:bookmarkEnd w:id="17513"/>
            </w:del>
          </w:p>
          <w:p w14:paraId="425ADC45" w14:textId="6BFB262B" w:rsidR="00F07D3E" w:rsidRPr="00BB7B53" w:rsidDel="00B15A0B" w:rsidRDefault="00F07D3E" w:rsidP="00011096">
            <w:pPr>
              <w:pStyle w:val="XML3"/>
              <w:rPr>
                <w:del w:id="17514" w:author="Deepak Bansal (AZURE)" w:date="2012-08-23T21:59:00Z"/>
                <w:lang w:val="de-DE"/>
                <w:rPrChange w:id="17515" w:author="Thomas Dietz" w:date="2012-09-11T15:19:00Z">
                  <w:rPr>
                    <w:del w:id="17516" w:author="Deepak Bansal (AZURE)" w:date="2012-08-23T21:59:00Z"/>
                  </w:rPr>
                </w:rPrChange>
              </w:rPr>
            </w:pPr>
            <w:del w:id="17517" w:author="Deepak Bansal (AZURE)" w:date="2012-08-23T21:59:00Z">
              <w:r w:rsidRPr="00BB7B53" w:rsidDel="00B15A0B">
                <w:rPr>
                  <w:lang w:val="de-DE"/>
                  <w:rPrChange w:id="17518" w:author="Thomas Dietz" w:date="2012-09-11T15:19:00Z">
                    <w:rPr/>
                  </w:rPrChange>
                </w:rPr>
                <w:delText>type rate-type;</w:delText>
              </w:r>
              <w:bookmarkStart w:id="17519" w:name="_Toc333524007"/>
              <w:bookmarkStart w:id="17520" w:name="_Toc335148094"/>
              <w:bookmarkEnd w:id="17519"/>
              <w:bookmarkEnd w:id="17520"/>
            </w:del>
          </w:p>
          <w:p w14:paraId="32C12BD1" w14:textId="617AD0D0" w:rsidR="00F07D3E" w:rsidRPr="00BB7B53" w:rsidDel="00B15A0B" w:rsidRDefault="00F07D3E" w:rsidP="00011096">
            <w:pPr>
              <w:pStyle w:val="XML3"/>
              <w:rPr>
                <w:del w:id="17521" w:author="Deepak Bansal (AZURE)" w:date="2012-08-23T21:59:00Z"/>
                <w:lang w:val="de-DE"/>
                <w:rPrChange w:id="17522" w:author="Thomas Dietz" w:date="2012-09-11T15:19:00Z">
                  <w:rPr>
                    <w:del w:id="17523" w:author="Deepak Bansal (AZURE)" w:date="2012-08-23T21:59:00Z"/>
                  </w:rPr>
                </w:rPrChange>
              </w:rPr>
            </w:pPr>
            <w:del w:id="17524" w:author="Deepak Bansal (AZURE)" w:date="2012-08-23T21:59:00Z">
              <w:r w:rsidRPr="00BB7B53" w:rsidDel="00B15A0B">
                <w:rPr>
                  <w:lang w:val="de-DE"/>
                  <w:rPrChange w:id="17525" w:author="Thomas Dietz" w:date="2012-09-11T15:19:00Z">
                    <w:rPr/>
                  </w:rPrChange>
                </w:rPr>
                <w:delText>min-elements 1;</w:delText>
              </w:r>
              <w:bookmarkStart w:id="17526" w:name="_Toc333524008"/>
              <w:bookmarkStart w:id="17527" w:name="_Toc335148095"/>
              <w:bookmarkEnd w:id="17526"/>
              <w:bookmarkEnd w:id="17527"/>
            </w:del>
          </w:p>
          <w:p w14:paraId="37BAC838" w14:textId="67F500AA" w:rsidR="00F07D3E" w:rsidRPr="00BB7B53" w:rsidDel="00B15A0B" w:rsidRDefault="00F07D3E" w:rsidP="00011096">
            <w:pPr>
              <w:pStyle w:val="XML3"/>
              <w:rPr>
                <w:del w:id="17528" w:author="Deepak Bansal (AZURE)" w:date="2012-08-23T21:59:00Z"/>
                <w:lang w:val="de-DE"/>
                <w:rPrChange w:id="17529" w:author="Thomas Dietz" w:date="2012-09-11T15:19:00Z">
                  <w:rPr>
                    <w:del w:id="17530" w:author="Deepak Bansal (AZURE)" w:date="2012-08-23T21:59:00Z"/>
                  </w:rPr>
                </w:rPrChange>
              </w:rPr>
            </w:pPr>
            <w:del w:id="17531" w:author="Deepak Bansal (AZURE)" w:date="2012-08-23T21:59:00Z">
              <w:r w:rsidRPr="00BB7B53" w:rsidDel="00B15A0B">
                <w:rPr>
                  <w:lang w:val="de-DE"/>
                  <w:rPrChange w:id="17532" w:author="Thomas Dietz" w:date="2012-09-11T15:19:00Z">
                    <w:rPr/>
                  </w:rPrChange>
                </w:rPr>
                <w:delText>description "The transmission rate that is supported or advertised. Multiple transmissions rates are allowed.";</w:delText>
              </w:r>
              <w:bookmarkStart w:id="17533" w:name="_Toc333524009"/>
              <w:bookmarkStart w:id="17534" w:name="_Toc335148096"/>
              <w:bookmarkEnd w:id="17533"/>
              <w:bookmarkEnd w:id="17534"/>
            </w:del>
          </w:p>
          <w:p w14:paraId="139FD746" w14:textId="2D6210D8" w:rsidR="00F07D3E" w:rsidRPr="00BB7B53" w:rsidDel="00B15A0B" w:rsidRDefault="00F07D3E" w:rsidP="00011096">
            <w:pPr>
              <w:pStyle w:val="XML2"/>
              <w:rPr>
                <w:del w:id="17535" w:author="Deepak Bansal (AZURE)" w:date="2012-08-23T21:59:00Z"/>
                <w:lang w:val="de-DE"/>
                <w:rPrChange w:id="17536" w:author="Thomas Dietz" w:date="2012-09-11T15:19:00Z">
                  <w:rPr>
                    <w:del w:id="17537" w:author="Deepak Bansal (AZURE)" w:date="2012-08-23T21:59:00Z"/>
                  </w:rPr>
                </w:rPrChange>
              </w:rPr>
            </w:pPr>
            <w:del w:id="17538" w:author="Deepak Bansal (AZURE)" w:date="2012-08-23T21:59:00Z">
              <w:r w:rsidRPr="00BB7B53" w:rsidDel="00B15A0B">
                <w:rPr>
                  <w:lang w:val="de-DE"/>
                  <w:rPrChange w:id="17539" w:author="Thomas Dietz" w:date="2012-09-11T15:19:00Z">
                    <w:rPr/>
                  </w:rPrChange>
                </w:rPr>
                <w:delText>}</w:delText>
              </w:r>
              <w:bookmarkStart w:id="17540" w:name="_Toc333524010"/>
              <w:bookmarkStart w:id="17541" w:name="_Toc335148097"/>
              <w:bookmarkEnd w:id="17540"/>
              <w:bookmarkEnd w:id="17541"/>
            </w:del>
          </w:p>
          <w:p w14:paraId="7612647B" w14:textId="2679C955" w:rsidR="00F07D3E" w:rsidRPr="00BB7B53" w:rsidDel="00B15A0B" w:rsidRDefault="00F07D3E" w:rsidP="00011096">
            <w:pPr>
              <w:pStyle w:val="XML2"/>
              <w:rPr>
                <w:del w:id="17542" w:author="Deepak Bansal (AZURE)" w:date="2012-08-23T21:59:00Z"/>
                <w:lang w:val="de-DE"/>
                <w:rPrChange w:id="17543" w:author="Thomas Dietz" w:date="2012-09-11T15:19:00Z">
                  <w:rPr>
                    <w:del w:id="17544" w:author="Deepak Bansal (AZURE)" w:date="2012-08-23T21:59:00Z"/>
                  </w:rPr>
                </w:rPrChange>
              </w:rPr>
            </w:pPr>
            <w:del w:id="17545" w:author="Deepak Bansal (AZURE)" w:date="2012-08-23T21:59:00Z">
              <w:r w:rsidRPr="00BB7B53" w:rsidDel="00B15A0B">
                <w:rPr>
                  <w:lang w:val="de-DE"/>
                  <w:rPrChange w:id="17546" w:author="Thomas Dietz" w:date="2012-09-11T15:19:00Z">
                    <w:rPr/>
                  </w:rPrChange>
                </w:rPr>
                <w:delText xml:space="preserve">leaf auto-negotiate { </w:delText>
              </w:r>
              <w:bookmarkStart w:id="17547" w:name="_Toc333524011"/>
              <w:bookmarkStart w:id="17548" w:name="_Toc335148098"/>
              <w:bookmarkEnd w:id="17547"/>
              <w:bookmarkEnd w:id="17548"/>
            </w:del>
          </w:p>
          <w:p w14:paraId="3AA5AA89" w14:textId="5420A602" w:rsidR="00F07D3E" w:rsidRPr="00BB7B53" w:rsidDel="00B15A0B" w:rsidRDefault="00F07D3E" w:rsidP="00011096">
            <w:pPr>
              <w:pStyle w:val="XML3"/>
              <w:rPr>
                <w:del w:id="17549" w:author="Deepak Bansal (AZURE)" w:date="2012-08-23T21:59:00Z"/>
                <w:lang w:val="de-DE"/>
                <w:rPrChange w:id="17550" w:author="Thomas Dietz" w:date="2012-09-11T15:19:00Z">
                  <w:rPr>
                    <w:del w:id="17551" w:author="Deepak Bansal (AZURE)" w:date="2012-08-23T21:59:00Z"/>
                  </w:rPr>
                </w:rPrChange>
              </w:rPr>
            </w:pPr>
            <w:del w:id="17552" w:author="Deepak Bansal (AZURE)" w:date="2012-08-23T21:59:00Z">
              <w:r w:rsidRPr="00BB7B53" w:rsidDel="00B15A0B">
                <w:rPr>
                  <w:lang w:val="de-DE"/>
                  <w:rPrChange w:id="17553" w:author="Thomas Dietz" w:date="2012-09-11T15:19:00Z">
                    <w:rPr/>
                  </w:rPrChange>
                </w:rPr>
                <w:delText>type boolean;</w:delText>
              </w:r>
              <w:bookmarkStart w:id="17554" w:name="_Toc333524012"/>
              <w:bookmarkStart w:id="17555" w:name="_Toc335148099"/>
              <w:bookmarkEnd w:id="17554"/>
              <w:bookmarkEnd w:id="17555"/>
            </w:del>
          </w:p>
          <w:p w14:paraId="008C1A52" w14:textId="66C03932" w:rsidR="00F07D3E" w:rsidRPr="00BB7B53" w:rsidDel="00B15A0B" w:rsidRDefault="00F07D3E" w:rsidP="00011096">
            <w:pPr>
              <w:pStyle w:val="XML3"/>
              <w:rPr>
                <w:del w:id="17556" w:author="Deepak Bansal (AZURE)" w:date="2012-08-23T21:59:00Z"/>
                <w:lang w:val="de-DE"/>
                <w:rPrChange w:id="17557" w:author="Thomas Dietz" w:date="2012-09-11T15:19:00Z">
                  <w:rPr>
                    <w:del w:id="17558" w:author="Deepak Bansal (AZURE)" w:date="2012-08-23T21:59:00Z"/>
                  </w:rPr>
                </w:rPrChange>
              </w:rPr>
            </w:pPr>
            <w:del w:id="17559" w:author="Deepak Bansal (AZURE)" w:date="2012-08-23T21:59:00Z">
              <w:r w:rsidRPr="00BB7B53" w:rsidDel="00B15A0B">
                <w:rPr>
                  <w:lang w:val="de-DE"/>
                  <w:rPrChange w:id="17560" w:author="Thomas Dietz" w:date="2012-09-11T15:19:00Z">
                    <w:rPr/>
                  </w:rPrChange>
                </w:rPr>
                <w:delText>mandatory true;</w:delText>
              </w:r>
              <w:bookmarkStart w:id="17561" w:name="_Toc333524013"/>
              <w:bookmarkStart w:id="17562" w:name="_Toc335148100"/>
              <w:bookmarkEnd w:id="17561"/>
              <w:bookmarkEnd w:id="17562"/>
            </w:del>
          </w:p>
          <w:p w14:paraId="19DA7962" w14:textId="05CD6735" w:rsidR="00F07D3E" w:rsidRPr="00BB7B53" w:rsidDel="00B15A0B" w:rsidRDefault="00F07D3E" w:rsidP="00011096">
            <w:pPr>
              <w:pStyle w:val="XML3"/>
              <w:rPr>
                <w:del w:id="17563" w:author="Deepak Bansal (AZURE)" w:date="2012-08-23T21:59:00Z"/>
                <w:lang w:val="de-DE"/>
                <w:rPrChange w:id="17564" w:author="Thomas Dietz" w:date="2012-09-11T15:19:00Z">
                  <w:rPr>
                    <w:del w:id="17565" w:author="Deepak Bansal (AZURE)" w:date="2012-08-23T21:59:00Z"/>
                  </w:rPr>
                </w:rPrChange>
              </w:rPr>
            </w:pPr>
            <w:del w:id="17566" w:author="Deepak Bansal (AZURE)" w:date="2012-08-23T21:59:00Z">
              <w:r w:rsidRPr="00BB7B53" w:rsidDel="00B15A0B">
                <w:rPr>
                  <w:lang w:val="de-DE"/>
                  <w:rPrChange w:id="17567" w:author="Thomas Dietz" w:date="2012-09-11T15:19:00Z">
                    <w:rPr/>
                  </w:rPrChange>
                </w:rPr>
                <w:delText>description "Specifies if auto-negotiation of transmission parameters is enabled for the port.";</w:delText>
              </w:r>
              <w:bookmarkStart w:id="17568" w:name="_Toc333524014"/>
              <w:bookmarkStart w:id="17569" w:name="_Toc335148101"/>
              <w:bookmarkEnd w:id="17568"/>
              <w:bookmarkEnd w:id="17569"/>
            </w:del>
          </w:p>
          <w:p w14:paraId="6D6F63EA" w14:textId="0C76FFF3" w:rsidR="00F07D3E" w:rsidRPr="00BB7B53" w:rsidDel="00B15A0B" w:rsidRDefault="00F07D3E" w:rsidP="00011096">
            <w:pPr>
              <w:pStyle w:val="XML2"/>
              <w:rPr>
                <w:del w:id="17570" w:author="Deepak Bansal (AZURE)" w:date="2012-08-23T21:59:00Z"/>
                <w:lang w:val="de-DE"/>
                <w:rPrChange w:id="17571" w:author="Thomas Dietz" w:date="2012-09-11T15:19:00Z">
                  <w:rPr>
                    <w:del w:id="17572" w:author="Deepak Bansal (AZURE)" w:date="2012-08-23T21:59:00Z"/>
                  </w:rPr>
                </w:rPrChange>
              </w:rPr>
            </w:pPr>
            <w:del w:id="17573" w:author="Deepak Bansal (AZURE)" w:date="2012-08-23T21:59:00Z">
              <w:r w:rsidRPr="00BB7B53" w:rsidDel="00B15A0B">
                <w:rPr>
                  <w:lang w:val="de-DE"/>
                  <w:rPrChange w:id="17574" w:author="Thomas Dietz" w:date="2012-09-11T15:19:00Z">
                    <w:rPr/>
                  </w:rPrChange>
                </w:rPr>
                <w:delText>}</w:delText>
              </w:r>
              <w:bookmarkStart w:id="17575" w:name="_Toc333524015"/>
              <w:bookmarkStart w:id="17576" w:name="_Toc335148102"/>
              <w:bookmarkEnd w:id="17575"/>
              <w:bookmarkEnd w:id="17576"/>
            </w:del>
          </w:p>
          <w:p w14:paraId="65590001" w14:textId="2959F0CC" w:rsidR="00F07D3E" w:rsidRPr="00BB7B53" w:rsidDel="00B15A0B" w:rsidRDefault="00F07D3E" w:rsidP="00011096">
            <w:pPr>
              <w:pStyle w:val="XML2"/>
              <w:rPr>
                <w:del w:id="17577" w:author="Deepak Bansal (AZURE)" w:date="2012-08-23T21:59:00Z"/>
                <w:lang w:val="de-DE"/>
                <w:rPrChange w:id="17578" w:author="Thomas Dietz" w:date="2012-09-11T15:19:00Z">
                  <w:rPr>
                    <w:del w:id="17579" w:author="Deepak Bansal (AZURE)" w:date="2012-08-23T21:59:00Z"/>
                  </w:rPr>
                </w:rPrChange>
              </w:rPr>
            </w:pPr>
            <w:del w:id="17580" w:author="Deepak Bansal (AZURE)" w:date="2012-08-23T21:59:00Z">
              <w:r w:rsidRPr="00BB7B53" w:rsidDel="00B15A0B">
                <w:rPr>
                  <w:lang w:val="de-DE"/>
                  <w:rPrChange w:id="17581" w:author="Thomas Dietz" w:date="2012-09-11T15:19:00Z">
                    <w:rPr/>
                  </w:rPrChange>
                </w:rPr>
                <w:delText>leaf-list medium {</w:delText>
              </w:r>
              <w:bookmarkStart w:id="17582" w:name="_Toc333524016"/>
              <w:bookmarkStart w:id="17583" w:name="_Toc335148103"/>
              <w:bookmarkEnd w:id="17582"/>
              <w:bookmarkEnd w:id="17583"/>
            </w:del>
          </w:p>
          <w:p w14:paraId="22620F7D" w14:textId="5861B990" w:rsidR="00F07D3E" w:rsidRPr="00BB7B53" w:rsidDel="00B15A0B" w:rsidRDefault="00F07D3E" w:rsidP="00011096">
            <w:pPr>
              <w:pStyle w:val="XML3"/>
              <w:rPr>
                <w:del w:id="17584" w:author="Deepak Bansal (AZURE)" w:date="2012-08-23T21:59:00Z"/>
                <w:lang w:val="de-DE"/>
                <w:rPrChange w:id="17585" w:author="Thomas Dietz" w:date="2012-09-11T15:19:00Z">
                  <w:rPr>
                    <w:del w:id="17586" w:author="Deepak Bansal (AZURE)" w:date="2012-08-23T21:59:00Z"/>
                  </w:rPr>
                </w:rPrChange>
              </w:rPr>
            </w:pPr>
            <w:del w:id="17587" w:author="Deepak Bansal (AZURE)" w:date="2012-08-23T21:59:00Z">
              <w:r w:rsidRPr="00BB7B53" w:rsidDel="00B15A0B">
                <w:rPr>
                  <w:lang w:val="de-DE"/>
                  <w:rPrChange w:id="17588" w:author="Thomas Dietz" w:date="2012-09-11T15:19:00Z">
                    <w:rPr/>
                  </w:rPrChange>
                </w:rPr>
                <w:delText>type enumeration {</w:delText>
              </w:r>
              <w:bookmarkStart w:id="17589" w:name="_Toc333524017"/>
              <w:bookmarkStart w:id="17590" w:name="_Toc335148104"/>
              <w:bookmarkEnd w:id="17589"/>
              <w:bookmarkEnd w:id="17590"/>
            </w:del>
          </w:p>
          <w:p w14:paraId="26F9022F" w14:textId="24F5984E" w:rsidR="00F07D3E" w:rsidRPr="00BB7B53" w:rsidDel="00B15A0B" w:rsidRDefault="00F07D3E" w:rsidP="00011096">
            <w:pPr>
              <w:pStyle w:val="XML4"/>
              <w:rPr>
                <w:del w:id="17591" w:author="Deepak Bansal (AZURE)" w:date="2012-08-23T21:59:00Z"/>
                <w:lang w:val="de-DE"/>
                <w:rPrChange w:id="17592" w:author="Thomas Dietz" w:date="2012-09-11T15:19:00Z">
                  <w:rPr>
                    <w:del w:id="17593" w:author="Deepak Bansal (AZURE)" w:date="2012-08-23T21:59:00Z"/>
                  </w:rPr>
                </w:rPrChange>
              </w:rPr>
            </w:pPr>
            <w:del w:id="17594" w:author="Deepak Bansal (AZURE)" w:date="2012-08-23T21:59:00Z">
              <w:r w:rsidRPr="00BB7B53" w:rsidDel="00B15A0B">
                <w:rPr>
                  <w:lang w:val="de-DE"/>
                  <w:rPrChange w:id="17595" w:author="Thomas Dietz" w:date="2012-09-11T15:19:00Z">
                    <w:rPr/>
                  </w:rPrChange>
                </w:rPr>
                <w:delText>enum copper;</w:delText>
              </w:r>
              <w:bookmarkStart w:id="17596" w:name="_Toc333524018"/>
              <w:bookmarkStart w:id="17597" w:name="_Toc335148105"/>
              <w:bookmarkEnd w:id="17596"/>
              <w:bookmarkEnd w:id="17597"/>
            </w:del>
          </w:p>
          <w:p w14:paraId="39D57B66" w14:textId="54F090BE" w:rsidR="00F07D3E" w:rsidRPr="00BB7B53" w:rsidDel="00B15A0B" w:rsidRDefault="00F07D3E" w:rsidP="00011096">
            <w:pPr>
              <w:pStyle w:val="XML4"/>
              <w:rPr>
                <w:del w:id="17598" w:author="Deepak Bansal (AZURE)" w:date="2012-08-23T21:59:00Z"/>
                <w:lang w:val="de-DE"/>
                <w:rPrChange w:id="17599" w:author="Thomas Dietz" w:date="2012-09-11T15:19:00Z">
                  <w:rPr>
                    <w:del w:id="17600" w:author="Deepak Bansal (AZURE)" w:date="2012-08-23T21:59:00Z"/>
                  </w:rPr>
                </w:rPrChange>
              </w:rPr>
            </w:pPr>
            <w:del w:id="17601" w:author="Deepak Bansal (AZURE)" w:date="2012-08-23T21:59:00Z">
              <w:r w:rsidRPr="00BB7B53" w:rsidDel="00B15A0B">
                <w:rPr>
                  <w:lang w:val="de-DE"/>
                  <w:rPrChange w:id="17602" w:author="Thomas Dietz" w:date="2012-09-11T15:19:00Z">
                    <w:rPr/>
                  </w:rPrChange>
                </w:rPr>
                <w:delText>enum fiber;</w:delText>
              </w:r>
              <w:bookmarkStart w:id="17603" w:name="_Toc333524019"/>
              <w:bookmarkStart w:id="17604" w:name="_Toc335148106"/>
              <w:bookmarkEnd w:id="17603"/>
              <w:bookmarkEnd w:id="17604"/>
            </w:del>
          </w:p>
          <w:p w14:paraId="4DEBC5FB" w14:textId="59DAE3EF" w:rsidR="00F07D3E" w:rsidRPr="00BB7B53" w:rsidDel="00B15A0B" w:rsidRDefault="00F07D3E" w:rsidP="00011096">
            <w:pPr>
              <w:pStyle w:val="XML4"/>
              <w:rPr>
                <w:del w:id="17605" w:author="Deepak Bansal (AZURE)" w:date="2012-08-23T21:59:00Z"/>
                <w:lang w:val="de-DE"/>
                <w:rPrChange w:id="17606" w:author="Thomas Dietz" w:date="2012-09-11T15:19:00Z">
                  <w:rPr>
                    <w:del w:id="17607" w:author="Deepak Bansal (AZURE)" w:date="2012-08-23T21:59:00Z"/>
                  </w:rPr>
                </w:rPrChange>
              </w:rPr>
            </w:pPr>
            <w:del w:id="17608" w:author="Deepak Bansal (AZURE)" w:date="2012-08-23T21:59:00Z">
              <w:r w:rsidRPr="00BB7B53" w:rsidDel="00B15A0B">
                <w:rPr>
                  <w:lang w:val="de-DE"/>
                  <w:rPrChange w:id="17609" w:author="Thomas Dietz" w:date="2012-09-11T15:19:00Z">
                    <w:rPr/>
                  </w:rPrChange>
                </w:rPr>
                <w:delText>}</w:delText>
              </w:r>
              <w:bookmarkStart w:id="17610" w:name="_Toc333524020"/>
              <w:bookmarkStart w:id="17611" w:name="_Toc335148107"/>
              <w:bookmarkEnd w:id="17610"/>
              <w:bookmarkEnd w:id="17611"/>
            </w:del>
          </w:p>
          <w:p w14:paraId="6917046D" w14:textId="3AD92D88" w:rsidR="00F07D3E" w:rsidRPr="00BB7B53" w:rsidDel="00B15A0B" w:rsidRDefault="00F07D3E" w:rsidP="00011096">
            <w:pPr>
              <w:pStyle w:val="XML3"/>
              <w:rPr>
                <w:del w:id="17612" w:author="Deepak Bansal (AZURE)" w:date="2012-08-23T21:59:00Z"/>
                <w:lang w:val="de-DE"/>
                <w:rPrChange w:id="17613" w:author="Thomas Dietz" w:date="2012-09-11T15:19:00Z">
                  <w:rPr>
                    <w:del w:id="17614" w:author="Deepak Bansal (AZURE)" w:date="2012-08-23T21:59:00Z"/>
                  </w:rPr>
                </w:rPrChange>
              </w:rPr>
            </w:pPr>
            <w:del w:id="17615" w:author="Deepak Bansal (AZURE)" w:date="2012-08-23T21:59:00Z">
              <w:r w:rsidRPr="00BB7B53" w:rsidDel="00B15A0B">
                <w:rPr>
                  <w:lang w:val="de-DE"/>
                  <w:rPrChange w:id="17616" w:author="Thomas Dietz" w:date="2012-09-11T15:19:00Z">
                    <w:rPr/>
                  </w:rPrChange>
                </w:rPr>
                <w:delText>min-elements 1;</w:delText>
              </w:r>
              <w:bookmarkStart w:id="17617" w:name="_Toc333524021"/>
              <w:bookmarkStart w:id="17618" w:name="_Toc335148108"/>
              <w:bookmarkEnd w:id="17617"/>
              <w:bookmarkEnd w:id="17618"/>
            </w:del>
          </w:p>
          <w:p w14:paraId="3311A60F" w14:textId="009CDE1A" w:rsidR="00F07D3E" w:rsidRPr="00BB7B53" w:rsidDel="00B15A0B" w:rsidRDefault="00F07D3E" w:rsidP="00011096">
            <w:pPr>
              <w:pStyle w:val="XML3"/>
              <w:rPr>
                <w:del w:id="17619" w:author="Deepak Bansal (AZURE)" w:date="2012-08-23T21:59:00Z"/>
                <w:lang w:val="de-DE"/>
                <w:rPrChange w:id="17620" w:author="Thomas Dietz" w:date="2012-09-11T15:19:00Z">
                  <w:rPr>
                    <w:del w:id="17621" w:author="Deepak Bansal (AZURE)" w:date="2012-08-23T21:59:00Z"/>
                  </w:rPr>
                </w:rPrChange>
              </w:rPr>
            </w:pPr>
            <w:del w:id="17622" w:author="Deepak Bansal (AZURE)" w:date="2012-08-23T21:59:00Z">
              <w:r w:rsidRPr="00BB7B53" w:rsidDel="00B15A0B">
                <w:rPr>
                  <w:lang w:val="de-DE"/>
                  <w:rPrChange w:id="17623" w:author="Thomas Dietz" w:date="2012-09-11T15:19:00Z">
                    <w:rPr/>
                  </w:rPrChange>
                </w:rPr>
                <w:delText>description "The transmission medium used by the port. Multiple media are allowed.";</w:delText>
              </w:r>
              <w:bookmarkStart w:id="17624" w:name="_Toc333524022"/>
              <w:bookmarkStart w:id="17625" w:name="_Toc335148109"/>
              <w:bookmarkEnd w:id="17624"/>
              <w:bookmarkEnd w:id="17625"/>
            </w:del>
          </w:p>
          <w:p w14:paraId="471C6CD5" w14:textId="513153ED" w:rsidR="00F07D3E" w:rsidRPr="00BB7B53" w:rsidDel="00B15A0B" w:rsidRDefault="00F07D3E" w:rsidP="00011096">
            <w:pPr>
              <w:pStyle w:val="XML3"/>
              <w:rPr>
                <w:del w:id="17626" w:author="Deepak Bansal (AZURE)" w:date="2012-08-23T21:59:00Z"/>
                <w:lang w:val="de-DE"/>
                <w:rPrChange w:id="17627" w:author="Thomas Dietz" w:date="2012-09-11T15:19:00Z">
                  <w:rPr>
                    <w:del w:id="17628" w:author="Deepak Bansal (AZURE)" w:date="2012-08-23T21:59:00Z"/>
                  </w:rPr>
                </w:rPrChange>
              </w:rPr>
            </w:pPr>
            <w:del w:id="17629" w:author="Deepak Bansal (AZURE)" w:date="2012-08-23T21:59:00Z">
              <w:r w:rsidRPr="00BB7B53" w:rsidDel="00B15A0B">
                <w:rPr>
                  <w:lang w:val="de-DE"/>
                  <w:rPrChange w:id="17630" w:author="Thomas Dietz" w:date="2012-09-11T15:19:00Z">
                    <w:rPr/>
                  </w:rPrChange>
                </w:rPr>
                <w:delText>}</w:delText>
              </w:r>
              <w:bookmarkStart w:id="17631" w:name="_Toc333524023"/>
              <w:bookmarkStart w:id="17632" w:name="_Toc335148110"/>
              <w:bookmarkEnd w:id="17631"/>
              <w:bookmarkEnd w:id="17632"/>
            </w:del>
          </w:p>
          <w:p w14:paraId="288809FC" w14:textId="443F228B" w:rsidR="00F07D3E" w:rsidRPr="00BB7B53" w:rsidDel="00B15A0B" w:rsidRDefault="00F07D3E" w:rsidP="00011096">
            <w:pPr>
              <w:pStyle w:val="XML3"/>
              <w:rPr>
                <w:del w:id="17633" w:author="Deepak Bansal (AZURE)" w:date="2012-08-23T21:59:00Z"/>
                <w:lang w:val="de-DE"/>
                <w:rPrChange w:id="17634" w:author="Thomas Dietz" w:date="2012-09-11T15:19:00Z">
                  <w:rPr>
                    <w:del w:id="17635" w:author="Deepak Bansal (AZURE)" w:date="2012-08-23T21:59:00Z"/>
                  </w:rPr>
                </w:rPrChange>
              </w:rPr>
            </w:pPr>
            <w:del w:id="17636" w:author="Deepak Bansal (AZURE)" w:date="2012-08-23T21:59:00Z">
              <w:r w:rsidRPr="00BB7B53" w:rsidDel="00B15A0B">
                <w:rPr>
                  <w:lang w:val="de-DE"/>
                  <w:rPrChange w:id="17637" w:author="Thomas Dietz" w:date="2012-09-11T15:19:00Z">
                    <w:rPr/>
                  </w:rPrChange>
                </w:rPr>
                <w:delText>leaf pause {</w:delText>
              </w:r>
              <w:bookmarkStart w:id="17638" w:name="_Toc333524024"/>
              <w:bookmarkStart w:id="17639" w:name="_Toc335148111"/>
              <w:bookmarkEnd w:id="17638"/>
              <w:bookmarkEnd w:id="17639"/>
            </w:del>
          </w:p>
          <w:p w14:paraId="05F3E3E3" w14:textId="054023A5" w:rsidR="00F07D3E" w:rsidRPr="00BB7B53" w:rsidDel="00B15A0B" w:rsidRDefault="00F07D3E" w:rsidP="00011096">
            <w:pPr>
              <w:pStyle w:val="XML4"/>
              <w:rPr>
                <w:del w:id="17640" w:author="Deepak Bansal (AZURE)" w:date="2012-08-23T21:59:00Z"/>
                <w:lang w:val="de-DE"/>
                <w:rPrChange w:id="17641" w:author="Thomas Dietz" w:date="2012-09-11T15:19:00Z">
                  <w:rPr>
                    <w:del w:id="17642" w:author="Deepak Bansal (AZURE)" w:date="2012-08-23T21:59:00Z"/>
                  </w:rPr>
                </w:rPrChange>
              </w:rPr>
            </w:pPr>
            <w:del w:id="17643" w:author="Deepak Bansal (AZURE)" w:date="2012-08-23T21:59:00Z">
              <w:r w:rsidRPr="00BB7B53" w:rsidDel="00B15A0B">
                <w:rPr>
                  <w:lang w:val="de-DE"/>
                  <w:rPrChange w:id="17644" w:author="Thomas Dietz" w:date="2012-09-11T15:19:00Z">
                    <w:rPr/>
                  </w:rPrChange>
                </w:rPr>
                <w:delText>type enumeration {</w:delText>
              </w:r>
              <w:bookmarkStart w:id="17645" w:name="_Toc333524025"/>
              <w:bookmarkStart w:id="17646" w:name="_Toc335148112"/>
              <w:bookmarkEnd w:id="17645"/>
              <w:bookmarkEnd w:id="17646"/>
            </w:del>
          </w:p>
          <w:p w14:paraId="787A3F0C" w14:textId="19A34ABD" w:rsidR="00F07D3E" w:rsidRPr="00BB7B53" w:rsidDel="00B15A0B" w:rsidRDefault="00F07D3E" w:rsidP="00011096">
            <w:pPr>
              <w:pStyle w:val="XML5"/>
              <w:rPr>
                <w:del w:id="17647" w:author="Deepak Bansal (AZURE)" w:date="2012-08-23T21:59:00Z"/>
                <w:lang w:val="de-DE"/>
                <w:rPrChange w:id="17648" w:author="Thomas Dietz" w:date="2012-09-11T15:19:00Z">
                  <w:rPr>
                    <w:del w:id="17649" w:author="Deepak Bansal (AZURE)" w:date="2012-08-23T21:59:00Z"/>
                  </w:rPr>
                </w:rPrChange>
              </w:rPr>
            </w:pPr>
            <w:del w:id="17650" w:author="Deepak Bansal (AZURE)" w:date="2012-08-23T21:59:00Z">
              <w:r w:rsidRPr="00BB7B53" w:rsidDel="00B15A0B">
                <w:rPr>
                  <w:lang w:val="de-DE"/>
                  <w:rPrChange w:id="17651" w:author="Thomas Dietz" w:date="2012-09-11T15:19:00Z">
                    <w:rPr/>
                  </w:rPrChange>
                </w:rPr>
                <w:delText>enum unsupported;</w:delText>
              </w:r>
              <w:bookmarkStart w:id="17652" w:name="_Toc333524026"/>
              <w:bookmarkStart w:id="17653" w:name="_Toc335148113"/>
              <w:bookmarkEnd w:id="17652"/>
              <w:bookmarkEnd w:id="17653"/>
            </w:del>
          </w:p>
          <w:p w14:paraId="04D1A96C" w14:textId="770A3D7C" w:rsidR="00F07D3E" w:rsidRPr="00BB7B53" w:rsidDel="00B15A0B" w:rsidRDefault="00F07D3E" w:rsidP="00011096">
            <w:pPr>
              <w:pStyle w:val="XML5"/>
              <w:rPr>
                <w:del w:id="17654" w:author="Deepak Bansal (AZURE)" w:date="2012-08-23T21:59:00Z"/>
                <w:lang w:val="de-DE"/>
                <w:rPrChange w:id="17655" w:author="Thomas Dietz" w:date="2012-09-11T15:19:00Z">
                  <w:rPr>
                    <w:del w:id="17656" w:author="Deepak Bansal (AZURE)" w:date="2012-08-23T21:59:00Z"/>
                  </w:rPr>
                </w:rPrChange>
              </w:rPr>
            </w:pPr>
            <w:del w:id="17657" w:author="Deepak Bansal (AZURE)" w:date="2012-08-23T21:59:00Z">
              <w:r w:rsidRPr="00BB7B53" w:rsidDel="00B15A0B">
                <w:rPr>
                  <w:lang w:val="de-DE"/>
                  <w:rPrChange w:id="17658" w:author="Thomas Dietz" w:date="2012-09-11T15:19:00Z">
                    <w:rPr/>
                  </w:rPrChange>
                </w:rPr>
                <w:delText>enum symmetric;</w:delText>
              </w:r>
              <w:bookmarkStart w:id="17659" w:name="_Toc333524027"/>
              <w:bookmarkStart w:id="17660" w:name="_Toc335148114"/>
              <w:bookmarkEnd w:id="17659"/>
              <w:bookmarkEnd w:id="17660"/>
            </w:del>
          </w:p>
          <w:p w14:paraId="7A5D43A9" w14:textId="415FC4E5" w:rsidR="00F07D3E" w:rsidRPr="00BB7B53" w:rsidDel="00B15A0B" w:rsidRDefault="00F07D3E" w:rsidP="00011096">
            <w:pPr>
              <w:pStyle w:val="XML5"/>
              <w:rPr>
                <w:del w:id="17661" w:author="Deepak Bansal (AZURE)" w:date="2012-08-23T21:59:00Z"/>
                <w:lang w:val="de-DE"/>
                <w:rPrChange w:id="17662" w:author="Thomas Dietz" w:date="2012-09-11T15:19:00Z">
                  <w:rPr>
                    <w:del w:id="17663" w:author="Deepak Bansal (AZURE)" w:date="2012-08-23T21:59:00Z"/>
                  </w:rPr>
                </w:rPrChange>
              </w:rPr>
            </w:pPr>
            <w:del w:id="17664" w:author="Deepak Bansal (AZURE)" w:date="2012-08-23T21:59:00Z">
              <w:r w:rsidRPr="00BB7B53" w:rsidDel="00B15A0B">
                <w:rPr>
                  <w:lang w:val="de-DE"/>
                  <w:rPrChange w:id="17665" w:author="Thomas Dietz" w:date="2012-09-11T15:19:00Z">
                    <w:rPr/>
                  </w:rPrChange>
                </w:rPr>
                <w:delText>enum asymmetric;</w:delText>
              </w:r>
              <w:bookmarkStart w:id="17666" w:name="_Toc333524028"/>
              <w:bookmarkStart w:id="17667" w:name="_Toc335148115"/>
              <w:bookmarkEnd w:id="17666"/>
              <w:bookmarkEnd w:id="17667"/>
            </w:del>
          </w:p>
          <w:p w14:paraId="66F9A9C5" w14:textId="3E6393FE" w:rsidR="00F07D3E" w:rsidRPr="00BB7B53" w:rsidDel="00B15A0B" w:rsidRDefault="00F07D3E" w:rsidP="00011096">
            <w:pPr>
              <w:pStyle w:val="XML4"/>
              <w:rPr>
                <w:del w:id="17668" w:author="Deepak Bansal (AZURE)" w:date="2012-08-23T21:59:00Z"/>
                <w:lang w:val="de-DE"/>
                <w:rPrChange w:id="17669" w:author="Thomas Dietz" w:date="2012-09-11T15:19:00Z">
                  <w:rPr>
                    <w:del w:id="17670" w:author="Deepak Bansal (AZURE)" w:date="2012-08-23T21:59:00Z"/>
                  </w:rPr>
                </w:rPrChange>
              </w:rPr>
            </w:pPr>
            <w:del w:id="17671" w:author="Deepak Bansal (AZURE)" w:date="2012-08-23T21:59:00Z">
              <w:r w:rsidRPr="00BB7B53" w:rsidDel="00B15A0B">
                <w:rPr>
                  <w:lang w:val="de-DE"/>
                  <w:rPrChange w:id="17672" w:author="Thomas Dietz" w:date="2012-09-11T15:19:00Z">
                    <w:rPr/>
                  </w:rPrChange>
                </w:rPr>
                <w:delText>}</w:delText>
              </w:r>
              <w:bookmarkStart w:id="17673" w:name="_Toc333524029"/>
              <w:bookmarkStart w:id="17674" w:name="_Toc335148116"/>
              <w:bookmarkEnd w:id="17673"/>
              <w:bookmarkEnd w:id="17674"/>
            </w:del>
          </w:p>
          <w:p w14:paraId="12F2E2AE" w14:textId="39BC434B" w:rsidR="00F07D3E" w:rsidRPr="00BB7B53" w:rsidDel="00B15A0B" w:rsidRDefault="00F07D3E" w:rsidP="00011096">
            <w:pPr>
              <w:pStyle w:val="XML4"/>
              <w:rPr>
                <w:del w:id="17675" w:author="Deepak Bansal (AZURE)" w:date="2012-08-23T21:59:00Z"/>
                <w:lang w:val="de-DE"/>
                <w:rPrChange w:id="17676" w:author="Thomas Dietz" w:date="2012-09-11T15:19:00Z">
                  <w:rPr>
                    <w:del w:id="17677" w:author="Deepak Bansal (AZURE)" w:date="2012-08-23T21:59:00Z"/>
                  </w:rPr>
                </w:rPrChange>
              </w:rPr>
            </w:pPr>
            <w:del w:id="17678" w:author="Deepak Bansal (AZURE)" w:date="2012-08-23T21:59:00Z">
              <w:r w:rsidRPr="00BB7B53" w:rsidDel="00B15A0B">
                <w:rPr>
                  <w:lang w:val="de-DE"/>
                  <w:rPrChange w:id="17679" w:author="Thomas Dietz" w:date="2012-09-11T15:19:00Z">
                    <w:rPr/>
                  </w:rPrChange>
                </w:rPr>
                <w:delText>description "Specifies if pausing of transmission is supported at all and if yes if it is asymmetric or symmetric.";</w:delText>
              </w:r>
              <w:bookmarkStart w:id="17680" w:name="_Toc333524030"/>
              <w:bookmarkStart w:id="17681" w:name="_Toc335148117"/>
              <w:bookmarkEnd w:id="17680"/>
              <w:bookmarkEnd w:id="17681"/>
            </w:del>
          </w:p>
          <w:p w14:paraId="0AEEE736" w14:textId="5251B864" w:rsidR="00F07D3E" w:rsidRPr="00BB7B53" w:rsidDel="00B15A0B" w:rsidRDefault="00F07D3E" w:rsidP="00011096">
            <w:pPr>
              <w:pStyle w:val="XML2"/>
              <w:rPr>
                <w:del w:id="17682" w:author="Deepak Bansal (AZURE)" w:date="2012-08-23T21:59:00Z"/>
                <w:lang w:val="de-DE"/>
                <w:rPrChange w:id="17683" w:author="Thomas Dietz" w:date="2012-09-11T15:19:00Z">
                  <w:rPr>
                    <w:del w:id="17684" w:author="Deepak Bansal (AZURE)" w:date="2012-08-23T21:59:00Z"/>
                  </w:rPr>
                </w:rPrChange>
              </w:rPr>
            </w:pPr>
            <w:del w:id="17685" w:author="Deepak Bansal (AZURE)" w:date="2012-08-23T21:59:00Z">
              <w:r w:rsidRPr="00BB7B53" w:rsidDel="00B15A0B">
                <w:rPr>
                  <w:lang w:val="de-DE"/>
                  <w:rPrChange w:id="17686" w:author="Thomas Dietz" w:date="2012-09-11T15:19:00Z">
                    <w:rPr/>
                  </w:rPrChange>
                </w:rPr>
                <w:delText>}</w:delText>
              </w:r>
              <w:bookmarkStart w:id="17687" w:name="_Toc333524031"/>
              <w:bookmarkStart w:id="17688" w:name="_Toc335148118"/>
              <w:bookmarkEnd w:id="17687"/>
              <w:bookmarkEnd w:id="17688"/>
            </w:del>
          </w:p>
          <w:p w14:paraId="4FEFBF82" w14:textId="52181BDD" w:rsidR="00766893" w:rsidRPr="00BB7B53" w:rsidDel="00B15A0B" w:rsidRDefault="00F07D3E" w:rsidP="00766893">
            <w:pPr>
              <w:pStyle w:val="XML1"/>
              <w:rPr>
                <w:ins w:id="17689" w:author="Thomas Dietz" w:date="2012-08-13T14:30:00Z"/>
                <w:del w:id="17690" w:author="Deepak Bansal (AZURE)" w:date="2012-08-23T21:59:00Z"/>
                <w:lang w:val="de-DE"/>
                <w:rPrChange w:id="17691" w:author="Thomas Dietz" w:date="2012-09-11T15:19:00Z">
                  <w:rPr>
                    <w:ins w:id="17692" w:author="Thomas Dietz" w:date="2012-08-13T14:30:00Z"/>
                    <w:del w:id="17693" w:author="Deepak Bansal (AZURE)" w:date="2012-08-23T21:59:00Z"/>
                  </w:rPr>
                </w:rPrChange>
              </w:rPr>
            </w:pPr>
            <w:del w:id="17694" w:author="Deepak Bansal (AZURE)" w:date="2012-08-23T21:59:00Z">
              <w:r w:rsidRPr="00BB7B53" w:rsidDel="00B15A0B">
                <w:rPr>
                  <w:lang w:val="de-DE"/>
                  <w:rPrChange w:id="17695" w:author="Thomas Dietz" w:date="2012-09-11T15:19:00Z">
                    <w:rPr/>
                  </w:rPrChange>
                </w:rPr>
                <w:delText>}</w:delText>
              </w:r>
            </w:del>
            <w:ins w:id="17696" w:author="Thomas Dietz" w:date="2012-08-13T14:30:00Z">
              <w:del w:id="17697" w:author="Deepak Bansal (AZURE)" w:date="2012-08-23T21:59:00Z">
                <w:r w:rsidR="00766893" w:rsidRPr="00BB7B53" w:rsidDel="00B15A0B">
                  <w:rPr>
                    <w:lang w:val="de-DE"/>
                    <w:rPrChange w:id="17698" w:author="Thomas Dietz" w:date="2012-09-11T15:19:00Z">
                      <w:rPr/>
                    </w:rPrChange>
                  </w:rPr>
                  <w:delText xml:space="preserve">  grouping OFPortCurrentFeatureListType {</w:delText>
                </w:r>
                <w:bookmarkStart w:id="17699" w:name="_Toc333524032"/>
                <w:bookmarkStart w:id="17700" w:name="_Toc335148119"/>
                <w:bookmarkEnd w:id="17699"/>
                <w:bookmarkEnd w:id="17700"/>
              </w:del>
            </w:ins>
          </w:p>
          <w:p w14:paraId="3B92ACD4" w14:textId="34767C87" w:rsidR="00766893" w:rsidRPr="00BB7B53" w:rsidDel="00B15A0B" w:rsidRDefault="00766893" w:rsidP="00766893">
            <w:pPr>
              <w:pStyle w:val="XML1"/>
              <w:rPr>
                <w:ins w:id="17701" w:author="Thomas Dietz" w:date="2012-08-13T14:30:00Z"/>
                <w:del w:id="17702" w:author="Deepak Bansal (AZURE)" w:date="2012-08-23T21:59:00Z"/>
                <w:lang w:val="de-DE"/>
                <w:rPrChange w:id="17703" w:author="Thomas Dietz" w:date="2012-09-11T15:19:00Z">
                  <w:rPr>
                    <w:ins w:id="17704" w:author="Thomas Dietz" w:date="2012-08-13T14:30:00Z"/>
                    <w:del w:id="17705" w:author="Deepak Bansal (AZURE)" w:date="2012-08-23T21:59:00Z"/>
                  </w:rPr>
                </w:rPrChange>
              </w:rPr>
            </w:pPr>
            <w:ins w:id="17706" w:author="Thomas Dietz" w:date="2012-08-13T14:30:00Z">
              <w:del w:id="17707" w:author="Deepak Bansal (AZURE)" w:date="2012-08-23T21:59:00Z">
                <w:r w:rsidRPr="00BB7B53" w:rsidDel="00B15A0B">
                  <w:rPr>
                    <w:lang w:val="de-DE"/>
                    <w:rPrChange w:id="17708" w:author="Thomas Dietz" w:date="2012-09-11T15:19:00Z">
                      <w:rPr/>
                    </w:rPrChange>
                  </w:rPr>
                  <w:delText xml:space="preserve">    description "The current features of a port.</w:delText>
                </w:r>
                <w:bookmarkStart w:id="17709" w:name="_Toc333524033"/>
                <w:bookmarkStart w:id="17710" w:name="_Toc335148120"/>
                <w:bookmarkEnd w:id="17709"/>
                <w:bookmarkEnd w:id="17710"/>
              </w:del>
            </w:ins>
          </w:p>
          <w:p w14:paraId="04FD0940" w14:textId="4094290D" w:rsidR="00766893" w:rsidRPr="00BB7B53" w:rsidDel="00B15A0B" w:rsidRDefault="00766893" w:rsidP="00766893">
            <w:pPr>
              <w:pStyle w:val="XML1"/>
              <w:rPr>
                <w:ins w:id="17711" w:author="Thomas Dietz" w:date="2012-08-13T14:30:00Z"/>
                <w:del w:id="17712" w:author="Deepak Bansal (AZURE)" w:date="2012-08-23T21:59:00Z"/>
                <w:lang w:val="de-DE"/>
                <w:rPrChange w:id="17713" w:author="Thomas Dietz" w:date="2012-09-11T15:19:00Z">
                  <w:rPr>
                    <w:ins w:id="17714" w:author="Thomas Dietz" w:date="2012-08-13T14:30:00Z"/>
                    <w:del w:id="17715" w:author="Deepak Bansal (AZURE)" w:date="2012-08-23T21:59:00Z"/>
                  </w:rPr>
                </w:rPrChange>
              </w:rPr>
            </w:pPr>
            <w:bookmarkStart w:id="17716" w:name="_Toc333524034"/>
            <w:bookmarkStart w:id="17717" w:name="_Toc335148121"/>
            <w:bookmarkEnd w:id="17716"/>
            <w:bookmarkEnd w:id="17717"/>
          </w:p>
          <w:p w14:paraId="7A58939E" w14:textId="2AF7928D" w:rsidR="00766893" w:rsidRPr="00BB7B53" w:rsidDel="00B15A0B" w:rsidRDefault="00766893" w:rsidP="00766893">
            <w:pPr>
              <w:pStyle w:val="XML1"/>
              <w:rPr>
                <w:ins w:id="17718" w:author="Thomas Dietz" w:date="2012-08-13T14:30:00Z"/>
                <w:del w:id="17719" w:author="Deepak Bansal (AZURE)" w:date="2012-08-23T21:59:00Z"/>
                <w:lang w:val="de-DE"/>
                <w:rPrChange w:id="17720" w:author="Thomas Dietz" w:date="2012-09-11T15:19:00Z">
                  <w:rPr>
                    <w:ins w:id="17721" w:author="Thomas Dietz" w:date="2012-08-13T14:30:00Z"/>
                    <w:del w:id="17722" w:author="Deepak Bansal (AZURE)" w:date="2012-08-23T21:59:00Z"/>
                  </w:rPr>
                </w:rPrChange>
              </w:rPr>
            </w:pPr>
            <w:ins w:id="17723" w:author="Thomas Dietz" w:date="2012-08-13T14:30:00Z">
              <w:del w:id="17724" w:author="Deepak Bansal (AZURE)" w:date="2012-08-23T21:59:00Z">
                <w:r w:rsidRPr="00BB7B53" w:rsidDel="00B15A0B">
                  <w:rPr>
                    <w:lang w:val="de-DE"/>
                    <w:rPrChange w:id="17725" w:author="Thomas Dietz" w:date="2012-09-11T15:19:00Z">
                      <w:rPr/>
                    </w:rPrChange>
                  </w:rPr>
                  <w:delText xml:space="preserve">      Elements in the type OFPortCurrentFeatureListType are not</w:delText>
                </w:r>
                <w:bookmarkStart w:id="17726" w:name="_Toc333524035"/>
                <w:bookmarkStart w:id="17727" w:name="_Toc335148122"/>
                <w:bookmarkEnd w:id="17726"/>
                <w:bookmarkEnd w:id="17727"/>
              </w:del>
            </w:ins>
          </w:p>
          <w:p w14:paraId="33241D85" w14:textId="70AD2150" w:rsidR="00766893" w:rsidRPr="00BB7B53" w:rsidDel="00B15A0B" w:rsidRDefault="00766893" w:rsidP="00766893">
            <w:pPr>
              <w:pStyle w:val="XML1"/>
              <w:rPr>
                <w:ins w:id="17728" w:author="Thomas Dietz" w:date="2012-08-13T14:30:00Z"/>
                <w:del w:id="17729" w:author="Deepak Bansal (AZURE)" w:date="2012-08-23T21:59:00Z"/>
                <w:lang w:val="de-DE"/>
                <w:rPrChange w:id="17730" w:author="Thomas Dietz" w:date="2012-09-11T15:19:00Z">
                  <w:rPr>
                    <w:ins w:id="17731" w:author="Thomas Dietz" w:date="2012-08-13T14:30:00Z"/>
                    <w:del w:id="17732" w:author="Deepak Bansal (AZURE)" w:date="2012-08-23T21:59:00Z"/>
                  </w:rPr>
                </w:rPrChange>
              </w:rPr>
            </w:pPr>
            <w:ins w:id="17733" w:author="Thomas Dietz" w:date="2012-08-13T14:30:00Z">
              <w:del w:id="17734" w:author="Deepak Bansal (AZURE)" w:date="2012-08-23T21:59:00Z">
                <w:r w:rsidRPr="00BB7B53" w:rsidDel="00B15A0B">
                  <w:rPr>
                    <w:lang w:val="de-DE"/>
                    <w:rPrChange w:id="17735" w:author="Thomas Dietz" w:date="2012-09-11T15:19:00Z">
                      <w:rPr/>
                    </w:rPrChange>
                  </w:rPr>
                  <w:delText xml:space="preserve">      configurable and can only be retrieved by NETCONF &lt;get&gt;</w:delText>
                </w:r>
                <w:bookmarkStart w:id="17736" w:name="_Toc333524036"/>
                <w:bookmarkStart w:id="17737" w:name="_Toc335148123"/>
                <w:bookmarkEnd w:id="17736"/>
                <w:bookmarkEnd w:id="17737"/>
              </w:del>
            </w:ins>
          </w:p>
          <w:p w14:paraId="0B8D3A3B" w14:textId="0ECBAE0F" w:rsidR="00766893" w:rsidRPr="00BB7B53" w:rsidDel="00B15A0B" w:rsidRDefault="00766893" w:rsidP="00766893">
            <w:pPr>
              <w:pStyle w:val="XML1"/>
              <w:rPr>
                <w:ins w:id="17738" w:author="Thomas Dietz" w:date="2012-08-13T14:30:00Z"/>
                <w:del w:id="17739" w:author="Deepak Bansal (AZURE)" w:date="2012-08-23T21:59:00Z"/>
                <w:lang w:val="de-DE"/>
                <w:rPrChange w:id="17740" w:author="Thomas Dietz" w:date="2012-09-11T15:19:00Z">
                  <w:rPr>
                    <w:ins w:id="17741" w:author="Thomas Dietz" w:date="2012-08-13T14:30:00Z"/>
                    <w:del w:id="17742" w:author="Deepak Bansal (AZURE)" w:date="2012-08-23T21:59:00Z"/>
                  </w:rPr>
                </w:rPrChange>
              </w:rPr>
            </w:pPr>
            <w:ins w:id="17743" w:author="Thomas Dietz" w:date="2012-08-13T14:30:00Z">
              <w:del w:id="17744" w:author="Deepak Bansal (AZURE)" w:date="2012-08-23T21:59:00Z">
                <w:r w:rsidRPr="00BB7B53" w:rsidDel="00B15A0B">
                  <w:rPr>
                    <w:lang w:val="de-DE"/>
                    <w:rPrChange w:id="17745" w:author="Thomas Dietz" w:date="2012-09-11T15:19:00Z">
                      <w:rPr/>
                    </w:rPrChange>
                  </w:rPr>
                  <w:delText xml:space="preserve">      operations. Attemps to modify this element and its children</w:delText>
                </w:r>
                <w:bookmarkStart w:id="17746" w:name="_Toc333524037"/>
                <w:bookmarkStart w:id="17747" w:name="_Toc335148124"/>
                <w:bookmarkEnd w:id="17746"/>
                <w:bookmarkEnd w:id="17747"/>
              </w:del>
            </w:ins>
          </w:p>
          <w:p w14:paraId="43FFA4C7" w14:textId="7972A0AB" w:rsidR="00766893" w:rsidRPr="00BB7B53" w:rsidDel="00B15A0B" w:rsidRDefault="00766893" w:rsidP="00766893">
            <w:pPr>
              <w:pStyle w:val="XML1"/>
              <w:rPr>
                <w:ins w:id="17748" w:author="Thomas Dietz" w:date="2012-08-13T14:30:00Z"/>
                <w:del w:id="17749" w:author="Deepak Bansal (AZURE)" w:date="2012-08-23T21:59:00Z"/>
                <w:lang w:val="de-DE"/>
                <w:rPrChange w:id="17750" w:author="Thomas Dietz" w:date="2012-09-11T15:19:00Z">
                  <w:rPr>
                    <w:ins w:id="17751" w:author="Thomas Dietz" w:date="2012-08-13T14:30:00Z"/>
                    <w:del w:id="17752" w:author="Deepak Bansal (AZURE)" w:date="2012-08-23T21:59:00Z"/>
                  </w:rPr>
                </w:rPrChange>
              </w:rPr>
            </w:pPr>
            <w:ins w:id="17753" w:author="Thomas Dietz" w:date="2012-08-13T14:30:00Z">
              <w:del w:id="17754" w:author="Deepak Bansal (AZURE)" w:date="2012-08-23T21:59:00Z">
                <w:r w:rsidRPr="00BB7B53" w:rsidDel="00B15A0B">
                  <w:rPr>
                    <w:lang w:val="de-DE"/>
                    <w:rPrChange w:id="17755" w:author="Thomas Dietz" w:date="2012-09-11T15:19:00Z">
                      <w:rPr/>
                    </w:rPrChange>
                  </w:rPr>
                  <w:delText xml:space="preserve">      with a NETCONF &lt;edit-config&gt; operation MUST result in an </w:delText>
                </w:r>
                <w:bookmarkStart w:id="17756" w:name="_Toc333524038"/>
                <w:bookmarkStart w:id="17757" w:name="_Toc335148125"/>
                <w:bookmarkEnd w:id="17756"/>
                <w:bookmarkEnd w:id="17757"/>
              </w:del>
            </w:ins>
          </w:p>
          <w:p w14:paraId="41613ABD" w14:textId="251B5D36" w:rsidR="00766893" w:rsidRPr="00BB7B53" w:rsidDel="00B15A0B" w:rsidRDefault="00766893" w:rsidP="00766893">
            <w:pPr>
              <w:pStyle w:val="XML1"/>
              <w:rPr>
                <w:ins w:id="17758" w:author="Thomas Dietz" w:date="2012-08-13T14:30:00Z"/>
                <w:del w:id="17759" w:author="Deepak Bansal (AZURE)" w:date="2012-08-23T21:59:00Z"/>
                <w:lang w:val="de-DE"/>
                <w:rPrChange w:id="17760" w:author="Thomas Dietz" w:date="2012-09-11T15:19:00Z">
                  <w:rPr>
                    <w:ins w:id="17761" w:author="Thomas Dietz" w:date="2012-08-13T14:30:00Z"/>
                    <w:del w:id="17762" w:author="Deepak Bansal (AZURE)" w:date="2012-08-23T21:59:00Z"/>
                  </w:rPr>
                </w:rPrChange>
              </w:rPr>
            </w:pPr>
            <w:ins w:id="17763" w:author="Thomas Dietz" w:date="2012-08-13T14:30:00Z">
              <w:del w:id="17764" w:author="Deepak Bansal (AZURE)" w:date="2012-08-23T21:59:00Z">
                <w:r w:rsidRPr="00BB7B53" w:rsidDel="00B15A0B">
                  <w:rPr>
                    <w:lang w:val="de-DE"/>
                    <w:rPrChange w:id="17765" w:author="Thomas Dietz" w:date="2012-09-11T15:19:00Z">
                      <w:rPr/>
                    </w:rPrChange>
                  </w:rPr>
                  <w:delText xml:space="preserve">      'operation-not-supported' error with type 'application'.";</w:delText>
                </w:r>
                <w:bookmarkStart w:id="17766" w:name="_Toc333524039"/>
                <w:bookmarkStart w:id="17767" w:name="_Toc335148126"/>
                <w:bookmarkEnd w:id="17766"/>
                <w:bookmarkEnd w:id="17767"/>
              </w:del>
            </w:ins>
          </w:p>
          <w:p w14:paraId="4A173356" w14:textId="456E7A25" w:rsidR="00766893" w:rsidRPr="00BB7B53" w:rsidDel="00B15A0B" w:rsidRDefault="00766893" w:rsidP="00766893">
            <w:pPr>
              <w:pStyle w:val="XML1"/>
              <w:rPr>
                <w:ins w:id="17768" w:author="Thomas Dietz" w:date="2012-08-13T14:30:00Z"/>
                <w:del w:id="17769" w:author="Deepak Bansal (AZURE)" w:date="2012-08-23T21:59:00Z"/>
                <w:lang w:val="de-DE"/>
                <w:rPrChange w:id="17770" w:author="Thomas Dietz" w:date="2012-09-11T15:19:00Z">
                  <w:rPr>
                    <w:ins w:id="17771" w:author="Thomas Dietz" w:date="2012-08-13T14:30:00Z"/>
                    <w:del w:id="17772" w:author="Deepak Bansal (AZURE)" w:date="2012-08-23T21:59:00Z"/>
                  </w:rPr>
                </w:rPrChange>
              </w:rPr>
            </w:pPr>
            <w:ins w:id="17773" w:author="Thomas Dietz" w:date="2012-08-13T14:30:00Z">
              <w:del w:id="17774" w:author="Deepak Bansal (AZURE)" w:date="2012-08-23T21:59:00Z">
                <w:r w:rsidRPr="00BB7B53" w:rsidDel="00B15A0B">
                  <w:rPr>
                    <w:lang w:val="de-DE"/>
                    <w:rPrChange w:id="17775" w:author="Thomas Dietz" w:date="2012-09-11T15:19:00Z">
                      <w:rPr/>
                    </w:rPrChange>
                  </w:rPr>
                  <w:delText xml:space="preserve">    leaf rate {</w:delText>
                </w:r>
                <w:bookmarkStart w:id="17776" w:name="_Toc333524040"/>
                <w:bookmarkStart w:id="17777" w:name="_Toc335148127"/>
                <w:bookmarkEnd w:id="17776"/>
                <w:bookmarkEnd w:id="17777"/>
              </w:del>
            </w:ins>
          </w:p>
          <w:p w14:paraId="77193970" w14:textId="433871FD" w:rsidR="00766893" w:rsidRPr="00BB7B53" w:rsidDel="00B15A0B" w:rsidRDefault="00766893" w:rsidP="00766893">
            <w:pPr>
              <w:pStyle w:val="XML1"/>
              <w:rPr>
                <w:ins w:id="17778" w:author="Thomas Dietz" w:date="2012-08-13T14:30:00Z"/>
                <w:del w:id="17779" w:author="Deepak Bansal (AZURE)" w:date="2012-08-23T21:59:00Z"/>
                <w:lang w:val="de-DE"/>
                <w:rPrChange w:id="17780" w:author="Thomas Dietz" w:date="2012-09-11T15:19:00Z">
                  <w:rPr>
                    <w:ins w:id="17781" w:author="Thomas Dietz" w:date="2012-08-13T14:30:00Z"/>
                    <w:del w:id="17782" w:author="Deepak Bansal (AZURE)" w:date="2012-08-23T21:59:00Z"/>
                  </w:rPr>
                </w:rPrChange>
              </w:rPr>
            </w:pPr>
            <w:ins w:id="17783" w:author="Thomas Dietz" w:date="2012-08-13T14:30:00Z">
              <w:del w:id="17784" w:author="Deepak Bansal (AZURE)" w:date="2012-08-23T21:59:00Z">
                <w:r w:rsidRPr="00BB7B53" w:rsidDel="00B15A0B">
                  <w:rPr>
                    <w:lang w:val="de-DE"/>
                    <w:rPrChange w:id="17785" w:author="Thomas Dietz" w:date="2012-09-11T15:19:00Z">
                      <w:rPr/>
                    </w:rPrChange>
                  </w:rPr>
                  <w:delText xml:space="preserve">      type OFPortRateType;</w:delText>
                </w:r>
                <w:bookmarkStart w:id="17786" w:name="_Toc333524041"/>
                <w:bookmarkStart w:id="17787" w:name="_Toc335148128"/>
                <w:bookmarkEnd w:id="17786"/>
                <w:bookmarkEnd w:id="17787"/>
              </w:del>
            </w:ins>
          </w:p>
          <w:p w14:paraId="1DBD7DAB" w14:textId="44AF456D" w:rsidR="00766893" w:rsidRPr="00BB7B53" w:rsidDel="00B15A0B" w:rsidRDefault="00766893" w:rsidP="00766893">
            <w:pPr>
              <w:pStyle w:val="XML1"/>
              <w:rPr>
                <w:ins w:id="17788" w:author="Thomas Dietz" w:date="2012-08-13T14:30:00Z"/>
                <w:del w:id="17789" w:author="Deepak Bansal (AZURE)" w:date="2012-08-23T21:59:00Z"/>
                <w:lang w:val="de-DE"/>
                <w:rPrChange w:id="17790" w:author="Thomas Dietz" w:date="2012-09-11T15:19:00Z">
                  <w:rPr>
                    <w:ins w:id="17791" w:author="Thomas Dietz" w:date="2012-08-13T14:30:00Z"/>
                    <w:del w:id="17792" w:author="Deepak Bansal (AZURE)" w:date="2012-08-23T21:59:00Z"/>
                  </w:rPr>
                </w:rPrChange>
              </w:rPr>
            </w:pPr>
            <w:ins w:id="17793" w:author="Thomas Dietz" w:date="2012-08-13T14:30:00Z">
              <w:del w:id="17794" w:author="Deepak Bansal (AZURE)" w:date="2012-08-23T21:59:00Z">
                <w:r w:rsidRPr="00BB7B53" w:rsidDel="00B15A0B">
                  <w:rPr>
                    <w:lang w:val="de-DE"/>
                    <w:rPrChange w:id="17795" w:author="Thomas Dietz" w:date="2012-09-11T15:19:00Z">
                      <w:rPr/>
                    </w:rPrChange>
                  </w:rPr>
                  <w:delText xml:space="preserve">      description "The transmission rate that is currently used.</w:delText>
                </w:r>
                <w:bookmarkStart w:id="17796" w:name="_Toc333524042"/>
                <w:bookmarkStart w:id="17797" w:name="_Toc335148129"/>
                <w:bookmarkEnd w:id="17796"/>
                <w:bookmarkEnd w:id="17797"/>
              </w:del>
            </w:ins>
          </w:p>
          <w:p w14:paraId="098AC5E4" w14:textId="17BBA050" w:rsidR="00766893" w:rsidRPr="00BB7B53" w:rsidDel="00B15A0B" w:rsidRDefault="00766893" w:rsidP="00766893">
            <w:pPr>
              <w:pStyle w:val="XML1"/>
              <w:rPr>
                <w:ins w:id="17798" w:author="Thomas Dietz" w:date="2012-08-13T14:30:00Z"/>
                <w:del w:id="17799" w:author="Deepak Bansal (AZURE)" w:date="2012-08-23T21:59:00Z"/>
                <w:lang w:val="de-DE"/>
                <w:rPrChange w:id="17800" w:author="Thomas Dietz" w:date="2012-09-11T15:19:00Z">
                  <w:rPr>
                    <w:ins w:id="17801" w:author="Thomas Dietz" w:date="2012-08-13T14:30:00Z"/>
                    <w:del w:id="17802" w:author="Deepak Bansal (AZURE)" w:date="2012-08-23T21:59:00Z"/>
                  </w:rPr>
                </w:rPrChange>
              </w:rPr>
            </w:pPr>
            <w:ins w:id="17803" w:author="Thomas Dietz" w:date="2012-08-13T14:30:00Z">
              <w:del w:id="17804" w:author="Deepak Bansal (AZURE)" w:date="2012-08-23T21:59:00Z">
                <w:r w:rsidRPr="00BB7B53" w:rsidDel="00B15A0B">
                  <w:rPr>
                    <w:lang w:val="de-DE"/>
                    <w:rPrChange w:id="17805" w:author="Thomas Dietz" w:date="2012-09-11T15:19:00Z">
                      <w:rPr/>
                    </w:rPrChange>
                  </w:rPr>
                  <w:delText xml:space="preserve">        The value MUST indicate a valid forwarding rate.  </w:delText>
                </w:r>
                <w:bookmarkStart w:id="17806" w:name="_Toc333524043"/>
                <w:bookmarkStart w:id="17807" w:name="_Toc335148130"/>
                <w:bookmarkEnd w:id="17806"/>
                <w:bookmarkEnd w:id="17807"/>
              </w:del>
            </w:ins>
          </w:p>
          <w:p w14:paraId="2BD67B38" w14:textId="24429476" w:rsidR="00766893" w:rsidRPr="00BB7B53" w:rsidDel="00B15A0B" w:rsidRDefault="00766893" w:rsidP="00766893">
            <w:pPr>
              <w:pStyle w:val="XML1"/>
              <w:rPr>
                <w:ins w:id="17808" w:author="Thomas Dietz" w:date="2012-08-13T14:30:00Z"/>
                <w:del w:id="17809" w:author="Deepak Bansal (AZURE)" w:date="2012-08-23T21:59:00Z"/>
                <w:lang w:val="de-DE"/>
                <w:rPrChange w:id="17810" w:author="Thomas Dietz" w:date="2012-09-11T15:19:00Z">
                  <w:rPr>
                    <w:ins w:id="17811" w:author="Thomas Dietz" w:date="2012-08-13T14:30:00Z"/>
                    <w:del w:id="17812" w:author="Deepak Bansal (AZURE)" w:date="2012-08-23T21:59:00Z"/>
                  </w:rPr>
                </w:rPrChange>
              </w:rPr>
            </w:pPr>
            <w:ins w:id="17813" w:author="Thomas Dietz" w:date="2012-08-13T14:30:00Z">
              <w:del w:id="17814" w:author="Deepak Bansal (AZURE)" w:date="2012-08-23T21:59:00Z">
                <w:r w:rsidRPr="00BB7B53" w:rsidDel="00B15A0B">
                  <w:rPr>
                    <w:lang w:val="de-DE"/>
                    <w:rPrChange w:id="17815" w:author="Thomas Dietz" w:date="2012-09-11T15:19:00Z">
                      <w:rPr/>
                    </w:rPrChange>
                  </w:rPr>
                  <w:delText xml:space="preserve">      </w:delText>
                </w:r>
                <w:bookmarkStart w:id="17816" w:name="_Toc333524044"/>
                <w:bookmarkStart w:id="17817" w:name="_Toc335148131"/>
                <w:bookmarkEnd w:id="17816"/>
                <w:bookmarkEnd w:id="17817"/>
              </w:del>
            </w:ins>
          </w:p>
          <w:p w14:paraId="5E41E072" w14:textId="0824D700" w:rsidR="00766893" w:rsidRPr="00BB7B53" w:rsidDel="00B15A0B" w:rsidRDefault="00766893" w:rsidP="00766893">
            <w:pPr>
              <w:pStyle w:val="XML1"/>
              <w:rPr>
                <w:ins w:id="17818" w:author="Thomas Dietz" w:date="2012-08-13T14:30:00Z"/>
                <w:del w:id="17819" w:author="Deepak Bansal (AZURE)" w:date="2012-08-23T21:59:00Z"/>
                <w:lang w:val="de-DE"/>
                <w:rPrChange w:id="17820" w:author="Thomas Dietz" w:date="2012-09-11T15:19:00Z">
                  <w:rPr>
                    <w:ins w:id="17821" w:author="Thomas Dietz" w:date="2012-08-13T14:30:00Z"/>
                    <w:del w:id="17822" w:author="Deepak Bansal (AZURE)" w:date="2012-08-23T21:59:00Z"/>
                  </w:rPr>
                </w:rPrChange>
              </w:rPr>
            </w:pPr>
            <w:ins w:id="17823" w:author="Thomas Dietz" w:date="2012-08-13T14:30:00Z">
              <w:del w:id="17824" w:author="Deepak Bansal (AZURE)" w:date="2012-08-23T21:59:00Z">
                <w:r w:rsidRPr="00BB7B53" w:rsidDel="00B15A0B">
                  <w:rPr>
                    <w:lang w:val="de-DE"/>
                    <w:rPrChange w:id="17825" w:author="Thomas Dietz" w:date="2012-09-11T15:19:00Z">
                      <w:rPr/>
                    </w:rPrChange>
                  </w:rPr>
                  <w:delText xml:space="preserve">        The current Port Feature set MUST contain this element</w:delText>
                </w:r>
                <w:bookmarkStart w:id="17826" w:name="_Toc333524045"/>
                <w:bookmarkStart w:id="17827" w:name="_Toc335148132"/>
                <w:bookmarkEnd w:id="17826"/>
                <w:bookmarkEnd w:id="17827"/>
              </w:del>
            </w:ins>
          </w:p>
          <w:p w14:paraId="204C4BBC" w14:textId="5199F421" w:rsidR="00766893" w:rsidRPr="00BB7B53" w:rsidDel="00B15A0B" w:rsidRDefault="00766893" w:rsidP="00766893">
            <w:pPr>
              <w:pStyle w:val="XML1"/>
              <w:rPr>
                <w:ins w:id="17828" w:author="Thomas Dietz" w:date="2012-08-13T14:30:00Z"/>
                <w:del w:id="17829" w:author="Deepak Bansal (AZURE)" w:date="2012-08-23T21:59:00Z"/>
                <w:lang w:val="de-DE"/>
                <w:rPrChange w:id="17830" w:author="Thomas Dietz" w:date="2012-09-11T15:19:00Z">
                  <w:rPr>
                    <w:ins w:id="17831" w:author="Thomas Dietz" w:date="2012-08-13T14:30:00Z"/>
                    <w:del w:id="17832" w:author="Deepak Bansal (AZURE)" w:date="2012-08-23T21:59:00Z"/>
                  </w:rPr>
                </w:rPrChange>
              </w:rPr>
            </w:pPr>
            <w:ins w:id="17833" w:author="Thomas Dietz" w:date="2012-08-13T14:30:00Z">
              <w:del w:id="17834" w:author="Deepak Bansal (AZURE)" w:date="2012-08-23T21:59:00Z">
                <w:r w:rsidRPr="00BB7B53" w:rsidDel="00B15A0B">
                  <w:rPr>
                    <w:lang w:val="de-DE"/>
                    <w:rPrChange w:id="17835" w:author="Thomas Dietz" w:date="2012-09-11T15:19:00Z">
                      <w:rPr/>
                    </w:rPrChange>
                  </w:rPr>
                  <w:delText xml:space="preserve">        exactly once.  The other Port Feature sets MAY contain this</w:delText>
                </w:r>
                <w:bookmarkStart w:id="17836" w:name="_Toc333524046"/>
                <w:bookmarkStart w:id="17837" w:name="_Toc335148133"/>
                <w:bookmarkEnd w:id="17836"/>
                <w:bookmarkEnd w:id="17837"/>
              </w:del>
            </w:ins>
          </w:p>
          <w:p w14:paraId="2A02285D" w14:textId="5E3C8D7E" w:rsidR="00766893" w:rsidRPr="00BB7B53" w:rsidDel="00B15A0B" w:rsidRDefault="00766893" w:rsidP="00766893">
            <w:pPr>
              <w:pStyle w:val="XML1"/>
              <w:rPr>
                <w:ins w:id="17838" w:author="Thomas Dietz" w:date="2012-08-13T14:30:00Z"/>
                <w:del w:id="17839" w:author="Deepak Bansal (AZURE)" w:date="2012-08-23T21:59:00Z"/>
                <w:lang w:val="de-DE"/>
                <w:rPrChange w:id="17840" w:author="Thomas Dietz" w:date="2012-09-11T15:19:00Z">
                  <w:rPr>
                    <w:ins w:id="17841" w:author="Thomas Dietz" w:date="2012-08-13T14:30:00Z"/>
                    <w:del w:id="17842" w:author="Deepak Bansal (AZURE)" w:date="2012-08-23T21:59:00Z"/>
                  </w:rPr>
                </w:rPrChange>
              </w:rPr>
            </w:pPr>
            <w:ins w:id="17843" w:author="Thomas Dietz" w:date="2012-08-13T14:30:00Z">
              <w:del w:id="17844" w:author="Deepak Bansal (AZURE)" w:date="2012-08-23T21:59:00Z">
                <w:r w:rsidRPr="00BB7B53" w:rsidDel="00B15A0B">
                  <w:rPr>
                    <w:lang w:val="de-DE"/>
                    <w:rPrChange w:id="17845" w:author="Thomas Dietz" w:date="2012-09-11T15:19:00Z">
                      <w:rPr/>
                    </w:rPrChange>
                  </w:rPr>
                  <w:delText xml:space="preserve">        element more than once.  If this element appears more than</w:delText>
                </w:r>
                <w:bookmarkStart w:id="17846" w:name="_Toc333524047"/>
                <w:bookmarkStart w:id="17847" w:name="_Toc335148134"/>
                <w:bookmarkEnd w:id="17846"/>
                <w:bookmarkEnd w:id="17847"/>
              </w:del>
            </w:ins>
          </w:p>
          <w:p w14:paraId="2FD3530D" w14:textId="3F0C4D38" w:rsidR="00766893" w:rsidRPr="00BB7B53" w:rsidDel="00B15A0B" w:rsidRDefault="00766893" w:rsidP="00766893">
            <w:pPr>
              <w:pStyle w:val="XML1"/>
              <w:rPr>
                <w:ins w:id="17848" w:author="Thomas Dietz" w:date="2012-08-13T14:30:00Z"/>
                <w:del w:id="17849" w:author="Deepak Bansal (AZURE)" w:date="2012-08-23T21:59:00Z"/>
                <w:lang w:val="de-DE"/>
                <w:rPrChange w:id="17850" w:author="Thomas Dietz" w:date="2012-09-11T15:19:00Z">
                  <w:rPr>
                    <w:ins w:id="17851" w:author="Thomas Dietz" w:date="2012-08-13T14:30:00Z"/>
                    <w:del w:id="17852" w:author="Deepak Bansal (AZURE)" w:date="2012-08-23T21:59:00Z"/>
                  </w:rPr>
                </w:rPrChange>
              </w:rPr>
            </w:pPr>
            <w:ins w:id="17853" w:author="Thomas Dietz" w:date="2012-08-13T14:30:00Z">
              <w:del w:id="17854" w:author="Deepak Bansal (AZURE)" w:date="2012-08-23T21:59:00Z">
                <w:r w:rsidRPr="00BB7B53" w:rsidDel="00B15A0B">
                  <w:rPr>
                    <w:lang w:val="de-DE"/>
                    <w:rPrChange w:id="17855" w:author="Thomas Dietz" w:date="2012-09-11T15:19:00Z">
                      <w:rPr/>
                    </w:rPrChange>
                  </w:rPr>
                  <w:delText xml:space="preserve">        once in a Port Feature set than the value MUST be unique</w:delText>
                </w:r>
                <w:bookmarkStart w:id="17856" w:name="_Toc333524048"/>
                <w:bookmarkStart w:id="17857" w:name="_Toc335148135"/>
                <w:bookmarkEnd w:id="17856"/>
                <w:bookmarkEnd w:id="17857"/>
              </w:del>
            </w:ins>
          </w:p>
          <w:p w14:paraId="5925D657" w14:textId="1EE8D59F" w:rsidR="00766893" w:rsidRPr="00BB7B53" w:rsidDel="00B15A0B" w:rsidRDefault="00766893" w:rsidP="00766893">
            <w:pPr>
              <w:pStyle w:val="XML1"/>
              <w:rPr>
                <w:ins w:id="17858" w:author="Thomas Dietz" w:date="2012-08-13T14:30:00Z"/>
                <w:del w:id="17859" w:author="Deepak Bansal (AZURE)" w:date="2012-08-23T21:59:00Z"/>
                <w:lang w:val="de-DE"/>
                <w:rPrChange w:id="17860" w:author="Thomas Dietz" w:date="2012-09-11T15:19:00Z">
                  <w:rPr>
                    <w:ins w:id="17861" w:author="Thomas Dietz" w:date="2012-08-13T14:30:00Z"/>
                    <w:del w:id="17862" w:author="Deepak Bansal (AZURE)" w:date="2012-08-23T21:59:00Z"/>
                  </w:rPr>
                </w:rPrChange>
              </w:rPr>
            </w:pPr>
            <w:ins w:id="17863" w:author="Thomas Dietz" w:date="2012-08-13T14:30:00Z">
              <w:del w:id="17864" w:author="Deepak Bansal (AZURE)" w:date="2012-08-23T21:59:00Z">
                <w:r w:rsidRPr="00BB7B53" w:rsidDel="00B15A0B">
                  <w:rPr>
                    <w:lang w:val="de-DE"/>
                    <w:rPrChange w:id="17865" w:author="Thomas Dietz" w:date="2012-09-11T15:19:00Z">
                      <w:rPr/>
                    </w:rPrChange>
                  </w:rPr>
                  <w:delText xml:space="preserve">        within the Port Feature set.";</w:delText>
                </w:r>
                <w:bookmarkStart w:id="17866" w:name="_Toc333524049"/>
                <w:bookmarkStart w:id="17867" w:name="_Toc335148136"/>
                <w:bookmarkEnd w:id="17866"/>
                <w:bookmarkEnd w:id="17867"/>
              </w:del>
            </w:ins>
          </w:p>
          <w:p w14:paraId="1B9C9F6D" w14:textId="7D12A8AD" w:rsidR="00766893" w:rsidRPr="00BB7B53" w:rsidDel="00B15A0B" w:rsidRDefault="00766893" w:rsidP="00766893">
            <w:pPr>
              <w:pStyle w:val="XML1"/>
              <w:rPr>
                <w:ins w:id="17868" w:author="Thomas Dietz" w:date="2012-08-13T14:30:00Z"/>
                <w:del w:id="17869" w:author="Deepak Bansal (AZURE)" w:date="2012-08-23T21:59:00Z"/>
                <w:lang w:val="de-DE"/>
                <w:rPrChange w:id="17870" w:author="Thomas Dietz" w:date="2012-09-11T15:19:00Z">
                  <w:rPr>
                    <w:ins w:id="17871" w:author="Thomas Dietz" w:date="2012-08-13T14:30:00Z"/>
                    <w:del w:id="17872" w:author="Deepak Bansal (AZURE)" w:date="2012-08-23T21:59:00Z"/>
                  </w:rPr>
                </w:rPrChange>
              </w:rPr>
            </w:pPr>
            <w:ins w:id="17873" w:author="Thomas Dietz" w:date="2012-08-13T14:30:00Z">
              <w:del w:id="17874" w:author="Deepak Bansal (AZURE)" w:date="2012-08-23T21:59:00Z">
                <w:r w:rsidRPr="00BB7B53" w:rsidDel="00B15A0B">
                  <w:rPr>
                    <w:lang w:val="de-DE"/>
                    <w:rPrChange w:id="17875" w:author="Thomas Dietz" w:date="2012-09-11T15:19:00Z">
                      <w:rPr/>
                    </w:rPrChange>
                  </w:rPr>
                  <w:delText xml:space="preserve">    }</w:delText>
                </w:r>
                <w:bookmarkStart w:id="17876" w:name="_Toc333524050"/>
                <w:bookmarkStart w:id="17877" w:name="_Toc335148137"/>
                <w:bookmarkEnd w:id="17876"/>
                <w:bookmarkEnd w:id="17877"/>
              </w:del>
            </w:ins>
          </w:p>
          <w:p w14:paraId="629CC793" w14:textId="10203022" w:rsidR="00766893" w:rsidRPr="00BB7B53" w:rsidDel="00B15A0B" w:rsidRDefault="00766893" w:rsidP="00766893">
            <w:pPr>
              <w:pStyle w:val="XML1"/>
              <w:rPr>
                <w:ins w:id="17878" w:author="Thomas Dietz" w:date="2012-08-13T14:30:00Z"/>
                <w:del w:id="17879" w:author="Deepak Bansal (AZURE)" w:date="2012-08-23T21:59:00Z"/>
                <w:lang w:val="de-DE"/>
                <w:rPrChange w:id="17880" w:author="Thomas Dietz" w:date="2012-09-11T15:19:00Z">
                  <w:rPr>
                    <w:ins w:id="17881" w:author="Thomas Dietz" w:date="2012-08-13T14:30:00Z"/>
                    <w:del w:id="17882" w:author="Deepak Bansal (AZURE)" w:date="2012-08-23T21:59:00Z"/>
                  </w:rPr>
                </w:rPrChange>
              </w:rPr>
            </w:pPr>
            <w:ins w:id="17883" w:author="Thomas Dietz" w:date="2012-08-13T14:30:00Z">
              <w:del w:id="17884" w:author="Deepak Bansal (AZURE)" w:date="2012-08-23T21:59:00Z">
                <w:r w:rsidRPr="00BB7B53" w:rsidDel="00B15A0B">
                  <w:rPr>
                    <w:lang w:val="de-DE"/>
                    <w:rPrChange w:id="17885" w:author="Thomas Dietz" w:date="2012-09-11T15:19:00Z">
                      <w:rPr/>
                    </w:rPrChange>
                  </w:rPr>
                  <w:delText xml:space="preserve">    leaf auto-negotiate { </w:delText>
                </w:r>
                <w:bookmarkStart w:id="17886" w:name="_Toc333524051"/>
                <w:bookmarkStart w:id="17887" w:name="_Toc335148138"/>
                <w:bookmarkEnd w:id="17886"/>
                <w:bookmarkEnd w:id="17887"/>
              </w:del>
            </w:ins>
          </w:p>
          <w:p w14:paraId="33A14E56" w14:textId="50EE2C06" w:rsidR="00766893" w:rsidRPr="00BB7B53" w:rsidDel="00B15A0B" w:rsidRDefault="00766893" w:rsidP="00766893">
            <w:pPr>
              <w:pStyle w:val="XML1"/>
              <w:rPr>
                <w:ins w:id="17888" w:author="Thomas Dietz" w:date="2012-08-13T14:30:00Z"/>
                <w:del w:id="17889" w:author="Deepak Bansal (AZURE)" w:date="2012-08-23T21:59:00Z"/>
                <w:lang w:val="de-DE"/>
                <w:rPrChange w:id="17890" w:author="Thomas Dietz" w:date="2012-09-11T15:19:00Z">
                  <w:rPr>
                    <w:ins w:id="17891" w:author="Thomas Dietz" w:date="2012-08-13T14:30:00Z"/>
                    <w:del w:id="17892" w:author="Deepak Bansal (AZURE)" w:date="2012-08-23T21:59:00Z"/>
                  </w:rPr>
                </w:rPrChange>
              </w:rPr>
            </w:pPr>
            <w:ins w:id="17893" w:author="Thomas Dietz" w:date="2012-08-13T14:30:00Z">
              <w:del w:id="17894" w:author="Deepak Bansal (AZURE)" w:date="2012-08-23T21:59:00Z">
                <w:r w:rsidRPr="00BB7B53" w:rsidDel="00B15A0B">
                  <w:rPr>
                    <w:lang w:val="de-DE"/>
                    <w:rPrChange w:id="17895" w:author="Thomas Dietz" w:date="2012-09-11T15:19:00Z">
                      <w:rPr/>
                    </w:rPrChange>
                  </w:rPr>
                  <w:delText xml:space="preserve">      type boolean;</w:delText>
                </w:r>
                <w:bookmarkStart w:id="17896" w:name="_Toc333524052"/>
                <w:bookmarkStart w:id="17897" w:name="_Toc335148139"/>
                <w:bookmarkEnd w:id="17896"/>
                <w:bookmarkEnd w:id="17897"/>
              </w:del>
            </w:ins>
          </w:p>
          <w:p w14:paraId="4E46FD5A" w14:textId="307BACCE" w:rsidR="00766893" w:rsidRPr="00BB7B53" w:rsidDel="00B15A0B" w:rsidRDefault="00766893" w:rsidP="00766893">
            <w:pPr>
              <w:pStyle w:val="XML1"/>
              <w:rPr>
                <w:ins w:id="17898" w:author="Thomas Dietz" w:date="2012-08-13T14:30:00Z"/>
                <w:del w:id="17899" w:author="Deepak Bansal (AZURE)" w:date="2012-08-23T21:59:00Z"/>
                <w:lang w:val="de-DE"/>
                <w:rPrChange w:id="17900" w:author="Thomas Dietz" w:date="2012-09-11T15:19:00Z">
                  <w:rPr>
                    <w:ins w:id="17901" w:author="Thomas Dietz" w:date="2012-08-13T14:30:00Z"/>
                    <w:del w:id="17902" w:author="Deepak Bansal (AZURE)" w:date="2012-08-23T21:59:00Z"/>
                  </w:rPr>
                </w:rPrChange>
              </w:rPr>
            </w:pPr>
            <w:ins w:id="17903" w:author="Thomas Dietz" w:date="2012-08-13T14:30:00Z">
              <w:del w:id="17904" w:author="Deepak Bansal (AZURE)" w:date="2012-08-23T21:59:00Z">
                <w:r w:rsidRPr="00BB7B53" w:rsidDel="00B15A0B">
                  <w:rPr>
                    <w:lang w:val="de-DE"/>
                    <w:rPrChange w:id="17905" w:author="Thomas Dietz" w:date="2012-09-11T15:19:00Z">
                      <w:rPr/>
                    </w:rPrChange>
                  </w:rPr>
                  <w:delText xml:space="preserve">      description "Specifies the administrative state of the </w:delText>
                </w:r>
                <w:bookmarkStart w:id="17906" w:name="_Toc333524053"/>
                <w:bookmarkStart w:id="17907" w:name="_Toc335148140"/>
                <w:bookmarkEnd w:id="17906"/>
                <w:bookmarkEnd w:id="17907"/>
              </w:del>
            </w:ins>
          </w:p>
          <w:p w14:paraId="147243CF" w14:textId="2B2F39DB" w:rsidR="00766893" w:rsidRPr="00BB7B53" w:rsidDel="00B15A0B" w:rsidRDefault="00766893" w:rsidP="00766893">
            <w:pPr>
              <w:pStyle w:val="XML1"/>
              <w:rPr>
                <w:ins w:id="17908" w:author="Thomas Dietz" w:date="2012-08-13T14:30:00Z"/>
                <w:del w:id="17909" w:author="Deepak Bansal (AZURE)" w:date="2012-08-23T21:59:00Z"/>
                <w:lang w:val="de-DE"/>
                <w:rPrChange w:id="17910" w:author="Thomas Dietz" w:date="2012-09-11T15:19:00Z">
                  <w:rPr>
                    <w:ins w:id="17911" w:author="Thomas Dietz" w:date="2012-08-13T14:30:00Z"/>
                    <w:del w:id="17912" w:author="Deepak Bansal (AZURE)" w:date="2012-08-23T21:59:00Z"/>
                  </w:rPr>
                </w:rPrChange>
              </w:rPr>
            </w:pPr>
            <w:ins w:id="17913" w:author="Thomas Dietz" w:date="2012-08-13T14:30:00Z">
              <w:del w:id="17914" w:author="Deepak Bansal (AZURE)" w:date="2012-08-23T21:59:00Z">
                <w:r w:rsidRPr="00BB7B53" w:rsidDel="00B15A0B">
                  <w:rPr>
                    <w:lang w:val="de-DE"/>
                    <w:rPrChange w:id="17915" w:author="Thomas Dietz" w:date="2012-09-11T15:19:00Z">
                      <w:rPr/>
                    </w:rPrChange>
                  </w:rPr>
                  <w:delText xml:space="preserve">        forwarding rate auto-negotiation protocol at this OpenFlow</w:delText>
                </w:r>
                <w:bookmarkStart w:id="17916" w:name="_Toc333524054"/>
                <w:bookmarkStart w:id="17917" w:name="_Toc335148141"/>
                <w:bookmarkEnd w:id="17916"/>
                <w:bookmarkEnd w:id="17917"/>
              </w:del>
            </w:ins>
          </w:p>
          <w:p w14:paraId="7EA01511" w14:textId="0D0A6891" w:rsidR="00766893" w:rsidRPr="00BB7B53" w:rsidDel="00B15A0B" w:rsidRDefault="00766893" w:rsidP="00766893">
            <w:pPr>
              <w:pStyle w:val="XML1"/>
              <w:rPr>
                <w:ins w:id="17918" w:author="Thomas Dietz" w:date="2012-08-13T14:30:00Z"/>
                <w:del w:id="17919" w:author="Deepak Bansal (AZURE)" w:date="2012-08-23T21:59:00Z"/>
                <w:lang w:val="de-DE"/>
                <w:rPrChange w:id="17920" w:author="Thomas Dietz" w:date="2012-09-11T15:19:00Z">
                  <w:rPr>
                    <w:ins w:id="17921" w:author="Thomas Dietz" w:date="2012-08-13T14:30:00Z"/>
                    <w:del w:id="17922" w:author="Deepak Bansal (AZURE)" w:date="2012-08-23T21:59:00Z"/>
                  </w:rPr>
                </w:rPrChange>
              </w:rPr>
            </w:pPr>
            <w:ins w:id="17923" w:author="Thomas Dietz" w:date="2012-08-13T14:30:00Z">
              <w:del w:id="17924" w:author="Deepak Bansal (AZURE)" w:date="2012-08-23T21:59:00Z">
                <w:r w:rsidRPr="00BB7B53" w:rsidDel="00B15A0B">
                  <w:rPr>
                    <w:lang w:val="de-DE"/>
                    <w:rPrChange w:id="17925" w:author="Thomas Dietz" w:date="2012-09-11T15:19:00Z">
                      <w:rPr/>
                    </w:rPrChange>
                  </w:rPr>
                  <w:delText xml:space="preserve">        Port.";</w:delText>
                </w:r>
                <w:bookmarkStart w:id="17926" w:name="_Toc333524055"/>
                <w:bookmarkStart w:id="17927" w:name="_Toc335148142"/>
                <w:bookmarkEnd w:id="17926"/>
                <w:bookmarkEnd w:id="17927"/>
              </w:del>
            </w:ins>
          </w:p>
          <w:p w14:paraId="5E552835" w14:textId="19A247E6" w:rsidR="00766893" w:rsidRPr="00BB7B53" w:rsidDel="00B15A0B" w:rsidRDefault="00766893" w:rsidP="00766893">
            <w:pPr>
              <w:pStyle w:val="XML1"/>
              <w:rPr>
                <w:ins w:id="17928" w:author="Thomas Dietz" w:date="2012-08-13T14:30:00Z"/>
                <w:del w:id="17929" w:author="Deepak Bansal (AZURE)" w:date="2012-08-23T21:59:00Z"/>
                <w:lang w:val="de-DE"/>
                <w:rPrChange w:id="17930" w:author="Thomas Dietz" w:date="2012-09-11T15:19:00Z">
                  <w:rPr>
                    <w:ins w:id="17931" w:author="Thomas Dietz" w:date="2012-08-13T14:30:00Z"/>
                    <w:del w:id="17932" w:author="Deepak Bansal (AZURE)" w:date="2012-08-23T21:59:00Z"/>
                  </w:rPr>
                </w:rPrChange>
              </w:rPr>
            </w:pPr>
            <w:ins w:id="17933" w:author="Thomas Dietz" w:date="2012-08-13T14:30:00Z">
              <w:del w:id="17934" w:author="Deepak Bansal (AZURE)" w:date="2012-08-23T21:59:00Z">
                <w:r w:rsidRPr="00BB7B53" w:rsidDel="00B15A0B">
                  <w:rPr>
                    <w:lang w:val="de-DE"/>
                    <w:rPrChange w:id="17935" w:author="Thomas Dietz" w:date="2012-09-11T15:19:00Z">
                      <w:rPr/>
                    </w:rPrChange>
                  </w:rPr>
                  <w:delText xml:space="preserve">    }</w:delText>
                </w:r>
                <w:bookmarkStart w:id="17936" w:name="_Toc333524056"/>
                <w:bookmarkStart w:id="17937" w:name="_Toc335148143"/>
                <w:bookmarkEnd w:id="17936"/>
                <w:bookmarkEnd w:id="17937"/>
              </w:del>
            </w:ins>
          </w:p>
          <w:p w14:paraId="03F45CD6" w14:textId="6E5401AE" w:rsidR="00766893" w:rsidRPr="00BB7B53" w:rsidDel="00B15A0B" w:rsidRDefault="00766893" w:rsidP="00766893">
            <w:pPr>
              <w:pStyle w:val="XML1"/>
              <w:rPr>
                <w:ins w:id="17938" w:author="Thomas Dietz" w:date="2012-08-13T14:30:00Z"/>
                <w:del w:id="17939" w:author="Deepak Bansal (AZURE)" w:date="2012-08-23T21:59:00Z"/>
                <w:lang w:val="de-DE"/>
                <w:rPrChange w:id="17940" w:author="Thomas Dietz" w:date="2012-09-11T15:19:00Z">
                  <w:rPr>
                    <w:ins w:id="17941" w:author="Thomas Dietz" w:date="2012-08-13T14:30:00Z"/>
                    <w:del w:id="17942" w:author="Deepak Bansal (AZURE)" w:date="2012-08-23T21:59:00Z"/>
                  </w:rPr>
                </w:rPrChange>
              </w:rPr>
            </w:pPr>
            <w:ins w:id="17943" w:author="Thomas Dietz" w:date="2012-08-13T14:30:00Z">
              <w:del w:id="17944" w:author="Deepak Bansal (AZURE)" w:date="2012-08-23T21:59:00Z">
                <w:r w:rsidRPr="00BB7B53" w:rsidDel="00B15A0B">
                  <w:rPr>
                    <w:lang w:val="de-DE"/>
                    <w:rPrChange w:id="17945" w:author="Thomas Dietz" w:date="2012-09-11T15:19:00Z">
                      <w:rPr/>
                    </w:rPrChange>
                  </w:rPr>
                  <w:delText xml:space="preserve">    leaf medium {</w:delText>
                </w:r>
                <w:bookmarkStart w:id="17946" w:name="_Toc333524057"/>
                <w:bookmarkStart w:id="17947" w:name="_Toc335148144"/>
                <w:bookmarkEnd w:id="17946"/>
                <w:bookmarkEnd w:id="17947"/>
              </w:del>
            </w:ins>
          </w:p>
          <w:p w14:paraId="509A4094" w14:textId="265CE081" w:rsidR="00766893" w:rsidRPr="00BB7B53" w:rsidDel="00B15A0B" w:rsidRDefault="00766893" w:rsidP="00766893">
            <w:pPr>
              <w:pStyle w:val="XML1"/>
              <w:rPr>
                <w:ins w:id="17948" w:author="Thomas Dietz" w:date="2012-08-13T14:30:00Z"/>
                <w:del w:id="17949" w:author="Deepak Bansal (AZURE)" w:date="2012-08-23T21:59:00Z"/>
                <w:lang w:val="de-DE"/>
                <w:rPrChange w:id="17950" w:author="Thomas Dietz" w:date="2012-09-11T15:19:00Z">
                  <w:rPr>
                    <w:ins w:id="17951" w:author="Thomas Dietz" w:date="2012-08-13T14:30:00Z"/>
                    <w:del w:id="17952" w:author="Deepak Bansal (AZURE)" w:date="2012-08-23T21:59:00Z"/>
                  </w:rPr>
                </w:rPrChange>
              </w:rPr>
            </w:pPr>
            <w:ins w:id="17953" w:author="Thomas Dietz" w:date="2012-08-13T14:30:00Z">
              <w:del w:id="17954" w:author="Deepak Bansal (AZURE)" w:date="2012-08-23T21:59:00Z">
                <w:r w:rsidRPr="00BB7B53" w:rsidDel="00B15A0B">
                  <w:rPr>
                    <w:lang w:val="de-DE"/>
                    <w:rPrChange w:id="17955" w:author="Thomas Dietz" w:date="2012-09-11T15:19:00Z">
                      <w:rPr/>
                    </w:rPrChange>
                  </w:rPr>
                  <w:delText xml:space="preserve">      type enumeration {</w:delText>
                </w:r>
                <w:bookmarkStart w:id="17956" w:name="_Toc333524058"/>
                <w:bookmarkStart w:id="17957" w:name="_Toc335148145"/>
                <w:bookmarkEnd w:id="17956"/>
                <w:bookmarkEnd w:id="17957"/>
              </w:del>
            </w:ins>
          </w:p>
          <w:p w14:paraId="48AC4881" w14:textId="0A2CA145" w:rsidR="00766893" w:rsidRPr="00BB7B53" w:rsidDel="00B15A0B" w:rsidRDefault="00766893" w:rsidP="00766893">
            <w:pPr>
              <w:pStyle w:val="XML1"/>
              <w:rPr>
                <w:ins w:id="17958" w:author="Thomas Dietz" w:date="2012-08-13T14:30:00Z"/>
                <w:del w:id="17959" w:author="Deepak Bansal (AZURE)" w:date="2012-08-23T21:59:00Z"/>
                <w:lang w:val="de-DE"/>
                <w:rPrChange w:id="17960" w:author="Thomas Dietz" w:date="2012-09-11T15:19:00Z">
                  <w:rPr>
                    <w:ins w:id="17961" w:author="Thomas Dietz" w:date="2012-08-13T14:30:00Z"/>
                    <w:del w:id="17962" w:author="Deepak Bansal (AZURE)" w:date="2012-08-23T21:59:00Z"/>
                  </w:rPr>
                </w:rPrChange>
              </w:rPr>
            </w:pPr>
            <w:ins w:id="17963" w:author="Thomas Dietz" w:date="2012-08-13T14:30:00Z">
              <w:del w:id="17964" w:author="Deepak Bansal (AZURE)" w:date="2012-08-23T21:59:00Z">
                <w:r w:rsidRPr="00BB7B53" w:rsidDel="00B15A0B">
                  <w:rPr>
                    <w:lang w:val="de-DE"/>
                    <w:rPrChange w:id="17965" w:author="Thomas Dietz" w:date="2012-09-11T15:19:00Z">
                      <w:rPr/>
                    </w:rPrChange>
                  </w:rPr>
                  <w:delText xml:space="preserve">        enum copper;</w:delText>
                </w:r>
                <w:bookmarkStart w:id="17966" w:name="_Toc333524059"/>
                <w:bookmarkStart w:id="17967" w:name="_Toc335148146"/>
                <w:bookmarkEnd w:id="17966"/>
                <w:bookmarkEnd w:id="17967"/>
              </w:del>
            </w:ins>
          </w:p>
          <w:p w14:paraId="1466556E" w14:textId="6B5FA2A0" w:rsidR="00766893" w:rsidRPr="00BB7B53" w:rsidDel="00B15A0B" w:rsidRDefault="00766893" w:rsidP="00766893">
            <w:pPr>
              <w:pStyle w:val="XML1"/>
              <w:rPr>
                <w:ins w:id="17968" w:author="Thomas Dietz" w:date="2012-08-13T14:30:00Z"/>
                <w:del w:id="17969" w:author="Deepak Bansal (AZURE)" w:date="2012-08-23T21:59:00Z"/>
                <w:lang w:val="de-DE"/>
                <w:rPrChange w:id="17970" w:author="Thomas Dietz" w:date="2012-09-11T15:19:00Z">
                  <w:rPr>
                    <w:ins w:id="17971" w:author="Thomas Dietz" w:date="2012-08-13T14:30:00Z"/>
                    <w:del w:id="17972" w:author="Deepak Bansal (AZURE)" w:date="2012-08-23T21:59:00Z"/>
                  </w:rPr>
                </w:rPrChange>
              </w:rPr>
            </w:pPr>
            <w:ins w:id="17973" w:author="Thomas Dietz" w:date="2012-08-13T14:30:00Z">
              <w:del w:id="17974" w:author="Deepak Bansal (AZURE)" w:date="2012-08-23T21:59:00Z">
                <w:r w:rsidRPr="00BB7B53" w:rsidDel="00B15A0B">
                  <w:rPr>
                    <w:lang w:val="de-DE"/>
                    <w:rPrChange w:id="17975" w:author="Thomas Dietz" w:date="2012-09-11T15:19:00Z">
                      <w:rPr/>
                    </w:rPrChange>
                  </w:rPr>
                  <w:delText xml:space="preserve">        enum fiber;</w:delText>
                </w:r>
                <w:bookmarkStart w:id="17976" w:name="_Toc333524060"/>
                <w:bookmarkStart w:id="17977" w:name="_Toc335148147"/>
                <w:bookmarkEnd w:id="17976"/>
                <w:bookmarkEnd w:id="17977"/>
              </w:del>
            </w:ins>
          </w:p>
          <w:p w14:paraId="34E82B43" w14:textId="38690DE3" w:rsidR="00766893" w:rsidRPr="00BB7B53" w:rsidDel="00B15A0B" w:rsidRDefault="00766893" w:rsidP="00766893">
            <w:pPr>
              <w:pStyle w:val="XML1"/>
              <w:rPr>
                <w:ins w:id="17978" w:author="Thomas Dietz" w:date="2012-08-13T14:30:00Z"/>
                <w:del w:id="17979" w:author="Deepak Bansal (AZURE)" w:date="2012-08-23T21:59:00Z"/>
                <w:lang w:val="de-DE"/>
                <w:rPrChange w:id="17980" w:author="Thomas Dietz" w:date="2012-09-11T15:19:00Z">
                  <w:rPr>
                    <w:ins w:id="17981" w:author="Thomas Dietz" w:date="2012-08-13T14:30:00Z"/>
                    <w:del w:id="17982" w:author="Deepak Bansal (AZURE)" w:date="2012-08-23T21:59:00Z"/>
                  </w:rPr>
                </w:rPrChange>
              </w:rPr>
            </w:pPr>
            <w:ins w:id="17983" w:author="Thomas Dietz" w:date="2012-08-13T14:30:00Z">
              <w:del w:id="17984" w:author="Deepak Bansal (AZURE)" w:date="2012-08-23T21:59:00Z">
                <w:r w:rsidRPr="00BB7B53" w:rsidDel="00B15A0B">
                  <w:rPr>
                    <w:lang w:val="de-DE"/>
                    <w:rPrChange w:id="17985" w:author="Thomas Dietz" w:date="2012-09-11T15:19:00Z">
                      <w:rPr/>
                    </w:rPrChange>
                  </w:rPr>
                  <w:delText xml:space="preserve">      }</w:delText>
                </w:r>
                <w:bookmarkStart w:id="17986" w:name="_Toc333524061"/>
                <w:bookmarkStart w:id="17987" w:name="_Toc335148148"/>
                <w:bookmarkEnd w:id="17986"/>
                <w:bookmarkEnd w:id="17987"/>
              </w:del>
            </w:ins>
          </w:p>
          <w:p w14:paraId="49D07C0F" w14:textId="7CB9F669" w:rsidR="00766893" w:rsidRPr="00BB7B53" w:rsidDel="00B15A0B" w:rsidRDefault="00766893" w:rsidP="00766893">
            <w:pPr>
              <w:pStyle w:val="XML1"/>
              <w:rPr>
                <w:ins w:id="17988" w:author="Thomas Dietz" w:date="2012-08-13T14:30:00Z"/>
                <w:del w:id="17989" w:author="Deepak Bansal (AZURE)" w:date="2012-08-23T21:59:00Z"/>
                <w:lang w:val="de-DE"/>
                <w:rPrChange w:id="17990" w:author="Thomas Dietz" w:date="2012-09-11T15:19:00Z">
                  <w:rPr>
                    <w:ins w:id="17991" w:author="Thomas Dietz" w:date="2012-08-13T14:30:00Z"/>
                    <w:del w:id="17992" w:author="Deepak Bansal (AZURE)" w:date="2012-08-23T21:59:00Z"/>
                  </w:rPr>
                </w:rPrChange>
              </w:rPr>
            </w:pPr>
            <w:ins w:id="17993" w:author="Thomas Dietz" w:date="2012-08-13T14:30:00Z">
              <w:del w:id="17994" w:author="Deepak Bansal (AZURE)" w:date="2012-08-23T21:59:00Z">
                <w:r w:rsidRPr="00BB7B53" w:rsidDel="00B15A0B">
                  <w:rPr>
                    <w:lang w:val="de-DE"/>
                    <w:rPrChange w:id="17995" w:author="Thomas Dietz" w:date="2012-09-11T15:19:00Z">
                      <w:rPr/>
                    </w:rPrChange>
                  </w:rPr>
                  <w:delText xml:space="preserve">      description "This element MUST indicate a valid physical</w:delText>
                </w:r>
                <w:bookmarkStart w:id="17996" w:name="_Toc333524062"/>
                <w:bookmarkStart w:id="17997" w:name="_Toc335148149"/>
                <w:bookmarkEnd w:id="17996"/>
                <w:bookmarkEnd w:id="17997"/>
              </w:del>
            </w:ins>
          </w:p>
          <w:p w14:paraId="5E3439AB" w14:textId="78411A76" w:rsidR="00766893" w:rsidRPr="00BB7B53" w:rsidDel="00B15A0B" w:rsidRDefault="00766893" w:rsidP="00766893">
            <w:pPr>
              <w:pStyle w:val="XML1"/>
              <w:rPr>
                <w:ins w:id="17998" w:author="Thomas Dietz" w:date="2012-08-13T14:30:00Z"/>
                <w:del w:id="17999" w:author="Deepak Bansal (AZURE)" w:date="2012-08-23T21:59:00Z"/>
                <w:lang w:val="de-DE"/>
                <w:rPrChange w:id="18000" w:author="Thomas Dietz" w:date="2012-09-11T15:19:00Z">
                  <w:rPr>
                    <w:ins w:id="18001" w:author="Thomas Dietz" w:date="2012-08-13T14:30:00Z"/>
                    <w:del w:id="18002" w:author="Deepak Bansal (AZURE)" w:date="2012-08-23T21:59:00Z"/>
                  </w:rPr>
                </w:rPrChange>
              </w:rPr>
            </w:pPr>
            <w:ins w:id="18003" w:author="Thomas Dietz" w:date="2012-08-13T14:30:00Z">
              <w:del w:id="18004" w:author="Deepak Bansal (AZURE)" w:date="2012-08-23T21:59:00Z">
                <w:r w:rsidRPr="00BB7B53" w:rsidDel="00B15A0B">
                  <w:rPr>
                    <w:lang w:val="de-DE"/>
                    <w:rPrChange w:id="18005" w:author="Thomas Dietz" w:date="2012-09-11T15:19:00Z">
                      <w:rPr/>
                    </w:rPrChange>
                  </w:rPr>
                  <w:delText xml:space="preserve">        medium used by the OpenFlow Port.</w:delText>
                </w:r>
                <w:bookmarkStart w:id="18006" w:name="_Toc333524063"/>
                <w:bookmarkStart w:id="18007" w:name="_Toc335148150"/>
                <w:bookmarkEnd w:id="18006"/>
                <w:bookmarkEnd w:id="18007"/>
              </w:del>
            </w:ins>
          </w:p>
          <w:p w14:paraId="14953662" w14:textId="6436A471" w:rsidR="00766893" w:rsidRPr="00BB7B53" w:rsidDel="00B15A0B" w:rsidRDefault="00766893" w:rsidP="00766893">
            <w:pPr>
              <w:pStyle w:val="XML1"/>
              <w:rPr>
                <w:ins w:id="18008" w:author="Thomas Dietz" w:date="2012-08-13T14:30:00Z"/>
                <w:del w:id="18009" w:author="Deepak Bansal (AZURE)" w:date="2012-08-23T21:59:00Z"/>
                <w:lang w:val="de-DE"/>
                <w:rPrChange w:id="18010" w:author="Thomas Dietz" w:date="2012-09-11T15:19:00Z">
                  <w:rPr>
                    <w:ins w:id="18011" w:author="Thomas Dietz" w:date="2012-08-13T14:30:00Z"/>
                    <w:del w:id="18012" w:author="Deepak Bansal (AZURE)" w:date="2012-08-23T21:59:00Z"/>
                  </w:rPr>
                </w:rPrChange>
              </w:rPr>
            </w:pPr>
            <w:ins w:id="18013" w:author="Thomas Dietz" w:date="2012-08-13T14:30:00Z">
              <w:del w:id="18014" w:author="Deepak Bansal (AZURE)" w:date="2012-08-23T21:59:00Z">
                <w:r w:rsidRPr="00BB7B53" w:rsidDel="00B15A0B">
                  <w:rPr>
                    <w:lang w:val="de-DE"/>
                    <w:rPrChange w:id="18015" w:author="Thomas Dietz" w:date="2012-09-11T15:19:00Z">
                      <w:rPr/>
                    </w:rPrChange>
                  </w:rPr>
                  <w:delText xml:space="preserve">      </w:delText>
                </w:r>
                <w:bookmarkStart w:id="18016" w:name="_Toc333524064"/>
                <w:bookmarkStart w:id="18017" w:name="_Toc335148151"/>
                <w:bookmarkEnd w:id="18016"/>
                <w:bookmarkEnd w:id="18017"/>
              </w:del>
            </w:ins>
          </w:p>
          <w:p w14:paraId="3B53F83D" w14:textId="4FFFEE0F" w:rsidR="00766893" w:rsidRPr="00BB7B53" w:rsidDel="00B15A0B" w:rsidRDefault="00766893" w:rsidP="00766893">
            <w:pPr>
              <w:pStyle w:val="XML1"/>
              <w:rPr>
                <w:ins w:id="18018" w:author="Thomas Dietz" w:date="2012-08-13T14:30:00Z"/>
                <w:del w:id="18019" w:author="Deepak Bansal (AZURE)" w:date="2012-08-23T21:59:00Z"/>
                <w:lang w:val="de-DE"/>
                <w:rPrChange w:id="18020" w:author="Thomas Dietz" w:date="2012-09-11T15:19:00Z">
                  <w:rPr>
                    <w:ins w:id="18021" w:author="Thomas Dietz" w:date="2012-08-13T14:30:00Z"/>
                    <w:del w:id="18022" w:author="Deepak Bansal (AZURE)" w:date="2012-08-23T21:59:00Z"/>
                  </w:rPr>
                </w:rPrChange>
              </w:rPr>
            </w:pPr>
            <w:ins w:id="18023" w:author="Thomas Dietz" w:date="2012-08-13T14:30:00Z">
              <w:del w:id="18024" w:author="Deepak Bansal (AZURE)" w:date="2012-08-23T21:59:00Z">
                <w:r w:rsidRPr="00BB7B53" w:rsidDel="00B15A0B">
                  <w:rPr>
                    <w:lang w:val="de-DE"/>
                    <w:rPrChange w:id="18025" w:author="Thomas Dietz" w:date="2012-09-11T15:19:00Z">
                      <w:rPr/>
                    </w:rPrChange>
                  </w:rPr>
                  <w:delText xml:space="preserve">        The current Port Feature set MUST contain this element</w:delText>
                </w:r>
                <w:bookmarkStart w:id="18026" w:name="_Toc333524065"/>
                <w:bookmarkStart w:id="18027" w:name="_Toc335148152"/>
                <w:bookmarkEnd w:id="18026"/>
                <w:bookmarkEnd w:id="18027"/>
              </w:del>
            </w:ins>
          </w:p>
          <w:p w14:paraId="1F66FD33" w14:textId="0261F684" w:rsidR="00766893" w:rsidRPr="00BB7B53" w:rsidDel="00B15A0B" w:rsidRDefault="00766893" w:rsidP="00766893">
            <w:pPr>
              <w:pStyle w:val="XML1"/>
              <w:rPr>
                <w:ins w:id="18028" w:author="Thomas Dietz" w:date="2012-08-13T14:30:00Z"/>
                <w:del w:id="18029" w:author="Deepak Bansal (AZURE)" w:date="2012-08-23T21:59:00Z"/>
                <w:lang w:val="de-DE"/>
                <w:rPrChange w:id="18030" w:author="Thomas Dietz" w:date="2012-09-11T15:19:00Z">
                  <w:rPr>
                    <w:ins w:id="18031" w:author="Thomas Dietz" w:date="2012-08-13T14:30:00Z"/>
                    <w:del w:id="18032" w:author="Deepak Bansal (AZURE)" w:date="2012-08-23T21:59:00Z"/>
                  </w:rPr>
                </w:rPrChange>
              </w:rPr>
            </w:pPr>
            <w:ins w:id="18033" w:author="Thomas Dietz" w:date="2012-08-13T14:30:00Z">
              <w:del w:id="18034" w:author="Deepak Bansal (AZURE)" w:date="2012-08-23T21:59:00Z">
                <w:r w:rsidRPr="00BB7B53" w:rsidDel="00B15A0B">
                  <w:rPr>
                    <w:lang w:val="de-DE"/>
                    <w:rPrChange w:id="18035" w:author="Thomas Dietz" w:date="2012-09-11T15:19:00Z">
                      <w:rPr/>
                    </w:rPrChange>
                  </w:rPr>
                  <w:delText xml:space="preserve">        exactly once. The other Port Feature sets MAY contain this</w:delText>
                </w:r>
                <w:bookmarkStart w:id="18036" w:name="_Toc333524066"/>
                <w:bookmarkStart w:id="18037" w:name="_Toc335148153"/>
                <w:bookmarkEnd w:id="18036"/>
                <w:bookmarkEnd w:id="18037"/>
              </w:del>
            </w:ins>
          </w:p>
          <w:p w14:paraId="4D0C5A7A" w14:textId="028C0FF6" w:rsidR="00766893" w:rsidRPr="00BB7B53" w:rsidDel="00B15A0B" w:rsidRDefault="00766893" w:rsidP="00766893">
            <w:pPr>
              <w:pStyle w:val="XML1"/>
              <w:rPr>
                <w:ins w:id="18038" w:author="Thomas Dietz" w:date="2012-08-13T14:30:00Z"/>
                <w:del w:id="18039" w:author="Deepak Bansal (AZURE)" w:date="2012-08-23T21:59:00Z"/>
                <w:lang w:val="de-DE"/>
                <w:rPrChange w:id="18040" w:author="Thomas Dietz" w:date="2012-09-11T15:19:00Z">
                  <w:rPr>
                    <w:ins w:id="18041" w:author="Thomas Dietz" w:date="2012-08-13T14:30:00Z"/>
                    <w:del w:id="18042" w:author="Deepak Bansal (AZURE)" w:date="2012-08-23T21:59:00Z"/>
                  </w:rPr>
                </w:rPrChange>
              </w:rPr>
            </w:pPr>
            <w:ins w:id="18043" w:author="Thomas Dietz" w:date="2012-08-13T14:30:00Z">
              <w:del w:id="18044" w:author="Deepak Bansal (AZURE)" w:date="2012-08-23T21:59:00Z">
                <w:r w:rsidRPr="00BB7B53" w:rsidDel="00B15A0B">
                  <w:rPr>
                    <w:lang w:val="de-DE"/>
                    <w:rPrChange w:id="18045" w:author="Thomas Dietz" w:date="2012-09-11T15:19:00Z">
                      <w:rPr/>
                    </w:rPrChange>
                  </w:rPr>
                  <w:delText xml:space="preserve">        element more than once. If this element appears more than</w:delText>
                </w:r>
                <w:bookmarkStart w:id="18046" w:name="_Toc333524067"/>
                <w:bookmarkStart w:id="18047" w:name="_Toc335148154"/>
                <w:bookmarkEnd w:id="18046"/>
                <w:bookmarkEnd w:id="18047"/>
              </w:del>
            </w:ins>
          </w:p>
          <w:p w14:paraId="6DF7E910" w14:textId="6D99702B" w:rsidR="00766893" w:rsidRPr="00BB7B53" w:rsidDel="00B15A0B" w:rsidRDefault="00766893" w:rsidP="00766893">
            <w:pPr>
              <w:pStyle w:val="XML1"/>
              <w:rPr>
                <w:ins w:id="18048" w:author="Thomas Dietz" w:date="2012-08-13T14:30:00Z"/>
                <w:del w:id="18049" w:author="Deepak Bansal (AZURE)" w:date="2012-08-23T21:59:00Z"/>
                <w:lang w:val="de-DE"/>
                <w:rPrChange w:id="18050" w:author="Thomas Dietz" w:date="2012-09-11T15:19:00Z">
                  <w:rPr>
                    <w:ins w:id="18051" w:author="Thomas Dietz" w:date="2012-08-13T14:30:00Z"/>
                    <w:del w:id="18052" w:author="Deepak Bansal (AZURE)" w:date="2012-08-23T21:59:00Z"/>
                  </w:rPr>
                </w:rPrChange>
              </w:rPr>
            </w:pPr>
            <w:ins w:id="18053" w:author="Thomas Dietz" w:date="2012-08-13T14:30:00Z">
              <w:del w:id="18054" w:author="Deepak Bansal (AZURE)" w:date="2012-08-23T21:59:00Z">
                <w:r w:rsidRPr="00BB7B53" w:rsidDel="00B15A0B">
                  <w:rPr>
                    <w:lang w:val="de-DE"/>
                    <w:rPrChange w:id="18055" w:author="Thomas Dietz" w:date="2012-09-11T15:19:00Z">
                      <w:rPr/>
                    </w:rPrChange>
                  </w:rPr>
                  <w:delText xml:space="preserve">        once in a Port Feature set than the value MUST be unique</w:delText>
                </w:r>
                <w:bookmarkStart w:id="18056" w:name="_Toc333524068"/>
                <w:bookmarkStart w:id="18057" w:name="_Toc335148155"/>
                <w:bookmarkEnd w:id="18056"/>
                <w:bookmarkEnd w:id="18057"/>
              </w:del>
            </w:ins>
          </w:p>
          <w:p w14:paraId="5AB4F67C" w14:textId="37E3BC25" w:rsidR="00766893" w:rsidRPr="00BB7B53" w:rsidDel="00B15A0B" w:rsidRDefault="00766893" w:rsidP="00766893">
            <w:pPr>
              <w:pStyle w:val="XML1"/>
              <w:rPr>
                <w:ins w:id="18058" w:author="Thomas Dietz" w:date="2012-08-13T14:30:00Z"/>
                <w:del w:id="18059" w:author="Deepak Bansal (AZURE)" w:date="2012-08-23T21:59:00Z"/>
                <w:lang w:val="de-DE"/>
                <w:rPrChange w:id="18060" w:author="Thomas Dietz" w:date="2012-09-11T15:19:00Z">
                  <w:rPr>
                    <w:ins w:id="18061" w:author="Thomas Dietz" w:date="2012-08-13T14:30:00Z"/>
                    <w:del w:id="18062" w:author="Deepak Bansal (AZURE)" w:date="2012-08-23T21:59:00Z"/>
                  </w:rPr>
                </w:rPrChange>
              </w:rPr>
            </w:pPr>
            <w:ins w:id="18063" w:author="Thomas Dietz" w:date="2012-08-13T14:30:00Z">
              <w:del w:id="18064" w:author="Deepak Bansal (AZURE)" w:date="2012-08-23T21:59:00Z">
                <w:r w:rsidRPr="00BB7B53" w:rsidDel="00B15A0B">
                  <w:rPr>
                    <w:lang w:val="de-DE"/>
                    <w:rPrChange w:id="18065" w:author="Thomas Dietz" w:date="2012-09-11T15:19:00Z">
                      <w:rPr/>
                    </w:rPrChange>
                  </w:rPr>
                  <w:delText xml:space="preserve">        within the Port Feature set.";</w:delText>
                </w:r>
                <w:bookmarkStart w:id="18066" w:name="_Toc333524069"/>
                <w:bookmarkStart w:id="18067" w:name="_Toc335148156"/>
                <w:bookmarkEnd w:id="18066"/>
                <w:bookmarkEnd w:id="18067"/>
              </w:del>
            </w:ins>
          </w:p>
          <w:p w14:paraId="6B60CDA2" w14:textId="70036F7E" w:rsidR="00766893" w:rsidRPr="00BB7B53" w:rsidDel="00B15A0B" w:rsidRDefault="00766893" w:rsidP="00766893">
            <w:pPr>
              <w:pStyle w:val="XML1"/>
              <w:rPr>
                <w:ins w:id="18068" w:author="Thomas Dietz" w:date="2012-08-13T14:30:00Z"/>
                <w:del w:id="18069" w:author="Deepak Bansal (AZURE)" w:date="2012-08-23T21:59:00Z"/>
                <w:lang w:val="de-DE"/>
                <w:rPrChange w:id="18070" w:author="Thomas Dietz" w:date="2012-09-11T15:19:00Z">
                  <w:rPr>
                    <w:ins w:id="18071" w:author="Thomas Dietz" w:date="2012-08-13T14:30:00Z"/>
                    <w:del w:id="18072" w:author="Deepak Bansal (AZURE)" w:date="2012-08-23T21:59:00Z"/>
                  </w:rPr>
                </w:rPrChange>
              </w:rPr>
            </w:pPr>
            <w:ins w:id="18073" w:author="Thomas Dietz" w:date="2012-08-13T14:30:00Z">
              <w:del w:id="18074" w:author="Deepak Bansal (AZURE)" w:date="2012-08-23T21:59:00Z">
                <w:r w:rsidRPr="00BB7B53" w:rsidDel="00B15A0B">
                  <w:rPr>
                    <w:lang w:val="de-DE"/>
                    <w:rPrChange w:id="18075" w:author="Thomas Dietz" w:date="2012-09-11T15:19:00Z">
                      <w:rPr/>
                    </w:rPrChange>
                  </w:rPr>
                  <w:delText xml:space="preserve">    }</w:delText>
                </w:r>
                <w:bookmarkStart w:id="18076" w:name="_Toc333524070"/>
                <w:bookmarkStart w:id="18077" w:name="_Toc335148157"/>
                <w:bookmarkEnd w:id="18076"/>
                <w:bookmarkEnd w:id="18077"/>
              </w:del>
            </w:ins>
          </w:p>
          <w:p w14:paraId="7BBDB0D7" w14:textId="34227727" w:rsidR="00766893" w:rsidRPr="00BB7B53" w:rsidDel="00B15A0B" w:rsidRDefault="00766893" w:rsidP="00766893">
            <w:pPr>
              <w:pStyle w:val="XML1"/>
              <w:rPr>
                <w:ins w:id="18078" w:author="Thomas Dietz" w:date="2012-08-13T14:30:00Z"/>
                <w:del w:id="18079" w:author="Deepak Bansal (AZURE)" w:date="2012-08-23T21:59:00Z"/>
                <w:lang w:val="de-DE"/>
                <w:rPrChange w:id="18080" w:author="Thomas Dietz" w:date="2012-09-11T15:19:00Z">
                  <w:rPr>
                    <w:ins w:id="18081" w:author="Thomas Dietz" w:date="2012-08-13T14:30:00Z"/>
                    <w:del w:id="18082" w:author="Deepak Bansal (AZURE)" w:date="2012-08-23T21:59:00Z"/>
                  </w:rPr>
                </w:rPrChange>
              </w:rPr>
            </w:pPr>
            <w:ins w:id="18083" w:author="Thomas Dietz" w:date="2012-08-13T14:30:00Z">
              <w:del w:id="18084" w:author="Deepak Bansal (AZURE)" w:date="2012-08-23T21:59:00Z">
                <w:r w:rsidRPr="00BB7B53" w:rsidDel="00B15A0B">
                  <w:rPr>
                    <w:lang w:val="de-DE"/>
                    <w:rPrChange w:id="18085" w:author="Thomas Dietz" w:date="2012-09-11T15:19:00Z">
                      <w:rPr/>
                    </w:rPrChange>
                  </w:rPr>
                  <w:delText xml:space="preserve">    leaf pause {</w:delText>
                </w:r>
                <w:bookmarkStart w:id="18086" w:name="_Toc333524071"/>
                <w:bookmarkStart w:id="18087" w:name="_Toc335148158"/>
                <w:bookmarkEnd w:id="18086"/>
                <w:bookmarkEnd w:id="18087"/>
              </w:del>
            </w:ins>
          </w:p>
          <w:p w14:paraId="37362503" w14:textId="5CC76A18" w:rsidR="00766893" w:rsidRPr="00BB7B53" w:rsidDel="00B15A0B" w:rsidRDefault="00766893" w:rsidP="00766893">
            <w:pPr>
              <w:pStyle w:val="XML1"/>
              <w:rPr>
                <w:ins w:id="18088" w:author="Thomas Dietz" w:date="2012-08-13T14:30:00Z"/>
                <w:del w:id="18089" w:author="Deepak Bansal (AZURE)" w:date="2012-08-23T21:59:00Z"/>
                <w:lang w:val="de-DE"/>
                <w:rPrChange w:id="18090" w:author="Thomas Dietz" w:date="2012-09-11T15:19:00Z">
                  <w:rPr>
                    <w:ins w:id="18091" w:author="Thomas Dietz" w:date="2012-08-13T14:30:00Z"/>
                    <w:del w:id="18092" w:author="Deepak Bansal (AZURE)" w:date="2012-08-23T21:59:00Z"/>
                  </w:rPr>
                </w:rPrChange>
              </w:rPr>
            </w:pPr>
            <w:ins w:id="18093" w:author="Thomas Dietz" w:date="2012-08-13T14:30:00Z">
              <w:del w:id="18094" w:author="Deepak Bansal (AZURE)" w:date="2012-08-23T21:59:00Z">
                <w:r w:rsidRPr="00BB7B53" w:rsidDel="00B15A0B">
                  <w:rPr>
                    <w:lang w:val="de-DE"/>
                    <w:rPrChange w:id="18095" w:author="Thomas Dietz" w:date="2012-09-11T15:19:00Z">
                      <w:rPr/>
                    </w:rPrChange>
                  </w:rPr>
                  <w:delText xml:space="preserve">      type enumeration {</w:delText>
                </w:r>
                <w:bookmarkStart w:id="18096" w:name="_Toc333524072"/>
                <w:bookmarkStart w:id="18097" w:name="_Toc335148159"/>
                <w:bookmarkEnd w:id="18096"/>
                <w:bookmarkEnd w:id="18097"/>
              </w:del>
            </w:ins>
          </w:p>
          <w:p w14:paraId="3336B623" w14:textId="096B9D29" w:rsidR="00766893" w:rsidRPr="00BB7B53" w:rsidDel="00B15A0B" w:rsidRDefault="00766893" w:rsidP="00766893">
            <w:pPr>
              <w:pStyle w:val="XML1"/>
              <w:rPr>
                <w:ins w:id="18098" w:author="Thomas Dietz" w:date="2012-08-13T14:30:00Z"/>
                <w:del w:id="18099" w:author="Deepak Bansal (AZURE)" w:date="2012-08-23T21:59:00Z"/>
                <w:lang w:val="de-DE"/>
                <w:rPrChange w:id="18100" w:author="Thomas Dietz" w:date="2012-09-11T15:19:00Z">
                  <w:rPr>
                    <w:ins w:id="18101" w:author="Thomas Dietz" w:date="2012-08-13T14:30:00Z"/>
                    <w:del w:id="18102" w:author="Deepak Bansal (AZURE)" w:date="2012-08-23T21:59:00Z"/>
                  </w:rPr>
                </w:rPrChange>
              </w:rPr>
            </w:pPr>
            <w:ins w:id="18103" w:author="Thomas Dietz" w:date="2012-08-13T14:30:00Z">
              <w:del w:id="18104" w:author="Deepak Bansal (AZURE)" w:date="2012-08-23T21:59:00Z">
                <w:r w:rsidRPr="00BB7B53" w:rsidDel="00B15A0B">
                  <w:rPr>
                    <w:lang w:val="de-DE"/>
                    <w:rPrChange w:id="18105" w:author="Thomas Dietz" w:date="2012-09-11T15:19:00Z">
                      <w:rPr/>
                    </w:rPrChange>
                  </w:rPr>
                  <w:delText xml:space="preserve">        enum unsupported;</w:delText>
                </w:r>
                <w:bookmarkStart w:id="18106" w:name="_Toc333524073"/>
                <w:bookmarkStart w:id="18107" w:name="_Toc335148160"/>
                <w:bookmarkEnd w:id="18106"/>
                <w:bookmarkEnd w:id="18107"/>
              </w:del>
            </w:ins>
          </w:p>
          <w:p w14:paraId="54F63295" w14:textId="36376488" w:rsidR="00766893" w:rsidRPr="00BB7B53" w:rsidDel="00B15A0B" w:rsidRDefault="00766893" w:rsidP="00766893">
            <w:pPr>
              <w:pStyle w:val="XML1"/>
              <w:rPr>
                <w:ins w:id="18108" w:author="Thomas Dietz" w:date="2012-08-13T14:30:00Z"/>
                <w:del w:id="18109" w:author="Deepak Bansal (AZURE)" w:date="2012-08-23T21:59:00Z"/>
                <w:lang w:val="de-DE"/>
                <w:rPrChange w:id="18110" w:author="Thomas Dietz" w:date="2012-09-11T15:19:00Z">
                  <w:rPr>
                    <w:ins w:id="18111" w:author="Thomas Dietz" w:date="2012-08-13T14:30:00Z"/>
                    <w:del w:id="18112" w:author="Deepak Bansal (AZURE)" w:date="2012-08-23T21:59:00Z"/>
                  </w:rPr>
                </w:rPrChange>
              </w:rPr>
            </w:pPr>
            <w:ins w:id="18113" w:author="Thomas Dietz" w:date="2012-08-13T14:30:00Z">
              <w:del w:id="18114" w:author="Deepak Bansal (AZURE)" w:date="2012-08-23T21:59:00Z">
                <w:r w:rsidRPr="00BB7B53" w:rsidDel="00B15A0B">
                  <w:rPr>
                    <w:lang w:val="de-DE"/>
                    <w:rPrChange w:id="18115" w:author="Thomas Dietz" w:date="2012-09-11T15:19:00Z">
                      <w:rPr/>
                    </w:rPrChange>
                  </w:rPr>
                  <w:delText xml:space="preserve">        enum symmetric;</w:delText>
                </w:r>
                <w:bookmarkStart w:id="18116" w:name="_Toc333524074"/>
                <w:bookmarkStart w:id="18117" w:name="_Toc335148161"/>
                <w:bookmarkEnd w:id="18116"/>
                <w:bookmarkEnd w:id="18117"/>
              </w:del>
            </w:ins>
          </w:p>
          <w:p w14:paraId="03FF5E1E" w14:textId="777B7E2D" w:rsidR="00766893" w:rsidRPr="00BB7B53" w:rsidDel="00B15A0B" w:rsidRDefault="00766893" w:rsidP="00766893">
            <w:pPr>
              <w:pStyle w:val="XML1"/>
              <w:rPr>
                <w:ins w:id="18118" w:author="Thomas Dietz" w:date="2012-08-13T14:30:00Z"/>
                <w:del w:id="18119" w:author="Deepak Bansal (AZURE)" w:date="2012-08-23T21:59:00Z"/>
                <w:lang w:val="de-DE"/>
                <w:rPrChange w:id="18120" w:author="Thomas Dietz" w:date="2012-09-11T15:19:00Z">
                  <w:rPr>
                    <w:ins w:id="18121" w:author="Thomas Dietz" w:date="2012-08-13T14:30:00Z"/>
                    <w:del w:id="18122" w:author="Deepak Bansal (AZURE)" w:date="2012-08-23T21:59:00Z"/>
                  </w:rPr>
                </w:rPrChange>
              </w:rPr>
            </w:pPr>
            <w:ins w:id="18123" w:author="Thomas Dietz" w:date="2012-08-13T14:30:00Z">
              <w:del w:id="18124" w:author="Deepak Bansal (AZURE)" w:date="2012-08-23T21:59:00Z">
                <w:r w:rsidRPr="00BB7B53" w:rsidDel="00B15A0B">
                  <w:rPr>
                    <w:lang w:val="de-DE"/>
                    <w:rPrChange w:id="18125" w:author="Thomas Dietz" w:date="2012-09-11T15:19:00Z">
                      <w:rPr/>
                    </w:rPrChange>
                  </w:rPr>
                  <w:delText xml:space="preserve">        enum asymmetric;</w:delText>
                </w:r>
                <w:bookmarkStart w:id="18126" w:name="_Toc333524075"/>
                <w:bookmarkStart w:id="18127" w:name="_Toc335148162"/>
                <w:bookmarkEnd w:id="18126"/>
                <w:bookmarkEnd w:id="18127"/>
              </w:del>
            </w:ins>
          </w:p>
          <w:p w14:paraId="76CA4C28" w14:textId="5A226D90" w:rsidR="00766893" w:rsidRPr="00BB7B53" w:rsidDel="00B15A0B" w:rsidRDefault="00766893" w:rsidP="00766893">
            <w:pPr>
              <w:pStyle w:val="XML1"/>
              <w:rPr>
                <w:ins w:id="18128" w:author="Thomas Dietz" w:date="2012-08-13T14:30:00Z"/>
                <w:del w:id="18129" w:author="Deepak Bansal (AZURE)" w:date="2012-08-23T21:59:00Z"/>
                <w:lang w:val="de-DE"/>
                <w:rPrChange w:id="18130" w:author="Thomas Dietz" w:date="2012-09-11T15:19:00Z">
                  <w:rPr>
                    <w:ins w:id="18131" w:author="Thomas Dietz" w:date="2012-08-13T14:30:00Z"/>
                    <w:del w:id="18132" w:author="Deepak Bansal (AZURE)" w:date="2012-08-23T21:59:00Z"/>
                  </w:rPr>
                </w:rPrChange>
              </w:rPr>
            </w:pPr>
            <w:ins w:id="18133" w:author="Thomas Dietz" w:date="2012-08-13T14:30:00Z">
              <w:del w:id="18134" w:author="Deepak Bansal (AZURE)" w:date="2012-08-23T21:59:00Z">
                <w:r w:rsidRPr="00BB7B53" w:rsidDel="00B15A0B">
                  <w:rPr>
                    <w:lang w:val="de-DE"/>
                    <w:rPrChange w:id="18135" w:author="Thomas Dietz" w:date="2012-09-11T15:19:00Z">
                      <w:rPr/>
                    </w:rPrChange>
                  </w:rPr>
                  <w:delText xml:space="preserve">      }</w:delText>
                </w:r>
                <w:bookmarkStart w:id="18136" w:name="_Toc333524076"/>
                <w:bookmarkStart w:id="18137" w:name="_Toc335148163"/>
                <w:bookmarkEnd w:id="18136"/>
                <w:bookmarkEnd w:id="18137"/>
              </w:del>
            </w:ins>
          </w:p>
          <w:p w14:paraId="49D8A1A0" w14:textId="16074DBB" w:rsidR="00766893" w:rsidRPr="00BB7B53" w:rsidDel="00B15A0B" w:rsidRDefault="00766893" w:rsidP="00766893">
            <w:pPr>
              <w:pStyle w:val="XML1"/>
              <w:rPr>
                <w:ins w:id="18138" w:author="Thomas Dietz" w:date="2012-08-13T14:30:00Z"/>
                <w:del w:id="18139" w:author="Deepak Bansal (AZURE)" w:date="2012-08-23T21:59:00Z"/>
                <w:lang w:val="de-DE"/>
                <w:rPrChange w:id="18140" w:author="Thomas Dietz" w:date="2012-09-11T15:19:00Z">
                  <w:rPr>
                    <w:ins w:id="18141" w:author="Thomas Dietz" w:date="2012-08-13T14:30:00Z"/>
                    <w:del w:id="18142" w:author="Deepak Bansal (AZURE)" w:date="2012-08-23T21:59:00Z"/>
                  </w:rPr>
                </w:rPrChange>
              </w:rPr>
            </w:pPr>
            <w:ins w:id="18143" w:author="Thomas Dietz" w:date="2012-08-13T14:30:00Z">
              <w:del w:id="18144" w:author="Deepak Bansal (AZURE)" w:date="2012-08-23T21:59:00Z">
                <w:r w:rsidRPr="00BB7B53" w:rsidDel="00B15A0B">
                  <w:rPr>
                    <w:lang w:val="de-DE"/>
                    <w:rPrChange w:id="18145" w:author="Thomas Dietz" w:date="2012-09-11T15:19:00Z">
                      <w:rPr/>
                    </w:rPrChange>
                  </w:rPr>
                  <w:delText xml:space="preserve">      description "Specifies if pausing of transmission is</w:delText>
                </w:r>
                <w:bookmarkStart w:id="18146" w:name="_Toc333524077"/>
                <w:bookmarkStart w:id="18147" w:name="_Toc335148164"/>
                <w:bookmarkEnd w:id="18146"/>
                <w:bookmarkEnd w:id="18147"/>
              </w:del>
            </w:ins>
          </w:p>
          <w:p w14:paraId="16BD6426" w14:textId="276AF263" w:rsidR="00766893" w:rsidRPr="00BB7B53" w:rsidDel="00B15A0B" w:rsidRDefault="00766893" w:rsidP="00766893">
            <w:pPr>
              <w:pStyle w:val="XML1"/>
              <w:rPr>
                <w:ins w:id="18148" w:author="Thomas Dietz" w:date="2012-08-13T14:30:00Z"/>
                <w:del w:id="18149" w:author="Deepak Bansal (AZURE)" w:date="2012-08-23T21:59:00Z"/>
                <w:lang w:val="de-DE"/>
                <w:rPrChange w:id="18150" w:author="Thomas Dietz" w:date="2012-09-11T15:19:00Z">
                  <w:rPr>
                    <w:ins w:id="18151" w:author="Thomas Dietz" w:date="2012-08-13T14:30:00Z"/>
                    <w:del w:id="18152" w:author="Deepak Bansal (AZURE)" w:date="2012-08-23T21:59:00Z"/>
                  </w:rPr>
                </w:rPrChange>
              </w:rPr>
            </w:pPr>
            <w:ins w:id="18153" w:author="Thomas Dietz" w:date="2012-08-13T14:30:00Z">
              <w:del w:id="18154" w:author="Deepak Bansal (AZURE)" w:date="2012-08-23T21:59:00Z">
                <w:r w:rsidRPr="00BB7B53" w:rsidDel="00B15A0B">
                  <w:rPr>
                    <w:lang w:val="de-DE"/>
                    <w:rPrChange w:id="18155" w:author="Thomas Dietz" w:date="2012-09-11T15:19:00Z">
                      <w:rPr/>
                    </w:rPrChange>
                  </w:rPr>
                  <w:delText xml:space="preserve">        supported at all and if yes if it is asymmetric or</w:delText>
                </w:r>
                <w:bookmarkStart w:id="18156" w:name="_Toc333524078"/>
                <w:bookmarkStart w:id="18157" w:name="_Toc335148165"/>
                <w:bookmarkEnd w:id="18156"/>
                <w:bookmarkEnd w:id="18157"/>
              </w:del>
            </w:ins>
          </w:p>
          <w:p w14:paraId="7AB7C44B" w14:textId="02D3E82C" w:rsidR="00766893" w:rsidRPr="00BB7B53" w:rsidDel="00B15A0B" w:rsidRDefault="00766893" w:rsidP="00766893">
            <w:pPr>
              <w:pStyle w:val="XML1"/>
              <w:rPr>
                <w:ins w:id="18158" w:author="Thomas Dietz" w:date="2012-08-13T14:30:00Z"/>
                <w:del w:id="18159" w:author="Deepak Bansal (AZURE)" w:date="2012-08-23T21:59:00Z"/>
                <w:lang w:val="de-DE"/>
                <w:rPrChange w:id="18160" w:author="Thomas Dietz" w:date="2012-09-11T15:19:00Z">
                  <w:rPr>
                    <w:ins w:id="18161" w:author="Thomas Dietz" w:date="2012-08-13T14:30:00Z"/>
                    <w:del w:id="18162" w:author="Deepak Bansal (AZURE)" w:date="2012-08-23T21:59:00Z"/>
                  </w:rPr>
                </w:rPrChange>
              </w:rPr>
            </w:pPr>
            <w:ins w:id="18163" w:author="Thomas Dietz" w:date="2012-08-13T14:30:00Z">
              <w:del w:id="18164" w:author="Deepak Bansal (AZURE)" w:date="2012-08-23T21:59:00Z">
                <w:r w:rsidRPr="00BB7B53" w:rsidDel="00B15A0B">
                  <w:rPr>
                    <w:lang w:val="de-DE"/>
                    <w:rPrChange w:id="18165" w:author="Thomas Dietz" w:date="2012-09-11T15:19:00Z">
                      <w:rPr/>
                    </w:rPrChange>
                  </w:rPr>
                  <w:delText xml:space="preserve">        symmetric.";</w:delText>
                </w:r>
                <w:bookmarkStart w:id="18166" w:name="_Toc333524079"/>
                <w:bookmarkStart w:id="18167" w:name="_Toc335148166"/>
                <w:bookmarkEnd w:id="18166"/>
                <w:bookmarkEnd w:id="18167"/>
              </w:del>
            </w:ins>
          </w:p>
          <w:p w14:paraId="76F25DD0" w14:textId="0FA4364A" w:rsidR="00766893" w:rsidRPr="00BB7B53" w:rsidDel="00B15A0B" w:rsidRDefault="00766893" w:rsidP="00766893">
            <w:pPr>
              <w:pStyle w:val="XML1"/>
              <w:rPr>
                <w:ins w:id="18168" w:author="Thomas Dietz" w:date="2012-08-13T14:30:00Z"/>
                <w:del w:id="18169" w:author="Deepak Bansal (AZURE)" w:date="2012-08-23T21:59:00Z"/>
                <w:lang w:val="de-DE"/>
                <w:rPrChange w:id="18170" w:author="Thomas Dietz" w:date="2012-09-11T15:19:00Z">
                  <w:rPr>
                    <w:ins w:id="18171" w:author="Thomas Dietz" w:date="2012-08-13T14:30:00Z"/>
                    <w:del w:id="18172" w:author="Deepak Bansal (AZURE)" w:date="2012-08-23T21:59:00Z"/>
                  </w:rPr>
                </w:rPrChange>
              </w:rPr>
            </w:pPr>
            <w:ins w:id="18173" w:author="Thomas Dietz" w:date="2012-08-13T14:30:00Z">
              <w:del w:id="18174" w:author="Deepak Bansal (AZURE)" w:date="2012-08-23T21:59:00Z">
                <w:r w:rsidRPr="00BB7B53" w:rsidDel="00B15A0B">
                  <w:rPr>
                    <w:lang w:val="de-DE"/>
                    <w:rPrChange w:id="18175" w:author="Thomas Dietz" w:date="2012-09-11T15:19:00Z">
                      <w:rPr/>
                    </w:rPrChange>
                  </w:rPr>
                  <w:delText xml:space="preserve">    }</w:delText>
                </w:r>
                <w:bookmarkStart w:id="18176" w:name="_Toc333524080"/>
                <w:bookmarkStart w:id="18177" w:name="_Toc335148167"/>
                <w:bookmarkEnd w:id="18176"/>
                <w:bookmarkEnd w:id="18177"/>
              </w:del>
            </w:ins>
          </w:p>
          <w:p w14:paraId="4B05FC68" w14:textId="47930E16" w:rsidR="00766893" w:rsidRPr="00BB7B53" w:rsidDel="00B15A0B" w:rsidRDefault="00766893" w:rsidP="00766893">
            <w:pPr>
              <w:pStyle w:val="XML1"/>
              <w:rPr>
                <w:ins w:id="18178" w:author="Thomas Dietz" w:date="2012-08-13T14:30:00Z"/>
                <w:del w:id="18179" w:author="Deepak Bansal (AZURE)" w:date="2012-08-23T21:59:00Z"/>
                <w:lang w:val="de-DE"/>
                <w:rPrChange w:id="18180" w:author="Thomas Dietz" w:date="2012-09-11T15:19:00Z">
                  <w:rPr>
                    <w:ins w:id="18181" w:author="Thomas Dietz" w:date="2012-08-13T14:30:00Z"/>
                    <w:del w:id="18182" w:author="Deepak Bansal (AZURE)" w:date="2012-08-23T21:59:00Z"/>
                  </w:rPr>
                </w:rPrChange>
              </w:rPr>
            </w:pPr>
            <w:ins w:id="18183" w:author="Thomas Dietz" w:date="2012-08-13T14:30:00Z">
              <w:del w:id="18184" w:author="Deepak Bansal (AZURE)" w:date="2012-08-23T21:59:00Z">
                <w:r w:rsidRPr="00BB7B53" w:rsidDel="00B15A0B">
                  <w:rPr>
                    <w:lang w:val="de-DE"/>
                    <w:rPrChange w:id="18185" w:author="Thomas Dietz" w:date="2012-09-11T15:19:00Z">
                      <w:rPr/>
                    </w:rPrChange>
                  </w:rPr>
                  <w:delText xml:space="preserve">  }</w:delText>
                </w:r>
                <w:bookmarkStart w:id="18186" w:name="_Toc333524081"/>
                <w:bookmarkStart w:id="18187" w:name="_Toc335148168"/>
                <w:bookmarkEnd w:id="18186"/>
                <w:bookmarkEnd w:id="18187"/>
              </w:del>
            </w:ins>
          </w:p>
          <w:p w14:paraId="3FB107C2" w14:textId="6F904066" w:rsidR="00766893" w:rsidRPr="00BB7B53" w:rsidDel="00B15A0B" w:rsidRDefault="00766893" w:rsidP="00766893">
            <w:pPr>
              <w:pStyle w:val="XML1"/>
              <w:rPr>
                <w:ins w:id="18188" w:author="Thomas Dietz" w:date="2012-08-13T14:30:00Z"/>
                <w:del w:id="18189" w:author="Deepak Bansal (AZURE)" w:date="2012-08-23T21:59:00Z"/>
                <w:lang w:val="de-DE"/>
                <w:rPrChange w:id="18190" w:author="Thomas Dietz" w:date="2012-09-11T15:19:00Z">
                  <w:rPr>
                    <w:ins w:id="18191" w:author="Thomas Dietz" w:date="2012-08-13T14:30:00Z"/>
                    <w:del w:id="18192" w:author="Deepak Bansal (AZURE)" w:date="2012-08-23T21:59:00Z"/>
                  </w:rPr>
                </w:rPrChange>
              </w:rPr>
            </w:pPr>
            <w:bookmarkStart w:id="18193" w:name="_Toc333524082"/>
            <w:bookmarkStart w:id="18194" w:name="_Toc335148169"/>
            <w:bookmarkEnd w:id="18193"/>
            <w:bookmarkEnd w:id="18194"/>
          </w:p>
          <w:p w14:paraId="05837F7D" w14:textId="7DF20384" w:rsidR="00766893" w:rsidRPr="00BB7B53" w:rsidDel="00B15A0B" w:rsidRDefault="00766893" w:rsidP="00766893">
            <w:pPr>
              <w:pStyle w:val="XML1"/>
              <w:rPr>
                <w:ins w:id="18195" w:author="Thomas Dietz" w:date="2012-08-13T14:30:00Z"/>
                <w:del w:id="18196" w:author="Deepak Bansal (AZURE)" w:date="2012-08-23T21:59:00Z"/>
                <w:lang w:val="de-DE"/>
                <w:rPrChange w:id="18197" w:author="Thomas Dietz" w:date="2012-09-11T15:19:00Z">
                  <w:rPr>
                    <w:ins w:id="18198" w:author="Thomas Dietz" w:date="2012-08-13T14:30:00Z"/>
                    <w:del w:id="18199" w:author="Deepak Bansal (AZURE)" w:date="2012-08-23T21:59:00Z"/>
                  </w:rPr>
                </w:rPrChange>
              </w:rPr>
            </w:pPr>
            <w:ins w:id="18200" w:author="Thomas Dietz" w:date="2012-08-13T14:30:00Z">
              <w:del w:id="18201" w:author="Deepak Bansal (AZURE)" w:date="2012-08-23T21:59:00Z">
                <w:r w:rsidRPr="00BB7B53" w:rsidDel="00B15A0B">
                  <w:rPr>
                    <w:lang w:val="de-DE"/>
                    <w:rPrChange w:id="18202" w:author="Thomas Dietz" w:date="2012-09-11T15:19:00Z">
                      <w:rPr/>
                    </w:rPrChange>
                  </w:rPr>
                  <w:delText xml:space="preserve">  grouping OFPortOtherFeatureListType {</w:delText>
                </w:r>
                <w:bookmarkStart w:id="18203" w:name="_Toc333524083"/>
                <w:bookmarkStart w:id="18204" w:name="_Toc335148170"/>
                <w:bookmarkEnd w:id="18203"/>
                <w:bookmarkEnd w:id="18204"/>
              </w:del>
            </w:ins>
          </w:p>
          <w:p w14:paraId="20BE8201" w14:textId="1CE195FF" w:rsidR="00766893" w:rsidRPr="00BB7B53" w:rsidDel="00B15A0B" w:rsidRDefault="00766893" w:rsidP="00766893">
            <w:pPr>
              <w:pStyle w:val="XML1"/>
              <w:rPr>
                <w:ins w:id="18205" w:author="Thomas Dietz" w:date="2012-08-13T14:30:00Z"/>
                <w:del w:id="18206" w:author="Deepak Bansal (AZURE)" w:date="2012-08-23T21:59:00Z"/>
                <w:lang w:val="de-DE"/>
                <w:rPrChange w:id="18207" w:author="Thomas Dietz" w:date="2012-09-11T15:19:00Z">
                  <w:rPr>
                    <w:ins w:id="18208" w:author="Thomas Dietz" w:date="2012-08-13T14:30:00Z"/>
                    <w:del w:id="18209" w:author="Deepak Bansal (AZURE)" w:date="2012-08-23T21:59:00Z"/>
                  </w:rPr>
                </w:rPrChange>
              </w:rPr>
            </w:pPr>
            <w:ins w:id="18210" w:author="Thomas Dietz" w:date="2012-08-13T14:30:00Z">
              <w:del w:id="18211" w:author="Deepak Bansal (AZURE)" w:date="2012-08-23T21:59:00Z">
                <w:r w:rsidRPr="00BB7B53" w:rsidDel="00B15A0B">
                  <w:rPr>
                    <w:lang w:val="de-DE"/>
                    <w:rPrChange w:id="18212" w:author="Thomas Dietz" w:date="2012-09-11T15:19:00Z">
                      <w:rPr/>
                    </w:rPrChange>
                  </w:rPr>
                  <w:delText xml:space="preserve">    description "The features of a port that are supported or</w:delText>
                </w:r>
                <w:bookmarkStart w:id="18213" w:name="_Toc333524084"/>
                <w:bookmarkStart w:id="18214" w:name="_Toc335148171"/>
                <w:bookmarkEnd w:id="18213"/>
                <w:bookmarkEnd w:id="18214"/>
              </w:del>
            </w:ins>
          </w:p>
          <w:p w14:paraId="478E1E8E" w14:textId="6DC190D6" w:rsidR="00766893" w:rsidRPr="00BB7B53" w:rsidDel="00B15A0B" w:rsidRDefault="00766893" w:rsidP="00766893">
            <w:pPr>
              <w:pStyle w:val="XML1"/>
              <w:rPr>
                <w:ins w:id="18215" w:author="Thomas Dietz" w:date="2012-08-13T14:30:00Z"/>
                <w:del w:id="18216" w:author="Deepak Bansal (AZURE)" w:date="2012-08-23T21:59:00Z"/>
                <w:lang w:val="de-DE"/>
                <w:rPrChange w:id="18217" w:author="Thomas Dietz" w:date="2012-09-11T15:19:00Z">
                  <w:rPr>
                    <w:ins w:id="18218" w:author="Thomas Dietz" w:date="2012-08-13T14:30:00Z"/>
                    <w:del w:id="18219" w:author="Deepak Bansal (AZURE)" w:date="2012-08-23T21:59:00Z"/>
                  </w:rPr>
                </w:rPrChange>
              </w:rPr>
            </w:pPr>
            <w:ins w:id="18220" w:author="Thomas Dietz" w:date="2012-08-13T14:30:00Z">
              <w:del w:id="18221" w:author="Deepak Bansal (AZURE)" w:date="2012-08-23T21:59:00Z">
                <w:r w:rsidRPr="00BB7B53" w:rsidDel="00B15A0B">
                  <w:rPr>
                    <w:lang w:val="de-DE"/>
                    <w:rPrChange w:id="18222" w:author="Thomas Dietz" w:date="2012-09-11T15:19:00Z">
                      <w:rPr/>
                    </w:rPrChange>
                  </w:rPr>
                  <w:delText xml:space="preserve">      advertised.</w:delText>
                </w:r>
                <w:bookmarkStart w:id="18223" w:name="_Toc333524085"/>
                <w:bookmarkStart w:id="18224" w:name="_Toc335148172"/>
                <w:bookmarkEnd w:id="18223"/>
                <w:bookmarkEnd w:id="18224"/>
              </w:del>
            </w:ins>
          </w:p>
          <w:p w14:paraId="3236FE49" w14:textId="35DE4818" w:rsidR="00766893" w:rsidRPr="00BB7B53" w:rsidDel="00B15A0B" w:rsidRDefault="00766893" w:rsidP="00766893">
            <w:pPr>
              <w:pStyle w:val="XML1"/>
              <w:rPr>
                <w:ins w:id="18225" w:author="Thomas Dietz" w:date="2012-08-13T14:30:00Z"/>
                <w:del w:id="18226" w:author="Deepak Bansal (AZURE)" w:date="2012-08-23T21:59:00Z"/>
                <w:lang w:val="de-DE"/>
                <w:rPrChange w:id="18227" w:author="Thomas Dietz" w:date="2012-09-11T15:19:00Z">
                  <w:rPr>
                    <w:ins w:id="18228" w:author="Thomas Dietz" w:date="2012-08-13T14:30:00Z"/>
                    <w:del w:id="18229" w:author="Deepak Bansal (AZURE)" w:date="2012-08-23T21:59:00Z"/>
                  </w:rPr>
                </w:rPrChange>
              </w:rPr>
            </w:pPr>
            <w:bookmarkStart w:id="18230" w:name="_Toc333524086"/>
            <w:bookmarkStart w:id="18231" w:name="_Toc335148173"/>
            <w:bookmarkEnd w:id="18230"/>
            <w:bookmarkEnd w:id="18231"/>
          </w:p>
          <w:p w14:paraId="02C6020D" w14:textId="0068699B" w:rsidR="00766893" w:rsidRPr="00BB7B53" w:rsidDel="00B15A0B" w:rsidRDefault="00766893" w:rsidP="00766893">
            <w:pPr>
              <w:pStyle w:val="XML1"/>
              <w:rPr>
                <w:ins w:id="18232" w:author="Thomas Dietz" w:date="2012-08-13T14:30:00Z"/>
                <w:del w:id="18233" w:author="Deepak Bansal (AZURE)" w:date="2012-08-23T21:59:00Z"/>
                <w:lang w:val="de-DE"/>
                <w:rPrChange w:id="18234" w:author="Thomas Dietz" w:date="2012-09-11T15:19:00Z">
                  <w:rPr>
                    <w:ins w:id="18235" w:author="Thomas Dietz" w:date="2012-08-13T14:30:00Z"/>
                    <w:del w:id="18236" w:author="Deepak Bansal (AZURE)" w:date="2012-08-23T21:59:00Z"/>
                  </w:rPr>
                </w:rPrChange>
              </w:rPr>
            </w:pPr>
            <w:ins w:id="18237" w:author="Thomas Dietz" w:date="2012-08-13T14:30:00Z">
              <w:del w:id="18238" w:author="Deepak Bansal (AZURE)" w:date="2012-08-23T21:59:00Z">
                <w:r w:rsidRPr="00BB7B53" w:rsidDel="00B15A0B">
                  <w:rPr>
                    <w:lang w:val="de-DE"/>
                    <w:rPrChange w:id="18239" w:author="Thomas Dietz" w:date="2012-09-11T15:19:00Z">
                      <w:rPr/>
                    </w:rPrChange>
                  </w:rPr>
                  <w:delText xml:space="preserve">      If the elements in the OFPortOtherFeatureListType ares used</w:delText>
                </w:r>
                <w:bookmarkStart w:id="18240" w:name="_Toc333524087"/>
                <w:bookmarkStart w:id="18241" w:name="_Toc335148174"/>
                <w:bookmarkEnd w:id="18240"/>
                <w:bookmarkEnd w:id="18241"/>
              </w:del>
            </w:ins>
          </w:p>
          <w:p w14:paraId="014963CD" w14:textId="7ED63DB4" w:rsidR="00766893" w:rsidRPr="00BB7B53" w:rsidDel="00B15A0B" w:rsidRDefault="00766893" w:rsidP="00766893">
            <w:pPr>
              <w:pStyle w:val="XML1"/>
              <w:rPr>
                <w:ins w:id="18242" w:author="Thomas Dietz" w:date="2012-08-13T14:30:00Z"/>
                <w:del w:id="18243" w:author="Deepak Bansal (AZURE)" w:date="2012-08-23T21:59:00Z"/>
                <w:lang w:val="de-DE"/>
                <w:rPrChange w:id="18244" w:author="Thomas Dietz" w:date="2012-09-11T15:19:00Z">
                  <w:rPr>
                    <w:ins w:id="18245" w:author="Thomas Dietz" w:date="2012-08-13T14:30:00Z"/>
                    <w:del w:id="18246" w:author="Deepak Bansal (AZURE)" w:date="2012-08-23T21:59:00Z"/>
                  </w:rPr>
                </w:rPrChange>
              </w:rPr>
            </w:pPr>
            <w:ins w:id="18247" w:author="Thomas Dietz" w:date="2012-08-13T14:30:00Z">
              <w:del w:id="18248" w:author="Deepak Bansal (AZURE)" w:date="2012-08-23T21:59:00Z">
                <w:r w:rsidRPr="00BB7B53" w:rsidDel="00B15A0B">
                  <w:rPr>
                    <w:lang w:val="de-DE"/>
                    <w:rPrChange w:id="18249" w:author="Thomas Dietz" w:date="2012-09-11T15:19:00Z">
                      <w:rPr/>
                    </w:rPrChange>
                  </w:rPr>
                  <w:delText xml:space="preserve">      as configurable elements the NETCONF &lt;edit-config&gt; operations</w:delText>
                </w:r>
                <w:bookmarkStart w:id="18250" w:name="_Toc333524088"/>
                <w:bookmarkStart w:id="18251" w:name="_Toc335148175"/>
                <w:bookmarkEnd w:id="18250"/>
                <w:bookmarkEnd w:id="18251"/>
              </w:del>
            </w:ins>
          </w:p>
          <w:p w14:paraId="77864FFE" w14:textId="2D1744CC" w:rsidR="00766893" w:rsidRPr="00BB7B53" w:rsidDel="00B15A0B" w:rsidRDefault="00766893" w:rsidP="00766893">
            <w:pPr>
              <w:pStyle w:val="XML1"/>
              <w:rPr>
                <w:ins w:id="18252" w:author="Thomas Dietz" w:date="2012-08-13T14:30:00Z"/>
                <w:del w:id="18253" w:author="Deepak Bansal (AZURE)" w:date="2012-08-23T21:59:00Z"/>
                <w:lang w:val="de-DE"/>
                <w:rPrChange w:id="18254" w:author="Thomas Dietz" w:date="2012-09-11T15:19:00Z">
                  <w:rPr>
                    <w:ins w:id="18255" w:author="Thomas Dietz" w:date="2012-08-13T14:30:00Z"/>
                    <w:del w:id="18256" w:author="Deepak Bansal (AZURE)" w:date="2012-08-23T21:59:00Z"/>
                  </w:rPr>
                </w:rPrChange>
              </w:rPr>
            </w:pPr>
            <w:ins w:id="18257" w:author="Thomas Dietz" w:date="2012-08-13T14:30:00Z">
              <w:del w:id="18258" w:author="Deepak Bansal (AZURE)" w:date="2012-08-23T21:59:00Z">
                <w:r w:rsidRPr="00BB7B53" w:rsidDel="00B15A0B">
                  <w:rPr>
                    <w:lang w:val="de-DE"/>
                    <w:rPrChange w:id="18259" w:author="Thomas Dietz" w:date="2012-09-11T15:19:00Z">
                      <w:rPr/>
                    </w:rPrChange>
                  </w:rPr>
                  <w:delText xml:space="preserve">      MUST be implemented as follows: </w:delText>
                </w:r>
                <w:bookmarkStart w:id="18260" w:name="_Toc333524089"/>
                <w:bookmarkStart w:id="18261" w:name="_Toc335148176"/>
                <w:bookmarkEnd w:id="18260"/>
                <w:bookmarkEnd w:id="18261"/>
              </w:del>
            </w:ins>
          </w:p>
          <w:p w14:paraId="76B7ADAA" w14:textId="70B7045F" w:rsidR="00766893" w:rsidRPr="00BB7B53" w:rsidDel="00B15A0B" w:rsidRDefault="00766893" w:rsidP="00766893">
            <w:pPr>
              <w:pStyle w:val="XML1"/>
              <w:rPr>
                <w:ins w:id="18262" w:author="Thomas Dietz" w:date="2012-08-13T14:30:00Z"/>
                <w:del w:id="18263" w:author="Deepak Bansal (AZURE)" w:date="2012-08-23T21:59:00Z"/>
                <w:lang w:val="de-DE"/>
                <w:rPrChange w:id="18264" w:author="Thomas Dietz" w:date="2012-09-11T15:19:00Z">
                  <w:rPr>
                    <w:ins w:id="18265" w:author="Thomas Dietz" w:date="2012-08-13T14:30:00Z"/>
                    <w:del w:id="18266" w:author="Deepak Bansal (AZURE)" w:date="2012-08-23T21:59:00Z"/>
                  </w:rPr>
                </w:rPrChange>
              </w:rPr>
            </w:pPr>
            <w:bookmarkStart w:id="18267" w:name="_Toc333524090"/>
            <w:bookmarkStart w:id="18268" w:name="_Toc335148177"/>
            <w:bookmarkEnd w:id="18267"/>
            <w:bookmarkEnd w:id="18268"/>
          </w:p>
          <w:p w14:paraId="7F8E3D14" w14:textId="1847D1E8" w:rsidR="00766893" w:rsidRPr="00BB7B53" w:rsidDel="00B15A0B" w:rsidRDefault="00766893" w:rsidP="00766893">
            <w:pPr>
              <w:pStyle w:val="XML1"/>
              <w:rPr>
                <w:ins w:id="18269" w:author="Thomas Dietz" w:date="2012-08-13T14:30:00Z"/>
                <w:del w:id="18270" w:author="Deepak Bansal (AZURE)" w:date="2012-08-23T21:59:00Z"/>
                <w:lang w:val="de-DE"/>
                <w:rPrChange w:id="18271" w:author="Thomas Dietz" w:date="2012-09-11T15:19:00Z">
                  <w:rPr>
                    <w:ins w:id="18272" w:author="Thomas Dietz" w:date="2012-08-13T14:30:00Z"/>
                    <w:del w:id="18273" w:author="Deepak Bansal (AZURE)" w:date="2012-08-23T21:59:00Z"/>
                  </w:rPr>
                </w:rPrChange>
              </w:rPr>
            </w:pPr>
            <w:ins w:id="18274" w:author="Thomas Dietz" w:date="2012-08-13T14:30:00Z">
              <w:del w:id="18275" w:author="Deepak Bansal (AZURE)" w:date="2012-08-23T21:59:00Z">
                <w:r w:rsidRPr="00BB7B53" w:rsidDel="00B15A0B">
                  <w:rPr>
                    <w:lang w:val="de-DE"/>
                    <w:rPrChange w:id="18276" w:author="Thomas Dietz" w:date="2012-09-11T15:19:00Z">
                      <w:rPr/>
                    </w:rPrChange>
                  </w:rPr>
                  <w:delText xml:space="preserve">      * The 'resource-id' element MUST be present in the path or in</w:delText>
                </w:r>
                <w:bookmarkStart w:id="18277" w:name="_Toc333524091"/>
                <w:bookmarkStart w:id="18278" w:name="_Toc335148178"/>
                <w:bookmarkEnd w:id="18277"/>
                <w:bookmarkEnd w:id="18278"/>
              </w:del>
            </w:ins>
          </w:p>
          <w:p w14:paraId="0ECA1EE1" w14:textId="0C5A914C" w:rsidR="00766893" w:rsidRPr="00BB7B53" w:rsidDel="00B15A0B" w:rsidRDefault="00766893" w:rsidP="00766893">
            <w:pPr>
              <w:pStyle w:val="XML1"/>
              <w:rPr>
                <w:ins w:id="18279" w:author="Thomas Dietz" w:date="2012-08-13T14:30:00Z"/>
                <w:del w:id="18280" w:author="Deepak Bansal (AZURE)" w:date="2012-08-23T21:59:00Z"/>
                <w:lang w:val="de-DE"/>
                <w:rPrChange w:id="18281" w:author="Thomas Dietz" w:date="2012-09-11T15:19:00Z">
                  <w:rPr>
                    <w:ins w:id="18282" w:author="Thomas Dietz" w:date="2012-08-13T14:30:00Z"/>
                    <w:del w:id="18283" w:author="Deepak Bansal (AZURE)" w:date="2012-08-23T21:59:00Z"/>
                  </w:rPr>
                </w:rPrChange>
              </w:rPr>
            </w:pPr>
            <w:ins w:id="18284" w:author="Thomas Dietz" w:date="2012-08-13T14:30:00Z">
              <w:del w:id="18285" w:author="Deepak Bansal (AZURE)" w:date="2012-08-23T21:59:00Z">
                <w:r w:rsidRPr="00BB7B53" w:rsidDel="00B15A0B">
                  <w:rPr>
                    <w:lang w:val="de-DE"/>
                    <w:rPrChange w:id="18286" w:author="Thomas Dietz" w:date="2012-09-11T15:19:00Z">
                      <w:rPr/>
                    </w:rPrChange>
                  </w:rPr>
                  <w:delText xml:space="preserve">        the filter at all &lt;edit-config&gt; operations to identify the</w:delText>
                </w:r>
                <w:bookmarkStart w:id="18287" w:name="_Toc333524092"/>
                <w:bookmarkStart w:id="18288" w:name="_Toc335148179"/>
                <w:bookmarkEnd w:id="18287"/>
                <w:bookmarkEnd w:id="18288"/>
              </w:del>
            </w:ins>
          </w:p>
          <w:p w14:paraId="7B0F65E4" w14:textId="47155E23" w:rsidR="00766893" w:rsidRPr="00BB7B53" w:rsidDel="00B15A0B" w:rsidRDefault="00766893" w:rsidP="00766893">
            <w:pPr>
              <w:pStyle w:val="XML1"/>
              <w:rPr>
                <w:ins w:id="18289" w:author="Thomas Dietz" w:date="2012-08-13T14:30:00Z"/>
                <w:del w:id="18290" w:author="Deepak Bansal (AZURE)" w:date="2012-08-23T21:59:00Z"/>
                <w:lang w:val="de-DE"/>
                <w:rPrChange w:id="18291" w:author="Thomas Dietz" w:date="2012-09-11T15:19:00Z">
                  <w:rPr>
                    <w:ins w:id="18292" w:author="Thomas Dietz" w:date="2012-08-13T14:30:00Z"/>
                    <w:del w:id="18293" w:author="Deepak Bansal (AZURE)" w:date="2012-08-23T21:59:00Z"/>
                  </w:rPr>
                </w:rPrChange>
              </w:rPr>
            </w:pPr>
            <w:ins w:id="18294" w:author="Thomas Dietz" w:date="2012-08-13T14:30:00Z">
              <w:del w:id="18295" w:author="Deepak Bansal (AZURE)" w:date="2012-08-23T21:59:00Z">
                <w:r w:rsidRPr="00BB7B53" w:rsidDel="00B15A0B">
                  <w:rPr>
                    <w:lang w:val="de-DE"/>
                    <w:rPrChange w:id="18296" w:author="Thomas Dietz" w:date="2012-09-11T15:19:00Z">
                      <w:rPr/>
                    </w:rPrChange>
                  </w:rPr>
                  <w:delText xml:space="preserve">        resource.</w:delText>
                </w:r>
                <w:bookmarkStart w:id="18297" w:name="_Toc333524093"/>
                <w:bookmarkStart w:id="18298" w:name="_Toc335148180"/>
                <w:bookmarkEnd w:id="18297"/>
                <w:bookmarkEnd w:id="18298"/>
              </w:del>
            </w:ins>
          </w:p>
          <w:p w14:paraId="18C4D8F6" w14:textId="571B8EA5" w:rsidR="00766893" w:rsidRPr="00BB7B53" w:rsidDel="00B15A0B" w:rsidRDefault="00766893" w:rsidP="00766893">
            <w:pPr>
              <w:pStyle w:val="XML1"/>
              <w:rPr>
                <w:ins w:id="18299" w:author="Thomas Dietz" w:date="2012-08-13T14:30:00Z"/>
                <w:del w:id="18300" w:author="Deepak Bansal (AZURE)" w:date="2012-08-23T21:59:00Z"/>
                <w:lang w:val="de-DE"/>
                <w:rPrChange w:id="18301" w:author="Thomas Dietz" w:date="2012-09-11T15:19:00Z">
                  <w:rPr>
                    <w:ins w:id="18302" w:author="Thomas Dietz" w:date="2012-08-13T14:30:00Z"/>
                    <w:del w:id="18303" w:author="Deepak Bansal (AZURE)" w:date="2012-08-23T21:59:00Z"/>
                  </w:rPr>
                </w:rPrChange>
              </w:rPr>
            </w:pPr>
            <w:ins w:id="18304" w:author="Thomas Dietz" w:date="2012-08-13T14:30:00Z">
              <w:del w:id="18305" w:author="Deepak Bansal (AZURE)" w:date="2012-08-23T21:59:00Z">
                <w:r w:rsidRPr="00BB7B53" w:rsidDel="00B15A0B">
                  <w:rPr>
                    <w:lang w:val="de-DE"/>
                    <w:rPrChange w:id="18306" w:author="Thomas Dietz" w:date="2012-09-11T15:19:00Z">
                      <w:rPr/>
                    </w:rPrChange>
                  </w:rPr>
                  <w:delText xml:space="preserve">      * If the operation is 'merge' or 'replace', the element is</w:delText>
                </w:r>
                <w:bookmarkStart w:id="18307" w:name="_Toc333524094"/>
                <w:bookmarkStart w:id="18308" w:name="_Toc335148181"/>
                <w:bookmarkEnd w:id="18307"/>
                <w:bookmarkEnd w:id="18308"/>
              </w:del>
            </w:ins>
          </w:p>
          <w:p w14:paraId="52C415E1" w14:textId="3E8B1C3F" w:rsidR="00766893" w:rsidRPr="00BB7B53" w:rsidDel="00B15A0B" w:rsidRDefault="00766893" w:rsidP="00766893">
            <w:pPr>
              <w:pStyle w:val="XML1"/>
              <w:rPr>
                <w:ins w:id="18309" w:author="Thomas Dietz" w:date="2012-08-13T14:30:00Z"/>
                <w:del w:id="18310" w:author="Deepak Bansal (AZURE)" w:date="2012-08-23T21:59:00Z"/>
                <w:lang w:val="de-DE"/>
                <w:rPrChange w:id="18311" w:author="Thomas Dietz" w:date="2012-09-11T15:19:00Z">
                  <w:rPr>
                    <w:ins w:id="18312" w:author="Thomas Dietz" w:date="2012-08-13T14:30:00Z"/>
                    <w:del w:id="18313" w:author="Deepak Bansal (AZURE)" w:date="2012-08-23T21:59:00Z"/>
                  </w:rPr>
                </w:rPrChange>
              </w:rPr>
            </w:pPr>
            <w:ins w:id="18314" w:author="Thomas Dietz" w:date="2012-08-13T14:30:00Z">
              <w:del w:id="18315" w:author="Deepak Bansal (AZURE)" w:date="2012-08-23T21:59:00Z">
                <w:r w:rsidRPr="00BB7B53" w:rsidDel="00B15A0B">
                  <w:rPr>
                    <w:lang w:val="de-DE"/>
                    <w:rPrChange w:id="18316" w:author="Thomas Dietz" w:date="2012-09-11T15:19:00Z">
                      <w:rPr/>
                    </w:rPrChange>
                  </w:rPr>
                  <w:delText xml:space="preserve">        created if it does not exist, and its value is set to the</w:delText>
                </w:r>
                <w:bookmarkStart w:id="18317" w:name="_Toc333524095"/>
                <w:bookmarkStart w:id="18318" w:name="_Toc335148182"/>
                <w:bookmarkEnd w:id="18317"/>
                <w:bookmarkEnd w:id="18318"/>
              </w:del>
            </w:ins>
          </w:p>
          <w:p w14:paraId="478841A3" w14:textId="71960C99" w:rsidR="00766893" w:rsidRPr="00BB7B53" w:rsidDel="00B15A0B" w:rsidRDefault="00766893" w:rsidP="00766893">
            <w:pPr>
              <w:pStyle w:val="XML1"/>
              <w:rPr>
                <w:ins w:id="18319" w:author="Thomas Dietz" w:date="2012-08-13T14:30:00Z"/>
                <w:del w:id="18320" w:author="Deepak Bansal (AZURE)" w:date="2012-08-23T21:59:00Z"/>
                <w:lang w:val="de-DE"/>
                <w:rPrChange w:id="18321" w:author="Thomas Dietz" w:date="2012-09-11T15:19:00Z">
                  <w:rPr>
                    <w:ins w:id="18322" w:author="Thomas Dietz" w:date="2012-08-13T14:30:00Z"/>
                    <w:del w:id="18323" w:author="Deepak Bansal (AZURE)" w:date="2012-08-23T21:59:00Z"/>
                  </w:rPr>
                </w:rPrChange>
              </w:rPr>
            </w:pPr>
            <w:ins w:id="18324" w:author="Thomas Dietz" w:date="2012-08-13T14:30:00Z">
              <w:del w:id="18325" w:author="Deepak Bansal (AZURE)" w:date="2012-08-23T21:59:00Z">
                <w:r w:rsidRPr="00BB7B53" w:rsidDel="00B15A0B">
                  <w:rPr>
                    <w:lang w:val="de-DE"/>
                    <w:rPrChange w:id="18326" w:author="Thomas Dietz" w:date="2012-09-11T15:19:00Z">
                      <w:rPr/>
                    </w:rPrChange>
                  </w:rPr>
                  <w:delText xml:space="preserve">        value found in the XML RPC data.</w:delText>
                </w:r>
                <w:bookmarkStart w:id="18327" w:name="_Toc333524096"/>
                <w:bookmarkStart w:id="18328" w:name="_Toc335148183"/>
                <w:bookmarkEnd w:id="18327"/>
                <w:bookmarkEnd w:id="18328"/>
              </w:del>
            </w:ins>
          </w:p>
          <w:p w14:paraId="514AEF71" w14:textId="32799F27" w:rsidR="00766893" w:rsidRPr="00BB7B53" w:rsidDel="00B15A0B" w:rsidRDefault="00766893" w:rsidP="00766893">
            <w:pPr>
              <w:pStyle w:val="XML1"/>
              <w:rPr>
                <w:ins w:id="18329" w:author="Thomas Dietz" w:date="2012-08-13T14:30:00Z"/>
                <w:del w:id="18330" w:author="Deepak Bansal (AZURE)" w:date="2012-08-23T21:59:00Z"/>
                <w:lang w:val="de-DE"/>
                <w:rPrChange w:id="18331" w:author="Thomas Dietz" w:date="2012-09-11T15:19:00Z">
                  <w:rPr>
                    <w:ins w:id="18332" w:author="Thomas Dietz" w:date="2012-08-13T14:30:00Z"/>
                    <w:del w:id="18333" w:author="Deepak Bansal (AZURE)" w:date="2012-08-23T21:59:00Z"/>
                  </w:rPr>
                </w:rPrChange>
              </w:rPr>
            </w:pPr>
            <w:ins w:id="18334" w:author="Thomas Dietz" w:date="2012-08-13T14:30:00Z">
              <w:del w:id="18335" w:author="Deepak Bansal (AZURE)" w:date="2012-08-23T21:59:00Z">
                <w:r w:rsidRPr="00BB7B53" w:rsidDel="00B15A0B">
                  <w:rPr>
                    <w:lang w:val="de-DE"/>
                    <w:rPrChange w:id="18336" w:author="Thomas Dietz" w:date="2012-09-11T15:19:00Z">
                      <w:rPr/>
                    </w:rPrChange>
                  </w:rPr>
                  <w:delText xml:space="preserve">      * If the operation is 'create', the element is created if it</w:delText>
                </w:r>
                <w:bookmarkStart w:id="18337" w:name="_Toc333524097"/>
                <w:bookmarkStart w:id="18338" w:name="_Toc335148184"/>
                <w:bookmarkEnd w:id="18337"/>
                <w:bookmarkEnd w:id="18338"/>
              </w:del>
            </w:ins>
          </w:p>
          <w:p w14:paraId="42D0AB1A" w14:textId="6DED84FE" w:rsidR="00766893" w:rsidRPr="00BB7B53" w:rsidDel="00B15A0B" w:rsidRDefault="00766893" w:rsidP="00766893">
            <w:pPr>
              <w:pStyle w:val="XML1"/>
              <w:rPr>
                <w:ins w:id="18339" w:author="Thomas Dietz" w:date="2012-08-13T14:30:00Z"/>
                <w:del w:id="18340" w:author="Deepak Bansal (AZURE)" w:date="2012-08-23T21:59:00Z"/>
                <w:lang w:val="de-DE"/>
                <w:rPrChange w:id="18341" w:author="Thomas Dietz" w:date="2012-09-11T15:19:00Z">
                  <w:rPr>
                    <w:ins w:id="18342" w:author="Thomas Dietz" w:date="2012-08-13T14:30:00Z"/>
                    <w:del w:id="18343" w:author="Deepak Bansal (AZURE)" w:date="2012-08-23T21:59:00Z"/>
                  </w:rPr>
                </w:rPrChange>
              </w:rPr>
            </w:pPr>
            <w:ins w:id="18344" w:author="Thomas Dietz" w:date="2012-08-13T14:30:00Z">
              <w:del w:id="18345" w:author="Deepak Bansal (AZURE)" w:date="2012-08-23T21:59:00Z">
                <w:r w:rsidRPr="00BB7B53" w:rsidDel="00B15A0B">
                  <w:rPr>
                    <w:lang w:val="de-DE"/>
                    <w:rPrChange w:id="18346" w:author="Thomas Dietz" w:date="2012-09-11T15:19:00Z">
                      <w:rPr/>
                    </w:rPrChange>
                  </w:rPr>
                  <w:delText xml:space="preserve">        does not exist. If the element already exists, a</w:delText>
                </w:r>
                <w:bookmarkStart w:id="18347" w:name="_Toc333524098"/>
                <w:bookmarkStart w:id="18348" w:name="_Toc335148185"/>
                <w:bookmarkEnd w:id="18347"/>
                <w:bookmarkEnd w:id="18348"/>
              </w:del>
            </w:ins>
          </w:p>
          <w:p w14:paraId="5A40D13F" w14:textId="411B08D2" w:rsidR="00766893" w:rsidRPr="00BB7B53" w:rsidDel="00B15A0B" w:rsidRDefault="00766893" w:rsidP="00766893">
            <w:pPr>
              <w:pStyle w:val="XML1"/>
              <w:rPr>
                <w:ins w:id="18349" w:author="Thomas Dietz" w:date="2012-08-13T14:30:00Z"/>
                <w:del w:id="18350" w:author="Deepak Bansal (AZURE)" w:date="2012-08-23T21:59:00Z"/>
                <w:lang w:val="de-DE"/>
                <w:rPrChange w:id="18351" w:author="Thomas Dietz" w:date="2012-09-11T15:19:00Z">
                  <w:rPr>
                    <w:ins w:id="18352" w:author="Thomas Dietz" w:date="2012-08-13T14:30:00Z"/>
                    <w:del w:id="18353" w:author="Deepak Bansal (AZURE)" w:date="2012-08-23T21:59:00Z"/>
                  </w:rPr>
                </w:rPrChange>
              </w:rPr>
            </w:pPr>
            <w:ins w:id="18354" w:author="Thomas Dietz" w:date="2012-08-13T14:30:00Z">
              <w:del w:id="18355" w:author="Deepak Bansal (AZURE)" w:date="2012-08-23T21:59:00Z">
                <w:r w:rsidRPr="00BB7B53" w:rsidDel="00B15A0B">
                  <w:rPr>
                    <w:lang w:val="de-DE"/>
                    <w:rPrChange w:id="18356" w:author="Thomas Dietz" w:date="2012-09-11T15:19:00Z">
                      <w:rPr/>
                    </w:rPrChange>
                  </w:rPr>
                  <w:delText xml:space="preserve">        'data</w:delText>
                </w:r>
                <w:r w:rsidRPr="00BB7B53" w:rsidDel="00B15A0B">
                  <w:rPr>
                    <w:rFonts w:ascii="MS Mincho" w:eastAsia="MS Mincho" w:hAnsi="MS Mincho" w:cs="MS Mincho"/>
                    <w:lang w:val="de-DE"/>
                    <w:rPrChange w:id="18357" w:author="Thomas Dietz" w:date="2012-09-11T15:19:00Z">
                      <w:rPr>
                        <w:rFonts w:ascii="MS Mincho" w:eastAsia="MS Mincho" w:hAnsi="MS Mincho" w:cs="MS Mincho"/>
                      </w:rPr>
                    </w:rPrChange>
                  </w:rPr>
                  <w:delText>‑</w:delText>
                </w:r>
                <w:r w:rsidRPr="00BB7B53" w:rsidDel="00B15A0B">
                  <w:rPr>
                    <w:lang w:val="de-DE"/>
                    <w:rPrChange w:id="18358" w:author="Thomas Dietz" w:date="2012-09-11T15:19:00Z">
                      <w:rPr/>
                    </w:rPrChange>
                  </w:rPr>
                  <w:delText>exists' error is returned.</w:delText>
                </w:r>
                <w:bookmarkStart w:id="18359" w:name="_Toc333524099"/>
                <w:bookmarkStart w:id="18360" w:name="_Toc335148186"/>
                <w:bookmarkEnd w:id="18359"/>
                <w:bookmarkEnd w:id="18360"/>
              </w:del>
            </w:ins>
          </w:p>
          <w:p w14:paraId="03A83EB3" w14:textId="1B02A3F2" w:rsidR="00766893" w:rsidRPr="00BB7B53" w:rsidDel="00B15A0B" w:rsidRDefault="00766893" w:rsidP="00766893">
            <w:pPr>
              <w:pStyle w:val="XML1"/>
              <w:rPr>
                <w:ins w:id="18361" w:author="Thomas Dietz" w:date="2012-08-13T14:30:00Z"/>
                <w:del w:id="18362" w:author="Deepak Bansal (AZURE)" w:date="2012-08-23T21:59:00Z"/>
                <w:lang w:val="de-DE"/>
                <w:rPrChange w:id="18363" w:author="Thomas Dietz" w:date="2012-09-11T15:19:00Z">
                  <w:rPr>
                    <w:ins w:id="18364" w:author="Thomas Dietz" w:date="2012-08-13T14:30:00Z"/>
                    <w:del w:id="18365" w:author="Deepak Bansal (AZURE)" w:date="2012-08-23T21:59:00Z"/>
                  </w:rPr>
                </w:rPrChange>
              </w:rPr>
            </w:pPr>
            <w:ins w:id="18366" w:author="Thomas Dietz" w:date="2012-08-13T14:30:00Z">
              <w:del w:id="18367" w:author="Deepak Bansal (AZURE)" w:date="2012-08-23T21:59:00Z">
                <w:r w:rsidRPr="00BB7B53" w:rsidDel="00B15A0B">
                  <w:rPr>
                    <w:lang w:val="de-DE"/>
                    <w:rPrChange w:id="18368" w:author="Thomas Dietz" w:date="2012-09-11T15:19:00Z">
                      <w:rPr/>
                    </w:rPrChange>
                  </w:rPr>
                  <w:delText xml:space="preserve">      * If the operation is 'delete', the element is deleted if it</w:delText>
                </w:r>
                <w:bookmarkStart w:id="18369" w:name="_Toc333524100"/>
                <w:bookmarkStart w:id="18370" w:name="_Toc335148187"/>
                <w:bookmarkEnd w:id="18369"/>
                <w:bookmarkEnd w:id="18370"/>
              </w:del>
            </w:ins>
          </w:p>
          <w:p w14:paraId="687A0036" w14:textId="7DFFCFBC" w:rsidR="00766893" w:rsidRPr="00BB7B53" w:rsidDel="00B15A0B" w:rsidRDefault="00766893" w:rsidP="00766893">
            <w:pPr>
              <w:pStyle w:val="XML1"/>
              <w:rPr>
                <w:ins w:id="18371" w:author="Thomas Dietz" w:date="2012-08-13T14:30:00Z"/>
                <w:del w:id="18372" w:author="Deepak Bansal (AZURE)" w:date="2012-08-23T21:59:00Z"/>
                <w:lang w:val="de-DE"/>
                <w:rPrChange w:id="18373" w:author="Thomas Dietz" w:date="2012-09-11T15:19:00Z">
                  <w:rPr>
                    <w:ins w:id="18374" w:author="Thomas Dietz" w:date="2012-08-13T14:30:00Z"/>
                    <w:del w:id="18375" w:author="Deepak Bansal (AZURE)" w:date="2012-08-23T21:59:00Z"/>
                  </w:rPr>
                </w:rPrChange>
              </w:rPr>
            </w:pPr>
            <w:ins w:id="18376" w:author="Thomas Dietz" w:date="2012-08-13T14:30:00Z">
              <w:del w:id="18377" w:author="Deepak Bansal (AZURE)" w:date="2012-08-23T21:59:00Z">
                <w:r w:rsidRPr="00BB7B53" w:rsidDel="00B15A0B">
                  <w:rPr>
                    <w:lang w:val="de-DE"/>
                    <w:rPrChange w:id="18378" w:author="Thomas Dietz" w:date="2012-09-11T15:19:00Z">
                      <w:rPr/>
                    </w:rPrChange>
                  </w:rPr>
                  <w:delText xml:space="preserve">        exists. If the element does not exist, a 'data</w:delText>
                </w:r>
                <w:r w:rsidRPr="00BB7B53" w:rsidDel="00B15A0B">
                  <w:rPr>
                    <w:rFonts w:ascii="MS Mincho" w:eastAsia="MS Mincho" w:hAnsi="MS Mincho" w:cs="MS Mincho"/>
                    <w:lang w:val="de-DE"/>
                    <w:rPrChange w:id="18379" w:author="Thomas Dietz" w:date="2012-09-11T15:19:00Z">
                      <w:rPr>
                        <w:rFonts w:ascii="MS Mincho" w:eastAsia="MS Mincho" w:hAnsi="MS Mincho" w:cs="MS Mincho"/>
                      </w:rPr>
                    </w:rPrChange>
                  </w:rPr>
                  <w:delText>‑</w:delText>
                </w:r>
                <w:r w:rsidRPr="00BB7B53" w:rsidDel="00B15A0B">
                  <w:rPr>
                    <w:lang w:val="de-DE"/>
                    <w:rPrChange w:id="18380" w:author="Thomas Dietz" w:date="2012-09-11T15:19:00Z">
                      <w:rPr/>
                    </w:rPrChange>
                  </w:rPr>
                  <w:delText>missing'</w:delText>
                </w:r>
                <w:bookmarkStart w:id="18381" w:name="_Toc333524101"/>
                <w:bookmarkStart w:id="18382" w:name="_Toc335148188"/>
                <w:bookmarkEnd w:id="18381"/>
                <w:bookmarkEnd w:id="18382"/>
              </w:del>
            </w:ins>
          </w:p>
          <w:p w14:paraId="2B6717BF" w14:textId="4F8EAB94" w:rsidR="00766893" w:rsidRPr="00BB7B53" w:rsidDel="00B15A0B" w:rsidRDefault="00766893" w:rsidP="00766893">
            <w:pPr>
              <w:pStyle w:val="XML1"/>
              <w:rPr>
                <w:ins w:id="18383" w:author="Thomas Dietz" w:date="2012-08-13T14:30:00Z"/>
                <w:del w:id="18384" w:author="Deepak Bansal (AZURE)" w:date="2012-08-23T21:59:00Z"/>
                <w:lang w:val="de-DE"/>
                <w:rPrChange w:id="18385" w:author="Thomas Dietz" w:date="2012-09-11T15:19:00Z">
                  <w:rPr>
                    <w:ins w:id="18386" w:author="Thomas Dietz" w:date="2012-08-13T14:30:00Z"/>
                    <w:del w:id="18387" w:author="Deepak Bansal (AZURE)" w:date="2012-08-23T21:59:00Z"/>
                  </w:rPr>
                </w:rPrChange>
              </w:rPr>
            </w:pPr>
            <w:ins w:id="18388" w:author="Thomas Dietz" w:date="2012-08-13T14:30:00Z">
              <w:del w:id="18389" w:author="Deepak Bansal (AZURE)" w:date="2012-08-23T21:59:00Z">
                <w:r w:rsidRPr="00BB7B53" w:rsidDel="00B15A0B">
                  <w:rPr>
                    <w:lang w:val="de-DE"/>
                    <w:rPrChange w:id="18390" w:author="Thomas Dietz" w:date="2012-09-11T15:19:00Z">
                      <w:rPr/>
                    </w:rPrChange>
                  </w:rPr>
                  <w:delText xml:space="preserve">        error is returned.</w:delText>
                </w:r>
                <w:bookmarkStart w:id="18391" w:name="_Toc333524102"/>
                <w:bookmarkStart w:id="18392" w:name="_Toc335148189"/>
                <w:bookmarkEnd w:id="18391"/>
                <w:bookmarkEnd w:id="18392"/>
              </w:del>
            </w:ins>
          </w:p>
          <w:p w14:paraId="2D06C517" w14:textId="2F59257B" w:rsidR="00766893" w:rsidRPr="00BB7B53" w:rsidDel="00B15A0B" w:rsidRDefault="00766893" w:rsidP="00766893">
            <w:pPr>
              <w:pStyle w:val="XML1"/>
              <w:rPr>
                <w:ins w:id="18393" w:author="Thomas Dietz" w:date="2012-08-13T14:30:00Z"/>
                <w:del w:id="18394" w:author="Deepak Bansal (AZURE)" w:date="2012-08-23T21:59:00Z"/>
                <w:lang w:val="de-DE"/>
                <w:rPrChange w:id="18395" w:author="Thomas Dietz" w:date="2012-09-11T15:19:00Z">
                  <w:rPr>
                    <w:ins w:id="18396" w:author="Thomas Dietz" w:date="2012-08-13T14:30:00Z"/>
                    <w:del w:id="18397" w:author="Deepak Bansal (AZURE)" w:date="2012-08-23T21:59:00Z"/>
                  </w:rPr>
                </w:rPrChange>
              </w:rPr>
            </w:pPr>
            <w:bookmarkStart w:id="18398" w:name="_Toc333524103"/>
            <w:bookmarkStart w:id="18399" w:name="_Toc335148190"/>
            <w:bookmarkEnd w:id="18398"/>
            <w:bookmarkEnd w:id="18399"/>
          </w:p>
          <w:p w14:paraId="77C3E0DD" w14:textId="32D91737" w:rsidR="00766893" w:rsidRPr="00BB7B53" w:rsidDel="00B15A0B" w:rsidRDefault="00766893" w:rsidP="00766893">
            <w:pPr>
              <w:pStyle w:val="XML1"/>
              <w:rPr>
                <w:ins w:id="18400" w:author="Thomas Dietz" w:date="2012-08-13T14:30:00Z"/>
                <w:del w:id="18401" w:author="Deepak Bansal (AZURE)" w:date="2012-08-23T21:59:00Z"/>
                <w:lang w:val="de-DE"/>
                <w:rPrChange w:id="18402" w:author="Thomas Dietz" w:date="2012-09-11T15:19:00Z">
                  <w:rPr>
                    <w:ins w:id="18403" w:author="Thomas Dietz" w:date="2012-08-13T14:30:00Z"/>
                    <w:del w:id="18404" w:author="Deepak Bansal (AZURE)" w:date="2012-08-23T21:59:00Z"/>
                  </w:rPr>
                </w:rPrChange>
              </w:rPr>
            </w:pPr>
            <w:ins w:id="18405" w:author="Thomas Dietz" w:date="2012-08-13T14:30:00Z">
              <w:del w:id="18406" w:author="Deepak Bansal (AZURE)" w:date="2012-08-23T21:59:00Z">
                <w:r w:rsidRPr="00BB7B53" w:rsidDel="00B15A0B">
                  <w:rPr>
                    <w:lang w:val="de-DE"/>
                    <w:rPrChange w:id="18407" w:author="Thomas Dietz" w:date="2012-09-11T15:19:00Z">
                      <w:rPr/>
                    </w:rPrChange>
                  </w:rPr>
                  <w:delText xml:space="preserve">      If elements in the type OFPortOtherFeatureListType are used</w:delText>
                </w:r>
                <w:bookmarkStart w:id="18408" w:name="_Toc333524104"/>
                <w:bookmarkStart w:id="18409" w:name="_Toc335148191"/>
                <w:bookmarkEnd w:id="18408"/>
                <w:bookmarkEnd w:id="18409"/>
              </w:del>
            </w:ins>
          </w:p>
          <w:p w14:paraId="30967280" w14:textId="6C1891B4" w:rsidR="00766893" w:rsidRPr="00BB7B53" w:rsidDel="00B15A0B" w:rsidRDefault="00766893" w:rsidP="00766893">
            <w:pPr>
              <w:pStyle w:val="XML1"/>
              <w:rPr>
                <w:ins w:id="18410" w:author="Thomas Dietz" w:date="2012-08-13T14:30:00Z"/>
                <w:del w:id="18411" w:author="Deepak Bansal (AZURE)" w:date="2012-08-23T21:59:00Z"/>
                <w:lang w:val="de-DE"/>
                <w:rPrChange w:id="18412" w:author="Thomas Dietz" w:date="2012-09-11T15:19:00Z">
                  <w:rPr>
                    <w:ins w:id="18413" w:author="Thomas Dietz" w:date="2012-08-13T14:30:00Z"/>
                    <w:del w:id="18414" w:author="Deepak Bansal (AZURE)" w:date="2012-08-23T21:59:00Z"/>
                  </w:rPr>
                </w:rPrChange>
              </w:rPr>
            </w:pPr>
            <w:ins w:id="18415" w:author="Thomas Dietz" w:date="2012-08-13T14:30:00Z">
              <w:del w:id="18416" w:author="Deepak Bansal (AZURE)" w:date="2012-08-23T21:59:00Z">
                <w:r w:rsidRPr="00BB7B53" w:rsidDel="00B15A0B">
                  <w:rPr>
                    <w:lang w:val="de-DE"/>
                    <w:rPrChange w:id="18417" w:author="Thomas Dietz" w:date="2012-09-11T15:19:00Z">
                      <w:rPr/>
                    </w:rPrChange>
                  </w:rPr>
                  <w:delText xml:space="preserve">      in an non-configurable way, they only be retrieved by NETCONF</w:delText>
                </w:r>
                <w:bookmarkStart w:id="18418" w:name="_Toc333524105"/>
                <w:bookmarkStart w:id="18419" w:name="_Toc335148192"/>
                <w:bookmarkEnd w:id="18418"/>
                <w:bookmarkEnd w:id="18419"/>
              </w:del>
            </w:ins>
          </w:p>
          <w:p w14:paraId="16B367DA" w14:textId="17357B25" w:rsidR="00766893" w:rsidRPr="00BB7B53" w:rsidDel="00B15A0B" w:rsidRDefault="00766893" w:rsidP="00766893">
            <w:pPr>
              <w:pStyle w:val="XML1"/>
              <w:rPr>
                <w:ins w:id="18420" w:author="Thomas Dietz" w:date="2012-08-13T14:30:00Z"/>
                <w:del w:id="18421" w:author="Deepak Bansal (AZURE)" w:date="2012-08-23T21:59:00Z"/>
                <w:lang w:val="de-DE"/>
                <w:rPrChange w:id="18422" w:author="Thomas Dietz" w:date="2012-09-11T15:19:00Z">
                  <w:rPr>
                    <w:ins w:id="18423" w:author="Thomas Dietz" w:date="2012-08-13T14:30:00Z"/>
                    <w:del w:id="18424" w:author="Deepak Bansal (AZURE)" w:date="2012-08-23T21:59:00Z"/>
                  </w:rPr>
                </w:rPrChange>
              </w:rPr>
            </w:pPr>
            <w:ins w:id="18425" w:author="Thomas Dietz" w:date="2012-08-13T14:30:00Z">
              <w:del w:id="18426" w:author="Deepak Bansal (AZURE)" w:date="2012-08-23T21:59:00Z">
                <w:r w:rsidRPr="00BB7B53" w:rsidDel="00B15A0B">
                  <w:rPr>
                    <w:lang w:val="de-DE"/>
                    <w:rPrChange w:id="18427" w:author="Thomas Dietz" w:date="2012-09-11T15:19:00Z">
                      <w:rPr/>
                    </w:rPrChange>
                  </w:rPr>
                  <w:delText xml:space="preserve">      &lt;get&gt; operations. Attemps to modify this element and its</w:delText>
                </w:r>
                <w:bookmarkStart w:id="18428" w:name="_Toc333524106"/>
                <w:bookmarkStart w:id="18429" w:name="_Toc335148193"/>
                <w:bookmarkEnd w:id="18428"/>
                <w:bookmarkEnd w:id="18429"/>
              </w:del>
            </w:ins>
          </w:p>
          <w:p w14:paraId="7BA3D761" w14:textId="44E68B82" w:rsidR="00766893" w:rsidRPr="00BB7B53" w:rsidDel="00B15A0B" w:rsidRDefault="00766893" w:rsidP="00766893">
            <w:pPr>
              <w:pStyle w:val="XML1"/>
              <w:rPr>
                <w:ins w:id="18430" w:author="Thomas Dietz" w:date="2012-08-13T14:30:00Z"/>
                <w:del w:id="18431" w:author="Deepak Bansal (AZURE)" w:date="2012-08-23T21:59:00Z"/>
                <w:lang w:val="de-DE"/>
                <w:rPrChange w:id="18432" w:author="Thomas Dietz" w:date="2012-09-11T15:19:00Z">
                  <w:rPr>
                    <w:ins w:id="18433" w:author="Thomas Dietz" w:date="2012-08-13T14:30:00Z"/>
                    <w:del w:id="18434" w:author="Deepak Bansal (AZURE)" w:date="2012-08-23T21:59:00Z"/>
                  </w:rPr>
                </w:rPrChange>
              </w:rPr>
            </w:pPr>
            <w:ins w:id="18435" w:author="Thomas Dietz" w:date="2012-08-13T14:30:00Z">
              <w:del w:id="18436" w:author="Deepak Bansal (AZURE)" w:date="2012-08-23T21:59:00Z">
                <w:r w:rsidRPr="00BB7B53" w:rsidDel="00B15A0B">
                  <w:rPr>
                    <w:lang w:val="de-DE"/>
                    <w:rPrChange w:id="18437" w:author="Thomas Dietz" w:date="2012-09-11T15:19:00Z">
                      <w:rPr/>
                    </w:rPrChange>
                  </w:rPr>
                  <w:delText xml:space="preserve">      children with a NETCONF &lt;edit-config&gt; operation MUST result</w:delText>
                </w:r>
                <w:bookmarkStart w:id="18438" w:name="_Toc333524107"/>
                <w:bookmarkStart w:id="18439" w:name="_Toc335148194"/>
                <w:bookmarkEnd w:id="18438"/>
                <w:bookmarkEnd w:id="18439"/>
              </w:del>
            </w:ins>
          </w:p>
          <w:p w14:paraId="578AA57D" w14:textId="424861CB" w:rsidR="00766893" w:rsidRPr="00BB7B53" w:rsidDel="00B15A0B" w:rsidRDefault="00766893" w:rsidP="00766893">
            <w:pPr>
              <w:pStyle w:val="XML1"/>
              <w:rPr>
                <w:ins w:id="18440" w:author="Thomas Dietz" w:date="2012-08-13T14:30:00Z"/>
                <w:del w:id="18441" w:author="Deepak Bansal (AZURE)" w:date="2012-08-23T21:59:00Z"/>
                <w:lang w:val="de-DE"/>
                <w:rPrChange w:id="18442" w:author="Thomas Dietz" w:date="2012-09-11T15:19:00Z">
                  <w:rPr>
                    <w:ins w:id="18443" w:author="Thomas Dietz" w:date="2012-08-13T14:30:00Z"/>
                    <w:del w:id="18444" w:author="Deepak Bansal (AZURE)" w:date="2012-08-23T21:59:00Z"/>
                  </w:rPr>
                </w:rPrChange>
              </w:rPr>
            </w:pPr>
            <w:ins w:id="18445" w:author="Thomas Dietz" w:date="2012-08-13T14:30:00Z">
              <w:del w:id="18446" w:author="Deepak Bansal (AZURE)" w:date="2012-08-23T21:59:00Z">
                <w:r w:rsidRPr="00BB7B53" w:rsidDel="00B15A0B">
                  <w:rPr>
                    <w:lang w:val="de-DE"/>
                    <w:rPrChange w:id="18447" w:author="Thomas Dietz" w:date="2012-09-11T15:19:00Z">
                      <w:rPr/>
                    </w:rPrChange>
                  </w:rPr>
                  <w:delText xml:space="preserve">      in an 'operation-not-supported' error with type</w:delText>
                </w:r>
                <w:bookmarkStart w:id="18448" w:name="_Toc333524108"/>
                <w:bookmarkStart w:id="18449" w:name="_Toc335148195"/>
                <w:bookmarkEnd w:id="18448"/>
                <w:bookmarkEnd w:id="18449"/>
              </w:del>
            </w:ins>
          </w:p>
          <w:p w14:paraId="7CFB92FC" w14:textId="3CCA45D9" w:rsidR="00766893" w:rsidRPr="00BB7B53" w:rsidDel="00B15A0B" w:rsidRDefault="00766893" w:rsidP="00766893">
            <w:pPr>
              <w:pStyle w:val="XML1"/>
              <w:rPr>
                <w:ins w:id="18450" w:author="Thomas Dietz" w:date="2012-08-13T14:30:00Z"/>
                <w:del w:id="18451" w:author="Deepak Bansal (AZURE)" w:date="2012-08-23T21:59:00Z"/>
                <w:lang w:val="de-DE"/>
                <w:rPrChange w:id="18452" w:author="Thomas Dietz" w:date="2012-09-11T15:19:00Z">
                  <w:rPr>
                    <w:ins w:id="18453" w:author="Thomas Dietz" w:date="2012-08-13T14:30:00Z"/>
                    <w:del w:id="18454" w:author="Deepak Bansal (AZURE)" w:date="2012-08-23T21:59:00Z"/>
                  </w:rPr>
                </w:rPrChange>
              </w:rPr>
            </w:pPr>
            <w:ins w:id="18455" w:author="Thomas Dietz" w:date="2012-08-13T14:30:00Z">
              <w:del w:id="18456" w:author="Deepak Bansal (AZURE)" w:date="2012-08-23T21:59:00Z">
                <w:r w:rsidRPr="00BB7B53" w:rsidDel="00B15A0B">
                  <w:rPr>
                    <w:lang w:val="de-DE"/>
                    <w:rPrChange w:id="18457" w:author="Thomas Dietz" w:date="2012-09-11T15:19:00Z">
                      <w:rPr/>
                    </w:rPrChange>
                  </w:rPr>
                  <w:delText xml:space="preserve">      'application'.";</w:delText>
                </w:r>
                <w:bookmarkStart w:id="18458" w:name="_Toc333524109"/>
                <w:bookmarkStart w:id="18459" w:name="_Toc335148196"/>
                <w:bookmarkEnd w:id="18458"/>
                <w:bookmarkEnd w:id="18459"/>
              </w:del>
            </w:ins>
          </w:p>
          <w:p w14:paraId="5A42C0EF" w14:textId="431D16B9" w:rsidR="00766893" w:rsidRPr="00BB7B53" w:rsidDel="00B15A0B" w:rsidRDefault="00766893" w:rsidP="00766893">
            <w:pPr>
              <w:pStyle w:val="XML1"/>
              <w:rPr>
                <w:ins w:id="18460" w:author="Thomas Dietz" w:date="2012-08-13T14:30:00Z"/>
                <w:del w:id="18461" w:author="Deepak Bansal (AZURE)" w:date="2012-08-23T21:59:00Z"/>
                <w:lang w:val="de-DE"/>
                <w:rPrChange w:id="18462" w:author="Thomas Dietz" w:date="2012-09-11T15:19:00Z">
                  <w:rPr>
                    <w:ins w:id="18463" w:author="Thomas Dietz" w:date="2012-08-13T14:30:00Z"/>
                    <w:del w:id="18464" w:author="Deepak Bansal (AZURE)" w:date="2012-08-23T21:59:00Z"/>
                  </w:rPr>
                </w:rPrChange>
              </w:rPr>
            </w:pPr>
            <w:ins w:id="18465" w:author="Thomas Dietz" w:date="2012-08-13T14:30:00Z">
              <w:del w:id="18466" w:author="Deepak Bansal (AZURE)" w:date="2012-08-23T21:59:00Z">
                <w:r w:rsidRPr="00BB7B53" w:rsidDel="00B15A0B">
                  <w:rPr>
                    <w:lang w:val="de-DE"/>
                    <w:rPrChange w:id="18467" w:author="Thomas Dietz" w:date="2012-09-11T15:19:00Z">
                      <w:rPr/>
                    </w:rPrChange>
                  </w:rPr>
                  <w:delText xml:space="preserve">    leaf-list rate {</w:delText>
                </w:r>
                <w:bookmarkStart w:id="18468" w:name="_Toc333524110"/>
                <w:bookmarkStart w:id="18469" w:name="_Toc335148197"/>
                <w:bookmarkEnd w:id="18468"/>
                <w:bookmarkEnd w:id="18469"/>
              </w:del>
            </w:ins>
          </w:p>
          <w:p w14:paraId="4DF08689" w14:textId="13C94A00" w:rsidR="00766893" w:rsidRPr="00BB7B53" w:rsidDel="00B15A0B" w:rsidRDefault="00766893" w:rsidP="00766893">
            <w:pPr>
              <w:pStyle w:val="XML1"/>
              <w:rPr>
                <w:ins w:id="18470" w:author="Thomas Dietz" w:date="2012-08-13T14:30:00Z"/>
                <w:del w:id="18471" w:author="Deepak Bansal (AZURE)" w:date="2012-08-23T21:59:00Z"/>
                <w:lang w:val="de-DE"/>
                <w:rPrChange w:id="18472" w:author="Thomas Dietz" w:date="2012-09-11T15:19:00Z">
                  <w:rPr>
                    <w:ins w:id="18473" w:author="Thomas Dietz" w:date="2012-08-13T14:30:00Z"/>
                    <w:del w:id="18474" w:author="Deepak Bansal (AZURE)" w:date="2012-08-23T21:59:00Z"/>
                  </w:rPr>
                </w:rPrChange>
              </w:rPr>
            </w:pPr>
            <w:ins w:id="18475" w:author="Thomas Dietz" w:date="2012-08-13T14:30:00Z">
              <w:del w:id="18476" w:author="Deepak Bansal (AZURE)" w:date="2012-08-23T21:59:00Z">
                <w:r w:rsidRPr="00BB7B53" w:rsidDel="00B15A0B">
                  <w:rPr>
                    <w:lang w:val="de-DE"/>
                    <w:rPrChange w:id="18477" w:author="Thomas Dietz" w:date="2012-09-11T15:19:00Z">
                      <w:rPr/>
                    </w:rPrChange>
                  </w:rPr>
                  <w:delText xml:space="preserve">      type OFPortRateType;</w:delText>
                </w:r>
                <w:bookmarkStart w:id="18478" w:name="_Toc333524111"/>
                <w:bookmarkStart w:id="18479" w:name="_Toc335148198"/>
                <w:bookmarkEnd w:id="18478"/>
                <w:bookmarkEnd w:id="18479"/>
              </w:del>
            </w:ins>
          </w:p>
          <w:p w14:paraId="1F661D53" w14:textId="2CB8F275" w:rsidR="00766893" w:rsidRPr="00BB7B53" w:rsidDel="00B15A0B" w:rsidRDefault="00766893" w:rsidP="00766893">
            <w:pPr>
              <w:pStyle w:val="XML1"/>
              <w:rPr>
                <w:ins w:id="18480" w:author="Thomas Dietz" w:date="2012-08-13T14:30:00Z"/>
                <w:del w:id="18481" w:author="Deepak Bansal (AZURE)" w:date="2012-08-23T21:59:00Z"/>
                <w:lang w:val="de-DE"/>
                <w:rPrChange w:id="18482" w:author="Thomas Dietz" w:date="2012-09-11T15:19:00Z">
                  <w:rPr>
                    <w:ins w:id="18483" w:author="Thomas Dietz" w:date="2012-08-13T14:30:00Z"/>
                    <w:del w:id="18484" w:author="Deepak Bansal (AZURE)" w:date="2012-08-23T21:59:00Z"/>
                  </w:rPr>
                </w:rPrChange>
              </w:rPr>
            </w:pPr>
            <w:ins w:id="18485" w:author="Thomas Dietz" w:date="2012-08-13T14:30:00Z">
              <w:del w:id="18486" w:author="Deepak Bansal (AZURE)" w:date="2012-08-23T21:59:00Z">
                <w:r w:rsidRPr="00BB7B53" w:rsidDel="00B15A0B">
                  <w:rPr>
                    <w:lang w:val="de-DE"/>
                    <w:rPrChange w:id="18487" w:author="Thomas Dietz" w:date="2012-09-11T15:19:00Z">
                      <w:rPr/>
                    </w:rPrChange>
                  </w:rPr>
                  <w:delText xml:space="preserve">      min-elements 1;</w:delText>
                </w:r>
                <w:bookmarkStart w:id="18488" w:name="_Toc333524112"/>
                <w:bookmarkStart w:id="18489" w:name="_Toc335148199"/>
                <w:bookmarkEnd w:id="18488"/>
                <w:bookmarkEnd w:id="18489"/>
              </w:del>
            </w:ins>
          </w:p>
          <w:p w14:paraId="2B7FADAE" w14:textId="2CFA245E" w:rsidR="00766893" w:rsidRPr="00BB7B53" w:rsidDel="00B15A0B" w:rsidRDefault="00766893" w:rsidP="00766893">
            <w:pPr>
              <w:pStyle w:val="XML1"/>
              <w:rPr>
                <w:ins w:id="18490" w:author="Thomas Dietz" w:date="2012-08-13T14:30:00Z"/>
                <w:del w:id="18491" w:author="Deepak Bansal (AZURE)" w:date="2012-08-23T21:59:00Z"/>
                <w:lang w:val="de-DE"/>
                <w:rPrChange w:id="18492" w:author="Thomas Dietz" w:date="2012-09-11T15:19:00Z">
                  <w:rPr>
                    <w:ins w:id="18493" w:author="Thomas Dietz" w:date="2012-08-13T14:30:00Z"/>
                    <w:del w:id="18494" w:author="Deepak Bansal (AZURE)" w:date="2012-08-23T21:59:00Z"/>
                  </w:rPr>
                </w:rPrChange>
              </w:rPr>
            </w:pPr>
            <w:ins w:id="18495" w:author="Thomas Dietz" w:date="2012-08-13T14:30:00Z">
              <w:del w:id="18496" w:author="Deepak Bansal (AZURE)" w:date="2012-08-23T21:59:00Z">
                <w:r w:rsidRPr="00BB7B53" w:rsidDel="00B15A0B">
                  <w:rPr>
                    <w:lang w:val="de-DE"/>
                    <w:rPrChange w:id="18497" w:author="Thomas Dietz" w:date="2012-09-11T15:19:00Z">
                      <w:rPr/>
                    </w:rPrChange>
                  </w:rPr>
                  <w:delText xml:space="preserve">      description "The transmission rate that is supported or</w:delText>
                </w:r>
                <w:bookmarkStart w:id="18498" w:name="_Toc333524113"/>
                <w:bookmarkStart w:id="18499" w:name="_Toc335148200"/>
                <w:bookmarkEnd w:id="18498"/>
                <w:bookmarkEnd w:id="18499"/>
              </w:del>
            </w:ins>
          </w:p>
          <w:p w14:paraId="5C36AC59" w14:textId="10F84B5B" w:rsidR="00766893" w:rsidRPr="00BB7B53" w:rsidDel="00B15A0B" w:rsidRDefault="00766893" w:rsidP="00766893">
            <w:pPr>
              <w:pStyle w:val="XML1"/>
              <w:rPr>
                <w:ins w:id="18500" w:author="Thomas Dietz" w:date="2012-08-13T14:30:00Z"/>
                <w:del w:id="18501" w:author="Deepak Bansal (AZURE)" w:date="2012-08-23T21:59:00Z"/>
                <w:lang w:val="de-DE"/>
                <w:rPrChange w:id="18502" w:author="Thomas Dietz" w:date="2012-09-11T15:19:00Z">
                  <w:rPr>
                    <w:ins w:id="18503" w:author="Thomas Dietz" w:date="2012-08-13T14:30:00Z"/>
                    <w:del w:id="18504" w:author="Deepak Bansal (AZURE)" w:date="2012-08-23T21:59:00Z"/>
                  </w:rPr>
                </w:rPrChange>
              </w:rPr>
            </w:pPr>
            <w:ins w:id="18505" w:author="Thomas Dietz" w:date="2012-08-13T14:30:00Z">
              <w:del w:id="18506" w:author="Deepak Bansal (AZURE)" w:date="2012-08-23T21:59:00Z">
                <w:r w:rsidRPr="00BB7B53" w:rsidDel="00B15A0B">
                  <w:rPr>
                    <w:lang w:val="de-DE"/>
                    <w:rPrChange w:id="18507" w:author="Thomas Dietz" w:date="2012-09-11T15:19:00Z">
                      <w:rPr/>
                    </w:rPrChange>
                  </w:rPr>
                  <w:delText xml:space="preserve">        advertised. Multiple transmissions rates are allowed.</w:delText>
                </w:r>
                <w:bookmarkStart w:id="18508" w:name="_Toc333524114"/>
                <w:bookmarkStart w:id="18509" w:name="_Toc335148201"/>
                <w:bookmarkEnd w:id="18508"/>
                <w:bookmarkEnd w:id="18509"/>
              </w:del>
            </w:ins>
          </w:p>
          <w:p w14:paraId="387EBEC1" w14:textId="206FAB57" w:rsidR="00766893" w:rsidRPr="00BB7B53" w:rsidDel="00B15A0B" w:rsidRDefault="00766893" w:rsidP="00766893">
            <w:pPr>
              <w:pStyle w:val="XML1"/>
              <w:rPr>
                <w:ins w:id="18510" w:author="Thomas Dietz" w:date="2012-08-13T14:30:00Z"/>
                <w:del w:id="18511" w:author="Deepak Bansal (AZURE)" w:date="2012-08-23T21:59:00Z"/>
                <w:lang w:val="de-DE"/>
                <w:rPrChange w:id="18512" w:author="Thomas Dietz" w:date="2012-09-11T15:19:00Z">
                  <w:rPr>
                    <w:ins w:id="18513" w:author="Thomas Dietz" w:date="2012-08-13T14:30:00Z"/>
                    <w:del w:id="18514" w:author="Deepak Bansal (AZURE)" w:date="2012-08-23T21:59:00Z"/>
                  </w:rPr>
                </w:rPrChange>
              </w:rPr>
            </w:pPr>
            <w:bookmarkStart w:id="18515" w:name="_Toc333524115"/>
            <w:bookmarkStart w:id="18516" w:name="_Toc335148202"/>
            <w:bookmarkEnd w:id="18515"/>
            <w:bookmarkEnd w:id="18516"/>
          </w:p>
          <w:p w14:paraId="7168C595" w14:textId="471878A0" w:rsidR="00766893" w:rsidRPr="00BB7B53" w:rsidDel="00B15A0B" w:rsidRDefault="00766893" w:rsidP="00766893">
            <w:pPr>
              <w:pStyle w:val="XML1"/>
              <w:rPr>
                <w:ins w:id="18517" w:author="Thomas Dietz" w:date="2012-08-13T14:30:00Z"/>
                <w:del w:id="18518" w:author="Deepak Bansal (AZURE)" w:date="2012-08-23T21:59:00Z"/>
                <w:lang w:val="de-DE"/>
                <w:rPrChange w:id="18519" w:author="Thomas Dietz" w:date="2012-09-11T15:19:00Z">
                  <w:rPr>
                    <w:ins w:id="18520" w:author="Thomas Dietz" w:date="2012-08-13T14:30:00Z"/>
                    <w:del w:id="18521" w:author="Deepak Bansal (AZURE)" w:date="2012-08-23T21:59:00Z"/>
                  </w:rPr>
                </w:rPrChange>
              </w:rPr>
            </w:pPr>
            <w:ins w:id="18522" w:author="Thomas Dietz" w:date="2012-08-13T14:30:00Z">
              <w:del w:id="18523" w:author="Deepak Bansal (AZURE)" w:date="2012-08-23T21:59:00Z">
                <w:r w:rsidRPr="00BB7B53" w:rsidDel="00B15A0B">
                  <w:rPr>
                    <w:lang w:val="de-DE"/>
                    <w:rPrChange w:id="18524" w:author="Thomas Dietz" w:date="2012-09-11T15:19:00Z">
                      <w:rPr/>
                    </w:rPrChange>
                  </w:rPr>
                  <w:delText xml:space="preserve">        At least one element MUST be present in the NETCONF data</w:delText>
                </w:r>
                <w:bookmarkStart w:id="18525" w:name="_Toc333524116"/>
                <w:bookmarkStart w:id="18526" w:name="_Toc335148203"/>
                <w:bookmarkEnd w:id="18525"/>
                <w:bookmarkEnd w:id="18526"/>
              </w:del>
            </w:ins>
          </w:p>
          <w:p w14:paraId="5B70CC4E" w14:textId="570C52EC" w:rsidR="00766893" w:rsidRPr="00BB7B53" w:rsidDel="00B15A0B" w:rsidRDefault="00766893" w:rsidP="00766893">
            <w:pPr>
              <w:pStyle w:val="XML1"/>
              <w:rPr>
                <w:ins w:id="18527" w:author="Thomas Dietz" w:date="2012-08-13T14:30:00Z"/>
                <w:del w:id="18528" w:author="Deepak Bansal (AZURE)" w:date="2012-08-23T21:59:00Z"/>
                <w:lang w:val="de-DE"/>
                <w:rPrChange w:id="18529" w:author="Thomas Dietz" w:date="2012-09-11T15:19:00Z">
                  <w:rPr>
                    <w:ins w:id="18530" w:author="Thomas Dietz" w:date="2012-08-13T14:30:00Z"/>
                    <w:del w:id="18531" w:author="Deepak Bansal (AZURE)" w:date="2012-08-23T21:59:00Z"/>
                  </w:rPr>
                </w:rPrChange>
              </w:rPr>
            </w:pPr>
            <w:ins w:id="18532" w:author="Thomas Dietz" w:date="2012-08-13T14:30:00Z">
              <w:del w:id="18533" w:author="Deepak Bansal (AZURE)" w:date="2012-08-23T21:59:00Z">
                <w:r w:rsidRPr="00BB7B53" w:rsidDel="00B15A0B">
                  <w:rPr>
                    <w:lang w:val="de-DE"/>
                    <w:rPrChange w:id="18534" w:author="Thomas Dietz" w:date="2012-09-11T15:19:00Z">
                      <w:rPr/>
                    </w:rPrChange>
                  </w:rPr>
                  <w:delText xml:space="preserve">        store. If none of this elements is are present in a NETCONF</w:delText>
                </w:r>
                <w:bookmarkStart w:id="18535" w:name="_Toc333524117"/>
                <w:bookmarkStart w:id="18536" w:name="_Toc335148204"/>
                <w:bookmarkEnd w:id="18535"/>
                <w:bookmarkEnd w:id="18536"/>
              </w:del>
            </w:ins>
          </w:p>
          <w:p w14:paraId="115AAAD3" w14:textId="44FB5F92" w:rsidR="00766893" w:rsidRPr="00BB7B53" w:rsidDel="00B15A0B" w:rsidRDefault="00766893" w:rsidP="00766893">
            <w:pPr>
              <w:pStyle w:val="XML1"/>
              <w:rPr>
                <w:ins w:id="18537" w:author="Thomas Dietz" w:date="2012-08-13T14:30:00Z"/>
                <w:del w:id="18538" w:author="Deepak Bansal (AZURE)" w:date="2012-08-23T21:59:00Z"/>
                <w:lang w:val="de-DE"/>
                <w:rPrChange w:id="18539" w:author="Thomas Dietz" w:date="2012-09-11T15:19:00Z">
                  <w:rPr>
                    <w:ins w:id="18540" w:author="Thomas Dietz" w:date="2012-08-13T14:30:00Z"/>
                    <w:del w:id="18541" w:author="Deepak Bansal (AZURE)" w:date="2012-08-23T21:59:00Z"/>
                  </w:rPr>
                </w:rPrChange>
              </w:rPr>
            </w:pPr>
            <w:ins w:id="18542" w:author="Thomas Dietz" w:date="2012-08-13T14:30:00Z">
              <w:del w:id="18543" w:author="Deepak Bansal (AZURE)" w:date="2012-08-23T21:59:00Z">
                <w:r w:rsidRPr="00BB7B53" w:rsidDel="00B15A0B">
                  <w:rPr>
                    <w:lang w:val="de-DE"/>
                    <w:rPrChange w:id="18544" w:author="Thomas Dietz" w:date="2012-09-11T15:19:00Z">
                      <w:rPr/>
                    </w:rPrChange>
                  </w:rPr>
                  <w:delText xml:space="preserve">        &lt;edit-config&gt; operation 'create', 'merge' or 'replace' and</w:delText>
                </w:r>
                <w:bookmarkStart w:id="18545" w:name="_Toc333524118"/>
                <w:bookmarkStart w:id="18546" w:name="_Toc335148205"/>
                <w:bookmarkEnd w:id="18545"/>
                <w:bookmarkEnd w:id="18546"/>
              </w:del>
            </w:ins>
          </w:p>
          <w:p w14:paraId="5E581600" w14:textId="1CE01EEB" w:rsidR="00766893" w:rsidRPr="00BB7B53" w:rsidDel="00B15A0B" w:rsidRDefault="00766893" w:rsidP="00766893">
            <w:pPr>
              <w:pStyle w:val="XML1"/>
              <w:rPr>
                <w:ins w:id="18547" w:author="Thomas Dietz" w:date="2012-08-13T14:30:00Z"/>
                <w:del w:id="18548" w:author="Deepak Bansal (AZURE)" w:date="2012-08-23T21:59:00Z"/>
                <w:lang w:val="de-DE"/>
                <w:rPrChange w:id="18549" w:author="Thomas Dietz" w:date="2012-09-11T15:19:00Z">
                  <w:rPr>
                    <w:ins w:id="18550" w:author="Thomas Dietz" w:date="2012-08-13T14:30:00Z"/>
                    <w:del w:id="18551" w:author="Deepak Bansal (AZURE)" w:date="2012-08-23T21:59:00Z"/>
                  </w:rPr>
                </w:rPrChange>
              </w:rPr>
            </w:pPr>
            <w:ins w:id="18552" w:author="Thomas Dietz" w:date="2012-08-13T14:30:00Z">
              <w:del w:id="18553" w:author="Deepak Bansal (AZURE)" w:date="2012-08-23T21:59:00Z">
                <w:r w:rsidRPr="00BB7B53" w:rsidDel="00B15A0B">
                  <w:rPr>
                    <w:lang w:val="de-DE"/>
                    <w:rPrChange w:id="18554" w:author="Thomas Dietz" w:date="2012-09-11T15:19:00Z">
                      <w:rPr/>
                    </w:rPrChange>
                  </w:rPr>
                  <w:delText xml:space="preserve">        the parent element does not exist, a 'data-missing' error</w:delText>
                </w:r>
                <w:bookmarkStart w:id="18555" w:name="_Toc333524119"/>
                <w:bookmarkStart w:id="18556" w:name="_Toc335148206"/>
                <w:bookmarkEnd w:id="18555"/>
                <w:bookmarkEnd w:id="18556"/>
              </w:del>
            </w:ins>
          </w:p>
          <w:p w14:paraId="7450E46D" w14:textId="1D7A3A7B" w:rsidR="00766893" w:rsidRPr="00BB7B53" w:rsidDel="00B15A0B" w:rsidRDefault="00766893" w:rsidP="00766893">
            <w:pPr>
              <w:pStyle w:val="XML1"/>
              <w:rPr>
                <w:ins w:id="18557" w:author="Thomas Dietz" w:date="2012-08-13T14:30:00Z"/>
                <w:del w:id="18558" w:author="Deepak Bansal (AZURE)" w:date="2012-08-23T21:59:00Z"/>
                <w:lang w:val="de-DE"/>
                <w:rPrChange w:id="18559" w:author="Thomas Dietz" w:date="2012-09-11T15:19:00Z">
                  <w:rPr>
                    <w:ins w:id="18560" w:author="Thomas Dietz" w:date="2012-08-13T14:30:00Z"/>
                    <w:del w:id="18561" w:author="Deepak Bansal (AZURE)" w:date="2012-08-23T21:59:00Z"/>
                  </w:rPr>
                </w:rPrChange>
              </w:rPr>
            </w:pPr>
            <w:ins w:id="18562" w:author="Thomas Dietz" w:date="2012-08-13T14:30:00Z">
              <w:del w:id="18563" w:author="Deepak Bansal (AZURE)" w:date="2012-08-23T21:59:00Z">
                <w:r w:rsidRPr="00BB7B53" w:rsidDel="00B15A0B">
                  <w:rPr>
                    <w:lang w:val="de-DE"/>
                    <w:rPrChange w:id="18564" w:author="Thomas Dietz" w:date="2012-09-11T15:19:00Z">
                      <w:rPr/>
                    </w:rPrChange>
                  </w:rPr>
                  <w:delText xml:space="preserve">        is returned.";</w:delText>
                </w:r>
                <w:bookmarkStart w:id="18565" w:name="_Toc333524120"/>
                <w:bookmarkStart w:id="18566" w:name="_Toc335148207"/>
                <w:bookmarkEnd w:id="18565"/>
                <w:bookmarkEnd w:id="18566"/>
              </w:del>
            </w:ins>
          </w:p>
          <w:p w14:paraId="5E580F0D" w14:textId="3C34FAB2" w:rsidR="00766893" w:rsidRPr="00BB7B53" w:rsidDel="00B15A0B" w:rsidRDefault="00766893" w:rsidP="00766893">
            <w:pPr>
              <w:pStyle w:val="XML1"/>
              <w:rPr>
                <w:ins w:id="18567" w:author="Thomas Dietz" w:date="2012-08-13T14:30:00Z"/>
                <w:del w:id="18568" w:author="Deepak Bansal (AZURE)" w:date="2012-08-23T21:59:00Z"/>
                <w:lang w:val="de-DE"/>
                <w:rPrChange w:id="18569" w:author="Thomas Dietz" w:date="2012-09-11T15:19:00Z">
                  <w:rPr>
                    <w:ins w:id="18570" w:author="Thomas Dietz" w:date="2012-08-13T14:30:00Z"/>
                    <w:del w:id="18571" w:author="Deepak Bansal (AZURE)" w:date="2012-08-23T21:59:00Z"/>
                  </w:rPr>
                </w:rPrChange>
              </w:rPr>
            </w:pPr>
            <w:ins w:id="18572" w:author="Thomas Dietz" w:date="2012-08-13T14:30:00Z">
              <w:del w:id="18573" w:author="Deepak Bansal (AZURE)" w:date="2012-08-23T21:59:00Z">
                <w:r w:rsidRPr="00BB7B53" w:rsidDel="00B15A0B">
                  <w:rPr>
                    <w:lang w:val="de-DE"/>
                    <w:rPrChange w:id="18574" w:author="Thomas Dietz" w:date="2012-09-11T15:19:00Z">
                      <w:rPr/>
                    </w:rPrChange>
                  </w:rPr>
                  <w:delText xml:space="preserve">    }</w:delText>
                </w:r>
                <w:bookmarkStart w:id="18575" w:name="_Toc333524121"/>
                <w:bookmarkStart w:id="18576" w:name="_Toc335148208"/>
                <w:bookmarkEnd w:id="18575"/>
                <w:bookmarkEnd w:id="18576"/>
              </w:del>
            </w:ins>
          </w:p>
          <w:p w14:paraId="73463D50" w14:textId="3F19D812" w:rsidR="00766893" w:rsidRPr="00BB7B53" w:rsidDel="00B15A0B" w:rsidRDefault="00766893" w:rsidP="00766893">
            <w:pPr>
              <w:pStyle w:val="XML1"/>
              <w:rPr>
                <w:ins w:id="18577" w:author="Thomas Dietz" w:date="2012-08-13T14:30:00Z"/>
                <w:del w:id="18578" w:author="Deepak Bansal (AZURE)" w:date="2012-08-23T21:59:00Z"/>
                <w:lang w:val="de-DE"/>
                <w:rPrChange w:id="18579" w:author="Thomas Dietz" w:date="2012-09-11T15:19:00Z">
                  <w:rPr>
                    <w:ins w:id="18580" w:author="Thomas Dietz" w:date="2012-08-13T14:30:00Z"/>
                    <w:del w:id="18581" w:author="Deepak Bansal (AZURE)" w:date="2012-08-23T21:59:00Z"/>
                  </w:rPr>
                </w:rPrChange>
              </w:rPr>
            </w:pPr>
            <w:ins w:id="18582" w:author="Thomas Dietz" w:date="2012-08-13T14:30:00Z">
              <w:del w:id="18583" w:author="Deepak Bansal (AZURE)" w:date="2012-08-23T21:59:00Z">
                <w:r w:rsidRPr="00BB7B53" w:rsidDel="00B15A0B">
                  <w:rPr>
                    <w:lang w:val="de-DE"/>
                    <w:rPrChange w:id="18584" w:author="Thomas Dietz" w:date="2012-09-11T15:19:00Z">
                      <w:rPr/>
                    </w:rPrChange>
                  </w:rPr>
                  <w:delText xml:space="preserve">    leaf auto-negotiate { </w:delText>
                </w:r>
                <w:bookmarkStart w:id="18585" w:name="_Toc333524122"/>
                <w:bookmarkStart w:id="18586" w:name="_Toc335148209"/>
                <w:bookmarkEnd w:id="18585"/>
                <w:bookmarkEnd w:id="18586"/>
              </w:del>
            </w:ins>
          </w:p>
          <w:p w14:paraId="68AB0CDD" w14:textId="04186843" w:rsidR="00766893" w:rsidRPr="00BB7B53" w:rsidDel="00B15A0B" w:rsidRDefault="00766893" w:rsidP="00766893">
            <w:pPr>
              <w:pStyle w:val="XML1"/>
              <w:rPr>
                <w:ins w:id="18587" w:author="Thomas Dietz" w:date="2012-08-13T14:30:00Z"/>
                <w:del w:id="18588" w:author="Deepak Bansal (AZURE)" w:date="2012-08-23T21:59:00Z"/>
                <w:lang w:val="de-DE"/>
                <w:rPrChange w:id="18589" w:author="Thomas Dietz" w:date="2012-09-11T15:19:00Z">
                  <w:rPr>
                    <w:ins w:id="18590" w:author="Thomas Dietz" w:date="2012-08-13T14:30:00Z"/>
                    <w:del w:id="18591" w:author="Deepak Bansal (AZURE)" w:date="2012-08-23T21:59:00Z"/>
                  </w:rPr>
                </w:rPrChange>
              </w:rPr>
            </w:pPr>
            <w:ins w:id="18592" w:author="Thomas Dietz" w:date="2012-08-13T14:30:00Z">
              <w:del w:id="18593" w:author="Deepak Bansal (AZURE)" w:date="2012-08-23T21:59:00Z">
                <w:r w:rsidRPr="00BB7B53" w:rsidDel="00B15A0B">
                  <w:rPr>
                    <w:lang w:val="de-DE"/>
                    <w:rPrChange w:id="18594" w:author="Thomas Dietz" w:date="2012-09-11T15:19:00Z">
                      <w:rPr/>
                    </w:rPrChange>
                  </w:rPr>
                  <w:delText xml:space="preserve">      type boolean;</w:delText>
                </w:r>
                <w:bookmarkStart w:id="18595" w:name="_Toc333524123"/>
                <w:bookmarkStart w:id="18596" w:name="_Toc335148210"/>
                <w:bookmarkEnd w:id="18595"/>
                <w:bookmarkEnd w:id="18596"/>
              </w:del>
            </w:ins>
          </w:p>
          <w:p w14:paraId="05195C38" w14:textId="26ADB1C1" w:rsidR="00766893" w:rsidRPr="00BB7B53" w:rsidDel="00B15A0B" w:rsidRDefault="00766893" w:rsidP="00766893">
            <w:pPr>
              <w:pStyle w:val="XML1"/>
              <w:rPr>
                <w:ins w:id="18597" w:author="Thomas Dietz" w:date="2012-08-13T14:30:00Z"/>
                <w:del w:id="18598" w:author="Deepak Bansal (AZURE)" w:date="2012-08-23T21:59:00Z"/>
                <w:lang w:val="de-DE"/>
                <w:rPrChange w:id="18599" w:author="Thomas Dietz" w:date="2012-09-11T15:19:00Z">
                  <w:rPr>
                    <w:ins w:id="18600" w:author="Thomas Dietz" w:date="2012-08-13T14:30:00Z"/>
                    <w:del w:id="18601" w:author="Deepak Bansal (AZURE)" w:date="2012-08-23T21:59:00Z"/>
                  </w:rPr>
                </w:rPrChange>
              </w:rPr>
            </w:pPr>
            <w:ins w:id="18602" w:author="Thomas Dietz" w:date="2012-08-13T14:30:00Z">
              <w:del w:id="18603" w:author="Deepak Bansal (AZURE)" w:date="2012-08-23T21:59:00Z">
                <w:r w:rsidRPr="00BB7B53" w:rsidDel="00B15A0B">
                  <w:rPr>
                    <w:lang w:val="de-DE"/>
                    <w:rPrChange w:id="18604" w:author="Thomas Dietz" w:date="2012-09-11T15:19:00Z">
                      <w:rPr/>
                    </w:rPrChange>
                  </w:rPr>
                  <w:delText xml:space="preserve">      default true;</w:delText>
                </w:r>
                <w:bookmarkStart w:id="18605" w:name="_Toc333524124"/>
                <w:bookmarkStart w:id="18606" w:name="_Toc335148211"/>
                <w:bookmarkEnd w:id="18605"/>
                <w:bookmarkEnd w:id="18606"/>
              </w:del>
            </w:ins>
          </w:p>
          <w:p w14:paraId="38F39355" w14:textId="53810524" w:rsidR="00766893" w:rsidRPr="00BB7B53" w:rsidDel="00B15A0B" w:rsidRDefault="00766893" w:rsidP="00766893">
            <w:pPr>
              <w:pStyle w:val="XML1"/>
              <w:rPr>
                <w:ins w:id="18607" w:author="Thomas Dietz" w:date="2012-08-13T14:30:00Z"/>
                <w:del w:id="18608" w:author="Deepak Bansal (AZURE)" w:date="2012-08-23T21:59:00Z"/>
                <w:lang w:val="de-DE"/>
                <w:rPrChange w:id="18609" w:author="Thomas Dietz" w:date="2012-09-11T15:19:00Z">
                  <w:rPr>
                    <w:ins w:id="18610" w:author="Thomas Dietz" w:date="2012-08-13T14:30:00Z"/>
                    <w:del w:id="18611" w:author="Deepak Bansal (AZURE)" w:date="2012-08-23T21:59:00Z"/>
                  </w:rPr>
                </w:rPrChange>
              </w:rPr>
            </w:pPr>
            <w:ins w:id="18612" w:author="Thomas Dietz" w:date="2012-08-13T14:30:00Z">
              <w:del w:id="18613" w:author="Deepak Bansal (AZURE)" w:date="2012-08-23T21:59:00Z">
                <w:r w:rsidRPr="00BB7B53" w:rsidDel="00B15A0B">
                  <w:rPr>
                    <w:lang w:val="de-DE"/>
                    <w:rPrChange w:id="18614" w:author="Thomas Dietz" w:date="2012-09-11T15:19:00Z">
                      <w:rPr/>
                    </w:rPrChange>
                  </w:rPr>
                  <w:delText xml:space="preserve">      description "Specifies if auto-negotiation of transmission</w:delText>
                </w:r>
                <w:bookmarkStart w:id="18615" w:name="_Toc333524125"/>
                <w:bookmarkStart w:id="18616" w:name="_Toc335148212"/>
                <w:bookmarkEnd w:id="18615"/>
                <w:bookmarkEnd w:id="18616"/>
              </w:del>
            </w:ins>
          </w:p>
          <w:p w14:paraId="7367E630" w14:textId="35891370" w:rsidR="00766893" w:rsidRPr="00BB7B53" w:rsidDel="00B15A0B" w:rsidRDefault="00766893" w:rsidP="00766893">
            <w:pPr>
              <w:pStyle w:val="XML1"/>
              <w:rPr>
                <w:ins w:id="18617" w:author="Thomas Dietz" w:date="2012-08-13T14:30:00Z"/>
                <w:del w:id="18618" w:author="Deepak Bansal (AZURE)" w:date="2012-08-23T21:59:00Z"/>
                <w:lang w:val="de-DE"/>
                <w:rPrChange w:id="18619" w:author="Thomas Dietz" w:date="2012-09-11T15:19:00Z">
                  <w:rPr>
                    <w:ins w:id="18620" w:author="Thomas Dietz" w:date="2012-08-13T14:30:00Z"/>
                    <w:del w:id="18621" w:author="Deepak Bansal (AZURE)" w:date="2012-08-23T21:59:00Z"/>
                  </w:rPr>
                </w:rPrChange>
              </w:rPr>
            </w:pPr>
            <w:ins w:id="18622" w:author="Thomas Dietz" w:date="2012-08-13T14:30:00Z">
              <w:del w:id="18623" w:author="Deepak Bansal (AZURE)" w:date="2012-08-23T21:59:00Z">
                <w:r w:rsidRPr="00BB7B53" w:rsidDel="00B15A0B">
                  <w:rPr>
                    <w:lang w:val="de-DE"/>
                    <w:rPrChange w:id="18624" w:author="Thomas Dietz" w:date="2012-09-11T15:19:00Z">
                      <w:rPr/>
                    </w:rPrChange>
                  </w:rPr>
                  <w:delText xml:space="preserve">        parameters is enabled for the port.</w:delText>
                </w:r>
                <w:bookmarkStart w:id="18625" w:name="_Toc333524126"/>
                <w:bookmarkStart w:id="18626" w:name="_Toc335148213"/>
                <w:bookmarkEnd w:id="18625"/>
                <w:bookmarkEnd w:id="18626"/>
              </w:del>
            </w:ins>
          </w:p>
          <w:p w14:paraId="73F6B61F" w14:textId="66BB6D0D" w:rsidR="00766893" w:rsidRPr="00BB7B53" w:rsidDel="00B15A0B" w:rsidRDefault="00766893" w:rsidP="00766893">
            <w:pPr>
              <w:pStyle w:val="XML1"/>
              <w:rPr>
                <w:ins w:id="18627" w:author="Thomas Dietz" w:date="2012-08-13T14:30:00Z"/>
                <w:del w:id="18628" w:author="Deepak Bansal (AZURE)" w:date="2012-08-23T21:59:00Z"/>
                <w:lang w:val="de-DE"/>
                <w:rPrChange w:id="18629" w:author="Thomas Dietz" w:date="2012-09-11T15:19:00Z">
                  <w:rPr>
                    <w:ins w:id="18630" w:author="Thomas Dietz" w:date="2012-08-13T14:30:00Z"/>
                    <w:del w:id="18631" w:author="Deepak Bansal (AZURE)" w:date="2012-08-23T21:59:00Z"/>
                  </w:rPr>
                </w:rPrChange>
              </w:rPr>
            </w:pPr>
            <w:bookmarkStart w:id="18632" w:name="_Toc333524127"/>
            <w:bookmarkStart w:id="18633" w:name="_Toc335148214"/>
            <w:bookmarkEnd w:id="18632"/>
            <w:bookmarkEnd w:id="18633"/>
          </w:p>
          <w:p w14:paraId="5AB5B8AC" w14:textId="01D0046C" w:rsidR="00766893" w:rsidRPr="00BB7B53" w:rsidDel="00B15A0B" w:rsidRDefault="00766893" w:rsidP="00766893">
            <w:pPr>
              <w:pStyle w:val="XML1"/>
              <w:rPr>
                <w:ins w:id="18634" w:author="Thomas Dietz" w:date="2012-08-13T14:30:00Z"/>
                <w:del w:id="18635" w:author="Deepak Bansal (AZURE)" w:date="2012-08-23T21:59:00Z"/>
                <w:lang w:val="de-DE"/>
                <w:rPrChange w:id="18636" w:author="Thomas Dietz" w:date="2012-09-11T15:19:00Z">
                  <w:rPr>
                    <w:ins w:id="18637" w:author="Thomas Dietz" w:date="2012-08-13T14:30:00Z"/>
                    <w:del w:id="18638" w:author="Deepak Bansal (AZURE)" w:date="2012-08-23T21:59:00Z"/>
                  </w:rPr>
                </w:rPrChange>
              </w:rPr>
            </w:pPr>
            <w:ins w:id="18639" w:author="Thomas Dietz" w:date="2012-08-13T14:30:00Z">
              <w:del w:id="18640" w:author="Deepak Bansal (AZURE)" w:date="2012-08-23T21:59:00Z">
                <w:r w:rsidRPr="00BB7B53" w:rsidDel="00B15A0B">
                  <w:rPr>
                    <w:lang w:val="de-DE"/>
                    <w:rPrChange w:id="18641" w:author="Thomas Dietz" w:date="2012-09-11T15:19:00Z">
                      <w:rPr/>
                    </w:rPrChange>
                  </w:rPr>
                  <w:delText xml:space="preserve">        This element is optional. If this element is not present it</w:delText>
                </w:r>
                <w:bookmarkStart w:id="18642" w:name="_Toc333524128"/>
                <w:bookmarkStart w:id="18643" w:name="_Toc335148215"/>
                <w:bookmarkEnd w:id="18642"/>
                <w:bookmarkEnd w:id="18643"/>
              </w:del>
            </w:ins>
          </w:p>
          <w:p w14:paraId="087A909B" w14:textId="396536B3" w:rsidR="00766893" w:rsidRPr="00BB7B53" w:rsidDel="00B15A0B" w:rsidRDefault="00766893" w:rsidP="00766893">
            <w:pPr>
              <w:pStyle w:val="XML1"/>
              <w:rPr>
                <w:ins w:id="18644" w:author="Thomas Dietz" w:date="2012-08-13T14:30:00Z"/>
                <w:del w:id="18645" w:author="Deepak Bansal (AZURE)" w:date="2012-08-23T21:59:00Z"/>
                <w:lang w:val="de-DE"/>
                <w:rPrChange w:id="18646" w:author="Thomas Dietz" w:date="2012-09-11T15:19:00Z">
                  <w:rPr>
                    <w:ins w:id="18647" w:author="Thomas Dietz" w:date="2012-08-13T14:30:00Z"/>
                    <w:del w:id="18648" w:author="Deepak Bansal (AZURE)" w:date="2012-08-23T21:59:00Z"/>
                  </w:rPr>
                </w:rPrChange>
              </w:rPr>
            </w:pPr>
            <w:ins w:id="18649" w:author="Thomas Dietz" w:date="2012-08-13T14:30:00Z">
              <w:del w:id="18650" w:author="Deepak Bansal (AZURE)" w:date="2012-08-23T21:59:00Z">
                <w:r w:rsidRPr="00BB7B53" w:rsidDel="00B15A0B">
                  <w:rPr>
                    <w:lang w:val="de-DE"/>
                    <w:rPrChange w:id="18651" w:author="Thomas Dietz" w:date="2012-09-11T15:19:00Z">
                      <w:rPr/>
                    </w:rPrChange>
                  </w:rPr>
                  <w:delText xml:space="preserve">        defaults to 'true'.";</w:delText>
                </w:r>
                <w:bookmarkStart w:id="18652" w:name="_Toc333524129"/>
                <w:bookmarkStart w:id="18653" w:name="_Toc335148216"/>
                <w:bookmarkEnd w:id="18652"/>
                <w:bookmarkEnd w:id="18653"/>
              </w:del>
            </w:ins>
          </w:p>
          <w:p w14:paraId="610A2FEC" w14:textId="6BA96408" w:rsidR="00766893" w:rsidRPr="00BB7B53" w:rsidDel="00B15A0B" w:rsidRDefault="00766893" w:rsidP="00766893">
            <w:pPr>
              <w:pStyle w:val="XML1"/>
              <w:rPr>
                <w:ins w:id="18654" w:author="Thomas Dietz" w:date="2012-08-13T14:30:00Z"/>
                <w:del w:id="18655" w:author="Deepak Bansal (AZURE)" w:date="2012-08-23T21:59:00Z"/>
                <w:lang w:val="de-DE"/>
                <w:rPrChange w:id="18656" w:author="Thomas Dietz" w:date="2012-09-11T15:19:00Z">
                  <w:rPr>
                    <w:ins w:id="18657" w:author="Thomas Dietz" w:date="2012-08-13T14:30:00Z"/>
                    <w:del w:id="18658" w:author="Deepak Bansal (AZURE)" w:date="2012-08-23T21:59:00Z"/>
                  </w:rPr>
                </w:rPrChange>
              </w:rPr>
            </w:pPr>
            <w:ins w:id="18659" w:author="Thomas Dietz" w:date="2012-08-13T14:30:00Z">
              <w:del w:id="18660" w:author="Deepak Bansal (AZURE)" w:date="2012-08-23T21:59:00Z">
                <w:r w:rsidRPr="00BB7B53" w:rsidDel="00B15A0B">
                  <w:rPr>
                    <w:lang w:val="de-DE"/>
                    <w:rPrChange w:id="18661" w:author="Thomas Dietz" w:date="2012-09-11T15:19:00Z">
                      <w:rPr/>
                    </w:rPrChange>
                  </w:rPr>
                  <w:delText xml:space="preserve">    }</w:delText>
                </w:r>
                <w:bookmarkStart w:id="18662" w:name="_Toc333524130"/>
                <w:bookmarkStart w:id="18663" w:name="_Toc335148217"/>
                <w:bookmarkEnd w:id="18662"/>
                <w:bookmarkEnd w:id="18663"/>
              </w:del>
            </w:ins>
          </w:p>
          <w:p w14:paraId="5EDD519D" w14:textId="39943D7A" w:rsidR="00766893" w:rsidRPr="00BB7B53" w:rsidDel="00B15A0B" w:rsidRDefault="00766893" w:rsidP="00766893">
            <w:pPr>
              <w:pStyle w:val="XML1"/>
              <w:rPr>
                <w:ins w:id="18664" w:author="Thomas Dietz" w:date="2012-08-13T14:30:00Z"/>
                <w:del w:id="18665" w:author="Deepak Bansal (AZURE)" w:date="2012-08-23T21:59:00Z"/>
                <w:lang w:val="de-DE"/>
                <w:rPrChange w:id="18666" w:author="Thomas Dietz" w:date="2012-09-11T15:19:00Z">
                  <w:rPr>
                    <w:ins w:id="18667" w:author="Thomas Dietz" w:date="2012-08-13T14:30:00Z"/>
                    <w:del w:id="18668" w:author="Deepak Bansal (AZURE)" w:date="2012-08-23T21:59:00Z"/>
                  </w:rPr>
                </w:rPrChange>
              </w:rPr>
            </w:pPr>
            <w:ins w:id="18669" w:author="Thomas Dietz" w:date="2012-08-13T14:30:00Z">
              <w:del w:id="18670" w:author="Deepak Bansal (AZURE)" w:date="2012-08-23T21:59:00Z">
                <w:r w:rsidRPr="00BB7B53" w:rsidDel="00B15A0B">
                  <w:rPr>
                    <w:lang w:val="de-DE"/>
                    <w:rPrChange w:id="18671" w:author="Thomas Dietz" w:date="2012-09-11T15:19:00Z">
                      <w:rPr/>
                    </w:rPrChange>
                  </w:rPr>
                  <w:delText xml:space="preserve">    leaf-list medium {</w:delText>
                </w:r>
                <w:bookmarkStart w:id="18672" w:name="_Toc333524131"/>
                <w:bookmarkStart w:id="18673" w:name="_Toc335148218"/>
                <w:bookmarkEnd w:id="18672"/>
                <w:bookmarkEnd w:id="18673"/>
              </w:del>
            </w:ins>
          </w:p>
          <w:p w14:paraId="6B90EEEA" w14:textId="3CF2600B" w:rsidR="00766893" w:rsidRPr="00BB7B53" w:rsidDel="00B15A0B" w:rsidRDefault="00766893" w:rsidP="00766893">
            <w:pPr>
              <w:pStyle w:val="XML1"/>
              <w:rPr>
                <w:ins w:id="18674" w:author="Thomas Dietz" w:date="2012-08-13T14:30:00Z"/>
                <w:del w:id="18675" w:author="Deepak Bansal (AZURE)" w:date="2012-08-23T21:59:00Z"/>
                <w:lang w:val="de-DE"/>
                <w:rPrChange w:id="18676" w:author="Thomas Dietz" w:date="2012-09-11T15:19:00Z">
                  <w:rPr>
                    <w:ins w:id="18677" w:author="Thomas Dietz" w:date="2012-08-13T14:30:00Z"/>
                    <w:del w:id="18678" w:author="Deepak Bansal (AZURE)" w:date="2012-08-23T21:59:00Z"/>
                  </w:rPr>
                </w:rPrChange>
              </w:rPr>
            </w:pPr>
            <w:ins w:id="18679" w:author="Thomas Dietz" w:date="2012-08-13T14:30:00Z">
              <w:del w:id="18680" w:author="Deepak Bansal (AZURE)" w:date="2012-08-23T21:59:00Z">
                <w:r w:rsidRPr="00BB7B53" w:rsidDel="00B15A0B">
                  <w:rPr>
                    <w:lang w:val="de-DE"/>
                    <w:rPrChange w:id="18681" w:author="Thomas Dietz" w:date="2012-09-11T15:19:00Z">
                      <w:rPr/>
                    </w:rPrChange>
                  </w:rPr>
                  <w:delText xml:space="preserve">      type enumeration {</w:delText>
                </w:r>
                <w:bookmarkStart w:id="18682" w:name="_Toc333524132"/>
                <w:bookmarkStart w:id="18683" w:name="_Toc335148219"/>
                <w:bookmarkEnd w:id="18682"/>
                <w:bookmarkEnd w:id="18683"/>
              </w:del>
            </w:ins>
          </w:p>
          <w:p w14:paraId="322A8304" w14:textId="7FAF5AF9" w:rsidR="00766893" w:rsidRPr="00BB7B53" w:rsidDel="00B15A0B" w:rsidRDefault="00766893" w:rsidP="00766893">
            <w:pPr>
              <w:pStyle w:val="XML1"/>
              <w:rPr>
                <w:ins w:id="18684" w:author="Thomas Dietz" w:date="2012-08-13T14:30:00Z"/>
                <w:del w:id="18685" w:author="Deepak Bansal (AZURE)" w:date="2012-08-23T21:59:00Z"/>
                <w:lang w:val="de-DE"/>
                <w:rPrChange w:id="18686" w:author="Thomas Dietz" w:date="2012-09-11T15:19:00Z">
                  <w:rPr>
                    <w:ins w:id="18687" w:author="Thomas Dietz" w:date="2012-08-13T14:30:00Z"/>
                    <w:del w:id="18688" w:author="Deepak Bansal (AZURE)" w:date="2012-08-23T21:59:00Z"/>
                  </w:rPr>
                </w:rPrChange>
              </w:rPr>
            </w:pPr>
            <w:ins w:id="18689" w:author="Thomas Dietz" w:date="2012-08-13T14:30:00Z">
              <w:del w:id="18690" w:author="Deepak Bansal (AZURE)" w:date="2012-08-23T21:59:00Z">
                <w:r w:rsidRPr="00BB7B53" w:rsidDel="00B15A0B">
                  <w:rPr>
                    <w:lang w:val="de-DE"/>
                    <w:rPrChange w:id="18691" w:author="Thomas Dietz" w:date="2012-09-11T15:19:00Z">
                      <w:rPr/>
                    </w:rPrChange>
                  </w:rPr>
                  <w:delText xml:space="preserve">        enum copper;</w:delText>
                </w:r>
                <w:bookmarkStart w:id="18692" w:name="_Toc333524133"/>
                <w:bookmarkStart w:id="18693" w:name="_Toc335148220"/>
                <w:bookmarkEnd w:id="18692"/>
                <w:bookmarkEnd w:id="18693"/>
              </w:del>
            </w:ins>
          </w:p>
          <w:p w14:paraId="23F0FB9C" w14:textId="50D17A8A" w:rsidR="00766893" w:rsidRPr="00BB7B53" w:rsidDel="00B15A0B" w:rsidRDefault="00766893" w:rsidP="00766893">
            <w:pPr>
              <w:pStyle w:val="XML1"/>
              <w:rPr>
                <w:ins w:id="18694" w:author="Thomas Dietz" w:date="2012-08-13T14:30:00Z"/>
                <w:del w:id="18695" w:author="Deepak Bansal (AZURE)" w:date="2012-08-23T21:59:00Z"/>
                <w:lang w:val="de-DE"/>
                <w:rPrChange w:id="18696" w:author="Thomas Dietz" w:date="2012-09-11T15:19:00Z">
                  <w:rPr>
                    <w:ins w:id="18697" w:author="Thomas Dietz" w:date="2012-08-13T14:30:00Z"/>
                    <w:del w:id="18698" w:author="Deepak Bansal (AZURE)" w:date="2012-08-23T21:59:00Z"/>
                  </w:rPr>
                </w:rPrChange>
              </w:rPr>
            </w:pPr>
            <w:ins w:id="18699" w:author="Thomas Dietz" w:date="2012-08-13T14:30:00Z">
              <w:del w:id="18700" w:author="Deepak Bansal (AZURE)" w:date="2012-08-23T21:59:00Z">
                <w:r w:rsidRPr="00BB7B53" w:rsidDel="00B15A0B">
                  <w:rPr>
                    <w:lang w:val="de-DE"/>
                    <w:rPrChange w:id="18701" w:author="Thomas Dietz" w:date="2012-09-11T15:19:00Z">
                      <w:rPr/>
                    </w:rPrChange>
                  </w:rPr>
                  <w:delText xml:space="preserve">        enum fiber;</w:delText>
                </w:r>
                <w:bookmarkStart w:id="18702" w:name="_Toc333524134"/>
                <w:bookmarkStart w:id="18703" w:name="_Toc335148221"/>
                <w:bookmarkEnd w:id="18702"/>
                <w:bookmarkEnd w:id="18703"/>
              </w:del>
            </w:ins>
          </w:p>
          <w:p w14:paraId="6EF14A43" w14:textId="13454800" w:rsidR="00766893" w:rsidRPr="00BB7B53" w:rsidDel="00B15A0B" w:rsidRDefault="00766893" w:rsidP="00766893">
            <w:pPr>
              <w:pStyle w:val="XML1"/>
              <w:rPr>
                <w:ins w:id="18704" w:author="Thomas Dietz" w:date="2012-08-13T14:30:00Z"/>
                <w:del w:id="18705" w:author="Deepak Bansal (AZURE)" w:date="2012-08-23T21:59:00Z"/>
                <w:lang w:val="de-DE"/>
                <w:rPrChange w:id="18706" w:author="Thomas Dietz" w:date="2012-09-11T15:19:00Z">
                  <w:rPr>
                    <w:ins w:id="18707" w:author="Thomas Dietz" w:date="2012-08-13T14:30:00Z"/>
                    <w:del w:id="18708" w:author="Deepak Bansal (AZURE)" w:date="2012-08-23T21:59:00Z"/>
                  </w:rPr>
                </w:rPrChange>
              </w:rPr>
            </w:pPr>
            <w:ins w:id="18709" w:author="Thomas Dietz" w:date="2012-08-13T14:30:00Z">
              <w:del w:id="18710" w:author="Deepak Bansal (AZURE)" w:date="2012-08-23T21:59:00Z">
                <w:r w:rsidRPr="00BB7B53" w:rsidDel="00B15A0B">
                  <w:rPr>
                    <w:lang w:val="de-DE"/>
                    <w:rPrChange w:id="18711" w:author="Thomas Dietz" w:date="2012-09-11T15:19:00Z">
                      <w:rPr/>
                    </w:rPrChange>
                  </w:rPr>
                  <w:delText xml:space="preserve">      }</w:delText>
                </w:r>
                <w:bookmarkStart w:id="18712" w:name="_Toc333524135"/>
                <w:bookmarkStart w:id="18713" w:name="_Toc335148222"/>
                <w:bookmarkEnd w:id="18712"/>
                <w:bookmarkEnd w:id="18713"/>
              </w:del>
            </w:ins>
          </w:p>
          <w:p w14:paraId="39BAEE31" w14:textId="5345AD30" w:rsidR="00766893" w:rsidRPr="00BB7B53" w:rsidDel="00B15A0B" w:rsidRDefault="00766893" w:rsidP="00766893">
            <w:pPr>
              <w:pStyle w:val="XML1"/>
              <w:rPr>
                <w:ins w:id="18714" w:author="Thomas Dietz" w:date="2012-08-13T14:30:00Z"/>
                <w:del w:id="18715" w:author="Deepak Bansal (AZURE)" w:date="2012-08-23T21:59:00Z"/>
                <w:lang w:val="de-DE"/>
                <w:rPrChange w:id="18716" w:author="Thomas Dietz" w:date="2012-09-11T15:19:00Z">
                  <w:rPr>
                    <w:ins w:id="18717" w:author="Thomas Dietz" w:date="2012-08-13T14:30:00Z"/>
                    <w:del w:id="18718" w:author="Deepak Bansal (AZURE)" w:date="2012-08-23T21:59:00Z"/>
                  </w:rPr>
                </w:rPrChange>
              </w:rPr>
            </w:pPr>
            <w:ins w:id="18719" w:author="Thomas Dietz" w:date="2012-08-13T14:30:00Z">
              <w:del w:id="18720" w:author="Deepak Bansal (AZURE)" w:date="2012-08-23T21:59:00Z">
                <w:r w:rsidRPr="00BB7B53" w:rsidDel="00B15A0B">
                  <w:rPr>
                    <w:lang w:val="de-DE"/>
                    <w:rPrChange w:id="18721" w:author="Thomas Dietz" w:date="2012-09-11T15:19:00Z">
                      <w:rPr/>
                    </w:rPrChange>
                  </w:rPr>
                  <w:delText xml:space="preserve">      min-elements 1;</w:delText>
                </w:r>
                <w:bookmarkStart w:id="18722" w:name="_Toc333524136"/>
                <w:bookmarkStart w:id="18723" w:name="_Toc335148223"/>
                <w:bookmarkEnd w:id="18722"/>
                <w:bookmarkEnd w:id="18723"/>
              </w:del>
            </w:ins>
          </w:p>
          <w:p w14:paraId="53509F66" w14:textId="4FD13094" w:rsidR="00766893" w:rsidRPr="00BB7B53" w:rsidDel="00B15A0B" w:rsidRDefault="00766893" w:rsidP="00766893">
            <w:pPr>
              <w:pStyle w:val="XML1"/>
              <w:rPr>
                <w:ins w:id="18724" w:author="Thomas Dietz" w:date="2012-08-13T14:30:00Z"/>
                <w:del w:id="18725" w:author="Deepak Bansal (AZURE)" w:date="2012-08-23T21:59:00Z"/>
                <w:lang w:val="de-DE"/>
                <w:rPrChange w:id="18726" w:author="Thomas Dietz" w:date="2012-09-11T15:19:00Z">
                  <w:rPr>
                    <w:ins w:id="18727" w:author="Thomas Dietz" w:date="2012-08-13T14:30:00Z"/>
                    <w:del w:id="18728" w:author="Deepak Bansal (AZURE)" w:date="2012-08-23T21:59:00Z"/>
                  </w:rPr>
                </w:rPrChange>
              </w:rPr>
            </w:pPr>
            <w:ins w:id="18729" w:author="Thomas Dietz" w:date="2012-08-13T14:30:00Z">
              <w:del w:id="18730" w:author="Deepak Bansal (AZURE)" w:date="2012-08-23T21:59:00Z">
                <w:r w:rsidRPr="00BB7B53" w:rsidDel="00B15A0B">
                  <w:rPr>
                    <w:lang w:val="de-DE"/>
                    <w:rPrChange w:id="18731" w:author="Thomas Dietz" w:date="2012-09-11T15:19:00Z">
                      <w:rPr/>
                    </w:rPrChange>
                  </w:rPr>
                  <w:delText xml:space="preserve">      description "The transmission medium used by the port.</w:delText>
                </w:r>
                <w:bookmarkStart w:id="18732" w:name="_Toc333524137"/>
                <w:bookmarkStart w:id="18733" w:name="_Toc335148224"/>
                <w:bookmarkEnd w:id="18732"/>
                <w:bookmarkEnd w:id="18733"/>
              </w:del>
            </w:ins>
          </w:p>
          <w:p w14:paraId="56FFDE7A" w14:textId="14FDEDD6" w:rsidR="00766893" w:rsidRPr="00BB7B53" w:rsidDel="00B15A0B" w:rsidRDefault="00766893" w:rsidP="00766893">
            <w:pPr>
              <w:pStyle w:val="XML1"/>
              <w:rPr>
                <w:ins w:id="18734" w:author="Thomas Dietz" w:date="2012-08-13T14:30:00Z"/>
                <w:del w:id="18735" w:author="Deepak Bansal (AZURE)" w:date="2012-08-23T21:59:00Z"/>
                <w:lang w:val="de-DE"/>
                <w:rPrChange w:id="18736" w:author="Thomas Dietz" w:date="2012-09-11T15:19:00Z">
                  <w:rPr>
                    <w:ins w:id="18737" w:author="Thomas Dietz" w:date="2012-08-13T14:30:00Z"/>
                    <w:del w:id="18738" w:author="Deepak Bansal (AZURE)" w:date="2012-08-23T21:59:00Z"/>
                  </w:rPr>
                </w:rPrChange>
              </w:rPr>
            </w:pPr>
            <w:ins w:id="18739" w:author="Thomas Dietz" w:date="2012-08-13T14:30:00Z">
              <w:del w:id="18740" w:author="Deepak Bansal (AZURE)" w:date="2012-08-23T21:59:00Z">
                <w:r w:rsidRPr="00BB7B53" w:rsidDel="00B15A0B">
                  <w:rPr>
                    <w:lang w:val="de-DE"/>
                    <w:rPrChange w:id="18741" w:author="Thomas Dietz" w:date="2012-09-11T15:19:00Z">
                      <w:rPr/>
                    </w:rPrChange>
                  </w:rPr>
                  <w:delText xml:space="preserve">        Multiple media are allowed.</w:delText>
                </w:r>
                <w:bookmarkStart w:id="18742" w:name="_Toc333524138"/>
                <w:bookmarkStart w:id="18743" w:name="_Toc335148225"/>
                <w:bookmarkEnd w:id="18742"/>
                <w:bookmarkEnd w:id="18743"/>
              </w:del>
            </w:ins>
          </w:p>
          <w:p w14:paraId="3106C0AB" w14:textId="6C99F85E" w:rsidR="00766893" w:rsidRPr="00BB7B53" w:rsidDel="00B15A0B" w:rsidRDefault="00766893" w:rsidP="00766893">
            <w:pPr>
              <w:pStyle w:val="XML1"/>
              <w:rPr>
                <w:ins w:id="18744" w:author="Thomas Dietz" w:date="2012-08-13T14:30:00Z"/>
                <w:del w:id="18745" w:author="Deepak Bansal (AZURE)" w:date="2012-08-23T21:59:00Z"/>
                <w:lang w:val="de-DE"/>
                <w:rPrChange w:id="18746" w:author="Thomas Dietz" w:date="2012-09-11T15:19:00Z">
                  <w:rPr>
                    <w:ins w:id="18747" w:author="Thomas Dietz" w:date="2012-08-13T14:30:00Z"/>
                    <w:del w:id="18748" w:author="Deepak Bansal (AZURE)" w:date="2012-08-23T21:59:00Z"/>
                  </w:rPr>
                </w:rPrChange>
              </w:rPr>
            </w:pPr>
            <w:bookmarkStart w:id="18749" w:name="_Toc333524139"/>
            <w:bookmarkStart w:id="18750" w:name="_Toc335148226"/>
            <w:bookmarkEnd w:id="18749"/>
            <w:bookmarkEnd w:id="18750"/>
          </w:p>
          <w:p w14:paraId="6B1A2B7F" w14:textId="6D79BAC2" w:rsidR="00766893" w:rsidRPr="00BB7B53" w:rsidDel="00B15A0B" w:rsidRDefault="00766893" w:rsidP="00766893">
            <w:pPr>
              <w:pStyle w:val="XML1"/>
              <w:rPr>
                <w:ins w:id="18751" w:author="Thomas Dietz" w:date="2012-08-13T14:30:00Z"/>
                <w:del w:id="18752" w:author="Deepak Bansal (AZURE)" w:date="2012-08-23T21:59:00Z"/>
                <w:lang w:val="de-DE"/>
                <w:rPrChange w:id="18753" w:author="Thomas Dietz" w:date="2012-09-11T15:19:00Z">
                  <w:rPr>
                    <w:ins w:id="18754" w:author="Thomas Dietz" w:date="2012-08-13T14:30:00Z"/>
                    <w:del w:id="18755" w:author="Deepak Bansal (AZURE)" w:date="2012-08-23T21:59:00Z"/>
                  </w:rPr>
                </w:rPrChange>
              </w:rPr>
            </w:pPr>
            <w:ins w:id="18756" w:author="Thomas Dietz" w:date="2012-08-13T14:30:00Z">
              <w:del w:id="18757" w:author="Deepak Bansal (AZURE)" w:date="2012-08-23T21:59:00Z">
                <w:r w:rsidRPr="00BB7B53" w:rsidDel="00B15A0B">
                  <w:rPr>
                    <w:lang w:val="de-DE"/>
                    <w:rPrChange w:id="18758" w:author="Thomas Dietz" w:date="2012-09-11T15:19:00Z">
                      <w:rPr/>
                    </w:rPrChange>
                  </w:rPr>
                  <w:delText xml:space="preserve">        At least one element MUST be present in the NETCONF data</w:delText>
                </w:r>
                <w:bookmarkStart w:id="18759" w:name="_Toc333524140"/>
                <w:bookmarkStart w:id="18760" w:name="_Toc335148227"/>
                <w:bookmarkEnd w:id="18759"/>
                <w:bookmarkEnd w:id="18760"/>
              </w:del>
            </w:ins>
          </w:p>
          <w:p w14:paraId="66039CFF" w14:textId="4CE74816" w:rsidR="00766893" w:rsidRPr="00BB7B53" w:rsidDel="00B15A0B" w:rsidRDefault="00766893" w:rsidP="00766893">
            <w:pPr>
              <w:pStyle w:val="XML1"/>
              <w:rPr>
                <w:ins w:id="18761" w:author="Thomas Dietz" w:date="2012-08-13T14:30:00Z"/>
                <w:del w:id="18762" w:author="Deepak Bansal (AZURE)" w:date="2012-08-23T21:59:00Z"/>
                <w:lang w:val="de-DE"/>
                <w:rPrChange w:id="18763" w:author="Thomas Dietz" w:date="2012-09-11T15:19:00Z">
                  <w:rPr>
                    <w:ins w:id="18764" w:author="Thomas Dietz" w:date="2012-08-13T14:30:00Z"/>
                    <w:del w:id="18765" w:author="Deepak Bansal (AZURE)" w:date="2012-08-23T21:59:00Z"/>
                  </w:rPr>
                </w:rPrChange>
              </w:rPr>
            </w:pPr>
            <w:ins w:id="18766" w:author="Thomas Dietz" w:date="2012-08-13T14:30:00Z">
              <w:del w:id="18767" w:author="Deepak Bansal (AZURE)" w:date="2012-08-23T21:59:00Z">
                <w:r w:rsidRPr="00BB7B53" w:rsidDel="00B15A0B">
                  <w:rPr>
                    <w:lang w:val="de-DE"/>
                    <w:rPrChange w:id="18768" w:author="Thomas Dietz" w:date="2012-09-11T15:19:00Z">
                      <w:rPr/>
                    </w:rPrChange>
                  </w:rPr>
                  <w:delText xml:space="preserve">        store. If none of this elements is are present in a NETCONF</w:delText>
                </w:r>
                <w:bookmarkStart w:id="18769" w:name="_Toc333524141"/>
                <w:bookmarkStart w:id="18770" w:name="_Toc335148228"/>
                <w:bookmarkEnd w:id="18769"/>
                <w:bookmarkEnd w:id="18770"/>
              </w:del>
            </w:ins>
          </w:p>
          <w:p w14:paraId="33AAD833" w14:textId="5D2E1AF5" w:rsidR="00766893" w:rsidRPr="00BB7B53" w:rsidDel="00B15A0B" w:rsidRDefault="00766893" w:rsidP="00766893">
            <w:pPr>
              <w:pStyle w:val="XML1"/>
              <w:rPr>
                <w:ins w:id="18771" w:author="Thomas Dietz" w:date="2012-08-13T14:30:00Z"/>
                <w:del w:id="18772" w:author="Deepak Bansal (AZURE)" w:date="2012-08-23T21:59:00Z"/>
                <w:lang w:val="de-DE"/>
                <w:rPrChange w:id="18773" w:author="Thomas Dietz" w:date="2012-09-11T15:19:00Z">
                  <w:rPr>
                    <w:ins w:id="18774" w:author="Thomas Dietz" w:date="2012-08-13T14:30:00Z"/>
                    <w:del w:id="18775" w:author="Deepak Bansal (AZURE)" w:date="2012-08-23T21:59:00Z"/>
                  </w:rPr>
                </w:rPrChange>
              </w:rPr>
            </w:pPr>
            <w:ins w:id="18776" w:author="Thomas Dietz" w:date="2012-08-13T14:30:00Z">
              <w:del w:id="18777" w:author="Deepak Bansal (AZURE)" w:date="2012-08-23T21:59:00Z">
                <w:r w:rsidRPr="00BB7B53" w:rsidDel="00B15A0B">
                  <w:rPr>
                    <w:lang w:val="de-DE"/>
                    <w:rPrChange w:id="18778" w:author="Thomas Dietz" w:date="2012-09-11T15:19:00Z">
                      <w:rPr/>
                    </w:rPrChange>
                  </w:rPr>
                  <w:delText xml:space="preserve">        &lt;edit-config&gt; operation 'create', 'merge' or 'replace' and</w:delText>
                </w:r>
                <w:bookmarkStart w:id="18779" w:name="_Toc333524142"/>
                <w:bookmarkStart w:id="18780" w:name="_Toc335148229"/>
                <w:bookmarkEnd w:id="18779"/>
                <w:bookmarkEnd w:id="18780"/>
              </w:del>
            </w:ins>
          </w:p>
          <w:p w14:paraId="3C34F624" w14:textId="73EF5C3A" w:rsidR="00766893" w:rsidRPr="00BB7B53" w:rsidDel="00B15A0B" w:rsidRDefault="00766893" w:rsidP="00766893">
            <w:pPr>
              <w:pStyle w:val="XML1"/>
              <w:rPr>
                <w:ins w:id="18781" w:author="Thomas Dietz" w:date="2012-08-13T14:30:00Z"/>
                <w:del w:id="18782" w:author="Deepak Bansal (AZURE)" w:date="2012-08-23T21:59:00Z"/>
                <w:lang w:val="de-DE"/>
                <w:rPrChange w:id="18783" w:author="Thomas Dietz" w:date="2012-09-11T15:19:00Z">
                  <w:rPr>
                    <w:ins w:id="18784" w:author="Thomas Dietz" w:date="2012-08-13T14:30:00Z"/>
                    <w:del w:id="18785" w:author="Deepak Bansal (AZURE)" w:date="2012-08-23T21:59:00Z"/>
                  </w:rPr>
                </w:rPrChange>
              </w:rPr>
            </w:pPr>
            <w:ins w:id="18786" w:author="Thomas Dietz" w:date="2012-08-13T14:30:00Z">
              <w:del w:id="18787" w:author="Deepak Bansal (AZURE)" w:date="2012-08-23T21:59:00Z">
                <w:r w:rsidRPr="00BB7B53" w:rsidDel="00B15A0B">
                  <w:rPr>
                    <w:lang w:val="de-DE"/>
                    <w:rPrChange w:id="18788" w:author="Thomas Dietz" w:date="2012-09-11T15:19:00Z">
                      <w:rPr/>
                    </w:rPrChange>
                  </w:rPr>
                  <w:delText xml:space="preserve">        the parent element does not exist, a 'data-missing' error</w:delText>
                </w:r>
                <w:bookmarkStart w:id="18789" w:name="_Toc333524143"/>
                <w:bookmarkStart w:id="18790" w:name="_Toc335148230"/>
                <w:bookmarkEnd w:id="18789"/>
                <w:bookmarkEnd w:id="18790"/>
              </w:del>
            </w:ins>
          </w:p>
          <w:p w14:paraId="56D3A635" w14:textId="0B4241CE" w:rsidR="00766893" w:rsidRPr="00BB7B53" w:rsidDel="00B15A0B" w:rsidRDefault="00766893" w:rsidP="00766893">
            <w:pPr>
              <w:pStyle w:val="XML1"/>
              <w:rPr>
                <w:ins w:id="18791" w:author="Thomas Dietz" w:date="2012-08-13T14:30:00Z"/>
                <w:del w:id="18792" w:author="Deepak Bansal (AZURE)" w:date="2012-08-23T21:59:00Z"/>
                <w:lang w:val="de-DE"/>
                <w:rPrChange w:id="18793" w:author="Thomas Dietz" w:date="2012-09-11T15:19:00Z">
                  <w:rPr>
                    <w:ins w:id="18794" w:author="Thomas Dietz" w:date="2012-08-13T14:30:00Z"/>
                    <w:del w:id="18795" w:author="Deepak Bansal (AZURE)" w:date="2012-08-23T21:59:00Z"/>
                  </w:rPr>
                </w:rPrChange>
              </w:rPr>
            </w:pPr>
            <w:ins w:id="18796" w:author="Thomas Dietz" w:date="2012-08-13T14:30:00Z">
              <w:del w:id="18797" w:author="Deepak Bansal (AZURE)" w:date="2012-08-23T21:59:00Z">
                <w:r w:rsidRPr="00BB7B53" w:rsidDel="00B15A0B">
                  <w:rPr>
                    <w:lang w:val="de-DE"/>
                    <w:rPrChange w:id="18798" w:author="Thomas Dietz" w:date="2012-09-11T15:19:00Z">
                      <w:rPr/>
                    </w:rPrChange>
                  </w:rPr>
                  <w:delText xml:space="preserve">        is returned.";</w:delText>
                </w:r>
                <w:bookmarkStart w:id="18799" w:name="_Toc333524144"/>
                <w:bookmarkStart w:id="18800" w:name="_Toc335148231"/>
                <w:bookmarkEnd w:id="18799"/>
                <w:bookmarkEnd w:id="18800"/>
              </w:del>
            </w:ins>
          </w:p>
          <w:p w14:paraId="109C2502" w14:textId="31DCFEC3" w:rsidR="00766893" w:rsidRPr="00BB7B53" w:rsidDel="00B15A0B" w:rsidRDefault="00766893" w:rsidP="00766893">
            <w:pPr>
              <w:pStyle w:val="XML1"/>
              <w:rPr>
                <w:ins w:id="18801" w:author="Thomas Dietz" w:date="2012-08-13T14:30:00Z"/>
                <w:del w:id="18802" w:author="Deepak Bansal (AZURE)" w:date="2012-08-23T21:59:00Z"/>
                <w:lang w:val="de-DE"/>
                <w:rPrChange w:id="18803" w:author="Thomas Dietz" w:date="2012-09-11T15:19:00Z">
                  <w:rPr>
                    <w:ins w:id="18804" w:author="Thomas Dietz" w:date="2012-08-13T14:30:00Z"/>
                    <w:del w:id="18805" w:author="Deepak Bansal (AZURE)" w:date="2012-08-23T21:59:00Z"/>
                  </w:rPr>
                </w:rPrChange>
              </w:rPr>
            </w:pPr>
            <w:ins w:id="18806" w:author="Thomas Dietz" w:date="2012-08-13T14:30:00Z">
              <w:del w:id="18807" w:author="Deepak Bansal (AZURE)" w:date="2012-08-23T21:59:00Z">
                <w:r w:rsidRPr="00BB7B53" w:rsidDel="00B15A0B">
                  <w:rPr>
                    <w:lang w:val="de-DE"/>
                    <w:rPrChange w:id="18808" w:author="Thomas Dietz" w:date="2012-09-11T15:19:00Z">
                      <w:rPr/>
                    </w:rPrChange>
                  </w:rPr>
                  <w:delText xml:space="preserve">    }</w:delText>
                </w:r>
                <w:bookmarkStart w:id="18809" w:name="_Toc333524145"/>
                <w:bookmarkStart w:id="18810" w:name="_Toc335148232"/>
                <w:bookmarkEnd w:id="18809"/>
                <w:bookmarkEnd w:id="18810"/>
              </w:del>
            </w:ins>
          </w:p>
          <w:p w14:paraId="51448AD4" w14:textId="055EDCD5" w:rsidR="00766893" w:rsidRPr="00BB7B53" w:rsidDel="00B15A0B" w:rsidRDefault="00766893" w:rsidP="00766893">
            <w:pPr>
              <w:pStyle w:val="XML1"/>
              <w:rPr>
                <w:ins w:id="18811" w:author="Thomas Dietz" w:date="2012-08-13T14:30:00Z"/>
                <w:del w:id="18812" w:author="Deepak Bansal (AZURE)" w:date="2012-08-23T21:59:00Z"/>
                <w:lang w:val="de-DE"/>
                <w:rPrChange w:id="18813" w:author="Thomas Dietz" w:date="2012-09-11T15:19:00Z">
                  <w:rPr>
                    <w:ins w:id="18814" w:author="Thomas Dietz" w:date="2012-08-13T14:30:00Z"/>
                    <w:del w:id="18815" w:author="Deepak Bansal (AZURE)" w:date="2012-08-23T21:59:00Z"/>
                  </w:rPr>
                </w:rPrChange>
              </w:rPr>
            </w:pPr>
            <w:ins w:id="18816" w:author="Thomas Dietz" w:date="2012-08-13T14:30:00Z">
              <w:del w:id="18817" w:author="Deepak Bansal (AZURE)" w:date="2012-08-23T21:59:00Z">
                <w:r w:rsidRPr="00BB7B53" w:rsidDel="00B15A0B">
                  <w:rPr>
                    <w:lang w:val="de-DE"/>
                    <w:rPrChange w:id="18818" w:author="Thomas Dietz" w:date="2012-09-11T15:19:00Z">
                      <w:rPr/>
                    </w:rPrChange>
                  </w:rPr>
                  <w:delText xml:space="preserve">    leaf pause {</w:delText>
                </w:r>
                <w:bookmarkStart w:id="18819" w:name="_Toc333524146"/>
                <w:bookmarkStart w:id="18820" w:name="_Toc335148233"/>
                <w:bookmarkEnd w:id="18819"/>
                <w:bookmarkEnd w:id="18820"/>
              </w:del>
            </w:ins>
          </w:p>
          <w:p w14:paraId="4D8EBD55" w14:textId="7AFD84E9" w:rsidR="00766893" w:rsidRPr="00BB7B53" w:rsidDel="00B15A0B" w:rsidRDefault="00766893" w:rsidP="00766893">
            <w:pPr>
              <w:pStyle w:val="XML1"/>
              <w:rPr>
                <w:ins w:id="18821" w:author="Thomas Dietz" w:date="2012-08-13T14:30:00Z"/>
                <w:del w:id="18822" w:author="Deepak Bansal (AZURE)" w:date="2012-08-23T21:59:00Z"/>
                <w:lang w:val="de-DE"/>
                <w:rPrChange w:id="18823" w:author="Thomas Dietz" w:date="2012-09-11T15:19:00Z">
                  <w:rPr>
                    <w:ins w:id="18824" w:author="Thomas Dietz" w:date="2012-08-13T14:30:00Z"/>
                    <w:del w:id="18825" w:author="Deepak Bansal (AZURE)" w:date="2012-08-23T21:59:00Z"/>
                  </w:rPr>
                </w:rPrChange>
              </w:rPr>
            </w:pPr>
            <w:ins w:id="18826" w:author="Thomas Dietz" w:date="2012-08-13T14:30:00Z">
              <w:del w:id="18827" w:author="Deepak Bansal (AZURE)" w:date="2012-08-23T21:59:00Z">
                <w:r w:rsidRPr="00BB7B53" w:rsidDel="00B15A0B">
                  <w:rPr>
                    <w:lang w:val="de-DE"/>
                    <w:rPrChange w:id="18828" w:author="Thomas Dietz" w:date="2012-09-11T15:19:00Z">
                      <w:rPr/>
                    </w:rPrChange>
                  </w:rPr>
                  <w:delText xml:space="preserve">      type enumeration {</w:delText>
                </w:r>
                <w:bookmarkStart w:id="18829" w:name="_Toc333524147"/>
                <w:bookmarkStart w:id="18830" w:name="_Toc335148234"/>
                <w:bookmarkEnd w:id="18829"/>
                <w:bookmarkEnd w:id="18830"/>
              </w:del>
            </w:ins>
          </w:p>
          <w:p w14:paraId="7802494E" w14:textId="51954833" w:rsidR="00766893" w:rsidRPr="00BB7B53" w:rsidDel="00B15A0B" w:rsidRDefault="00766893" w:rsidP="00766893">
            <w:pPr>
              <w:pStyle w:val="XML1"/>
              <w:rPr>
                <w:ins w:id="18831" w:author="Thomas Dietz" w:date="2012-08-13T14:30:00Z"/>
                <w:del w:id="18832" w:author="Deepak Bansal (AZURE)" w:date="2012-08-23T21:59:00Z"/>
                <w:lang w:val="de-DE"/>
                <w:rPrChange w:id="18833" w:author="Thomas Dietz" w:date="2012-09-11T15:19:00Z">
                  <w:rPr>
                    <w:ins w:id="18834" w:author="Thomas Dietz" w:date="2012-08-13T14:30:00Z"/>
                    <w:del w:id="18835" w:author="Deepak Bansal (AZURE)" w:date="2012-08-23T21:59:00Z"/>
                  </w:rPr>
                </w:rPrChange>
              </w:rPr>
            </w:pPr>
            <w:ins w:id="18836" w:author="Thomas Dietz" w:date="2012-08-13T14:30:00Z">
              <w:del w:id="18837" w:author="Deepak Bansal (AZURE)" w:date="2012-08-23T21:59:00Z">
                <w:r w:rsidRPr="00BB7B53" w:rsidDel="00B15A0B">
                  <w:rPr>
                    <w:lang w:val="de-DE"/>
                    <w:rPrChange w:id="18838" w:author="Thomas Dietz" w:date="2012-09-11T15:19:00Z">
                      <w:rPr/>
                    </w:rPrChange>
                  </w:rPr>
                  <w:delText xml:space="preserve">        enum unsupported;</w:delText>
                </w:r>
                <w:bookmarkStart w:id="18839" w:name="_Toc333524148"/>
                <w:bookmarkStart w:id="18840" w:name="_Toc335148235"/>
                <w:bookmarkEnd w:id="18839"/>
                <w:bookmarkEnd w:id="18840"/>
              </w:del>
            </w:ins>
          </w:p>
          <w:p w14:paraId="0AC336F7" w14:textId="79562D8A" w:rsidR="00766893" w:rsidRPr="00BB7B53" w:rsidDel="00B15A0B" w:rsidRDefault="00766893" w:rsidP="00766893">
            <w:pPr>
              <w:pStyle w:val="XML1"/>
              <w:rPr>
                <w:ins w:id="18841" w:author="Thomas Dietz" w:date="2012-08-13T14:30:00Z"/>
                <w:del w:id="18842" w:author="Deepak Bansal (AZURE)" w:date="2012-08-23T21:59:00Z"/>
                <w:lang w:val="de-DE"/>
                <w:rPrChange w:id="18843" w:author="Thomas Dietz" w:date="2012-09-11T15:19:00Z">
                  <w:rPr>
                    <w:ins w:id="18844" w:author="Thomas Dietz" w:date="2012-08-13T14:30:00Z"/>
                    <w:del w:id="18845" w:author="Deepak Bansal (AZURE)" w:date="2012-08-23T21:59:00Z"/>
                  </w:rPr>
                </w:rPrChange>
              </w:rPr>
            </w:pPr>
            <w:ins w:id="18846" w:author="Thomas Dietz" w:date="2012-08-13T14:30:00Z">
              <w:del w:id="18847" w:author="Deepak Bansal (AZURE)" w:date="2012-08-23T21:59:00Z">
                <w:r w:rsidRPr="00BB7B53" w:rsidDel="00B15A0B">
                  <w:rPr>
                    <w:lang w:val="de-DE"/>
                    <w:rPrChange w:id="18848" w:author="Thomas Dietz" w:date="2012-09-11T15:19:00Z">
                      <w:rPr/>
                    </w:rPrChange>
                  </w:rPr>
                  <w:delText xml:space="preserve">        enum symmetric;</w:delText>
                </w:r>
                <w:bookmarkStart w:id="18849" w:name="_Toc333524149"/>
                <w:bookmarkStart w:id="18850" w:name="_Toc335148236"/>
                <w:bookmarkEnd w:id="18849"/>
                <w:bookmarkEnd w:id="18850"/>
              </w:del>
            </w:ins>
          </w:p>
          <w:p w14:paraId="7E205E58" w14:textId="6DB2F87C" w:rsidR="00766893" w:rsidRPr="00BB7B53" w:rsidDel="00B15A0B" w:rsidRDefault="00766893" w:rsidP="00766893">
            <w:pPr>
              <w:pStyle w:val="XML1"/>
              <w:rPr>
                <w:ins w:id="18851" w:author="Thomas Dietz" w:date="2012-08-13T14:30:00Z"/>
                <w:del w:id="18852" w:author="Deepak Bansal (AZURE)" w:date="2012-08-23T21:59:00Z"/>
                <w:lang w:val="de-DE"/>
                <w:rPrChange w:id="18853" w:author="Thomas Dietz" w:date="2012-09-11T15:19:00Z">
                  <w:rPr>
                    <w:ins w:id="18854" w:author="Thomas Dietz" w:date="2012-08-13T14:30:00Z"/>
                    <w:del w:id="18855" w:author="Deepak Bansal (AZURE)" w:date="2012-08-23T21:59:00Z"/>
                  </w:rPr>
                </w:rPrChange>
              </w:rPr>
            </w:pPr>
            <w:ins w:id="18856" w:author="Thomas Dietz" w:date="2012-08-13T14:30:00Z">
              <w:del w:id="18857" w:author="Deepak Bansal (AZURE)" w:date="2012-08-23T21:59:00Z">
                <w:r w:rsidRPr="00BB7B53" w:rsidDel="00B15A0B">
                  <w:rPr>
                    <w:lang w:val="de-DE"/>
                    <w:rPrChange w:id="18858" w:author="Thomas Dietz" w:date="2012-09-11T15:19:00Z">
                      <w:rPr/>
                    </w:rPrChange>
                  </w:rPr>
                  <w:delText xml:space="preserve">        enum asymmetric;</w:delText>
                </w:r>
                <w:bookmarkStart w:id="18859" w:name="_Toc333524150"/>
                <w:bookmarkStart w:id="18860" w:name="_Toc335148237"/>
                <w:bookmarkEnd w:id="18859"/>
                <w:bookmarkEnd w:id="18860"/>
              </w:del>
            </w:ins>
          </w:p>
          <w:p w14:paraId="3AD05426" w14:textId="7F924B45" w:rsidR="00766893" w:rsidRPr="00BB7B53" w:rsidDel="00B15A0B" w:rsidRDefault="00766893" w:rsidP="00766893">
            <w:pPr>
              <w:pStyle w:val="XML1"/>
              <w:rPr>
                <w:ins w:id="18861" w:author="Thomas Dietz" w:date="2012-08-13T14:30:00Z"/>
                <w:del w:id="18862" w:author="Deepak Bansal (AZURE)" w:date="2012-08-23T21:59:00Z"/>
                <w:lang w:val="de-DE"/>
                <w:rPrChange w:id="18863" w:author="Thomas Dietz" w:date="2012-09-11T15:19:00Z">
                  <w:rPr>
                    <w:ins w:id="18864" w:author="Thomas Dietz" w:date="2012-08-13T14:30:00Z"/>
                    <w:del w:id="18865" w:author="Deepak Bansal (AZURE)" w:date="2012-08-23T21:59:00Z"/>
                  </w:rPr>
                </w:rPrChange>
              </w:rPr>
            </w:pPr>
            <w:ins w:id="18866" w:author="Thomas Dietz" w:date="2012-08-13T14:30:00Z">
              <w:del w:id="18867" w:author="Deepak Bansal (AZURE)" w:date="2012-08-23T21:59:00Z">
                <w:r w:rsidRPr="00BB7B53" w:rsidDel="00B15A0B">
                  <w:rPr>
                    <w:lang w:val="de-DE"/>
                    <w:rPrChange w:id="18868" w:author="Thomas Dietz" w:date="2012-09-11T15:19:00Z">
                      <w:rPr/>
                    </w:rPrChange>
                  </w:rPr>
                  <w:delText xml:space="preserve">      }</w:delText>
                </w:r>
                <w:bookmarkStart w:id="18869" w:name="_Toc333524151"/>
                <w:bookmarkStart w:id="18870" w:name="_Toc335148238"/>
                <w:bookmarkEnd w:id="18869"/>
                <w:bookmarkEnd w:id="18870"/>
              </w:del>
            </w:ins>
          </w:p>
          <w:p w14:paraId="65390B25" w14:textId="0B6C9329" w:rsidR="00766893" w:rsidRPr="00BB7B53" w:rsidDel="00B15A0B" w:rsidRDefault="00766893" w:rsidP="00766893">
            <w:pPr>
              <w:pStyle w:val="XML1"/>
              <w:rPr>
                <w:ins w:id="18871" w:author="Thomas Dietz" w:date="2012-08-13T14:30:00Z"/>
                <w:del w:id="18872" w:author="Deepak Bansal (AZURE)" w:date="2012-08-23T21:59:00Z"/>
                <w:lang w:val="de-DE"/>
                <w:rPrChange w:id="18873" w:author="Thomas Dietz" w:date="2012-09-11T15:19:00Z">
                  <w:rPr>
                    <w:ins w:id="18874" w:author="Thomas Dietz" w:date="2012-08-13T14:30:00Z"/>
                    <w:del w:id="18875" w:author="Deepak Bansal (AZURE)" w:date="2012-08-23T21:59:00Z"/>
                  </w:rPr>
                </w:rPrChange>
              </w:rPr>
            </w:pPr>
            <w:ins w:id="18876" w:author="Thomas Dietz" w:date="2012-08-13T14:30:00Z">
              <w:del w:id="18877" w:author="Deepak Bansal (AZURE)" w:date="2012-08-23T21:59:00Z">
                <w:r w:rsidRPr="00BB7B53" w:rsidDel="00B15A0B">
                  <w:rPr>
                    <w:lang w:val="de-DE"/>
                    <w:rPrChange w:id="18878" w:author="Thomas Dietz" w:date="2012-09-11T15:19:00Z">
                      <w:rPr/>
                    </w:rPrChange>
                  </w:rPr>
                  <w:delText xml:space="preserve">      mandatory true;</w:delText>
                </w:r>
                <w:bookmarkStart w:id="18879" w:name="_Toc333524152"/>
                <w:bookmarkStart w:id="18880" w:name="_Toc335148239"/>
                <w:bookmarkEnd w:id="18879"/>
                <w:bookmarkEnd w:id="18880"/>
              </w:del>
            </w:ins>
          </w:p>
          <w:p w14:paraId="586D865F" w14:textId="09E11BAA" w:rsidR="00766893" w:rsidRPr="00BB7B53" w:rsidDel="00B15A0B" w:rsidRDefault="00766893" w:rsidP="00766893">
            <w:pPr>
              <w:pStyle w:val="XML1"/>
              <w:rPr>
                <w:ins w:id="18881" w:author="Thomas Dietz" w:date="2012-08-13T14:30:00Z"/>
                <w:del w:id="18882" w:author="Deepak Bansal (AZURE)" w:date="2012-08-23T21:59:00Z"/>
                <w:lang w:val="de-DE"/>
                <w:rPrChange w:id="18883" w:author="Thomas Dietz" w:date="2012-09-11T15:19:00Z">
                  <w:rPr>
                    <w:ins w:id="18884" w:author="Thomas Dietz" w:date="2012-08-13T14:30:00Z"/>
                    <w:del w:id="18885" w:author="Deepak Bansal (AZURE)" w:date="2012-08-23T21:59:00Z"/>
                  </w:rPr>
                </w:rPrChange>
              </w:rPr>
            </w:pPr>
            <w:ins w:id="18886" w:author="Thomas Dietz" w:date="2012-08-13T14:30:00Z">
              <w:del w:id="18887" w:author="Deepak Bansal (AZURE)" w:date="2012-08-23T21:59:00Z">
                <w:r w:rsidRPr="00BB7B53" w:rsidDel="00B15A0B">
                  <w:rPr>
                    <w:lang w:val="de-DE"/>
                    <w:rPrChange w:id="18888" w:author="Thomas Dietz" w:date="2012-09-11T15:19:00Z">
                      <w:rPr/>
                    </w:rPrChange>
                  </w:rPr>
                  <w:delText xml:space="preserve">      description "Specifies if pausing of transmission is</w:delText>
                </w:r>
                <w:bookmarkStart w:id="18889" w:name="_Toc333524153"/>
                <w:bookmarkStart w:id="18890" w:name="_Toc335148240"/>
                <w:bookmarkEnd w:id="18889"/>
                <w:bookmarkEnd w:id="18890"/>
              </w:del>
            </w:ins>
          </w:p>
          <w:p w14:paraId="7CC8D4FB" w14:textId="38865008" w:rsidR="00766893" w:rsidRPr="00BB7B53" w:rsidDel="00B15A0B" w:rsidRDefault="00766893" w:rsidP="00766893">
            <w:pPr>
              <w:pStyle w:val="XML1"/>
              <w:rPr>
                <w:ins w:id="18891" w:author="Thomas Dietz" w:date="2012-08-13T14:30:00Z"/>
                <w:del w:id="18892" w:author="Deepak Bansal (AZURE)" w:date="2012-08-23T21:59:00Z"/>
                <w:lang w:val="de-DE"/>
                <w:rPrChange w:id="18893" w:author="Thomas Dietz" w:date="2012-09-11T15:19:00Z">
                  <w:rPr>
                    <w:ins w:id="18894" w:author="Thomas Dietz" w:date="2012-08-13T14:30:00Z"/>
                    <w:del w:id="18895" w:author="Deepak Bansal (AZURE)" w:date="2012-08-23T21:59:00Z"/>
                  </w:rPr>
                </w:rPrChange>
              </w:rPr>
            </w:pPr>
            <w:ins w:id="18896" w:author="Thomas Dietz" w:date="2012-08-13T14:30:00Z">
              <w:del w:id="18897" w:author="Deepak Bansal (AZURE)" w:date="2012-08-23T21:59:00Z">
                <w:r w:rsidRPr="00BB7B53" w:rsidDel="00B15A0B">
                  <w:rPr>
                    <w:lang w:val="de-DE"/>
                    <w:rPrChange w:id="18898" w:author="Thomas Dietz" w:date="2012-09-11T15:19:00Z">
                      <w:rPr/>
                    </w:rPrChange>
                  </w:rPr>
                  <w:delText xml:space="preserve">        supported at all and if yes if it is asymmetric or</w:delText>
                </w:r>
                <w:bookmarkStart w:id="18899" w:name="_Toc333524154"/>
                <w:bookmarkStart w:id="18900" w:name="_Toc335148241"/>
                <w:bookmarkEnd w:id="18899"/>
                <w:bookmarkEnd w:id="18900"/>
              </w:del>
            </w:ins>
          </w:p>
          <w:p w14:paraId="3F9FA5A8" w14:textId="3FF53888" w:rsidR="00766893" w:rsidRPr="00BB7B53" w:rsidDel="00B15A0B" w:rsidRDefault="00766893" w:rsidP="00766893">
            <w:pPr>
              <w:pStyle w:val="XML1"/>
              <w:rPr>
                <w:ins w:id="18901" w:author="Thomas Dietz" w:date="2012-08-13T14:30:00Z"/>
                <w:del w:id="18902" w:author="Deepak Bansal (AZURE)" w:date="2012-08-23T21:59:00Z"/>
                <w:lang w:val="de-DE"/>
                <w:rPrChange w:id="18903" w:author="Thomas Dietz" w:date="2012-09-11T15:19:00Z">
                  <w:rPr>
                    <w:ins w:id="18904" w:author="Thomas Dietz" w:date="2012-08-13T14:30:00Z"/>
                    <w:del w:id="18905" w:author="Deepak Bansal (AZURE)" w:date="2012-08-23T21:59:00Z"/>
                  </w:rPr>
                </w:rPrChange>
              </w:rPr>
            </w:pPr>
            <w:ins w:id="18906" w:author="Thomas Dietz" w:date="2012-08-13T14:30:00Z">
              <w:del w:id="18907" w:author="Deepak Bansal (AZURE)" w:date="2012-08-23T21:59:00Z">
                <w:r w:rsidRPr="00BB7B53" w:rsidDel="00B15A0B">
                  <w:rPr>
                    <w:lang w:val="de-DE"/>
                    <w:rPrChange w:id="18908" w:author="Thomas Dietz" w:date="2012-09-11T15:19:00Z">
                      <w:rPr/>
                    </w:rPrChange>
                  </w:rPr>
                  <w:delText xml:space="preserve">        symmetric.</w:delText>
                </w:r>
                <w:bookmarkStart w:id="18909" w:name="_Toc333524155"/>
                <w:bookmarkStart w:id="18910" w:name="_Toc335148242"/>
                <w:bookmarkEnd w:id="18909"/>
                <w:bookmarkEnd w:id="18910"/>
              </w:del>
            </w:ins>
          </w:p>
          <w:p w14:paraId="6AA2FD43" w14:textId="3D869C03" w:rsidR="00766893" w:rsidRPr="00BB7B53" w:rsidDel="00B15A0B" w:rsidRDefault="00766893" w:rsidP="00766893">
            <w:pPr>
              <w:pStyle w:val="XML1"/>
              <w:rPr>
                <w:ins w:id="18911" w:author="Thomas Dietz" w:date="2012-08-13T14:30:00Z"/>
                <w:del w:id="18912" w:author="Deepak Bansal (AZURE)" w:date="2012-08-23T21:59:00Z"/>
                <w:lang w:val="de-DE"/>
                <w:rPrChange w:id="18913" w:author="Thomas Dietz" w:date="2012-09-11T15:19:00Z">
                  <w:rPr>
                    <w:ins w:id="18914" w:author="Thomas Dietz" w:date="2012-08-13T14:30:00Z"/>
                    <w:del w:id="18915" w:author="Deepak Bansal (AZURE)" w:date="2012-08-23T21:59:00Z"/>
                  </w:rPr>
                </w:rPrChange>
              </w:rPr>
            </w:pPr>
            <w:bookmarkStart w:id="18916" w:name="_Toc333524156"/>
            <w:bookmarkStart w:id="18917" w:name="_Toc335148243"/>
            <w:bookmarkEnd w:id="18916"/>
            <w:bookmarkEnd w:id="18917"/>
          </w:p>
          <w:p w14:paraId="09DAEE60" w14:textId="7C63118B" w:rsidR="00766893" w:rsidRPr="00BB7B53" w:rsidDel="00B15A0B" w:rsidRDefault="00766893" w:rsidP="00766893">
            <w:pPr>
              <w:pStyle w:val="XML1"/>
              <w:rPr>
                <w:ins w:id="18918" w:author="Thomas Dietz" w:date="2012-08-13T14:30:00Z"/>
                <w:del w:id="18919" w:author="Deepak Bansal (AZURE)" w:date="2012-08-23T21:59:00Z"/>
                <w:lang w:val="de-DE"/>
                <w:rPrChange w:id="18920" w:author="Thomas Dietz" w:date="2012-09-11T15:19:00Z">
                  <w:rPr>
                    <w:ins w:id="18921" w:author="Thomas Dietz" w:date="2012-08-13T14:30:00Z"/>
                    <w:del w:id="18922" w:author="Deepak Bansal (AZURE)" w:date="2012-08-23T21:59:00Z"/>
                  </w:rPr>
                </w:rPrChange>
              </w:rPr>
            </w:pPr>
            <w:ins w:id="18923" w:author="Thomas Dietz" w:date="2012-08-13T14:30:00Z">
              <w:del w:id="18924" w:author="Deepak Bansal (AZURE)" w:date="2012-08-23T21:59:00Z">
                <w:r w:rsidRPr="00BB7B53" w:rsidDel="00B15A0B">
                  <w:rPr>
                    <w:lang w:val="de-DE"/>
                    <w:rPrChange w:id="18925" w:author="Thomas Dietz" w:date="2012-09-11T15:19:00Z">
                      <w:rPr/>
                    </w:rPrChange>
                  </w:rPr>
                  <w:delText xml:space="preserve">        This element MUST be present in the NETCONF data store.</w:delText>
                </w:r>
                <w:bookmarkStart w:id="18926" w:name="_Toc333524157"/>
                <w:bookmarkStart w:id="18927" w:name="_Toc335148244"/>
                <w:bookmarkEnd w:id="18926"/>
                <w:bookmarkEnd w:id="18927"/>
              </w:del>
            </w:ins>
          </w:p>
          <w:p w14:paraId="2EF79618" w14:textId="77534C60" w:rsidR="00766893" w:rsidRPr="00BB7B53" w:rsidDel="00B15A0B" w:rsidRDefault="00766893" w:rsidP="00766893">
            <w:pPr>
              <w:pStyle w:val="XML1"/>
              <w:rPr>
                <w:ins w:id="18928" w:author="Thomas Dietz" w:date="2012-08-13T14:30:00Z"/>
                <w:del w:id="18929" w:author="Deepak Bansal (AZURE)" w:date="2012-08-23T21:59:00Z"/>
                <w:lang w:val="de-DE"/>
                <w:rPrChange w:id="18930" w:author="Thomas Dietz" w:date="2012-09-11T15:19:00Z">
                  <w:rPr>
                    <w:ins w:id="18931" w:author="Thomas Dietz" w:date="2012-08-13T14:30:00Z"/>
                    <w:del w:id="18932" w:author="Deepak Bansal (AZURE)" w:date="2012-08-23T21:59:00Z"/>
                  </w:rPr>
                </w:rPrChange>
              </w:rPr>
            </w:pPr>
            <w:ins w:id="18933" w:author="Thomas Dietz" w:date="2012-08-13T14:30:00Z">
              <w:del w:id="18934" w:author="Deepak Bansal (AZURE)" w:date="2012-08-23T21:59:00Z">
                <w:r w:rsidRPr="00BB7B53" w:rsidDel="00B15A0B">
                  <w:rPr>
                    <w:lang w:val="de-DE"/>
                    <w:rPrChange w:id="18935" w:author="Thomas Dietz" w:date="2012-09-11T15:19:00Z">
                      <w:rPr/>
                    </w:rPrChange>
                  </w:rPr>
                  <w:delText xml:space="preserve">        If this element is not present in a NETCONF &lt;edit-config&gt;</w:delText>
                </w:r>
                <w:bookmarkStart w:id="18936" w:name="_Toc333524158"/>
                <w:bookmarkStart w:id="18937" w:name="_Toc335148245"/>
                <w:bookmarkEnd w:id="18936"/>
                <w:bookmarkEnd w:id="18937"/>
              </w:del>
            </w:ins>
          </w:p>
          <w:p w14:paraId="6B45D98D" w14:textId="681AB54E" w:rsidR="00766893" w:rsidRPr="00BB7B53" w:rsidDel="00B15A0B" w:rsidRDefault="00766893" w:rsidP="00766893">
            <w:pPr>
              <w:pStyle w:val="XML1"/>
              <w:rPr>
                <w:ins w:id="18938" w:author="Thomas Dietz" w:date="2012-08-13T14:30:00Z"/>
                <w:del w:id="18939" w:author="Deepak Bansal (AZURE)" w:date="2012-08-23T21:59:00Z"/>
                <w:lang w:val="de-DE"/>
                <w:rPrChange w:id="18940" w:author="Thomas Dietz" w:date="2012-09-11T15:19:00Z">
                  <w:rPr>
                    <w:ins w:id="18941" w:author="Thomas Dietz" w:date="2012-08-13T14:30:00Z"/>
                    <w:del w:id="18942" w:author="Deepak Bansal (AZURE)" w:date="2012-08-23T21:59:00Z"/>
                  </w:rPr>
                </w:rPrChange>
              </w:rPr>
            </w:pPr>
            <w:ins w:id="18943" w:author="Thomas Dietz" w:date="2012-08-13T14:30:00Z">
              <w:del w:id="18944" w:author="Deepak Bansal (AZURE)" w:date="2012-08-23T21:59:00Z">
                <w:r w:rsidRPr="00BB7B53" w:rsidDel="00B15A0B">
                  <w:rPr>
                    <w:lang w:val="de-DE"/>
                    <w:rPrChange w:id="18945" w:author="Thomas Dietz" w:date="2012-09-11T15:19:00Z">
                      <w:rPr/>
                    </w:rPrChange>
                  </w:rPr>
                  <w:delText xml:space="preserve">        operation 'create', 'merge' or 'replace' and the parent</w:delText>
                </w:r>
                <w:bookmarkStart w:id="18946" w:name="_Toc333524159"/>
                <w:bookmarkStart w:id="18947" w:name="_Toc335148246"/>
                <w:bookmarkEnd w:id="18946"/>
                <w:bookmarkEnd w:id="18947"/>
              </w:del>
            </w:ins>
          </w:p>
          <w:p w14:paraId="71B7F752" w14:textId="187A1EDB" w:rsidR="00766893" w:rsidRPr="00BB7B53" w:rsidDel="00B15A0B" w:rsidRDefault="00766893" w:rsidP="00766893">
            <w:pPr>
              <w:pStyle w:val="XML1"/>
              <w:rPr>
                <w:ins w:id="18948" w:author="Thomas Dietz" w:date="2012-08-13T14:30:00Z"/>
                <w:del w:id="18949" w:author="Deepak Bansal (AZURE)" w:date="2012-08-23T21:59:00Z"/>
                <w:lang w:val="de-DE"/>
                <w:rPrChange w:id="18950" w:author="Thomas Dietz" w:date="2012-09-11T15:19:00Z">
                  <w:rPr>
                    <w:ins w:id="18951" w:author="Thomas Dietz" w:date="2012-08-13T14:30:00Z"/>
                    <w:del w:id="18952" w:author="Deepak Bansal (AZURE)" w:date="2012-08-23T21:59:00Z"/>
                  </w:rPr>
                </w:rPrChange>
              </w:rPr>
            </w:pPr>
            <w:ins w:id="18953" w:author="Thomas Dietz" w:date="2012-08-13T14:30:00Z">
              <w:del w:id="18954" w:author="Deepak Bansal (AZURE)" w:date="2012-08-23T21:59:00Z">
                <w:r w:rsidRPr="00BB7B53" w:rsidDel="00B15A0B">
                  <w:rPr>
                    <w:lang w:val="de-DE"/>
                    <w:rPrChange w:id="18955" w:author="Thomas Dietz" w:date="2012-09-11T15:19:00Z">
                      <w:rPr/>
                    </w:rPrChange>
                  </w:rPr>
                  <w:delText xml:space="preserve">        element does not exist, a 'data-missing' error is</w:delText>
                </w:r>
                <w:bookmarkStart w:id="18956" w:name="_Toc333524160"/>
                <w:bookmarkStart w:id="18957" w:name="_Toc335148247"/>
                <w:bookmarkEnd w:id="18956"/>
                <w:bookmarkEnd w:id="18957"/>
              </w:del>
            </w:ins>
          </w:p>
          <w:p w14:paraId="399803CB" w14:textId="019604D4" w:rsidR="00766893" w:rsidRPr="00BB7B53" w:rsidDel="00B15A0B" w:rsidRDefault="00766893" w:rsidP="00766893">
            <w:pPr>
              <w:pStyle w:val="XML1"/>
              <w:rPr>
                <w:ins w:id="18958" w:author="Thomas Dietz" w:date="2012-08-13T14:30:00Z"/>
                <w:del w:id="18959" w:author="Deepak Bansal (AZURE)" w:date="2012-08-23T21:59:00Z"/>
                <w:lang w:val="de-DE"/>
                <w:rPrChange w:id="18960" w:author="Thomas Dietz" w:date="2012-09-11T15:19:00Z">
                  <w:rPr>
                    <w:ins w:id="18961" w:author="Thomas Dietz" w:date="2012-08-13T14:30:00Z"/>
                    <w:del w:id="18962" w:author="Deepak Bansal (AZURE)" w:date="2012-08-23T21:59:00Z"/>
                  </w:rPr>
                </w:rPrChange>
              </w:rPr>
            </w:pPr>
            <w:ins w:id="18963" w:author="Thomas Dietz" w:date="2012-08-13T14:30:00Z">
              <w:del w:id="18964" w:author="Deepak Bansal (AZURE)" w:date="2012-08-23T21:59:00Z">
                <w:r w:rsidRPr="00BB7B53" w:rsidDel="00B15A0B">
                  <w:rPr>
                    <w:lang w:val="de-DE"/>
                    <w:rPrChange w:id="18965" w:author="Thomas Dietz" w:date="2012-09-11T15:19:00Z">
                      <w:rPr/>
                    </w:rPrChange>
                  </w:rPr>
                  <w:delText xml:space="preserve">        returned.";</w:delText>
                </w:r>
                <w:bookmarkStart w:id="18966" w:name="_Toc333524161"/>
                <w:bookmarkStart w:id="18967" w:name="_Toc335148248"/>
                <w:bookmarkEnd w:id="18966"/>
                <w:bookmarkEnd w:id="18967"/>
              </w:del>
            </w:ins>
          </w:p>
          <w:p w14:paraId="17D65818" w14:textId="10BD44F9" w:rsidR="00766893" w:rsidRPr="00BB7B53" w:rsidDel="00B15A0B" w:rsidRDefault="00766893" w:rsidP="00766893">
            <w:pPr>
              <w:pStyle w:val="XML1"/>
              <w:rPr>
                <w:ins w:id="18968" w:author="Thomas Dietz" w:date="2012-08-13T14:30:00Z"/>
                <w:del w:id="18969" w:author="Deepak Bansal (AZURE)" w:date="2012-08-23T21:59:00Z"/>
                <w:lang w:val="de-DE"/>
                <w:rPrChange w:id="18970" w:author="Thomas Dietz" w:date="2012-09-11T15:19:00Z">
                  <w:rPr>
                    <w:ins w:id="18971" w:author="Thomas Dietz" w:date="2012-08-13T14:30:00Z"/>
                    <w:del w:id="18972" w:author="Deepak Bansal (AZURE)" w:date="2012-08-23T21:59:00Z"/>
                  </w:rPr>
                </w:rPrChange>
              </w:rPr>
            </w:pPr>
            <w:ins w:id="18973" w:author="Thomas Dietz" w:date="2012-08-13T14:30:00Z">
              <w:del w:id="18974" w:author="Deepak Bansal (AZURE)" w:date="2012-08-23T21:59:00Z">
                <w:r w:rsidRPr="00BB7B53" w:rsidDel="00B15A0B">
                  <w:rPr>
                    <w:lang w:val="de-DE"/>
                    <w:rPrChange w:id="18975" w:author="Thomas Dietz" w:date="2012-09-11T15:19:00Z">
                      <w:rPr/>
                    </w:rPrChange>
                  </w:rPr>
                  <w:delText xml:space="preserve">    }</w:delText>
                </w:r>
                <w:bookmarkStart w:id="18976" w:name="_Toc333524162"/>
                <w:bookmarkStart w:id="18977" w:name="_Toc335148249"/>
                <w:bookmarkEnd w:id="18976"/>
                <w:bookmarkEnd w:id="18977"/>
              </w:del>
            </w:ins>
          </w:p>
          <w:p w14:paraId="78E72B34" w14:textId="07FA76B4" w:rsidR="00F07D3E" w:rsidRPr="00BB7B53" w:rsidDel="00B15A0B" w:rsidRDefault="00766893" w:rsidP="00766893">
            <w:pPr>
              <w:pStyle w:val="XML1"/>
              <w:rPr>
                <w:ins w:id="18978" w:author="Thomas Dietz" w:date="2012-08-13T14:30:00Z"/>
                <w:del w:id="18979" w:author="Deepak Bansal (AZURE)" w:date="2012-08-23T21:59:00Z"/>
                <w:lang w:val="de-DE"/>
                <w:rPrChange w:id="18980" w:author="Thomas Dietz" w:date="2012-09-11T15:19:00Z">
                  <w:rPr>
                    <w:ins w:id="18981" w:author="Thomas Dietz" w:date="2012-08-13T14:30:00Z"/>
                    <w:del w:id="18982" w:author="Deepak Bansal (AZURE)" w:date="2012-08-23T21:59:00Z"/>
                  </w:rPr>
                </w:rPrChange>
              </w:rPr>
            </w:pPr>
            <w:ins w:id="18983" w:author="Thomas Dietz" w:date="2012-08-13T14:30:00Z">
              <w:del w:id="18984" w:author="Deepak Bansal (AZURE)" w:date="2012-08-23T21:59:00Z">
                <w:r w:rsidRPr="00BB7B53" w:rsidDel="00B15A0B">
                  <w:rPr>
                    <w:lang w:val="de-DE"/>
                    <w:rPrChange w:id="18985" w:author="Thomas Dietz" w:date="2012-09-11T15:19:00Z">
                      <w:rPr/>
                    </w:rPrChange>
                  </w:rPr>
                  <w:delText xml:space="preserve">  }</w:delText>
                </w:r>
                <w:bookmarkStart w:id="18986" w:name="_Toc333524163"/>
                <w:bookmarkStart w:id="18987" w:name="_Toc335148250"/>
                <w:bookmarkEnd w:id="18986"/>
                <w:bookmarkEnd w:id="18987"/>
              </w:del>
            </w:ins>
          </w:p>
          <w:p w14:paraId="57716E5D" w14:textId="2EA881BA" w:rsidR="00766893" w:rsidRPr="00BB7B53" w:rsidDel="00B15A0B" w:rsidRDefault="00766893" w:rsidP="00766893">
            <w:pPr>
              <w:pStyle w:val="XML1"/>
              <w:rPr>
                <w:ins w:id="18988" w:author="Thomas Dietz" w:date="2012-08-13T14:30:00Z"/>
                <w:del w:id="18989" w:author="Deepak Bansal (AZURE)" w:date="2012-08-23T21:59:00Z"/>
                <w:lang w:val="de-DE"/>
                <w:rPrChange w:id="18990" w:author="Thomas Dietz" w:date="2012-09-11T15:19:00Z">
                  <w:rPr>
                    <w:ins w:id="18991" w:author="Thomas Dietz" w:date="2012-08-13T14:30:00Z"/>
                    <w:del w:id="18992" w:author="Deepak Bansal (AZURE)" w:date="2012-08-23T21:59:00Z"/>
                  </w:rPr>
                </w:rPrChange>
              </w:rPr>
            </w:pPr>
            <w:bookmarkStart w:id="18993" w:name="_Toc333524164"/>
            <w:bookmarkStart w:id="18994" w:name="_Toc335148251"/>
            <w:bookmarkEnd w:id="18993"/>
            <w:bookmarkEnd w:id="18994"/>
          </w:p>
          <w:p w14:paraId="5C598776" w14:textId="4AC30484" w:rsidR="00766893" w:rsidRPr="00BB7B53" w:rsidDel="00B15A0B" w:rsidRDefault="00766893" w:rsidP="00766893">
            <w:pPr>
              <w:pStyle w:val="XML1"/>
              <w:rPr>
                <w:ins w:id="18995" w:author="Thomas Dietz" w:date="2012-08-13T14:30:00Z"/>
                <w:del w:id="18996" w:author="Deepak Bansal (AZURE)" w:date="2012-08-23T21:59:00Z"/>
                <w:lang w:val="de-DE"/>
                <w:rPrChange w:id="18997" w:author="Thomas Dietz" w:date="2012-09-11T15:19:00Z">
                  <w:rPr>
                    <w:ins w:id="18998" w:author="Thomas Dietz" w:date="2012-08-13T14:30:00Z"/>
                    <w:del w:id="18999" w:author="Deepak Bansal (AZURE)" w:date="2012-08-23T21:59:00Z"/>
                  </w:rPr>
                </w:rPrChange>
              </w:rPr>
            </w:pPr>
            <w:ins w:id="19000" w:author="Thomas Dietz" w:date="2012-08-13T14:30:00Z">
              <w:del w:id="19001" w:author="Deepak Bansal (AZURE)" w:date="2012-08-23T21:59:00Z">
                <w:r w:rsidRPr="00BB7B53" w:rsidDel="00B15A0B">
                  <w:rPr>
                    <w:lang w:val="de-DE"/>
                    <w:rPrChange w:id="19002" w:author="Thomas Dietz" w:date="2012-09-11T15:19:00Z">
                      <w:rPr/>
                    </w:rPrChange>
                  </w:rPr>
                  <w:delText xml:space="preserve">  typedef OFPortRateType {</w:delText>
                </w:r>
                <w:bookmarkStart w:id="19003" w:name="_Toc333524165"/>
                <w:bookmarkStart w:id="19004" w:name="_Toc335148252"/>
                <w:bookmarkEnd w:id="19003"/>
                <w:bookmarkEnd w:id="19004"/>
              </w:del>
            </w:ins>
          </w:p>
          <w:p w14:paraId="71AE9BA5" w14:textId="1587A9F2" w:rsidR="00766893" w:rsidRPr="00BB7B53" w:rsidDel="00B15A0B" w:rsidRDefault="00766893" w:rsidP="00766893">
            <w:pPr>
              <w:pStyle w:val="XML1"/>
              <w:rPr>
                <w:ins w:id="19005" w:author="Thomas Dietz" w:date="2012-08-13T14:30:00Z"/>
                <w:del w:id="19006" w:author="Deepak Bansal (AZURE)" w:date="2012-08-23T21:59:00Z"/>
                <w:lang w:val="de-DE"/>
                <w:rPrChange w:id="19007" w:author="Thomas Dietz" w:date="2012-09-11T15:19:00Z">
                  <w:rPr>
                    <w:ins w:id="19008" w:author="Thomas Dietz" w:date="2012-08-13T14:30:00Z"/>
                    <w:del w:id="19009" w:author="Deepak Bansal (AZURE)" w:date="2012-08-23T21:59:00Z"/>
                  </w:rPr>
                </w:rPrChange>
              </w:rPr>
            </w:pPr>
            <w:ins w:id="19010" w:author="Thomas Dietz" w:date="2012-08-13T14:30:00Z">
              <w:del w:id="19011" w:author="Deepak Bansal (AZURE)" w:date="2012-08-23T21:59:00Z">
                <w:r w:rsidRPr="00BB7B53" w:rsidDel="00B15A0B">
                  <w:rPr>
                    <w:lang w:val="de-DE"/>
                    <w:rPrChange w:id="19012" w:author="Thomas Dietz" w:date="2012-09-11T15:19:00Z">
                      <w:rPr/>
                    </w:rPrChange>
                  </w:rPr>
                  <w:delText xml:space="preserve">    type enumeration {</w:delText>
                </w:r>
                <w:bookmarkStart w:id="19013" w:name="_Toc333524166"/>
                <w:bookmarkStart w:id="19014" w:name="_Toc335148253"/>
                <w:bookmarkEnd w:id="19013"/>
                <w:bookmarkEnd w:id="19014"/>
              </w:del>
            </w:ins>
          </w:p>
          <w:p w14:paraId="52960AB7" w14:textId="6825AAFF" w:rsidR="00766893" w:rsidRPr="00BB7B53" w:rsidDel="00B15A0B" w:rsidRDefault="00766893" w:rsidP="00766893">
            <w:pPr>
              <w:pStyle w:val="XML1"/>
              <w:rPr>
                <w:ins w:id="19015" w:author="Thomas Dietz" w:date="2012-08-13T14:30:00Z"/>
                <w:del w:id="19016" w:author="Deepak Bansal (AZURE)" w:date="2012-08-23T21:59:00Z"/>
                <w:lang w:val="de-DE"/>
                <w:rPrChange w:id="19017" w:author="Thomas Dietz" w:date="2012-09-11T15:19:00Z">
                  <w:rPr>
                    <w:ins w:id="19018" w:author="Thomas Dietz" w:date="2012-08-13T14:30:00Z"/>
                    <w:del w:id="19019" w:author="Deepak Bansal (AZURE)" w:date="2012-08-23T21:59:00Z"/>
                  </w:rPr>
                </w:rPrChange>
              </w:rPr>
            </w:pPr>
            <w:ins w:id="19020" w:author="Thomas Dietz" w:date="2012-08-13T14:30:00Z">
              <w:del w:id="19021" w:author="Deepak Bansal (AZURE)" w:date="2012-08-23T21:59:00Z">
                <w:r w:rsidRPr="00BB7B53" w:rsidDel="00B15A0B">
                  <w:rPr>
                    <w:lang w:val="de-DE"/>
                    <w:rPrChange w:id="19022" w:author="Thomas Dietz" w:date="2012-09-11T15:19:00Z">
                      <w:rPr/>
                    </w:rPrChange>
                  </w:rPr>
                  <w:delText xml:space="preserve">      enum 10Mb-HD;</w:delText>
                </w:r>
                <w:bookmarkStart w:id="19023" w:name="_Toc333524167"/>
                <w:bookmarkStart w:id="19024" w:name="_Toc335148254"/>
                <w:bookmarkEnd w:id="19023"/>
                <w:bookmarkEnd w:id="19024"/>
              </w:del>
            </w:ins>
          </w:p>
          <w:p w14:paraId="6125FF65" w14:textId="7E288112" w:rsidR="00766893" w:rsidRPr="00BB7B53" w:rsidDel="00B15A0B" w:rsidRDefault="00766893" w:rsidP="00766893">
            <w:pPr>
              <w:pStyle w:val="XML1"/>
              <w:rPr>
                <w:ins w:id="19025" w:author="Thomas Dietz" w:date="2012-08-13T14:30:00Z"/>
                <w:del w:id="19026" w:author="Deepak Bansal (AZURE)" w:date="2012-08-23T21:59:00Z"/>
                <w:lang w:val="de-DE"/>
                <w:rPrChange w:id="19027" w:author="Thomas Dietz" w:date="2012-09-11T15:19:00Z">
                  <w:rPr>
                    <w:ins w:id="19028" w:author="Thomas Dietz" w:date="2012-08-13T14:30:00Z"/>
                    <w:del w:id="19029" w:author="Deepak Bansal (AZURE)" w:date="2012-08-23T21:59:00Z"/>
                  </w:rPr>
                </w:rPrChange>
              </w:rPr>
            </w:pPr>
            <w:ins w:id="19030" w:author="Thomas Dietz" w:date="2012-08-13T14:30:00Z">
              <w:del w:id="19031" w:author="Deepak Bansal (AZURE)" w:date="2012-08-23T21:59:00Z">
                <w:r w:rsidRPr="00BB7B53" w:rsidDel="00B15A0B">
                  <w:rPr>
                    <w:lang w:val="de-DE"/>
                    <w:rPrChange w:id="19032" w:author="Thomas Dietz" w:date="2012-09-11T15:19:00Z">
                      <w:rPr/>
                    </w:rPrChange>
                  </w:rPr>
                  <w:delText xml:space="preserve">      enum 10Mb-FD;</w:delText>
                </w:r>
                <w:bookmarkStart w:id="19033" w:name="_Toc333524168"/>
                <w:bookmarkStart w:id="19034" w:name="_Toc335148255"/>
                <w:bookmarkEnd w:id="19033"/>
                <w:bookmarkEnd w:id="19034"/>
              </w:del>
            </w:ins>
          </w:p>
          <w:p w14:paraId="09C3BBA2" w14:textId="783C3ECD" w:rsidR="00766893" w:rsidRPr="00BB7B53" w:rsidDel="00B15A0B" w:rsidRDefault="00766893" w:rsidP="00766893">
            <w:pPr>
              <w:pStyle w:val="XML1"/>
              <w:rPr>
                <w:ins w:id="19035" w:author="Thomas Dietz" w:date="2012-08-13T14:30:00Z"/>
                <w:del w:id="19036" w:author="Deepak Bansal (AZURE)" w:date="2012-08-23T21:59:00Z"/>
                <w:lang w:val="de-DE"/>
                <w:rPrChange w:id="19037" w:author="Thomas Dietz" w:date="2012-09-11T15:19:00Z">
                  <w:rPr>
                    <w:ins w:id="19038" w:author="Thomas Dietz" w:date="2012-08-13T14:30:00Z"/>
                    <w:del w:id="19039" w:author="Deepak Bansal (AZURE)" w:date="2012-08-23T21:59:00Z"/>
                  </w:rPr>
                </w:rPrChange>
              </w:rPr>
            </w:pPr>
            <w:ins w:id="19040" w:author="Thomas Dietz" w:date="2012-08-13T14:30:00Z">
              <w:del w:id="19041" w:author="Deepak Bansal (AZURE)" w:date="2012-08-23T21:59:00Z">
                <w:r w:rsidRPr="00BB7B53" w:rsidDel="00B15A0B">
                  <w:rPr>
                    <w:lang w:val="de-DE"/>
                    <w:rPrChange w:id="19042" w:author="Thomas Dietz" w:date="2012-09-11T15:19:00Z">
                      <w:rPr/>
                    </w:rPrChange>
                  </w:rPr>
                  <w:delText xml:space="preserve">      enum 100Mb-HD;</w:delText>
                </w:r>
                <w:bookmarkStart w:id="19043" w:name="_Toc333524169"/>
                <w:bookmarkStart w:id="19044" w:name="_Toc335148256"/>
                <w:bookmarkEnd w:id="19043"/>
                <w:bookmarkEnd w:id="19044"/>
              </w:del>
            </w:ins>
          </w:p>
          <w:p w14:paraId="3501E595" w14:textId="0499F9D5" w:rsidR="00766893" w:rsidRPr="00766893" w:rsidDel="00B15A0B" w:rsidRDefault="00766893" w:rsidP="00766893">
            <w:pPr>
              <w:pStyle w:val="XML1"/>
              <w:rPr>
                <w:ins w:id="19045" w:author="Thomas Dietz" w:date="2012-08-13T14:30:00Z"/>
                <w:del w:id="19046" w:author="Deepak Bansal (AZURE)" w:date="2012-08-23T21:59:00Z"/>
                <w:lang w:val="de-DE"/>
                <w:rPrChange w:id="19047" w:author="Thomas Dietz" w:date="2012-08-13T14:30:00Z">
                  <w:rPr>
                    <w:ins w:id="19048" w:author="Thomas Dietz" w:date="2012-08-13T14:30:00Z"/>
                    <w:del w:id="19049" w:author="Deepak Bansal (AZURE)" w:date="2012-08-23T21:59:00Z"/>
                  </w:rPr>
                </w:rPrChange>
              </w:rPr>
            </w:pPr>
            <w:ins w:id="19050" w:author="Thomas Dietz" w:date="2012-08-13T14:30:00Z">
              <w:del w:id="19051" w:author="Deepak Bansal (AZURE)" w:date="2012-08-23T21:59:00Z">
                <w:r w:rsidRPr="00BB7B53" w:rsidDel="00B15A0B">
                  <w:rPr>
                    <w:lang w:val="de-DE"/>
                    <w:rPrChange w:id="19052" w:author="Thomas Dietz" w:date="2012-09-11T15:19:00Z">
                      <w:rPr/>
                    </w:rPrChange>
                  </w:rPr>
                  <w:delText xml:space="preserve">      </w:delText>
                </w:r>
                <w:r w:rsidRPr="00766893" w:rsidDel="00B15A0B">
                  <w:rPr>
                    <w:lang w:val="de-DE"/>
                    <w:rPrChange w:id="19053" w:author="Thomas Dietz" w:date="2012-08-13T14:30:00Z">
                      <w:rPr/>
                    </w:rPrChange>
                  </w:rPr>
                  <w:delText>enum 100Mb-FD;</w:delText>
                </w:r>
                <w:bookmarkStart w:id="19054" w:name="_Toc333524170"/>
                <w:bookmarkStart w:id="19055" w:name="_Toc335148257"/>
                <w:bookmarkEnd w:id="19054"/>
                <w:bookmarkEnd w:id="19055"/>
              </w:del>
            </w:ins>
          </w:p>
          <w:p w14:paraId="24D153A8" w14:textId="291ADB0B" w:rsidR="00766893" w:rsidRPr="00766893" w:rsidDel="00B15A0B" w:rsidRDefault="00766893" w:rsidP="00766893">
            <w:pPr>
              <w:pStyle w:val="XML1"/>
              <w:rPr>
                <w:ins w:id="19056" w:author="Thomas Dietz" w:date="2012-08-13T14:30:00Z"/>
                <w:del w:id="19057" w:author="Deepak Bansal (AZURE)" w:date="2012-08-23T21:59:00Z"/>
                <w:lang w:val="de-DE"/>
                <w:rPrChange w:id="19058" w:author="Thomas Dietz" w:date="2012-08-13T14:30:00Z">
                  <w:rPr>
                    <w:ins w:id="19059" w:author="Thomas Dietz" w:date="2012-08-13T14:30:00Z"/>
                    <w:del w:id="19060" w:author="Deepak Bansal (AZURE)" w:date="2012-08-23T21:59:00Z"/>
                  </w:rPr>
                </w:rPrChange>
              </w:rPr>
            </w:pPr>
            <w:ins w:id="19061" w:author="Thomas Dietz" w:date="2012-08-13T14:30:00Z">
              <w:del w:id="19062" w:author="Deepak Bansal (AZURE)" w:date="2012-08-23T21:59:00Z">
                <w:r w:rsidRPr="00766893" w:rsidDel="00B15A0B">
                  <w:rPr>
                    <w:lang w:val="de-DE"/>
                    <w:rPrChange w:id="19063" w:author="Thomas Dietz" w:date="2012-08-13T14:30:00Z">
                      <w:rPr/>
                    </w:rPrChange>
                  </w:rPr>
                  <w:delText xml:space="preserve">      enum 1Gb-HD;</w:delText>
                </w:r>
                <w:bookmarkStart w:id="19064" w:name="_Toc333524171"/>
                <w:bookmarkStart w:id="19065" w:name="_Toc335148258"/>
                <w:bookmarkEnd w:id="19064"/>
                <w:bookmarkEnd w:id="19065"/>
              </w:del>
            </w:ins>
          </w:p>
          <w:p w14:paraId="0D83154C" w14:textId="14CAFC85" w:rsidR="00766893" w:rsidRPr="00766893" w:rsidDel="00B15A0B" w:rsidRDefault="00766893" w:rsidP="00766893">
            <w:pPr>
              <w:pStyle w:val="XML1"/>
              <w:rPr>
                <w:ins w:id="19066" w:author="Thomas Dietz" w:date="2012-08-13T14:30:00Z"/>
                <w:del w:id="19067" w:author="Deepak Bansal (AZURE)" w:date="2012-08-23T21:59:00Z"/>
                <w:lang w:val="de-DE"/>
                <w:rPrChange w:id="19068" w:author="Thomas Dietz" w:date="2012-08-13T14:30:00Z">
                  <w:rPr>
                    <w:ins w:id="19069" w:author="Thomas Dietz" w:date="2012-08-13T14:30:00Z"/>
                    <w:del w:id="19070" w:author="Deepak Bansal (AZURE)" w:date="2012-08-23T21:59:00Z"/>
                  </w:rPr>
                </w:rPrChange>
              </w:rPr>
            </w:pPr>
            <w:ins w:id="19071" w:author="Thomas Dietz" w:date="2012-08-13T14:30:00Z">
              <w:del w:id="19072" w:author="Deepak Bansal (AZURE)" w:date="2012-08-23T21:59:00Z">
                <w:r w:rsidRPr="00766893" w:rsidDel="00B15A0B">
                  <w:rPr>
                    <w:lang w:val="de-DE"/>
                    <w:rPrChange w:id="19073" w:author="Thomas Dietz" w:date="2012-08-13T14:30:00Z">
                      <w:rPr/>
                    </w:rPrChange>
                  </w:rPr>
                  <w:delText xml:space="preserve">      enum 1Gb-FD;</w:delText>
                </w:r>
                <w:bookmarkStart w:id="19074" w:name="_Toc333524172"/>
                <w:bookmarkStart w:id="19075" w:name="_Toc335148259"/>
                <w:bookmarkEnd w:id="19074"/>
                <w:bookmarkEnd w:id="19075"/>
              </w:del>
            </w:ins>
          </w:p>
          <w:p w14:paraId="78D4C019" w14:textId="049930EB" w:rsidR="00766893" w:rsidRPr="00766893" w:rsidDel="00B15A0B" w:rsidRDefault="00766893" w:rsidP="00766893">
            <w:pPr>
              <w:pStyle w:val="XML1"/>
              <w:rPr>
                <w:ins w:id="19076" w:author="Thomas Dietz" w:date="2012-08-13T14:30:00Z"/>
                <w:del w:id="19077" w:author="Deepak Bansal (AZURE)" w:date="2012-08-23T21:59:00Z"/>
                <w:lang w:val="de-DE"/>
                <w:rPrChange w:id="19078" w:author="Thomas Dietz" w:date="2012-08-13T14:30:00Z">
                  <w:rPr>
                    <w:ins w:id="19079" w:author="Thomas Dietz" w:date="2012-08-13T14:30:00Z"/>
                    <w:del w:id="19080" w:author="Deepak Bansal (AZURE)" w:date="2012-08-23T21:59:00Z"/>
                  </w:rPr>
                </w:rPrChange>
              </w:rPr>
            </w:pPr>
            <w:ins w:id="19081" w:author="Thomas Dietz" w:date="2012-08-13T14:30:00Z">
              <w:del w:id="19082" w:author="Deepak Bansal (AZURE)" w:date="2012-08-23T21:59:00Z">
                <w:r w:rsidRPr="00766893" w:rsidDel="00B15A0B">
                  <w:rPr>
                    <w:lang w:val="de-DE"/>
                    <w:rPrChange w:id="19083" w:author="Thomas Dietz" w:date="2012-08-13T14:30:00Z">
                      <w:rPr/>
                    </w:rPrChange>
                  </w:rPr>
                  <w:delText xml:space="preserve">      enum 10Gb;</w:delText>
                </w:r>
                <w:bookmarkStart w:id="19084" w:name="_Toc333524173"/>
                <w:bookmarkStart w:id="19085" w:name="_Toc335148260"/>
                <w:bookmarkEnd w:id="19084"/>
                <w:bookmarkEnd w:id="19085"/>
              </w:del>
            </w:ins>
          </w:p>
          <w:p w14:paraId="14DA87D4" w14:textId="1C16935F" w:rsidR="00766893" w:rsidRPr="00766893" w:rsidDel="00B15A0B" w:rsidRDefault="00766893" w:rsidP="00766893">
            <w:pPr>
              <w:pStyle w:val="XML1"/>
              <w:rPr>
                <w:ins w:id="19086" w:author="Thomas Dietz" w:date="2012-08-13T14:30:00Z"/>
                <w:del w:id="19087" w:author="Deepak Bansal (AZURE)" w:date="2012-08-23T21:59:00Z"/>
                <w:lang w:val="de-DE"/>
                <w:rPrChange w:id="19088" w:author="Thomas Dietz" w:date="2012-08-13T14:30:00Z">
                  <w:rPr>
                    <w:ins w:id="19089" w:author="Thomas Dietz" w:date="2012-08-13T14:30:00Z"/>
                    <w:del w:id="19090" w:author="Deepak Bansal (AZURE)" w:date="2012-08-23T21:59:00Z"/>
                  </w:rPr>
                </w:rPrChange>
              </w:rPr>
            </w:pPr>
            <w:ins w:id="19091" w:author="Thomas Dietz" w:date="2012-08-13T14:30:00Z">
              <w:del w:id="19092" w:author="Deepak Bansal (AZURE)" w:date="2012-08-23T21:59:00Z">
                <w:r w:rsidRPr="00766893" w:rsidDel="00B15A0B">
                  <w:rPr>
                    <w:lang w:val="de-DE"/>
                    <w:rPrChange w:id="19093" w:author="Thomas Dietz" w:date="2012-08-13T14:30:00Z">
                      <w:rPr/>
                    </w:rPrChange>
                  </w:rPr>
                  <w:delText xml:space="preserve">      enum 40Gb;</w:delText>
                </w:r>
                <w:bookmarkStart w:id="19094" w:name="_Toc333524174"/>
                <w:bookmarkStart w:id="19095" w:name="_Toc335148261"/>
                <w:bookmarkEnd w:id="19094"/>
                <w:bookmarkEnd w:id="19095"/>
              </w:del>
            </w:ins>
          </w:p>
          <w:p w14:paraId="1E999687" w14:textId="58C738CE" w:rsidR="00766893" w:rsidRPr="00766893" w:rsidDel="00B15A0B" w:rsidRDefault="00766893" w:rsidP="00766893">
            <w:pPr>
              <w:pStyle w:val="XML1"/>
              <w:rPr>
                <w:ins w:id="19096" w:author="Thomas Dietz" w:date="2012-08-13T14:30:00Z"/>
                <w:del w:id="19097" w:author="Deepak Bansal (AZURE)" w:date="2012-08-23T21:59:00Z"/>
                <w:lang w:val="de-DE"/>
                <w:rPrChange w:id="19098" w:author="Thomas Dietz" w:date="2012-08-13T14:30:00Z">
                  <w:rPr>
                    <w:ins w:id="19099" w:author="Thomas Dietz" w:date="2012-08-13T14:30:00Z"/>
                    <w:del w:id="19100" w:author="Deepak Bansal (AZURE)" w:date="2012-08-23T21:59:00Z"/>
                  </w:rPr>
                </w:rPrChange>
              </w:rPr>
            </w:pPr>
            <w:ins w:id="19101" w:author="Thomas Dietz" w:date="2012-08-13T14:30:00Z">
              <w:del w:id="19102" w:author="Deepak Bansal (AZURE)" w:date="2012-08-23T21:59:00Z">
                <w:r w:rsidRPr="00766893" w:rsidDel="00B15A0B">
                  <w:rPr>
                    <w:lang w:val="de-DE"/>
                    <w:rPrChange w:id="19103" w:author="Thomas Dietz" w:date="2012-08-13T14:30:00Z">
                      <w:rPr/>
                    </w:rPrChange>
                  </w:rPr>
                  <w:delText xml:space="preserve">      enum 100Gb;</w:delText>
                </w:r>
                <w:bookmarkStart w:id="19104" w:name="_Toc333524175"/>
                <w:bookmarkStart w:id="19105" w:name="_Toc335148262"/>
                <w:bookmarkEnd w:id="19104"/>
                <w:bookmarkEnd w:id="19105"/>
              </w:del>
            </w:ins>
          </w:p>
          <w:p w14:paraId="0530699A" w14:textId="0A1577C3" w:rsidR="00766893" w:rsidRPr="00766893" w:rsidDel="00B15A0B" w:rsidRDefault="00766893" w:rsidP="00766893">
            <w:pPr>
              <w:pStyle w:val="XML1"/>
              <w:rPr>
                <w:ins w:id="19106" w:author="Thomas Dietz" w:date="2012-08-13T14:30:00Z"/>
                <w:del w:id="19107" w:author="Deepak Bansal (AZURE)" w:date="2012-08-23T21:59:00Z"/>
                <w:lang w:val="de-DE"/>
                <w:rPrChange w:id="19108" w:author="Thomas Dietz" w:date="2012-08-13T14:30:00Z">
                  <w:rPr>
                    <w:ins w:id="19109" w:author="Thomas Dietz" w:date="2012-08-13T14:30:00Z"/>
                    <w:del w:id="19110" w:author="Deepak Bansal (AZURE)" w:date="2012-08-23T21:59:00Z"/>
                  </w:rPr>
                </w:rPrChange>
              </w:rPr>
            </w:pPr>
            <w:ins w:id="19111" w:author="Thomas Dietz" w:date="2012-08-13T14:30:00Z">
              <w:del w:id="19112" w:author="Deepak Bansal (AZURE)" w:date="2012-08-23T21:59:00Z">
                <w:r w:rsidRPr="00766893" w:rsidDel="00B15A0B">
                  <w:rPr>
                    <w:lang w:val="de-DE"/>
                    <w:rPrChange w:id="19113" w:author="Thomas Dietz" w:date="2012-08-13T14:30:00Z">
                      <w:rPr/>
                    </w:rPrChange>
                  </w:rPr>
                  <w:delText xml:space="preserve">      enum 1Tb;</w:delText>
                </w:r>
                <w:bookmarkStart w:id="19114" w:name="_Toc333524176"/>
                <w:bookmarkStart w:id="19115" w:name="_Toc335148263"/>
                <w:bookmarkEnd w:id="19114"/>
                <w:bookmarkEnd w:id="19115"/>
              </w:del>
            </w:ins>
          </w:p>
          <w:p w14:paraId="2D4FE109" w14:textId="269697E2" w:rsidR="00766893" w:rsidRPr="00BB7B53" w:rsidDel="00B15A0B" w:rsidRDefault="00766893" w:rsidP="00766893">
            <w:pPr>
              <w:pStyle w:val="XML1"/>
              <w:rPr>
                <w:ins w:id="19116" w:author="Thomas Dietz" w:date="2012-08-13T14:30:00Z"/>
                <w:del w:id="19117" w:author="Deepak Bansal (AZURE)" w:date="2012-08-23T21:59:00Z"/>
                <w:lang w:val="de-DE"/>
                <w:rPrChange w:id="19118" w:author="Thomas Dietz" w:date="2012-09-11T15:19:00Z">
                  <w:rPr>
                    <w:ins w:id="19119" w:author="Thomas Dietz" w:date="2012-08-13T14:30:00Z"/>
                    <w:del w:id="19120" w:author="Deepak Bansal (AZURE)" w:date="2012-08-23T21:59:00Z"/>
                  </w:rPr>
                </w:rPrChange>
              </w:rPr>
            </w:pPr>
            <w:ins w:id="19121" w:author="Thomas Dietz" w:date="2012-08-13T14:30:00Z">
              <w:del w:id="19122" w:author="Deepak Bansal (AZURE)" w:date="2012-08-23T21:59:00Z">
                <w:r w:rsidRPr="00766893" w:rsidDel="00B15A0B">
                  <w:rPr>
                    <w:lang w:val="de-DE"/>
                    <w:rPrChange w:id="19123" w:author="Thomas Dietz" w:date="2012-08-13T14:30:00Z">
                      <w:rPr/>
                    </w:rPrChange>
                  </w:rPr>
                  <w:delText xml:space="preserve">      </w:delText>
                </w:r>
                <w:r w:rsidRPr="00BB7B53" w:rsidDel="00B15A0B">
                  <w:rPr>
                    <w:lang w:val="de-DE"/>
                    <w:rPrChange w:id="19124" w:author="Thomas Dietz" w:date="2012-09-11T15:19:00Z">
                      <w:rPr/>
                    </w:rPrChange>
                  </w:rPr>
                  <w:delText>enum other;</w:delText>
                </w:r>
                <w:bookmarkStart w:id="19125" w:name="_Toc333524177"/>
                <w:bookmarkStart w:id="19126" w:name="_Toc335148264"/>
                <w:bookmarkEnd w:id="19125"/>
                <w:bookmarkEnd w:id="19126"/>
              </w:del>
            </w:ins>
          </w:p>
          <w:p w14:paraId="6C78D090" w14:textId="07E95454" w:rsidR="00766893" w:rsidRPr="00BB7B53" w:rsidDel="00B15A0B" w:rsidRDefault="00766893" w:rsidP="00766893">
            <w:pPr>
              <w:pStyle w:val="XML1"/>
              <w:rPr>
                <w:ins w:id="19127" w:author="Thomas Dietz" w:date="2012-08-13T14:30:00Z"/>
                <w:del w:id="19128" w:author="Deepak Bansal (AZURE)" w:date="2012-08-23T21:59:00Z"/>
                <w:lang w:val="de-DE"/>
                <w:rPrChange w:id="19129" w:author="Thomas Dietz" w:date="2012-09-11T15:19:00Z">
                  <w:rPr>
                    <w:ins w:id="19130" w:author="Thomas Dietz" w:date="2012-08-13T14:30:00Z"/>
                    <w:del w:id="19131" w:author="Deepak Bansal (AZURE)" w:date="2012-08-23T21:59:00Z"/>
                  </w:rPr>
                </w:rPrChange>
              </w:rPr>
            </w:pPr>
            <w:ins w:id="19132" w:author="Thomas Dietz" w:date="2012-08-13T14:30:00Z">
              <w:del w:id="19133" w:author="Deepak Bansal (AZURE)" w:date="2012-08-23T21:59:00Z">
                <w:r w:rsidRPr="00BB7B53" w:rsidDel="00B15A0B">
                  <w:rPr>
                    <w:lang w:val="de-DE"/>
                    <w:rPrChange w:id="19134" w:author="Thomas Dietz" w:date="2012-09-11T15:19:00Z">
                      <w:rPr/>
                    </w:rPrChange>
                  </w:rPr>
                  <w:delText xml:space="preserve">    }</w:delText>
                </w:r>
                <w:bookmarkStart w:id="19135" w:name="_Toc333524178"/>
                <w:bookmarkStart w:id="19136" w:name="_Toc335148265"/>
                <w:bookmarkEnd w:id="19135"/>
                <w:bookmarkEnd w:id="19136"/>
              </w:del>
            </w:ins>
          </w:p>
          <w:p w14:paraId="71E60A4A" w14:textId="378E2EB6" w:rsidR="00766893" w:rsidRPr="00BB7B53" w:rsidDel="00B15A0B" w:rsidRDefault="00766893" w:rsidP="00766893">
            <w:pPr>
              <w:pStyle w:val="XML1"/>
              <w:rPr>
                <w:ins w:id="19137" w:author="Thomas Dietz" w:date="2012-08-13T14:30:00Z"/>
                <w:del w:id="19138" w:author="Deepak Bansal (AZURE)" w:date="2012-08-23T21:59:00Z"/>
                <w:lang w:val="de-DE"/>
                <w:rPrChange w:id="19139" w:author="Thomas Dietz" w:date="2012-09-11T15:19:00Z">
                  <w:rPr>
                    <w:ins w:id="19140" w:author="Thomas Dietz" w:date="2012-08-13T14:30:00Z"/>
                    <w:del w:id="19141" w:author="Deepak Bansal (AZURE)" w:date="2012-08-23T21:59:00Z"/>
                  </w:rPr>
                </w:rPrChange>
              </w:rPr>
            </w:pPr>
            <w:ins w:id="19142" w:author="Thomas Dietz" w:date="2012-08-13T14:30:00Z">
              <w:del w:id="19143" w:author="Deepak Bansal (AZURE)" w:date="2012-08-23T21:59:00Z">
                <w:r w:rsidRPr="00BB7B53" w:rsidDel="00B15A0B">
                  <w:rPr>
                    <w:lang w:val="de-DE"/>
                    <w:rPrChange w:id="19144" w:author="Thomas Dietz" w:date="2012-09-11T15:19:00Z">
                      <w:rPr/>
                    </w:rPrChange>
                  </w:rPr>
                  <w:delText xml:space="preserve">    description "Type to specify the rate of a port including the</w:delText>
                </w:r>
                <w:bookmarkStart w:id="19145" w:name="_Toc333524179"/>
                <w:bookmarkStart w:id="19146" w:name="_Toc335148266"/>
                <w:bookmarkEnd w:id="19145"/>
                <w:bookmarkEnd w:id="19146"/>
              </w:del>
            </w:ins>
          </w:p>
          <w:p w14:paraId="21259AF7" w14:textId="56950290" w:rsidR="00766893" w:rsidRPr="00BB7B53" w:rsidDel="00B15A0B" w:rsidRDefault="00766893" w:rsidP="00766893">
            <w:pPr>
              <w:pStyle w:val="XML1"/>
              <w:rPr>
                <w:ins w:id="19147" w:author="Thomas Dietz" w:date="2012-08-13T14:30:00Z"/>
                <w:del w:id="19148" w:author="Deepak Bansal (AZURE)" w:date="2012-08-23T21:59:00Z"/>
                <w:lang w:val="de-DE"/>
                <w:rPrChange w:id="19149" w:author="Thomas Dietz" w:date="2012-09-11T15:19:00Z">
                  <w:rPr>
                    <w:ins w:id="19150" w:author="Thomas Dietz" w:date="2012-08-13T14:30:00Z"/>
                    <w:del w:id="19151" w:author="Deepak Bansal (AZURE)" w:date="2012-08-23T21:59:00Z"/>
                  </w:rPr>
                </w:rPrChange>
              </w:rPr>
            </w:pPr>
            <w:ins w:id="19152" w:author="Thomas Dietz" w:date="2012-08-13T14:30:00Z">
              <w:del w:id="19153" w:author="Deepak Bansal (AZURE)" w:date="2012-08-23T21:59:00Z">
                <w:r w:rsidRPr="00BB7B53" w:rsidDel="00B15A0B">
                  <w:rPr>
                    <w:lang w:val="de-DE"/>
                    <w:rPrChange w:id="19154" w:author="Thomas Dietz" w:date="2012-09-11T15:19:00Z">
                      <w:rPr/>
                    </w:rPrChange>
                  </w:rPr>
                  <w:delText xml:space="preserve">      duplex transmission feature. Possible rates are 10Mb, 100Mb,</w:delText>
                </w:r>
                <w:bookmarkStart w:id="19155" w:name="_Toc333524180"/>
                <w:bookmarkStart w:id="19156" w:name="_Toc335148267"/>
                <w:bookmarkEnd w:id="19155"/>
                <w:bookmarkEnd w:id="19156"/>
              </w:del>
            </w:ins>
          </w:p>
          <w:p w14:paraId="3AB6C6BB" w14:textId="0ED70C8A" w:rsidR="00766893" w:rsidRPr="00BB7B53" w:rsidDel="00B15A0B" w:rsidRDefault="00766893" w:rsidP="00766893">
            <w:pPr>
              <w:pStyle w:val="XML1"/>
              <w:rPr>
                <w:ins w:id="19157" w:author="Thomas Dietz" w:date="2012-08-13T14:30:00Z"/>
                <w:del w:id="19158" w:author="Deepak Bansal (AZURE)" w:date="2012-08-23T21:59:00Z"/>
                <w:lang w:val="de-DE"/>
                <w:rPrChange w:id="19159" w:author="Thomas Dietz" w:date="2012-09-11T15:19:00Z">
                  <w:rPr>
                    <w:ins w:id="19160" w:author="Thomas Dietz" w:date="2012-08-13T14:30:00Z"/>
                    <w:del w:id="19161" w:author="Deepak Bansal (AZURE)" w:date="2012-08-23T21:59:00Z"/>
                  </w:rPr>
                </w:rPrChange>
              </w:rPr>
            </w:pPr>
            <w:ins w:id="19162" w:author="Thomas Dietz" w:date="2012-08-13T14:30:00Z">
              <w:del w:id="19163" w:author="Deepak Bansal (AZURE)" w:date="2012-08-23T21:59:00Z">
                <w:r w:rsidRPr="00BB7B53" w:rsidDel="00B15A0B">
                  <w:rPr>
                    <w:lang w:val="de-DE"/>
                    <w:rPrChange w:id="19164" w:author="Thomas Dietz" w:date="2012-09-11T15:19:00Z">
                      <w:rPr/>
                    </w:rPrChange>
                  </w:rPr>
                  <w:delText xml:space="preserve">      1Gb, 10Gb, 40Gb, 100Gb, 1Tb or other. Rates of 10Mb, 100Mb</w:delText>
                </w:r>
                <w:bookmarkStart w:id="19165" w:name="_Toc333524181"/>
                <w:bookmarkStart w:id="19166" w:name="_Toc335148268"/>
                <w:bookmarkEnd w:id="19165"/>
                <w:bookmarkEnd w:id="19166"/>
              </w:del>
            </w:ins>
          </w:p>
          <w:p w14:paraId="10F2B4F9" w14:textId="4CBA54AD" w:rsidR="00766893" w:rsidRPr="00BB7B53" w:rsidDel="00B15A0B" w:rsidRDefault="00766893" w:rsidP="00766893">
            <w:pPr>
              <w:pStyle w:val="XML1"/>
              <w:rPr>
                <w:ins w:id="19167" w:author="Thomas Dietz" w:date="2012-08-13T14:30:00Z"/>
                <w:del w:id="19168" w:author="Deepak Bansal (AZURE)" w:date="2012-08-23T21:59:00Z"/>
                <w:lang w:val="de-DE"/>
                <w:rPrChange w:id="19169" w:author="Thomas Dietz" w:date="2012-09-11T15:19:00Z">
                  <w:rPr>
                    <w:ins w:id="19170" w:author="Thomas Dietz" w:date="2012-08-13T14:30:00Z"/>
                    <w:del w:id="19171" w:author="Deepak Bansal (AZURE)" w:date="2012-08-23T21:59:00Z"/>
                  </w:rPr>
                </w:rPrChange>
              </w:rPr>
            </w:pPr>
            <w:ins w:id="19172" w:author="Thomas Dietz" w:date="2012-08-13T14:30:00Z">
              <w:del w:id="19173" w:author="Deepak Bansal (AZURE)" w:date="2012-08-23T21:59:00Z">
                <w:r w:rsidRPr="00BB7B53" w:rsidDel="00B15A0B">
                  <w:rPr>
                    <w:lang w:val="de-DE"/>
                    <w:rPrChange w:id="19174" w:author="Thomas Dietz" w:date="2012-09-11T15:19:00Z">
                      <w:rPr/>
                    </w:rPrChange>
                  </w:rPr>
                  <w:delText xml:space="preserve">      and 1 Gb can support half or full duplex transmission.";</w:delText>
                </w:r>
                <w:bookmarkStart w:id="19175" w:name="_Toc333524182"/>
                <w:bookmarkStart w:id="19176" w:name="_Toc335148269"/>
                <w:bookmarkEnd w:id="19175"/>
                <w:bookmarkEnd w:id="19176"/>
              </w:del>
            </w:ins>
          </w:p>
          <w:p w14:paraId="0A28A65D" w14:textId="33335C25" w:rsidR="00766893" w:rsidRPr="00BB7B53" w:rsidDel="00B15A0B" w:rsidRDefault="00766893" w:rsidP="00766893">
            <w:pPr>
              <w:pStyle w:val="XML1"/>
              <w:rPr>
                <w:del w:id="19177" w:author="Deepak Bansal (AZURE)" w:date="2012-08-23T21:59:00Z"/>
                <w:lang w:val="de-DE"/>
                <w:rPrChange w:id="19178" w:author="Thomas Dietz" w:date="2012-09-11T15:19:00Z">
                  <w:rPr>
                    <w:del w:id="19179" w:author="Deepak Bansal (AZURE)" w:date="2012-08-23T21:59:00Z"/>
                  </w:rPr>
                </w:rPrChange>
              </w:rPr>
            </w:pPr>
            <w:ins w:id="19180" w:author="Thomas Dietz" w:date="2012-08-13T14:30:00Z">
              <w:del w:id="19181" w:author="Deepak Bansal (AZURE)" w:date="2012-08-23T21:59:00Z">
                <w:r w:rsidRPr="00BB7B53" w:rsidDel="00B15A0B">
                  <w:rPr>
                    <w:lang w:val="de-DE"/>
                    <w:rPrChange w:id="19182" w:author="Thomas Dietz" w:date="2012-09-11T15:19:00Z">
                      <w:rPr/>
                    </w:rPrChange>
                  </w:rPr>
                  <w:delText xml:space="preserve">  }</w:delText>
                </w:r>
              </w:del>
            </w:ins>
            <w:bookmarkStart w:id="19183" w:name="_Toc333524183"/>
            <w:bookmarkStart w:id="19184" w:name="_Toc335148270"/>
            <w:bookmarkEnd w:id="19183"/>
            <w:bookmarkEnd w:id="19184"/>
          </w:p>
        </w:tc>
        <w:bookmarkStart w:id="19185" w:name="_Toc333524184"/>
        <w:bookmarkStart w:id="19186" w:name="_Toc335148271"/>
        <w:bookmarkEnd w:id="19185"/>
        <w:bookmarkEnd w:id="19186"/>
      </w:tr>
    </w:tbl>
    <w:p w14:paraId="3C6060AE" w14:textId="77777777" w:rsidR="00F07D3E" w:rsidRDefault="00F07D3E" w:rsidP="00D14D27">
      <w:pPr>
        <w:pStyle w:val="Heading2"/>
      </w:pPr>
      <w:bookmarkStart w:id="19187" w:name="_Toc335148272"/>
      <w:r>
        <w:t>OpenFlow Queue</w:t>
      </w:r>
      <w:bookmarkEnd w:id="19187"/>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9188" w:name="_Toc315954025"/>
      <w:bookmarkStart w:id="19189" w:name="_Toc316542535"/>
      <w:bookmarkStart w:id="19190" w:name="_Toc335148273"/>
      <w:r w:rsidRPr="00DB42FD">
        <w:lastRenderedPageBreak/>
        <w:t>UML Diagram</w:t>
      </w:r>
      <w:bookmarkEnd w:id="19188"/>
      <w:bookmarkEnd w:id="19189"/>
      <w:bookmarkEnd w:id="19190"/>
    </w:p>
    <w:p w14:paraId="233346DF" w14:textId="42949E1C" w:rsidR="00F07D3E" w:rsidRPr="009F1B7D" w:rsidRDefault="00891460" w:rsidP="00F07D3E">
      <w:pPr>
        <w:keepNext/>
        <w:jc w:val="center"/>
      </w:pPr>
      <w:r>
        <w:object w:dxaOrig="5625" w:dyaOrig="7610" w14:anchorId="474BD0C3">
          <v:shape id="_x0000_i1037" type="#_x0000_t75" style="width:282.6pt;height:380.4pt" o:ole="">
            <v:imagedata r:id="rId37" o:title=""/>
          </v:shape>
          <o:OLEObject Type="Embed" ProgID="Visio.Drawing.11" ShapeID="_x0000_i1037" DrawAspect="Content" ObjectID="_1408889057" r:id="rId38"/>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9191" w:name="_Toc315954026"/>
      <w:bookmarkStart w:id="19192" w:name="_Toc316542536"/>
      <w:bookmarkStart w:id="19193" w:name="_Toc335148274"/>
      <w:r w:rsidRPr="00DB42FD">
        <w:t>XML Schema</w:t>
      </w:r>
      <w:bookmarkEnd w:id="19191"/>
      <w:bookmarkEnd w:id="19192"/>
      <w:bookmarkEnd w:id="19193"/>
    </w:p>
    <w:tbl>
      <w:tblPr>
        <w:tblStyle w:val="XMLtable"/>
        <w:tblW w:w="5000" w:type="pct"/>
        <w:tblLook w:val="04A0" w:firstRow="1" w:lastRow="0" w:firstColumn="1" w:lastColumn="0" w:noHBand="0" w:noVBand="1"/>
        <w:tblPrChange w:id="19194" w:author="Thomas Dietz" w:date="2012-08-13T14:33:00Z">
          <w:tblPr>
            <w:tblStyle w:val="TableGrid"/>
            <w:tblW w:w="0" w:type="auto"/>
            <w:tblInd w:w="378" w:type="dxa"/>
            <w:shd w:val="clear" w:color="auto" w:fill="C8FCCD"/>
            <w:tblLook w:val="04A0" w:firstRow="1" w:lastRow="0" w:firstColumn="1" w:lastColumn="0" w:noHBand="0" w:noVBand="1"/>
          </w:tblPr>
        </w:tblPrChange>
      </w:tblPr>
      <w:tblGrid>
        <w:gridCol w:w="9474"/>
        <w:tblGridChange w:id="19195">
          <w:tblGrid>
            <w:gridCol w:w="8820"/>
          </w:tblGrid>
        </w:tblGridChange>
      </w:tblGrid>
      <w:tr w:rsidR="00F07D3E" w:rsidRPr="009F1B7D" w14:paraId="2742D85F" w14:textId="77777777" w:rsidTr="0089627C">
        <w:tc>
          <w:tcPr>
            <w:tcW w:w="5000" w:type="pct"/>
            <w:tcPrChange w:id="19196" w:author="Thomas Dietz" w:date="2012-08-13T14:33:00Z">
              <w:tcPr>
                <w:tcW w:w="8820" w:type="dxa"/>
                <w:shd w:val="clear" w:color="auto" w:fill="C8FCCD"/>
              </w:tcPr>
            </w:tcPrChange>
          </w:tcPr>
          <w:p w14:paraId="656D07F9" w14:textId="36126187" w:rsidR="00F07D3E" w:rsidRPr="009F1B7D" w:rsidDel="00766893" w:rsidRDefault="00F07D3E" w:rsidP="00011096">
            <w:pPr>
              <w:pStyle w:val="XML1"/>
              <w:rPr>
                <w:del w:id="19197" w:author="Thomas Dietz" w:date="2012-08-13T14:31:00Z"/>
              </w:rPr>
            </w:pPr>
            <w:del w:id="19198" w:author="Thomas Dietz" w:date="2012-08-13T14:31:00Z">
              <w:r w:rsidRPr="009F1B7D" w:rsidDel="00766893">
                <w:delText>&lt;xs:complexType name="OFQueueType"&gt;</w:delText>
              </w:r>
            </w:del>
          </w:p>
          <w:p w14:paraId="22D7CE10" w14:textId="7A343D59" w:rsidR="00F07D3E" w:rsidRPr="009F1B7D" w:rsidDel="00766893" w:rsidRDefault="00F07D3E" w:rsidP="00011096">
            <w:pPr>
              <w:pStyle w:val="XML2"/>
              <w:rPr>
                <w:del w:id="19199" w:author="Thomas Dietz" w:date="2012-08-13T14:31:00Z"/>
              </w:rPr>
            </w:pPr>
            <w:del w:id="19200" w:author="Thomas Dietz" w:date="2012-08-13T14:31:00Z">
              <w:r w:rsidRPr="009F1B7D" w:rsidDel="00766893">
                <w:delText>&lt;xs:complexContent&gt;</w:delText>
              </w:r>
            </w:del>
          </w:p>
          <w:p w14:paraId="4C08FB80" w14:textId="639D5B47" w:rsidR="00F07D3E" w:rsidRPr="009F1B7D" w:rsidDel="00766893" w:rsidRDefault="00F07D3E" w:rsidP="00011096">
            <w:pPr>
              <w:pStyle w:val="XML3"/>
              <w:rPr>
                <w:del w:id="19201" w:author="Thomas Dietz" w:date="2012-08-13T14:31:00Z"/>
              </w:rPr>
            </w:pPr>
            <w:del w:id="19202" w:author="Thomas Dietz" w:date="2012-08-13T14:31:00Z">
              <w:r w:rsidRPr="009F1B7D" w:rsidDel="00766893">
                <w:delText>&lt;xs:extension base="OFResourceType"&gt;</w:delText>
              </w:r>
            </w:del>
          </w:p>
          <w:p w14:paraId="0FA5467A" w14:textId="26C38D75" w:rsidR="00F07D3E" w:rsidRPr="009F1B7D" w:rsidDel="00766893" w:rsidRDefault="00F07D3E" w:rsidP="00011096">
            <w:pPr>
              <w:pStyle w:val="XML4"/>
              <w:rPr>
                <w:del w:id="19203" w:author="Thomas Dietz" w:date="2012-08-13T14:31:00Z"/>
              </w:rPr>
            </w:pPr>
            <w:del w:id="19204" w:author="Thomas Dietz" w:date="2012-08-13T14:31:00Z">
              <w:r w:rsidRPr="009F1B7D" w:rsidDel="00766893">
                <w:delText>&lt;xs:sequence maxOccurs="1" minOccurs="1"&gt;</w:delText>
              </w:r>
            </w:del>
          </w:p>
          <w:p w14:paraId="528D7C27" w14:textId="3716931A" w:rsidR="00F07D3E" w:rsidRPr="009F1B7D" w:rsidDel="00766893" w:rsidRDefault="00F07D3E" w:rsidP="00011096">
            <w:pPr>
              <w:pStyle w:val="XML5"/>
              <w:rPr>
                <w:del w:id="19205" w:author="Thomas Dietz" w:date="2012-08-13T14:31:00Z"/>
              </w:rPr>
            </w:pPr>
            <w:del w:id="19206" w:author="Thomas Dietz" w:date="2012-08-13T14:31:00Z">
              <w:r w:rsidRPr="009F1B7D" w:rsidDel="00766893">
                <w:delText>&lt;xs:element name="id" type="OFConfigID"/&gt;</w:delText>
              </w:r>
            </w:del>
          </w:p>
          <w:p w14:paraId="18E0C919" w14:textId="78161EDD" w:rsidR="00F07D3E" w:rsidRPr="009F1B7D" w:rsidDel="00766893" w:rsidRDefault="00F07D3E" w:rsidP="00011096">
            <w:pPr>
              <w:pStyle w:val="XML5"/>
              <w:rPr>
                <w:del w:id="19207" w:author="Thomas Dietz" w:date="2012-08-13T14:31:00Z"/>
              </w:rPr>
            </w:pPr>
            <w:del w:id="19208" w:author="Thomas Dietz" w:date="2012-08-13T14:31:00Z">
              <w:r w:rsidRPr="009F1B7D" w:rsidDel="00766893">
                <w:delText xml:space="preserve">&lt;xs:element name="port" </w:delText>
              </w:r>
            </w:del>
          </w:p>
          <w:p w14:paraId="028F9143" w14:textId="03AAFD00" w:rsidR="00F07D3E" w:rsidRPr="009F1B7D" w:rsidDel="00766893" w:rsidRDefault="00F07D3E" w:rsidP="00011096">
            <w:pPr>
              <w:pStyle w:val="XML9"/>
              <w:rPr>
                <w:del w:id="19209" w:author="Thomas Dietz" w:date="2012-08-13T14:31:00Z"/>
              </w:rPr>
            </w:pPr>
            <w:del w:id="19210" w:author="Thomas Dietz" w:date="2012-08-13T14:31:00Z">
              <w:r w:rsidRPr="009F1B7D" w:rsidDel="00766893">
                <w:delText>type="OFConfigID"/&gt;</w:delText>
              </w:r>
            </w:del>
          </w:p>
          <w:p w14:paraId="58C46E43" w14:textId="51B88E17" w:rsidR="00F07D3E" w:rsidRPr="009F1B7D" w:rsidDel="00766893" w:rsidRDefault="00F07D3E" w:rsidP="00011096">
            <w:pPr>
              <w:pStyle w:val="XML5"/>
              <w:rPr>
                <w:del w:id="19211" w:author="Thomas Dietz" w:date="2012-08-13T14:31:00Z"/>
              </w:rPr>
            </w:pPr>
            <w:del w:id="19212" w:author="Thomas Dietz" w:date="2012-08-13T14:31:00Z">
              <w:r w:rsidRPr="009F1B7D" w:rsidDel="00766893">
                <w:delText xml:space="preserve">&lt;xs:element name="properties" </w:delText>
              </w:r>
            </w:del>
          </w:p>
          <w:p w14:paraId="02C6DFA8" w14:textId="302FDED3" w:rsidR="00F07D3E" w:rsidRPr="009F1B7D" w:rsidDel="00766893" w:rsidRDefault="00F07D3E" w:rsidP="00011096">
            <w:pPr>
              <w:pStyle w:val="XML9"/>
              <w:rPr>
                <w:del w:id="19213" w:author="Thomas Dietz" w:date="2012-08-13T14:31:00Z"/>
              </w:rPr>
            </w:pPr>
            <w:del w:id="19214" w:author="Thomas Dietz" w:date="2012-08-13T14:31:00Z">
              <w:r w:rsidRPr="009F1B7D" w:rsidDel="00766893">
                <w:delText>type="OFQueuePropertiesType"/&gt;</w:delText>
              </w:r>
            </w:del>
          </w:p>
          <w:p w14:paraId="227ED5F2" w14:textId="37840FA8" w:rsidR="00F07D3E" w:rsidRPr="009F1B7D" w:rsidDel="00766893" w:rsidRDefault="00F07D3E" w:rsidP="00011096">
            <w:pPr>
              <w:pStyle w:val="XML4"/>
              <w:rPr>
                <w:del w:id="19215" w:author="Thomas Dietz" w:date="2012-08-13T14:31:00Z"/>
              </w:rPr>
            </w:pPr>
            <w:del w:id="19216" w:author="Thomas Dietz" w:date="2012-08-13T14:31:00Z">
              <w:r w:rsidRPr="009F1B7D" w:rsidDel="00766893">
                <w:delText>&lt;/xs:sequence&gt;</w:delText>
              </w:r>
            </w:del>
          </w:p>
          <w:p w14:paraId="76E27B4E" w14:textId="6059730D" w:rsidR="00F07D3E" w:rsidRPr="009F1B7D" w:rsidDel="00766893" w:rsidRDefault="00F07D3E" w:rsidP="00011096">
            <w:pPr>
              <w:pStyle w:val="XML3"/>
              <w:rPr>
                <w:del w:id="19217" w:author="Thomas Dietz" w:date="2012-08-13T14:31:00Z"/>
              </w:rPr>
            </w:pPr>
            <w:del w:id="19218" w:author="Thomas Dietz" w:date="2012-08-13T14:31:00Z">
              <w:r w:rsidRPr="009F1B7D" w:rsidDel="00766893">
                <w:delText>&lt;/xs:extension&gt;</w:delText>
              </w:r>
            </w:del>
          </w:p>
          <w:p w14:paraId="69A160BC" w14:textId="20683BEA" w:rsidR="00F07D3E" w:rsidRPr="009F1B7D" w:rsidDel="00766893" w:rsidRDefault="00F07D3E" w:rsidP="00011096">
            <w:pPr>
              <w:pStyle w:val="XML2"/>
              <w:rPr>
                <w:del w:id="19219" w:author="Thomas Dietz" w:date="2012-08-13T14:31:00Z"/>
              </w:rPr>
            </w:pPr>
            <w:del w:id="19220" w:author="Thomas Dietz" w:date="2012-08-13T14:31:00Z">
              <w:r w:rsidRPr="009F1B7D" w:rsidDel="00766893">
                <w:delText>&lt;/xs:complexContent&gt;</w:delText>
              </w:r>
            </w:del>
          </w:p>
          <w:p w14:paraId="6F0900CF" w14:textId="59CF5281" w:rsidR="00F07D3E" w:rsidRPr="009F1B7D" w:rsidDel="00766893" w:rsidRDefault="00F07D3E" w:rsidP="00011096">
            <w:pPr>
              <w:pStyle w:val="XML1"/>
              <w:rPr>
                <w:del w:id="19221" w:author="Thomas Dietz" w:date="2012-08-13T14:31:00Z"/>
              </w:rPr>
            </w:pPr>
            <w:del w:id="19222" w:author="Thomas Dietz" w:date="2012-08-13T14:31:00Z">
              <w:r w:rsidRPr="009F1B7D" w:rsidDel="00766893">
                <w:delText>&lt;/xs:complexType&gt;</w:delText>
              </w:r>
            </w:del>
          </w:p>
          <w:p w14:paraId="4770F059" w14:textId="019CF82F" w:rsidR="00F07D3E" w:rsidRPr="009F1B7D" w:rsidDel="00766893" w:rsidRDefault="00F07D3E" w:rsidP="00011096">
            <w:pPr>
              <w:pStyle w:val="XML1"/>
              <w:rPr>
                <w:del w:id="19223" w:author="Thomas Dietz" w:date="2012-08-13T14:31:00Z"/>
              </w:rPr>
            </w:pPr>
          </w:p>
          <w:p w14:paraId="52C15694" w14:textId="7DE9C3F7" w:rsidR="00F07D3E" w:rsidRPr="009F1B7D" w:rsidDel="00766893" w:rsidRDefault="00F07D3E" w:rsidP="00011096">
            <w:pPr>
              <w:pStyle w:val="XML1"/>
              <w:rPr>
                <w:del w:id="19224" w:author="Thomas Dietz" w:date="2012-08-13T14:31:00Z"/>
              </w:rPr>
            </w:pPr>
            <w:del w:id="19225" w:author="Thomas Dietz" w:date="2012-08-13T14:31:00Z">
              <w:r w:rsidRPr="009F1B7D" w:rsidDel="00766893">
                <w:delText>&lt;xs:complexType name="OFQueuePropertiesType"&gt;</w:delText>
              </w:r>
            </w:del>
          </w:p>
          <w:p w14:paraId="5E235A35" w14:textId="0C0FD0F9" w:rsidR="00F07D3E" w:rsidRPr="009F1B7D" w:rsidDel="00766893" w:rsidRDefault="00F07D3E" w:rsidP="00011096">
            <w:pPr>
              <w:pStyle w:val="XML2"/>
              <w:rPr>
                <w:del w:id="19226" w:author="Thomas Dietz" w:date="2012-08-13T14:31:00Z"/>
              </w:rPr>
            </w:pPr>
            <w:del w:id="19227" w:author="Thomas Dietz" w:date="2012-08-13T14:31:00Z">
              <w:r w:rsidRPr="009F1B7D" w:rsidDel="00766893">
                <w:delText>&lt;xs:sequence&gt;</w:delText>
              </w:r>
            </w:del>
          </w:p>
          <w:p w14:paraId="0D48996B" w14:textId="55D0913C" w:rsidR="00F07D3E" w:rsidRPr="009F1B7D" w:rsidDel="00766893" w:rsidRDefault="00F07D3E" w:rsidP="00011096">
            <w:pPr>
              <w:pStyle w:val="XML3"/>
              <w:rPr>
                <w:del w:id="19228" w:author="Thomas Dietz" w:date="2012-08-13T14:31:00Z"/>
              </w:rPr>
            </w:pPr>
            <w:del w:id="19229" w:author="Thomas Dietz" w:date="2012-08-13T14:31:00Z">
              <w:r w:rsidRPr="009F1B7D" w:rsidDel="00766893">
                <w:delText xml:space="preserve">&lt;xs:element name="min-rate" </w:delText>
              </w:r>
            </w:del>
          </w:p>
          <w:p w14:paraId="35326282" w14:textId="3D608E27" w:rsidR="00F07D3E" w:rsidRPr="009F1B7D" w:rsidDel="00766893" w:rsidRDefault="00F07D3E" w:rsidP="00011096">
            <w:pPr>
              <w:pStyle w:val="XML9"/>
              <w:rPr>
                <w:del w:id="19230" w:author="Thomas Dietz" w:date="2012-08-13T14:31:00Z"/>
              </w:rPr>
            </w:pPr>
            <w:del w:id="19231" w:author="Thomas Dietz" w:date="2012-08-13T14:31:00Z">
              <w:r w:rsidRPr="009F1B7D" w:rsidDel="00766893">
                <w:delText>type="OFQueueMinRateType"/&gt;</w:delText>
              </w:r>
            </w:del>
          </w:p>
          <w:p w14:paraId="68F9D763" w14:textId="3C3A4276" w:rsidR="00F07D3E" w:rsidRPr="009F1B7D" w:rsidDel="00766893" w:rsidRDefault="00F07D3E" w:rsidP="00011096">
            <w:pPr>
              <w:pStyle w:val="XML3"/>
              <w:rPr>
                <w:del w:id="19232" w:author="Thomas Dietz" w:date="2012-08-13T14:31:00Z"/>
              </w:rPr>
            </w:pPr>
            <w:del w:id="19233" w:author="Thomas Dietz" w:date="2012-08-13T14:31:00Z">
              <w:r w:rsidRPr="009F1B7D" w:rsidDel="00766893">
                <w:delText xml:space="preserve">&lt;xs:element name="max-rate" </w:delText>
              </w:r>
            </w:del>
          </w:p>
          <w:p w14:paraId="53C8D9B7" w14:textId="22148FF8" w:rsidR="00F07D3E" w:rsidRPr="009F1B7D" w:rsidDel="00766893" w:rsidRDefault="00F07D3E" w:rsidP="00011096">
            <w:pPr>
              <w:pStyle w:val="XML9"/>
              <w:rPr>
                <w:del w:id="19234" w:author="Thomas Dietz" w:date="2012-08-13T14:31:00Z"/>
              </w:rPr>
            </w:pPr>
            <w:del w:id="19235" w:author="Thomas Dietz" w:date="2012-08-13T14:31:00Z">
              <w:r w:rsidRPr="009F1B7D" w:rsidDel="00766893">
                <w:delText>type="OFQueueMaxRateType"/&gt;</w:delText>
              </w:r>
            </w:del>
          </w:p>
          <w:p w14:paraId="5B5518C5" w14:textId="09E3F48A" w:rsidR="00F07D3E" w:rsidRPr="009F1B7D" w:rsidDel="00766893" w:rsidRDefault="00F07D3E" w:rsidP="00011096">
            <w:pPr>
              <w:pStyle w:val="XML3"/>
              <w:rPr>
                <w:del w:id="19236" w:author="Thomas Dietz" w:date="2012-08-13T14:31:00Z"/>
              </w:rPr>
            </w:pPr>
            <w:del w:id="19237" w:author="Thomas Dietz" w:date="2012-08-13T14:31:00Z">
              <w:r w:rsidRPr="009F1B7D" w:rsidDel="00766893">
                <w:delText xml:space="preserve">&lt;xs:element name="experimenter" </w:delText>
              </w:r>
            </w:del>
          </w:p>
          <w:p w14:paraId="6AA42EDB" w14:textId="05A3A507" w:rsidR="00F07D3E" w:rsidRPr="009F1B7D" w:rsidDel="00766893" w:rsidRDefault="00F07D3E" w:rsidP="00011096">
            <w:pPr>
              <w:pStyle w:val="XML9"/>
              <w:rPr>
                <w:del w:id="19238" w:author="Thomas Dietz" w:date="2012-08-13T14:31:00Z"/>
              </w:rPr>
            </w:pPr>
            <w:del w:id="19239" w:author="Thomas Dietz" w:date="2012-08-13T14:31:00Z">
              <w:r w:rsidRPr="009F1B7D" w:rsidDel="00766893">
                <w:delText>type="xs:string"/&gt;</w:delText>
              </w:r>
            </w:del>
          </w:p>
          <w:p w14:paraId="37A679FA" w14:textId="71FEBFC7" w:rsidR="00F07D3E" w:rsidRPr="009F1B7D" w:rsidDel="00766893" w:rsidRDefault="00F07D3E" w:rsidP="00011096">
            <w:pPr>
              <w:pStyle w:val="XML2"/>
              <w:rPr>
                <w:del w:id="19240" w:author="Thomas Dietz" w:date="2012-08-13T14:31:00Z"/>
              </w:rPr>
            </w:pPr>
            <w:del w:id="19241" w:author="Thomas Dietz" w:date="2012-08-13T14:31:00Z">
              <w:r w:rsidRPr="009F1B7D" w:rsidDel="00766893">
                <w:delText>&lt;/xs:sequence&gt;</w:delText>
              </w:r>
            </w:del>
          </w:p>
          <w:p w14:paraId="08A22D50" w14:textId="55102503" w:rsidR="00F07D3E" w:rsidRPr="009F1B7D" w:rsidDel="00766893" w:rsidRDefault="00F07D3E" w:rsidP="00011096">
            <w:pPr>
              <w:pStyle w:val="XML1"/>
              <w:rPr>
                <w:del w:id="19242" w:author="Thomas Dietz" w:date="2012-08-13T14:31:00Z"/>
              </w:rPr>
            </w:pPr>
            <w:del w:id="19243" w:author="Thomas Dietz" w:date="2012-08-13T14:31:00Z">
              <w:r w:rsidRPr="009F1B7D" w:rsidDel="00766893">
                <w:delText>&lt;/xs:complexType&gt;</w:delText>
              </w:r>
            </w:del>
          </w:p>
          <w:p w14:paraId="50B10019" w14:textId="6768B755" w:rsidR="00F07D3E" w:rsidRPr="009F1B7D" w:rsidDel="00766893" w:rsidRDefault="00F07D3E" w:rsidP="00011096">
            <w:pPr>
              <w:pStyle w:val="XML1"/>
              <w:rPr>
                <w:del w:id="19244" w:author="Thomas Dietz" w:date="2012-08-13T14:31:00Z"/>
              </w:rPr>
            </w:pPr>
          </w:p>
          <w:p w14:paraId="315D951A" w14:textId="374E3084" w:rsidR="00F07D3E" w:rsidRPr="009F1B7D" w:rsidDel="00766893" w:rsidRDefault="00F07D3E" w:rsidP="00011096">
            <w:pPr>
              <w:pStyle w:val="XML1"/>
              <w:rPr>
                <w:del w:id="19245" w:author="Thomas Dietz" w:date="2012-08-13T14:31:00Z"/>
              </w:rPr>
            </w:pPr>
            <w:del w:id="19246" w:author="Thomas Dietz" w:date="2012-08-13T14:31:00Z">
              <w:r w:rsidRPr="009F1B7D" w:rsidDel="00766893">
                <w:delText>&lt;xs:simpleType name="OFQueueMinRateType"&gt;</w:delText>
              </w:r>
            </w:del>
          </w:p>
          <w:p w14:paraId="6E2DCE00" w14:textId="4DA7FC5D" w:rsidR="00F07D3E" w:rsidRPr="009F1B7D" w:rsidDel="00766893" w:rsidRDefault="00F07D3E" w:rsidP="00011096">
            <w:pPr>
              <w:pStyle w:val="XML2"/>
              <w:rPr>
                <w:del w:id="19247" w:author="Thomas Dietz" w:date="2012-08-13T14:31:00Z"/>
              </w:rPr>
            </w:pPr>
            <w:del w:id="19248" w:author="Thomas Dietz" w:date="2012-08-13T14:31:00Z">
              <w:r w:rsidRPr="009F1B7D" w:rsidDel="00766893">
                <w:delText>&lt;xs:restriction base="xs:integer"/&gt;</w:delText>
              </w:r>
            </w:del>
          </w:p>
          <w:p w14:paraId="6E44C1BF" w14:textId="40894F68" w:rsidR="00F07D3E" w:rsidRPr="009F1B7D" w:rsidDel="00766893" w:rsidRDefault="00F07D3E" w:rsidP="00011096">
            <w:pPr>
              <w:pStyle w:val="XML1"/>
              <w:rPr>
                <w:del w:id="19249" w:author="Thomas Dietz" w:date="2012-08-13T14:31:00Z"/>
              </w:rPr>
            </w:pPr>
            <w:del w:id="19250" w:author="Thomas Dietz" w:date="2012-08-13T14:31:00Z">
              <w:r w:rsidRPr="009F1B7D" w:rsidDel="00766893">
                <w:delText>&lt;/xs:simpleType&gt;</w:delText>
              </w:r>
            </w:del>
          </w:p>
          <w:p w14:paraId="5EC99E04" w14:textId="6EB81787" w:rsidR="00F07D3E" w:rsidRPr="009F1B7D" w:rsidDel="00766893" w:rsidRDefault="00F07D3E" w:rsidP="00011096">
            <w:pPr>
              <w:pStyle w:val="XML1"/>
              <w:rPr>
                <w:del w:id="19251" w:author="Thomas Dietz" w:date="2012-08-13T14:31:00Z"/>
              </w:rPr>
            </w:pPr>
          </w:p>
          <w:p w14:paraId="77BFF35D" w14:textId="276B9293" w:rsidR="00F07D3E" w:rsidRPr="009F1B7D" w:rsidDel="00766893" w:rsidRDefault="00F07D3E" w:rsidP="00011096">
            <w:pPr>
              <w:pStyle w:val="XML1"/>
              <w:rPr>
                <w:del w:id="19252" w:author="Thomas Dietz" w:date="2012-08-13T14:31:00Z"/>
              </w:rPr>
            </w:pPr>
            <w:del w:id="19253" w:author="Thomas Dietz" w:date="2012-08-13T14:31:00Z">
              <w:r w:rsidRPr="009F1B7D" w:rsidDel="00766893">
                <w:delText>&lt;xs:simpleType name="OFQueueMaxRateType"&gt;</w:delText>
              </w:r>
            </w:del>
          </w:p>
          <w:p w14:paraId="19E836EA" w14:textId="64E2E6E5" w:rsidR="00F07D3E" w:rsidRPr="009F1B7D" w:rsidDel="00766893" w:rsidRDefault="00F07D3E" w:rsidP="00011096">
            <w:pPr>
              <w:pStyle w:val="XML2"/>
              <w:rPr>
                <w:del w:id="19254" w:author="Thomas Dietz" w:date="2012-08-13T14:31:00Z"/>
              </w:rPr>
            </w:pPr>
            <w:del w:id="19255" w:author="Thomas Dietz" w:date="2012-08-13T14:31:00Z">
              <w:r w:rsidRPr="009F1B7D" w:rsidDel="00766893">
                <w:delText>&lt;xs:restriction base="xs:unsignedLong"/&gt;</w:delText>
              </w:r>
            </w:del>
          </w:p>
          <w:p w14:paraId="3A3051D0" w14:textId="77777777" w:rsidR="00766893" w:rsidRDefault="00F07D3E" w:rsidP="00766893">
            <w:pPr>
              <w:pStyle w:val="XML1"/>
              <w:rPr>
                <w:ins w:id="19256" w:author="Thomas Dietz" w:date="2012-08-13T14:31:00Z"/>
              </w:rPr>
            </w:pPr>
            <w:del w:id="19257" w:author="Thomas Dietz" w:date="2012-08-13T14:31:00Z">
              <w:r w:rsidRPr="009F1B7D" w:rsidDel="00766893">
                <w:delText>&lt;/xs:simpleType&gt;</w:delText>
              </w:r>
            </w:del>
            <w:ins w:id="19258" w:author="Thomas Dietz" w:date="2012-08-13T14:31:00Z">
              <w:r w:rsidR="00766893">
                <w:t xml:space="preserve">  &lt;xs:group name="OFQueueType"&gt;</w:t>
              </w:r>
            </w:ins>
          </w:p>
          <w:p w14:paraId="6ABF7360" w14:textId="77777777" w:rsidR="00766893" w:rsidRDefault="00766893" w:rsidP="00766893">
            <w:pPr>
              <w:pStyle w:val="XML1"/>
              <w:rPr>
                <w:ins w:id="19259" w:author="Thomas Dietz" w:date="2012-08-13T14:31:00Z"/>
              </w:rPr>
            </w:pPr>
            <w:ins w:id="19260" w:author="Thomas Dietz" w:date="2012-08-13T14:31:00Z">
              <w:r>
                <w:t xml:space="preserve">    &lt;xs:annotation&gt;</w:t>
              </w:r>
            </w:ins>
          </w:p>
          <w:p w14:paraId="4DBA0968" w14:textId="77777777" w:rsidR="00766893" w:rsidRDefault="00766893" w:rsidP="00766893">
            <w:pPr>
              <w:pStyle w:val="XML1"/>
              <w:rPr>
                <w:ins w:id="19261" w:author="Thomas Dietz" w:date="2012-08-13T14:31:00Z"/>
              </w:rPr>
            </w:pPr>
            <w:ins w:id="19262" w:author="Thomas Dietz" w:date="2012-08-13T14:31:00Z">
              <w:r>
                <w:t xml:space="preserve">      &lt;xs:documentation&gt;</w:t>
              </w:r>
            </w:ins>
          </w:p>
          <w:p w14:paraId="7507CB52" w14:textId="77777777" w:rsidR="00766893" w:rsidRDefault="00766893" w:rsidP="00766893">
            <w:pPr>
              <w:pStyle w:val="XML1"/>
              <w:rPr>
                <w:ins w:id="19263" w:author="Thomas Dietz" w:date="2012-08-13T14:31:00Z"/>
              </w:rPr>
            </w:pPr>
            <w:ins w:id="19264" w:author="Thomas Dietz" w:date="2012-08-13T14:31:00Z">
              <w:r>
                <w:t xml:space="preserve">        This grouping specifies all properties of a queue</w:t>
              </w:r>
            </w:ins>
          </w:p>
          <w:p w14:paraId="4710023F" w14:textId="77777777" w:rsidR="00766893" w:rsidRDefault="00766893" w:rsidP="00766893">
            <w:pPr>
              <w:pStyle w:val="XML1"/>
              <w:rPr>
                <w:ins w:id="19265" w:author="Thomas Dietz" w:date="2012-08-13T14:31:00Z"/>
              </w:rPr>
            </w:pPr>
            <w:ins w:id="19266" w:author="Thomas Dietz" w:date="2012-08-13T14:31:00Z">
              <w:r>
                <w:t xml:space="preserve">        resource.</w:t>
              </w:r>
            </w:ins>
          </w:p>
          <w:p w14:paraId="4C3315A9" w14:textId="77777777" w:rsidR="00766893" w:rsidRDefault="00766893" w:rsidP="00766893">
            <w:pPr>
              <w:pStyle w:val="XML1"/>
              <w:rPr>
                <w:ins w:id="19267" w:author="Thomas Dietz" w:date="2012-08-13T14:31:00Z"/>
              </w:rPr>
            </w:pPr>
          </w:p>
          <w:p w14:paraId="5ED2C803" w14:textId="77777777" w:rsidR="00766893" w:rsidRDefault="00766893" w:rsidP="00766893">
            <w:pPr>
              <w:pStyle w:val="XML1"/>
              <w:rPr>
                <w:ins w:id="19268" w:author="Thomas Dietz" w:date="2012-08-13T14:31:00Z"/>
              </w:rPr>
            </w:pPr>
            <w:ins w:id="19269" w:author="Thomas Dietz" w:date="2012-08-13T14:31:00Z">
              <w:r>
                <w:t xml:space="preserve">        NETCONF &amp;lt;edit-config&amp;gt; operations MUST be implemented as </w:t>
              </w:r>
            </w:ins>
          </w:p>
          <w:p w14:paraId="57501034" w14:textId="77777777" w:rsidR="00766893" w:rsidRDefault="00766893" w:rsidP="00766893">
            <w:pPr>
              <w:pStyle w:val="XML1"/>
              <w:rPr>
                <w:ins w:id="19270" w:author="Thomas Dietz" w:date="2012-08-13T14:31:00Z"/>
              </w:rPr>
            </w:pPr>
            <w:ins w:id="19271" w:author="Thomas Dietz" w:date="2012-08-13T14:31:00Z">
              <w:r>
                <w:t xml:space="preserve">        follows: </w:t>
              </w:r>
            </w:ins>
          </w:p>
          <w:p w14:paraId="358A710F" w14:textId="77777777" w:rsidR="00766893" w:rsidRDefault="00766893" w:rsidP="00766893">
            <w:pPr>
              <w:pStyle w:val="XML1"/>
              <w:rPr>
                <w:ins w:id="19272" w:author="Thomas Dietz" w:date="2012-08-13T14:31:00Z"/>
              </w:rPr>
            </w:pPr>
          </w:p>
          <w:p w14:paraId="1B2021F2" w14:textId="77777777" w:rsidR="00766893" w:rsidRDefault="00766893" w:rsidP="00766893">
            <w:pPr>
              <w:pStyle w:val="XML1"/>
              <w:rPr>
                <w:ins w:id="19273" w:author="Thomas Dietz" w:date="2012-08-13T14:31:00Z"/>
              </w:rPr>
            </w:pPr>
            <w:ins w:id="19274" w:author="Thomas Dietz" w:date="2012-08-13T14:31:00Z">
              <w:r>
                <w:t xml:space="preserve">        * The 'resource-id' element of OFResoureType MUST be present</w:t>
              </w:r>
            </w:ins>
          </w:p>
          <w:p w14:paraId="3AC2FE0E" w14:textId="77777777" w:rsidR="00766893" w:rsidRDefault="00766893" w:rsidP="00766893">
            <w:pPr>
              <w:pStyle w:val="XML1"/>
              <w:rPr>
                <w:ins w:id="19275" w:author="Thomas Dietz" w:date="2012-08-13T14:31:00Z"/>
              </w:rPr>
            </w:pPr>
            <w:ins w:id="19276" w:author="Thomas Dietz" w:date="2012-08-13T14:31:00Z">
              <w:r>
                <w:t xml:space="preserve">        at all &amp;lt;edit-config&amp;gt; operations to identify the port.</w:t>
              </w:r>
            </w:ins>
          </w:p>
          <w:p w14:paraId="65994151" w14:textId="77777777" w:rsidR="00766893" w:rsidRDefault="00766893" w:rsidP="00766893">
            <w:pPr>
              <w:pStyle w:val="XML1"/>
              <w:rPr>
                <w:ins w:id="19277" w:author="Thomas Dietz" w:date="2012-08-13T14:31:00Z"/>
              </w:rPr>
            </w:pPr>
            <w:ins w:id="19278" w:author="Thomas Dietz" w:date="2012-08-13T14:31:00Z">
              <w:r>
                <w:t xml:space="preserve">        * If the operation is 'merge' or 'replace', the element is</w:t>
              </w:r>
            </w:ins>
          </w:p>
          <w:p w14:paraId="436B9F49" w14:textId="77777777" w:rsidR="00766893" w:rsidRDefault="00766893" w:rsidP="00766893">
            <w:pPr>
              <w:pStyle w:val="XML1"/>
              <w:rPr>
                <w:ins w:id="19279" w:author="Thomas Dietz" w:date="2012-08-13T14:31:00Z"/>
              </w:rPr>
            </w:pPr>
            <w:ins w:id="19280" w:author="Thomas Dietz" w:date="2012-08-13T14:31:00Z">
              <w:r>
                <w:t xml:space="preserve">        created if it does not exist, and its value is set to the</w:t>
              </w:r>
            </w:ins>
          </w:p>
          <w:p w14:paraId="12CA8BB7" w14:textId="77777777" w:rsidR="00766893" w:rsidRDefault="00766893" w:rsidP="00766893">
            <w:pPr>
              <w:pStyle w:val="XML1"/>
              <w:rPr>
                <w:ins w:id="19281" w:author="Thomas Dietz" w:date="2012-08-13T14:31:00Z"/>
              </w:rPr>
            </w:pPr>
            <w:ins w:id="19282" w:author="Thomas Dietz" w:date="2012-08-13T14:31:00Z">
              <w:r>
                <w:t xml:space="preserve">        value found in the XML RPC data.</w:t>
              </w:r>
            </w:ins>
          </w:p>
          <w:p w14:paraId="7F5E96EF" w14:textId="77777777" w:rsidR="00766893" w:rsidRDefault="00766893" w:rsidP="00766893">
            <w:pPr>
              <w:pStyle w:val="XML1"/>
              <w:rPr>
                <w:ins w:id="19283" w:author="Thomas Dietz" w:date="2012-08-13T14:31:00Z"/>
              </w:rPr>
            </w:pPr>
            <w:ins w:id="19284" w:author="Thomas Dietz" w:date="2012-08-13T14:31:00Z">
              <w:r>
                <w:t xml:space="preserve">        * If the operation is 'create', the element is created if it</w:t>
              </w:r>
            </w:ins>
          </w:p>
          <w:p w14:paraId="6AD15C83" w14:textId="77777777" w:rsidR="00766893" w:rsidRDefault="00766893" w:rsidP="00766893">
            <w:pPr>
              <w:pStyle w:val="XML1"/>
              <w:rPr>
                <w:ins w:id="19285" w:author="Thomas Dietz" w:date="2012-08-13T14:31:00Z"/>
              </w:rPr>
            </w:pPr>
            <w:ins w:id="19286" w:author="Thomas Dietz" w:date="2012-08-13T14:31:00Z">
              <w:r>
                <w:t xml:space="preserve">        does not exist. If the element already exists, a</w:t>
              </w:r>
            </w:ins>
          </w:p>
          <w:p w14:paraId="7CD6FA02" w14:textId="77777777" w:rsidR="00766893" w:rsidRDefault="00766893" w:rsidP="00766893">
            <w:pPr>
              <w:pStyle w:val="XML1"/>
              <w:rPr>
                <w:ins w:id="19287" w:author="Thomas Dietz" w:date="2012-08-13T14:31:00Z"/>
              </w:rPr>
            </w:pPr>
            <w:ins w:id="19288" w:author="Thomas Dietz" w:date="2012-08-13T14:31:00Z">
              <w:r>
                <w:lastRenderedPageBreak/>
                <w:t xml:space="preserve">        'data</w:t>
              </w:r>
              <w:r>
                <w:rPr>
                  <w:rFonts w:ascii="MS Mincho" w:eastAsia="MS Mincho" w:hAnsi="MS Mincho" w:cs="MS Mincho" w:hint="eastAsia"/>
                </w:rPr>
                <w:t>‑</w:t>
              </w:r>
              <w:r>
                <w:t>exists' error is returned.</w:t>
              </w:r>
            </w:ins>
          </w:p>
          <w:p w14:paraId="5E4218A2" w14:textId="77777777" w:rsidR="00766893" w:rsidRDefault="00766893" w:rsidP="00766893">
            <w:pPr>
              <w:pStyle w:val="XML1"/>
              <w:rPr>
                <w:ins w:id="19289" w:author="Thomas Dietz" w:date="2012-08-13T14:31:00Z"/>
              </w:rPr>
            </w:pPr>
            <w:ins w:id="19290" w:author="Thomas Dietz" w:date="2012-08-13T14:31:00Z">
              <w:r>
                <w:t xml:space="preserve">        * If the operation is 'delete', the element is deleted if it</w:t>
              </w:r>
            </w:ins>
          </w:p>
          <w:p w14:paraId="28B7ED13" w14:textId="77777777" w:rsidR="00766893" w:rsidRDefault="00766893" w:rsidP="00766893">
            <w:pPr>
              <w:pStyle w:val="XML1"/>
              <w:rPr>
                <w:ins w:id="19291" w:author="Thomas Dietz" w:date="2012-08-13T14:31:00Z"/>
              </w:rPr>
            </w:pPr>
            <w:ins w:id="19292" w:author="Thomas Dietz" w:date="2012-08-13T14:31:00Z">
              <w:r>
                <w:t xml:space="preserve">        exists. If the element does not exist, a 'data</w:t>
              </w:r>
              <w:r>
                <w:rPr>
                  <w:rFonts w:ascii="MS Mincho" w:eastAsia="MS Mincho" w:hAnsi="MS Mincho" w:cs="MS Mincho" w:hint="eastAsia"/>
                </w:rPr>
                <w:t>‑</w:t>
              </w:r>
              <w:r>
                <w:t>missing'</w:t>
              </w:r>
            </w:ins>
          </w:p>
          <w:p w14:paraId="330EACCC" w14:textId="77777777" w:rsidR="00766893" w:rsidRDefault="00766893" w:rsidP="00766893">
            <w:pPr>
              <w:pStyle w:val="XML1"/>
              <w:rPr>
                <w:ins w:id="19293" w:author="Thomas Dietz" w:date="2012-08-13T14:31:00Z"/>
              </w:rPr>
            </w:pPr>
            <w:ins w:id="19294" w:author="Thomas Dietz" w:date="2012-08-13T14:31:00Z">
              <w:r>
                <w:t xml:space="preserve">        error is returned.</w:t>
              </w:r>
            </w:ins>
          </w:p>
          <w:p w14:paraId="5507DF1B" w14:textId="77777777" w:rsidR="00766893" w:rsidRDefault="00766893" w:rsidP="00766893">
            <w:pPr>
              <w:pStyle w:val="XML1"/>
              <w:rPr>
                <w:ins w:id="19295" w:author="Thomas Dietz" w:date="2012-08-13T14:31:00Z"/>
              </w:rPr>
            </w:pPr>
            <w:ins w:id="19296" w:author="Thomas Dietz" w:date="2012-08-13T14:31:00Z">
              <w:r>
                <w:t xml:space="preserve">      &lt;/xs:documentation&gt;</w:t>
              </w:r>
            </w:ins>
          </w:p>
          <w:p w14:paraId="2A06F636" w14:textId="77777777" w:rsidR="00766893" w:rsidRDefault="00766893" w:rsidP="00766893">
            <w:pPr>
              <w:pStyle w:val="XML1"/>
              <w:rPr>
                <w:ins w:id="19297" w:author="Thomas Dietz" w:date="2012-08-13T14:31:00Z"/>
              </w:rPr>
            </w:pPr>
            <w:ins w:id="19298" w:author="Thomas Dietz" w:date="2012-08-13T14:31:00Z">
              <w:r>
                <w:t xml:space="preserve">    &lt;/xs:annotation&gt;</w:t>
              </w:r>
            </w:ins>
          </w:p>
          <w:p w14:paraId="68204291" w14:textId="77777777" w:rsidR="00766893" w:rsidRDefault="00766893" w:rsidP="00766893">
            <w:pPr>
              <w:pStyle w:val="XML1"/>
              <w:rPr>
                <w:ins w:id="19299" w:author="Thomas Dietz" w:date="2012-08-13T14:31:00Z"/>
              </w:rPr>
            </w:pPr>
          </w:p>
          <w:p w14:paraId="38A6A36C" w14:textId="77777777" w:rsidR="00766893" w:rsidRDefault="00766893" w:rsidP="00766893">
            <w:pPr>
              <w:pStyle w:val="XML1"/>
              <w:rPr>
                <w:ins w:id="19300" w:author="Thomas Dietz" w:date="2012-08-13T14:31:00Z"/>
              </w:rPr>
            </w:pPr>
            <w:ins w:id="19301" w:author="Thomas Dietz" w:date="2012-08-13T14:31:00Z">
              <w:r>
                <w:t xml:space="preserve">    &lt;xs:sequence&gt;</w:t>
              </w:r>
            </w:ins>
          </w:p>
          <w:p w14:paraId="6BD82B8A" w14:textId="77777777" w:rsidR="00766893" w:rsidRDefault="00766893" w:rsidP="00766893">
            <w:pPr>
              <w:pStyle w:val="XML1"/>
              <w:rPr>
                <w:ins w:id="19302" w:author="Thomas Dietz" w:date="2012-08-13T14:31:00Z"/>
              </w:rPr>
            </w:pPr>
            <w:ins w:id="19303" w:author="Thomas Dietz" w:date="2012-08-13T14:31:00Z">
              <w:r>
                <w:t xml:space="preserve">      &lt;xs:group ref="OFResourceType"/&gt;</w:t>
              </w:r>
            </w:ins>
          </w:p>
          <w:p w14:paraId="5F0B4E02" w14:textId="77777777" w:rsidR="00766893" w:rsidRDefault="00766893" w:rsidP="00766893">
            <w:pPr>
              <w:pStyle w:val="XML1"/>
              <w:rPr>
                <w:ins w:id="19304" w:author="Thomas Dietz" w:date="2012-08-13T14:31:00Z"/>
              </w:rPr>
            </w:pPr>
            <w:ins w:id="19305" w:author="Thomas Dietz" w:date="2012-08-13T14:31:00Z">
              <w:r>
                <w:t xml:space="preserve">      &lt;xs:element name="id"  type="xs:unsignedLong"&gt;</w:t>
              </w:r>
            </w:ins>
          </w:p>
          <w:p w14:paraId="4FBC8CC0" w14:textId="77777777" w:rsidR="00766893" w:rsidRDefault="00766893" w:rsidP="00766893">
            <w:pPr>
              <w:pStyle w:val="XML1"/>
              <w:rPr>
                <w:ins w:id="19306" w:author="Thomas Dietz" w:date="2012-08-13T14:31:00Z"/>
              </w:rPr>
            </w:pPr>
            <w:ins w:id="19307" w:author="Thomas Dietz" w:date="2012-08-13T14:31:00Z">
              <w:r>
                <w:t xml:space="preserve">        &lt;xs:annotation&gt;</w:t>
              </w:r>
            </w:ins>
          </w:p>
          <w:p w14:paraId="0F707C6B" w14:textId="77777777" w:rsidR="00766893" w:rsidRDefault="00766893" w:rsidP="00766893">
            <w:pPr>
              <w:pStyle w:val="XML1"/>
              <w:rPr>
                <w:ins w:id="19308" w:author="Thomas Dietz" w:date="2012-08-13T14:31:00Z"/>
              </w:rPr>
            </w:pPr>
            <w:ins w:id="19309" w:author="Thomas Dietz" w:date="2012-08-13T14:31:00Z">
              <w:r>
                <w:t xml:space="preserve">          &lt;xs:documentation&gt;</w:t>
              </w:r>
            </w:ins>
          </w:p>
          <w:p w14:paraId="6961C01A" w14:textId="77777777" w:rsidR="00766893" w:rsidRDefault="00766893" w:rsidP="00766893">
            <w:pPr>
              <w:pStyle w:val="XML1"/>
              <w:rPr>
                <w:ins w:id="19310" w:author="Thomas Dietz" w:date="2012-08-13T14:31:00Z"/>
              </w:rPr>
            </w:pPr>
            <w:ins w:id="19311" w:author="Thomas Dietz" w:date="2012-08-13T14:31:00Z">
              <w:r>
                <w:t xml:space="preserve">            This id identifies the OpenFlow Queue to </w:t>
              </w:r>
            </w:ins>
          </w:p>
          <w:p w14:paraId="66139E3A" w14:textId="77777777" w:rsidR="00766893" w:rsidRDefault="00766893" w:rsidP="00766893">
            <w:pPr>
              <w:pStyle w:val="XML1"/>
              <w:rPr>
                <w:ins w:id="19312" w:author="Thomas Dietz" w:date="2012-08-13T14:31:00Z"/>
              </w:rPr>
            </w:pPr>
            <w:ins w:id="19313" w:author="Thomas Dietz" w:date="2012-08-13T14:31:00Z">
              <w:r>
                <w:t xml:space="preserve">            OpenFlow Controllers. It is assigned to an OpenFlow Queue </w:t>
              </w:r>
            </w:ins>
          </w:p>
          <w:p w14:paraId="19AA0FC8" w14:textId="77777777" w:rsidR="00766893" w:rsidRDefault="00766893" w:rsidP="00766893">
            <w:pPr>
              <w:pStyle w:val="XML1"/>
              <w:rPr>
                <w:ins w:id="19314" w:author="Thomas Dietz" w:date="2012-08-13T14:31:00Z"/>
              </w:rPr>
            </w:pPr>
            <w:ins w:id="19315" w:author="Thomas Dietz" w:date="2012-08-13T14:31:00Z">
              <w:r>
                <w:t xml:space="preserve">            latest when the OpenFlow Queue is associated with and</w:t>
              </w:r>
            </w:ins>
          </w:p>
          <w:p w14:paraId="2C2C3709" w14:textId="77777777" w:rsidR="00766893" w:rsidRDefault="00766893" w:rsidP="00766893">
            <w:pPr>
              <w:pStyle w:val="XML1"/>
              <w:rPr>
                <w:ins w:id="19316" w:author="Thomas Dietz" w:date="2012-08-13T14:31:00Z"/>
              </w:rPr>
            </w:pPr>
            <w:ins w:id="19317" w:author="Thomas Dietz" w:date="2012-08-13T14:31:00Z">
              <w:r>
                <w:t xml:space="preserve">            OpenFlow Logical Switch.  If the OpenFlow Queue is</w:t>
              </w:r>
            </w:ins>
          </w:p>
          <w:p w14:paraId="374823C5" w14:textId="77777777" w:rsidR="00766893" w:rsidRDefault="00766893" w:rsidP="00766893">
            <w:pPr>
              <w:pStyle w:val="XML1"/>
              <w:rPr>
                <w:ins w:id="19318" w:author="Thomas Dietz" w:date="2012-08-13T14:31:00Z"/>
              </w:rPr>
            </w:pPr>
            <w:ins w:id="19319" w:author="Thomas Dietz" w:date="2012-08-13T14:31:00Z">
              <w:r>
                <w:t xml:space="preserve">            associated with an OpenFlow Logical Switch, this element</w:t>
              </w:r>
            </w:ins>
          </w:p>
          <w:p w14:paraId="65910BB0" w14:textId="77777777" w:rsidR="00766893" w:rsidRDefault="00766893" w:rsidP="00766893">
            <w:pPr>
              <w:pStyle w:val="XML1"/>
              <w:rPr>
                <w:ins w:id="19320" w:author="Thomas Dietz" w:date="2012-08-13T14:31:00Z"/>
              </w:rPr>
            </w:pPr>
            <w:ins w:id="19321" w:author="Thomas Dietz" w:date="2012-08-13T14:31:00Z">
              <w:r>
                <w:t xml:space="preserve">            MUST be unique within the context of the OpenFlow Logical</w:t>
              </w:r>
            </w:ins>
          </w:p>
          <w:p w14:paraId="087A57F3" w14:textId="77777777" w:rsidR="00766893" w:rsidRDefault="00766893" w:rsidP="00766893">
            <w:pPr>
              <w:pStyle w:val="XML1"/>
              <w:rPr>
                <w:ins w:id="19322" w:author="Thomas Dietz" w:date="2012-08-13T14:31:00Z"/>
              </w:rPr>
            </w:pPr>
            <w:ins w:id="19323" w:author="Thomas Dietz" w:date="2012-08-13T14:31:00Z">
              <w:r>
                <w:t xml:space="preserve">            Switch.  </w:t>
              </w:r>
            </w:ins>
          </w:p>
          <w:p w14:paraId="588CC62A" w14:textId="77777777" w:rsidR="00766893" w:rsidRDefault="00766893" w:rsidP="00766893">
            <w:pPr>
              <w:pStyle w:val="XML1"/>
              <w:rPr>
                <w:ins w:id="19324" w:author="Thomas Dietz" w:date="2012-08-13T14:31:00Z"/>
              </w:rPr>
            </w:pPr>
            <w:ins w:id="19325" w:author="Thomas Dietz" w:date="2012-08-13T14:31:00Z">
              <w:r>
                <w:t xml:space="preserve">                  </w:t>
              </w:r>
            </w:ins>
          </w:p>
          <w:p w14:paraId="2B9B1EA3" w14:textId="77777777" w:rsidR="00766893" w:rsidRDefault="00766893" w:rsidP="00766893">
            <w:pPr>
              <w:pStyle w:val="XML1"/>
              <w:rPr>
                <w:ins w:id="19326" w:author="Thomas Dietz" w:date="2012-08-13T14:31:00Z"/>
              </w:rPr>
            </w:pPr>
            <w:ins w:id="19327" w:author="Thomas Dietz" w:date="2012-08-13T14:31:00Z">
              <w:r>
                <w:t xml:space="preserve">            OpenFlow Capable Switch implementations may choose to</w:t>
              </w:r>
            </w:ins>
          </w:p>
          <w:p w14:paraId="78F323D6" w14:textId="77777777" w:rsidR="00766893" w:rsidRDefault="00766893" w:rsidP="00766893">
            <w:pPr>
              <w:pStyle w:val="XML1"/>
              <w:rPr>
                <w:ins w:id="19328" w:author="Thomas Dietz" w:date="2012-08-13T14:31:00Z"/>
              </w:rPr>
            </w:pPr>
            <w:ins w:id="19329" w:author="Thomas Dietz" w:date="2012-08-13T14:31:00Z">
              <w:r>
                <w:t xml:space="preserve">            assign values to OpenFlow Queues that are unique within the</w:t>
              </w:r>
            </w:ins>
          </w:p>
          <w:p w14:paraId="22B2B3AB" w14:textId="77777777" w:rsidR="00766893" w:rsidRDefault="00766893" w:rsidP="00766893">
            <w:pPr>
              <w:pStyle w:val="XML1"/>
              <w:rPr>
                <w:ins w:id="19330" w:author="Thomas Dietz" w:date="2012-08-13T14:31:00Z"/>
              </w:rPr>
            </w:pPr>
            <w:ins w:id="19331" w:author="Thomas Dietz" w:date="2012-08-13T14:31:00Z">
              <w:r>
                <w:t xml:space="preserve">            context of the OpenFlow Logical Switch.  These id can be</w:t>
              </w:r>
            </w:ins>
          </w:p>
          <w:p w14:paraId="3CA36264" w14:textId="77777777" w:rsidR="00766893" w:rsidRDefault="00766893" w:rsidP="00766893">
            <w:pPr>
              <w:pStyle w:val="XML1"/>
              <w:rPr>
                <w:ins w:id="19332" w:author="Thomas Dietz" w:date="2012-08-13T14:31:00Z"/>
              </w:rPr>
            </w:pPr>
            <w:ins w:id="19333" w:author="Thomas Dietz" w:date="2012-08-13T14:31:00Z">
              <w:r>
                <w:t xml:space="preserve">            used independent of assignments to OpenFlow Logical</w:t>
              </w:r>
            </w:ins>
          </w:p>
          <w:p w14:paraId="630263CD" w14:textId="77777777" w:rsidR="00766893" w:rsidRDefault="00766893" w:rsidP="00766893">
            <w:pPr>
              <w:pStyle w:val="XML1"/>
              <w:rPr>
                <w:ins w:id="19334" w:author="Thomas Dietz" w:date="2012-08-13T14:31:00Z"/>
              </w:rPr>
            </w:pPr>
            <w:ins w:id="19335" w:author="Thomas Dietz" w:date="2012-08-13T14:31:00Z">
              <w:r>
                <w:t xml:space="preserve">            Switches. </w:t>
              </w:r>
            </w:ins>
          </w:p>
          <w:p w14:paraId="6DBBA8A1" w14:textId="77777777" w:rsidR="00766893" w:rsidRDefault="00766893" w:rsidP="00766893">
            <w:pPr>
              <w:pStyle w:val="XML1"/>
              <w:rPr>
                <w:ins w:id="19336" w:author="Thomas Dietz" w:date="2012-08-13T14:31:00Z"/>
              </w:rPr>
            </w:pPr>
            <w:ins w:id="19337" w:author="Thomas Dietz" w:date="2012-08-13T14:31:00Z">
              <w:r>
                <w:t xml:space="preserve">                  </w:t>
              </w:r>
            </w:ins>
          </w:p>
          <w:p w14:paraId="53411DAD" w14:textId="77777777" w:rsidR="00766893" w:rsidRDefault="00766893" w:rsidP="00766893">
            <w:pPr>
              <w:pStyle w:val="XML1"/>
              <w:rPr>
                <w:ins w:id="19338" w:author="Thomas Dietz" w:date="2012-08-13T14:31:00Z"/>
              </w:rPr>
            </w:pPr>
            <w:ins w:id="19339" w:author="Thomas Dietz" w:date="2012-08-13T14:31:00Z">
              <w:r>
                <w:t xml:space="preserve">            Other implementations may assign values to this element</w:t>
              </w:r>
            </w:ins>
          </w:p>
          <w:p w14:paraId="041C52FD" w14:textId="77777777" w:rsidR="00766893" w:rsidRDefault="00766893" w:rsidP="00766893">
            <w:pPr>
              <w:pStyle w:val="XML1"/>
              <w:rPr>
                <w:ins w:id="19340" w:author="Thomas Dietz" w:date="2012-08-13T14:31:00Z"/>
              </w:rPr>
            </w:pPr>
            <w:ins w:id="19341" w:author="Thomas Dietz" w:date="2012-08-13T14:31:00Z">
              <w:r>
                <w:t xml:space="preserve">            only if the OpenFlow Queue is assigned to an OpenFlow</w:t>
              </w:r>
            </w:ins>
          </w:p>
          <w:p w14:paraId="4DA85EEB" w14:textId="77777777" w:rsidR="00766893" w:rsidRDefault="00766893" w:rsidP="00766893">
            <w:pPr>
              <w:pStyle w:val="XML1"/>
              <w:rPr>
                <w:ins w:id="19342" w:author="Thomas Dietz" w:date="2012-08-13T14:31:00Z"/>
              </w:rPr>
            </w:pPr>
            <w:ins w:id="19343" w:author="Thomas Dietz" w:date="2012-08-13T14:31:00Z">
              <w:r>
                <w:t xml:space="preserve">            Logical Switch.  If no value is currently assigned to this</w:t>
              </w:r>
            </w:ins>
          </w:p>
          <w:p w14:paraId="4F4E4140" w14:textId="77777777" w:rsidR="00766893" w:rsidRDefault="00766893" w:rsidP="00766893">
            <w:pPr>
              <w:pStyle w:val="XML1"/>
              <w:rPr>
                <w:ins w:id="19344" w:author="Thomas Dietz" w:date="2012-08-13T14:31:00Z"/>
              </w:rPr>
            </w:pPr>
            <w:ins w:id="19345" w:author="Thomas Dietz" w:date="2012-08-13T14:31:00Z">
              <w:r>
                <w:t xml:space="preserve">            element then this element MUST NOT be included in replies</w:t>
              </w:r>
            </w:ins>
          </w:p>
          <w:p w14:paraId="082A12F7" w14:textId="77777777" w:rsidR="00766893" w:rsidRDefault="00766893" w:rsidP="00766893">
            <w:pPr>
              <w:pStyle w:val="XML1"/>
              <w:rPr>
                <w:ins w:id="19346" w:author="Thomas Dietz" w:date="2012-08-13T14:31:00Z"/>
              </w:rPr>
            </w:pPr>
            <w:ins w:id="19347" w:author="Thomas Dietz" w:date="2012-08-13T14:31:00Z">
              <w:r>
                <w:t xml:space="preserve">            to NETCONF &amp;lt;get&amp;gt; requests. Since this element is not</w:t>
              </w:r>
            </w:ins>
          </w:p>
          <w:p w14:paraId="5126319F" w14:textId="77777777" w:rsidR="00766893" w:rsidRDefault="00766893" w:rsidP="00766893">
            <w:pPr>
              <w:pStyle w:val="XML1"/>
              <w:rPr>
                <w:ins w:id="19348" w:author="Thomas Dietz" w:date="2012-08-13T14:31:00Z"/>
              </w:rPr>
            </w:pPr>
            <w:ins w:id="19349" w:author="Thomas Dietz" w:date="2012-08-13T14:31:00Z">
              <w:r>
                <w:t xml:space="preserve">            configurable with the NETCONF protocol it MUST NOT be</w:t>
              </w:r>
            </w:ins>
          </w:p>
          <w:p w14:paraId="414A7AD3" w14:textId="77777777" w:rsidR="00766893" w:rsidRDefault="00766893" w:rsidP="00766893">
            <w:pPr>
              <w:pStyle w:val="XML1"/>
              <w:rPr>
                <w:ins w:id="19350" w:author="Thomas Dietz" w:date="2012-08-13T14:31:00Z"/>
              </w:rPr>
            </w:pPr>
            <w:ins w:id="19351" w:author="Thomas Dietz" w:date="2012-08-13T14:31:00Z">
              <w:r>
                <w:t xml:space="preserve">            included in replies to NETCONF &amp;lt;get-config&amp;gt; requests.</w:t>
              </w:r>
            </w:ins>
          </w:p>
          <w:p w14:paraId="6156D73A" w14:textId="77777777" w:rsidR="00766893" w:rsidRDefault="00766893" w:rsidP="00766893">
            <w:pPr>
              <w:pStyle w:val="XML1"/>
              <w:rPr>
                <w:ins w:id="19352" w:author="Thomas Dietz" w:date="2012-08-13T14:31:00Z"/>
              </w:rPr>
            </w:pPr>
            <w:ins w:id="19353" w:author="Thomas Dietz" w:date="2012-08-13T14:31:00Z">
              <w:r>
                <w:t xml:space="preserve">          &lt;/xs:documentation&gt;</w:t>
              </w:r>
            </w:ins>
          </w:p>
          <w:p w14:paraId="5B8BBF75" w14:textId="77777777" w:rsidR="00766893" w:rsidRDefault="00766893" w:rsidP="00766893">
            <w:pPr>
              <w:pStyle w:val="XML1"/>
              <w:rPr>
                <w:ins w:id="19354" w:author="Thomas Dietz" w:date="2012-08-13T14:31:00Z"/>
              </w:rPr>
            </w:pPr>
            <w:ins w:id="19355" w:author="Thomas Dietz" w:date="2012-08-13T14:31:00Z">
              <w:r>
                <w:t xml:space="preserve">        &lt;/xs:annotation&gt;</w:t>
              </w:r>
            </w:ins>
          </w:p>
          <w:p w14:paraId="1B3CE138" w14:textId="77777777" w:rsidR="00766893" w:rsidRDefault="00766893" w:rsidP="00766893">
            <w:pPr>
              <w:pStyle w:val="XML1"/>
              <w:rPr>
                <w:ins w:id="19356" w:author="Thomas Dietz" w:date="2012-08-13T14:31:00Z"/>
              </w:rPr>
            </w:pPr>
            <w:ins w:id="19357" w:author="Thomas Dietz" w:date="2012-08-13T14:31:00Z">
              <w:r>
                <w:t xml:space="preserve">      &lt;/xs:element&gt;</w:t>
              </w:r>
            </w:ins>
          </w:p>
          <w:p w14:paraId="0998E289" w14:textId="77777777" w:rsidR="00766893" w:rsidRDefault="00766893" w:rsidP="00766893">
            <w:pPr>
              <w:pStyle w:val="XML1"/>
              <w:rPr>
                <w:ins w:id="19358" w:author="Thomas Dietz" w:date="2012-08-13T14:31:00Z"/>
              </w:rPr>
            </w:pPr>
            <w:ins w:id="19359" w:author="Thomas Dietz" w:date="2012-08-13T14:31:00Z">
              <w:r>
                <w:t xml:space="preserve">      &lt;xs:element name="port"&gt;</w:t>
              </w:r>
            </w:ins>
          </w:p>
          <w:p w14:paraId="4937564B" w14:textId="77777777" w:rsidR="00766893" w:rsidRDefault="00766893" w:rsidP="00766893">
            <w:pPr>
              <w:pStyle w:val="XML1"/>
              <w:rPr>
                <w:ins w:id="19360" w:author="Thomas Dietz" w:date="2012-08-13T14:31:00Z"/>
              </w:rPr>
            </w:pPr>
            <w:ins w:id="19361" w:author="Thomas Dietz" w:date="2012-08-13T14:31:00Z">
              <w:r>
                <w:t xml:space="preserve">        &lt;xs:annotation&gt;</w:t>
              </w:r>
            </w:ins>
          </w:p>
          <w:p w14:paraId="6AF661BF" w14:textId="77777777" w:rsidR="00766893" w:rsidRDefault="00766893" w:rsidP="00766893">
            <w:pPr>
              <w:pStyle w:val="XML1"/>
              <w:rPr>
                <w:ins w:id="19362" w:author="Thomas Dietz" w:date="2012-08-13T14:31:00Z"/>
              </w:rPr>
            </w:pPr>
            <w:ins w:id="19363" w:author="Thomas Dietz" w:date="2012-08-13T14:31:00Z">
              <w:r>
                <w:t xml:space="preserve">          &lt;xs:documentation&gt;</w:t>
              </w:r>
            </w:ins>
          </w:p>
          <w:p w14:paraId="0910C8D0" w14:textId="77777777" w:rsidR="00766893" w:rsidRDefault="00766893" w:rsidP="00766893">
            <w:pPr>
              <w:pStyle w:val="XML1"/>
              <w:rPr>
                <w:ins w:id="19364" w:author="Thomas Dietz" w:date="2012-08-13T14:31:00Z"/>
              </w:rPr>
            </w:pPr>
            <w:ins w:id="19365" w:author="Thomas Dietz" w:date="2012-08-13T14:31:00Z">
              <w:r>
                <w:t xml:space="preserve">            Reference to port resources in the Capable</w:t>
              </w:r>
            </w:ins>
          </w:p>
          <w:p w14:paraId="63F480BE" w14:textId="77777777" w:rsidR="00766893" w:rsidRDefault="00766893" w:rsidP="00766893">
            <w:pPr>
              <w:pStyle w:val="XML1"/>
              <w:rPr>
                <w:ins w:id="19366" w:author="Thomas Dietz" w:date="2012-08-13T14:31:00Z"/>
              </w:rPr>
            </w:pPr>
            <w:ins w:id="19367" w:author="Thomas Dietz" w:date="2012-08-13T14:31:00Z">
              <w:r>
                <w:t xml:space="preserve">            Switch.</w:t>
              </w:r>
            </w:ins>
          </w:p>
          <w:p w14:paraId="35FBE72B" w14:textId="77777777" w:rsidR="00766893" w:rsidRDefault="00766893" w:rsidP="00766893">
            <w:pPr>
              <w:pStyle w:val="XML1"/>
              <w:rPr>
                <w:ins w:id="19368" w:author="Thomas Dietz" w:date="2012-08-13T14:31:00Z"/>
              </w:rPr>
            </w:pPr>
            <w:ins w:id="19369" w:author="Thomas Dietz" w:date="2012-08-13T14:31:00Z">
              <w:r>
                <w:t xml:space="preserve">                  </w:t>
              </w:r>
            </w:ins>
          </w:p>
          <w:p w14:paraId="1BE036EA" w14:textId="77777777" w:rsidR="00766893" w:rsidRDefault="00766893" w:rsidP="00766893">
            <w:pPr>
              <w:pStyle w:val="XML1"/>
              <w:rPr>
                <w:ins w:id="19370" w:author="Thomas Dietz" w:date="2012-08-13T14:31:00Z"/>
              </w:rPr>
            </w:pPr>
            <w:ins w:id="19371" w:author="Thomas Dietz" w:date="2012-08-13T14:31:00Z">
              <w:r>
                <w:t xml:space="preserve">            This element associates an OpenFlow Queue with an OpenFlow </w:t>
              </w:r>
            </w:ins>
          </w:p>
          <w:p w14:paraId="03A75DC4" w14:textId="77777777" w:rsidR="00766893" w:rsidRDefault="00766893" w:rsidP="00766893">
            <w:pPr>
              <w:pStyle w:val="XML1"/>
              <w:rPr>
                <w:ins w:id="19372" w:author="Thomas Dietz" w:date="2012-08-13T14:31:00Z"/>
              </w:rPr>
            </w:pPr>
            <w:ins w:id="19373" w:author="Thomas Dietz" w:date="2012-08-13T14:31:00Z">
              <w:r>
                <w:t xml:space="preserve">            Port. If the OpenFlow Queue is associated with an OpenFlow </w:t>
              </w:r>
            </w:ins>
          </w:p>
          <w:p w14:paraId="46C4E8DE" w14:textId="77777777" w:rsidR="00766893" w:rsidRDefault="00766893" w:rsidP="00766893">
            <w:pPr>
              <w:pStyle w:val="XML1"/>
              <w:rPr>
                <w:ins w:id="19374" w:author="Thomas Dietz" w:date="2012-08-13T14:31:00Z"/>
              </w:rPr>
            </w:pPr>
            <w:ins w:id="19375" w:author="Thomas Dietz" w:date="2012-08-13T14:31:00Z">
              <w:r>
                <w:t xml:space="preserve">            Logical Switch S and this element is present, then it MUST </w:t>
              </w:r>
            </w:ins>
          </w:p>
          <w:p w14:paraId="0B265D20" w14:textId="77777777" w:rsidR="00766893" w:rsidRDefault="00766893" w:rsidP="00766893">
            <w:pPr>
              <w:pStyle w:val="XML1"/>
              <w:rPr>
                <w:ins w:id="19376" w:author="Thomas Dietz" w:date="2012-08-13T14:31:00Z"/>
              </w:rPr>
            </w:pPr>
            <w:ins w:id="19377" w:author="Thomas Dietz" w:date="2012-08-13T14:31:00Z">
              <w:r>
                <w:t xml:space="preserve">            be set to the value of element resource-id of an OpenFlow</w:t>
              </w:r>
            </w:ins>
          </w:p>
          <w:p w14:paraId="59CF4B3F" w14:textId="77777777" w:rsidR="00766893" w:rsidRDefault="00766893" w:rsidP="00766893">
            <w:pPr>
              <w:pStyle w:val="XML1"/>
              <w:rPr>
                <w:ins w:id="19378" w:author="Thomas Dietz" w:date="2012-08-13T14:31:00Z"/>
              </w:rPr>
            </w:pPr>
            <w:ins w:id="19379" w:author="Thomas Dietz" w:date="2012-08-13T14:31:00Z">
              <w:r>
                <w:t xml:space="preserve">            Port which is associated with the OpenFlow Logical Switch</w:t>
              </w:r>
            </w:ins>
          </w:p>
          <w:p w14:paraId="008699B1" w14:textId="77777777" w:rsidR="00766893" w:rsidRDefault="00766893" w:rsidP="00766893">
            <w:pPr>
              <w:pStyle w:val="XML1"/>
              <w:rPr>
                <w:ins w:id="19380" w:author="Thomas Dietz" w:date="2012-08-13T14:31:00Z"/>
              </w:rPr>
            </w:pPr>
            <w:ins w:id="19381" w:author="Thomas Dietz" w:date="2012-08-13T14:31:00Z">
              <w:r>
                <w:t xml:space="preserve">            S.</w:t>
              </w:r>
            </w:ins>
          </w:p>
          <w:p w14:paraId="46C2BAB2" w14:textId="77777777" w:rsidR="00766893" w:rsidRDefault="00766893" w:rsidP="00766893">
            <w:pPr>
              <w:pStyle w:val="XML1"/>
              <w:rPr>
                <w:ins w:id="19382" w:author="Thomas Dietz" w:date="2012-08-13T14:31:00Z"/>
              </w:rPr>
            </w:pPr>
          </w:p>
          <w:p w14:paraId="37811CA0" w14:textId="77777777" w:rsidR="00766893" w:rsidRDefault="00766893" w:rsidP="00766893">
            <w:pPr>
              <w:pStyle w:val="XML1"/>
              <w:rPr>
                <w:ins w:id="19383" w:author="Thomas Dietz" w:date="2012-08-13T14:31:00Z"/>
              </w:rPr>
            </w:pPr>
            <w:ins w:id="19384" w:author="Thomas Dietz" w:date="2012-08-13T14:31:00Z">
              <w:r>
                <w:t xml:space="preserve">            The element MUST refer to an element at the following path:</w:t>
              </w:r>
            </w:ins>
          </w:p>
          <w:p w14:paraId="6F3402E2" w14:textId="77777777" w:rsidR="00766893" w:rsidRDefault="00766893" w:rsidP="00766893">
            <w:pPr>
              <w:pStyle w:val="XML1"/>
              <w:rPr>
                <w:ins w:id="19385" w:author="Thomas Dietz" w:date="2012-08-13T14:31:00Z"/>
              </w:rPr>
            </w:pPr>
            <w:ins w:id="19386" w:author="Thomas Dietz" w:date="2012-08-13T14:31:00Z">
              <w:r>
                <w:t xml:space="preserve">            /capable-switch/resources/port/resource-id</w:t>
              </w:r>
            </w:ins>
          </w:p>
          <w:p w14:paraId="395F935C" w14:textId="77777777" w:rsidR="00766893" w:rsidRDefault="00766893" w:rsidP="00766893">
            <w:pPr>
              <w:pStyle w:val="XML1"/>
              <w:rPr>
                <w:ins w:id="19387" w:author="Thomas Dietz" w:date="2012-08-13T14:31:00Z"/>
              </w:rPr>
            </w:pPr>
            <w:ins w:id="19388" w:author="Thomas Dietz" w:date="2012-08-13T14:31:00Z">
              <w:r>
                <w:t xml:space="preserve">          &lt;/xs:documentation&gt;</w:t>
              </w:r>
            </w:ins>
          </w:p>
          <w:p w14:paraId="22A5029F" w14:textId="77777777" w:rsidR="00766893" w:rsidRDefault="00766893" w:rsidP="00766893">
            <w:pPr>
              <w:pStyle w:val="XML1"/>
              <w:rPr>
                <w:ins w:id="19389" w:author="Thomas Dietz" w:date="2012-08-13T14:31:00Z"/>
              </w:rPr>
            </w:pPr>
            <w:ins w:id="19390" w:author="Thomas Dietz" w:date="2012-08-13T14:31:00Z">
              <w:r>
                <w:t xml:space="preserve">        &lt;/xs:annotation&gt;</w:t>
              </w:r>
            </w:ins>
          </w:p>
          <w:p w14:paraId="2F624B34" w14:textId="77777777" w:rsidR="00766893" w:rsidRDefault="00766893" w:rsidP="00766893">
            <w:pPr>
              <w:pStyle w:val="XML1"/>
              <w:rPr>
                <w:ins w:id="19391" w:author="Thomas Dietz" w:date="2012-08-13T14:31:00Z"/>
              </w:rPr>
            </w:pPr>
            <w:ins w:id="19392" w:author="Thomas Dietz" w:date="2012-08-13T14:31:00Z">
              <w:r>
                <w:t xml:space="preserve">        &lt;xs:simpleType&gt;</w:t>
              </w:r>
            </w:ins>
          </w:p>
          <w:p w14:paraId="68EBE1A1" w14:textId="77777777" w:rsidR="00766893" w:rsidRDefault="00766893" w:rsidP="00766893">
            <w:pPr>
              <w:pStyle w:val="XML1"/>
              <w:rPr>
                <w:ins w:id="19393" w:author="Thomas Dietz" w:date="2012-08-13T14:31:00Z"/>
              </w:rPr>
            </w:pPr>
            <w:ins w:id="19394" w:author="Thomas Dietz" w:date="2012-08-13T14:31:00Z">
              <w:r>
                <w:t xml:space="preserve">          &lt;xs:restriction base="inet:uri"&gt;</w:t>
              </w:r>
            </w:ins>
          </w:p>
          <w:p w14:paraId="3C3BD23A" w14:textId="77777777" w:rsidR="00766893" w:rsidRDefault="00766893" w:rsidP="00766893">
            <w:pPr>
              <w:pStyle w:val="XML1"/>
              <w:rPr>
                <w:ins w:id="19395" w:author="Thomas Dietz" w:date="2012-08-13T14:31:00Z"/>
              </w:rPr>
            </w:pPr>
            <w:ins w:id="19396" w:author="Thomas Dietz" w:date="2012-08-13T14:31:00Z">
              <w:r>
                <w:t xml:space="preserve">          &lt;/xs:restriction&gt;</w:t>
              </w:r>
            </w:ins>
          </w:p>
          <w:p w14:paraId="5DFCD4C2" w14:textId="77777777" w:rsidR="00766893" w:rsidRDefault="00766893" w:rsidP="00766893">
            <w:pPr>
              <w:pStyle w:val="XML1"/>
              <w:rPr>
                <w:ins w:id="19397" w:author="Thomas Dietz" w:date="2012-08-13T14:31:00Z"/>
              </w:rPr>
            </w:pPr>
            <w:ins w:id="19398" w:author="Thomas Dietz" w:date="2012-08-13T14:31:00Z">
              <w:r>
                <w:lastRenderedPageBreak/>
                <w:t xml:space="preserve">        &lt;/xs:simpleType&gt;</w:t>
              </w:r>
            </w:ins>
          </w:p>
          <w:p w14:paraId="477B0093" w14:textId="77777777" w:rsidR="00766893" w:rsidRDefault="00766893" w:rsidP="00766893">
            <w:pPr>
              <w:pStyle w:val="XML1"/>
              <w:rPr>
                <w:ins w:id="19399" w:author="Thomas Dietz" w:date="2012-08-13T14:31:00Z"/>
              </w:rPr>
            </w:pPr>
            <w:ins w:id="19400" w:author="Thomas Dietz" w:date="2012-08-13T14:31:00Z">
              <w:r>
                <w:t xml:space="preserve">      &lt;/xs:element&gt;</w:t>
              </w:r>
            </w:ins>
          </w:p>
          <w:p w14:paraId="54D1E908" w14:textId="77777777" w:rsidR="00766893" w:rsidRDefault="00766893" w:rsidP="00766893">
            <w:pPr>
              <w:pStyle w:val="XML1"/>
              <w:rPr>
                <w:ins w:id="19401" w:author="Thomas Dietz" w:date="2012-08-13T14:31:00Z"/>
              </w:rPr>
            </w:pPr>
            <w:ins w:id="19402" w:author="Thomas Dietz" w:date="2012-08-13T14:31:00Z">
              <w:r>
                <w:t xml:space="preserve">      &lt;xs:element name="properties"&gt;</w:t>
              </w:r>
            </w:ins>
          </w:p>
          <w:p w14:paraId="13E5CBC0" w14:textId="77777777" w:rsidR="00766893" w:rsidRDefault="00766893" w:rsidP="00766893">
            <w:pPr>
              <w:pStyle w:val="XML1"/>
              <w:rPr>
                <w:ins w:id="19403" w:author="Thomas Dietz" w:date="2012-08-13T14:31:00Z"/>
              </w:rPr>
            </w:pPr>
            <w:ins w:id="19404" w:author="Thomas Dietz" w:date="2012-08-13T14:31:00Z">
              <w:r>
                <w:t xml:space="preserve">        &lt;xs:annotation&gt;</w:t>
              </w:r>
            </w:ins>
          </w:p>
          <w:p w14:paraId="71C6312E" w14:textId="77777777" w:rsidR="00766893" w:rsidRDefault="00766893" w:rsidP="00766893">
            <w:pPr>
              <w:pStyle w:val="XML1"/>
              <w:rPr>
                <w:ins w:id="19405" w:author="Thomas Dietz" w:date="2012-08-13T14:31:00Z"/>
              </w:rPr>
            </w:pPr>
            <w:ins w:id="19406" w:author="Thomas Dietz" w:date="2012-08-13T14:31:00Z">
              <w:r>
                <w:t xml:space="preserve">          &lt;xs:documentation&gt;</w:t>
              </w:r>
            </w:ins>
          </w:p>
          <w:p w14:paraId="5B59A6E6" w14:textId="77777777" w:rsidR="00766893" w:rsidRDefault="00766893" w:rsidP="00766893">
            <w:pPr>
              <w:pStyle w:val="XML1"/>
              <w:rPr>
                <w:ins w:id="19407" w:author="Thomas Dietz" w:date="2012-08-13T14:31:00Z"/>
              </w:rPr>
            </w:pPr>
            <w:ins w:id="19408" w:author="Thomas Dietz" w:date="2012-08-13T14:31:00Z">
              <w:r>
                <w:t xml:space="preserve">            The queue properties currently configured.</w:t>
              </w:r>
            </w:ins>
          </w:p>
          <w:p w14:paraId="1964A2B1" w14:textId="77777777" w:rsidR="00766893" w:rsidRDefault="00766893" w:rsidP="00766893">
            <w:pPr>
              <w:pStyle w:val="XML1"/>
              <w:rPr>
                <w:ins w:id="19409" w:author="Thomas Dietz" w:date="2012-08-13T14:31:00Z"/>
              </w:rPr>
            </w:pPr>
            <w:ins w:id="19410" w:author="Thomas Dietz" w:date="2012-08-13T14:31:00Z">
              <w:r>
                <w:t xml:space="preserve">          &lt;/xs:documentation&gt;</w:t>
              </w:r>
            </w:ins>
          </w:p>
          <w:p w14:paraId="44C231AC" w14:textId="77777777" w:rsidR="00766893" w:rsidRDefault="00766893" w:rsidP="00766893">
            <w:pPr>
              <w:pStyle w:val="XML1"/>
              <w:rPr>
                <w:ins w:id="19411" w:author="Thomas Dietz" w:date="2012-08-13T14:31:00Z"/>
              </w:rPr>
            </w:pPr>
            <w:ins w:id="19412" w:author="Thomas Dietz" w:date="2012-08-13T14:31:00Z">
              <w:r>
                <w:t xml:space="preserve">        &lt;/xs:annotation&gt;</w:t>
              </w:r>
            </w:ins>
          </w:p>
          <w:p w14:paraId="68F8775D" w14:textId="77777777" w:rsidR="00766893" w:rsidRDefault="00766893" w:rsidP="00766893">
            <w:pPr>
              <w:pStyle w:val="XML1"/>
              <w:rPr>
                <w:ins w:id="19413" w:author="Thomas Dietz" w:date="2012-08-13T14:31:00Z"/>
              </w:rPr>
            </w:pPr>
            <w:ins w:id="19414" w:author="Thomas Dietz" w:date="2012-08-13T14:31:00Z">
              <w:r>
                <w:t xml:space="preserve">        &lt;xs:complexType&gt;</w:t>
              </w:r>
            </w:ins>
          </w:p>
          <w:p w14:paraId="1F08097F" w14:textId="77777777" w:rsidR="00766893" w:rsidRDefault="00766893" w:rsidP="00766893">
            <w:pPr>
              <w:pStyle w:val="XML1"/>
              <w:rPr>
                <w:ins w:id="19415" w:author="Thomas Dietz" w:date="2012-08-13T14:31:00Z"/>
              </w:rPr>
            </w:pPr>
            <w:ins w:id="19416" w:author="Thomas Dietz" w:date="2012-08-13T14:31:00Z">
              <w:r>
                <w:t xml:space="preserve">          &lt;xs:sequence&gt;</w:t>
              </w:r>
            </w:ins>
          </w:p>
          <w:p w14:paraId="12611765" w14:textId="77777777" w:rsidR="00766893" w:rsidRDefault="00766893" w:rsidP="00766893">
            <w:pPr>
              <w:pStyle w:val="XML1"/>
              <w:rPr>
                <w:ins w:id="19417" w:author="Thomas Dietz" w:date="2012-08-13T14:31:00Z"/>
              </w:rPr>
            </w:pPr>
            <w:ins w:id="19418" w:author="Thomas Dietz" w:date="2012-08-13T14:31:00Z">
              <w:r>
                <w:t xml:space="preserve">            &lt;xs:element name="min-rate" minOccurs="0"  type="OFTenthOfAPercentType"&gt;</w:t>
              </w:r>
            </w:ins>
          </w:p>
          <w:p w14:paraId="31CB3165" w14:textId="77777777" w:rsidR="00766893" w:rsidRDefault="00766893" w:rsidP="00766893">
            <w:pPr>
              <w:pStyle w:val="XML1"/>
              <w:rPr>
                <w:ins w:id="19419" w:author="Thomas Dietz" w:date="2012-08-13T14:31:00Z"/>
              </w:rPr>
            </w:pPr>
            <w:ins w:id="19420" w:author="Thomas Dietz" w:date="2012-08-13T14:31:00Z">
              <w:r>
                <w:t xml:space="preserve">              &lt;xs:annotation&gt;</w:t>
              </w:r>
            </w:ins>
          </w:p>
          <w:p w14:paraId="5B32AFE7" w14:textId="77777777" w:rsidR="00766893" w:rsidRDefault="00766893" w:rsidP="00766893">
            <w:pPr>
              <w:pStyle w:val="XML1"/>
              <w:rPr>
                <w:ins w:id="19421" w:author="Thomas Dietz" w:date="2012-08-13T14:31:00Z"/>
              </w:rPr>
            </w:pPr>
            <w:ins w:id="19422" w:author="Thomas Dietz" w:date="2012-08-13T14:31:00Z">
              <w:r>
                <w:t xml:space="preserve">                &lt;xs:documentation&gt;</w:t>
              </w:r>
            </w:ins>
          </w:p>
          <w:p w14:paraId="4293244F" w14:textId="77777777" w:rsidR="00766893" w:rsidRDefault="00766893" w:rsidP="00766893">
            <w:pPr>
              <w:pStyle w:val="XML1"/>
              <w:rPr>
                <w:ins w:id="19423" w:author="Thomas Dietz" w:date="2012-08-13T14:31:00Z"/>
              </w:rPr>
            </w:pPr>
            <w:ins w:id="19424" w:author="Thomas Dietz" w:date="2012-08-13T14:31:00Z">
              <w:r>
                <w:t xml:space="preserve">                  The minimal rate that is reserved for this</w:t>
              </w:r>
            </w:ins>
          </w:p>
          <w:p w14:paraId="21E4BA0D" w14:textId="77777777" w:rsidR="00766893" w:rsidRDefault="00766893" w:rsidP="00766893">
            <w:pPr>
              <w:pStyle w:val="XML1"/>
              <w:rPr>
                <w:ins w:id="19425" w:author="Thomas Dietz" w:date="2012-08-13T14:31:00Z"/>
              </w:rPr>
            </w:pPr>
            <w:ins w:id="19426" w:author="Thomas Dietz" w:date="2012-08-13T14:31:00Z">
              <w:r>
                <w:t xml:space="preserve">                  queue in 1/10 of a percent of the actual rate.</w:t>
              </w:r>
            </w:ins>
          </w:p>
          <w:p w14:paraId="5EC245E9" w14:textId="77777777" w:rsidR="00766893" w:rsidRDefault="00766893" w:rsidP="00766893">
            <w:pPr>
              <w:pStyle w:val="XML1"/>
              <w:rPr>
                <w:ins w:id="19427" w:author="Thomas Dietz" w:date="2012-08-13T14:31:00Z"/>
              </w:rPr>
            </w:pPr>
          </w:p>
          <w:p w14:paraId="5E00D688" w14:textId="77777777" w:rsidR="00766893" w:rsidRDefault="00766893" w:rsidP="00766893">
            <w:pPr>
              <w:pStyle w:val="XML1"/>
              <w:rPr>
                <w:ins w:id="19428" w:author="Thomas Dietz" w:date="2012-08-13T14:31:00Z"/>
              </w:rPr>
            </w:pPr>
            <w:ins w:id="19429" w:author="Thomas Dietz" w:date="2012-08-13T14:31:00Z">
              <w:r>
                <w:t xml:space="preserve">                  This element is optional. If not present a min-rate is</w:t>
              </w:r>
            </w:ins>
          </w:p>
          <w:p w14:paraId="613305E8" w14:textId="77777777" w:rsidR="00766893" w:rsidRDefault="00766893" w:rsidP="00766893">
            <w:pPr>
              <w:pStyle w:val="XML1"/>
              <w:rPr>
                <w:ins w:id="19430" w:author="Thomas Dietz" w:date="2012-08-13T14:31:00Z"/>
              </w:rPr>
            </w:pPr>
            <w:ins w:id="19431" w:author="Thomas Dietz" w:date="2012-08-13T14:31:00Z">
              <w:r>
                <w:t xml:space="preserve">                  not set.</w:t>
              </w:r>
            </w:ins>
          </w:p>
          <w:p w14:paraId="7D7681B3" w14:textId="77777777" w:rsidR="00766893" w:rsidRDefault="00766893" w:rsidP="00766893">
            <w:pPr>
              <w:pStyle w:val="XML1"/>
              <w:rPr>
                <w:ins w:id="19432" w:author="Thomas Dietz" w:date="2012-08-13T14:31:00Z"/>
              </w:rPr>
            </w:pPr>
            <w:ins w:id="19433" w:author="Thomas Dietz" w:date="2012-08-13T14:31:00Z">
              <w:r>
                <w:t xml:space="preserve">                &lt;/xs:documentation&gt;</w:t>
              </w:r>
            </w:ins>
          </w:p>
          <w:p w14:paraId="465AA9DC" w14:textId="77777777" w:rsidR="00766893" w:rsidRDefault="00766893" w:rsidP="00766893">
            <w:pPr>
              <w:pStyle w:val="XML1"/>
              <w:rPr>
                <w:ins w:id="19434" w:author="Thomas Dietz" w:date="2012-08-13T14:31:00Z"/>
              </w:rPr>
            </w:pPr>
            <w:ins w:id="19435" w:author="Thomas Dietz" w:date="2012-08-13T14:31:00Z">
              <w:r>
                <w:t xml:space="preserve">              &lt;/xs:annotation&gt;</w:t>
              </w:r>
            </w:ins>
          </w:p>
          <w:p w14:paraId="1F33441A" w14:textId="77777777" w:rsidR="00766893" w:rsidRDefault="00766893" w:rsidP="00766893">
            <w:pPr>
              <w:pStyle w:val="XML1"/>
              <w:rPr>
                <w:ins w:id="19436" w:author="Thomas Dietz" w:date="2012-08-13T14:31:00Z"/>
              </w:rPr>
            </w:pPr>
            <w:ins w:id="19437" w:author="Thomas Dietz" w:date="2012-08-13T14:31:00Z">
              <w:r>
                <w:t xml:space="preserve">            &lt;/xs:element&gt;</w:t>
              </w:r>
            </w:ins>
          </w:p>
          <w:p w14:paraId="0CC8517F" w14:textId="77777777" w:rsidR="00766893" w:rsidRDefault="00766893" w:rsidP="00766893">
            <w:pPr>
              <w:pStyle w:val="XML1"/>
              <w:rPr>
                <w:ins w:id="19438" w:author="Thomas Dietz" w:date="2012-08-13T14:31:00Z"/>
              </w:rPr>
            </w:pPr>
            <w:ins w:id="19439" w:author="Thomas Dietz" w:date="2012-08-13T14:31:00Z">
              <w:r>
                <w:t xml:space="preserve">            &lt;xs:element name="max-rate" minOccurs="0"  type="OFTenthOfAPercentType"&gt;</w:t>
              </w:r>
            </w:ins>
          </w:p>
          <w:p w14:paraId="7BEB2384" w14:textId="77777777" w:rsidR="00766893" w:rsidRDefault="00766893" w:rsidP="00766893">
            <w:pPr>
              <w:pStyle w:val="XML1"/>
              <w:rPr>
                <w:ins w:id="19440" w:author="Thomas Dietz" w:date="2012-08-13T14:31:00Z"/>
              </w:rPr>
            </w:pPr>
            <w:ins w:id="19441" w:author="Thomas Dietz" w:date="2012-08-13T14:31:00Z">
              <w:r>
                <w:t xml:space="preserve">              &lt;xs:annotation&gt;</w:t>
              </w:r>
            </w:ins>
          </w:p>
          <w:p w14:paraId="06BE6981" w14:textId="77777777" w:rsidR="00766893" w:rsidRDefault="00766893" w:rsidP="00766893">
            <w:pPr>
              <w:pStyle w:val="XML1"/>
              <w:rPr>
                <w:ins w:id="19442" w:author="Thomas Dietz" w:date="2012-08-13T14:31:00Z"/>
              </w:rPr>
            </w:pPr>
            <w:ins w:id="19443" w:author="Thomas Dietz" w:date="2012-08-13T14:31:00Z">
              <w:r>
                <w:t xml:space="preserve">                &lt;xs:documentation&gt;</w:t>
              </w:r>
            </w:ins>
          </w:p>
          <w:p w14:paraId="51E23894" w14:textId="77777777" w:rsidR="00766893" w:rsidRDefault="00766893" w:rsidP="00766893">
            <w:pPr>
              <w:pStyle w:val="XML1"/>
              <w:rPr>
                <w:ins w:id="19444" w:author="Thomas Dietz" w:date="2012-08-13T14:31:00Z"/>
              </w:rPr>
            </w:pPr>
            <w:ins w:id="19445" w:author="Thomas Dietz" w:date="2012-08-13T14:31:00Z">
              <w:r>
                <w:t xml:space="preserve">                  The maximum rate that is reserved for this</w:t>
              </w:r>
            </w:ins>
          </w:p>
          <w:p w14:paraId="6EA160E0" w14:textId="77777777" w:rsidR="00766893" w:rsidRDefault="00766893" w:rsidP="00766893">
            <w:pPr>
              <w:pStyle w:val="XML1"/>
              <w:rPr>
                <w:ins w:id="19446" w:author="Thomas Dietz" w:date="2012-08-13T14:31:00Z"/>
              </w:rPr>
            </w:pPr>
            <w:ins w:id="19447" w:author="Thomas Dietz" w:date="2012-08-13T14:31:00Z">
              <w:r>
                <w:t xml:space="preserve">                  queue in 1/10 of a percent of the actual rate.</w:t>
              </w:r>
            </w:ins>
          </w:p>
          <w:p w14:paraId="400E6CC8" w14:textId="77777777" w:rsidR="00766893" w:rsidRDefault="00766893" w:rsidP="00766893">
            <w:pPr>
              <w:pStyle w:val="XML1"/>
              <w:rPr>
                <w:ins w:id="19448" w:author="Thomas Dietz" w:date="2012-08-13T14:31:00Z"/>
              </w:rPr>
            </w:pPr>
          </w:p>
          <w:p w14:paraId="047014CB" w14:textId="77777777" w:rsidR="00766893" w:rsidRDefault="00766893" w:rsidP="00766893">
            <w:pPr>
              <w:pStyle w:val="XML1"/>
              <w:rPr>
                <w:ins w:id="19449" w:author="Thomas Dietz" w:date="2012-08-13T14:31:00Z"/>
              </w:rPr>
            </w:pPr>
            <w:ins w:id="19450" w:author="Thomas Dietz" w:date="2012-08-13T14:31:00Z">
              <w:r>
                <w:t xml:space="preserve">                  This element is optional. If not present the max-rate is</w:t>
              </w:r>
            </w:ins>
          </w:p>
          <w:p w14:paraId="5ADA64F2" w14:textId="77777777" w:rsidR="00766893" w:rsidRDefault="00766893" w:rsidP="00766893">
            <w:pPr>
              <w:pStyle w:val="XML1"/>
              <w:rPr>
                <w:ins w:id="19451" w:author="Thomas Dietz" w:date="2012-08-13T14:31:00Z"/>
              </w:rPr>
            </w:pPr>
            <w:ins w:id="19452" w:author="Thomas Dietz" w:date="2012-08-13T14:31:00Z">
              <w:r>
                <w:t xml:space="preserve">                  not set.</w:t>
              </w:r>
            </w:ins>
          </w:p>
          <w:p w14:paraId="075F7068" w14:textId="77777777" w:rsidR="00766893" w:rsidRDefault="00766893" w:rsidP="00766893">
            <w:pPr>
              <w:pStyle w:val="XML1"/>
              <w:rPr>
                <w:ins w:id="19453" w:author="Thomas Dietz" w:date="2012-08-13T14:31:00Z"/>
              </w:rPr>
            </w:pPr>
            <w:ins w:id="19454" w:author="Thomas Dietz" w:date="2012-08-13T14:31:00Z">
              <w:r>
                <w:t xml:space="preserve">                &lt;/xs:documentation&gt;</w:t>
              </w:r>
            </w:ins>
          </w:p>
          <w:p w14:paraId="73680D1C" w14:textId="77777777" w:rsidR="00766893" w:rsidRDefault="00766893" w:rsidP="00766893">
            <w:pPr>
              <w:pStyle w:val="XML1"/>
              <w:rPr>
                <w:ins w:id="19455" w:author="Thomas Dietz" w:date="2012-08-13T14:31:00Z"/>
              </w:rPr>
            </w:pPr>
            <w:ins w:id="19456" w:author="Thomas Dietz" w:date="2012-08-13T14:31:00Z">
              <w:r>
                <w:t xml:space="preserve">              &lt;/xs:annotation&gt;</w:t>
              </w:r>
            </w:ins>
          </w:p>
          <w:p w14:paraId="79CBE860" w14:textId="77777777" w:rsidR="00766893" w:rsidRDefault="00766893" w:rsidP="00766893">
            <w:pPr>
              <w:pStyle w:val="XML1"/>
              <w:rPr>
                <w:ins w:id="19457" w:author="Thomas Dietz" w:date="2012-08-13T14:31:00Z"/>
              </w:rPr>
            </w:pPr>
            <w:ins w:id="19458" w:author="Thomas Dietz" w:date="2012-08-13T14:31:00Z">
              <w:r>
                <w:t xml:space="preserve">            &lt;/xs:element&gt;</w:t>
              </w:r>
            </w:ins>
          </w:p>
          <w:p w14:paraId="1E9E98CC" w14:textId="77777777" w:rsidR="00766893" w:rsidRDefault="00766893" w:rsidP="00766893">
            <w:pPr>
              <w:pStyle w:val="XML1"/>
              <w:rPr>
                <w:ins w:id="19459" w:author="Thomas Dietz" w:date="2012-08-13T14:31:00Z"/>
              </w:rPr>
            </w:pPr>
            <w:ins w:id="19460" w:author="Thomas Dietz" w:date="2012-08-13T14:31:00Z">
              <w:r>
                <w:t xml:space="preserve">            &lt;xs:element name="experimenter" minOccurs="0" maxOccurs="unbounded"  type="xs:unsignedInt"&gt;</w:t>
              </w:r>
            </w:ins>
          </w:p>
          <w:p w14:paraId="45588F91" w14:textId="77777777" w:rsidR="00766893" w:rsidRDefault="00766893" w:rsidP="00766893">
            <w:pPr>
              <w:pStyle w:val="XML1"/>
              <w:rPr>
                <w:ins w:id="19461" w:author="Thomas Dietz" w:date="2012-08-13T14:31:00Z"/>
              </w:rPr>
            </w:pPr>
            <w:ins w:id="19462" w:author="Thomas Dietz" w:date="2012-08-13T14:31:00Z">
              <w:r>
                <w:t xml:space="preserve">              &lt;xs:annotation&gt;</w:t>
              </w:r>
            </w:ins>
          </w:p>
          <w:p w14:paraId="71889620" w14:textId="77777777" w:rsidR="00766893" w:rsidRDefault="00766893" w:rsidP="00766893">
            <w:pPr>
              <w:pStyle w:val="XML1"/>
              <w:rPr>
                <w:ins w:id="19463" w:author="Thomas Dietz" w:date="2012-08-13T14:31:00Z"/>
              </w:rPr>
            </w:pPr>
            <w:ins w:id="19464" w:author="Thomas Dietz" w:date="2012-08-13T14:31:00Z">
              <w:r>
                <w:t xml:space="preserve">                &lt;xs:documentation&gt;</w:t>
              </w:r>
            </w:ins>
          </w:p>
          <w:p w14:paraId="1FF42B69" w14:textId="77777777" w:rsidR="00766893" w:rsidRDefault="00766893" w:rsidP="00766893">
            <w:pPr>
              <w:pStyle w:val="XML1"/>
              <w:rPr>
                <w:ins w:id="19465" w:author="Thomas Dietz" w:date="2012-08-13T14:31:00Z"/>
              </w:rPr>
            </w:pPr>
            <w:ins w:id="19466" w:author="Thomas Dietz" w:date="2012-08-13T14:31:00Z">
              <w:r>
                <w:t xml:space="preserve">                  A list of experimenter identifiers of queue</w:t>
              </w:r>
            </w:ins>
          </w:p>
          <w:p w14:paraId="75321044" w14:textId="77777777" w:rsidR="00766893" w:rsidRDefault="00766893" w:rsidP="00766893">
            <w:pPr>
              <w:pStyle w:val="XML1"/>
              <w:rPr>
                <w:ins w:id="19467" w:author="Thomas Dietz" w:date="2012-08-13T14:31:00Z"/>
              </w:rPr>
            </w:pPr>
            <w:ins w:id="19468" w:author="Thomas Dietz" w:date="2012-08-13T14:31:00Z">
              <w:r>
                <w:t xml:space="preserve">                  properties used.</w:t>
              </w:r>
            </w:ins>
          </w:p>
          <w:p w14:paraId="1CA6F897" w14:textId="77777777" w:rsidR="00766893" w:rsidRDefault="00766893" w:rsidP="00766893">
            <w:pPr>
              <w:pStyle w:val="XML1"/>
              <w:rPr>
                <w:ins w:id="19469" w:author="Thomas Dietz" w:date="2012-08-13T14:31:00Z"/>
              </w:rPr>
            </w:pPr>
          </w:p>
          <w:p w14:paraId="4C9B844F" w14:textId="77777777" w:rsidR="00766893" w:rsidRDefault="00766893" w:rsidP="00766893">
            <w:pPr>
              <w:pStyle w:val="XML1"/>
              <w:rPr>
                <w:ins w:id="19470" w:author="Thomas Dietz" w:date="2012-08-13T14:31:00Z"/>
              </w:rPr>
            </w:pPr>
            <w:ins w:id="19471" w:author="Thomas Dietz" w:date="2012-08-13T14:31:00Z">
              <w:r>
                <w:t xml:space="preserve">                  This element is optional.</w:t>
              </w:r>
            </w:ins>
          </w:p>
          <w:p w14:paraId="052FA12C" w14:textId="77777777" w:rsidR="00766893" w:rsidRDefault="00766893" w:rsidP="00766893">
            <w:pPr>
              <w:pStyle w:val="XML1"/>
              <w:rPr>
                <w:ins w:id="19472" w:author="Thomas Dietz" w:date="2012-08-13T14:31:00Z"/>
              </w:rPr>
            </w:pPr>
            <w:ins w:id="19473" w:author="Thomas Dietz" w:date="2012-08-13T14:31:00Z">
              <w:r>
                <w:t xml:space="preserve">                &lt;/xs:documentation&gt;</w:t>
              </w:r>
            </w:ins>
          </w:p>
          <w:p w14:paraId="0F46B9A1" w14:textId="77777777" w:rsidR="00766893" w:rsidRDefault="00766893" w:rsidP="00766893">
            <w:pPr>
              <w:pStyle w:val="XML1"/>
              <w:rPr>
                <w:ins w:id="19474" w:author="Thomas Dietz" w:date="2012-08-13T14:31:00Z"/>
              </w:rPr>
            </w:pPr>
            <w:ins w:id="19475" w:author="Thomas Dietz" w:date="2012-08-13T14:31:00Z">
              <w:r>
                <w:t xml:space="preserve">              &lt;/xs:annotation&gt;</w:t>
              </w:r>
            </w:ins>
          </w:p>
          <w:p w14:paraId="274C0226" w14:textId="77777777" w:rsidR="00766893" w:rsidRDefault="00766893" w:rsidP="00766893">
            <w:pPr>
              <w:pStyle w:val="XML1"/>
              <w:rPr>
                <w:ins w:id="19476" w:author="Thomas Dietz" w:date="2012-08-13T14:31:00Z"/>
              </w:rPr>
            </w:pPr>
            <w:ins w:id="19477" w:author="Thomas Dietz" w:date="2012-08-13T14:31:00Z">
              <w:r>
                <w:t xml:space="preserve">            &lt;/xs:element&gt;</w:t>
              </w:r>
            </w:ins>
          </w:p>
          <w:p w14:paraId="29FB292C" w14:textId="77777777" w:rsidR="00766893" w:rsidRDefault="00766893" w:rsidP="00766893">
            <w:pPr>
              <w:pStyle w:val="XML1"/>
              <w:rPr>
                <w:ins w:id="19478" w:author="Thomas Dietz" w:date="2012-08-13T14:31:00Z"/>
              </w:rPr>
            </w:pPr>
            <w:ins w:id="19479" w:author="Thomas Dietz" w:date="2012-08-13T14:31:00Z">
              <w:r>
                <w:t xml:space="preserve">          &lt;/xs:sequence&gt;</w:t>
              </w:r>
            </w:ins>
          </w:p>
          <w:p w14:paraId="23674DC2" w14:textId="77777777" w:rsidR="00766893" w:rsidRDefault="00766893" w:rsidP="00766893">
            <w:pPr>
              <w:pStyle w:val="XML1"/>
              <w:rPr>
                <w:ins w:id="19480" w:author="Thomas Dietz" w:date="2012-08-13T14:31:00Z"/>
              </w:rPr>
            </w:pPr>
            <w:ins w:id="19481" w:author="Thomas Dietz" w:date="2012-08-13T14:31:00Z">
              <w:r>
                <w:t xml:space="preserve">        &lt;/xs:complexType&gt;</w:t>
              </w:r>
            </w:ins>
          </w:p>
          <w:p w14:paraId="4D1EDDF9" w14:textId="77777777" w:rsidR="00766893" w:rsidRDefault="00766893" w:rsidP="00766893">
            <w:pPr>
              <w:pStyle w:val="XML1"/>
              <w:rPr>
                <w:ins w:id="19482" w:author="Thomas Dietz" w:date="2012-08-13T14:31:00Z"/>
              </w:rPr>
            </w:pPr>
            <w:ins w:id="19483" w:author="Thomas Dietz" w:date="2012-08-13T14:31:00Z">
              <w:r>
                <w:t xml:space="preserve">      &lt;/xs:element&gt;</w:t>
              </w:r>
            </w:ins>
          </w:p>
          <w:p w14:paraId="343672C6" w14:textId="77777777" w:rsidR="00766893" w:rsidRDefault="00766893" w:rsidP="00766893">
            <w:pPr>
              <w:pStyle w:val="XML1"/>
              <w:rPr>
                <w:ins w:id="19484" w:author="Thomas Dietz" w:date="2012-08-13T14:31:00Z"/>
              </w:rPr>
            </w:pPr>
            <w:ins w:id="19485" w:author="Thomas Dietz" w:date="2012-08-13T14:31:00Z">
              <w:r>
                <w:t xml:space="preserve">    &lt;/xs:sequence&gt;</w:t>
              </w:r>
            </w:ins>
          </w:p>
          <w:p w14:paraId="057B4A51" w14:textId="77777777" w:rsidR="00F07D3E" w:rsidRDefault="00766893" w:rsidP="00766893">
            <w:pPr>
              <w:pStyle w:val="XML1"/>
              <w:rPr>
                <w:ins w:id="19486" w:author="Thomas Dietz" w:date="2012-08-13T14:31:00Z"/>
              </w:rPr>
            </w:pPr>
            <w:ins w:id="19487" w:author="Thomas Dietz" w:date="2012-08-13T14:31:00Z">
              <w:r>
                <w:t xml:space="preserve">  &lt;/xs:group&gt;</w:t>
              </w:r>
            </w:ins>
          </w:p>
          <w:p w14:paraId="65DEAAAA" w14:textId="77777777" w:rsidR="00766893" w:rsidRDefault="00766893" w:rsidP="00766893">
            <w:pPr>
              <w:pStyle w:val="XML1"/>
              <w:rPr>
                <w:ins w:id="19488" w:author="Thomas Dietz" w:date="2012-08-13T14:31:00Z"/>
              </w:rPr>
            </w:pPr>
          </w:p>
          <w:p w14:paraId="7E346F64" w14:textId="77777777" w:rsidR="0089627C" w:rsidRDefault="0089627C" w:rsidP="0089627C">
            <w:pPr>
              <w:pStyle w:val="XML1"/>
              <w:rPr>
                <w:ins w:id="19489" w:author="Thomas Dietz" w:date="2012-08-13T14:32:00Z"/>
              </w:rPr>
            </w:pPr>
            <w:ins w:id="19490" w:author="Thomas Dietz" w:date="2012-08-13T14:32:00Z">
              <w:r>
                <w:t xml:space="preserve">  &lt;xs:simpleType name="OFTenthOfAPercentType"&gt;</w:t>
              </w:r>
            </w:ins>
          </w:p>
          <w:p w14:paraId="3CA24F75" w14:textId="77777777" w:rsidR="0089627C" w:rsidRDefault="0089627C" w:rsidP="0089627C">
            <w:pPr>
              <w:pStyle w:val="XML1"/>
              <w:rPr>
                <w:ins w:id="19491" w:author="Thomas Dietz" w:date="2012-08-13T14:32:00Z"/>
              </w:rPr>
            </w:pPr>
            <w:ins w:id="19492" w:author="Thomas Dietz" w:date="2012-08-13T14:32:00Z">
              <w:r>
                <w:t xml:space="preserve">    &lt;xs:annotation&gt;</w:t>
              </w:r>
            </w:ins>
          </w:p>
          <w:p w14:paraId="39CF0635" w14:textId="77777777" w:rsidR="0089627C" w:rsidRDefault="0089627C" w:rsidP="0089627C">
            <w:pPr>
              <w:pStyle w:val="XML1"/>
              <w:rPr>
                <w:ins w:id="19493" w:author="Thomas Dietz" w:date="2012-08-13T14:32:00Z"/>
              </w:rPr>
            </w:pPr>
            <w:ins w:id="19494" w:author="Thomas Dietz" w:date="2012-08-13T14:32:00Z">
              <w:r>
                <w:t xml:space="preserve">      &lt;xs:documentation&gt;</w:t>
              </w:r>
            </w:ins>
          </w:p>
          <w:p w14:paraId="562DFCC3" w14:textId="77777777" w:rsidR="0089627C" w:rsidRDefault="0089627C" w:rsidP="0089627C">
            <w:pPr>
              <w:pStyle w:val="XML1"/>
              <w:rPr>
                <w:ins w:id="19495" w:author="Thomas Dietz" w:date="2012-08-13T14:32:00Z"/>
              </w:rPr>
            </w:pPr>
            <w:ins w:id="19496" w:author="Thomas Dietz" w:date="2012-08-13T14:32:00Z">
              <w:r>
                <w:t xml:space="preserve">        This type defines a value in tenth of a percent.</w:t>
              </w:r>
            </w:ins>
          </w:p>
          <w:p w14:paraId="3D46B90E" w14:textId="77777777" w:rsidR="0089627C" w:rsidRDefault="0089627C" w:rsidP="0089627C">
            <w:pPr>
              <w:pStyle w:val="XML1"/>
              <w:rPr>
                <w:ins w:id="19497" w:author="Thomas Dietz" w:date="2012-08-13T14:32:00Z"/>
              </w:rPr>
            </w:pPr>
            <w:ins w:id="19498" w:author="Thomas Dietz" w:date="2012-08-13T14:32:00Z">
              <w:r>
                <w:t xml:space="preserve">      &lt;/xs:documentation&gt;</w:t>
              </w:r>
            </w:ins>
          </w:p>
          <w:p w14:paraId="5D361D5C" w14:textId="77777777" w:rsidR="0089627C" w:rsidRDefault="0089627C" w:rsidP="0089627C">
            <w:pPr>
              <w:pStyle w:val="XML1"/>
              <w:rPr>
                <w:ins w:id="19499" w:author="Thomas Dietz" w:date="2012-08-13T14:32:00Z"/>
              </w:rPr>
            </w:pPr>
            <w:ins w:id="19500" w:author="Thomas Dietz" w:date="2012-08-13T14:32:00Z">
              <w:r>
                <w:lastRenderedPageBreak/>
                <w:t xml:space="preserve">    &lt;/xs:annotation&gt;</w:t>
              </w:r>
            </w:ins>
          </w:p>
          <w:p w14:paraId="00113302" w14:textId="77777777" w:rsidR="0089627C" w:rsidRDefault="0089627C" w:rsidP="0089627C">
            <w:pPr>
              <w:pStyle w:val="XML1"/>
              <w:rPr>
                <w:ins w:id="19501" w:author="Thomas Dietz" w:date="2012-08-13T14:32:00Z"/>
              </w:rPr>
            </w:pPr>
          </w:p>
          <w:p w14:paraId="2EDE8C60" w14:textId="77777777" w:rsidR="0089627C" w:rsidRDefault="0089627C" w:rsidP="0089627C">
            <w:pPr>
              <w:pStyle w:val="XML1"/>
              <w:rPr>
                <w:ins w:id="19502" w:author="Thomas Dietz" w:date="2012-08-13T14:32:00Z"/>
              </w:rPr>
            </w:pPr>
            <w:ins w:id="19503" w:author="Thomas Dietz" w:date="2012-08-13T14:32:00Z">
              <w:r>
                <w:t xml:space="preserve">    &lt;xs:restriction base="xs:unsignedShort"&gt;</w:t>
              </w:r>
            </w:ins>
          </w:p>
          <w:p w14:paraId="2ABBFEA4" w14:textId="77777777" w:rsidR="0089627C" w:rsidRDefault="0089627C" w:rsidP="0089627C">
            <w:pPr>
              <w:pStyle w:val="XML1"/>
              <w:rPr>
                <w:ins w:id="19504" w:author="Thomas Dietz" w:date="2012-08-13T14:32:00Z"/>
              </w:rPr>
            </w:pPr>
            <w:ins w:id="19505" w:author="Thomas Dietz" w:date="2012-08-13T14:32:00Z">
              <w:r>
                <w:t xml:space="preserve">      &lt;xs:minInclusive value="0"/&gt;</w:t>
              </w:r>
            </w:ins>
          </w:p>
          <w:p w14:paraId="0924B0CC" w14:textId="77777777" w:rsidR="0089627C" w:rsidRDefault="0089627C" w:rsidP="0089627C">
            <w:pPr>
              <w:pStyle w:val="XML1"/>
              <w:rPr>
                <w:ins w:id="19506" w:author="Thomas Dietz" w:date="2012-08-13T14:32:00Z"/>
              </w:rPr>
            </w:pPr>
            <w:ins w:id="19507" w:author="Thomas Dietz" w:date="2012-08-13T14:32:00Z">
              <w:r>
                <w:t xml:space="preserve">      &lt;xs:maxInclusive value="1000"/&gt;</w:t>
              </w:r>
            </w:ins>
          </w:p>
          <w:p w14:paraId="5F9F4611" w14:textId="77777777" w:rsidR="0089627C" w:rsidRDefault="0089627C" w:rsidP="0089627C">
            <w:pPr>
              <w:pStyle w:val="XML1"/>
              <w:rPr>
                <w:ins w:id="19508" w:author="Thomas Dietz" w:date="2012-08-13T14:32:00Z"/>
              </w:rPr>
            </w:pPr>
            <w:ins w:id="19509" w:author="Thomas Dietz" w:date="2012-08-13T14:32:00Z">
              <w:r>
                <w:t xml:space="preserve">    &lt;/xs:restriction&gt;</w:t>
              </w:r>
            </w:ins>
          </w:p>
          <w:p w14:paraId="7C8F79DC" w14:textId="7C4FF0B5" w:rsidR="00766893" w:rsidRPr="009F1B7D" w:rsidRDefault="0089627C" w:rsidP="0089627C">
            <w:pPr>
              <w:pStyle w:val="XML1"/>
            </w:pPr>
            <w:ins w:id="19510" w:author="Thomas Dietz" w:date="2012-08-13T14:32:00Z">
              <w:r>
                <w:t xml:space="preserve">  &lt;/xs:simpleType&gt;</w:t>
              </w:r>
            </w:ins>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9511" w:name="_Toc315954027"/>
      <w:bookmarkStart w:id="19512" w:name="_Toc316542537"/>
      <w:bookmarkStart w:id="19513" w:name="_Toc335148275"/>
      <w:r w:rsidRPr="00DB42FD">
        <w:t>XML Example</w:t>
      </w:r>
      <w:bookmarkEnd w:id="19511"/>
      <w:bookmarkEnd w:id="19512"/>
      <w:bookmarkEnd w:id="19513"/>
    </w:p>
    <w:tbl>
      <w:tblPr>
        <w:tblStyle w:val="XMLtable"/>
        <w:tblW w:w="5000" w:type="pct"/>
        <w:tblLook w:val="04A0" w:firstRow="1" w:lastRow="0" w:firstColumn="1" w:lastColumn="0" w:noHBand="0" w:noVBand="1"/>
        <w:tblPrChange w:id="19514" w:author="Thomas Dietz" w:date="2012-09-11T16:50:00Z">
          <w:tblPr>
            <w:tblStyle w:val="TableGrid"/>
            <w:tblW w:w="0" w:type="auto"/>
            <w:tblInd w:w="378" w:type="dxa"/>
            <w:shd w:val="clear" w:color="auto" w:fill="C8FCCD"/>
            <w:tblLook w:val="04A0" w:firstRow="1" w:lastRow="0" w:firstColumn="1" w:lastColumn="0" w:noHBand="0" w:noVBand="1"/>
          </w:tblPr>
        </w:tblPrChange>
      </w:tblPr>
      <w:tblGrid>
        <w:gridCol w:w="9474"/>
        <w:tblGridChange w:id="19515">
          <w:tblGrid>
            <w:gridCol w:w="8820"/>
          </w:tblGrid>
        </w:tblGridChange>
      </w:tblGrid>
      <w:tr w:rsidR="00F07D3E" w:rsidRPr="009F1B7D" w14:paraId="46BD9A27" w14:textId="77777777" w:rsidTr="000325CE">
        <w:tc>
          <w:tcPr>
            <w:tcW w:w="8820" w:type="dxa"/>
            <w:tcPrChange w:id="19516" w:author="Thomas Dietz" w:date="2012-09-11T16:50:00Z">
              <w:tcPr>
                <w:tcW w:w="8820" w:type="dxa"/>
                <w:shd w:val="clear" w:color="auto" w:fill="C8FCCD"/>
              </w:tcPr>
            </w:tcPrChange>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CFA68E" w14:textId="21D25D98" w:rsidR="00F07D3E" w:rsidDel="0089627C" w:rsidRDefault="00F07D3E" w:rsidP="00D14D27">
      <w:pPr>
        <w:pStyle w:val="Heading3"/>
        <w:rPr>
          <w:del w:id="19517" w:author="Thomas Dietz" w:date="2012-08-13T14:32:00Z"/>
        </w:rPr>
      </w:pPr>
      <w:bookmarkStart w:id="19518" w:name="_Toc333403918"/>
      <w:bookmarkStart w:id="19519" w:name="_Toc333636859"/>
      <w:del w:id="19520" w:author="Thomas Dietz" w:date="2012-08-13T14:32:00Z">
        <w:r w:rsidDel="0089627C">
          <w:delText>Normative Constraints</w:delText>
        </w:r>
        <w:bookmarkStart w:id="19521" w:name="_Toc333524189"/>
        <w:bookmarkStart w:id="19522" w:name="_Toc335148276"/>
        <w:bookmarkEnd w:id="19518"/>
        <w:bookmarkEnd w:id="19519"/>
        <w:bookmarkEnd w:id="19521"/>
        <w:bookmarkEnd w:id="19522"/>
      </w:del>
    </w:p>
    <w:p w14:paraId="23357978" w14:textId="580D0FF3" w:rsidR="00F07D3E" w:rsidDel="0089627C" w:rsidRDefault="00F07D3E" w:rsidP="00F07D3E">
      <w:pPr>
        <w:rPr>
          <w:del w:id="19523" w:author="Thomas Dietz" w:date="2012-08-13T14:32:00Z"/>
        </w:rPr>
      </w:pPr>
      <w:del w:id="19524" w:author="Thomas Dietz" w:date="2012-08-13T14:32:00Z">
        <w:r w:rsidDel="0089627C">
          <w:delText xml:space="preserve">An OpenFlow Queue is identified by identifier </w:delText>
        </w:r>
        <w:r w:rsidRPr="008D1905" w:rsidDel="0089627C">
          <w:rPr>
            <w:rStyle w:val="codeChar"/>
          </w:rPr>
          <w:delText>&lt;resource-id&gt;</w:delText>
        </w:r>
        <w:r w:rsidDel="0089627C">
          <w:delText xml:space="preserve"> within the context of the OpenFlow Capable Switch and OpenFlow Logical Switches. Element </w:delText>
        </w:r>
        <w:r w:rsidRPr="008D1905" w:rsidDel="0089627C">
          <w:rPr>
            <w:rStyle w:val="codeChar"/>
          </w:rPr>
          <w:delText>&lt;resource-id&gt;</w:delText>
        </w:r>
        <w:r w:rsidDel="0089627C">
          <w:delText xml:space="preserve"> is inherited from superclass OpenFlow Resource.</w:delText>
        </w:r>
        <w:bookmarkStart w:id="19525" w:name="_Toc333524190"/>
        <w:bookmarkStart w:id="19526" w:name="_Toc335148277"/>
        <w:bookmarkEnd w:id="19525"/>
        <w:bookmarkEnd w:id="19526"/>
      </w:del>
    </w:p>
    <w:p w14:paraId="5581A904" w14:textId="4B91A07E" w:rsidR="00F07D3E" w:rsidDel="0089627C" w:rsidRDefault="00F07D3E" w:rsidP="00F07D3E">
      <w:pPr>
        <w:rPr>
          <w:del w:id="19527" w:author="Thomas Dietz" w:date="2012-08-13T14:32:00Z"/>
        </w:rPr>
      </w:pPr>
      <w:del w:id="19528" w:author="Thomas Dietz" w:date="2012-08-13T14:32:00Z">
        <w:r w:rsidDel="0089627C">
          <w:delText xml:space="preserve">Element </w:delText>
        </w:r>
        <w:r w:rsidRPr="008D1905" w:rsidDel="0089627C">
          <w:rPr>
            <w:rStyle w:val="codeChar"/>
          </w:rPr>
          <w:delText>&lt;id&gt;</w:delText>
        </w:r>
        <w:r w:rsidDel="0089627C">
          <w:delText xml:space="preserve">identifies the OpenFlow Queue to OpenFlow Controllers. If the OpenFlow Queue is associated with a OpenFlow Logical Switch, </w:delText>
        </w:r>
        <w:r w:rsidRPr="008D1905" w:rsidDel="0089627C">
          <w:rPr>
            <w:rStyle w:val="codeChar"/>
          </w:rPr>
          <w:delText>&lt;id&gt;</w:delText>
        </w:r>
        <w:r w:rsidDel="0089627C">
          <w:delText>MUST be unique within the context of the OpenFlow Logical Switch.</w:delText>
        </w:r>
        <w:bookmarkStart w:id="19529" w:name="_Toc333524191"/>
        <w:bookmarkStart w:id="19530" w:name="_Toc335148278"/>
        <w:bookmarkEnd w:id="19529"/>
        <w:bookmarkEnd w:id="19530"/>
      </w:del>
    </w:p>
    <w:p w14:paraId="6A3DCFAC" w14:textId="768E957F" w:rsidR="00F07D3E" w:rsidDel="0089627C" w:rsidRDefault="00F07D3E" w:rsidP="00F07D3E">
      <w:pPr>
        <w:rPr>
          <w:del w:id="19531" w:author="Thomas Dietz" w:date="2012-08-13T14:32:00Z"/>
        </w:rPr>
      </w:pPr>
      <w:del w:id="19532" w:author="Thomas Dietz" w:date="2012-08-13T14:32:00Z">
        <w:r w:rsidDel="0089627C">
          <w:delText xml:space="preserve">Element </w:delText>
        </w:r>
        <w:r w:rsidRPr="008D1905" w:rsidDel="0089627C">
          <w:rPr>
            <w:rStyle w:val="codeChar"/>
          </w:rPr>
          <w:delText>&lt;port&gt;</w:delText>
        </w:r>
        <w:r w:rsidDel="0089627C">
          <w:delText xml:space="preserve"> associates an OpenFlow Queue with an OpenFlow Port. If the OpenFlow Queue is associated with an OpenFlow Logical SwitchS and </w:delText>
        </w:r>
        <w:r w:rsidRPr="008D1905" w:rsidDel="0089627C">
          <w:rPr>
            <w:rStyle w:val="codeChar"/>
          </w:rPr>
          <w:delText>&lt;port&gt;</w:delText>
        </w:r>
        <w:r w:rsidDel="0089627C">
          <w:delText xml:space="preserve"> is non-empty, </w:delText>
        </w:r>
        <w:r w:rsidRPr="008D1905" w:rsidDel="0089627C">
          <w:rPr>
            <w:rStyle w:val="codeChar"/>
          </w:rPr>
          <w:delText>&lt;port&gt;</w:delText>
        </w:r>
        <w:r w:rsidDel="0089627C">
          <w:delText xml:space="preserve"> MUST be set to the value of the </w:delText>
        </w:r>
        <w:r w:rsidRPr="008D1905" w:rsidDel="0089627C">
          <w:rPr>
            <w:rStyle w:val="codeChar"/>
          </w:rPr>
          <w:delText>&lt;resource-id&gt;</w:delText>
        </w:r>
        <w:r w:rsidDel="0089627C">
          <w:delText xml:space="preserve"> of an OpenFlow Port which is associated with the OpenFlow Logical Switch S.</w:delText>
        </w:r>
        <w:bookmarkStart w:id="19533" w:name="_Toc333524192"/>
        <w:bookmarkStart w:id="19534" w:name="_Toc335148279"/>
        <w:bookmarkEnd w:id="19533"/>
        <w:bookmarkEnd w:id="19534"/>
      </w:del>
    </w:p>
    <w:p w14:paraId="6054F5CA" w14:textId="48B24D5A" w:rsidR="00F07D3E" w:rsidDel="0089627C" w:rsidRDefault="00F07D3E" w:rsidP="00F07D3E">
      <w:pPr>
        <w:rPr>
          <w:del w:id="19535" w:author="Thomas Dietz" w:date="2012-08-13T14:32:00Z"/>
        </w:rPr>
      </w:pPr>
      <w:del w:id="19536" w:author="Thomas Dietz" w:date="2012-08-13T14:32:00Z">
        <w:r w:rsidDel="0089627C">
          <w:delText xml:space="preserve">Element </w:delText>
        </w:r>
        <w:r w:rsidRPr="008D1905" w:rsidDel="0089627C">
          <w:rPr>
            <w:rStyle w:val="codeChar"/>
          </w:rPr>
          <w:delText>&lt;properties&gt;</w:delText>
        </w:r>
        <w:r w:rsidDel="0089627C">
          <w:delText xml:space="preserve"> indicates the properties associated with the OpenFlow Queue as defined in the OpenFlow protocol specification. If the OpenFlow Queue is associated with an OpenFlow Logical Switch, </w:delText>
        </w:r>
        <w:r w:rsidRPr="008D1905" w:rsidDel="0089627C">
          <w:rPr>
            <w:rStyle w:val="codeChar"/>
          </w:rPr>
          <w:delText>&lt;properties&gt;</w:delText>
        </w:r>
        <w:r w:rsidDel="0089627C">
          <w:delText xml:space="preserve">MUST include the properties associated to the OpenFlow Queue. Element </w:delText>
        </w:r>
        <w:r w:rsidRPr="008D1905" w:rsidDel="0089627C">
          <w:rPr>
            <w:rStyle w:val="codeChar"/>
          </w:rPr>
          <w:delText>&lt;properties&gt;</w:delText>
        </w:r>
        <w:r w:rsidDel="0089627C">
          <w:delText xml:space="preserve"> contains three possible elements: </w:delText>
        </w:r>
        <w:r w:rsidRPr="008D1905" w:rsidDel="0089627C">
          <w:rPr>
            <w:rStyle w:val="codeChar"/>
          </w:rPr>
          <w:delText>&lt;min-rate&gt;,</w:delText>
        </w:r>
        <w:r w:rsidRPr="00EF2B27" w:rsidDel="0089627C">
          <w:delText xml:space="preserve"> </w:delText>
        </w:r>
        <w:r w:rsidRPr="008D1905" w:rsidDel="0089627C">
          <w:rPr>
            <w:rStyle w:val="codeChar"/>
          </w:rPr>
          <w:delText>&lt;max-rate&gt;,</w:delText>
        </w:r>
        <w:r w:rsidRPr="00EF2B27" w:rsidDel="0089627C">
          <w:delText xml:space="preserve"> </w:delText>
        </w:r>
        <w:r w:rsidRPr="008D1905" w:rsidDel="0089627C">
          <w:rPr>
            <w:rStyle w:val="codeChar"/>
          </w:rPr>
          <w:delText>&lt;experimenter&gt;.</w:delText>
        </w:r>
        <w:bookmarkStart w:id="19537" w:name="_Toc333524193"/>
        <w:bookmarkStart w:id="19538" w:name="_Toc335148280"/>
        <w:bookmarkEnd w:id="19537"/>
        <w:bookmarkEnd w:id="19538"/>
      </w:del>
    </w:p>
    <w:p w14:paraId="36662D56" w14:textId="11980508" w:rsidR="00F07D3E" w:rsidDel="0089627C" w:rsidRDefault="00F07D3E" w:rsidP="00F07D3E">
      <w:pPr>
        <w:rPr>
          <w:del w:id="19539" w:author="Thomas Dietz" w:date="2012-08-13T14:32:00Z"/>
        </w:rPr>
      </w:pPr>
      <w:del w:id="19540" w:author="Thomas Dietz" w:date="2012-08-13T14:32:00Z">
        <w:r w:rsidDel="0089627C">
          <w:delText xml:space="preserve">Element </w:delText>
        </w:r>
        <w:r w:rsidRPr="007B77F0" w:rsidDel="0089627C">
          <w:rPr>
            <w:rStyle w:val="codeChar"/>
          </w:rPr>
          <w:delText>&lt;min-rate&gt;</w:delText>
        </w:r>
        <w:r w:rsidDel="0089627C">
          <w:delText>MUST indicate the minimum rate of the queue by percentage as an integer representing one tenth of one percent.</w:delText>
        </w:r>
        <w:bookmarkStart w:id="19541" w:name="_Toc333524194"/>
        <w:bookmarkStart w:id="19542" w:name="_Toc335148281"/>
        <w:bookmarkEnd w:id="19541"/>
        <w:bookmarkEnd w:id="19542"/>
      </w:del>
    </w:p>
    <w:p w14:paraId="08E605C0" w14:textId="06521162" w:rsidR="00F07D3E" w:rsidDel="0089627C" w:rsidRDefault="00F07D3E" w:rsidP="00F07D3E">
      <w:pPr>
        <w:rPr>
          <w:del w:id="19543" w:author="Thomas Dietz" w:date="2012-08-13T14:32:00Z"/>
        </w:rPr>
      </w:pPr>
      <w:del w:id="19544" w:author="Thomas Dietz" w:date="2012-08-13T14:32:00Z">
        <w:r w:rsidDel="0089627C">
          <w:delText xml:space="preserve">Element </w:delText>
        </w:r>
        <w:r w:rsidRPr="007B77F0" w:rsidDel="0089627C">
          <w:rPr>
            <w:rStyle w:val="codeChar"/>
          </w:rPr>
          <w:delText>&lt;max-rate&gt;</w:delText>
        </w:r>
        <w:r w:rsidDel="0089627C">
          <w:delText>MUST indicate the minimum rate of the queue by percentage as an integer representing one tenth of one percent.</w:delText>
        </w:r>
        <w:bookmarkStart w:id="19545" w:name="_Toc333524195"/>
        <w:bookmarkStart w:id="19546" w:name="_Toc335148282"/>
        <w:bookmarkEnd w:id="19545"/>
        <w:bookmarkEnd w:id="19546"/>
      </w:del>
    </w:p>
    <w:p w14:paraId="7B77517E" w14:textId="666E878C" w:rsidR="00F07D3E" w:rsidDel="0089627C" w:rsidRDefault="00F07D3E" w:rsidP="00F07D3E">
      <w:pPr>
        <w:rPr>
          <w:del w:id="19547" w:author="Thomas Dietz" w:date="2012-08-13T14:32:00Z"/>
        </w:rPr>
      </w:pPr>
      <w:del w:id="19548" w:author="Thomas Dietz" w:date="2012-08-13T14:32:00Z">
        <w:r w:rsidDel="0089627C">
          <w:delText xml:space="preserve">Element </w:delText>
        </w:r>
        <w:r w:rsidRPr="007B77F0" w:rsidDel="0089627C">
          <w:rPr>
            <w:rStyle w:val="codeChar"/>
          </w:rPr>
          <w:delText>&lt;experimenter&gt;</w:delText>
        </w:r>
        <w:r w:rsidDel="0089627C">
          <w:delText>MAY indicate values as defined in the OpenFlow protocol specification.</w:delText>
        </w:r>
        <w:bookmarkStart w:id="19549" w:name="_Toc333524196"/>
        <w:bookmarkStart w:id="19550" w:name="_Toc335148283"/>
        <w:bookmarkEnd w:id="19549"/>
        <w:bookmarkEnd w:id="19550"/>
      </w:del>
    </w:p>
    <w:p w14:paraId="2B7E3833" w14:textId="7497C6AB" w:rsidR="00F07D3E" w:rsidDel="0089627C" w:rsidRDefault="00F07D3E" w:rsidP="00F07D3E">
      <w:pPr>
        <w:rPr>
          <w:del w:id="19551" w:author="Thomas Dietz" w:date="2012-08-13T14:32:00Z"/>
          <w:rFonts w:cstheme="minorHAnsi"/>
        </w:rPr>
      </w:pPr>
      <w:del w:id="19552" w:author="Thomas Dietz" w:date="2012-08-13T14:32:00Z">
        <w:r w:rsidDel="0089627C">
          <w:delText xml:space="preserve">The following elements of the OpenFlow Port can be modified by a NETCONF </w:delText>
        </w:r>
        <w:r w:rsidRPr="007B77F0" w:rsidDel="0089627C">
          <w:rPr>
            <w:rStyle w:val="codeChar"/>
          </w:rPr>
          <w:delText>edit-config</w:delText>
        </w:r>
        <w:r w:rsidDel="0089627C">
          <w:delText xml:space="preserve"> request or retrieved by a NETCONF </w:delText>
        </w:r>
        <w:r w:rsidRPr="007B77F0" w:rsidDel="0089627C">
          <w:rPr>
            <w:rStyle w:val="codeChar"/>
          </w:rPr>
          <w:delText>get-config</w:delText>
        </w:r>
        <w:r w:rsidDel="0089627C">
          <w:delText xml:space="preserve"> request: </w:delText>
        </w:r>
        <w:r w:rsidRPr="007B77F0" w:rsidDel="0089627C">
          <w:rPr>
            <w:rStyle w:val="codeChar"/>
          </w:rPr>
          <w:delText>&lt;resource-id&gt;</w:delText>
        </w:r>
        <w:r w:rsidRPr="00EF2B27" w:rsidDel="0089627C">
          <w:delText xml:space="preserve">, </w:delText>
        </w:r>
        <w:r w:rsidRPr="007B77F0" w:rsidDel="0089627C">
          <w:rPr>
            <w:rStyle w:val="codeChar"/>
          </w:rPr>
          <w:delText>&lt;id&gt;</w:delText>
        </w:r>
        <w:r w:rsidRPr="00EF2B27" w:rsidDel="0089627C">
          <w:delText xml:space="preserve">, </w:delText>
        </w:r>
        <w:r w:rsidRPr="007B77F0" w:rsidDel="0089627C">
          <w:rPr>
            <w:rStyle w:val="codeChar"/>
          </w:rPr>
          <w:delText>&lt;port&gt;</w:delText>
        </w:r>
        <w:r w:rsidRPr="00EF2B27" w:rsidDel="0089627C">
          <w:delText xml:space="preserve">, </w:delText>
        </w:r>
        <w:r w:rsidRPr="007B77F0" w:rsidDel="0089627C">
          <w:rPr>
            <w:rStyle w:val="codeChar"/>
          </w:rPr>
          <w:delText>&lt;min-rate&gt;</w:delText>
        </w:r>
        <w:r w:rsidRPr="00EF2B27" w:rsidDel="0089627C">
          <w:delText xml:space="preserve">, </w:delText>
        </w:r>
        <w:r w:rsidRPr="007B77F0" w:rsidDel="0089627C">
          <w:rPr>
            <w:rStyle w:val="codeChar"/>
          </w:rPr>
          <w:delText>&lt;max-rate&gt;</w:delText>
        </w:r>
        <w:r w:rsidRPr="00EF2B27" w:rsidDel="0089627C">
          <w:delText xml:space="preserve">, </w:delText>
        </w:r>
        <w:r w:rsidRPr="007B77F0" w:rsidDel="0089627C">
          <w:rPr>
            <w:rStyle w:val="codeChar"/>
          </w:rPr>
          <w:delText>&lt;experimenter&gt;</w:delText>
        </w:r>
        <w:r w:rsidRPr="00EF2B27" w:rsidDel="0089627C">
          <w:delText>.</w:delText>
        </w:r>
        <w:bookmarkStart w:id="19553" w:name="_Toc333524197"/>
        <w:bookmarkStart w:id="19554" w:name="_Toc335148284"/>
        <w:bookmarkEnd w:id="19553"/>
        <w:bookmarkEnd w:id="19554"/>
      </w:del>
    </w:p>
    <w:p w14:paraId="243EC5E2" w14:textId="53A59208" w:rsidR="006F4495" w:rsidRPr="009F1B7D" w:rsidDel="00B15A0B" w:rsidRDefault="006F4495" w:rsidP="00D14D27">
      <w:pPr>
        <w:pStyle w:val="Heading3"/>
        <w:rPr>
          <w:del w:id="19555" w:author="Deepak Bansal (AZURE)" w:date="2012-08-23T21:59:00Z"/>
        </w:rPr>
      </w:pPr>
      <w:bookmarkStart w:id="19556" w:name="_Toc315954029"/>
      <w:bookmarkStart w:id="19557" w:name="_Toc316542539"/>
      <w:bookmarkStart w:id="19558" w:name="_Toc333636860"/>
      <w:del w:id="19559" w:author="Deepak Bansal (AZURE)" w:date="2012-08-23T21:59:00Z">
        <w:r w:rsidRPr="00DB42FD" w:rsidDel="00B15A0B">
          <w:delText>YANG Specification</w:delText>
        </w:r>
        <w:bookmarkStart w:id="19560" w:name="_Toc333524198"/>
        <w:bookmarkStart w:id="19561" w:name="_Toc335148285"/>
        <w:bookmarkEnd w:id="19556"/>
        <w:bookmarkEnd w:id="19557"/>
        <w:bookmarkEnd w:id="19558"/>
        <w:bookmarkEnd w:id="19560"/>
        <w:bookmarkEnd w:id="19561"/>
      </w:del>
    </w:p>
    <w:tbl>
      <w:tblPr>
        <w:tblStyle w:val="XMLtable"/>
        <w:tblW w:w="5000" w:type="pct"/>
        <w:tblLook w:val="04A0" w:firstRow="1" w:lastRow="0" w:firstColumn="1" w:lastColumn="0" w:noHBand="0" w:noVBand="1"/>
        <w:tblPrChange w:id="19562" w:author="Thomas Dietz" w:date="2012-08-13T14:33:00Z">
          <w:tblPr>
            <w:tblStyle w:val="TableGrid"/>
            <w:tblW w:w="0" w:type="auto"/>
            <w:tblInd w:w="378" w:type="dxa"/>
            <w:shd w:val="clear" w:color="auto" w:fill="C8FCCD"/>
            <w:tblLook w:val="04A0" w:firstRow="1" w:lastRow="0" w:firstColumn="1" w:lastColumn="0" w:noHBand="0" w:noVBand="1"/>
          </w:tblPr>
        </w:tblPrChange>
      </w:tblPr>
      <w:tblGrid>
        <w:gridCol w:w="9474"/>
        <w:tblGridChange w:id="19563">
          <w:tblGrid>
            <w:gridCol w:w="8820"/>
          </w:tblGrid>
        </w:tblGridChange>
      </w:tblGrid>
      <w:tr w:rsidR="006F4495" w:rsidRPr="009F1B7D" w:rsidDel="00B15A0B" w14:paraId="7E93A37A" w14:textId="550D7826" w:rsidTr="0089627C">
        <w:trPr>
          <w:del w:id="19564" w:author="Deepak Bansal (AZURE)" w:date="2012-08-23T21:59:00Z"/>
        </w:trPr>
        <w:tc>
          <w:tcPr>
            <w:tcW w:w="5000" w:type="pct"/>
            <w:tcPrChange w:id="19565" w:author="Thomas Dietz" w:date="2012-08-13T14:33:00Z">
              <w:tcPr>
                <w:tcW w:w="8820" w:type="dxa"/>
                <w:shd w:val="clear" w:color="auto" w:fill="C8FCCD"/>
              </w:tcPr>
            </w:tcPrChange>
          </w:tcPr>
          <w:p w14:paraId="173A4246" w14:textId="5D59A91C" w:rsidR="006F4495" w:rsidRPr="009F1B7D" w:rsidDel="00B15A0B" w:rsidRDefault="006F4495" w:rsidP="00011096">
            <w:pPr>
              <w:pStyle w:val="XML1"/>
              <w:rPr>
                <w:del w:id="19566" w:author="Deepak Bansal (AZURE)" w:date="2012-08-23T21:59:00Z"/>
              </w:rPr>
            </w:pPr>
            <w:del w:id="19567" w:author="Deepak Bansal (AZURE)" w:date="2012-08-23T21:59:00Z">
              <w:r w:rsidRPr="009F1B7D" w:rsidDel="00B15A0B">
                <w:delText>typedef tenth-of-a-percent {</w:delText>
              </w:r>
              <w:bookmarkStart w:id="19568" w:name="_Toc333524199"/>
              <w:bookmarkStart w:id="19569" w:name="_Toc335148286"/>
              <w:bookmarkEnd w:id="19568"/>
              <w:bookmarkEnd w:id="19569"/>
            </w:del>
          </w:p>
          <w:p w14:paraId="310D42BC" w14:textId="0C764EA9" w:rsidR="006F4495" w:rsidRPr="009F1B7D" w:rsidDel="00B15A0B" w:rsidRDefault="006F4495" w:rsidP="00011096">
            <w:pPr>
              <w:pStyle w:val="XML3"/>
              <w:rPr>
                <w:del w:id="19570" w:author="Deepak Bansal (AZURE)" w:date="2012-08-23T21:59:00Z"/>
              </w:rPr>
            </w:pPr>
            <w:del w:id="19571" w:author="Deepak Bansal (AZURE)" w:date="2012-08-23T21:59:00Z">
              <w:r w:rsidRPr="009F1B7D" w:rsidDel="00B15A0B">
                <w:delText>type uint16 {</w:delText>
              </w:r>
              <w:bookmarkStart w:id="19572" w:name="_Toc333524200"/>
              <w:bookmarkStart w:id="19573" w:name="_Toc335148287"/>
              <w:bookmarkEnd w:id="19572"/>
              <w:bookmarkEnd w:id="19573"/>
            </w:del>
          </w:p>
          <w:p w14:paraId="64C5EED3" w14:textId="71B74D86" w:rsidR="006F4495" w:rsidRPr="009F1B7D" w:rsidDel="00B15A0B" w:rsidRDefault="006F4495" w:rsidP="00011096">
            <w:pPr>
              <w:pStyle w:val="XML4"/>
              <w:rPr>
                <w:del w:id="19574" w:author="Deepak Bansal (AZURE)" w:date="2012-08-23T21:59:00Z"/>
              </w:rPr>
            </w:pPr>
            <w:del w:id="19575" w:author="Deepak Bansal (AZURE)" w:date="2012-08-23T21:59:00Z">
              <w:r w:rsidRPr="009F1B7D" w:rsidDel="00B15A0B">
                <w:delText>range "0..1000";</w:delText>
              </w:r>
              <w:bookmarkStart w:id="19576" w:name="_Toc333524201"/>
              <w:bookmarkStart w:id="19577" w:name="_Toc335148288"/>
              <w:bookmarkEnd w:id="19576"/>
              <w:bookmarkEnd w:id="19577"/>
            </w:del>
          </w:p>
          <w:p w14:paraId="18680E44" w14:textId="6BA80E9C" w:rsidR="006F4495" w:rsidRPr="009F1B7D" w:rsidDel="00B15A0B" w:rsidRDefault="006F4495" w:rsidP="00011096">
            <w:pPr>
              <w:pStyle w:val="XML3"/>
              <w:rPr>
                <w:del w:id="19578" w:author="Deepak Bansal (AZURE)" w:date="2012-08-23T21:59:00Z"/>
              </w:rPr>
            </w:pPr>
            <w:del w:id="19579" w:author="Deepak Bansal (AZURE)" w:date="2012-08-23T21:59:00Z">
              <w:r w:rsidRPr="009F1B7D" w:rsidDel="00B15A0B">
                <w:delText>}</w:delText>
              </w:r>
              <w:bookmarkStart w:id="19580" w:name="_Toc333524202"/>
              <w:bookmarkStart w:id="19581" w:name="_Toc335148289"/>
              <w:bookmarkEnd w:id="19580"/>
              <w:bookmarkEnd w:id="19581"/>
            </w:del>
          </w:p>
          <w:p w14:paraId="6AF7F29C" w14:textId="6644FFB2" w:rsidR="006F4495" w:rsidRPr="009F1B7D" w:rsidDel="00B15A0B" w:rsidRDefault="006F4495" w:rsidP="00011096">
            <w:pPr>
              <w:pStyle w:val="XML3"/>
              <w:rPr>
                <w:del w:id="19582" w:author="Deepak Bansal (AZURE)" w:date="2012-08-23T21:59:00Z"/>
              </w:rPr>
            </w:pPr>
            <w:del w:id="19583" w:author="Deepak Bansal (AZURE)" w:date="2012-08-23T21:59:00Z">
              <w:r w:rsidRPr="009F1B7D" w:rsidDel="00B15A0B">
                <w:delText>units "1/10 of a percent";</w:delText>
              </w:r>
              <w:bookmarkStart w:id="19584" w:name="_Toc333524203"/>
              <w:bookmarkStart w:id="19585" w:name="_Toc335148290"/>
              <w:bookmarkEnd w:id="19584"/>
              <w:bookmarkEnd w:id="19585"/>
            </w:del>
          </w:p>
          <w:p w14:paraId="45233572" w14:textId="6DF7191F" w:rsidR="006F4495" w:rsidRPr="009F1B7D" w:rsidDel="00B15A0B" w:rsidRDefault="006F4495" w:rsidP="00011096">
            <w:pPr>
              <w:pStyle w:val="XML3"/>
              <w:rPr>
                <w:del w:id="19586" w:author="Deepak Bansal (AZURE)" w:date="2012-08-23T21:59:00Z"/>
              </w:rPr>
            </w:pPr>
            <w:del w:id="19587" w:author="Deepak Bansal (AZURE)" w:date="2012-08-23T21:59:00Z">
              <w:r w:rsidRPr="009F1B7D" w:rsidDel="00B15A0B">
                <w:delText>description "This type defines a value in tenth of a percent.";</w:delText>
              </w:r>
              <w:bookmarkStart w:id="19588" w:name="_Toc333524204"/>
              <w:bookmarkStart w:id="19589" w:name="_Toc335148291"/>
              <w:bookmarkEnd w:id="19588"/>
              <w:bookmarkEnd w:id="19589"/>
            </w:del>
          </w:p>
          <w:p w14:paraId="72C62A1B" w14:textId="7666E80D" w:rsidR="006F4495" w:rsidRPr="009F1B7D" w:rsidDel="00B15A0B" w:rsidRDefault="006F4495" w:rsidP="00011096">
            <w:pPr>
              <w:pStyle w:val="XML1"/>
              <w:rPr>
                <w:del w:id="19590" w:author="Deepak Bansal (AZURE)" w:date="2012-08-23T21:59:00Z"/>
              </w:rPr>
            </w:pPr>
            <w:del w:id="19591" w:author="Deepak Bansal (AZURE)" w:date="2012-08-23T21:59:00Z">
              <w:r w:rsidRPr="009F1B7D" w:rsidDel="00B15A0B">
                <w:delText>}</w:delText>
              </w:r>
              <w:bookmarkStart w:id="19592" w:name="_Toc333524205"/>
              <w:bookmarkStart w:id="19593" w:name="_Toc335148292"/>
              <w:bookmarkEnd w:id="19592"/>
              <w:bookmarkEnd w:id="19593"/>
            </w:del>
          </w:p>
          <w:p w14:paraId="374A49E4" w14:textId="64E11EFA" w:rsidR="006F4495" w:rsidRPr="009F1B7D" w:rsidDel="00B15A0B" w:rsidRDefault="006F4495" w:rsidP="00011096">
            <w:pPr>
              <w:pStyle w:val="XML1"/>
              <w:rPr>
                <w:del w:id="19594" w:author="Deepak Bansal (AZURE)" w:date="2012-08-23T21:59:00Z"/>
              </w:rPr>
            </w:pPr>
            <w:bookmarkStart w:id="19595" w:name="_Toc333524206"/>
            <w:bookmarkStart w:id="19596" w:name="_Toc335148293"/>
            <w:bookmarkEnd w:id="19595"/>
            <w:bookmarkEnd w:id="19596"/>
          </w:p>
          <w:p w14:paraId="380181E0" w14:textId="3E6780BD" w:rsidR="006F4495" w:rsidRPr="009F1B7D" w:rsidDel="00B15A0B" w:rsidRDefault="006F4495" w:rsidP="00011096">
            <w:pPr>
              <w:pStyle w:val="XML1"/>
              <w:rPr>
                <w:del w:id="19597" w:author="Deepak Bansal (AZURE)" w:date="2012-08-23T21:59:00Z"/>
              </w:rPr>
            </w:pPr>
            <w:del w:id="19598" w:author="Deepak Bansal (AZURE)" w:date="2012-08-23T21:59:00Z">
              <w:r w:rsidRPr="009F1B7D" w:rsidDel="00B15A0B">
                <w:delText>grouping openflow-queue-resource-grouping {</w:delText>
              </w:r>
              <w:bookmarkStart w:id="19599" w:name="_Toc333524207"/>
              <w:bookmarkStart w:id="19600" w:name="_Toc335148294"/>
              <w:bookmarkEnd w:id="19599"/>
              <w:bookmarkEnd w:id="19600"/>
            </w:del>
          </w:p>
          <w:p w14:paraId="2CE0443F" w14:textId="7EB0F88C" w:rsidR="006F4495" w:rsidRPr="009F1B7D" w:rsidDel="00B15A0B" w:rsidRDefault="006F4495" w:rsidP="00011096">
            <w:pPr>
              <w:pStyle w:val="XML2"/>
              <w:rPr>
                <w:del w:id="19601" w:author="Deepak Bansal (AZURE)" w:date="2012-08-23T21:59:00Z"/>
              </w:rPr>
            </w:pPr>
            <w:del w:id="19602" w:author="Deepak Bansal (AZURE)" w:date="2012-08-23T21:59:00Z">
              <w:r w:rsidRPr="009F1B7D" w:rsidDel="00B15A0B">
                <w:delText>description "This grouping specifies all properties of a queue resource.";</w:delText>
              </w:r>
              <w:bookmarkStart w:id="19603" w:name="_Toc333524208"/>
              <w:bookmarkStart w:id="19604" w:name="_Toc335148295"/>
              <w:bookmarkEnd w:id="19603"/>
              <w:bookmarkEnd w:id="19604"/>
            </w:del>
          </w:p>
          <w:p w14:paraId="32A6DE82" w14:textId="29975FDB" w:rsidR="006F4495" w:rsidRPr="009F1B7D" w:rsidDel="00B15A0B" w:rsidRDefault="006F4495" w:rsidP="00011096">
            <w:pPr>
              <w:pStyle w:val="XML2"/>
              <w:rPr>
                <w:del w:id="19605" w:author="Deepak Bansal (AZURE)" w:date="2012-08-23T21:59:00Z"/>
              </w:rPr>
            </w:pPr>
            <w:del w:id="19606" w:author="Deepak Bansal (AZURE)" w:date="2012-08-23T21:59:00Z">
              <w:r w:rsidRPr="009F1B7D" w:rsidDel="00B15A0B">
                <w:delText>leaf resource-id {</w:delText>
              </w:r>
              <w:bookmarkStart w:id="19607" w:name="_Toc333524209"/>
              <w:bookmarkStart w:id="19608" w:name="_Toc335148296"/>
              <w:bookmarkEnd w:id="19607"/>
              <w:bookmarkEnd w:id="19608"/>
            </w:del>
          </w:p>
          <w:p w14:paraId="46B2EEDA" w14:textId="07B962C8" w:rsidR="006F4495" w:rsidRPr="009F1B7D" w:rsidDel="00B15A0B" w:rsidRDefault="006F4495" w:rsidP="00011096">
            <w:pPr>
              <w:pStyle w:val="XML3"/>
              <w:rPr>
                <w:del w:id="19609" w:author="Deepak Bansal (AZURE)" w:date="2012-08-23T21:59:00Z"/>
              </w:rPr>
            </w:pPr>
            <w:del w:id="19610" w:author="Deepak Bansal (AZURE)" w:date="2012-08-23T21:59:00Z">
              <w:r w:rsidRPr="009F1B7D" w:rsidDel="00B15A0B">
                <w:delText>type inet:uri;</w:delText>
              </w:r>
              <w:bookmarkStart w:id="19611" w:name="_Toc333524210"/>
              <w:bookmarkStart w:id="19612" w:name="_Toc335148297"/>
              <w:bookmarkEnd w:id="19611"/>
              <w:bookmarkEnd w:id="19612"/>
            </w:del>
          </w:p>
          <w:p w14:paraId="598201ED" w14:textId="1814A63F" w:rsidR="006F4495" w:rsidRPr="009F1B7D" w:rsidDel="00B15A0B" w:rsidRDefault="006F4495" w:rsidP="00011096">
            <w:pPr>
              <w:pStyle w:val="XML3"/>
              <w:rPr>
                <w:del w:id="19613" w:author="Deepak Bansal (AZURE)" w:date="2012-08-23T21:59:00Z"/>
              </w:rPr>
            </w:pPr>
            <w:del w:id="19614" w:author="Deepak Bansal (AZURE)" w:date="2012-08-23T21:59:00Z">
              <w:r w:rsidRPr="009F1B7D" w:rsidDel="00B15A0B">
                <w:delText>description "An unique but locally arbitrary identifier that identifies a queue and is persistent across reboots of the system.";</w:delText>
              </w:r>
              <w:bookmarkStart w:id="19615" w:name="_Toc333524211"/>
              <w:bookmarkStart w:id="19616" w:name="_Toc335148298"/>
              <w:bookmarkEnd w:id="19615"/>
              <w:bookmarkEnd w:id="19616"/>
            </w:del>
          </w:p>
          <w:p w14:paraId="6B90CE0B" w14:textId="402D5E53" w:rsidR="006F4495" w:rsidRPr="009F1B7D" w:rsidDel="00B15A0B" w:rsidRDefault="006F4495" w:rsidP="00011096">
            <w:pPr>
              <w:pStyle w:val="XML2"/>
              <w:rPr>
                <w:del w:id="19617" w:author="Deepak Bansal (AZURE)" w:date="2012-08-23T21:59:00Z"/>
              </w:rPr>
            </w:pPr>
            <w:del w:id="19618" w:author="Deepak Bansal (AZURE)" w:date="2012-08-23T21:59:00Z">
              <w:r w:rsidRPr="009F1B7D" w:rsidDel="00B15A0B">
                <w:delText>}</w:delText>
              </w:r>
              <w:bookmarkStart w:id="19619" w:name="_Toc333524212"/>
              <w:bookmarkStart w:id="19620" w:name="_Toc335148299"/>
              <w:bookmarkEnd w:id="19619"/>
              <w:bookmarkEnd w:id="19620"/>
            </w:del>
          </w:p>
          <w:p w14:paraId="2D3D59E2" w14:textId="355D560E" w:rsidR="006F4495" w:rsidRPr="009F1B7D" w:rsidDel="00B15A0B" w:rsidRDefault="006F4495" w:rsidP="00011096">
            <w:pPr>
              <w:pStyle w:val="XML2"/>
              <w:rPr>
                <w:del w:id="19621" w:author="Deepak Bansal (AZURE)" w:date="2012-08-23T21:59:00Z"/>
              </w:rPr>
            </w:pPr>
            <w:del w:id="19622" w:author="Deepak Bansal (AZURE)" w:date="2012-08-23T21:59:00Z">
              <w:r w:rsidRPr="009F1B7D" w:rsidDel="00B15A0B">
                <w:delText>leaf id {</w:delText>
              </w:r>
              <w:bookmarkStart w:id="19623" w:name="_Toc333524213"/>
              <w:bookmarkStart w:id="19624" w:name="_Toc335148300"/>
              <w:bookmarkEnd w:id="19623"/>
              <w:bookmarkEnd w:id="19624"/>
            </w:del>
          </w:p>
          <w:p w14:paraId="25ADFD82" w14:textId="1D5FA7A8" w:rsidR="006F4495" w:rsidRPr="009F1B7D" w:rsidDel="00B15A0B" w:rsidRDefault="006F4495" w:rsidP="00011096">
            <w:pPr>
              <w:pStyle w:val="XML3"/>
              <w:rPr>
                <w:del w:id="19625" w:author="Deepak Bansal (AZURE)" w:date="2012-08-23T21:59:00Z"/>
              </w:rPr>
            </w:pPr>
            <w:del w:id="19626" w:author="Deepak Bansal (AZURE)" w:date="2012-08-23T21:59:00Z">
              <w:r w:rsidRPr="009F1B7D" w:rsidDel="00B15A0B">
                <w:delText>type uint64;</w:delText>
              </w:r>
              <w:bookmarkStart w:id="19627" w:name="_Toc333524214"/>
              <w:bookmarkStart w:id="19628" w:name="_Toc335148301"/>
              <w:bookmarkEnd w:id="19627"/>
              <w:bookmarkEnd w:id="19628"/>
            </w:del>
          </w:p>
          <w:p w14:paraId="1EE325DE" w14:textId="5F4B431A" w:rsidR="006F4495" w:rsidRPr="009F1B7D" w:rsidDel="00B15A0B" w:rsidRDefault="006F4495" w:rsidP="00011096">
            <w:pPr>
              <w:pStyle w:val="XML3"/>
              <w:rPr>
                <w:del w:id="19629" w:author="Deepak Bansal (AZURE)" w:date="2012-08-23T21:59:00Z"/>
              </w:rPr>
            </w:pPr>
            <w:del w:id="19630" w:author="Deepak Bansal (AZURE)" w:date="2012-08-23T21:59:00Z">
              <w:r w:rsidRPr="009F1B7D" w:rsidDel="00B15A0B">
                <w:delText>mandatory true;</w:delText>
              </w:r>
              <w:bookmarkStart w:id="19631" w:name="_Toc333524215"/>
              <w:bookmarkStart w:id="19632" w:name="_Toc335148302"/>
              <w:bookmarkEnd w:id="19631"/>
              <w:bookmarkEnd w:id="19632"/>
            </w:del>
          </w:p>
          <w:p w14:paraId="0B306DA0" w14:textId="5003D2ED" w:rsidR="006F4495" w:rsidRPr="009F1B7D" w:rsidDel="00B15A0B" w:rsidRDefault="006F4495" w:rsidP="00011096">
            <w:pPr>
              <w:pStyle w:val="XML3"/>
              <w:rPr>
                <w:del w:id="19633" w:author="Deepak Bansal (AZURE)" w:date="2012-08-23T21:59:00Z"/>
              </w:rPr>
            </w:pPr>
            <w:del w:id="19634" w:author="Deepak Bansal (AZURE)" w:date="2012-08-23T21:59:00Z">
              <w:r w:rsidRPr="009F1B7D" w:rsidDel="00B15A0B">
                <w:delText>description "An unique but locally arbitrary number that identifies a queue and is persistent across reboots of the system.";</w:delText>
              </w:r>
              <w:bookmarkStart w:id="19635" w:name="_Toc333524216"/>
              <w:bookmarkStart w:id="19636" w:name="_Toc335148303"/>
              <w:bookmarkEnd w:id="19635"/>
              <w:bookmarkEnd w:id="19636"/>
            </w:del>
          </w:p>
          <w:p w14:paraId="5BEA3A89" w14:textId="7ED959FE" w:rsidR="006F4495" w:rsidRPr="009F1B7D" w:rsidDel="00B15A0B" w:rsidRDefault="006F4495" w:rsidP="00011096">
            <w:pPr>
              <w:pStyle w:val="XML2"/>
              <w:rPr>
                <w:del w:id="19637" w:author="Deepak Bansal (AZURE)" w:date="2012-08-23T21:59:00Z"/>
              </w:rPr>
            </w:pPr>
            <w:del w:id="19638" w:author="Deepak Bansal (AZURE)" w:date="2012-08-23T21:59:00Z">
              <w:r w:rsidRPr="009F1B7D" w:rsidDel="00B15A0B">
                <w:delText>}</w:delText>
              </w:r>
              <w:bookmarkStart w:id="19639" w:name="_Toc333524217"/>
              <w:bookmarkStart w:id="19640" w:name="_Toc335148304"/>
              <w:bookmarkEnd w:id="19639"/>
              <w:bookmarkEnd w:id="19640"/>
            </w:del>
          </w:p>
          <w:p w14:paraId="43D48870" w14:textId="048DABEB" w:rsidR="006F4495" w:rsidRPr="009F1B7D" w:rsidDel="00B15A0B" w:rsidRDefault="006F4495" w:rsidP="00011096">
            <w:pPr>
              <w:pStyle w:val="XML2"/>
              <w:rPr>
                <w:del w:id="19641" w:author="Deepak Bansal (AZURE)" w:date="2012-08-23T21:59:00Z"/>
              </w:rPr>
            </w:pPr>
            <w:del w:id="19642" w:author="Deepak Bansal (AZURE)" w:date="2012-08-23T21:59:00Z">
              <w:r w:rsidRPr="009F1B7D" w:rsidDel="00B15A0B">
                <w:delText>leaf port {</w:delText>
              </w:r>
              <w:bookmarkStart w:id="19643" w:name="_Toc333524218"/>
              <w:bookmarkStart w:id="19644" w:name="_Toc335148305"/>
              <w:bookmarkEnd w:id="19643"/>
              <w:bookmarkEnd w:id="19644"/>
            </w:del>
          </w:p>
          <w:p w14:paraId="4B831564" w14:textId="5A6C3D3E" w:rsidR="006F4495" w:rsidRPr="009F1B7D" w:rsidDel="00B15A0B" w:rsidRDefault="006F4495" w:rsidP="00011096">
            <w:pPr>
              <w:pStyle w:val="XML3"/>
              <w:rPr>
                <w:del w:id="19645" w:author="Deepak Bansal (AZURE)" w:date="2012-08-23T21:59:00Z"/>
              </w:rPr>
            </w:pPr>
            <w:del w:id="19646" w:author="Deepak Bansal (AZURE)" w:date="2012-08-23T21:59:00Z">
              <w:r w:rsidRPr="009F1B7D" w:rsidDel="00B15A0B">
                <w:delText>type leafref {</w:delText>
              </w:r>
              <w:bookmarkStart w:id="19647" w:name="_Toc333524219"/>
              <w:bookmarkStart w:id="19648" w:name="_Toc335148306"/>
              <w:bookmarkEnd w:id="19647"/>
              <w:bookmarkEnd w:id="19648"/>
            </w:del>
          </w:p>
          <w:p w14:paraId="7ED87BF6" w14:textId="43508434" w:rsidR="006F4495" w:rsidRPr="009F1B7D" w:rsidDel="00B15A0B" w:rsidRDefault="006F4495" w:rsidP="00011096">
            <w:pPr>
              <w:pStyle w:val="XML4"/>
              <w:rPr>
                <w:del w:id="19649" w:author="Deepak Bansal (AZURE)" w:date="2012-08-23T21:59:00Z"/>
              </w:rPr>
            </w:pPr>
            <w:del w:id="19650" w:author="Deepak Bansal (AZURE)" w:date="2012-08-23T21:59:00Z">
              <w:r w:rsidRPr="009F1B7D" w:rsidDel="00B15A0B">
                <w:delText>path "/capable-switch/resources/port/resource-id";</w:delText>
              </w:r>
              <w:bookmarkStart w:id="19651" w:name="_Toc333524220"/>
              <w:bookmarkStart w:id="19652" w:name="_Toc335148307"/>
              <w:bookmarkEnd w:id="19651"/>
              <w:bookmarkEnd w:id="19652"/>
            </w:del>
          </w:p>
          <w:p w14:paraId="52187604" w14:textId="4969F294" w:rsidR="006F4495" w:rsidRPr="009F1B7D" w:rsidDel="00B15A0B" w:rsidRDefault="006F4495" w:rsidP="00011096">
            <w:pPr>
              <w:pStyle w:val="XML3"/>
              <w:rPr>
                <w:del w:id="19653" w:author="Deepak Bansal (AZURE)" w:date="2012-08-23T21:59:00Z"/>
              </w:rPr>
            </w:pPr>
            <w:del w:id="19654" w:author="Deepak Bansal (AZURE)" w:date="2012-08-23T21:59:00Z">
              <w:r w:rsidRPr="009F1B7D" w:rsidDel="00B15A0B">
                <w:delText>}</w:delText>
              </w:r>
              <w:bookmarkStart w:id="19655" w:name="_Toc333524221"/>
              <w:bookmarkStart w:id="19656" w:name="_Toc335148308"/>
              <w:bookmarkEnd w:id="19655"/>
              <w:bookmarkEnd w:id="19656"/>
            </w:del>
          </w:p>
          <w:p w14:paraId="0F7455CB" w14:textId="16643198" w:rsidR="006F4495" w:rsidRPr="009F1B7D" w:rsidDel="00B15A0B" w:rsidRDefault="006F4495" w:rsidP="00011096">
            <w:pPr>
              <w:pStyle w:val="XML3"/>
              <w:rPr>
                <w:del w:id="19657" w:author="Deepak Bansal (AZURE)" w:date="2012-08-23T21:59:00Z"/>
              </w:rPr>
            </w:pPr>
            <w:del w:id="19658" w:author="Deepak Bansal (AZURE)" w:date="2012-08-23T21:59:00Z">
              <w:r w:rsidRPr="009F1B7D" w:rsidDel="00B15A0B">
                <w:delText>description "Reference to port resources in the Capable Switch.";</w:delText>
              </w:r>
              <w:bookmarkStart w:id="19659" w:name="_Toc333524222"/>
              <w:bookmarkStart w:id="19660" w:name="_Toc335148309"/>
              <w:bookmarkEnd w:id="19659"/>
              <w:bookmarkEnd w:id="19660"/>
            </w:del>
          </w:p>
          <w:p w14:paraId="7D0BF428" w14:textId="59E9B336" w:rsidR="006F4495" w:rsidRPr="009F1B7D" w:rsidDel="00B15A0B" w:rsidRDefault="006F4495" w:rsidP="00011096">
            <w:pPr>
              <w:pStyle w:val="XML2"/>
              <w:rPr>
                <w:del w:id="19661" w:author="Deepak Bansal (AZURE)" w:date="2012-08-23T21:59:00Z"/>
              </w:rPr>
            </w:pPr>
            <w:del w:id="19662" w:author="Deepak Bansal (AZURE)" w:date="2012-08-23T21:59:00Z">
              <w:r w:rsidRPr="009F1B7D" w:rsidDel="00B15A0B">
                <w:delText>}</w:delText>
              </w:r>
              <w:bookmarkStart w:id="19663" w:name="_Toc333524223"/>
              <w:bookmarkStart w:id="19664" w:name="_Toc335148310"/>
              <w:bookmarkEnd w:id="19663"/>
              <w:bookmarkEnd w:id="19664"/>
            </w:del>
          </w:p>
          <w:p w14:paraId="4EA29133" w14:textId="3EACA50D" w:rsidR="006F4495" w:rsidRPr="009F1B7D" w:rsidDel="00B15A0B" w:rsidRDefault="006F4495" w:rsidP="00011096">
            <w:pPr>
              <w:pStyle w:val="XML2"/>
              <w:rPr>
                <w:del w:id="19665" w:author="Deepak Bansal (AZURE)" w:date="2012-08-23T21:59:00Z"/>
              </w:rPr>
            </w:pPr>
            <w:del w:id="19666" w:author="Deepak Bansal (AZURE)" w:date="2012-08-23T21:59:00Z">
              <w:r w:rsidRPr="009F1B7D" w:rsidDel="00B15A0B">
                <w:delText>container properties {</w:delText>
              </w:r>
              <w:bookmarkStart w:id="19667" w:name="_Toc333524224"/>
              <w:bookmarkStart w:id="19668" w:name="_Toc335148311"/>
              <w:bookmarkEnd w:id="19667"/>
              <w:bookmarkEnd w:id="19668"/>
            </w:del>
          </w:p>
          <w:p w14:paraId="4DA9364E" w14:textId="6754588D" w:rsidR="006F4495" w:rsidRPr="009F1B7D" w:rsidDel="00B15A0B" w:rsidRDefault="006F4495" w:rsidP="00011096">
            <w:pPr>
              <w:pStyle w:val="XML3"/>
              <w:rPr>
                <w:del w:id="19669" w:author="Deepak Bansal (AZURE)" w:date="2012-08-23T21:59:00Z"/>
              </w:rPr>
            </w:pPr>
            <w:del w:id="19670" w:author="Deepak Bansal (AZURE)" w:date="2012-08-23T21:59:00Z">
              <w:r w:rsidRPr="009F1B7D" w:rsidDel="00B15A0B">
                <w:delText>description "The queue properties currently configured.";</w:delText>
              </w:r>
              <w:bookmarkStart w:id="19671" w:name="_Toc333524225"/>
              <w:bookmarkStart w:id="19672" w:name="_Toc335148312"/>
              <w:bookmarkEnd w:id="19671"/>
              <w:bookmarkEnd w:id="19672"/>
            </w:del>
          </w:p>
          <w:p w14:paraId="6F9533F0" w14:textId="153E4ECC" w:rsidR="006F4495" w:rsidRPr="009F1B7D" w:rsidDel="00B15A0B" w:rsidRDefault="006F4495" w:rsidP="00011096">
            <w:pPr>
              <w:pStyle w:val="XML3"/>
              <w:rPr>
                <w:del w:id="19673" w:author="Deepak Bansal (AZURE)" w:date="2012-08-23T21:59:00Z"/>
              </w:rPr>
            </w:pPr>
            <w:del w:id="19674" w:author="Deepak Bansal (AZURE)" w:date="2012-08-23T21:59:00Z">
              <w:r w:rsidRPr="009F1B7D" w:rsidDel="00B15A0B">
                <w:delText>leaf min-rate {</w:delText>
              </w:r>
              <w:bookmarkStart w:id="19675" w:name="_Toc333524226"/>
              <w:bookmarkStart w:id="19676" w:name="_Toc335148313"/>
              <w:bookmarkEnd w:id="19675"/>
              <w:bookmarkEnd w:id="19676"/>
            </w:del>
          </w:p>
          <w:p w14:paraId="49F663B7" w14:textId="4755473F" w:rsidR="006F4495" w:rsidRPr="009F1B7D" w:rsidDel="00B15A0B" w:rsidRDefault="006F4495" w:rsidP="00011096">
            <w:pPr>
              <w:pStyle w:val="XML4"/>
              <w:rPr>
                <w:del w:id="19677" w:author="Deepak Bansal (AZURE)" w:date="2012-08-23T21:59:00Z"/>
              </w:rPr>
            </w:pPr>
            <w:del w:id="19678" w:author="Deepak Bansal (AZURE)" w:date="2012-08-23T21:59:00Z">
              <w:r w:rsidRPr="009F1B7D" w:rsidDel="00B15A0B">
                <w:delText>type tenth-of-a-percent;</w:delText>
              </w:r>
              <w:bookmarkStart w:id="19679" w:name="_Toc333524227"/>
              <w:bookmarkStart w:id="19680" w:name="_Toc335148314"/>
              <w:bookmarkEnd w:id="19679"/>
              <w:bookmarkEnd w:id="19680"/>
            </w:del>
          </w:p>
          <w:p w14:paraId="0C5C421E" w14:textId="321F3CFC" w:rsidR="006F4495" w:rsidRPr="009F1B7D" w:rsidDel="00B15A0B" w:rsidRDefault="006F4495" w:rsidP="00011096">
            <w:pPr>
              <w:pStyle w:val="XML4"/>
              <w:rPr>
                <w:del w:id="19681" w:author="Deepak Bansal (AZURE)" w:date="2012-08-23T21:59:00Z"/>
              </w:rPr>
            </w:pPr>
            <w:del w:id="19682" w:author="Deepak Bansal (AZURE)" w:date="2012-08-23T21:59:00Z">
              <w:r w:rsidRPr="009F1B7D" w:rsidDel="00B15A0B">
                <w:delText>description "The minimal rate that is reserved for this queue in 1/10 of a percent of the actual rate. If not present a min-rate is not set.";</w:delText>
              </w:r>
              <w:bookmarkStart w:id="19683" w:name="_Toc333524228"/>
              <w:bookmarkStart w:id="19684" w:name="_Toc335148315"/>
              <w:bookmarkEnd w:id="19683"/>
              <w:bookmarkEnd w:id="19684"/>
            </w:del>
          </w:p>
          <w:p w14:paraId="4A613C2F" w14:textId="2D2EB1AF" w:rsidR="006F4495" w:rsidRPr="009F1B7D" w:rsidDel="00B15A0B" w:rsidRDefault="006F4495" w:rsidP="00011096">
            <w:pPr>
              <w:pStyle w:val="XML3"/>
              <w:rPr>
                <w:del w:id="19685" w:author="Deepak Bansal (AZURE)" w:date="2012-08-23T21:59:00Z"/>
              </w:rPr>
            </w:pPr>
            <w:del w:id="19686" w:author="Deepak Bansal (AZURE)" w:date="2012-08-23T21:59:00Z">
              <w:r w:rsidRPr="009F1B7D" w:rsidDel="00B15A0B">
                <w:delText>}</w:delText>
              </w:r>
              <w:bookmarkStart w:id="19687" w:name="_Toc333524229"/>
              <w:bookmarkStart w:id="19688" w:name="_Toc335148316"/>
              <w:bookmarkEnd w:id="19687"/>
              <w:bookmarkEnd w:id="19688"/>
            </w:del>
          </w:p>
          <w:p w14:paraId="0F4EB543" w14:textId="41BF4A7F" w:rsidR="006F4495" w:rsidRPr="009F1B7D" w:rsidDel="00B15A0B" w:rsidRDefault="006F4495" w:rsidP="00011096">
            <w:pPr>
              <w:pStyle w:val="XML3"/>
              <w:rPr>
                <w:del w:id="19689" w:author="Deepak Bansal (AZURE)" w:date="2012-08-23T21:59:00Z"/>
              </w:rPr>
            </w:pPr>
            <w:del w:id="19690" w:author="Deepak Bansal (AZURE)" w:date="2012-08-23T21:59:00Z">
              <w:r w:rsidRPr="009F1B7D" w:rsidDel="00B15A0B">
                <w:delText>leaf max-rate {</w:delText>
              </w:r>
              <w:bookmarkStart w:id="19691" w:name="_Toc333524230"/>
              <w:bookmarkStart w:id="19692" w:name="_Toc335148317"/>
              <w:bookmarkEnd w:id="19691"/>
              <w:bookmarkEnd w:id="19692"/>
            </w:del>
          </w:p>
          <w:p w14:paraId="598C8B2D" w14:textId="409B5882" w:rsidR="006F4495" w:rsidRPr="009F1B7D" w:rsidDel="00B15A0B" w:rsidRDefault="006F4495" w:rsidP="00011096">
            <w:pPr>
              <w:pStyle w:val="XML4"/>
              <w:rPr>
                <w:del w:id="19693" w:author="Deepak Bansal (AZURE)" w:date="2012-08-23T21:59:00Z"/>
              </w:rPr>
            </w:pPr>
            <w:del w:id="19694" w:author="Deepak Bansal (AZURE)" w:date="2012-08-23T21:59:00Z">
              <w:r w:rsidRPr="009F1B7D" w:rsidDel="00B15A0B">
                <w:delText>type tenth-of-a-percent;</w:delText>
              </w:r>
              <w:bookmarkStart w:id="19695" w:name="_Toc333524231"/>
              <w:bookmarkStart w:id="19696" w:name="_Toc335148318"/>
              <w:bookmarkEnd w:id="19695"/>
              <w:bookmarkEnd w:id="19696"/>
            </w:del>
          </w:p>
          <w:p w14:paraId="7FC43441" w14:textId="4FE451B9" w:rsidR="006F4495" w:rsidRPr="009F1B7D" w:rsidDel="00B15A0B" w:rsidRDefault="006F4495" w:rsidP="00011096">
            <w:pPr>
              <w:pStyle w:val="XML4"/>
              <w:rPr>
                <w:del w:id="19697" w:author="Deepak Bansal (AZURE)" w:date="2012-08-23T21:59:00Z"/>
              </w:rPr>
            </w:pPr>
            <w:del w:id="19698" w:author="Deepak Bansal (AZURE)" w:date="2012-08-23T21:59:00Z">
              <w:r w:rsidRPr="009F1B7D" w:rsidDel="00B15A0B">
                <w:delText>description "The maximum rate that is reserved for this queue in 1/10 of a percent of the actual rate. If not present the max-rate is not set.";</w:delText>
              </w:r>
              <w:bookmarkStart w:id="19699" w:name="_Toc333524232"/>
              <w:bookmarkStart w:id="19700" w:name="_Toc335148319"/>
              <w:bookmarkEnd w:id="19699"/>
              <w:bookmarkEnd w:id="19700"/>
            </w:del>
          </w:p>
          <w:p w14:paraId="2515ABEF" w14:textId="3B54D400" w:rsidR="006F4495" w:rsidRPr="009F1B7D" w:rsidDel="00B15A0B" w:rsidRDefault="006F4495" w:rsidP="00011096">
            <w:pPr>
              <w:pStyle w:val="XML3"/>
              <w:rPr>
                <w:del w:id="19701" w:author="Deepak Bansal (AZURE)" w:date="2012-08-23T21:59:00Z"/>
              </w:rPr>
            </w:pPr>
            <w:del w:id="19702" w:author="Deepak Bansal (AZURE)" w:date="2012-08-23T21:59:00Z">
              <w:r w:rsidRPr="009F1B7D" w:rsidDel="00B15A0B">
                <w:delText>}</w:delText>
              </w:r>
              <w:bookmarkStart w:id="19703" w:name="_Toc333524233"/>
              <w:bookmarkStart w:id="19704" w:name="_Toc335148320"/>
              <w:bookmarkEnd w:id="19703"/>
              <w:bookmarkEnd w:id="19704"/>
            </w:del>
          </w:p>
          <w:p w14:paraId="4B71AF4A" w14:textId="399C6DBC" w:rsidR="006F4495" w:rsidRPr="009F1B7D" w:rsidDel="00B15A0B" w:rsidRDefault="006F4495" w:rsidP="00011096">
            <w:pPr>
              <w:pStyle w:val="XML3"/>
              <w:rPr>
                <w:del w:id="19705" w:author="Deepak Bansal (AZURE)" w:date="2012-08-23T21:59:00Z"/>
              </w:rPr>
            </w:pPr>
            <w:del w:id="19706" w:author="Deepak Bansal (AZURE)" w:date="2012-08-23T21:59:00Z">
              <w:r w:rsidRPr="009F1B7D" w:rsidDel="00B15A0B">
                <w:delText>leaf-list experimenter {</w:delText>
              </w:r>
              <w:bookmarkStart w:id="19707" w:name="_Toc333524234"/>
              <w:bookmarkStart w:id="19708" w:name="_Toc335148321"/>
              <w:bookmarkEnd w:id="19707"/>
              <w:bookmarkEnd w:id="19708"/>
            </w:del>
          </w:p>
          <w:p w14:paraId="635E7DF3" w14:textId="19FFC0B6" w:rsidR="006F4495" w:rsidRPr="009F1B7D" w:rsidDel="00B15A0B" w:rsidRDefault="006F4495" w:rsidP="00011096">
            <w:pPr>
              <w:pStyle w:val="XML4"/>
              <w:rPr>
                <w:del w:id="19709" w:author="Deepak Bansal (AZURE)" w:date="2012-08-23T21:59:00Z"/>
              </w:rPr>
            </w:pPr>
            <w:del w:id="19710" w:author="Deepak Bansal (AZURE)" w:date="2012-08-23T21:59:00Z">
              <w:r w:rsidRPr="009F1B7D" w:rsidDel="00B15A0B">
                <w:delText>type uint32;</w:delText>
              </w:r>
              <w:bookmarkStart w:id="19711" w:name="_Toc333524235"/>
              <w:bookmarkStart w:id="19712" w:name="_Toc335148322"/>
              <w:bookmarkEnd w:id="19711"/>
              <w:bookmarkEnd w:id="19712"/>
            </w:del>
          </w:p>
          <w:p w14:paraId="3B12CBD6" w14:textId="627A6A66" w:rsidR="006F4495" w:rsidRPr="009F1B7D" w:rsidDel="00B15A0B" w:rsidRDefault="006F4495" w:rsidP="00011096">
            <w:pPr>
              <w:pStyle w:val="XML4"/>
              <w:rPr>
                <w:del w:id="19713" w:author="Deepak Bansal (AZURE)" w:date="2012-08-23T21:59:00Z"/>
              </w:rPr>
            </w:pPr>
            <w:del w:id="19714" w:author="Deepak Bansal (AZURE)" w:date="2012-08-23T21:59:00Z">
              <w:r w:rsidRPr="009F1B7D" w:rsidDel="00B15A0B">
                <w:delText>description "A list of experimenter identifiers of queue properties used.";</w:delText>
              </w:r>
              <w:bookmarkStart w:id="19715" w:name="_Toc333524236"/>
              <w:bookmarkStart w:id="19716" w:name="_Toc335148323"/>
              <w:bookmarkEnd w:id="19715"/>
              <w:bookmarkEnd w:id="19716"/>
            </w:del>
          </w:p>
          <w:p w14:paraId="5B22B48C" w14:textId="6A54110B" w:rsidR="006F4495" w:rsidRPr="009F1B7D" w:rsidDel="00B15A0B" w:rsidRDefault="006F4495" w:rsidP="00011096">
            <w:pPr>
              <w:pStyle w:val="XML3"/>
              <w:rPr>
                <w:del w:id="19717" w:author="Deepak Bansal (AZURE)" w:date="2012-08-23T21:59:00Z"/>
              </w:rPr>
            </w:pPr>
            <w:del w:id="19718" w:author="Deepak Bansal (AZURE)" w:date="2012-08-23T21:59:00Z">
              <w:r w:rsidRPr="009F1B7D" w:rsidDel="00B15A0B">
                <w:delText>}</w:delText>
              </w:r>
              <w:bookmarkStart w:id="19719" w:name="_Toc333524237"/>
              <w:bookmarkStart w:id="19720" w:name="_Toc335148324"/>
              <w:bookmarkEnd w:id="19719"/>
              <w:bookmarkEnd w:id="19720"/>
            </w:del>
          </w:p>
          <w:p w14:paraId="5D753699" w14:textId="52BC7532" w:rsidR="006F4495" w:rsidRPr="009F1B7D" w:rsidDel="00B15A0B" w:rsidRDefault="006F4495" w:rsidP="00011096">
            <w:pPr>
              <w:pStyle w:val="XML2"/>
              <w:rPr>
                <w:del w:id="19721" w:author="Deepak Bansal (AZURE)" w:date="2012-08-23T21:59:00Z"/>
              </w:rPr>
            </w:pPr>
            <w:del w:id="19722" w:author="Deepak Bansal (AZURE)" w:date="2012-08-23T21:59:00Z">
              <w:r w:rsidRPr="009F1B7D" w:rsidDel="00B15A0B">
                <w:delText>}</w:delText>
              </w:r>
              <w:bookmarkStart w:id="19723" w:name="_Toc333524238"/>
              <w:bookmarkStart w:id="19724" w:name="_Toc335148325"/>
              <w:bookmarkEnd w:id="19723"/>
              <w:bookmarkEnd w:id="19724"/>
            </w:del>
          </w:p>
          <w:p w14:paraId="1B696F86" w14:textId="484BF98F" w:rsidR="0089627C" w:rsidDel="00B15A0B" w:rsidRDefault="006F4495" w:rsidP="0089627C">
            <w:pPr>
              <w:pStyle w:val="XML1"/>
              <w:rPr>
                <w:ins w:id="19725" w:author="Thomas Dietz" w:date="2012-08-13T14:34:00Z"/>
                <w:del w:id="19726" w:author="Deepak Bansal (AZURE)" w:date="2012-08-23T21:59:00Z"/>
              </w:rPr>
            </w:pPr>
            <w:del w:id="19727" w:author="Deepak Bansal (AZURE)" w:date="2012-08-23T21:59:00Z">
              <w:r w:rsidRPr="009F1B7D" w:rsidDel="00B15A0B">
                <w:delText>}</w:delText>
              </w:r>
            </w:del>
            <w:ins w:id="19728" w:author="Thomas Dietz" w:date="2012-08-13T14:34:00Z">
              <w:del w:id="19729" w:author="Deepak Bansal (AZURE)" w:date="2012-08-23T21:59:00Z">
                <w:r w:rsidR="0089627C" w:rsidDel="00B15A0B">
                  <w:delText xml:space="preserve">  grouping OFQueueType {</w:delText>
                </w:r>
                <w:bookmarkStart w:id="19730" w:name="_Toc333524239"/>
                <w:bookmarkStart w:id="19731" w:name="_Toc335148326"/>
                <w:bookmarkEnd w:id="19730"/>
                <w:bookmarkEnd w:id="19731"/>
              </w:del>
            </w:ins>
          </w:p>
          <w:p w14:paraId="36E81B9B" w14:textId="1CA0C1E3" w:rsidR="0089627C" w:rsidDel="00B15A0B" w:rsidRDefault="0089627C" w:rsidP="0089627C">
            <w:pPr>
              <w:pStyle w:val="XML1"/>
              <w:rPr>
                <w:ins w:id="19732" w:author="Thomas Dietz" w:date="2012-08-13T14:34:00Z"/>
                <w:del w:id="19733" w:author="Deepak Bansal (AZURE)" w:date="2012-08-23T21:59:00Z"/>
              </w:rPr>
            </w:pPr>
            <w:ins w:id="19734" w:author="Thomas Dietz" w:date="2012-08-13T14:34:00Z">
              <w:del w:id="19735" w:author="Deepak Bansal (AZURE)" w:date="2012-08-23T21:59:00Z">
                <w:r w:rsidDel="00B15A0B">
                  <w:delText xml:space="preserve">    description "This grouping specifies all properties of a queue</w:delText>
                </w:r>
                <w:bookmarkStart w:id="19736" w:name="_Toc333524240"/>
                <w:bookmarkStart w:id="19737" w:name="_Toc335148327"/>
                <w:bookmarkEnd w:id="19736"/>
                <w:bookmarkEnd w:id="19737"/>
              </w:del>
            </w:ins>
          </w:p>
          <w:p w14:paraId="0177DE6E" w14:textId="163DE2BA" w:rsidR="0089627C" w:rsidDel="00B15A0B" w:rsidRDefault="0089627C" w:rsidP="0089627C">
            <w:pPr>
              <w:pStyle w:val="XML1"/>
              <w:rPr>
                <w:ins w:id="19738" w:author="Thomas Dietz" w:date="2012-08-13T14:34:00Z"/>
                <w:del w:id="19739" w:author="Deepak Bansal (AZURE)" w:date="2012-08-23T21:59:00Z"/>
              </w:rPr>
            </w:pPr>
            <w:ins w:id="19740" w:author="Thomas Dietz" w:date="2012-08-13T14:34:00Z">
              <w:del w:id="19741" w:author="Deepak Bansal (AZURE)" w:date="2012-08-23T21:59:00Z">
                <w:r w:rsidDel="00B15A0B">
                  <w:delText xml:space="preserve">      resource.</w:delText>
                </w:r>
                <w:bookmarkStart w:id="19742" w:name="_Toc333524241"/>
                <w:bookmarkStart w:id="19743" w:name="_Toc335148328"/>
                <w:bookmarkEnd w:id="19742"/>
                <w:bookmarkEnd w:id="19743"/>
              </w:del>
            </w:ins>
          </w:p>
          <w:p w14:paraId="6E9CE29F" w14:textId="5F2FC818" w:rsidR="0089627C" w:rsidDel="00B15A0B" w:rsidRDefault="0089627C" w:rsidP="0089627C">
            <w:pPr>
              <w:pStyle w:val="XML1"/>
              <w:rPr>
                <w:ins w:id="19744" w:author="Thomas Dietz" w:date="2012-08-13T14:34:00Z"/>
                <w:del w:id="19745" w:author="Deepak Bansal (AZURE)" w:date="2012-08-23T21:59:00Z"/>
              </w:rPr>
            </w:pPr>
            <w:bookmarkStart w:id="19746" w:name="_Toc333524242"/>
            <w:bookmarkStart w:id="19747" w:name="_Toc335148329"/>
            <w:bookmarkEnd w:id="19746"/>
            <w:bookmarkEnd w:id="19747"/>
          </w:p>
          <w:p w14:paraId="13AEE49A" w14:textId="1E4499D4" w:rsidR="0089627C" w:rsidDel="00B15A0B" w:rsidRDefault="0089627C" w:rsidP="0089627C">
            <w:pPr>
              <w:pStyle w:val="XML1"/>
              <w:rPr>
                <w:ins w:id="19748" w:author="Thomas Dietz" w:date="2012-08-13T14:34:00Z"/>
                <w:del w:id="19749" w:author="Deepak Bansal (AZURE)" w:date="2012-08-23T21:59:00Z"/>
              </w:rPr>
            </w:pPr>
            <w:ins w:id="19750" w:author="Thomas Dietz" w:date="2012-08-13T14:34:00Z">
              <w:del w:id="19751" w:author="Deepak Bansal (AZURE)" w:date="2012-08-23T21:59:00Z">
                <w:r w:rsidDel="00B15A0B">
                  <w:delText xml:space="preserve">      NETCONF &lt;edit-config&gt; operations MUST be implemented as </w:delText>
                </w:r>
                <w:bookmarkStart w:id="19752" w:name="_Toc333524243"/>
                <w:bookmarkStart w:id="19753" w:name="_Toc335148330"/>
                <w:bookmarkEnd w:id="19752"/>
                <w:bookmarkEnd w:id="19753"/>
              </w:del>
            </w:ins>
          </w:p>
          <w:p w14:paraId="3784AA1C" w14:textId="25301DB4" w:rsidR="0089627C" w:rsidDel="00B15A0B" w:rsidRDefault="0089627C" w:rsidP="0089627C">
            <w:pPr>
              <w:pStyle w:val="XML1"/>
              <w:rPr>
                <w:ins w:id="19754" w:author="Thomas Dietz" w:date="2012-08-13T14:34:00Z"/>
                <w:del w:id="19755" w:author="Deepak Bansal (AZURE)" w:date="2012-08-23T21:59:00Z"/>
              </w:rPr>
            </w:pPr>
            <w:ins w:id="19756" w:author="Thomas Dietz" w:date="2012-08-13T14:34:00Z">
              <w:del w:id="19757" w:author="Deepak Bansal (AZURE)" w:date="2012-08-23T21:59:00Z">
                <w:r w:rsidDel="00B15A0B">
                  <w:delText xml:space="preserve">      follows: </w:delText>
                </w:r>
                <w:bookmarkStart w:id="19758" w:name="_Toc333524244"/>
                <w:bookmarkStart w:id="19759" w:name="_Toc335148331"/>
                <w:bookmarkEnd w:id="19758"/>
                <w:bookmarkEnd w:id="19759"/>
              </w:del>
            </w:ins>
          </w:p>
          <w:p w14:paraId="777EB68E" w14:textId="41F05257" w:rsidR="0089627C" w:rsidDel="00B15A0B" w:rsidRDefault="0089627C" w:rsidP="0089627C">
            <w:pPr>
              <w:pStyle w:val="XML1"/>
              <w:rPr>
                <w:ins w:id="19760" w:author="Thomas Dietz" w:date="2012-08-13T14:34:00Z"/>
                <w:del w:id="19761" w:author="Deepak Bansal (AZURE)" w:date="2012-08-23T21:59:00Z"/>
              </w:rPr>
            </w:pPr>
            <w:bookmarkStart w:id="19762" w:name="_Toc333524245"/>
            <w:bookmarkStart w:id="19763" w:name="_Toc335148332"/>
            <w:bookmarkEnd w:id="19762"/>
            <w:bookmarkEnd w:id="19763"/>
          </w:p>
          <w:p w14:paraId="532E633D" w14:textId="2A5AECA2" w:rsidR="0089627C" w:rsidDel="00B15A0B" w:rsidRDefault="0089627C" w:rsidP="0089627C">
            <w:pPr>
              <w:pStyle w:val="XML1"/>
              <w:rPr>
                <w:ins w:id="19764" w:author="Thomas Dietz" w:date="2012-08-13T14:34:00Z"/>
                <w:del w:id="19765" w:author="Deepak Bansal (AZURE)" w:date="2012-08-23T21:59:00Z"/>
              </w:rPr>
            </w:pPr>
            <w:ins w:id="19766" w:author="Thomas Dietz" w:date="2012-08-13T14:34:00Z">
              <w:del w:id="19767" w:author="Deepak Bansal (AZURE)" w:date="2012-08-23T21:59:00Z">
                <w:r w:rsidDel="00B15A0B">
                  <w:delText xml:space="preserve">      * The 'resource-id' element of OFResoureType MUST be present</w:delText>
                </w:r>
                <w:bookmarkStart w:id="19768" w:name="_Toc333524246"/>
                <w:bookmarkStart w:id="19769" w:name="_Toc335148333"/>
                <w:bookmarkEnd w:id="19768"/>
                <w:bookmarkEnd w:id="19769"/>
              </w:del>
            </w:ins>
          </w:p>
          <w:p w14:paraId="35A20C87" w14:textId="6C9C4B28" w:rsidR="0089627C" w:rsidDel="00B15A0B" w:rsidRDefault="0089627C" w:rsidP="0089627C">
            <w:pPr>
              <w:pStyle w:val="XML1"/>
              <w:rPr>
                <w:ins w:id="19770" w:author="Thomas Dietz" w:date="2012-08-13T14:34:00Z"/>
                <w:del w:id="19771" w:author="Deepak Bansal (AZURE)" w:date="2012-08-23T21:59:00Z"/>
              </w:rPr>
            </w:pPr>
            <w:ins w:id="19772" w:author="Thomas Dietz" w:date="2012-08-13T14:34:00Z">
              <w:del w:id="19773" w:author="Deepak Bansal (AZURE)" w:date="2012-08-23T21:59:00Z">
                <w:r w:rsidDel="00B15A0B">
                  <w:delText xml:space="preserve">        at all &lt;edit-config&gt; operations to identify the port.</w:delText>
                </w:r>
                <w:bookmarkStart w:id="19774" w:name="_Toc333524247"/>
                <w:bookmarkStart w:id="19775" w:name="_Toc335148334"/>
                <w:bookmarkEnd w:id="19774"/>
                <w:bookmarkEnd w:id="19775"/>
              </w:del>
            </w:ins>
          </w:p>
          <w:p w14:paraId="24C76A11" w14:textId="5F32C590" w:rsidR="0089627C" w:rsidDel="00B15A0B" w:rsidRDefault="0089627C" w:rsidP="0089627C">
            <w:pPr>
              <w:pStyle w:val="XML1"/>
              <w:rPr>
                <w:ins w:id="19776" w:author="Thomas Dietz" w:date="2012-08-13T14:34:00Z"/>
                <w:del w:id="19777" w:author="Deepak Bansal (AZURE)" w:date="2012-08-23T21:59:00Z"/>
              </w:rPr>
            </w:pPr>
            <w:ins w:id="19778" w:author="Thomas Dietz" w:date="2012-08-13T14:34:00Z">
              <w:del w:id="19779" w:author="Deepak Bansal (AZURE)" w:date="2012-08-23T21:59:00Z">
                <w:r w:rsidDel="00B15A0B">
                  <w:delText xml:space="preserve">      * If the operation is 'merge' or 'replace', the element is</w:delText>
                </w:r>
                <w:bookmarkStart w:id="19780" w:name="_Toc333524248"/>
                <w:bookmarkStart w:id="19781" w:name="_Toc335148335"/>
                <w:bookmarkEnd w:id="19780"/>
                <w:bookmarkEnd w:id="19781"/>
              </w:del>
            </w:ins>
          </w:p>
          <w:p w14:paraId="113CCB8C" w14:textId="4B35CA4F" w:rsidR="0089627C" w:rsidDel="00B15A0B" w:rsidRDefault="0089627C" w:rsidP="0089627C">
            <w:pPr>
              <w:pStyle w:val="XML1"/>
              <w:rPr>
                <w:ins w:id="19782" w:author="Thomas Dietz" w:date="2012-08-13T14:34:00Z"/>
                <w:del w:id="19783" w:author="Deepak Bansal (AZURE)" w:date="2012-08-23T21:59:00Z"/>
              </w:rPr>
            </w:pPr>
            <w:ins w:id="19784" w:author="Thomas Dietz" w:date="2012-08-13T14:34:00Z">
              <w:del w:id="19785" w:author="Deepak Bansal (AZURE)" w:date="2012-08-23T21:59:00Z">
                <w:r w:rsidDel="00B15A0B">
                  <w:delText xml:space="preserve">        created if it does not exist, and its value is set to the</w:delText>
                </w:r>
                <w:bookmarkStart w:id="19786" w:name="_Toc333524249"/>
                <w:bookmarkStart w:id="19787" w:name="_Toc335148336"/>
                <w:bookmarkEnd w:id="19786"/>
                <w:bookmarkEnd w:id="19787"/>
              </w:del>
            </w:ins>
          </w:p>
          <w:p w14:paraId="64596444" w14:textId="185A5581" w:rsidR="0089627C" w:rsidDel="00B15A0B" w:rsidRDefault="0089627C" w:rsidP="0089627C">
            <w:pPr>
              <w:pStyle w:val="XML1"/>
              <w:rPr>
                <w:ins w:id="19788" w:author="Thomas Dietz" w:date="2012-08-13T14:34:00Z"/>
                <w:del w:id="19789" w:author="Deepak Bansal (AZURE)" w:date="2012-08-23T21:59:00Z"/>
              </w:rPr>
            </w:pPr>
            <w:ins w:id="19790" w:author="Thomas Dietz" w:date="2012-08-13T14:34:00Z">
              <w:del w:id="19791" w:author="Deepak Bansal (AZURE)" w:date="2012-08-23T21:59:00Z">
                <w:r w:rsidDel="00B15A0B">
                  <w:delText xml:space="preserve">        value found in the XML RPC data.</w:delText>
                </w:r>
                <w:bookmarkStart w:id="19792" w:name="_Toc333524250"/>
                <w:bookmarkStart w:id="19793" w:name="_Toc335148337"/>
                <w:bookmarkEnd w:id="19792"/>
                <w:bookmarkEnd w:id="19793"/>
              </w:del>
            </w:ins>
          </w:p>
          <w:p w14:paraId="54687D90" w14:textId="724F9821" w:rsidR="0089627C" w:rsidDel="00B15A0B" w:rsidRDefault="0089627C" w:rsidP="0089627C">
            <w:pPr>
              <w:pStyle w:val="XML1"/>
              <w:rPr>
                <w:ins w:id="19794" w:author="Thomas Dietz" w:date="2012-08-13T14:34:00Z"/>
                <w:del w:id="19795" w:author="Deepak Bansal (AZURE)" w:date="2012-08-23T21:59:00Z"/>
              </w:rPr>
            </w:pPr>
            <w:ins w:id="19796" w:author="Thomas Dietz" w:date="2012-08-13T14:34:00Z">
              <w:del w:id="19797" w:author="Deepak Bansal (AZURE)" w:date="2012-08-23T21:59:00Z">
                <w:r w:rsidDel="00B15A0B">
                  <w:delText xml:space="preserve">      * If the operation is 'create', the element is created if it</w:delText>
                </w:r>
                <w:bookmarkStart w:id="19798" w:name="_Toc333524251"/>
                <w:bookmarkStart w:id="19799" w:name="_Toc335148338"/>
                <w:bookmarkEnd w:id="19798"/>
                <w:bookmarkEnd w:id="19799"/>
              </w:del>
            </w:ins>
          </w:p>
          <w:p w14:paraId="47A5D6A0" w14:textId="50D7D00C" w:rsidR="0089627C" w:rsidDel="00B15A0B" w:rsidRDefault="0089627C" w:rsidP="0089627C">
            <w:pPr>
              <w:pStyle w:val="XML1"/>
              <w:rPr>
                <w:ins w:id="19800" w:author="Thomas Dietz" w:date="2012-08-13T14:34:00Z"/>
                <w:del w:id="19801" w:author="Deepak Bansal (AZURE)" w:date="2012-08-23T21:59:00Z"/>
              </w:rPr>
            </w:pPr>
            <w:ins w:id="19802" w:author="Thomas Dietz" w:date="2012-08-13T14:34:00Z">
              <w:del w:id="19803" w:author="Deepak Bansal (AZURE)" w:date="2012-08-23T21:59:00Z">
                <w:r w:rsidDel="00B15A0B">
                  <w:delText xml:space="preserve">        does not exist. If the element already exists, a</w:delText>
                </w:r>
                <w:bookmarkStart w:id="19804" w:name="_Toc333524252"/>
                <w:bookmarkStart w:id="19805" w:name="_Toc335148339"/>
                <w:bookmarkEnd w:id="19804"/>
                <w:bookmarkEnd w:id="19805"/>
              </w:del>
            </w:ins>
          </w:p>
          <w:p w14:paraId="4027A5BF" w14:textId="24FA6436" w:rsidR="0089627C" w:rsidDel="00B15A0B" w:rsidRDefault="0089627C" w:rsidP="0089627C">
            <w:pPr>
              <w:pStyle w:val="XML1"/>
              <w:rPr>
                <w:ins w:id="19806" w:author="Thomas Dietz" w:date="2012-08-13T14:34:00Z"/>
                <w:del w:id="19807" w:author="Deepak Bansal (AZURE)" w:date="2012-08-23T21:59:00Z"/>
              </w:rPr>
            </w:pPr>
            <w:ins w:id="19808" w:author="Thomas Dietz" w:date="2012-08-13T14:34:00Z">
              <w:del w:id="19809" w:author="Deepak Bansal (AZURE)" w:date="2012-08-23T21:59:00Z">
                <w:r w:rsidDel="00B15A0B">
                  <w:delText xml:space="preserve">        'data</w:delText>
                </w:r>
                <w:r w:rsidDel="00B15A0B">
                  <w:rPr>
                    <w:rFonts w:ascii="MS Mincho" w:eastAsia="MS Mincho" w:hAnsi="MS Mincho" w:cs="MS Mincho" w:hint="eastAsia"/>
                  </w:rPr>
                  <w:delText>‑</w:delText>
                </w:r>
                <w:r w:rsidDel="00B15A0B">
                  <w:delText>exists' error is returned.</w:delText>
                </w:r>
                <w:bookmarkStart w:id="19810" w:name="_Toc333524253"/>
                <w:bookmarkStart w:id="19811" w:name="_Toc335148340"/>
                <w:bookmarkEnd w:id="19810"/>
                <w:bookmarkEnd w:id="19811"/>
              </w:del>
            </w:ins>
          </w:p>
          <w:p w14:paraId="4C0E6043" w14:textId="09717EC8" w:rsidR="0089627C" w:rsidDel="00B15A0B" w:rsidRDefault="0089627C" w:rsidP="0089627C">
            <w:pPr>
              <w:pStyle w:val="XML1"/>
              <w:rPr>
                <w:ins w:id="19812" w:author="Thomas Dietz" w:date="2012-08-13T14:34:00Z"/>
                <w:del w:id="19813" w:author="Deepak Bansal (AZURE)" w:date="2012-08-23T21:59:00Z"/>
              </w:rPr>
            </w:pPr>
            <w:ins w:id="19814" w:author="Thomas Dietz" w:date="2012-08-13T14:34:00Z">
              <w:del w:id="19815" w:author="Deepak Bansal (AZURE)" w:date="2012-08-23T21:59:00Z">
                <w:r w:rsidDel="00B15A0B">
                  <w:delText xml:space="preserve">      * If the operation is 'delete', the element is deleted if it</w:delText>
                </w:r>
                <w:bookmarkStart w:id="19816" w:name="_Toc333524254"/>
                <w:bookmarkStart w:id="19817" w:name="_Toc335148341"/>
                <w:bookmarkEnd w:id="19816"/>
                <w:bookmarkEnd w:id="19817"/>
              </w:del>
            </w:ins>
          </w:p>
          <w:p w14:paraId="5E8FB5F1" w14:textId="4DE8E6A7" w:rsidR="0089627C" w:rsidDel="00B15A0B" w:rsidRDefault="0089627C" w:rsidP="0089627C">
            <w:pPr>
              <w:pStyle w:val="XML1"/>
              <w:rPr>
                <w:ins w:id="19818" w:author="Thomas Dietz" w:date="2012-08-13T14:34:00Z"/>
                <w:del w:id="19819" w:author="Deepak Bansal (AZURE)" w:date="2012-08-23T21:59:00Z"/>
              </w:rPr>
            </w:pPr>
            <w:ins w:id="19820" w:author="Thomas Dietz" w:date="2012-08-13T14:34:00Z">
              <w:del w:id="19821" w:author="Deepak Bansal (AZURE)" w:date="2012-08-23T21:59: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bookmarkStart w:id="19822" w:name="_Toc333524255"/>
                <w:bookmarkStart w:id="19823" w:name="_Toc335148342"/>
                <w:bookmarkEnd w:id="19822"/>
                <w:bookmarkEnd w:id="19823"/>
              </w:del>
            </w:ins>
          </w:p>
          <w:p w14:paraId="4A43C2F4" w14:textId="4D1576AF" w:rsidR="0089627C" w:rsidDel="00B15A0B" w:rsidRDefault="0089627C" w:rsidP="0089627C">
            <w:pPr>
              <w:pStyle w:val="XML1"/>
              <w:rPr>
                <w:ins w:id="19824" w:author="Thomas Dietz" w:date="2012-08-13T14:34:00Z"/>
                <w:del w:id="19825" w:author="Deepak Bansal (AZURE)" w:date="2012-08-23T21:59:00Z"/>
              </w:rPr>
            </w:pPr>
            <w:ins w:id="19826" w:author="Thomas Dietz" w:date="2012-08-13T14:34:00Z">
              <w:del w:id="19827" w:author="Deepak Bansal (AZURE)" w:date="2012-08-23T21:59:00Z">
                <w:r w:rsidDel="00B15A0B">
                  <w:delText xml:space="preserve">        error is returned.";</w:delText>
                </w:r>
                <w:bookmarkStart w:id="19828" w:name="_Toc333524256"/>
                <w:bookmarkStart w:id="19829" w:name="_Toc335148343"/>
                <w:bookmarkEnd w:id="19828"/>
                <w:bookmarkEnd w:id="19829"/>
              </w:del>
            </w:ins>
          </w:p>
          <w:p w14:paraId="249AF3C4" w14:textId="2F8AE4FD" w:rsidR="0089627C" w:rsidDel="00B15A0B" w:rsidRDefault="0089627C" w:rsidP="0089627C">
            <w:pPr>
              <w:pStyle w:val="XML1"/>
              <w:rPr>
                <w:ins w:id="19830" w:author="Thomas Dietz" w:date="2012-08-13T14:34:00Z"/>
                <w:del w:id="19831" w:author="Deepak Bansal (AZURE)" w:date="2012-08-23T21:59:00Z"/>
              </w:rPr>
            </w:pPr>
            <w:ins w:id="19832" w:author="Thomas Dietz" w:date="2012-08-13T14:34:00Z">
              <w:del w:id="19833" w:author="Deepak Bansal (AZURE)" w:date="2012-08-23T21:59:00Z">
                <w:r w:rsidDel="00B15A0B">
                  <w:delText xml:space="preserve">    uses OFResourceType;</w:delText>
                </w:r>
                <w:bookmarkStart w:id="19834" w:name="_Toc333524257"/>
                <w:bookmarkStart w:id="19835" w:name="_Toc335148344"/>
                <w:bookmarkEnd w:id="19834"/>
                <w:bookmarkEnd w:id="19835"/>
              </w:del>
            </w:ins>
          </w:p>
          <w:p w14:paraId="678679F9" w14:textId="7D750EDF" w:rsidR="0089627C" w:rsidDel="00B15A0B" w:rsidRDefault="0089627C" w:rsidP="0089627C">
            <w:pPr>
              <w:pStyle w:val="XML1"/>
              <w:rPr>
                <w:ins w:id="19836" w:author="Thomas Dietz" w:date="2012-08-13T14:34:00Z"/>
                <w:del w:id="19837" w:author="Deepak Bansal (AZURE)" w:date="2012-08-23T21:59:00Z"/>
              </w:rPr>
            </w:pPr>
            <w:ins w:id="19838" w:author="Thomas Dietz" w:date="2012-08-13T14:34:00Z">
              <w:del w:id="19839" w:author="Deepak Bansal (AZURE)" w:date="2012-08-23T21:59:00Z">
                <w:r w:rsidDel="00B15A0B">
                  <w:delText xml:space="preserve">    leaf id {</w:delText>
                </w:r>
                <w:bookmarkStart w:id="19840" w:name="_Toc333524258"/>
                <w:bookmarkStart w:id="19841" w:name="_Toc335148345"/>
                <w:bookmarkEnd w:id="19840"/>
                <w:bookmarkEnd w:id="19841"/>
              </w:del>
            </w:ins>
          </w:p>
          <w:p w14:paraId="2D022225" w14:textId="3AE445D1" w:rsidR="0089627C" w:rsidDel="00B15A0B" w:rsidRDefault="0089627C" w:rsidP="0089627C">
            <w:pPr>
              <w:pStyle w:val="XML1"/>
              <w:rPr>
                <w:ins w:id="19842" w:author="Thomas Dietz" w:date="2012-08-13T14:34:00Z"/>
                <w:del w:id="19843" w:author="Deepak Bansal (AZURE)" w:date="2012-08-23T21:59:00Z"/>
              </w:rPr>
            </w:pPr>
            <w:ins w:id="19844" w:author="Thomas Dietz" w:date="2012-08-13T14:34:00Z">
              <w:del w:id="19845" w:author="Deepak Bansal (AZURE)" w:date="2012-08-23T21:59:00Z">
                <w:r w:rsidDel="00B15A0B">
                  <w:delText xml:space="preserve">      type uint64;</w:delText>
                </w:r>
                <w:bookmarkStart w:id="19846" w:name="_Toc333524259"/>
                <w:bookmarkStart w:id="19847" w:name="_Toc335148346"/>
                <w:bookmarkEnd w:id="19846"/>
                <w:bookmarkEnd w:id="19847"/>
              </w:del>
            </w:ins>
          </w:p>
          <w:p w14:paraId="45E4B35E" w14:textId="47D15C3A" w:rsidR="0089627C" w:rsidDel="00B15A0B" w:rsidRDefault="0089627C" w:rsidP="0089627C">
            <w:pPr>
              <w:pStyle w:val="XML1"/>
              <w:rPr>
                <w:ins w:id="19848" w:author="Thomas Dietz" w:date="2012-08-13T14:34:00Z"/>
                <w:del w:id="19849" w:author="Deepak Bansal (AZURE)" w:date="2012-08-23T21:59:00Z"/>
              </w:rPr>
            </w:pPr>
            <w:ins w:id="19850" w:author="Thomas Dietz" w:date="2012-08-13T14:34:00Z">
              <w:del w:id="19851" w:author="Deepak Bansal (AZURE)" w:date="2012-08-23T21:59:00Z">
                <w:r w:rsidDel="00B15A0B">
                  <w:delText xml:space="preserve">      mandatory true;</w:delText>
                </w:r>
                <w:bookmarkStart w:id="19852" w:name="_Toc333524260"/>
                <w:bookmarkStart w:id="19853" w:name="_Toc335148347"/>
                <w:bookmarkEnd w:id="19852"/>
                <w:bookmarkEnd w:id="19853"/>
              </w:del>
            </w:ins>
          </w:p>
          <w:p w14:paraId="71C1F363" w14:textId="3F641C71" w:rsidR="0089627C" w:rsidDel="00B15A0B" w:rsidRDefault="0089627C" w:rsidP="0089627C">
            <w:pPr>
              <w:pStyle w:val="XML1"/>
              <w:rPr>
                <w:ins w:id="19854" w:author="Thomas Dietz" w:date="2012-08-13T14:34:00Z"/>
                <w:del w:id="19855" w:author="Deepak Bansal (AZURE)" w:date="2012-08-23T21:59:00Z"/>
              </w:rPr>
            </w:pPr>
            <w:ins w:id="19856" w:author="Thomas Dietz" w:date="2012-08-13T14:34:00Z">
              <w:del w:id="19857" w:author="Deepak Bansal (AZURE)" w:date="2012-08-23T21:59:00Z">
                <w:r w:rsidDel="00B15A0B">
                  <w:delText xml:space="preserve">      description "This id identifies the OpenFlow Queue to </w:delText>
                </w:r>
                <w:bookmarkStart w:id="19858" w:name="_Toc333524261"/>
                <w:bookmarkStart w:id="19859" w:name="_Toc335148348"/>
                <w:bookmarkEnd w:id="19858"/>
                <w:bookmarkEnd w:id="19859"/>
              </w:del>
            </w:ins>
          </w:p>
          <w:p w14:paraId="38A31FCA" w14:textId="73F674FD" w:rsidR="0089627C" w:rsidDel="00B15A0B" w:rsidRDefault="0089627C" w:rsidP="0089627C">
            <w:pPr>
              <w:pStyle w:val="XML1"/>
              <w:rPr>
                <w:ins w:id="19860" w:author="Thomas Dietz" w:date="2012-08-13T14:34:00Z"/>
                <w:del w:id="19861" w:author="Deepak Bansal (AZURE)" w:date="2012-08-23T21:59:00Z"/>
              </w:rPr>
            </w:pPr>
            <w:ins w:id="19862" w:author="Thomas Dietz" w:date="2012-08-13T14:34:00Z">
              <w:del w:id="19863" w:author="Deepak Bansal (AZURE)" w:date="2012-08-23T21:59:00Z">
                <w:r w:rsidDel="00B15A0B">
                  <w:delText xml:space="preserve">        OpenFlow Controllers. It is assigned to an OpenFlow Queue </w:delText>
                </w:r>
                <w:bookmarkStart w:id="19864" w:name="_Toc333524262"/>
                <w:bookmarkStart w:id="19865" w:name="_Toc335148349"/>
                <w:bookmarkEnd w:id="19864"/>
                <w:bookmarkEnd w:id="19865"/>
              </w:del>
            </w:ins>
          </w:p>
          <w:p w14:paraId="650767C4" w14:textId="266B2271" w:rsidR="0089627C" w:rsidDel="00B15A0B" w:rsidRDefault="0089627C" w:rsidP="0089627C">
            <w:pPr>
              <w:pStyle w:val="XML1"/>
              <w:rPr>
                <w:ins w:id="19866" w:author="Thomas Dietz" w:date="2012-08-13T14:34:00Z"/>
                <w:del w:id="19867" w:author="Deepak Bansal (AZURE)" w:date="2012-08-23T21:59:00Z"/>
              </w:rPr>
            </w:pPr>
            <w:ins w:id="19868" w:author="Thomas Dietz" w:date="2012-08-13T14:34:00Z">
              <w:del w:id="19869" w:author="Deepak Bansal (AZURE)" w:date="2012-08-23T21:59:00Z">
                <w:r w:rsidDel="00B15A0B">
                  <w:delText xml:space="preserve">        latest when the OpenFlow Queue is associated with and</w:delText>
                </w:r>
                <w:bookmarkStart w:id="19870" w:name="_Toc333524263"/>
                <w:bookmarkStart w:id="19871" w:name="_Toc335148350"/>
                <w:bookmarkEnd w:id="19870"/>
                <w:bookmarkEnd w:id="19871"/>
              </w:del>
            </w:ins>
          </w:p>
          <w:p w14:paraId="6824ACCE" w14:textId="7F6727D3" w:rsidR="0089627C" w:rsidDel="00B15A0B" w:rsidRDefault="0089627C" w:rsidP="0089627C">
            <w:pPr>
              <w:pStyle w:val="XML1"/>
              <w:rPr>
                <w:ins w:id="19872" w:author="Thomas Dietz" w:date="2012-08-13T14:34:00Z"/>
                <w:del w:id="19873" w:author="Deepak Bansal (AZURE)" w:date="2012-08-23T21:59:00Z"/>
              </w:rPr>
            </w:pPr>
            <w:ins w:id="19874" w:author="Thomas Dietz" w:date="2012-08-13T14:34:00Z">
              <w:del w:id="19875" w:author="Deepak Bansal (AZURE)" w:date="2012-08-23T21:59:00Z">
                <w:r w:rsidDel="00B15A0B">
                  <w:delText xml:space="preserve">        OpenFlow Logical Switch.  If the OpenFlow Queue is</w:delText>
                </w:r>
                <w:bookmarkStart w:id="19876" w:name="_Toc333524264"/>
                <w:bookmarkStart w:id="19877" w:name="_Toc335148351"/>
                <w:bookmarkEnd w:id="19876"/>
                <w:bookmarkEnd w:id="19877"/>
              </w:del>
            </w:ins>
          </w:p>
          <w:p w14:paraId="62065C89" w14:textId="64D30EF5" w:rsidR="0089627C" w:rsidDel="00B15A0B" w:rsidRDefault="0089627C" w:rsidP="0089627C">
            <w:pPr>
              <w:pStyle w:val="XML1"/>
              <w:rPr>
                <w:ins w:id="19878" w:author="Thomas Dietz" w:date="2012-08-13T14:34:00Z"/>
                <w:del w:id="19879" w:author="Deepak Bansal (AZURE)" w:date="2012-08-23T21:59:00Z"/>
              </w:rPr>
            </w:pPr>
            <w:ins w:id="19880" w:author="Thomas Dietz" w:date="2012-08-13T14:34:00Z">
              <w:del w:id="19881" w:author="Deepak Bansal (AZURE)" w:date="2012-08-23T21:59:00Z">
                <w:r w:rsidDel="00B15A0B">
                  <w:delText xml:space="preserve">        associated with an OpenFlow Logical Switch, this element</w:delText>
                </w:r>
                <w:bookmarkStart w:id="19882" w:name="_Toc333524265"/>
                <w:bookmarkStart w:id="19883" w:name="_Toc335148352"/>
                <w:bookmarkEnd w:id="19882"/>
                <w:bookmarkEnd w:id="19883"/>
              </w:del>
            </w:ins>
          </w:p>
          <w:p w14:paraId="2918DDB8" w14:textId="45441683" w:rsidR="0089627C" w:rsidDel="00B15A0B" w:rsidRDefault="0089627C" w:rsidP="0089627C">
            <w:pPr>
              <w:pStyle w:val="XML1"/>
              <w:rPr>
                <w:ins w:id="19884" w:author="Thomas Dietz" w:date="2012-08-13T14:34:00Z"/>
                <w:del w:id="19885" w:author="Deepak Bansal (AZURE)" w:date="2012-08-23T21:59:00Z"/>
              </w:rPr>
            </w:pPr>
            <w:ins w:id="19886" w:author="Thomas Dietz" w:date="2012-08-13T14:34:00Z">
              <w:del w:id="19887" w:author="Deepak Bansal (AZURE)" w:date="2012-08-23T21:59:00Z">
                <w:r w:rsidDel="00B15A0B">
                  <w:delText xml:space="preserve">        MUST be unique within the context of the OpenFlow Logical</w:delText>
                </w:r>
                <w:bookmarkStart w:id="19888" w:name="_Toc333524266"/>
                <w:bookmarkStart w:id="19889" w:name="_Toc335148353"/>
                <w:bookmarkEnd w:id="19888"/>
                <w:bookmarkEnd w:id="19889"/>
              </w:del>
            </w:ins>
          </w:p>
          <w:p w14:paraId="39FEAF8A" w14:textId="56DCB9C8" w:rsidR="0089627C" w:rsidDel="00B15A0B" w:rsidRDefault="0089627C" w:rsidP="0089627C">
            <w:pPr>
              <w:pStyle w:val="XML1"/>
              <w:rPr>
                <w:ins w:id="19890" w:author="Thomas Dietz" w:date="2012-08-13T14:34:00Z"/>
                <w:del w:id="19891" w:author="Deepak Bansal (AZURE)" w:date="2012-08-23T21:59:00Z"/>
              </w:rPr>
            </w:pPr>
            <w:ins w:id="19892" w:author="Thomas Dietz" w:date="2012-08-13T14:34:00Z">
              <w:del w:id="19893" w:author="Deepak Bansal (AZURE)" w:date="2012-08-23T21:59:00Z">
                <w:r w:rsidDel="00B15A0B">
                  <w:delText xml:space="preserve">        Switch.  </w:delText>
                </w:r>
                <w:bookmarkStart w:id="19894" w:name="_Toc333524267"/>
                <w:bookmarkStart w:id="19895" w:name="_Toc335148354"/>
                <w:bookmarkEnd w:id="19894"/>
                <w:bookmarkEnd w:id="19895"/>
              </w:del>
            </w:ins>
          </w:p>
          <w:p w14:paraId="7AA116D9" w14:textId="04FB7675" w:rsidR="0089627C" w:rsidDel="00B15A0B" w:rsidRDefault="0089627C" w:rsidP="0089627C">
            <w:pPr>
              <w:pStyle w:val="XML1"/>
              <w:rPr>
                <w:ins w:id="19896" w:author="Thomas Dietz" w:date="2012-08-13T14:34:00Z"/>
                <w:del w:id="19897" w:author="Deepak Bansal (AZURE)" w:date="2012-08-23T21:59:00Z"/>
              </w:rPr>
            </w:pPr>
            <w:ins w:id="19898" w:author="Thomas Dietz" w:date="2012-08-13T14:34:00Z">
              <w:del w:id="19899" w:author="Deepak Bansal (AZURE)" w:date="2012-08-23T21:59:00Z">
                <w:r w:rsidDel="00B15A0B">
                  <w:delText xml:space="preserve">      </w:delText>
                </w:r>
                <w:bookmarkStart w:id="19900" w:name="_Toc333524268"/>
                <w:bookmarkStart w:id="19901" w:name="_Toc335148355"/>
                <w:bookmarkEnd w:id="19900"/>
                <w:bookmarkEnd w:id="19901"/>
              </w:del>
            </w:ins>
          </w:p>
          <w:p w14:paraId="10F67B3F" w14:textId="0E92523C" w:rsidR="0089627C" w:rsidDel="00B15A0B" w:rsidRDefault="0089627C" w:rsidP="0089627C">
            <w:pPr>
              <w:pStyle w:val="XML1"/>
              <w:rPr>
                <w:ins w:id="19902" w:author="Thomas Dietz" w:date="2012-08-13T14:34:00Z"/>
                <w:del w:id="19903" w:author="Deepak Bansal (AZURE)" w:date="2012-08-23T21:59:00Z"/>
              </w:rPr>
            </w:pPr>
            <w:ins w:id="19904" w:author="Thomas Dietz" w:date="2012-08-13T14:34:00Z">
              <w:del w:id="19905" w:author="Deepak Bansal (AZURE)" w:date="2012-08-23T21:59:00Z">
                <w:r w:rsidDel="00B15A0B">
                  <w:delText xml:space="preserve">        OpenFlow Capable Switch implementations may choose to</w:delText>
                </w:r>
                <w:bookmarkStart w:id="19906" w:name="_Toc333524269"/>
                <w:bookmarkStart w:id="19907" w:name="_Toc335148356"/>
                <w:bookmarkEnd w:id="19906"/>
                <w:bookmarkEnd w:id="19907"/>
              </w:del>
            </w:ins>
          </w:p>
          <w:p w14:paraId="5AE2CF77" w14:textId="4FD61C29" w:rsidR="0089627C" w:rsidDel="00B15A0B" w:rsidRDefault="0089627C" w:rsidP="0089627C">
            <w:pPr>
              <w:pStyle w:val="XML1"/>
              <w:rPr>
                <w:ins w:id="19908" w:author="Thomas Dietz" w:date="2012-08-13T14:34:00Z"/>
                <w:del w:id="19909" w:author="Deepak Bansal (AZURE)" w:date="2012-08-23T21:59:00Z"/>
              </w:rPr>
            </w:pPr>
            <w:ins w:id="19910" w:author="Thomas Dietz" w:date="2012-08-13T14:34:00Z">
              <w:del w:id="19911" w:author="Deepak Bansal (AZURE)" w:date="2012-08-23T21:59:00Z">
                <w:r w:rsidDel="00B15A0B">
                  <w:delText xml:space="preserve">        assign values to OpenFlow Queues that are unique within the</w:delText>
                </w:r>
                <w:bookmarkStart w:id="19912" w:name="_Toc333524270"/>
                <w:bookmarkStart w:id="19913" w:name="_Toc335148357"/>
                <w:bookmarkEnd w:id="19912"/>
                <w:bookmarkEnd w:id="19913"/>
              </w:del>
            </w:ins>
          </w:p>
          <w:p w14:paraId="4A3DEF2F" w14:textId="6AB60702" w:rsidR="0089627C" w:rsidDel="00B15A0B" w:rsidRDefault="0089627C" w:rsidP="0089627C">
            <w:pPr>
              <w:pStyle w:val="XML1"/>
              <w:rPr>
                <w:ins w:id="19914" w:author="Thomas Dietz" w:date="2012-08-13T14:34:00Z"/>
                <w:del w:id="19915" w:author="Deepak Bansal (AZURE)" w:date="2012-08-23T21:59:00Z"/>
              </w:rPr>
            </w:pPr>
            <w:ins w:id="19916" w:author="Thomas Dietz" w:date="2012-08-13T14:34:00Z">
              <w:del w:id="19917" w:author="Deepak Bansal (AZURE)" w:date="2012-08-23T21:59:00Z">
                <w:r w:rsidDel="00B15A0B">
                  <w:delText xml:space="preserve">        context of the OpenFlow Logical Switch.  These id can be</w:delText>
                </w:r>
                <w:bookmarkStart w:id="19918" w:name="_Toc333524271"/>
                <w:bookmarkStart w:id="19919" w:name="_Toc335148358"/>
                <w:bookmarkEnd w:id="19918"/>
                <w:bookmarkEnd w:id="19919"/>
              </w:del>
            </w:ins>
          </w:p>
          <w:p w14:paraId="450DA794" w14:textId="491C6868" w:rsidR="0089627C" w:rsidDel="00B15A0B" w:rsidRDefault="0089627C" w:rsidP="0089627C">
            <w:pPr>
              <w:pStyle w:val="XML1"/>
              <w:rPr>
                <w:ins w:id="19920" w:author="Thomas Dietz" w:date="2012-08-13T14:34:00Z"/>
                <w:del w:id="19921" w:author="Deepak Bansal (AZURE)" w:date="2012-08-23T21:59:00Z"/>
              </w:rPr>
            </w:pPr>
            <w:ins w:id="19922" w:author="Thomas Dietz" w:date="2012-08-13T14:34:00Z">
              <w:del w:id="19923" w:author="Deepak Bansal (AZURE)" w:date="2012-08-23T21:59:00Z">
                <w:r w:rsidDel="00B15A0B">
                  <w:delText xml:space="preserve">        used independent of assignments to OpenFlow Logical</w:delText>
                </w:r>
                <w:bookmarkStart w:id="19924" w:name="_Toc333524272"/>
                <w:bookmarkStart w:id="19925" w:name="_Toc335148359"/>
                <w:bookmarkEnd w:id="19924"/>
                <w:bookmarkEnd w:id="19925"/>
              </w:del>
            </w:ins>
          </w:p>
          <w:p w14:paraId="37E2B9E0" w14:textId="248D05FF" w:rsidR="0089627C" w:rsidDel="00B15A0B" w:rsidRDefault="0089627C" w:rsidP="0089627C">
            <w:pPr>
              <w:pStyle w:val="XML1"/>
              <w:rPr>
                <w:ins w:id="19926" w:author="Thomas Dietz" w:date="2012-08-13T14:34:00Z"/>
                <w:del w:id="19927" w:author="Deepak Bansal (AZURE)" w:date="2012-08-23T21:59:00Z"/>
              </w:rPr>
            </w:pPr>
            <w:ins w:id="19928" w:author="Thomas Dietz" w:date="2012-08-13T14:34:00Z">
              <w:del w:id="19929" w:author="Deepak Bansal (AZURE)" w:date="2012-08-23T21:59:00Z">
                <w:r w:rsidDel="00B15A0B">
                  <w:delText xml:space="preserve">        Switches. </w:delText>
                </w:r>
                <w:bookmarkStart w:id="19930" w:name="_Toc333524273"/>
                <w:bookmarkStart w:id="19931" w:name="_Toc335148360"/>
                <w:bookmarkEnd w:id="19930"/>
                <w:bookmarkEnd w:id="19931"/>
              </w:del>
            </w:ins>
          </w:p>
          <w:p w14:paraId="10018970" w14:textId="193410FD" w:rsidR="0089627C" w:rsidDel="00B15A0B" w:rsidRDefault="0089627C" w:rsidP="0089627C">
            <w:pPr>
              <w:pStyle w:val="XML1"/>
              <w:rPr>
                <w:ins w:id="19932" w:author="Thomas Dietz" w:date="2012-08-13T14:34:00Z"/>
                <w:del w:id="19933" w:author="Deepak Bansal (AZURE)" w:date="2012-08-23T21:59:00Z"/>
              </w:rPr>
            </w:pPr>
            <w:ins w:id="19934" w:author="Thomas Dietz" w:date="2012-08-13T14:34:00Z">
              <w:del w:id="19935" w:author="Deepak Bansal (AZURE)" w:date="2012-08-23T21:59:00Z">
                <w:r w:rsidDel="00B15A0B">
                  <w:delText xml:space="preserve">      </w:delText>
                </w:r>
                <w:bookmarkStart w:id="19936" w:name="_Toc333524274"/>
                <w:bookmarkStart w:id="19937" w:name="_Toc335148361"/>
                <w:bookmarkEnd w:id="19936"/>
                <w:bookmarkEnd w:id="19937"/>
              </w:del>
            </w:ins>
          </w:p>
          <w:p w14:paraId="260256F8" w14:textId="2CD2FA3A" w:rsidR="0089627C" w:rsidDel="00B15A0B" w:rsidRDefault="0089627C" w:rsidP="0089627C">
            <w:pPr>
              <w:pStyle w:val="XML1"/>
              <w:rPr>
                <w:ins w:id="19938" w:author="Thomas Dietz" w:date="2012-08-13T14:34:00Z"/>
                <w:del w:id="19939" w:author="Deepak Bansal (AZURE)" w:date="2012-08-23T21:59:00Z"/>
              </w:rPr>
            </w:pPr>
            <w:ins w:id="19940" w:author="Thomas Dietz" w:date="2012-08-13T14:34:00Z">
              <w:del w:id="19941" w:author="Deepak Bansal (AZURE)" w:date="2012-08-23T21:59:00Z">
                <w:r w:rsidDel="00B15A0B">
                  <w:delText xml:space="preserve">        Other implementations may assign values to this element</w:delText>
                </w:r>
                <w:bookmarkStart w:id="19942" w:name="_Toc333524275"/>
                <w:bookmarkStart w:id="19943" w:name="_Toc335148362"/>
                <w:bookmarkEnd w:id="19942"/>
                <w:bookmarkEnd w:id="19943"/>
              </w:del>
            </w:ins>
          </w:p>
          <w:p w14:paraId="42CF344C" w14:textId="1F35A2A1" w:rsidR="0089627C" w:rsidDel="00B15A0B" w:rsidRDefault="0089627C" w:rsidP="0089627C">
            <w:pPr>
              <w:pStyle w:val="XML1"/>
              <w:rPr>
                <w:ins w:id="19944" w:author="Thomas Dietz" w:date="2012-08-13T14:34:00Z"/>
                <w:del w:id="19945" w:author="Deepak Bansal (AZURE)" w:date="2012-08-23T21:59:00Z"/>
              </w:rPr>
            </w:pPr>
            <w:ins w:id="19946" w:author="Thomas Dietz" w:date="2012-08-13T14:34:00Z">
              <w:del w:id="19947" w:author="Deepak Bansal (AZURE)" w:date="2012-08-23T21:59:00Z">
                <w:r w:rsidDel="00B15A0B">
                  <w:delText xml:space="preserve">        only if the OpenFlow Queue is assigned to an OpenFlow</w:delText>
                </w:r>
                <w:bookmarkStart w:id="19948" w:name="_Toc333524276"/>
                <w:bookmarkStart w:id="19949" w:name="_Toc335148363"/>
                <w:bookmarkEnd w:id="19948"/>
                <w:bookmarkEnd w:id="19949"/>
              </w:del>
            </w:ins>
          </w:p>
          <w:p w14:paraId="22161709" w14:textId="681BDD12" w:rsidR="0089627C" w:rsidDel="00B15A0B" w:rsidRDefault="0089627C" w:rsidP="0089627C">
            <w:pPr>
              <w:pStyle w:val="XML1"/>
              <w:rPr>
                <w:ins w:id="19950" w:author="Thomas Dietz" w:date="2012-08-13T14:34:00Z"/>
                <w:del w:id="19951" w:author="Deepak Bansal (AZURE)" w:date="2012-08-23T21:59:00Z"/>
              </w:rPr>
            </w:pPr>
            <w:ins w:id="19952" w:author="Thomas Dietz" w:date="2012-08-13T14:34:00Z">
              <w:del w:id="19953" w:author="Deepak Bansal (AZURE)" w:date="2012-08-23T21:59:00Z">
                <w:r w:rsidDel="00B15A0B">
                  <w:delText xml:space="preserve">        Logical Switch.  If no value is currently assigned to this</w:delText>
                </w:r>
                <w:bookmarkStart w:id="19954" w:name="_Toc333524277"/>
                <w:bookmarkStart w:id="19955" w:name="_Toc335148364"/>
                <w:bookmarkEnd w:id="19954"/>
                <w:bookmarkEnd w:id="19955"/>
              </w:del>
            </w:ins>
          </w:p>
          <w:p w14:paraId="447E7C6D" w14:textId="18DD71CC" w:rsidR="0089627C" w:rsidDel="00B15A0B" w:rsidRDefault="0089627C" w:rsidP="0089627C">
            <w:pPr>
              <w:pStyle w:val="XML1"/>
              <w:rPr>
                <w:ins w:id="19956" w:author="Thomas Dietz" w:date="2012-08-13T14:34:00Z"/>
                <w:del w:id="19957" w:author="Deepak Bansal (AZURE)" w:date="2012-08-23T21:59:00Z"/>
              </w:rPr>
            </w:pPr>
            <w:ins w:id="19958" w:author="Thomas Dietz" w:date="2012-08-13T14:34:00Z">
              <w:del w:id="19959" w:author="Deepak Bansal (AZURE)" w:date="2012-08-23T21:59:00Z">
                <w:r w:rsidDel="00B15A0B">
                  <w:delText xml:space="preserve">        element then this element MUST NOT be included in replies</w:delText>
                </w:r>
                <w:bookmarkStart w:id="19960" w:name="_Toc333524278"/>
                <w:bookmarkStart w:id="19961" w:name="_Toc335148365"/>
                <w:bookmarkEnd w:id="19960"/>
                <w:bookmarkEnd w:id="19961"/>
              </w:del>
            </w:ins>
          </w:p>
          <w:p w14:paraId="4378385D" w14:textId="3B3B29EF" w:rsidR="0089627C" w:rsidDel="00B15A0B" w:rsidRDefault="0089627C" w:rsidP="0089627C">
            <w:pPr>
              <w:pStyle w:val="XML1"/>
              <w:rPr>
                <w:ins w:id="19962" w:author="Thomas Dietz" w:date="2012-08-13T14:34:00Z"/>
                <w:del w:id="19963" w:author="Deepak Bansal (AZURE)" w:date="2012-08-23T21:59:00Z"/>
              </w:rPr>
            </w:pPr>
            <w:ins w:id="19964" w:author="Thomas Dietz" w:date="2012-08-13T14:34:00Z">
              <w:del w:id="19965" w:author="Deepak Bansal (AZURE)" w:date="2012-08-23T21:59:00Z">
                <w:r w:rsidDel="00B15A0B">
                  <w:delText xml:space="preserve">        to NETCONF &lt;get&gt; requests. Since this element is not</w:delText>
                </w:r>
                <w:bookmarkStart w:id="19966" w:name="_Toc333524279"/>
                <w:bookmarkStart w:id="19967" w:name="_Toc335148366"/>
                <w:bookmarkEnd w:id="19966"/>
                <w:bookmarkEnd w:id="19967"/>
              </w:del>
            </w:ins>
          </w:p>
          <w:p w14:paraId="76172EA9" w14:textId="7C3844E0" w:rsidR="0089627C" w:rsidDel="00B15A0B" w:rsidRDefault="0089627C" w:rsidP="0089627C">
            <w:pPr>
              <w:pStyle w:val="XML1"/>
              <w:rPr>
                <w:ins w:id="19968" w:author="Thomas Dietz" w:date="2012-08-13T14:34:00Z"/>
                <w:del w:id="19969" w:author="Deepak Bansal (AZURE)" w:date="2012-08-23T21:59:00Z"/>
              </w:rPr>
            </w:pPr>
            <w:ins w:id="19970" w:author="Thomas Dietz" w:date="2012-08-13T14:34:00Z">
              <w:del w:id="19971" w:author="Deepak Bansal (AZURE)" w:date="2012-08-23T21:59:00Z">
                <w:r w:rsidDel="00B15A0B">
                  <w:delText xml:space="preserve">        configurable with the NETCONF protocol it MUST NOT be</w:delText>
                </w:r>
                <w:bookmarkStart w:id="19972" w:name="_Toc333524280"/>
                <w:bookmarkStart w:id="19973" w:name="_Toc335148367"/>
                <w:bookmarkEnd w:id="19972"/>
                <w:bookmarkEnd w:id="19973"/>
              </w:del>
            </w:ins>
          </w:p>
          <w:p w14:paraId="7265F24B" w14:textId="32F7F04F" w:rsidR="0089627C" w:rsidDel="00B15A0B" w:rsidRDefault="0089627C" w:rsidP="0089627C">
            <w:pPr>
              <w:pStyle w:val="XML1"/>
              <w:rPr>
                <w:ins w:id="19974" w:author="Thomas Dietz" w:date="2012-08-13T14:34:00Z"/>
                <w:del w:id="19975" w:author="Deepak Bansal (AZURE)" w:date="2012-08-23T21:59:00Z"/>
              </w:rPr>
            </w:pPr>
            <w:ins w:id="19976" w:author="Thomas Dietz" w:date="2012-08-13T14:34:00Z">
              <w:del w:id="19977" w:author="Deepak Bansal (AZURE)" w:date="2012-08-23T21:59:00Z">
                <w:r w:rsidDel="00B15A0B">
                  <w:delText xml:space="preserve">        included in replies to NETCONF &lt;get-config&gt; requests.";</w:delText>
                </w:r>
                <w:bookmarkStart w:id="19978" w:name="_Toc333524281"/>
                <w:bookmarkStart w:id="19979" w:name="_Toc335148368"/>
                <w:bookmarkEnd w:id="19978"/>
                <w:bookmarkEnd w:id="19979"/>
              </w:del>
            </w:ins>
          </w:p>
          <w:p w14:paraId="4C0D0C79" w14:textId="3D6587B2" w:rsidR="0089627C" w:rsidDel="00B15A0B" w:rsidRDefault="0089627C" w:rsidP="0089627C">
            <w:pPr>
              <w:pStyle w:val="XML1"/>
              <w:rPr>
                <w:ins w:id="19980" w:author="Thomas Dietz" w:date="2012-08-13T14:34:00Z"/>
                <w:del w:id="19981" w:author="Deepak Bansal (AZURE)" w:date="2012-08-23T21:59:00Z"/>
              </w:rPr>
            </w:pPr>
            <w:ins w:id="19982" w:author="Thomas Dietz" w:date="2012-08-13T14:34:00Z">
              <w:del w:id="19983" w:author="Deepak Bansal (AZURE)" w:date="2012-08-23T21:59:00Z">
                <w:r w:rsidDel="00B15A0B">
                  <w:delText xml:space="preserve">    }</w:delText>
                </w:r>
                <w:bookmarkStart w:id="19984" w:name="_Toc333524282"/>
                <w:bookmarkStart w:id="19985" w:name="_Toc335148369"/>
                <w:bookmarkEnd w:id="19984"/>
                <w:bookmarkEnd w:id="19985"/>
              </w:del>
            </w:ins>
          </w:p>
          <w:p w14:paraId="2BA46715" w14:textId="362131CC" w:rsidR="0089627C" w:rsidDel="00B15A0B" w:rsidRDefault="0089627C" w:rsidP="0089627C">
            <w:pPr>
              <w:pStyle w:val="XML1"/>
              <w:rPr>
                <w:ins w:id="19986" w:author="Thomas Dietz" w:date="2012-08-13T14:34:00Z"/>
                <w:del w:id="19987" w:author="Deepak Bansal (AZURE)" w:date="2012-08-23T21:59:00Z"/>
              </w:rPr>
            </w:pPr>
            <w:ins w:id="19988" w:author="Thomas Dietz" w:date="2012-08-13T14:34:00Z">
              <w:del w:id="19989" w:author="Deepak Bansal (AZURE)" w:date="2012-08-23T21:59:00Z">
                <w:r w:rsidDel="00B15A0B">
                  <w:delText xml:space="preserve">    leaf port {</w:delText>
                </w:r>
                <w:bookmarkStart w:id="19990" w:name="_Toc333524283"/>
                <w:bookmarkStart w:id="19991" w:name="_Toc335148370"/>
                <w:bookmarkEnd w:id="19990"/>
                <w:bookmarkEnd w:id="19991"/>
              </w:del>
            </w:ins>
          </w:p>
          <w:p w14:paraId="5D136466" w14:textId="7CCD8BAB" w:rsidR="0089627C" w:rsidDel="00B15A0B" w:rsidRDefault="0089627C" w:rsidP="0089627C">
            <w:pPr>
              <w:pStyle w:val="XML1"/>
              <w:rPr>
                <w:ins w:id="19992" w:author="Thomas Dietz" w:date="2012-08-13T14:34:00Z"/>
                <w:del w:id="19993" w:author="Deepak Bansal (AZURE)" w:date="2012-08-23T21:59:00Z"/>
              </w:rPr>
            </w:pPr>
            <w:ins w:id="19994" w:author="Thomas Dietz" w:date="2012-08-13T14:34:00Z">
              <w:del w:id="19995" w:author="Deepak Bansal (AZURE)" w:date="2012-08-23T21:59:00Z">
                <w:r w:rsidDel="00B15A0B">
                  <w:delText xml:space="preserve">      type leafref {</w:delText>
                </w:r>
                <w:bookmarkStart w:id="19996" w:name="_Toc333524284"/>
                <w:bookmarkStart w:id="19997" w:name="_Toc335148371"/>
                <w:bookmarkEnd w:id="19996"/>
                <w:bookmarkEnd w:id="19997"/>
              </w:del>
            </w:ins>
          </w:p>
          <w:p w14:paraId="4BFF79BE" w14:textId="7A0549A5" w:rsidR="0089627C" w:rsidDel="00B15A0B" w:rsidRDefault="0089627C" w:rsidP="0089627C">
            <w:pPr>
              <w:pStyle w:val="XML1"/>
              <w:rPr>
                <w:ins w:id="19998" w:author="Thomas Dietz" w:date="2012-08-13T14:34:00Z"/>
                <w:del w:id="19999" w:author="Deepak Bansal (AZURE)" w:date="2012-08-23T21:59:00Z"/>
              </w:rPr>
            </w:pPr>
            <w:ins w:id="20000" w:author="Thomas Dietz" w:date="2012-08-13T14:34:00Z">
              <w:del w:id="20001" w:author="Deepak Bansal (AZURE)" w:date="2012-08-23T21:59:00Z">
                <w:r w:rsidDel="00B15A0B">
                  <w:delText xml:space="preserve">        path "/capable-switch/resources/port/resource-id";</w:delText>
                </w:r>
                <w:bookmarkStart w:id="20002" w:name="_Toc333524285"/>
                <w:bookmarkStart w:id="20003" w:name="_Toc335148372"/>
                <w:bookmarkEnd w:id="20002"/>
                <w:bookmarkEnd w:id="20003"/>
              </w:del>
            </w:ins>
          </w:p>
          <w:p w14:paraId="22EE3BF3" w14:textId="399FCBF5" w:rsidR="0089627C" w:rsidDel="00B15A0B" w:rsidRDefault="0089627C" w:rsidP="0089627C">
            <w:pPr>
              <w:pStyle w:val="XML1"/>
              <w:rPr>
                <w:ins w:id="20004" w:author="Thomas Dietz" w:date="2012-08-13T14:34:00Z"/>
                <w:del w:id="20005" w:author="Deepak Bansal (AZURE)" w:date="2012-08-23T21:59:00Z"/>
              </w:rPr>
            </w:pPr>
            <w:ins w:id="20006" w:author="Thomas Dietz" w:date="2012-08-13T14:34:00Z">
              <w:del w:id="20007" w:author="Deepak Bansal (AZURE)" w:date="2012-08-23T21:59:00Z">
                <w:r w:rsidDel="00B15A0B">
                  <w:delText xml:space="preserve">      }</w:delText>
                </w:r>
                <w:bookmarkStart w:id="20008" w:name="_Toc333524286"/>
                <w:bookmarkStart w:id="20009" w:name="_Toc335148373"/>
                <w:bookmarkEnd w:id="20008"/>
                <w:bookmarkEnd w:id="20009"/>
              </w:del>
            </w:ins>
          </w:p>
          <w:p w14:paraId="287EAF86" w14:textId="00772A97" w:rsidR="0089627C" w:rsidDel="00B15A0B" w:rsidRDefault="0089627C" w:rsidP="0089627C">
            <w:pPr>
              <w:pStyle w:val="XML1"/>
              <w:rPr>
                <w:ins w:id="20010" w:author="Thomas Dietz" w:date="2012-08-13T14:34:00Z"/>
                <w:del w:id="20011" w:author="Deepak Bansal (AZURE)" w:date="2012-08-23T21:59:00Z"/>
              </w:rPr>
            </w:pPr>
            <w:ins w:id="20012" w:author="Thomas Dietz" w:date="2012-08-13T14:34:00Z">
              <w:del w:id="20013" w:author="Deepak Bansal (AZURE)" w:date="2012-08-23T21:59:00Z">
                <w:r w:rsidDel="00B15A0B">
                  <w:delText xml:space="preserve">      description "Reference to port resources in the Capable</w:delText>
                </w:r>
                <w:bookmarkStart w:id="20014" w:name="_Toc333524287"/>
                <w:bookmarkStart w:id="20015" w:name="_Toc335148374"/>
                <w:bookmarkEnd w:id="20014"/>
                <w:bookmarkEnd w:id="20015"/>
              </w:del>
            </w:ins>
          </w:p>
          <w:p w14:paraId="1F205DC8" w14:textId="618BFCF9" w:rsidR="0089627C" w:rsidDel="00B15A0B" w:rsidRDefault="0089627C" w:rsidP="0089627C">
            <w:pPr>
              <w:pStyle w:val="XML1"/>
              <w:rPr>
                <w:ins w:id="20016" w:author="Thomas Dietz" w:date="2012-08-13T14:34:00Z"/>
                <w:del w:id="20017" w:author="Deepak Bansal (AZURE)" w:date="2012-08-23T21:59:00Z"/>
              </w:rPr>
            </w:pPr>
            <w:ins w:id="20018" w:author="Thomas Dietz" w:date="2012-08-13T14:34:00Z">
              <w:del w:id="20019" w:author="Deepak Bansal (AZURE)" w:date="2012-08-23T21:59:00Z">
                <w:r w:rsidDel="00B15A0B">
                  <w:delText xml:space="preserve">        Switch.</w:delText>
                </w:r>
                <w:bookmarkStart w:id="20020" w:name="_Toc333524288"/>
                <w:bookmarkStart w:id="20021" w:name="_Toc335148375"/>
                <w:bookmarkEnd w:id="20020"/>
                <w:bookmarkEnd w:id="20021"/>
              </w:del>
            </w:ins>
          </w:p>
          <w:p w14:paraId="37BA7AAD" w14:textId="67DA95B8" w:rsidR="0089627C" w:rsidDel="00B15A0B" w:rsidRDefault="0089627C" w:rsidP="0089627C">
            <w:pPr>
              <w:pStyle w:val="XML1"/>
              <w:rPr>
                <w:ins w:id="20022" w:author="Thomas Dietz" w:date="2012-08-13T14:34:00Z"/>
                <w:del w:id="20023" w:author="Deepak Bansal (AZURE)" w:date="2012-08-23T21:59:00Z"/>
              </w:rPr>
            </w:pPr>
            <w:ins w:id="20024" w:author="Thomas Dietz" w:date="2012-08-13T14:34:00Z">
              <w:del w:id="20025" w:author="Deepak Bansal (AZURE)" w:date="2012-08-23T21:59:00Z">
                <w:r w:rsidDel="00B15A0B">
                  <w:delText xml:space="preserve">      </w:delText>
                </w:r>
                <w:bookmarkStart w:id="20026" w:name="_Toc333524289"/>
                <w:bookmarkStart w:id="20027" w:name="_Toc335148376"/>
                <w:bookmarkEnd w:id="20026"/>
                <w:bookmarkEnd w:id="20027"/>
              </w:del>
            </w:ins>
          </w:p>
          <w:p w14:paraId="08012175" w14:textId="13694B9B" w:rsidR="0089627C" w:rsidDel="00B15A0B" w:rsidRDefault="0089627C" w:rsidP="0089627C">
            <w:pPr>
              <w:pStyle w:val="XML1"/>
              <w:rPr>
                <w:ins w:id="20028" w:author="Thomas Dietz" w:date="2012-08-13T14:34:00Z"/>
                <w:del w:id="20029" w:author="Deepak Bansal (AZURE)" w:date="2012-08-23T21:59:00Z"/>
              </w:rPr>
            </w:pPr>
            <w:ins w:id="20030" w:author="Thomas Dietz" w:date="2012-08-13T14:34:00Z">
              <w:del w:id="20031" w:author="Deepak Bansal (AZURE)" w:date="2012-08-23T21:59:00Z">
                <w:r w:rsidDel="00B15A0B">
                  <w:delText xml:space="preserve">        This element associates an OpenFlow Queue with an OpenFlow </w:delText>
                </w:r>
                <w:bookmarkStart w:id="20032" w:name="_Toc333524290"/>
                <w:bookmarkStart w:id="20033" w:name="_Toc335148377"/>
                <w:bookmarkEnd w:id="20032"/>
                <w:bookmarkEnd w:id="20033"/>
              </w:del>
            </w:ins>
          </w:p>
          <w:p w14:paraId="2E6D3A7B" w14:textId="2D67DF31" w:rsidR="0089627C" w:rsidDel="00B15A0B" w:rsidRDefault="0089627C" w:rsidP="0089627C">
            <w:pPr>
              <w:pStyle w:val="XML1"/>
              <w:rPr>
                <w:ins w:id="20034" w:author="Thomas Dietz" w:date="2012-08-13T14:34:00Z"/>
                <w:del w:id="20035" w:author="Deepak Bansal (AZURE)" w:date="2012-08-23T21:59:00Z"/>
              </w:rPr>
            </w:pPr>
            <w:ins w:id="20036" w:author="Thomas Dietz" w:date="2012-08-13T14:34:00Z">
              <w:del w:id="20037" w:author="Deepak Bansal (AZURE)" w:date="2012-08-23T21:59:00Z">
                <w:r w:rsidDel="00B15A0B">
                  <w:delText xml:space="preserve">        Port. If the OpenFlow Queue is associated with an OpenFlow </w:delText>
                </w:r>
                <w:bookmarkStart w:id="20038" w:name="_Toc333524291"/>
                <w:bookmarkStart w:id="20039" w:name="_Toc335148378"/>
                <w:bookmarkEnd w:id="20038"/>
                <w:bookmarkEnd w:id="20039"/>
              </w:del>
            </w:ins>
          </w:p>
          <w:p w14:paraId="2F694445" w14:textId="2468D1FD" w:rsidR="0089627C" w:rsidDel="00B15A0B" w:rsidRDefault="0089627C" w:rsidP="0089627C">
            <w:pPr>
              <w:pStyle w:val="XML1"/>
              <w:rPr>
                <w:ins w:id="20040" w:author="Thomas Dietz" w:date="2012-08-13T14:34:00Z"/>
                <w:del w:id="20041" w:author="Deepak Bansal (AZURE)" w:date="2012-08-23T21:59:00Z"/>
              </w:rPr>
            </w:pPr>
            <w:ins w:id="20042" w:author="Thomas Dietz" w:date="2012-08-13T14:34:00Z">
              <w:del w:id="20043" w:author="Deepak Bansal (AZURE)" w:date="2012-08-23T21:59:00Z">
                <w:r w:rsidDel="00B15A0B">
                  <w:delText xml:space="preserve">        Logical Switch S and this element is present, then it MUST </w:delText>
                </w:r>
                <w:bookmarkStart w:id="20044" w:name="_Toc333524292"/>
                <w:bookmarkStart w:id="20045" w:name="_Toc335148379"/>
                <w:bookmarkEnd w:id="20044"/>
                <w:bookmarkEnd w:id="20045"/>
              </w:del>
            </w:ins>
          </w:p>
          <w:p w14:paraId="746CDEC2" w14:textId="6C25B2EE" w:rsidR="0089627C" w:rsidDel="00B15A0B" w:rsidRDefault="0089627C" w:rsidP="0089627C">
            <w:pPr>
              <w:pStyle w:val="XML1"/>
              <w:rPr>
                <w:ins w:id="20046" w:author="Thomas Dietz" w:date="2012-08-13T14:34:00Z"/>
                <w:del w:id="20047" w:author="Deepak Bansal (AZURE)" w:date="2012-08-23T21:59:00Z"/>
              </w:rPr>
            </w:pPr>
            <w:ins w:id="20048" w:author="Thomas Dietz" w:date="2012-08-13T14:34:00Z">
              <w:del w:id="20049" w:author="Deepak Bansal (AZURE)" w:date="2012-08-23T21:59:00Z">
                <w:r w:rsidDel="00B15A0B">
                  <w:delText xml:space="preserve">        be set to the value of element resource-id of an OpenFlow</w:delText>
                </w:r>
                <w:bookmarkStart w:id="20050" w:name="_Toc333524293"/>
                <w:bookmarkStart w:id="20051" w:name="_Toc335148380"/>
                <w:bookmarkEnd w:id="20050"/>
                <w:bookmarkEnd w:id="20051"/>
              </w:del>
            </w:ins>
          </w:p>
          <w:p w14:paraId="0FAAB490" w14:textId="3E7ACD4E" w:rsidR="0089627C" w:rsidDel="00B15A0B" w:rsidRDefault="0089627C" w:rsidP="0089627C">
            <w:pPr>
              <w:pStyle w:val="XML1"/>
              <w:rPr>
                <w:ins w:id="20052" w:author="Thomas Dietz" w:date="2012-08-13T14:34:00Z"/>
                <w:del w:id="20053" w:author="Deepak Bansal (AZURE)" w:date="2012-08-23T21:59:00Z"/>
              </w:rPr>
            </w:pPr>
            <w:ins w:id="20054" w:author="Thomas Dietz" w:date="2012-08-13T14:34:00Z">
              <w:del w:id="20055" w:author="Deepak Bansal (AZURE)" w:date="2012-08-23T21:59:00Z">
                <w:r w:rsidDel="00B15A0B">
                  <w:delText xml:space="preserve">        Port which is associated with the OpenFlow Logical Switch</w:delText>
                </w:r>
                <w:bookmarkStart w:id="20056" w:name="_Toc333524294"/>
                <w:bookmarkStart w:id="20057" w:name="_Toc335148381"/>
                <w:bookmarkEnd w:id="20056"/>
                <w:bookmarkEnd w:id="20057"/>
              </w:del>
            </w:ins>
          </w:p>
          <w:p w14:paraId="22DDA3FF" w14:textId="411E33F4" w:rsidR="0089627C" w:rsidDel="00B15A0B" w:rsidRDefault="0089627C" w:rsidP="0089627C">
            <w:pPr>
              <w:pStyle w:val="XML1"/>
              <w:rPr>
                <w:ins w:id="20058" w:author="Thomas Dietz" w:date="2012-08-13T14:34:00Z"/>
                <w:del w:id="20059" w:author="Deepak Bansal (AZURE)" w:date="2012-08-23T21:59:00Z"/>
              </w:rPr>
            </w:pPr>
            <w:ins w:id="20060" w:author="Thomas Dietz" w:date="2012-08-13T14:34:00Z">
              <w:del w:id="20061" w:author="Deepak Bansal (AZURE)" w:date="2012-08-23T21:59:00Z">
                <w:r w:rsidDel="00B15A0B">
                  <w:delText xml:space="preserve">        S.</w:delText>
                </w:r>
                <w:bookmarkStart w:id="20062" w:name="_Toc333524295"/>
                <w:bookmarkStart w:id="20063" w:name="_Toc335148382"/>
                <w:bookmarkEnd w:id="20062"/>
                <w:bookmarkEnd w:id="20063"/>
              </w:del>
            </w:ins>
          </w:p>
          <w:p w14:paraId="2BE94382" w14:textId="3EBBE724" w:rsidR="0089627C" w:rsidDel="00B15A0B" w:rsidRDefault="0089627C" w:rsidP="0089627C">
            <w:pPr>
              <w:pStyle w:val="XML1"/>
              <w:rPr>
                <w:ins w:id="20064" w:author="Thomas Dietz" w:date="2012-08-13T14:34:00Z"/>
                <w:del w:id="20065" w:author="Deepak Bansal (AZURE)" w:date="2012-08-23T21:59:00Z"/>
              </w:rPr>
            </w:pPr>
            <w:bookmarkStart w:id="20066" w:name="_Toc333524296"/>
            <w:bookmarkStart w:id="20067" w:name="_Toc335148383"/>
            <w:bookmarkEnd w:id="20066"/>
            <w:bookmarkEnd w:id="20067"/>
          </w:p>
          <w:p w14:paraId="2ECF8BD9" w14:textId="787CE089" w:rsidR="0089627C" w:rsidDel="00B15A0B" w:rsidRDefault="0089627C" w:rsidP="0089627C">
            <w:pPr>
              <w:pStyle w:val="XML1"/>
              <w:rPr>
                <w:ins w:id="20068" w:author="Thomas Dietz" w:date="2012-08-13T14:34:00Z"/>
                <w:del w:id="20069" w:author="Deepak Bansal (AZURE)" w:date="2012-08-23T21:59:00Z"/>
              </w:rPr>
            </w:pPr>
            <w:ins w:id="20070" w:author="Thomas Dietz" w:date="2012-08-13T14:34:00Z">
              <w:del w:id="20071" w:author="Deepak Bansal (AZURE)" w:date="2012-08-23T21:59:00Z">
                <w:r w:rsidDel="00B15A0B">
                  <w:delText xml:space="preserve">        The element MUST refer to an element at the following path:</w:delText>
                </w:r>
                <w:bookmarkStart w:id="20072" w:name="_Toc333524297"/>
                <w:bookmarkStart w:id="20073" w:name="_Toc335148384"/>
                <w:bookmarkEnd w:id="20072"/>
                <w:bookmarkEnd w:id="20073"/>
              </w:del>
            </w:ins>
          </w:p>
          <w:p w14:paraId="6B34D175" w14:textId="5818D831" w:rsidR="0089627C" w:rsidDel="00B15A0B" w:rsidRDefault="0089627C" w:rsidP="0089627C">
            <w:pPr>
              <w:pStyle w:val="XML1"/>
              <w:rPr>
                <w:ins w:id="20074" w:author="Thomas Dietz" w:date="2012-08-13T14:34:00Z"/>
                <w:del w:id="20075" w:author="Deepak Bansal (AZURE)" w:date="2012-08-23T21:59:00Z"/>
              </w:rPr>
            </w:pPr>
            <w:ins w:id="20076" w:author="Thomas Dietz" w:date="2012-08-13T14:34:00Z">
              <w:del w:id="20077" w:author="Deepak Bansal (AZURE)" w:date="2012-08-23T21:59:00Z">
                <w:r w:rsidDel="00B15A0B">
                  <w:delText xml:space="preserve">          /capable-switch/resources/port/resource-id";</w:delText>
                </w:r>
                <w:bookmarkStart w:id="20078" w:name="_Toc333524298"/>
                <w:bookmarkStart w:id="20079" w:name="_Toc335148385"/>
                <w:bookmarkEnd w:id="20078"/>
                <w:bookmarkEnd w:id="20079"/>
              </w:del>
            </w:ins>
          </w:p>
          <w:p w14:paraId="6454563C" w14:textId="2018F7F2" w:rsidR="0089627C" w:rsidDel="00B15A0B" w:rsidRDefault="0089627C" w:rsidP="0089627C">
            <w:pPr>
              <w:pStyle w:val="XML1"/>
              <w:rPr>
                <w:ins w:id="20080" w:author="Thomas Dietz" w:date="2012-08-13T14:34:00Z"/>
                <w:del w:id="20081" w:author="Deepak Bansal (AZURE)" w:date="2012-08-23T21:59:00Z"/>
              </w:rPr>
            </w:pPr>
            <w:ins w:id="20082" w:author="Thomas Dietz" w:date="2012-08-13T14:34:00Z">
              <w:del w:id="20083" w:author="Deepak Bansal (AZURE)" w:date="2012-08-23T21:59:00Z">
                <w:r w:rsidDel="00B15A0B">
                  <w:delText xml:space="preserve">    }</w:delText>
                </w:r>
                <w:bookmarkStart w:id="20084" w:name="_Toc333524299"/>
                <w:bookmarkStart w:id="20085" w:name="_Toc335148386"/>
                <w:bookmarkEnd w:id="20084"/>
                <w:bookmarkEnd w:id="20085"/>
              </w:del>
            </w:ins>
          </w:p>
          <w:p w14:paraId="127D28D2" w14:textId="2CAC8AAE" w:rsidR="0089627C" w:rsidDel="00B15A0B" w:rsidRDefault="0089627C" w:rsidP="0089627C">
            <w:pPr>
              <w:pStyle w:val="XML1"/>
              <w:rPr>
                <w:ins w:id="20086" w:author="Thomas Dietz" w:date="2012-08-13T14:34:00Z"/>
                <w:del w:id="20087" w:author="Deepak Bansal (AZURE)" w:date="2012-08-23T21:59:00Z"/>
              </w:rPr>
            </w:pPr>
            <w:ins w:id="20088" w:author="Thomas Dietz" w:date="2012-08-13T14:34:00Z">
              <w:del w:id="20089" w:author="Deepak Bansal (AZURE)" w:date="2012-08-23T21:59:00Z">
                <w:r w:rsidDel="00B15A0B">
                  <w:delText xml:space="preserve">    container properties {</w:delText>
                </w:r>
                <w:bookmarkStart w:id="20090" w:name="_Toc333524300"/>
                <w:bookmarkStart w:id="20091" w:name="_Toc335148387"/>
                <w:bookmarkEnd w:id="20090"/>
                <w:bookmarkEnd w:id="20091"/>
              </w:del>
            </w:ins>
          </w:p>
          <w:p w14:paraId="6693BEC7" w14:textId="2A4DFC4F" w:rsidR="0089627C" w:rsidDel="00B15A0B" w:rsidRDefault="0089627C" w:rsidP="0089627C">
            <w:pPr>
              <w:pStyle w:val="XML1"/>
              <w:rPr>
                <w:ins w:id="20092" w:author="Thomas Dietz" w:date="2012-08-13T14:34:00Z"/>
                <w:del w:id="20093" w:author="Deepak Bansal (AZURE)" w:date="2012-08-23T21:59:00Z"/>
              </w:rPr>
            </w:pPr>
            <w:ins w:id="20094" w:author="Thomas Dietz" w:date="2012-08-13T14:34:00Z">
              <w:del w:id="20095" w:author="Deepak Bansal (AZURE)" w:date="2012-08-23T21:59:00Z">
                <w:r w:rsidDel="00B15A0B">
                  <w:delText xml:space="preserve">      description "The queue properties currently configured.";</w:delText>
                </w:r>
                <w:bookmarkStart w:id="20096" w:name="_Toc333524301"/>
                <w:bookmarkStart w:id="20097" w:name="_Toc335148388"/>
                <w:bookmarkEnd w:id="20096"/>
                <w:bookmarkEnd w:id="20097"/>
              </w:del>
            </w:ins>
          </w:p>
          <w:p w14:paraId="4D0AC4DD" w14:textId="6BE7C726" w:rsidR="0089627C" w:rsidDel="00B15A0B" w:rsidRDefault="0089627C" w:rsidP="0089627C">
            <w:pPr>
              <w:pStyle w:val="XML1"/>
              <w:rPr>
                <w:ins w:id="20098" w:author="Thomas Dietz" w:date="2012-08-13T14:34:00Z"/>
                <w:del w:id="20099" w:author="Deepak Bansal (AZURE)" w:date="2012-08-23T21:59:00Z"/>
              </w:rPr>
            </w:pPr>
            <w:ins w:id="20100" w:author="Thomas Dietz" w:date="2012-08-13T14:34:00Z">
              <w:del w:id="20101" w:author="Deepak Bansal (AZURE)" w:date="2012-08-23T21:59:00Z">
                <w:r w:rsidDel="00B15A0B">
                  <w:delText xml:space="preserve">      leaf min-rate {</w:delText>
                </w:r>
                <w:bookmarkStart w:id="20102" w:name="_Toc333524302"/>
                <w:bookmarkStart w:id="20103" w:name="_Toc335148389"/>
                <w:bookmarkEnd w:id="20102"/>
                <w:bookmarkEnd w:id="20103"/>
              </w:del>
            </w:ins>
          </w:p>
          <w:p w14:paraId="312F33B1" w14:textId="021C81AD" w:rsidR="0089627C" w:rsidDel="00B15A0B" w:rsidRDefault="0089627C" w:rsidP="0089627C">
            <w:pPr>
              <w:pStyle w:val="XML1"/>
              <w:rPr>
                <w:ins w:id="20104" w:author="Thomas Dietz" w:date="2012-08-13T14:34:00Z"/>
                <w:del w:id="20105" w:author="Deepak Bansal (AZURE)" w:date="2012-08-23T21:59:00Z"/>
              </w:rPr>
            </w:pPr>
            <w:ins w:id="20106" w:author="Thomas Dietz" w:date="2012-08-13T14:34:00Z">
              <w:del w:id="20107" w:author="Deepak Bansal (AZURE)" w:date="2012-08-23T21:59:00Z">
                <w:r w:rsidDel="00B15A0B">
                  <w:delText xml:space="preserve">        type OFTenthOfAPercentType;</w:delText>
                </w:r>
                <w:bookmarkStart w:id="20108" w:name="_Toc333524303"/>
                <w:bookmarkStart w:id="20109" w:name="_Toc335148390"/>
                <w:bookmarkEnd w:id="20108"/>
                <w:bookmarkEnd w:id="20109"/>
              </w:del>
            </w:ins>
          </w:p>
          <w:p w14:paraId="7ADEEC3B" w14:textId="23AE2B4A" w:rsidR="0089627C" w:rsidDel="00B15A0B" w:rsidRDefault="0089627C" w:rsidP="0089627C">
            <w:pPr>
              <w:pStyle w:val="XML1"/>
              <w:rPr>
                <w:ins w:id="20110" w:author="Thomas Dietz" w:date="2012-08-13T14:34:00Z"/>
                <w:del w:id="20111" w:author="Deepak Bansal (AZURE)" w:date="2012-08-23T21:59:00Z"/>
              </w:rPr>
            </w:pPr>
            <w:ins w:id="20112" w:author="Thomas Dietz" w:date="2012-08-13T14:34:00Z">
              <w:del w:id="20113" w:author="Deepak Bansal (AZURE)" w:date="2012-08-23T21:59:00Z">
                <w:r w:rsidDel="00B15A0B">
                  <w:delText xml:space="preserve">        description "The minimal rate that is reserved for this</w:delText>
                </w:r>
                <w:bookmarkStart w:id="20114" w:name="_Toc333524304"/>
                <w:bookmarkStart w:id="20115" w:name="_Toc335148391"/>
                <w:bookmarkEnd w:id="20114"/>
                <w:bookmarkEnd w:id="20115"/>
              </w:del>
            </w:ins>
          </w:p>
          <w:p w14:paraId="551998F4" w14:textId="2C645BA0" w:rsidR="0089627C" w:rsidDel="00B15A0B" w:rsidRDefault="0089627C" w:rsidP="0089627C">
            <w:pPr>
              <w:pStyle w:val="XML1"/>
              <w:rPr>
                <w:ins w:id="20116" w:author="Thomas Dietz" w:date="2012-08-13T14:34:00Z"/>
                <w:del w:id="20117" w:author="Deepak Bansal (AZURE)" w:date="2012-08-23T21:59:00Z"/>
              </w:rPr>
            </w:pPr>
            <w:ins w:id="20118" w:author="Thomas Dietz" w:date="2012-08-13T14:34:00Z">
              <w:del w:id="20119" w:author="Deepak Bansal (AZURE)" w:date="2012-08-23T21:59:00Z">
                <w:r w:rsidDel="00B15A0B">
                  <w:delText xml:space="preserve">          queue in 1/10 of a percent of the actual rate.</w:delText>
                </w:r>
                <w:bookmarkStart w:id="20120" w:name="_Toc333524305"/>
                <w:bookmarkStart w:id="20121" w:name="_Toc335148392"/>
                <w:bookmarkEnd w:id="20120"/>
                <w:bookmarkEnd w:id="20121"/>
              </w:del>
            </w:ins>
          </w:p>
          <w:p w14:paraId="520DBCB4" w14:textId="211BD747" w:rsidR="0089627C" w:rsidDel="00B15A0B" w:rsidRDefault="0089627C" w:rsidP="0089627C">
            <w:pPr>
              <w:pStyle w:val="XML1"/>
              <w:rPr>
                <w:ins w:id="20122" w:author="Thomas Dietz" w:date="2012-08-13T14:34:00Z"/>
                <w:del w:id="20123" w:author="Deepak Bansal (AZURE)" w:date="2012-08-23T21:59:00Z"/>
              </w:rPr>
            </w:pPr>
            <w:bookmarkStart w:id="20124" w:name="_Toc333524306"/>
            <w:bookmarkStart w:id="20125" w:name="_Toc335148393"/>
            <w:bookmarkEnd w:id="20124"/>
            <w:bookmarkEnd w:id="20125"/>
          </w:p>
          <w:p w14:paraId="740D2D17" w14:textId="61AA94DD" w:rsidR="0089627C" w:rsidDel="00B15A0B" w:rsidRDefault="0089627C" w:rsidP="0089627C">
            <w:pPr>
              <w:pStyle w:val="XML1"/>
              <w:rPr>
                <w:ins w:id="20126" w:author="Thomas Dietz" w:date="2012-08-13T14:34:00Z"/>
                <w:del w:id="20127" w:author="Deepak Bansal (AZURE)" w:date="2012-08-23T21:59:00Z"/>
              </w:rPr>
            </w:pPr>
            <w:ins w:id="20128" w:author="Thomas Dietz" w:date="2012-08-13T14:34:00Z">
              <w:del w:id="20129" w:author="Deepak Bansal (AZURE)" w:date="2012-08-23T21:59:00Z">
                <w:r w:rsidDel="00B15A0B">
                  <w:delText xml:space="preserve">          This element is optional. If not present a min-rate is</w:delText>
                </w:r>
                <w:bookmarkStart w:id="20130" w:name="_Toc333524307"/>
                <w:bookmarkStart w:id="20131" w:name="_Toc335148394"/>
                <w:bookmarkEnd w:id="20130"/>
                <w:bookmarkEnd w:id="20131"/>
              </w:del>
            </w:ins>
          </w:p>
          <w:p w14:paraId="3887B42E" w14:textId="58C6BDC9" w:rsidR="0089627C" w:rsidDel="00B15A0B" w:rsidRDefault="0089627C" w:rsidP="0089627C">
            <w:pPr>
              <w:pStyle w:val="XML1"/>
              <w:rPr>
                <w:ins w:id="20132" w:author="Thomas Dietz" w:date="2012-08-13T14:34:00Z"/>
                <w:del w:id="20133" w:author="Deepak Bansal (AZURE)" w:date="2012-08-23T21:59:00Z"/>
              </w:rPr>
            </w:pPr>
            <w:ins w:id="20134" w:author="Thomas Dietz" w:date="2012-08-13T14:34:00Z">
              <w:del w:id="20135" w:author="Deepak Bansal (AZURE)" w:date="2012-08-23T21:59:00Z">
                <w:r w:rsidDel="00B15A0B">
                  <w:delText xml:space="preserve">          not set.";</w:delText>
                </w:r>
                <w:bookmarkStart w:id="20136" w:name="_Toc333524308"/>
                <w:bookmarkStart w:id="20137" w:name="_Toc335148395"/>
                <w:bookmarkEnd w:id="20136"/>
                <w:bookmarkEnd w:id="20137"/>
              </w:del>
            </w:ins>
          </w:p>
          <w:p w14:paraId="4918270C" w14:textId="4DA2CA45" w:rsidR="0089627C" w:rsidDel="00B15A0B" w:rsidRDefault="0089627C" w:rsidP="0089627C">
            <w:pPr>
              <w:pStyle w:val="XML1"/>
              <w:rPr>
                <w:ins w:id="20138" w:author="Thomas Dietz" w:date="2012-08-13T14:34:00Z"/>
                <w:del w:id="20139" w:author="Deepak Bansal (AZURE)" w:date="2012-08-23T21:59:00Z"/>
              </w:rPr>
            </w:pPr>
            <w:ins w:id="20140" w:author="Thomas Dietz" w:date="2012-08-13T14:34:00Z">
              <w:del w:id="20141" w:author="Deepak Bansal (AZURE)" w:date="2012-08-23T21:59:00Z">
                <w:r w:rsidDel="00B15A0B">
                  <w:delText xml:space="preserve">      }</w:delText>
                </w:r>
                <w:bookmarkStart w:id="20142" w:name="_Toc333524309"/>
                <w:bookmarkStart w:id="20143" w:name="_Toc335148396"/>
                <w:bookmarkEnd w:id="20142"/>
                <w:bookmarkEnd w:id="20143"/>
              </w:del>
            </w:ins>
          </w:p>
          <w:p w14:paraId="3E9EC523" w14:textId="066B3532" w:rsidR="0089627C" w:rsidDel="00B15A0B" w:rsidRDefault="0089627C" w:rsidP="0089627C">
            <w:pPr>
              <w:pStyle w:val="XML1"/>
              <w:rPr>
                <w:ins w:id="20144" w:author="Thomas Dietz" w:date="2012-08-13T14:34:00Z"/>
                <w:del w:id="20145" w:author="Deepak Bansal (AZURE)" w:date="2012-08-23T21:59:00Z"/>
              </w:rPr>
            </w:pPr>
            <w:ins w:id="20146" w:author="Thomas Dietz" w:date="2012-08-13T14:34:00Z">
              <w:del w:id="20147" w:author="Deepak Bansal (AZURE)" w:date="2012-08-23T21:59:00Z">
                <w:r w:rsidDel="00B15A0B">
                  <w:delText xml:space="preserve">      leaf max-rate {</w:delText>
                </w:r>
                <w:bookmarkStart w:id="20148" w:name="_Toc333524310"/>
                <w:bookmarkStart w:id="20149" w:name="_Toc335148397"/>
                <w:bookmarkEnd w:id="20148"/>
                <w:bookmarkEnd w:id="20149"/>
              </w:del>
            </w:ins>
          </w:p>
          <w:p w14:paraId="6BFD9805" w14:textId="2D2B6273" w:rsidR="0089627C" w:rsidDel="00B15A0B" w:rsidRDefault="0089627C" w:rsidP="0089627C">
            <w:pPr>
              <w:pStyle w:val="XML1"/>
              <w:rPr>
                <w:ins w:id="20150" w:author="Thomas Dietz" w:date="2012-08-13T14:34:00Z"/>
                <w:del w:id="20151" w:author="Deepak Bansal (AZURE)" w:date="2012-08-23T21:59:00Z"/>
              </w:rPr>
            </w:pPr>
            <w:ins w:id="20152" w:author="Thomas Dietz" w:date="2012-08-13T14:34:00Z">
              <w:del w:id="20153" w:author="Deepak Bansal (AZURE)" w:date="2012-08-23T21:59:00Z">
                <w:r w:rsidDel="00B15A0B">
                  <w:delText xml:space="preserve">        type OFTenthOfAPercentType;</w:delText>
                </w:r>
                <w:bookmarkStart w:id="20154" w:name="_Toc333524311"/>
                <w:bookmarkStart w:id="20155" w:name="_Toc335148398"/>
                <w:bookmarkEnd w:id="20154"/>
                <w:bookmarkEnd w:id="20155"/>
              </w:del>
            </w:ins>
          </w:p>
          <w:p w14:paraId="7ABDDC84" w14:textId="04E29CE2" w:rsidR="0089627C" w:rsidDel="00B15A0B" w:rsidRDefault="0089627C" w:rsidP="0089627C">
            <w:pPr>
              <w:pStyle w:val="XML1"/>
              <w:rPr>
                <w:ins w:id="20156" w:author="Thomas Dietz" w:date="2012-08-13T14:34:00Z"/>
                <w:del w:id="20157" w:author="Deepak Bansal (AZURE)" w:date="2012-08-23T21:59:00Z"/>
              </w:rPr>
            </w:pPr>
            <w:ins w:id="20158" w:author="Thomas Dietz" w:date="2012-08-13T14:34:00Z">
              <w:del w:id="20159" w:author="Deepak Bansal (AZURE)" w:date="2012-08-23T21:59:00Z">
                <w:r w:rsidDel="00B15A0B">
                  <w:delText xml:space="preserve">        description "The maximum rate that is reserved for this</w:delText>
                </w:r>
                <w:bookmarkStart w:id="20160" w:name="_Toc333524312"/>
                <w:bookmarkStart w:id="20161" w:name="_Toc335148399"/>
                <w:bookmarkEnd w:id="20160"/>
                <w:bookmarkEnd w:id="20161"/>
              </w:del>
            </w:ins>
          </w:p>
          <w:p w14:paraId="60C1B8F3" w14:textId="69114670" w:rsidR="0089627C" w:rsidDel="00B15A0B" w:rsidRDefault="0089627C" w:rsidP="0089627C">
            <w:pPr>
              <w:pStyle w:val="XML1"/>
              <w:rPr>
                <w:ins w:id="20162" w:author="Thomas Dietz" w:date="2012-08-13T14:34:00Z"/>
                <w:del w:id="20163" w:author="Deepak Bansal (AZURE)" w:date="2012-08-23T21:59:00Z"/>
              </w:rPr>
            </w:pPr>
            <w:ins w:id="20164" w:author="Thomas Dietz" w:date="2012-08-13T14:34:00Z">
              <w:del w:id="20165" w:author="Deepak Bansal (AZURE)" w:date="2012-08-23T21:59:00Z">
                <w:r w:rsidDel="00B15A0B">
                  <w:delText xml:space="preserve">          queue in 1/10 of a percent of the actual rate.</w:delText>
                </w:r>
                <w:bookmarkStart w:id="20166" w:name="_Toc333524313"/>
                <w:bookmarkStart w:id="20167" w:name="_Toc335148400"/>
                <w:bookmarkEnd w:id="20166"/>
                <w:bookmarkEnd w:id="20167"/>
              </w:del>
            </w:ins>
          </w:p>
          <w:p w14:paraId="02E12C01" w14:textId="56C83371" w:rsidR="0089627C" w:rsidDel="00B15A0B" w:rsidRDefault="0089627C" w:rsidP="0089627C">
            <w:pPr>
              <w:pStyle w:val="XML1"/>
              <w:rPr>
                <w:ins w:id="20168" w:author="Thomas Dietz" w:date="2012-08-13T14:34:00Z"/>
                <w:del w:id="20169" w:author="Deepak Bansal (AZURE)" w:date="2012-08-23T21:59:00Z"/>
              </w:rPr>
            </w:pPr>
            <w:bookmarkStart w:id="20170" w:name="_Toc333524314"/>
            <w:bookmarkStart w:id="20171" w:name="_Toc335148401"/>
            <w:bookmarkEnd w:id="20170"/>
            <w:bookmarkEnd w:id="20171"/>
          </w:p>
          <w:p w14:paraId="1361E128" w14:textId="6102F2EB" w:rsidR="0089627C" w:rsidDel="00B15A0B" w:rsidRDefault="0089627C" w:rsidP="0089627C">
            <w:pPr>
              <w:pStyle w:val="XML1"/>
              <w:rPr>
                <w:ins w:id="20172" w:author="Thomas Dietz" w:date="2012-08-13T14:34:00Z"/>
                <w:del w:id="20173" w:author="Deepak Bansal (AZURE)" w:date="2012-08-23T21:59:00Z"/>
              </w:rPr>
            </w:pPr>
            <w:ins w:id="20174" w:author="Thomas Dietz" w:date="2012-08-13T14:34:00Z">
              <w:del w:id="20175" w:author="Deepak Bansal (AZURE)" w:date="2012-08-23T21:59:00Z">
                <w:r w:rsidDel="00B15A0B">
                  <w:delText xml:space="preserve">          This element is optional. If not present the max-rate is</w:delText>
                </w:r>
                <w:bookmarkStart w:id="20176" w:name="_Toc333524315"/>
                <w:bookmarkStart w:id="20177" w:name="_Toc335148402"/>
                <w:bookmarkEnd w:id="20176"/>
                <w:bookmarkEnd w:id="20177"/>
              </w:del>
            </w:ins>
          </w:p>
          <w:p w14:paraId="2D077741" w14:textId="6D9E3062" w:rsidR="0089627C" w:rsidDel="00B15A0B" w:rsidRDefault="0089627C" w:rsidP="0089627C">
            <w:pPr>
              <w:pStyle w:val="XML1"/>
              <w:rPr>
                <w:ins w:id="20178" w:author="Thomas Dietz" w:date="2012-08-13T14:34:00Z"/>
                <w:del w:id="20179" w:author="Deepak Bansal (AZURE)" w:date="2012-08-23T21:59:00Z"/>
              </w:rPr>
            </w:pPr>
            <w:ins w:id="20180" w:author="Thomas Dietz" w:date="2012-08-13T14:34:00Z">
              <w:del w:id="20181" w:author="Deepak Bansal (AZURE)" w:date="2012-08-23T21:59:00Z">
                <w:r w:rsidDel="00B15A0B">
                  <w:delText xml:space="preserve">          not set.";</w:delText>
                </w:r>
                <w:bookmarkStart w:id="20182" w:name="_Toc333524316"/>
                <w:bookmarkStart w:id="20183" w:name="_Toc335148403"/>
                <w:bookmarkEnd w:id="20182"/>
                <w:bookmarkEnd w:id="20183"/>
              </w:del>
            </w:ins>
          </w:p>
          <w:p w14:paraId="1276BA2E" w14:textId="3A7BF7B9" w:rsidR="0089627C" w:rsidDel="00B15A0B" w:rsidRDefault="0089627C" w:rsidP="0089627C">
            <w:pPr>
              <w:pStyle w:val="XML1"/>
              <w:rPr>
                <w:ins w:id="20184" w:author="Thomas Dietz" w:date="2012-08-13T14:34:00Z"/>
                <w:del w:id="20185" w:author="Deepak Bansal (AZURE)" w:date="2012-08-23T21:59:00Z"/>
              </w:rPr>
            </w:pPr>
            <w:ins w:id="20186" w:author="Thomas Dietz" w:date="2012-08-13T14:34:00Z">
              <w:del w:id="20187" w:author="Deepak Bansal (AZURE)" w:date="2012-08-23T21:59:00Z">
                <w:r w:rsidDel="00B15A0B">
                  <w:delText xml:space="preserve">      }</w:delText>
                </w:r>
                <w:bookmarkStart w:id="20188" w:name="_Toc333524317"/>
                <w:bookmarkStart w:id="20189" w:name="_Toc335148404"/>
                <w:bookmarkEnd w:id="20188"/>
                <w:bookmarkEnd w:id="20189"/>
              </w:del>
            </w:ins>
          </w:p>
          <w:p w14:paraId="6FD127B6" w14:textId="360C2E07" w:rsidR="0089627C" w:rsidDel="00B15A0B" w:rsidRDefault="0089627C" w:rsidP="0089627C">
            <w:pPr>
              <w:pStyle w:val="XML1"/>
              <w:rPr>
                <w:ins w:id="20190" w:author="Thomas Dietz" w:date="2012-08-13T14:34:00Z"/>
                <w:del w:id="20191" w:author="Deepak Bansal (AZURE)" w:date="2012-08-23T21:59:00Z"/>
              </w:rPr>
            </w:pPr>
            <w:ins w:id="20192" w:author="Thomas Dietz" w:date="2012-08-13T14:34:00Z">
              <w:del w:id="20193" w:author="Deepak Bansal (AZURE)" w:date="2012-08-23T21:59:00Z">
                <w:r w:rsidDel="00B15A0B">
                  <w:delText xml:space="preserve">      leaf-list experimenter {</w:delText>
                </w:r>
                <w:bookmarkStart w:id="20194" w:name="_Toc333524318"/>
                <w:bookmarkStart w:id="20195" w:name="_Toc335148405"/>
                <w:bookmarkEnd w:id="20194"/>
                <w:bookmarkEnd w:id="20195"/>
              </w:del>
            </w:ins>
          </w:p>
          <w:p w14:paraId="45ED6961" w14:textId="3C682914" w:rsidR="0089627C" w:rsidDel="00B15A0B" w:rsidRDefault="0089627C" w:rsidP="0089627C">
            <w:pPr>
              <w:pStyle w:val="XML1"/>
              <w:rPr>
                <w:ins w:id="20196" w:author="Thomas Dietz" w:date="2012-08-13T14:34:00Z"/>
                <w:del w:id="20197" w:author="Deepak Bansal (AZURE)" w:date="2012-08-23T21:59:00Z"/>
              </w:rPr>
            </w:pPr>
            <w:ins w:id="20198" w:author="Thomas Dietz" w:date="2012-08-13T14:34:00Z">
              <w:del w:id="20199" w:author="Deepak Bansal (AZURE)" w:date="2012-08-23T21:59:00Z">
                <w:r w:rsidDel="00B15A0B">
                  <w:delText xml:space="preserve">        type uint32;</w:delText>
                </w:r>
                <w:bookmarkStart w:id="20200" w:name="_Toc333524319"/>
                <w:bookmarkStart w:id="20201" w:name="_Toc335148406"/>
                <w:bookmarkEnd w:id="20200"/>
                <w:bookmarkEnd w:id="20201"/>
              </w:del>
            </w:ins>
          </w:p>
          <w:p w14:paraId="3FF0763F" w14:textId="35917DEC" w:rsidR="0089627C" w:rsidDel="00B15A0B" w:rsidRDefault="0089627C" w:rsidP="0089627C">
            <w:pPr>
              <w:pStyle w:val="XML1"/>
              <w:rPr>
                <w:ins w:id="20202" w:author="Thomas Dietz" w:date="2012-08-13T14:34:00Z"/>
                <w:del w:id="20203" w:author="Deepak Bansal (AZURE)" w:date="2012-08-23T21:59:00Z"/>
              </w:rPr>
            </w:pPr>
            <w:ins w:id="20204" w:author="Thomas Dietz" w:date="2012-08-13T14:34:00Z">
              <w:del w:id="20205" w:author="Deepak Bansal (AZURE)" w:date="2012-08-23T21:59:00Z">
                <w:r w:rsidDel="00B15A0B">
                  <w:delText xml:space="preserve">        description "A list of experimenter identifiers of queue</w:delText>
                </w:r>
                <w:bookmarkStart w:id="20206" w:name="_Toc333524320"/>
                <w:bookmarkStart w:id="20207" w:name="_Toc335148407"/>
                <w:bookmarkEnd w:id="20206"/>
                <w:bookmarkEnd w:id="20207"/>
              </w:del>
            </w:ins>
          </w:p>
          <w:p w14:paraId="06F517B9" w14:textId="5BB499D9" w:rsidR="0089627C" w:rsidDel="00B15A0B" w:rsidRDefault="0089627C" w:rsidP="0089627C">
            <w:pPr>
              <w:pStyle w:val="XML1"/>
              <w:rPr>
                <w:ins w:id="20208" w:author="Thomas Dietz" w:date="2012-08-13T14:34:00Z"/>
                <w:del w:id="20209" w:author="Deepak Bansal (AZURE)" w:date="2012-08-23T21:59:00Z"/>
              </w:rPr>
            </w:pPr>
            <w:ins w:id="20210" w:author="Thomas Dietz" w:date="2012-08-13T14:34:00Z">
              <w:del w:id="20211" w:author="Deepak Bansal (AZURE)" w:date="2012-08-23T21:59:00Z">
                <w:r w:rsidDel="00B15A0B">
                  <w:delText xml:space="preserve">          properties used.</w:delText>
                </w:r>
                <w:bookmarkStart w:id="20212" w:name="_Toc333524321"/>
                <w:bookmarkStart w:id="20213" w:name="_Toc335148408"/>
                <w:bookmarkEnd w:id="20212"/>
                <w:bookmarkEnd w:id="20213"/>
              </w:del>
            </w:ins>
          </w:p>
          <w:p w14:paraId="039BB69A" w14:textId="3A7F04E8" w:rsidR="0089627C" w:rsidDel="00B15A0B" w:rsidRDefault="0089627C" w:rsidP="0089627C">
            <w:pPr>
              <w:pStyle w:val="XML1"/>
              <w:rPr>
                <w:ins w:id="20214" w:author="Thomas Dietz" w:date="2012-08-13T14:34:00Z"/>
                <w:del w:id="20215" w:author="Deepak Bansal (AZURE)" w:date="2012-08-23T21:59:00Z"/>
              </w:rPr>
            </w:pPr>
            <w:bookmarkStart w:id="20216" w:name="_Toc333524322"/>
            <w:bookmarkStart w:id="20217" w:name="_Toc335148409"/>
            <w:bookmarkEnd w:id="20216"/>
            <w:bookmarkEnd w:id="20217"/>
          </w:p>
          <w:p w14:paraId="07B8F3BC" w14:textId="39FEFDC6" w:rsidR="0089627C" w:rsidDel="00B15A0B" w:rsidRDefault="0089627C" w:rsidP="0089627C">
            <w:pPr>
              <w:pStyle w:val="XML1"/>
              <w:rPr>
                <w:ins w:id="20218" w:author="Thomas Dietz" w:date="2012-08-13T14:34:00Z"/>
                <w:del w:id="20219" w:author="Deepak Bansal (AZURE)" w:date="2012-08-23T21:59:00Z"/>
              </w:rPr>
            </w:pPr>
            <w:ins w:id="20220" w:author="Thomas Dietz" w:date="2012-08-13T14:34:00Z">
              <w:del w:id="20221" w:author="Deepak Bansal (AZURE)" w:date="2012-08-23T21:59:00Z">
                <w:r w:rsidDel="00B15A0B">
                  <w:delText xml:space="preserve">          This element is optional.";</w:delText>
                </w:r>
                <w:bookmarkStart w:id="20222" w:name="_Toc333524323"/>
                <w:bookmarkStart w:id="20223" w:name="_Toc335148410"/>
                <w:bookmarkEnd w:id="20222"/>
                <w:bookmarkEnd w:id="20223"/>
              </w:del>
            </w:ins>
          </w:p>
          <w:p w14:paraId="5D6B3934" w14:textId="5604F0FD" w:rsidR="0089627C" w:rsidDel="00B15A0B" w:rsidRDefault="0089627C" w:rsidP="0089627C">
            <w:pPr>
              <w:pStyle w:val="XML1"/>
              <w:rPr>
                <w:ins w:id="20224" w:author="Thomas Dietz" w:date="2012-08-13T14:34:00Z"/>
                <w:del w:id="20225" w:author="Deepak Bansal (AZURE)" w:date="2012-08-23T21:59:00Z"/>
              </w:rPr>
            </w:pPr>
            <w:ins w:id="20226" w:author="Thomas Dietz" w:date="2012-08-13T14:34:00Z">
              <w:del w:id="20227" w:author="Deepak Bansal (AZURE)" w:date="2012-08-23T21:59:00Z">
                <w:r w:rsidDel="00B15A0B">
                  <w:delText xml:space="preserve">      }</w:delText>
                </w:r>
                <w:bookmarkStart w:id="20228" w:name="_Toc333524324"/>
                <w:bookmarkStart w:id="20229" w:name="_Toc335148411"/>
                <w:bookmarkEnd w:id="20228"/>
                <w:bookmarkEnd w:id="20229"/>
              </w:del>
            </w:ins>
          </w:p>
          <w:p w14:paraId="757E6BC9" w14:textId="45353791" w:rsidR="0089627C" w:rsidDel="00B15A0B" w:rsidRDefault="0089627C" w:rsidP="0089627C">
            <w:pPr>
              <w:pStyle w:val="XML1"/>
              <w:rPr>
                <w:ins w:id="20230" w:author="Thomas Dietz" w:date="2012-08-13T14:34:00Z"/>
                <w:del w:id="20231" w:author="Deepak Bansal (AZURE)" w:date="2012-08-23T21:59:00Z"/>
              </w:rPr>
            </w:pPr>
            <w:ins w:id="20232" w:author="Thomas Dietz" w:date="2012-08-13T14:34:00Z">
              <w:del w:id="20233" w:author="Deepak Bansal (AZURE)" w:date="2012-08-23T21:59:00Z">
                <w:r w:rsidDel="00B15A0B">
                  <w:delText xml:space="preserve">    }</w:delText>
                </w:r>
                <w:bookmarkStart w:id="20234" w:name="_Toc333524325"/>
                <w:bookmarkStart w:id="20235" w:name="_Toc335148412"/>
                <w:bookmarkEnd w:id="20234"/>
                <w:bookmarkEnd w:id="20235"/>
              </w:del>
            </w:ins>
          </w:p>
          <w:p w14:paraId="2341F4C9" w14:textId="43BD9919" w:rsidR="0089627C" w:rsidDel="00B15A0B" w:rsidRDefault="0089627C" w:rsidP="0089627C">
            <w:pPr>
              <w:pStyle w:val="XML1"/>
              <w:rPr>
                <w:ins w:id="20236" w:author="Thomas Dietz" w:date="2012-08-13T14:34:00Z"/>
                <w:del w:id="20237" w:author="Deepak Bansal (AZURE)" w:date="2012-08-23T21:59:00Z"/>
              </w:rPr>
            </w:pPr>
            <w:ins w:id="20238" w:author="Thomas Dietz" w:date="2012-08-13T14:34:00Z">
              <w:del w:id="20239" w:author="Deepak Bansal (AZURE)" w:date="2012-08-23T21:59:00Z">
                <w:r w:rsidDel="00B15A0B">
                  <w:delText xml:space="preserve">  }</w:delText>
                </w:r>
                <w:bookmarkStart w:id="20240" w:name="_Toc333524326"/>
                <w:bookmarkStart w:id="20241" w:name="_Toc335148413"/>
                <w:bookmarkEnd w:id="20240"/>
                <w:bookmarkEnd w:id="20241"/>
              </w:del>
            </w:ins>
          </w:p>
          <w:p w14:paraId="455E62EA" w14:textId="5BA72501" w:rsidR="0089627C" w:rsidDel="00B15A0B" w:rsidRDefault="0089627C" w:rsidP="0089627C">
            <w:pPr>
              <w:pStyle w:val="XML1"/>
              <w:rPr>
                <w:ins w:id="20242" w:author="Thomas Dietz" w:date="2012-08-13T14:34:00Z"/>
                <w:del w:id="20243" w:author="Deepak Bansal (AZURE)" w:date="2012-08-23T21:59:00Z"/>
              </w:rPr>
            </w:pPr>
            <w:bookmarkStart w:id="20244" w:name="_Toc333524327"/>
            <w:bookmarkStart w:id="20245" w:name="_Toc335148414"/>
            <w:bookmarkEnd w:id="20244"/>
            <w:bookmarkEnd w:id="20245"/>
          </w:p>
          <w:p w14:paraId="255424B6" w14:textId="55579E2E" w:rsidR="0089627C" w:rsidDel="00B15A0B" w:rsidRDefault="0089627C" w:rsidP="0089627C">
            <w:pPr>
              <w:pStyle w:val="XML1"/>
              <w:rPr>
                <w:ins w:id="20246" w:author="Thomas Dietz" w:date="2012-08-13T14:34:00Z"/>
                <w:del w:id="20247" w:author="Deepak Bansal (AZURE)" w:date="2012-08-23T21:59:00Z"/>
              </w:rPr>
            </w:pPr>
            <w:ins w:id="20248" w:author="Thomas Dietz" w:date="2012-08-13T14:34:00Z">
              <w:del w:id="20249" w:author="Deepak Bansal (AZURE)" w:date="2012-08-23T21:59:00Z">
                <w:r w:rsidDel="00B15A0B">
                  <w:delText xml:space="preserve">  typedef OFTenthOfAPercentType {</w:delText>
                </w:r>
                <w:bookmarkStart w:id="20250" w:name="_Toc333524328"/>
                <w:bookmarkStart w:id="20251" w:name="_Toc335148415"/>
                <w:bookmarkEnd w:id="20250"/>
                <w:bookmarkEnd w:id="20251"/>
              </w:del>
            </w:ins>
          </w:p>
          <w:p w14:paraId="28111158" w14:textId="7606A375" w:rsidR="0089627C" w:rsidDel="00B15A0B" w:rsidRDefault="0089627C" w:rsidP="0089627C">
            <w:pPr>
              <w:pStyle w:val="XML1"/>
              <w:rPr>
                <w:ins w:id="20252" w:author="Thomas Dietz" w:date="2012-08-13T14:34:00Z"/>
                <w:del w:id="20253" w:author="Deepak Bansal (AZURE)" w:date="2012-08-23T21:59:00Z"/>
              </w:rPr>
            </w:pPr>
            <w:ins w:id="20254" w:author="Thomas Dietz" w:date="2012-08-13T14:34:00Z">
              <w:del w:id="20255" w:author="Deepak Bansal (AZURE)" w:date="2012-08-23T21:59:00Z">
                <w:r w:rsidDel="00B15A0B">
                  <w:delText xml:space="preserve">    type uint16 {</w:delText>
                </w:r>
                <w:bookmarkStart w:id="20256" w:name="_Toc333524329"/>
                <w:bookmarkStart w:id="20257" w:name="_Toc335148416"/>
                <w:bookmarkEnd w:id="20256"/>
                <w:bookmarkEnd w:id="20257"/>
              </w:del>
            </w:ins>
          </w:p>
          <w:p w14:paraId="31D31910" w14:textId="296CF1FD" w:rsidR="0089627C" w:rsidDel="00B15A0B" w:rsidRDefault="0089627C" w:rsidP="0089627C">
            <w:pPr>
              <w:pStyle w:val="XML1"/>
              <w:rPr>
                <w:ins w:id="20258" w:author="Thomas Dietz" w:date="2012-08-13T14:34:00Z"/>
                <w:del w:id="20259" w:author="Deepak Bansal (AZURE)" w:date="2012-08-23T21:59:00Z"/>
              </w:rPr>
            </w:pPr>
            <w:ins w:id="20260" w:author="Thomas Dietz" w:date="2012-08-13T14:34:00Z">
              <w:del w:id="20261" w:author="Deepak Bansal (AZURE)" w:date="2012-08-23T21:59:00Z">
                <w:r w:rsidDel="00B15A0B">
                  <w:delText xml:space="preserve">      range "0..1000";</w:delText>
                </w:r>
                <w:bookmarkStart w:id="20262" w:name="_Toc333524330"/>
                <w:bookmarkStart w:id="20263" w:name="_Toc335148417"/>
                <w:bookmarkEnd w:id="20262"/>
                <w:bookmarkEnd w:id="20263"/>
              </w:del>
            </w:ins>
          </w:p>
          <w:p w14:paraId="0A754838" w14:textId="47143DAA" w:rsidR="0089627C" w:rsidDel="00B15A0B" w:rsidRDefault="0089627C" w:rsidP="0089627C">
            <w:pPr>
              <w:pStyle w:val="XML1"/>
              <w:rPr>
                <w:ins w:id="20264" w:author="Thomas Dietz" w:date="2012-08-13T14:34:00Z"/>
                <w:del w:id="20265" w:author="Deepak Bansal (AZURE)" w:date="2012-08-23T21:59:00Z"/>
              </w:rPr>
            </w:pPr>
            <w:ins w:id="20266" w:author="Thomas Dietz" w:date="2012-08-13T14:34:00Z">
              <w:del w:id="20267" w:author="Deepak Bansal (AZURE)" w:date="2012-08-23T21:59:00Z">
                <w:r w:rsidDel="00B15A0B">
                  <w:delText xml:space="preserve">    }</w:delText>
                </w:r>
                <w:bookmarkStart w:id="20268" w:name="_Toc333524331"/>
                <w:bookmarkStart w:id="20269" w:name="_Toc335148418"/>
                <w:bookmarkEnd w:id="20268"/>
                <w:bookmarkEnd w:id="20269"/>
              </w:del>
            </w:ins>
          </w:p>
          <w:p w14:paraId="506031CF" w14:textId="6DFAEC79" w:rsidR="0089627C" w:rsidDel="00B15A0B" w:rsidRDefault="0089627C" w:rsidP="0089627C">
            <w:pPr>
              <w:pStyle w:val="XML1"/>
              <w:rPr>
                <w:ins w:id="20270" w:author="Thomas Dietz" w:date="2012-08-13T14:34:00Z"/>
                <w:del w:id="20271" w:author="Deepak Bansal (AZURE)" w:date="2012-08-23T21:59:00Z"/>
              </w:rPr>
            </w:pPr>
            <w:ins w:id="20272" w:author="Thomas Dietz" w:date="2012-08-13T14:34:00Z">
              <w:del w:id="20273" w:author="Deepak Bansal (AZURE)" w:date="2012-08-23T21:59:00Z">
                <w:r w:rsidDel="00B15A0B">
                  <w:delText xml:space="preserve">    units "1/10 of a percent";</w:delText>
                </w:r>
                <w:bookmarkStart w:id="20274" w:name="_Toc333524332"/>
                <w:bookmarkStart w:id="20275" w:name="_Toc335148419"/>
                <w:bookmarkEnd w:id="20274"/>
                <w:bookmarkEnd w:id="20275"/>
              </w:del>
            </w:ins>
          </w:p>
          <w:p w14:paraId="1563A526" w14:textId="3F5AC2EC" w:rsidR="0089627C" w:rsidDel="00B15A0B" w:rsidRDefault="0089627C" w:rsidP="0089627C">
            <w:pPr>
              <w:pStyle w:val="XML1"/>
              <w:rPr>
                <w:ins w:id="20276" w:author="Thomas Dietz" w:date="2012-08-13T14:34:00Z"/>
                <w:del w:id="20277" w:author="Deepak Bansal (AZURE)" w:date="2012-08-23T21:59:00Z"/>
              </w:rPr>
            </w:pPr>
            <w:ins w:id="20278" w:author="Thomas Dietz" w:date="2012-08-13T14:34:00Z">
              <w:del w:id="20279" w:author="Deepak Bansal (AZURE)" w:date="2012-08-23T21:59:00Z">
                <w:r w:rsidDel="00B15A0B">
                  <w:delText xml:space="preserve">    description "This type defines a value in tenth of a percent.";</w:delText>
                </w:r>
                <w:bookmarkStart w:id="20280" w:name="_Toc333524333"/>
                <w:bookmarkStart w:id="20281" w:name="_Toc335148420"/>
                <w:bookmarkEnd w:id="20280"/>
                <w:bookmarkEnd w:id="20281"/>
              </w:del>
            </w:ins>
          </w:p>
          <w:p w14:paraId="74BC8051" w14:textId="211C4846" w:rsidR="006F4495" w:rsidRPr="009F1B7D" w:rsidDel="00B15A0B" w:rsidRDefault="0089627C" w:rsidP="0089627C">
            <w:pPr>
              <w:pStyle w:val="XML1"/>
              <w:rPr>
                <w:del w:id="20282" w:author="Deepak Bansal (AZURE)" w:date="2012-08-23T21:59:00Z"/>
              </w:rPr>
            </w:pPr>
            <w:ins w:id="20283" w:author="Thomas Dietz" w:date="2012-08-13T14:34:00Z">
              <w:del w:id="20284" w:author="Deepak Bansal (AZURE)" w:date="2012-08-23T21:59:00Z">
                <w:r w:rsidDel="00B15A0B">
                  <w:delText xml:space="preserve">  }</w:delText>
                </w:r>
              </w:del>
            </w:ins>
            <w:bookmarkStart w:id="20285" w:name="_Toc333524334"/>
            <w:bookmarkStart w:id="20286" w:name="_Toc335148421"/>
            <w:bookmarkEnd w:id="20285"/>
            <w:bookmarkEnd w:id="20286"/>
          </w:p>
        </w:tc>
        <w:bookmarkStart w:id="20287" w:name="_Toc333524335"/>
        <w:bookmarkStart w:id="20288" w:name="_Toc335148422"/>
        <w:bookmarkEnd w:id="20287"/>
        <w:bookmarkEnd w:id="20288"/>
      </w:tr>
    </w:tbl>
    <w:p w14:paraId="72124059" w14:textId="42FFB4B3" w:rsidR="002A5300" w:rsidRPr="009F1B7D" w:rsidRDefault="002A5300" w:rsidP="002A5300">
      <w:pPr>
        <w:pStyle w:val="Heading2"/>
        <w:keepLines w:val="0"/>
        <w:ind w:left="576" w:hanging="576"/>
        <w:contextualSpacing/>
      </w:pPr>
      <w:bookmarkStart w:id="20289" w:name="_Toc335148423"/>
      <w:r>
        <w:t>External Certificate</w:t>
      </w:r>
      <w:bookmarkEnd w:id="20289"/>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20290" w:name="_Toc335148424"/>
      <w:r w:rsidRPr="00DB42FD">
        <w:t>UML Diagram</w:t>
      </w:r>
      <w:bookmarkEnd w:id="20290"/>
    </w:p>
    <w:p w14:paraId="72061590" w14:textId="65BA7BFF" w:rsidR="002A5300" w:rsidRPr="009F1B7D" w:rsidRDefault="00BB307B" w:rsidP="002A5300">
      <w:pPr>
        <w:keepNext/>
        <w:jc w:val="center"/>
      </w:pPr>
      <w:r>
        <w:object w:dxaOrig="3114" w:dyaOrig="2210" w14:anchorId="55CAF233">
          <v:shape id="_x0000_i1038" type="#_x0000_t75" style="width:154.8pt;height:111pt" o:ole="">
            <v:imagedata r:id="rId39" o:title=""/>
          </v:shape>
          <o:OLEObject Type="Embed" ProgID="Visio.Drawing.11" ShapeID="_x0000_i1038" DrawAspect="Content" ObjectID="_1408889058" r:id="rId40"/>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20291" w:name="_Toc335148425"/>
      <w:r w:rsidRPr="00DB42FD">
        <w:t>XML Schema</w:t>
      </w:r>
      <w:bookmarkEnd w:id="20291"/>
    </w:p>
    <w:tbl>
      <w:tblPr>
        <w:tblStyle w:val="XMLtable"/>
        <w:tblW w:w="5000" w:type="pct"/>
        <w:tblLook w:val="04A0" w:firstRow="1" w:lastRow="0" w:firstColumn="1" w:lastColumn="0" w:noHBand="0" w:noVBand="1"/>
        <w:tblPrChange w:id="20292" w:author="Thomas Dietz" w:date="2012-08-13T14:35:00Z">
          <w:tblPr>
            <w:tblStyle w:val="TableGrid"/>
            <w:tblW w:w="0" w:type="auto"/>
            <w:tblInd w:w="378" w:type="dxa"/>
            <w:shd w:val="clear" w:color="auto" w:fill="C8FCCD"/>
            <w:tblLook w:val="04A0" w:firstRow="1" w:lastRow="0" w:firstColumn="1" w:lastColumn="0" w:noHBand="0" w:noVBand="1"/>
          </w:tblPr>
        </w:tblPrChange>
      </w:tblPr>
      <w:tblGrid>
        <w:gridCol w:w="9474"/>
        <w:tblGridChange w:id="20293">
          <w:tblGrid>
            <w:gridCol w:w="8820"/>
          </w:tblGrid>
        </w:tblGridChange>
      </w:tblGrid>
      <w:tr w:rsidR="002A5300" w:rsidRPr="009F1B7D" w14:paraId="08FC3DBF" w14:textId="77777777" w:rsidTr="002610E5">
        <w:tc>
          <w:tcPr>
            <w:tcW w:w="8820" w:type="dxa"/>
            <w:tcPrChange w:id="20294" w:author="Thomas Dietz" w:date="2012-08-13T14:35:00Z">
              <w:tcPr>
                <w:tcW w:w="8820" w:type="dxa"/>
                <w:shd w:val="clear" w:color="auto" w:fill="C8FCCD"/>
              </w:tcPr>
            </w:tcPrChange>
          </w:tcPr>
          <w:p w14:paraId="5399E31E" w14:textId="695B587B" w:rsidR="002A5300" w:rsidRPr="009F1B7D" w:rsidDel="002610E5" w:rsidRDefault="002A5300" w:rsidP="009D0278">
            <w:pPr>
              <w:pStyle w:val="XML1"/>
              <w:rPr>
                <w:del w:id="20295" w:author="Thomas Dietz" w:date="2012-08-13T14:35:00Z"/>
              </w:rPr>
            </w:pPr>
            <w:del w:id="20296" w:author="Thomas Dietz" w:date="2012-08-13T14:35:00Z">
              <w:r w:rsidRPr="009F1B7D" w:rsidDel="002610E5">
                <w:delText>&lt;xs:complexType name="</w:delText>
              </w:r>
              <w:r w:rsidDel="002610E5">
                <w:delText>OFExternalCertificate</w:delText>
              </w:r>
              <w:r w:rsidR="00DC7465" w:rsidDel="002610E5">
                <w:delText>Type</w:delText>
              </w:r>
              <w:r w:rsidRPr="009F1B7D" w:rsidDel="002610E5">
                <w:delText>"&gt;</w:delText>
              </w:r>
            </w:del>
          </w:p>
          <w:p w14:paraId="51AADCB3" w14:textId="705E49D0" w:rsidR="002A5300" w:rsidRPr="009F1B7D" w:rsidDel="002610E5" w:rsidRDefault="002A5300" w:rsidP="009D0278">
            <w:pPr>
              <w:pStyle w:val="XML2"/>
              <w:rPr>
                <w:del w:id="20297" w:author="Thomas Dietz" w:date="2012-08-13T14:35:00Z"/>
              </w:rPr>
            </w:pPr>
            <w:del w:id="20298" w:author="Thomas Dietz" w:date="2012-08-13T14:35:00Z">
              <w:r w:rsidRPr="009F1B7D" w:rsidDel="002610E5">
                <w:delText>&lt;xs:complexContent&gt;</w:delText>
              </w:r>
            </w:del>
          </w:p>
          <w:p w14:paraId="22E1A0F6" w14:textId="518D6E87" w:rsidR="002A5300" w:rsidRPr="009F1B7D" w:rsidDel="002610E5" w:rsidRDefault="002A5300" w:rsidP="009D0278">
            <w:pPr>
              <w:pStyle w:val="XML3"/>
              <w:rPr>
                <w:del w:id="20299" w:author="Thomas Dietz" w:date="2012-08-13T14:35:00Z"/>
              </w:rPr>
            </w:pPr>
            <w:del w:id="20300" w:author="Thomas Dietz" w:date="2012-08-13T14:35:00Z">
              <w:r w:rsidRPr="009F1B7D" w:rsidDel="002610E5">
                <w:delText>&lt;xs:extension base="OFResourceType"&gt;</w:delText>
              </w:r>
            </w:del>
          </w:p>
          <w:p w14:paraId="44E8C05A" w14:textId="39D60770" w:rsidR="002A5300" w:rsidRPr="009F1B7D" w:rsidDel="002610E5" w:rsidRDefault="002A5300" w:rsidP="009D0278">
            <w:pPr>
              <w:pStyle w:val="XML4"/>
              <w:rPr>
                <w:del w:id="20301" w:author="Thomas Dietz" w:date="2012-08-13T14:35:00Z"/>
              </w:rPr>
            </w:pPr>
            <w:del w:id="20302" w:author="Thomas Dietz" w:date="2012-08-13T14:35:00Z">
              <w:r w:rsidRPr="009F1B7D" w:rsidDel="002610E5">
                <w:delText>&lt;xs:sequence maxOccurs="1" minOccurs="1"&gt;</w:delText>
              </w:r>
            </w:del>
          </w:p>
          <w:p w14:paraId="0F2E7DD7" w14:textId="286B98B0" w:rsidR="002A5300" w:rsidRPr="009F1B7D" w:rsidDel="002610E5" w:rsidRDefault="002A5300" w:rsidP="009D0278">
            <w:pPr>
              <w:pStyle w:val="XML5"/>
              <w:rPr>
                <w:del w:id="20303" w:author="Thomas Dietz" w:date="2012-08-13T14:35:00Z"/>
              </w:rPr>
            </w:pPr>
            <w:del w:id="20304" w:author="Thomas Dietz" w:date="2012-08-13T14:35:00Z">
              <w:r w:rsidRPr="009F1B7D" w:rsidDel="002610E5">
                <w:delText>&lt;xs:element name="</w:delText>
              </w:r>
              <w:r w:rsidDel="002610E5">
                <w:delText>certificate</w:delText>
              </w:r>
              <w:r w:rsidRPr="009F1B7D" w:rsidDel="002610E5">
                <w:delText xml:space="preserve">" </w:delText>
              </w:r>
            </w:del>
          </w:p>
          <w:p w14:paraId="059E49CC" w14:textId="2CB701DC" w:rsidR="002A5300" w:rsidRPr="009F1B7D" w:rsidDel="002610E5" w:rsidRDefault="002A5300" w:rsidP="009D0278">
            <w:pPr>
              <w:pStyle w:val="XML9"/>
              <w:rPr>
                <w:del w:id="20305" w:author="Thomas Dietz" w:date="2012-08-13T14:35:00Z"/>
              </w:rPr>
            </w:pPr>
            <w:del w:id="20306" w:author="Thomas Dietz" w:date="2012-08-13T14:35:00Z">
              <w:r w:rsidRPr="009F1B7D" w:rsidDel="002610E5">
                <w:delText>type="</w:delText>
              </w:r>
              <w:r w:rsidR="00DC3719" w:rsidDel="002610E5">
                <w:delText>OF</w:delText>
              </w:r>
              <w:r w:rsidRPr="002A5300" w:rsidDel="002610E5">
                <w:delText>X509Certificate</w:delText>
              </w:r>
              <w:r w:rsidR="00DC3719" w:rsidDel="002610E5">
                <w:delText>Type</w:delText>
              </w:r>
              <w:r w:rsidRPr="009F1B7D" w:rsidDel="002610E5">
                <w:delText>"/&gt;</w:delText>
              </w:r>
            </w:del>
          </w:p>
          <w:p w14:paraId="7C3B2D4F" w14:textId="03CF172A" w:rsidR="002A5300" w:rsidRPr="009F1B7D" w:rsidDel="002610E5" w:rsidRDefault="002A5300" w:rsidP="009D0278">
            <w:pPr>
              <w:pStyle w:val="XML4"/>
              <w:rPr>
                <w:del w:id="20307" w:author="Thomas Dietz" w:date="2012-08-13T14:35:00Z"/>
              </w:rPr>
            </w:pPr>
            <w:del w:id="20308" w:author="Thomas Dietz" w:date="2012-08-13T14:35:00Z">
              <w:r w:rsidRPr="009F1B7D" w:rsidDel="002610E5">
                <w:delText>&lt;/xs:sequence&gt;</w:delText>
              </w:r>
            </w:del>
          </w:p>
          <w:p w14:paraId="05462A36" w14:textId="3AB84940" w:rsidR="002A5300" w:rsidRPr="009F1B7D" w:rsidDel="002610E5" w:rsidRDefault="002A5300" w:rsidP="009D0278">
            <w:pPr>
              <w:pStyle w:val="XML3"/>
              <w:rPr>
                <w:del w:id="20309" w:author="Thomas Dietz" w:date="2012-08-13T14:35:00Z"/>
              </w:rPr>
            </w:pPr>
            <w:del w:id="20310" w:author="Thomas Dietz" w:date="2012-08-13T14:35:00Z">
              <w:r w:rsidRPr="009F1B7D" w:rsidDel="002610E5">
                <w:delText>&lt;/xs:extension&gt;</w:delText>
              </w:r>
            </w:del>
          </w:p>
          <w:p w14:paraId="6FCE0C7E" w14:textId="4ADEEF6C" w:rsidR="002A5300" w:rsidRPr="009F1B7D" w:rsidDel="002610E5" w:rsidRDefault="002A5300" w:rsidP="009D0278">
            <w:pPr>
              <w:pStyle w:val="XML2"/>
              <w:rPr>
                <w:del w:id="20311" w:author="Thomas Dietz" w:date="2012-08-13T14:35:00Z"/>
              </w:rPr>
            </w:pPr>
            <w:del w:id="20312" w:author="Thomas Dietz" w:date="2012-08-13T14:35:00Z">
              <w:r w:rsidRPr="009F1B7D" w:rsidDel="002610E5">
                <w:delText>&lt;/xs:complexContent&gt;</w:delText>
              </w:r>
            </w:del>
          </w:p>
          <w:p w14:paraId="7AC9BEAC" w14:textId="7240EFA9" w:rsidR="002A5300" w:rsidDel="002610E5" w:rsidRDefault="002A5300" w:rsidP="009D0278">
            <w:pPr>
              <w:pStyle w:val="XML1"/>
              <w:rPr>
                <w:del w:id="20313" w:author="Thomas Dietz" w:date="2012-08-13T14:35:00Z"/>
              </w:rPr>
            </w:pPr>
            <w:del w:id="20314" w:author="Thomas Dietz" w:date="2012-08-13T14:35:00Z">
              <w:r w:rsidRPr="009F1B7D" w:rsidDel="002610E5">
                <w:delText>&lt;/xs:complexType&gt;</w:delText>
              </w:r>
            </w:del>
          </w:p>
          <w:p w14:paraId="08702AD9" w14:textId="40372001" w:rsidR="00DC3719" w:rsidDel="002610E5" w:rsidRDefault="00DC3719" w:rsidP="009D0278">
            <w:pPr>
              <w:pStyle w:val="XML1"/>
              <w:rPr>
                <w:del w:id="20315" w:author="Thomas Dietz" w:date="2012-08-13T14:35:00Z"/>
              </w:rPr>
            </w:pPr>
          </w:p>
          <w:p w14:paraId="71752A76" w14:textId="093AE441" w:rsidR="00DC3719" w:rsidDel="002610E5" w:rsidRDefault="00DC3719" w:rsidP="009D0278">
            <w:pPr>
              <w:pStyle w:val="XML1"/>
              <w:rPr>
                <w:del w:id="20316" w:author="Thomas Dietz" w:date="2012-08-13T14:35:00Z"/>
              </w:rPr>
            </w:pPr>
            <w:del w:id="20317" w:author="Thomas Dietz" w:date="2012-08-13T14:35:00Z">
              <w:r w:rsidDel="002610E5">
                <w:delText>&lt;xs:simpleType name=</w:delText>
              </w:r>
              <w:r w:rsidRPr="009F1B7D" w:rsidDel="002610E5">
                <w:delText>"</w:delText>
              </w:r>
              <w:r w:rsidDel="002610E5">
                <w:delText>OFX509CertificateType</w:delText>
              </w:r>
              <w:r w:rsidRPr="009F1B7D" w:rsidDel="002610E5">
                <w:delText>"</w:delText>
              </w:r>
              <w:r w:rsidDel="002610E5">
                <w:delText>&gt;</w:delText>
              </w:r>
            </w:del>
          </w:p>
          <w:p w14:paraId="0FD2B347" w14:textId="3CB8DA75" w:rsidR="00DC3719" w:rsidDel="002610E5" w:rsidRDefault="00DC3719" w:rsidP="009767AE">
            <w:pPr>
              <w:pStyle w:val="XML2"/>
              <w:rPr>
                <w:del w:id="20318" w:author="Thomas Dietz" w:date="2012-08-13T14:35:00Z"/>
              </w:rPr>
            </w:pPr>
            <w:del w:id="20319" w:author="Thomas Dietz" w:date="2012-08-13T14:35:00Z">
              <w:r w:rsidDel="002610E5">
                <w:delText>&lt;xs:restriction base=</w:delText>
              </w:r>
              <w:r w:rsidRPr="009F1B7D" w:rsidDel="002610E5">
                <w:delText>"</w:delText>
              </w:r>
              <w:r w:rsidDel="002610E5">
                <w:delText>base64Binary</w:delText>
              </w:r>
              <w:r w:rsidRPr="009F1B7D" w:rsidDel="002610E5">
                <w:delText>"</w:delText>
              </w:r>
              <w:r w:rsidDel="002610E5">
                <w:delText>&gt;&lt;/xs:restriction&gt;</w:delText>
              </w:r>
            </w:del>
          </w:p>
          <w:p w14:paraId="56F6167B" w14:textId="77777777" w:rsidR="002610E5" w:rsidRDefault="00DC3719" w:rsidP="002610E5">
            <w:pPr>
              <w:pStyle w:val="XML1"/>
              <w:rPr>
                <w:ins w:id="20320" w:author="Thomas Dietz" w:date="2012-08-13T14:35:00Z"/>
              </w:rPr>
            </w:pPr>
            <w:del w:id="20321" w:author="Thomas Dietz" w:date="2012-08-13T14:35:00Z">
              <w:r w:rsidDel="002610E5">
                <w:delText>&lt;/xs:simpleType&gt;</w:delText>
              </w:r>
            </w:del>
            <w:ins w:id="20322" w:author="Thomas Dietz" w:date="2012-08-13T14:35:00Z">
              <w:r w:rsidR="002610E5">
                <w:t xml:space="preserve">  &lt;xs:group name="OFExternalCertificateType"&gt;</w:t>
              </w:r>
            </w:ins>
          </w:p>
          <w:p w14:paraId="39C95A61" w14:textId="77777777" w:rsidR="002610E5" w:rsidRDefault="002610E5" w:rsidP="002610E5">
            <w:pPr>
              <w:pStyle w:val="XML1"/>
              <w:rPr>
                <w:ins w:id="20323" w:author="Thomas Dietz" w:date="2012-08-13T14:35:00Z"/>
              </w:rPr>
            </w:pPr>
            <w:ins w:id="20324" w:author="Thomas Dietz" w:date="2012-08-13T14:35:00Z">
              <w:r>
                <w:t xml:space="preserve">    &lt;xs:annotation&gt;</w:t>
              </w:r>
            </w:ins>
          </w:p>
          <w:p w14:paraId="7C9D1214" w14:textId="77777777" w:rsidR="002610E5" w:rsidRDefault="002610E5" w:rsidP="002610E5">
            <w:pPr>
              <w:pStyle w:val="XML1"/>
              <w:rPr>
                <w:ins w:id="20325" w:author="Thomas Dietz" w:date="2012-08-13T14:35:00Z"/>
              </w:rPr>
            </w:pPr>
            <w:ins w:id="20326" w:author="Thomas Dietz" w:date="2012-08-13T14:35:00Z">
              <w:r>
                <w:t xml:space="preserve">      &lt;xs:documentation&gt;</w:t>
              </w:r>
            </w:ins>
          </w:p>
          <w:p w14:paraId="30CB771D" w14:textId="77777777" w:rsidR="002610E5" w:rsidRDefault="002610E5" w:rsidP="002610E5">
            <w:pPr>
              <w:pStyle w:val="XML1"/>
              <w:rPr>
                <w:ins w:id="20327" w:author="Thomas Dietz" w:date="2012-08-13T14:35:00Z"/>
              </w:rPr>
            </w:pPr>
            <w:ins w:id="20328" w:author="Thomas Dietz" w:date="2012-08-13T14:35:00Z">
              <w:r>
                <w:t xml:space="preserve">        This grouping specifies a certificate that can be</w:t>
              </w:r>
            </w:ins>
          </w:p>
          <w:p w14:paraId="08A551F4" w14:textId="77777777" w:rsidR="002610E5" w:rsidRDefault="002610E5" w:rsidP="002610E5">
            <w:pPr>
              <w:pStyle w:val="XML1"/>
              <w:rPr>
                <w:ins w:id="20329" w:author="Thomas Dietz" w:date="2012-08-13T14:35:00Z"/>
              </w:rPr>
            </w:pPr>
            <w:ins w:id="20330" w:author="Thomas Dietz" w:date="2012-08-13T14:35:00Z">
              <w:r>
                <w:t xml:space="preserve">        used by an OpenFlow Logical Switch for authenticating a </w:t>
              </w:r>
            </w:ins>
          </w:p>
          <w:p w14:paraId="4945BCE1" w14:textId="77777777" w:rsidR="002610E5" w:rsidRDefault="002610E5" w:rsidP="002610E5">
            <w:pPr>
              <w:pStyle w:val="XML1"/>
              <w:rPr>
                <w:ins w:id="20331" w:author="Thomas Dietz" w:date="2012-08-13T14:35:00Z"/>
              </w:rPr>
            </w:pPr>
            <w:ins w:id="20332" w:author="Thomas Dietz" w:date="2012-08-13T14:35:00Z">
              <w:r>
                <w:t xml:space="preserve">        controller when a TLS connection is established.</w:t>
              </w:r>
            </w:ins>
          </w:p>
          <w:p w14:paraId="136BE945" w14:textId="77777777" w:rsidR="002610E5" w:rsidRDefault="002610E5" w:rsidP="002610E5">
            <w:pPr>
              <w:pStyle w:val="XML1"/>
              <w:rPr>
                <w:ins w:id="20333" w:author="Thomas Dietz" w:date="2012-08-13T14:35:00Z"/>
              </w:rPr>
            </w:pPr>
            <w:ins w:id="20334" w:author="Thomas Dietz" w:date="2012-08-13T14:35:00Z">
              <w:r>
                <w:t xml:space="preserve">      &lt;/xs:documentation&gt;</w:t>
              </w:r>
            </w:ins>
          </w:p>
          <w:p w14:paraId="2DE0B444" w14:textId="77777777" w:rsidR="002610E5" w:rsidRDefault="002610E5" w:rsidP="002610E5">
            <w:pPr>
              <w:pStyle w:val="XML1"/>
              <w:rPr>
                <w:ins w:id="20335" w:author="Thomas Dietz" w:date="2012-08-13T14:35:00Z"/>
              </w:rPr>
            </w:pPr>
            <w:ins w:id="20336" w:author="Thomas Dietz" w:date="2012-08-13T14:35:00Z">
              <w:r>
                <w:t xml:space="preserve">    &lt;/xs:annotation&gt;</w:t>
              </w:r>
            </w:ins>
          </w:p>
          <w:p w14:paraId="20705106" w14:textId="77777777" w:rsidR="002610E5" w:rsidRDefault="002610E5" w:rsidP="002610E5">
            <w:pPr>
              <w:pStyle w:val="XML1"/>
              <w:rPr>
                <w:ins w:id="20337" w:author="Thomas Dietz" w:date="2012-08-13T14:35:00Z"/>
              </w:rPr>
            </w:pPr>
          </w:p>
          <w:p w14:paraId="0FE10F20" w14:textId="77777777" w:rsidR="002610E5" w:rsidRDefault="002610E5" w:rsidP="002610E5">
            <w:pPr>
              <w:pStyle w:val="XML1"/>
              <w:rPr>
                <w:ins w:id="20338" w:author="Thomas Dietz" w:date="2012-08-13T14:35:00Z"/>
              </w:rPr>
            </w:pPr>
            <w:ins w:id="20339" w:author="Thomas Dietz" w:date="2012-08-13T14:35:00Z">
              <w:r>
                <w:t xml:space="preserve">    &lt;xs:sequence&gt;</w:t>
              </w:r>
            </w:ins>
          </w:p>
          <w:p w14:paraId="480DFE17" w14:textId="77777777" w:rsidR="002610E5" w:rsidRDefault="002610E5" w:rsidP="002610E5">
            <w:pPr>
              <w:pStyle w:val="XML1"/>
              <w:rPr>
                <w:ins w:id="20340" w:author="Thomas Dietz" w:date="2012-08-13T14:35:00Z"/>
              </w:rPr>
            </w:pPr>
            <w:ins w:id="20341" w:author="Thomas Dietz" w:date="2012-08-13T14:35:00Z">
              <w:r>
                <w:t xml:space="preserve">      &lt;xs:group ref="OFResourceType"/&gt;</w:t>
              </w:r>
            </w:ins>
          </w:p>
          <w:p w14:paraId="5BD98C6C" w14:textId="77777777" w:rsidR="002610E5" w:rsidRDefault="002610E5" w:rsidP="002610E5">
            <w:pPr>
              <w:pStyle w:val="XML1"/>
              <w:rPr>
                <w:ins w:id="20342" w:author="Thomas Dietz" w:date="2012-08-13T14:35:00Z"/>
              </w:rPr>
            </w:pPr>
            <w:ins w:id="20343" w:author="Thomas Dietz" w:date="2012-08-13T14:35:00Z">
              <w:r>
                <w:lastRenderedPageBreak/>
                <w:t xml:space="preserve">      &lt;xs:element name="certificate"  type="xs:string"&gt;</w:t>
              </w:r>
            </w:ins>
          </w:p>
          <w:p w14:paraId="43ED03CB" w14:textId="77777777" w:rsidR="002610E5" w:rsidRDefault="002610E5" w:rsidP="002610E5">
            <w:pPr>
              <w:pStyle w:val="XML1"/>
              <w:rPr>
                <w:ins w:id="20344" w:author="Thomas Dietz" w:date="2012-08-13T14:35:00Z"/>
              </w:rPr>
            </w:pPr>
            <w:ins w:id="20345" w:author="Thomas Dietz" w:date="2012-08-13T14:35:00Z">
              <w:r>
                <w:t xml:space="preserve">        &lt;xs:annotation&gt;</w:t>
              </w:r>
            </w:ins>
          </w:p>
          <w:p w14:paraId="76B7668C" w14:textId="77777777" w:rsidR="002610E5" w:rsidRDefault="002610E5" w:rsidP="002610E5">
            <w:pPr>
              <w:pStyle w:val="XML1"/>
              <w:rPr>
                <w:ins w:id="20346" w:author="Thomas Dietz" w:date="2012-08-13T14:35:00Z"/>
              </w:rPr>
            </w:pPr>
            <w:ins w:id="20347" w:author="Thomas Dietz" w:date="2012-08-13T14:35:00Z">
              <w:r>
                <w:t xml:space="preserve">          &lt;xs:documentation&gt;</w:t>
              </w:r>
            </w:ins>
          </w:p>
          <w:p w14:paraId="74E606F6" w14:textId="77777777" w:rsidR="002610E5" w:rsidRDefault="002610E5" w:rsidP="002610E5">
            <w:pPr>
              <w:pStyle w:val="XML1"/>
              <w:rPr>
                <w:ins w:id="20348" w:author="Thomas Dietz" w:date="2012-08-13T14:35:00Z"/>
              </w:rPr>
            </w:pPr>
            <w:ins w:id="20349" w:author="Thomas Dietz" w:date="2012-08-13T14:35:00Z">
              <w:r>
                <w:t xml:space="preserve">            An X.509 certificate in DER format base64</w:t>
              </w:r>
            </w:ins>
          </w:p>
          <w:p w14:paraId="37A6002E" w14:textId="77777777" w:rsidR="002610E5" w:rsidRDefault="002610E5" w:rsidP="002610E5">
            <w:pPr>
              <w:pStyle w:val="XML1"/>
              <w:rPr>
                <w:ins w:id="20350" w:author="Thomas Dietz" w:date="2012-08-13T14:35:00Z"/>
              </w:rPr>
            </w:pPr>
            <w:ins w:id="20351" w:author="Thomas Dietz" w:date="2012-08-13T14:35:00Z">
              <w:r>
                <w:t xml:space="preserve">            encoded.</w:t>
              </w:r>
            </w:ins>
          </w:p>
          <w:p w14:paraId="7661C571" w14:textId="77777777" w:rsidR="002610E5" w:rsidRDefault="002610E5" w:rsidP="002610E5">
            <w:pPr>
              <w:pStyle w:val="XML1"/>
              <w:rPr>
                <w:ins w:id="20352" w:author="Thomas Dietz" w:date="2012-08-13T14:35:00Z"/>
              </w:rPr>
            </w:pPr>
          </w:p>
          <w:p w14:paraId="1FE06D00" w14:textId="77777777" w:rsidR="002610E5" w:rsidRDefault="002610E5" w:rsidP="002610E5">
            <w:pPr>
              <w:pStyle w:val="XML1"/>
              <w:rPr>
                <w:ins w:id="20353" w:author="Thomas Dietz" w:date="2012-08-13T14:35:00Z"/>
              </w:rPr>
            </w:pPr>
            <w:ins w:id="20354" w:author="Thomas Dietz" w:date="2012-08-13T14:35:00Z">
              <w:r>
                <w:t xml:space="preserve">            This element MUST be present in the NETCONF data store.</w:t>
              </w:r>
            </w:ins>
          </w:p>
          <w:p w14:paraId="7FC25085" w14:textId="77777777" w:rsidR="002610E5" w:rsidRDefault="002610E5" w:rsidP="002610E5">
            <w:pPr>
              <w:pStyle w:val="XML1"/>
              <w:rPr>
                <w:ins w:id="20355" w:author="Thomas Dietz" w:date="2012-08-13T14:35:00Z"/>
              </w:rPr>
            </w:pPr>
            <w:ins w:id="20356" w:author="Thomas Dietz" w:date="2012-08-13T14:35:00Z">
              <w:r>
                <w:t xml:space="preserve">            If this element is not present in a NETCONF &amp;lt;edit-config&amp;gt;</w:t>
              </w:r>
            </w:ins>
          </w:p>
          <w:p w14:paraId="5C97EF02" w14:textId="77777777" w:rsidR="002610E5" w:rsidRDefault="002610E5" w:rsidP="002610E5">
            <w:pPr>
              <w:pStyle w:val="XML1"/>
              <w:rPr>
                <w:ins w:id="20357" w:author="Thomas Dietz" w:date="2012-08-13T14:35:00Z"/>
              </w:rPr>
            </w:pPr>
            <w:ins w:id="20358" w:author="Thomas Dietz" w:date="2012-08-13T14:35:00Z">
              <w:r>
                <w:t xml:space="preserve">            operation 'create', 'merge' or 'replace' and the parent</w:t>
              </w:r>
            </w:ins>
          </w:p>
          <w:p w14:paraId="4BB900C2" w14:textId="77777777" w:rsidR="002610E5" w:rsidRDefault="002610E5" w:rsidP="002610E5">
            <w:pPr>
              <w:pStyle w:val="XML1"/>
              <w:rPr>
                <w:ins w:id="20359" w:author="Thomas Dietz" w:date="2012-08-13T14:35:00Z"/>
              </w:rPr>
            </w:pPr>
            <w:ins w:id="20360" w:author="Thomas Dietz" w:date="2012-08-13T14:35:00Z">
              <w:r>
                <w:t xml:space="preserve">            element does not exist, a 'data-missing' error is</w:t>
              </w:r>
            </w:ins>
          </w:p>
          <w:p w14:paraId="135EF4EF" w14:textId="77777777" w:rsidR="002610E5" w:rsidRDefault="002610E5" w:rsidP="002610E5">
            <w:pPr>
              <w:pStyle w:val="XML1"/>
              <w:rPr>
                <w:ins w:id="20361" w:author="Thomas Dietz" w:date="2012-08-13T14:35:00Z"/>
              </w:rPr>
            </w:pPr>
            <w:ins w:id="20362" w:author="Thomas Dietz" w:date="2012-08-13T14:35:00Z">
              <w:r>
                <w:t xml:space="preserve">            returned.</w:t>
              </w:r>
            </w:ins>
          </w:p>
          <w:p w14:paraId="3CE7423A" w14:textId="77777777" w:rsidR="002610E5" w:rsidRDefault="002610E5" w:rsidP="002610E5">
            <w:pPr>
              <w:pStyle w:val="XML1"/>
              <w:rPr>
                <w:ins w:id="20363" w:author="Thomas Dietz" w:date="2012-08-13T14:35:00Z"/>
              </w:rPr>
            </w:pPr>
            <w:ins w:id="20364" w:author="Thomas Dietz" w:date="2012-08-13T14:35:00Z">
              <w:r>
                <w:t xml:space="preserve">          &lt;/xs:documentation&gt;</w:t>
              </w:r>
            </w:ins>
          </w:p>
          <w:p w14:paraId="0EE476E7" w14:textId="77777777" w:rsidR="002610E5" w:rsidRDefault="002610E5" w:rsidP="002610E5">
            <w:pPr>
              <w:pStyle w:val="XML1"/>
              <w:rPr>
                <w:ins w:id="20365" w:author="Thomas Dietz" w:date="2012-08-13T14:35:00Z"/>
              </w:rPr>
            </w:pPr>
            <w:ins w:id="20366" w:author="Thomas Dietz" w:date="2012-08-13T14:35:00Z">
              <w:r>
                <w:t xml:space="preserve">        &lt;/xs:annotation&gt;</w:t>
              </w:r>
            </w:ins>
          </w:p>
          <w:p w14:paraId="6DB2287F" w14:textId="77777777" w:rsidR="002610E5" w:rsidRDefault="002610E5" w:rsidP="002610E5">
            <w:pPr>
              <w:pStyle w:val="XML1"/>
              <w:rPr>
                <w:ins w:id="20367" w:author="Thomas Dietz" w:date="2012-08-13T14:35:00Z"/>
              </w:rPr>
            </w:pPr>
            <w:ins w:id="20368" w:author="Thomas Dietz" w:date="2012-08-13T14:35:00Z">
              <w:r>
                <w:t xml:space="preserve">      &lt;/xs:element&gt;</w:t>
              </w:r>
            </w:ins>
          </w:p>
          <w:p w14:paraId="66C89342" w14:textId="77777777" w:rsidR="002610E5" w:rsidRDefault="002610E5" w:rsidP="002610E5">
            <w:pPr>
              <w:pStyle w:val="XML1"/>
              <w:rPr>
                <w:ins w:id="20369" w:author="Thomas Dietz" w:date="2012-08-13T14:35:00Z"/>
              </w:rPr>
            </w:pPr>
            <w:ins w:id="20370" w:author="Thomas Dietz" w:date="2012-08-13T14:35:00Z">
              <w:r>
                <w:t xml:space="preserve">    &lt;/xs:sequence&gt;</w:t>
              </w:r>
            </w:ins>
          </w:p>
          <w:p w14:paraId="4EC2246D" w14:textId="37C6463C" w:rsidR="00DC3719" w:rsidRPr="009F1B7D" w:rsidRDefault="002610E5" w:rsidP="002610E5">
            <w:pPr>
              <w:pStyle w:val="XML1"/>
            </w:pPr>
            <w:ins w:id="20371" w:author="Thomas Dietz" w:date="2012-08-13T14:35:00Z">
              <w:r>
                <w:t xml:space="preserve">  &lt;/xs:group&gt;</w:t>
              </w:r>
            </w:ins>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20372" w:name="_Toc335148426"/>
      <w:r w:rsidRPr="00DB42FD">
        <w:t>XML Example</w:t>
      </w:r>
      <w:bookmarkEnd w:id="20372"/>
    </w:p>
    <w:tbl>
      <w:tblPr>
        <w:tblStyle w:val="XMLtable"/>
        <w:tblW w:w="5000" w:type="pct"/>
        <w:tblLook w:val="04A0" w:firstRow="1" w:lastRow="0" w:firstColumn="1" w:lastColumn="0" w:noHBand="0" w:noVBand="1"/>
        <w:tblPrChange w:id="20373" w:author="Thomas Dietz" w:date="2012-09-11T16:50:00Z">
          <w:tblPr>
            <w:tblStyle w:val="TableGrid"/>
            <w:tblW w:w="0" w:type="auto"/>
            <w:tblInd w:w="378" w:type="dxa"/>
            <w:shd w:val="clear" w:color="auto" w:fill="C8FCCD"/>
            <w:tblLook w:val="04A0" w:firstRow="1" w:lastRow="0" w:firstColumn="1" w:lastColumn="0" w:noHBand="0" w:noVBand="1"/>
          </w:tblPr>
        </w:tblPrChange>
      </w:tblPr>
      <w:tblGrid>
        <w:gridCol w:w="9474"/>
        <w:tblGridChange w:id="20374">
          <w:tblGrid>
            <w:gridCol w:w="8820"/>
          </w:tblGrid>
        </w:tblGridChange>
      </w:tblGrid>
      <w:tr w:rsidR="002A5300" w:rsidRPr="009F1B7D" w14:paraId="2DE87E95" w14:textId="77777777" w:rsidTr="000325CE">
        <w:tc>
          <w:tcPr>
            <w:tcW w:w="8820" w:type="dxa"/>
            <w:tcPrChange w:id="20375" w:author="Thomas Dietz" w:date="2012-09-11T16:50:00Z">
              <w:tcPr>
                <w:tcW w:w="8820" w:type="dxa"/>
                <w:shd w:val="clear" w:color="auto" w:fill="C8FCCD"/>
              </w:tcPr>
            </w:tcPrChange>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5F94C128" w14:textId="15313D36" w:rsidR="002A5300" w:rsidRPr="009F1B7D" w:rsidDel="002610E5" w:rsidRDefault="002A5300" w:rsidP="002A5300">
      <w:pPr>
        <w:pStyle w:val="Heading3"/>
        <w:keepLines w:val="0"/>
        <w:ind w:left="720" w:hanging="720"/>
        <w:rPr>
          <w:del w:id="20376" w:author="Thomas Dietz" w:date="2012-08-13T14:35:00Z"/>
        </w:rPr>
      </w:pPr>
      <w:bookmarkStart w:id="20377" w:name="_Toc333403924"/>
      <w:bookmarkStart w:id="20378" w:name="_Toc333636865"/>
      <w:del w:id="20379" w:author="Thomas Dietz" w:date="2012-08-13T14:35:00Z">
        <w:r w:rsidRPr="00DB42FD" w:rsidDel="002610E5">
          <w:delText>Normative Constraints</w:delText>
        </w:r>
        <w:bookmarkStart w:id="20380" w:name="_Toc333524340"/>
        <w:bookmarkStart w:id="20381" w:name="_Toc335148427"/>
        <w:bookmarkEnd w:id="20377"/>
        <w:bookmarkEnd w:id="20378"/>
        <w:bookmarkEnd w:id="20380"/>
        <w:bookmarkEnd w:id="20381"/>
      </w:del>
    </w:p>
    <w:p w14:paraId="68C2FE49" w14:textId="237193D9" w:rsidR="002A5300" w:rsidRPr="009F1B7D" w:rsidDel="002610E5" w:rsidRDefault="002A5300" w:rsidP="002A5300">
      <w:pPr>
        <w:rPr>
          <w:del w:id="20382" w:author="Thomas Dietz" w:date="2012-08-13T14:35:00Z"/>
        </w:rPr>
      </w:pPr>
      <w:del w:id="20383" w:author="Thomas Dietz" w:date="2012-08-13T14:35:00Z">
        <w:r w:rsidRPr="00DB42FD" w:rsidDel="002610E5">
          <w:delText>A</w:delText>
        </w:r>
        <w:r w:rsidDel="002610E5">
          <w:delText>n External Certificate</w:delText>
        </w:r>
        <w:r w:rsidRPr="00DB42FD" w:rsidDel="002610E5">
          <w:delText xml:space="preserve"> is identified by identifier </w:delText>
        </w:r>
        <w:r w:rsidRPr="008F1CD2" w:rsidDel="002610E5">
          <w:rPr>
            <w:rStyle w:val="codeChar"/>
          </w:rPr>
          <w:delText>&lt;resource-id&gt;</w:delText>
        </w:r>
        <w:r w:rsidRPr="005A0689" w:rsidDel="002610E5">
          <w:delText xml:space="preserve"> </w:delText>
        </w:r>
        <w:r w:rsidRPr="00DB42FD" w:rsidDel="002610E5">
          <w:delText xml:space="preserve">within the context of the OpenFlow Capable Switch and OpenFlow Logical Switches. Element </w:delText>
        </w:r>
        <w:r w:rsidRPr="008F1CD2" w:rsidDel="002610E5">
          <w:rPr>
            <w:rStyle w:val="codeChar"/>
          </w:rPr>
          <w:delText>&lt;resource-id&gt;</w:delText>
        </w:r>
        <w:r w:rsidRPr="005A0689" w:rsidDel="002610E5">
          <w:delText xml:space="preserve"> is </w:delText>
        </w:r>
        <w:r w:rsidRPr="00DB42FD" w:rsidDel="002610E5">
          <w:delText>inherited from superclass OpenFlow Resource.</w:delText>
        </w:r>
        <w:bookmarkStart w:id="20384" w:name="_Toc333524341"/>
        <w:bookmarkStart w:id="20385" w:name="_Toc335148428"/>
        <w:bookmarkEnd w:id="20384"/>
        <w:bookmarkEnd w:id="20385"/>
      </w:del>
    </w:p>
    <w:p w14:paraId="1BA21FCC" w14:textId="4FADF688" w:rsidR="002A5300" w:rsidRPr="009F1B7D" w:rsidDel="002610E5" w:rsidRDefault="002A5300" w:rsidP="002A5300">
      <w:pPr>
        <w:rPr>
          <w:del w:id="20386" w:author="Thomas Dietz" w:date="2012-08-13T14:35:00Z"/>
        </w:rPr>
      </w:pPr>
      <w:del w:id="20387" w:author="Thomas Dietz" w:date="2012-08-13T14:35:00Z">
        <w:r w:rsidRPr="00DB42FD" w:rsidDel="002610E5">
          <w:delText xml:space="preserve">Element </w:delText>
        </w:r>
        <w:r w:rsidRPr="008F1CD2" w:rsidDel="002610E5">
          <w:rPr>
            <w:rStyle w:val="codeChar"/>
          </w:rPr>
          <w:delText>&lt;certificate&gt;</w:delText>
        </w:r>
        <w:r w:rsidRPr="00DB42FD" w:rsidDel="002610E5">
          <w:delText xml:space="preserve"> </w:delText>
        </w:r>
        <w:r w:rsidDel="002610E5">
          <w:delText>contains an X.509 certificate</w:delText>
        </w:r>
        <w:r w:rsidR="00DC3719" w:rsidDel="002610E5">
          <w:delText xml:space="preserve"> in DER format base64 encoded</w:delText>
        </w:r>
        <w:r w:rsidRPr="00DB42FD" w:rsidDel="002610E5">
          <w:delText>.</w:delText>
        </w:r>
        <w:bookmarkStart w:id="20388" w:name="_Toc333524342"/>
        <w:bookmarkStart w:id="20389" w:name="_Toc335148429"/>
        <w:bookmarkEnd w:id="20388"/>
        <w:bookmarkEnd w:id="20389"/>
      </w:del>
    </w:p>
    <w:p w14:paraId="7A324238" w14:textId="39E31649" w:rsidR="00C82429" w:rsidRPr="009F1B7D" w:rsidDel="00B15A0B" w:rsidRDefault="00C82429" w:rsidP="00C82429">
      <w:pPr>
        <w:pStyle w:val="Heading3"/>
        <w:rPr>
          <w:del w:id="20390" w:author="Deepak Bansal (AZURE)" w:date="2012-08-23T22:00:00Z"/>
        </w:rPr>
      </w:pPr>
      <w:bookmarkStart w:id="20391" w:name="_Toc333636866"/>
      <w:del w:id="20392" w:author="Deepak Bansal (AZURE)" w:date="2012-08-23T22:00:00Z">
        <w:r w:rsidRPr="00DB42FD" w:rsidDel="00B15A0B">
          <w:delText>YANG Specification</w:delText>
        </w:r>
        <w:bookmarkStart w:id="20393" w:name="_Toc333524343"/>
        <w:bookmarkStart w:id="20394" w:name="_Toc335148430"/>
        <w:bookmarkEnd w:id="20391"/>
        <w:bookmarkEnd w:id="20393"/>
        <w:bookmarkEnd w:id="20394"/>
      </w:del>
    </w:p>
    <w:tbl>
      <w:tblPr>
        <w:tblStyle w:val="XMLtable"/>
        <w:tblW w:w="5000" w:type="pct"/>
        <w:tblLook w:val="04A0" w:firstRow="1" w:lastRow="0" w:firstColumn="1" w:lastColumn="0" w:noHBand="0" w:noVBand="1"/>
        <w:tblPrChange w:id="20395" w:author="Thomas Dietz" w:date="2012-08-13T14:36:00Z">
          <w:tblPr>
            <w:tblStyle w:val="TableGrid"/>
            <w:tblW w:w="0" w:type="auto"/>
            <w:tblInd w:w="378" w:type="dxa"/>
            <w:shd w:val="clear" w:color="auto" w:fill="C8FCCD"/>
            <w:tblLook w:val="04A0" w:firstRow="1" w:lastRow="0" w:firstColumn="1" w:lastColumn="0" w:noHBand="0" w:noVBand="1"/>
          </w:tblPr>
        </w:tblPrChange>
      </w:tblPr>
      <w:tblGrid>
        <w:gridCol w:w="9474"/>
        <w:tblGridChange w:id="20396">
          <w:tblGrid>
            <w:gridCol w:w="8820"/>
          </w:tblGrid>
        </w:tblGridChange>
      </w:tblGrid>
      <w:tr w:rsidR="00C82429" w:rsidRPr="009F1B7D" w:rsidDel="00B15A0B" w14:paraId="7B38F886" w14:textId="2F12A3F1" w:rsidTr="002610E5">
        <w:trPr>
          <w:del w:id="20397" w:author="Deepak Bansal (AZURE)" w:date="2012-08-23T22:00:00Z"/>
        </w:trPr>
        <w:tc>
          <w:tcPr>
            <w:tcW w:w="8820" w:type="dxa"/>
            <w:tcPrChange w:id="20398" w:author="Thomas Dietz" w:date="2012-08-13T14:36:00Z">
              <w:tcPr>
                <w:tcW w:w="8820" w:type="dxa"/>
                <w:shd w:val="clear" w:color="auto" w:fill="C8FCCD"/>
              </w:tcPr>
            </w:tcPrChange>
          </w:tcPr>
          <w:p w14:paraId="1175DB9D" w14:textId="50203392" w:rsidR="00C82429" w:rsidRPr="009F1B7D" w:rsidDel="00B15A0B" w:rsidRDefault="00C82429" w:rsidP="00C82429">
            <w:pPr>
              <w:pStyle w:val="XML1"/>
              <w:rPr>
                <w:del w:id="20399" w:author="Deepak Bansal (AZURE)" w:date="2012-08-23T22:00:00Z"/>
              </w:rPr>
            </w:pPr>
            <w:del w:id="20400" w:author="Deepak Bansal (AZURE)" w:date="2012-08-23T22:00:00Z">
              <w:r w:rsidRPr="009F1B7D" w:rsidDel="00B15A0B">
                <w:delText>grouping openflow-</w:delText>
              </w:r>
              <w:r w:rsidDel="00B15A0B">
                <w:delText>external-certificate</w:delText>
              </w:r>
              <w:r w:rsidRPr="009F1B7D" w:rsidDel="00B15A0B">
                <w:delText>-grouping {</w:delText>
              </w:r>
              <w:bookmarkStart w:id="20401" w:name="_Toc333524344"/>
              <w:bookmarkStart w:id="20402" w:name="_Toc335148431"/>
              <w:bookmarkEnd w:id="20401"/>
              <w:bookmarkEnd w:id="20402"/>
            </w:del>
          </w:p>
          <w:p w14:paraId="57B5F41E" w14:textId="170C97EB" w:rsidR="00C82429" w:rsidDel="00B15A0B" w:rsidRDefault="00C82429" w:rsidP="00C82429">
            <w:pPr>
              <w:pStyle w:val="XML2"/>
              <w:rPr>
                <w:del w:id="20403" w:author="Deepak Bansal (AZURE)" w:date="2012-08-23T22:00:00Z"/>
              </w:rPr>
            </w:pPr>
            <w:del w:id="20404" w:author="Deepak Bansal (AZURE)" w:date="2012-08-23T22:00:00Z">
              <w:r w:rsidRPr="009F1B7D" w:rsidDel="00B15A0B">
                <w:delText xml:space="preserve">description "This grouping specifies </w:delText>
              </w:r>
              <w:r w:rsidDel="00B15A0B">
                <w:delText xml:space="preserve">a certificate that can be used </w:delText>
              </w:r>
              <w:bookmarkStart w:id="20405" w:name="_Toc333524345"/>
              <w:bookmarkStart w:id="20406" w:name="_Toc335148432"/>
              <w:bookmarkEnd w:id="20405"/>
              <w:bookmarkEnd w:id="20406"/>
            </w:del>
          </w:p>
          <w:p w14:paraId="4538914B" w14:textId="26AEBBFF" w:rsidR="00C82429" w:rsidDel="00B15A0B" w:rsidRDefault="00C82429" w:rsidP="00C82429">
            <w:pPr>
              <w:pStyle w:val="XML9"/>
              <w:rPr>
                <w:del w:id="20407" w:author="Deepak Bansal (AZURE)" w:date="2012-08-23T22:00:00Z"/>
              </w:rPr>
            </w:pPr>
            <w:del w:id="20408" w:author="Deepak Bansal (AZURE)" w:date="2012-08-23T22:00:00Z">
              <w:r w:rsidDel="00B15A0B">
                <w:delText xml:space="preserve">by an OpenFlow Logical Switch for authenticating a </w:delText>
              </w:r>
              <w:bookmarkStart w:id="20409" w:name="_Toc333524346"/>
              <w:bookmarkStart w:id="20410" w:name="_Toc335148433"/>
              <w:bookmarkEnd w:id="20409"/>
              <w:bookmarkEnd w:id="20410"/>
            </w:del>
          </w:p>
          <w:p w14:paraId="7176C889" w14:textId="3F0703B3" w:rsidR="00C82429" w:rsidRPr="009F1B7D" w:rsidDel="00B15A0B" w:rsidRDefault="00C82429" w:rsidP="00C82429">
            <w:pPr>
              <w:pStyle w:val="XML9"/>
              <w:rPr>
                <w:del w:id="20411" w:author="Deepak Bansal (AZURE)" w:date="2012-08-23T22:00:00Z"/>
              </w:rPr>
            </w:pPr>
            <w:del w:id="20412" w:author="Deepak Bansal (AZURE)" w:date="2012-08-23T22:00:00Z">
              <w:r w:rsidDel="00B15A0B">
                <w:delText>controller when a TLS connection is established</w:delText>
              </w:r>
              <w:r w:rsidRPr="009F1B7D" w:rsidDel="00B15A0B">
                <w:delText>.";</w:delText>
              </w:r>
              <w:bookmarkStart w:id="20413" w:name="_Toc333524347"/>
              <w:bookmarkStart w:id="20414" w:name="_Toc335148434"/>
              <w:bookmarkEnd w:id="20413"/>
              <w:bookmarkEnd w:id="20414"/>
            </w:del>
          </w:p>
          <w:p w14:paraId="74F819F1" w14:textId="41E6782F" w:rsidR="00C82429" w:rsidRPr="009F1B7D" w:rsidDel="00B15A0B" w:rsidRDefault="00C82429" w:rsidP="00C82429">
            <w:pPr>
              <w:pStyle w:val="XML2"/>
              <w:rPr>
                <w:del w:id="20415" w:author="Deepak Bansal (AZURE)" w:date="2012-08-23T22:00:00Z"/>
              </w:rPr>
            </w:pPr>
            <w:del w:id="20416" w:author="Deepak Bansal (AZURE)" w:date="2012-08-23T22:00:00Z">
              <w:r w:rsidRPr="009F1B7D" w:rsidDel="00B15A0B">
                <w:delText>leaf resource-id {</w:delText>
              </w:r>
              <w:bookmarkStart w:id="20417" w:name="_Toc333524348"/>
              <w:bookmarkStart w:id="20418" w:name="_Toc335148435"/>
              <w:bookmarkEnd w:id="20417"/>
              <w:bookmarkEnd w:id="20418"/>
            </w:del>
          </w:p>
          <w:p w14:paraId="6D081B39" w14:textId="79F0DDF1" w:rsidR="00C82429" w:rsidRPr="009F1B7D" w:rsidDel="00B15A0B" w:rsidRDefault="00C82429" w:rsidP="00C82429">
            <w:pPr>
              <w:pStyle w:val="XML3"/>
              <w:rPr>
                <w:del w:id="20419" w:author="Deepak Bansal (AZURE)" w:date="2012-08-23T22:00:00Z"/>
              </w:rPr>
            </w:pPr>
            <w:del w:id="20420" w:author="Deepak Bansal (AZURE)" w:date="2012-08-23T22:00:00Z">
              <w:r w:rsidRPr="009F1B7D" w:rsidDel="00B15A0B">
                <w:delText>type inet:uri;</w:delText>
              </w:r>
              <w:bookmarkStart w:id="20421" w:name="_Toc333524349"/>
              <w:bookmarkStart w:id="20422" w:name="_Toc335148436"/>
              <w:bookmarkEnd w:id="20421"/>
              <w:bookmarkEnd w:id="20422"/>
            </w:del>
          </w:p>
          <w:p w14:paraId="088815EF" w14:textId="47560313" w:rsidR="00C82429" w:rsidDel="00B15A0B" w:rsidRDefault="00C82429" w:rsidP="00C82429">
            <w:pPr>
              <w:pStyle w:val="XML3"/>
              <w:rPr>
                <w:del w:id="20423" w:author="Deepak Bansal (AZURE)" w:date="2012-08-23T22:00:00Z"/>
              </w:rPr>
            </w:pPr>
            <w:del w:id="20424" w:author="Deepak Bansal (AZURE)" w:date="2012-08-23T22:00:00Z">
              <w:r w:rsidDel="00B15A0B">
                <w:delText>description "A</w:delText>
              </w:r>
              <w:r w:rsidRPr="009F1B7D" w:rsidDel="00B15A0B">
                <w:delText xml:space="preserve"> unique but locally arbitrary identifier that </w:delText>
              </w:r>
              <w:bookmarkStart w:id="20425" w:name="_Toc333524350"/>
              <w:bookmarkStart w:id="20426" w:name="_Toc335148437"/>
              <w:bookmarkEnd w:id="20425"/>
              <w:bookmarkEnd w:id="20426"/>
            </w:del>
          </w:p>
          <w:p w14:paraId="65E9401B" w14:textId="38E40DC9" w:rsidR="00C82429" w:rsidDel="00B15A0B" w:rsidRDefault="00C82429" w:rsidP="00C82429">
            <w:pPr>
              <w:pStyle w:val="XML9"/>
              <w:rPr>
                <w:del w:id="20427" w:author="Deepak Bansal (AZURE)" w:date="2012-08-23T22:00:00Z"/>
              </w:rPr>
            </w:pPr>
            <w:del w:id="20428" w:author="Deepak Bansal (AZURE)" w:date="2012-08-23T22:00:00Z">
              <w:r w:rsidDel="00B15A0B">
                <w:delText xml:space="preserve">identifies an external certificate </w:delText>
              </w:r>
              <w:r w:rsidRPr="009F1B7D" w:rsidDel="00B15A0B">
                <w:delText>a</w:delText>
              </w:r>
              <w:r w:rsidDel="00B15A0B">
                <w:delText xml:space="preserve">nd is persistent </w:delText>
              </w:r>
              <w:bookmarkStart w:id="20429" w:name="_Toc333524351"/>
              <w:bookmarkStart w:id="20430" w:name="_Toc335148438"/>
              <w:bookmarkEnd w:id="20429"/>
              <w:bookmarkEnd w:id="20430"/>
            </w:del>
          </w:p>
          <w:p w14:paraId="6B095077" w14:textId="0B0E417E" w:rsidR="00C82429" w:rsidRPr="009F1B7D" w:rsidDel="00B15A0B" w:rsidRDefault="00C82429" w:rsidP="00C82429">
            <w:pPr>
              <w:pStyle w:val="XML9"/>
              <w:rPr>
                <w:del w:id="20431" w:author="Deepak Bansal (AZURE)" w:date="2012-08-23T22:00:00Z"/>
              </w:rPr>
            </w:pPr>
            <w:del w:id="20432" w:author="Deepak Bansal (AZURE)" w:date="2012-08-23T22:00:00Z">
              <w:r w:rsidDel="00B15A0B">
                <w:delText xml:space="preserve">across reboots </w:delText>
              </w:r>
              <w:r w:rsidRPr="009F1B7D" w:rsidDel="00B15A0B">
                <w:delText>of the system.";</w:delText>
              </w:r>
              <w:bookmarkStart w:id="20433" w:name="_Toc333524352"/>
              <w:bookmarkStart w:id="20434" w:name="_Toc335148439"/>
              <w:bookmarkEnd w:id="20433"/>
              <w:bookmarkEnd w:id="20434"/>
            </w:del>
          </w:p>
          <w:p w14:paraId="5F60E1AF" w14:textId="581AFB96" w:rsidR="00C82429" w:rsidRPr="009F1B7D" w:rsidDel="00B15A0B" w:rsidRDefault="00C82429" w:rsidP="00C82429">
            <w:pPr>
              <w:pStyle w:val="XML2"/>
              <w:rPr>
                <w:del w:id="20435" w:author="Deepak Bansal (AZURE)" w:date="2012-08-23T22:00:00Z"/>
              </w:rPr>
            </w:pPr>
            <w:del w:id="20436" w:author="Deepak Bansal (AZURE)" w:date="2012-08-23T22:00:00Z">
              <w:r w:rsidRPr="009F1B7D" w:rsidDel="00B15A0B">
                <w:delText>}</w:delText>
              </w:r>
              <w:bookmarkStart w:id="20437" w:name="_Toc333524353"/>
              <w:bookmarkStart w:id="20438" w:name="_Toc335148440"/>
              <w:bookmarkEnd w:id="20437"/>
              <w:bookmarkEnd w:id="20438"/>
            </w:del>
          </w:p>
          <w:p w14:paraId="22BEEB8A" w14:textId="5824F786" w:rsidR="00C82429" w:rsidRPr="009F1B7D" w:rsidDel="00B15A0B" w:rsidRDefault="00C82429" w:rsidP="00C82429">
            <w:pPr>
              <w:pStyle w:val="XML2"/>
              <w:rPr>
                <w:del w:id="20439" w:author="Deepak Bansal (AZURE)" w:date="2012-08-23T22:00:00Z"/>
              </w:rPr>
            </w:pPr>
            <w:del w:id="20440" w:author="Deepak Bansal (AZURE)" w:date="2012-08-23T22:00:00Z">
              <w:r w:rsidRPr="009F1B7D" w:rsidDel="00B15A0B">
                <w:delText xml:space="preserve">leaf </w:delText>
              </w:r>
              <w:r w:rsidDel="00B15A0B">
                <w:delText>certificate</w:delText>
              </w:r>
              <w:r w:rsidRPr="009F1B7D" w:rsidDel="00B15A0B">
                <w:delText xml:space="preserve"> {</w:delText>
              </w:r>
              <w:bookmarkStart w:id="20441" w:name="_Toc333524354"/>
              <w:bookmarkStart w:id="20442" w:name="_Toc335148441"/>
              <w:bookmarkEnd w:id="20441"/>
              <w:bookmarkEnd w:id="20442"/>
            </w:del>
          </w:p>
          <w:p w14:paraId="115ED55E" w14:textId="0CED5A14" w:rsidR="00C82429" w:rsidRPr="009F1B7D" w:rsidDel="00B15A0B" w:rsidRDefault="00C82429" w:rsidP="00C82429">
            <w:pPr>
              <w:pStyle w:val="XML3"/>
              <w:rPr>
                <w:del w:id="20443" w:author="Deepak Bansal (AZURE)" w:date="2012-08-23T22:00:00Z"/>
              </w:rPr>
            </w:pPr>
            <w:del w:id="20444" w:author="Deepak Bansal (AZURE)" w:date="2012-08-23T22:00:00Z">
              <w:r w:rsidRPr="009F1B7D" w:rsidDel="00B15A0B">
                <w:delText xml:space="preserve">type </w:delText>
              </w:r>
              <w:r w:rsidDel="00B15A0B">
                <w:delText>string</w:delText>
              </w:r>
              <w:r w:rsidRPr="009F1B7D" w:rsidDel="00B15A0B">
                <w:delText>;</w:delText>
              </w:r>
              <w:bookmarkStart w:id="20445" w:name="_Toc333524355"/>
              <w:bookmarkStart w:id="20446" w:name="_Toc335148442"/>
              <w:bookmarkEnd w:id="20445"/>
              <w:bookmarkEnd w:id="20446"/>
            </w:del>
          </w:p>
          <w:p w14:paraId="7E2C2E84" w14:textId="4ABACE58" w:rsidR="00C82429" w:rsidRPr="009F1B7D" w:rsidDel="00B15A0B" w:rsidRDefault="00C82429" w:rsidP="00C82429">
            <w:pPr>
              <w:pStyle w:val="XML3"/>
              <w:rPr>
                <w:del w:id="20447" w:author="Deepak Bansal (AZURE)" w:date="2012-08-23T22:00:00Z"/>
              </w:rPr>
            </w:pPr>
            <w:del w:id="20448" w:author="Deepak Bansal (AZURE)" w:date="2012-08-23T22:00:00Z">
              <w:r w:rsidRPr="009F1B7D" w:rsidDel="00B15A0B">
                <w:delText>mandatory true;</w:delText>
              </w:r>
              <w:bookmarkStart w:id="20449" w:name="_Toc333524356"/>
              <w:bookmarkStart w:id="20450" w:name="_Toc335148443"/>
              <w:bookmarkEnd w:id="20449"/>
              <w:bookmarkEnd w:id="20450"/>
            </w:del>
          </w:p>
          <w:p w14:paraId="53993168" w14:textId="5F9E343D" w:rsidR="00C82429" w:rsidDel="00B15A0B" w:rsidRDefault="00C82429" w:rsidP="00C82429">
            <w:pPr>
              <w:pStyle w:val="XML3"/>
              <w:rPr>
                <w:del w:id="20451" w:author="Deepak Bansal (AZURE)" w:date="2012-08-23T22:00:00Z"/>
              </w:rPr>
            </w:pPr>
            <w:del w:id="20452" w:author="Deepak Bansal (AZURE)" w:date="2012-08-23T22:00:00Z">
              <w:r w:rsidRPr="009F1B7D" w:rsidDel="00B15A0B">
                <w:delText>description "</w:delText>
              </w:r>
              <w:r w:rsidDel="00B15A0B">
                <w:delText xml:space="preserve">An X.509 certificate in DER format base64 </w:delText>
              </w:r>
              <w:bookmarkStart w:id="20453" w:name="_Toc333524357"/>
              <w:bookmarkStart w:id="20454" w:name="_Toc335148444"/>
              <w:bookmarkEnd w:id="20453"/>
              <w:bookmarkEnd w:id="20454"/>
            </w:del>
          </w:p>
          <w:p w14:paraId="00018713" w14:textId="6F7BA77F" w:rsidR="00C82429" w:rsidRPr="009F1B7D" w:rsidDel="00B15A0B" w:rsidRDefault="00C82429" w:rsidP="00C82429">
            <w:pPr>
              <w:pStyle w:val="XML9"/>
              <w:rPr>
                <w:del w:id="20455" w:author="Deepak Bansal (AZURE)" w:date="2012-08-23T22:00:00Z"/>
              </w:rPr>
            </w:pPr>
            <w:del w:id="20456" w:author="Deepak Bansal (AZURE)" w:date="2012-08-23T22:00:00Z">
              <w:r w:rsidDel="00B15A0B">
                <w:delText>encoded</w:delText>
              </w:r>
              <w:r w:rsidRPr="009F1B7D" w:rsidDel="00B15A0B">
                <w:delText>.";</w:delText>
              </w:r>
              <w:bookmarkStart w:id="20457" w:name="_Toc333524358"/>
              <w:bookmarkStart w:id="20458" w:name="_Toc335148445"/>
              <w:bookmarkEnd w:id="20457"/>
              <w:bookmarkEnd w:id="20458"/>
            </w:del>
          </w:p>
          <w:p w14:paraId="55A7A6F6" w14:textId="20DDF2E8" w:rsidR="00C82429" w:rsidRPr="009F1B7D" w:rsidDel="00B15A0B" w:rsidRDefault="00C82429" w:rsidP="00C82429">
            <w:pPr>
              <w:pStyle w:val="XML2"/>
              <w:rPr>
                <w:del w:id="20459" w:author="Deepak Bansal (AZURE)" w:date="2012-08-23T22:00:00Z"/>
              </w:rPr>
            </w:pPr>
            <w:del w:id="20460" w:author="Deepak Bansal (AZURE)" w:date="2012-08-23T22:00:00Z">
              <w:r w:rsidRPr="009F1B7D" w:rsidDel="00B15A0B">
                <w:delText>}</w:delText>
              </w:r>
              <w:bookmarkStart w:id="20461" w:name="_Toc333524359"/>
              <w:bookmarkStart w:id="20462" w:name="_Toc335148446"/>
              <w:bookmarkEnd w:id="20461"/>
              <w:bookmarkEnd w:id="20462"/>
            </w:del>
          </w:p>
          <w:p w14:paraId="57339DE1" w14:textId="2E7AC497" w:rsidR="002610E5" w:rsidDel="00B15A0B" w:rsidRDefault="00C82429" w:rsidP="002610E5">
            <w:pPr>
              <w:pStyle w:val="XML1"/>
              <w:rPr>
                <w:ins w:id="20463" w:author="Thomas Dietz" w:date="2012-08-13T14:37:00Z"/>
                <w:del w:id="20464" w:author="Deepak Bansal (AZURE)" w:date="2012-08-23T22:00:00Z"/>
              </w:rPr>
            </w:pPr>
            <w:del w:id="20465" w:author="Deepak Bansal (AZURE)" w:date="2012-08-23T22:00:00Z">
              <w:r w:rsidRPr="009F1B7D" w:rsidDel="00B15A0B">
                <w:delText>}</w:delText>
              </w:r>
            </w:del>
            <w:ins w:id="20466" w:author="Thomas Dietz" w:date="2012-08-13T14:37:00Z">
              <w:del w:id="20467" w:author="Deepak Bansal (AZURE)" w:date="2012-08-23T22:00:00Z">
                <w:r w:rsidR="002610E5" w:rsidDel="00B15A0B">
                  <w:delText xml:space="preserve">  grouping OFExternalCertificateType {</w:delText>
                </w:r>
                <w:bookmarkStart w:id="20468" w:name="_Toc333524360"/>
                <w:bookmarkStart w:id="20469" w:name="_Toc335148447"/>
                <w:bookmarkEnd w:id="20468"/>
                <w:bookmarkEnd w:id="20469"/>
              </w:del>
            </w:ins>
          </w:p>
          <w:p w14:paraId="723C9F38" w14:textId="14424240" w:rsidR="002610E5" w:rsidDel="00B15A0B" w:rsidRDefault="002610E5" w:rsidP="002610E5">
            <w:pPr>
              <w:pStyle w:val="XML1"/>
              <w:rPr>
                <w:ins w:id="20470" w:author="Thomas Dietz" w:date="2012-08-13T14:37:00Z"/>
                <w:del w:id="20471" w:author="Deepak Bansal (AZURE)" w:date="2012-08-23T22:00:00Z"/>
              </w:rPr>
            </w:pPr>
            <w:ins w:id="20472" w:author="Thomas Dietz" w:date="2012-08-13T14:37:00Z">
              <w:del w:id="20473" w:author="Deepak Bansal (AZURE)" w:date="2012-08-23T22:00:00Z">
                <w:r w:rsidDel="00B15A0B">
                  <w:delText xml:space="preserve">    description "This grouping specifies a certificate that can be</w:delText>
                </w:r>
                <w:bookmarkStart w:id="20474" w:name="_Toc333524361"/>
                <w:bookmarkStart w:id="20475" w:name="_Toc335148448"/>
                <w:bookmarkEnd w:id="20474"/>
                <w:bookmarkEnd w:id="20475"/>
              </w:del>
            </w:ins>
          </w:p>
          <w:p w14:paraId="1AB5296C" w14:textId="52B27D18" w:rsidR="002610E5" w:rsidDel="00B15A0B" w:rsidRDefault="002610E5" w:rsidP="002610E5">
            <w:pPr>
              <w:pStyle w:val="XML1"/>
              <w:rPr>
                <w:ins w:id="20476" w:author="Thomas Dietz" w:date="2012-08-13T14:37:00Z"/>
                <w:del w:id="20477" w:author="Deepak Bansal (AZURE)" w:date="2012-08-23T22:00:00Z"/>
              </w:rPr>
            </w:pPr>
            <w:ins w:id="20478" w:author="Thomas Dietz" w:date="2012-08-13T14:37:00Z">
              <w:del w:id="20479" w:author="Deepak Bansal (AZURE)" w:date="2012-08-23T22:00:00Z">
                <w:r w:rsidDel="00B15A0B">
                  <w:delText xml:space="preserve">      used by an OpenFlow Logical Switch for authenticating a </w:delText>
                </w:r>
                <w:bookmarkStart w:id="20480" w:name="_Toc333524362"/>
                <w:bookmarkStart w:id="20481" w:name="_Toc335148449"/>
                <w:bookmarkEnd w:id="20480"/>
                <w:bookmarkEnd w:id="20481"/>
              </w:del>
            </w:ins>
          </w:p>
          <w:p w14:paraId="3302D44D" w14:textId="59B9A002" w:rsidR="002610E5" w:rsidDel="00B15A0B" w:rsidRDefault="002610E5" w:rsidP="002610E5">
            <w:pPr>
              <w:pStyle w:val="XML1"/>
              <w:rPr>
                <w:ins w:id="20482" w:author="Thomas Dietz" w:date="2012-08-13T14:37:00Z"/>
                <w:del w:id="20483" w:author="Deepak Bansal (AZURE)" w:date="2012-08-23T22:00:00Z"/>
              </w:rPr>
            </w:pPr>
            <w:ins w:id="20484" w:author="Thomas Dietz" w:date="2012-08-13T14:37:00Z">
              <w:del w:id="20485" w:author="Deepak Bansal (AZURE)" w:date="2012-08-23T22:00:00Z">
                <w:r w:rsidDel="00B15A0B">
                  <w:delText xml:space="preserve">      controller when a TLS connection is established.";</w:delText>
                </w:r>
                <w:bookmarkStart w:id="20486" w:name="_Toc333524363"/>
                <w:bookmarkStart w:id="20487" w:name="_Toc335148450"/>
                <w:bookmarkEnd w:id="20486"/>
                <w:bookmarkEnd w:id="20487"/>
              </w:del>
            </w:ins>
          </w:p>
          <w:p w14:paraId="0E974D11" w14:textId="3F8EA44E" w:rsidR="002610E5" w:rsidDel="00B15A0B" w:rsidRDefault="002610E5" w:rsidP="002610E5">
            <w:pPr>
              <w:pStyle w:val="XML1"/>
              <w:rPr>
                <w:ins w:id="20488" w:author="Thomas Dietz" w:date="2012-08-13T14:37:00Z"/>
                <w:del w:id="20489" w:author="Deepak Bansal (AZURE)" w:date="2012-08-23T22:00:00Z"/>
              </w:rPr>
            </w:pPr>
            <w:ins w:id="20490" w:author="Thomas Dietz" w:date="2012-08-13T14:37:00Z">
              <w:del w:id="20491" w:author="Deepak Bansal (AZURE)" w:date="2012-08-23T22:00:00Z">
                <w:r w:rsidDel="00B15A0B">
                  <w:delText xml:space="preserve">    uses OFResourceType;</w:delText>
                </w:r>
                <w:bookmarkStart w:id="20492" w:name="_Toc333524364"/>
                <w:bookmarkStart w:id="20493" w:name="_Toc335148451"/>
                <w:bookmarkEnd w:id="20492"/>
                <w:bookmarkEnd w:id="20493"/>
              </w:del>
            </w:ins>
          </w:p>
          <w:p w14:paraId="5D743667" w14:textId="2B0AC4D2" w:rsidR="002610E5" w:rsidDel="00B15A0B" w:rsidRDefault="002610E5" w:rsidP="002610E5">
            <w:pPr>
              <w:pStyle w:val="XML1"/>
              <w:rPr>
                <w:ins w:id="20494" w:author="Thomas Dietz" w:date="2012-08-13T14:37:00Z"/>
                <w:del w:id="20495" w:author="Deepak Bansal (AZURE)" w:date="2012-08-23T22:00:00Z"/>
              </w:rPr>
            </w:pPr>
            <w:ins w:id="20496" w:author="Thomas Dietz" w:date="2012-08-13T14:37:00Z">
              <w:del w:id="20497" w:author="Deepak Bansal (AZURE)" w:date="2012-08-23T22:00:00Z">
                <w:r w:rsidDel="00B15A0B">
                  <w:delText xml:space="preserve">    leaf certificate {</w:delText>
                </w:r>
                <w:bookmarkStart w:id="20498" w:name="_Toc333524365"/>
                <w:bookmarkStart w:id="20499" w:name="_Toc335148452"/>
                <w:bookmarkEnd w:id="20498"/>
                <w:bookmarkEnd w:id="20499"/>
              </w:del>
            </w:ins>
          </w:p>
          <w:p w14:paraId="4E57F438" w14:textId="06C7A573" w:rsidR="002610E5" w:rsidDel="00B15A0B" w:rsidRDefault="002610E5" w:rsidP="002610E5">
            <w:pPr>
              <w:pStyle w:val="XML1"/>
              <w:rPr>
                <w:ins w:id="20500" w:author="Thomas Dietz" w:date="2012-08-13T14:37:00Z"/>
                <w:del w:id="20501" w:author="Deepak Bansal (AZURE)" w:date="2012-08-23T22:00:00Z"/>
              </w:rPr>
            </w:pPr>
            <w:ins w:id="20502" w:author="Thomas Dietz" w:date="2012-08-13T14:37:00Z">
              <w:del w:id="20503" w:author="Deepak Bansal (AZURE)" w:date="2012-08-23T22:00:00Z">
                <w:r w:rsidDel="00B15A0B">
                  <w:delText xml:space="preserve">      type string;</w:delText>
                </w:r>
                <w:bookmarkStart w:id="20504" w:name="_Toc333524366"/>
                <w:bookmarkStart w:id="20505" w:name="_Toc335148453"/>
                <w:bookmarkEnd w:id="20504"/>
                <w:bookmarkEnd w:id="20505"/>
              </w:del>
            </w:ins>
          </w:p>
          <w:p w14:paraId="1F40EA47" w14:textId="3B71B339" w:rsidR="002610E5" w:rsidDel="00B15A0B" w:rsidRDefault="002610E5" w:rsidP="002610E5">
            <w:pPr>
              <w:pStyle w:val="XML1"/>
              <w:rPr>
                <w:ins w:id="20506" w:author="Thomas Dietz" w:date="2012-08-13T14:37:00Z"/>
                <w:del w:id="20507" w:author="Deepak Bansal (AZURE)" w:date="2012-08-23T22:00:00Z"/>
              </w:rPr>
            </w:pPr>
            <w:ins w:id="20508" w:author="Thomas Dietz" w:date="2012-08-13T14:37:00Z">
              <w:del w:id="20509" w:author="Deepak Bansal (AZURE)" w:date="2012-08-23T22:00:00Z">
                <w:r w:rsidDel="00B15A0B">
                  <w:delText xml:space="preserve">      mandatory true;</w:delText>
                </w:r>
                <w:bookmarkStart w:id="20510" w:name="_Toc333524367"/>
                <w:bookmarkStart w:id="20511" w:name="_Toc335148454"/>
                <w:bookmarkEnd w:id="20510"/>
                <w:bookmarkEnd w:id="20511"/>
              </w:del>
            </w:ins>
          </w:p>
          <w:p w14:paraId="186868C8" w14:textId="475160DF" w:rsidR="002610E5" w:rsidDel="00B15A0B" w:rsidRDefault="002610E5" w:rsidP="002610E5">
            <w:pPr>
              <w:pStyle w:val="XML1"/>
              <w:rPr>
                <w:ins w:id="20512" w:author="Thomas Dietz" w:date="2012-08-13T14:37:00Z"/>
                <w:del w:id="20513" w:author="Deepak Bansal (AZURE)" w:date="2012-08-23T22:00:00Z"/>
              </w:rPr>
            </w:pPr>
            <w:ins w:id="20514" w:author="Thomas Dietz" w:date="2012-08-13T14:37:00Z">
              <w:del w:id="20515" w:author="Deepak Bansal (AZURE)" w:date="2012-08-23T22:00:00Z">
                <w:r w:rsidDel="00B15A0B">
                  <w:delText xml:space="preserve">      description "An X.509 certificate in DER format base64</w:delText>
                </w:r>
                <w:bookmarkStart w:id="20516" w:name="_Toc333524368"/>
                <w:bookmarkStart w:id="20517" w:name="_Toc335148455"/>
                <w:bookmarkEnd w:id="20516"/>
                <w:bookmarkEnd w:id="20517"/>
              </w:del>
            </w:ins>
          </w:p>
          <w:p w14:paraId="788882F7" w14:textId="0A3203E2" w:rsidR="002610E5" w:rsidDel="00B15A0B" w:rsidRDefault="002610E5" w:rsidP="002610E5">
            <w:pPr>
              <w:pStyle w:val="XML1"/>
              <w:rPr>
                <w:ins w:id="20518" w:author="Thomas Dietz" w:date="2012-08-13T14:37:00Z"/>
                <w:del w:id="20519" w:author="Deepak Bansal (AZURE)" w:date="2012-08-23T22:00:00Z"/>
              </w:rPr>
            </w:pPr>
            <w:ins w:id="20520" w:author="Thomas Dietz" w:date="2012-08-13T14:37:00Z">
              <w:del w:id="20521" w:author="Deepak Bansal (AZURE)" w:date="2012-08-23T22:00:00Z">
                <w:r w:rsidDel="00B15A0B">
                  <w:delText xml:space="preserve">        encoded.</w:delText>
                </w:r>
                <w:bookmarkStart w:id="20522" w:name="_Toc333524369"/>
                <w:bookmarkStart w:id="20523" w:name="_Toc335148456"/>
                <w:bookmarkEnd w:id="20522"/>
                <w:bookmarkEnd w:id="20523"/>
              </w:del>
            </w:ins>
          </w:p>
          <w:p w14:paraId="2815346B" w14:textId="3BCBA01C" w:rsidR="002610E5" w:rsidDel="00B15A0B" w:rsidRDefault="002610E5" w:rsidP="002610E5">
            <w:pPr>
              <w:pStyle w:val="XML1"/>
              <w:rPr>
                <w:ins w:id="20524" w:author="Thomas Dietz" w:date="2012-08-13T14:37:00Z"/>
                <w:del w:id="20525" w:author="Deepak Bansal (AZURE)" w:date="2012-08-23T22:00:00Z"/>
              </w:rPr>
            </w:pPr>
            <w:bookmarkStart w:id="20526" w:name="_Toc333524370"/>
            <w:bookmarkStart w:id="20527" w:name="_Toc335148457"/>
            <w:bookmarkEnd w:id="20526"/>
            <w:bookmarkEnd w:id="20527"/>
          </w:p>
          <w:p w14:paraId="5088BBEB" w14:textId="0A27BF95" w:rsidR="002610E5" w:rsidDel="00B15A0B" w:rsidRDefault="002610E5" w:rsidP="002610E5">
            <w:pPr>
              <w:pStyle w:val="XML1"/>
              <w:rPr>
                <w:ins w:id="20528" w:author="Thomas Dietz" w:date="2012-08-13T14:37:00Z"/>
                <w:del w:id="20529" w:author="Deepak Bansal (AZURE)" w:date="2012-08-23T22:00:00Z"/>
              </w:rPr>
            </w:pPr>
            <w:ins w:id="20530" w:author="Thomas Dietz" w:date="2012-08-13T14:37:00Z">
              <w:del w:id="20531" w:author="Deepak Bansal (AZURE)" w:date="2012-08-23T22:00:00Z">
                <w:r w:rsidDel="00B15A0B">
                  <w:delText xml:space="preserve">        This element MUST be present in the NETCONF data store.</w:delText>
                </w:r>
                <w:bookmarkStart w:id="20532" w:name="_Toc333524371"/>
                <w:bookmarkStart w:id="20533" w:name="_Toc335148458"/>
                <w:bookmarkEnd w:id="20532"/>
                <w:bookmarkEnd w:id="20533"/>
              </w:del>
            </w:ins>
          </w:p>
          <w:p w14:paraId="289E186A" w14:textId="7C282D97" w:rsidR="002610E5" w:rsidDel="00B15A0B" w:rsidRDefault="002610E5" w:rsidP="002610E5">
            <w:pPr>
              <w:pStyle w:val="XML1"/>
              <w:rPr>
                <w:ins w:id="20534" w:author="Thomas Dietz" w:date="2012-08-13T14:37:00Z"/>
                <w:del w:id="20535" w:author="Deepak Bansal (AZURE)" w:date="2012-08-23T22:00:00Z"/>
              </w:rPr>
            </w:pPr>
            <w:ins w:id="20536" w:author="Thomas Dietz" w:date="2012-08-13T14:37:00Z">
              <w:del w:id="20537" w:author="Deepak Bansal (AZURE)" w:date="2012-08-23T22:00:00Z">
                <w:r w:rsidDel="00B15A0B">
                  <w:delText xml:space="preserve">        If this element is not present in a NETCONF &lt;edit-config&gt;</w:delText>
                </w:r>
                <w:bookmarkStart w:id="20538" w:name="_Toc333524372"/>
                <w:bookmarkStart w:id="20539" w:name="_Toc335148459"/>
                <w:bookmarkEnd w:id="20538"/>
                <w:bookmarkEnd w:id="20539"/>
              </w:del>
            </w:ins>
          </w:p>
          <w:p w14:paraId="541B5F84" w14:textId="76BF593C" w:rsidR="002610E5" w:rsidDel="00B15A0B" w:rsidRDefault="002610E5" w:rsidP="002610E5">
            <w:pPr>
              <w:pStyle w:val="XML1"/>
              <w:rPr>
                <w:ins w:id="20540" w:author="Thomas Dietz" w:date="2012-08-13T14:37:00Z"/>
                <w:del w:id="20541" w:author="Deepak Bansal (AZURE)" w:date="2012-08-23T22:00:00Z"/>
              </w:rPr>
            </w:pPr>
            <w:ins w:id="20542" w:author="Thomas Dietz" w:date="2012-08-13T14:37:00Z">
              <w:del w:id="20543" w:author="Deepak Bansal (AZURE)" w:date="2012-08-23T22:00:00Z">
                <w:r w:rsidDel="00B15A0B">
                  <w:delText xml:space="preserve">        operation 'create', 'merge' or 'replace' and the parent</w:delText>
                </w:r>
                <w:bookmarkStart w:id="20544" w:name="_Toc333524373"/>
                <w:bookmarkStart w:id="20545" w:name="_Toc335148460"/>
                <w:bookmarkEnd w:id="20544"/>
                <w:bookmarkEnd w:id="20545"/>
              </w:del>
            </w:ins>
          </w:p>
          <w:p w14:paraId="392C2FF5" w14:textId="19FE4339" w:rsidR="002610E5" w:rsidDel="00B15A0B" w:rsidRDefault="002610E5" w:rsidP="002610E5">
            <w:pPr>
              <w:pStyle w:val="XML1"/>
              <w:rPr>
                <w:ins w:id="20546" w:author="Thomas Dietz" w:date="2012-08-13T14:37:00Z"/>
                <w:del w:id="20547" w:author="Deepak Bansal (AZURE)" w:date="2012-08-23T22:00:00Z"/>
              </w:rPr>
            </w:pPr>
            <w:ins w:id="20548" w:author="Thomas Dietz" w:date="2012-08-13T14:37:00Z">
              <w:del w:id="20549" w:author="Deepak Bansal (AZURE)" w:date="2012-08-23T22:00:00Z">
                <w:r w:rsidDel="00B15A0B">
                  <w:delText xml:space="preserve">        element does not exist, a 'data-missing' error is</w:delText>
                </w:r>
                <w:bookmarkStart w:id="20550" w:name="_Toc333524374"/>
                <w:bookmarkStart w:id="20551" w:name="_Toc335148461"/>
                <w:bookmarkEnd w:id="20550"/>
                <w:bookmarkEnd w:id="20551"/>
              </w:del>
            </w:ins>
          </w:p>
          <w:p w14:paraId="6F389E25" w14:textId="37FEC7E4" w:rsidR="002610E5" w:rsidDel="00B15A0B" w:rsidRDefault="002610E5" w:rsidP="002610E5">
            <w:pPr>
              <w:pStyle w:val="XML1"/>
              <w:rPr>
                <w:ins w:id="20552" w:author="Thomas Dietz" w:date="2012-08-13T14:37:00Z"/>
                <w:del w:id="20553" w:author="Deepak Bansal (AZURE)" w:date="2012-08-23T22:00:00Z"/>
              </w:rPr>
            </w:pPr>
            <w:ins w:id="20554" w:author="Thomas Dietz" w:date="2012-08-13T14:37:00Z">
              <w:del w:id="20555" w:author="Deepak Bansal (AZURE)" w:date="2012-08-23T22:00:00Z">
                <w:r w:rsidDel="00B15A0B">
                  <w:delText xml:space="preserve">        returned.";</w:delText>
                </w:r>
                <w:bookmarkStart w:id="20556" w:name="_Toc333524375"/>
                <w:bookmarkStart w:id="20557" w:name="_Toc335148462"/>
                <w:bookmarkEnd w:id="20556"/>
                <w:bookmarkEnd w:id="20557"/>
              </w:del>
            </w:ins>
          </w:p>
          <w:p w14:paraId="6A17F0F8" w14:textId="7DD3CFC8" w:rsidR="002610E5" w:rsidDel="00B15A0B" w:rsidRDefault="002610E5" w:rsidP="002610E5">
            <w:pPr>
              <w:pStyle w:val="XML1"/>
              <w:rPr>
                <w:ins w:id="20558" w:author="Thomas Dietz" w:date="2012-08-13T14:37:00Z"/>
                <w:del w:id="20559" w:author="Deepak Bansal (AZURE)" w:date="2012-08-23T22:00:00Z"/>
              </w:rPr>
            </w:pPr>
            <w:ins w:id="20560" w:author="Thomas Dietz" w:date="2012-08-13T14:37:00Z">
              <w:del w:id="20561" w:author="Deepak Bansal (AZURE)" w:date="2012-08-23T22:00:00Z">
                <w:r w:rsidDel="00B15A0B">
                  <w:delText xml:space="preserve">    }</w:delText>
                </w:r>
                <w:bookmarkStart w:id="20562" w:name="_Toc333524376"/>
                <w:bookmarkStart w:id="20563" w:name="_Toc335148463"/>
                <w:bookmarkEnd w:id="20562"/>
                <w:bookmarkEnd w:id="20563"/>
              </w:del>
            </w:ins>
          </w:p>
          <w:p w14:paraId="70FED4DC" w14:textId="7769C0B4" w:rsidR="00C82429" w:rsidRPr="009F1B7D" w:rsidDel="00B15A0B" w:rsidRDefault="002610E5" w:rsidP="002610E5">
            <w:pPr>
              <w:pStyle w:val="XML1"/>
              <w:rPr>
                <w:del w:id="20564" w:author="Deepak Bansal (AZURE)" w:date="2012-08-23T22:00:00Z"/>
              </w:rPr>
            </w:pPr>
            <w:ins w:id="20565" w:author="Thomas Dietz" w:date="2012-08-13T14:37:00Z">
              <w:del w:id="20566" w:author="Deepak Bansal (AZURE)" w:date="2012-08-23T22:00:00Z">
                <w:r w:rsidDel="00B15A0B">
                  <w:delText xml:space="preserve">  }</w:delText>
                </w:r>
              </w:del>
            </w:ins>
            <w:bookmarkStart w:id="20567" w:name="_Toc333524377"/>
            <w:bookmarkStart w:id="20568" w:name="_Toc335148464"/>
            <w:bookmarkEnd w:id="20567"/>
            <w:bookmarkEnd w:id="20568"/>
          </w:p>
        </w:tc>
        <w:bookmarkStart w:id="20569" w:name="_Toc333524378"/>
        <w:bookmarkStart w:id="20570" w:name="_Toc335148465"/>
        <w:bookmarkEnd w:id="20569"/>
        <w:bookmarkEnd w:id="20570"/>
      </w:tr>
    </w:tbl>
    <w:p w14:paraId="0794F2A8" w14:textId="378E0CDC" w:rsidR="00325239" w:rsidRPr="009F1B7D" w:rsidRDefault="00325239" w:rsidP="00325239">
      <w:pPr>
        <w:pStyle w:val="Heading2"/>
        <w:keepLines w:val="0"/>
        <w:ind w:left="576" w:hanging="576"/>
        <w:contextualSpacing/>
      </w:pPr>
      <w:bookmarkStart w:id="20571" w:name="_Toc335148466"/>
      <w:r>
        <w:t>Owned Certificate</w:t>
      </w:r>
      <w:bookmarkEnd w:id="20571"/>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20572" w:name="_Toc335148467"/>
      <w:r w:rsidRPr="00DB42FD">
        <w:lastRenderedPageBreak/>
        <w:t>UML Diagram</w:t>
      </w:r>
      <w:bookmarkEnd w:id="20572"/>
    </w:p>
    <w:p w14:paraId="6441FA38" w14:textId="770C17AF" w:rsidR="00325239" w:rsidRPr="009F1B7D" w:rsidRDefault="000C7092" w:rsidP="00325239">
      <w:pPr>
        <w:keepNext/>
        <w:jc w:val="center"/>
      </w:pPr>
      <w:del w:id="20573" w:author="Thomas Dietz" w:date="2012-08-13T15:20:00Z">
        <w:r w:rsidDel="001D1E49">
          <w:object w:dxaOrig="3114" w:dyaOrig="2210" w14:anchorId="5EAAAAEC">
            <v:shape id="_x0000_i1039" type="#_x0000_t75" style="width:154.8pt;height:111pt" o:ole="">
              <v:imagedata r:id="rId41" o:title=""/>
            </v:shape>
            <o:OLEObject Type="Embed" ProgID="Visio.Drawing.11" ShapeID="_x0000_i1039" DrawAspect="Content" ObjectID="_1408889059" r:id="rId42"/>
          </w:object>
        </w:r>
      </w:del>
      <w:ins w:id="20574" w:author="Thomas Dietz" w:date="2012-08-13T15:20:00Z">
        <w:r w:rsidR="001D1E49">
          <w:object w:dxaOrig="6235" w:dyaOrig="6805" w14:anchorId="283792EB">
            <v:shape id="_x0000_i1040" type="#_x0000_t75" style="width:312pt;height:340.2pt" o:ole="">
              <v:imagedata r:id="rId43" o:title=""/>
            </v:shape>
            <o:OLEObject Type="Embed" ProgID="Visio.Drawing.11" ShapeID="_x0000_i1040" DrawAspect="Content" ObjectID="_1408889060" r:id="rId44"/>
          </w:object>
        </w:r>
      </w:ins>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20575" w:name="_Toc335148468"/>
      <w:r w:rsidRPr="00DB42FD">
        <w:t>XML Schema</w:t>
      </w:r>
      <w:bookmarkEnd w:id="20575"/>
    </w:p>
    <w:tbl>
      <w:tblPr>
        <w:tblStyle w:val="XMLtable"/>
        <w:tblW w:w="5000" w:type="pct"/>
        <w:tblLook w:val="04A0" w:firstRow="1" w:lastRow="0" w:firstColumn="1" w:lastColumn="0" w:noHBand="0" w:noVBand="1"/>
        <w:tblPrChange w:id="20576" w:author="Thomas Dietz" w:date="2012-08-13T14:47:00Z">
          <w:tblPr>
            <w:tblStyle w:val="TableGrid"/>
            <w:tblW w:w="0" w:type="auto"/>
            <w:tblInd w:w="378" w:type="dxa"/>
            <w:shd w:val="clear" w:color="auto" w:fill="C8FCCD"/>
            <w:tblLook w:val="04A0" w:firstRow="1" w:lastRow="0" w:firstColumn="1" w:lastColumn="0" w:noHBand="0" w:noVBand="1"/>
          </w:tblPr>
        </w:tblPrChange>
      </w:tblPr>
      <w:tblGrid>
        <w:gridCol w:w="9474"/>
        <w:tblGridChange w:id="20577">
          <w:tblGrid>
            <w:gridCol w:w="8820"/>
          </w:tblGrid>
        </w:tblGridChange>
      </w:tblGrid>
      <w:tr w:rsidR="00325239" w:rsidRPr="009F1B7D" w14:paraId="2C8DCD5C" w14:textId="77777777" w:rsidTr="00A00ED4">
        <w:tc>
          <w:tcPr>
            <w:tcW w:w="8820" w:type="dxa"/>
            <w:tcPrChange w:id="20578" w:author="Thomas Dietz" w:date="2012-08-13T14:47:00Z">
              <w:tcPr>
                <w:tcW w:w="8820" w:type="dxa"/>
                <w:shd w:val="clear" w:color="auto" w:fill="C8FCCD"/>
              </w:tcPr>
            </w:tcPrChange>
          </w:tcPr>
          <w:p w14:paraId="4DBB5796" w14:textId="23926729" w:rsidR="00325239" w:rsidRPr="009F1B7D" w:rsidDel="002610E5" w:rsidRDefault="00325239" w:rsidP="009D0278">
            <w:pPr>
              <w:pStyle w:val="XML1"/>
              <w:rPr>
                <w:del w:id="20579" w:author="Thomas Dietz" w:date="2012-08-13T14:38:00Z"/>
              </w:rPr>
            </w:pPr>
            <w:del w:id="20580" w:author="Thomas Dietz" w:date="2012-08-13T14:38:00Z">
              <w:r w:rsidRPr="009F1B7D" w:rsidDel="002610E5">
                <w:delText>&lt;xs:complexType name="</w:delText>
              </w:r>
              <w:r w:rsidR="00DC3719" w:rsidDel="002610E5">
                <w:delText>OFOwnedCertificateType</w:delText>
              </w:r>
              <w:r w:rsidRPr="009F1B7D" w:rsidDel="002610E5">
                <w:delText>"&gt;</w:delText>
              </w:r>
            </w:del>
          </w:p>
          <w:p w14:paraId="271C049D" w14:textId="428C5C79" w:rsidR="00325239" w:rsidRPr="009F1B7D" w:rsidDel="002610E5" w:rsidRDefault="00325239" w:rsidP="009D0278">
            <w:pPr>
              <w:pStyle w:val="XML2"/>
              <w:rPr>
                <w:del w:id="20581" w:author="Thomas Dietz" w:date="2012-08-13T14:38:00Z"/>
              </w:rPr>
            </w:pPr>
            <w:del w:id="20582" w:author="Thomas Dietz" w:date="2012-08-13T14:38:00Z">
              <w:r w:rsidRPr="009F1B7D" w:rsidDel="002610E5">
                <w:delText>&lt;xs:complexContent&gt;</w:delText>
              </w:r>
            </w:del>
          </w:p>
          <w:p w14:paraId="78E9BCD2" w14:textId="1DC459DD" w:rsidR="00325239" w:rsidRPr="009F1B7D" w:rsidDel="002610E5" w:rsidRDefault="00325239" w:rsidP="009D0278">
            <w:pPr>
              <w:pStyle w:val="XML3"/>
              <w:rPr>
                <w:del w:id="20583" w:author="Thomas Dietz" w:date="2012-08-13T14:38:00Z"/>
              </w:rPr>
            </w:pPr>
            <w:del w:id="20584" w:author="Thomas Dietz" w:date="2012-08-13T14:38:00Z">
              <w:r w:rsidRPr="009F1B7D" w:rsidDel="002610E5">
                <w:delText>&lt;xs:extension base="OFResourceType"&gt;</w:delText>
              </w:r>
            </w:del>
          </w:p>
          <w:p w14:paraId="39FDB090" w14:textId="10B826D7" w:rsidR="00325239" w:rsidRPr="009F1B7D" w:rsidDel="002610E5" w:rsidRDefault="00325239" w:rsidP="009D0278">
            <w:pPr>
              <w:pStyle w:val="XML4"/>
              <w:rPr>
                <w:del w:id="20585" w:author="Thomas Dietz" w:date="2012-08-13T14:38:00Z"/>
              </w:rPr>
            </w:pPr>
            <w:del w:id="20586" w:author="Thomas Dietz" w:date="2012-08-13T14:38:00Z">
              <w:r w:rsidRPr="009F1B7D" w:rsidDel="002610E5">
                <w:delText>&lt;xs:sequence maxOccurs="1" minOccurs="1"&gt;</w:delText>
              </w:r>
            </w:del>
          </w:p>
          <w:p w14:paraId="32FFB2C2" w14:textId="2213A59D" w:rsidR="00325239" w:rsidRPr="009F1B7D" w:rsidDel="002610E5" w:rsidRDefault="00325239" w:rsidP="009D0278">
            <w:pPr>
              <w:pStyle w:val="XML5"/>
              <w:rPr>
                <w:del w:id="20587" w:author="Thomas Dietz" w:date="2012-08-13T14:38:00Z"/>
              </w:rPr>
            </w:pPr>
            <w:del w:id="20588" w:author="Thomas Dietz" w:date="2012-08-13T14:38:00Z">
              <w:r w:rsidRPr="009F1B7D" w:rsidDel="002610E5">
                <w:delText>&lt;xs:element name="</w:delText>
              </w:r>
              <w:r w:rsidDel="002610E5">
                <w:delText>certificate</w:delText>
              </w:r>
              <w:r w:rsidRPr="009F1B7D" w:rsidDel="002610E5">
                <w:delText xml:space="preserve">" </w:delText>
              </w:r>
            </w:del>
          </w:p>
          <w:p w14:paraId="16799605" w14:textId="01B792F0" w:rsidR="00325239" w:rsidRPr="009F1B7D" w:rsidDel="002610E5" w:rsidRDefault="00325239" w:rsidP="009D0278">
            <w:pPr>
              <w:pStyle w:val="XML9"/>
              <w:rPr>
                <w:del w:id="20589" w:author="Thomas Dietz" w:date="2012-08-13T14:38:00Z"/>
              </w:rPr>
            </w:pPr>
            <w:del w:id="20590" w:author="Thomas Dietz" w:date="2012-08-13T14:38:00Z">
              <w:r w:rsidRPr="009F1B7D" w:rsidDel="002610E5">
                <w:delText>type="</w:delText>
              </w:r>
              <w:r w:rsidR="00DC3719" w:rsidDel="002610E5">
                <w:delText>OF</w:delText>
              </w:r>
              <w:r w:rsidRPr="002A5300" w:rsidDel="002610E5">
                <w:delText>X509Certificate</w:delText>
              </w:r>
              <w:r w:rsidR="00DC3719" w:rsidDel="002610E5">
                <w:delText>Type</w:delText>
              </w:r>
              <w:r w:rsidRPr="009F1B7D" w:rsidDel="002610E5">
                <w:delText>"/&gt;</w:delText>
              </w:r>
            </w:del>
          </w:p>
          <w:p w14:paraId="517CF39D" w14:textId="542E0FCF" w:rsidR="00325239" w:rsidRPr="009F1B7D" w:rsidDel="002610E5" w:rsidRDefault="00325239" w:rsidP="009D0278">
            <w:pPr>
              <w:pStyle w:val="XML5"/>
              <w:rPr>
                <w:del w:id="20591" w:author="Thomas Dietz" w:date="2012-08-13T14:38:00Z"/>
              </w:rPr>
            </w:pPr>
            <w:del w:id="20592" w:author="Thomas Dietz" w:date="2012-08-13T14:38:00Z">
              <w:r w:rsidRPr="009F1B7D" w:rsidDel="002610E5">
                <w:delText>&lt;xs:element name="</w:delText>
              </w:r>
              <w:r w:rsidDel="002610E5">
                <w:delText>private-key</w:delText>
              </w:r>
              <w:r w:rsidRPr="009F1B7D" w:rsidDel="002610E5">
                <w:delText xml:space="preserve">" </w:delText>
              </w:r>
            </w:del>
          </w:p>
          <w:p w14:paraId="419AB7E9" w14:textId="5EB52BF0" w:rsidR="00325239" w:rsidRPr="009F1B7D" w:rsidDel="002610E5" w:rsidRDefault="00325239" w:rsidP="009D0278">
            <w:pPr>
              <w:pStyle w:val="XML9"/>
              <w:rPr>
                <w:del w:id="20593" w:author="Thomas Dietz" w:date="2012-08-13T14:38:00Z"/>
              </w:rPr>
            </w:pPr>
            <w:del w:id="20594" w:author="Thomas Dietz" w:date="2012-08-13T14:38:00Z">
              <w:r w:rsidRPr="009F1B7D" w:rsidDel="002610E5">
                <w:delText>type="</w:delText>
              </w:r>
              <w:r w:rsidR="00DC3719" w:rsidDel="002610E5">
                <w:delText>ds</w:delText>
              </w:r>
              <w:r w:rsidDel="002610E5">
                <w:delText>:</w:delText>
              </w:r>
              <w:r w:rsidRPr="00325239" w:rsidDel="002610E5">
                <w:delText>KeyValue</w:delText>
              </w:r>
              <w:r w:rsidRPr="009F1B7D" w:rsidDel="002610E5">
                <w:delText>"/&gt;</w:delText>
              </w:r>
            </w:del>
          </w:p>
          <w:p w14:paraId="678E325E" w14:textId="67638754" w:rsidR="00325239" w:rsidRPr="009F1B7D" w:rsidDel="002610E5" w:rsidRDefault="00325239" w:rsidP="009D0278">
            <w:pPr>
              <w:pStyle w:val="XML4"/>
              <w:rPr>
                <w:del w:id="20595" w:author="Thomas Dietz" w:date="2012-08-13T14:38:00Z"/>
              </w:rPr>
            </w:pPr>
            <w:del w:id="20596" w:author="Thomas Dietz" w:date="2012-08-13T14:38:00Z">
              <w:r w:rsidRPr="009F1B7D" w:rsidDel="002610E5">
                <w:delText>&lt;/xs:sequence&gt;</w:delText>
              </w:r>
            </w:del>
          </w:p>
          <w:p w14:paraId="552F405A" w14:textId="704B85FE" w:rsidR="00325239" w:rsidRPr="009F1B7D" w:rsidDel="002610E5" w:rsidRDefault="00325239" w:rsidP="009D0278">
            <w:pPr>
              <w:pStyle w:val="XML3"/>
              <w:rPr>
                <w:del w:id="20597" w:author="Thomas Dietz" w:date="2012-08-13T14:38:00Z"/>
              </w:rPr>
            </w:pPr>
            <w:del w:id="20598" w:author="Thomas Dietz" w:date="2012-08-13T14:38:00Z">
              <w:r w:rsidRPr="009F1B7D" w:rsidDel="002610E5">
                <w:delText>&lt;/xs:extension&gt;</w:delText>
              </w:r>
            </w:del>
          </w:p>
          <w:p w14:paraId="10C48E5F" w14:textId="1C60515E" w:rsidR="00325239" w:rsidRPr="009F1B7D" w:rsidDel="002610E5" w:rsidRDefault="00325239" w:rsidP="009D0278">
            <w:pPr>
              <w:pStyle w:val="XML2"/>
              <w:rPr>
                <w:del w:id="20599" w:author="Thomas Dietz" w:date="2012-08-13T14:38:00Z"/>
              </w:rPr>
            </w:pPr>
            <w:del w:id="20600" w:author="Thomas Dietz" w:date="2012-08-13T14:38:00Z">
              <w:r w:rsidRPr="009F1B7D" w:rsidDel="002610E5">
                <w:delText>&lt;/xs:complexContent&gt;</w:delText>
              </w:r>
            </w:del>
          </w:p>
          <w:p w14:paraId="300E1F11" w14:textId="77777777" w:rsidR="002610E5" w:rsidRDefault="00325239" w:rsidP="002610E5">
            <w:pPr>
              <w:pStyle w:val="XML1"/>
              <w:rPr>
                <w:ins w:id="20601" w:author="Thomas Dietz" w:date="2012-08-13T14:38:00Z"/>
              </w:rPr>
            </w:pPr>
            <w:del w:id="20602" w:author="Thomas Dietz" w:date="2012-08-13T14:38:00Z">
              <w:r w:rsidRPr="009F1B7D" w:rsidDel="002610E5">
                <w:delText>&lt;/xs:complexType&gt;</w:delText>
              </w:r>
            </w:del>
            <w:ins w:id="20603" w:author="Thomas Dietz" w:date="2012-08-13T14:38:00Z">
              <w:r w:rsidR="002610E5">
                <w:t xml:space="preserve">  &lt;xs:group name="OFOwnedCertificateType"&gt;</w:t>
              </w:r>
            </w:ins>
          </w:p>
          <w:p w14:paraId="28CAACB0" w14:textId="77777777" w:rsidR="002610E5" w:rsidRDefault="002610E5" w:rsidP="002610E5">
            <w:pPr>
              <w:pStyle w:val="XML1"/>
              <w:rPr>
                <w:ins w:id="20604" w:author="Thomas Dietz" w:date="2012-08-13T14:38:00Z"/>
              </w:rPr>
            </w:pPr>
            <w:ins w:id="20605" w:author="Thomas Dietz" w:date="2012-08-13T14:38:00Z">
              <w:r>
                <w:t xml:space="preserve">    &lt;xs:annotation&gt;</w:t>
              </w:r>
            </w:ins>
          </w:p>
          <w:p w14:paraId="024FA9CB" w14:textId="77777777" w:rsidR="002610E5" w:rsidRDefault="002610E5" w:rsidP="002610E5">
            <w:pPr>
              <w:pStyle w:val="XML1"/>
              <w:rPr>
                <w:ins w:id="20606" w:author="Thomas Dietz" w:date="2012-08-13T14:38:00Z"/>
              </w:rPr>
            </w:pPr>
            <w:ins w:id="20607" w:author="Thomas Dietz" w:date="2012-08-13T14:38:00Z">
              <w:r>
                <w:t xml:space="preserve">      &lt;xs:documentation&gt;</w:t>
              </w:r>
            </w:ins>
          </w:p>
          <w:p w14:paraId="453179A8" w14:textId="77777777" w:rsidR="002610E5" w:rsidRDefault="002610E5" w:rsidP="002610E5">
            <w:pPr>
              <w:pStyle w:val="XML1"/>
              <w:rPr>
                <w:ins w:id="20608" w:author="Thomas Dietz" w:date="2012-08-13T14:38:00Z"/>
              </w:rPr>
            </w:pPr>
            <w:ins w:id="20609" w:author="Thomas Dietz" w:date="2012-08-13T14:38:00Z">
              <w:r>
                <w:t xml:space="preserve">        This grouping specifies a certificate and a</w:t>
              </w:r>
            </w:ins>
          </w:p>
          <w:p w14:paraId="1615029E" w14:textId="77777777" w:rsidR="002610E5" w:rsidRDefault="002610E5" w:rsidP="002610E5">
            <w:pPr>
              <w:pStyle w:val="XML1"/>
              <w:rPr>
                <w:ins w:id="20610" w:author="Thomas Dietz" w:date="2012-08-13T14:38:00Z"/>
              </w:rPr>
            </w:pPr>
            <w:ins w:id="20611" w:author="Thomas Dietz" w:date="2012-08-13T14:38:00Z">
              <w:r>
                <w:t xml:space="preserve">        private key. It can be used by an OpenFlow Logical Switch for</w:t>
              </w:r>
            </w:ins>
          </w:p>
          <w:p w14:paraId="3F12370C" w14:textId="77777777" w:rsidR="002610E5" w:rsidRDefault="002610E5" w:rsidP="002610E5">
            <w:pPr>
              <w:pStyle w:val="XML1"/>
              <w:rPr>
                <w:ins w:id="20612" w:author="Thomas Dietz" w:date="2012-08-13T14:38:00Z"/>
              </w:rPr>
            </w:pPr>
            <w:ins w:id="20613" w:author="Thomas Dietz" w:date="2012-08-13T14:38:00Z">
              <w:r>
                <w:t xml:space="preserve">        authenticating itself to a controller when a TLS connection</w:t>
              </w:r>
            </w:ins>
          </w:p>
          <w:p w14:paraId="38D6A46C" w14:textId="77777777" w:rsidR="002610E5" w:rsidRDefault="002610E5" w:rsidP="002610E5">
            <w:pPr>
              <w:pStyle w:val="XML1"/>
              <w:rPr>
                <w:ins w:id="20614" w:author="Thomas Dietz" w:date="2012-08-13T14:38:00Z"/>
              </w:rPr>
            </w:pPr>
            <w:ins w:id="20615" w:author="Thomas Dietz" w:date="2012-08-13T14:38:00Z">
              <w:r>
                <w:t xml:space="preserve">        is established.</w:t>
              </w:r>
            </w:ins>
          </w:p>
          <w:p w14:paraId="1D6E8DA4" w14:textId="77777777" w:rsidR="002610E5" w:rsidRDefault="002610E5" w:rsidP="002610E5">
            <w:pPr>
              <w:pStyle w:val="XML1"/>
              <w:rPr>
                <w:ins w:id="20616" w:author="Thomas Dietz" w:date="2012-08-13T14:38:00Z"/>
              </w:rPr>
            </w:pPr>
            <w:ins w:id="20617" w:author="Thomas Dietz" w:date="2012-08-13T14:38:00Z">
              <w:r>
                <w:t xml:space="preserve">      &lt;/xs:documentation&gt;</w:t>
              </w:r>
            </w:ins>
          </w:p>
          <w:p w14:paraId="353C8E37" w14:textId="77777777" w:rsidR="002610E5" w:rsidRDefault="002610E5" w:rsidP="002610E5">
            <w:pPr>
              <w:pStyle w:val="XML1"/>
              <w:rPr>
                <w:ins w:id="20618" w:author="Thomas Dietz" w:date="2012-08-13T14:38:00Z"/>
              </w:rPr>
            </w:pPr>
            <w:ins w:id="20619" w:author="Thomas Dietz" w:date="2012-08-13T14:38:00Z">
              <w:r>
                <w:t xml:space="preserve">    &lt;/xs:annotation&gt;</w:t>
              </w:r>
            </w:ins>
          </w:p>
          <w:p w14:paraId="6F28B250" w14:textId="77777777" w:rsidR="002610E5" w:rsidRDefault="002610E5" w:rsidP="002610E5">
            <w:pPr>
              <w:pStyle w:val="XML1"/>
              <w:rPr>
                <w:ins w:id="20620" w:author="Thomas Dietz" w:date="2012-08-13T14:38:00Z"/>
              </w:rPr>
            </w:pPr>
          </w:p>
          <w:p w14:paraId="074D9B35" w14:textId="77777777" w:rsidR="002610E5" w:rsidRDefault="002610E5" w:rsidP="002610E5">
            <w:pPr>
              <w:pStyle w:val="XML1"/>
              <w:rPr>
                <w:ins w:id="20621" w:author="Thomas Dietz" w:date="2012-08-13T14:38:00Z"/>
              </w:rPr>
            </w:pPr>
            <w:ins w:id="20622" w:author="Thomas Dietz" w:date="2012-08-13T14:38:00Z">
              <w:r>
                <w:t xml:space="preserve">    &lt;xs:sequence&gt;</w:t>
              </w:r>
            </w:ins>
          </w:p>
          <w:p w14:paraId="4747E232" w14:textId="77777777" w:rsidR="002610E5" w:rsidRDefault="002610E5" w:rsidP="002610E5">
            <w:pPr>
              <w:pStyle w:val="XML1"/>
              <w:rPr>
                <w:ins w:id="20623" w:author="Thomas Dietz" w:date="2012-08-13T14:38:00Z"/>
              </w:rPr>
            </w:pPr>
            <w:ins w:id="20624" w:author="Thomas Dietz" w:date="2012-08-13T14:38:00Z">
              <w:r>
                <w:t xml:space="preserve">      &lt;xs:group ref="OFResourceType"/&gt;</w:t>
              </w:r>
            </w:ins>
          </w:p>
          <w:p w14:paraId="2BBD7CDF" w14:textId="77777777" w:rsidR="002610E5" w:rsidRDefault="002610E5" w:rsidP="002610E5">
            <w:pPr>
              <w:pStyle w:val="XML1"/>
              <w:rPr>
                <w:ins w:id="20625" w:author="Thomas Dietz" w:date="2012-08-13T14:38:00Z"/>
              </w:rPr>
            </w:pPr>
            <w:ins w:id="20626" w:author="Thomas Dietz" w:date="2012-08-13T14:38:00Z">
              <w:r>
                <w:t xml:space="preserve">      &lt;xs:element name="certificate"  type="xs:string"&gt;</w:t>
              </w:r>
            </w:ins>
          </w:p>
          <w:p w14:paraId="1F6C2F49" w14:textId="77777777" w:rsidR="002610E5" w:rsidRDefault="002610E5" w:rsidP="002610E5">
            <w:pPr>
              <w:pStyle w:val="XML1"/>
              <w:rPr>
                <w:ins w:id="20627" w:author="Thomas Dietz" w:date="2012-08-13T14:38:00Z"/>
              </w:rPr>
            </w:pPr>
            <w:ins w:id="20628" w:author="Thomas Dietz" w:date="2012-08-13T14:38:00Z">
              <w:r>
                <w:t xml:space="preserve">        &lt;xs:annotation&gt;</w:t>
              </w:r>
            </w:ins>
          </w:p>
          <w:p w14:paraId="145EC6CF" w14:textId="77777777" w:rsidR="002610E5" w:rsidRDefault="002610E5" w:rsidP="002610E5">
            <w:pPr>
              <w:pStyle w:val="XML1"/>
              <w:rPr>
                <w:ins w:id="20629" w:author="Thomas Dietz" w:date="2012-08-13T14:38:00Z"/>
              </w:rPr>
            </w:pPr>
            <w:ins w:id="20630" w:author="Thomas Dietz" w:date="2012-08-13T14:38:00Z">
              <w:r>
                <w:t xml:space="preserve">          &lt;xs:documentation&gt;</w:t>
              </w:r>
            </w:ins>
          </w:p>
          <w:p w14:paraId="12FDAB06" w14:textId="77777777" w:rsidR="002610E5" w:rsidRDefault="002610E5" w:rsidP="002610E5">
            <w:pPr>
              <w:pStyle w:val="XML1"/>
              <w:rPr>
                <w:ins w:id="20631" w:author="Thomas Dietz" w:date="2012-08-13T14:38:00Z"/>
              </w:rPr>
            </w:pPr>
            <w:ins w:id="20632" w:author="Thomas Dietz" w:date="2012-08-13T14:38:00Z">
              <w:r>
                <w:t xml:space="preserve">            An X.509 certificate in DER format base64</w:t>
              </w:r>
            </w:ins>
          </w:p>
          <w:p w14:paraId="2896C505" w14:textId="77777777" w:rsidR="002610E5" w:rsidRDefault="002610E5" w:rsidP="002610E5">
            <w:pPr>
              <w:pStyle w:val="XML1"/>
              <w:rPr>
                <w:ins w:id="20633" w:author="Thomas Dietz" w:date="2012-08-13T14:38:00Z"/>
              </w:rPr>
            </w:pPr>
            <w:ins w:id="20634" w:author="Thomas Dietz" w:date="2012-08-13T14:38:00Z">
              <w:r>
                <w:t xml:space="preserve">            encoded.</w:t>
              </w:r>
            </w:ins>
          </w:p>
          <w:p w14:paraId="3B11215D" w14:textId="77777777" w:rsidR="002610E5" w:rsidRDefault="002610E5" w:rsidP="002610E5">
            <w:pPr>
              <w:pStyle w:val="XML1"/>
              <w:rPr>
                <w:ins w:id="20635" w:author="Thomas Dietz" w:date="2012-08-13T14:38:00Z"/>
              </w:rPr>
            </w:pPr>
          </w:p>
          <w:p w14:paraId="1B39D0BE" w14:textId="77777777" w:rsidR="002610E5" w:rsidRDefault="002610E5" w:rsidP="002610E5">
            <w:pPr>
              <w:pStyle w:val="XML1"/>
              <w:rPr>
                <w:ins w:id="20636" w:author="Thomas Dietz" w:date="2012-08-13T14:38:00Z"/>
              </w:rPr>
            </w:pPr>
            <w:ins w:id="20637" w:author="Thomas Dietz" w:date="2012-08-13T14:38:00Z">
              <w:r>
                <w:t xml:space="preserve">            This element MUST be present in the NETCONF data store.</w:t>
              </w:r>
            </w:ins>
          </w:p>
          <w:p w14:paraId="1409C857" w14:textId="77777777" w:rsidR="002610E5" w:rsidRDefault="002610E5" w:rsidP="002610E5">
            <w:pPr>
              <w:pStyle w:val="XML1"/>
              <w:rPr>
                <w:ins w:id="20638" w:author="Thomas Dietz" w:date="2012-08-13T14:38:00Z"/>
              </w:rPr>
            </w:pPr>
            <w:ins w:id="20639" w:author="Thomas Dietz" w:date="2012-08-13T14:38:00Z">
              <w:r>
                <w:t xml:space="preserve">            If this element is not present in a NETCONF &amp;lt;edit-config&amp;gt;</w:t>
              </w:r>
            </w:ins>
          </w:p>
          <w:p w14:paraId="565777BD" w14:textId="77777777" w:rsidR="002610E5" w:rsidRDefault="002610E5" w:rsidP="002610E5">
            <w:pPr>
              <w:pStyle w:val="XML1"/>
              <w:rPr>
                <w:ins w:id="20640" w:author="Thomas Dietz" w:date="2012-08-13T14:38:00Z"/>
              </w:rPr>
            </w:pPr>
            <w:ins w:id="20641" w:author="Thomas Dietz" w:date="2012-08-13T14:38:00Z">
              <w:r>
                <w:lastRenderedPageBreak/>
                <w:t xml:space="preserve">            operation 'create', 'merge' or 'replace' and the parent</w:t>
              </w:r>
            </w:ins>
          </w:p>
          <w:p w14:paraId="74996819" w14:textId="77777777" w:rsidR="002610E5" w:rsidRDefault="002610E5" w:rsidP="002610E5">
            <w:pPr>
              <w:pStyle w:val="XML1"/>
              <w:rPr>
                <w:ins w:id="20642" w:author="Thomas Dietz" w:date="2012-08-13T14:38:00Z"/>
              </w:rPr>
            </w:pPr>
            <w:ins w:id="20643" w:author="Thomas Dietz" w:date="2012-08-13T14:38:00Z">
              <w:r>
                <w:t xml:space="preserve">            element does not exist, a 'data-missing' error is</w:t>
              </w:r>
            </w:ins>
          </w:p>
          <w:p w14:paraId="3C3B6A23" w14:textId="77777777" w:rsidR="002610E5" w:rsidRDefault="002610E5" w:rsidP="002610E5">
            <w:pPr>
              <w:pStyle w:val="XML1"/>
              <w:rPr>
                <w:ins w:id="20644" w:author="Thomas Dietz" w:date="2012-08-13T14:38:00Z"/>
              </w:rPr>
            </w:pPr>
            <w:ins w:id="20645" w:author="Thomas Dietz" w:date="2012-08-13T14:38:00Z">
              <w:r>
                <w:t xml:space="preserve">            returned.</w:t>
              </w:r>
            </w:ins>
          </w:p>
          <w:p w14:paraId="4E639F80" w14:textId="77777777" w:rsidR="002610E5" w:rsidRDefault="002610E5" w:rsidP="002610E5">
            <w:pPr>
              <w:pStyle w:val="XML1"/>
              <w:rPr>
                <w:ins w:id="20646" w:author="Thomas Dietz" w:date="2012-08-13T14:38:00Z"/>
              </w:rPr>
            </w:pPr>
            <w:ins w:id="20647" w:author="Thomas Dietz" w:date="2012-08-13T14:38:00Z">
              <w:r>
                <w:t xml:space="preserve">          &lt;/xs:documentation&gt;</w:t>
              </w:r>
            </w:ins>
          </w:p>
          <w:p w14:paraId="5EEAC2B9" w14:textId="77777777" w:rsidR="002610E5" w:rsidRDefault="002610E5" w:rsidP="002610E5">
            <w:pPr>
              <w:pStyle w:val="XML1"/>
              <w:rPr>
                <w:ins w:id="20648" w:author="Thomas Dietz" w:date="2012-08-13T14:38:00Z"/>
              </w:rPr>
            </w:pPr>
            <w:ins w:id="20649" w:author="Thomas Dietz" w:date="2012-08-13T14:38:00Z">
              <w:r>
                <w:t xml:space="preserve">        &lt;/xs:annotation&gt;</w:t>
              </w:r>
            </w:ins>
          </w:p>
          <w:p w14:paraId="6F3D0926" w14:textId="77777777" w:rsidR="002610E5" w:rsidRDefault="002610E5" w:rsidP="002610E5">
            <w:pPr>
              <w:pStyle w:val="XML1"/>
              <w:rPr>
                <w:ins w:id="20650" w:author="Thomas Dietz" w:date="2012-08-13T14:38:00Z"/>
              </w:rPr>
            </w:pPr>
            <w:ins w:id="20651" w:author="Thomas Dietz" w:date="2012-08-13T14:38:00Z">
              <w:r>
                <w:t xml:space="preserve">      &lt;/xs:element&gt;</w:t>
              </w:r>
            </w:ins>
          </w:p>
          <w:p w14:paraId="1394DDC2" w14:textId="77777777" w:rsidR="002610E5" w:rsidRDefault="002610E5" w:rsidP="002610E5">
            <w:pPr>
              <w:pStyle w:val="XML1"/>
              <w:rPr>
                <w:ins w:id="20652" w:author="Thomas Dietz" w:date="2012-08-13T14:38:00Z"/>
              </w:rPr>
            </w:pPr>
            <w:ins w:id="20653" w:author="Thomas Dietz" w:date="2012-08-13T14:38:00Z">
              <w:r>
                <w:t xml:space="preserve">      &lt;xs:element name="private-key"&gt;</w:t>
              </w:r>
            </w:ins>
          </w:p>
          <w:p w14:paraId="510C24FB" w14:textId="77777777" w:rsidR="002610E5" w:rsidRDefault="002610E5" w:rsidP="002610E5">
            <w:pPr>
              <w:pStyle w:val="XML1"/>
              <w:rPr>
                <w:ins w:id="20654" w:author="Thomas Dietz" w:date="2012-08-13T14:38:00Z"/>
              </w:rPr>
            </w:pPr>
            <w:ins w:id="20655" w:author="Thomas Dietz" w:date="2012-08-13T14:38:00Z">
              <w:r>
                <w:t xml:space="preserve">        &lt;xs:annotation&gt;</w:t>
              </w:r>
            </w:ins>
          </w:p>
          <w:p w14:paraId="59F3924A" w14:textId="77777777" w:rsidR="002610E5" w:rsidRDefault="002610E5" w:rsidP="002610E5">
            <w:pPr>
              <w:pStyle w:val="XML1"/>
              <w:rPr>
                <w:ins w:id="20656" w:author="Thomas Dietz" w:date="2012-08-13T14:38:00Z"/>
              </w:rPr>
            </w:pPr>
            <w:ins w:id="20657" w:author="Thomas Dietz" w:date="2012-08-13T14:38:00Z">
              <w:r>
                <w:t xml:space="preserve">          &lt;xs:documentation&gt;</w:t>
              </w:r>
            </w:ins>
          </w:p>
          <w:p w14:paraId="70400A4E" w14:textId="77777777" w:rsidR="002610E5" w:rsidRDefault="002610E5" w:rsidP="002610E5">
            <w:pPr>
              <w:pStyle w:val="XML1"/>
              <w:rPr>
                <w:ins w:id="20658" w:author="Thomas Dietz" w:date="2012-08-13T14:38:00Z"/>
              </w:rPr>
            </w:pPr>
            <w:ins w:id="20659" w:author="Thomas Dietz" w:date="2012-08-13T14:38:00Z">
              <w:r>
                <w:t xml:space="preserve">            This element contains the private key</w:t>
              </w:r>
            </w:ins>
          </w:p>
          <w:p w14:paraId="63D841FA" w14:textId="77777777" w:rsidR="002610E5" w:rsidRDefault="002610E5" w:rsidP="002610E5">
            <w:pPr>
              <w:pStyle w:val="XML1"/>
              <w:rPr>
                <w:ins w:id="20660" w:author="Thomas Dietz" w:date="2012-08-13T14:38:00Z"/>
              </w:rPr>
            </w:pPr>
            <w:ins w:id="20661" w:author="Thomas Dietz" w:date="2012-08-13T14:38:00Z">
              <w:r>
                <w:t xml:space="preserve">            corresponding to the certificate. The private key is</w:t>
              </w:r>
            </w:ins>
          </w:p>
          <w:p w14:paraId="7A680662" w14:textId="77777777" w:rsidR="002610E5" w:rsidRDefault="002610E5" w:rsidP="002610E5">
            <w:pPr>
              <w:pStyle w:val="XML1"/>
              <w:rPr>
                <w:ins w:id="20662" w:author="Thomas Dietz" w:date="2012-08-13T14:38:00Z"/>
              </w:rPr>
            </w:pPr>
            <w:ins w:id="20663" w:author="Thomas Dietz" w:date="2012-08-13T14:38:00Z">
              <w:r>
                <w:t xml:space="preserve">            encoded as specified in XML-Signature Syntax and Processing</w:t>
              </w:r>
            </w:ins>
          </w:p>
          <w:p w14:paraId="03C9D365" w14:textId="77777777" w:rsidR="002610E5" w:rsidRDefault="002610E5" w:rsidP="002610E5">
            <w:pPr>
              <w:pStyle w:val="XML1"/>
              <w:rPr>
                <w:ins w:id="20664" w:author="Thomas Dietz" w:date="2012-08-13T14:38:00Z"/>
              </w:rPr>
            </w:pPr>
            <w:ins w:id="20665" w:author="Thomas Dietz" w:date="2012-08-13T14:38:00Z">
              <w:r>
                <w:t xml:space="preserve">            (http://www.w3.org/TR/2001/PR-xmldsig-core-20010820/).  </w:t>
              </w:r>
            </w:ins>
          </w:p>
          <w:p w14:paraId="70BF6B7B" w14:textId="77777777" w:rsidR="002610E5" w:rsidRDefault="002610E5" w:rsidP="002610E5">
            <w:pPr>
              <w:pStyle w:val="XML1"/>
              <w:rPr>
                <w:ins w:id="20666" w:author="Thomas Dietz" w:date="2012-08-13T14:38:00Z"/>
              </w:rPr>
            </w:pPr>
            <w:ins w:id="20667" w:author="Thomas Dietz" w:date="2012-08-13T14:38:00Z">
              <w:r>
                <w:t xml:space="preserve">            Currently the specification only support DSA and RSA keys.</w:t>
              </w:r>
            </w:ins>
          </w:p>
          <w:p w14:paraId="7A8B4AD0" w14:textId="77777777" w:rsidR="002610E5" w:rsidRDefault="002610E5" w:rsidP="002610E5">
            <w:pPr>
              <w:pStyle w:val="XML1"/>
              <w:rPr>
                <w:ins w:id="20668" w:author="Thomas Dietz" w:date="2012-08-13T14:38:00Z"/>
              </w:rPr>
            </w:pPr>
          </w:p>
          <w:p w14:paraId="4CC1F470" w14:textId="77777777" w:rsidR="002610E5" w:rsidRDefault="002610E5" w:rsidP="002610E5">
            <w:pPr>
              <w:pStyle w:val="XML1"/>
              <w:rPr>
                <w:ins w:id="20669" w:author="Thomas Dietz" w:date="2012-08-13T14:38:00Z"/>
              </w:rPr>
            </w:pPr>
            <w:ins w:id="20670" w:author="Thomas Dietz" w:date="2012-08-13T14:38:00Z">
              <w:r>
                <w:t xml:space="preserve">            This element MUST be present in the NETCONF data store.</w:t>
              </w:r>
            </w:ins>
          </w:p>
          <w:p w14:paraId="47CB55A9" w14:textId="77777777" w:rsidR="002610E5" w:rsidRDefault="002610E5" w:rsidP="002610E5">
            <w:pPr>
              <w:pStyle w:val="XML1"/>
              <w:rPr>
                <w:ins w:id="20671" w:author="Thomas Dietz" w:date="2012-08-13T14:38:00Z"/>
              </w:rPr>
            </w:pPr>
            <w:ins w:id="20672" w:author="Thomas Dietz" w:date="2012-08-13T14:38:00Z">
              <w:r>
                <w:t xml:space="preserve">            If this element is not present in a NETCONF &amp;lt;edit-config&amp;gt;</w:t>
              </w:r>
            </w:ins>
          </w:p>
          <w:p w14:paraId="5EA22097" w14:textId="77777777" w:rsidR="002610E5" w:rsidRDefault="002610E5" w:rsidP="002610E5">
            <w:pPr>
              <w:pStyle w:val="XML1"/>
              <w:rPr>
                <w:ins w:id="20673" w:author="Thomas Dietz" w:date="2012-08-13T14:38:00Z"/>
              </w:rPr>
            </w:pPr>
            <w:ins w:id="20674" w:author="Thomas Dietz" w:date="2012-08-13T14:38:00Z">
              <w:r>
                <w:t xml:space="preserve">            operation 'create', 'merge' or 'replace' and the parent</w:t>
              </w:r>
            </w:ins>
          </w:p>
          <w:p w14:paraId="0CC925CA" w14:textId="77777777" w:rsidR="002610E5" w:rsidRDefault="002610E5" w:rsidP="002610E5">
            <w:pPr>
              <w:pStyle w:val="XML1"/>
              <w:rPr>
                <w:ins w:id="20675" w:author="Thomas Dietz" w:date="2012-08-13T14:38:00Z"/>
              </w:rPr>
            </w:pPr>
            <w:ins w:id="20676" w:author="Thomas Dietz" w:date="2012-08-13T14:38:00Z">
              <w:r>
                <w:t xml:space="preserve">            element does not exist, a 'data-missing' error is</w:t>
              </w:r>
            </w:ins>
          </w:p>
          <w:p w14:paraId="1BBB5D33" w14:textId="77777777" w:rsidR="002610E5" w:rsidRDefault="002610E5" w:rsidP="002610E5">
            <w:pPr>
              <w:pStyle w:val="XML1"/>
              <w:rPr>
                <w:ins w:id="20677" w:author="Thomas Dietz" w:date="2012-08-13T14:38:00Z"/>
              </w:rPr>
            </w:pPr>
            <w:ins w:id="20678" w:author="Thomas Dietz" w:date="2012-08-13T14:38:00Z">
              <w:r>
                <w:t xml:space="preserve">            returned.</w:t>
              </w:r>
            </w:ins>
          </w:p>
          <w:p w14:paraId="7DF32472" w14:textId="77777777" w:rsidR="002610E5" w:rsidRDefault="002610E5" w:rsidP="002610E5">
            <w:pPr>
              <w:pStyle w:val="XML1"/>
              <w:rPr>
                <w:ins w:id="20679" w:author="Thomas Dietz" w:date="2012-08-13T14:38:00Z"/>
              </w:rPr>
            </w:pPr>
            <w:ins w:id="20680" w:author="Thomas Dietz" w:date="2012-08-13T14:38:00Z">
              <w:r>
                <w:t xml:space="preserve">          &lt;/xs:documentation&gt;</w:t>
              </w:r>
            </w:ins>
          </w:p>
          <w:p w14:paraId="73CA2F15" w14:textId="77777777" w:rsidR="002610E5" w:rsidRDefault="002610E5" w:rsidP="002610E5">
            <w:pPr>
              <w:pStyle w:val="XML1"/>
              <w:rPr>
                <w:ins w:id="20681" w:author="Thomas Dietz" w:date="2012-08-13T14:38:00Z"/>
              </w:rPr>
            </w:pPr>
            <w:ins w:id="20682" w:author="Thomas Dietz" w:date="2012-08-13T14:38:00Z">
              <w:r>
                <w:t xml:space="preserve">        &lt;/xs:annotation&gt;</w:t>
              </w:r>
            </w:ins>
          </w:p>
          <w:p w14:paraId="2E7D3AA2" w14:textId="77777777" w:rsidR="002610E5" w:rsidRDefault="002610E5" w:rsidP="002610E5">
            <w:pPr>
              <w:pStyle w:val="XML1"/>
              <w:rPr>
                <w:ins w:id="20683" w:author="Thomas Dietz" w:date="2012-08-13T14:38:00Z"/>
              </w:rPr>
            </w:pPr>
            <w:ins w:id="20684" w:author="Thomas Dietz" w:date="2012-08-13T14:38:00Z">
              <w:r>
                <w:t xml:space="preserve">        &lt;xs:complexType&gt;</w:t>
              </w:r>
            </w:ins>
          </w:p>
          <w:p w14:paraId="153F1206" w14:textId="77777777" w:rsidR="002610E5" w:rsidRDefault="002610E5" w:rsidP="002610E5">
            <w:pPr>
              <w:pStyle w:val="XML1"/>
              <w:rPr>
                <w:ins w:id="20685" w:author="Thomas Dietz" w:date="2012-08-13T14:38:00Z"/>
              </w:rPr>
            </w:pPr>
            <w:ins w:id="20686" w:author="Thomas Dietz" w:date="2012-08-13T14:38:00Z">
              <w:r>
                <w:t xml:space="preserve">          &lt;xs:sequence&gt;</w:t>
              </w:r>
            </w:ins>
          </w:p>
          <w:p w14:paraId="2FA33A5C" w14:textId="77777777" w:rsidR="002610E5" w:rsidRDefault="002610E5" w:rsidP="002610E5">
            <w:pPr>
              <w:pStyle w:val="XML1"/>
              <w:rPr>
                <w:ins w:id="20687" w:author="Thomas Dietz" w:date="2012-08-13T14:38:00Z"/>
              </w:rPr>
            </w:pPr>
            <w:ins w:id="20688" w:author="Thomas Dietz" w:date="2012-08-13T14:38:00Z">
              <w:r>
                <w:t xml:space="preserve">            &lt;xs:group ref="KeyValueType"/&gt;</w:t>
              </w:r>
            </w:ins>
          </w:p>
          <w:p w14:paraId="2402AE85" w14:textId="77777777" w:rsidR="002610E5" w:rsidRDefault="002610E5" w:rsidP="002610E5">
            <w:pPr>
              <w:pStyle w:val="XML1"/>
              <w:rPr>
                <w:ins w:id="20689" w:author="Thomas Dietz" w:date="2012-08-13T14:38:00Z"/>
              </w:rPr>
            </w:pPr>
            <w:ins w:id="20690" w:author="Thomas Dietz" w:date="2012-08-13T14:38:00Z">
              <w:r>
                <w:t xml:space="preserve">          &lt;/xs:sequence&gt;</w:t>
              </w:r>
            </w:ins>
          </w:p>
          <w:p w14:paraId="15EDE8A7" w14:textId="77777777" w:rsidR="002610E5" w:rsidRDefault="002610E5" w:rsidP="002610E5">
            <w:pPr>
              <w:pStyle w:val="XML1"/>
              <w:rPr>
                <w:ins w:id="20691" w:author="Thomas Dietz" w:date="2012-08-13T14:38:00Z"/>
              </w:rPr>
            </w:pPr>
            <w:ins w:id="20692" w:author="Thomas Dietz" w:date="2012-08-13T14:38:00Z">
              <w:r>
                <w:t xml:space="preserve">        &lt;/xs:complexType&gt;</w:t>
              </w:r>
            </w:ins>
          </w:p>
          <w:p w14:paraId="63031B51" w14:textId="77777777" w:rsidR="002610E5" w:rsidRDefault="002610E5" w:rsidP="002610E5">
            <w:pPr>
              <w:pStyle w:val="XML1"/>
              <w:rPr>
                <w:ins w:id="20693" w:author="Thomas Dietz" w:date="2012-08-13T14:38:00Z"/>
              </w:rPr>
            </w:pPr>
            <w:ins w:id="20694" w:author="Thomas Dietz" w:date="2012-08-13T14:38:00Z">
              <w:r>
                <w:t xml:space="preserve">      &lt;/xs:element&gt;</w:t>
              </w:r>
            </w:ins>
          </w:p>
          <w:p w14:paraId="093BEBAA" w14:textId="77777777" w:rsidR="002610E5" w:rsidRDefault="002610E5" w:rsidP="002610E5">
            <w:pPr>
              <w:pStyle w:val="XML1"/>
              <w:rPr>
                <w:ins w:id="20695" w:author="Thomas Dietz" w:date="2012-08-13T14:38:00Z"/>
              </w:rPr>
            </w:pPr>
            <w:ins w:id="20696" w:author="Thomas Dietz" w:date="2012-08-13T14:38:00Z">
              <w:r>
                <w:t xml:space="preserve">    &lt;/xs:sequence&gt;</w:t>
              </w:r>
            </w:ins>
          </w:p>
          <w:p w14:paraId="73917273" w14:textId="77777777" w:rsidR="00325239" w:rsidRDefault="002610E5" w:rsidP="002610E5">
            <w:pPr>
              <w:pStyle w:val="XML1"/>
              <w:rPr>
                <w:ins w:id="20697" w:author="Thomas Dietz" w:date="2012-08-13T14:38:00Z"/>
              </w:rPr>
            </w:pPr>
            <w:ins w:id="20698" w:author="Thomas Dietz" w:date="2012-08-13T14:38:00Z">
              <w:r>
                <w:t xml:space="preserve">  &lt;/xs:group&gt;</w:t>
              </w:r>
            </w:ins>
          </w:p>
          <w:p w14:paraId="2DE09DE4" w14:textId="77777777" w:rsidR="002610E5" w:rsidRDefault="002610E5" w:rsidP="002610E5">
            <w:pPr>
              <w:pStyle w:val="XML1"/>
              <w:rPr>
                <w:ins w:id="20699" w:author="Thomas Dietz" w:date="2012-08-13T14:38:00Z"/>
              </w:rPr>
            </w:pPr>
          </w:p>
          <w:p w14:paraId="6A0D7277" w14:textId="77777777" w:rsidR="002610E5" w:rsidRDefault="002610E5" w:rsidP="002610E5">
            <w:pPr>
              <w:pStyle w:val="XML1"/>
              <w:rPr>
                <w:ins w:id="20700" w:author="Thomas Dietz" w:date="2012-08-13T14:38:00Z"/>
              </w:rPr>
            </w:pPr>
            <w:ins w:id="20701" w:author="Thomas Dietz" w:date="2012-08-13T14:38:00Z">
              <w:r>
                <w:t xml:space="preserve">  &lt;xs:group name="KeyValueType"&gt;</w:t>
              </w:r>
            </w:ins>
          </w:p>
          <w:p w14:paraId="20ED3E50" w14:textId="77777777" w:rsidR="002610E5" w:rsidRDefault="002610E5" w:rsidP="002610E5">
            <w:pPr>
              <w:pStyle w:val="XML1"/>
              <w:rPr>
                <w:ins w:id="20702" w:author="Thomas Dietz" w:date="2012-08-13T14:38:00Z"/>
              </w:rPr>
            </w:pPr>
            <w:ins w:id="20703" w:author="Thomas Dietz" w:date="2012-08-13T14:38:00Z">
              <w:r>
                <w:t xml:space="preserve">    &lt;xs:annotation&gt;</w:t>
              </w:r>
            </w:ins>
          </w:p>
          <w:p w14:paraId="487C38F0" w14:textId="77777777" w:rsidR="002610E5" w:rsidRDefault="002610E5" w:rsidP="002610E5">
            <w:pPr>
              <w:pStyle w:val="XML1"/>
              <w:rPr>
                <w:ins w:id="20704" w:author="Thomas Dietz" w:date="2012-08-13T14:38:00Z"/>
              </w:rPr>
            </w:pPr>
            <w:ins w:id="20705" w:author="Thomas Dietz" w:date="2012-08-13T14:38:00Z">
              <w:r>
                <w:t xml:space="preserve">      &lt;xs:documentation&gt;</w:t>
              </w:r>
            </w:ins>
          </w:p>
          <w:p w14:paraId="60A119AA" w14:textId="77777777" w:rsidR="002610E5" w:rsidRDefault="002610E5" w:rsidP="002610E5">
            <w:pPr>
              <w:pStyle w:val="XML1"/>
              <w:rPr>
                <w:ins w:id="20706" w:author="Thomas Dietz" w:date="2012-08-13T14:38:00Z"/>
              </w:rPr>
            </w:pPr>
            <w:ins w:id="20707" w:author="Thomas Dietz" w:date="2012-08-13T14:38:00Z">
              <w:r>
                <w:t xml:space="preserve">        The KeyValue element contains a single public key</w:t>
              </w:r>
            </w:ins>
          </w:p>
          <w:p w14:paraId="1F627DBB" w14:textId="77777777" w:rsidR="002610E5" w:rsidRDefault="002610E5" w:rsidP="002610E5">
            <w:pPr>
              <w:pStyle w:val="XML1"/>
              <w:rPr>
                <w:ins w:id="20708" w:author="Thomas Dietz" w:date="2012-08-13T14:38:00Z"/>
              </w:rPr>
            </w:pPr>
            <w:ins w:id="20709" w:author="Thomas Dietz" w:date="2012-08-13T14:38:00Z">
              <w:r>
                <w:t xml:space="preserve">        that may be useful in validating the signature.</w:t>
              </w:r>
            </w:ins>
          </w:p>
          <w:p w14:paraId="207E22C9" w14:textId="77777777" w:rsidR="002610E5" w:rsidRDefault="002610E5" w:rsidP="002610E5">
            <w:pPr>
              <w:pStyle w:val="XML1"/>
              <w:rPr>
                <w:ins w:id="20710" w:author="Thomas Dietz" w:date="2012-08-13T14:38:00Z"/>
              </w:rPr>
            </w:pPr>
          </w:p>
          <w:p w14:paraId="2209472C" w14:textId="77777777" w:rsidR="002610E5" w:rsidRDefault="002610E5" w:rsidP="002610E5">
            <w:pPr>
              <w:pStyle w:val="XML1"/>
              <w:rPr>
                <w:ins w:id="20711" w:author="Thomas Dietz" w:date="2012-08-13T14:38:00Z"/>
              </w:rPr>
            </w:pPr>
            <w:ins w:id="20712" w:author="Thomas Dietz" w:date="2012-08-13T14:38:00Z">
              <w:r>
                <w:t xml:space="preserve">        NETCONF &amp;lt;edit-config&amp;gt; operations MUST be implemented as </w:t>
              </w:r>
            </w:ins>
          </w:p>
          <w:p w14:paraId="58FC27C4" w14:textId="77777777" w:rsidR="002610E5" w:rsidRDefault="002610E5" w:rsidP="002610E5">
            <w:pPr>
              <w:pStyle w:val="XML1"/>
              <w:rPr>
                <w:ins w:id="20713" w:author="Thomas Dietz" w:date="2012-08-13T14:38:00Z"/>
              </w:rPr>
            </w:pPr>
            <w:ins w:id="20714" w:author="Thomas Dietz" w:date="2012-08-13T14:38:00Z">
              <w:r>
                <w:t xml:space="preserve">        follows: </w:t>
              </w:r>
            </w:ins>
          </w:p>
          <w:p w14:paraId="5C8E80AA" w14:textId="77777777" w:rsidR="002610E5" w:rsidRDefault="002610E5" w:rsidP="002610E5">
            <w:pPr>
              <w:pStyle w:val="XML1"/>
              <w:rPr>
                <w:ins w:id="20715" w:author="Thomas Dietz" w:date="2012-08-13T14:38:00Z"/>
              </w:rPr>
            </w:pPr>
          </w:p>
          <w:p w14:paraId="61EADA44" w14:textId="77777777" w:rsidR="002610E5" w:rsidRDefault="002610E5" w:rsidP="002610E5">
            <w:pPr>
              <w:pStyle w:val="XML1"/>
              <w:rPr>
                <w:ins w:id="20716" w:author="Thomas Dietz" w:date="2012-08-13T14:38:00Z"/>
              </w:rPr>
            </w:pPr>
            <w:ins w:id="20717" w:author="Thomas Dietz" w:date="2012-08-13T14:38:00Z">
              <w:r>
                <w:t xml:space="preserve">        * Exactly one of the elemenst 'DSAKeyValue' or 'RSAKeyValue'</w:t>
              </w:r>
            </w:ins>
          </w:p>
          <w:p w14:paraId="09C43ABF" w14:textId="77777777" w:rsidR="002610E5" w:rsidRDefault="002610E5" w:rsidP="002610E5">
            <w:pPr>
              <w:pStyle w:val="XML1"/>
              <w:rPr>
                <w:ins w:id="20718" w:author="Thomas Dietz" w:date="2012-08-13T14:38:00Z"/>
              </w:rPr>
            </w:pPr>
            <w:ins w:id="20719" w:author="Thomas Dietz" w:date="2012-08-13T14:38:00Z">
              <w:r>
                <w:t xml:space="preserve">        all &amp;lt;edit-config&amp;gt; operations.</w:t>
              </w:r>
            </w:ins>
          </w:p>
          <w:p w14:paraId="480E7546" w14:textId="77777777" w:rsidR="002610E5" w:rsidRDefault="002610E5" w:rsidP="002610E5">
            <w:pPr>
              <w:pStyle w:val="XML1"/>
              <w:rPr>
                <w:ins w:id="20720" w:author="Thomas Dietz" w:date="2012-08-13T14:38:00Z"/>
              </w:rPr>
            </w:pPr>
            <w:ins w:id="20721" w:author="Thomas Dietz" w:date="2012-08-13T14:38:00Z">
              <w:r>
                <w:t xml:space="preserve">        * If the operation is 'merge' or 'replace', the element is</w:t>
              </w:r>
            </w:ins>
          </w:p>
          <w:p w14:paraId="6DB5C7A2" w14:textId="77777777" w:rsidR="002610E5" w:rsidRDefault="002610E5" w:rsidP="002610E5">
            <w:pPr>
              <w:pStyle w:val="XML1"/>
              <w:rPr>
                <w:ins w:id="20722" w:author="Thomas Dietz" w:date="2012-08-13T14:38:00Z"/>
              </w:rPr>
            </w:pPr>
            <w:ins w:id="20723" w:author="Thomas Dietz" w:date="2012-08-13T14:38:00Z">
              <w:r>
                <w:t xml:space="preserve">        created if it does not exist, and its value is set to the</w:t>
              </w:r>
            </w:ins>
          </w:p>
          <w:p w14:paraId="71B87D72" w14:textId="77777777" w:rsidR="002610E5" w:rsidRDefault="002610E5" w:rsidP="002610E5">
            <w:pPr>
              <w:pStyle w:val="XML1"/>
              <w:rPr>
                <w:ins w:id="20724" w:author="Thomas Dietz" w:date="2012-08-13T14:38:00Z"/>
              </w:rPr>
            </w:pPr>
            <w:ins w:id="20725" w:author="Thomas Dietz" w:date="2012-08-13T14:38:00Z">
              <w:r>
                <w:t xml:space="preserve">        value found in the XML RPC data.</w:t>
              </w:r>
            </w:ins>
          </w:p>
          <w:p w14:paraId="4DB17852" w14:textId="77777777" w:rsidR="002610E5" w:rsidRDefault="002610E5" w:rsidP="002610E5">
            <w:pPr>
              <w:pStyle w:val="XML1"/>
              <w:rPr>
                <w:ins w:id="20726" w:author="Thomas Dietz" w:date="2012-08-13T14:38:00Z"/>
              </w:rPr>
            </w:pPr>
            <w:ins w:id="20727" w:author="Thomas Dietz" w:date="2012-08-13T14:38:00Z">
              <w:r>
                <w:t xml:space="preserve">        * If the operation is 'create', the element is created if it</w:t>
              </w:r>
            </w:ins>
          </w:p>
          <w:p w14:paraId="2C61D003" w14:textId="77777777" w:rsidR="002610E5" w:rsidRDefault="002610E5" w:rsidP="002610E5">
            <w:pPr>
              <w:pStyle w:val="XML1"/>
              <w:rPr>
                <w:ins w:id="20728" w:author="Thomas Dietz" w:date="2012-08-13T14:38:00Z"/>
              </w:rPr>
            </w:pPr>
            <w:ins w:id="20729" w:author="Thomas Dietz" w:date="2012-08-13T14:38:00Z">
              <w:r>
                <w:t xml:space="preserve">        does not exist. If the element already exists, a</w:t>
              </w:r>
            </w:ins>
          </w:p>
          <w:p w14:paraId="3F75BDFC" w14:textId="77777777" w:rsidR="002610E5" w:rsidRDefault="002610E5" w:rsidP="002610E5">
            <w:pPr>
              <w:pStyle w:val="XML1"/>
              <w:rPr>
                <w:ins w:id="20730" w:author="Thomas Dietz" w:date="2012-08-13T14:38:00Z"/>
              </w:rPr>
            </w:pPr>
            <w:ins w:id="20731" w:author="Thomas Dietz" w:date="2012-08-13T14:38:00Z">
              <w:r>
                <w:t xml:space="preserve">        'data</w:t>
              </w:r>
              <w:r>
                <w:rPr>
                  <w:rFonts w:ascii="MS Mincho" w:eastAsia="MS Mincho" w:hAnsi="MS Mincho" w:cs="MS Mincho" w:hint="eastAsia"/>
                </w:rPr>
                <w:t>‑</w:t>
              </w:r>
              <w:r>
                <w:t>exists' error is returned.</w:t>
              </w:r>
            </w:ins>
          </w:p>
          <w:p w14:paraId="23063D8C" w14:textId="77777777" w:rsidR="002610E5" w:rsidRDefault="002610E5" w:rsidP="002610E5">
            <w:pPr>
              <w:pStyle w:val="XML1"/>
              <w:rPr>
                <w:ins w:id="20732" w:author="Thomas Dietz" w:date="2012-08-13T14:38:00Z"/>
              </w:rPr>
            </w:pPr>
            <w:ins w:id="20733" w:author="Thomas Dietz" w:date="2012-08-13T14:38:00Z">
              <w:r>
                <w:t xml:space="preserve">        * If the operation is 'delete', the element is deleted if it</w:t>
              </w:r>
            </w:ins>
          </w:p>
          <w:p w14:paraId="4173E4E6" w14:textId="77777777" w:rsidR="002610E5" w:rsidRDefault="002610E5" w:rsidP="002610E5">
            <w:pPr>
              <w:pStyle w:val="XML1"/>
              <w:rPr>
                <w:ins w:id="20734" w:author="Thomas Dietz" w:date="2012-08-13T14:38:00Z"/>
              </w:rPr>
            </w:pPr>
            <w:ins w:id="20735" w:author="Thomas Dietz" w:date="2012-08-13T14:38:00Z">
              <w:r>
                <w:t xml:space="preserve">        exists. If the element does not exist, a 'data</w:t>
              </w:r>
              <w:r>
                <w:rPr>
                  <w:rFonts w:ascii="MS Mincho" w:eastAsia="MS Mincho" w:hAnsi="MS Mincho" w:cs="MS Mincho" w:hint="eastAsia"/>
                </w:rPr>
                <w:t>‑</w:t>
              </w:r>
              <w:r>
                <w:t>missing'</w:t>
              </w:r>
            </w:ins>
          </w:p>
          <w:p w14:paraId="16211882" w14:textId="77777777" w:rsidR="002610E5" w:rsidRDefault="002610E5" w:rsidP="002610E5">
            <w:pPr>
              <w:pStyle w:val="XML1"/>
              <w:rPr>
                <w:ins w:id="20736" w:author="Thomas Dietz" w:date="2012-08-13T14:38:00Z"/>
              </w:rPr>
            </w:pPr>
            <w:ins w:id="20737" w:author="Thomas Dietz" w:date="2012-08-13T14:38:00Z">
              <w:r>
                <w:t xml:space="preserve">        error is returned.</w:t>
              </w:r>
            </w:ins>
          </w:p>
          <w:p w14:paraId="0EB5FB9C" w14:textId="77777777" w:rsidR="002610E5" w:rsidRDefault="002610E5" w:rsidP="002610E5">
            <w:pPr>
              <w:pStyle w:val="XML1"/>
              <w:rPr>
                <w:ins w:id="20738" w:author="Thomas Dietz" w:date="2012-08-13T14:38:00Z"/>
              </w:rPr>
            </w:pPr>
            <w:ins w:id="20739" w:author="Thomas Dietz" w:date="2012-08-13T14:38:00Z">
              <w:r>
                <w:t xml:space="preserve">      &lt;/xs:documentation&gt;</w:t>
              </w:r>
            </w:ins>
          </w:p>
          <w:p w14:paraId="768254FA" w14:textId="77777777" w:rsidR="002610E5" w:rsidRDefault="002610E5" w:rsidP="002610E5">
            <w:pPr>
              <w:pStyle w:val="XML1"/>
              <w:rPr>
                <w:ins w:id="20740" w:author="Thomas Dietz" w:date="2012-08-13T14:38:00Z"/>
              </w:rPr>
            </w:pPr>
            <w:ins w:id="20741" w:author="Thomas Dietz" w:date="2012-08-13T14:38:00Z">
              <w:r>
                <w:t xml:space="preserve">    &lt;/xs:annotation&gt;</w:t>
              </w:r>
            </w:ins>
          </w:p>
          <w:p w14:paraId="0102FBB3" w14:textId="77777777" w:rsidR="002610E5" w:rsidRDefault="002610E5" w:rsidP="002610E5">
            <w:pPr>
              <w:pStyle w:val="XML1"/>
              <w:rPr>
                <w:ins w:id="20742" w:author="Thomas Dietz" w:date="2012-08-13T14:38:00Z"/>
              </w:rPr>
            </w:pPr>
          </w:p>
          <w:p w14:paraId="6A7EC5AF" w14:textId="77777777" w:rsidR="002610E5" w:rsidRDefault="002610E5" w:rsidP="002610E5">
            <w:pPr>
              <w:pStyle w:val="XML1"/>
              <w:rPr>
                <w:ins w:id="20743" w:author="Thomas Dietz" w:date="2012-08-13T14:38:00Z"/>
              </w:rPr>
            </w:pPr>
            <w:ins w:id="20744" w:author="Thomas Dietz" w:date="2012-08-13T14:38:00Z">
              <w:r>
                <w:t xml:space="preserve">    &lt;xs:sequence&gt;</w:t>
              </w:r>
            </w:ins>
          </w:p>
          <w:p w14:paraId="1C72CB9B" w14:textId="77777777" w:rsidR="002610E5" w:rsidRDefault="002610E5" w:rsidP="002610E5">
            <w:pPr>
              <w:pStyle w:val="XML1"/>
              <w:rPr>
                <w:ins w:id="20745" w:author="Thomas Dietz" w:date="2012-08-13T14:38:00Z"/>
              </w:rPr>
            </w:pPr>
            <w:ins w:id="20746" w:author="Thomas Dietz" w:date="2012-08-13T14:38:00Z">
              <w:r>
                <w:t xml:space="preserve">      &lt;xs:choice&gt;</w:t>
              </w:r>
            </w:ins>
          </w:p>
          <w:p w14:paraId="7AF9B001" w14:textId="77777777" w:rsidR="002610E5" w:rsidRDefault="002610E5" w:rsidP="002610E5">
            <w:pPr>
              <w:pStyle w:val="XML1"/>
              <w:rPr>
                <w:ins w:id="20747" w:author="Thomas Dietz" w:date="2012-08-13T14:38:00Z"/>
              </w:rPr>
            </w:pPr>
            <w:ins w:id="20748" w:author="Thomas Dietz" w:date="2012-08-13T14:38:00Z">
              <w:r>
                <w:lastRenderedPageBreak/>
                <w:t xml:space="preserve">        &lt;xs:sequence&gt;</w:t>
              </w:r>
            </w:ins>
          </w:p>
          <w:p w14:paraId="57E20721" w14:textId="77777777" w:rsidR="002610E5" w:rsidRDefault="002610E5" w:rsidP="002610E5">
            <w:pPr>
              <w:pStyle w:val="XML1"/>
              <w:rPr>
                <w:ins w:id="20749" w:author="Thomas Dietz" w:date="2012-08-13T14:38:00Z"/>
              </w:rPr>
            </w:pPr>
            <w:ins w:id="20750" w:author="Thomas Dietz" w:date="2012-08-13T14:38:00Z">
              <w:r>
                <w:t xml:space="preserve">          &lt;xs:element name="DSAKeyValue"&gt;</w:t>
              </w:r>
            </w:ins>
          </w:p>
          <w:p w14:paraId="15386511" w14:textId="77777777" w:rsidR="002610E5" w:rsidRDefault="002610E5" w:rsidP="002610E5">
            <w:pPr>
              <w:pStyle w:val="XML1"/>
              <w:rPr>
                <w:ins w:id="20751" w:author="Thomas Dietz" w:date="2012-08-13T14:38:00Z"/>
              </w:rPr>
            </w:pPr>
            <w:ins w:id="20752" w:author="Thomas Dietz" w:date="2012-08-13T14:38:00Z">
              <w:r>
                <w:t xml:space="preserve">            &lt;xs:complexType&gt;</w:t>
              </w:r>
            </w:ins>
          </w:p>
          <w:p w14:paraId="2F89FC1E" w14:textId="77777777" w:rsidR="002610E5" w:rsidRDefault="002610E5" w:rsidP="002610E5">
            <w:pPr>
              <w:pStyle w:val="XML1"/>
              <w:rPr>
                <w:ins w:id="20753" w:author="Thomas Dietz" w:date="2012-08-13T14:38:00Z"/>
              </w:rPr>
            </w:pPr>
            <w:ins w:id="20754" w:author="Thomas Dietz" w:date="2012-08-13T14:38:00Z">
              <w:r>
                <w:t xml:space="preserve">              &lt;xs:sequence&gt;</w:t>
              </w:r>
            </w:ins>
          </w:p>
          <w:p w14:paraId="5B99D48D" w14:textId="77777777" w:rsidR="002610E5" w:rsidRDefault="002610E5" w:rsidP="002610E5">
            <w:pPr>
              <w:pStyle w:val="XML1"/>
              <w:rPr>
                <w:ins w:id="20755" w:author="Thomas Dietz" w:date="2012-08-13T14:38:00Z"/>
              </w:rPr>
            </w:pPr>
            <w:ins w:id="20756" w:author="Thomas Dietz" w:date="2012-08-13T14:38:00Z">
              <w:r>
                <w:t xml:space="preserve">                &lt;xs:group ref="DSAKeyValueType"/&gt;</w:t>
              </w:r>
            </w:ins>
          </w:p>
          <w:p w14:paraId="377C1444" w14:textId="77777777" w:rsidR="002610E5" w:rsidRDefault="002610E5" w:rsidP="002610E5">
            <w:pPr>
              <w:pStyle w:val="XML1"/>
              <w:rPr>
                <w:ins w:id="20757" w:author="Thomas Dietz" w:date="2012-08-13T14:38:00Z"/>
              </w:rPr>
            </w:pPr>
            <w:ins w:id="20758" w:author="Thomas Dietz" w:date="2012-08-13T14:38:00Z">
              <w:r>
                <w:t xml:space="preserve">              &lt;/xs:sequence&gt;</w:t>
              </w:r>
            </w:ins>
          </w:p>
          <w:p w14:paraId="2E2255E3" w14:textId="77777777" w:rsidR="002610E5" w:rsidRDefault="002610E5" w:rsidP="002610E5">
            <w:pPr>
              <w:pStyle w:val="XML1"/>
              <w:rPr>
                <w:ins w:id="20759" w:author="Thomas Dietz" w:date="2012-08-13T14:38:00Z"/>
              </w:rPr>
            </w:pPr>
            <w:ins w:id="20760" w:author="Thomas Dietz" w:date="2012-08-13T14:38:00Z">
              <w:r>
                <w:t xml:space="preserve">            &lt;/xs:complexType&gt;</w:t>
              </w:r>
            </w:ins>
          </w:p>
          <w:p w14:paraId="7645AF7E" w14:textId="77777777" w:rsidR="002610E5" w:rsidRDefault="002610E5" w:rsidP="002610E5">
            <w:pPr>
              <w:pStyle w:val="XML1"/>
              <w:rPr>
                <w:ins w:id="20761" w:author="Thomas Dietz" w:date="2012-08-13T14:38:00Z"/>
              </w:rPr>
            </w:pPr>
            <w:ins w:id="20762" w:author="Thomas Dietz" w:date="2012-08-13T14:38:00Z">
              <w:r>
                <w:t xml:space="preserve">          &lt;/xs:element&gt;</w:t>
              </w:r>
            </w:ins>
          </w:p>
          <w:p w14:paraId="6A6A604B" w14:textId="77777777" w:rsidR="002610E5" w:rsidRDefault="002610E5" w:rsidP="002610E5">
            <w:pPr>
              <w:pStyle w:val="XML1"/>
              <w:rPr>
                <w:ins w:id="20763" w:author="Thomas Dietz" w:date="2012-08-13T14:38:00Z"/>
              </w:rPr>
            </w:pPr>
            <w:ins w:id="20764" w:author="Thomas Dietz" w:date="2012-08-13T14:38:00Z">
              <w:r>
                <w:t xml:space="preserve">        &lt;/xs:sequence&gt;</w:t>
              </w:r>
            </w:ins>
          </w:p>
          <w:p w14:paraId="0DFD1044" w14:textId="77777777" w:rsidR="002610E5" w:rsidRDefault="002610E5" w:rsidP="002610E5">
            <w:pPr>
              <w:pStyle w:val="XML1"/>
              <w:rPr>
                <w:ins w:id="20765" w:author="Thomas Dietz" w:date="2012-08-13T14:38:00Z"/>
              </w:rPr>
            </w:pPr>
            <w:ins w:id="20766" w:author="Thomas Dietz" w:date="2012-08-13T14:38:00Z">
              <w:r>
                <w:t xml:space="preserve">        &lt;xs:sequence&gt;</w:t>
              </w:r>
            </w:ins>
          </w:p>
          <w:p w14:paraId="4065AD36" w14:textId="77777777" w:rsidR="002610E5" w:rsidRDefault="002610E5" w:rsidP="002610E5">
            <w:pPr>
              <w:pStyle w:val="XML1"/>
              <w:rPr>
                <w:ins w:id="20767" w:author="Thomas Dietz" w:date="2012-08-13T14:38:00Z"/>
              </w:rPr>
            </w:pPr>
            <w:ins w:id="20768" w:author="Thomas Dietz" w:date="2012-08-13T14:38:00Z">
              <w:r>
                <w:t xml:space="preserve">          &lt;xs:element name="RSAKeyValue"&gt;</w:t>
              </w:r>
            </w:ins>
          </w:p>
          <w:p w14:paraId="17B2C66A" w14:textId="77777777" w:rsidR="002610E5" w:rsidRDefault="002610E5" w:rsidP="002610E5">
            <w:pPr>
              <w:pStyle w:val="XML1"/>
              <w:rPr>
                <w:ins w:id="20769" w:author="Thomas Dietz" w:date="2012-08-13T14:38:00Z"/>
              </w:rPr>
            </w:pPr>
            <w:ins w:id="20770" w:author="Thomas Dietz" w:date="2012-08-13T14:38:00Z">
              <w:r>
                <w:t xml:space="preserve">            &lt;xs:complexType&gt;</w:t>
              </w:r>
            </w:ins>
          </w:p>
          <w:p w14:paraId="40728329" w14:textId="77777777" w:rsidR="002610E5" w:rsidRDefault="002610E5" w:rsidP="002610E5">
            <w:pPr>
              <w:pStyle w:val="XML1"/>
              <w:rPr>
                <w:ins w:id="20771" w:author="Thomas Dietz" w:date="2012-08-13T14:38:00Z"/>
              </w:rPr>
            </w:pPr>
            <w:ins w:id="20772" w:author="Thomas Dietz" w:date="2012-08-13T14:38:00Z">
              <w:r>
                <w:t xml:space="preserve">              &lt;xs:sequence&gt;</w:t>
              </w:r>
            </w:ins>
          </w:p>
          <w:p w14:paraId="041E8DA5" w14:textId="77777777" w:rsidR="002610E5" w:rsidRDefault="002610E5" w:rsidP="002610E5">
            <w:pPr>
              <w:pStyle w:val="XML1"/>
              <w:rPr>
                <w:ins w:id="20773" w:author="Thomas Dietz" w:date="2012-08-13T14:38:00Z"/>
              </w:rPr>
            </w:pPr>
            <w:ins w:id="20774" w:author="Thomas Dietz" w:date="2012-08-13T14:38:00Z">
              <w:r>
                <w:t xml:space="preserve">                &lt;xs:group ref="RSAKeyValueType"/&gt;</w:t>
              </w:r>
            </w:ins>
          </w:p>
          <w:p w14:paraId="232CACF0" w14:textId="77777777" w:rsidR="002610E5" w:rsidRDefault="002610E5" w:rsidP="002610E5">
            <w:pPr>
              <w:pStyle w:val="XML1"/>
              <w:rPr>
                <w:ins w:id="20775" w:author="Thomas Dietz" w:date="2012-08-13T14:38:00Z"/>
              </w:rPr>
            </w:pPr>
            <w:ins w:id="20776" w:author="Thomas Dietz" w:date="2012-08-13T14:38:00Z">
              <w:r>
                <w:t xml:space="preserve">              &lt;/xs:sequence&gt;</w:t>
              </w:r>
            </w:ins>
          </w:p>
          <w:p w14:paraId="03F33D4C" w14:textId="77777777" w:rsidR="002610E5" w:rsidRDefault="002610E5" w:rsidP="002610E5">
            <w:pPr>
              <w:pStyle w:val="XML1"/>
              <w:rPr>
                <w:ins w:id="20777" w:author="Thomas Dietz" w:date="2012-08-13T14:38:00Z"/>
              </w:rPr>
            </w:pPr>
            <w:ins w:id="20778" w:author="Thomas Dietz" w:date="2012-08-13T14:38:00Z">
              <w:r>
                <w:t xml:space="preserve">            &lt;/xs:complexType&gt;</w:t>
              </w:r>
            </w:ins>
          </w:p>
          <w:p w14:paraId="25833260" w14:textId="77777777" w:rsidR="002610E5" w:rsidRDefault="002610E5" w:rsidP="002610E5">
            <w:pPr>
              <w:pStyle w:val="XML1"/>
              <w:rPr>
                <w:ins w:id="20779" w:author="Thomas Dietz" w:date="2012-08-13T14:38:00Z"/>
              </w:rPr>
            </w:pPr>
            <w:ins w:id="20780" w:author="Thomas Dietz" w:date="2012-08-13T14:38:00Z">
              <w:r>
                <w:t xml:space="preserve">          &lt;/xs:element&gt;</w:t>
              </w:r>
            </w:ins>
          </w:p>
          <w:p w14:paraId="35305555" w14:textId="77777777" w:rsidR="002610E5" w:rsidRDefault="002610E5" w:rsidP="002610E5">
            <w:pPr>
              <w:pStyle w:val="XML1"/>
              <w:rPr>
                <w:ins w:id="20781" w:author="Thomas Dietz" w:date="2012-08-13T14:38:00Z"/>
              </w:rPr>
            </w:pPr>
            <w:ins w:id="20782" w:author="Thomas Dietz" w:date="2012-08-13T14:38:00Z">
              <w:r>
                <w:t xml:space="preserve">        &lt;/xs:sequence&gt;</w:t>
              </w:r>
            </w:ins>
          </w:p>
          <w:p w14:paraId="1A466A29" w14:textId="77777777" w:rsidR="002610E5" w:rsidRDefault="002610E5" w:rsidP="002610E5">
            <w:pPr>
              <w:pStyle w:val="XML1"/>
              <w:rPr>
                <w:ins w:id="20783" w:author="Thomas Dietz" w:date="2012-08-13T14:38:00Z"/>
              </w:rPr>
            </w:pPr>
            <w:ins w:id="20784" w:author="Thomas Dietz" w:date="2012-08-13T14:38:00Z">
              <w:r>
                <w:t xml:space="preserve">      &lt;/xs:choice&gt;</w:t>
              </w:r>
            </w:ins>
          </w:p>
          <w:p w14:paraId="1A6356ED" w14:textId="77777777" w:rsidR="002610E5" w:rsidRDefault="002610E5" w:rsidP="002610E5">
            <w:pPr>
              <w:pStyle w:val="XML1"/>
              <w:rPr>
                <w:ins w:id="20785" w:author="Thomas Dietz" w:date="2012-08-13T14:38:00Z"/>
              </w:rPr>
            </w:pPr>
            <w:ins w:id="20786" w:author="Thomas Dietz" w:date="2012-08-13T14:38:00Z">
              <w:r>
                <w:t xml:space="preserve">    &lt;/xs:sequence&gt;</w:t>
              </w:r>
            </w:ins>
          </w:p>
          <w:p w14:paraId="5EC89D7E" w14:textId="77777777" w:rsidR="002610E5" w:rsidRDefault="002610E5" w:rsidP="002610E5">
            <w:pPr>
              <w:pStyle w:val="XML1"/>
              <w:rPr>
                <w:ins w:id="20787" w:author="Thomas Dietz" w:date="2012-08-13T14:38:00Z"/>
              </w:rPr>
            </w:pPr>
            <w:ins w:id="20788" w:author="Thomas Dietz" w:date="2012-08-13T14:38:00Z">
              <w:r>
                <w:t xml:space="preserve">  &lt;/xs:group&gt;</w:t>
              </w:r>
            </w:ins>
          </w:p>
          <w:p w14:paraId="514ECE34" w14:textId="77777777" w:rsidR="002610E5" w:rsidRDefault="002610E5" w:rsidP="002610E5">
            <w:pPr>
              <w:pStyle w:val="XML1"/>
              <w:rPr>
                <w:ins w:id="20789" w:author="Thomas Dietz" w:date="2012-08-13T14:38:00Z"/>
              </w:rPr>
            </w:pPr>
          </w:p>
          <w:p w14:paraId="7130C9EC" w14:textId="77777777" w:rsidR="002610E5" w:rsidRDefault="002610E5" w:rsidP="002610E5">
            <w:pPr>
              <w:pStyle w:val="XML1"/>
              <w:rPr>
                <w:ins w:id="20790" w:author="Thomas Dietz" w:date="2012-08-13T14:39:00Z"/>
              </w:rPr>
            </w:pPr>
            <w:ins w:id="20791" w:author="Thomas Dietz" w:date="2012-08-13T14:39:00Z">
              <w:r>
                <w:t xml:space="preserve">  &lt;xs:group name="DSAKeyValueType"&gt;</w:t>
              </w:r>
            </w:ins>
          </w:p>
          <w:p w14:paraId="77BF5419" w14:textId="77777777" w:rsidR="002610E5" w:rsidRDefault="002610E5" w:rsidP="002610E5">
            <w:pPr>
              <w:pStyle w:val="XML1"/>
              <w:rPr>
                <w:ins w:id="20792" w:author="Thomas Dietz" w:date="2012-08-13T14:39:00Z"/>
              </w:rPr>
            </w:pPr>
            <w:ins w:id="20793" w:author="Thomas Dietz" w:date="2012-08-13T14:39:00Z">
              <w:r>
                <w:t xml:space="preserve">    &lt;xs:annotation&gt;</w:t>
              </w:r>
            </w:ins>
          </w:p>
          <w:p w14:paraId="020A3C8B" w14:textId="77777777" w:rsidR="002610E5" w:rsidRDefault="002610E5" w:rsidP="002610E5">
            <w:pPr>
              <w:pStyle w:val="XML1"/>
              <w:rPr>
                <w:ins w:id="20794" w:author="Thomas Dietz" w:date="2012-08-13T14:39:00Z"/>
              </w:rPr>
            </w:pPr>
            <w:ins w:id="20795" w:author="Thomas Dietz" w:date="2012-08-13T14:39:00Z">
              <w:r>
                <w:t xml:space="preserve">      &lt;xs:documentation&gt;</w:t>
              </w:r>
            </w:ins>
          </w:p>
          <w:p w14:paraId="5DC164E7" w14:textId="77777777" w:rsidR="002610E5" w:rsidRDefault="002610E5" w:rsidP="002610E5">
            <w:pPr>
              <w:pStyle w:val="XML1"/>
              <w:rPr>
                <w:ins w:id="20796" w:author="Thomas Dietz" w:date="2012-08-13T14:39:00Z"/>
              </w:rPr>
            </w:pPr>
            <w:ins w:id="20797" w:author="Thomas Dietz" w:date="2012-08-13T14:39:00Z">
              <w:r>
                <w:t xml:space="preserve">        DSA keys and the DSA signature algorithm are</w:t>
              </w:r>
            </w:ins>
          </w:p>
          <w:p w14:paraId="5F48EBE7" w14:textId="77777777" w:rsidR="002610E5" w:rsidRDefault="002610E5" w:rsidP="002610E5">
            <w:pPr>
              <w:pStyle w:val="XML1"/>
              <w:rPr>
                <w:ins w:id="20798" w:author="Thomas Dietz" w:date="2012-08-13T14:39:00Z"/>
              </w:rPr>
            </w:pPr>
            <w:ins w:id="20799" w:author="Thomas Dietz" w:date="2012-08-13T14:39:00Z">
              <w:r>
                <w:t xml:space="preserve">        specified in 'FIPS PUB 186-2, Digital Signature Standard (DSS),</w:t>
              </w:r>
            </w:ins>
          </w:p>
          <w:p w14:paraId="0B8EE2AD" w14:textId="77777777" w:rsidR="002610E5" w:rsidRDefault="002610E5" w:rsidP="002610E5">
            <w:pPr>
              <w:pStyle w:val="XML1"/>
              <w:rPr>
                <w:ins w:id="20800" w:author="Thomas Dietz" w:date="2012-08-13T14:39:00Z"/>
              </w:rPr>
            </w:pPr>
            <w:ins w:id="20801" w:author="Thomas Dietz" w:date="2012-08-13T14:39:00Z">
              <w:r>
                <w:t xml:space="preserve">        U.S. Department of Commerce/National Institute of Standards and</w:t>
              </w:r>
            </w:ins>
          </w:p>
          <w:p w14:paraId="039AAD97" w14:textId="77777777" w:rsidR="002610E5" w:rsidRDefault="002610E5" w:rsidP="002610E5">
            <w:pPr>
              <w:pStyle w:val="XML1"/>
              <w:rPr>
                <w:ins w:id="20802" w:author="Thomas Dietz" w:date="2012-08-13T14:39:00Z"/>
              </w:rPr>
            </w:pPr>
            <w:ins w:id="20803" w:author="Thomas Dietz" w:date="2012-08-13T14:39:00Z">
              <w:r>
                <w:t xml:space="preserve">        Technology,</w:t>
              </w:r>
            </w:ins>
          </w:p>
          <w:p w14:paraId="600229CF" w14:textId="77777777" w:rsidR="002610E5" w:rsidRDefault="002610E5" w:rsidP="002610E5">
            <w:pPr>
              <w:pStyle w:val="XML1"/>
              <w:rPr>
                <w:ins w:id="20804" w:author="Thomas Dietz" w:date="2012-08-13T14:39:00Z"/>
              </w:rPr>
            </w:pPr>
            <w:ins w:id="20805" w:author="Thomas Dietz" w:date="2012-08-13T14:39:00Z">
              <w:r>
                <w:t xml:space="preserve">        http://csrc.nist.gov/publications/fips/fips186-2/fips186-2.pdf'.</w:t>
              </w:r>
            </w:ins>
          </w:p>
          <w:p w14:paraId="4E0ACDA1" w14:textId="77777777" w:rsidR="002610E5" w:rsidRDefault="002610E5" w:rsidP="002610E5">
            <w:pPr>
              <w:pStyle w:val="XML1"/>
              <w:rPr>
                <w:ins w:id="20806" w:author="Thomas Dietz" w:date="2012-08-13T14:39:00Z"/>
              </w:rPr>
            </w:pPr>
            <w:ins w:id="20807" w:author="Thomas Dietz" w:date="2012-08-13T14:39:00Z">
              <w:r>
                <w:t xml:space="preserve">        DSA public key values can have the following fields:</w:t>
              </w:r>
            </w:ins>
          </w:p>
          <w:p w14:paraId="0F7F74C1" w14:textId="77777777" w:rsidR="002610E5" w:rsidRDefault="002610E5" w:rsidP="002610E5">
            <w:pPr>
              <w:pStyle w:val="XML1"/>
              <w:rPr>
                <w:ins w:id="20808" w:author="Thomas Dietz" w:date="2012-08-13T14:39:00Z"/>
              </w:rPr>
            </w:pPr>
          </w:p>
          <w:p w14:paraId="27AECCBB" w14:textId="77777777" w:rsidR="002610E5" w:rsidRDefault="002610E5" w:rsidP="002610E5">
            <w:pPr>
              <w:pStyle w:val="XML1"/>
              <w:rPr>
                <w:ins w:id="20809" w:author="Thomas Dietz" w:date="2012-08-13T14:39:00Z"/>
              </w:rPr>
            </w:pPr>
            <w:ins w:id="20810" w:author="Thomas Dietz" w:date="2012-08-13T14:39:00Z">
              <w:r>
                <w:t xml:space="preserve">        P</w:t>
              </w:r>
            </w:ins>
          </w:p>
          <w:p w14:paraId="77F0F9BF" w14:textId="77777777" w:rsidR="002610E5" w:rsidRDefault="002610E5" w:rsidP="002610E5">
            <w:pPr>
              <w:pStyle w:val="XML1"/>
              <w:rPr>
                <w:ins w:id="20811" w:author="Thomas Dietz" w:date="2012-08-13T14:39:00Z"/>
              </w:rPr>
            </w:pPr>
            <w:ins w:id="20812" w:author="Thomas Dietz" w:date="2012-08-13T14:39:00Z">
              <w:r>
                <w:t xml:space="preserve">        a prime modulus meeting the requirements of the standard</w:t>
              </w:r>
            </w:ins>
          </w:p>
          <w:p w14:paraId="72AA1017" w14:textId="77777777" w:rsidR="002610E5" w:rsidRDefault="002610E5" w:rsidP="002610E5">
            <w:pPr>
              <w:pStyle w:val="XML1"/>
              <w:rPr>
                <w:ins w:id="20813" w:author="Thomas Dietz" w:date="2012-08-13T14:39:00Z"/>
              </w:rPr>
            </w:pPr>
            <w:ins w:id="20814" w:author="Thomas Dietz" w:date="2012-08-13T14:39:00Z">
              <w:r>
                <w:t xml:space="preserve">        above</w:t>
              </w:r>
            </w:ins>
          </w:p>
          <w:p w14:paraId="01383E5E" w14:textId="77777777" w:rsidR="002610E5" w:rsidRDefault="002610E5" w:rsidP="002610E5">
            <w:pPr>
              <w:pStyle w:val="XML1"/>
              <w:rPr>
                <w:ins w:id="20815" w:author="Thomas Dietz" w:date="2012-08-13T14:39:00Z"/>
              </w:rPr>
            </w:pPr>
            <w:ins w:id="20816" w:author="Thomas Dietz" w:date="2012-08-13T14:39:00Z">
              <w:r>
                <w:t xml:space="preserve">        Q</w:t>
              </w:r>
            </w:ins>
          </w:p>
          <w:p w14:paraId="65BD40F0" w14:textId="77777777" w:rsidR="002610E5" w:rsidRDefault="002610E5" w:rsidP="002610E5">
            <w:pPr>
              <w:pStyle w:val="XML1"/>
              <w:rPr>
                <w:ins w:id="20817" w:author="Thomas Dietz" w:date="2012-08-13T14:39:00Z"/>
              </w:rPr>
            </w:pPr>
            <w:ins w:id="20818" w:author="Thomas Dietz" w:date="2012-08-13T14:39:00Z">
              <w:r>
                <w:t xml:space="preserve">        an integer in the range 2**159 &amp;lt; Q &amp;lt; 2**160 which is a</w:t>
              </w:r>
            </w:ins>
          </w:p>
          <w:p w14:paraId="28711826" w14:textId="77777777" w:rsidR="002610E5" w:rsidRDefault="002610E5" w:rsidP="002610E5">
            <w:pPr>
              <w:pStyle w:val="XML1"/>
              <w:rPr>
                <w:ins w:id="20819" w:author="Thomas Dietz" w:date="2012-08-13T14:39:00Z"/>
              </w:rPr>
            </w:pPr>
            <w:ins w:id="20820" w:author="Thomas Dietz" w:date="2012-08-13T14:39:00Z">
              <w:r>
                <w:t xml:space="preserve">        prime divisor of P-1</w:t>
              </w:r>
            </w:ins>
          </w:p>
          <w:p w14:paraId="15B82A65" w14:textId="77777777" w:rsidR="002610E5" w:rsidRDefault="002610E5" w:rsidP="002610E5">
            <w:pPr>
              <w:pStyle w:val="XML1"/>
              <w:rPr>
                <w:ins w:id="20821" w:author="Thomas Dietz" w:date="2012-08-13T14:39:00Z"/>
              </w:rPr>
            </w:pPr>
            <w:ins w:id="20822" w:author="Thomas Dietz" w:date="2012-08-13T14:39:00Z">
              <w:r>
                <w:t xml:space="preserve">        G</w:t>
              </w:r>
            </w:ins>
          </w:p>
          <w:p w14:paraId="553F2E32" w14:textId="77777777" w:rsidR="002610E5" w:rsidRDefault="002610E5" w:rsidP="002610E5">
            <w:pPr>
              <w:pStyle w:val="XML1"/>
              <w:rPr>
                <w:ins w:id="20823" w:author="Thomas Dietz" w:date="2012-08-13T14:39:00Z"/>
              </w:rPr>
            </w:pPr>
            <w:ins w:id="20824" w:author="Thomas Dietz" w:date="2012-08-13T14:39:00Z">
              <w:r>
                <w:t xml:space="preserve">        an integer with certain properties with respect to P and Q</w:t>
              </w:r>
            </w:ins>
          </w:p>
          <w:p w14:paraId="73DC1545" w14:textId="77777777" w:rsidR="002610E5" w:rsidRDefault="002610E5" w:rsidP="002610E5">
            <w:pPr>
              <w:pStyle w:val="XML1"/>
              <w:rPr>
                <w:ins w:id="20825" w:author="Thomas Dietz" w:date="2012-08-13T14:39:00Z"/>
              </w:rPr>
            </w:pPr>
            <w:ins w:id="20826" w:author="Thomas Dietz" w:date="2012-08-13T14:39:00Z">
              <w:r>
                <w:t xml:space="preserve">        J</w:t>
              </w:r>
            </w:ins>
          </w:p>
          <w:p w14:paraId="5D28E17D" w14:textId="77777777" w:rsidR="002610E5" w:rsidRDefault="002610E5" w:rsidP="002610E5">
            <w:pPr>
              <w:pStyle w:val="XML1"/>
              <w:rPr>
                <w:ins w:id="20827" w:author="Thomas Dietz" w:date="2012-08-13T14:39:00Z"/>
              </w:rPr>
            </w:pPr>
            <w:ins w:id="20828" w:author="Thomas Dietz" w:date="2012-08-13T14:39:00Z">
              <w:r>
                <w:t xml:space="preserve">        (P - 1) / Q</w:t>
              </w:r>
            </w:ins>
          </w:p>
          <w:p w14:paraId="045F6822" w14:textId="77777777" w:rsidR="002610E5" w:rsidRDefault="002610E5" w:rsidP="002610E5">
            <w:pPr>
              <w:pStyle w:val="XML1"/>
              <w:rPr>
                <w:ins w:id="20829" w:author="Thomas Dietz" w:date="2012-08-13T14:39:00Z"/>
              </w:rPr>
            </w:pPr>
            <w:ins w:id="20830" w:author="Thomas Dietz" w:date="2012-08-13T14:39:00Z">
              <w:r>
                <w:t xml:space="preserve">        Y</w:t>
              </w:r>
            </w:ins>
          </w:p>
          <w:p w14:paraId="5B2A8D28" w14:textId="77777777" w:rsidR="002610E5" w:rsidRDefault="002610E5" w:rsidP="002610E5">
            <w:pPr>
              <w:pStyle w:val="XML1"/>
              <w:rPr>
                <w:ins w:id="20831" w:author="Thomas Dietz" w:date="2012-08-13T14:39:00Z"/>
              </w:rPr>
            </w:pPr>
            <w:ins w:id="20832" w:author="Thomas Dietz" w:date="2012-08-13T14:39:00Z">
              <w:r>
                <w:t xml:space="preserve">        G**X mod P (where X is part of the private key and not made</w:t>
              </w:r>
            </w:ins>
          </w:p>
          <w:p w14:paraId="0A762933" w14:textId="77777777" w:rsidR="002610E5" w:rsidRDefault="002610E5" w:rsidP="002610E5">
            <w:pPr>
              <w:pStyle w:val="XML1"/>
              <w:rPr>
                <w:ins w:id="20833" w:author="Thomas Dietz" w:date="2012-08-13T14:39:00Z"/>
              </w:rPr>
            </w:pPr>
            <w:ins w:id="20834" w:author="Thomas Dietz" w:date="2012-08-13T14:39:00Z">
              <w:r>
                <w:t xml:space="preserve">        public)</w:t>
              </w:r>
            </w:ins>
          </w:p>
          <w:p w14:paraId="7217520E" w14:textId="77777777" w:rsidR="002610E5" w:rsidRDefault="002610E5" w:rsidP="002610E5">
            <w:pPr>
              <w:pStyle w:val="XML1"/>
              <w:rPr>
                <w:ins w:id="20835" w:author="Thomas Dietz" w:date="2012-08-13T14:39:00Z"/>
              </w:rPr>
            </w:pPr>
            <w:ins w:id="20836" w:author="Thomas Dietz" w:date="2012-08-13T14:39:00Z">
              <w:r>
                <w:t xml:space="preserve">        seed</w:t>
              </w:r>
            </w:ins>
          </w:p>
          <w:p w14:paraId="03B3DCB3" w14:textId="77777777" w:rsidR="002610E5" w:rsidRDefault="002610E5" w:rsidP="002610E5">
            <w:pPr>
              <w:pStyle w:val="XML1"/>
              <w:rPr>
                <w:ins w:id="20837" w:author="Thomas Dietz" w:date="2012-08-13T14:39:00Z"/>
              </w:rPr>
            </w:pPr>
            <w:ins w:id="20838" w:author="Thomas Dietz" w:date="2012-08-13T14:39:00Z">
              <w:r>
                <w:t xml:space="preserve">        a DSA prime generation seed</w:t>
              </w:r>
            </w:ins>
          </w:p>
          <w:p w14:paraId="26266B03" w14:textId="77777777" w:rsidR="002610E5" w:rsidRDefault="002610E5" w:rsidP="002610E5">
            <w:pPr>
              <w:pStyle w:val="XML1"/>
              <w:rPr>
                <w:ins w:id="20839" w:author="Thomas Dietz" w:date="2012-08-13T14:39:00Z"/>
              </w:rPr>
            </w:pPr>
            <w:ins w:id="20840" w:author="Thomas Dietz" w:date="2012-08-13T14:39:00Z">
              <w:r>
                <w:t xml:space="preserve">        pgenCounter</w:t>
              </w:r>
            </w:ins>
          </w:p>
          <w:p w14:paraId="2AE41D78" w14:textId="77777777" w:rsidR="002610E5" w:rsidRDefault="002610E5" w:rsidP="002610E5">
            <w:pPr>
              <w:pStyle w:val="XML1"/>
              <w:rPr>
                <w:ins w:id="20841" w:author="Thomas Dietz" w:date="2012-08-13T14:39:00Z"/>
              </w:rPr>
            </w:pPr>
            <w:ins w:id="20842" w:author="Thomas Dietz" w:date="2012-08-13T14:39:00Z">
              <w:r>
                <w:t xml:space="preserve">        a DSA prime generation counter</w:t>
              </w:r>
            </w:ins>
          </w:p>
          <w:p w14:paraId="0C4B5419" w14:textId="77777777" w:rsidR="002610E5" w:rsidRDefault="002610E5" w:rsidP="002610E5">
            <w:pPr>
              <w:pStyle w:val="XML1"/>
              <w:rPr>
                <w:ins w:id="20843" w:author="Thomas Dietz" w:date="2012-08-13T14:39:00Z"/>
              </w:rPr>
            </w:pPr>
          </w:p>
          <w:p w14:paraId="40E5EBD8" w14:textId="77777777" w:rsidR="002610E5" w:rsidRDefault="002610E5" w:rsidP="002610E5">
            <w:pPr>
              <w:pStyle w:val="XML1"/>
              <w:rPr>
                <w:ins w:id="20844" w:author="Thomas Dietz" w:date="2012-08-13T14:39:00Z"/>
              </w:rPr>
            </w:pPr>
            <w:ins w:id="20845" w:author="Thomas Dietz" w:date="2012-08-13T14:39:00Z">
              <w:r>
                <w:t xml:space="preserve">        Parameter J is avilable for inclusion solely for efficiency as</w:t>
              </w:r>
            </w:ins>
          </w:p>
          <w:p w14:paraId="4F95901D" w14:textId="77777777" w:rsidR="002610E5" w:rsidRDefault="002610E5" w:rsidP="002610E5">
            <w:pPr>
              <w:pStyle w:val="XML1"/>
              <w:rPr>
                <w:ins w:id="20846" w:author="Thomas Dietz" w:date="2012-08-13T14:39:00Z"/>
              </w:rPr>
            </w:pPr>
            <w:ins w:id="20847" w:author="Thomas Dietz" w:date="2012-08-13T14:39:00Z">
              <w:r>
                <w:t xml:space="preserve">        it is calculatable from P and Q. Parameters seed and</w:t>
              </w:r>
            </w:ins>
          </w:p>
          <w:p w14:paraId="37C68FCA" w14:textId="77777777" w:rsidR="002610E5" w:rsidRDefault="002610E5" w:rsidP="002610E5">
            <w:pPr>
              <w:pStyle w:val="XML1"/>
              <w:rPr>
                <w:ins w:id="20848" w:author="Thomas Dietz" w:date="2012-08-13T14:39:00Z"/>
              </w:rPr>
            </w:pPr>
            <w:ins w:id="20849" w:author="Thomas Dietz" w:date="2012-08-13T14:39:00Z">
              <w:r>
                <w:t xml:space="preserve">        pgenCounter are used in the DSA prime number generation</w:t>
              </w:r>
            </w:ins>
          </w:p>
          <w:p w14:paraId="5786F765" w14:textId="77777777" w:rsidR="002610E5" w:rsidRDefault="002610E5" w:rsidP="002610E5">
            <w:pPr>
              <w:pStyle w:val="XML1"/>
              <w:rPr>
                <w:ins w:id="20850" w:author="Thomas Dietz" w:date="2012-08-13T14:39:00Z"/>
              </w:rPr>
            </w:pPr>
            <w:ins w:id="20851" w:author="Thomas Dietz" w:date="2012-08-13T14:39:00Z">
              <w:r>
                <w:t xml:space="preserve">        algorithm specified in the above standard. As such, they are</w:t>
              </w:r>
            </w:ins>
          </w:p>
          <w:p w14:paraId="6FCDD4AD" w14:textId="77777777" w:rsidR="002610E5" w:rsidRDefault="002610E5" w:rsidP="002610E5">
            <w:pPr>
              <w:pStyle w:val="XML1"/>
              <w:rPr>
                <w:ins w:id="20852" w:author="Thomas Dietz" w:date="2012-08-13T14:39:00Z"/>
              </w:rPr>
            </w:pPr>
            <w:ins w:id="20853" w:author="Thomas Dietz" w:date="2012-08-13T14:39:00Z">
              <w:r>
                <w:t xml:space="preserve">        optional but MUST either both be present or both be absent.</w:t>
              </w:r>
            </w:ins>
          </w:p>
          <w:p w14:paraId="4664DBC5" w14:textId="77777777" w:rsidR="002610E5" w:rsidRDefault="002610E5" w:rsidP="002610E5">
            <w:pPr>
              <w:pStyle w:val="XML1"/>
              <w:rPr>
                <w:ins w:id="20854" w:author="Thomas Dietz" w:date="2012-08-13T14:39:00Z"/>
              </w:rPr>
            </w:pPr>
            <w:ins w:id="20855" w:author="Thomas Dietz" w:date="2012-08-13T14:39:00Z">
              <w:r>
                <w:t xml:space="preserve">        This prime generation algorithm is designed to provide</w:t>
              </w:r>
            </w:ins>
          </w:p>
          <w:p w14:paraId="264FF633" w14:textId="77777777" w:rsidR="002610E5" w:rsidRDefault="002610E5" w:rsidP="002610E5">
            <w:pPr>
              <w:pStyle w:val="XML1"/>
              <w:rPr>
                <w:ins w:id="20856" w:author="Thomas Dietz" w:date="2012-08-13T14:39:00Z"/>
              </w:rPr>
            </w:pPr>
            <w:ins w:id="20857" w:author="Thomas Dietz" w:date="2012-08-13T14:39:00Z">
              <w:r>
                <w:lastRenderedPageBreak/>
                <w:t xml:space="preserve">        assurance that a weak prime is not being used and it yields a P</w:t>
              </w:r>
            </w:ins>
          </w:p>
          <w:p w14:paraId="64A4D000" w14:textId="77777777" w:rsidR="002610E5" w:rsidRDefault="002610E5" w:rsidP="002610E5">
            <w:pPr>
              <w:pStyle w:val="XML1"/>
              <w:rPr>
                <w:ins w:id="20858" w:author="Thomas Dietz" w:date="2012-08-13T14:39:00Z"/>
              </w:rPr>
            </w:pPr>
            <w:ins w:id="20859" w:author="Thomas Dietz" w:date="2012-08-13T14:39:00Z">
              <w:r>
                <w:t xml:space="preserve">        and Q value. Parameters P, Q, and G can be public and common to</w:t>
              </w:r>
            </w:ins>
          </w:p>
          <w:p w14:paraId="21CC8929" w14:textId="77777777" w:rsidR="002610E5" w:rsidRDefault="002610E5" w:rsidP="002610E5">
            <w:pPr>
              <w:pStyle w:val="XML1"/>
              <w:rPr>
                <w:ins w:id="20860" w:author="Thomas Dietz" w:date="2012-08-13T14:39:00Z"/>
              </w:rPr>
            </w:pPr>
            <w:ins w:id="20861" w:author="Thomas Dietz" w:date="2012-08-13T14:39:00Z">
              <w:r>
                <w:t xml:space="preserve">        a group of users. They might be known from application context.</w:t>
              </w:r>
            </w:ins>
          </w:p>
          <w:p w14:paraId="3EB6B8B8" w14:textId="77777777" w:rsidR="002610E5" w:rsidRDefault="002610E5" w:rsidP="002610E5">
            <w:pPr>
              <w:pStyle w:val="XML1"/>
              <w:rPr>
                <w:ins w:id="20862" w:author="Thomas Dietz" w:date="2012-08-13T14:39:00Z"/>
              </w:rPr>
            </w:pPr>
            <w:ins w:id="20863" w:author="Thomas Dietz" w:date="2012-08-13T14:39:00Z">
              <w:r>
                <w:t xml:space="preserve">        As such, they are optional but P and Q MUST either both appear</w:t>
              </w:r>
            </w:ins>
          </w:p>
          <w:p w14:paraId="02D947FC" w14:textId="77777777" w:rsidR="002610E5" w:rsidRDefault="002610E5" w:rsidP="002610E5">
            <w:pPr>
              <w:pStyle w:val="XML1"/>
              <w:rPr>
                <w:ins w:id="20864" w:author="Thomas Dietz" w:date="2012-08-13T14:39:00Z"/>
              </w:rPr>
            </w:pPr>
            <w:ins w:id="20865" w:author="Thomas Dietz" w:date="2012-08-13T14:39:00Z">
              <w:r>
                <w:t xml:space="preserve">        or both be absent. If all of P, Q, seed, and pgenCounter are</w:t>
              </w:r>
            </w:ins>
          </w:p>
          <w:p w14:paraId="64AB398E" w14:textId="77777777" w:rsidR="002610E5" w:rsidRDefault="002610E5" w:rsidP="002610E5">
            <w:pPr>
              <w:pStyle w:val="XML1"/>
              <w:rPr>
                <w:ins w:id="20866" w:author="Thomas Dietz" w:date="2012-08-13T14:39:00Z"/>
              </w:rPr>
            </w:pPr>
            <w:ins w:id="20867" w:author="Thomas Dietz" w:date="2012-08-13T14:39:00Z">
              <w:r>
                <w:t xml:space="preserve">        present, implementations are not required to check if they are</w:t>
              </w:r>
            </w:ins>
          </w:p>
          <w:p w14:paraId="17CBE078" w14:textId="77777777" w:rsidR="002610E5" w:rsidRDefault="002610E5" w:rsidP="002610E5">
            <w:pPr>
              <w:pStyle w:val="XML1"/>
              <w:rPr>
                <w:ins w:id="20868" w:author="Thomas Dietz" w:date="2012-08-13T14:39:00Z"/>
              </w:rPr>
            </w:pPr>
            <w:ins w:id="20869" w:author="Thomas Dietz" w:date="2012-08-13T14:39:00Z">
              <w:r>
                <w:t xml:space="preserve">        consistent and are free to use either P and Q or seed and</w:t>
              </w:r>
            </w:ins>
          </w:p>
          <w:p w14:paraId="036F2AF2" w14:textId="77777777" w:rsidR="002610E5" w:rsidRDefault="002610E5" w:rsidP="002610E5">
            <w:pPr>
              <w:pStyle w:val="XML1"/>
              <w:rPr>
                <w:ins w:id="20870" w:author="Thomas Dietz" w:date="2012-08-13T14:39:00Z"/>
              </w:rPr>
            </w:pPr>
            <w:ins w:id="20871" w:author="Thomas Dietz" w:date="2012-08-13T14:39:00Z">
              <w:r>
                <w:t xml:space="preserve">        pgenCounter. All parameters are encoded as base64 values.</w:t>
              </w:r>
            </w:ins>
          </w:p>
          <w:p w14:paraId="5ACF471A" w14:textId="77777777" w:rsidR="002610E5" w:rsidRDefault="002610E5" w:rsidP="002610E5">
            <w:pPr>
              <w:pStyle w:val="XML1"/>
              <w:rPr>
                <w:ins w:id="20872" w:author="Thomas Dietz" w:date="2012-08-13T14:39:00Z"/>
              </w:rPr>
            </w:pPr>
            <w:ins w:id="20873" w:author="Thomas Dietz" w:date="2012-08-13T14:39:00Z">
              <w:r>
                <w:t xml:space="preserve">      &lt;/xs:documentation&gt;</w:t>
              </w:r>
            </w:ins>
          </w:p>
          <w:p w14:paraId="5CE78B55" w14:textId="77777777" w:rsidR="002610E5" w:rsidRDefault="002610E5" w:rsidP="002610E5">
            <w:pPr>
              <w:pStyle w:val="XML1"/>
              <w:rPr>
                <w:ins w:id="20874" w:author="Thomas Dietz" w:date="2012-08-13T14:39:00Z"/>
              </w:rPr>
            </w:pPr>
            <w:ins w:id="20875" w:author="Thomas Dietz" w:date="2012-08-13T14:39:00Z">
              <w:r>
                <w:t xml:space="preserve">    &lt;/xs:annotation&gt;</w:t>
              </w:r>
            </w:ins>
          </w:p>
          <w:p w14:paraId="39D92262" w14:textId="77777777" w:rsidR="002610E5" w:rsidRDefault="002610E5" w:rsidP="002610E5">
            <w:pPr>
              <w:pStyle w:val="XML1"/>
              <w:rPr>
                <w:ins w:id="20876" w:author="Thomas Dietz" w:date="2012-08-13T14:39:00Z"/>
              </w:rPr>
            </w:pPr>
          </w:p>
          <w:p w14:paraId="5A08CFA9" w14:textId="77777777" w:rsidR="002610E5" w:rsidRDefault="002610E5" w:rsidP="002610E5">
            <w:pPr>
              <w:pStyle w:val="XML1"/>
              <w:rPr>
                <w:ins w:id="20877" w:author="Thomas Dietz" w:date="2012-08-13T14:39:00Z"/>
              </w:rPr>
            </w:pPr>
            <w:ins w:id="20878" w:author="Thomas Dietz" w:date="2012-08-13T14:39:00Z">
              <w:r>
                <w:t xml:space="preserve">    &lt;xs:sequence&gt;</w:t>
              </w:r>
            </w:ins>
          </w:p>
          <w:p w14:paraId="1F1359DE" w14:textId="77777777" w:rsidR="002610E5" w:rsidRDefault="002610E5" w:rsidP="002610E5">
            <w:pPr>
              <w:pStyle w:val="XML1"/>
              <w:rPr>
                <w:ins w:id="20879" w:author="Thomas Dietz" w:date="2012-08-13T14:39:00Z"/>
              </w:rPr>
            </w:pPr>
            <w:ins w:id="20880" w:author="Thomas Dietz" w:date="2012-08-13T14:39:00Z">
              <w:r>
                <w:t xml:space="preserve">      &lt;xs:element name="P"  type="xs:base64Binary"&gt;</w:t>
              </w:r>
            </w:ins>
          </w:p>
          <w:p w14:paraId="446B5A76" w14:textId="77777777" w:rsidR="002610E5" w:rsidRDefault="002610E5" w:rsidP="002610E5">
            <w:pPr>
              <w:pStyle w:val="XML1"/>
              <w:rPr>
                <w:ins w:id="20881" w:author="Thomas Dietz" w:date="2012-08-13T14:39:00Z"/>
              </w:rPr>
            </w:pPr>
            <w:ins w:id="20882" w:author="Thomas Dietz" w:date="2012-08-13T14:39:00Z">
              <w:r>
                <w:t xml:space="preserve">        &lt;xs:annotation&gt;</w:t>
              </w:r>
            </w:ins>
          </w:p>
          <w:p w14:paraId="657A3F46" w14:textId="77777777" w:rsidR="002610E5" w:rsidRDefault="002610E5" w:rsidP="002610E5">
            <w:pPr>
              <w:pStyle w:val="XML1"/>
              <w:rPr>
                <w:ins w:id="20883" w:author="Thomas Dietz" w:date="2012-08-13T14:39:00Z"/>
              </w:rPr>
            </w:pPr>
            <w:ins w:id="20884" w:author="Thomas Dietz" w:date="2012-08-13T14:39:00Z">
              <w:r>
                <w:t xml:space="preserve">          &lt;xs:documentation&gt;</w:t>
              </w:r>
            </w:ins>
          </w:p>
          <w:p w14:paraId="1DDA5B8A" w14:textId="77777777" w:rsidR="002610E5" w:rsidRDefault="002610E5" w:rsidP="002610E5">
            <w:pPr>
              <w:pStyle w:val="XML1"/>
              <w:rPr>
                <w:ins w:id="20885" w:author="Thomas Dietz" w:date="2012-08-13T14:39:00Z"/>
              </w:rPr>
            </w:pPr>
            <w:ins w:id="20886" w:author="Thomas Dietz" w:date="2012-08-13T14:39:00Z">
              <w:r>
                <w:t xml:space="preserve">            This element is optional. It MUST be present in</w:t>
              </w:r>
            </w:ins>
          </w:p>
          <w:p w14:paraId="5CF68151" w14:textId="77777777" w:rsidR="002610E5" w:rsidRDefault="002610E5" w:rsidP="002610E5">
            <w:pPr>
              <w:pStyle w:val="XML1"/>
              <w:rPr>
                <w:ins w:id="20887" w:author="Thomas Dietz" w:date="2012-08-13T14:39:00Z"/>
              </w:rPr>
            </w:pPr>
            <w:ins w:id="20888" w:author="Thomas Dietz" w:date="2012-08-13T14:39:00Z">
              <w:r>
                <w:t xml:space="preserve">            the NETCONF data store, if the element 'Q' is present.</w:t>
              </w:r>
            </w:ins>
          </w:p>
          <w:p w14:paraId="77CBE580" w14:textId="77777777" w:rsidR="002610E5" w:rsidRDefault="002610E5" w:rsidP="002610E5">
            <w:pPr>
              <w:pStyle w:val="XML1"/>
              <w:rPr>
                <w:ins w:id="20889" w:author="Thomas Dietz" w:date="2012-08-13T14:39:00Z"/>
              </w:rPr>
            </w:pPr>
            <w:ins w:id="20890" w:author="Thomas Dietz" w:date="2012-08-13T14:39:00Z">
              <w:r>
                <w:t xml:space="preserve">                    </w:t>
              </w:r>
            </w:ins>
          </w:p>
          <w:p w14:paraId="643060F9" w14:textId="77777777" w:rsidR="002610E5" w:rsidRDefault="002610E5" w:rsidP="002610E5">
            <w:pPr>
              <w:pStyle w:val="XML1"/>
              <w:rPr>
                <w:ins w:id="20891" w:author="Thomas Dietz" w:date="2012-08-13T14:39:00Z"/>
              </w:rPr>
            </w:pPr>
            <w:ins w:id="20892" w:author="Thomas Dietz" w:date="2012-08-13T14:39:00Z">
              <w:r>
                <w:t xml:space="preserve">            If element 'Q' is present in a NETCONF &amp;lt;edit-config&amp;gt;</w:t>
              </w:r>
            </w:ins>
          </w:p>
          <w:p w14:paraId="2F052BDE" w14:textId="77777777" w:rsidR="002610E5" w:rsidRDefault="002610E5" w:rsidP="002610E5">
            <w:pPr>
              <w:pStyle w:val="XML1"/>
              <w:rPr>
                <w:ins w:id="20893" w:author="Thomas Dietz" w:date="2012-08-13T14:39:00Z"/>
              </w:rPr>
            </w:pPr>
            <w:ins w:id="20894" w:author="Thomas Dietz" w:date="2012-08-13T14:39:00Z">
              <w:r>
                <w:t xml:space="preserve">            operation 'create', 'merge' or 'replace' and this element</w:t>
              </w:r>
            </w:ins>
          </w:p>
          <w:p w14:paraId="74709D57" w14:textId="77777777" w:rsidR="002610E5" w:rsidRDefault="002610E5" w:rsidP="002610E5">
            <w:pPr>
              <w:pStyle w:val="XML1"/>
              <w:rPr>
                <w:ins w:id="20895" w:author="Thomas Dietz" w:date="2012-08-13T14:39:00Z"/>
              </w:rPr>
            </w:pPr>
            <w:ins w:id="20896" w:author="Thomas Dietz" w:date="2012-08-13T14:39:00Z">
              <w:r>
                <w:t xml:space="preserve">            is missing, a 'data-missing' error is returned.</w:t>
              </w:r>
            </w:ins>
          </w:p>
          <w:p w14:paraId="1F510D91" w14:textId="77777777" w:rsidR="002610E5" w:rsidRDefault="002610E5" w:rsidP="002610E5">
            <w:pPr>
              <w:pStyle w:val="XML1"/>
              <w:rPr>
                <w:ins w:id="20897" w:author="Thomas Dietz" w:date="2012-08-13T14:39:00Z"/>
              </w:rPr>
            </w:pPr>
            <w:ins w:id="20898" w:author="Thomas Dietz" w:date="2012-08-13T14:39:00Z">
              <w:r>
                <w:t xml:space="preserve">          &lt;/xs:documentation&gt;</w:t>
              </w:r>
            </w:ins>
          </w:p>
          <w:p w14:paraId="03822A01" w14:textId="77777777" w:rsidR="002610E5" w:rsidRDefault="002610E5" w:rsidP="002610E5">
            <w:pPr>
              <w:pStyle w:val="XML1"/>
              <w:rPr>
                <w:ins w:id="20899" w:author="Thomas Dietz" w:date="2012-08-13T14:39:00Z"/>
              </w:rPr>
            </w:pPr>
            <w:ins w:id="20900" w:author="Thomas Dietz" w:date="2012-08-13T14:39:00Z">
              <w:r>
                <w:t xml:space="preserve">        &lt;/xs:annotation&gt;</w:t>
              </w:r>
            </w:ins>
          </w:p>
          <w:p w14:paraId="33920FED" w14:textId="77777777" w:rsidR="002610E5" w:rsidRDefault="002610E5" w:rsidP="002610E5">
            <w:pPr>
              <w:pStyle w:val="XML1"/>
              <w:rPr>
                <w:ins w:id="20901" w:author="Thomas Dietz" w:date="2012-08-13T14:39:00Z"/>
              </w:rPr>
            </w:pPr>
            <w:ins w:id="20902" w:author="Thomas Dietz" w:date="2012-08-13T14:39:00Z">
              <w:r>
                <w:t xml:space="preserve">      &lt;/xs:element&gt;</w:t>
              </w:r>
            </w:ins>
          </w:p>
          <w:p w14:paraId="0579CD58" w14:textId="77777777" w:rsidR="002610E5" w:rsidRDefault="002610E5" w:rsidP="002610E5">
            <w:pPr>
              <w:pStyle w:val="XML1"/>
              <w:rPr>
                <w:ins w:id="20903" w:author="Thomas Dietz" w:date="2012-08-13T14:39:00Z"/>
              </w:rPr>
            </w:pPr>
            <w:ins w:id="20904" w:author="Thomas Dietz" w:date="2012-08-13T14:39:00Z">
              <w:r>
                <w:t xml:space="preserve">      &lt;xs:element name="Q"  type="xs:base64Binary"&gt;</w:t>
              </w:r>
            </w:ins>
          </w:p>
          <w:p w14:paraId="2CC75F12" w14:textId="77777777" w:rsidR="002610E5" w:rsidRDefault="002610E5" w:rsidP="002610E5">
            <w:pPr>
              <w:pStyle w:val="XML1"/>
              <w:rPr>
                <w:ins w:id="20905" w:author="Thomas Dietz" w:date="2012-08-13T14:39:00Z"/>
              </w:rPr>
            </w:pPr>
            <w:ins w:id="20906" w:author="Thomas Dietz" w:date="2012-08-13T14:39:00Z">
              <w:r>
                <w:t xml:space="preserve">        &lt;xs:annotation&gt;</w:t>
              </w:r>
            </w:ins>
          </w:p>
          <w:p w14:paraId="7796EE8E" w14:textId="77777777" w:rsidR="002610E5" w:rsidRDefault="002610E5" w:rsidP="002610E5">
            <w:pPr>
              <w:pStyle w:val="XML1"/>
              <w:rPr>
                <w:ins w:id="20907" w:author="Thomas Dietz" w:date="2012-08-13T14:39:00Z"/>
              </w:rPr>
            </w:pPr>
            <w:ins w:id="20908" w:author="Thomas Dietz" w:date="2012-08-13T14:39:00Z">
              <w:r>
                <w:t xml:space="preserve">          &lt;xs:documentation&gt;</w:t>
              </w:r>
            </w:ins>
          </w:p>
          <w:p w14:paraId="744AC68D" w14:textId="77777777" w:rsidR="002610E5" w:rsidRDefault="002610E5" w:rsidP="002610E5">
            <w:pPr>
              <w:pStyle w:val="XML1"/>
              <w:rPr>
                <w:ins w:id="20909" w:author="Thomas Dietz" w:date="2012-08-13T14:39:00Z"/>
              </w:rPr>
            </w:pPr>
            <w:ins w:id="20910" w:author="Thomas Dietz" w:date="2012-08-13T14:39:00Z">
              <w:r>
                <w:t xml:space="preserve">            This element is optional. It MUST be present in</w:t>
              </w:r>
            </w:ins>
          </w:p>
          <w:p w14:paraId="73B010EC" w14:textId="77777777" w:rsidR="002610E5" w:rsidRDefault="002610E5" w:rsidP="002610E5">
            <w:pPr>
              <w:pStyle w:val="XML1"/>
              <w:rPr>
                <w:ins w:id="20911" w:author="Thomas Dietz" w:date="2012-08-13T14:39:00Z"/>
              </w:rPr>
            </w:pPr>
            <w:ins w:id="20912" w:author="Thomas Dietz" w:date="2012-08-13T14:39:00Z">
              <w:r>
                <w:t xml:space="preserve">            the NETCONF data store, if the element 'P' is present.</w:t>
              </w:r>
            </w:ins>
          </w:p>
          <w:p w14:paraId="448617C2" w14:textId="77777777" w:rsidR="002610E5" w:rsidRDefault="002610E5" w:rsidP="002610E5">
            <w:pPr>
              <w:pStyle w:val="XML1"/>
              <w:rPr>
                <w:ins w:id="20913" w:author="Thomas Dietz" w:date="2012-08-13T14:39:00Z"/>
              </w:rPr>
            </w:pPr>
            <w:ins w:id="20914" w:author="Thomas Dietz" w:date="2012-08-13T14:39:00Z">
              <w:r>
                <w:t xml:space="preserve">                    </w:t>
              </w:r>
            </w:ins>
          </w:p>
          <w:p w14:paraId="674A4836" w14:textId="77777777" w:rsidR="002610E5" w:rsidRDefault="002610E5" w:rsidP="002610E5">
            <w:pPr>
              <w:pStyle w:val="XML1"/>
              <w:rPr>
                <w:ins w:id="20915" w:author="Thomas Dietz" w:date="2012-08-13T14:39:00Z"/>
              </w:rPr>
            </w:pPr>
            <w:ins w:id="20916" w:author="Thomas Dietz" w:date="2012-08-13T14:39:00Z">
              <w:r>
                <w:t xml:space="preserve">            If element 'P' is present in a NETCONF &amp;lt;edit-config&amp;gt;</w:t>
              </w:r>
            </w:ins>
          </w:p>
          <w:p w14:paraId="27C13E8C" w14:textId="77777777" w:rsidR="002610E5" w:rsidRDefault="002610E5" w:rsidP="002610E5">
            <w:pPr>
              <w:pStyle w:val="XML1"/>
              <w:rPr>
                <w:ins w:id="20917" w:author="Thomas Dietz" w:date="2012-08-13T14:39:00Z"/>
              </w:rPr>
            </w:pPr>
            <w:ins w:id="20918" w:author="Thomas Dietz" w:date="2012-08-13T14:39:00Z">
              <w:r>
                <w:t xml:space="preserve">            operation 'create', 'merge' or 'replace' and this element</w:t>
              </w:r>
            </w:ins>
          </w:p>
          <w:p w14:paraId="3B894F29" w14:textId="77777777" w:rsidR="002610E5" w:rsidRDefault="002610E5" w:rsidP="002610E5">
            <w:pPr>
              <w:pStyle w:val="XML1"/>
              <w:rPr>
                <w:ins w:id="20919" w:author="Thomas Dietz" w:date="2012-08-13T14:39:00Z"/>
              </w:rPr>
            </w:pPr>
            <w:ins w:id="20920" w:author="Thomas Dietz" w:date="2012-08-13T14:39:00Z">
              <w:r>
                <w:t xml:space="preserve">            is missing, a 'data-missing' error is returned.</w:t>
              </w:r>
            </w:ins>
          </w:p>
          <w:p w14:paraId="1DAEAA9E" w14:textId="77777777" w:rsidR="002610E5" w:rsidRDefault="002610E5" w:rsidP="002610E5">
            <w:pPr>
              <w:pStyle w:val="XML1"/>
              <w:rPr>
                <w:ins w:id="20921" w:author="Thomas Dietz" w:date="2012-08-13T14:39:00Z"/>
              </w:rPr>
            </w:pPr>
            <w:ins w:id="20922" w:author="Thomas Dietz" w:date="2012-08-13T14:39:00Z">
              <w:r>
                <w:t xml:space="preserve">          &lt;/xs:documentation&gt;</w:t>
              </w:r>
            </w:ins>
          </w:p>
          <w:p w14:paraId="50D43741" w14:textId="77777777" w:rsidR="002610E5" w:rsidRDefault="002610E5" w:rsidP="002610E5">
            <w:pPr>
              <w:pStyle w:val="XML1"/>
              <w:rPr>
                <w:ins w:id="20923" w:author="Thomas Dietz" w:date="2012-08-13T14:39:00Z"/>
              </w:rPr>
            </w:pPr>
            <w:ins w:id="20924" w:author="Thomas Dietz" w:date="2012-08-13T14:39:00Z">
              <w:r>
                <w:t xml:space="preserve">        &lt;/xs:annotation&gt;</w:t>
              </w:r>
            </w:ins>
          </w:p>
          <w:p w14:paraId="785899DE" w14:textId="77777777" w:rsidR="002610E5" w:rsidRDefault="002610E5" w:rsidP="002610E5">
            <w:pPr>
              <w:pStyle w:val="XML1"/>
              <w:rPr>
                <w:ins w:id="20925" w:author="Thomas Dietz" w:date="2012-08-13T14:39:00Z"/>
              </w:rPr>
            </w:pPr>
            <w:ins w:id="20926" w:author="Thomas Dietz" w:date="2012-08-13T14:39:00Z">
              <w:r>
                <w:t xml:space="preserve">      &lt;/xs:element&gt;</w:t>
              </w:r>
            </w:ins>
          </w:p>
          <w:p w14:paraId="7A13D102" w14:textId="77777777" w:rsidR="002610E5" w:rsidRDefault="002610E5" w:rsidP="002610E5">
            <w:pPr>
              <w:pStyle w:val="XML1"/>
              <w:rPr>
                <w:ins w:id="20927" w:author="Thomas Dietz" w:date="2012-08-13T14:39:00Z"/>
              </w:rPr>
            </w:pPr>
            <w:ins w:id="20928" w:author="Thomas Dietz" w:date="2012-08-13T14:39:00Z">
              <w:r>
                <w:t xml:space="preserve">      &lt;xs:element name="J"  type="xs:base64Binary"&gt;</w:t>
              </w:r>
            </w:ins>
          </w:p>
          <w:p w14:paraId="65462133" w14:textId="77777777" w:rsidR="002610E5" w:rsidRDefault="002610E5" w:rsidP="002610E5">
            <w:pPr>
              <w:pStyle w:val="XML1"/>
              <w:rPr>
                <w:ins w:id="20929" w:author="Thomas Dietz" w:date="2012-08-13T14:39:00Z"/>
              </w:rPr>
            </w:pPr>
            <w:ins w:id="20930" w:author="Thomas Dietz" w:date="2012-08-13T14:39:00Z">
              <w:r>
                <w:t xml:space="preserve">        &lt;xs:annotation&gt;</w:t>
              </w:r>
            </w:ins>
          </w:p>
          <w:p w14:paraId="4E749BE2" w14:textId="77777777" w:rsidR="002610E5" w:rsidRDefault="002610E5" w:rsidP="002610E5">
            <w:pPr>
              <w:pStyle w:val="XML1"/>
              <w:rPr>
                <w:ins w:id="20931" w:author="Thomas Dietz" w:date="2012-08-13T14:39:00Z"/>
              </w:rPr>
            </w:pPr>
            <w:ins w:id="20932" w:author="Thomas Dietz" w:date="2012-08-13T14:39:00Z">
              <w:r>
                <w:t xml:space="preserve">          &lt;xs:documentation&gt;</w:t>
              </w:r>
            </w:ins>
          </w:p>
          <w:p w14:paraId="6A8D1EB1" w14:textId="77777777" w:rsidR="002610E5" w:rsidRDefault="002610E5" w:rsidP="002610E5">
            <w:pPr>
              <w:pStyle w:val="XML1"/>
              <w:rPr>
                <w:ins w:id="20933" w:author="Thomas Dietz" w:date="2012-08-13T14:39:00Z"/>
              </w:rPr>
            </w:pPr>
            <w:ins w:id="20934" w:author="Thomas Dietz" w:date="2012-08-13T14:39:00Z">
              <w:r>
                <w:t xml:space="preserve">            This element is optional.</w:t>
              </w:r>
            </w:ins>
          </w:p>
          <w:p w14:paraId="42DF543A" w14:textId="77777777" w:rsidR="002610E5" w:rsidRDefault="002610E5" w:rsidP="002610E5">
            <w:pPr>
              <w:pStyle w:val="XML1"/>
              <w:rPr>
                <w:ins w:id="20935" w:author="Thomas Dietz" w:date="2012-08-13T14:39:00Z"/>
              </w:rPr>
            </w:pPr>
            <w:ins w:id="20936" w:author="Thomas Dietz" w:date="2012-08-13T14:39:00Z">
              <w:r>
                <w:t xml:space="preserve">          &lt;/xs:documentation&gt;</w:t>
              </w:r>
            </w:ins>
          </w:p>
          <w:p w14:paraId="0CAF0C71" w14:textId="77777777" w:rsidR="002610E5" w:rsidRDefault="002610E5" w:rsidP="002610E5">
            <w:pPr>
              <w:pStyle w:val="XML1"/>
              <w:rPr>
                <w:ins w:id="20937" w:author="Thomas Dietz" w:date="2012-08-13T14:39:00Z"/>
              </w:rPr>
            </w:pPr>
            <w:ins w:id="20938" w:author="Thomas Dietz" w:date="2012-08-13T14:39:00Z">
              <w:r>
                <w:t xml:space="preserve">        &lt;/xs:annotation&gt;</w:t>
              </w:r>
            </w:ins>
          </w:p>
          <w:p w14:paraId="327CF696" w14:textId="77777777" w:rsidR="002610E5" w:rsidRDefault="002610E5" w:rsidP="002610E5">
            <w:pPr>
              <w:pStyle w:val="XML1"/>
              <w:rPr>
                <w:ins w:id="20939" w:author="Thomas Dietz" w:date="2012-08-13T14:39:00Z"/>
              </w:rPr>
            </w:pPr>
            <w:ins w:id="20940" w:author="Thomas Dietz" w:date="2012-08-13T14:39:00Z">
              <w:r>
                <w:t xml:space="preserve">      &lt;/xs:element&gt;</w:t>
              </w:r>
            </w:ins>
          </w:p>
          <w:p w14:paraId="7F0CA06B" w14:textId="77777777" w:rsidR="002610E5" w:rsidRDefault="002610E5" w:rsidP="002610E5">
            <w:pPr>
              <w:pStyle w:val="XML1"/>
              <w:rPr>
                <w:ins w:id="20941" w:author="Thomas Dietz" w:date="2012-08-13T14:39:00Z"/>
              </w:rPr>
            </w:pPr>
            <w:ins w:id="20942" w:author="Thomas Dietz" w:date="2012-08-13T14:39:00Z">
              <w:r>
                <w:t xml:space="preserve">      &lt;xs:element name="G"  type="xs:base64Binary"&gt;</w:t>
              </w:r>
            </w:ins>
          </w:p>
          <w:p w14:paraId="22733776" w14:textId="77777777" w:rsidR="002610E5" w:rsidRDefault="002610E5" w:rsidP="002610E5">
            <w:pPr>
              <w:pStyle w:val="XML1"/>
              <w:rPr>
                <w:ins w:id="20943" w:author="Thomas Dietz" w:date="2012-08-13T14:39:00Z"/>
              </w:rPr>
            </w:pPr>
            <w:ins w:id="20944" w:author="Thomas Dietz" w:date="2012-08-13T14:39:00Z">
              <w:r>
                <w:t xml:space="preserve">        &lt;xs:annotation&gt;</w:t>
              </w:r>
            </w:ins>
          </w:p>
          <w:p w14:paraId="392376D2" w14:textId="77777777" w:rsidR="002610E5" w:rsidRDefault="002610E5" w:rsidP="002610E5">
            <w:pPr>
              <w:pStyle w:val="XML1"/>
              <w:rPr>
                <w:ins w:id="20945" w:author="Thomas Dietz" w:date="2012-08-13T14:39:00Z"/>
              </w:rPr>
            </w:pPr>
            <w:ins w:id="20946" w:author="Thomas Dietz" w:date="2012-08-13T14:39:00Z">
              <w:r>
                <w:t xml:space="preserve">          &lt;xs:documentation&gt;</w:t>
              </w:r>
            </w:ins>
          </w:p>
          <w:p w14:paraId="20921EAC" w14:textId="77777777" w:rsidR="002610E5" w:rsidRDefault="002610E5" w:rsidP="002610E5">
            <w:pPr>
              <w:pStyle w:val="XML1"/>
              <w:rPr>
                <w:ins w:id="20947" w:author="Thomas Dietz" w:date="2012-08-13T14:39:00Z"/>
              </w:rPr>
            </w:pPr>
            <w:ins w:id="20948" w:author="Thomas Dietz" w:date="2012-08-13T14:39:00Z">
              <w:r>
                <w:t xml:space="preserve">            This element is optional.</w:t>
              </w:r>
            </w:ins>
          </w:p>
          <w:p w14:paraId="20AF71CC" w14:textId="77777777" w:rsidR="002610E5" w:rsidRDefault="002610E5" w:rsidP="002610E5">
            <w:pPr>
              <w:pStyle w:val="XML1"/>
              <w:rPr>
                <w:ins w:id="20949" w:author="Thomas Dietz" w:date="2012-08-13T14:39:00Z"/>
              </w:rPr>
            </w:pPr>
            <w:ins w:id="20950" w:author="Thomas Dietz" w:date="2012-08-13T14:39:00Z">
              <w:r>
                <w:t xml:space="preserve">          &lt;/xs:documentation&gt;</w:t>
              </w:r>
            </w:ins>
          </w:p>
          <w:p w14:paraId="05AD5343" w14:textId="77777777" w:rsidR="002610E5" w:rsidRDefault="002610E5" w:rsidP="002610E5">
            <w:pPr>
              <w:pStyle w:val="XML1"/>
              <w:rPr>
                <w:ins w:id="20951" w:author="Thomas Dietz" w:date="2012-08-13T14:39:00Z"/>
              </w:rPr>
            </w:pPr>
            <w:ins w:id="20952" w:author="Thomas Dietz" w:date="2012-08-13T14:39:00Z">
              <w:r>
                <w:t xml:space="preserve">        &lt;/xs:annotation&gt;</w:t>
              </w:r>
            </w:ins>
          </w:p>
          <w:p w14:paraId="655FF500" w14:textId="77777777" w:rsidR="002610E5" w:rsidRDefault="002610E5" w:rsidP="002610E5">
            <w:pPr>
              <w:pStyle w:val="XML1"/>
              <w:rPr>
                <w:ins w:id="20953" w:author="Thomas Dietz" w:date="2012-08-13T14:39:00Z"/>
              </w:rPr>
            </w:pPr>
            <w:ins w:id="20954" w:author="Thomas Dietz" w:date="2012-08-13T14:39:00Z">
              <w:r>
                <w:t xml:space="preserve">      &lt;/xs:element&gt;</w:t>
              </w:r>
            </w:ins>
          </w:p>
          <w:p w14:paraId="2D46DBAA" w14:textId="77777777" w:rsidR="002610E5" w:rsidRDefault="002610E5" w:rsidP="002610E5">
            <w:pPr>
              <w:pStyle w:val="XML1"/>
              <w:rPr>
                <w:ins w:id="20955" w:author="Thomas Dietz" w:date="2012-08-13T14:39:00Z"/>
              </w:rPr>
            </w:pPr>
            <w:ins w:id="20956" w:author="Thomas Dietz" w:date="2012-08-13T14:39:00Z">
              <w:r>
                <w:t xml:space="preserve">      &lt;xs:element name="Y"  type="xs:base64Binary"&gt;</w:t>
              </w:r>
            </w:ins>
          </w:p>
          <w:p w14:paraId="1265DA5C" w14:textId="77777777" w:rsidR="002610E5" w:rsidRDefault="002610E5" w:rsidP="002610E5">
            <w:pPr>
              <w:pStyle w:val="XML1"/>
              <w:rPr>
                <w:ins w:id="20957" w:author="Thomas Dietz" w:date="2012-08-13T14:39:00Z"/>
              </w:rPr>
            </w:pPr>
            <w:ins w:id="20958" w:author="Thomas Dietz" w:date="2012-08-13T14:39:00Z">
              <w:r>
                <w:t xml:space="preserve">        &lt;xs:annotation&gt;</w:t>
              </w:r>
            </w:ins>
          </w:p>
          <w:p w14:paraId="6876A77A" w14:textId="77777777" w:rsidR="002610E5" w:rsidRDefault="002610E5" w:rsidP="002610E5">
            <w:pPr>
              <w:pStyle w:val="XML1"/>
              <w:rPr>
                <w:ins w:id="20959" w:author="Thomas Dietz" w:date="2012-08-13T14:39:00Z"/>
              </w:rPr>
            </w:pPr>
            <w:ins w:id="20960" w:author="Thomas Dietz" w:date="2012-08-13T14:39:00Z">
              <w:r>
                <w:t xml:space="preserve">          &lt;xs:documentation&gt;</w:t>
              </w:r>
            </w:ins>
          </w:p>
          <w:p w14:paraId="2B03EC08" w14:textId="77777777" w:rsidR="002610E5" w:rsidRDefault="002610E5" w:rsidP="002610E5">
            <w:pPr>
              <w:pStyle w:val="XML1"/>
              <w:rPr>
                <w:ins w:id="20961" w:author="Thomas Dietz" w:date="2012-08-13T14:39:00Z"/>
              </w:rPr>
            </w:pPr>
            <w:ins w:id="20962" w:author="Thomas Dietz" w:date="2012-08-13T14:39:00Z">
              <w:r>
                <w:t xml:space="preserve">            This element MUST be present in the NETCONF data</w:t>
              </w:r>
            </w:ins>
          </w:p>
          <w:p w14:paraId="5082BA49" w14:textId="77777777" w:rsidR="002610E5" w:rsidRDefault="002610E5" w:rsidP="002610E5">
            <w:pPr>
              <w:pStyle w:val="XML1"/>
              <w:rPr>
                <w:ins w:id="20963" w:author="Thomas Dietz" w:date="2012-08-13T14:39:00Z"/>
              </w:rPr>
            </w:pPr>
            <w:ins w:id="20964" w:author="Thomas Dietz" w:date="2012-08-13T14:39:00Z">
              <w:r>
                <w:t xml:space="preserve">            store. If this element is not present in a NETCONF</w:t>
              </w:r>
            </w:ins>
          </w:p>
          <w:p w14:paraId="42315205" w14:textId="77777777" w:rsidR="002610E5" w:rsidRDefault="002610E5" w:rsidP="002610E5">
            <w:pPr>
              <w:pStyle w:val="XML1"/>
              <w:rPr>
                <w:ins w:id="20965" w:author="Thomas Dietz" w:date="2012-08-13T14:39:00Z"/>
              </w:rPr>
            </w:pPr>
            <w:ins w:id="20966" w:author="Thomas Dietz" w:date="2012-08-13T14:39:00Z">
              <w:r>
                <w:t xml:space="preserve">            &amp;lt;edit-config&amp;gt; operation 'create', 'merge' or 'replace' and</w:t>
              </w:r>
            </w:ins>
          </w:p>
          <w:p w14:paraId="792458F0" w14:textId="77777777" w:rsidR="002610E5" w:rsidRDefault="002610E5" w:rsidP="002610E5">
            <w:pPr>
              <w:pStyle w:val="XML1"/>
              <w:rPr>
                <w:ins w:id="20967" w:author="Thomas Dietz" w:date="2012-08-13T14:39:00Z"/>
              </w:rPr>
            </w:pPr>
            <w:ins w:id="20968" w:author="Thomas Dietz" w:date="2012-08-13T14:39:00Z">
              <w:r>
                <w:lastRenderedPageBreak/>
                <w:t xml:space="preserve">            the parent element does not exist, a 'data-missing' error</w:t>
              </w:r>
            </w:ins>
          </w:p>
          <w:p w14:paraId="0274E833" w14:textId="77777777" w:rsidR="002610E5" w:rsidRDefault="002610E5" w:rsidP="002610E5">
            <w:pPr>
              <w:pStyle w:val="XML1"/>
              <w:rPr>
                <w:ins w:id="20969" w:author="Thomas Dietz" w:date="2012-08-13T14:39:00Z"/>
              </w:rPr>
            </w:pPr>
            <w:ins w:id="20970" w:author="Thomas Dietz" w:date="2012-08-13T14:39:00Z">
              <w:r>
                <w:t xml:space="preserve">            is returned.</w:t>
              </w:r>
            </w:ins>
          </w:p>
          <w:p w14:paraId="59FCAD7D" w14:textId="77777777" w:rsidR="002610E5" w:rsidRDefault="002610E5" w:rsidP="002610E5">
            <w:pPr>
              <w:pStyle w:val="XML1"/>
              <w:rPr>
                <w:ins w:id="20971" w:author="Thomas Dietz" w:date="2012-08-13T14:39:00Z"/>
              </w:rPr>
            </w:pPr>
            <w:ins w:id="20972" w:author="Thomas Dietz" w:date="2012-08-13T14:39:00Z">
              <w:r>
                <w:t xml:space="preserve">          &lt;/xs:documentation&gt;</w:t>
              </w:r>
            </w:ins>
          </w:p>
          <w:p w14:paraId="4D9880C2" w14:textId="77777777" w:rsidR="002610E5" w:rsidRDefault="002610E5" w:rsidP="002610E5">
            <w:pPr>
              <w:pStyle w:val="XML1"/>
              <w:rPr>
                <w:ins w:id="20973" w:author="Thomas Dietz" w:date="2012-08-13T14:39:00Z"/>
              </w:rPr>
            </w:pPr>
            <w:ins w:id="20974" w:author="Thomas Dietz" w:date="2012-08-13T14:39:00Z">
              <w:r>
                <w:t xml:space="preserve">        &lt;/xs:annotation&gt;</w:t>
              </w:r>
            </w:ins>
          </w:p>
          <w:p w14:paraId="6E9075FB" w14:textId="77777777" w:rsidR="002610E5" w:rsidRDefault="002610E5" w:rsidP="002610E5">
            <w:pPr>
              <w:pStyle w:val="XML1"/>
              <w:rPr>
                <w:ins w:id="20975" w:author="Thomas Dietz" w:date="2012-08-13T14:39:00Z"/>
              </w:rPr>
            </w:pPr>
            <w:ins w:id="20976" w:author="Thomas Dietz" w:date="2012-08-13T14:39:00Z">
              <w:r>
                <w:t xml:space="preserve">      &lt;/xs:element&gt;</w:t>
              </w:r>
            </w:ins>
          </w:p>
          <w:p w14:paraId="370B006A" w14:textId="77777777" w:rsidR="002610E5" w:rsidRDefault="002610E5" w:rsidP="002610E5">
            <w:pPr>
              <w:pStyle w:val="XML1"/>
              <w:rPr>
                <w:ins w:id="20977" w:author="Thomas Dietz" w:date="2012-08-13T14:39:00Z"/>
              </w:rPr>
            </w:pPr>
            <w:ins w:id="20978" w:author="Thomas Dietz" w:date="2012-08-13T14:39:00Z">
              <w:r>
                <w:t xml:space="preserve">      &lt;xs:element name="Seed"  type="xs:base64Binary"&gt;</w:t>
              </w:r>
            </w:ins>
          </w:p>
          <w:p w14:paraId="3C1BC171" w14:textId="77777777" w:rsidR="002610E5" w:rsidRDefault="002610E5" w:rsidP="002610E5">
            <w:pPr>
              <w:pStyle w:val="XML1"/>
              <w:rPr>
                <w:ins w:id="20979" w:author="Thomas Dietz" w:date="2012-08-13T14:39:00Z"/>
              </w:rPr>
            </w:pPr>
            <w:ins w:id="20980" w:author="Thomas Dietz" w:date="2012-08-13T14:39:00Z">
              <w:r>
                <w:t xml:space="preserve">        &lt;xs:annotation&gt;</w:t>
              </w:r>
            </w:ins>
          </w:p>
          <w:p w14:paraId="0FD8EB37" w14:textId="77777777" w:rsidR="002610E5" w:rsidRDefault="002610E5" w:rsidP="002610E5">
            <w:pPr>
              <w:pStyle w:val="XML1"/>
              <w:rPr>
                <w:ins w:id="20981" w:author="Thomas Dietz" w:date="2012-08-13T14:39:00Z"/>
              </w:rPr>
            </w:pPr>
            <w:ins w:id="20982" w:author="Thomas Dietz" w:date="2012-08-13T14:39:00Z">
              <w:r>
                <w:t xml:space="preserve">          &lt;xs:documentation&gt;</w:t>
              </w:r>
            </w:ins>
          </w:p>
          <w:p w14:paraId="0FC44452" w14:textId="77777777" w:rsidR="002610E5" w:rsidRDefault="002610E5" w:rsidP="002610E5">
            <w:pPr>
              <w:pStyle w:val="XML1"/>
              <w:rPr>
                <w:ins w:id="20983" w:author="Thomas Dietz" w:date="2012-08-13T14:39:00Z"/>
              </w:rPr>
            </w:pPr>
            <w:ins w:id="20984" w:author="Thomas Dietz" w:date="2012-08-13T14:39:00Z">
              <w:r>
                <w:t xml:space="preserve">            This element is optional. It MUST be present in</w:t>
              </w:r>
            </w:ins>
          </w:p>
          <w:p w14:paraId="777DBF20" w14:textId="77777777" w:rsidR="002610E5" w:rsidRDefault="002610E5" w:rsidP="002610E5">
            <w:pPr>
              <w:pStyle w:val="XML1"/>
              <w:rPr>
                <w:ins w:id="20985" w:author="Thomas Dietz" w:date="2012-08-13T14:39:00Z"/>
              </w:rPr>
            </w:pPr>
            <w:ins w:id="20986" w:author="Thomas Dietz" w:date="2012-08-13T14:39:00Z">
              <w:r>
                <w:t xml:space="preserve">            the NETCONF data store, if the element 'PgenCounter' is</w:t>
              </w:r>
            </w:ins>
          </w:p>
          <w:p w14:paraId="2E1A1773" w14:textId="77777777" w:rsidR="002610E5" w:rsidRDefault="002610E5" w:rsidP="002610E5">
            <w:pPr>
              <w:pStyle w:val="XML1"/>
              <w:rPr>
                <w:ins w:id="20987" w:author="Thomas Dietz" w:date="2012-08-13T14:39:00Z"/>
              </w:rPr>
            </w:pPr>
            <w:ins w:id="20988" w:author="Thomas Dietz" w:date="2012-08-13T14:39:00Z">
              <w:r>
                <w:t xml:space="preserve">            present.</w:t>
              </w:r>
            </w:ins>
          </w:p>
          <w:p w14:paraId="3A02751D" w14:textId="77777777" w:rsidR="002610E5" w:rsidRDefault="002610E5" w:rsidP="002610E5">
            <w:pPr>
              <w:pStyle w:val="XML1"/>
              <w:rPr>
                <w:ins w:id="20989" w:author="Thomas Dietz" w:date="2012-08-13T14:39:00Z"/>
              </w:rPr>
            </w:pPr>
            <w:ins w:id="20990" w:author="Thomas Dietz" w:date="2012-08-13T14:39:00Z">
              <w:r>
                <w:t xml:space="preserve">                    </w:t>
              </w:r>
            </w:ins>
          </w:p>
          <w:p w14:paraId="0B53A750" w14:textId="77777777" w:rsidR="002610E5" w:rsidRDefault="002610E5" w:rsidP="002610E5">
            <w:pPr>
              <w:pStyle w:val="XML1"/>
              <w:rPr>
                <w:ins w:id="20991" w:author="Thomas Dietz" w:date="2012-08-13T14:39:00Z"/>
              </w:rPr>
            </w:pPr>
            <w:ins w:id="20992" w:author="Thomas Dietz" w:date="2012-08-13T14:39:00Z">
              <w:r>
                <w:t xml:space="preserve">            If element 'PgenCounter' is present in a NETCONF</w:t>
              </w:r>
            </w:ins>
          </w:p>
          <w:p w14:paraId="2346705F" w14:textId="77777777" w:rsidR="002610E5" w:rsidRDefault="002610E5" w:rsidP="002610E5">
            <w:pPr>
              <w:pStyle w:val="XML1"/>
              <w:rPr>
                <w:ins w:id="20993" w:author="Thomas Dietz" w:date="2012-08-13T14:39:00Z"/>
              </w:rPr>
            </w:pPr>
            <w:ins w:id="20994" w:author="Thomas Dietz" w:date="2012-08-13T14:39:00Z">
              <w:r>
                <w:t xml:space="preserve">            &amp;lt;edit-config&amp;gt; operation 'create', 'merge' or 'replace' and</w:t>
              </w:r>
            </w:ins>
          </w:p>
          <w:p w14:paraId="6051AADA" w14:textId="77777777" w:rsidR="002610E5" w:rsidRDefault="002610E5" w:rsidP="002610E5">
            <w:pPr>
              <w:pStyle w:val="XML1"/>
              <w:rPr>
                <w:ins w:id="20995" w:author="Thomas Dietz" w:date="2012-08-13T14:39:00Z"/>
              </w:rPr>
            </w:pPr>
            <w:ins w:id="20996" w:author="Thomas Dietz" w:date="2012-08-13T14:39:00Z">
              <w:r>
                <w:t xml:space="preserve">            this element is missing, a 'data-missing' error is</w:t>
              </w:r>
            </w:ins>
          </w:p>
          <w:p w14:paraId="38144BD5" w14:textId="77777777" w:rsidR="002610E5" w:rsidRDefault="002610E5" w:rsidP="002610E5">
            <w:pPr>
              <w:pStyle w:val="XML1"/>
              <w:rPr>
                <w:ins w:id="20997" w:author="Thomas Dietz" w:date="2012-08-13T14:39:00Z"/>
              </w:rPr>
            </w:pPr>
            <w:ins w:id="20998" w:author="Thomas Dietz" w:date="2012-08-13T14:39:00Z">
              <w:r>
                <w:t xml:space="preserve">            returned.</w:t>
              </w:r>
            </w:ins>
          </w:p>
          <w:p w14:paraId="7DADEDA9" w14:textId="77777777" w:rsidR="002610E5" w:rsidRDefault="002610E5" w:rsidP="002610E5">
            <w:pPr>
              <w:pStyle w:val="XML1"/>
              <w:rPr>
                <w:ins w:id="20999" w:author="Thomas Dietz" w:date="2012-08-13T14:39:00Z"/>
              </w:rPr>
            </w:pPr>
            <w:ins w:id="21000" w:author="Thomas Dietz" w:date="2012-08-13T14:39:00Z">
              <w:r>
                <w:t xml:space="preserve">          &lt;/xs:documentation&gt;</w:t>
              </w:r>
            </w:ins>
          </w:p>
          <w:p w14:paraId="148370F2" w14:textId="77777777" w:rsidR="002610E5" w:rsidRDefault="002610E5" w:rsidP="002610E5">
            <w:pPr>
              <w:pStyle w:val="XML1"/>
              <w:rPr>
                <w:ins w:id="21001" w:author="Thomas Dietz" w:date="2012-08-13T14:39:00Z"/>
              </w:rPr>
            </w:pPr>
            <w:ins w:id="21002" w:author="Thomas Dietz" w:date="2012-08-13T14:39:00Z">
              <w:r>
                <w:t xml:space="preserve">        &lt;/xs:annotation&gt;</w:t>
              </w:r>
            </w:ins>
          </w:p>
          <w:p w14:paraId="1190B3D5" w14:textId="77777777" w:rsidR="002610E5" w:rsidRDefault="002610E5" w:rsidP="002610E5">
            <w:pPr>
              <w:pStyle w:val="XML1"/>
              <w:rPr>
                <w:ins w:id="21003" w:author="Thomas Dietz" w:date="2012-08-13T14:39:00Z"/>
              </w:rPr>
            </w:pPr>
            <w:ins w:id="21004" w:author="Thomas Dietz" w:date="2012-08-13T14:39:00Z">
              <w:r>
                <w:t xml:space="preserve">      &lt;/xs:element&gt;</w:t>
              </w:r>
            </w:ins>
          </w:p>
          <w:p w14:paraId="774FA387" w14:textId="77777777" w:rsidR="002610E5" w:rsidRDefault="002610E5" w:rsidP="002610E5">
            <w:pPr>
              <w:pStyle w:val="XML1"/>
              <w:rPr>
                <w:ins w:id="21005" w:author="Thomas Dietz" w:date="2012-08-13T14:39:00Z"/>
              </w:rPr>
            </w:pPr>
            <w:ins w:id="21006" w:author="Thomas Dietz" w:date="2012-08-13T14:39:00Z">
              <w:r>
                <w:t xml:space="preserve">      &lt;xs:element name="PgenCounter"  type="xs:base64Binary"&gt;</w:t>
              </w:r>
            </w:ins>
          </w:p>
          <w:p w14:paraId="4541783D" w14:textId="77777777" w:rsidR="002610E5" w:rsidRDefault="002610E5" w:rsidP="002610E5">
            <w:pPr>
              <w:pStyle w:val="XML1"/>
              <w:rPr>
                <w:ins w:id="21007" w:author="Thomas Dietz" w:date="2012-08-13T14:39:00Z"/>
              </w:rPr>
            </w:pPr>
            <w:ins w:id="21008" w:author="Thomas Dietz" w:date="2012-08-13T14:39:00Z">
              <w:r>
                <w:t xml:space="preserve">        &lt;xs:annotation&gt;</w:t>
              </w:r>
            </w:ins>
          </w:p>
          <w:p w14:paraId="7BAEA249" w14:textId="77777777" w:rsidR="002610E5" w:rsidRDefault="002610E5" w:rsidP="002610E5">
            <w:pPr>
              <w:pStyle w:val="XML1"/>
              <w:rPr>
                <w:ins w:id="21009" w:author="Thomas Dietz" w:date="2012-08-13T14:39:00Z"/>
              </w:rPr>
            </w:pPr>
            <w:ins w:id="21010" w:author="Thomas Dietz" w:date="2012-08-13T14:39:00Z">
              <w:r>
                <w:t xml:space="preserve">          &lt;xs:documentation&gt;</w:t>
              </w:r>
            </w:ins>
          </w:p>
          <w:p w14:paraId="7594BA76" w14:textId="77777777" w:rsidR="002610E5" w:rsidRDefault="002610E5" w:rsidP="002610E5">
            <w:pPr>
              <w:pStyle w:val="XML1"/>
              <w:rPr>
                <w:ins w:id="21011" w:author="Thomas Dietz" w:date="2012-08-13T14:39:00Z"/>
              </w:rPr>
            </w:pPr>
            <w:ins w:id="21012" w:author="Thomas Dietz" w:date="2012-08-13T14:39:00Z">
              <w:r>
                <w:t xml:space="preserve">            This element is optional. It MUST be present in</w:t>
              </w:r>
            </w:ins>
          </w:p>
          <w:p w14:paraId="65C228F1" w14:textId="77777777" w:rsidR="002610E5" w:rsidRDefault="002610E5" w:rsidP="002610E5">
            <w:pPr>
              <w:pStyle w:val="XML1"/>
              <w:rPr>
                <w:ins w:id="21013" w:author="Thomas Dietz" w:date="2012-08-13T14:39:00Z"/>
              </w:rPr>
            </w:pPr>
            <w:ins w:id="21014" w:author="Thomas Dietz" w:date="2012-08-13T14:39:00Z">
              <w:r>
                <w:t xml:space="preserve">            the NETCONF data store, if the element 'Seed' is present.</w:t>
              </w:r>
            </w:ins>
          </w:p>
          <w:p w14:paraId="64A98AED" w14:textId="77777777" w:rsidR="002610E5" w:rsidRDefault="002610E5" w:rsidP="002610E5">
            <w:pPr>
              <w:pStyle w:val="XML1"/>
              <w:rPr>
                <w:ins w:id="21015" w:author="Thomas Dietz" w:date="2012-08-13T14:39:00Z"/>
              </w:rPr>
            </w:pPr>
            <w:ins w:id="21016" w:author="Thomas Dietz" w:date="2012-08-13T14:39:00Z">
              <w:r>
                <w:t xml:space="preserve">                    </w:t>
              </w:r>
            </w:ins>
          </w:p>
          <w:p w14:paraId="57439D15" w14:textId="77777777" w:rsidR="002610E5" w:rsidRDefault="002610E5" w:rsidP="002610E5">
            <w:pPr>
              <w:pStyle w:val="XML1"/>
              <w:rPr>
                <w:ins w:id="21017" w:author="Thomas Dietz" w:date="2012-08-13T14:39:00Z"/>
              </w:rPr>
            </w:pPr>
            <w:ins w:id="21018" w:author="Thomas Dietz" w:date="2012-08-13T14:39:00Z">
              <w:r>
                <w:t xml:space="preserve">            If element 'Seed' is present in a NETCONF &amp;lt;edit-config&amp;gt;</w:t>
              </w:r>
            </w:ins>
          </w:p>
          <w:p w14:paraId="57EE198D" w14:textId="77777777" w:rsidR="002610E5" w:rsidRDefault="002610E5" w:rsidP="002610E5">
            <w:pPr>
              <w:pStyle w:val="XML1"/>
              <w:rPr>
                <w:ins w:id="21019" w:author="Thomas Dietz" w:date="2012-08-13T14:39:00Z"/>
              </w:rPr>
            </w:pPr>
            <w:ins w:id="21020" w:author="Thomas Dietz" w:date="2012-08-13T14:39:00Z">
              <w:r>
                <w:t xml:space="preserve">            operation 'create', 'merge' or 'replace' and this element</w:t>
              </w:r>
            </w:ins>
          </w:p>
          <w:p w14:paraId="645717C7" w14:textId="77777777" w:rsidR="002610E5" w:rsidRDefault="002610E5" w:rsidP="002610E5">
            <w:pPr>
              <w:pStyle w:val="XML1"/>
              <w:rPr>
                <w:ins w:id="21021" w:author="Thomas Dietz" w:date="2012-08-13T14:39:00Z"/>
              </w:rPr>
            </w:pPr>
            <w:ins w:id="21022" w:author="Thomas Dietz" w:date="2012-08-13T14:39:00Z">
              <w:r>
                <w:t xml:space="preserve">            is missing, a 'data-missing' error is returned.</w:t>
              </w:r>
            </w:ins>
          </w:p>
          <w:p w14:paraId="7C381A29" w14:textId="77777777" w:rsidR="002610E5" w:rsidRDefault="002610E5" w:rsidP="002610E5">
            <w:pPr>
              <w:pStyle w:val="XML1"/>
              <w:rPr>
                <w:ins w:id="21023" w:author="Thomas Dietz" w:date="2012-08-13T14:39:00Z"/>
              </w:rPr>
            </w:pPr>
            <w:ins w:id="21024" w:author="Thomas Dietz" w:date="2012-08-13T14:39:00Z">
              <w:r>
                <w:t xml:space="preserve">          &lt;/xs:documentation&gt;</w:t>
              </w:r>
            </w:ins>
          </w:p>
          <w:p w14:paraId="0F50942E" w14:textId="77777777" w:rsidR="002610E5" w:rsidRDefault="002610E5" w:rsidP="002610E5">
            <w:pPr>
              <w:pStyle w:val="XML1"/>
              <w:rPr>
                <w:ins w:id="21025" w:author="Thomas Dietz" w:date="2012-08-13T14:39:00Z"/>
              </w:rPr>
            </w:pPr>
            <w:ins w:id="21026" w:author="Thomas Dietz" w:date="2012-08-13T14:39:00Z">
              <w:r>
                <w:t xml:space="preserve">        &lt;/xs:annotation&gt;</w:t>
              </w:r>
            </w:ins>
          </w:p>
          <w:p w14:paraId="215150CD" w14:textId="77777777" w:rsidR="002610E5" w:rsidRDefault="002610E5" w:rsidP="002610E5">
            <w:pPr>
              <w:pStyle w:val="XML1"/>
              <w:rPr>
                <w:ins w:id="21027" w:author="Thomas Dietz" w:date="2012-08-13T14:39:00Z"/>
              </w:rPr>
            </w:pPr>
            <w:ins w:id="21028" w:author="Thomas Dietz" w:date="2012-08-13T14:39:00Z">
              <w:r>
                <w:t xml:space="preserve">      &lt;/xs:element&gt;</w:t>
              </w:r>
            </w:ins>
          </w:p>
          <w:p w14:paraId="479582C4" w14:textId="77777777" w:rsidR="002610E5" w:rsidRDefault="002610E5" w:rsidP="002610E5">
            <w:pPr>
              <w:pStyle w:val="XML1"/>
              <w:rPr>
                <w:ins w:id="21029" w:author="Thomas Dietz" w:date="2012-08-13T14:39:00Z"/>
              </w:rPr>
            </w:pPr>
            <w:ins w:id="21030" w:author="Thomas Dietz" w:date="2012-08-13T14:39:00Z">
              <w:r>
                <w:t xml:space="preserve">    &lt;/xs:sequence&gt;</w:t>
              </w:r>
            </w:ins>
          </w:p>
          <w:p w14:paraId="5309E9B7" w14:textId="77777777" w:rsidR="002610E5" w:rsidRDefault="002610E5" w:rsidP="002610E5">
            <w:pPr>
              <w:pStyle w:val="XML1"/>
              <w:rPr>
                <w:ins w:id="21031" w:author="Thomas Dietz" w:date="2012-08-13T14:39:00Z"/>
              </w:rPr>
            </w:pPr>
            <w:ins w:id="21032" w:author="Thomas Dietz" w:date="2012-08-13T14:39:00Z">
              <w:r>
                <w:t xml:space="preserve">  &lt;/xs:group&gt;</w:t>
              </w:r>
            </w:ins>
          </w:p>
          <w:p w14:paraId="3E5801CC" w14:textId="77777777" w:rsidR="002610E5" w:rsidRDefault="002610E5" w:rsidP="002610E5">
            <w:pPr>
              <w:pStyle w:val="XML1"/>
              <w:rPr>
                <w:ins w:id="21033" w:author="Thomas Dietz" w:date="2012-08-13T14:39:00Z"/>
              </w:rPr>
            </w:pPr>
          </w:p>
          <w:p w14:paraId="116D1444" w14:textId="77777777" w:rsidR="002610E5" w:rsidRDefault="002610E5" w:rsidP="002610E5">
            <w:pPr>
              <w:pStyle w:val="XML1"/>
              <w:rPr>
                <w:ins w:id="21034" w:author="Thomas Dietz" w:date="2012-08-13T14:39:00Z"/>
              </w:rPr>
            </w:pPr>
            <w:ins w:id="21035" w:author="Thomas Dietz" w:date="2012-08-13T14:39:00Z">
              <w:r>
                <w:t xml:space="preserve">  &lt;xs:group name="RSAKeyValueType"&gt;</w:t>
              </w:r>
            </w:ins>
          </w:p>
          <w:p w14:paraId="20AF2EC6" w14:textId="77777777" w:rsidR="002610E5" w:rsidRDefault="002610E5" w:rsidP="002610E5">
            <w:pPr>
              <w:pStyle w:val="XML1"/>
              <w:rPr>
                <w:ins w:id="21036" w:author="Thomas Dietz" w:date="2012-08-13T14:39:00Z"/>
              </w:rPr>
            </w:pPr>
            <w:ins w:id="21037" w:author="Thomas Dietz" w:date="2012-08-13T14:39:00Z">
              <w:r>
                <w:t xml:space="preserve">    &lt;xs:annotation&gt;</w:t>
              </w:r>
            </w:ins>
          </w:p>
          <w:p w14:paraId="7BA23300" w14:textId="77777777" w:rsidR="002610E5" w:rsidRDefault="002610E5" w:rsidP="002610E5">
            <w:pPr>
              <w:pStyle w:val="XML1"/>
              <w:rPr>
                <w:ins w:id="21038" w:author="Thomas Dietz" w:date="2012-08-13T14:39:00Z"/>
              </w:rPr>
            </w:pPr>
            <w:ins w:id="21039" w:author="Thomas Dietz" w:date="2012-08-13T14:39:00Z">
              <w:r>
                <w:t xml:space="preserve">      &lt;xs:documentation&gt;</w:t>
              </w:r>
            </w:ins>
          </w:p>
          <w:p w14:paraId="188B755F" w14:textId="77777777" w:rsidR="002610E5" w:rsidRDefault="002610E5" w:rsidP="002610E5">
            <w:pPr>
              <w:pStyle w:val="XML1"/>
              <w:rPr>
                <w:ins w:id="21040" w:author="Thomas Dietz" w:date="2012-08-13T14:39:00Z"/>
              </w:rPr>
            </w:pPr>
            <w:ins w:id="21041" w:author="Thomas Dietz" w:date="2012-08-13T14:39:00Z">
              <w:r>
                <w:t xml:space="preserve">        RSA key values have two fields: Modulus and</w:t>
              </w:r>
            </w:ins>
          </w:p>
          <w:p w14:paraId="3922866B" w14:textId="77777777" w:rsidR="002610E5" w:rsidRDefault="002610E5" w:rsidP="002610E5">
            <w:pPr>
              <w:pStyle w:val="XML1"/>
              <w:rPr>
                <w:ins w:id="21042" w:author="Thomas Dietz" w:date="2012-08-13T14:39:00Z"/>
              </w:rPr>
            </w:pPr>
            <w:ins w:id="21043" w:author="Thomas Dietz" w:date="2012-08-13T14:39:00Z">
              <w:r>
                <w:t xml:space="preserve">        Exponent.</w:t>
              </w:r>
            </w:ins>
          </w:p>
          <w:p w14:paraId="7C8B8697" w14:textId="77777777" w:rsidR="002610E5" w:rsidRDefault="002610E5" w:rsidP="002610E5">
            <w:pPr>
              <w:pStyle w:val="XML1"/>
              <w:rPr>
                <w:ins w:id="21044" w:author="Thomas Dietz" w:date="2012-08-13T14:39:00Z"/>
              </w:rPr>
            </w:pPr>
            <w:ins w:id="21045" w:author="Thomas Dietz" w:date="2012-08-13T14:39:00Z">
              <w:r>
                <w:t xml:space="preserve">      &lt;/xs:documentation&gt;</w:t>
              </w:r>
            </w:ins>
          </w:p>
          <w:p w14:paraId="0FB75940" w14:textId="77777777" w:rsidR="002610E5" w:rsidRDefault="002610E5" w:rsidP="002610E5">
            <w:pPr>
              <w:pStyle w:val="XML1"/>
              <w:rPr>
                <w:ins w:id="21046" w:author="Thomas Dietz" w:date="2012-08-13T14:39:00Z"/>
              </w:rPr>
            </w:pPr>
            <w:ins w:id="21047" w:author="Thomas Dietz" w:date="2012-08-13T14:39:00Z">
              <w:r>
                <w:t xml:space="preserve">    &lt;/xs:annotation&gt;</w:t>
              </w:r>
            </w:ins>
          </w:p>
          <w:p w14:paraId="07E7B29D" w14:textId="77777777" w:rsidR="002610E5" w:rsidRDefault="002610E5" w:rsidP="002610E5">
            <w:pPr>
              <w:pStyle w:val="XML1"/>
              <w:rPr>
                <w:ins w:id="21048" w:author="Thomas Dietz" w:date="2012-08-13T14:39:00Z"/>
              </w:rPr>
            </w:pPr>
          </w:p>
          <w:p w14:paraId="5EBBD3A7" w14:textId="77777777" w:rsidR="002610E5" w:rsidRDefault="002610E5" w:rsidP="002610E5">
            <w:pPr>
              <w:pStyle w:val="XML1"/>
              <w:rPr>
                <w:ins w:id="21049" w:author="Thomas Dietz" w:date="2012-08-13T14:39:00Z"/>
              </w:rPr>
            </w:pPr>
            <w:ins w:id="21050" w:author="Thomas Dietz" w:date="2012-08-13T14:39:00Z">
              <w:r>
                <w:t xml:space="preserve">    &lt;xs:sequence&gt;</w:t>
              </w:r>
            </w:ins>
          </w:p>
          <w:p w14:paraId="66B3845C" w14:textId="77777777" w:rsidR="002610E5" w:rsidRDefault="002610E5" w:rsidP="002610E5">
            <w:pPr>
              <w:pStyle w:val="XML1"/>
              <w:rPr>
                <w:ins w:id="21051" w:author="Thomas Dietz" w:date="2012-08-13T14:39:00Z"/>
              </w:rPr>
            </w:pPr>
            <w:ins w:id="21052" w:author="Thomas Dietz" w:date="2012-08-13T14:39:00Z">
              <w:r>
                <w:t xml:space="preserve">      &lt;xs:element name="Modulus"  type="xs:base64Binary"&gt;</w:t>
              </w:r>
            </w:ins>
          </w:p>
          <w:p w14:paraId="0FE99D55" w14:textId="77777777" w:rsidR="002610E5" w:rsidRDefault="002610E5" w:rsidP="002610E5">
            <w:pPr>
              <w:pStyle w:val="XML1"/>
              <w:rPr>
                <w:ins w:id="21053" w:author="Thomas Dietz" w:date="2012-08-13T14:39:00Z"/>
              </w:rPr>
            </w:pPr>
            <w:ins w:id="21054" w:author="Thomas Dietz" w:date="2012-08-13T14:39:00Z">
              <w:r>
                <w:t xml:space="preserve">        &lt;xs:annotation&gt;</w:t>
              </w:r>
            </w:ins>
          </w:p>
          <w:p w14:paraId="10458C8A" w14:textId="77777777" w:rsidR="002610E5" w:rsidRDefault="002610E5" w:rsidP="002610E5">
            <w:pPr>
              <w:pStyle w:val="XML1"/>
              <w:rPr>
                <w:ins w:id="21055" w:author="Thomas Dietz" w:date="2012-08-13T14:39:00Z"/>
              </w:rPr>
            </w:pPr>
            <w:ins w:id="21056" w:author="Thomas Dietz" w:date="2012-08-13T14:39:00Z">
              <w:r>
                <w:t xml:space="preserve">          &lt;xs:documentation&gt;</w:t>
              </w:r>
            </w:ins>
          </w:p>
          <w:p w14:paraId="572D489F" w14:textId="77777777" w:rsidR="002610E5" w:rsidRDefault="002610E5" w:rsidP="002610E5">
            <w:pPr>
              <w:pStyle w:val="XML1"/>
              <w:rPr>
                <w:ins w:id="21057" w:author="Thomas Dietz" w:date="2012-08-13T14:39:00Z"/>
              </w:rPr>
            </w:pPr>
            <w:ins w:id="21058" w:author="Thomas Dietz" w:date="2012-08-13T14:39:00Z">
              <w:r>
                <w:t xml:space="preserve">            This element MUST be present in the NETCONF data</w:t>
              </w:r>
            </w:ins>
          </w:p>
          <w:p w14:paraId="7F47E854" w14:textId="77777777" w:rsidR="002610E5" w:rsidRDefault="002610E5" w:rsidP="002610E5">
            <w:pPr>
              <w:pStyle w:val="XML1"/>
              <w:rPr>
                <w:ins w:id="21059" w:author="Thomas Dietz" w:date="2012-08-13T14:39:00Z"/>
              </w:rPr>
            </w:pPr>
            <w:ins w:id="21060" w:author="Thomas Dietz" w:date="2012-08-13T14:39:00Z">
              <w:r>
                <w:t xml:space="preserve">            store. If this element is not present in a NETCONF</w:t>
              </w:r>
            </w:ins>
          </w:p>
          <w:p w14:paraId="04A8E64A" w14:textId="77777777" w:rsidR="002610E5" w:rsidRDefault="002610E5" w:rsidP="002610E5">
            <w:pPr>
              <w:pStyle w:val="XML1"/>
              <w:rPr>
                <w:ins w:id="21061" w:author="Thomas Dietz" w:date="2012-08-13T14:39:00Z"/>
              </w:rPr>
            </w:pPr>
            <w:ins w:id="21062" w:author="Thomas Dietz" w:date="2012-08-13T14:39:00Z">
              <w:r>
                <w:t xml:space="preserve">            &amp;lt;edit-config&amp;gt; operation 'create', 'merge' or 'replace' and</w:t>
              </w:r>
            </w:ins>
          </w:p>
          <w:p w14:paraId="5E975D74" w14:textId="77777777" w:rsidR="002610E5" w:rsidRDefault="002610E5" w:rsidP="002610E5">
            <w:pPr>
              <w:pStyle w:val="XML1"/>
              <w:rPr>
                <w:ins w:id="21063" w:author="Thomas Dietz" w:date="2012-08-13T14:39:00Z"/>
              </w:rPr>
            </w:pPr>
            <w:ins w:id="21064" w:author="Thomas Dietz" w:date="2012-08-13T14:39:00Z">
              <w:r>
                <w:t xml:space="preserve">            the parent element does not exist, a 'data-missing' error</w:t>
              </w:r>
            </w:ins>
          </w:p>
          <w:p w14:paraId="6FE90A4C" w14:textId="77777777" w:rsidR="002610E5" w:rsidRDefault="002610E5" w:rsidP="002610E5">
            <w:pPr>
              <w:pStyle w:val="XML1"/>
              <w:rPr>
                <w:ins w:id="21065" w:author="Thomas Dietz" w:date="2012-08-13T14:39:00Z"/>
              </w:rPr>
            </w:pPr>
            <w:ins w:id="21066" w:author="Thomas Dietz" w:date="2012-08-13T14:39:00Z">
              <w:r>
                <w:t xml:space="preserve">            is returned.</w:t>
              </w:r>
            </w:ins>
          </w:p>
          <w:p w14:paraId="5A3CF9AC" w14:textId="77777777" w:rsidR="002610E5" w:rsidRDefault="002610E5" w:rsidP="002610E5">
            <w:pPr>
              <w:pStyle w:val="XML1"/>
              <w:rPr>
                <w:ins w:id="21067" w:author="Thomas Dietz" w:date="2012-08-13T14:39:00Z"/>
              </w:rPr>
            </w:pPr>
            <w:ins w:id="21068" w:author="Thomas Dietz" w:date="2012-08-13T14:39:00Z">
              <w:r>
                <w:t xml:space="preserve">          &lt;/xs:documentation&gt;</w:t>
              </w:r>
            </w:ins>
          </w:p>
          <w:p w14:paraId="70432342" w14:textId="77777777" w:rsidR="002610E5" w:rsidRDefault="002610E5" w:rsidP="002610E5">
            <w:pPr>
              <w:pStyle w:val="XML1"/>
              <w:rPr>
                <w:ins w:id="21069" w:author="Thomas Dietz" w:date="2012-08-13T14:39:00Z"/>
              </w:rPr>
            </w:pPr>
            <w:ins w:id="21070" w:author="Thomas Dietz" w:date="2012-08-13T14:39:00Z">
              <w:r>
                <w:t xml:space="preserve">        &lt;/xs:annotation&gt;</w:t>
              </w:r>
            </w:ins>
          </w:p>
          <w:p w14:paraId="5AAC8AC5" w14:textId="77777777" w:rsidR="002610E5" w:rsidRDefault="002610E5" w:rsidP="002610E5">
            <w:pPr>
              <w:pStyle w:val="XML1"/>
              <w:rPr>
                <w:ins w:id="21071" w:author="Thomas Dietz" w:date="2012-08-13T14:39:00Z"/>
              </w:rPr>
            </w:pPr>
            <w:ins w:id="21072" w:author="Thomas Dietz" w:date="2012-08-13T14:39:00Z">
              <w:r>
                <w:t xml:space="preserve">      &lt;/xs:element&gt;</w:t>
              </w:r>
            </w:ins>
          </w:p>
          <w:p w14:paraId="285481B5" w14:textId="77777777" w:rsidR="002610E5" w:rsidRDefault="002610E5" w:rsidP="002610E5">
            <w:pPr>
              <w:pStyle w:val="XML1"/>
              <w:rPr>
                <w:ins w:id="21073" w:author="Thomas Dietz" w:date="2012-08-13T14:39:00Z"/>
              </w:rPr>
            </w:pPr>
            <w:ins w:id="21074" w:author="Thomas Dietz" w:date="2012-08-13T14:39:00Z">
              <w:r>
                <w:t xml:space="preserve">      &lt;xs:element name="Exponent"  type="xs:base64Binary"&gt;</w:t>
              </w:r>
            </w:ins>
          </w:p>
          <w:p w14:paraId="4D00C3EF" w14:textId="77777777" w:rsidR="002610E5" w:rsidRDefault="002610E5" w:rsidP="002610E5">
            <w:pPr>
              <w:pStyle w:val="XML1"/>
              <w:rPr>
                <w:ins w:id="21075" w:author="Thomas Dietz" w:date="2012-08-13T14:39:00Z"/>
              </w:rPr>
            </w:pPr>
            <w:ins w:id="21076" w:author="Thomas Dietz" w:date="2012-08-13T14:39:00Z">
              <w:r>
                <w:t xml:space="preserve">        &lt;xs:annotation&gt;</w:t>
              </w:r>
            </w:ins>
          </w:p>
          <w:p w14:paraId="31699718" w14:textId="77777777" w:rsidR="002610E5" w:rsidRDefault="002610E5" w:rsidP="002610E5">
            <w:pPr>
              <w:pStyle w:val="XML1"/>
              <w:rPr>
                <w:ins w:id="21077" w:author="Thomas Dietz" w:date="2012-08-13T14:39:00Z"/>
              </w:rPr>
            </w:pPr>
            <w:ins w:id="21078" w:author="Thomas Dietz" w:date="2012-08-13T14:39:00Z">
              <w:r>
                <w:lastRenderedPageBreak/>
                <w:t xml:space="preserve">          &lt;xs:documentation&gt;</w:t>
              </w:r>
            </w:ins>
          </w:p>
          <w:p w14:paraId="3AD64371" w14:textId="77777777" w:rsidR="002610E5" w:rsidRDefault="002610E5" w:rsidP="002610E5">
            <w:pPr>
              <w:pStyle w:val="XML1"/>
              <w:rPr>
                <w:ins w:id="21079" w:author="Thomas Dietz" w:date="2012-08-13T14:39:00Z"/>
              </w:rPr>
            </w:pPr>
            <w:ins w:id="21080" w:author="Thomas Dietz" w:date="2012-08-13T14:39:00Z">
              <w:r>
                <w:t xml:space="preserve">            This element MUST be present in the NETCONF data</w:t>
              </w:r>
            </w:ins>
          </w:p>
          <w:p w14:paraId="48E62A14" w14:textId="77777777" w:rsidR="002610E5" w:rsidRDefault="002610E5" w:rsidP="002610E5">
            <w:pPr>
              <w:pStyle w:val="XML1"/>
              <w:rPr>
                <w:ins w:id="21081" w:author="Thomas Dietz" w:date="2012-08-13T14:39:00Z"/>
              </w:rPr>
            </w:pPr>
            <w:ins w:id="21082" w:author="Thomas Dietz" w:date="2012-08-13T14:39:00Z">
              <w:r>
                <w:t xml:space="preserve">            store. If this element is not present in a NETCONF</w:t>
              </w:r>
            </w:ins>
          </w:p>
          <w:p w14:paraId="40E92DE9" w14:textId="77777777" w:rsidR="002610E5" w:rsidRDefault="002610E5" w:rsidP="002610E5">
            <w:pPr>
              <w:pStyle w:val="XML1"/>
              <w:rPr>
                <w:ins w:id="21083" w:author="Thomas Dietz" w:date="2012-08-13T14:39:00Z"/>
              </w:rPr>
            </w:pPr>
            <w:ins w:id="21084" w:author="Thomas Dietz" w:date="2012-08-13T14:39:00Z">
              <w:r>
                <w:t xml:space="preserve">            &amp;lt;edit-config&amp;gt; operation 'create', 'merge' or 'replace' and</w:t>
              </w:r>
            </w:ins>
          </w:p>
          <w:p w14:paraId="4C932C05" w14:textId="77777777" w:rsidR="002610E5" w:rsidRDefault="002610E5" w:rsidP="002610E5">
            <w:pPr>
              <w:pStyle w:val="XML1"/>
              <w:rPr>
                <w:ins w:id="21085" w:author="Thomas Dietz" w:date="2012-08-13T14:39:00Z"/>
              </w:rPr>
            </w:pPr>
            <w:ins w:id="21086" w:author="Thomas Dietz" w:date="2012-08-13T14:39:00Z">
              <w:r>
                <w:t xml:space="preserve">            the parent element does not exist, a 'data-missing' error</w:t>
              </w:r>
            </w:ins>
          </w:p>
          <w:p w14:paraId="450C96A1" w14:textId="77777777" w:rsidR="002610E5" w:rsidRDefault="002610E5" w:rsidP="002610E5">
            <w:pPr>
              <w:pStyle w:val="XML1"/>
              <w:rPr>
                <w:ins w:id="21087" w:author="Thomas Dietz" w:date="2012-08-13T14:39:00Z"/>
              </w:rPr>
            </w:pPr>
            <w:ins w:id="21088" w:author="Thomas Dietz" w:date="2012-08-13T14:39:00Z">
              <w:r>
                <w:t xml:space="preserve">            is returned.</w:t>
              </w:r>
            </w:ins>
          </w:p>
          <w:p w14:paraId="0EFB7E06" w14:textId="77777777" w:rsidR="002610E5" w:rsidRDefault="002610E5" w:rsidP="002610E5">
            <w:pPr>
              <w:pStyle w:val="XML1"/>
              <w:rPr>
                <w:ins w:id="21089" w:author="Thomas Dietz" w:date="2012-08-13T14:39:00Z"/>
              </w:rPr>
            </w:pPr>
            <w:ins w:id="21090" w:author="Thomas Dietz" w:date="2012-08-13T14:39:00Z">
              <w:r>
                <w:t xml:space="preserve">          &lt;/xs:documentation&gt;</w:t>
              </w:r>
            </w:ins>
          </w:p>
          <w:p w14:paraId="611E765B" w14:textId="77777777" w:rsidR="002610E5" w:rsidRDefault="002610E5" w:rsidP="002610E5">
            <w:pPr>
              <w:pStyle w:val="XML1"/>
              <w:rPr>
                <w:ins w:id="21091" w:author="Thomas Dietz" w:date="2012-08-13T14:39:00Z"/>
              </w:rPr>
            </w:pPr>
            <w:ins w:id="21092" w:author="Thomas Dietz" w:date="2012-08-13T14:39:00Z">
              <w:r>
                <w:t xml:space="preserve">        &lt;/xs:annotation&gt;</w:t>
              </w:r>
            </w:ins>
          </w:p>
          <w:p w14:paraId="68AF7A84" w14:textId="77777777" w:rsidR="002610E5" w:rsidRDefault="002610E5" w:rsidP="002610E5">
            <w:pPr>
              <w:pStyle w:val="XML1"/>
              <w:rPr>
                <w:ins w:id="21093" w:author="Thomas Dietz" w:date="2012-08-13T14:39:00Z"/>
              </w:rPr>
            </w:pPr>
            <w:ins w:id="21094" w:author="Thomas Dietz" w:date="2012-08-13T14:39:00Z">
              <w:r>
                <w:t xml:space="preserve">      &lt;/xs:element&gt;</w:t>
              </w:r>
            </w:ins>
          </w:p>
          <w:p w14:paraId="2EFC04A7" w14:textId="77777777" w:rsidR="002610E5" w:rsidRDefault="002610E5" w:rsidP="002610E5">
            <w:pPr>
              <w:pStyle w:val="XML1"/>
              <w:rPr>
                <w:ins w:id="21095" w:author="Thomas Dietz" w:date="2012-08-13T14:39:00Z"/>
              </w:rPr>
            </w:pPr>
            <w:ins w:id="21096" w:author="Thomas Dietz" w:date="2012-08-13T14:39:00Z">
              <w:r>
                <w:t xml:space="preserve">    &lt;/xs:sequence&gt;</w:t>
              </w:r>
            </w:ins>
          </w:p>
          <w:p w14:paraId="5F968589" w14:textId="154B4753" w:rsidR="002610E5" w:rsidRPr="009F1B7D" w:rsidRDefault="002610E5" w:rsidP="002610E5">
            <w:pPr>
              <w:pStyle w:val="XML1"/>
            </w:pPr>
            <w:ins w:id="21097" w:author="Thomas Dietz" w:date="2012-08-13T14:39:00Z">
              <w:r>
                <w:t xml:space="preserve">  &lt;/xs:group&gt;</w:t>
              </w:r>
            </w:ins>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21098" w:name="_Toc335148469"/>
      <w:r w:rsidRPr="00DB42FD">
        <w:t>XML Example</w:t>
      </w:r>
      <w:bookmarkEnd w:id="21098"/>
    </w:p>
    <w:tbl>
      <w:tblPr>
        <w:tblStyle w:val="XMLtable"/>
        <w:tblW w:w="5000" w:type="pct"/>
        <w:tblLook w:val="04A0" w:firstRow="1" w:lastRow="0" w:firstColumn="1" w:lastColumn="0" w:noHBand="0" w:noVBand="1"/>
        <w:tblPrChange w:id="21099" w:author="Thomas Dietz" w:date="2012-09-11T16:50:00Z">
          <w:tblPr>
            <w:tblStyle w:val="TableGrid"/>
            <w:tblW w:w="0" w:type="auto"/>
            <w:tblInd w:w="378" w:type="dxa"/>
            <w:shd w:val="clear" w:color="auto" w:fill="C8FCCD"/>
            <w:tblLook w:val="04A0" w:firstRow="1" w:lastRow="0" w:firstColumn="1" w:lastColumn="0" w:noHBand="0" w:noVBand="1"/>
          </w:tblPr>
        </w:tblPrChange>
      </w:tblPr>
      <w:tblGrid>
        <w:gridCol w:w="9474"/>
        <w:tblGridChange w:id="21100">
          <w:tblGrid>
            <w:gridCol w:w="9198"/>
          </w:tblGrid>
        </w:tblGridChange>
      </w:tblGrid>
      <w:tr w:rsidR="00325239" w:rsidRPr="009F1B7D" w14:paraId="6569242F" w14:textId="77777777" w:rsidTr="000325CE">
        <w:tc>
          <w:tcPr>
            <w:tcW w:w="8820" w:type="dxa"/>
            <w:tcPrChange w:id="21101" w:author="Thomas Dietz" w:date="2012-09-11T16:50:00Z">
              <w:tcPr>
                <w:tcW w:w="8820" w:type="dxa"/>
                <w:shd w:val="clear" w:color="auto" w:fill="C8FCCD"/>
              </w:tcPr>
            </w:tcPrChange>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03039C6C" w14:textId="71F3142F" w:rsidR="00325239" w:rsidRPr="009F1B7D" w:rsidDel="002610E5" w:rsidRDefault="00325239" w:rsidP="00325239">
      <w:pPr>
        <w:pStyle w:val="Heading3"/>
        <w:keepLines w:val="0"/>
        <w:ind w:left="720" w:hanging="720"/>
        <w:rPr>
          <w:del w:id="21102" w:author="Thomas Dietz" w:date="2012-08-13T14:40:00Z"/>
        </w:rPr>
      </w:pPr>
      <w:bookmarkStart w:id="21103" w:name="_Toc333403930"/>
      <w:bookmarkStart w:id="21104" w:name="_Toc333636871"/>
      <w:del w:id="21105" w:author="Thomas Dietz" w:date="2012-08-13T14:40:00Z">
        <w:r w:rsidRPr="00DB42FD" w:rsidDel="002610E5">
          <w:delText>Normative Constraints</w:delText>
        </w:r>
        <w:bookmarkStart w:id="21106" w:name="_Toc333524383"/>
        <w:bookmarkStart w:id="21107" w:name="_Toc335148470"/>
        <w:bookmarkEnd w:id="21103"/>
        <w:bookmarkEnd w:id="21104"/>
        <w:bookmarkEnd w:id="21106"/>
        <w:bookmarkEnd w:id="21107"/>
      </w:del>
    </w:p>
    <w:p w14:paraId="3C948904" w14:textId="7BE160E3" w:rsidR="00325239" w:rsidRPr="009F1B7D" w:rsidDel="002610E5" w:rsidRDefault="00325239" w:rsidP="00325239">
      <w:pPr>
        <w:rPr>
          <w:del w:id="21108" w:author="Thomas Dietz" w:date="2012-08-13T14:40:00Z"/>
        </w:rPr>
      </w:pPr>
      <w:del w:id="21109" w:author="Thomas Dietz" w:date="2012-08-13T14:40:00Z">
        <w:r w:rsidRPr="00DB42FD" w:rsidDel="002610E5">
          <w:delText>A</w:delText>
        </w:r>
        <w:r w:rsidDel="002610E5">
          <w:delText>n Owned Certificate</w:delText>
        </w:r>
        <w:r w:rsidRPr="00DB42FD" w:rsidDel="002610E5">
          <w:delText xml:space="preserve"> is identified by identifier</w:delText>
        </w:r>
        <w:r w:rsidRPr="002C1BD4" w:rsidDel="002610E5">
          <w:rPr>
            <w:rStyle w:val="codeChar"/>
          </w:rPr>
          <w:delText xml:space="preserve"> &lt;resource-id&gt;</w:delText>
        </w:r>
        <w:r w:rsidRPr="005A0689" w:rsidDel="002610E5">
          <w:delText xml:space="preserve"> </w:delText>
        </w:r>
        <w:r w:rsidRPr="00DB42FD" w:rsidDel="002610E5">
          <w:delText xml:space="preserve">within the context of the OpenFlow Capable Switch and OpenFlow Logical Switches. Element </w:delText>
        </w:r>
        <w:r w:rsidRPr="002C1BD4" w:rsidDel="002610E5">
          <w:rPr>
            <w:rStyle w:val="codeChar"/>
          </w:rPr>
          <w:delText>&lt;resource-id&gt;</w:delText>
        </w:r>
        <w:r w:rsidRPr="005A0689" w:rsidDel="002610E5">
          <w:delText xml:space="preserve"> is </w:delText>
        </w:r>
        <w:r w:rsidRPr="00DB42FD" w:rsidDel="002610E5">
          <w:delText>inherited from superclass OpenFlow Resource.</w:delText>
        </w:r>
        <w:bookmarkStart w:id="21110" w:name="_Toc333524384"/>
        <w:bookmarkStart w:id="21111" w:name="_Toc335148471"/>
        <w:bookmarkEnd w:id="21110"/>
        <w:bookmarkEnd w:id="21111"/>
      </w:del>
    </w:p>
    <w:p w14:paraId="2959379F" w14:textId="7EE3DB9E" w:rsidR="00325239" w:rsidRPr="009F1B7D" w:rsidDel="002610E5" w:rsidRDefault="00325239" w:rsidP="00325239">
      <w:pPr>
        <w:rPr>
          <w:del w:id="21112" w:author="Thomas Dietz" w:date="2012-08-13T14:40:00Z"/>
        </w:rPr>
      </w:pPr>
      <w:del w:id="21113" w:author="Thomas Dietz" w:date="2012-08-13T14:40:00Z">
        <w:r w:rsidRPr="00DB42FD" w:rsidDel="002610E5">
          <w:delText xml:space="preserve">Element </w:delText>
        </w:r>
        <w:r w:rsidRPr="002C1BD4" w:rsidDel="002610E5">
          <w:rPr>
            <w:rStyle w:val="codeChar"/>
          </w:rPr>
          <w:delText>&lt;certificate&gt;</w:delText>
        </w:r>
        <w:r w:rsidRPr="00DB42FD" w:rsidDel="002610E5">
          <w:delText xml:space="preserve"> </w:delText>
        </w:r>
        <w:r w:rsidDel="002610E5">
          <w:delText>contains an X.509 certificate</w:delText>
        </w:r>
        <w:r w:rsidR="00DF1C52" w:rsidDel="002610E5">
          <w:delText xml:space="preserve"> in DER format base64 encoded</w:delText>
        </w:r>
        <w:r w:rsidRPr="00DB42FD" w:rsidDel="002610E5">
          <w:delText>.</w:delText>
        </w:r>
        <w:r w:rsidDel="002610E5">
          <w:delText xml:space="preserve"> Element </w:delText>
        </w:r>
        <w:r w:rsidRPr="002C1BD4" w:rsidDel="002610E5">
          <w:rPr>
            <w:rStyle w:val="codeChar"/>
          </w:rPr>
          <w:delText>&lt;private-key&gt;</w:delText>
        </w:r>
        <w:r w:rsidDel="002610E5">
          <w:delText xml:space="preserve"> contains the private key corresponding to the certificate.</w:delText>
        </w:r>
        <w:r w:rsidR="00FF0D35" w:rsidDel="002610E5">
          <w:delText xml:space="preserve"> The private key is encoded as specified in </w:delText>
        </w:r>
        <w:r w:rsidR="00FF0D35" w:rsidRPr="00FF0D35" w:rsidDel="002610E5">
          <w:delText>XML-Signature Syntax and Processing</w:delText>
        </w:r>
        <w:r w:rsidR="00FF0D35" w:rsidDel="002610E5">
          <w:delText xml:space="preserve"> (</w:delText>
        </w:r>
        <w:r w:rsidR="00257D58" w:rsidDel="002610E5">
          <w:fldChar w:fldCharType="begin"/>
        </w:r>
        <w:r w:rsidR="00257D58" w:rsidDel="002610E5">
          <w:delInstrText xml:space="preserve"> HYPERLINK "http://www.w3.org/TR/2001/PR-xmldsig-core-20010820/" </w:delInstrText>
        </w:r>
        <w:r w:rsidR="00257D58" w:rsidDel="002610E5">
          <w:fldChar w:fldCharType="separate"/>
        </w:r>
        <w:r w:rsidR="00F845EC" w:rsidRPr="005D096D" w:rsidDel="002610E5">
          <w:rPr>
            <w:rStyle w:val="Hyperlink"/>
          </w:rPr>
          <w:delText>http://www.w3.org/TR/2001/PR-xmldsig-core-20010820/</w:delText>
        </w:r>
        <w:r w:rsidR="00257D58" w:rsidDel="002610E5">
          <w:rPr>
            <w:rStyle w:val="Hyperlink"/>
          </w:rPr>
          <w:fldChar w:fldCharType="end"/>
        </w:r>
        <w:r w:rsidR="00FF0D35" w:rsidDel="002610E5">
          <w:delText>).</w:delText>
        </w:r>
        <w:r w:rsidR="00F845EC" w:rsidDel="002610E5">
          <w:delText xml:space="preserve"> Currently the specification only support DSA and RSA keys.</w:delText>
        </w:r>
        <w:bookmarkStart w:id="21114" w:name="_Toc333524385"/>
        <w:bookmarkStart w:id="21115" w:name="_Toc335148472"/>
        <w:bookmarkEnd w:id="21114"/>
        <w:bookmarkEnd w:id="21115"/>
      </w:del>
    </w:p>
    <w:p w14:paraId="3E63F4B9" w14:textId="1177F2D2" w:rsidR="00C82429" w:rsidRPr="009F1B7D" w:rsidDel="00B15A0B" w:rsidRDefault="00C82429" w:rsidP="00C82429">
      <w:pPr>
        <w:pStyle w:val="Heading3"/>
        <w:rPr>
          <w:del w:id="21116" w:author="Deepak Bansal (AZURE)" w:date="2012-08-23T22:00:00Z"/>
        </w:rPr>
      </w:pPr>
      <w:bookmarkStart w:id="21117" w:name="_Toc333636872"/>
      <w:del w:id="21118" w:author="Deepak Bansal (AZURE)" w:date="2012-08-23T22:00:00Z">
        <w:r w:rsidRPr="00DB42FD" w:rsidDel="00B15A0B">
          <w:delText>YANG Specification</w:delText>
        </w:r>
        <w:bookmarkStart w:id="21119" w:name="_Toc333524386"/>
        <w:bookmarkStart w:id="21120" w:name="_Toc335148473"/>
        <w:bookmarkEnd w:id="21117"/>
        <w:bookmarkEnd w:id="21119"/>
        <w:bookmarkEnd w:id="21120"/>
      </w:del>
    </w:p>
    <w:tbl>
      <w:tblPr>
        <w:tblStyle w:val="XMLtable"/>
        <w:tblW w:w="5000" w:type="pct"/>
        <w:tblLook w:val="04A0" w:firstRow="1" w:lastRow="0" w:firstColumn="1" w:lastColumn="0" w:noHBand="0" w:noVBand="1"/>
        <w:tblPrChange w:id="21121" w:author="Thomas Dietz" w:date="2012-08-13T14:41:00Z">
          <w:tblPr>
            <w:tblStyle w:val="TableGrid"/>
            <w:tblW w:w="0" w:type="auto"/>
            <w:tblInd w:w="378" w:type="dxa"/>
            <w:shd w:val="clear" w:color="auto" w:fill="C8FCCD"/>
            <w:tblLook w:val="04A0" w:firstRow="1" w:lastRow="0" w:firstColumn="1" w:lastColumn="0" w:noHBand="0" w:noVBand="1"/>
          </w:tblPr>
        </w:tblPrChange>
      </w:tblPr>
      <w:tblGrid>
        <w:gridCol w:w="9474"/>
        <w:tblGridChange w:id="21122">
          <w:tblGrid>
            <w:gridCol w:w="8820"/>
          </w:tblGrid>
        </w:tblGridChange>
      </w:tblGrid>
      <w:tr w:rsidR="00C82429" w:rsidRPr="009F1B7D" w:rsidDel="00B15A0B" w14:paraId="43414551" w14:textId="71C9BFC9" w:rsidTr="002610E5">
        <w:trPr>
          <w:del w:id="21123" w:author="Deepak Bansal (AZURE)" w:date="2012-08-23T22:00:00Z"/>
        </w:trPr>
        <w:tc>
          <w:tcPr>
            <w:tcW w:w="8820" w:type="dxa"/>
            <w:tcPrChange w:id="21124" w:author="Thomas Dietz" w:date="2012-08-13T14:41:00Z">
              <w:tcPr>
                <w:tcW w:w="8820" w:type="dxa"/>
                <w:shd w:val="clear" w:color="auto" w:fill="C8FCCD"/>
              </w:tcPr>
            </w:tcPrChange>
          </w:tcPr>
          <w:p w14:paraId="1BB03074" w14:textId="14FDBB74" w:rsidR="00C82429" w:rsidRPr="009F1B7D" w:rsidDel="00B15A0B" w:rsidRDefault="00C82429" w:rsidP="00C82429">
            <w:pPr>
              <w:pStyle w:val="XML1"/>
              <w:rPr>
                <w:del w:id="21125" w:author="Deepak Bansal (AZURE)" w:date="2012-08-23T22:00:00Z"/>
              </w:rPr>
            </w:pPr>
            <w:del w:id="21126" w:author="Deepak Bansal (AZURE)" w:date="2012-08-23T22:00:00Z">
              <w:r w:rsidRPr="009F1B7D" w:rsidDel="00B15A0B">
                <w:delText>grouping openflow-</w:delText>
              </w:r>
              <w:r w:rsidDel="00B15A0B">
                <w:delText>owned-certificate</w:delText>
              </w:r>
              <w:r w:rsidRPr="009F1B7D" w:rsidDel="00B15A0B">
                <w:delText>-grouping {</w:delText>
              </w:r>
              <w:bookmarkStart w:id="21127" w:name="_Toc333524387"/>
              <w:bookmarkStart w:id="21128" w:name="_Toc335148474"/>
              <w:bookmarkEnd w:id="21127"/>
              <w:bookmarkEnd w:id="21128"/>
            </w:del>
          </w:p>
          <w:p w14:paraId="513FA469" w14:textId="50DB5E80" w:rsidR="00C82429" w:rsidDel="00B15A0B" w:rsidRDefault="00C82429" w:rsidP="00C82429">
            <w:pPr>
              <w:pStyle w:val="XML2"/>
              <w:rPr>
                <w:del w:id="21129" w:author="Deepak Bansal (AZURE)" w:date="2012-08-23T22:00:00Z"/>
              </w:rPr>
            </w:pPr>
            <w:del w:id="21130" w:author="Deepak Bansal (AZURE)" w:date="2012-08-23T22:00:00Z">
              <w:r w:rsidRPr="009F1B7D" w:rsidDel="00B15A0B">
                <w:delText xml:space="preserve">description "This grouping specifies </w:delText>
              </w:r>
              <w:r w:rsidDel="00B15A0B">
                <w:delText xml:space="preserve">a certificate and a private key. </w:delText>
              </w:r>
              <w:bookmarkStart w:id="21131" w:name="_Toc333524388"/>
              <w:bookmarkStart w:id="21132" w:name="_Toc335148475"/>
              <w:bookmarkEnd w:id="21131"/>
              <w:bookmarkEnd w:id="21132"/>
            </w:del>
          </w:p>
          <w:p w14:paraId="6FAD8F3F" w14:textId="4AEB61A1" w:rsidR="0078617E" w:rsidDel="00B15A0B" w:rsidRDefault="00C82429" w:rsidP="00C82429">
            <w:pPr>
              <w:pStyle w:val="XML9"/>
              <w:rPr>
                <w:del w:id="21133" w:author="Deepak Bansal (AZURE)" w:date="2012-08-23T22:00:00Z"/>
              </w:rPr>
            </w:pPr>
            <w:del w:id="21134" w:author="Deepak Bansal (AZURE)" w:date="2012-08-23T22:00:00Z">
              <w:r w:rsidDel="00B15A0B">
                <w:delText xml:space="preserve">It can be used by an OpenFlow Logical Switch for </w:delText>
              </w:r>
              <w:bookmarkStart w:id="21135" w:name="_Toc333524389"/>
              <w:bookmarkStart w:id="21136" w:name="_Toc335148476"/>
              <w:bookmarkEnd w:id="21135"/>
              <w:bookmarkEnd w:id="21136"/>
            </w:del>
          </w:p>
          <w:p w14:paraId="490C6128" w14:textId="02BD1170" w:rsidR="0078617E" w:rsidDel="00B15A0B" w:rsidRDefault="00430AD4" w:rsidP="00C82429">
            <w:pPr>
              <w:pStyle w:val="XML9"/>
              <w:rPr>
                <w:del w:id="21137" w:author="Deepak Bansal (AZURE)" w:date="2012-08-23T22:00:00Z"/>
              </w:rPr>
            </w:pPr>
            <w:del w:id="21138" w:author="Deepak Bansal (AZURE)" w:date="2012-08-23T22:00:00Z">
              <w:r w:rsidDel="00B15A0B">
                <w:delText>authenticati</w:delText>
              </w:r>
              <w:r w:rsidR="00C82429" w:rsidRPr="00C82429" w:rsidDel="00B15A0B">
                <w:delText>n</w:delText>
              </w:r>
              <w:r w:rsidDel="00B15A0B">
                <w:delText>g</w:delText>
              </w:r>
              <w:r w:rsidR="00C82429" w:rsidRPr="00C82429" w:rsidDel="00B15A0B">
                <w:delText xml:space="preserve"> itself to a controller when a TLS </w:delText>
              </w:r>
              <w:bookmarkStart w:id="21139" w:name="_Toc333524390"/>
              <w:bookmarkStart w:id="21140" w:name="_Toc335148477"/>
              <w:bookmarkEnd w:id="21139"/>
              <w:bookmarkEnd w:id="21140"/>
            </w:del>
          </w:p>
          <w:p w14:paraId="58481CFD" w14:textId="6B260CD8" w:rsidR="00C82429" w:rsidRPr="009F1B7D" w:rsidDel="00B15A0B" w:rsidRDefault="00C82429" w:rsidP="00C82429">
            <w:pPr>
              <w:pStyle w:val="XML9"/>
              <w:rPr>
                <w:del w:id="21141" w:author="Deepak Bansal (AZURE)" w:date="2012-08-23T22:00:00Z"/>
              </w:rPr>
            </w:pPr>
            <w:del w:id="21142" w:author="Deepak Bansal (AZURE)" w:date="2012-08-23T22:00:00Z">
              <w:r w:rsidRPr="00C82429" w:rsidDel="00B15A0B">
                <w:delText>connection is established</w:delText>
              </w:r>
              <w:r w:rsidRPr="009F1B7D" w:rsidDel="00B15A0B">
                <w:delText>.";</w:delText>
              </w:r>
              <w:bookmarkStart w:id="21143" w:name="_Toc333524391"/>
              <w:bookmarkStart w:id="21144" w:name="_Toc335148478"/>
              <w:bookmarkEnd w:id="21143"/>
              <w:bookmarkEnd w:id="21144"/>
            </w:del>
          </w:p>
          <w:p w14:paraId="618D0B05" w14:textId="5FEFC5A6" w:rsidR="00C82429" w:rsidRPr="009F1B7D" w:rsidDel="00B15A0B" w:rsidRDefault="00C82429" w:rsidP="00C82429">
            <w:pPr>
              <w:pStyle w:val="XML2"/>
              <w:rPr>
                <w:del w:id="21145" w:author="Deepak Bansal (AZURE)" w:date="2012-08-23T22:00:00Z"/>
              </w:rPr>
            </w:pPr>
            <w:del w:id="21146" w:author="Deepak Bansal (AZURE)" w:date="2012-08-23T22:00:00Z">
              <w:r w:rsidRPr="009F1B7D" w:rsidDel="00B15A0B">
                <w:delText>leaf resource-id {</w:delText>
              </w:r>
              <w:bookmarkStart w:id="21147" w:name="_Toc333524392"/>
              <w:bookmarkStart w:id="21148" w:name="_Toc335148479"/>
              <w:bookmarkEnd w:id="21147"/>
              <w:bookmarkEnd w:id="21148"/>
            </w:del>
          </w:p>
          <w:p w14:paraId="7AECBB58" w14:textId="63C23FDD" w:rsidR="00C82429" w:rsidRPr="009F1B7D" w:rsidDel="00B15A0B" w:rsidRDefault="00C82429" w:rsidP="00C82429">
            <w:pPr>
              <w:pStyle w:val="XML3"/>
              <w:rPr>
                <w:del w:id="21149" w:author="Deepak Bansal (AZURE)" w:date="2012-08-23T22:00:00Z"/>
              </w:rPr>
            </w:pPr>
            <w:del w:id="21150" w:author="Deepak Bansal (AZURE)" w:date="2012-08-23T22:00:00Z">
              <w:r w:rsidRPr="009F1B7D" w:rsidDel="00B15A0B">
                <w:delText>type inet:uri;</w:delText>
              </w:r>
              <w:bookmarkStart w:id="21151" w:name="_Toc333524393"/>
              <w:bookmarkStart w:id="21152" w:name="_Toc335148480"/>
              <w:bookmarkEnd w:id="21151"/>
              <w:bookmarkEnd w:id="21152"/>
            </w:del>
          </w:p>
          <w:p w14:paraId="66DC1AD3" w14:textId="72071DF8" w:rsidR="00C82429" w:rsidDel="00B15A0B" w:rsidRDefault="00C82429" w:rsidP="00C82429">
            <w:pPr>
              <w:pStyle w:val="XML3"/>
              <w:rPr>
                <w:del w:id="21153" w:author="Deepak Bansal (AZURE)" w:date="2012-08-23T22:00:00Z"/>
              </w:rPr>
            </w:pPr>
            <w:del w:id="21154" w:author="Deepak Bansal (AZURE)" w:date="2012-08-23T22:00:00Z">
              <w:r w:rsidDel="00B15A0B">
                <w:delText>description "A</w:delText>
              </w:r>
              <w:r w:rsidRPr="009F1B7D" w:rsidDel="00B15A0B">
                <w:delText xml:space="preserve"> unique but locally arbitrary identifier that </w:delText>
              </w:r>
              <w:bookmarkStart w:id="21155" w:name="_Toc333524394"/>
              <w:bookmarkStart w:id="21156" w:name="_Toc335148481"/>
              <w:bookmarkEnd w:id="21155"/>
              <w:bookmarkEnd w:id="21156"/>
            </w:del>
          </w:p>
          <w:p w14:paraId="24FDF43C" w14:textId="07D7D3F6" w:rsidR="00C82429" w:rsidDel="00B15A0B" w:rsidRDefault="00C82429" w:rsidP="00C82429">
            <w:pPr>
              <w:pStyle w:val="XML9"/>
              <w:rPr>
                <w:del w:id="21157" w:author="Deepak Bansal (AZURE)" w:date="2012-08-23T22:00:00Z"/>
              </w:rPr>
            </w:pPr>
            <w:del w:id="21158" w:author="Deepak Bansal (AZURE)" w:date="2012-08-23T22:00:00Z">
              <w:r w:rsidDel="00B15A0B">
                <w:delText xml:space="preserve">identifies an external certificate </w:delText>
              </w:r>
              <w:r w:rsidRPr="009F1B7D" w:rsidDel="00B15A0B">
                <w:delText>a</w:delText>
              </w:r>
              <w:r w:rsidDel="00B15A0B">
                <w:delText xml:space="preserve">nd is persistent </w:delText>
              </w:r>
              <w:bookmarkStart w:id="21159" w:name="_Toc333524395"/>
              <w:bookmarkStart w:id="21160" w:name="_Toc335148482"/>
              <w:bookmarkEnd w:id="21159"/>
              <w:bookmarkEnd w:id="21160"/>
            </w:del>
          </w:p>
          <w:p w14:paraId="3D8F64A2" w14:textId="7575F85C" w:rsidR="00C82429" w:rsidRPr="009F1B7D" w:rsidDel="00B15A0B" w:rsidRDefault="00C82429" w:rsidP="00C82429">
            <w:pPr>
              <w:pStyle w:val="XML9"/>
              <w:rPr>
                <w:del w:id="21161" w:author="Deepak Bansal (AZURE)" w:date="2012-08-23T22:00:00Z"/>
              </w:rPr>
            </w:pPr>
            <w:del w:id="21162" w:author="Deepak Bansal (AZURE)" w:date="2012-08-23T22:00:00Z">
              <w:r w:rsidDel="00B15A0B">
                <w:delText xml:space="preserve">across reboots </w:delText>
              </w:r>
              <w:r w:rsidRPr="009F1B7D" w:rsidDel="00B15A0B">
                <w:delText>of the system.";</w:delText>
              </w:r>
              <w:bookmarkStart w:id="21163" w:name="_Toc333524396"/>
              <w:bookmarkStart w:id="21164" w:name="_Toc335148483"/>
              <w:bookmarkEnd w:id="21163"/>
              <w:bookmarkEnd w:id="21164"/>
            </w:del>
          </w:p>
          <w:p w14:paraId="41147597" w14:textId="457C3F2C" w:rsidR="00C82429" w:rsidRPr="009F1B7D" w:rsidDel="00B15A0B" w:rsidRDefault="00C82429" w:rsidP="00C82429">
            <w:pPr>
              <w:pStyle w:val="XML2"/>
              <w:rPr>
                <w:del w:id="21165" w:author="Deepak Bansal (AZURE)" w:date="2012-08-23T22:00:00Z"/>
              </w:rPr>
            </w:pPr>
            <w:del w:id="21166" w:author="Deepak Bansal (AZURE)" w:date="2012-08-23T22:00:00Z">
              <w:r w:rsidRPr="009F1B7D" w:rsidDel="00B15A0B">
                <w:delText>}</w:delText>
              </w:r>
              <w:bookmarkStart w:id="21167" w:name="_Toc333524397"/>
              <w:bookmarkStart w:id="21168" w:name="_Toc335148484"/>
              <w:bookmarkEnd w:id="21167"/>
              <w:bookmarkEnd w:id="21168"/>
            </w:del>
          </w:p>
          <w:p w14:paraId="48EFFA6C" w14:textId="08E41F52" w:rsidR="00C82429" w:rsidRPr="009F1B7D" w:rsidDel="00B15A0B" w:rsidRDefault="00C82429" w:rsidP="00C82429">
            <w:pPr>
              <w:pStyle w:val="XML2"/>
              <w:rPr>
                <w:del w:id="21169" w:author="Deepak Bansal (AZURE)" w:date="2012-08-23T22:00:00Z"/>
              </w:rPr>
            </w:pPr>
            <w:del w:id="21170" w:author="Deepak Bansal (AZURE)" w:date="2012-08-23T22:00:00Z">
              <w:r w:rsidRPr="009F1B7D" w:rsidDel="00B15A0B">
                <w:delText xml:space="preserve">leaf </w:delText>
              </w:r>
              <w:r w:rsidDel="00B15A0B">
                <w:delText>certificate</w:delText>
              </w:r>
              <w:r w:rsidRPr="009F1B7D" w:rsidDel="00B15A0B">
                <w:delText xml:space="preserve"> {</w:delText>
              </w:r>
              <w:bookmarkStart w:id="21171" w:name="_Toc333524398"/>
              <w:bookmarkStart w:id="21172" w:name="_Toc335148485"/>
              <w:bookmarkEnd w:id="21171"/>
              <w:bookmarkEnd w:id="21172"/>
            </w:del>
          </w:p>
          <w:p w14:paraId="3966CF89" w14:textId="30B3DCBD" w:rsidR="00C82429" w:rsidRPr="009F1B7D" w:rsidDel="00B15A0B" w:rsidRDefault="00C82429" w:rsidP="00C82429">
            <w:pPr>
              <w:pStyle w:val="XML3"/>
              <w:rPr>
                <w:del w:id="21173" w:author="Deepak Bansal (AZURE)" w:date="2012-08-23T22:00:00Z"/>
              </w:rPr>
            </w:pPr>
            <w:del w:id="21174" w:author="Deepak Bansal (AZURE)" w:date="2012-08-23T22:00:00Z">
              <w:r w:rsidRPr="009F1B7D" w:rsidDel="00B15A0B">
                <w:delText xml:space="preserve">type </w:delText>
              </w:r>
              <w:r w:rsidDel="00B15A0B">
                <w:delText>string</w:delText>
              </w:r>
              <w:r w:rsidRPr="009F1B7D" w:rsidDel="00B15A0B">
                <w:delText>;</w:delText>
              </w:r>
              <w:bookmarkStart w:id="21175" w:name="_Toc333524399"/>
              <w:bookmarkStart w:id="21176" w:name="_Toc335148486"/>
              <w:bookmarkEnd w:id="21175"/>
              <w:bookmarkEnd w:id="21176"/>
            </w:del>
          </w:p>
          <w:p w14:paraId="38348D7E" w14:textId="3CB5D0FA" w:rsidR="00C82429" w:rsidRPr="009F1B7D" w:rsidDel="00B15A0B" w:rsidRDefault="00C82429" w:rsidP="00C82429">
            <w:pPr>
              <w:pStyle w:val="XML3"/>
              <w:rPr>
                <w:del w:id="21177" w:author="Deepak Bansal (AZURE)" w:date="2012-08-23T22:00:00Z"/>
              </w:rPr>
            </w:pPr>
            <w:del w:id="21178" w:author="Deepak Bansal (AZURE)" w:date="2012-08-23T22:00:00Z">
              <w:r w:rsidRPr="009F1B7D" w:rsidDel="00B15A0B">
                <w:delText>mandatory true;</w:delText>
              </w:r>
              <w:bookmarkStart w:id="21179" w:name="_Toc333524400"/>
              <w:bookmarkStart w:id="21180" w:name="_Toc335148487"/>
              <w:bookmarkEnd w:id="21179"/>
              <w:bookmarkEnd w:id="21180"/>
            </w:del>
          </w:p>
          <w:p w14:paraId="49171BBF" w14:textId="32CB066C" w:rsidR="00C82429" w:rsidRPr="009F1B7D" w:rsidDel="00B15A0B" w:rsidRDefault="00C82429" w:rsidP="00A5498C">
            <w:pPr>
              <w:pStyle w:val="XML3"/>
              <w:rPr>
                <w:del w:id="21181" w:author="Deepak Bansal (AZURE)" w:date="2012-08-23T22:00:00Z"/>
              </w:rPr>
            </w:pPr>
            <w:del w:id="21182" w:author="Deepak Bansal (AZURE)" w:date="2012-08-23T22:00:00Z">
              <w:r w:rsidRPr="009F1B7D" w:rsidDel="00B15A0B">
                <w:delText>description "</w:delText>
              </w:r>
              <w:r w:rsidDel="00B15A0B">
                <w:delText>An X.509 certificate in DER format base64 encoded</w:delText>
              </w:r>
              <w:r w:rsidRPr="009F1B7D" w:rsidDel="00B15A0B">
                <w:delText>.";</w:delText>
              </w:r>
              <w:bookmarkStart w:id="21183" w:name="_Toc333524401"/>
              <w:bookmarkStart w:id="21184" w:name="_Toc335148488"/>
              <w:bookmarkEnd w:id="21183"/>
              <w:bookmarkEnd w:id="21184"/>
            </w:del>
          </w:p>
          <w:p w14:paraId="16903F63" w14:textId="01C4F138" w:rsidR="00C82429" w:rsidRPr="009F1B7D" w:rsidDel="00B15A0B" w:rsidRDefault="00C82429" w:rsidP="00C82429">
            <w:pPr>
              <w:pStyle w:val="XML2"/>
              <w:rPr>
                <w:del w:id="21185" w:author="Deepak Bansal (AZURE)" w:date="2012-08-23T22:00:00Z"/>
              </w:rPr>
            </w:pPr>
            <w:del w:id="21186" w:author="Deepak Bansal (AZURE)" w:date="2012-08-23T22:00:00Z">
              <w:r w:rsidRPr="009F1B7D" w:rsidDel="00B15A0B">
                <w:delText>}</w:delText>
              </w:r>
              <w:bookmarkStart w:id="21187" w:name="_Toc333524402"/>
              <w:bookmarkStart w:id="21188" w:name="_Toc335148489"/>
              <w:bookmarkEnd w:id="21187"/>
              <w:bookmarkEnd w:id="21188"/>
            </w:del>
          </w:p>
          <w:p w14:paraId="21B94699" w14:textId="2047DDBF" w:rsidR="00430AD4" w:rsidRPr="009F1B7D" w:rsidDel="00B15A0B" w:rsidRDefault="00140302" w:rsidP="00430AD4">
            <w:pPr>
              <w:pStyle w:val="XML2"/>
              <w:rPr>
                <w:del w:id="21189" w:author="Deepak Bansal (AZURE)" w:date="2012-08-23T22:00:00Z"/>
              </w:rPr>
            </w:pPr>
            <w:del w:id="21190" w:author="Deepak Bansal (AZURE)" w:date="2012-08-23T22:00:00Z">
              <w:r w:rsidDel="00B15A0B">
                <w:delText>container</w:delText>
              </w:r>
              <w:r w:rsidRPr="009F1B7D" w:rsidDel="00B15A0B">
                <w:delText xml:space="preserve"> </w:delText>
              </w:r>
              <w:r w:rsidR="00430AD4" w:rsidDel="00B15A0B">
                <w:delText>private-key</w:delText>
              </w:r>
              <w:r w:rsidR="00430AD4" w:rsidRPr="009F1B7D" w:rsidDel="00B15A0B">
                <w:delText xml:space="preserve"> {</w:delText>
              </w:r>
              <w:bookmarkStart w:id="21191" w:name="_Toc333524403"/>
              <w:bookmarkStart w:id="21192" w:name="_Toc335148490"/>
              <w:bookmarkEnd w:id="21191"/>
              <w:bookmarkEnd w:id="21192"/>
            </w:del>
          </w:p>
          <w:p w14:paraId="655C90A4" w14:textId="65DB147B" w:rsidR="00F542D1" w:rsidDel="00B15A0B" w:rsidRDefault="00F542D1" w:rsidP="00A5498C">
            <w:pPr>
              <w:pStyle w:val="XML3"/>
              <w:rPr>
                <w:del w:id="21193" w:author="Deepak Bansal (AZURE)" w:date="2012-08-23T22:00:00Z"/>
              </w:rPr>
            </w:pPr>
            <w:del w:id="21194" w:author="Deepak Bansal (AZURE)" w:date="2012-08-23T22:00:00Z">
              <w:r w:rsidDel="00B15A0B">
                <w:delText>uses KeyValueType;</w:delText>
              </w:r>
              <w:bookmarkStart w:id="21195" w:name="_Toc333524404"/>
              <w:bookmarkStart w:id="21196" w:name="_Toc335148491"/>
              <w:bookmarkEnd w:id="21195"/>
              <w:bookmarkEnd w:id="21196"/>
            </w:del>
          </w:p>
          <w:p w14:paraId="66872503" w14:textId="74AD001F" w:rsidR="00430AD4" w:rsidRPr="009F1B7D" w:rsidDel="00B15A0B" w:rsidRDefault="00430AD4" w:rsidP="00430AD4">
            <w:pPr>
              <w:pStyle w:val="XML3"/>
              <w:rPr>
                <w:del w:id="21197" w:author="Deepak Bansal (AZURE)" w:date="2012-08-23T22:00:00Z"/>
              </w:rPr>
            </w:pPr>
            <w:del w:id="21198" w:author="Deepak Bansal (AZURE)" w:date="2012-08-23T22:00:00Z">
              <w:r w:rsidRPr="009F1B7D" w:rsidDel="00B15A0B">
                <w:delText>description "</w:delText>
              </w:r>
              <w:r w:rsidDel="00B15A0B">
                <w:delText>tbd</w:delText>
              </w:r>
              <w:r w:rsidRPr="009F1B7D" w:rsidDel="00B15A0B">
                <w:delText>.";</w:delText>
              </w:r>
              <w:bookmarkStart w:id="21199" w:name="_Toc333524405"/>
              <w:bookmarkStart w:id="21200" w:name="_Toc335148492"/>
              <w:bookmarkEnd w:id="21199"/>
              <w:bookmarkEnd w:id="21200"/>
            </w:del>
          </w:p>
          <w:p w14:paraId="69A3CC50" w14:textId="635EFD76" w:rsidR="00430AD4" w:rsidRPr="009F1B7D" w:rsidDel="00B15A0B" w:rsidRDefault="00430AD4" w:rsidP="00430AD4">
            <w:pPr>
              <w:pStyle w:val="XML2"/>
              <w:rPr>
                <w:del w:id="21201" w:author="Deepak Bansal (AZURE)" w:date="2012-08-23T22:00:00Z"/>
              </w:rPr>
            </w:pPr>
            <w:del w:id="21202" w:author="Deepak Bansal (AZURE)" w:date="2012-08-23T22:00:00Z">
              <w:r w:rsidRPr="009F1B7D" w:rsidDel="00B15A0B">
                <w:delText>}</w:delText>
              </w:r>
              <w:bookmarkStart w:id="21203" w:name="_Toc333524406"/>
              <w:bookmarkStart w:id="21204" w:name="_Toc335148493"/>
              <w:bookmarkEnd w:id="21203"/>
              <w:bookmarkEnd w:id="21204"/>
            </w:del>
          </w:p>
          <w:p w14:paraId="212F6F6B" w14:textId="6A4AF634" w:rsidR="00C82429" w:rsidDel="00B15A0B" w:rsidRDefault="00C82429" w:rsidP="00C82429">
            <w:pPr>
              <w:pStyle w:val="XML1"/>
              <w:rPr>
                <w:del w:id="21205" w:author="Deepak Bansal (AZURE)" w:date="2012-08-23T22:00:00Z"/>
              </w:rPr>
            </w:pPr>
            <w:del w:id="21206" w:author="Deepak Bansal (AZURE)" w:date="2012-08-23T22:00:00Z">
              <w:r w:rsidRPr="009F1B7D" w:rsidDel="00B15A0B">
                <w:delText>}</w:delText>
              </w:r>
              <w:bookmarkStart w:id="21207" w:name="_Toc333524407"/>
              <w:bookmarkStart w:id="21208" w:name="_Toc335148494"/>
              <w:bookmarkEnd w:id="21207"/>
              <w:bookmarkEnd w:id="21208"/>
            </w:del>
          </w:p>
          <w:p w14:paraId="10C134C6" w14:textId="58D418FB" w:rsidR="00F542D1" w:rsidDel="00B15A0B" w:rsidRDefault="00F542D1" w:rsidP="00F542D1">
            <w:pPr>
              <w:pStyle w:val="XML1"/>
              <w:rPr>
                <w:del w:id="21209" w:author="Deepak Bansal (AZURE)" w:date="2012-08-23T22:00:00Z"/>
              </w:rPr>
            </w:pPr>
            <w:bookmarkStart w:id="21210" w:name="_Toc333524408"/>
            <w:bookmarkStart w:id="21211" w:name="_Toc335148495"/>
            <w:bookmarkEnd w:id="21210"/>
            <w:bookmarkEnd w:id="21211"/>
          </w:p>
          <w:p w14:paraId="5F1246A0" w14:textId="3A849A3A" w:rsidR="00F542D1" w:rsidDel="00B15A0B" w:rsidRDefault="00F542D1" w:rsidP="00F542D1">
            <w:pPr>
              <w:pStyle w:val="XML1"/>
              <w:rPr>
                <w:del w:id="21212" w:author="Deepak Bansal (AZURE)" w:date="2012-08-23T22:00:00Z"/>
              </w:rPr>
            </w:pPr>
            <w:del w:id="21213" w:author="Deepak Bansal (AZURE)" w:date="2012-08-23T22:00:00Z">
              <w:r w:rsidDel="00B15A0B">
                <w:delText>grouping KeyValueType {</w:delText>
              </w:r>
              <w:bookmarkStart w:id="21214" w:name="_Toc333524409"/>
              <w:bookmarkStart w:id="21215" w:name="_Toc335148496"/>
              <w:bookmarkEnd w:id="21214"/>
              <w:bookmarkEnd w:id="21215"/>
            </w:del>
          </w:p>
          <w:p w14:paraId="5B2C58E4" w14:textId="5FFDA2F5" w:rsidR="00F542D1" w:rsidDel="00B15A0B" w:rsidRDefault="00F542D1" w:rsidP="00A5498C">
            <w:pPr>
              <w:pStyle w:val="XML2"/>
              <w:rPr>
                <w:del w:id="21216" w:author="Deepak Bansal (AZURE)" w:date="2012-08-23T22:00:00Z"/>
              </w:rPr>
            </w:pPr>
            <w:del w:id="21217" w:author="Deepak Bansal (AZURE)" w:date="2012-08-23T22:00:00Z">
              <w:r w:rsidDel="00B15A0B">
                <w:delText>choice key-type {</w:delText>
              </w:r>
              <w:bookmarkStart w:id="21218" w:name="_Toc333524410"/>
              <w:bookmarkStart w:id="21219" w:name="_Toc335148497"/>
              <w:bookmarkEnd w:id="21218"/>
              <w:bookmarkEnd w:id="21219"/>
            </w:del>
          </w:p>
          <w:p w14:paraId="4F5B0AD4" w14:textId="54F92A61" w:rsidR="00F542D1" w:rsidDel="00B15A0B" w:rsidRDefault="00F542D1" w:rsidP="00A5498C">
            <w:pPr>
              <w:pStyle w:val="XML3"/>
              <w:rPr>
                <w:del w:id="21220" w:author="Deepak Bansal (AZURE)" w:date="2012-08-23T22:00:00Z"/>
              </w:rPr>
            </w:pPr>
            <w:del w:id="21221" w:author="Deepak Bansal (AZURE)" w:date="2012-08-23T22:00:00Z">
              <w:r w:rsidDel="00B15A0B">
                <w:delText>mandatory true;</w:delText>
              </w:r>
              <w:bookmarkStart w:id="21222" w:name="_Toc333524411"/>
              <w:bookmarkStart w:id="21223" w:name="_Toc335148498"/>
              <w:bookmarkEnd w:id="21222"/>
              <w:bookmarkEnd w:id="21223"/>
            </w:del>
          </w:p>
          <w:p w14:paraId="72BB4559" w14:textId="0977DDFD" w:rsidR="00F542D1" w:rsidDel="00B15A0B" w:rsidRDefault="00F542D1" w:rsidP="00A5498C">
            <w:pPr>
              <w:pStyle w:val="XML3"/>
              <w:rPr>
                <w:del w:id="21224" w:author="Deepak Bansal (AZURE)" w:date="2012-08-23T22:00:00Z"/>
              </w:rPr>
            </w:pPr>
            <w:del w:id="21225" w:author="Deepak Bansal (AZURE)" w:date="2012-08-23T22:00:00Z">
              <w:r w:rsidDel="00B15A0B">
                <w:delText>case dsa {</w:delText>
              </w:r>
              <w:bookmarkStart w:id="21226" w:name="_Toc333524412"/>
              <w:bookmarkStart w:id="21227" w:name="_Toc335148499"/>
              <w:bookmarkEnd w:id="21226"/>
              <w:bookmarkEnd w:id="21227"/>
            </w:del>
          </w:p>
          <w:p w14:paraId="15605B79" w14:textId="50CA2D5C" w:rsidR="00F542D1" w:rsidDel="00B15A0B" w:rsidRDefault="00F542D1" w:rsidP="00A5498C">
            <w:pPr>
              <w:pStyle w:val="XML4"/>
              <w:rPr>
                <w:del w:id="21228" w:author="Deepak Bansal (AZURE)" w:date="2012-08-23T22:00:00Z"/>
              </w:rPr>
            </w:pPr>
            <w:del w:id="21229" w:author="Deepak Bansal (AZURE)" w:date="2012-08-23T22:00:00Z">
              <w:r w:rsidDel="00B15A0B">
                <w:delText>container DSAKeyValue {</w:delText>
              </w:r>
              <w:bookmarkStart w:id="21230" w:name="_Toc333524413"/>
              <w:bookmarkStart w:id="21231" w:name="_Toc335148500"/>
              <w:bookmarkEnd w:id="21230"/>
              <w:bookmarkEnd w:id="21231"/>
            </w:del>
          </w:p>
          <w:p w14:paraId="2CA1F944" w14:textId="2D932083" w:rsidR="00F542D1" w:rsidDel="00B15A0B" w:rsidRDefault="00F542D1" w:rsidP="00A5498C">
            <w:pPr>
              <w:pStyle w:val="XML5"/>
              <w:rPr>
                <w:del w:id="21232" w:author="Deepak Bansal (AZURE)" w:date="2012-08-23T22:00:00Z"/>
              </w:rPr>
            </w:pPr>
            <w:del w:id="21233" w:author="Deepak Bansal (AZURE)" w:date="2012-08-23T22:00:00Z">
              <w:r w:rsidDel="00B15A0B">
                <w:delText>uses DSAKeyValueType;</w:delText>
              </w:r>
              <w:bookmarkStart w:id="21234" w:name="_Toc333524414"/>
              <w:bookmarkStart w:id="21235" w:name="_Toc335148501"/>
              <w:bookmarkEnd w:id="21234"/>
              <w:bookmarkEnd w:id="21235"/>
            </w:del>
          </w:p>
          <w:p w14:paraId="5CE4640B" w14:textId="0DEBACAC" w:rsidR="00F542D1" w:rsidDel="00B15A0B" w:rsidRDefault="00F542D1" w:rsidP="00A5498C">
            <w:pPr>
              <w:pStyle w:val="XML4"/>
              <w:rPr>
                <w:del w:id="21236" w:author="Deepak Bansal (AZURE)" w:date="2012-08-23T22:00:00Z"/>
              </w:rPr>
            </w:pPr>
            <w:del w:id="21237" w:author="Deepak Bansal (AZURE)" w:date="2012-08-23T22:00:00Z">
              <w:r w:rsidDel="00B15A0B">
                <w:delText>}</w:delText>
              </w:r>
              <w:bookmarkStart w:id="21238" w:name="_Toc333524415"/>
              <w:bookmarkStart w:id="21239" w:name="_Toc335148502"/>
              <w:bookmarkEnd w:id="21238"/>
              <w:bookmarkEnd w:id="21239"/>
            </w:del>
          </w:p>
          <w:p w14:paraId="40DED8A1" w14:textId="6FEDE9F8" w:rsidR="00F542D1" w:rsidDel="00B15A0B" w:rsidRDefault="00F542D1" w:rsidP="00A5498C">
            <w:pPr>
              <w:pStyle w:val="XML3"/>
              <w:rPr>
                <w:del w:id="21240" w:author="Deepak Bansal (AZURE)" w:date="2012-08-23T22:00:00Z"/>
              </w:rPr>
            </w:pPr>
            <w:del w:id="21241" w:author="Deepak Bansal (AZURE)" w:date="2012-08-23T22:00:00Z">
              <w:r w:rsidDel="00B15A0B">
                <w:delText>}</w:delText>
              </w:r>
              <w:bookmarkStart w:id="21242" w:name="_Toc333524416"/>
              <w:bookmarkStart w:id="21243" w:name="_Toc335148503"/>
              <w:bookmarkEnd w:id="21242"/>
              <w:bookmarkEnd w:id="21243"/>
            </w:del>
          </w:p>
          <w:p w14:paraId="40298223" w14:textId="4CEB41F2" w:rsidR="00F542D1" w:rsidDel="00B15A0B" w:rsidRDefault="00F542D1" w:rsidP="00A5498C">
            <w:pPr>
              <w:pStyle w:val="XML3"/>
              <w:rPr>
                <w:del w:id="21244" w:author="Deepak Bansal (AZURE)" w:date="2012-08-23T22:00:00Z"/>
              </w:rPr>
            </w:pPr>
            <w:del w:id="21245" w:author="Deepak Bansal (AZURE)" w:date="2012-08-23T22:00:00Z">
              <w:r w:rsidDel="00B15A0B">
                <w:delText>case rsa {</w:delText>
              </w:r>
              <w:bookmarkStart w:id="21246" w:name="_Toc333524417"/>
              <w:bookmarkStart w:id="21247" w:name="_Toc335148504"/>
              <w:bookmarkEnd w:id="21246"/>
              <w:bookmarkEnd w:id="21247"/>
            </w:del>
          </w:p>
          <w:p w14:paraId="137256E7" w14:textId="576D0205" w:rsidR="00F542D1" w:rsidDel="00B15A0B" w:rsidRDefault="00F542D1" w:rsidP="00A5498C">
            <w:pPr>
              <w:pStyle w:val="XML4"/>
              <w:rPr>
                <w:del w:id="21248" w:author="Deepak Bansal (AZURE)" w:date="2012-08-23T22:00:00Z"/>
              </w:rPr>
            </w:pPr>
            <w:del w:id="21249" w:author="Deepak Bansal (AZURE)" w:date="2012-08-23T22:00:00Z">
              <w:r w:rsidDel="00B15A0B">
                <w:delText>container RSAKeyValue {</w:delText>
              </w:r>
              <w:bookmarkStart w:id="21250" w:name="_Toc333524418"/>
              <w:bookmarkStart w:id="21251" w:name="_Toc335148505"/>
              <w:bookmarkEnd w:id="21250"/>
              <w:bookmarkEnd w:id="21251"/>
            </w:del>
          </w:p>
          <w:p w14:paraId="247C9BC2" w14:textId="11A65CA7" w:rsidR="00F542D1" w:rsidDel="00B15A0B" w:rsidRDefault="00F542D1" w:rsidP="00A5498C">
            <w:pPr>
              <w:pStyle w:val="XML5"/>
              <w:rPr>
                <w:del w:id="21252" w:author="Deepak Bansal (AZURE)" w:date="2012-08-23T22:00:00Z"/>
              </w:rPr>
            </w:pPr>
            <w:del w:id="21253" w:author="Deepak Bansal (AZURE)" w:date="2012-08-23T22:00:00Z">
              <w:r w:rsidDel="00B15A0B">
                <w:delText>uses RSAKeyValueType;</w:delText>
              </w:r>
              <w:bookmarkStart w:id="21254" w:name="_Toc333524419"/>
              <w:bookmarkStart w:id="21255" w:name="_Toc335148506"/>
              <w:bookmarkEnd w:id="21254"/>
              <w:bookmarkEnd w:id="21255"/>
            </w:del>
          </w:p>
          <w:p w14:paraId="5B703206" w14:textId="659F0C13" w:rsidR="00F542D1" w:rsidDel="00B15A0B" w:rsidRDefault="00F542D1" w:rsidP="00A5498C">
            <w:pPr>
              <w:pStyle w:val="XML4"/>
              <w:rPr>
                <w:del w:id="21256" w:author="Deepak Bansal (AZURE)" w:date="2012-08-23T22:00:00Z"/>
              </w:rPr>
            </w:pPr>
            <w:del w:id="21257" w:author="Deepak Bansal (AZURE)" w:date="2012-08-23T22:00:00Z">
              <w:r w:rsidDel="00B15A0B">
                <w:delText>}</w:delText>
              </w:r>
              <w:bookmarkStart w:id="21258" w:name="_Toc333524420"/>
              <w:bookmarkStart w:id="21259" w:name="_Toc335148507"/>
              <w:bookmarkEnd w:id="21258"/>
              <w:bookmarkEnd w:id="21259"/>
            </w:del>
          </w:p>
          <w:p w14:paraId="7A3BF421" w14:textId="6F3612FC" w:rsidR="00F542D1" w:rsidDel="00B15A0B" w:rsidRDefault="00F542D1" w:rsidP="00A5498C">
            <w:pPr>
              <w:pStyle w:val="XML3"/>
              <w:rPr>
                <w:del w:id="21260" w:author="Deepak Bansal (AZURE)" w:date="2012-08-23T22:00:00Z"/>
              </w:rPr>
            </w:pPr>
            <w:del w:id="21261" w:author="Deepak Bansal (AZURE)" w:date="2012-08-23T22:00:00Z">
              <w:r w:rsidDel="00B15A0B">
                <w:delText>}</w:delText>
              </w:r>
              <w:bookmarkStart w:id="21262" w:name="_Toc333524421"/>
              <w:bookmarkStart w:id="21263" w:name="_Toc335148508"/>
              <w:bookmarkEnd w:id="21262"/>
              <w:bookmarkEnd w:id="21263"/>
            </w:del>
          </w:p>
          <w:p w14:paraId="6911A207" w14:textId="2E002AE1" w:rsidR="00F542D1" w:rsidDel="00B15A0B" w:rsidRDefault="00F542D1" w:rsidP="00A5498C">
            <w:pPr>
              <w:pStyle w:val="XML2"/>
              <w:rPr>
                <w:del w:id="21264" w:author="Deepak Bansal (AZURE)" w:date="2012-08-23T22:00:00Z"/>
              </w:rPr>
            </w:pPr>
            <w:del w:id="21265" w:author="Deepak Bansal (AZURE)" w:date="2012-08-23T22:00:00Z">
              <w:r w:rsidDel="00B15A0B">
                <w:delText>}</w:delText>
              </w:r>
              <w:bookmarkStart w:id="21266" w:name="_Toc333524422"/>
              <w:bookmarkStart w:id="21267" w:name="_Toc335148509"/>
              <w:bookmarkEnd w:id="21266"/>
              <w:bookmarkEnd w:id="21267"/>
            </w:del>
          </w:p>
          <w:p w14:paraId="6481D31D" w14:textId="783240E0" w:rsidR="00F542D1" w:rsidDel="00B15A0B" w:rsidRDefault="00F542D1" w:rsidP="00F542D1">
            <w:pPr>
              <w:pStyle w:val="XML1"/>
              <w:rPr>
                <w:del w:id="21268" w:author="Deepak Bansal (AZURE)" w:date="2012-08-23T22:00:00Z"/>
              </w:rPr>
            </w:pPr>
            <w:del w:id="21269" w:author="Deepak Bansal (AZURE)" w:date="2012-08-23T22:00:00Z">
              <w:r w:rsidDel="00B15A0B">
                <w:delText>}</w:delText>
              </w:r>
              <w:bookmarkStart w:id="21270" w:name="_Toc333524423"/>
              <w:bookmarkStart w:id="21271" w:name="_Toc335148510"/>
              <w:bookmarkEnd w:id="21270"/>
              <w:bookmarkEnd w:id="21271"/>
            </w:del>
          </w:p>
          <w:p w14:paraId="638CE0F1" w14:textId="3AEFB960" w:rsidR="00F542D1" w:rsidDel="00B15A0B" w:rsidRDefault="00F542D1" w:rsidP="00F542D1">
            <w:pPr>
              <w:pStyle w:val="XML1"/>
              <w:rPr>
                <w:del w:id="21272" w:author="Deepak Bansal (AZURE)" w:date="2012-08-23T22:00:00Z"/>
              </w:rPr>
            </w:pPr>
            <w:bookmarkStart w:id="21273" w:name="_Toc333524424"/>
            <w:bookmarkStart w:id="21274" w:name="_Toc335148511"/>
            <w:bookmarkEnd w:id="21273"/>
            <w:bookmarkEnd w:id="21274"/>
          </w:p>
          <w:p w14:paraId="2E9E5C7C" w14:textId="486EC364" w:rsidR="00F542D1" w:rsidDel="00B15A0B" w:rsidRDefault="00F542D1" w:rsidP="00F542D1">
            <w:pPr>
              <w:pStyle w:val="XML1"/>
              <w:rPr>
                <w:del w:id="21275" w:author="Deepak Bansal (AZURE)" w:date="2012-08-23T22:00:00Z"/>
              </w:rPr>
            </w:pPr>
            <w:del w:id="21276" w:author="Deepak Bansal (AZURE)" w:date="2012-08-23T22:00:00Z">
              <w:r w:rsidDel="00B15A0B">
                <w:delText>grouping DSAKeyValueType {</w:delText>
              </w:r>
              <w:bookmarkStart w:id="21277" w:name="_Toc333524425"/>
              <w:bookmarkStart w:id="21278" w:name="_Toc335148512"/>
              <w:bookmarkEnd w:id="21277"/>
              <w:bookmarkEnd w:id="21278"/>
            </w:del>
          </w:p>
          <w:p w14:paraId="0C4EE036" w14:textId="3B013857" w:rsidR="00F542D1" w:rsidDel="00B15A0B" w:rsidRDefault="00F542D1" w:rsidP="00A5498C">
            <w:pPr>
              <w:pStyle w:val="XML2"/>
              <w:rPr>
                <w:del w:id="21279" w:author="Deepak Bansal (AZURE)" w:date="2012-08-23T22:00:00Z"/>
              </w:rPr>
            </w:pPr>
            <w:del w:id="21280" w:author="Deepak Bansal (AZURE)" w:date="2012-08-23T22:00:00Z">
              <w:r w:rsidDel="00B15A0B">
                <w:delText>leaf P {</w:delText>
              </w:r>
              <w:bookmarkStart w:id="21281" w:name="_Toc333524426"/>
              <w:bookmarkStart w:id="21282" w:name="_Toc335148513"/>
              <w:bookmarkEnd w:id="21281"/>
              <w:bookmarkEnd w:id="21282"/>
            </w:del>
          </w:p>
          <w:p w14:paraId="48FC1EF4" w14:textId="7A81DC61" w:rsidR="00F542D1" w:rsidDel="00B15A0B" w:rsidRDefault="00F542D1" w:rsidP="00A5498C">
            <w:pPr>
              <w:pStyle w:val="XML3"/>
              <w:rPr>
                <w:del w:id="21283" w:author="Deepak Bansal (AZURE)" w:date="2012-08-23T22:00:00Z"/>
              </w:rPr>
            </w:pPr>
            <w:del w:id="21284" w:author="Deepak Bansal (AZURE)" w:date="2012-08-23T22:00:00Z">
              <w:r w:rsidDel="00B15A0B">
                <w:delText>when "count(../Q) != 0";</w:delText>
              </w:r>
              <w:bookmarkStart w:id="21285" w:name="_Toc333524427"/>
              <w:bookmarkStart w:id="21286" w:name="_Toc335148514"/>
              <w:bookmarkEnd w:id="21285"/>
              <w:bookmarkEnd w:id="21286"/>
            </w:del>
          </w:p>
          <w:p w14:paraId="0B3C5E58" w14:textId="3FB08C62" w:rsidR="00F542D1" w:rsidDel="00B15A0B" w:rsidRDefault="00F542D1" w:rsidP="00A5498C">
            <w:pPr>
              <w:pStyle w:val="XML3"/>
              <w:rPr>
                <w:del w:id="21287" w:author="Deepak Bansal (AZURE)" w:date="2012-08-23T22:00:00Z"/>
              </w:rPr>
            </w:pPr>
            <w:del w:id="21288" w:author="Deepak Bansal (AZURE)" w:date="2012-08-23T22:00:00Z">
              <w:r w:rsidDel="00B15A0B">
                <w:delText>type binary;</w:delText>
              </w:r>
              <w:bookmarkStart w:id="21289" w:name="_Toc333524428"/>
              <w:bookmarkStart w:id="21290" w:name="_Toc335148515"/>
              <w:bookmarkEnd w:id="21289"/>
              <w:bookmarkEnd w:id="21290"/>
            </w:del>
          </w:p>
          <w:p w14:paraId="25FC186F" w14:textId="58F28043" w:rsidR="00F542D1" w:rsidDel="00B15A0B" w:rsidRDefault="00F542D1" w:rsidP="00A5498C">
            <w:pPr>
              <w:pStyle w:val="XML3"/>
              <w:rPr>
                <w:del w:id="21291" w:author="Deepak Bansal (AZURE)" w:date="2012-08-23T22:00:00Z"/>
              </w:rPr>
            </w:pPr>
            <w:del w:id="21292" w:author="Deepak Bansal (AZURE)" w:date="2012-08-23T22:00:00Z">
              <w:r w:rsidDel="00B15A0B">
                <w:delText>mandatory true;</w:delText>
              </w:r>
              <w:bookmarkStart w:id="21293" w:name="_Toc333524429"/>
              <w:bookmarkStart w:id="21294" w:name="_Toc335148516"/>
              <w:bookmarkEnd w:id="21293"/>
              <w:bookmarkEnd w:id="21294"/>
            </w:del>
          </w:p>
          <w:p w14:paraId="53421238" w14:textId="39F1AA0D" w:rsidR="00F542D1" w:rsidDel="00B15A0B" w:rsidRDefault="00F542D1" w:rsidP="00A5498C">
            <w:pPr>
              <w:pStyle w:val="XML2"/>
              <w:rPr>
                <w:del w:id="21295" w:author="Deepak Bansal (AZURE)" w:date="2012-08-23T22:00:00Z"/>
              </w:rPr>
            </w:pPr>
            <w:del w:id="21296" w:author="Deepak Bansal (AZURE)" w:date="2012-08-23T22:00:00Z">
              <w:r w:rsidDel="00B15A0B">
                <w:delText>}</w:delText>
              </w:r>
              <w:bookmarkStart w:id="21297" w:name="_Toc333524430"/>
              <w:bookmarkStart w:id="21298" w:name="_Toc335148517"/>
              <w:bookmarkEnd w:id="21297"/>
              <w:bookmarkEnd w:id="21298"/>
            </w:del>
          </w:p>
          <w:p w14:paraId="28C1DB84" w14:textId="61CE7330" w:rsidR="00F542D1" w:rsidDel="00B15A0B" w:rsidRDefault="00F542D1" w:rsidP="00A5498C">
            <w:pPr>
              <w:pStyle w:val="XML2"/>
              <w:rPr>
                <w:del w:id="21299" w:author="Deepak Bansal (AZURE)" w:date="2012-08-23T22:00:00Z"/>
              </w:rPr>
            </w:pPr>
            <w:del w:id="21300" w:author="Deepak Bansal (AZURE)" w:date="2012-08-23T22:00:00Z">
              <w:r w:rsidDel="00B15A0B">
                <w:delText>leaf Q {</w:delText>
              </w:r>
              <w:bookmarkStart w:id="21301" w:name="_Toc333524431"/>
              <w:bookmarkStart w:id="21302" w:name="_Toc335148518"/>
              <w:bookmarkEnd w:id="21301"/>
              <w:bookmarkEnd w:id="21302"/>
            </w:del>
          </w:p>
          <w:p w14:paraId="300F2362" w14:textId="71EED233" w:rsidR="00F542D1" w:rsidDel="00B15A0B" w:rsidRDefault="00F542D1" w:rsidP="00A5498C">
            <w:pPr>
              <w:pStyle w:val="XML3"/>
              <w:rPr>
                <w:del w:id="21303" w:author="Deepak Bansal (AZURE)" w:date="2012-08-23T22:00:00Z"/>
              </w:rPr>
            </w:pPr>
            <w:del w:id="21304" w:author="Deepak Bansal (AZURE)" w:date="2012-08-23T22:00:00Z">
              <w:r w:rsidDel="00B15A0B">
                <w:delText>when "count(../P) != 0";</w:delText>
              </w:r>
              <w:bookmarkStart w:id="21305" w:name="_Toc333524432"/>
              <w:bookmarkStart w:id="21306" w:name="_Toc335148519"/>
              <w:bookmarkEnd w:id="21305"/>
              <w:bookmarkEnd w:id="21306"/>
            </w:del>
          </w:p>
          <w:p w14:paraId="4FCD2491" w14:textId="720C7607" w:rsidR="00F542D1" w:rsidDel="00B15A0B" w:rsidRDefault="00F542D1" w:rsidP="00A5498C">
            <w:pPr>
              <w:pStyle w:val="XML3"/>
              <w:rPr>
                <w:del w:id="21307" w:author="Deepak Bansal (AZURE)" w:date="2012-08-23T22:00:00Z"/>
              </w:rPr>
            </w:pPr>
            <w:del w:id="21308" w:author="Deepak Bansal (AZURE)" w:date="2012-08-23T22:00:00Z">
              <w:r w:rsidDel="00B15A0B">
                <w:delText>type binary;</w:delText>
              </w:r>
              <w:bookmarkStart w:id="21309" w:name="_Toc333524433"/>
              <w:bookmarkStart w:id="21310" w:name="_Toc335148520"/>
              <w:bookmarkEnd w:id="21309"/>
              <w:bookmarkEnd w:id="21310"/>
            </w:del>
          </w:p>
          <w:p w14:paraId="0C00B0D6" w14:textId="4C2687D3" w:rsidR="00F542D1" w:rsidDel="00B15A0B" w:rsidRDefault="00F542D1" w:rsidP="00A5498C">
            <w:pPr>
              <w:pStyle w:val="XML3"/>
              <w:rPr>
                <w:del w:id="21311" w:author="Deepak Bansal (AZURE)" w:date="2012-08-23T22:00:00Z"/>
              </w:rPr>
            </w:pPr>
            <w:del w:id="21312" w:author="Deepak Bansal (AZURE)" w:date="2012-08-23T22:00:00Z">
              <w:r w:rsidDel="00B15A0B">
                <w:delText>mandatory true;</w:delText>
              </w:r>
              <w:bookmarkStart w:id="21313" w:name="_Toc333524434"/>
              <w:bookmarkStart w:id="21314" w:name="_Toc335148521"/>
              <w:bookmarkEnd w:id="21313"/>
              <w:bookmarkEnd w:id="21314"/>
            </w:del>
          </w:p>
          <w:p w14:paraId="118CB346" w14:textId="0B1052C8" w:rsidR="00F542D1" w:rsidDel="00B15A0B" w:rsidRDefault="00F542D1" w:rsidP="00A5498C">
            <w:pPr>
              <w:pStyle w:val="XML2"/>
              <w:rPr>
                <w:del w:id="21315" w:author="Deepak Bansal (AZURE)" w:date="2012-08-23T22:00:00Z"/>
              </w:rPr>
            </w:pPr>
            <w:del w:id="21316" w:author="Deepak Bansal (AZURE)" w:date="2012-08-23T22:00:00Z">
              <w:r w:rsidDel="00B15A0B">
                <w:delText>}</w:delText>
              </w:r>
              <w:bookmarkStart w:id="21317" w:name="_Toc333524435"/>
              <w:bookmarkStart w:id="21318" w:name="_Toc335148522"/>
              <w:bookmarkEnd w:id="21317"/>
              <w:bookmarkEnd w:id="21318"/>
            </w:del>
          </w:p>
          <w:p w14:paraId="5DC63A60" w14:textId="3B5D720A" w:rsidR="00F542D1" w:rsidDel="00B15A0B" w:rsidRDefault="00F542D1" w:rsidP="00A5498C">
            <w:pPr>
              <w:pStyle w:val="XML2"/>
              <w:rPr>
                <w:del w:id="21319" w:author="Deepak Bansal (AZURE)" w:date="2012-08-23T22:00:00Z"/>
              </w:rPr>
            </w:pPr>
            <w:del w:id="21320" w:author="Deepak Bansal (AZURE)" w:date="2012-08-23T22:00:00Z">
              <w:r w:rsidDel="00B15A0B">
                <w:delText>leaf J {</w:delText>
              </w:r>
              <w:bookmarkStart w:id="21321" w:name="_Toc333524436"/>
              <w:bookmarkStart w:id="21322" w:name="_Toc335148523"/>
              <w:bookmarkEnd w:id="21321"/>
              <w:bookmarkEnd w:id="21322"/>
            </w:del>
          </w:p>
          <w:p w14:paraId="18BA6CB0" w14:textId="36815CBC" w:rsidR="00F542D1" w:rsidDel="00B15A0B" w:rsidRDefault="00F542D1" w:rsidP="00A5498C">
            <w:pPr>
              <w:pStyle w:val="XML3"/>
              <w:rPr>
                <w:del w:id="21323" w:author="Deepak Bansal (AZURE)" w:date="2012-08-23T22:00:00Z"/>
              </w:rPr>
            </w:pPr>
            <w:del w:id="21324" w:author="Deepak Bansal (AZURE)" w:date="2012-08-23T22:00:00Z">
              <w:r w:rsidDel="00B15A0B">
                <w:delText>type binary;</w:delText>
              </w:r>
              <w:bookmarkStart w:id="21325" w:name="_Toc333524437"/>
              <w:bookmarkStart w:id="21326" w:name="_Toc335148524"/>
              <w:bookmarkEnd w:id="21325"/>
              <w:bookmarkEnd w:id="21326"/>
            </w:del>
          </w:p>
          <w:p w14:paraId="42E8606C" w14:textId="0082B895" w:rsidR="00F542D1" w:rsidDel="00B15A0B" w:rsidRDefault="00F542D1" w:rsidP="00A5498C">
            <w:pPr>
              <w:pStyle w:val="XML3"/>
              <w:rPr>
                <w:del w:id="21327" w:author="Deepak Bansal (AZURE)" w:date="2012-08-23T22:00:00Z"/>
              </w:rPr>
            </w:pPr>
            <w:del w:id="21328" w:author="Deepak Bansal (AZURE)" w:date="2012-08-23T22:00:00Z">
              <w:r w:rsidDel="00B15A0B">
                <w:delText>mandatory true;</w:delText>
              </w:r>
              <w:bookmarkStart w:id="21329" w:name="_Toc333524438"/>
              <w:bookmarkStart w:id="21330" w:name="_Toc335148525"/>
              <w:bookmarkEnd w:id="21329"/>
              <w:bookmarkEnd w:id="21330"/>
            </w:del>
          </w:p>
          <w:p w14:paraId="67C7E9D2" w14:textId="576B311F" w:rsidR="00F542D1" w:rsidDel="00B15A0B" w:rsidRDefault="00F542D1" w:rsidP="00A5498C">
            <w:pPr>
              <w:pStyle w:val="XML2"/>
              <w:rPr>
                <w:del w:id="21331" w:author="Deepak Bansal (AZURE)" w:date="2012-08-23T22:00:00Z"/>
              </w:rPr>
            </w:pPr>
            <w:del w:id="21332" w:author="Deepak Bansal (AZURE)" w:date="2012-08-23T22:00:00Z">
              <w:r w:rsidDel="00B15A0B">
                <w:delText>}</w:delText>
              </w:r>
              <w:bookmarkStart w:id="21333" w:name="_Toc333524439"/>
              <w:bookmarkStart w:id="21334" w:name="_Toc335148526"/>
              <w:bookmarkEnd w:id="21333"/>
              <w:bookmarkEnd w:id="21334"/>
            </w:del>
          </w:p>
          <w:p w14:paraId="7B620E47" w14:textId="62553848" w:rsidR="00F542D1" w:rsidDel="00B15A0B" w:rsidRDefault="00F542D1" w:rsidP="00A5498C">
            <w:pPr>
              <w:pStyle w:val="XML2"/>
              <w:rPr>
                <w:del w:id="21335" w:author="Deepak Bansal (AZURE)" w:date="2012-08-23T22:00:00Z"/>
              </w:rPr>
            </w:pPr>
            <w:del w:id="21336" w:author="Deepak Bansal (AZURE)" w:date="2012-08-23T22:00:00Z">
              <w:r w:rsidDel="00B15A0B">
                <w:delText>leaf G {</w:delText>
              </w:r>
              <w:bookmarkStart w:id="21337" w:name="_Toc333524440"/>
              <w:bookmarkStart w:id="21338" w:name="_Toc335148527"/>
              <w:bookmarkEnd w:id="21337"/>
              <w:bookmarkEnd w:id="21338"/>
            </w:del>
          </w:p>
          <w:p w14:paraId="7BCAB6B2" w14:textId="5EEE1845" w:rsidR="00F542D1" w:rsidDel="00B15A0B" w:rsidRDefault="00F542D1" w:rsidP="00A5498C">
            <w:pPr>
              <w:pStyle w:val="XML3"/>
              <w:rPr>
                <w:del w:id="21339" w:author="Deepak Bansal (AZURE)" w:date="2012-08-23T22:00:00Z"/>
              </w:rPr>
            </w:pPr>
            <w:del w:id="21340" w:author="Deepak Bansal (AZURE)" w:date="2012-08-23T22:00:00Z">
              <w:r w:rsidDel="00B15A0B">
                <w:delText>type binary;</w:delText>
              </w:r>
              <w:bookmarkStart w:id="21341" w:name="_Toc333524441"/>
              <w:bookmarkStart w:id="21342" w:name="_Toc335148528"/>
              <w:bookmarkEnd w:id="21341"/>
              <w:bookmarkEnd w:id="21342"/>
            </w:del>
          </w:p>
          <w:p w14:paraId="2ACFC313" w14:textId="1D95903F" w:rsidR="00F542D1" w:rsidDel="00B15A0B" w:rsidRDefault="00F542D1" w:rsidP="00A5498C">
            <w:pPr>
              <w:pStyle w:val="XML3"/>
              <w:rPr>
                <w:del w:id="21343" w:author="Deepak Bansal (AZURE)" w:date="2012-08-23T22:00:00Z"/>
              </w:rPr>
            </w:pPr>
            <w:del w:id="21344" w:author="Deepak Bansal (AZURE)" w:date="2012-08-23T22:00:00Z">
              <w:r w:rsidDel="00B15A0B">
                <w:delText>mandatory true;</w:delText>
              </w:r>
              <w:bookmarkStart w:id="21345" w:name="_Toc333524442"/>
              <w:bookmarkStart w:id="21346" w:name="_Toc335148529"/>
              <w:bookmarkEnd w:id="21345"/>
              <w:bookmarkEnd w:id="21346"/>
            </w:del>
          </w:p>
          <w:p w14:paraId="7F7B85D7" w14:textId="54B13DA0" w:rsidR="00F542D1" w:rsidDel="00B15A0B" w:rsidRDefault="00F542D1" w:rsidP="00A5498C">
            <w:pPr>
              <w:pStyle w:val="XML2"/>
              <w:rPr>
                <w:del w:id="21347" w:author="Deepak Bansal (AZURE)" w:date="2012-08-23T22:00:00Z"/>
              </w:rPr>
            </w:pPr>
            <w:del w:id="21348" w:author="Deepak Bansal (AZURE)" w:date="2012-08-23T22:00:00Z">
              <w:r w:rsidDel="00B15A0B">
                <w:delText>}</w:delText>
              </w:r>
              <w:bookmarkStart w:id="21349" w:name="_Toc333524443"/>
              <w:bookmarkStart w:id="21350" w:name="_Toc335148530"/>
              <w:bookmarkEnd w:id="21349"/>
              <w:bookmarkEnd w:id="21350"/>
            </w:del>
          </w:p>
          <w:p w14:paraId="40CA966C" w14:textId="4A86A7DE" w:rsidR="00F542D1" w:rsidDel="00B15A0B" w:rsidRDefault="00F542D1" w:rsidP="00A5498C">
            <w:pPr>
              <w:pStyle w:val="XML2"/>
              <w:rPr>
                <w:del w:id="21351" w:author="Deepak Bansal (AZURE)" w:date="2012-08-23T22:00:00Z"/>
              </w:rPr>
            </w:pPr>
            <w:del w:id="21352" w:author="Deepak Bansal (AZURE)" w:date="2012-08-23T22:00:00Z">
              <w:r w:rsidDel="00B15A0B">
                <w:delText>leaf Y {</w:delText>
              </w:r>
              <w:bookmarkStart w:id="21353" w:name="_Toc333524444"/>
              <w:bookmarkStart w:id="21354" w:name="_Toc335148531"/>
              <w:bookmarkEnd w:id="21353"/>
              <w:bookmarkEnd w:id="21354"/>
            </w:del>
          </w:p>
          <w:p w14:paraId="36F976BD" w14:textId="5B697A49" w:rsidR="00F542D1" w:rsidDel="00B15A0B" w:rsidRDefault="00F542D1" w:rsidP="00A5498C">
            <w:pPr>
              <w:pStyle w:val="XML3"/>
              <w:rPr>
                <w:del w:id="21355" w:author="Deepak Bansal (AZURE)" w:date="2012-08-23T22:00:00Z"/>
              </w:rPr>
            </w:pPr>
            <w:del w:id="21356" w:author="Deepak Bansal (AZURE)" w:date="2012-08-23T22:00:00Z">
              <w:r w:rsidDel="00B15A0B">
                <w:delText>type binary;</w:delText>
              </w:r>
              <w:bookmarkStart w:id="21357" w:name="_Toc333524445"/>
              <w:bookmarkStart w:id="21358" w:name="_Toc335148532"/>
              <w:bookmarkEnd w:id="21357"/>
              <w:bookmarkEnd w:id="21358"/>
            </w:del>
          </w:p>
          <w:p w14:paraId="1B4D11C5" w14:textId="26E5785A" w:rsidR="00F542D1" w:rsidDel="00B15A0B" w:rsidRDefault="00F542D1" w:rsidP="00A5498C">
            <w:pPr>
              <w:pStyle w:val="XML3"/>
              <w:rPr>
                <w:del w:id="21359" w:author="Deepak Bansal (AZURE)" w:date="2012-08-23T22:00:00Z"/>
              </w:rPr>
            </w:pPr>
            <w:del w:id="21360" w:author="Deepak Bansal (AZURE)" w:date="2012-08-23T22:00:00Z">
              <w:r w:rsidDel="00B15A0B">
                <w:delText>mandatory true;</w:delText>
              </w:r>
              <w:bookmarkStart w:id="21361" w:name="_Toc333524446"/>
              <w:bookmarkStart w:id="21362" w:name="_Toc335148533"/>
              <w:bookmarkEnd w:id="21361"/>
              <w:bookmarkEnd w:id="21362"/>
            </w:del>
          </w:p>
          <w:p w14:paraId="76AF75A0" w14:textId="56BE6083" w:rsidR="00F542D1" w:rsidDel="00B15A0B" w:rsidRDefault="00F542D1" w:rsidP="00A5498C">
            <w:pPr>
              <w:pStyle w:val="XML2"/>
              <w:rPr>
                <w:del w:id="21363" w:author="Deepak Bansal (AZURE)" w:date="2012-08-23T22:00:00Z"/>
              </w:rPr>
            </w:pPr>
            <w:del w:id="21364" w:author="Deepak Bansal (AZURE)" w:date="2012-08-23T22:00:00Z">
              <w:r w:rsidDel="00B15A0B">
                <w:delText>}</w:delText>
              </w:r>
              <w:bookmarkStart w:id="21365" w:name="_Toc333524447"/>
              <w:bookmarkStart w:id="21366" w:name="_Toc335148534"/>
              <w:bookmarkEnd w:id="21365"/>
              <w:bookmarkEnd w:id="21366"/>
            </w:del>
          </w:p>
          <w:p w14:paraId="44406AC5" w14:textId="117C9184" w:rsidR="00F542D1" w:rsidDel="00B15A0B" w:rsidRDefault="00F542D1" w:rsidP="00A5498C">
            <w:pPr>
              <w:pStyle w:val="XML2"/>
              <w:rPr>
                <w:del w:id="21367" w:author="Deepak Bansal (AZURE)" w:date="2012-08-23T22:00:00Z"/>
              </w:rPr>
            </w:pPr>
            <w:del w:id="21368" w:author="Deepak Bansal (AZURE)" w:date="2012-08-23T22:00:00Z">
              <w:r w:rsidDel="00B15A0B">
                <w:delText>leaf Seed {</w:delText>
              </w:r>
              <w:bookmarkStart w:id="21369" w:name="_Toc333524448"/>
              <w:bookmarkStart w:id="21370" w:name="_Toc335148535"/>
              <w:bookmarkEnd w:id="21369"/>
              <w:bookmarkEnd w:id="21370"/>
            </w:del>
          </w:p>
          <w:p w14:paraId="764CD3C4" w14:textId="63098F3C" w:rsidR="00F542D1" w:rsidDel="00B15A0B" w:rsidRDefault="00F542D1" w:rsidP="00A5498C">
            <w:pPr>
              <w:pStyle w:val="XML3"/>
              <w:rPr>
                <w:del w:id="21371" w:author="Deepak Bansal (AZURE)" w:date="2012-08-23T22:00:00Z"/>
              </w:rPr>
            </w:pPr>
            <w:del w:id="21372" w:author="Deepak Bansal (AZURE)" w:date="2012-08-23T22:00:00Z">
              <w:r w:rsidDel="00B15A0B">
                <w:delText>when "count(../PgenCounter) != 0";</w:delText>
              </w:r>
              <w:bookmarkStart w:id="21373" w:name="_Toc333524449"/>
              <w:bookmarkStart w:id="21374" w:name="_Toc335148536"/>
              <w:bookmarkEnd w:id="21373"/>
              <w:bookmarkEnd w:id="21374"/>
            </w:del>
          </w:p>
          <w:p w14:paraId="7C64FBFD" w14:textId="34A4E346" w:rsidR="00F542D1" w:rsidDel="00B15A0B" w:rsidRDefault="00F542D1" w:rsidP="00A5498C">
            <w:pPr>
              <w:pStyle w:val="XML3"/>
              <w:rPr>
                <w:del w:id="21375" w:author="Deepak Bansal (AZURE)" w:date="2012-08-23T22:00:00Z"/>
              </w:rPr>
            </w:pPr>
            <w:del w:id="21376" w:author="Deepak Bansal (AZURE)" w:date="2012-08-23T22:00:00Z">
              <w:r w:rsidDel="00B15A0B">
                <w:delText>type binary;</w:delText>
              </w:r>
              <w:bookmarkStart w:id="21377" w:name="_Toc333524450"/>
              <w:bookmarkStart w:id="21378" w:name="_Toc335148537"/>
              <w:bookmarkEnd w:id="21377"/>
              <w:bookmarkEnd w:id="21378"/>
            </w:del>
          </w:p>
          <w:p w14:paraId="4924076E" w14:textId="540552B8" w:rsidR="00F542D1" w:rsidDel="00B15A0B" w:rsidRDefault="00F542D1" w:rsidP="00A5498C">
            <w:pPr>
              <w:pStyle w:val="XML3"/>
              <w:rPr>
                <w:del w:id="21379" w:author="Deepak Bansal (AZURE)" w:date="2012-08-23T22:00:00Z"/>
              </w:rPr>
            </w:pPr>
            <w:del w:id="21380" w:author="Deepak Bansal (AZURE)" w:date="2012-08-23T22:00:00Z">
              <w:r w:rsidDel="00B15A0B">
                <w:delText>mandatory true;</w:delText>
              </w:r>
              <w:bookmarkStart w:id="21381" w:name="_Toc333524451"/>
              <w:bookmarkStart w:id="21382" w:name="_Toc335148538"/>
              <w:bookmarkEnd w:id="21381"/>
              <w:bookmarkEnd w:id="21382"/>
            </w:del>
          </w:p>
          <w:p w14:paraId="063DDDCF" w14:textId="0C8B99BD" w:rsidR="00F542D1" w:rsidDel="00B15A0B" w:rsidRDefault="00F542D1" w:rsidP="00A5498C">
            <w:pPr>
              <w:pStyle w:val="XML2"/>
              <w:rPr>
                <w:del w:id="21383" w:author="Deepak Bansal (AZURE)" w:date="2012-08-23T22:00:00Z"/>
              </w:rPr>
            </w:pPr>
            <w:del w:id="21384" w:author="Deepak Bansal (AZURE)" w:date="2012-08-23T22:00:00Z">
              <w:r w:rsidDel="00B15A0B">
                <w:delText>}</w:delText>
              </w:r>
              <w:bookmarkStart w:id="21385" w:name="_Toc333524452"/>
              <w:bookmarkStart w:id="21386" w:name="_Toc335148539"/>
              <w:bookmarkEnd w:id="21385"/>
              <w:bookmarkEnd w:id="21386"/>
            </w:del>
          </w:p>
          <w:p w14:paraId="0E72EF52" w14:textId="230E0120" w:rsidR="00F542D1" w:rsidDel="00B15A0B" w:rsidRDefault="00F542D1" w:rsidP="00A5498C">
            <w:pPr>
              <w:pStyle w:val="XML2"/>
              <w:rPr>
                <w:del w:id="21387" w:author="Deepak Bansal (AZURE)" w:date="2012-08-23T22:00:00Z"/>
              </w:rPr>
            </w:pPr>
            <w:del w:id="21388" w:author="Deepak Bansal (AZURE)" w:date="2012-08-23T22:00:00Z">
              <w:r w:rsidDel="00B15A0B">
                <w:delText>leaf PgenCounter {</w:delText>
              </w:r>
              <w:bookmarkStart w:id="21389" w:name="_Toc333524453"/>
              <w:bookmarkStart w:id="21390" w:name="_Toc335148540"/>
              <w:bookmarkEnd w:id="21389"/>
              <w:bookmarkEnd w:id="21390"/>
            </w:del>
          </w:p>
          <w:p w14:paraId="6A53DB34" w14:textId="29E6EABC" w:rsidR="00F542D1" w:rsidDel="00B15A0B" w:rsidRDefault="00F542D1" w:rsidP="00A5498C">
            <w:pPr>
              <w:pStyle w:val="XML3"/>
              <w:rPr>
                <w:del w:id="21391" w:author="Deepak Bansal (AZURE)" w:date="2012-08-23T22:00:00Z"/>
              </w:rPr>
            </w:pPr>
            <w:del w:id="21392" w:author="Deepak Bansal (AZURE)" w:date="2012-08-23T22:00:00Z">
              <w:r w:rsidDel="00B15A0B">
                <w:delText>when "count(../Seed) != 0";</w:delText>
              </w:r>
              <w:bookmarkStart w:id="21393" w:name="_Toc333524454"/>
              <w:bookmarkStart w:id="21394" w:name="_Toc335148541"/>
              <w:bookmarkEnd w:id="21393"/>
              <w:bookmarkEnd w:id="21394"/>
            </w:del>
          </w:p>
          <w:p w14:paraId="2E0D3F7F" w14:textId="020D7085" w:rsidR="00F542D1" w:rsidDel="00B15A0B" w:rsidRDefault="00F542D1" w:rsidP="00A5498C">
            <w:pPr>
              <w:pStyle w:val="XML3"/>
              <w:rPr>
                <w:del w:id="21395" w:author="Deepak Bansal (AZURE)" w:date="2012-08-23T22:00:00Z"/>
              </w:rPr>
            </w:pPr>
            <w:del w:id="21396" w:author="Deepak Bansal (AZURE)" w:date="2012-08-23T22:00:00Z">
              <w:r w:rsidDel="00B15A0B">
                <w:delText>type binary;</w:delText>
              </w:r>
              <w:bookmarkStart w:id="21397" w:name="_Toc333524455"/>
              <w:bookmarkStart w:id="21398" w:name="_Toc335148542"/>
              <w:bookmarkEnd w:id="21397"/>
              <w:bookmarkEnd w:id="21398"/>
            </w:del>
          </w:p>
          <w:p w14:paraId="4D49AA4D" w14:textId="63E9C449" w:rsidR="00F542D1" w:rsidDel="00B15A0B" w:rsidRDefault="00F542D1" w:rsidP="00A5498C">
            <w:pPr>
              <w:pStyle w:val="XML3"/>
              <w:rPr>
                <w:del w:id="21399" w:author="Deepak Bansal (AZURE)" w:date="2012-08-23T22:00:00Z"/>
              </w:rPr>
            </w:pPr>
            <w:del w:id="21400" w:author="Deepak Bansal (AZURE)" w:date="2012-08-23T22:00:00Z">
              <w:r w:rsidDel="00B15A0B">
                <w:delText>mandatory true;</w:delText>
              </w:r>
              <w:bookmarkStart w:id="21401" w:name="_Toc333524456"/>
              <w:bookmarkStart w:id="21402" w:name="_Toc335148543"/>
              <w:bookmarkEnd w:id="21401"/>
              <w:bookmarkEnd w:id="21402"/>
            </w:del>
          </w:p>
          <w:p w14:paraId="1E172A89" w14:textId="3F643C4F" w:rsidR="00F542D1" w:rsidDel="00B15A0B" w:rsidRDefault="00F542D1" w:rsidP="00A5498C">
            <w:pPr>
              <w:pStyle w:val="XML2"/>
              <w:rPr>
                <w:del w:id="21403" w:author="Deepak Bansal (AZURE)" w:date="2012-08-23T22:00:00Z"/>
              </w:rPr>
            </w:pPr>
            <w:del w:id="21404" w:author="Deepak Bansal (AZURE)" w:date="2012-08-23T22:00:00Z">
              <w:r w:rsidDel="00B15A0B">
                <w:delText>}</w:delText>
              </w:r>
              <w:bookmarkStart w:id="21405" w:name="_Toc333524457"/>
              <w:bookmarkStart w:id="21406" w:name="_Toc335148544"/>
              <w:bookmarkEnd w:id="21405"/>
              <w:bookmarkEnd w:id="21406"/>
            </w:del>
          </w:p>
          <w:p w14:paraId="79C78615" w14:textId="274CAAE7" w:rsidR="00F542D1" w:rsidDel="00B15A0B" w:rsidRDefault="00F542D1">
            <w:pPr>
              <w:pStyle w:val="XML1"/>
              <w:rPr>
                <w:del w:id="21407" w:author="Deepak Bansal (AZURE)" w:date="2012-08-23T22:00:00Z"/>
              </w:rPr>
            </w:pPr>
            <w:del w:id="21408" w:author="Deepak Bansal (AZURE)" w:date="2012-08-23T22:00:00Z">
              <w:r w:rsidDel="00B15A0B">
                <w:delText>}</w:delText>
              </w:r>
              <w:bookmarkStart w:id="21409" w:name="_Toc333524458"/>
              <w:bookmarkStart w:id="21410" w:name="_Toc335148545"/>
              <w:bookmarkEnd w:id="21409"/>
              <w:bookmarkEnd w:id="21410"/>
            </w:del>
          </w:p>
          <w:p w14:paraId="77DAFC9A" w14:textId="43451C76" w:rsidR="00F542D1" w:rsidDel="00B15A0B" w:rsidRDefault="00F542D1" w:rsidP="00F542D1">
            <w:pPr>
              <w:pStyle w:val="XML1"/>
              <w:rPr>
                <w:del w:id="21411" w:author="Deepak Bansal (AZURE)" w:date="2012-08-23T22:00:00Z"/>
              </w:rPr>
            </w:pPr>
            <w:bookmarkStart w:id="21412" w:name="_Toc333524459"/>
            <w:bookmarkStart w:id="21413" w:name="_Toc335148546"/>
            <w:bookmarkEnd w:id="21412"/>
            <w:bookmarkEnd w:id="21413"/>
          </w:p>
          <w:p w14:paraId="3C633570" w14:textId="370564F2" w:rsidR="00F542D1" w:rsidDel="00B15A0B" w:rsidRDefault="00F542D1" w:rsidP="00F542D1">
            <w:pPr>
              <w:pStyle w:val="XML1"/>
              <w:rPr>
                <w:del w:id="21414" w:author="Deepak Bansal (AZURE)" w:date="2012-08-23T22:00:00Z"/>
              </w:rPr>
            </w:pPr>
            <w:del w:id="21415" w:author="Deepak Bansal (AZURE)" w:date="2012-08-23T22:00:00Z">
              <w:r w:rsidDel="00B15A0B">
                <w:delText>grouping RSAKeyValueType {</w:delText>
              </w:r>
              <w:bookmarkStart w:id="21416" w:name="_Toc333524460"/>
              <w:bookmarkStart w:id="21417" w:name="_Toc335148547"/>
              <w:bookmarkEnd w:id="21416"/>
              <w:bookmarkEnd w:id="21417"/>
            </w:del>
          </w:p>
          <w:p w14:paraId="4505DDD5" w14:textId="0FAC92CE" w:rsidR="00F542D1" w:rsidDel="00B15A0B" w:rsidRDefault="00F542D1" w:rsidP="00A5498C">
            <w:pPr>
              <w:pStyle w:val="XML2"/>
              <w:rPr>
                <w:del w:id="21418" w:author="Deepak Bansal (AZURE)" w:date="2012-08-23T22:00:00Z"/>
              </w:rPr>
            </w:pPr>
            <w:del w:id="21419" w:author="Deepak Bansal (AZURE)" w:date="2012-08-23T22:00:00Z">
              <w:r w:rsidDel="00B15A0B">
                <w:delText>leaf Modulus {</w:delText>
              </w:r>
              <w:bookmarkStart w:id="21420" w:name="_Toc333524461"/>
              <w:bookmarkStart w:id="21421" w:name="_Toc335148548"/>
              <w:bookmarkEnd w:id="21420"/>
              <w:bookmarkEnd w:id="21421"/>
            </w:del>
          </w:p>
          <w:p w14:paraId="0D1C0D8C" w14:textId="199BCFCD" w:rsidR="00F542D1" w:rsidDel="00B15A0B" w:rsidRDefault="00F542D1" w:rsidP="00A5498C">
            <w:pPr>
              <w:pStyle w:val="XML3"/>
              <w:rPr>
                <w:del w:id="21422" w:author="Deepak Bansal (AZURE)" w:date="2012-08-23T22:00:00Z"/>
              </w:rPr>
            </w:pPr>
            <w:del w:id="21423" w:author="Deepak Bansal (AZURE)" w:date="2012-08-23T22:00:00Z">
              <w:r w:rsidDel="00B15A0B">
                <w:delText>type binary;</w:delText>
              </w:r>
              <w:bookmarkStart w:id="21424" w:name="_Toc333524462"/>
              <w:bookmarkStart w:id="21425" w:name="_Toc335148549"/>
              <w:bookmarkEnd w:id="21424"/>
              <w:bookmarkEnd w:id="21425"/>
            </w:del>
          </w:p>
          <w:p w14:paraId="08406D2F" w14:textId="01DECC7C" w:rsidR="00F542D1" w:rsidDel="00B15A0B" w:rsidRDefault="00F542D1" w:rsidP="00A5498C">
            <w:pPr>
              <w:pStyle w:val="XML3"/>
              <w:rPr>
                <w:del w:id="21426" w:author="Deepak Bansal (AZURE)" w:date="2012-08-23T22:00:00Z"/>
              </w:rPr>
            </w:pPr>
            <w:del w:id="21427" w:author="Deepak Bansal (AZURE)" w:date="2012-08-23T22:00:00Z">
              <w:r w:rsidDel="00B15A0B">
                <w:delText>mandatory true;</w:delText>
              </w:r>
              <w:bookmarkStart w:id="21428" w:name="_Toc333524463"/>
              <w:bookmarkStart w:id="21429" w:name="_Toc335148550"/>
              <w:bookmarkEnd w:id="21428"/>
              <w:bookmarkEnd w:id="21429"/>
            </w:del>
          </w:p>
          <w:p w14:paraId="2AA955D4" w14:textId="439E3002" w:rsidR="00F542D1" w:rsidDel="00B15A0B" w:rsidRDefault="00F542D1" w:rsidP="00A5498C">
            <w:pPr>
              <w:pStyle w:val="XML2"/>
              <w:rPr>
                <w:del w:id="21430" w:author="Deepak Bansal (AZURE)" w:date="2012-08-23T22:00:00Z"/>
              </w:rPr>
            </w:pPr>
            <w:del w:id="21431" w:author="Deepak Bansal (AZURE)" w:date="2012-08-23T22:00:00Z">
              <w:r w:rsidDel="00B15A0B">
                <w:delText>}</w:delText>
              </w:r>
              <w:bookmarkStart w:id="21432" w:name="_Toc333524464"/>
              <w:bookmarkStart w:id="21433" w:name="_Toc335148551"/>
              <w:bookmarkEnd w:id="21432"/>
              <w:bookmarkEnd w:id="21433"/>
            </w:del>
          </w:p>
          <w:p w14:paraId="3D4E70DF" w14:textId="13286ABD" w:rsidR="00F542D1" w:rsidDel="00B15A0B" w:rsidRDefault="00F542D1" w:rsidP="00A5498C">
            <w:pPr>
              <w:pStyle w:val="XML2"/>
              <w:rPr>
                <w:del w:id="21434" w:author="Deepak Bansal (AZURE)" w:date="2012-08-23T22:00:00Z"/>
              </w:rPr>
            </w:pPr>
            <w:del w:id="21435" w:author="Deepak Bansal (AZURE)" w:date="2012-08-23T22:00:00Z">
              <w:r w:rsidDel="00B15A0B">
                <w:delText>leaf Exponent {</w:delText>
              </w:r>
              <w:bookmarkStart w:id="21436" w:name="_Toc333524465"/>
              <w:bookmarkStart w:id="21437" w:name="_Toc335148552"/>
              <w:bookmarkEnd w:id="21436"/>
              <w:bookmarkEnd w:id="21437"/>
            </w:del>
          </w:p>
          <w:p w14:paraId="054CE019" w14:textId="08A383D4" w:rsidR="00F542D1" w:rsidDel="00B15A0B" w:rsidRDefault="00F542D1" w:rsidP="00A5498C">
            <w:pPr>
              <w:pStyle w:val="XML3"/>
              <w:rPr>
                <w:del w:id="21438" w:author="Deepak Bansal (AZURE)" w:date="2012-08-23T22:00:00Z"/>
              </w:rPr>
            </w:pPr>
            <w:del w:id="21439" w:author="Deepak Bansal (AZURE)" w:date="2012-08-23T22:00:00Z">
              <w:r w:rsidDel="00B15A0B">
                <w:delText>type binary;</w:delText>
              </w:r>
              <w:bookmarkStart w:id="21440" w:name="_Toc333524466"/>
              <w:bookmarkStart w:id="21441" w:name="_Toc335148553"/>
              <w:bookmarkEnd w:id="21440"/>
              <w:bookmarkEnd w:id="21441"/>
            </w:del>
          </w:p>
          <w:p w14:paraId="713DE4B0" w14:textId="00524BF2" w:rsidR="00F542D1" w:rsidDel="00B15A0B" w:rsidRDefault="00F542D1" w:rsidP="00A5498C">
            <w:pPr>
              <w:pStyle w:val="XML3"/>
              <w:rPr>
                <w:del w:id="21442" w:author="Deepak Bansal (AZURE)" w:date="2012-08-23T22:00:00Z"/>
              </w:rPr>
            </w:pPr>
            <w:del w:id="21443" w:author="Deepak Bansal (AZURE)" w:date="2012-08-23T22:00:00Z">
              <w:r w:rsidDel="00B15A0B">
                <w:delText>mandatory true;</w:delText>
              </w:r>
              <w:bookmarkStart w:id="21444" w:name="_Toc333524467"/>
              <w:bookmarkStart w:id="21445" w:name="_Toc335148554"/>
              <w:bookmarkEnd w:id="21444"/>
              <w:bookmarkEnd w:id="21445"/>
            </w:del>
          </w:p>
          <w:p w14:paraId="6E7B2A52" w14:textId="38EA1C39" w:rsidR="00F542D1" w:rsidDel="00B15A0B" w:rsidRDefault="00F542D1" w:rsidP="00A5498C">
            <w:pPr>
              <w:pStyle w:val="XML2"/>
              <w:rPr>
                <w:del w:id="21446" w:author="Deepak Bansal (AZURE)" w:date="2012-08-23T22:00:00Z"/>
              </w:rPr>
            </w:pPr>
            <w:del w:id="21447" w:author="Deepak Bansal (AZURE)" w:date="2012-08-23T22:00:00Z">
              <w:r w:rsidDel="00B15A0B">
                <w:delText>}</w:delText>
              </w:r>
              <w:bookmarkStart w:id="21448" w:name="_Toc333524468"/>
              <w:bookmarkStart w:id="21449" w:name="_Toc335148555"/>
              <w:bookmarkEnd w:id="21448"/>
              <w:bookmarkEnd w:id="21449"/>
            </w:del>
          </w:p>
          <w:p w14:paraId="074853E8" w14:textId="1811005E" w:rsidR="002610E5" w:rsidDel="00B15A0B" w:rsidRDefault="00F542D1" w:rsidP="002610E5">
            <w:pPr>
              <w:pStyle w:val="XML1"/>
              <w:rPr>
                <w:ins w:id="21450" w:author="Thomas Dietz" w:date="2012-08-13T14:41:00Z"/>
                <w:del w:id="21451" w:author="Deepak Bansal (AZURE)" w:date="2012-08-23T22:00:00Z"/>
              </w:rPr>
            </w:pPr>
            <w:del w:id="21452" w:author="Deepak Bansal (AZURE)" w:date="2012-08-23T22:00:00Z">
              <w:r w:rsidDel="00B15A0B">
                <w:delText>}</w:delText>
              </w:r>
            </w:del>
            <w:ins w:id="21453" w:author="Thomas Dietz" w:date="2012-08-13T14:41:00Z">
              <w:del w:id="21454" w:author="Deepak Bansal (AZURE)" w:date="2012-08-23T22:00:00Z">
                <w:r w:rsidR="002610E5" w:rsidDel="00B15A0B">
                  <w:delText xml:space="preserve">  grouping OFOwnedCertificateType {</w:delText>
                </w:r>
                <w:bookmarkStart w:id="21455" w:name="_Toc333524469"/>
                <w:bookmarkStart w:id="21456" w:name="_Toc335148556"/>
                <w:bookmarkEnd w:id="21455"/>
                <w:bookmarkEnd w:id="21456"/>
              </w:del>
            </w:ins>
          </w:p>
          <w:p w14:paraId="7CC7917E" w14:textId="5FFAB1B3" w:rsidR="002610E5" w:rsidDel="00B15A0B" w:rsidRDefault="002610E5" w:rsidP="002610E5">
            <w:pPr>
              <w:pStyle w:val="XML1"/>
              <w:rPr>
                <w:ins w:id="21457" w:author="Thomas Dietz" w:date="2012-08-13T14:41:00Z"/>
                <w:del w:id="21458" w:author="Deepak Bansal (AZURE)" w:date="2012-08-23T22:00:00Z"/>
              </w:rPr>
            </w:pPr>
            <w:ins w:id="21459" w:author="Thomas Dietz" w:date="2012-08-13T14:41:00Z">
              <w:del w:id="21460" w:author="Deepak Bansal (AZURE)" w:date="2012-08-23T22:00:00Z">
                <w:r w:rsidDel="00B15A0B">
                  <w:delText xml:space="preserve">    description "This grouping specifies a certificate and a</w:delText>
                </w:r>
                <w:bookmarkStart w:id="21461" w:name="_Toc333524470"/>
                <w:bookmarkStart w:id="21462" w:name="_Toc335148557"/>
                <w:bookmarkEnd w:id="21461"/>
                <w:bookmarkEnd w:id="21462"/>
              </w:del>
            </w:ins>
          </w:p>
          <w:p w14:paraId="0F25810B" w14:textId="5FE2FA4E" w:rsidR="002610E5" w:rsidDel="00B15A0B" w:rsidRDefault="002610E5" w:rsidP="002610E5">
            <w:pPr>
              <w:pStyle w:val="XML1"/>
              <w:rPr>
                <w:ins w:id="21463" w:author="Thomas Dietz" w:date="2012-08-13T14:41:00Z"/>
                <w:del w:id="21464" w:author="Deepak Bansal (AZURE)" w:date="2012-08-23T22:00:00Z"/>
              </w:rPr>
            </w:pPr>
            <w:ins w:id="21465" w:author="Thomas Dietz" w:date="2012-08-13T14:41:00Z">
              <w:del w:id="21466" w:author="Deepak Bansal (AZURE)" w:date="2012-08-23T22:00:00Z">
                <w:r w:rsidDel="00B15A0B">
                  <w:delText xml:space="preserve">      private key. It can be used by an OpenFlow Logical Switch for</w:delText>
                </w:r>
                <w:bookmarkStart w:id="21467" w:name="_Toc333524471"/>
                <w:bookmarkStart w:id="21468" w:name="_Toc335148558"/>
                <w:bookmarkEnd w:id="21467"/>
                <w:bookmarkEnd w:id="21468"/>
              </w:del>
            </w:ins>
          </w:p>
          <w:p w14:paraId="2CD436A0" w14:textId="7AD749C8" w:rsidR="002610E5" w:rsidDel="00B15A0B" w:rsidRDefault="002610E5" w:rsidP="002610E5">
            <w:pPr>
              <w:pStyle w:val="XML1"/>
              <w:rPr>
                <w:ins w:id="21469" w:author="Thomas Dietz" w:date="2012-08-13T14:41:00Z"/>
                <w:del w:id="21470" w:author="Deepak Bansal (AZURE)" w:date="2012-08-23T22:00:00Z"/>
              </w:rPr>
            </w:pPr>
            <w:ins w:id="21471" w:author="Thomas Dietz" w:date="2012-08-13T14:41:00Z">
              <w:del w:id="21472" w:author="Deepak Bansal (AZURE)" w:date="2012-08-23T22:00:00Z">
                <w:r w:rsidDel="00B15A0B">
                  <w:delText xml:space="preserve">      authenticating itself to a controller when a TLS connection</w:delText>
                </w:r>
                <w:bookmarkStart w:id="21473" w:name="_Toc333524472"/>
                <w:bookmarkStart w:id="21474" w:name="_Toc335148559"/>
                <w:bookmarkEnd w:id="21473"/>
                <w:bookmarkEnd w:id="21474"/>
              </w:del>
            </w:ins>
          </w:p>
          <w:p w14:paraId="6440515E" w14:textId="349E5D12" w:rsidR="002610E5" w:rsidDel="00B15A0B" w:rsidRDefault="002610E5" w:rsidP="002610E5">
            <w:pPr>
              <w:pStyle w:val="XML1"/>
              <w:rPr>
                <w:ins w:id="21475" w:author="Thomas Dietz" w:date="2012-08-13T14:41:00Z"/>
                <w:del w:id="21476" w:author="Deepak Bansal (AZURE)" w:date="2012-08-23T22:00:00Z"/>
              </w:rPr>
            </w:pPr>
            <w:ins w:id="21477" w:author="Thomas Dietz" w:date="2012-08-13T14:41:00Z">
              <w:del w:id="21478" w:author="Deepak Bansal (AZURE)" w:date="2012-08-23T22:00:00Z">
                <w:r w:rsidDel="00B15A0B">
                  <w:delText xml:space="preserve">      is established.";</w:delText>
                </w:r>
                <w:bookmarkStart w:id="21479" w:name="_Toc333524473"/>
                <w:bookmarkStart w:id="21480" w:name="_Toc335148560"/>
                <w:bookmarkEnd w:id="21479"/>
                <w:bookmarkEnd w:id="21480"/>
              </w:del>
            </w:ins>
          </w:p>
          <w:p w14:paraId="127E7AAA" w14:textId="5AC03079" w:rsidR="002610E5" w:rsidDel="00B15A0B" w:rsidRDefault="002610E5" w:rsidP="002610E5">
            <w:pPr>
              <w:pStyle w:val="XML1"/>
              <w:rPr>
                <w:ins w:id="21481" w:author="Thomas Dietz" w:date="2012-08-13T14:41:00Z"/>
                <w:del w:id="21482" w:author="Deepak Bansal (AZURE)" w:date="2012-08-23T22:00:00Z"/>
              </w:rPr>
            </w:pPr>
            <w:ins w:id="21483" w:author="Thomas Dietz" w:date="2012-08-13T14:41:00Z">
              <w:del w:id="21484" w:author="Deepak Bansal (AZURE)" w:date="2012-08-23T22:00:00Z">
                <w:r w:rsidDel="00B15A0B">
                  <w:delText xml:space="preserve">    uses OFResourceType;</w:delText>
                </w:r>
                <w:bookmarkStart w:id="21485" w:name="_Toc333524474"/>
                <w:bookmarkStart w:id="21486" w:name="_Toc335148561"/>
                <w:bookmarkEnd w:id="21485"/>
                <w:bookmarkEnd w:id="21486"/>
              </w:del>
            </w:ins>
          </w:p>
          <w:p w14:paraId="1934745F" w14:textId="0368DE42" w:rsidR="002610E5" w:rsidDel="00B15A0B" w:rsidRDefault="002610E5" w:rsidP="002610E5">
            <w:pPr>
              <w:pStyle w:val="XML1"/>
              <w:rPr>
                <w:ins w:id="21487" w:author="Thomas Dietz" w:date="2012-08-13T14:41:00Z"/>
                <w:del w:id="21488" w:author="Deepak Bansal (AZURE)" w:date="2012-08-23T22:00:00Z"/>
              </w:rPr>
            </w:pPr>
            <w:ins w:id="21489" w:author="Thomas Dietz" w:date="2012-08-13T14:41:00Z">
              <w:del w:id="21490" w:author="Deepak Bansal (AZURE)" w:date="2012-08-23T22:00:00Z">
                <w:r w:rsidDel="00B15A0B">
                  <w:delText xml:space="preserve">    leaf certificate {</w:delText>
                </w:r>
                <w:bookmarkStart w:id="21491" w:name="_Toc333524475"/>
                <w:bookmarkStart w:id="21492" w:name="_Toc335148562"/>
                <w:bookmarkEnd w:id="21491"/>
                <w:bookmarkEnd w:id="21492"/>
              </w:del>
            </w:ins>
          </w:p>
          <w:p w14:paraId="0C612539" w14:textId="0949ADAF" w:rsidR="002610E5" w:rsidDel="00B15A0B" w:rsidRDefault="002610E5" w:rsidP="002610E5">
            <w:pPr>
              <w:pStyle w:val="XML1"/>
              <w:rPr>
                <w:ins w:id="21493" w:author="Thomas Dietz" w:date="2012-08-13T14:41:00Z"/>
                <w:del w:id="21494" w:author="Deepak Bansal (AZURE)" w:date="2012-08-23T22:00:00Z"/>
              </w:rPr>
            </w:pPr>
            <w:ins w:id="21495" w:author="Thomas Dietz" w:date="2012-08-13T14:41:00Z">
              <w:del w:id="21496" w:author="Deepak Bansal (AZURE)" w:date="2012-08-23T22:00:00Z">
                <w:r w:rsidDel="00B15A0B">
                  <w:delText xml:space="preserve">      type string;</w:delText>
                </w:r>
                <w:bookmarkStart w:id="21497" w:name="_Toc333524476"/>
                <w:bookmarkStart w:id="21498" w:name="_Toc335148563"/>
                <w:bookmarkEnd w:id="21497"/>
                <w:bookmarkEnd w:id="21498"/>
              </w:del>
            </w:ins>
          </w:p>
          <w:p w14:paraId="05DDC4D7" w14:textId="045CB698" w:rsidR="002610E5" w:rsidDel="00B15A0B" w:rsidRDefault="002610E5" w:rsidP="002610E5">
            <w:pPr>
              <w:pStyle w:val="XML1"/>
              <w:rPr>
                <w:ins w:id="21499" w:author="Thomas Dietz" w:date="2012-08-13T14:41:00Z"/>
                <w:del w:id="21500" w:author="Deepak Bansal (AZURE)" w:date="2012-08-23T22:00:00Z"/>
              </w:rPr>
            </w:pPr>
            <w:ins w:id="21501" w:author="Thomas Dietz" w:date="2012-08-13T14:41:00Z">
              <w:del w:id="21502" w:author="Deepak Bansal (AZURE)" w:date="2012-08-23T22:00:00Z">
                <w:r w:rsidDel="00B15A0B">
                  <w:delText xml:space="preserve">      mandatory true;</w:delText>
                </w:r>
                <w:bookmarkStart w:id="21503" w:name="_Toc333524477"/>
                <w:bookmarkStart w:id="21504" w:name="_Toc335148564"/>
                <w:bookmarkEnd w:id="21503"/>
                <w:bookmarkEnd w:id="21504"/>
              </w:del>
            </w:ins>
          </w:p>
          <w:p w14:paraId="27D52A5F" w14:textId="63B19D72" w:rsidR="002610E5" w:rsidDel="00B15A0B" w:rsidRDefault="002610E5" w:rsidP="002610E5">
            <w:pPr>
              <w:pStyle w:val="XML1"/>
              <w:rPr>
                <w:ins w:id="21505" w:author="Thomas Dietz" w:date="2012-08-13T14:41:00Z"/>
                <w:del w:id="21506" w:author="Deepak Bansal (AZURE)" w:date="2012-08-23T22:00:00Z"/>
              </w:rPr>
            </w:pPr>
            <w:ins w:id="21507" w:author="Thomas Dietz" w:date="2012-08-13T14:41:00Z">
              <w:del w:id="21508" w:author="Deepak Bansal (AZURE)" w:date="2012-08-23T22:00:00Z">
                <w:r w:rsidDel="00B15A0B">
                  <w:delText xml:space="preserve">      description "An X.509 certificate in DER format base64</w:delText>
                </w:r>
                <w:bookmarkStart w:id="21509" w:name="_Toc333524478"/>
                <w:bookmarkStart w:id="21510" w:name="_Toc335148565"/>
                <w:bookmarkEnd w:id="21509"/>
                <w:bookmarkEnd w:id="21510"/>
              </w:del>
            </w:ins>
          </w:p>
          <w:p w14:paraId="37C7562E" w14:textId="75F7EBCB" w:rsidR="002610E5" w:rsidDel="00B15A0B" w:rsidRDefault="002610E5" w:rsidP="002610E5">
            <w:pPr>
              <w:pStyle w:val="XML1"/>
              <w:rPr>
                <w:ins w:id="21511" w:author="Thomas Dietz" w:date="2012-08-13T14:41:00Z"/>
                <w:del w:id="21512" w:author="Deepak Bansal (AZURE)" w:date="2012-08-23T22:00:00Z"/>
              </w:rPr>
            </w:pPr>
            <w:ins w:id="21513" w:author="Thomas Dietz" w:date="2012-08-13T14:41:00Z">
              <w:del w:id="21514" w:author="Deepak Bansal (AZURE)" w:date="2012-08-23T22:00:00Z">
                <w:r w:rsidDel="00B15A0B">
                  <w:delText xml:space="preserve">        encoded.</w:delText>
                </w:r>
                <w:bookmarkStart w:id="21515" w:name="_Toc333524479"/>
                <w:bookmarkStart w:id="21516" w:name="_Toc335148566"/>
                <w:bookmarkEnd w:id="21515"/>
                <w:bookmarkEnd w:id="21516"/>
              </w:del>
            </w:ins>
          </w:p>
          <w:p w14:paraId="7541EA1D" w14:textId="431DBA9D" w:rsidR="002610E5" w:rsidDel="00B15A0B" w:rsidRDefault="002610E5" w:rsidP="002610E5">
            <w:pPr>
              <w:pStyle w:val="XML1"/>
              <w:rPr>
                <w:ins w:id="21517" w:author="Thomas Dietz" w:date="2012-08-13T14:41:00Z"/>
                <w:del w:id="21518" w:author="Deepak Bansal (AZURE)" w:date="2012-08-23T22:00:00Z"/>
              </w:rPr>
            </w:pPr>
            <w:bookmarkStart w:id="21519" w:name="_Toc333524480"/>
            <w:bookmarkStart w:id="21520" w:name="_Toc335148567"/>
            <w:bookmarkEnd w:id="21519"/>
            <w:bookmarkEnd w:id="21520"/>
          </w:p>
          <w:p w14:paraId="7CBF5EB5" w14:textId="4968005F" w:rsidR="002610E5" w:rsidDel="00B15A0B" w:rsidRDefault="002610E5" w:rsidP="002610E5">
            <w:pPr>
              <w:pStyle w:val="XML1"/>
              <w:rPr>
                <w:ins w:id="21521" w:author="Thomas Dietz" w:date="2012-08-13T14:41:00Z"/>
                <w:del w:id="21522" w:author="Deepak Bansal (AZURE)" w:date="2012-08-23T22:00:00Z"/>
              </w:rPr>
            </w:pPr>
            <w:ins w:id="21523" w:author="Thomas Dietz" w:date="2012-08-13T14:41:00Z">
              <w:del w:id="21524" w:author="Deepak Bansal (AZURE)" w:date="2012-08-23T22:00:00Z">
                <w:r w:rsidDel="00B15A0B">
                  <w:delText xml:space="preserve">        This element MUST be present in the NETCONF data store.</w:delText>
                </w:r>
                <w:bookmarkStart w:id="21525" w:name="_Toc333524481"/>
                <w:bookmarkStart w:id="21526" w:name="_Toc335148568"/>
                <w:bookmarkEnd w:id="21525"/>
                <w:bookmarkEnd w:id="21526"/>
              </w:del>
            </w:ins>
          </w:p>
          <w:p w14:paraId="54A12F7A" w14:textId="6683ADD8" w:rsidR="002610E5" w:rsidDel="00B15A0B" w:rsidRDefault="002610E5" w:rsidP="002610E5">
            <w:pPr>
              <w:pStyle w:val="XML1"/>
              <w:rPr>
                <w:ins w:id="21527" w:author="Thomas Dietz" w:date="2012-08-13T14:41:00Z"/>
                <w:del w:id="21528" w:author="Deepak Bansal (AZURE)" w:date="2012-08-23T22:00:00Z"/>
              </w:rPr>
            </w:pPr>
            <w:ins w:id="21529" w:author="Thomas Dietz" w:date="2012-08-13T14:41:00Z">
              <w:del w:id="21530" w:author="Deepak Bansal (AZURE)" w:date="2012-08-23T22:00:00Z">
                <w:r w:rsidDel="00B15A0B">
                  <w:delText xml:space="preserve">        If this element is not present in a NETCONF &lt;edit-config&gt;</w:delText>
                </w:r>
                <w:bookmarkStart w:id="21531" w:name="_Toc333524482"/>
                <w:bookmarkStart w:id="21532" w:name="_Toc335148569"/>
                <w:bookmarkEnd w:id="21531"/>
                <w:bookmarkEnd w:id="21532"/>
              </w:del>
            </w:ins>
          </w:p>
          <w:p w14:paraId="46A7408C" w14:textId="7B9AEB35" w:rsidR="002610E5" w:rsidDel="00B15A0B" w:rsidRDefault="002610E5" w:rsidP="002610E5">
            <w:pPr>
              <w:pStyle w:val="XML1"/>
              <w:rPr>
                <w:ins w:id="21533" w:author="Thomas Dietz" w:date="2012-08-13T14:41:00Z"/>
                <w:del w:id="21534" w:author="Deepak Bansal (AZURE)" w:date="2012-08-23T22:00:00Z"/>
              </w:rPr>
            </w:pPr>
            <w:ins w:id="21535" w:author="Thomas Dietz" w:date="2012-08-13T14:41:00Z">
              <w:del w:id="21536" w:author="Deepak Bansal (AZURE)" w:date="2012-08-23T22:00:00Z">
                <w:r w:rsidDel="00B15A0B">
                  <w:delText xml:space="preserve">        operation 'create', 'merge' or 'replace' and the parent</w:delText>
                </w:r>
                <w:bookmarkStart w:id="21537" w:name="_Toc333524483"/>
                <w:bookmarkStart w:id="21538" w:name="_Toc335148570"/>
                <w:bookmarkEnd w:id="21537"/>
                <w:bookmarkEnd w:id="21538"/>
              </w:del>
            </w:ins>
          </w:p>
          <w:p w14:paraId="196423E9" w14:textId="4E736C52" w:rsidR="002610E5" w:rsidDel="00B15A0B" w:rsidRDefault="002610E5" w:rsidP="002610E5">
            <w:pPr>
              <w:pStyle w:val="XML1"/>
              <w:rPr>
                <w:ins w:id="21539" w:author="Thomas Dietz" w:date="2012-08-13T14:41:00Z"/>
                <w:del w:id="21540" w:author="Deepak Bansal (AZURE)" w:date="2012-08-23T22:00:00Z"/>
              </w:rPr>
            </w:pPr>
            <w:ins w:id="21541" w:author="Thomas Dietz" w:date="2012-08-13T14:41:00Z">
              <w:del w:id="21542" w:author="Deepak Bansal (AZURE)" w:date="2012-08-23T22:00:00Z">
                <w:r w:rsidDel="00B15A0B">
                  <w:delText xml:space="preserve">        element does not exist, a 'data-missing' error is</w:delText>
                </w:r>
                <w:bookmarkStart w:id="21543" w:name="_Toc333524484"/>
                <w:bookmarkStart w:id="21544" w:name="_Toc335148571"/>
                <w:bookmarkEnd w:id="21543"/>
                <w:bookmarkEnd w:id="21544"/>
              </w:del>
            </w:ins>
          </w:p>
          <w:p w14:paraId="31C26E72" w14:textId="1130A800" w:rsidR="002610E5" w:rsidDel="00B15A0B" w:rsidRDefault="002610E5" w:rsidP="002610E5">
            <w:pPr>
              <w:pStyle w:val="XML1"/>
              <w:rPr>
                <w:ins w:id="21545" w:author="Thomas Dietz" w:date="2012-08-13T14:41:00Z"/>
                <w:del w:id="21546" w:author="Deepak Bansal (AZURE)" w:date="2012-08-23T22:00:00Z"/>
              </w:rPr>
            </w:pPr>
            <w:ins w:id="21547" w:author="Thomas Dietz" w:date="2012-08-13T14:41:00Z">
              <w:del w:id="21548" w:author="Deepak Bansal (AZURE)" w:date="2012-08-23T22:00:00Z">
                <w:r w:rsidDel="00B15A0B">
                  <w:delText xml:space="preserve">        returned.";</w:delText>
                </w:r>
                <w:bookmarkStart w:id="21549" w:name="_Toc333524485"/>
                <w:bookmarkStart w:id="21550" w:name="_Toc335148572"/>
                <w:bookmarkEnd w:id="21549"/>
                <w:bookmarkEnd w:id="21550"/>
              </w:del>
            </w:ins>
          </w:p>
          <w:p w14:paraId="0B13EC3A" w14:textId="13FA4F76" w:rsidR="002610E5" w:rsidDel="00B15A0B" w:rsidRDefault="002610E5" w:rsidP="002610E5">
            <w:pPr>
              <w:pStyle w:val="XML1"/>
              <w:rPr>
                <w:ins w:id="21551" w:author="Thomas Dietz" w:date="2012-08-13T14:41:00Z"/>
                <w:del w:id="21552" w:author="Deepak Bansal (AZURE)" w:date="2012-08-23T22:00:00Z"/>
              </w:rPr>
            </w:pPr>
            <w:ins w:id="21553" w:author="Thomas Dietz" w:date="2012-08-13T14:41:00Z">
              <w:del w:id="21554" w:author="Deepak Bansal (AZURE)" w:date="2012-08-23T22:00:00Z">
                <w:r w:rsidDel="00B15A0B">
                  <w:delText xml:space="preserve">    }</w:delText>
                </w:r>
                <w:bookmarkStart w:id="21555" w:name="_Toc333524486"/>
                <w:bookmarkStart w:id="21556" w:name="_Toc335148573"/>
                <w:bookmarkEnd w:id="21555"/>
                <w:bookmarkEnd w:id="21556"/>
              </w:del>
            </w:ins>
          </w:p>
          <w:p w14:paraId="165A1443" w14:textId="669B8AD8" w:rsidR="002610E5" w:rsidDel="00B15A0B" w:rsidRDefault="002610E5" w:rsidP="002610E5">
            <w:pPr>
              <w:pStyle w:val="XML1"/>
              <w:rPr>
                <w:ins w:id="21557" w:author="Thomas Dietz" w:date="2012-08-13T14:41:00Z"/>
                <w:del w:id="21558" w:author="Deepak Bansal (AZURE)" w:date="2012-08-23T22:00:00Z"/>
              </w:rPr>
            </w:pPr>
            <w:ins w:id="21559" w:author="Thomas Dietz" w:date="2012-08-13T14:41:00Z">
              <w:del w:id="21560" w:author="Deepak Bansal (AZURE)" w:date="2012-08-23T22:00:00Z">
                <w:r w:rsidDel="00B15A0B">
                  <w:delText xml:space="preserve">    container private-key {</w:delText>
                </w:r>
                <w:bookmarkStart w:id="21561" w:name="_Toc333524487"/>
                <w:bookmarkStart w:id="21562" w:name="_Toc335148574"/>
                <w:bookmarkEnd w:id="21561"/>
                <w:bookmarkEnd w:id="21562"/>
              </w:del>
            </w:ins>
          </w:p>
          <w:p w14:paraId="18C801BE" w14:textId="7B0DEF6F" w:rsidR="002610E5" w:rsidDel="00B15A0B" w:rsidRDefault="002610E5" w:rsidP="002610E5">
            <w:pPr>
              <w:pStyle w:val="XML1"/>
              <w:rPr>
                <w:ins w:id="21563" w:author="Thomas Dietz" w:date="2012-08-13T14:41:00Z"/>
                <w:del w:id="21564" w:author="Deepak Bansal (AZURE)" w:date="2012-08-23T22:00:00Z"/>
              </w:rPr>
            </w:pPr>
            <w:ins w:id="21565" w:author="Thomas Dietz" w:date="2012-08-13T14:41:00Z">
              <w:del w:id="21566" w:author="Deepak Bansal (AZURE)" w:date="2012-08-23T22:00:00Z">
                <w:r w:rsidDel="00B15A0B">
                  <w:delText xml:space="preserve">      uses KeyValueType;</w:delText>
                </w:r>
                <w:bookmarkStart w:id="21567" w:name="_Toc333524488"/>
                <w:bookmarkStart w:id="21568" w:name="_Toc335148575"/>
                <w:bookmarkEnd w:id="21567"/>
                <w:bookmarkEnd w:id="21568"/>
              </w:del>
            </w:ins>
          </w:p>
          <w:p w14:paraId="4BF7A0BA" w14:textId="123DBA43" w:rsidR="002610E5" w:rsidDel="00B15A0B" w:rsidRDefault="002610E5" w:rsidP="002610E5">
            <w:pPr>
              <w:pStyle w:val="XML1"/>
              <w:rPr>
                <w:ins w:id="21569" w:author="Thomas Dietz" w:date="2012-08-13T14:41:00Z"/>
                <w:del w:id="21570" w:author="Deepak Bansal (AZURE)" w:date="2012-08-23T22:00:00Z"/>
              </w:rPr>
            </w:pPr>
            <w:ins w:id="21571" w:author="Thomas Dietz" w:date="2012-08-13T14:41:00Z">
              <w:del w:id="21572" w:author="Deepak Bansal (AZURE)" w:date="2012-08-23T22:00:00Z">
                <w:r w:rsidDel="00B15A0B">
                  <w:delText xml:space="preserve">      description "This element contains the private key</w:delText>
                </w:r>
                <w:bookmarkStart w:id="21573" w:name="_Toc333524489"/>
                <w:bookmarkStart w:id="21574" w:name="_Toc335148576"/>
                <w:bookmarkEnd w:id="21573"/>
                <w:bookmarkEnd w:id="21574"/>
              </w:del>
            </w:ins>
          </w:p>
          <w:p w14:paraId="75DDDD14" w14:textId="7F9E9B91" w:rsidR="002610E5" w:rsidDel="00B15A0B" w:rsidRDefault="002610E5" w:rsidP="002610E5">
            <w:pPr>
              <w:pStyle w:val="XML1"/>
              <w:rPr>
                <w:ins w:id="21575" w:author="Thomas Dietz" w:date="2012-08-13T14:41:00Z"/>
                <w:del w:id="21576" w:author="Deepak Bansal (AZURE)" w:date="2012-08-23T22:00:00Z"/>
              </w:rPr>
            </w:pPr>
            <w:ins w:id="21577" w:author="Thomas Dietz" w:date="2012-08-13T14:41:00Z">
              <w:del w:id="21578" w:author="Deepak Bansal (AZURE)" w:date="2012-08-23T22:00:00Z">
                <w:r w:rsidDel="00B15A0B">
                  <w:delText xml:space="preserve">        corresponding to the certificate. The private key is</w:delText>
                </w:r>
                <w:bookmarkStart w:id="21579" w:name="_Toc333524490"/>
                <w:bookmarkStart w:id="21580" w:name="_Toc335148577"/>
                <w:bookmarkEnd w:id="21579"/>
                <w:bookmarkEnd w:id="21580"/>
              </w:del>
            </w:ins>
          </w:p>
          <w:p w14:paraId="5B773C7A" w14:textId="0CB58D10" w:rsidR="002610E5" w:rsidDel="00B15A0B" w:rsidRDefault="002610E5" w:rsidP="002610E5">
            <w:pPr>
              <w:pStyle w:val="XML1"/>
              <w:rPr>
                <w:ins w:id="21581" w:author="Thomas Dietz" w:date="2012-08-13T14:41:00Z"/>
                <w:del w:id="21582" w:author="Deepak Bansal (AZURE)" w:date="2012-08-23T22:00:00Z"/>
              </w:rPr>
            </w:pPr>
            <w:ins w:id="21583" w:author="Thomas Dietz" w:date="2012-08-13T14:41:00Z">
              <w:del w:id="21584" w:author="Deepak Bansal (AZURE)" w:date="2012-08-23T22:00:00Z">
                <w:r w:rsidDel="00B15A0B">
                  <w:delText xml:space="preserve">        encoded as specified in XML-Signature Syntax and Processing</w:delText>
                </w:r>
                <w:bookmarkStart w:id="21585" w:name="_Toc333524491"/>
                <w:bookmarkStart w:id="21586" w:name="_Toc335148578"/>
                <w:bookmarkEnd w:id="21585"/>
                <w:bookmarkEnd w:id="21586"/>
              </w:del>
            </w:ins>
          </w:p>
          <w:p w14:paraId="08580A09" w14:textId="7FB3A042" w:rsidR="002610E5" w:rsidDel="00B15A0B" w:rsidRDefault="002610E5" w:rsidP="002610E5">
            <w:pPr>
              <w:pStyle w:val="XML1"/>
              <w:rPr>
                <w:ins w:id="21587" w:author="Thomas Dietz" w:date="2012-08-13T14:41:00Z"/>
                <w:del w:id="21588" w:author="Deepak Bansal (AZURE)" w:date="2012-08-23T22:00:00Z"/>
              </w:rPr>
            </w:pPr>
            <w:ins w:id="21589" w:author="Thomas Dietz" w:date="2012-08-13T14:41:00Z">
              <w:del w:id="21590" w:author="Deepak Bansal (AZURE)" w:date="2012-08-23T22:00:00Z">
                <w:r w:rsidDel="00B15A0B">
                  <w:delText xml:space="preserve">        (http://www.w3.org/TR/2001/PR-xmldsig-core-20010820/).  </w:delText>
                </w:r>
                <w:bookmarkStart w:id="21591" w:name="_Toc333524492"/>
                <w:bookmarkStart w:id="21592" w:name="_Toc335148579"/>
                <w:bookmarkEnd w:id="21591"/>
                <w:bookmarkEnd w:id="21592"/>
              </w:del>
            </w:ins>
          </w:p>
          <w:p w14:paraId="3485BC75" w14:textId="1679CC16" w:rsidR="002610E5" w:rsidDel="00B15A0B" w:rsidRDefault="002610E5" w:rsidP="002610E5">
            <w:pPr>
              <w:pStyle w:val="XML1"/>
              <w:rPr>
                <w:ins w:id="21593" w:author="Thomas Dietz" w:date="2012-08-13T14:41:00Z"/>
                <w:del w:id="21594" w:author="Deepak Bansal (AZURE)" w:date="2012-08-23T22:00:00Z"/>
              </w:rPr>
            </w:pPr>
            <w:ins w:id="21595" w:author="Thomas Dietz" w:date="2012-08-13T14:41:00Z">
              <w:del w:id="21596" w:author="Deepak Bansal (AZURE)" w:date="2012-08-23T22:00:00Z">
                <w:r w:rsidDel="00B15A0B">
                  <w:delText xml:space="preserve">        Currently the specification only support DSA and RSA keys.</w:delText>
                </w:r>
                <w:bookmarkStart w:id="21597" w:name="_Toc333524493"/>
                <w:bookmarkStart w:id="21598" w:name="_Toc335148580"/>
                <w:bookmarkEnd w:id="21597"/>
                <w:bookmarkEnd w:id="21598"/>
              </w:del>
            </w:ins>
          </w:p>
          <w:p w14:paraId="099BAF65" w14:textId="59971F4A" w:rsidR="002610E5" w:rsidDel="00B15A0B" w:rsidRDefault="002610E5" w:rsidP="002610E5">
            <w:pPr>
              <w:pStyle w:val="XML1"/>
              <w:rPr>
                <w:ins w:id="21599" w:author="Thomas Dietz" w:date="2012-08-13T14:41:00Z"/>
                <w:del w:id="21600" w:author="Deepak Bansal (AZURE)" w:date="2012-08-23T22:00:00Z"/>
              </w:rPr>
            </w:pPr>
            <w:bookmarkStart w:id="21601" w:name="_Toc333524494"/>
            <w:bookmarkStart w:id="21602" w:name="_Toc335148581"/>
            <w:bookmarkEnd w:id="21601"/>
            <w:bookmarkEnd w:id="21602"/>
          </w:p>
          <w:p w14:paraId="34A475D5" w14:textId="0B4FCE85" w:rsidR="002610E5" w:rsidDel="00B15A0B" w:rsidRDefault="002610E5" w:rsidP="002610E5">
            <w:pPr>
              <w:pStyle w:val="XML1"/>
              <w:rPr>
                <w:ins w:id="21603" w:author="Thomas Dietz" w:date="2012-08-13T14:41:00Z"/>
                <w:del w:id="21604" w:author="Deepak Bansal (AZURE)" w:date="2012-08-23T22:00:00Z"/>
              </w:rPr>
            </w:pPr>
            <w:ins w:id="21605" w:author="Thomas Dietz" w:date="2012-08-13T14:41:00Z">
              <w:del w:id="21606" w:author="Deepak Bansal (AZURE)" w:date="2012-08-23T22:00:00Z">
                <w:r w:rsidDel="00B15A0B">
                  <w:delText xml:space="preserve">        This element MUST be present in the NETCONF data store.</w:delText>
                </w:r>
                <w:bookmarkStart w:id="21607" w:name="_Toc333524495"/>
                <w:bookmarkStart w:id="21608" w:name="_Toc335148582"/>
                <w:bookmarkEnd w:id="21607"/>
                <w:bookmarkEnd w:id="21608"/>
              </w:del>
            </w:ins>
          </w:p>
          <w:p w14:paraId="24493270" w14:textId="4DC9EB7C" w:rsidR="002610E5" w:rsidDel="00B15A0B" w:rsidRDefault="002610E5" w:rsidP="002610E5">
            <w:pPr>
              <w:pStyle w:val="XML1"/>
              <w:rPr>
                <w:ins w:id="21609" w:author="Thomas Dietz" w:date="2012-08-13T14:41:00Z"/>
                <w:del w:id="21610" w:author="Deepak Bansal (AZURE)" w:date="2012-08-23T22:00:00Z"/>
              </w:rPr>
            </w:pPr>
            <w:ins w:id="21611" w:author="Thomas Dietz" w:date="2012-08-13T14:41:00Z">
              <w:del w:id="21612" w:author="Deepak Bansal (AZURE)" w:date="2012-08-23T22:00:00Z">
                <w:r w:rsidDel="00B15A0B">
                  <w:delText xml:space="preserve">        If this element is not present in a NETCONF &lt;edit-config&gt;</w:delText>
                </w:r>
                <w:bookmarkStart w:id="21613" w:name="_Toc333524496"/>
                <w:bookmarkStart w:id="21614" w:name="_Toc335148583"/>
                <w:bookmarkEnd w:id="21613"/>
                <w:bookmarkEnd w:id="21614"/>
              </w:del>
            </w:ins>
          </w:p>
          <w:p w14:paraId="2720C629" w14:textId="1C607ED8" w:rsidR="002610E5" w:rsidDel="00B15A0B" w:rsidRDefault="002610E5" w:rsidP="002610E5">
            <w:pPr>
              <w:pStyle w:val="XML1"/>
              <w:rPr>
                <w:ins w:id="21615" w:author="Thomas Dietz" w:date="2012-08-13T14:41:00Z"/>
                <w:del w:id="21616" w:author="Deepak Bansal (AZURE)" w:date="2012-08-23T22:00:00Z"/>
              </w:rPr>
            </w:pPr>
            <w:ins w:id="21617" w:author="Thomas Dietz" w:date="2012-08-13T14:41:00Z">
              <w:del w:id="21618" w:author="Deepak Bansal (AZURE)" w:date="2012-08-23T22:00:00Z">
                <w:r w:rsidDel="00B15A0B">
                  <w:delText xml:space="preserve">        operation 'create', 'merge' or 'replace' and the parent</w:delText>
                </w:r>
                <w:bookmarkStart w:id="21619" w:name="_Toc333524497"/>
                <w:bookmarkStart w:id="21620" w:name="_Toc335148584"/>
                <w:bookmarkEnd w:id="21619"/>
                <w:bookmarkEnd w:id="21620"/>
              </w:del>
            </w:ins>
          </w:p>
          <w:p w14:paraId="2F5ED3B5" w14:textId="347A1295" w:rsidR="002610E5" w:rsidDel="00B15A0B" w:rsidRDefault="002610E5" w:rsidP="002610E5">
            <w:pPr>
              <w:pStyle w:val="XML1"/>
              <w:rPr>
                <w:ins w:id="21621" w:author="Thomas Dietz" w:date="2012-08-13T14:41:00Z"/>
                <w:del w:id="21622" w:author="Deepak Bansal (AZURE)" w:date="2012-08-23T22:00:00Z"/>
              </w:rPr>
            </w:pPr>
            <w:ins w:id="21623" w:author="Thomas Dietz" w:date="2012-08-13T14:41:00Z">
              <w:del w:id="21624" w:author="Deepak Bansal (AZURE)" w:date="2012-08-23T22:00:00Z">
                <w:r w:rsidDel="00B15A0B">
                  <w:delText xml:space="preserve">        element does not exist, a 'data-missing' error is</w:delText>
                </w:r>
                <w:bookmarkStart w:id="21625" w:name="_Toc333524498"/>
                <w:bookmarkStart w:id="21626" w:name="_Toc335148585"/>
                <w:bookmarkEnd w:id="21625"/>
                <w:bookmarkEnd w:id="21626"/>
              </w:del>
            </w:ins>
          </w:p>
          <w:p w14:paraId="63ECA529" w14:textId="712B325E" w:rsidR="002610E5" w:rsidDel="00B15A0B" w:rsidRDefault="002610E5" w:rsidP="002610E5">
            <w:pPr>
              <w:pStyle w:val="XML1"/>
              <w:rPr>
                <w:ins w:id="21627" w:author="Thomas Dietz" w:date="2012-08-13T14:41:00Z"/>
                <w:del w:id="21628" w:author="Deepak Bansal (AZURE)" w:date="2012-08-23T22:00:00Z"/>
              </w:rPr>
            </w:pPr>
            <w:ins w:id="21629" w:author="Thomas Dietz" w:date="2012-08-13T14:41:00Z">
              <w:del w:id="21630" w:author="Deepak Bansal (AZURE)" w:date="2012-08-23T22:00:00Z">
                <w:r w:rsidDel="00B15A0B">
                  <w:delText xml:space="preserve">        returned.";</w:delText>
                </w:r>
                <w:bookmarkStart w:id="21631" w:name="_Toc333524499"/>
                <w:bookmarkStart w:id="21632" w:name="_Toc335148586"/>
                <w:bookmarkEnd w:id="21631"/>
                <w:bookmarkEnd w:id="21632"/>
              </w:del>
            </w:ins>
          </w:p>
          <w:p w14:paraId="08891101" w14:textId="02383A6B" w:rsidR="002610E5" w:rsidDel="00B15A0B" w:rsidRDefault="002610E5" w:rsidP="002610E5">
            <w:pPr>
              <w:pStyle w:val="XML1"/>
              <w:rPr>
                <w:ins w:id="21633" w:author="Thomas Dietz" w:date="2012-08-13T14:41:00Z"/>
                <w:del w:id="21634" w:author="Deepak Bansal (AZURE)" w:date="2012-08-23T22:00:00Z"/>
              </w:rPr>
            </w:pPr>
            <w:ins w:id="21635" w:author="Thomas Dietz" w:date="2012-08-13T14:41:00Z">
              <w:del w:id="21636" w:author="Deepak Bansal (AZURE)" w:date="2012-08-23T22:00:00Z">
                <w:r w:rsidDel="00B15A0B">
                  <w:delText xml:space="preserve">    }</w:delText>
                </w:r>
                <w:bookmarkStart w:id="21637" w:name="_Toc333524500"/>
                <w:bookmarkStart w:id="21638" w:name="_Toc335148587"/>
                <w:bookmarkEnd w:id="21637"/>
                <w:bookmarkEnd w:id="21638"/>
              </w:del>
            </w:ins>
          </w:p>
          <w:p w14:paraId="0D5E178D" w14:textId="3DA6B250" w:rsidR="002610E5" w:rsidDel="00B15A0B" w:rsidRDefault="002610E5" w:rsidP="002610E5">
            <w:pPr>
              <w:pStyle w:val="XML1"/>
              <w:rPr>
                <w:ins w:id="21639" w:author="Thomas Dietz" w:date="2012-08-13T14:41:00Z"/>
                <w:del w:id="21640" w:author="Deepak Bansal (AZURE)" w:date="2012-08-23T22:00:00Z"/>
              </w:rPr>
            </w:pPr>
            <w:ins w:id="21641" w:author="Thomas Dietz" w:date="2012-08-13T14:41:00Z">
              <w:del w:id="21642" w:author="Deepak Bansal (AZURE)" w:date="2012-08-23T22:00:00Z">
                <w:r w:rsidDel="00B15A0B">
                  <w:delText xml:space="preserve">  }</w:delText>
                </w:r>
                <w:bookmarkStart w:id="21643" w:name="_Toc333524501"/>
                <w:bookmarkStart w:id="21644" w:name="_Toc335148588"/>
                <w:bookmarkEnd w:id="21643"/>
                <w:bookmarkEnd w:id="21644"/>
              </w:del>
            </w:ins>
          </w:p>
          <w:p w14:paraId="6DBA3AEF" w14:textId="672013CD" w:rsidR="002610E5" w:rsidDel="00B15A0B" w:rsidRDefault="002610E5" w:rsidP="002610E5">
            <w:pPr>
              <w:pStyle w:val="XML1"/>
              <w:rPr>
                <w:ins w:id="21645" w:author="Thomas Dietz" w:date="2012-08-13T14:41:00Z"/>
                <w:del w:id="21646" w:author="Deepak Bansal (AZURE)" w:date="2012-08-23T22:00:00Z"/>
              </w:rPr>
            </w:pPr>
            <w:ins w:id="21647" w:author="Thomas Dietz" w:date="2012-08-13T14:41:00Z">
              <w:del w:id="21648" w:author="Deepak Bansal (AZURE)" w:date="2012-08-23T22:00:00Z">
                <w:r w:rsidDel="00B15A0B">
                  <w:delText xml:space="preserve">  </w:delText>
                </w:r>
                <w:bookmarkStart w:id="21649" w:name="_Toc333524502"/>
                <w:bookmarkStart w:id="21650" w:name="_Toc335148589"/>
                <w:bookmarkEnd w:id="21649"/>
                <w:bookmarkEnd w:id="21650"/>
              </w:del>
            </w:ins>
          </w:p>
          <w:p w14:paraId="1C73E44E" w14:textId="45307F56" w:rsidR="002610E5" w:rsidDel="00B15A0B" w:rsidRDefault="002610E5" w:rsidP="002610E5">
            <w:pPr>
              <w:pStyle w:val="XML1"/>
              <w:rPr>
                <w:ins w:id="21651" w:author="Thomas Dietz" w:date="2012-08-13T14:41:00Z"/>
                <w:del w:id="21652" w:author="Deepak Bansal (AZURE)" w:date="2012-08-23T22:00:00Z"/>
              </w:rPr>
            </w:pPr>
            <w:ins w:id="21653" w:author="Thomas Dietz" w:date="2012-08-13T14:41:00Z">
              <w:del w:id="21654" w:author="Deepak Bansal (AZURE)" w:date="2012-08-23T22:00:00Z">
                <w:r w:rsidDel="00B15A0B">
                  <w:delText xml:space="preserve">  grouping KeyValueType {</w:delText>
                </w:r>
                <w:bookmarkStart w:id="21655" w:name="_Toc333524503"/>
                <w:bookmarkStart w:id="21656" w:name="_Toc335148590"/>
                <w:bookmarkEnd w:id="21655"/>
                <w:bookmarkEnd w:id="21656"/>
              </w:del>
            </w:ins>
          </w:p>
          <w:p w14:paraId="250A3305" w14:textId="293CC10F" w:rsidR="002610E5" w:rsidDel="00B15A0B" w:rsidRDefault="002610E5" w:rsidP="002610E5">
            <w:pPr>
              <w:pStyle w:val="XML1"/>
              <w:rPr>
                <w:ins w:id="21657" w:author="Thomas Dietz" w:date="2012-08-13T14:41:00Z"/>
                <w:del w:id="21658" w:author="Deepak Bansal (AZURE)" w:date="2012-08-23T22:00:00Z"/>
              </w:rPr>
            </w:pPr>
            <w:ins w:id="21659" w:author="Thomas Dietz" w:date="2012-08-13T14:41:00Z">
              <w:del w:id="21660" w:author="Deepak Bansal (AZURE)" w:date="2012-08-23T22:00:00Z">
                <w:r w:rsidDel="00B15A0B">
                  <w:delText xml:space="preserve">    description "The KeyValue element contains a single public key</w:delText>
                </w:r>
                <w:bookmarkStart w:id="21661" w:name="_Toc333524504"/>
                <w:bookmarkStart w:id="21662" w:name="_Toc335148591"/>
                <w:bookmarkEnd w:id="21661"/>
                <w:bookmarkEnd w:id="21662"/>
              </w:del>
            </w:ins>
          </w:p>
          <w:p w14:paraId="13540084" w14:textId="31C56650" w:rsidR="002610E5" w:rsidDel="00B15A0B" w:rsidRDefault="002610E5" w:rsidP="002610E5">
            <w:pPr>
              <w:pStyle w:val="XML1"/>
              <w:rPr>
                <w:ins w:id="21663" w:author="Thomas Dietz" w:date="2012-08-13T14:41:00Z"/>
                <w:del w:id="21664" w:author="Deepak Bansal (AZURE)" w:date="2012-08-23T22:00:00Z"/>
              </w:rPr>
            </w:pPr>
            <w:ins w:id="21665" w:author="Thomas Dietz" w:date="2012-08-13T14:41:00Z">
              <w:del w:id="21666" w:author="Deepak Bansal (AZURE)" w:date="2012-08-23T22:00:00Z">
                <w:r w:rsidDel="00B15A0B">
                  <w:delText xml:space="preserve">      that may be useful in validating the signature.</w:delText>
                </w:r>
                <w:bookmarkStart w:id="21667" w:name="_Toc333524505"/>
                <w:bookmarkStart w:id="21668" w:name="_Toc335148592"/>
                <w:bookmarkEnd w:id="21667"/>
                <w:bookmarkEnd w:id="21668"/>
              </w:del>
            </w:ins>
          </w:p>
          <w:p w14:paraId="18A47630" w14:textId="7CF2C85A" w:rsidR="002610E5" w:rsidDel="00B15A0B" w:rsidRDefault="002610E5" w:rsidP="002610E5">
            <w:pPr>
              <w:pStyle w:val="XML1"/>
              <w:rPr>
                <w:ins w:id="21669" w:author="Thomas Dietz" w:date="2012-08-13T14:41:00Z"/>
                <w:del w:id="21670" w:author="Deepak Bansal (AZURE)" w:date="2012-08-23T22:00:00Z"/>
              </w:rPr>
            </w:pPr>
            <w:bookmarkStart w:id="21671" w:name="_Toc333524506"/>
            <w:bookmarkStart w:id="21672" w:name="_Toc335148593"/>
            <w:bookmarkEnd w:id="21671"/>
            <w:bookmarkEnd w:id="21672"/>
          </w:p>
          <w:p w14:paraId="7856C5AF" w14:textId="701638F9" w:rsidR="002610E5" w:rsidDel="00B15A0B" w:rsidRDefault="002610E5" w:rsidP="002610E5">
            <w:pPr>
              <w:pStyle w:val="XML1"/>
              <w:rPr>
                <w:ins w:id="21673" w:author="Thomas Dietz" w:date="2012-08-13T14:41:00Z"/>
                <w:del w:id="21674" w:author="Deepak Bansal (AZURE)" w:date="2012-08-23T22:00:00Z"/>
              </w:rPr>
            </w:pPr>
            <w:ins w:id="21675" w:author="Thomas Dietz" w:date="2012-08-13T14:41:00Z">
              <w:del w:id="21676" w:author="Deepak Bansal (AZURE)" w:date="2012-08-23T22:00:00Z">
                <w:r w:rsidDel="00B15A0B">
                  <w:delText xml:space="preserve">      NETCONF &lt;edit-config&gt; operations MUST be implemented as </w:delText>
                </w:r>
                <w:bookmarkStart w:id="21677" w:name="_Toc333524507"/>
                <w:bookmarkStart w:id="21678" w:name="_Toc335148594"/>
                <w:bookmarkEnd w:id="21677"/>
                <w:bookmarkEnd w:id="21678"/>
              </w:del>
            </w:ins>
          </w:p>
          <w:p w14:paraId="33EAB7E5" w14:textId="26000298" w:rsidR="002610E5" w:rsidDel="00B15A0B" w:rsidRDefault="002610E5" w:rsidP="002610E5">
            <w:pPr>
              <w:pStyle w:val="XML1"/>
              <w:rPr>
                <w:ins w:id="21679" w:author="Thomas Dietz" w:date="2012-08-13T14:41:00Z"/>
                <w:del w:id="21680" w:author="Deepak Bansal (AZURE)" w:date="2012-08-23T22:00:00Z"/>
              </w:rPr>
            </w:pPr>
            <w:ins w:id="21681" w:author="Thomas Dietz" w:date="2012-08-13T14:41:00Z">
              <w:del w:id="21682" w:author="Deepak Bansal (AZURE)" w:date="2012-08-23T22:00:00Z">
                <w:r w:rsidDel="00B15A0B">
                  <w:delText xml:space="preserve">      follows: </w:delText>
                </w:r>
                <w:bookmarkStart w:id="21683" w:name="_Toc333524508"/>
                <w:bookmarkStart w:id="21684" w:name="_Toc335148595"/>
                <w:bookmarkEnd w:id="21683"/>
                <w:bookmarkEnd w:id="21684"/>
              </w:del>
            </w:ins>
          </w:p>
          <w:p w14:paraId="4E9DA6A1" w14:textId="69703FB5" w:rsidR="002610E5" w:rsidDel="00B15A0B" w:rsidRDefault="002610E5" w:rsidP="002610E5">
            <w:pPr>
              <w:pStyle w:val="XML1"/>
              <w:rPr>
                <w:ins w:id="21685" w:author="Thomas Dietz" w:date="2012-08-13T14:41:00Z"/>
                <w:del w:id="21686" w:author="Deepak Bansal (AZURE)" w:date="2012-08-23T22:00:00Z"/>
              </w:rPr>
            </w:pPr>
            <w:bookmarkStart w:id="21687" w:name="_Toc333524509"/>
            <w:bookmarkStart w:id="21688" w:name="_Toc335148596"/>
            <w:bookmarkEnd w:id="21687"/>
            <w:bookmarkEnd w:id="21688"/>
          </w:p>
          <w:p w14:paraId="110E518C" w14:textId="13122490" w:rsidR="002610E5" w:rsidDel="00B15A0B" w:rsidRDefault="002610E5" w:rsidP="002610E5">
            <w:pPr>
              <w:pStyle w:val="XML1"/>
              <w:rPr>
                <w:ins w:id="21689" w:author="Thomas Dietz" w:date="2012-08-13T14:41:00Z"/>
                <w:del w:id="21690" w:author="Deepak Bansal (AZURE)" w:date="2012-08-23T22:00:00Z"/>
              </w:rPr>
            </w:pPr>
            <w:ins w:id="21691" w:author="Thomas Dietz" w:date="2012-08-13T14:41:00Z">
              <w:del w:id="21692" w:author="Deepak Bansal (AZURE)" w:date="2012-08-23T22:00:00Z">
                <w:r w:rsidDel="00B15A0B">
                  <w:delText xml:space="preserve">      * Exactly one of the elemenst 'DSAKeyValue' or 'RSAKeyValue'</w:delText>
                </w:r>
                <w:bookmarkStart w:id="21693" w:name="_Toc333524510"/>
                <w:bookmarkStart w:id="21694" w:name="_Toc335148597"/>
                <w:bookmarkEnd w:id="21693"/>
                <w:bookmarkEnd w:id="21694"/>
              </w:del>
            </w:ins>
          </w:p>
          <w:p w14:paraId="6D5B2047" w14:textId="47BE9D43" w:rsidR="002610E5" w:rsidDel="00B15A0B" w:rsidRDefault="002610E5" w:rsidP="002610E5">
            <w:pPr>
              <w:pStyle w:val="XML1"/>
              <w:rPr>
                <w:ins w:id="21695" w:author="Thomas Dietz" w:date="2012-08-13T14:41:00Z"/>
                <w:del w:id="21696" w:author="Deepak Bansal (AZURE)" w:date="2012-08-23T22:00:00Z"/>
              </w:rPr>
            </w:pPr>
            <w:ins w:id="21697" w:author="Thomas Dietz" w:date="2012-08-13T14:41:00Z">
              <w:del w:id="21698" w:author="Deepak Bansal (AZURE)" w:date="2012-08-23T22:00:00Z">
                <w:r w:rsidDel="00B15A0B">
                  <w:delText xml:space="preserve">        all &lt;edit-config&gt; operations.</w:delText>
                </w:r>
                <w:bookmarkStart w:id="21699" w:name="_Toc333524511"/>
                <w:bookmarkStart w:id="21700" w:name="_Toc335148598"/>
                <w:bookmarkEnd w:id="21699"/>
                <w:bookmarkEnd w:id="21700"/>
              </w:del>
            </w:ins>
          </w:p>
          <w:p w14:paraId="5BF23B61" w14:textId="1567B9B5" w:rsidR="002610E5" w:rsidDel="00B15A0B" w:rsidRDefault="002610E5" w:rsidP="002610E5">
            <w:pPr>
              <w:pStyle w:val="XML1"/>
              <w:rPr>
                <w:ins w:id="21701" w:author="Thomas Dietz" w:date="2012-08-13T14:41:00Z"/>
                <w:del w:id="21702" w:author="Deepak Bansal (AZURE)" w:date="2012-08-23T22:00:00Z"/>
              </w:rPr>
            </w:pPr>
            <w:ins w:id="21703" w:author="Thomas Dietz" w:date="2012-08-13T14:41:00Z">
              <w:del w:id="21704" w:author="Deepak Bansal (AZURE)" w:date="2012-08-23T22:00:00Z">
                <w:r w:rsidDel="00B15A0B">
                  <w:delText xml:space="preserve">      * If the operation is 'merge' or 'replace', the element is</w:delText>
                </w:r>
                <w:bookmarkStart w:id="21705" w:name="_Toc333524512"/>
                <w:bookmarkStart w:id="21706" w:name="_Toc335148599"/>
                <w:bookmarkEnd w:id="21705"/>
                <w:bookmarkEnd w:id="21706"/>
              </w:del>
            </w:ins>
          </w:p>
          <w:p w14:paraId="76DCCE2E" w14:textId="4B8E297A" w:rsidR="002610E5" w:rsidDel="00B15A0B" w:rsidRDefault="002610E5" w:rsidP="002610E5">
            <w:pPr>
              <w:pStyle w:val="XML1"/>
              <w:rPr>
                <w:ins w:id="21707" w:author="Thomas Dietz" w:date="2012-08-13T14:41:00Z"/>
                <w:del w:id="21708" w:author="Deepak Bansal (AZURE)" w:date="2012-08-23T22:00:00Z"/>
              </w:rPr>
            </w:pPr>
            <w:ins w:id="21709" w:author="Thomas Dietz" w:date="2012-08-13T14:41:00Z">
              <w:del w:id="21710" w:author="Deepak Bansal (AZURE)" w:date="2012-08-23T22:00:00Z">
                <w:r w:rsidDel="00B15A0B">
                  <w:delText xml:space="preserve">        created if it does not exist, and its value is set to the</w:delText>
                </w:r>
                <w:bookmarkStart w:id="21711" w:name="_Toc333524513"/>
                <w:bookmarkStart w:id="21712" w:name="_Toc335148600"/>
                <w:bookmarkEnd w:id="21711"/>
                <w:bookmarkEnd w:id="21712"/>
              </w:del>
            </w:ins>
          </w:p>
          <w:p w14:paraId="0FDEA1AA" w14:textId="704EF8B7" w:rsidR="002610E5" w:rsidDel="00B15A0B" w:rsidRDefault="002610E5" w:rsidP="002610E5">
            <w:pPr>
              <w:pStyle w:val="XML1"/>
              <w:rPr>
                <w:ins w:id="21713" w:author="Thomas Dietz" w:date="2012-08-13T14:41:00Z"/>
                <w:del w:id="21714" w:author="Deepak Bansal (AZURE)" w:date="2012-08-23T22:00:00Z"/>
              </w:rPr>
            </w:pPr>
            <w:ins w:id="21715" w:author="Thomas Dietz" w:date="2012-08-13T14:41:00Z">
              <w:del w:id="21716" w:author="Deepak Bansal (AZURE)" w:date="2012-08-23T22:00:00Z">
                <w:r w:rsidDel="00B15A0B">
                  <w:delText xml:space="preserve">        value found in the XML RPC data.</w:delText>
                </w:r>
                <w:bookmarkStart w:id="21717" w:name="_Toc333524514"/>
                <w:bookmarkStart w:id="21718" w:name="_Toc335148601"/>
                <w:bookmarkEnd w:id="21717"/>
                <w:bookmarkEnd w:id="21718"/>
              </w:del>
            </w:ins>
          </w:p>
          <w:p w14:paraId="6AECC043" w14:textId="7776531A" w:rsidR="002610E5" w:rsidDel="00B15A0B" w:rsidRDefault="002610E5" w:rsidP="002610E5">
            <w:pPr>
              <w:pStyle w:val="XML1"/>
              <w:rPr>
                <w:ins w:id="21719" w:author="Thomas Dietz" w:date="2012-08-13T14:41:00Z"/>
                <w:del w:id="21720" w:author="Deepak Bansal (AZURE)" w:date="2012-08-23T22:00:00Z"/>
              </w:rPr>
            </w:pPr>
            <w:ins w:id="21721" w:author="Thomas Dietz" w:date="2012-08-13T14:41:00Z">
              <w:del w:id="21722" w:author="Deepak Bansal (AZURE)" w:date="2012-08-23T22:00:00Z">
                <w:r w:rsidDel="00B15A0B">
                  <w:delText xml:space="preserve">      * If the operation is 'create', the element is created if it</w:delText>
                </w:r>
                <w:bookmarkStart w:id="21723" w:name="_Toc333524515"/>
                <w:bookmarkStart w:id="21724" w:name="_Toc335148602"/>
                <w:bookmarkEnd w:id="21723"/>
                <w:bookmarkEnd w:id="21724"/>
              </w:del>
            </w:ins>
          </w:p>
          <w:p w14:paraId="1798AB73" w14:textId="0AB9AF9B" w:rsidR="002610E5" w:rsidDel="00B15A0B" w:rsidRDefault="002610E5" w:rsidP="002610E5">
            <w:pPr>
              <w:pStyle w:val="XML1"/>
              <w:rPr>
                <w:ins w:id="21725" w:author="Thomas Dietz" w:date="2012-08-13T14:41:00Z"/>
                <w:del w:id="21726" w:author="Deepak Bansal (AZURE)" w:date="2012-08-23T22:00:00Z"/>
              </w:rPr>
            </w:pPr>
            <w:ins w:id="21727" w:author="Thomas Dietz" w:date="2012-08-13T14:41:00Z">
              <w:del w:id="21728" w:author="Deepak Bansal (AZURE)" w:date="2012-08-23T22:00:00Z">
                <w:r w:rsidDel="00B15A0B">
                  <w:delText xml:space="preserve">        does not exist. If the element already exists, a</w:delText>
                </w:r>
                <w:bookmarkStart w:id="21729" w:name="_Toc333524516"/>
                <w:bookmarkStart w:id="21730" w:name="_Toc335148603"/>
                <w:bookmarkEnd w:id="21729"/>
                <w:bookmarkEnd w:id="21730"/>
              </w:del>
            </w:ins>
          </w:p>
          <w:p w14:paraId="56F61DD6" w14:textId="504CE98E" w:rsidR="002610E5" w:rsidDel="00B15A0B" w:rsidRDefault="002610E5" w:rsidP="002610E5">
            <w:pPr>
              <w:pStyle w:val="XML1"/>
              <w:rPr>
                <w:ins w:id="21731" w:author="Thomas Dietz" w:date="2012-08-13T14:41:00Z"/>
                <w:del w:id="21732" w:author="Deepak Bansal (AZURE)" w:date="2012-08-23T22:00:00Z"/>
              </w:rPr>
            </w:pPr>
            <w:ins w:id="21733" w:author="Thomas Dietz" w:date="2012-08-13T14:41:00Z">
              <w:del w:id="21734" w:author="Deepak Bansal (AZURE)" w:date="2012-08-23T22:00:00Z">
                <w:r w:rsidDel="00B15A0B">
                  <w:delText xml:space="preserve">        'data</w:delText>
                </w:r>
                <w:r w:rsidDel="00B15A0B">
                  <w:rPr>
                    <w:rFonts w:ascii="MS Mincho" w:eastAsia="MS Mincho" w:hAnsi="MS Mincho" w:cs="MS Mincho" w:hint="eastAsia"/>
                  </w:rPr>
                  <w:delText>‑</w:delText>
                </w:r>
                <w:r w:rsidDel="00B15A0B">
                  <w:delText>exists' error is returned.</w:delText>
                </w:r>
                <w:bookmarkStart w:id="21735" w:name="_Toc333524517"/>
                <w:bookmarkStart w:id="21736" w:name="_Toc335148604"/>
                <w:bookmarkEnd w:id="21735"/>
                <w:bookmarkEnd w:id="21736"/>
              </w:del>
            </w:ins>
          </w:p>
          <w:p w14:paraId="3AE38A63" w14:textId="312D6827" w:rsidR="002610E5" w:rsidDel="00B15A0B" w:rsidRDefault="002610E5" w:rsidP="002610E5">
            <w:pPr>
              <w:pStyle w:val="XML1"/>
              <w:rPr>
                <w:ins w:id="21737" w:author="Thomas Dietz" w:date="2012-08-13T14:41:00Z"/>
                <w:del w:id="21738" w:author="Deepak Bansal (AZURE)" w:date="2012-08-23T22:00:00Z"/>
              </w:rPr>
            </w:pPr>
            <w:ins w:id="21739" w:author="Thomas Dietz" w:date="2012-08-13T14:41:00Z">
              <w:del w:id="21740" w:author="Deepak Bansal (AZURE)" w:date="2012-08-23T22:00:00Z">
                <w:r w:rsidDel="00B15A0B">
                  <w:delText xml:space="preserve">      * If the operation is 'delete', the element is deleted if it</w:delText>
                </w:r>
                <w:bookmarkStart w:id="21741" w:name="_Toc333524518"/>
                <w:bookmarkStart w:id="21742" w:name="_Toc335148605"/>
                <w:bookmarkEnd w:id="21741"/>
                <w:bookmarkEnd w:id="21742"/>
              </w:del>
            </w:ins>
          </w:p>
          <w:p w14:paraId="4640C42B" w14:textId="09178BA7" w:rsidR="002610E5" w:rsidDel="00B15A0B" w:rsidRDefault="002610E5" w:rsidP="002610E5">
            <w:pPr>
              <w:pStyle w:val="XML1"/>
              <w:rPr>
                <w:ins w:id="21743" w:author="Thomas Dietz" w:date="2012-08-13T14:41:00Z"/>
                <w:del w:id="21744" w:author="Deepak Bansal (AZURE)" w:date="2012-08-23T22:00:00Z"/>
              </w:rPr>
            </w:pPr>
            <w:ins w:id="21745" w:author="Thomas Dietz" w:date="2012-08-13T14:41:00Z">
              <w:del w:id="21746" w:author="Deepak Bansal (AZURE)" w:date="2012-08-23T22:00: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bookmarkStart w:id="21747" w:name="_Toc333524519"/>
                <w:bookmarkStart w:id="21748" w:name="_Toc335148606"/>
                <w:bookmarkEnd w:id="21747"/>
                <w:bookmarkEnd w:id="21748"/>
              </w:del>
            </w:ins>
          </w:p>
          <w:p w14:paraId="3DB2750C" w14:textId="4CD9E277" w:rsidR="002610E5" w:rsidDel="00B15A0B" w:rsidRDefault="002610E5" w:rsidP="002610E5">
            <w:pPr>
              <w:pStyle w:val="XML1"/>
              <w:rPr>
                <w:ins w:id="21749" w:author="Thomas Dietz" w:date="2012-08-13T14:41:00Z"/>
                <w:del w:id="21750" w:author="Deepak Bansal (AZURE)" w:date="2012-08-23T22:00:00Z"/>
              </w:rPr>
            </w:pPr>
            <w:ins w:id="21751" w:author="Thomas Dietz" w:date="2012-08-13T14:41:00Z">
              <w:del w:id="21752" w:author="Deepak Bansal (AZURE)" w:date="2012-08-23T22:00:00Z">
                <w:r w:rsidDel="00B15A0B">
                  <w:delText xml:space="preserve">        error is returned.";</w:delText>
                </w:r>
                <w:bookmarkStart w:id="21753" w:name="_Toc333524520"/>
                <w:bookmarkStart w:id="21754" w:name="_Toc335148607"/>
                <w:bookmarkEnd w:id="21753"/>
                <w:bookmarkEnd w:id="21754"/>
              </w:del>
            </w:ins>
          </w:p>
          <w:p w14:paraId="02411585" w14:textId="540D29DB" w:rsidR="002610E5" w:rsidDel="00B15A0B" w:rsidRDefault="002610E5" w:rsidP="002610E5">
            <w:pPr>
              <w:pStyle w:val="XML1"/>
              <w:rPr>
                <w:ins w:id="21755" w:author="Thomas Dietz" w:date="2012-08-13T14:41:00Z"/>
                <w:del w:id="21756" w:author="Deepak Bansal (AZURE)" w:date="2012-08-23T22:00:00Z"/>
              </w:rPr>
            </w:pPr>
            <w:ins w:id="21757" w:author="Thomas Dietz" w:date="2012-08-13T14:41:00Z">
              <w:del w:id="21758" w:author="Deepak Bansal (AZURE)" w:date="2012-08-23T22:00:00Z">
                <w:r w:rsidDel="00B15A0B">
                  <w:delText xml:space="preserve">    choice key-type {</w:delText>
                </w:r>
                <w:bookmarkStart w:id="21759" w:name="_Toc333524521"/>
                <w:bookmarkStart w:id="21760" w:name="_Toc335148608"/>
                <w:bookmarkEnd w:id="21759"/>
                <w:bookmarkEnd w:id="21760"/>
              </w:del>
            </w:ins>
          </w:p>
          <w:p w14:paraId="15E33FB9" w14:textId="11B4A7F1" w:rsidR="002610E5" w:rsidDel="00B15A0B" w:rsidRDefault="002610E5" w:rsidP="002610E5">
            <w:pPr>
              <w:pStyle w:val="XML1"/>
              <w:rPr>
                <w:ins w:id="21761" w:author="Thomas Dietz" w:date="2012-08-13T14:41:00Z"/>
                <w:del w:id="21762" w:author="Deepak Bansal (AZURE)" w:date="2012-08-23T22:00:00Z"/>
              </w:rPr>
            </w:pPr>
            <w:ins w:id="21763" w:author="Thomas Dietz" w:date="2012-08-13T14:41:00Z">
              <w:del w:id="21764" w:author="Deepak Bansal (AZURE)" w:date="2012-08-23T22:00:00Z">
                <w:r w:rsidDel="00B15A0B">
                  <w:delText xml:space="preserve">      mandatory true;</w:delText>
                </w:r>
                <w:bookmarkStart w:id="21765" w:name="_Toc333524522"/>
                <w:bookmarkStart w:id="21766" w:name="_Toc335148609"/>
                <w:bookmarkEnd w:id="21765"/>
                <w:bookmarkEnd w:id="21766"/>
              </w:del>
            </w:ins>
          </w:p>
          <w:p w14:paraId="4A105CB9" w14:textId="1A790424" w:rsidR="002610E5" w:rsidDel="00B15A0B" w:rsidRDefault="002610E5" w:rsidP="002610E5">
            <w:pPr>
              <w:pStyle w:val="XML1"/>
              <w:rPr>
                <w:ins w:id="21767" w:author="Thomas Dietz" w:date="2012-08-13T14:41:00Z"/>
                <w:del w:id="21768" w:author="Deepak Bansal (AZURE)" w:date="2012-08-23T22:00:00Z"/>
              </w:rPr>
            </w:pPr>
            <w:ins w:id="21769" w:author="Thomas Dietz" w:date="2012-08-13T14:41:00Z">
              <w:del w:id="21770" w:author="Deepak Bansal (AZURE)" w:date="2012-08-23T22:00:00Z">
                <w:r w:rsidDel="00B15A0B">
                  <w:delText xml:space="preserve">      case dsa {</w:delText>
                </w:r>
                <w:bookmarkStart w:id="21771" w:name="_Toc333524523"/>
                <w:bookmarkStart w:id="21772" w:name="_Toc335148610"/>
                <w:bookmarkEnd w:id="21771"/>
                <w:bookmarkEnd w:id="21772"/>
              </w:del>
            </w:ins>
          </w:p>
          <w:p w14:paraId="70C1FEBE" w14:textId="3CE3D944" w:rsidR="002610E5" w:rsidDel="00B15A0B" w:rsidRDefault="002610E5" w:rsidP="002610E5">
            <w:pPr>
              <w:pStyle w:val="XML1"/>
              <w:rPr>
                <w:ins w:id="21773" w:author="Thomas Dietz" w:date="2012-08-13T14:41:00Z"/>
                <w:del w:id="21774" w:author="Deepak Bansal (AZURE)" w:date="2012-08-23T22:00:00Z"/>
              </w:rPr>
            </w:pPr>
            <w:ins w:id="21775" w:author="Thomas Dietz" w:date="2012-08-13T14:41:00Z">
              <w:del w:id="21776" w:author="Deepak Bansal (AZURE)" w:date="2012-08-23T22:00:00Z">
                <w:r w:rsidDel="00B15A0B">
                  <w:delText xml:space="preserve">        container DSAKeyValue {</w:delText>
                </w:r>
                <w:bookmarkStart w:id="21777" w:name="_Toc333524524"/>
                <w:bookmarkStart w:id="21778" w:name="_Toc335148611"/>
                <w:bookmarkEnd w:id="21777"/>
                <w:bookmarkEnd w:id="21778"/>
              </w:del>
            </w:ins>
          </w:p>
          <w:p w14:paraId="5D56C18C" w14:textId="4CEB3416" w:rsidR="002610E5" w:rsidDel="00B15A0B" w:rsidRDefault="002610E5" w:rsidP="002610E5">
            <w:pPr>
              <w:pStyle w:val="XML1"/>
              <w:rPr>
                <w:ins w:id="21779" w:author="Thomas Dietz" w:date="2012-08-13T14:41:00Z"/>
                <w:del w:id="21780" w:author="Deepak Bansal (AZURE)" w:date="2012-08-23T22:00:00Z"/>
              </w:rPr>
            </w:pPr>
            <w:ins w:id="21781" w:author="Thomas Dietz" w:date="2012-08-13T14:41:00Z">
              <w:del w:id="21782" w:author="Deepak Bansal (AZURE)" w:date="2012-08-23T22:00:00Z">
                <w:r w:rsidDel="00B15A0B">
                  <w:delText xml:space="preserve">          uses DSAKeyValueType;</w:delText>
                </w:r>
                <w:bookmarkStart w:id="21783" w:name="_Toc333524525"/>
                <w:bookmarkStart w:id="21784" w:name="_Toc335148612"/>
                <w:bookmarkEnd w:id="21783"/>
                <w:bookmarkEnd w:id="21784"/>
              </w:del>
            </w:ins>
          </w:p>
          <w:p w14:paraId="644C01BB" w14:textId="2E58425E" w:rsidR="002610E5" w:rsidDel="00B15A0B" w:rsidRDefault="002610E5" w:rsidP="002610E5">
            <w:pPr>
              <w:pStyle w:val="XML1"/>
              <w:rPr>
                <w:ins w:id="21785" w:author="Thomas Dietz" w:date="2012-08-13T14:41:00Z"/>
                <w:del w:id="21786" w:author="Deepak Bansal (AZURE)" w:date="2012-08-23T22:00:00Z"/>
              </w:rPr>
            </w:pPr>
            <w:ins w:id="21787" w:author="Thomas Dietz" w:date="2012-08-13T14:41:00Z">
              <w:del w:id="21788" w:author="Deepak Bansal (AZURE)" w:date="2012-08-23T22:00:00Z">
                <w:r w:rsidDel="00B15A0B">
                  <w:delText xml:space="preserve">        }</w:delText>
                </w:r>
                <w:bookmarkStart w:id="21789" w:name="_Toc333524526"/>
                <w:bookmarkStart w:id="21790" w:name="_Toc335148613"/>
                <w:bookmarkEnd w:id="21789"/>
                <w:bookmarkEnd w:id="21790"/>
              </w:del>
            </w:ins>
          </w:p>
          <w:p w14:paraId="52EB5606" w14:textId="3B98764F" w:rsidR="002610E5" w:rsidDel="00B15A0B" w:rsidRDefault="002610E5" w:rsidP="002610E5">
            <w:pPr>
              <w:pStyle w:val="XML1"/>
              <w:rPr>
                <w:ins w:id="21791" w:author="Thomas Dietz" w:date="2012-08-13T14:41:00Z"/>
                <w:del w:id="21792" w:author="Deepak Bansal (AZURE)" w:date="2012-08-23T22:00:00Z"/>
              </w:rPr>
            </w:pPr>
            <w:ins w:id="21793" w:author="Thomas Dietz" w:date="2012-08-13T14:41:00Z">
              <w:del w:id="21794" w:author="Deepak Bansal (AZURE)" w:date="2012-08-23T22:00:00Z">
                <w:r w:rsidDel="00B15A0B">
                  <w:delText xml:space="preserve">      }</w:delText>
                </w:r>
                <w:bookmarkStart w:id="21795" w:name="_Toc333524527"/>
                <w:bookmarkStart w:id="21796" w:name="_Toc335148614"/>
                <w:bookmarkEnd w:id="21795"/>
                <w:bookmarkEnd w:id="21796"/>
              </w:del>
            </w:ins>
          </w:p>
          <w:p w14:paraId="294FFE05" w14:textId="013FD37B" w:rsidR="002610E5" w:rsidDel="00B15A0B" w:rsidRDefault="002610E5" w:rsidP="002610E5">
            <w:pPr>
              <w:pStyle w:val="XML1"/>
              <w:rPr>
                <w:ins w:id="21797" w:author="Thomas Dietz" w:date="2012-08-13T14:41:00Z"/>
                <w:del w:id="21798" w:author="Deepak Bansal (AZURE)" w:date="2012-08-23T22:00:00Z"/>
              </w:rPr>
            </w:pPr>
            <w:ins w:id="21799" w:author="Thomas Dietz" w:date="2012-08-13T14:41:00Z">
              <w:del w:id="21800" w:author="Deepak Bansal (AZURE)" w:date="2012-08-23T22:00:00Z">
                <w:r w:rsidDel="00B15A0B">
                  <w:delText xml:space="preserve">      case rsa {</w:delText>
                </w:r>
                <w:bookmarkStart w:id="21801" w:name="_Toc333524528"/>
                <w:bookmarkStart w:id="21802" w:name="_Toc335148615"/>
                <w:bookmarkEnd w:id="21801"/>
                <w:bookmarkEnd w:id="21802"/>
              </w:del>
            </w:ins>
          </w:p>
          <w:p w14:paraId="7CD0D77C" w14:textId="1BA277F3" w:rsidR="002610E5" w:rsidDel="00B15A0B" w:rsidRDefault="002610E5" w:rsidP="002610E5">
            <w:pPr>
              <w:pStyle w:val="XML1"/>
              <w:rPr>
                <w:ins w:id="21803" w:author="Thomas Dietz" w:date="2012-08-13T14:41:00Z"/>
                <w:del w:id="21804" w:author="Deepak Bansal (AZURE)" w:date="2012-08-23T22:00:00Z"/>
              </w:rPr>
            </w:pPr>
            <w:ins w:id="21805" w:author="Thomas Dietz" w:date="2012-08-13T14:41:00Z">
              <w:del w:id="21806" w:author="Deepak Bansal (AZURE)" w:date="2012-08-23T22:00:00Z">
                <w:r w:rsidDel="00B15A0B">
                  <w:delText xml:space="preserve">        container RSAKeyValue {</w:delText>
                </w:r>
                <w:bookmarkStart w:id="21807" w:name="_Toc333524529"/>
                <w:bookmarkStart w:id="21808" w:name="_Toc335148616"/>
                <w:bookmarkEnd w:id="21807"/>
                <w:bookmarkEnd w:id="21808"/>
              </w:del>
            </w:ins>
          </w:p>
          <w:p w14:paraId="72E7AFCC" w14:textId="3556333A" w:rsidR="002610E5" w:rsidDel="00B15A0B" w:rsidRDefault="002610E5" w:rsidP="002610E5">
            <w:pPr>
              <w:pStyle w:val="XML1"/>
              <w:rPr>
                <w:ins w:id="21809" w:author="Thomas Dietz" w:date="2012-08-13T14:41:00Z"/>
                <w:del w:id="21810" w:author="Deepak Bansal (AZURE)" w:date="2012-08-23T22:00:00Z"/>
              </w:rPr>
            </w:pPr>
            <w:ins w:id="21811" w:author="Thomas Dietz" w:date="2012-08-13T14:41:00Z">
              <w:del w:id="21812" w:author="Deepak Bansal (AZURE)" w:date="2012-08-23T22:00:00Z">
                <w:r w:rsidDel="00B15A0B">
                  <w:delText xml:space="preserve">          uses RSAKeyValueType;</w:delText>
                </w:r>
                <w:bookmarkStart w:id="21813" w:name="_Toc333524530"/>
                <w:bookmarkStart w:id="21814" w:name="_Toc335148617"/>
                <w:bookmarkEnd w:id="21813"/>
                <w:bookmarkEnd w:id="21814"/>
              </w:del>
            </w:ins>
          </w:p>
          <w:p w14:paraId="3D5019C6" w14:textId="36412467" w:rsidR="002610E5" w:rsidDel="00B15A0B" w:rsidRDefault="002610E5" w:rsidP="002610E5">
            <w:pPr>
              <w:pStyle w:val="XML1"/>
              <w:rPr>
                <w:ins w:id="21815" w:author="Thomas Dietz" w:date="2012-08-13T14:41:00Z"/>
                <w:del w:id="21816" w:author="Deepak Bansal (AZURE)" w:date="2012-08-23T22:00:00Z"/>
              </w:rPr>
            </w:pPr>
            <w:ins w:id="21817" w:author="Thomas Dietz" w:date="2012-08-13T14:41:00Z">
              <w:del w:id="21818" w:author="Deepak Bansal (AZURE)" w:date="2012-08-23T22:00:00Z">
                <w:r w:rsidDel="00B15A0B">
                  <w:delText xml:space="preserve">        }</w:delText>
                </w:r>
                <w:bookmarkStart w:id="21819" w:name="_Toc333524531"/>
                <w:bookmarkStart w:id="21820" w:name="_Toc335148618"/>
                <w:bookmarkEnd w:id="21819"/>
                <w:bookmarkEnd w:id="21820"/>
              </w:del>
            </w:ins>
          </w:p>
          <w:p w14:paraId="44F993BA" w14:textId="336284DB" w:rsidR="002610E5" w:rsidDel="00B15A0B" w:rsidRDefault="002610E5" w:rsidP="002610E5">
            <w:pPr>
              <w:pStyle w:val="XML1"/>
              <w:rPr>
                <w:ins w:id="21821" w:author="Thomas Dietz" w:date="2012-08-13T14:41:00Z"/>
                <w:del w:id="21822" w:author="Deepak Bansal (AZURE)" w:date="2012-08-23T22:00:00Z"/>
              </w:rPr>
            </w:pPr>
            <w:ins w:id="21823" w:author="Thomas Dietz" w:date="2012-08-13T14:41:00Z">
              <w:del w:id="21824" w:author="Deepak Bansal (AZURE)" w:date="2012-08-23T22:00:00Z">
                <w:r w:rsidDel="00B15A0B">
                  <w:delText xml:space="preserve">      }</w:delText>
                </w:r>
                <w:bookmarkStart w:id="21825" w:name="_Toc333524532"/>
                <w:bookmarkStart w:id="21826" w:name="_Toc335148619"/>
                <w:bookmarkEnd w:id="21825"/>
                <w:bookmarkEnd w:id="21826"/>
              </w:del>
            </w:ins>
          </w:p>
          <w:p w14:paraId="35A51565" w14:textId="52B79428" w:rsidR="002610E5" w:rsidDel="00B15A0B" w:rsidRDefault="002610E5" w:rsidP="002610E5">
            <w:pPr>
              <w:pStyle w:val="XML1"/>
              <w:rPr>
                <w:ins w:id="21827" w:author="Thomas Dietz" w:date="2012-08-13T14:41:00Z"/>
                <w:del w:id="21828" w:author="Deepak Bansal (AZURE)" w:date="2012-08-23T22:00:00Z"/>
              </w:rPr>
            </w:pPr>
            <w:ins w:id="21829" w:author="Thomas Dietz" w:date="2012-08-13T14:41:00Z">
              <w:del w:id="21830" w:author="Deepak Bansal (AZURE)" w:date="2012-08-23T22:00:00Z">
                <w:r w:rsidDel="00B15A0B">
                  <w:delText xml:space="preserve">    }</w:delText>
                </w:r>
                <w:bookmarkStart w:id="21831" w:name="_Toc333524533"/>
                <w:bookmarkStart w:id="21832" w:name="_Toc335148620"/>
                <w:bookmarkEnd w:id="21831"/>
                <w:bookmarkEnd w:id="21832"/>
              </w:del>
            </w:ins>
          </w:p>
          <w:p w14:paraId="1932A0D4" w14:textId="23A43799" w:rsidR="002610E5" w:rsidDel="00B15A0B" w:rsidRDefault="002610E5" w:rsidP="002610E5">
            <w:pPr>
              <w:pStyle w:val="XML1"/>
              <w:rPr>
                <w:ins w:id="21833" w:author="Thomas Dietz" w:date="2012-08-13T14:41:00Z"/>
                <w:del w:id="21834" w:author="Deepak Bansal (AZURE)" w:date="2012-08-23T22:00:00Z"/>
              </w:rPr>
            </w:pPr>
            <w:ins w:id="21835" w:author="Thomas Dietz" w:date="2012-08-13T14:41:00Z">
              <w:del w:id="21836" w:author="Deepak Bansal (AZURE)" w:date="2012-08-23T22:00:00Z">
                <w:r w:rsidDel="00B15A0B">
                  <w:delText xml:space="preserve">  }</w:delText>
                </w:r>
                <w:bookmarkStart w:id="21837" w:name="_Toc333524534"/>
                <w:bookmarkStart w:id="21838" w:name="_Toc335148621"/>
                <w:bookmarkEnd w:id="21837"/>
                <w:bookmarkEnd w:id="21838"/>
              </w:del>
            </w:ins>
          </w:p>
          <w:p w14:paraId="4650B663" w14:textId="0744C584" w:rsidR="002610E5" w:rsidDel="00B15A0B" w:rsidRDefault="002610E5" w:rsidP="002610E5">
            <w:pPr>
              <w:pStyle w:val="XML1"/>
              <w:rPr>
                <w:ins w:id="21839" w:author="Thomas Dietz" w:date="2012-08-13T14:41:00Z"/>
                <w:del w:id="21840" w:author="Deepak Bansal (AZURE)" w:date="2012-08-23T22:00:00Z"/>
              </w:rPr>
            </w:pPr>
            <w:ins w:id="21841" w:author="Thomas Dietz" w:date="2012-08-13T14:41:00Z">
              <w:del w:id="21842" w:author="Deepak Bansal (AZURE)" w:date="2012-08-23T22:00:00Z">
                <w:r w:rsidDel="00B15A0B">
                  <w:delText xml:space="preserve">  </w:delText>
                </w:r>
                <w:bookmarkStart w:id="21843" w:name="_Toc333524535"/>
                <w:bookmarkStart w:id="21844" w:name="_Toc335148622"/>
                <w:bookmarkEnd w:id="21843"/>
                <w:bookmarkEnd w:id="21844"/>
              </w:del>
            </w:ins>
          </w:p>
          <w:p w14:paraId="2171D7D9" w14:textId="4B2C809D" w:rsidR="002610E5" w:rsidDel="00B15A0B" w:rsidRDefault="002610E5" w:rsidP="002610E5">
            <w:pPr>
              <w:pStyle w:val="XML1"/>
              <w:rPr>
                <w:ins w:id="21845" w:author="Thomas Dietz" w:date="2012-08-13T14:41:00Z"/>
                <w:del w:id="21846" w:author="Deepak Bansal (AZURE)" w:date="2012-08-23T22:00:00Z"/>
              </w:rPr>
            </w:pPr>
            <w:ins w:id="21847" w:author="Thomas Dietz" w:date="2012-08-13T14:41:00Z">
              <w:del w:id="21848" w:author="Deepak Bansal (AZURE)" w:date="2012-08-23T22:00:00Z">
                <w:r w:rsidDel="00B15A0B">
                  <w:delText xml:space="preserve">  grouping DSAKeyValueType {</w:delText>
                </w:r>
                <w:bookmarkStart w:id="21849" w:name="_Toc333524536"/>
                <w:bookmarkStart w:id="21850" w:name="_Toc335148623"/>
                <w:bookmarkEnd w:id="21849"/>
                <w:bookmarkEnd w:id="21850"/>
              </w:del>
            </w:ins>
          </w:p>
          <w:p w14:paraId="2772582E" w14:textId="3C413821" w:rsidR="002610E5" w:rsidDel="00B15A0B" w:rsidRDefault="002610E5" w:rsidP="002610E5">
            <w:pPr>
              <w:pStyle w:val="XML1"/>
              <w:rPr>
                <w:ins w:id="21851" w:author="Thomas Dietz" w:date="2012-08-13T14:41:00Z"/>
                <w:del w:id="21852" w:author="Deepak Bansal (AZURE)" w:date="2012-08-23T22:00:00Z"/>
              </w:rPr>
            </w:pPr>
            <w:ins w:id="21853" w:author="Thomas Dietz" w:date="2012-08-13T14:41:00Z">
              <w:del w:id="21854" w:author="Deepak Bansal (AZURE)" w:date="2012-08-23T22:00:00Z">
                <w:r w:rsidDel="00B15A0B">
                  <w:delText xml:space="preserve">    description "DSA keys and the DSA signature algorithm are</w:delText>
                </w:r>
                <w:bookmarkStart w:id="21855" w:name="_Toc333524537"/>
                <w:bookmarkStart w:id="21856" w:name="_Toc335148624"/>
                <w:bookmarkEnd w:id="21855"/>
                <w:bookmarkEnd w:id="21856"/>
              </w:del>
            </w:ins>
          </w:p>
          <w:p w14:paraId="68ADA6F6" w14:textId="4F6F8EEC" w:rsidR="002610E5" w:rsidDel="00B15A0B" w:rsidRDefault="002610E5" w:rsidP="002610E5">
            <w:pPr>
              <w:pStyle w:val="XML1"/>
              <w:rPr>
                <w:ins w:id="21857" w:author="Thomas Dietz" w:date="2012-08-13T14:41:00Z"/>
                <w:del w:id="21858" w:author="Deepak Bansal (AZURE)" w:date="2012-08-23T22:00:00Z"/>
              </w:rPr>
            </w:pPr>
            <w:ins w:id="21859" w:author="Thomas Dietz" w:date="2012-08-13T14:41:00Z">
              <w:del w:id="21860" w:author="Deepak Bansal (AZURE)" w:date="2012-08-23T22:00:00Z">
                <w:r w:rsidDel="00B15A0B">
                  <w:delText xml:space="preserve">    specified in 'FIPS PUB 186-2, Digital Signature Standard (DSS),</w:delText>
                </w:r>
                <w:bookmarkStart w:id="21861" w:name="_Toc333524538"/>
                <w:bookmarkStart w:id="21862" w:name="_Toc335148625"/>
                <w:bookmarkEnd w:id="21861"/>
                <w:bookmarkEnd w:id="21862"/>
              </w:del>
            </w:ins>
          </w:p>
          <w:p w14:paraId="68EB2BCB" w14:textId="53AA0AA1" w:rsidR="002610E5" w:rsidDel="00B15A0B" w:rsidRDefault="002610E5" w:rsidP="002610E5">
            <w:pPr>
              <w:pStyle w:val="XML1"/>
              <w:rPr>
                <w:ins w:id="21863" w:author="Thomas Dietz" w:date="2012-08-13T14:41:00Z"/>
                <w:del w:id="21864" w:author="Deepak Bansal (AZURE)" w:date="2012-08-23T22:00:00Z"/>
              </w:rPr>
            </w:pPr>
            <w:ins w:id="21865" w:author="Thomas Dietz" w:date="2012-08-13T14:41:00Z">
              <w:del w:id="21866" w:author="Deepak Bansal (AZURE)" w:date="2012-08-23T22:00:00Z">
                <w:r w:rsidDel="00B15A0B">
                  <w:delText xml:space="preserve">    U.S. Department of Commerce/National Institute of Standards and</w:delText>
                </w:r>
                <w:bookmarkStart w:id="21867" w:name="_Toc333524539"/>
                <w:bookmarkStart w:id="21868" w:name="_Toc335148626"/>
                <w:bookmarkEnd w:id="21867"/>
                <w:bookmarkEnd w:id="21868"/>
              </w:del>
            </w:ins>
          </w:p>
          <w:p w14:paraId="20FBF153" w14:textId="25D2A551" w:rsidR="002610E5" w:rsidDel="00B15A0B" w:rsidRDefault="002610E5" w:rsidP="002610E5">
            <w:pPr>
              <w:pStyle w:val="XML1"/>
              <w:rPr>
                <w:ins w:id="21869" w:author="Thomas Dietz" w:date="2012-08-13T14:41:00Z"/>
                <w:del w:id="21870" w:author="Deepak Bansal (AZURE)" w:date="2012-08-23T22:00:00Z"/>
              </w:rPr>
            </w:pPr>
            <w:ins w:id="21871" w:author="Thomas Dietz" w:date="2012-08-13T14:41:00Z">
              <w:del w:id="21872" w:author="Deepak Bansal (AZURE)" w:date="2012-08-23T22:00:00Z">
                <w:r w:rsidDel="00B15A0B">
                  <w:delText xml:space="preserve">    Technology,</w:delText>
                </w:r>
                <w:bookmarkStart w:id="21873" w:name="_Toc333524540"/>
                <w:bookmarkStart w:id="21874" w:name="_Toc335148627"/>
                <w:bookmarkEnd w:id="21873"/>
                <w:bookmarkEnd w:id="21874"/>
              </w:del>
            </w:ins>
          </w:p>
          <w:p w14:paraId="7C65CA2D" w14:textId="18C07AB7" w:rsidR="002610E5" w:rsidDel="00B15A0B" w:rsidRDefault="002610E5" w:rsidP="002610E5">
            <w:pPr>
              <w:pStyle w:val="XML1"/>
              <w:rPr>
                <w:ins w:id="21875" w:author="Thomas Dietz" w:date="2012-08-13T14:41:00Z"/>
                <w:del w:id="21876" w:author="Deepak Bansal (AZURE)" w:date="2012-08-23T22:00:00Z"/>
              </w:rPr>
            </w:pPr>
            <w:ins w:id="21877" w:author="Thomas Dietz" w:date="2012-08-13T14:41:00Z">
              <w:del w:id="21878" w:author="Deepak Bansal (AZURE)" w:date="2012-08-23T22:00:00Z">
                <w:r w:rsidDel="00B15A0B">
                  <w:delText xml:space="preserve">    http://csrc.nist.gov/publications/fips/fips186-2/fips186-2.pdf'.</w:delText>
                </w:r>
                <w:bookmarkStart w:id="21879" w:name="_Toc333524541"/>
                <w:bookmarkStart w:id="21880" w:name="_Toc335148628"/>
                <w:bookmarkEnd w:id="21879"/>
                <w:bookmarkEnd w:id="21880"/>
              </w:del>
            </w:ins>
          </w:p>
          <w:p w14:paraId="680A160F" w14:textId="7BD2DE35" w:rsidR="002610E5" w:rsidDel="00B15A0B" w:rsidRDefault="002610E5" w:rsidP="002610E5">
            <w:pPr>
              <w:pStyle w:val="XML1"/>
              <w:rPr>
                <w:ins w:id="21881" w:author="Thomas Dietz" w:date="2012-08-13T14:41:00Z"/>
                <w:del w:id="21882" w:author="Deepak Bansal (AZURE)" w:date="2012-08-23T22:00:00Z"/>
              </w:rPr>
            </w:pPr>
            <w:ins w:id="21883" w:author="Thomas Dietz" w:date="2012-08-13T14:41:00Z">
              <w:del w:id="21884" w:author="Deepak Bansal (AZURE)" w:date="2012-08-23T22:00:00Z">
                <w:r w:rsidDel="00B15A0B">
                  <w:delText xml:space="preserve">    DSA public key values can have the following fields:</w:delText>
                </w:r>
                <w:bookmarkStart w:id="21885" w:name="_Toc333524542"/>
                <w:bookmarkStart w:id="21886" w:name="_Toc335148629"/>
                <w:bookmarkEnd w:id="21885"/>
                <w:bookmarkEnd w:id="21886"/>
              </w:del>
            </w:ins>
          </w:p>
          <w:p w14:paraId="65FD2513" w14:textId="63A39A74" w:rsidR="002610E5" w:rsidDel="00B15A0B" w:rsidRDefault="002610E5" w:rsidP="002610E5">
            <w:pPr>
              <w:pStyle w:val="XML1"/>
              <w:rPr>
                <w:ins w:id="21887" w:author="Thomas Dietz" w:date="2012-08-13T14:41:00Z"/>
                <w:del w:id="21888" w:author="Deepak Bansal (AZURE)" w:date="2012-08-23T22:00:00Z"/>
              </w:rPr>
            </w:pPr>
            <w:bookmarkStart w:id="21889" w:name="_Toc333524543"/>
            <w:bookmarkStart w:id="21890" w:name="_Toc335148630"/>
            <w:bookmarkEnd w:id="21889"/>
            <w:bookmarkEnd w:id="21890"/>
          </w:p>
          <w:p w14:paraId="3B842BC2" w14:textId="5C66443C" w:rsidR="002610E5" w:rsidDel="00B15A0B" w:rsidRDefault="002610E5" w:rsidP="002610E5">
            <w:pPr>
              <w:pStyle w:val="XML1"/>
              <w:rPr>
                <w:ins w:id="21891" w:author="Thomas Dietz" w:date="2012-08-13T14:41:00Z"/>
                <w:del w:id="21892" w:author="Deepak Bansal (AZURE)" w:date="2012-08-23T22:00:00Z"/>
              </w:rPr>
            </w:pPr>
            <w:ins w:id="21893" w:author="Thomas Dietz" w:date="2012-08-13T14:41:00Z">
              <w:del w:id="21894" w:author="Deepak Bansal (AZURE)" w:date="2012-08-23T22:00:00Z">
                <w:r w:rsidDel="00B15A0B">
                  <w:delText xml:space="preserve">    P</w:delText>
                </w:r>
                <w:bookmarkStart w:id="21895" w:name="_Toc333524544"/>
                <w:bookmarkStart w:id="21896" w:name="_Toc335148631"/>
                <w:bookmarkEnd w:id="21895"/>
                <w:bookmarkEnd w:id="21896"/>
              </w:del>
            </w:ins>
          </w:p>
          <w:p w14:paraId="588F93DB" w14:textId="7860FF2D" w:rsidR="002610E5" w:rsidDel="00B15A0B" w:rsidRDefault="002610E5" w:rsidP="002610E5">
            <w:pPr>
              <w:pStyle w:val="XML1"/>
              <w:rPr>
                <w:ins w:id="21897" w:author="Thomas Dietz" w:date="2012-08-13T14:41:00Z"/>
                <w:del w:id="21898" w:author="Deepak Bansal (AZURE)" w:date="2012-08-23T22:00:00Z"/>
              </w:rPr>
            </w:pPr>
            <w:ins w:id="21899" w:author="Thomas Dietz" w:date="2012-08-13T14:41:00Z">
              <w:del w:id="21900" w:author="Deepak Bansal (AZURE)" w:date="2012-08-23T22:00:00Z">
                <w:r w:rsidDel="00B15A0B">
                  <w:delText xml:space="preserve">        a prime modulus meeting the requirements of the standard</w:delText>
                </w:r>
                <w:bookmarkStart w:id="21901" w:name="_Toc333524545"/>
                <w:bookmarkStart w:id="21902" w:name="_Toc335148632"/>
                <w:bookmarkEnd w:id="21901"/>
                <w:bookmarkEnd w:id="21902"/>
              </w:del>
            </w:ins>
          </w:p>
          <w:p w14:paraId="1728255B" w14:textId="41492BD5" w:rsidR="002610E5" w:rsidDel="00B15A0B" w:rsidRDefault="002610E5" w:rsidP="002610E5">
            <w:pPr>
              <w:pStyle w:val="XML1"/>
              <w:rPr>
                <w:ins w:id="21903" w:author="Thomas Dietz" w:date="2012-08-13T14:41:00Z"/>
                <w:del w:id="21904" w:author="Deepak Bansal (AZURE)" w:date="2012-08-23T22:00:00Z"/>
              </w:rPr>
            </w:pPr>
            <w:ins w:id="21905" w:author="Thomas Dietz" w:date="2012-08-13T14:41:00Z">
              <w:del w:id="21906" w:author="Deepak Bansal (AZURE)" w:date="2012-08-23T22:00:00Z">
                <w:r w:rsidDel="00B15A0B">
                  <w:delText xml:space="preserve">        above</w:delText>
                </w:r>
                <w:bookmarkStart w:id="21907" w:name="_Toc333524546"/>
                <w:bookmarkStart w:id="21908" w:name="_Toc335148633"/>
                <w:bookmarkEnd w:id="21907"/>
                <w:bookmarkEnd w:id="21908"/>
              </w:del>
            </w:ins>
          </w:p>
          <w:p w14:paraId="7A2DE401" w14:textId="7A3EBBBB" w:rsidR="002610E5" w:rsidDel="00B15A0B" w:rsidRDefault="002610E5" w:rsidP="002610E5">
            <w:pPr>
              <w:pStyle w:val="XML1"/>
              <w:rPr>
                <w:ins w:id="21909" w:author="Thomas Dietz" w:date="2012-08-13T14:41:00Z"/>
                <w:del w:id="21910" w:author="Deepak Bansal (AZURE)" w:date="2012-08-23T22:00:00Z"/>
              </w:rPr>
            </w:pPr>
            <w:ins w:id="21911" w:author="Thomas Dietz" w:date="2012-08-13T14:41:00Z">
              <w:del w:id="21912" w:author="Deepak Bansal (AZURE)" w:date="2012-08-23T22:00:00Z">
                <w:r w:rsidDel="00B15A0B">
                  <w:delText xml:space="preserve">    Q</w:delText>
                </w:r>
                <w:bookmarkStart w:id="21913" w:name="_Toc333524547"/>
                <w:bookmarkStart w:id="21914" w:name="_Toc335148634"/>
                <w:bookmarkEnd w:id="21913"/>
                <w:bookmarkEnd w:id="21914"/>
              </w:del>
            </w:ins>
          </w:p>
          <w:p w14:paraId="4D90F34C" w14:textId="5E7B04EA" w:rsidR="002610E5" w:rsidDel="00B15A0B" w:rsidRDefault="002610E5" w:rsidP="002610E5">
            <w:pPr>
              <w:pStyle w:val="XML1"/>
              <w:rPr>
                <w:ins w:id="21915" w:author="Thomas Dietz" w:date="2012-08-13T14:41:00Z"/>
                <w:del w:id="21916" w:author="Deepak Bansal (AZURE)" w:date="2012-08-23T22:00:00Z"/>
              </w:rPr>
            </w:pPr>
            <w:ins w:id="21917" w:author="Thomas Dietz" w:date="2012-08-13T14:41:00Z">
              <w:del w:id="21918" w:author="Deepak Bansal (AZURE)" w:date="2012-08-23T22:00:00Z">
                <w:r w:rsidDel="00B15A0B">
                  <w:delText xml:space="preserve">        an integer in the range 2**159 &lt; Q &lt; 2**160 which is a</w:delText>
                </w:r>
                <w:bookmarkStart w:id="21919" w:name="_Toc333524548"/>
                <w:bookmarkStart w:id="21920" w:name="_Toc335148635"/>
                <w:bookmarkEnd w:id="21919"/>
                <w:bookmarkEnd w:id="21920"/>
              </w:del>
            </w:ins>
          </w:p>
          <w:p w14:paraId="4CD28AE4" w14:textId="5AB27C8D" w:rsidR="002610E5" w:rsidDel="00B15A0B" w:rsidRDefault="002610E5" w:rsidP="002610E5">
            <w:pPr>
              <w:pStyle w:val="XML1"/>
              <w:rPr>
                <w:ins w:id="21921" w:author="Thomas Dietz" w:date="2012-08-13T14:41:00Z"/>
                <w:del w:id="21922" w:author="Deepak Bansal (AZURE)" w:date="2012-08-23T22:00:00Z"/>
              </w:rPr>
            </w:pPr>
            <w:ins w:id="21923" w:author="Thomas Dietz" w:date="2012-08-13T14:41:00Z">
              <w:del w:id="21924" w:author="Deepak Bansal (AZURE)" w:date="2012-08-23T22:00:00Z">
                <w:r w:rsidDel="00B15A0B">
                  <w:delText xml:space="preserve">        prime divisor of P-1</w:delText>
                </w:r>
                <w:bookmarkStart w:id="21925" w:name="_Toc333524549"/>
                <w:bookmarkStart w:id="21926" w:name="_Toc335148636"/>
                <w:bookmarkEnd w:id="21925"/>
                <w:bookmarkEnd w:id="21926"/>
              </w:del>
            </w:ins>
          </w:p>
          <w:p w14:paraId="44273654" w14:textId="059D1158" w:rsidR="002610E5" w:rsidDel="00B15A0B" w:rsidRDefault="002610E5" w:rsidP="002610E5">
            <w:pPr>
              <w:pStyle w:val="XML1"/>
              <w:rPr>
                <w:ins w:id="21927" w:author="Thomas Dietz" w:date="2012-08-13T14:41:00Z"/>
                <w:del w:id="21928" w:author="Deepak Bansal (AZURE)" w:date="2012-08-23T22:00:00Z"/>
              </w:rPr>
            </w:pPr>
            <w:ins w:id="21929" w:author="Thomas Dietz" w:date="2012-08-13T14:41:00Z">
              <w:del w:id="21930" w:author="Deepak Bansal (AZURE)" w:date="2012-08-23T22:00:00Z">
                <w:r w:rsidDel="00B15A0B">
                  <w:delText xml:space="preserve">    G</w:delText>
                </w:r>
                <w:bookmarkStart w:id="21931" w:name="_Toc333524550"/>
                <w:bookmarkStart w:id="21932" w:name="_Toc335148637"/>
                <w:bookmarkEnd w:id="21931"/>
                <w:bookmarkEnd w:id="21932"/>
              </w:del>
            </w:ins>
          </w:p>
          <w:p w14:paraId="2F5C04C4" w14:textId="590DEBF6" w:rsidR="002610E5" w:rsidDel="00B15A0B" w:rsidRDefault="002610E5" w:rsidP="002610E5">
            <w:pPr>
              <w:pStyle w:val="XML1"/>
              <w:rPr>
                <w:ins w:id="21933" w:author="Thomas Dietz" w:date="2012-08-13T14:41:00Z"/>
                <w:del w:id="21934" w:author="Deepak Bansal (AZURE)" w:date="2012-08-23T22:00:00Z"/>
              </w:rPr>
            </w:pPr>
            <w:ins w:id="21935" w:author="Thomas Dietz" w:date="2012-08-13T14:41:00Z">
              <w:del w:id="21936" w:author="Deepak Bansal (AZURE)" w:date="2012-08-23T22:00:00Z">
                <w:r w:rsidDel="00B15A0B">
                  <w:delText xml:space="preserve">        an integer with certain properties with respect to P and Q</w:delText>
                </w:r>
                <w:bookmarkStart w:id="21937" w:name="_Toc333524551"/>
                <w:bookmarkStart w:id="21938" w:name="_Toc335148638"/>
                <w:bookmarkEnd w:id="21937"/>
                <w:bookmarkEnd w:id="21938"/>
              </w:del>
            </w:ins>
          </w:p>
          <w:p w14:paraId="782F9B48" w14:textId="690A8F43" w:rsidR="002610E5" w:rsidDel="00B15A0B" w:rsidRDefault="002610E5" w:rsidP="002610E5">
            <w:pPr>
              <w:pStyle w:val="XML1"/>
              <w:rPr>
                <w:ins w:id="21939" w:author="Thomas Dietz" w:date="2012-08-13T14:41:00Z"/>
                <w:del w:id="21940" w:author="Deepak Bansal (AZURE)" w:date="2012-08-23T22:00:00Z"/>
              </w:rPr>
            </w:pPr>
            <w:ins w:id="21941" w:author="Thomas Dietz" w:date="2012-08-13T14:41:00Z">
              <w:del w:id="21942" w:author="Deepak Bansal (AZURE)" w:date="2012-08-23T22:00:00Z">
                <w:r w:rsidDel="00B15A0B">
                  <w:delText xml:space="preserve">    J</w:delText>
                </w:r>
                <w:bookmarkStart w:id="21943" w:name="_Toc333524552"/>
                <w:bookmarkStart w:id="21944" w:name="_Toc335148639"/>
                <w:bookmarkEnd w:id="21943"/>
                <w:bookmarkEnd w:id="21944"/>
              </w:del>
            </w:ins>
          </w:p>
          <w:p w14:paraId="55650F51" w14:textId="5258607F" w:rsidR="002610E5" w:rsidDel="00B15A0B" w:rsidRDefault="002610E5" w:rsidP="002610E5">
            <w:pPr>
              <w:pStyle w:val="XML1"/>
              <w:rPr>
                <w:ins w:id="21945" w:author="Thomas Dietz" w:date="2012-08-13T14:41:00Z"/>
                <w:del w:id="21946" w:author="Deepak Bansal (AZURE)" w:date="2012-08-23T22:00:00Z"/>
              </w:rPr>
            </w:pPr>
            <w:ins w:id="21947" w:author="Thomas Dietz" w:date="2012-08-13T14:41:00Z">
              <w:del w:id="21948" w:author="Deepak Bansal (AZURE)" w:date="2012-08-23T22:00:00Z">
                <w:r w:rsidDel="00B15A0B">
                  <w:delText xml:space="preserve">        (P - 1) / Q</w:delText>
                </w:r>
                <w:bookmarkStart w:id="21949" w:name="_Toc333524553"/>
                <w:bookmarkStart w:id="21950" w:name="_Toc335148640"/>
                <w:bookmarkEnd w:id="21949"/>
                <w:bookmarkEnd w:id="21950"/>
              </w:del>
            </w:ins>
          </w:p>
          <w:p w14:paraId="21098180" w14:textId="39A3CC25" w:rsidR="002610E5" w:rsidDel="00B15A0B" w:rsidRDefault="002610E5" w:rsidP="002610E5">
            <w:pPr>
              <w:pStyle w:val="XML1"/>
              <w:rPr>
                <w:ins w:id="21951" w:author="Thomas Dietz" w:date="2012-08-13T14:41:00Z"/>
                <w:del w:id="21952" w:author="Deepak Bansal (AZURE)" w:date="2012-08-23T22:00:00Z"/>
              </w:rPr>
            </w:pPr>
            <w:ins w:id="21953" w:author="Thomas Dietz" w:date="2012-08-13T14:41:00Z">
              <w:del w:id="21954" w:author="Deepak Bansal (AZURE)" w:date="2012-08-23T22:00:00Z">
                <w:r w:rsidDel="00B15A0B">
                  <w:delText xml:space="preserve">    Y</w:delText>
                </w:r>
                <w:bookmarkStart w:id="21955" w:name="_Toc333524554"/>
                <w:bookmarkStart w:id="21956" w:name="_Toc335148641"/>
                <w:bookmarkEnd w:id="21955"/>
                <w:bookmarkEnd w:id="21956"/>
              </w:del>
            </w:ins>
          </w:p>
          <w:p w14:paraId="04B9D4A2" w14:textId="0E99BD3A" w:rsidR="002610E5" w:rsidDel="00B15A0B" w:rsidRDefault="002610E5" w:rsidP="002610E5">
            <w:pPr>
              <w:pStyle w:val="XML1"/>
              <w:rPr>
                <w:ins w:id="21957" w:author="Thomas Dietz" w:date="2012-08-13T14:41:00Z"/>
                <w:del w:id="21958" w:author="Deepak Bansal (AZURE)" w:date="2012-08-23T22:00:00Z"/>
              </w:rPr>
            </w:pPr>
            <w:ins w:id="21959" w:author="Thomas Dietz" w:date="2012-08-13T14:41:00Z">
              <w:del w:id="21960" w:author="Deepak Bansal (AZURE)" w:date="2012-08-23T22:00:00Z">
                <w:r w:rsidDel="00B15A0B">
                  <w:delText xml:space="preserve">        G**X mod P (where X is part of the private key and not made</w:delText>
                </w:r>
                <w:bookmarkStart w:id="21961" w:name="_Toc333524555"/>
                <w:bookmarkStart w:id="21962" w:name="_Toc335148642"/>
                <w:bookmarkEnd w:id="21961"/>
                <w:bookmarkEnd w:id="21962"/>
              </w:del>
            </w:ins>
          </w:p>
          <w:p w14:paraId="681F091D" w14:textId="1CAC5B1D" w:rsidR="002610E5" w:rsidDel="00B15A0B" w:rsidRDefault="002610E5" w:rsidP="002610E5">
            <w:pPr>
              <w:pStyle w:val="XML1"/>
              <w:rPr>
                <w:ins w:id="21963" w:author="Thomas Dietz" w:date="2012-08-13T14:41:00Z"/>
                <w:del w:id="21964" w:author="Deepak Bansal (AZURE)" w:date="2012-08-23T22:00:00Z"/>
              </w:rPr>
            </w:pPr>
            <w:ins w:id="21965" w:author="Thomas Dietz" w:date="2012-08-13T14:41:00Z">
              <w:del w:id="21966" w:author="Deepak Bansal (AZURE)" w:date="2012-08-23T22:00:00Z">
                <w:r w:rsidDel="00B15A0B">
                  <w:delText xml:space="preserve">        public)</w:delText>
                </w:r>
                <w:bookmarkStart w:id="21967" w:name="_Toc333524556"/>
                <w:bookmarkStart w:id="21968" w:name="_Toc335148643"/>
                <w:bookmarkEnd w:id="21967"/>
                <w:bookmarkEnd w:id="21968"/>
              </w:del>
            </w:ins>
          </w:p>
          <w:p w14:paraId="09AD9B91" w14:textId="23DEA1D8" w:rsidR="002610E5" w:rsidDel="00B15A0B" w:rsidRDefault="002610E5" w:rsidP="002610E5">
            <w:pPr>
              <w:pStyle w:val="XML1"/>
              <w:rPr>
                <w:ins w:id="21969" w:author="Thomas Dietz" w:date="2012-08-13T14:41:00Z"/>
                <w:del w:id="21970" w:author="Deepak Bansal (AZURE)" w:date="2012-08-23T22:00:00Z"/>
              </w:rPr>
            </w:pPr>
            <w:ins w:id="21971" w:author="Thomas Dietz" w:date="2012-08-13T14:41:00Z">
              <w:del w:id="21972" w:author="Deepak Bansal (AZURE)" w:date="2012-08-23T22:00:00Z">
                <w:r w:rsidDel="00B15A0B">
                  <w:delText xml:space="preserve">    seed</w:delText>
                </w:r>
                <w:bookmarkStart w:id="21973" w:name="_Toc333524557"/>
                <w:bookmarkStart w:id="21974" w:name="_Toc335148644"/>
                <w:bookmarkEnd w:id="21973"/>
                <w:bookmarkEnd w:id="21974"/>
              </w:del>
            </w:ins>
          </w:p>
          <w:p w14:paraId="6435D115" w14:textId="53C208ED" w:rsidR="002610E5" w:rsidDel="00B15A0B" w:rsidRDefault="002610E5" w:rsidP="002610E5">
            <w:pPr>
              <w:pStyle w:val="XML1"/>
              <w:rPr>
                <w:ins w:id="21975" w:author="Thomas Dietz" w:date="2012-08-13T14:41:00Z"/>
                <w:del w:id="21976" w:author="Deepak Bansal (AZURE)" w:date="2012-08-23T22:00:00Z"/>
              </w:rPr>
            </w:pPr>
            <w:ins w:id="21977" w:author="Thomas Dietz" w:date="2012-08-13T14:41:00Z">
              <w:del w:id="21978" w:author="Deepak Bansal (AZURE)" w:date="2012-08-23T22:00:00Z">
                <w:r w:rsidDel="00B15A0B">
                  <w:delText xml:space="preserve">        a DSA prime generation seed</w:delText>
                </w:r>
                <w:bookmarkStart w:id="21979" w:name="_Toc333524558"/>
                <w:bookmarkStart w:id="21980" w:name="_Toc335148645"/>
                <w:bookmarkEnd w:id="21979"/>
                <w:bookmarkEnd w:id="21980"/>
              </w:del>
            </w:ins>
          </w:p>
          <w:p w14:paraId="7FA2F070" w14:textId="25F60CAC" w:rsidR="002610E5" w:rsidDel="00B15A0B" w:rsidRDefault="002610E5" w:rsidP="002610E5">
            <w:pPr>
              <w:pStyle w:val="XML1"/>
              <w:rPr>
                <w:ins w:id="21981" w:author="Thomas Dietz" w:date="2012-08-13T14:41:00Z"/>
                <w:del w:id="21982" w:author="Deepak Bansal (AZURE)" w:date="2012-08-23T22:00:00Z"/>
              </w:rPr>
            </w:pPr>
            <w:ins w:id="21983" w:author="Thomas Dietz" w:date="2012-08-13T14:41:00Z">
              <w:del w:id="21984" w:author="Deepak Bansal (AZURE)" w:date="2012-08-23T22:00:00Z">
                <w:r w:rsidDel="00B15A0B">
                  <w:delText xml:space="preserve">    pgenCounter</w:delText>
                </w:r>
                <w:bookmarkStart w:id="21985" w:name="_Toc333524559"/>
                <w:bookmarkStart w:id="21986" w:name="_Toc335148646"/>
                <w:bookmarkEnd w:id="21985"/>
                <w:bookmarkEnd w:id="21986"/>
              </w:del>
            </w:ins>
          </w:p>
          <w:p w14:paraId="28EEE26A" w14:textId="175B0DF9" w:rsidR="002610E5" w:rsidDel="00B15A0B" w:rsidRDefault="002610E5" w:rsidP="002610E5">
            <w:pPr>
              <w:pStyle w:val="XML1"/>
              <w:rPr>
                <w:ins w:id="21987" w:author="Thomas Dietz" w:date="2012-08-13T14:41:00Z"/>
                <w:del w:id="21988" w:author="Deepak Bansal (AZURE)" w:date="2012-08-23T22:00:00Z"/>
              </w:rPr>
            </w:pPr>
            <w:ins w:id="21989" w:author="Thomas Dietz" w:date="2012-08-13T14:41:00Z">
              <w:del w:id="21990" w:author="Deepak Bansal (AZURE)" w:date="2012-08-23T22:00:00Z">
                <w:r w:rsidDel="00B15A0B">
                  <w:delText xml:space="preserve">        a DSA prime generation counter</w:delText>
                </w:r>
                <w:bookmarkStart w:id="21991" w:name="_Toc333524560"/>
                <w:bookmarkStart w:id="21992" w:name="_Toc335148647"/>
                <w:bookmarkEnd w:id="21991"/>
                <w:bookmarkEnd w:id="21992"/>
              </w:del>
            </w:ins>
          </w:p>
          <w:p w14:paraId="6F70BB5F" w14:textId="1B33C747" w:rsidR="002610E5" w:rsidDel="00B15A0B" w:rsidRDefault="002610E5" w:rsidP="002610E5">
            <w:pPr>
              <w:pStyle w:val="XML1"/>
              <w:rPr>
                <w:ins w:id="21993" w:author="Thomas Dietz" w:date="2012-08-13T14:41:00Z"/>
                <w:del w:id="21994" w:author="Deepak Bansal (AZURE)" w:date="2012-08-23T22:00:00Z"/>
              </w:rPr>
            </w:pPr>
            <w:bookmarkStart w:id="21995" w:name="_Toc333524561"/>
            <w:bookmarkStart w:id="21996" w:name="_Toc335148648"/>
            <w:bookmarkEnd w:id="21995"/>
            <w:bookmarkEnd w:id="21996"/>
          </w:p>
          <w:p w14:paraId="52D1148F" w14:textId="77366C6F" w:rsidR="002610E5" w:rsidDel="00B15A0B" w:rsidRDefault="002610E5" w:rsidP="002610E5">
            <w:pPr>
              <w:pStyle w:val="XML1"/>
              <w:rPr>
                <w:ins w:id="21997" w:author="Thomas Dietz" w:date="2012-08-13T14:41:00Z"/>
                <w:del w:id="21998" w:author="Deepak Bansal (AZURE)" w:date="2012-08-23T22:00:00Z"/>
              </w:rPr>
            </w:pPr>
            <w:ins w:id="21999" w:author="Thomas Dietz" w:date="2012-08-13T14:41:00Z">
              <w:del w:id="22000" w:author="Deepak Bansal (AZURE)" w:date="2012-08-23T22:00:00Z">
                <w:r w:rsidDel="00B15A0B">
                  <w:delText xml:space="preserve">    Parameter J is avilable for inclusion solely for efficiency as</w:delText>
                </w:r>
                <w:bookmarkStart w:id="22001" w:name="_Toc333524562"/>
                <w:bookmarkStart w:id="22002" w:name="_Toc335148649"/>
                <w:bookmarkEnd w:id="22001"/>
                <w:bookmarkEnd w:id="22002"/>
              </w:del>
            </w:ins>
          </w:p>
          <w:p w14:paraId="3A0EA51D" w14:textId="36A9CFBE" w:rsidR="002610E5" w:rsidDel="00B15A0B" w:rsidRDefault="002610E5" w:rsidP="002610E5">
            <w:pPr>
              <w:pStyle w:val="XML1"/>
              <w:rPr>
                <w:ins w:id="22003" w:author="Thomas Dietz" w:date="2012-08-13T14:41:00Z"/>
                <w:del w:id="22004" w:author="Deepak Bansal (AZURE)" w:date="2012-08-23T22:00:00Z"/>
              </w:rPr>
            </w:pPr>
            <w:ins w:id="22005" w:author="Thomas Dietz" w:date="2012-08-13T14:41:00Z">
              <w:del w:id="22006" w:author="Deepak Bansal (AZURE)" w:date="2012-08-23T22:00:00Z">
                <w:r w:rsidDel="00B15A0B">
                  <w:delText xml:space="preserve">    it is calculatable from P and Q. Parameters seed and</w:delText>
                </w:r>
                <w:bookmarkStart w:id="22007" w:name="_Toc333524563"/>
                <w:bookmarkStart w:id="22008" w:name="_Toc335148650"/>
                <w:bookmarkEnd w:id="22007"/>
                <w:bookmarkEnd w:id="22008"/>
              </w:del>
            </w:ins>
          </w:p>
          <w:p w14:paraId="5EE12A57" w14:textId="52C020C5" w:rsidR="002610E5" w:rsidDel="00B15A0B" w:rsidRDefault="002610E5" w:rsidP="002610E5">
            <w:pPr>
              <w:pStyle w:val="XML1"/>
              <w:rPr>
                <w:ins w:id="22009" w:author="Thomas Dietz" w:date="2012-08-13T14:41:00Z"/>
                <w:del w:id="22010" w:author="Deepak Bansal (AZURE)" w:date="2012-08-23T22:00:00Z"/>
              </w:rPr>
            </w:pPr>
            <w:ins w:id="22011" w:author="Thomas Dietz" w:date="2012-08-13T14:41:00Z">
              <w:del w:id="22012" w:author="Deepak Bansal (AZURE)" w:date="2012-08-23T22:00:00Z">
                <w:r w:rsidDel="00B15A0B">
                  <w:delText xml:space="preserve">    pgenCounter are used in the DSA prime number generation</w:delText>
                </w:r>
                <w:bookmarkStart w:id="22013" w:name="_Toc333524564"/>
                <w:bookmarkStart w:id="22014" w:name="_Toc335148651"/>
                <w:bookmarkEnd w:id="22013"/>
                <w:bookmarkEnd w:id="22014"/>
              </w:del>
            </w:ins>
          </w:p>
          <w:p w14:paraId="7F223F84" w14:textId="12318E5B" w:rsidR="002610E5" w:rsidDel="00B15A0B" w:rsidRDefault="002610E5" w:rsidP="002610E5">
            <w:pPr>
              <w:pStyle w:val="XML1"/>
              <w:rPr>
                <w:ins w:id="22015" w:author="Thomas Dietz" w:date="2012-08-13T14:41:00Z"/>
                <w:del w:id="22016" w:author="Deepak Bansal (AZURE)" w:date="2012-08-23T22:00:00Z"/>
              </w:rPr>
            </w:pPr>
            <w:ins w:id="22017" w:author="Thomas Dietz" w:date="2012-08-13T14:41:00Z">
              <w:del w:id="22018" w:author="Deepak Bansal (AZURE)" w:date="2012-08-23T22:00:00Z">
                <w:r w:rsidDel="00B15A0B">
                  <w:delText xml:space="preserve">    algorithm specified in the above standard. As such, they are</w:delText>
                </w:r>
                <w:bookmarkStart w:id="22019" w:name="_Toc333524565"/>
                <w:bookmarkStart w:id="22020" w:name="_Toc335148652"/>
                <w:bookmarkEnd w:id="22019"/>
                <w:bookmarkEnd w:id="22020"/>
              </w:del>
            </w:ins>
          </w:p>
          <w:p w14:paraId="5FEBAB14" w14:textId="2BE1E4B4" w:rsidR="002610E5" w:rsidDel="00B15A0B" w:rsidRDefault="002610E5" w:rsidP="002610E5">
            <w:pPr>
              <w:pStyle w:val="XML1"/>
              <w:rPr>
                <w:ins w:id="22021" w:author="Thomas Dietz" w:date="2012-08-13T14:41:00Z"/>
                <w:del w:id="22022" w:author="Deepak Bansal (AZURE)" w:date="2012-08-23T22:00:00Z"/>
              </w:rPr>
            </w:pPr>
            <w:ins w:id="22023" w:author="Thomas Dietz" w:date="2012-08-13T14:41:00Z">
              <w:del w:id="22024" w:author="Deepak Bansal (AZURE)" w:date="2012-08-23T22:00:00Z">
                <w:r w:rsidDel="00B15A0B">
                  <w:delText xml:space="preserve">    optional but MUST either both be present or both be absent.</w:delText>
                </w:r>
                <w:bookmarkStart w:id="22025" w:name="_Toc333524566"/>
                <w:bookmarkStart w:id="22026" w:name="_Toc335148653"/>
                <w:bookmarkEnd w:id="22025"/>
                <w:bookmarkEnd w:id="22026"/>
              </w:del>
            </w:ins>
          </w:p>
          <w:p w14:paraId="6F0F0F54" w14:textId="35A0EA5A" w:rsidR="002610E5" w:rsidDel="00B15A0B" w:rsidRDefault="002610E5" w:rsidP="002610E5">
            <w:pPr>
              <w:pStyle w:val="XML1"/>
              <w:rPr>
                <w:ins w:id="22027" w:author="Thomas Dietz" w:date="2012-08-13T14:41:00Z"/>
                <w:del w:id="22028" w:author="Deepak Bansal (AZURE)" w:date="2012-08-23T22:00:00Z"/>
              </w:rPr>
            </w:pPr>
            <w:ins w:id="22029" w:author="Thomas Dietz" w:date="2012-08-13T14:41:00Z">
              <w:del w:id="22030" w:author="Deepak Bansal (AZURE)" w:date="2012-08-23T22:00:00Z">
                <w:r w:rsidDel="00B15A0B">
                  <w:delText xml:space="preserve">    This prime generation algorithm is designed to provide</w:delText>
                </w:r>
                <w:bookmarkStart w:id="22031" w:name="_Toc333524567"/>
                <w:bookmarkStart w:id="22032" w:name="_Toc335148654"/>
                <w:bookmarkEnd w:id="22031"/>
                <w:bookmarkEnd w:id="22032"/>
              </w:del>
            </w:ins>
          </w:p>
          <w:p w14:paraId="2FCC0D64" w14:textId="577CB4E0" w:rsidR="002610E5" w:rsidDel="00B15A0B" w:rsidRDefault="002610E5" w:rsidP="002610E5">
            <w:pPr>
              <w:pStyle w:val="XML1"/>
              <w:rPr>
                <w:ins w:id="22033" w:author="Thomas Dietz" w:date="2012-08-13T14:41:00Z"/>
                <w:del w:id="22034" w:author="Deepak Bansal (AZURE)" w:date="2012-08-23T22:00:00Z"/>
              </w:rPr>
            </w:pPr>
            <w:ins w:id="22035" w:author="Thomas Dietz" w:date="2012-08-13T14:41:00Z">
              <w:del w:id="22036" w:author="Deepak Bansal (AZURE)" w:date="2012-08-23T22:00:00Z">
                <w:r w:rsidDel="00B15A0B">
                  <w:delText xml:space="preserve">    assurance that a weak prime is not being used and it yields a P</w:delText>
                </w:r>
                <w:bookmarkStart w:id="22037" w:name="_Toc333524568"/>
                <w:bookmarkStart w:id="22038" w:name="_Toc335148655"/>
                <w:bookmarkEnd w:id="22037"/>
                <w:bookmarkEnd w:id="22038"/>
              </w:del>
            </w:ins>
          </w:p>
          <w:p w14:paraId="422A832E" w14:textId="0CF03272" w:rsidR="002610E5" w:rsidDel="00B15A0B" w:rsidRDefault="002610E5" w:rsidP="002610E5">
            <w:pPr>
              <w:pStyle w:val="XML1"/>
              <w:rPr>
                <w:ins w:id="22039" w:author="Thomas Dietz" w:date="2012-08-13T14:41:00Z"/>
                <w:del w:id="22040" w:author="Deepak Bansal (AZURE)" w:date="2012-08-23T22:00:00Z"/>
              </w:rPr>
            </w:pPr>
            <w:ins w:id="22041" w:author="Thomas Dietz" w:date="2012-08-13T14:41:00Z">
              <w:del w:id="22042" w:author="Deepak Bansal (AZURE)" w:date="2012-08-23T22:00:00Z">
                <w:r w:rsidDel="00B15A0B">
                  <w:delText xml:space="preserve">    and Q value. Parameters P, Q, and G can be public and common to</w:delText>
                </w:r>
                <w:bookmarkStart w:id="22043" w:name="_Toc333524569"/>
                <w:bookmarkStart w:id="22044" w:name="_Toc335148656"/>
                <w:bookmarkEnd w:id="22043"/>
                <w:bookmarkEnd w:id="22044"/>
              </w:del>
            </w:ins>
          </w:p>
          <w:p w14:paraId="73F74AFB" w14:textId="2B18332D" w:rsidR="002610E5" w:rsidDel="00B15A0B" w:rsidRDefault="002610E5" w:rsidP="002610E5">
            <w:pPr>
              <w:pStyle w:val="XML1"/>
              <w:rPr>
                <w:ins w:id="22045" w:author="Thomas Dietz" w:date="2012-08-13T14:41:00Z"/>
                <w:del w:id="22046" w:author="Deepak Bansal (AZURE)" w:date="2012-08-23T22:00:00Z"/>
              </w:rPr>
            </w:pPr>
            <w:ins w:id="22047" w:author="Thomas Dietz" w:date="2012-08-13T14:41:00Z">
              <w:del w:id="22048" w:author="Deepak Bansal (AZURE)" w:date="2012-08-23T22:00:00Z">
                <w:r w:rsidDel="00B15A0B">
                  <w:delText xml:space="preserve">    a group of users. They might be known from application context.</w:delText>
                </w:r>
                <w:bookmarkStart w:id="22049" w:name="_Toc333524570"/>
                <w:bookmarkStart w:id="22050" w:name="_Toc335148657"/>
                <w:bookmarkEnd w:id="22049"/>
                <w:bookmarkEnd w:id="22050"/>
              </w:del>
            </w:ins>
          </w:p>
          <w:p w14:paraId="71048620" w14:textId="17A0662F" w:rsidR="002610E5" w:rsidDel="00B15A0B" w:rsidRDefault="002610E5" w:rsidP="002610E5">
            <w:pPr>
              <w:pStyle w:val="XML1"/>
              <w:rPr>
                <w:ins w:id="22051" w:author="Thomas Dietz" w:date="2012-08-13T14:41:00Z"/>
                <w:del w:id="22052" w:author="Deepak Bansal (AZURE)" w:date="2012-08-23T22:00:00Z"/>
              </w:rPr>
            </w:pPr>
            <w:ins w:id="22053" w:author="Thomas Dietz" w:date="2012-08-13T14:41:00Z">
              <w:del w:id="22054" w:author="Deepak Bansal (AZURE)" w:date="2012-08-23T22:00:00Z">
                <w:r w:rsidDel="00B15A0B">
                  <w:delText xml:space="preserve">    As such, they are optional but P and Q MUST either both appear</w:delText>
                </w:r>
                <w:bookmarkStart w:id="22055" w:name="_Toc333524571"/>
                <w:bookmarkStart w:id="22056" w:name="_Toc335148658"/>
                <w:bookmarkEnd w:id="22055"/>
                <w:bookmarkEnd w:id="22056"/>
              </w:del>
            </w:ins>
          </w:p>
          <w:p w14:paraId="559A7F12" w14:textId="755DA540" w:rsidR="002610E5" w:rsidDel="00B15A0B" w:rsidRDefault="002610E5" w:rsidP="002610E5">
            <w:pPr>
              <w:pStyle w:val="XML1"/>
              <w:rPr>
                <w:ins w:id="22057" w:author="Thomas Dietz" w:date="2012-08-13T14:41:00Z"/>
                <w:del w:id="22058" w:author="Deepak Bansal (AZURE)" w:date="2012-08-23T22:00:00Z"/>
              </w:rPr>
            </w:pPr>
            <w:ins w:id="22059" w:author="Thomas Dietz" w:date="2012-08-13T14:41:00Z">
              <w:del w:id="22060" w:author="Deepak Bansal (AZURE)" w:date="2012-08-23T22:00:00Z">
                <w:r w:rsidDel="00B15A0B">
                  <w:delText xml:space="preserve">    or both be absent. If all of P, Q, seed, and pgenCounter are</w:delText>
                </w:r>
                <w:bookmarkStart w:id="22061" w:name="_Toc333524572"/>
                <w:bookmarkStart w:id="22062" w:name="_Toc335148659"/>
                <w:bookmarkEnd w:id="22061"/>
                <w:bookmarkEnd w:id="22062"/>
              </w:del>
            </w:ins>
          </w:p>
          <w:p w14:paraId="2309C2B6" w14:textId="51F5CD7F" w:rsidR="002610E5" w:rsidDel="00B15A0B" w:rsidRDefault="002610E5" w:rsidP="002610E5">
            <w:pPr>
              <w:pStyle w:val="XML1"/>
              <w:rPr>
                <w:ins w:id="22063" w:author="Thomas Dietz" w:date="2012-08-13T14:41:00Z"/>
                <w:del w:id="22064" w:author="Deepak Bansal (AZURE)" w:date="2012-08-23T22:00:00Z"/>
              </w:rPr>
            </w:pPr>
            <w:ins w:id="22065" w:author="Thomas Dietz" w:date="2012-08-13T14:41:00Z">
              <w:del w:id="22066" w:author="Deepak Bansal (AZURE)" w:date="2012-08-23T22:00:00Z">
                <w:r w:rsidDel="00B15A0B">
                  <w:delText xml:space="preserve">    present, implementations are not required to check if they are</w:delText>
                </w:r>
                <w:bookmarkStart w:id="22067" w:name="_Toc333524573"/>
                <w:bookmarkStart w:id="22068" w:name="_Toc335148660"/>
                <w:bookmarkEnd w:id="22067"/>
                <w:bookmarkEnd w:id="22068"/>
              </w:del>
            </w:ins>
          </w:p>
          <w:p w14:paraId="487F8C8B" w14:textId="79DC93F3" w:rsidR="002610E5" w:rsidDel="00B15A0B" w:rsidRDefault="002610E5" w:rsidP="002610E5">
            <w:pPr>
              <w:pStyle w:val="XML1"/>
              <w:rPr>
                <w:ins w:id="22069" w:author="Thomas Dietz" w:date="2012-08-13T14:41:00Z"/>
                <w:del w:id="22070" w:author="Deepak Bansal (AZURE)" w:date="2012-08-23T22:00:00Z"/>
              </w:rPr>
            </w:pPr>
            <w:ins w:id="22071" w:author="Thomas Dietz" w:date="2012-08-13T14:41:00Z">
              <w:del w:id="22072" w:author="Deepak Bansal (AZURE)" w:date="2012-08-23T22:00:00Z">
                <w:r w:rsidDel="00B15A0B">
                  <w:delText xml:space="preserve">    consistent and are free to use either P and Q or seed and</w:delText>
                </w:r>
                <w:bookmarkStart w:id="22073" w:name="_Toc333524574"/>
                <w:bookmarkStart w:id="22074" w:name="_Toc335148661"/>
                <w:bookmarkEnd w:id="22073"/>
                <w:bookmarkEnd w:id="22074"/>
              </w:del>
            </w:ins>
          </w:p>
          <w:p w14:paraId="603F94D3" w14:textId="0562AEFC" w:rsidR="002610E5" w:rsidDel="00B15A0B" w:rsidRDefault="002610E5" w:rsidP="002610E5">
            <w:pPr>
              <w:pStyle w:val="XML1"/>
              <w:rPr>
                <w:ins w:id="22075" w:author="Thomas Dietz" w:date="2012-08-13T14:41:00Z"/>
                <w:del w:id="22076" w:author="Deepak Bansal (AZURE)" w:date="2012-08-23T22:00:00Z"/>
              </w:rPr>
            </w:pPr>
            <w:ins w:id="22077" w:author="Thomas Dietz" w:date="2012-08-13T14:41:00Z">
              <w:del w:id="22078" w:author="Deepak Bansal (AZURE)" w:date="2012-08-23T22:00:00Z">
                <w:r w:rsidDel="00B15A0B">
                  <w:delText xml:space="preserve">    pgenCounter. All parameters are encoded as base64 values.";</w:delText>
                </w:r>
                <w:bookmarkStart w:id="22079" w:name="_Toc333524575"/>
                <w:bookmarkStart w:id="22080" w:name="_Toc335148662"/>
                <w:bookmarkEnd w:id="22079"/>
                <w:bookmarkEnd w:id="22080"/>
              </w:del>
            </w:ins>
          </w:p>
          <w:p w14:paraId="023D44D0" w14:textId="63A11275" w:rsidR="002610E5" w:rsidDel="00B15A0B" w:rsidRDefault="002610E5" w:rsidP="002610E5">
            <w:pPr>
              <w:pStyle w:val="XML1"/>
              <w:rPr>
                <w:ins w:id="22081" w:author="Thomas Dietz" w:date="2012-08-13T14:41:00Z"/>
                <w:del w:id="22082" w:author="Deepak Bansal (AZURE)" w:date="2012-08-23T22:00:00Z"/>
              </w:rPr>
            </w:pPr>
            <w:ins w:id="22083" w:author="Thomas Dietz" w:date="2012-08-13T14:41:00Z">
              <w:del w:id="22084" w:author="Deepak Bansal (AZURE)" w:date="2012-08-23T22:00:00Z">
                <w:r w:rsidDel="00B15A0B">
                  <w:delText xml:space="preserve">    leaf P {</w:delText>
                </w:r>
                <w:bookmarkStart w:id="22085" w:name="_Toc333524576"/>
                <w:bookmarkStart w:id="22086" w:name="_Toc335148663"/>
                <w:bookmarkEnd w:id="22085"/>
                <w:bookmarkEnd w:id="22086"/>
              </w:del>
            </w:ins>
          </w:p>
          <w:p w14:paraId="03859118" w14:textId="0DB7EC5F" w:rsidR="002610E5" w:rsidDel="00B15A0B" w:rsidRDefault="002610E5" w:rsidP="002610E5">
            <w:pPr>
              <w:pStyle w:val="XML1"/>
              <w:rPr>
                <w:ins w:id="22087" w:author="Thomas Dietz" w:date="2012-08-13T14:41:00Z"/>
                <w:del w:id="22088" w:author="Deepak Bansal (AZURE)" w:date="2012-08-23T22:00:00Z"/>
              </w:rPr>
            </w:pPr>
            <w:ins w:id="22089" w:author="Thomas Dietz" w:date="2012-08-13T14:41:00Z">
              <w:del w:id="22090" w:author="Deepak Bansal (AZURE)" w:date="2012-08-23T22:00:00Z">
                <w:r w:rsidDel="00B15A0B">
                  <w:delText xml:space="preserve">      when "count(../Q) != 0";</w:delText>
                </w:r>
                <w:bookmarkStart w:id="22091" w:name="_Toc333524577"/>
                <w:bookmarkStart w:id="22092" w:name="_Toc335148664"/>
                <w:bookmarkEnd w:id="22091"/>
                <w:bookmarkEnd w:id="22092"/>
              </w:del>
            </w:ins>
          </w:p>
          <w:p w14:paraId="361BFBAC" w14:textId="1672F693" w:rsidR="002610E5" w:rsidDel="00B15A0B" w:rsidRDefault="002610E5" w:rsidP="002610E5">
            <w:pPr>
              <w:pStyle w:val="XML1"/>
              <w:rPr>
                <w:ins w:id="22093" w:author="Thomas Dietz" w:date="2012-08-13T14:41:00Z"/>
                <w:del w:id="22094" w:author="Deepak Bansal (AZURE)" w:date="2012-08-23T22:00:00Z"/>
              </w:rPr>
            </w:pPr>
            <w:ins w:id="22095" w:author="Thomas Dietz" w:date="2012-08-13T14:41:00Z">
              <w:del w:id="22096" w:author="Deepak Bansal (AZURE)" w:date="2012-08-23T22:00:00Z">
                <w:r w:rsidDel="00B15A0B">
                  <w:delText xml:space="preserve">      type binary;</w:delText>
                </w:r>
                <w:bookmarkStart w:id="22097" w:name="_Toc333524578"/>
                <w:bookmarkStart w:id="22098" w:name="_Toc335148665"/>
                <w:bookmarkEnd w:id="22097"/>
                <w:bookmarkEnd w:id="22098"/>
              </w:del>
            </w:ins>
          </w:p>
          <w:p w14:paraId="6A92B790" w14:textId="2C11F5D4" w:rsidR="002610E5" w:rsidDel="00B15A0B" w:rsidRDefault="002610E5" w:rsidP="002610E5">
            <w:pPr>
              <w:pStyle w:val="XML1"/>
              <w:rPr>
                <w:ins w:id="22099" w:author="Thomas Dietz" w:date="2012-08-13T14:41:00Z"/>
                <w:del w:id="22100" w:author="Deepak Bansal (AZURE)" w:date="2012-08-23T22:00:00Z"/>
              </w:rPr>
            </w:pPr>
            <w:ins w:id="22101" w:author="Thomas Dietz" w:date="2012-08-13T14:41:00Z">
              <w:del w:id="22102" w:author="Deepak Bansal (AZURE)" w:date="2012-08-23T22:00:00Z">
                <w:r w:rsidDel="00B15A0B">
                  <w:delText xml:space="preserve">      mandatory true;</w:delText>
                </w:r>
                <w:bookmarkStart w:id="22103" w:name="_Toc333524579"/>
                <w:bookmarkStart w:id="22104" w:name="_Toc335148666"/>
                <w:bookmarkEnd w:id="22103"/>
                <w:bookmarkEnd w:id="22104"/>
              </w:del>
            </w:ins>
          </w:p>
          <w:p w14:paraId="19990FD1" w14:textId="3F981454" w:rsidR="002610E5" w:rsidDel="00B15A0B" w:rsidRDefault="002610E5" w:rsidP="002610E5">
            <w:pPr>
              <w:pStyle w:val="XML1"/>
              <w:rPr>
                <w:ins w:id="22105" w:author="Thomas Dietz" w:date="2012-08-13T14:41:00Z"/>
                <w:del w:id="22106" w:author="Deepak Bansal (AZURE)" w:date="2012-08-23T22:00:00Z"/>
              </w:rPr>
            </w:pPr>
            <w:ins w:id="22107" w:author="Thomas Dietz" w:date="2012-08-13T14:41:00Z">
              <w:del w:id="22108" w:author="Deepak Bansal (AZURE)" w:date="2012-08-23T22:00:00Z">
                <w:r w:rsidDel="00B15A0B">
                  <w:delText xml:space="preserve">      description "This element is optional. It MUST be present in</w:delText>
                </w:r>
                <w:bookmarkStart w:id="22109" w:name="_Toc333524580"/>
                <w:bookmarkStart w:id="22110" w:name="_Toc335148667"/>
                <w:bookmarkEnd w:id="22109"/>
                <w:bookmarkEnd w:id="22110"/>
              </w:del>
            </w:ins>
          </w:p>
          <w:p w14:paraId="20008C1C" w14:textId="59664CC6" w:rsidR="002610E5" w:rsidDel="00B15A0B" w:rsidRDefault="002610E5" w:rsidP="002610E5">
            <w:pPr>
              <w:pStyle w:val="XML1"/>
              <w:rPr>
                <w:ins w:id="22111" w:author="Thomas Dietz" w:date="2012-08-13T14:41:00Z"/>
                <w:del w:id="22112" w:author="Deepak Bansal (AZURE)" w:date="2012-08-23T22:00:00Z"/>
              </w:rPr>
            </w:pPr>
            <w:ins w:id="22113" w:author="Thomas Dietz" w:date="2012-08-13T14:41:00Z">
              <w:del w:id="22114" w:author="Deepak Bansal (AZURE)" w:date="2012-08-23T22:00:00Z">
                <w:r w:rsidDel="00B15A0B">
                  <w:delText xml:space="preserve">        the NETCONF data store, if the element 'Q' is present.</w:delText>
                </w:r>
                <w:bookmarkStart w:id="22115" w:name="_Toc333524581"/>
                <w:bookmarkStart w:id="22116" w:name="_Toc335148668"/>
                <w:bookmarkEnd w:id="22115"/>
                <w:bookmarkEnd w:id="22116"/>
              </w:del>
            </w:ins>
          </w:p>
          <w:p w14:paraId="500BD714" w14:textId="387449F3" w:rsidR="002610E5" w:rsidDel="00B15A0B" w:rsidRDefault="002610E5" w:rsidP="002610E5">
            <w:pPr>
              <w:pStyle w:val="XML1"/>
              <w:rPr>
                <w:ins w:id="22117" w:author="Thomas Dietz" w:date="2012-08-13T14:41:00Z"/>
                <w:del w:id="22118" w:author="Deepak Bansal (AZURE)" w:date="2012-08-23T22:00:00Z"/>
              </w:rPr>
            </w:pPr>
            <w:ins w:id="22119" w:author="Thomas Dietz" w:date="2012-08-13T14:41:00Z">
              <w:del w:id="22120" w:author="Deepak Bansal (AZURE)" w:date="2012-08-23T22:00:00Z">
                <w:r w:rsidDel="00B15A0B">
                  <w:delText xml:space="preserve">        </w:delText>
                </w:r>
                <w:bookmarkStart w:id="22121" w:name="_Toc333524582"/>
                <w:bookmarkStart w:id="22122" w:name="_Toc335148669"/>
                <w:bookmarkEnd w:id="22121"/>
                <w:bookmarkEnd w:id="22122"/>
              </w:del>
            </w:ins>
          </w:p>
          <w:p w14:paraId="7146E9FD" w14:textId="6F753EC0" w:rsidR="002610E5" w:rsidDel="00B15A0B" w:rsidRDefault="002610E5" w:rsidP="002610E5">
            <w:pPr>
              <w:pStyle w:val="XML1"/>
              <w:rPr>
                <w:ins w:id="22123" w:author="Thomas Dietz" w:date="2012-08-13T14:41:00Z"/>
                <w:del w:id="22124" w:author="Deepak Bansal (AZURE)" w:date="2012-08-23T22:00:00Z"/>
              </w:rPr>
            </w:pPr>
            <w:ins w:id="22125" w:author="Thomas Dietz" w:date="2012-08-13T14:41:00Z">
              <w:del w:id="22126" w:author="Deepak Bansal (AZURE)" w:date="2012-08-23T22:00:00Z">
                <w:r w:rsidDel="00B15A0B">
                  <w:delText xml:space="preserve">        If element 'Q' is present in a NETCONF &lt;edit-config&gt;</w:delText>
                </w:r>
                <w:bookmarkStart w:id="22127" w:name="_Toc333524583"/>
                <w:bookmarkStart w:id="22128" w:name="_Toc335148670"/>
                <w:bookmarkEnd w:id="22127"/>
                <w:bookmarkEnd w:id="22128"/>
              </w:del>
            </w:ins>
          </w:p>
          <w:p w14:paraId="488B72F0" w14:textId="795CD710" w:rsidR="002610E5" w:rsidDel="00B15A0B" w:rsidRDefault="002610E5" w:rsidP="002610E5">
            <w:pPr>
              <w:pStyle w:val="XML1"/>
              <w:rPr>
                <w:ins w:id="22129" w:author="Thomas Dietz" w:date="2012-08-13T14:41:00Z"/>
                <w:del w:id="22130" w:author="Deepak Bansal (AZURE)" w:date="2012-08-23T22:00:00Z"/>
              </w:rPr>
            </w:pPr>
            <w:ins w:id="22131" w:author="Thomas Dietz" w:date="2012-08-13T14:41:00Z">
              <w:del w:id="22132" w:author="Deepak Bansal (AZURE)" w:date="2012-08-23T22:00:00Z">
                <w:r w:rsidDel="00B15A0B">
                  <w:delText xml:space="preserve">        operation 'create', 'merge' or 'replace' and this element</w:delText>
                </w:r>
                <w:bookmarkStart w:id="22133" w:name="_Toc333524584"/>
                <w:bookmarkStart w:id="22134" w:name="_Toc335148671"/>
                <w:bookmarkEnd w:id="22133"/>
                <w:bookmarkEnd w:id="22134"/>
              </w:del>
            </w:ins>
          </w:p>
          <w:p w14:paraId="28C54DE9" w14:textId="762A0B0B" w:rsidR="002610E5" w:rsidDel="00B15A0B" w:rsidRDefault="002610E5" w:rsidP="002610E5">
            <w:pPr>
              <w:pStyle w:val="XML1"/>
              <w:rPr>
                <w:ins w:id="22135" w:author="Thomas Dietz" w:date="2012-08-13T14:41:00Z"/>
                <w:del w:id="22136" w:author="Deepak Bansal (AZURE)" w:date="2012-08-23T22:00:00Z"/>
              </w:rPr>
            </w:pPr>
            <w:ins w:id="22137" w:author="Thomas Dietz" w:date="2012-08-13T14:41:00Z">
              <w:del w:id="22138" w:author="Deepak Bansal (AZURE)" w:date="2012-08-23T22:00:00Z">
                <w:r w:rsidDel="00B15A0B">
                  <w:delText xml:space="preserve">        is missing, a 'data-missing' error is returned.";</w:delText>
                </w:r>
                <w:bookmarkStart w:id="22139" w:name="_Toc333524585"/>
                <w:bookmarkStart w:id="22140" w:name="_Toc335148672"/>
                <w:bookmarkEnd w:id="22139"/>
                <w:bookmarkEnd w:id="22140"/>
              </w:del>
            </w:ins>
          </w:p>
          <w:p w14:paraId="344AACA0" w14:textId="1F80460E" w:rsidR="002610E5" w:rsidDel="00B15A0B" w:rsidRDefault="002610E5" w:rsidP="002610E5">
            <w:pPr>
              <w:pStyle w:val="XML1"/>
              <w:rPr>
                <w:ins w:id="22141" w:author="Thomas Dietz" w:date="2012-08-13T14:41:00Z"/>
                <w:del w:id="22142" w:author="Deepak Bansal (AZURE)" w:date="2012-08-23T22:00:00Z"/>
              </w:rPr>
            </w:pPr>
            <w:ins w:id="22143" w:author="Thomas Dietz" w:date="2012-08-13T14:41:00Z">
              <w:del w:id="22144" w:author="Deepak Bansal (AZURE)" w:date="2012-08-23T22:00:00Z">
                <w:r w:rsidDel="00B15A0B">
                  <w:delText xml:space="preserve">    }</w:delText>
                </w:r>
                <w:bookmarkStart w:id="22145" w:name="_Toc333524586"/>
                <w:bookmarkStart w:id="22146" w:name="_Toc335148673"/>
                <w:bookmarkEnd w:id="22145"/>
                <w:bookmarkEnd w:id="22146"/>
              </w:del>
            </w:ins>
          </w:p>
          <w:p w14:paraId="2FCD4CD1" w14:textId="4F6B273A" w:rsidR="002610E5" w:rsidDel="00B15A0B" w:rsidRDefault="002610E5" w:rsidP="002610E5">
            <w:pPr>
              <w:pStyle w:val="XML1"/>
              <w:rPr>
                <w:ins w:id="22147" w:author="Thomas Dietz" w:date="2012-08-13T14:41:00Z"/>
                <w:del w:id="22148" w:author="Deepak Bansal (AZURE)" w:date="2012-08-23T22:00:00Z"/>
              </w:rPr>
            </w:pPr>
            <w:ins w:id="22149" w:author="Thomas Dietz" w:date="2012-08-13T14:41:00Z">
              <w:del w:id="22150" w:author="Deepak Bansal (AZURE)" w:date="2012-08-23T22:00:00Z">
                <w:r w:rsidDel="00B15A0B">
                  <w:delText xml:space="preserve">    leaf Q {</w:delText>
                </w:r>
                <w:bookmarkStart w:id="22151" w:name="_Toc333524587"/>
                <w:bookmarkStart w:id="22152" w:name="_Toc335148674"/>
                <w:bookmarkEnd w:id="22151"/>
                <w:bookmarkEnd w:id="22152"/>
              </w:del>
            </w:ins>
          </w:p>
          <w:p w14:paraId="7208CDD5" w14:textId="373CFCDB" w:rsidR="002610E5" w:rsidDel="00B15A0B" w:rsidRDefault="002610E5" w:rsidP="002610E5">
            <w:pPr>
              <w:pStyle w:val="XML1"/>
              <w:rPr>
                <w:ins w:id="22153" w:author="Thomas Dietz" w:date="2012-08-13T14:41:00Z"/>
                <w:del w:id="22154" w:author="Deepak Bansal (AZURE)" w:date="2012-08-23T22:00:00Z"/>
              </w:rPr>
            </w:pPr>
            <w:ins w:id="22155" w:author="Thomas Dietz" w:date="2012-08-13T14:41:00Z">
              <w:del w:id="22156" w:author="Deepak Bansal (AZURE)" w:date="2012-08-23T22:00:00Z">
                <w:r w:rsidDel="00B15A0B">
                  <w:delText xml:space="preserve">      when "count(../P) != 0";</w:delText>
                </w:r>
                <w:bookmarkStart w:id="22157" w:name="_Toc333524588"/>
                <w:bookmarkStart w:id="22158" w:name="_Toc335148675"/>
                <w:bookmarkEnd w:id="22157"/>
                <w:bookmarkEnd w:id="22158"/>
              </w:del>
            </w:ins>
          </w:p>
          <w:p w14:paraId="56CD5166" w14:textId="2B28740C" w:rsidR="002610E5" w:rsidDel="00B15A0B" w:rsidRDefault="002610E5" w:rsidP="002610E5">
            <w:pPr>
              <w:pStyle w:val="XML1"/>
              <w:rPr>
                <w:ins w:id="22159" w:author="Thomas Dietz" w:date="2012-08-13T14:41:00Z"/>
                <w:del w:id="22160" w:author="Deepak Bansal (AZURE)" w:date="2012-08-23T22:00:00Z"/>
              </w:rPr>
            </w:pPr>
            <w:ins w:id="22161" w:author="Thomas Dietz" w:date="2012-08-13T14:41:00Z">
              <w:del w:id="22162" w:author="Deepak Bansal (AZURE)" w:date="2012-08-23T22:00:00Z">
                <w:r w:rsidDel="00B15A0B">
                  <w:delText xml:space="preserve">      type binary;</w:delText>
                </w:r>
                <w:bookmarkStart w:id="22163" w:name="_Toc333524589"/>
                <w:bookmarkStart w:id="22164" w:name="_Toc335148676"/>
                <w:bookmarkEnd w:id="22163"/>
                <w:bookmarkEnd w:id="22164"/>
              </w:del>
            </w:ins>
          </w:p>
          <w:p w14:paraId="1DB89AFC" w14:textId="6619133A" w:rsidR="002610E5" w:rsidDel="00B15A0B" w:rsidRDefault="002610E5" w:rsidP="002610E5">
            <w:pPr>
              <w:pStyle w:val="XML1"/>
              <w:rPr>
                <w:ins w:id="22165" w:author="Thomas Dietz" w:date="2012-08-13T14:41:00Z"/>
                <w:del w:id="22166" w:author="Deepak Bansal (AZURE)" w:date="2012-08-23T22:00:00Z"/>
              </w:rPr>
            </w:pPr>
            <w:ins w:id="22167" w:author="Thomas Dietz" w:date="2012-08-13T14:41:00Z">
              <w:del w:id="22168" w:author="Deepak Bansal (AZURE)" w:date="2012-08-23T22:00:00Z">
                <w:r w:rsidDel="00B15A0B">
                  <w:delText xml:space="preserve">      mandatory true;</w:delText>
                </w:r>
                <w:bookmarkStart w:id="22169" w:name="_Toc333524590"/>
                <w:bookmarkStart w:id="22170" w:name="_Toc335148677"/>
                <w:bookmarkEnd w:id="22169"/>
                <w:bookmarkEnd w:id="22170"/>
              </w:del>
            </w:ins>
          </w:p>
          <w:p w14:paraId="4E1E82B9" w14:textId="00BC8C39" w:rsidR="002610E5" w:rsidDel="00B15A0B" w:rsidRDefault="002610E5" w:rsidP="002610E5">
            <w:pPr>
              <w:pStyle w:val="XML1"/>
              <w:rPr>
                <w:ins w:id="22171" w:author="Thomas Dietz" w:date="2012-08-13T14:41:00Z"/>
                <w:del w:id="22172" w:author="Deepak Bansal (AZURE)" w:date="2012-08-23T22:00:00Z"/>
              </w:rPr>
            </w:pPr>
            <w:ins w:id="22173" w:author="Thomas Dietz" w:date="2012-08-13T14:41:00Z">
              <w:del w:id="22174" w:author="Deepak Bansal (AZURE)" w:date="2012-08-23T22:00:00Z">
                <w:r w:rsidDel="00B15A0B">
                  <w:delText xml:space="preserve">      description "This element is optional. It MUST be present in</w:delText>
                </w:r>
                <w:bookmarkStart w:id="22175" w:name="_Toc333524591"/>
                <w:bookmarkStart w:id="22176" w:name="_Toc335148678"/>
                <w:bookmarkEnd w:id="22175"/>
                <w:bookmarkEnd w:id="22176"/>
              </w:del>
            </w:ins>
          </w:p>
          <w:p w14:paraId="0389D07F" w14:textId="2C3CCC4D" w:rsidR="002610E5" w:rsidDel="00B15A0B" w:rsidRDefault="002610E5" w:rsidP="002610E5">
            <w:pPr>
              <w:pStyle w:val="XML1"/>
              <w:rPr>
                <w:ins w:id="22177" w:author="Thomas Dietz" w:date="2012-08-13T14:41:00Z"/>
                <w:del w:id="22178" w:author="Deepak Bansal (AZURE)" w:date="2012-08-23T22:00:00Z"/>
              </w:rPr>
            </w:pPr>
            <w:ins w:id="22179" w:author="Thomas Dietz" w:date="2012-08-13T14:41:00Z">
              <w:del w:id="22180" w:author="Deepak Bansal (AZURE)" w:date="2012-08-23T22:00:00Z">
                <w:r w:rsidDel="00B15A0B">
                  <w:delText xml:space="preserve">        the NETCONF data store, if the element 'P' is present.</w:delText>
                </w:r>
                <w:bookmarkStart w:id="22181" w:name="_Toc333524592"/>
                <w:bookmarkStart w:id="22182" w:name="_Toc335148679"/>
                <w:bookmarkEnd w:id="22181"/>
                <w:bookmarkEnd w:id="22182"/>
              </w:del>
            </w:ins>
          </w:p>
          <w:p w14:paraId="59105115" w14:textId="61B67B64" w:rsidR="002610E5" w:rsidDel="00B15A0B" w:rsidRDefault="002610E5" w:rsidP="002610E5">
            <w:pPr>
              <w:pStyle w:val="XML1"/>
              <w:rPr>
                <w:ins w:id="22183" w:author="Thomas Dietz" w:date="2012-08-13T14:41:00Z"/>
                <w:del w:id="22184" w:author="Deepak Bansal (AZURE)" w:date="2012-08-23T22:00:00Z"/>
              </w:rPr>
            </w:pPr>
            <w:ins w:id="22185" w:author="Thomas Dietz" w:date="2012-08-13T14:41:00Z">
              <w:del w:id="22186" w:author="Deepak Bansal (AZURE)" w:date="2012-08-23T22:00:00Z">
                <w:r w:rsidDel="00B15A0B">
                  <w:delText xml:space="preserve">        </w:delText>
                </w:r>
                <w:bookmarkStart w:id="22187" w:name="_Toc333524593"/>
                <w:bookmarkStart w:id="22188" w:name="_Toc335148680"/>
                <w:bookmarkEnd w:id="22187"/>
                <w:bookmarkEnd w:id="22188"/>
              </w:del>
            </w:ins>
          </w:p>
          <w:p w14:paraId="62036E44" w14:textId="4F2E7015" w:rsidR="002610E5" w:rsidDel="00B15A0B" w:rsidRDefault="002610E5" w:rsidP="002610E5">
            <w:pPr>
              <w:pStyle w:val="XML1"/>
              <w:rPr>
                <w:ins w:id="22189" w:author="Thomas Dietz" w:date="2012-08-13T14:41:00Z"/>
                <w:del w:id="22190" w:author="Deepak Bansal (AZURE)" w:date="2012-08-23T22:00:00Z"/>
              </w:rPr>
            </w:pPr>
            <w:ins w:id="22191" w:author="Thomas Dietz" w:date="2012-08-13T14:41:00Z">
              <w:del w:id="22192" w:author="Deepak Bansal (AZURE)" w:date="2012-08-23T22:00:00Z">
                <w:r w:rsidDel="00B15A0B">
                  <w:delText xml:space="preserve">        If element 'P' is present in a NETCONF &lt;edit-config&gt;</w:delText>
                </w:r>
                <w:bookmarkStart w:id="22193" w:name="_Toc333524594"/>
                <w:bookmarkStart w:id="22194" w:name="_Toc335148681"/>
                <w:bookmarkEnd w:id="22193"/>
                <w:bookmarkEnd w:id="22194"/>
              </w:del>
            </w:ins>
          </w:p>
          <w:p w14:paraId="38AA062A" w14:textId="536A2637" w:rsidR="002610E5" w:rsidDel="00B15A0B" w:rsidRDefault="002610E5" w:rsidP="002610E5">
            <w:pPr>
              <w:pStyle w:val="XML1"/>
              <w:rPr>
                <w:ins w:id="22195" w:author="Thomas Dietz" w:date="2012-08-13T14:41:00Z"/>
                <w:del w:id="22196" w:author="Deepak Bansal (AZURE)" w:date="2012-08-23T22:00:00Z"/>
              </w:rPr>
            </w:pPr>
            <w:ins w:id="22197" w:author="Thomas Dietz" w:date="2012-08-13T14:41:00Z">
              <w:del w:id="22198" w:author="Deepak Bansal (AZURE)" w:date="2012-08-23T22:00:00Z">
                <w:r w:rsidDel="00B15A0B">
                  <w:delText xml:space="preserve">        operation 'create', 'merge' or 'replace' and this element</w:delText>
                </w:r>
                <w:bookmarkStart w:id="22199" w:name="_Toc333524595"/>
                <w:bookmarkStart w:id="22200" w:name="_Toc335148682"/>
                <w:bookmarkEnd w:id="22199"/>
                <w:bookmarkEnd w:id="22200"/>
              </w:del>
            </w:ins>
          </w:p>
          <w:p w14:paraId="6DBB3C77" w14:textId="493DFF9E" w:rsidR="002610E5" w:rsidDel="00B15A0B" w:rsidRDefault="002610E5" w:rsidP="002610E5">
            <w:pPr>
              <w:pStyle w:val="XML1"/>
              <w:rPr>
                <w:ins w:id="22201" w:author="Thomas Dietz" w:date="2012-08-13T14:41:00Z"/>
                <w:del w:id="22202" w:author="Deepak Bansal (AZURE)" w:date="2012-08-23T22:00:00Z"/>
              </w:rPr>
            </w:pPr>
            <w:ins w:id="22203" w:author="Thomas Dietz" w:date="2012-08-13T14:41:00Z">
              <w:del w:id="22204" w:author="Deepak Bansal (AZURE)" w:date="2012-08-23T22:00:00Z">
                <w:r w:rsidDel="00B15A0B">
                  <w:delText xml:space="preserve">        is missing, a 'data-missing' error is returned.";</w:delText>
                </w:r>
                <w:bookmarkStart w:id="22205" w:name="_Toc333524596"/>
                <w:bookmarkStart w:id="22206" w:name="_Toc335148683"/>
                <w:bookmarkEnd w:id="22205"/>
                <w:bookmarkEnd w:id="22206"/>
              </w:del>
            </w:ins>
          </w:p>
          <w:p w14:paraId="430B9ECF" w14:textId="6A808166" w:rsidR="002610E5" w:rsidDel="00B15A0B" w:rsidRDefault="002610E5" w:rsidP="002610E5">
            <w:pPr>
              <w:pStyle w:val="XML1"/>
              <w:rPr>
                <w:ins w:id="22207" w:author="Thomas Dietz" w:date="2012-08-13T14:41:00Z"/>
                <w:del w:id="22208" w:author="Deepak Bansal (AZURE)" w:date="2012-08-23T22:00:00Z"/>
              </w:rPr>
            </w:pPr>
            <w:ins w:id="22209" w:author="Thomas Dietz" w:date="2012-08-13T14:41:00Z">
              <w:del w:id="22210" w:author="Deepak Bansal (AZURE)" w:date="2012-08-23T22:00:00Z">
                <w:r w:rsidDel="00B15A0B">
                  <w:delText xml:space="preserve">    }</w:delText>
                </w:r>
                <w:bookmarkStart w:id="22211" w:name="_Toc333524597"/>
                <w:bookmarkStart w:id="22212" w:name="_Toc335148684"/>
                <w:bookmarkEnd w:id="22211"/>
                <w:bookmarkEnd w:id="22212"/>
              </w:del>
            </w:ins>
          </w:p>
          <w:p w14:paraId="2FD85586" w14:textId="76DB1431" w:rsidR="002610E5" w:rsidDel="00B15A0B" w:rsidRDefault="002610E5" w:rsidP="002610E5">
            <w:pPr>
              <w:pStyle w:val="XML1"/>
              <w:rPr>
                <w:ins w:id="22213" w:author="Thomas Dietz" w:date="2012-08-13T14:41:00Z"/>
                <w:del w:id="22214" w:author="Deepak Bansal (AZURE)" w:date="2012-08-23T22:00:00Z"/>
              </w:rPr>
            </w:pPr>
            <w:ins w:id="22215" w:author="Thomas Dietz" w:date="2012-08-13T14:41:00Z">
              <w:del w:id="22216" w:author="Deepak Bansal (AZURE)" w:date="2012-08-23T22:00:00Z">
                <w:r w:rsidDel="00B15A0B">
                  <w:delText xml:space="preserve">    leaf J {</w:delText>
                </w:r>
                <w:bookmarkStart w:id="22217" w:name="_Toc333524598"/>
                <w:bookmarkStart w:id="22218" w:name="_Toc335148685"/>
                <w:bookmarkEnd w:id="22217"/>
                <w:bookmarkEnd w:id="22218"/>
              </w:del>
            </w:ins>
          </w:p>
          <w:p w14:paraId="1955C5DB" w14:textId="6EBE2CC5" w:rsidR="002610E5" w:rsidDel="00B15A0B" w:rsidRDefault="002610E5" w:rsidP="002610E5">
            <w:pPr>
              <w:pStyle w:val="XML1"/>
              <w:rPr>
                <w:ins w:id="22219" w:author="Thomas Dietz" w:date="2012-08-13T14:41:00Z"/>
                <w:del w:id="22220" w:author="Deepak Bansal (AZURE)" w:date="2012-08-23T22:00:00Z"/>
              </w:rPr>
            </w:pPr>
            <w:ins w:id="22221" w:author="Thomas Dietz" w:date="2012-08-13T14:41:00Z">
              <w:del w:id="22222" w:author="Deepak Bansal (AZURE)" w:date="2012-08-23T22:00:00Z">
                <w:r w:rsidDel="00B15A0B">
                  <w:delText xml:space="preserve">      type binary;</w:delText>
                </w:r>
                <w:bookmarkStart w:id="22223" w:name="_Toc333524599"/>
                <w:bookmarkStart w:id="22224" w:name="_Toc335148686"/>
                <w:bookmarkEnd w:id="22223"/>
                <w:bookmarkEnd w:id="22224"/>
              </w:del>
            </w:ins>
          </w:p>
          <w:p w14:paraId="0A9423AD" w14:textId="76275FBF" w:rsidR="002610E5" w:rsidDel="00B15A0B" w:rsidRDefault="002610E5" w:rsidP="002610E5">
            <w:pPr>
              <w:pStyle w:val="XML1"/>
              <w:rPr>
                <w:ins w:id="22225" w:author="Thomas Dietz" w:date="2012-08-13T14:41:00Z"/>
                <w:del w:id="22226" w:author="Deepak Bansal (AZURE)" w:date="2012-08-23T22:00:00Z"/>
              </w:rPr>
            </w:pPr>
            <w:ins w:id="22227" w:author="Thomas Dietz" w:date="2012-08-13T14:41:00Z">
              <w:del w:id="22228" w:author="Deepak Bansal (AZURE)" w:date="2012-08-23T22:00:00Z">
                <w:r w:rsidDel="00B15A0B">
                  <w:delText xml:space="preserve">      description "This element is optional.";</w:delText>
                </w:r>
                <w:bookmarkStart w:id="22229" w:name="_Toc333524600"/>
                <w:bookmarkStart w:id="22230" w:name="_Toc335148687"/>
                <w:bookmarkEnd w:id="22229"/>
                <w:bookmarkEnd w:id="22230"/>
              </w:del>
            </w:ins>
          </w:p>
          <w:p w14:paraId="70295167" w14:textId="5B50CA66" w:rsidR="002610E5" w:rsidDel="00B15A0B" w:rsidRDefault="002610E5" w:rsidP="002610E5">
            <w:pPr>
              <w:pStyle w:val="XML1"/>
              <w:rPr>
                <w:ins w:id="22231" w:author="Thomas Dietz" w:date="2012-08-13T14:41:00Z"/>
                <w:del w:id="22232" w:author="Deepak Bansal (AZURE)" w:date="2012-08-23T22:00:00Z"/>
              </w:rPr>
            </w:pPr>
            <w:ins w:id="22233" w:author="Thomas Dietz" w:date="2012-08-13T14:41:00Z">
              <w:del w:id="22234" w:author="Deepak Bansal (AZURE)" w:date="2012-08-23T22:00:00Z">
                <w:r w:rsidDel="00B15A0B">
                  <w:delText xml:space="preserve">    }</w:delText>
                </w:r>
                <w:bookmarkStart w:id="22235" w:name="_Toc333524601"/>
                <w:bookmarkStart w:id="22236" w:name="_Toc335148688"/>
                <w:bookmarkEnd w:id="22235"/>
                <w:bookmarkEnd w:id="22236"/>
              </w:del>
            </w:ins>
          </w:p>
          <w:p w14:paraId="7C24C70A" w14:textId="33A181B6" w:rsidR="002610E5" w:rsidDel="00B15A0B" w:rsidRDefault="002610E5" w:rsidP="002610E5">
            <w:pPr>
              <w:pStyle w:val="XML1"/>
              <w:rPr>
                <w:ins w:id="22237" w:author="Thomas Dietz" w:date="2012-08-13T14:41:00Z"/>
                <w:del w:id="22238" w:author="Deepak Bansal (AZURE)" w:date="2012-08-23T22:00:00Z"/>
              </w:rPr>
            </w:pPr>
            <w:ins w:id="22239" w:author="Thomas Dietz" w:date="2012-08-13T14:41:00Z">
              <w:del w:id="22240" w:author="Deepak Bansal (AZURE)" w:date="2012-08-23T22:00:00Z">
                <w:r w:rsidDel="00B15A0B">
                  <w:delText xml:space="preserve">    leaf G {</w:delText>
                </w:r>
                <w:bookmarkStart w:id="22241" w:name="_Toc333524602"/>
                <w:bookmarkStart w:id="22242" w:name="_Toc335148689"/>
                <w:bookmarkEnd w:id="22241"/>
                <w:bookmarkEnd w:id="22242"/>
              </w:del>
            </w:ins>
          </w:p>
          <w:p w14:paraId="29F4B6C2" w14:textId="717B7F68" w:rsidR="002610E5" w:rsidDel="00B15A0B" w:rsidRDefault="002610E5" w:rsidP="002610E5">
            <w:pPr>
              <w:pStyle w:val="XML1"/>
              <w:rPr>
                <w:ins w:id="22243" w:author="Thomas Dietz" w:date="2012-08-13T14:41:00Z"/>
                <w:del w:id="22244" w:author="Deepak Bansal (AZURE)" w:date="2012-08-23T22:00:00Z"/>
              </w:rPr>
            </w:pPr>
            <w:ins w:id="22245" w:author="Thomas Dietz" w:date="2012-08-13T14:41:00Z">
              <w:del w:id="22246" w:author="Deepak Bansal (AZURE)" w:date="2012-08-23T22:00:00Z">
                <w:r w:rsidDel="00B15A0B">
                  <w:delText xml:space="preserve">      type binary;</w:delText>
                </w:r>
                <w:bookmarkStart w:id="22247" w:name="_Toc333524603"/>
                <w:bookmarkStart w:id="22248" w:name="_Toc335148690"/>
                <w:bookmarkEnd w:id="22247"/>
                <w:bookmarkEnd w:id="22248"/>
              </w:del>
            </w:ins>
          </w:p>
          <w:p w14:paraId="2C13E826" w14:textId="39DF938E" w:rsidR="002610E5" w:rsidDel="00B15A0B" w:rsidRDefault="002610E5" w:rsidP="002610E5">
            <w:pPr>
              <w:pStyle w:val="XML1"/>
              <w:rPr>
                <w:ins w:id="22249" w:author="Thomas Dietz" w:date="2012-08-13T14:41:00Z"/>
                <w:del w:id="22250" w:author="Deepak Bansal (AZURE)" w:date="2012-08-23T22:00:00Z"/>
              </w:rPr>
            </w:pPr>
            <w:ins w:id="22251" w:author="Thomas Dietz" w:date="2012-08-13T14:41:00Z">
              <w:del w:id="22252" w:author="Deepak Bansal (AZURE)" w:date="2012-08-23T22:00:00Z">
                <w:r w:rsidDel="00B15A0B">
                  <w:delText xml:space="preserve">      description "This element is optional.";</w:delText>
                </w:r>
                <w:bookmarkStart w:id="22253" w:name="_Toc333524604"/>
                <w:bookmarkStart w:id="22254" w:name="_Toc335148691"/>
                <w:bookmarkEnd w:id="22253"/>
                <w:bookmarkEnd w:id="22254"/>
              </w:del>
            </w:ins>
          </w:p>
          <w:p w14:paraId="12BDD213" w14:textId="35ED5E96" w:rsidR="002610E5" w:rsidDel="00B15A0B" w:rsidRDefault="002610E5" w:rsidP="002610E5">
            <w:pPr>
              <w:pStyle w:val="XML1"/>
              <w:rPr>
                <w:ins w:id="22255" w:author="Thomas Dietz" w:date="2012-08-13T14:41:00Z"/>
                <w:del w:id="22256" w:author="Deepak Bansal (AZURE)" w:date="2012-08-23T22:00:00Z"/>
              </w:rPr>
            </w:pPr>
            <w:ins w:id="22257" w:author="Thomas Dietz" w:date="2012-08-13T14:41:00Z">
              <w:del w:id="22258" w:author="Deepak Bansal (AZURE)" w:date="2012-08-23T22:00:00Z">
                <w:r w:rsidDel="00B15A0B">
                  <w:delText xml:space="preserve">    }</w:delText>
                </w:r>
                <w:bookmarkStart w:id="22259" w:name="_Toc333524605"/>
                <w:bookmarkStart w:id="22260" w:name="_Toc335148692"/>
                <w:bookmarkEnd w:id="22259"/>
                <w:bookmarkEnd w:id="22260"/>
              </w:del>
            </w:ins>
          </w:p>
          <w:p w14:paraId="1730D555" w14:textId="6DEC77E2" w:rsidR="002610E5" w:rsidDel="00B15A0B" w:rsidRDefault="002610E5" w:rsidP="002610E5">
            <w:pPr>
              <w:pStyle w:val="XML1"/>
              <w:rPr>
                <w:ins w:id="22261" w:author="Thomas Dietz" w:date="2012-08-13T14:41:00Z"/>
                <w:del w:id="22262" w:author="Deepak Bansal (AZURE)" w:date="2012-08-23T22:00:00Z"/>
              </w:rPr>
            </w:pPr>
            <w:ins w:id="22263" w:author="Thomas Dietz" w:date="2012-08-13T14:41:00Z">
              <w:del w:id="22264" w:author="Deepak Bansal (AZURE)" w:date="2012-08-23T22:00:00Z">
                <w:r w:rsidDel="00B15A0B">
                  <w:delText xml:space="preserve">    leaf Y {</w:delText>
                </w:r>
                <w:bookmarkStart w:id="22265" w:name="_Toc333524606"/>
                <w:bookmarkStart w:id="22266" w:name="_Toc335148693"/>
                <w:bookmarkEnd w:id="22265"/>
                <w:bookmarkEnd w:id="22266"/>
              </w:del>
            </w:ins>
          </w:p>
          <w:p w14:paraId="4774DAB8" w14:textId="1A66E4CB" w:rsidR="002610E5" w:rsidDel="00B15A0B" w:rsidRDefault="002610E5" w:rsidP="002610E5">
            <w:pPr>
              <w:pStyle w:val="XML1"/>
              <w:rPr>
                <w:ins w:id="22267" w:author="Thomas Dietz" w:date="2012-08-13T14:41:00Z"/>
                <w:del w:id="22268" w:author="Deepak Bansal (AZURE)" w:date="2012-08-23T22:00:00Z"/>
              </w:rPr>
            </w:pPr>
            <w:ins w:id="22269" w:author="Thomas Dietz" w:date="2012-08-13T14:41:00Z">
              <w:del w:id="22270" w:author="Deepak Bansal (AZURE)" w:date="2012-08-23T22:00:00Z">
                <w:r w:rsidDel="00B15A0B">
                  <w:delText xml:space="preserve">      type binary;</w:delText>
                </w:r>
                <w:bookmarkStart w:id="22271" w:name="_Toc333524607"/>
                <w:bookmarkStart w:id="22272" w:name="_Toc335148694"/>
                <w:bookmarkEnd w:id="22271"/>
                <w:bookmarkEnd w:id="22272"/>
              </w:del>
            </w:ins>
          </w:p>
          <w:p w14:paraId="68F7B190" w14:textId="30A9DE86" w:rsidR="002610E5" w:rsidDel="00B15A0B" w:rsidRDefault="002610E5" w:rsidP="002610E5">
            <w:pPr>
              <w:pStyle w:val="XML1"/>
              <w:rPr>
                <w:ins w:id="22273" w:author="Thomas Dietz" w:date="2012-08-13T14:41:00Z"/>
                <w:del w:id="22274" w:author="Deepak Bansal (AZURE)" w:date="2012-08-23T22:00:00Z"/>
              </w:rPr>
            </w:pPr>
            <w:ins w:id="22275" w:author="Thomas Dietz" w:date="2012-08-13T14:41:00Z">
              <w:del w:id="22276" w:author="Deepak Bansal (AZURE)" w:date="2012-08-23T22:00:00Z">
                <w:r w:rsidDel="00B15A0B">
                  <w:delText xml:space="preserve">      mandatory true;</w:delText>
                </w:r>
                <w:bookmarkStart w:id="22277" w:name="_Toc333524608"/>
                <w:bookmarkStart w:id="22278" w:name="_Toc335148695"/>
                <w:bookmarkEnd w:id="22277"/>
                <w:bookmarkEnd w:id="22278"/>
              </w:del>
            </w:ins>
          </w:p>
          <w:p w14:paraId="0163D0A9" w14:textId="1618AD60" w:rsidR="002610E5" w:rsidDel="00B15A0B" w:rsidRDefault="002610E5" w:rsidP="002610E5">
            <w:pPr>
              <w:pStyle w:val="XML1"/>
              <w:rPr>
                <w:ins w:id="22279" w:author="Thomas Dietz" w:date="2012-08-13T14:41:00Z"/>
                <w:del w:id="22280" w:author="Deepak Bansal (AZURE)" w:date="2012-08-23T22:00:00Z"/>
              </w:rPr>
            </w:pPr>
            <w:ins w:id="22281" w:author="Thomas Dietz" w:date="2012-08-13T14:41:00Z">
              <w:del w:id="22282" w:author="Deepak Bansal (AZURE)" w:date="2012-08-23T22:00:00Z">
                <w:r w:rsidDel="00B15A0B">
                  <w:delText xml:space="preserve">      description "This element MUST be present in the NETCONF data</w:delText>
                </w:r>
                <w:bookmarkStart w:id="22283" w:name="_Toc333524609"/>
                <w:bookmarkStart w:id="22284" w:name="_Toc335148696"/>
                <w:bookmarkEnd w:id="22283"/>
                <w:bookmarkEnd w:id="22284"/>
              </w:del>
            </w:ins>
          </w:p>
          <w:p w14:paraId="6D4893B9" w14:textId="1F64C951" w:rsidR="002610E5" w:rsidDel="00B15A0B" w:rsidRDefault="002610E5" w:rsidP="002610E5">
            <w:pPr>
              <w:pStyle w:val="XML1"/>
              <w:rPr>
                <w:ins w:id="22285" w:author="Thomas Dietz" w:date="2012-08-13T14:41:00Z"/>
                <w:del w:id="22286" w:author="Deepak Bansal (AZURE)" w:date="2012-08-23T22:00:00Z"/>
              </w:rPr>
            </w:pPr>
            <w:ins w:id="22287" w:author="Thomas Dietz" w:date="2012-08-13T14:41:00Z">
              <w:del w:id="22288" w:author="Deepak Bansal (AZURE)" w:date="2012-08-23T22:00:00Z">
                <w:r w:rsidDel="00B15A0B">
                  <w:delText xml:space="preserve">        store. If this element is not present in a NETCONF</w:delText>
                </w:r>
                <w:bookmarkStart w:id="22289" w:name="_Toc333524610"/>
                <w:bookmarkStart w:id="22290" w:name="_Toc335148697"/>
                <w:bookmarkEnd w:id="22289"/>
                <w:bookmarkEnd w:id="22290"/>
              </w:del>
            </w:ins>
          </w:p>
          <w:p w14:paraId="1458001F" w14:textId="288B7E13" w:rsidR="002610E5" w:rsidDel="00B15A0B" w:rsidRDefault="002610E5" w:rsidP="002610E5">
            <w:pPr>
              <w:pStyle w:val="XML1"/>
              <w:rPr>
                <w:ins w:id="22291" w:author="Thomas Dietz" w:date="2012-08-13T14:41:00Z"/>
                <w:del w:id="22292" w:author="Deepak Bansal (AZURE)" w:date="2012-08-23T22:00:00Z"/>
              </w:rPr>
            </w:pPr>
            <w:ins w:id="22293" w:author="Thomas Dietz" w:date="2012-08-13T14:41:00Z">
              <w:del w:id="22294" w:author="Deepak Bansal (AZURE)" w:date="2012-08-23T22:00:00Z">
                <w:r w:rsidDel="00B15A0B">
                  <w:delText xml:space="preserve">        &lt;edit-config&gt; operation 'create', 'merge' or 'replace' and</w:delText>
                </w:r>
                <w:bookmarkStart w:id="22295" w:name="_Toc333524611"/>
                <w:bookmarkStart w:id="22296" w:name="_Toc335148698"/>
                <w:bookmarkEnd w:id="22295"/>
                <w:bookmarkEnd w:id="22296"/>
              </w:del>
            </w:ins>
          </w:p>
          <w:p w14:paraId="0F095119" w14:textId="02E024C5" w:rsidR="002610E5" w:rsidDel="00B15A0B" w:rsidRDefault="002610E5" w:rsidP="002610E5">
            <w:pPr>
              <w:pStyle w:val="XML1"/>
              <w:rPr>
                <w:ins w:id="22297" w:author="Thomas Dietz" w:date="2012-08-13T14:41:00Z"/>
                <w:del w:id="22298" w:author="Deepak Bansal (AZURE)" w:date="2012-08-23T22:00:00Z"/>
              </w:rPr>
            </w:pPr>
            <w:ins w:id="22299" w:author="Thomas Dietz" w:date="2012-08-13T14:41:00Z">
              <w:del w:id="22300" w:author="Deepak Bansal (AZURE)" w:date="2012-08-23T22:00:00Z">
                <w:r w:rsidDel="00B15A0B">
                  <w:delText xml:space="preserve">        the parent element does not exist, a 'data-missing' error</w:delText>
                </w:r>
                <w:bookmarkStart w:id="22301" w:name="_Toc333524612"/>
                <w:bookmarkStart w:id="22302" w:name="_Toc335148699"/>
                <w:bookmarkEnd w:id="22301"/>
                <w:bookmarkEnd w:id="22302"/>
              </w:del>
            </w:ins>
          </w:p>
          <w:p w14:paraId="7378E985" w14:textId="537D326C" w:rsidR="002610E5" w:rsidDel="00B15A0B" w:rsidRDefault="002610E5" w:rsidP="002610E5">
            <w:pPr>
              <w:pStyle w:val="XML1"/>
              <w:rPr>
                <w:ins w:id="22303" w:author="Thomas Dietz" w:date="2012-08-13T14:41:00Z"/>
                <w:del w:id="22304" w:author="Deepak Bansal (AZURE)" w:date="2012-08-23T22:00:00Z"/>
              </w:rPr>
            </w:pPr>
            <w:ins w:id="22305" w:author="Thomas Dietz" w:date="2012-08-13T14:41:00Z">
              <w:del w:id="22306" w:author="Deepak Bansal (AZURE)" w:date="2012-08-23T22:00:00Z">
                <w:r w:rsidDel="00B15A0B">
                  <w:delText xml:space="preserve">        is returned.";</w:delText>
                </w:r>
                <w:bookmarkStart w:id="22307" w:name="_Toc333524613"/>
                <w:bookmarkStart w:id="22308" w:name="_Toc335148700"/>
                <w:bookmarkEnd w:id="22307"/>
                <w:bookmarkEnd w:id="22308"/>
              </w:del>
            </w:ins>
          </w:p>
          <w:p w14:paraId="00A3916D" w14:textId="10C00831" w:rsidR="002610E5" w:rsidDel="00B15A0B" w:rsidRDefault="002610E5" w:rsidP="002610E5">
            <w:pPr>
              <w:pStyle w:val="XML1"/>
              <w:rPr>
                <w:ins w:id="22309" w:author="Thomas Dietz" w:date="2012-08-13T14:41:00Z"/>
                <w:del w:id="22310" w:author="Deepak Bansal (AZURE)" w:date="2012-08-23T22:00:00Z"/>
              </w:rPr>
            </w:pPr>
            <w:ins w:id="22311" w:author="Thomas Dietz" w:date="2012-08-13T14:41:00Z">
              <w:del w:id="22312" w:author="Deepak Bansal (AZURE)" w:date="2012-08-23T22:00:00Z">
                <w:r w:rsidDel="00B15A0B">
                  <w:delText xml:space="preserve">    }</w:delText>
                </w:r>
                <w:bookmarkStart w:id="22313" w:name="_Toc333524614"/>
                <w:bookmarkStart w:id="22314" w:name="_Toc335148701"/>
                <w:bookmarkEnd w:id="22313"/>
                <w:bookmarkEnd w:id="22314"/>
              </w:del>
            </w:ins>
          </w:p>
          <w:p w14:paraId="1E0EAAB0" w14:textId="533653DB" w:rsidR="002610E5" w:rsidDel="00B15A0B" w:rsidRDefault="002610E5" w:rsidP="002610E5">
            <w:pPr>
              <w:pStyle w:val="XML1"/>
              <w:rPr>
                <w:ins w:id="22315" w:author="Thomas Dietz" w:date="2012-08-13T14:41:00Z"/>
                <w:del w:id="22316" w:author="Deepak Bansal (AZURE)" w:date="2012-08-23T22:00:00Z"/>
              </w:rPr>
            </w:pPr>
            <w:ins w:id="22317" w:author="Thomas Dietz" w:date="2012-08-13T14:41:00Z">
              <w:del w:id="22318" w:author="Deepak Bansal (AZURE)" w:date="2012-08-23T22:00:00Z">
                <w:r w:rsidDel="00B15A0B">
                  <w:delText xml:space="preserve">    leaf Seed {</w:delText>
                </w:r>
                <w:bookmarkStart w:id="22319" w:name="_Toc333524615"/>
                <w:bookmarkStart w:id="22320" w:name="_Toc335148702"/>
                <w:bookmarkEnd w:id="22319"/>
                <w:bookmarkEnd w:id="22320"/>
              </w:del>
            </w:ins>
          </w:p>
          <w:p w14:paraId="33B6DC3C" w14:textId="217ED3A8" w:rsidR="002610E5" w:rsidDel="00B15A0B" w:rsidRDefault="002610E5" w:rsidP="002610E5">
            <w:pPr>
              <w:pStyle w:val="XML1"/>
              <w:rPr>
                <w:ins w:id="22321" w:author="Thomas Dietz" w:date="2012-08-13T14:41:00Z"/>
                <w:del w:id="22322" w:author="Deepak Bansal (AZURE)" w:date="2012-08-23T22:00:00Z"/>
              </w:rPr>
            </w:pPr>
            <w:ins w:id="22323" w:author="Thomas Dietz" w:date="2012-08-13T14:41:00Z">
              <w:del w:id="22324" w:author="Deepak Bansal (AZURE)" w:date="2012-08-23T22:00:00Z">
                <w:r w:rsidDel="00B15A0B">
                  <w:delText xml:space="preserve">      when "count(../PgenCounter) != 0";</w:delText>
                </w:r>
                <w:bookmarkStart w:id="22325" w:name="_Toc333524616"/>
                <w:bookmarkStart w:id="22326" w:name="_Toc335148703"/>
                <w:bookmarkEnd w:id="22325"/>
                <w:bookmarkEnd w:id="22326"/>
              </w:del>
            </w:ins>
          </w:p>
          <w:p w14:paraId="092BB4EB" w14:textId="7723625B" w:rsidR="002610E5" w:rsidDel="00B15A0B" w:rsidRDefault="002610E5" w:rsidP="002610E5">
            <w:pPr>
              <w:pStyle w:val="XML1"/>
              <w:rPr>
                <w:ins w:id="22327" w:author="Thomas Dietz" w:date="2012-08-13T14:41:00Z"/>
                <w:del w:id="22328" w:author="Deepak Bansal (AZURE)" w:date="2012-08-23T22:00:00Z"/>
              </w:rPr>
            </w:pPr>
            <w:ins w:id="22329" w:author="Thomas Dietz" w:date="2012-08-13T14:41:00Z">
              <w:del w:id="22330" w:author="Deepak Bansal (AZURE)" w:date="2012-08-23T22:00:00Z">
                <w:r w:rsidDel="00B15A0B">
                  <w:delText xml:space="preserve">      type binary;</w:delText>
                </w:r>
                <w:bookmarkStart w:id="22331" w:name="_Toc333524617"/>
                <w:bookmarkStart w:id="22332" w:name="_Toc335148704"/>
                <w:bookmarkEnd w:id="22331"/>
                <w:bookmarkEnd w:id="22332"/>
              </w:del>
            </w:ins>
          </w:p>
          <w:p w14:paraId="6CC83F4C" w14:textId="2D4F2529" w:rsidR="002610E5" w:rsidDel="00B15A0B" w:rsidRDefault="002610E5" w:rsidP="002610E5">
            <w:pPr>
              <w:pStyle w:val="XML1"/>
              <w:rPr>
                <w:ins w:id="22333" w:author="Thomas Dietz" w:date="2012-08-13T14:41:00Z"/>
                <w:del w:id="22334" w:author="Deepak Bansal (AZURE)" w:date="2012-08-23T22:00:00Z"/>
              </w:rPr>
            </w:pPr>
            <w:ins w:id="22335" w:author="Thomas Dietz" w:date="2012-08-13T14:41:00Z">
              <w:del w:id="22336" w:author="Deepak Bansal (AZURE)" w:date="2012-08-23T22:00:00Z">
                <w:r w:rsidDel="00B15A0B">
                  <w:delText xml:space="preserve">      mandatory true;</w:delText>
                </w:r>
                <w:bookmarkStart w:id="22337" w:name="_Toc333524618"/>
                <w:bookmarkStart w:id="22338" w:name="_Toc335148705"/>
                <w:bookmarkEnd w:id="22337"/>
                <w:bookmarkEnd w:id="22338"/>
              </w:del>
            </w:ins>
          </w:p>
          <w:p w14:paraId="59313756" w14:textId="5E217D83" w:rsidR="002610E5" w:rsidDel="00B15A0B" w:rsidRDefault="002610E5" w:rsidP="002610E5">
            <w:pPr>
              <w:pStyle w:val="XML1"/>
              <w:rPr>
                <w:ins w:id="22339" w:author="Thomas Dietz" w:date="2012-08-13T14:41:00Z"/>
                <w:del w:id="22340" w:author="Deepak Bansal (AZURE)" w:date="2012-08-23T22:00:00Z"/>
              </w:rPr>
            </w:pPr>
            <w:ins w:id="22341" w:author="Thomas Dietz" w:date="2012-08-13T14:41:00Z">
              <w:del w:id="22342" w:author="Deepak Bansal (AZURE)" w:date="2012-08-23T22:00:00Z">
                <w:r w:rsidDel="00B15A0B">
                  <w:delText xml:space="preserve">      description "This element is optional. It MUST be present in</w:delText>
                </w:r>
                <w:bookmarkStart w:id="22343" w:name="_Toc333524619"/>
                <w:bookmarkStart w:id="22344" w:name="_Toc335148706"/>
                <w:bookmarkEnd w:id="22343"/>
                <w:bookmarkEnd w:id="22344"/>
              </w:del>
            </w:ins>
          </w:p>
          <w:p w14:paraId="5024D5E7" w14:textId="69539063" w:rsidR="002610E5" w:rsidDel="00B15A0B" w:rsidRDefault="002610E5" w:rsidP="002610E5">
            <w:pPr>
              <w:pStyle w:val="XML1"/>
              <w:rPr>
                <w:ins w:id="22345" w:author="Thomas Dietz" w:date="2012-08-13T14:41:00Z"/>
                <w:del w:id="22346" w:author="Deepak Bansal (AZURE)" w:date="2012-08-23T22:00:00Z"/>
              </w:rPr>
            </w:pPr>
            <w:ins w:id="22347" w:author="Thomas Dietz" w:date="2012-08-13T14:41:00Z">
              <w:del w:id="22348" w:author="Deepak Bansal (AZURE)" w:date="2012-08-23T22:00:00Z">
                <w:r w:rsidDel="00B15A0B">
                  <w:delText xml:space="preserve">        the NETCONF data store, if the element 'PgenCounter' is</w:delText>
                </w:r>
                <w:bookmarkStart w:id="22349" w:name="_Toc333524620"/>
                <w:bookmarkStart w:id="22350" w:name="_Toc335148707"/>
                <w:bookmarkEnd w:id="22349"/>
                <w:bookmarkEnd w:id="22350"/>
              </w:del>
            </w:ins>
          </w:p>
          <w:p w14:paraId="302EDBD5" w14:textId="685EE29F" w:rsidR="002610E5" w:rsidDel="00B15A0B" w:rsidRDefault="002610E5" w:rsidP="002610E5">
            <w:pPr>
              <w:pStyle w:val="XML1"/>
              <w:rPr>
                <w:ins w:id="22351" w:author="Thomas Dietz" w:date="2012-08-13T14:41:00Z"/>
                <w:del w:id="22352" w:author="Deepak Bansal (AZURE)" w:date="2012-08-23T22:00:00Z"/>
              </w:rPr>
            </w:pPr>
            <w:ins w:id="22353" w:author="Thomas Dietz" w:date="2012-08-13T14:41:00Z">
              <w:del w:id="22354" w:author="Deepak Bansal (AZURE)" w:date="2012-08-23T22:00:00Z">
                <w:r w:rsidDel="00B15A0B">
                  <w:delText xml:space="preserve">        present.</w:delText>
                </w:r>
                <w:bookmarkStart w:id="22355" w:name="_Toc333524621"/>
                <w:bookmarkStart w:id="22356" w:name="_Toc335148708"/>
                <w:bookmarkEnd w:id="22355"/>
                <w:bookmarkEnd w:id="22356"/>
              </w:del>
            </w:ins>
          </w:p>
          <w:p w14:paraId="10B436D9" w14:textId="08B19746" w:rsidR="002610E5" w:rsidDel="00B15A0B" w:rsidRDefault="002610E5" w:rsidP="002610E5">
            <w:pPr>
              <w:pStyle w:val="XML1"/>
              <w:rPr>
                <w:ins w:id="22357" w:author="Thomas Dietz" w:date="2012-08-13T14:41:00Z"/>
                <w:del w:id="22358" w:author="Deepak Bansal (AZURE)" w:date="2012-08-23T22:00:00Z"/>
              </w:rPr>
            </w:pPr>
            <w:ins w:id="22359" w:author="Thomas Dietz" w:date="2012-08-13T14:41:00Z">
              <w:del w:id="22360" w:author="Deepak Bansal (AZURE)" w:date="2012-08-23T22:00:00Z">
                <w:r w:rsidDel="00B15A0B">
                  <w:delText xml:space="preserve">        </w:delText>
                </w:r>
                <w:bookmarkStart w:id="22361" w:name="_Toc333524622"/>
                <w:bookmarkStart w:id="22362" w:name="_Toc335148709"/>
                <w:bookmarkEnd w:id="22361"/>
                <w:bookmarkEnd w:id="22362"/>
              </w:del>
            </w:ins>
          </w:p>
          <w:p w14:paraId="6CA8ECB5" w14:textId="7C44D959" w:rsidR="002610E5" w:rsidDel="00B15A0B" w:rsidRDefault="002610E5" w:rsidP="002610E5">
            <w:pPr>
              <w:pStyle w:val="XML1"/>
              <w:rPr>
                <w:ins w:id="22363" w:author="Thomas Dietz" w:date="2012-08-13T14:41:00Z"/>
                <w:del w:id="22364" w:author="Deepak Bansal (AZURE)" w:date="2012-08-23T22:00:00Z"/>
              </w:rPr>
            </w:pPr>
            <w:ins w:id="22365" w:author="Thomas Dietz" w:date="2012-08-13T14:41:00Z">
              <w:del w:id="22366" w:author="Deepak Bansal (AZURE)" w:date="2012-08-23T22:00:00Z">
                <w:r w:rsidDel="00B15A0B">
                  <w:delText xml:space="preserve">        If element 'PgenCounter' is present in a NETCONF</w:delText>
                </w:r>
                <w:bookmarkStart w:id="22367" w:name="_Toc333524623"/>
                <w:bookmarkStart w:id="22368" w:name="_Toc335148710"/>
                <w:bookmarkEnd w:id="22367"/>
                <w:bookmarkEnd w:id="22368"/>
              </w:del>
            </w:ins>
          </w:p>
          <w:p w14:paraId="278DDFB4" w14:textId="27A91050" w:rsidR="002610E5" w:rsidDel="00B15A0B" w:rsidRDefault="002610E5" w:rsidP="002610E5">
            <w:pPr>
              <w:pStyle w:val="XML1"/>
              <w:rPr>
                <w:ins w:id="22369" w:author="Thomas Dietz" w:date="2012-08-13T14:41:00Z"/>
                <w:del w:id="22370" w:author="Deepak Bansal (AZURE)" w:date="2012-08-23T22:00:00Z"/>
              </w:rPr>
            </w:pPr>
            <w:ins w:id="22371" w:author="Thomas Dietz" w:date="2012-08-13T14:41:00Z">
              <w:del w:id="22372" w:author="Deepak Bansal (AZURE)" w:date="2012-08-23T22:00:00Z">
                <w:r w:rsidDel="00B15A0B">
                  <w:delText xml:space="preserve">        &lt;edit-config&gt; operation 'create', 'merge' or 'replace' and</w:delText>
                </w:r>
                <w:bookmarkStart w:id="22373" w:name="_Toc333524624"/>
                <w:bookmarkStart w:id="22374" w:name="_Toc335148711"/>
                <w:bookmarkEnd w:id="22373"/>
                <w:bookmarkEnd w:id="22374"/>
              </w:del>
            </w:ins>
          </w:p>
          <w:p w14:paraId="08CBD14A" w14:textId="072AC1BB" w:rsidR="002610E5" w:rsidDel="00B15A0B" w:rsidRDefault="002610E5" w:rsidP="002610E5">
            <w:pPr>
              <w:pStyle w:val="XML1"/>
              <w:rPr>
                <w:ins w:id="22375" w:author="Thomas Dietz" w:date="2012-08-13T14:41:00Z"/>
                <w:del w:id="22376" w:author="Deepak Bansal (AZURE)" w:date="2012-08-23T22:00:00Z"/>
              </w:rPr>
            </w:pPr>
            <w:ins w:id="22377" w:author="Thomas Dietz" w:date="2012-08-13T14:41:00Z">
              <w:del w:id="22378" w:author="Deepak Bansal (AZURE)" w:date="2012-08-23T22:00:00Z">
                <w:r w:rsidDel="00B15A0B">
                  <w:delText xml:space="preserve">        this element is missing, a 'data-missing' error is</w:delText>
                </w:r>
                <w:bookmarkStart w:id="22379" w:name="_Toc333524625"/>
                <w:bookmarkStart w:id="22380" w:name="_Toc335148712"/>
                <w:bookmarkEnd w:id="22379"/>
                <w:bookmarkEnd w:id="22380"/>
              </w:del>
            </w:ins>
          </w:p>
          <w:p w14:paraId="0E28AFA5" w14:textId="36DEEFA0" w:rsidR="002610E5" w:rsidDel="00B15A0B" w:rsidRDefault="002610E5" w:rsidP="002610E5">
            <w:pPr>
              <w:pStyle w:val="XML1"/>
              <w:rPr>
                <w:ins w:id="22381" w:author="Thomas Dietz" w:date="2012-08-13T14:41:00Z"/>
                <w:del w:id="22382" w:author="Deepak Bansal (AZURE)" w:date="2012-08-23T22:00:00Z"/>
              </w:rPr>
            </w:pPr>
            <w:ins w:id="22383" w:author="Thomas Dietz" w:date="2012-08-13T14:41:00Z">
              <w:del w:id="22384" w:author="Deepak Bansal (AZURE)" w:date="2012-08-23T22:00:00Z">
                <w:r w:rsidDel="00B15A0B">
                  <w:delText xml:space="preserve">        returned.";</w:delText>
                </w:r>
                <w:bookmarkStart w:id="22385" w:name="_Toc333524626"/>
                <w:bookmarkStart w:id="22386" w:name="_Toc335148713"/>
                <w:bookmarkEnd w:id="22385"/>
                <w:bookmarkEnd w:id="22386"/>
              </w:del>
            </w:ins>
          </w:p>
          <w:p w14:paraId="49E7036A" w14:textId="68E8BFDA" w:rsidR="002610E5" w:rsidDel="00B15A0B" w:rsidRDefault="002610E5" w:rsidP="002610E5">
            <w:pPr>
              <w:pStyle w:val="XML1"/>
              <w:rPr>
                <w:ins w:id="22387" w:author="Thomas Dietz" w:date="2012-08-13T14:41:00Z"/>
                <w:del w:id="22388" w:author="Deepak Bansal (AZURE)" w:date="2012-08-23T22:00:00Z"/>
              </w:rPr>
            </w:pPr>
            <w:ins w:id="22389" w:author="Thomas Dietz" w:date="2012-08-13T14:41:00Z">
              <w:del w:id="22390" w:author="Deepak Bansal (AZURE)" w:date="2012-08-23T22:00:00Z">
                <w:r w:rsidDel="00B15A0B">
                  <w:delText xml:space="preserve">    }</w:delText>
                </w:r>
                <w:bookmarkStart w:id="22391" w:name="_Toc333524627"/>
                <w:bookmarkStart w:id="22392" w:name="_Toc335148714"/>
                <w:bookmarkEnd w:id="22391"/>
                <w:bookmarkEnd w:id="22392"/>
              </w:del>
            </w:ins>
          </w:p>
          <w:p w14:paraId="3E7AD55F" w14:textId="00BBEA2D" w:rsidR="002610E5" w:rsidDel="00B15A0B" w:rsidRDefault="002610E5" w:rsidP="002610E5">
            <w:pPr>
              <w:pStyle w:val="XML1"/>
              <w:rPr>
                <w:ins w:id="22393" w:author="Thomas Dietz" w:date="2012-08-13T14:41:00Z"/>
                <w:del w:id="22394" w:author="Deepak Bansal (AZURE)" w:date="2012-08-23T22:00:00Z"/>
              </w:rPr>
            </w:pPr>
            <w:ins w:id="22395" w:author="Thomas Dietz" w:date="2012-08-13T14:41:00Z">
              <w:del w:id="22396" w:author="Deepak Bansal (AZURE)" w:date="2012-08-23T22:00:00Z">
                <w:r w:rsidDel="00B15A0B">
                  <w:delText xml:space="preserve">    leaf PgenCounter {</w:delText>
                </w:r>
                <w:bookmarkStart w:id="22397" w:name="_Toc333524628"/>
                <w:bookmarkStart w:id="22398" w:name="_Toc335148715"/>
                <w:bookmarkEnd w:id="22397"/>
                <w:bookmarkEnd w:id="22398"/>
              </w:del>
            </w:ins>
          </w:p>
          <w:p w14:paraId="09586B84" w14:textId="382FC442" w:rsidR="002610E5" w:rsidDel="00B15A0B" w:rsidRDefault="002610E5" w:rsidP="002610E5">
            <w:pPr>
              <w:pStyle w:val="XML1"/>
              <w:rPr>
                <w:ins w:id="22399" w:author="Thomas Dietz" w:date="2012-08-13T14:41:00Z"/>
                <w:del w:id="22400" w:author="Deepak Bansal (AZURE)" w:date="2012-08-23T22:00:00Z"/>
              </w:rPr>
            </w:pPr>
            <w:ins w:id="22401" w:author="Thomas Dietz" w:date="2012-08-13T14:41:00Z">
              <w:del w:id="22402" w:author="Deepak Bansal (AZURE)" w:date="2012-08-23T22:00:00Z">
                <w:r w:rsidDel="00B15A0B">
                  <w:delText xml:space="preserve">      when "count(../Seed) != 0";</w:delText>
                </w:r>
                <w:bookmarkStart w:id="22403" w:name="_Toc333524629"/>
                <w:bookmarkStart w:id="22404" w:name="_Toc335148716"/>
                <w:bookmarkEnd w:id="22403"/>
                <w:bookmarkEnd w:id="22404"/>
              </w:del>
            </w:ins>
          </w:p>
          <w:p w14:paraId="20215DCE" w14:textId="6FDCCEA8" w:rsidR="002610E5" w:rsidDel="00B15A0B" w:rsidRDefault="002610E5" w:rsidP="002610E5">
            <w:pPr>
              <w:pStyle w:val="XML1"/>
              <w:rPr>
                <w:ins w:id="22405" w:author="Thomas Dietz" w:date="2012-08-13T14:41:00Z"/>
                <w:del w:id="22406" w:author="Deepak Bansal (AZURE)" w:date="2012-08-23T22:00:00Z"/>
              </w:rPr>
            </w:pPr>
            <w:ins w:id="22407" w:author="Thomas Dietz" w:date="2012-08-13T14:41:00Z">
              <w:del w:id="22408" w:author="Deepak Bansal (AZURE)" w:date="2012-08-23T22:00:00Z">
                <w:r w:rsidDel="00B15A0B">
                  <w:delText xml:space="preserve">      type binary;</w:delText>
                </w:r>
                <w:bookmarkStart w:id="22409" w:name="_Toc333524630"/>
                <w:bookmarkStart w:id="22410" w:name="_Toc335148717"/>
                <w:bookmarkEnd w:id="22409"/>
                <w:bookmarkEnd w:id="22410"/>
              </w:del>
            </w:ins>
          </w:p>
          <w:p w14:paraId="3B1859D0" w14:textId="2980EFBA" w:rsidR="002610E5" w:rsidDel="00B15A0B" w:rsidRDefault="002610E5" w:rsidP="002610E5">
            <w:pPr>
              <w:pStyle w:val="XML1"/>
              <w:rPr>
                <w:ins w:id="22411" w:author="Thomas Dietz" w:date="2012-08-13T14:41:00Z"/>
                <w:del w:id="22412" w:author="Deepak Bansal (AZURE)" w:date="2012-08-23T22:00:00Z"/>
              </w:rPr>
            </w:pPr>
            <w:ins w:id="22413" w:author="Thomas Dietz" w:date="2012-08-13T14:41:00Z">
              <w:del w:id="22414" w:author="Deepak Bansal (AZURE)" w:date="2012-08-23T22:00:00Z">
                <w:r w:rsidDel="00B15A0B">
                  <w:delText xml:space="preserve">      mandatory true;</w:delText>
                </w:r>
                <w:bookmarkStart w:id="22415" w:name="_Toc333524631"/>
                <w:bookmarkStart w:id="22416" w:name="_Toc335148718"/>
                <w:bookmarkEnd w:id="22415"/>
                <w:bookmarkEnd w:id="22416"/>
              </w:del>
            </w:ins>
          </w:p>
          <w:p w14:paraId="303A6052" w14:textId="17C53B18" w:rsidR="002610E5" w:rsidDel="00B15A0B" w:rsidRDefault="002610E5" w:rsidP="002610E5">
            <w:pPr>
              <w:pStyle w:val="XML1"/>
              <w:rPr>
                <w:ins w:id="22417" w:author="Thomas Dietz" w:date="2012-08-13T14:41:00Z"/>
                <w:del w:id="22418" w:author="Deepak Bansal (AZURE)" w:date="2012-08-23T22:00:00Z"/>
              </w:rPr>
            </w:pPr>
            <w:ins w:id="22419" w:author="Thomas Dietz" w:date="2012-08-13T14:41:00Z">
              <w:del w:id="22420" w:author="Deepak Bansal (AZURE)" w:date="2012-08-23T22:00:00Z">
                <w:r w:rsidDel="00B15A0B">
                  <w:delText xml:space="preserve">      description "This element is optional. It MUST be present in</w:delText>
                </w:r>
                <w:bookmarkStart w:id="22421" w:name="_Toc333524632"/>
                <w:bookmarkStart w:id="22422" w:name="_Toc335148719"/>
                <w:bookmarkEnd w:id="22421"/>
                <w:bookmarkEnd w:id="22422"/>
              </w:del>
            </w:ins>
          </w:p>
          <w:p w14:paraId="4A8E08DF" w14:textId="2636A466" w:rsidR="002610E5" w:rsidDel="00B15A0B" w:rsidRDefault="002610E5" w:rsidP="002610E5">
            <w:pPr>
              <w:pStyle w:val="XML1"/>
              <w:rPr>
                <w:ins w:id="22423" w:author="Thomas Dietz" w:date="2012-08-13T14:41:00Z"/>
                <w:del w:id="22424" w:author="Deepak Bansal (AZURE)" w:date="2012-08-23T22:00:00Z"/>
              </w:rPr>
            </w:pPr>
            <w:ins w:id="22425" w:author="Thomas Dietz" w:date="2012-08-13T14:41:00Z">
              <w:del w:id="22426" w:author="Deepak Bansal (AZURE)" w:date="2012-08-23T22:00:00Z">
                <w:r w:rsidDel="00B15A0B">
                  <w:delText xml:space="preserve">        the NETCONF data store, if the element 'Seed' is present.</w:delText>
                </w:r>
                <w:bookmarkStart w:id="22427" w:name="_Toc333524633"/>
                <w:bookmarkStart w:id="22428" w:name="_Toc335148720"/>
                <w:bookmarkEnd w:id="22427"/>
                <w:bookmarkEnd w:id="22428"/>
              </w:del>
            </w:ins>
          </w:p>
          <w:p w14:paraId="45F7401B" w14:textId="532C7ADB" w:rsidR="002610E5" w:rsidDel="00B15A0B" w:rsidRDefault="002610E5" w:rsidP="002610E5">
            <w:pPr>
              <w:pStyle w:val="XML1"/>
              <w:rPr>
                <w:ins w:id="22429" w:author="Thomas Dietz" w:date="2012-08-13T14:41:00Z"/>
                <w:del w:id="22430" w:author="Deepak Bansal (AZURE)" w:date="2012-08-23T22:00:00Z"/>
              </w:rPr>
            </w:pPr>
            <w:ins w:id="22431" w:author="Thomas Dietz" w:date="2012-08-13T14:41:00Z">
              <w:del w:id="22432" w:author="Deepak Bansal (AZURE)" w:date="2012-08-23T22:00:00Z">
                <w:r w:rsidDel="00B15A0B">
                  <w:delText xml:space="preserve">        </w:delText>
                </w:r>
                <w:bookmarkStart w:id="22433" w:name="_Toc333524634"/>
                <w:bookmarkStart w:id="22434" w:name="_Toc335148721"/>
                <w:bookmarkEnd w:id="22433"/>
                <w:bookmarkEnd w:id="22434"/>
              </w:del>
            </w:ins>
          </w:p>
          <w:p w14:paraId="396337A2" w14:textId="6F68BD50" w:rsidR="002610E5" w:rsidDel="00B15A0B" w:rsidRDefault="002610E5" w:rsidP="002610E5">
            <w:pPr>
              <w:pStyle w:val="XML1"/>
              <w:rPr>
                <w:ins w:id="22435" w:author="Thomas Dietz" w:date="2012-08-13T14:41:00Z"/>
                <w:del w:id="22436" w:author="Deepak Bansal (AZURE)" w:date="2012-08-23T22:00:00Z"/>
              </w:rPr>
            </w:pPr>
            <w:ins w:id="22437" w:author="Thomas Dietz" w:date="2012-08-13T14:41:00Z">
              <w:del w:id="22438" w:author="Deepak Bansal (AZURE)" w:date="2012-08-23T22:00:00Z">
                <w:r w:rsidDel="00B15A0B">
                  <w:delText xml:space="preserve">        If element 'Seed' is present in a NETCONF &lt;edit-config&gt;</w:delText>
                </w:r>
                <w:bookmarkStart w:id="22439" w:name="_Toc333524635"/>
                <w:bookmarkStart w:id="22440" w:name="_Toc335148722"/>
                <w:bookmarkEnd w:id="22439"/>
                <w:bookmarkEnd w:id="22440"/>
              </w:del>
            </w:ins>
          </w:p>
          <w:p w14:paraId="2E5A03F1" w14:textId="78FCCAC2" w:rsidR="002610E5" w:rsidDel="00B15A0B" w:rsidRDefault="002610E5" w:rsidP="002610E5">
            <w:pPr>
              <w:pStyle w:val="XML1"/>
              <w:rPr>
                <w:ins w:id="22441" w:author="Thomas Dietz" w:date="2012-08-13T14:41:00Z"/>
                <w:del w:id="22442" w:author="Deepak Bansal (AZURE)" w:date="2012-08-23T22:00:00Z"/>
              </w:rPr>
            </w:pPr>
            <w:ins w:id="22443" w:author="Thomas Dietz" w:date="2012-08-13T14:41:00Z">
              <w:del w:id="22444" w:author="Deepak Bansal (AZURE)" w:date="2012-08-23T22:00:00Z">
                <w:r w:rsidDel="00B15A0B">
                  <w:delText xml:space="preserve">        operation 'create', 'merge' or 'replace' and this element</w:delText>
                </w:r>
                <w:bookmarkStart w:id="22445" w:name="_Toc333524636"/>
                <w:bookmarkStart w:id="22446" w:name="_Toc335148723"/>
                <w:bookmarkEnd w:id="22445"/>
                <w:bookmarkEnd w:id="22446"/>
              </w:del>
            </w:ins>
          </w:p>
          <w:p w14:paraId="4E55EFF8" w14:textId="0A84CDBF" w:rsidR="002610E5" w:rsidDel="00B15A0B" w:rsidRDefault="002610E5" w:rsidP="002610E5">
            <w:pPr>
              <w:pStyle w:val="XML1"/>
              <w:rPr>
                <w:ins w:id="22447" w:author="Thomas Dietz" w:date="2012-08-13T14:41:00Z"/>
                <w:del w:id="22448" w:author="Deepak Bansal (AZURE)" w:date="2012-08-23T22:00:00Z"/>
              </w:rPr>
            </w:pPr>
            <w:ins w:id="22449" w:author="Thomas Dietz" w:date="2012-08-13T14:41:00Z">
              <w:del w:id="22450" w:author="Deepak Bansal (AZURE)" w:date="2012-08-23T22:00:00Z">
                <w:r w:rsidDel="00B15A0B">
                  <w:delText xml:space="preserve">        is missing, a 'data-missing' error is returned.";</w:delText>
                </w:r>
                <w:bookmarkStart w:id="22451" w:name="_Toc333524637"/>
                <w:bookmarkStart w:id="22452" w:name="_Toc335148724"/>
                <w:bookmarkEnd w:id="22451"/>
                <w:bookmarkEnd w:id="22452"/>
              </w:del>
            </w:ins>
          </w:p>
          <w:p w14:paraId="51E3D881" w14:textId="59B32935" w:rsidR="002610E5" w:rsidDel="00B15A0B" w:rsidRDefault="002610E5" w:rsidP="002610E5">
            <w:pPr>
              <w:pStyle w:val="XML1"/>
              <w:rPr>
                <w:ins w:id="22453" w:author="Thomas Dietz" w:date="2012-08-13T14:41:00Z"/>
                <w:del w:id="22454" w:author="Deepak Bansal (AZURE)" w:date="2012-08-23T22:00:00Z"/>
              </w:rPr>
            </w:pPr>
            <w:ins w:id="22455" w:author="Thomas Dietz" w:date="2012-08-13T14:41:00Z">
              <w:del w:id="22456" w:author="Deepak Bansal (AZURE)" w:date="2012-08-23T22:00:00Z">
                <w:r w:rsidDel="00B15A0B">
                  <w:delText xml:space="preserve">    }</w:delText>
                </w:r>
                <w:bookmarkStart w:id="22457" w:name="_Toc333524638"/>
                <w:bookmarkStart w:id="22458" w:name="_Toc335148725"/>
                <w:bookmarkEnd w:id="22457"/>
                <w:bookmarkEnd w:id="22458"/>
              </w:del>
            </w:ins>
          </w:p>
          <w:p w14:paraId="2CF5BDC8" w14:textId="564245C1" w:rsidR="002610E5" w:rsidDel="00B15A0B" w:rsidRDefault="002610E5" w:rsidP="002610E5">
            <w:pPr>
              <w:pStyle w:val="XML1"/>
              <w:rPr>
                <w:ins w:id="22459" w:author="Thomas Dietz" w:date="2012-08-13T14:41:00Z"/>
                <w:del w:id="22460" w:author="Deepak Bansal (AZURE)" w:date="2012-08-23T22:00:00Z"/>
              </w:rPr>
            </w:pPr>
            <w:ins w:id="22461" w:author="Thomas Dietz" w:date="2012-08-13T14:41:00Z">
              <w:del w:id="22462" w:author="Deepak Bansal (AZURE)" w:date="2012-08-23T22:00:00Z">
                <w:r w:rsidDel="00B15A0B">
                  <w:delText xml:space="preserve">  }</w:delText>
                </w:r>
                <w:bookmarkStart w:id="22463" w:name="_Toc333524639"/>
                <w:bookmarkStart w:id="22464" w:name="_Toc335148726"/>
                <w:bookmarkEnd w:id="22463"/>
                <w:bookmarkEnd w:id="22464"/>
              </w:del>
            </w:ins>
          </w:p>
          <w:p w14:paraId="6A7E713A" w14:textId="501EEE98" w:rsidR="002610E5" w:rsidDel="00B15A0B" w:rsidRDefault="002610E5" w:rsidP="002610E5">
            <w:pPr>
              <w:pStyle w:val="XML1"/>
              <w:rPr>
                <w:ins w:id="22465" w:author="Thomas Dietz" w:date="2012-08-13T14:41:00Z"/>
                <w:del w:id="22466" w:author="Deepak Bansal (AZURE)" w:date="2012-08-23T22:00:00Z"/>
              </w:rPr>
            </w:pPr>
            <w:ins w:id="22467" w:author="Thomas Dietz" w:date="2012-08-13T14:41:00Z">
              <w:del w:id="22468" w:author="Deepak Bansal (AZURE)" w:date="2012-08-23T22:00:00Z">
                <w:r w:rsidDel="00B15A0B">
                  <w:delText xml:space="preserve">   </w:delText>
                </w:r>
                <w:bookmarkStart w:id="22469" w:name="_Toc333524640"/>
                <w:bookmarkStart w:id="22470" w:name="_Toc335148727"/>
                <w:bookmarkEnd w:id="22469"/>
                <w:bookmarkEnd w:id="22470"/>
              </w:del>
            </w:ins>
          </w:p>
          <w:p w14:paraId="0FCABA88" w14:textId="1274FA26" w:rsidR="002610E5" w:rsidDel="00B15A0B" w:rsidRDefault="002610E5" w:rsidP="002610E5">
            <w:pPr>
              <w:pStyle w:val="XML1"/>
              <w:rPr>
                <w:ins w:id="22471" w:author="Thomas Dietz" w:date="2012-08-13T14:41:00Z"/>
                <w:del w:id="22472" w:author="Deepak Bansal (AZURE)" w:date="2012-08-23T22:00:00Z"/>
              </w:rPr>
            </w:pPr>
            <w:ins w:id="22473" w:author="Thomas Dietz" w:date="2012-08-13T14:41:00Z">
              <w:del w:id="22474" w:author="Deepak Bansal (AZURE)" w:date="2012-08-23T22:00:00Z">
                <w:r w:rsidDel="00B15A0B">
                  <w:delText xml:space="preserve">  grouping RSAKeyValueType {</w:delText>
                </w:r>
                <w:bookmarkStart w:id="22475" w:name="_Toc333524641"/>
                <w:bookmarkStart w:id="22476" w:name="_Toc335148728"/>
                <w:bookmarkEnd w:id="22475"/>
                <w:bookmarkEnd w:id="22476"/>
              </w:del>
            </w:ins>
          </w:p>
          <w:p w14:paraId="6F629B91" w14:textId="70571B3B" w:rsidR="002610E5" w:rsidDel="00B15A0B" w:rsidRDefault="002610E5" w:rsidP="002610E5">
            <w:pPr>
              <w:pStyle w:val="XML1"/>
              <w:rPr>
                <w:ins w:id="22477" w:author="Thomas Dietz" w:date="2012-08-13T14:41:00Z"/>
                <w:del w:id="22478" w:author="Deepak Bansal (AZURE)" w:date="2012-08-23T22:00:00Z"/>
              </w:rPr>
            </w:pPr>
            <w:ins w:id="22479" w:author="Thomas Dietz" w:date="2012-08-13T14:41:00Z">
              <w:del w:id="22480" w:author="Deepak Bansal (AZURE)" w:date="2012-08-23T22:00:00Z">
                <w:r w:rsidDel="00B15A0B">
                  <w:delText xml:space="preserve">    description "RSA key values have two fields: Modulus and</w:delText>
                </w:r>
                <w:bookmarkStart w:id="22481" w:name="_Toc333524642"/>
                <w:bookmarkStart w:id="22482" w:name="_Toc335148729"/>
                <w:bookmarkEnd w:id="22481"/>
                <w:bookmarkEnd w:id="22482"/>
              </w:del>
            </w:ins>
          </w:p>
          <w:p w14:paraId="34F6F14D" w14:textId="5834CE41" w:rsidR="002610E5" w:rsidDel="00B15A0B" w:rsidRDefault="002610E5" w:rsidP="002610E5">
            <w:pPr>
              <w:pStyle w:val="XML1"/>
              <w:rPr>
                <w:ins w:id="22483" w:author="Thomas Dietz" w:date="2012-08-13T14:41:00Z"/>
                <w:del w:id="22484" w:author="Deepak Bansal (AZURE)" w:date="2012-08-23T22:00:00Z"/>
              </w:rPr>
            </w:pPr>
            <w:ins w:id="22485" w:author="Thomas Dietz" w:date="2012-08-13T14:41:00Z">
              <w:del w:id="22486" w:author="Deepak Bansal (AZURE)" w:date="2012-08-23T22:00:00Z">
                <w:r w:rsidDel="00B15A0B">
                  <w:delText xml:space="preserve">      Exponent.";</w:delText>
                </w:r>
                <w:bookmarkStart w:id="22487" w:name="_Toc333524643"/>
                <w:bookmarkStart w:id="22488" w:name="_Toc335148730"/>
                <w:bookmarkEnd w:id="22487"/>
                <w:bookmarkEnd w:id="22488"/>
              </w:del>
            </w:ins>
          </w:p>
          <w:p w14:paraId="0093F8E8" w14:textId="3DB01CA6" w:rsidR="002610E5" w:rsidDel="00B15A0B" w:rsidRDefault="002610E5" w:rsidP="002610E5">
            <w:pPr>
              <w:pStyle w:val="XML1"/>
              <w:rPr>
                <w:ins w:id="22489" w:author="Thomas Dietz" w:date="2012-08-13T14:41:00Z"/>
                <w:del w:id="22490" w:author="Deepak Bansal (AZURE)" w:date="2012-08-23T22:00:00Z"/>
              </w:rPr>
            </w:pPr>
            <w:ins w:id="22491" w:author="Thomas Dietz" w:date="2012-08-13T14:41:00Z">
              <w:del w:id="22492" w:author="Deepak Bansal (AZURE)" w:date="2012-08-23T22:00:00Z">
                <w:r w:rsidDel="00B15A0B">
                  <w:delText xml:space="preserve">    leaf Modulus {</w:delText>
                </w:r>
                <w:bookmarkStart w:id="22493" w:name="_Toc333524644"/>
                <w:bookmarkStart w:id="22494" w:name="_Toc335148731"/>
                <w:bookmarkEnd w:id="22493"/>
                <w:bookmarkEnd w:id="22494"/>
              </w:del>
            </w:ins>
          </w:p>
          <w:p w14:paraId="47C09F44" w14:textId="66D10815" w:rsidR="002610E5" w:rsidDel="00B15A0B" w:rsidRDefault="002610E5" w:rsidP="002610E5">
            <w:pPr>
              <w:pStyle w:val="XML1"/>
              <w:rPr>
                <w:ins w:id="22495" w:author="Thomas Dietz" w:date="2012-08-13T14:41:00Z"/>
                <w:del w:id="22496" w:author="Deepak Bansal (AZURE)" w:date="2012-08-23T22:00:00Z"/>
              </w:rPr>
            </w:pPr>
            <w:ins w:id="22497" w:author="Thomas Dietz" w:date="2012-08-13T14:41:00Z">
              <w:del w:id="22498" w:author="Deepak Bansal (AZURE)" w:date="2012-08-23T22:00:00Z">
                <w:r w:rsidDel="00B15A0B">
                  <w:delText xml:space="preserve">      type binary;</w:delText>
                </w:r>
                <w:bookmarkStart w:id="22499" w:name="_Toc333524645"/>
                <w:bookmarkStart w:id="22500" w:name="_Toc335148732"/>
                <w:bookmarkEnd w:id="22499"/>
                <w:bookmarkEnd w:id="22500"/>
              </w:del>
            </w:ins>
          </w:p>
          <w:p w14:paraId="43AADC61" w14:textId="551A74E7" w:rsidR="002610E5" w:rsidDel="00B15A0B" w:rsidRDefault="002610E5" w:rsidP="002610E5">
            <w:pPr>
              <w:pStyle w:val="XML1"/>
              <w:rPr>
                <w:ins w:id="22501" w:author="Thomas Dietz" w:date="2012-08-13T14:41:00Z"/>
                <w:del w:id="22502" w:author="Deepak Bansal (AZURE)" w:date="2012-08-23T22:00:00Z"/>
              </w:rPr>
            </w:pPr>
            <w:ins w:id="22503" w:author="Thomas Dietz" w:date="2012-08-13T14:41:00Z">
              <w:del w:id="22504" w:author="Deepak Bansal (AZURE)" w:date="2012-08-23T22:00:00Z">
                <w:r w:rsidDel="00B15A0B">
                  <w:delText xml:space="preserve">      mandatory true;</w:delText>
                </w:r>
                <w:bookmarkStart w:id="22505" w:name="_Toc333524646"/>
                <w:bookmarkStart w:id="22506" w:name="_Toc335148733"/>
                <w:bookmarkEnd w:id="22505"/>
                <w:bookmarkEnd w:id="22506"/>
              </w:del>
            </w:ins>
          </w:p>
          <w:p w14:paraId="0CD55107" w14:textId="6D9AA637" w:rsidR="002610E5" w:rsidDel="00B15A0B" w:rsidRDefault="002610E5" w:rsidP="002610E5">
            <w:pPr>
              <w:pStyle w:val="XML1"/>
              <w:rPr>
                <w:ins w:id="22507" w:author="Thomas Dietz" w:date="2012-08-13T14:41:00Z"/>
                <w:del w:id="22508" w:author="Deepak Bansal (AZURE)" w:date="2012-08-23T22:00:00Z"/>
              </w:rPr>
            </w:pPr>
            <w:ins w:id="22509" w:author="Thomas Dietz" w:date="2012-08-13T14:41:00Z">
              <w:del w:id="22510" w:author="Deepak Bansal (AZURE)" w:date="2012-08-23T22:00:00Z">
                <w:r w:rsidDel="00B15A0B">
                  <w:delText xml:space="preserve">      description "This element MUST be present in the NETCONF data</w:delText>
                </w:r>
                <w:bookmarkStart w:id="22511" w:name="_Toc333524647"/>
                <w:bookmarkStart w:id="22512" w:name="_Toc335148734"/>
                <w:bookmarkEnd w:id="22511"/>
                <w:bookmarkEnd w:id="22512"/>
              </w:del>
            </w:ins>
          </w:p>
          <w:p w14:paraId="6E924093" w14:textId="29A42ABE" w:rsidR="002610E5" w:rsidDel="00B15A0B" w:rsidRDefault="002610E5" w:rsidP="002610E5">
            <w:pPr>
              <w:pStyle w:val="XML1"/>
              <w:rPr>
                <w:ins w:id="22513" w:author="Thomas Dietz" w:date="2012-08-13T14:41:00Z"/>
                <w:del w:id="22514" w:author="Deepak Bansal (AZURE)" w:date="2012-08-23T22:00:00Z"/>
              </w:rPr>
            </w:pPr>
            <w:ins w:id="22515" w:author="Thomas Dietz" w:date="2012-08-13T14:41:00Z">
              <w:del w:id="22516" w:author="Deepak Bansal (AZURE)" w:date="2012-08-23T22:00:00Z">
                <w:r w:rsidDel="00B15A0B">
                  <w:delText xml:space="preserve">        store. If this element is not present in a NETCONF</w:delText>
                </w:r>
                <w:bookmarkStart w:id="22517" w:name="_Toc333524648"/>
                <w:bookmarkStart w:id="22518" w:name="_Toc335148735"/>
                <w:bookmarkEnd w:id="22517"/>
                <w:bookmarkEnd w:id="22518"/>
              </w:del>
            </w:ins>
          </w:p>
          <w:p w14:paraId="7BC428BB" w14:textId="70EC3DD6" w:rsidR="002610E5" w:rsidDel="00B15A0B" w:rsidRDefault="002610E5" w:rsidP="002610E5">
            <w:pPr>
              <w:pStyle w:val="XML1"/>
              <w:rPr>
                <w:ins w:id="22519" w:author="Thomas Dietz" w:date="2012-08-13T14:41:00Z"/>
                <w:del w:id="22520" w:author="Deepak Bansal (AZURE)" w:date="2012-08-23T22:00:00Z"/>
              </w:rPr>
            </w:pPr>
            <w:ins w:id="22521" w:author="Thomas Dietz" w:date="2012-08-13T14:41:00Z">
              <w:del w:id="22522" w:author="Deepak Bansal (AZURE)" w:date="2012-08-23T22:00:00Z">
                <w:r w:rsidDel="00B15A0B">
                  <w:delText xml:space="preserve">        &lt;edit-config&gt; operation 'create', 'merge' or 'replace' and</w:delText>
                </w:r>
                <w:bookmarkStart w:id="22523" w:name="_Toc333524649"/>
                <w:bookmarkStart w:id="22524" w:name="_Toc335148736"/>
                <w:bookmarkEnd w:id="22523"/>
                <w:bookmarkEnd w:id="22524"/>
              </w:del>
            </w:ins>
          </w:p>
          <w:p w14:paraId="2F5B8C57" w14:textId="3FDD7032" w:rsidR="002610E5" w:rsidDel="00B15A0B" w:rsidRDefault="002610E5" w:rsidP="002610E5">
            <w:pPr>
              <w:pStyle w:val="XML1"/>
              <w:rPr>
                <w:ins w:id="22525" w:author="Thomas Dietz" w:date="2012-08-13T14:41:00Z"/>
                <w:del w:id="22526" w:author="Deepak Bansal (AZURE)" w:date="2012-08-23T22:00:00Z"/>
              </w:rPr>
            </w:pPr>
            <w:ins w:id="22527" w:author="Thomas Dietz" w:date="2012-08-13T14:41:00Z">
              <w:del w:id="22528" w:author="Deepak Bansal (AZURE)" w:date="2012-08-23T22:00:00Z">
                <w:r w:rsidDel="00B15A0B">
                  <w:delText xml:space="preserve">        the parent element does not exist, a 'data-missing' error</w:delText>
                </w:r>
                <w:bookmarkStart w:id="22529" w:name="_Toc333524650"/>
                <w:bookmarkStart w:id="22530" w:name="_Toc335148737"/>
                <w:bookmarkEnd w:id="22529"/>
                <w:bookmarkEnd w:id="22530"/>
              </w:del>
            </w:ins>
          </w:p>
          <w:p w14:paraId="6623A990" w14:textId="288C2ED6" w:rsidR="002610E5" w:rsidDel="00B15A0B" w:rsidRDefault="002610E5" w:rsidP="002610E5">
            <w:pPr>
              <w:pStyle w:val="XML1"/>
              <w:rPr>
                <w:ins w:id="22531" w:author="Thomas Dietz" w:date="2012-08-13T14:41:00Z"/>
                <w:del w:id="22532" w:author="Deepak Bansal (AZURE)" w:date="2012-08-23T22:00:00Z"/>
              </w:rPr>
            </w:pPr>
            <w:ins w:id="22533" w:author="Thomas Dietz" w:date="2012-08-13T14:41:00Z">
              <w:del w:id="22534" w:author="Deepak Bansal (AZURE)" w:date="2012-08-23T22:00:00Z">
                <w:r w:rsidDel="00B15A0B">
                  <w:delText xml:space="preserve">        is returned.";</w:delText>
                </w:r>
                <w:bookmarkStart w:id="22535" w:name="_Toc333524651"/>
                <w:bookmarkStart w:id="22536" w:name="_Toc335148738"/>
                <w:bookmarkEnd w:id="22535"/>
                <w:bookmarkEnd w:id="22536"/>
              </w:del>
            </w:ins>
          </w:p>
          <w:p w14:paraId="012CEFDA" w14:textId="49A4D696" w:rsidR="002610E5" w:rsidDel="00B15A0B" w:rsidRDefault="002610E5" w:rsidP="002610E5">
            <w:pPr>
              <w:pStyle w:val="XML1"/>
              <w:rPr>
                <w:ins w:id="22537" w:author="Thomas Dietz" w:date="2012-08-13T14:41:00Z"/>
                <w:del w:id="22538" w:author="Deepak Bansal (AZURE)" w:date="2012-08-23T22:00:00Z"/>
              </w:rPr>
            </w:pPr>
            <w:ins w:id="22539" w:author="Thomas Dietz" w:date="2012-08-13T14:41:00Z">
              <w:del w:id="22540" w:author="Deepak Bansal (AZURE)" w:date="2012-08-23T22:00:00Z">
                <w:r w:rsidDel="00B15A0B">
                  <w:delText xml:space="preserve">    }</w:delText>
                </w:r>
                <w:bookmarkStart w:id="22541" w:name="_Toc333524652"/>
                <w:bookmarkStart w:id="22542" w:name="_Toc335148739"/>
                <w:bookmarkEnd w:id="22541"/>
                <w:bookmarkEnd w:id="22542"/>
              </w:del>
            </w:ins>
          </w:p>
          <w:p w14:paraId="33FA3F4F" w14:textId="6640DC7C" w:rsidR="002610E5" w:rsidDel="00B15A0B" w:rsidRDefault="002610E5" w:rsidP="002610E5">
            <w:pPr>
              <w:pStyle w:val="XML1"/>
              <w:rPr>
                <w:ins w:id="22543" w:author="Thomas Dietz" w:date="2012-08-13T14:41:00Z"/>
                <w:del w:id="22544" w:author="Deepak Bansal (AZURE)" w:date="2012-08-23T22:00:00Z"/>
              </w:rPr>
            </w:pPr>
            <w:ins w:id="22545" w:author="Thomas Dietz" w:date="2012-08-13T14:41:00Z">
              <w:del w:id="22546" w:author="Deepak Bansal (AZURE)" w:date="2012-08-23T22:00:00Z">
                <w:r w:rsidDel="00B15A0B">
                  <w:delText xml:space="preserve">    leaf Exponent {</w:delText>
                </w:r>
                <w:bookmarkStart w:id="22547" w:name="_Toc333524653"/>
                <w:bookmarkStart w:id="22548" w:name="_Toc335148740"/>
                <w:bookmarkEnd w:id="22547"/>
                <w:bookmarkEnd w:id="22548"/>
              </w:del>
            </w:ins>
          </w:p>
          <w:p w14:paraId="225B8D9F" w14:textId="732BFB42" w:rsidR="002610E5" w:rsidDel="00B15A0B" w:rsidRDefault="002610E5" w:rsidP="002610E5">
            <w:pPr>
              <w:pStyle w:val="XML1"/>
              <w:rPr>
                <w:ins w:id="22549" w:author="Thomas Dietz" w:date="2012-08-13T14:41:00Z"/>
                <w:del w:id="22550" w:author="Deepak Bansal (AZURE)" w:date="2012-08-23T22:00:00Z"/>
              </w:rPr>
            </w:pPr>
            <w:ins w:id="22551" w:author="Thomas Dietz" w:date="2012-08-13T14:41:00Z">
              <w:del w:id="22552" w:author="Deepak Bansal (AZURE)" w:date="2012-08-23T22:00:00Z">
                <w:r w:rsidDel="00B15A0B">
                  <w:delText xml:space="preserve">      type binary;</w:delText>
                </w:r>
                <w:bookmarkStart w:id="22553" w:name="_Toc333524654"/>
                <w:bookmarkStart w:id="22554" w:name="_Toc335148741"/>
                <w:bookmarkEnd w:id="22553"/>
                <w:bookmarkEnd w:id="22554"/>
              </w:del>
            </w:ins>
          </w:p>
          <w:p w14:paraId="2D54DC86" w14:textId="016D1066" w:rsidR="002610E5" w:rsidDel="00B15A0B" w:rsidRDefault="002610E5" w:rsidP="002610E5">
            <w:pPr>
              <w:pStyle w:val="XML1"/>
              <w:rPr>
                <w:ins w:id="22555" w:author="Thomas Dietz" w:date="2012-08-13T14:41:00Z"/>
                <w:del w:id="22556" w:author="Deepak Bansal (AZURE)" w:date="2012-08-23T22:00:00Z"/>
              </w:rPr>
            </w:pPr>
            <w:ins w:id="22557" w:author="Thomas Dietz" w:date="2012-08-13T14:41:00Z">
              <w:del w:id="22558" w:author="Deepak Bansal (AZURE)" w:date="2012-08-23T22:00:00Z">
                <w:r w:rsidDel="00B15A0B">
                  <w:delText xml:space="preserve">      mandatory true;</w:delText>
                </w:r>
                <w:bookmarkStart w:id="22559" w:name="_Toc333524655"/>
                <w:bookmarkStart w:id="22560" w:name="_Toc335148742"/>
                <w:bookmarkEnd w:id="22559"/>
                <w:bookmarkEnd w:id="22560"/>
              </w:del>
            </w:ins>
          </w:p>
          <w:p w14:paraId="2B9CD503" w14:textId="2DE35D91" w:rsidR="002610E5" w:rsidDel="00B15A0B" w:rsidRDefault="002610E5" w:rsidP="002610E5">
            <w:pPr>
              <w:pStyle w:val="XML1"/>
              <w:rPr>
                <w:ins w:id="22561" w:author="Thomas Dietz" w:date="2012-08-13T14:41:00Z"/>
                <w:del w:id="22562" w:author="Deepak Bansal (AZURE)" w:date="2012-08-23T22:00:00Z"/>
              </w:rPr>
            </w:pPr>
            <w:ins w:id="22563" w:author="Thomas Dietz" w:date="2012-08-13T14:41:00Z">
              <w:del w:id="22564" w:author="Deepak Bansal (AZURE)" w:date="2012-08-23T22:00:00Z">
                <w:r w:rsidDel="00B15A0B">
                  <w:delText xml:space="preserve">      description "This element MUST be present in the NETCONF data</w:delText>
                </w:r>
                <w:bookmarkStart w:id="22565" w:name="_Toc333524656"/>
                <w:bookmarkStart w:id="22566" w:name="_Toc335148743"/>
                <w:bookmarkEnd w:id="22565"/>
                <w:bookmarkEnd w:id="22566"/>
              </w:del>
            </w:ins>
          </w:p>
          <w:p w14:paraId="3AA4AB7F" w14:textId="5AEA2FC2" w:rsidR="002610E5" w:rsidDel="00B15A0B" w:rsidRDefault="002610E5" w:rsidP="002610E5">
            <w:pPr>
              <w:pStyle w:val="XML1"/>
              <w:rPr>
                <w:ins w:id="22567" w:author="Thomas Dietz" w:date="2012-08-13T14:41:00Z"/>
                <w:del w:id="22568" w:author="Deepak Bansal (AZURE)" w:date="2012-08-23T22:00:00Z"/>
              </w:rPr>
            </w:pPr>
            <w:ins w:id="22569" w:author="Thomas Dietz" w:date="2012-08-13T14:41:00Z">
              <w:del w:id="22570" w:author="Deepak Bansal (AZURE)" w:date="2012-08-23T22:00:00Z">
                <w:r w:rsidDel="00B15A0B">
                  <w:delText xml:space="preserve">        store. If this element is not present in a NETCONF</w:delText>
                </w:r>
                <w:bookmarkStart w:id="22571" w:name="_Toc333524657"/>
                <w:bookmarkStart w:id="22572" w:name="_Toc335148744"/>
                <w:bookmarkEnd w:id="22571"/>
                <w:bookmarkEnd w:id="22572"/>
              </w:del>
            </w:ins>
          </w:p>
          <w:p w14:paraId="5A53E956" w14:textId="0CADD86B" w:rsidR="002610E5" w:rsidDel="00B15A0B" w:rsidRDefault="002610E5" w:rsidP="002610E5">
            <w:pPr>
              <w:pStyle w:val="XML1"/>
              <w:rPr>
                <w:ins w:id="22573" w:author="Thomas Dietz" w:date="2012-08-13T14:41:00Z"/>
                <w:del w:id="22574" w:author="Deepak Bansal (AZURE)" w:date="2012-08-23T22:00:00Z"/>
              </w:rPr>
            </w:pPr>
            <w:ins w:id="22575" w:author="Thomas Dietz" w:date="2012-08-13T14:41:00Z">
              <w:del w:id="22576" w:author="Deepak Bansal (AZURE)" w:date="2012-08-23T22:00:00Z">
                <w:r w:rsidDel="00B15A0B">
                  <w:delText xml:space="preserve">        &lt;edit-config&gt; operation 'create', 'merge' or 'replace' and</w:delText>
                </w:r>
                <w:bookmarkStart w:id="22577" w:name="_Toc333524658"/>
                <w:bookmarkStart w:id="22578" w:name="_Toc335148745"/>
                <w:bookmarkEnd w:id="22577"/>
                <w:bookmarkEnd w:id="22578"/>
              </w:del>
            </w:ins>
          </w:p>
          <w:p w14:paraId="602B6155" w14:textId="6582743B" w:rsidR="002610E5" w:rsidDel="00B15A0B" w:rsidRDefault="002610E5" w:rsidP="002610E5">
            <w:pPr>
              <w:pStyle w:val="XML1"/>
              <w:rPr>
                <w:ins w:id="22579" w:author="Thomas Dietz" w:date="2012-08-13T14:41:00Z"/>
                <w:del w:id="22580" w:author="Deepak Bansal (AZURE)" w:date="2012-08-23T22:00:00Z"/>
              </w:rPr>
            </w:pPr>
            <w:ins w:id="22581" w:author="Thomas Dietz" w:date="2012-08-13T14:41:00Z">
              <w:del w:id="22582" w:author="Deepak Bansal (AZURE)" w:date="2012-08-23T22:00:00Z">
                <w:r w:rsidDel="00B15A0B">
                  <w:delText xml:space="preserve">        the parent element does not exist, a 'data-missing' error</w:delText>
                </w:r>
                <w:bookmarkStart w:id="22583" w:name="_Toc333524659"/>
                <w:bookmarkStart w:id="22584" w:name="_Toc335148746"/>
                <w:bookmarkEnd w:id="22583"/>
                <w:bookmarkEnd w:id="22584"/>
              </w:del>
            </w:ins>
          </w:p>
          <w:p w14:paraId="7B41D297" w14:textId="3994AD00" w:rsidR="002610E5" w:rsidDel="00B15A0B" w:rsidRDefault="002610E5" w:rsidP="002610E5">
            <w:pPr>
              <w:pStyle w:val="XML1"/>
              <w:rPr>
                <w:ins w:id="22585" w:author="Thomas Dietz" w:date="2012-08-13T14:41:00Z"/>
                <w:del w:id="22586" w:author="Deepak Bansal (AZURE)" w:date="2012-08-23T22:00:00Z"/>
              </w:rPr>
            </w:pPr>
            <w:ins w:id="22587" w:author="Thomas Dietz" w:date="2012-08-13T14:41:00Z">
              <w:del w:id="22588" w:author="Deepak Bansal (AZURE)" w:date="2012-08-23T22:00:00Z">
                <w:r w:rsidDel="00B15A0B">
                  <w:delText xml:space="preserve">        is returned.";</w:delText>
                </w:r>
                <w:bookmarkStart w:id="22589" w:name="_Toc333524660"/>
                <w:bookmarkStart w:id="22590" w:name="_Toc335148747"/>
                <w:bookmarkEnd w:id="22589"/>
                <w:bookmarkEnd w:id="22590"/>
              </w:del>
            </w:ins>
          </w:p>
          <w:p w14:paraId="2738ED75" w14:textId="601E9AD5" w:rsidR="002610E5" w:rsidDel="00B15A0B" w:rsidRDefault="002610E5" w:rsidP="002610E5">
            <w:pPr>
              <w:pStyle w:val="XML1"/>
              <w:rPr>
                <w:ins w:id="22591" w:author="Thomas Dietz" w:date="2012-08-13T14:41:00Z"/>
                <w:del w:id="22592" w:author="Deepak Bansal (AZURE)" w:date="2012-08-23T22:00:00Z"/>
              </w:rPr>
            </w:pPr>
            <w:ins w:id="22593" w:author="Thomas Dietz" w:date="2012-08-13T14:41:00Z">
              <w:del w:id="22594" w:author="Deepak Bansal (AZURE)" w:date="2012-08-23T22:00:00Z">
                <w:r w:rsidDel="00B15A0B">
                  <w:delText xml:space="preserve">    }</w:delText>
                </w:r>
                <w:bookmarkStart w:id="22595" w:name="_Toc333524661"/>
                <w:bookmarkStart w:id="22596" w:name="_Toc335148748"/>
                <w:bookmarkEnd w:id="22595"/>
                <w:bookmarkEnd w:id="22596"/>
              </w:del>
            </w:ins>
          </w:p>
          <w:p w14:paraId="36DC7A01" w14:textId="17C81491" w:rsidR="00F542D1" w:rsidRPr="009F1B7D" w:rsidDel="00B15A0B" w:rsidRDefault="002610E5" w:rsidP="002610E5">
            <w:pPr>
              <w:pStyle w:val="XML1"/>
              <w:rPr>
                <w:del w:id="22597" w:author="Deepak Bansal (AZURE)" w:date="2012-08-23T22:00:00Z"/>
              </w:rPr>
            </w:pPr>
            <w:ins w:id="22598" w:author="Thomas Dietz" w:date="2012-08-13T14:41:00Z">
              <w:del w:id="22599" w:author="Deepak Bansal (AZURE)" w:date="2012-08-23T22:00:00Z">
                <w:r w:rsidDel="00B15A0B">
                  <w:delText xml:space="preserve">  }</w:delText>
                </w:r>
              </w:del>
            </w:ins>
            <w:bookmarkStart w:id="22600" w:name="_Toc333524662"/>
            <w:bookmarkStart w:id="22601" w:name="_Toc335148749"/>
            <w:bookmarkEnd w:id="22600"/>
            <w:bookmarkEnd w:id="22601"/>
          </w:p>
        </w:tc>
        <w:bookmarkStart w:id="22602" w:name="_Toc333524663"/>
        <w:bookmarkStart w:id="22603" w:name="_Toc335148750"/>
        <w:bookmarkEnd w:id="22602"/>
        <w:bookmarkEnd w:id="22603"/>
      </w:tr>
    </w:tbl>
    <w:p w14:paraId="2A8AA651" w14:textId="14C36BD8" w:rsidR="0002263D" w:rsidRDefault="0002263D" w:rsidP="0002263D">
      <w:pPr>
        <w:pStyle w:val="Heading2"/>
      </w:pPr>
      <w:bookmarkStart w:id="22604" w:name="_Toc335148751"/>
      <w:r>
        <w:t>OpenFlow Flow Table</w:t>
      </w:r>
      <w:bookmarkEnd w:id="22604"/>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22605" w:name="_Toc335148752"/>
      <w:r w:rsidRPr="00DB42FD">
        <w:lastRenderedPageBreak/>
        <w:t>UML Diagram</w:t>
      </w:r>
      <w:bookmarkEnd w:id="22605"/>
    </w:p>
    <w:p w14:paraId="736333AE" w14:textId="6F730472" w:rsidR="00E26F0F" w:rsidRDefault="00A5340E" w:rsidP="00E26F0F">
      <w:pPr>
        <w:pStyle w:val="Caption"/>
        <w:jc w:val="center"/>
        <w:rPr>
          <w:color w:val="auto"/>
        </w:rPr>
      </w:pPr>
      <w:r>
        <w:object w:dxaOrig="6900" w:dyaOrig="5815" w14:anchorId="52307FF0">
          <v:shape id="_x0000_i1041" type="#_x0000_t75" style="width:345pt;height:290.4pt" o:ole="">
            <v:imagedata r:id="rId45" o:title=""/>
          </v:shape>
          <o:OLEObject Type="Embed" ProgID="Visio.Drawing.11" ShapeID="_x0000_i1041" DrawAspect="Content" ObjectID="_1408889061" r:id="rId46"/>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22606" w:name="_Toc335148753"/>
      <w:r>
        <w:t>XML Schema</w:t>
      </w:r>
      <w:bookmarkEnd w:id="22606"/>
    </w:p>
    <w:tbl>
      <w:tblPr>
        <w:tblStyle w:val="XMLtable"/>
        <w:tblW w:w="5000" w:type="pct"/>
        <w:tblLook w:val="04A0" w:firstRow="1" w:lastRow="0" w:firstColumn="1" w:lastColumn="0" w:noHBand="0" w:noVBand="1"/>
        <w:tblPrChange w:id="22607" w:author="Thomas Dietz" w:date="2012-08-13T14:46:00Z">
          <w:tblPr>
            <w:tblStyle w:val="TableGrid"/>
            <w:tblW w:w="0" w:type="auto"/>
            <w:tblInd w:w="378" w:type="dxa"/>
            <w:shd w:val="clear" w:color="auto" w:fill="C8FCCD"/>
            <w:tblLook w:val="04A0" w:firstRow="1" w:lastRow="0" w:firstColumn="1" w:lastColumn="0" w:noHBand="0" w:noVBand="1"/>
          </w:tblPr>
        </w:tblPrChange>
      </w:tblPr>
      <w:tblGrid>
        <w:gridCol w:w="9474"/>
        <w:tblGridChange w:id="22608">
          <w:tblGrid>
            <w:gridCol w:w="8820"/>
          </w:tblGrid>
        </w:tblGridChange>
      </w:tblGrid>
      <w:tr w:rsidR="00182140" w:rsidRPr="009F1B7D" w14:paraId="61758408" w14:textId="77777777" w:rsidTr="001B6EE7">
        <w:tc>
          <w:tcPr>
            <w:tcW w:w="8820" w:type="dxa"/>
            <w:tcPrChange w:id="22609" w:author="Thomas Dietz" w:date="2012-08-13T14:46:00Z">
              <w:tcPr>
                <w:tcW w:w="8820" w:type="dxa"/>
                <w:shd w:val="clear" w:color="auto" w:fill="C8FCCD"/>
              </w:tcPr>
            </w:tcPrChange>
          </w:tcPr>
          <w:p w14:paraId="1D7AAA9B" w14:textId="7D27748E" w:rsidR="00182140" w:rsidRPr="009F1B7D" w:rsidDel="00105B1A" w:rsidRDefault="00182140" w:rsidP="00576FDE">
            <w:pPr>
              <w:pStyle w:val="XML1"/>
              <w:rPr>
                <w:del w:id="22610" w:author="Thomas Dietz" w:date="2012-08-13T14:41:00Z"/>
              </w:rPr>
            </w:pPr>
            <w:del w:id="22611" w:author="Thomas Dietz" w:date="2012-08-13T14:41:00Z">
              <w:r w:rsidRPr="009F1B7D" w:rsidDel="00105B1A">
                <w:delText>&lt;xs:complexType name="</w:delText>
              </w:r>
              <w:r w:rsidDel="00105B1A">
                <w:delText>OFFlowTableType</w:delText>
              </w:r>
              <w:r w:rsidRPr="009F1B7D" w:rsidDel="00105B1A">
                <w:delText>"&gt;</w:delText>
              </w:r>
            </w:del>
          </w:p>
          <w:p w14:paraId="05EFC704" w14:textId="6DAF7454" w:rsidR="00182140" w:rsidRPr="009F1B7D" w:rsidDel="00105B1A" w:rsidRDefault="00182140" w:rsidP="00576FDE">
            <w:pPr>
              <w:pStyle w:val="XML2"/>
              <w:rPr>
                <w:del w:id="22612" w:author="Thomas Dietz" w:date="2012-08-13T14:41:00Z"/>
              </w:rPr>
            </w:pPr>
            <w:del w:id="22613" w:author="Thomas Dietz" w:date="2012-08-13T14:41:00Z">
              <w:r w:rsidRPr="009F1B7D" w:rsidDel="00105B1A">
                <w:delText>&lt;xs:complexContent&gt;</w:delText>
              </w:r>
            </w:del>
          </w:p>
          <w:p w14:paraId="5AB29B99" w14:textId="703857F4" w:rsidR="00182140" w:rsidRPr="009F1B7D" w:rsidDel="00105B1A" w:rsidRDefault="00182140" w:rsidP="00576FDE">
            <w:pPr>
              <w:pStyle w:val="XML3"/>
              <w:rPr>
                <w:del w:id="22614" w:author="Thomas Dietz" w:date="2012-08-13T14:41:00Z"/>
              </w:rPr>
            </w:pPr>
            <w:del w:id="22615" w:author="Thomas Dietz" w:date="2012-08-13T14:41:00Z">
              <w:r w:rsidRPr="009F1B7D" w:rsidDel="00105B1A">
                <w:delText>&lt;xs:extension base="OFResourceType"&gt;</w:delText>
              </w:r>
            </w:del>
          </w:p>
          <w:p w14:paraId="2DB6CCD6" w14:textId="745F16B7" w:rsidR="007F456E" w:rsidDel="00105B1A" w:rsidRDefault="00182140" w:rsidP="007F456E">
            <w:pPr>
              <w:pStyle w:val="XML4"/>
              <w:rPr>
                <w:del w:id="22616" w:author="Thomas Dietz" w:date="2012-08-13T14:41:00Z"/>
              </w:rPr>
            </w:pPr>
            <w:del w:id="22617" w:author="Thomas Dietz" w:date="2012-08-13T14:41:00Z">
              <w:r w:rsidRPr="009F1B7D" w:rsidDel="00105B1A">
                <w:delText>&lt;xs:sequence maxOccurs="1" minOccurs="1"&gt;</w:delText>
              </w:r>
            </w:del>
          </w:p>
          <w:p w14:paraId="1CA3D7CB" w14:textId="7EF753AD" w:rsidR="00D26BE7" w:rsidDel="00105B1A" w:rsidRDefault="00D26BE7" w:rsidP="00025A73">
            <w:pPr>
              <w:pStyle w:val="XML5"/>
              <w:rPr>
                <w:del w:id="22618" w:author="Thomas Dietz" w:date="2012-08-13T14:41:00Z"/>
              </w:rPr>
            </w:pPr>
            <w:del w:id="22619" w:author="Thomas Dietz" w:date="2012-08-13T14:41:00Z">
              <w:r w:rsidDel="00105B1A">
                <w:delText>&lt;xs:element name=”max-entries” type=”xs:integer”/&gt;</w:delText>
              </w:r>
            </w:del>
          </w:p>
          <w:p w14:paraId="509E73AC" w14:textId="715214F2" w:rsidR="00880595" w:rsidDel="00105B1A" w:rsidRDefault="00880595" w:rsidP="00025A73">
            <w:pPr>
              <w:pStyle w:val="XML5"/>
              <w:rPr>
                <w:del w:id="22620" w:author="Thomas Dietz" w:date="2012-08-13T14:41:00Z"/>
              </w:rPr>
            </w:pPr>
            <w:del w:id="22621" w:author="Thomas Dietz" w:date="2012-08-13T14:41:00Z">
              <w:r w:rsidDel="00105B1A">
                <w:delText>&lt;xs:element name="next-tables" type="OFNextFlowTables"/&gt;</w:delText>
              </w:r>
            </w:del>
          </w:p>
          <w:p w14:paraId="58DD039C" w14:textId="74FA86EA" w:rsidR="007F456E" w:rsidDel="00105B1A" w:rsidRDefault="007F456E" w:rsidP="00025A73">
            <w:pPr>
              <w:pStyle w:val="XML5"/>
              <w:rPr>
                <w:del w:id="22622" w:author="Thomas Dietz" w:date="2012-08-13T14:41:00Z"/>
              </w:rPr>
            </w:pPr>
            <w:del w:id="22623" w:author="Thomas Dietz" w:date="2012-08-13T14:41:00Z">
              <w:r w:rsidDel="00105B1A">
                <w:delText>&lt;xs:element name="instructions" type="OFFlowTableInstructions"/&gt;</w:delText>
              </w:r>
            </w:del>
          </w:p>
          <w:p w14:paraId="45389BA4" w14:textId="4B2EF9D9" w:rsidR="00880595" w:rsidDel="00105B1A" w:rsidRDefault="007F456E" w:rsidP="006D25FF">
            <w:pPr>
              <w:pStyle w:val="XML5"/>
              <w:rPr>
                <w:del w:id="22624" w:author="Thomas Dietz" w:date="2012-08-13T14:41:00Z"/>
              </w:rPr>
            </w:pPr>
            <w:del w:id="22625" w:author="Thomas Dietz" w:date="2012-08-13T14:41:00Z">
              <w:r w:rsidDel="00105B1A">
                <w:delText>&lt;xs:element name="matches" type="OFFlowTableMatch</w:delText>
              </w:r>
              <w:r w:rsidR="0027566C" w:rsidDel="00105B1A">
                <w:delText>Fields</w:delText>
              </w:r>
              <w:r w:rsidDel="00105B1A">
                <w:delText>"/&gt;</w:delText>
              </w:r>
            </w:del>
          </w:p>
          <w:p w14:paraId="068F95A9" w14:textId="6433CAFA" w:rsidR="007F456E" w:rsidDel="00105B1A" w:rsidRDefault="007F456E" w:rsidP="00025A73">
            <w:pPr>
              <w:pStyle w:val="XML5"/>
              <w:rPr>
                <w:del w:id="22626" w:author="Thomas Dietz" w:date="2012-08-13T14:41:00Z"/>
              </w:rPr>
            </w:pPr>
            <w:del w:id="22627" w:author="Thomas Dietz" w:date="2012-08-13T14:41:00Z">
              <w:r w:rsidDel="00105B1A">
                <w:delText>&lt;xs:element name="write-actions" type="OFFlowTableWriteActions"/&gt;</w:delText>
              </w:r>
            </w:del>
          </w:p>
          <w:p w14:paraId="4D6D2EC3" w14:textId="31FECE29" w:rsidR="007F456E" w:rsidDel="00105B1A" w:rsidRDefault="007F456E" w:rsidP="00025A73">
            <w:pPr>
              <w:pStyle w:val="XML5"/>
              <w:rPr>
                <w:del w:id="22628" w:author="Thomas Dietz" w:date="2012-08-13T14:41:00Z"/>
              </w:rPr>
            </w:pPr>
            <w:del w:id="22629" w:author="Thomas Dietz" w:date="2012-08-13T14:41:00Z">
              <w:r w:rsidDel="00105B1A">
                <w:delText>&lt;xs:element name="apply-actions" type="OFFlowTableApplyActions"/&gt;</w:delText>
              </w:r>
            </w:del>
          </w:p>
          <w:p w14:paraId="5EBE7EA3" w14:textId="1737BF9B" w:rsidR="006D25FF" w:rsidDel="00105B1A" w:rsidRDefault="006D25FF" w:rsidP="006D25FF">
            <w:pPr>
              <w:pStyle w:val="XML5"/>
              <w:rPr>
                <w:del w:id="22630" w:author="Thomas Dietz" w:date="2012-08-13T14:41:00Z"/>
              </w:rPr>
            </w:pPr>
            <w:del w:id="22631" w:author="Thomas Dietz" w:date="2012-08-13T14:41:00Z">
              <w:r w:rsidDel="00105B1A">
                <w:delText>&lt;xs:element name="write-setfields" type="OFFlowTableMatchFields"/&gt;</w:delText>
              </w:r>
            </w:del>
          </w:p>
          <w:p w14:paraId="4D0D1B11" w14:textId="336CBB51" w:rsidR="006D25FF" w:rsidDel="00105B1A" w:rsidRDefault="006D25FF" w:rsidP="006D25FF">
            <w:pPr>
              <w:pStyle w:val="XML5"/>
              <w:rPr>
                <w:del w:id="22632" w:author="Thomas Dietz" w:date="2012-08-13T14:41:00Z"/>
              </w:rPr>
            </w:pPr>
            <w:del w:id="22633" w:author="Thomas Dietz" w:date="2012-08-13T14:41:00Z">
              <w:r w:rsidDel="00105B1A">
                <w:delText>&lt;xs:element name="apply-setfields" type="OFFlowTableMatchFields"/&gt;</w:delText>
              </w:r>
            </w:del>
          </w:p>
          <w:p w14:paraId="4811678E" w14:textId="6D5AEA17" w:rsidR="006D25FF" w:rsidDel="00105B1A" w:rsidRDefault="006D25FF" w:rsidP="006D25FF">
            <w:pPr>
              <w:pStyle w:val="XML5"/>
              <w:rPr>
                <w:del w:id="22634" w:author="Thomas Dietz" w:date="2012-08-13T14:41:00Z"/>
              </w:rPr>
            </w:pPr>
            <w:del w:id="22635" w:author="Thomas Dietz" w:date="2012-08-13T14:41:00Z">
              <w:r w:rsidDel="00105B1A">
                <w:delText>&lt;xs:element name="wildcards" type="OFFlowTableMatchFields"/&gt;</w:delText>
              </w:r>
            </w:del>
          </w:p>
          <w:p w14:paraId="70A7DBC8" w14:textId="53D36220" w:rsidR="007F456E" w:rsidDel="00105B1A" w:rsidRDefault="007F456E" w:rsidP="00025A73">
            <w:pPr>
              <w:pStyle w:val="XML5"/>
              <w:rPr>
                <w:del w:id="22636" w:author="Thomas Dietz" w:date="2012-08-13T14:41:00Z"/>
              </w:rPr>
            </w:pPr>
            <w:del w:id="22637" w:author="Thomas Dietz" w:date="2012-08-13T14:41:00Z">
              <w:r w:rsidDel="00105B1A">
                <w:delText>&lt;xs:element name="metadata-match" type="xs:hexBinary"/&gt;</w:delText>
              </w:r>
            </w:del>
          </w:p>
          <w:p w14:paraId="1C8796D7" w14:textId="0DF2C2EC" w:rsidR="007F456E" w:rsidRPr="009F1B7D" w:rsidDel="00105B1A" w:rsidRDefault="007F456E" w:rsidP="00025A73">
            <w:pPr>
              <w:pStyle w:val="XML5"/>
              <w:rPr>
                <w:del w:id="22638" w:author="Thomas Dietz" w:date="2012-08-13T14:41:00Z"/>
              </w:rPr>
            </w:pPr>
            <w:del w:id="22639" w:author="Thomas Dietz" w:date="2012-08-13T14:41:00Z">
              <w:r w:rsidDel="00105B1A">
                <w:delText>&lt;xs:element name="metadata-write" type="xs:hexBinary"/&gt;</w:delText>
              </w:r>
            </w:del>
          </w:p>
          <w:p w14:paraId="10CC5317" w14:textId="352C9267" w:rsidR="00182140" w:rsidRPr="009F1B7D" w:rsidDel="00105B1A" w:rsidRDefault="00182140" w:rsidP="00576FDE">
            <w:pPr>
              <w:pStyle w:val="XML4"/>
              <w:rPr>
                <w:del w:id="22640" w:author="Thomas Dietz" w:date="2012-08-13T14:41:00Z"/>
              </w:rPr>
            </w:pPr>
            <w:del w:id="22641" w:author="Thomas Dietz" w:date="2012-08-13T14:41:00Z">
              <w:r w:rsidRPr="009F1B7D" w:rsidDel="00105B1A">
                <w:delText>&lt;/xs:sequence&gt;</w:delText>
              </w:r>
            </w:del>
          </w:p>
          <w:p w14:paraId="099C49C3" w14:textId="3E466DC7" w:rsidR="00182140" w:rsidRPr="009F1B7D" w:rsidDel="00105B1A" w:rsidRDefault="00182140" w:rsidP="00576FDE">
            <w:pPr>
              <w:pStyle w:val="XML3"/>
              <w:rPr>
                <w:del w:id="22642" w:author="Thomas Dietz" w:date="2012-08-13T14:41:00Z"/>
              </w:rPr>
            </w:pPr>
            <w:del w:id="22643" w:author="Thomas Dietz" w:date="2012-08-13T14:41:00Z">
              <w:r w:rsidRPr="009F1B7D" w:rsidDel="00105B1A">
                <w:delText>&lt;/xs:extension&gt;</w:delText>
              </w:r>
            </w:del>
          </w:p>
          <w:p w14:paraId="4BC67E5A" w14:textId="2EEE371F" w:rsidR="00182140" w:rsidRPr="009F1B7D" w:rsidDel="00105B1A" w:rsidRDefault="00182140" w:rsidP="00576FDE">
            <w:pPr>
              <w:pStyle w:val="XML2"/>
              <w:rPr>
                <w:del w:id="22644" w:author="Thomas Dietz" w:date="2012-08-13T14:41:00Z"/>
              </w:rPr>
            </w:pPr>
            <w:del w:id="22645" w:author="Thomas Dietz" w:date="2012-08-13T14:41:00Z">
              <w:r w:rsidRPr="009F1B7D" w:rsidDel="00105B1A">
                <w:delText>&lt;/xs:complexContent&gt;</w:delText>
              </w:r>
            </w:del>
          </w:p>
          <w:p w14:paraId="18EA2B99" w14:textId="48E19504" w:rsidR="00182140" w:rsidDel="00105B1A" w:rsidRDefault="00182140" w:rsidP="00576FDE">
            <w:pPr>
              <w:pStyle w:val="XML1"/>
              <w:rPr>
                <w:del w:id="22646" w:author="Thomas Dietz" w:date="2012-08-13T14:41:00Z"/>
              </w:rPr>
            </w:pPr>
            <w:del w:id="22647" w:author="Thomas Dietz" w:date="2012-08-13T14:41:00Z">
              <w:r w:rsidRPr="009F1B7D" w:rsidDel="00105B1A">
                <w:delText>&lt;/xs:complexType&gt;</w:delText>
              </w:r>
            </w:del>
          </w:p>
          <w:p w14:paraId="6A974B72" w14:textId="111E8F5A" w:rsidR="00182140" w:rsidDel="00105B1A" w:rsidRDefault="00182140" w:rsidP="00576FDE">
            <w:pPr>
              <w:pStyle w:val="XML1"/>
              <w:rPr>
                <w:del w:id="22648" w:author="Thomas Dietz" w:date="2012-08-13T14:41:00Z"/>
              </w:rPr>
            </w:pPr>
          </w:p>
          <w:p w14:paraId="26C0E826" w14:textId="5C6E1B74" w:rsidR="007F456E" w:rsidDel="00105B1A" w:rsidRDefault="007F456E" w:rsidP="007F456E">
            <w:pPr>
              <w:pStyle w:val="XML1"/>
              <w:rPr>
                <w:del w:id="22649" w:author="Thomas Dietz" w:date="2012-08-13T14:41:00Z"/>
              </w:rPr>
            </w:pPr>
            <w:del w:id="22650" w:author="Thomas Dietz" w:date="2012-08-13T14:41:00Z">
              <w:r w:rsidDel="00105B1A">
                <w:delText>&lt;xs:complexType name="OFFlowTableInstructions"&gt;</w:delText>
              </w:r>
            </w:del>
          </w:p>
          <w:p w14:paraId="5196BE10" w14:textId="07200DFB" w:rsidR="007F456E" w:rsidDel="00105B1A" w:rsidRDefault="007F456E" w:rsidP="00025A73">
            <w:pPr>
              <w:pStyle w:val="XML2"/>
              <w:rPr>
                <w:del w:id="22651" w:author="Thomas Dietz" w:date="2012-08-13T14:41:00Z"/>
              </w:rPr>
            </w:pPr>
            <w:del w:id="22652" w:author="Thomas Dietz" w:date="2012-08-13T14:41:00Z">
              <w:r w:rsidDel="00105B1A">
                <w:delText>&lt;xs:sequence minOccurs="1" maxOccurs="unbounded"&gt;</w:delText>
              </w:r>
            </w:del>
          </w:p>
          <w:p w14:paraId="1F0657DD" w14:textId="73C50BAE" w:rsidR="007F456E" w:rsidDel="00105B1A" w:rsidRDefault="007F456E" w:rsidP="00025A73">
            <w:pPr>
              <w:pStyle w:val="XML3"/>
              <w:rPr>
                <w:del w:id="22653" w:author="Thomas Dietz" w:date="2012-08-13T14:41:00Z"/>
              </w:rPr>
            </w:pPr>
            <w:del w:id="22654" w:author="Thomas Dietz" w:date="2012-08-13T14:41:00Z">
              <w:r w:rsidDel="00105B1A">
                <w:delText>&lt;xs:element name="type" type="OFInstructionType"/&gt;</w:delText>
              </w:r>
            </w:del>
          </w:p>
          <w:p w14:paraId="516569EA" w14:textId="695E0693" w:rsidR="007F456E" w:rsidDel="00105B1A" w:rsidRDefault="007F456E" w:rsidP="00025A73">
            <w:pPr>
              <w:pStyle w:val="XML2"/>
              <w:rPr>
                <w:del w:id="22655" w:author="Thomas Dietz" w:date="2012-08-13T14:41:00Z"/>
              </w:rPr>
            </w:pPr>
            <w:del w:id="22656" w:author="Thomas Dietz" w:date="2012-08-13T14:41:00Z">
              <w:r w:rsidDel="00105B1A">
                <w:delText>&lt;/xs:sequence&gt;</w:delText>
              </w:r>
            </w:del>
          </w:p>
          <w:p w14:paraId="3A9D0B6D" w14:textId="572F12B0" w:rsidR="007F456E" w:rsidDel="00105B1A" w:rsidRDefault="007F456E" w:rsidP="007F456E">
            <w:pPr>
              <w:pStyle w:val="XML1"/>
              <w:rPr>
                <w:del w:id="22657" w:author="Thomas Dietz" w:date="2012-08-13T14:41:00Z"/>
              </w:rPr>
            </w:pPr>
            <w:del w:id="22658" w:author="Thomas Dietz" w:date="2012-08-13T14:41:00Z">
              <w:r w:rsidDel="00105B1A">
                <w:delText>&lt;/xs:complexType&gt;</w:delText>
              </w:r>
            </w:del>
          </w:p>
          <w:p w14:paraId="35CC3123" w14:textId="43ECC93F" w:rsidR="007F456E" w:rsidDel="00105B1A" w:rsidRDefault="007F456E" w:rsidP="007F456E">
            <w:pPr>
              <w:pStyle w:val="XML1"/>
              <w:rPr>
                <w:del w:id="22659" w:author="Thomas Dietz" w:date="2012-08-13T14:41:00Z"/>
              </w:rPr>
            </w:pPr>
          </w:p>
          <w:p w14:paraId="5720AD38" w14:textId="5DD16123" w:rsidR="003F031E" w:rsidDel="00105B1A" w:rsidRDefault="003F031E" w:rsidP="003F031E">
            <w:pPr>
              <w:pStyle w:val="XML1"/>
              <w:rPr>
                <w:del w:id="22660" w:author="Thomas Dietz" w:date="2012-08-13T14:41:00Z"/>
              </w:rPr>
            </w:pPr>
            <w:del w:id="22661" w:author="Thomas Dietz" w:date="2012-08-13T14:41:00Z">
              <w:r w:rsidDel="00105B1A">
                <w:delText>&lt;xs:complexType name="OFNextFlowTables"&gt;</w:delText>
              </w:r>
            </w:del>
          </w:p>
          <w:p w14:paraId="1BA21DB4" w14:textId="4488654A" w:rsidR="003F031E" w:rsidDel="00105B1A" w:rsidRDefault="003F031E" w:rsidP="003F031E">
            <w:pPr>
              <w:pStyle w:val="XML2"/>
              <w:rPr>
                <w:del w:id="22662" w:author="Thomas Dietz" w:date="2012-08-13T14:41:00Z"/>
              </w:rPr>
            </w:pPr>
            <w:del w:id="22663" w:author="Thomas Dietz" w:date="2012-08-13T14:41:00Z">
              <w:r w:rsidDel="00105B1A">
                <w:delText>&lt;xs:sequence minOccurs="1" maxOccurs="unbounded"&gt;</w:delText>
              </w:r>
            </w:del>
          </w:p>
          <w:p w14:paraId="355A4C7F" w14:textId="3FA29F1A" w:rsidR="003F031E" w:rsidDel="00105B1A" w:rsidRDefault="003F031E" w:rsidP="003F031E">
            <w:pPr>
              <w:pStyle w:val="XML3"/>
              <w:rPr>
                <w:del w:id="22664" w:author="Thomas Dietz" w:date="2012-08-13T14:41:00Z"/>
              </w:rPr>
            </w:pPr>
            <w:del w:id="22665" w:author="Thomas Dietz" w:date="2012-08-13T14:41:00Z">
              <w:r w:rsidDel="00105B1A">
                <w:delText>&lt;xs:element name="table-id" type="OFConfigID"/&gt;</w:delText>
              </w:r>
            </w:del>
          </w:p>
          <w:p w14:paraId="64357043" w14:textId="5CBE6C67" w:rsidR="003F031E" w:rsidDel="00105B1A" w:rsidRDefault="003F031E" w:rsidP="003F031E">
            <w:pPr>
              <w:pStyle w:val="XML2"/>
              <w:rPr>
                <w:del w:id="22666" w:author="Thomas Dietz" w:date="2012-08-13T14:41:00Z"/>
              </w:rPr>
            </w:pPr>
            <w:del w:id="22667" w:author="Thomas Dietz" w:date="2012-08-13T14:41:00Z">
              <w:r w:rsidDel="00105B1A">
                <w:delText>&lt;/xs:sequence&gt;</w:delText>
              </w:r>
            </w:del>
          </w:p>
          <w:p w14:paraId="7120A928" w14:textId="1051A1F5" w:rsidR="003F031E" w:rsidDel="00105B1A" w:rsidRDefault="003F031E" w:rsidP="003F031E">
            <w:pPr>
              <w:pStyle w:val="XML1"/>
              <w:rPr>
                <w:del w:id="22668" w:author="Thomas Dietz" w:date="2012-08-13T14:41:00Z"/>
              </w:rPr>
            </w:pPr>
            <w:del w:id="22669" w:author="Thomas Dietz" w:date="2012-08-13T14:41:00Z">
              <w:r w:rsidDel="00105B1A">
                <w:delText>&lt;/xs:complexType&gt;</w:delText>
              </w:r>
            </w:del>
          </w:p>
          <w:p w14:paraId="43D17FCD" w14:textId="26BEF51E" w:rsidR="003F031E" w:rsidDel="00105B1A" w:rsidRDefault="003F031E" w:rsidP="007F456E">
            <w:pPr>
              <w:pStyle w:val="XML1"/>
              <w:rPr>
                <w:del w:id="22670" w:author="Thomas Dietz" w:date="2012-08-13T14:41:00Z"/>
              </w:rPr>
            </w:pPr>
          </w:p>
          <w:p w14:paraId="7585CBB3" w14:textId="2361DDE8" w:rsidR="007F456E" w:rsidDel="00105B1A" w:rsidRDefault="007F456E" w:rsidP="007F456E">
            <w:pPr>
              <w:pStyle w:val="XML1"/>
              <w:rPr>
                <w:del w:id="22671" w:author="Thomas Dietz" w:date="2012-08-13T14:41:00Z"/>
              </w:rPr>
            </w:pPr>
            <w:del w:id="22672" w:author="Thomas Dietz" w:date="2012-08-13T14:41:00Z">
              <w:r w:rsidDel="00105B1A">
                <w:delText>&lt;xs:complexType name="OFFlowTableMatche</w:delText>
              </w:r>
              <w:r w:rsidR="00E00803" w:rsidDel="00105B1A">
                <w:delText>Fields</w:delText>
              </w:r>
              <w:r w:rsidDel="00105B1A">
                <w:delText>"&gt;</w:delText>
              </w:r>
            </w:del>
          </w:p>
          <w:p w14:paraId="28E496E0" w14:textId="7C8AE445" w:rsidR="007F456E" w:rsidDel="00105B1A" w:rsidRDefault="007F456E" w:rsidP="00025A73">
            <w:pPr>
              <w:pStyle w:val="XML2"/>
              <w:rPr>
                <w:del w:id="22673" w:author="Thomas Dietz" w:date="2012-08-13T14:41:00Z"/>
              </w:rPr>
            </w:pPr>
            <w:del w:id="22674" w:author="Thomas Dietz" w:date="2012-08-13T14:41:00Z">
              <w:r w:rsidDel="00105B1A">
                <w:delText>&lt;xs:sequence minOccurs="1" maxOccurs="unbounded"&gt;</w:delText>
              </w:r>
            </w:del>
          </w:p>
          <w:p w14:paraId="647CEB29" w14:textId="103B5FDC" w:rsidR="007F456E" w:rsidDel="00105B1A" w:rsidRDefault="007F456E" w:rsidP="00025A73">
            <w:pPr>
              <w:pStyle w:val="XML3"/>
              <w:rPr>
                <w:del w:id="22675" w:author="Thomas Dietz" w:date="2012-08-13T14:41:00Z"/>
              </w:rPr>
            </w:pPr>
            <w:del w:id="22676" w:author="Thomas Dietz" w:date="2012-08-13T14:41:00Z">
              <w:r w:rsidDel="00105B1A">
                <w:delText>&lt;xs:element name="type" type="OFMatch</w:delText>
              </w:r>
              <w:r w:rsidR="00E00803" w:rsidDel="00105B1A">
                <w:delText>Field</w:delText>
              </w:r>
              <w:r w:rsidDel="00105B1A">
                <w:delText>Type"/&gt;</w:delText>
              </w:r>
            </w:del>
          </w:p>
          <w:p w14:paraId="2756714B" w14:textId="50D92C26" w:rsidR="007F456E" w:rsidDel="00105B1A" w:rsidRDefault="007F456E" w:rsidP="00025A73">
            <w:pPr>
              <w:pStyle w:val="XML2"/>
              <w:rPr>
                <w:del w:id="22677" w:author="Thomas Dietz" w:date="2012-08-13T14:41:00Z"/>
              </w:rPr>
            </w:pPr>
            <w:del w:id="22678" w:author="Thomas Dietz" w:date="2012-08-13T14:41:00Z">
              <w:r w:rsidDel="00105B1A">
                <w:delText>&lt;/xs:sequence&gt;</w:delText>
              </w:r>
            </w:del>
          </w:p>
          <w:p w14:paraId="3A450537" w14:textId="367F949B" w:rsidR="007F456E" w:rsidDel="00105B1A" w:rsidRDefault="007F456E" w:rsidP="007F456E">
            <w:pPr>
              <w:pStyle w:val="XML1"/>
              <w:rPr>
                <w:del w:id="22679" w:author="Thomas Dietz" w:date="2012-08-13T14:41:00Z"/>
              </w:rPr>
            </w:pPr>
            <w:del w:id="22680" w:author="Thomas Dietz" w:date="2012-08-13T14:41:00Z">
              <w:r w:rsidDel="00105B1A">
                <w:delText>&lt;/xs:complexType&gt;</w:delText>
              </w:r>
            </w:del>
          </w:p>
          <w:p w14:paraId="04E5E6F3" w14:textId="5774E03D" w:rsidR="007F456E" w:rsidDel="00105B1A" w:rsidRDefault="007F456E" w:rsidP="007F456E">
            <w:pPr>
              <w:pStyle w:val="XML1"/>
              <w:rPr>
                <w:del w:id="22681" w:author="Thomas Dietz" w:date="2012-08-13T14:41:00Z"/>
              </w:rPr>
            </w:pPr>
          </w:p>
          <w:p w14:paraId="02D9B533" w14:textId="39CB6D83" w:rsidR="007F456E" w:rsidDel="00105B1A" w:rsidRDefault="007F456E" w:rsidP="007F456E">
            <w:pPr>
              <w:pStyle w:val="XML1"/>
              <w:rPr>
                <w:del w:id="22682" w:author="Thomas Dietz" w:date="2012-08-13T14:41:00Z"/>
              </w:rPr>
            </w:pPr>
            <w:del w:id="22683" w:author="Thomas Dietz" w:date="2012-08-13T14:41:00Z">
              <w:r w:rsidDel="00105B1A">
                <w:delText>&lt;xs:complexType name="OFFlowTableWriteActions"&gt;</w:delText>
              </w:r>
            </w:del>
          </w:p>
          <w:p w14:paraId="75090C7D" w14:textId="4C34FCE7" w:rsidR="007F456E" w:rsidDel="00105B1A" w:rsidRDefault="007F456E" w:rsidP="00025A73">
            <w:pPr>
              <w:pStyle w:val="XML2"/>
              <w:rPr>
                <w:del w:id="22684" w:author="Thomas Dietz" w:date="2012-08-13T14:41:00Z"/>
              </w:rPr>
            </w:pPr>
            <w:del w:id="22685" w:author="Thomas Dietz" w:date="2012-08-13T14:41:00Z">
              <w:r w:rsidDel="00105B1A">
                <w:delText>&lt;xs:sequence minOccurs="1" maxOccurs="unbounded"&gt;</w:delText>
              </w:r>
            </w:del>
          </w:p>
          <w:p w14:paraId="773102A2" w14:textId="27D6FA3E" w:rsidR="007F456E" w:rsidDel="00105B1A" w:rsidRDefault="007F456E" w:rsidP="00025A73">
            <w:pPr>
              <w:pStyle w:val="XML3"/>
              <w:rPr>
                <w:del w:id="22686" w:author="Thomas Dietz" w:date="2012-08-13T14:41:00Z"/>
              </w:rPr>
            </w:pPr>
            <w:del w:id="22687" w:author="Thomas Dietz" w:date="2012-08-13T14:41:00Z">
              <w:r w:rsidDel="00105B1A">
                <w:delText>&lt;xs:element name="type" type="OFActionType"/&gt;</w:delText>
              </w:r>
            </w:del>
          </w:p>
          <w:p w14:paraId="2E3EEEEC" w14:textId="7D4AEB92" w:rsidR="007F456E" w:rsidDel="00105B1A" w:rsidRDefault="007F456E" w:rsidP="00025A73">
            <w:pPr>
              <w:pStyle w:val="XML2"/>
              <w:rPr>
                <w:del w:id="22688" w:author="Thomas Dietz" w:date="2012-08-13T14:41:00Z"/>
              </w:rPr>
            </w:pPr>
            <w:del w:id="22689" w:author="Thomas Dietz" w:date="2012-08-13T14:41:00Z">
              <w:r w:rsidDel="00105B1A">
                <w:delText>&lt;/xs:sequence&gt;</w:delText>
              </w:r>
            </w:del>
          </w:p>
          <w:p w14:paraId="3F60A721" w14:textId="3E3C3215" w:rsidR="007F456E" w:rsidDel="00105B1A" w:rsidRDefault="007F456E" w:rsidP="007F456E">
            <w:pPr>
              <w:pStyle w:val="XML1"/>
              <w:rPr>
                <w:del w:id="22690" w:author="Thomas Dietz" w:date="2012-08-13T14:41:00Z"/>
              </w:rPr>
            </w:pPr>
            <w:del w:id="22691" w:author="Thomas Dietz" w:date="2012-08-13T14:41:00Z">
              <w:r w:rsidDel="00105B1A">
                <w:delText>&lt;/xs:complexType&gt;</w:delText>
              </w:r>
            </w:del>
          </w:p>
          <w:p w14:paraId="79F87D31" w14:textId="265A14A4" w:rsidR="007F456E" w:rsidDel="00105B1A" w:rsidRDefault="007F456E" w:rsidP="007F456E">
            <w:pPr>
              <w:pStyle w:val="XML1"/>
              <w:rPr>
                <w:del w:id="22692" w:author="Thomas Dietz" w:date="2012-08-13T14:41:00Z"/>
              </w:rPr>
            </w:pPr>
          </w:p>
          <w:p w14:paraId="4CE7C9B2" w14:textId="0B4DB67E" w:rsidR="007F456E" w:rsidDel="00105B1A" w:rsidRDefault="007F456E" w:rsidP="007F456E">
            <w:pPr>
              <w:pStyle w:val="XML1"/>
              <w:rPr>
                <w:del w:id="22693" w:author="Thomas Dietz" w:date="2012-08-13T14:41:00Z"/>
              </w:rPr>
            </w:pPr>
            <w:del w:id="22694" w:author="Thomas Dietz" w:date="2012-08-13T14:41:00Z">
              <w:r w:rsidDel="00105B1A">
                <w:delText>&lt;xs:complexType name="OFFlowTableApplyActions"&gt;</w:delText>
              </w:r>
            </w:del>
          </w:p>
          <w:p w14:paraId="7331861B" w14:textId="3F5EB293" w:rsidR="007F456E" w:rsidDel="00105B1A" w:rsidRDefault="007F456E" w:rsidP="00025A73">
            <w:pPr>
              <w:pStyle w:val="XML2"/>
              <w:rPr>
                <w:del w:id="22695" w:author="Thomas Dietz" w:date="2012-08-13T14:41:00Z"/>
              </w:rPr>
            </w:pPr>
            <w:del w:id="22696" w:author="Thomas Dietz" w:date="2012-08-13T14:41:00Z">
              <w:r w:rsidDel="00105B1A">
                <w:delText>&lt;xs:sequence minOccurs="1" maxOccurs="unbounded"&gt;</w:delText>
              </w:r>
            </w:del>
          </w:p>
          <w:p w14:paraId="4DF2AED9" w14:textId="2EF59116" w:rsidR="007F456E" w:rsidDel="00105B1A" w:rsidRDefault="007F456E" w:rsidP="00025A73">
            <w:pPr>
              <w:pStyle w:val="XML3"/>
              <w:rPr>
                <w:del w:id="22697" w:author="Thomas Dietz" w:date="2012-08-13T14:41:00Z"/>
              </w:rPr>
            </w:pPr>
            <w:del w:id="22698" w:author="Thomas Dietz" w:date="2012-08-13T14:41:00Z">
              <w:r w:rsidDel="00105B1A">
                <w:delText>&lt;xs:element name="type" type="OFActionType"/&gt;</w:delText>
              </w:r>
            </w:del>
          </w:p>
          <w:p w14:paraId="722A8A07" w14:textId="1DCBD11C" w:rsidR="007F456E" w:rsidDel="00105B1A" w:rsidRDefault="007F456E" w:rsidP="00025A73">
            <w:pPr>
              <w:pStyle w:val="XML2"/>
              <w:rPr>
                <w:del w:id="22699" w:author="Thomas Dietz" w:date="2012-08-13T14:41:00Z"/>
              </w:rPr>
            </w:pPr>
            <w:del w:id="22700" w:author="Thomas Dietz" w:date="2012-08-13T14:41:00Z">
              <w:r w:rsidDel="00105B1A">
                <w:delText>&lt;/xs:sequence&gt;</w:delText>
              </w:r>
            </w:del>
          </w:p>
          <w:p w14:paraId="64FE2E85" w14:textId="2F21EA07" w:rsidR="007F456E" w:rsidDel="00105B1A" w:rsidRDefault="007F456E" w:rsidP="007F456E">
            <w:pPr>
              <w:pStyle w:val="XML1"/>
              <w:rPr>
                <w:del w:id="22701" w:author="Thomas Dietz" w:date="2012-08-13T14:41:00Z"/>
              </w:rPr>
            </w:pPr>
            <w:del w:id="22702" w:author="Thomas Dietz" w:date="2012-08-13T14:41:00Z">
              <w:r w:rsidDel="00105B1A">
                <w:delText>&lt;/xs:complexType&gt;</w:delText>
              </w:r>
            </w:del>
          </w:p>
          <w:p w14:paraId="064B8773" w14:textId="431BD3A1" w:rsidR="007F456E" w:rsidDel="00105B1A" w:rsidRDefault="007F456E" w:rsidP="007F456E">
            <w:pPr>
              <w:pStyle w:val="XML1"/>
              <w:rPr>
                <w:del w:id="22703" w:author="Thomas Dietz" w:date="2012-08-13T14:41:00Z"/>
              </w:rPr>
            </w:pPr>
          </w:p>
          <w:p w14:paraId="1A98062B" w14:textId="02788D5A" w:rsidR="007F456E" w:rsidDel="00105B1A" w:rsidRDefault="007F456E" w:rsidP="007F456E">
            <w:pPr>
              <w:pStyle w:val="XML1"/>
              <w:rPr>
                <w:del w:id="22704" w:author="Thomas Dietz" w:date="2012-08-13T14:41:00Z"/>
              </w:rPr>
            </w:pPr>
            <w:del w:id="22705" w:author="Thomas Dietz" w:date="2012-08-13T14:41:00Z">
              <w:r w:rsidDel="00105B1A">
                <w:delText>&lt;xs:simpleType name="OFMatch</w:delText>
              </w:r>
              <w:r w:rsidR="00E00803" w:rsidDel="00105B1A">
                <w:delText>Field</w:delText>
              </w:r>
              <w:r w:rsidDel="00105B1A">
                <w:delText>Type"&gt;</w:delText>
              </w:r>
            </w:del>
          </w:p>
          <w:p w14:paraId="55316CB9" w14:textId="65D36B7E" w:rsidR="007F456E" w:rsidDel="00105B1A" w:rsidRDefault="007F456E" w:rsidP="00025A73">
            <w:pPr>
              <w:pStyle w:val="XML2"/>
              <w:rPr>
                <w:del w:id="22706" w:author="Thomas Dietz" w:date="2012-08-13T14:41:00Z"/>
              </w:rPr>
            </w:pPr>
            <w:del w:id="22707" w:author="Thomas Dietz" w:date="2012-08-13T14:41:00Z">
              <w:r w:rsidDel="00105B1A">
                <w:delText>&lt;xs:annotation&gt;</w:delText>
              </w:r>
            </w:del>
          </w:p>
          <w:p w14:paraId="6424CB86" w14:textId="38ABD05D" w:rsidR="007F456E" w:rsidDel="00105B1A" w:rsidRDefault="007F456E" w:rsidP="00025A73">
            <w:pPr>
              <w:pStyle w:val="XML3"/>
              <w:rPr>
                <w:del w:id="22708" w:author="Thomas Dietz" w:date="2012-08-13T14:41:00Z"/>
              </w:rPr>
            </w:pPr>
            <w:del w:id="22709" w:author="Thomas Dietz" w:date="2012-08-13T14:41:00Z">
              <w:r w:rsidDel="00105B1A">
                <w:delText xml:space="preserve">&lt;xs:documentation&gt; The open flow match </w:delText>
              </w:r>
              <w:r w:rsidR="00E00803" w:rsidDel="00105B1A">
                <w:delText xml:space="preserve">field </w:delText>
              </w:r>
              <w:r w:rsidDel="00105B1A">
                <w:delText>types. See OpenFlow protocol 1.2 section A.2.3.7</w:delText>
              </w:r>
              <w:r w:rsidDel="00105B1A">
                <w:tab/>
              </w:r>
              <w:r w:rsidDel="00105B1A">
                <w:tab/>
              </w:r>
            </w:del>
          </w:p>
          <w:p w14:paraId="72A0B71B" w14:textId="326554FB" w:rsidR="007F456E" w:rsidDel="00105B1A" w:rsidRDefault="007F456E" w:rsidP="00025A73">
            <w:pPr>
              <w:pStyle w:val="XML3"/>
              <w:rPr>
                <w:del w:id="22710" w:author="Thomas Dietz" w:date="2012-08-13T14:41:00Z"/>
              </w:rPr>
            </w:pPr>
            <w:del w:id="22711" w:author="Thomas Dietz" w:date="2012-08-13T14:41:00Z">
              <w:r w:rsidDel="00105B1A">
                <w:delText>&lt;/xs:documentation&gt;</w:delText>
              </w:r>
            </w:del>
          </w:p>
          <w:p w14:paraId="1A9D8870" w14:textId="7479E8D0" w:rsidR="007F456E" w:rsidDel="00105B1A" w:rsidRDefault="007F456E" w:rsidP="00025A73">
            <w:pPr>
              <w:pStyle w:val="XML2"/>
              <w:rPr>
                <w:del w:id="22712" w:author="Thomas Dietz" w:date="2012-08-13T14:41:00Z"/>
              </w:rPr>
            </w:pPr>
            <w:del w:id="22713" w:author="Thomas Dietz" w:date="2012-08-13T14:41:00Z">
              <w:r w:rsidDel="00105B1A">
                <w:delText>&lt;/xs:annotation&gt;</w:delText>
              </w:r>
            </w:del>
          </w:p>
          <w:p w14:paraId="2887ED4E" w14:textId="03E56648" w:rsidR="007F456E" w:rsidDel="00105B1A" w:rsidRDefault="007F456E" w:rsidP="00025A73">
            <w:pPr>
              <w:pStyle w:val="XML2"/>
              <w:rPr>
                <w:del w:id="22714" w:author="Thomas Dietz" w:date="2012-08-13T14:41:00Z"/>
              </w:rPr>
            </w:pPr>
            <w:del w:id="22715" w:author="Thomas Dietz" w:date="2012-08-13T14:41:00Z">
              <w:r w:rsidDel="00105B1A">
                <w:delText>&lt;xs:restriction base="xs:string"&gt;</w:delText>
              </w:r>
            </w:del>
          </w:p>
          <w:p w14:paraId="01A7A128" w14:textId="12918F3B" w:rsidR="007F456E" w:rsidDel="00105B1A" w:rsidRDefault="007F456E" w:rsidP="00025A73">
            <w:pPr>
              <w:pStyle w:val="XML3"/>
              <w:rPr>
                <w:del w:id="22716" w:author="Thomas Dietz" w:date="2012-08-13T14:41:00Z"/>
              </w:rPr>
            </w:pPr>
            <w:del w:id="22717" w:author="Thomas Dietz" w:date="2012-08-13T14:41:00Z">
              <w:r w:rsidDel="00105B1A">
                <w:delText>&lt;xs:enumeration value="input-port"/&gt;</w:delText>
              </w:r>
            </w:del>
          </w:p>
          <w:p w14:paraId="16DE2A84" w14:textId="75309150" w:rsidR="007F456E" w:rsidDel="00105B1A" w:rsidRDefault="007F456E" w:rsidP="00025A73">
            <w:pPr>
              <w:pStyle w:val="XML3"/>
              <w:rPr>
                <w:del w:id="22718" w:author="Thomas Dietz" w:date="2012-08-13T14:41:00Z"/>
              </w:rPr>
            </w:pPr>
            <w:del w:id="22719" w:author="Thomas Dietz" w:date="2012-08-13T14:41:00Z">
              <w:r w:rsidDel="00105B1A">
                <w:delText>&lt;xs:enumeration value="physical-input-port"/&gt;</w:delText>
              </w:r>
            </w:del>
          </w:p>
          <w:p w14:paraId="6411B928" w14:textId="34F08F93" w:rsidR="007F456E" w:rsidDel="00105B1A" w:rsidRDefault="007F456E" w:rsidP="00025A73">
            <w:pPr>
              <w:pStyle w:val="XML3"/>
              <w:rPr>
                <w:del w:id="22720" w:author="Thomas Dietz" w:date="2012-08-13T14:41:00Z"/>
              </w:rPr>
            </w:pPr>
            <w:del w:id="22721" w:author="Thomas Dietz" w:date="2012-08-13T14:41:00Z">
              <w:r w:rsidDel="00105B1A">
                <w:delText>&lt;xs:enumeration value="metadata"/&gt;</w:delText>
              </w:r>
            </w:del>
          </w:p>
          <w:p w14:paraId="16F92982" w14:textId="0BC0BD8B" w:rsidR="007F456E" w:rsidDel="00105B1A" w:rsidRDefault="007F456E" w:rsidP="00025A73">
            <w:pPr>
              <w:pStyle w:val="XML3"/>
              <w:rPr>
                <w:del w:id="22722" w:author="Thomas Dietz" w:date="2012-08-13T14:41:00Z"/>
              </w:rPr>
            </w:pPr>
            <w:del w:id="22723" w:author="Thomas Dietz" w:date="2012-08-13T14:41:00Z">
              <w:r w:rsidDel="00105B1A">
                <w:delText>&lt;xs:enumeration value="ethernet-dest"/&gt;</w:delText>
              </w:r>
            </w:del>
          </w:p>
          <w:p w14:paraId="6FBA26A8" w14:textId="7C342761" w:rsidR="007F456E" w:rsidDel="00105B1A" w:rsidRDefault="007F456E" w:rsidP="00025A73">
            <w:pPr>
              <w:pStyle w:val="XML3"/>
              <w:rPr>
                <w:del w:id="22724" w:author="Thomas Dietz" w:date="2012-08-13T14:41:00Z"/>
              </w:rPr>
            </w:pPr>
            <w:del w:id="22725" w:author="Thomas Dietz" w:date="2012-08-13T14:41:00Z">
              <w:r w:rsidDel="00105B1A">
                <w:delText>&lt;xs:enumeration value="ethernet-src"/&gt;</w:delText>
              </w:r>
            </w:del>
          </w:p>
          <w:p w14:paraId="5369F158" w14:textId="77D7A2AE" w:rsidR="007F456E" w:rsidDel="00105B1A" w:rsidRDefault="007F456E" w:rsidP="00025A73">
            <w:pPr>
              <w:pStyle w:val="XML3"/>
              <w:rPr>
                <w:del w:id="22726" w:author="Thomas Dietz" w:date="2012-08-13T14:41:00Z"/>
              </w:rPr>
            </w:pPr>
            <w:del w:id="22727" w:author="Thomas Dietz" w:date="2012-08-13T14:41:00Z">
              <w:r w:rsidDel="00105B1A">
                <w:delText>&lt;xs:enumeration value="ethernet-frame-type"/&gt;</w:delText>
              </w:r>
            </w:del>
          </w:p>
          <w:p w14:paraId="225C8F9E" w14:textId="2688E360" w:rsidR="007F456E" w:rsidDel="00105B1A" w:rsidRDefault="007F456E" w:rsidP="00025A73">
            <w:pPr>
              <w:pStyle w:val="XML3"/>
              <w:rPr>
                <w:del w:id="22728" w:author="Thomas Dietz" w:date="2012-08-13T14:41:00Z"/>
              </w:rPr>
            </w:pPr>
            <w:del w:id="22729" w:author="Thomas Dietz" w:date="2012-08-13T14:41:00Z">
              <w:r w:rsidDel="00105B1A">
                <w:delText>&lt;xs:enumeration value="vlan-id"/&gt;</w:delText>
              </w:r>
            </w:del>
          </w:p>
          <w:p w14:paraId="53FE6149" w14:textId="6C879E95" w:rsidR="007F456E" w:rsidDel="00105B1A" w:rsidRDefault="007F456E" w:rsidP="00025A73">
            <w:pPr>
              <w:pStyle w:val="XML3"/>
              <w:rPr>
                <w:del w:id="22730" w:author="Thomas Dietz" w:date="2012-08-13T14:41:00Z"/>
              </w:rPr>
            </w:pPr>
            <w:del w:id="22731" w:author="Thomas Dietz" w:date="2012-08-13T14:41:00Z">
              <w:r w:rsidDel="00105B1A">
                <w:delText>&lt;xs:enumeration value="vlan-priority"/&gt;</w:delText>
              </w:r>
            </w:del>
          </w:p>
          <w:p w14:paraId="60E712E5" w14:textId="29DBA9A0" w:rsidR="007F456E" w:rsidDel="00105B1A" w:rsidRDefault="007F456E" w:rsidP="00025A73">
            <w:pPr>
              <w:pStyle w:val="XML3"/>
              <w:rPr>
                <w:del w:id="22732" w:author="Thomas Dietz" w:date="2012-08-13T14:41:00Z"/>
              </w:rPr>
            </w:pPr>
            <w:del w:id="22733" w:author="Thomas Dietz" w:date="2012-08-13T14:41:00Z">
              <w:r w:rsidDel="00105B1A">
                <w:delText>&lt;xs:enumeration value="ip-dscp"/&gt;</w:delText>
              </w:r>
            </w:del>
          </w:p>
          <w:p w14:paraId="1BCCD22E" w14:textId="0AFF5CFF" w:rsidR="007F456E" w:rsidDel="00105B1A" w:rsidRDefault="007F456E" w:rsidP="00025A73">
            <w:pPr>
              <w:pStyle w:val="XML3"/>
              <w:rPr>
                <w:del w:id="22734" w:author="Thomas Dietz" w:date="2012-08-13T14:41:00Z"/>
              </w:rPr>
            </w:pPr>
            <w:del w:id="22735" w:author="Thomas Dietz" w:date="2012-08-13T14:41:00Z">
              <w:r w:rsidDel="00105B1A">
                <w:delText>&lt;xs:enumeration value="ip-ecn"/&gt;</w:delText>
              </w:r>
            </w:del>
          </w:p>
          <w:p w14:paraId="1BA7F346" w14:textId="019F6A0C" w:rsidR="007F456E" w:rsidDel="00105B1A" w:rsidRDefault="007F456E" w:rsidP="00025A73">
            <w:pPr>
              <w:pStyle w:val="XML3"/>
              <w:rPr>
                <w:del w:id="22736" w:author="Thomas Dietz" w:date="2012-08-13T14:41:00Z"/>
              </w:rPr>
            </w:pPr>
            <w:del w:id="22737" w:author="Thomas Dietz" w:date="2012-08-13T14:41:00Z">
              <w:r w:rsidDel="00105B1A">
                <w:delText>&lt;xs:enumeration value="ip-protocol"/&gt;</w:delText>
              </w:r>
            </w:del>
          </w:p>
          <w:p w14:paraId="152C7FA0" w14:textId="5BB405CE" w:rsidR="007F456E" w:rsidDel="00105B1A" w:rsidRDefault="007F456E" w:rsidP="00025A73">
            <w:pPr>
              <w:pStyle w:val="XML3"/>
              <w:rPr>
                <w:del w:id="22738" w:author="Thomas Dietz" w:date="2012-08-13T14:41:00Z"/>
              </w:rPr>
            </w:pPr>
            <w:del w:id="22739" w:author="Thomas Dietz" w:date="2012-08-13T14:41:00Z">
              <w:r w:rsidDel="00105B1A">
                <w:delText>&lt;xs:enumeration value="ipv4-src"/&gt;</w:delText>
              </w:r>
            </w:del>
          </w:p>
          <w:p w14:paraId="6728E3A1" w14:textId="244F9990" w:rsidR="007F456E" w:rsidDel="00105B1A" w:rsidRDefault="007F456E" w:rsidP="00025A73">
            <w:pPr>
              <w:pStyle w:val="XML3"/>
              <w:rPr>
                <w:del w:id="22740" w:author="Thomas Dietz" w:date="2012-08-13T14:41:00Z"/>
              </w:rPr>
            </w:pPr>
            <w:del w:id="22741" w:author="Thomas Dietz" w:date="2012-08-13T14:41:00Z">
              <w:r w:rsidDel="00105B1A">
                <w:delText>&lt;xs:enumeration value="ipv4-dest"/&gt;</w:delText>
              </w:r>
            </w:del>
          </w:p>
          <w:p w14:paraId="26B194C5" w14:textId="1CC2F392" w:rsidR="007F456E" w:rsidDel="00105B1A" w:rsidRDefault="007F456E" w:rsidP="00025A73">
            <w:pPr>
              <w:pStyle w:val="XML3"/>
              <w:rPr>
                <w:del w:id="22742" w:author="Thomas Dietz" w:date="2012-08-13T14:41:00Z"/>
              </w:rPr>
            </w:pPr>
            <w:del w:id="22743" w:author="Thomas Dietz" w:date="2012-08-13T14:41:00Z">
              <w:r w:rsidDel="00105B1A">
                <w:delText>&lt;xs:enumeration value="tcp-src"/&gt;</w:delText>
              </w:r>
            </w:del>
          </w:p>
          <w:p w14:paraId="05A51805" w14:textId="7E06DBBC" w:rsidR="007F456E" w:rsidDel="00105B1A" w:rsidRDefault="007F456E" w:rsidP="00025A73">
            <w:pPr>
              <w:pStyle w:val="XML3"/>
              <w:rPr>
                <w:del w:id="22744" w:author="Thomas Dietz" w:date="2012-08-13T14:41:00Z"/>
              </w:rPr>
            </w:pPr>
            <w:del w:id="22745" w:author="Thomas Dietz" w:date="2012-08-13T14:41:00Z">
              <w:r w:rsidDel="00105B1A">
                <w:delText>&lt;xs:enumeration value="tcp-dest"/&gt;</w:delText>
              </w:r>
            </w:del>
          </w:p>
          <w:p w14:paraId="2997321D" w14:textId="6828C83C" w:rsidR="007F456E" w:rsidDel="00105B1A" w:rsidRDefault="007F456E" w:rsidP="00025A73">
            <w:pPr>
              <w:pStyle w:val="XML3"/>
              <w:rPr>
                <w:del w:id="22746" w:author="Thomas Dietz" w:date="2012-08-13T14:41:00Z"/>
              </w:rPr>
            </w:pPr>
            <w:del w:id="22747" w:author="Thomas Dietz" w:date="2012-08-13T14:41:00Z">
              <w:r w:rsidDel="00105B1A">
                <w:delText>&lt;xs:enumeration value="udp-src"/&gt;</w:delText>
              </w:r>
            </w:del>
          </w:p>
          <w:p w14:paraId="286A4227" w14:textId="4F8275A8" w:rsidR="007F456E" w:rsidDel="00105B1A" w:rsidRDefault="007F456E" w:rsidP="00025A73">
            <w:pPr>
              <w:pStyle w:val="XML3"/>
              <w:rPr>
                <w:del w:id="22748" w:author="Thomas Dietz" w:date="2012-08-13T14:41:00Z"/>
              </w:rPr>
            </w:pPr>
            <w:del w:id="22749" w:author="Thomas Dietz" w:date="2012-08-13T14:41:00Z">
              <w:r w:rsidDel="00105B1A">
                <w:delText>&lt;xs:enumeration value="udp-dest"/&gt;</w:delText>
              </w:r>
            </w:del>
          </w:p>
          <w:p w14:paraId="0F788DD0" w14:textId="5AE89176" w:rsidR="007F456E" w:rsidDel="00105B1A" w:rsidRDefault="007F456E" w:rsidP="00025A73">
            <w:pPr>
              <w:pStyle w:val="XML3"/>
              <w:rPr>
                <w:del w:id="22750" w:author="Thomas Dietz" w:date="2012-08-13T14:41:00Z"/>
              </w:rPr>
            </w:pPr>
            <w:del w:id="22751" w:author="Thomas Dietz" w:date="2012-08-13T14:41:00Z">
              <w:r w:rsidDel="00105B1A">
                <w:delText>&lt;xs:enumeration value="sctp-src"/&gt;</w:delText>
              </w:r>
            </w:del>
          </w:p>
          <w:p w14:paraId="1EE52E85" w14:textId="27213722" w:rsidR="007F456E" w:rsidDel="00105B1A" w:rsidRDefault="007F456E" w:rsidP="00025A73">
            <w:pPr>
              <w:pStyle w:val="XML3"/>
              <w:rPr>
                <w:del w:id="22752" w:author="Thomas Dietz" w:date="2012-08-13T14:41:00Z"/>
              </w:rPr>
            </w:pPr>
            <w:del w:id="22753" w:author="Thomas Dietz" w:date="2012-08-13T14:41:00Z">
              <w:r w:rsidDel="00105B1A">
                <w:delText>&lt;xs:enumeration value="sctp-dest"/&gt;</w:delText>
              </w:r>
            </w:del>
          </w:p>
          <w:p w14:paraId="59366281" w14:textId="404CCFF8" w:rsidR="007F456E" w:rsidDel="00105B1A" w:rsidRDefault="007F456E" w:rsidP="00025A73">
            <w:pPr>
              <w:pStyle w:val="XML3"/>
              <w:rPr>
                <w:del w:id="22754" w:author="Thomas Dietz" w:date="2012-08-13T14:41:00Z"/>
              </w:rPr>
            </w:pPr>
            <w:del w:id="22755" w:author="Thomas Dietz" w:date="2012-08-13T14:41:00Z">
              <w:r w:rsidDel="00105B1A">
                <w:delText>&lt;xs:enumeration value="icmpv4-type"/&gt;</w:delText>
              </w:r>
            </w:del>
          </w:p>
          <w:p w14:paraId="166DE5ED" w14:textId="5DD334E9" w:rsidR="007F456E" w:rsidDel="00105B1A" w:rsidRDefault="007F456E" w:rsidP="00025A73">
            <w:pPr>
              <w:pStyle w:val="XML3"/>
              <w:rPr>
                <w:del w:id="22756" w:author="Thomas Dietz" w:date="2012-08-13T14:41:00Z"/>
              </w:rPr>
            </w:pPr>
            <w:del w:id="22757" w:author="Thomas Dietz" w:date="2012-08-13T14:41:00Z">
              <w:r w:rsidDel="00105B1A">
                <w:delText>&lt;xs:enumeration value="icmpv4-code"/&gt;</w:delText>
              </w:r>
            </w:del>
          </w:p>
          <w:p w14:paraId="111A80A1" w14:textId="0AA1A3FE" w:rsidR="007F456E" w:rsidDel="00105B1A" w:rsidRDefault="007F456E" w:rsidP="00025A73">
            <w:pPr>
              <w:pStyle w:val="XML3"/>
              <w:rPr>
                <w:del w:id="22758" w:author="Thomas Dietz" w:date="2012-08-13T14:41:00Z"/>
              </w:rPr>
            </w:pPr>
            <w:del w:id="22759" w:author="Thomas Dietz" w:date="2012-08-13T14:41:00Z">
              <w:r w:rsidDel="00105B1A">
                <w:delText>&lt;xs:enumeration value="arp-op"/&gt;</w:delText>
              </w:r>
            </w:del>
          </w:p>
          <w:p w14:paraId="40C55790" w14:textId="761CF67A" w:rsidR="007F456E" w:rsidDel="00105B1A" w:rsidRDefault="007F456E" w:rsidP="00025A73">
            <w:pPr>
              <w:pStyle w:val="XML3"/>
              <w:rPr>
                <w:del w:id="22760" w:author="Thomas Dietz" w:date="2012-08-13T14:41:00Z"/>
              </w:rPr>
            </w:pPr>
            <w:del w:id="22761" w:author="Thomas Dietz" w:date="2012-08-13T14:41:00Z">
              <w:r w:rsidDel="00105B1A">
                <w:delText>&lt;xs:enumeration value="arp-src-ip-address"/&gt;</w:delText>
              </w:r>
            </w:del>
          </w:p>
          <w:p w14:paraId="6DBCF631" w14:textId="3F4799EE" w:rsidR="007F456E" w:rsidDel="00105B1A" w:rsidRDefault="007F456E" w:rsidP="00025A73">
            <w:pPr>
              <w:pStyle w:val="XML3"/>
              <w:rPr>
                <w:del w:id="22762" w:author="Thomas Dietz" w:date="2012-08-13T14:41:00Z"/>
              </w:rPr>
            </w:pPr>
            <w:del w:id="22763" w:author="Thomas Dietz" w:date="2012-08-13T14:41:00Z">
              <w:r w:rsidDel="00105B1A">
                <w:delText>&lt;xs:enumeration value="arp-target-ip-address"/&gt;</w:delText>
              </w:r>
            </w:del>
          </w:p>
          <w:p w14:paraId="053DAF90" w14:textId="38E925AA" w:rsidR="007F456E" w:rsidDel="00105B1A" w:rsidRDefault="007F456E" w:rsidP="00025A73">
            <w:pPr>
              <w:pStyle w:val="XML3"/>
              <w:rPr>
                <w:del w:id="22764" w:author="Thomas Dietz" w:date="2012-08-13T14:41:00Z"/>
              </w:rPr>
            </w:pPr>
            <w:del w:id="22765" w:author="Thomas Dietz" w:date="2012-08-13T14:41:00Z">
              <w:r w:rsidDel="00105B1A">
                <w:delText>&lt;xs:enumeration value="arp-src-hardware-address"/&gt;</w:delText>
              </w:r>
            </w:del>
          </w:p>
          <w:p w14:paraId="2A84E13C" w14:textId="6356BB4E" w:rsidR="007F456E" w:rsidDel="00105B1A" w:rsidRDefault="007F456E" w:rsidP="00025A73">
            <w:pPr>
              <w:pStyle w:val="XML3"/>
              <w:rPr>
                <w:del w:id="22766" w:author="Thomas Dietz" w:date="2012-08-13T14:41:00Z"/>
              </w:rPr>
            </w:pPr>
            <w:del w:id="22767" w:author="Thomas Dietz" w:date="2012-08-13T14:41:00Z">
              <w:r w:rsidDel="00105B1A">
                <w:delText>&lt;xs:enumeration value="arp-target-hardware-address"/&gt;</w:delText>
              </w:r>
            </w:del>
          </w:p>
          <w:p w14:paraId="46C17DEF" w14:textId="115C834B" w:rsidR="007F456E" w:rsidDel="00105B1A" w:rsidRDefault="007F456E" w:rsidP="00025A73">
            <w:pPr>
              <w:pStyle w:val="XML3"/>
              <w:rPr>
                <w:del w:id="22768" w:author="Thomas Dietz" w:date="2012-08-13T14:41:00Z"/>
              </w:rPr>
            </w:pPr>
            <w:del w:id="22769" w:author="Thomas Dietz" w:date="2012-08-13T14:41:00Z">
              <w:r w:rsidDel="00105B1A">
                <w:delText>&lt;xs:enumeration value="ipv6-src"/&gt;</w:delText>
              </w:r>
            </w:del>
          </w:p>
          <w:p w14:paraId="08090A13" w14:textId="25259390" w:rsidR="007F456E" w:rsidDel="00105B1A" w:rsidRDefault="007F456E" w:rsidP="00025A73">
            <w:pPr>
              <w:pStyle w:val="XML3"/>
              <w:rPr>
                <w:del w:id="22770" w:author="Thomas Dietz" w:date="2012-08-13T14:41:00Z"/>
              </w:rPr>
            </w:pPr>
            <w:del w:id="22771" w:author="Thomas Dietz" w:date="2012-08-13T14:41:00Z">
              <w:r w:rsidDel="00105B1A">
                <w:delText>&lt;xs:enumeration value="ipv6-dest"/&gt;</w:delText>
              </w:r>
            </w:del>
          </w:p>
          <w:p w14:paraId="5DD442FB" w14:textId="2D9AC172" w:rsidR="007F456E" w:rsidDel="00105B1A" w:rsidRDefault="007F456E" w:rsidP="00025A73">
            <w:pPr>
              <w:pStyle w:val="XML3"/>
              <w:rPr>
                <w:del w:id="22772" w:author="Thomas Dietz" w:date="2012-08-13T14:41:00Z"/>
              </w:rPr>
            </w:pPr>
            <w:del w:id="22773" w:author="Thomas Dietz" w:date="2012-08-13T14:41:00Z">
              <w:r w:rsidDel="00105B1A">
                <w:delText>&lt;xs:enumeration value="ipv6-flow-label"/&gt;</w:delText>
              </w:r>
            </w:del>
          </w:p>
          <w:p w14:paraId="331A8D59" w14:textId="7485EA3F" w:rsidR="007F456E" w:rsidDel="00105B1A" w:rsidRDefault="007F456E" w:rsidP="00025A73">
            <w:pPr>
              <w:pStyle w:val="XML3"/>
              <w:rPr>
                <w:del w:id="22774" w:author="Thomas Dietz" w:date="2012-08-13T14:41:00Z"/>
              </w:rPr>
            </w:pPr>
            <w:del w:id="22775" w:author="Thomas Dietz" w:date="2012-08-13T14:41:00Z">
              <w:r w:rsidDel="00105B1A">
                <w:delText>&lt;xs:enumeration value="icmpv6-type"/&gt;</w:delText>
              </w:r>
            </w:del>
          </w:p>
          <w:p w14:paraId="1CAD53F8" w14:textId="50787809" w:rsidR="007F456E" w:rsidDel="00105B1A" w:rsidRDefault="007F456E" w:rsidP="00025A73">
            <w:pPr>
              <w:pStyle w:val="XML3"/>
              <w:rPr>
                <w:del w:id="22776" w:author="Thomas Dietz" w:date="2012-08-13T14:41:00Z"/>
              </w:rPr>
            </w:pPr>
            <w:del w:id="22777" w:author="Thomas Dietz" w:date="2012-08-13T14:41:00Z">
              <w:r w:rsidDel="00105B1A">
                <w:delText>&lt;xs:enumeration value="icmpv6-code"/&gt;</w:delText>
              </w:r>
            </w:del>
          </w:p>
          <w:p w14:paraId="407B1341" w14:textId="38A1C291" w:rsidR="007F456E" w:rsidDel="00105B1A" w:rsidRDefault="007F456E" w:rsidP="00025A73">
            <w:pPr>
              <w:pStyle w:val="XML3"/>
              <w:rPr>
                <w:del w:id="22778" w:author="Thomas Dietz" w:date="2012-08-13T14:41:00Z"/>
              </w:rPr>
            </w:pPr>
            <w:del w:id="22779" w:author="Thomas Dietz" w:date="2012-08-13T14:41:00Z">
              <w:r w:rsidDel="00105B1A">
                <w:delText>&lt;xs:enumeration value="ipv6-nd-target"/&gt;</w:delText>
              </w:r>
            </w:del>
          </w:p>
          <w:p w14:paraId="4C9E8D5D" w14:textId="30B21197" w:rsidR="007F456E" w:rsidDel="00105B1A" w:rsidRDefault="007F456E" w:rsidP="00025A73">
            <w:pPr>
              <w:pStyle w:val="XML3"/>
              <w:rPr>
                <w:del w:id="22780" w:author="Thomas Dietz" w:date="2012-08-13T14:41:00Z"/>
              </w:rPr>
            </w:pPr>
            <w:del w:id="22781" w:author="Thomas Dietz" w:date="2012-08-13T14:41:00Z">
              <w:r w:rsidDel="00105B1A">
                <w:delText>&lt;xs:enumeration value="ipv6-nd-source-link-layer"/&gt;</w:delText>
              </w:r>
            </w:del>
          </w:p>
          <w:p w14:paraId="79A20013" w14:textId="3A598A53" w:rsidR="007F456E" w:rsidDel="00105B1A" w:rsidRDefault="007F456E" w:rsidP="00025A73">
            <w:pPr>
              <w:pStyle w:val="XML3"/>
              <w:rPr>
                <w:del w:id="22782" w:author="Thomas Dietz" w:date="2012-08-13T14:41:00Z"/>
              </w:rPr>
            </w:pPr>
            <w:del w:id="22783" w:author="Thomas Dietz" w:date="2012-08-13T14:41:00Z">
              <w:r w:rsidDel="00105B1A">
                <w:delText>&lt;xs:enumeration value="ipv6-nd-target-link-layer"/&gt;</w:delText>
              </w:r>
            </w:del>
          </w:p>
          <w:p w14:paraId="56E9CA31" w14:textId="181C5C09" w:rsidR="007F456E" w:rsidDel="00105B1A" w:rsidRDefault="007F456E" w:rsidP="00025A73">
            <w:pPr>
              <w:pStyle w:val="XML3"/>
              <w:rPr>
                <w:del w:id="22784" w:author="Thomas Dietz" w:date="2012-08-13T14:41:00Z"/>
              </w:rPr>
            </w:pPr>
            <w:del w:id="22785" w:author="Thomas Dietz" w:date="2012-08-13T14:41:00Z">
              <w:r w:rsidDel="00105B1A">
                <w:delText>&lt;xs:enumeration value="mpls-label"/&gt;</w:delText>
              </w:r>
            </w:del>
          </w:p>
          <w:p w14:paraId="61FEAC37" w14:textId="07CBC299" w:rsidR="007F456E" w:rsidDel="00105B1A" w:rsidRDefault="007F456E" w:rsidP="00025A73">
            <w:pPr>
              <w:pStyle w:val="XML3"/>
              <w:rPr>
                <w:del w:id="22786" w:author="Thomas Dietz" w:date="2012-08-13T14:41:00Z"/>
              </w:rPr>
            </w:pPr>
            <w:del w:id="22787" w:author="Thomas Dietz" w:date="2012-08-13T14:41:00Z">
              <w:r w:rsidDel="00105B1A">
                <w:delText>&lt;xs:enumeration value="mpls-tc"/&gt;</w:delText>
              </w:r>
            </w:del>
          </w:p>
          <w:p w14:paraId="0221A1D6" w14:textId="2EF50C60" w:rsidR="007F456E" w:rsidDel="00105B1A" w:rsidRDefault="007F456E" w:rsidP="00025A73">
            <w:pPr>
              <w:pStyle w:val="XML2"/>
              <w:rPr>
                <w:del w:id="22788" w:author="Thomas Dietz" w:date="2012-08-13T14:41:00Z"/>
              </w:rPr>
            </w:pPr>
            <w:del w:id="22789" w:author="Thomas Dietz" w:date="2012-08-13T14:41:00Z">
              <w:r w:rsidDel="00105B1A">
                <w:delText>&lt;/xs:restriction&gt;</w:delText>
              </w:r>
            </w:del>
          </w:p>
          <w:p w14:paraId="08839D58" w14:textId="77777777" w:rsidR="00105B1A" w:rsidRDefault="007F456E" w:rsidP="00105B1A">
            <w:pPr>
              <w:pStyle w:val="XML1"/>
              <w:rPr>
                <w:ins w:id="22790" w:author="Thomas Dietz" w:date="2012-08-13T14:42:00Z"/>
              </w:rPr>
            </w:pPr>
            <w:del w:id="22791" w:author="Thomas Dietz" w:date="2012-08-13T14:41:00Z">
              <w:r w:rsidDel="00105B1A">
                <w:delText>&lt;/xs:simpleType&gt;</w:delText>
              </w:r>
            </w:del>
            <w:ins w:id="22792" w:author="Thomas Dietz" w:date="2012-08-13T14:42:00Z">
              <w:r w:rsidR="00105B1A">
                <w:t xml:space="preserve">  &lt;xs:group name="OFFlowTableType"&gt;</w:t>
              </w:r>
            </w:ins>
          </w:p>
          <w:p w14:paraId="3C37FDC1" w14:textId="77777777" w:rsidR="00105B1A" w:rsidRDefault="00105B1A" w:rsidP="00105B1A">
            <w:pPr>
              <w:pStyle w:val="XML1"/>
              <w:rPr>
                <w:ins w:id="22793" w:author="Thomas Dietz" w:date="2012-08-13T14:42:00Z"/>
              </w:rPr>
            </w:pPr>
            <w:ins w:id="22794" w:author="Thomas Dietz" w:date="2012-08-13T14:42:00Z">
              <w:r>
                <w:t xml:space="preserve">    &lt;xs:annotation&gt;</w:t>
              </w:r>
            </w:ins>
          </w:p>
          <w:p w14:paraId="4B0EA536" w14:textId="77777777" w:rsidR="00105B1A" w:rsidRDefault="00105B1A" w:rsidP="00105B1A">
            <w:pPr>
              <w:pStyle w:val="XML1"/>
              <w:rPr>
                <w:ins w:id="22795" w:author="Thomas Dietz" w:date="2012-08-13T14:42:00Z"/>
              </w:rPr>
            </w:pPr>
            <w:ins w:id="22796" w:author="Thomas Dietz" w:date="2012-08-13T14:42:00Z">
              <w:r>
                <w:t xml:space="preserve">      &lt;xs:documentation&gt;</w:t>
              </w:r>
            </w:ins>
          </w:p>
          <w:p w14:paraId="0BE4E921" w14:textId="77777777" w:rsidR="00105B1A" w:rsidRDefault="00105B1A" w:rsidP="00105B1A">
            <w:pPr>
              <w:pStyle w:val="XML1"/>
              <w:rPr>
                <w:ins w:id="22797" w:author="Thomas Dietz" w:date="2012-08-13T14:42:00Z"/>
              </w:rPr>
            </w:pPr>
            <w:ins w:id="22798" w:author="Thomas Dietz" w:date="2012-08-13T14:42:00Z">
              <w:r>
                <w:t xml:space="preserve">        Representation of an OpenFlow Flow Table Resource.</w:t>
              </w:r>
            </w:ins>
          </w:p>
          <w:p w14:paraId="67D048AA" w14:textId="77777777" w:rsidR="00105B1A" w:rsidRDefault="00105B1A" w:rsidP="00105B1A">
            <w:pPr>
              <w:pStyle w:val="XML1"/>
              <w:rPr>
                <w:ins w:id="22799" w:author="Thomas Dietz" w:date="2012-08-13T14:42:00Z"/>
              </w:rPr>
            </w:pPr>
          </w:p>
          <w:p w14:paraId="3C808C02" w14:textId="77777777" w:rsidR="00105B1A" w:rsidRDefault="00105B1A" w:rsidP="00105B1A">
            <w:pPr>
              <w:pStyle w:val="XML1"/>
              <w:rPr>
                <w:ins w:id="22800" w:author="Thomas Dietz" w:date="2012-08-13T14:42:00Z"/>
              </w:rPr>
            </w:pPr>
            <w:ins w:id="22801" w:author="Thomas Dietz" w:date="2012-08-13T14:42:00Z">
              <w:r>
                <w:t xml:space="preserve">        Elements in the type OFFlowTableType are not configurable and</w:t>
              </w:r>
            </w:ins>
          </w:p>
          <w:p w14:paraId="2A87F1EF" w14:textId="77777777" w:rsidR="00105B1A" w:rsidRDefault="00105B1A" w:rsidP="00105B1A">
            <w:pPr>
              <w:pStyle w:val="XML1"/>
              <w:rPr>
                <w:ins w:id="22802" w:author="Thomas Dietz" w:date="2012-08-13T14:42:00Z"/>
              </w:rPr>
            </w:pPr>
            <w:ins w:id="22803" w:author="Thomas Dietz" w:date="2012-08-13T14:42:00Z">
              <w:r>
                <w:t xml:space="preserve">        can only be retrieved by NETCONF &amp;lt;get&amp;gt; operations. Attemps to</w:t>
              </w:r>
            </w:ins>
          </w:p>
          <w:p w14:paraId="3C59230F" w14:textId="77777777" w:rsidR="00105B1A" w:rsidRDefault="00105B1A" w:rsidP="00105B1A">
            <w:pPr>
              <w:pStyle w:val="XML1"/>
              <w:rPr>
                <w:ins w:id="22804" w:author="Thomas Dietz" w:date="2012-08-13T14:42:00Z"/>
              </w:rPr>
            </w:pPr>
            <w:ins w:id="22805" w:author="Thomas Dietz" w:date="2012-08-13T14:42:00Z">
              <w:r>
                <w:t xml:space="preserve">        modify this element and its children with a NETCONF</w:t>
              </w:r>
            </w:ins>
          </w:p>
          <w:p w14:paraId="42A2C9FF" w14:textId="77777777" w:rsidR="00105B1A" w:rsidRDefault="00105B1A" w:rsidP="00105B1A">
            <w:pPr>
              <w:pStyle w:val="XML1"/>
              <w:rPr>
                <w:ins w:id="22806" w:author="Thomas Dietz" w:date="2012-08-13T14:42:00Z"/>
              </w:rPr>
            </w:pPr>
            <w:ins w:id="22807" w:author="Thomas Dietz" w:date="2012-08-13T14:42:00Z">
              <w:r>
                <w:t xml:space="preserve">        &amp;lt;edit-config&amp;gt; operation MUST result in an</w:t>
              </w:r>
            </w:ins>
          </w:p>
          <w:p w14:paraId="7A2C036A" w14:textId="77777777" w:rsidR="00105B1A" w:rsidRDefault="00105B1A" w:rsidP="00105B1A">
            <w:pPr>
              <w:pStyle w:val="XML1"/>
              <w:rPr>
                <w:ins w:id="22808" w:author="Thomas Dietz" w:date="2012-08-13T14:42:00Z"/>
              </w:rPr>
            </w:pPr>
            <w:ins w:id="22809" w:author="Thomas Dietz" w:date="2012-08-13T14:42:00Z">
              <w:r>
                <w:t xml:space="preserve">        'operation-not-supported' error with type 'application'.</w:t>
              </w:r>
            </w:ins>
          </w:p>
          <w:p w14:paraId="058BFA2A" w14:textId="77777777" w:rsidR="00105B1A" w:rsidRDefault="00105B1A" w:rsidP="00105B1A">
            <w:pPr>
              <w:pStyle w:val="XML1"/>
              <w:rPr>
                <w:ins w:id="22810" w:author="Thomas Dietz" w:date="2012-08-13T14:42:00Z"/>
              </w:rPr>
            </w:pPr>
            <w:ins w:id="22811" w:author="Thomas Dietz" w:date="2012-08-13T14:42:00Z">
              <w:r>
                <w:t xml:space="preserve">      &lt;/xs:documentation&gt;</w:t>
              </w:r>
            </w:ins>
          </w:p>
          <w:p w14:paraId="6608CC16" w14:textId="77777777" w:rsidR="00105B1A" w:rsidRDefault="00105B1A" w:rsidP="00105B1A">
            <w:pPr>
              <w:pStyle w:val="XML1"/>
              <w:rPr>
                <w:ins w:id="22812" w:author="Thomas Dietz" w:date="2012-08-13T14:42:00Z"/>
              </w:rPr>
            </w:pPr>
            <w:ins w:id="22813" w:author="Thomas Dietz" w:date="2012-08-13T14:42:00Z">
              <w:r>
                <w:t xml:space="preserve">    &lt;/xs:annotation&gt;</w:t>
              </w:r>
            </w:ins>
          </w:p>
          <w:p w14:paraId="7A8A55FC" w14:textId="77777777" w:rsidR="00105B1A" w:rsidRDefault="00105B1A" w:rsidP="00105B1A">
            <w:pPr>
              <w:pStyle w:val="XML1"/>
              <w:rPr>
                <w:ins w:id="22814" w:author="Thomas Dietz" w:date="2012-08-13T14:42:00Z"/>
              </w:rPr>
            </w:pPr>
          </w:p>
          <w:p w14:paraId="28119744" w14:textId="77777777" w:rsidR="00105B1A" w:rsidRDefault="00105B1A" w:rsidP="00105B1A">
            <w:pPr>
              <w:pStyle w:val="XML1"/>
              <w:rPr>
                <w:ins w:id="22815" w:author="Thomas Dietz" w:date="2012-08-13T14:42:00Z"/>
              </w:rPr>
            </w:pPr>
            <w:ins w:id="22816" w:author="Thomas Dietz" w:date="2012-08-13T14:42:00Z">
              <w:r>
                <w:t xml:space="preserve">    &lt;xs:sequence&gt;</w:t>
              </w:r>
            </w:ins>
          </w:p>
          <w:p w14:paraId="45E4C2C6" w14:textId="77777777" w:rsidR="00105B1A" w:rsidRDefault="00105B1A" w:rsidP="00105B1A">
            <w:pPr>
              <w:pStyle w:val="XML1"/>
              <w:rPr>
                <w:ins w:id="22817" w:author="Thomas Dietz" w:date="2012-08-13T14:42:00Z"/>
              </w:rPr>
            </w:pPr>
            <w:ins w:id="22818" w:author="Thomas Dietz" w:date="2012-08-13T14:42:00Z">
              <w:r>
                <w:t xml:space="preserve">      &lt;xs:group ref="OFResourceType"/&gt;</w:t>
              </w:r>
            </w:ins>
          </w:p>
          <w:p w14:paraId="7411132C" w14:textId="77777777" w:rsidR="00105B1A" w:rsidRDefault="00105B1A" w:rsidP="00105B1A">
            <w:pPr>
              <w:pStyle w:val="XML1"/>
              <w:rPr>
                <w:ins w:id="22819" w:author="Thomas Dietz" w:date="2012-08-13T14:42:00Z"/>
              </w:rPr>
            </w:pPr>
            <w:ins w:id="22820" w:author="Thomas Dietz" w:date="2012-08-13T14:42:00Z">
              <w:r>
                <w:t xml:space="preserve">      &lt;xs:element name="max-entries"  type="xs:unsignedByte"&gt;</w:t>
              </w:r>
            </w:ins>
          </w:p>
          <w:p w14:paraId="4E1978BE" w14:textId="77777777" w:rsidR="00105B1A" w:rsidRDefault="00105B1A" w:rsidP="00105B1A">
            <w:pPr>
              <w:pStyle w:val="XML1"/>
              <w:rPr>
                <w:ins w:id="22821" w:author="Thomas Dietz" w:date="2012-08-13T14:42:00Z"/>
              </w:rPr>
            </w:pPr>
            <w:ins w:id="22822" w:author="Thomas Dietz" w:date="2012-08-13T14:42:00Z">
              <w:r>
                <w:t xml:space="preserve">        &lt;xs:annotation&gt;</w:t>
              </w:r>
            </w:ins>
          </w:p>
          <w:p w14:paraId="4239F14E" w14:textId="77777777" w:rsidR="00105B1A" w:rsidRDefault="00105B1A" w:rsidP="00105B1A">
            <w:pPr>
              <w:pStyle w:val="XML1"/>
              <w:rPr>
                <w:ins w:id="22823" w:author="Thomas Dietz" w:date="2012-08-13T14:42:00Z"/>
              </w:rPr>
            </w:pPr>
            <w:ins w:id="22824" w:author="Thomas Dietz" w:date="2012-08-13T14:42:00Z">
              <w:r>
                <w:t xml:space="preserve">          &lt;xs:documentation&gt;</w:t>
              </w:r>
            </w:ins>
          </w:p>
          <w:p w14:paraId="43EB26D6" w14:textId="77777777" w:rsidR="00105B1A" w:rsidRDefault="00105B1A" w:rsidP="00105B1A">
            <w:pPr>
              <w:pStyle w:val="XML1"/>
              <w:rPr>
                <w:ins w:id="22825" w:author="Thomas Dietz" w:date="2012-08-13T14:42:00Z"/>
              </w:rPr>
            </w:pPr>
            <w:ins w:id="22826" w:author="Thomas Dietz" w:date="2012-08-13T14:42:00Z">
              <w:r>
                <w:t xml:space="preserve">            The maximum number of flow entries supported by</w:t>
              </w:r>
            </w:ins>
          </w:p>
          <w:p w14:paraId="2F3DAFFE" w14:textId="77777777" w:rsidR="00105B1A" w:rsidRDefault="00105B1A" w:rsidP="00105B1A">
            <w:pPr>
              <w:pStyle w:val="XML1"/>
              <w:rPr>
                <w:ins w:id="22827" w:author="Thomas Dietz" w:date="2012-08-13T14:42:00Z"/>
              </w:rPr>
            </w:pPr>
            <w:ins w:id="22828" w:author="Thomas Dietz" w:date="2012-08-13T14:42:00Z">
              <w:r>
                <w:t xml:space="preserve">            the flow table.</w:t>
              </w:r>
            </w:ins>
          </w:p>
          <w:p w14:paraId="6C956B5A" w14:textId="77777777" w:rsidR="00105B1A" w:rsidRDefault="00105B1A" w:rsidP="00105B1A">
            <w:pPr>
              <w:pStyle w:val="XML1"/>
              <w:rPr>
                <w:ins w:id="22829" w:author="Thomas Dietz" w:date="2012-08-13T14:42:00Z"/>
              </w:rPr>
            </w:pPr>
            <w:ins w:id="22830" w:author="Thomas Dietz" w:date="2012-08-13T14:42:00Z">
              <w:r>
                <w:t xml:space="preserve">          &lt;/xs:documentation&gt;</w:t>
              </w:r>
            </w:ins>
          </w:p>
          <w:p w14:paraId="3B4451DC" w14:textId="77777777" w:rsidR="00105B1A" w:rsidRDefault="00105B1A" w:rsidP="00105B1A">
            <w:pPr>
              <w:pStyle w:val="XML1"/>
              <w:rPr>
                <w:ins w:id="22831" w:author="Thomas Dietz" w:date="2012-08-13T14:42:00Z"/>
              </w:rPr>
            </w:pPr>
            <w:ins w:id="22832" w:author="Thomas Dietz" w:date="2012-08-13T14:42:00Z">
              <w:r>
                <w:t xml:space="preserve">        &lt;/xs:annotation&gt;</w:t>
              </w:r>
            </w:ins>
          </w:p>
          <w:p w14:paraId="470529A2" w14:textId="77777777" w:rsidR="00105B1A" w:rsidRDefault="00105B1A" w:rsidP="00105B1A">
            <w:pPr>
              <w:pStyle w:val="XML1"/>
              <w:rPr>
                <w:ins w:id="22833" w:author="Thomas Dietz" w:date="2012-08-13T14:42:00Z"/>
              </w:rPr>
            </w:pPr>
            <w:ins w:id="22834" w:author="Thomas Dietz" w:date="2012-08-13T14:42:00Z">
              <w:r>
                <w:t xml:space="preserve">      &lt;/xs:element&gt;</w:t>
              </w:r>
            </w:ins>
          </w:p>
          <w:p w14:paraId="2C1AF4FC" w14:textId="77777777" w:rsidR="00105B1A" w:rsidRDefault="00105B1A" w:rsidP="00105B1A">
            <w:pPr>
              <w:pStyle w:val="XML1"/>
              <w:rPr>
                <w:ins w:id="22835" w:author="Thomas Dietz" w:date="2012-08-13T14:42:00Z"/>
              </w:rPr>
            </w:pPr>
            <w:ins w:id="22836" w:author="Thomas Dietz" w:date="2012-08-13T14:42:00Z">
              <w:r>
                <w:t xml:space="preserve">      &lt;xs:element name="next-tables"&gt;</w:t>
              </w:r>
            </w:ins>
          </w:p>
          <w:p w14:paraId="213525D1" w14:textId="77777777" w:rsidR="00105B1A" w:rsidRDefault="00105B1A" w:rsidP="00105B1A">
            <w:pPr>
              <w:pStyle w:val="XML1"/>
              <w:rPr>
                <w:ins w:id="22837" w:author="Thomas Dietz" w:date="2012-08-13T14:42:00Z"/>
              </w:rPr>
            </w:pPr>
            <w:ins w:id="22838" w:author="Thomas Dietz" w:date="2012-08-13T14:42:00Z">
              <w:r>
                <w:lastRenderedPageBreak/>
                <w:t xml:space="preserve">        &lt;xs:annotation&gt;</w:t>
              </w:r>
            </w:ins>
          </w:p>
          <w:p w14:paraId="0EF8743B" w14:textId="77777777" w:rsidR="00105B1A" w:rsidRDefault="00105B1A" w:rsidP="00105B1A">
            <w:pPr>
              <w:pStyle w:val="XML1"/>
              <w:rPr>
                <w:ins w:id="22839" w:author="Thomas Dietz" w:date="2012-08-13T14:42:00Z"/>
              </w:rPr>
            </w:pPr>
            <w:ins w:id="22840" w:author="Thomas Dietz" w:date="2012-08-13T14:42:00Z">
              <w:r>
                <w:t xml:space="preserve">          &lt;xs:documentation&gt;</w:t>
              </w:r>
            </w:ins>
          </w:p>
          <w:p w14:paraId="6C8FC2D6" w14:textId="77777777" w:rsidR="00105B1A" w:rsidRDefault="00105B1A" w:rsidP="00105B1A">
            <w:pPr>
              <w:pStyle w:val="XML1"/>
              <w:rPr>
                <w:ins w:id="22841" w:author="Thomas Dietz" w:date="2012-08-13T14:42:00Z"/>
              </w:rPr>
            </w:pPr>
            <w:ins w:id="22842" w:author="Thomas Dietz" w:date="2012-08-13T14:42:00Z">
              <w:r>
                <w:t xml:space="preserve">            An array of resource-ids of all flow tables that</w:t>
              </w:r>
            </w:ins>
          </w:p>
          <w:p w14:paraId="62328FEA" w14:textId="77777777" w:rsidR="00105B1A" w:rsidRDefault="00105B1A" w:rsidP="00105B1A">
            <w:pPr>
              <w:pStyle w:val="XML1"/>
              <w:rPr>
                <w:ins w:id="22843" w:author="Thomas Dietz" w:date="2012-08-13T14:42:00Z"/>
              </w:rPr>
            </w:pPr>
            <w:ins w:id="22844" w:author="Thomas Dietz" w:date="2012-08-13T14:42:00Z">
              <w:r>
                <w:t xml:space="preserve">            can be directly reached from this table using the </w:t>
              </w:r>
            </w:ins>
          </w:p>
          <w:p w14:paraId="48C7EDBB" w14:textId="77777777" w:rsidR="00105B1A" w:rsidRDefault="00105B1A" w:rsidP="00105B1A">
            <w:pPr>
              <w:pStyle w:val="XML1"/>
              <w:rPr>
                <w:ins w:id="22845" w:author="Thomas Dietz" w:date="2012-08-13T14:42:00Z"/>
              </w:rPr>
            </w:pPr>
            <w:ins w:id="22846" w:author="Thomas Dietz" w:date="2012-08-13T14:42:00Z">
              <w:r>
                <w:t xml:space="preserve">            'goto-table' instruction.</w:t>
              </w:r>
            </w:ins>
          </w:p>
          <w:p w14:paraId="38F80416" w14:textId="77777777" w:rsidR="00105B1A" w:rsidRDefault="00105B1A" w:rsidP="00105B1A">
            <w:pPr>
              <w:pStyle w:val="XML1"/>
              <w:rPr>
                <w:ins w:id="22847" w:author="Thomas Dietz" w:date="2012-08-13T14:42:00Z"/>
              </w:rPr>
            </w:pPr>
            <w:ins w:id="22848" w:author="Thomas Dietz" w:date="2012-08-13T14:42:00Z">
              <w:r>
                <w:t xml:space="preserve">          &lt;/xs:documentation&gt;</w:t>
              </w:r>
            </w:ins>
          </w:p>
          <w:p w14:paraId="1DC1A213" w14:textId="77777777" w:rsidR="00105B1A" w:rsidRDefault="00105B1A" w:rsidP="00105B1A">
            <w:pPr>
              <w:pStyle w:val="XML1"/>
              <w:rPr>
                <w:ins w:id="22849" w:author="Thomas Dietz" w:date="2012-08-13T14:42:00Z"/>
              </w:rPr>
            </w:pPr>
            <w:ins w:id="22850" w:author="Thomas Dietz" w:date="2012-08-13T14:42:00Z">
              <w:r>
                <w:t xml:space="preserve">        &lt;/xs:annotation&gt;</w:t>
              </w:r>
            </w:ins>
          </w:p>
          <w:p w14:paraId="287383D4" w14:textId="77777777" w:rsidR="00105B1A" w:rsidRDefault="00105B1A" w:rsidP="00105B1A">
            <w:pPr>
              <w:pStyle w:val="XML1"/>
              <w:rPr>
                <w:ins w:id="22851" w:author="Thomas Dietz" w:date="2012-08-13T14:42:00Z"/>
              </w:rPr>
            </w:pPr>
            <w:ins w:id="22852" w:author="Thomas Dietz" w:date="2012-08-13T14:42:00Z">
              <w:r>
                <w:t xml:space="preserve">        &lt;xs:complexType&gt;</w:t>
              </w:r>
            </w:ins>
          </w:p>
          <w:p w14:paraId="72951615" w14:textId="77777777" w:rsidR="00105B1A" w:rsidRDefault="00105B1A" w:rsidP="00105B1A">
            <w:pPr>
              <w:pStyle w:val="XML1"/>
              <w:rPr>
                <w:ins w:id="22853" w:author="Thomas Dietz" w:date="2012-08-13T14:42:00Z"/>
              </w:rPr>
            </w:pPr>
            <w:ins w:id="22854" w:author="Thomas Dietz" w:date="2012-08-13T14:42:00Z">
              <w:r>
                <w:t xml:space="preserve">          &lt;xs:sequence&gt;</w:t>
              </w:r>
            </w:ins>
          </w:p>
          <w:p w14:paraId="5C7D1B10" w14:textId="77777777" w:rsidR="00105B1A" w:rsidRDefault="00105B1A" w:rsidP="00105B1A">
            <w:pPr>
              <w:pStyle w:val="XML1"/>
              <w:rPr>
                <w:ins w:id="22855" w:author="Thomas Dietz" w:date="2012-08-13T14:42:00Z"/>
              </w:rPr>
            </w:pPr>
            <w:ins w:id="22856" w:author="Thomas Dietz" w:date="2012-08-13T14:42:00Z">
              <w:r>
                <w:t xml:space="preserve">            &lt;xs:element name="table-id" minOccurs="0" maxOccurs="unbounded"  type="inet:uri"/&gt;</w:t>
              </w:r>
            </w:ins>
          </w:p>
          <w:p w14:paraId="4684232F" w14:textId="77777777" w:rsidR="00105B1A" w:rsidRDefault="00105B1A" w:rsidP="00105B1A">
            <w:pPr>
              <w:pStyle w:val="XML1"/>
              <w:rPr>
                <w:ins w:id="22857" w:author="Thomas Dietz" w:date="2012-08-13T14:42:00Z"/>
              </w:rPr>
            </w:pPr>
            <w:ins w:id="22858" w:author="Thomas Dietz" w:date="2012-08-13T14:42:00Z">
              <w:r>
                <w:t xml:space="preserve">          &lt;/xs:sequence&gt;</w:t>
              </w:r>
            </w:ins>
          </w:p>
          <w:p w14:paraId="56468AE7" w14:textId="77777777" w:rsidR="00105B1A" w:rsidRDefault="00105B1A" w:rsidP="00105B1A">
            <w:pPr>
              <w:pStyle w:val="XML1"/>
              <w:rPr>
                <w:ins w:id="22859" w:author="Thomas Dietz" w:date="2012-08-13T14:42:00Z"/>
              </w:rPr>
            </w:pPr>
            <w:ins w:id="22860" w:author="Thomas Dietz" w:date="2012-08-13T14:42:00Z">
              <w:r>
                <w:t xml:space="preserve">        &lt;/xs:complexType&gt;</w:t>
              </w:r>
            </w:ins>
          </w:p>
          <w:p w14:paraId="6B4BAF09" w14:textId="77777777" w:rsidR="00105B1A" w:rsidRDefault="00105B1A" w:rsidP="00105B1A">
            <w:pPr>
              <w:pStyle w:val="XML1"/>
              <w:rPr>
                <w:ins w:id="22861" w:author="Thomas Dietz" w:date="2012-08-13T14:42:00Z"/>
              </w:rPr>
            </w:pPr>
            <w:ins w:id="22862" w:author="Thomas Dietz" w:date="2012-08-13T14:42:00Z">
              <w:r>
                <w:t xml:space="preserve">      &lt;/xs:element&gt;</w:t>
              </w:r>
            </w:ins>
          </w:p>
          <w:p w14:paraId="5186D46B" w14:textId="77777777" w:rsidR="00105B1A" w:rsidRDefault="00105B1A" w:rsidP="00105B1A">
            <w:pPr>
              <w:pStyle w:val="XML1"/>
              <w:rPr>
                <w:ins w:id="22863" w:author="Thomas Dietz" w:date="2012-08-13T14:42:00Z"/>
              </w:rPr>
            </w:pPr>
            <w:ins w:id="22864" w:author="Thomas Dietz" w:date="2012-08-13T14:42:00Z">
              <w:r>
                <w:t xml:space="preserve">      &lt;xs:element name="instructions"&gt;</w:t>
              </w:r>
            </w:ins>
          </w:p>
          <w:p w14:paraId="3C8FF925" w14:textId="77777777" w:rsidR="00105B1A" w:rsidRDefault="00105B1A" w:rsidP="00105B1A">
            <w:pPr>
              <w:pStyle w:val="XML1"/>
              <w:rPr>
                <w:ins w:id="22865" w:author="Thomas Dietz" w:date="2012-08-13T14:42:00Z"/>
              </w:rPr>
            </w:pPr>
            <w:ins w:id="22866" w:author="Thomas Dietz" w:date="2012-08-13T14:42:00Z">
              <w:r>
                <w:t xml:space="preserve">        &lt;xs:annotation&gt;</w:t>
              </w:r>
            </w:ins>
          </w:p>
          <w:p w14:paraId="7A55C5F9" w14:textId="77777777" w:rsidR="00105B1A" w:rsidRDefault="00105B1A" w:rsidP="00105B1A">
            <w:pPr>
              <w:pStyle w:val="XML1"/>
              <w:rPr>
                <w:ins w:id="22867" w:author="Thomas Dietz" w:date="2012-08-13T14:42:00Z"/>
              </w:rPr>
            </w:pPr>
            <w:ins w:id="22868" w:author="Thomas Dietz" w:date="2012-08-13T14:42:00Z">
              <w:r>
                <w:t xml:space="preserve">          &lt;xs:documentation&gt;</w:t>
              </w:r>
            </w:ins>
          </w:p>
          <w:p w14:paraId="4798D0E0" w14:textId="77777777" w:rsidR="00105B1A" w:rsidRDefault="00105B1A" w:rsidP="00105B1A">
            <w:pPr>
              <w:pStyle w:val="XML1"/>
              <w:rPr>
                <w:ins w:id="22869" w:author="Thomas Dietz" w:date="2012-08-13T14:42:00Z"/>
              </w:rPr>
            </w:pPr>
            <w:ins w:id="22870" w:author="Thomas Dietz" w:date="2012-08-13T14:42:00Z">
              <w:r>
                <w:t xml:space="preserve">            The list of all instruction types supported by</w:t>
              </w:r>
            </w:ins>
          </w:p>
          <w:p w14:paraId="4C91FF1C" w14:textId="77777777" w:rsidR="00105B1A" w:rsidRDefault="00105B1A" w:rsidP="00105B1A">
            <w:pPr>
              <w:pStyle w:val="XML1"/>
              <w:rPr>
                <w:ins w:id="22871" w:author="Thomas Dietz" w:date="2012-08-13T14:42:00Z"/>
              </w:rPr>
            </w:pPr>
            <w:ins w:id="22872" w:author="Thomas Dietz" w:date="2012-08-13T14:42:00Z">
              <w:r>
                <w:t xml:space="preserve">            the flow table.</w:t>
              </w:r>
            </w:ins>
          </w:p>
          <w:p w14:paraId="17F4B7EE" w14:textId="77777777" w:rsidR="00105B1A" w:rsidRDefault="00105B1A" w:rsidP="00105B1A">
            <w:pPr>
              <w:pStyle w:val="XML1"/>
              <w:rPr>
                <w:ins w:id="22873" w:author="Thomas Dietz" w:date="2012-08-13T14:42:00Z"/>
              </w:rPr>
            </w:pPr>
            <w:ins w:id="22874" w:author="Thomas Dietz" w:date="2012-08-13T14:42:00Z">
              <w:r>
                <w:t xml:space="preserve">          &lt;/xs:documentation&gt;</w:t>
              </w:r>
            </w:ins>
          </w:p>
          <w:p w14:paraId="2240E860" w14:textId="77777777" w:rsidR="00105B1A" w:rsidRDefault="00105B1A" w:rsidP="00105B1A">
            <w:pPr>
              <w:pStyle w:val="XML1"/>
              <w:rPr>
                <w:ins w:id="22875" w:author="Thomas Dietz" w:date="2012-08-13T14:42:00Z"/>
              </w:rPr>
            </w:pPr>
            <w:ins w:id="22876" w:author="Thomas Dietz" w:date="2012-08-13T14:42:00Z">
              <w:r>
                <w:t xml:space="preserve">        &lt;/xs:annotation&gt;</w:t>
              </w:r>
            </w:ins>
          </w:p>
          <w:p w14:paraId="2F1F6638" w14:textId="77777777" w:rsidR="00105B1A" w:rsidRDefault="00105B1A" w:rsidP="00105B1A">
            <w:pPr>
              <w:pStyle w:val="XML1"/>
              <w:rPr>
                <w:ins w:id="22877" w:author="Thomas Dietz" w:date="2012-08-13T14:42:00Z"/>
              </w:rPr>
            </w:pPr>
            <w:ins w:id="22878" w:author="Thomas Dietz" w:date="2012-08-13T14:42:00Z">
              <w:r>
                <w:t xml:space="preserve">        &lt;xs:complexType&gt;</w:t>
              </w:r>
            </w:ins>
          </w:p>
          <w:p w14:paraId="62A146C9" w14:textId="77777777" w:rsidR="00105B1A" w:rsidRDefault="00105B1A" w:rsidP="00105B1A">
            <w:pPr>
              <w:pStyle w:val="XML1"/>
              <w:rPr>
                <w:ins w:id="22879" w:author="Thomas Dietz" w:date="2012-08-13T14:42:00Z"/>
              </w:rPr>
            </w:pPr>
            <w:ins w:id="22880" w:author="Thomas Dietz" w:date="2012-08-13T14:42:00Z">
              <w:r>
                <w:t xml:space="preserve">          &lt;xs:sequence&gt;</w:t>
              </w:r>
            </w:ins>
          </w:p>
          <w:p w14:paraId="6025820E" w14:textId="77777777" w:rsidR="00105B1A" w:rsidRDefault="00105B1A" w:rsidP="00105B1A">
            <w:pPr>
              <w:pStyle w:val="XML1"/>
              <w:rPr>
                <w:ins w:id="22881" w:author="Thomas Dietz" w:date="2012-08-13T14:42:00Z"/>
              </w:rPr>
            </w:pPr>
            <w:ins w:id="22882" w:author="Thomas Dietz" w:date="2012-08-13T14:42:00Z">
              <w:r>
                <w:t xml:space="preserve">            &lt;xs:element name="type" minOccurs="0" maxOccurs="unbounded"  type="OFInstructionType"/&gt;</w:t>
              </w:r>
            </w:ins>
          </w:p>
          <w:p w14:paraId="19FB48A7" w14:textId="77777777" w:rsidR="00105B1A" w:rsidRDefault="00105B1A" w:rsidP="00105B1A">
            <w:pPr>
              <w:pStyle w:val="XML1"/>
              <w:rPr>
                <w:ins w:id="22883" w:author="Thomas Dietz" w:date="2012-08-13T14:42:00Z"/>
              </w:rPr>
            </w:pPr>
            <w:ins w:id="22884" w:author="Thomas Dietz" w:date="2012-08-13T14:42:00Z">
              <w:r>
                <w:t xml:space="preserve">          &lt;/xs:sequence&gt;</w:t>
              </w:r>
            </w:ins>
          </w:p>
          <w:p w14:paraId="581EE1EB" w14:textId="77777777" w:rsidR="00105B1A" w:rsidRDefault="00105B1A" w:rsidP="00105B1A">
            <w:pPr>
              <w:pStyle w:val="XML1"/>
              <w:rPr>
                <w:ins w:id="22885" w:author="Thomas Dietz" w:date="2012-08-13T14:42:00Z"/>
              </w:rPr>
            </w:pPr>
            <w:ins w:id="22886" w:author="Thomas Dietz" w:date="2012-08-13T14:42:00Z">
              <w:r>
                <w:t xml:space="preserve">        &lt;/xs:complexType&gt;</w:t>
              </w:r>
            </w:ins>
          </w:p>
          <w:p w14:paraId="33CDD781" w14:textId="77777777" w:rsidR="00105B1A" w:rsidRDefault="00105B1A" w:rsidP="00105B1A">
            <w:pPr>
              <w:pStyle w:val="XML1"/>
              <w:rPr>
                <w:ins w:id="22887" w:author="Thomas Dietz" w:date="2012-08-13T14:42:00Z"/>
              </w:rPr>
            </w:pPr>
            <w:ins w:id="22888" w:author="Thomas Dietz" w:date="2012-08-13T14:42:00Z">
              <w:r>
                <w:t xml:space="preserve">      &lt;/xs:element&gt;</w:t>
              </w:r>
            </w:ins>
          </w:p>
          <w:p w14:paraId="7AD12F40" w14:textId="77777777" w:rsidR="00105B1A" w:rsidRDefault="00105B1A" w:rsidP="00105B1A">
            <w:pPr>
              <w:pStyle w:val="XML1"/>
              <w:rPr>
                <w:ins w:id="22889" w:author="Thomas Dietz" w:date="2012-08-13T14:42:00Z"/>
              </w:rPr>
            </w:pPr>
            <w:ins w:id="22890" w:author="Thomas Dietz" w:date="2012-08-13T14:42:00Z">
              <w:r>
                <w:t xml:space="preserve">      &lt;xs:element name="matches"&gt;</w:t>
              </w:r>
            </w:ins>
          </w:p>
          <w:p w14:paraId="460E9DB7" w14:textId="77777777" w:rsidR="00105B1A" w:rsidRDefault="00105B1A" w:rsidP="00105B1A">
            <w:pPr>
              <w:pStyle w:val="XML1"/>
              <w:rPr>
                <w:ins w:id="22891" w:author="Thomas Dietz" w:date="2012-08-13T14:42:00Z"/>
              </w:rPr>
            </w:pPr>
            <w:ins w:id="22892" w:author="Thomas Dietz" w:date="2012-08-13T14:42:00Z">
              <w:r>
                <w:t xml:space="preserve">        &lt;xs:annotation&gt;</w:t>
              </w:r>
            </w:ins>
          </w:p>
          <w:p w14:paraId="39C54BE0" w14:textId="77777777" w:rsidR="00105B1A" w:rsidRDefault="00105B1A" w:rsidP="00105B1A">
            <w:pPr>
              <w:pStyle w:val="XML1"/>
              <w:rPr>
                <w:ins w:id="22893" w:author="Thomas Dietz" w:date="2012-08-13T14:42:00Z"/>
              </w:rPr>
            </w:pPr>
            <w:ins w:id="22894" w:author="Thomas Dietz" w:date="2012-08-13T14:42:00Z">
              <w:r>
                <w:t xml:space="preserve">          &lt;xs:documentation&gt;</w:t>
              </w:r>
            </w:ins>
          </w:p>
          <w:p w14:paraId="60FC9469" w14:textId="77777777" w:rsidR="00105B1A" w:rsidRDefault="00105B1A" w:rsidP="00105B1A">
            <w:pPr>
              <w:pStyle w:val="XML1"/>
              <w:rPr>
                <w:ins w:id="22895" w:author="Thomas Dietz" w:date="2012-08-13T14:42:00Z"/>
              </w:rPr>
            </w:pPr>
            <w:ins w:id="22896" w:author="Thomas Dietz" w:date="2012-08-13T14:42:00Z">
              <w:r>
                <w:t xml:space="preserve">            The list of all match types supported by the</w:t>
              </w:r>
            </w:ins>
          </w:p>
          <w:p w14:paraId="54D65749" w14:textId="77777777" w:rsidR="00105B1A" w:rsidRDefault="00105B1A" w:rsidP="00105B1A">
            <w:pPr>
              <w:pStyle w:val="XML1"/>
              <w:rPr>
                <w:ins w:id="22897" w:author="Thomas Dietz" w:date="2012-08-13T14:42:00Z"/>
              </w:rPr>
            </w:pPr>
            <w:ins w:id="22898" w:author="Thomas Dietz" w:date="2012-08-13T14:42:00Z">
              <w:r>
                <w:t xml:space="preserve">            flow table.</w:t>
              </w:r>
            </w:ins>
          </w:p>
          <w:p w14:paraId="3DDF6EE0" w14:textId="77777777" w:rsidR="00105B1A" w:rsidRDefault="00105B1A" w:rsidP="00105B1A">
            <w:pPr>
              <w:pStyle w:val="XML1"/>
              <w:rPr>
                <w:ins w:id="22899" w:author="Thomas Dietz" w:date="2012-08-13T14:42:00Z"/>
              </w:rPr>
            </w:pPr>
            <w:ins w:id="22900" w:author="Thomas Dietz" w:date="2012-08-13T14:42:00Z">
              <w:r>
                <w:t xml:space="preserve">          &lt;/xs:documentation&gt;</w:t>
              </w:r>
            </w:ins>
          </w:p>
          <w:p w14:paraId="3FAD5BAB" w14:textId="77777777" w:rsidR="00105B1A" w:rsidRDefault="00105B1A" w:rsidP="00105B1A">
            <w:pPr>
              <w:pStyle w:val="XML1"/>
              <w:rPr>
                <w:ins w:id="22901" w:author="Thomas Dietz" w:date="2012-08-13T14:42:00Z"/>
              </w:rPr>
            </w:pPr>
            <w:ins w:id="22902" w:author="Thomas Dietz" w:date="2012-08-13T14:42:00Z">
              <w:r>
                <w:t xml:space="preserve">        &lt;/xs:annotation&gt;</w:t>
              </w:r>
            </w:ins>
          </w:p>
          <w:p w14:paraId="78A29638" w14:textId="77777777" w:rsidR="00105B1A" w:rsidRDefault="00105B1A" w:rsidP="00105B1A">
            <w:pPr>
              <w:pStyle w:val="XML1"/>
              <w:rPr>
                <w:ins w:id="22903" w:author="Thomas Dietz" w:date="2012-08-13T14:42:00Z"/>
              </w:rPr>
            </w:pPr>
            <w:ins w:id="22904" w:author="Thomas Dietz" w:date="2012-08-13T14:42:00Z">
              <w:r>
                <w:t xml:space="preserve">        &lt;xs:complexType&gt;</w:t>
              </w:r>
            </w:ins>
          </w:p>
          <w:p w14:paraId="1069E027" w14:textId="77777777" w:rsidR="00105B1A" w:rsidRDefault="00105B1A" w:rsidP="00105B1A">
            <w:pPr>
              <w:pStyle w:val="XML1"/>
              <w:rPr>
                <w:ins w:id="22905" w:author="Thomas Dietz" w:date="2012-08-13T14:42:00Z"/>
              </w:rPr>
            </w:pPr>
            <w:ins w:id="22906" w:author="Thomas Dietz" w:date="2012-08-13T14:42:00Z">
              <w:r>
                <w:t xml:space="preserve">          &lt;xs:sequence&gt;</w:t>
              </w:r>
            </w:ins>
          </w:p>
          <w:p w14:paraId="48C8EABF" w14:textId="77777777" w:rsidR="00105B1A" w:rsidRDefault="00105B1A" w:rsidP="00105B1A">
            <w:pPr>
              <w:pStyle w:val="XML1"/>
              <w:rPr>
                <w:ins w:id="22907" w:author="Thomas Dietz" w:date="2012-08-13T14:42:00Z"/>
              </w:rPr>
            </w:pPr>
            <w:ins w:id="22908" w:author="Thomas Dietz" w:date="2012-08-13T14:42:00Z">
              <w:r>
                <w:t xml:space="preserve">            &lt;xs:element name="type" minOccurs="0" maxOccurs="unbounded"  type="OFMatchFieldType"/&gt;</w:t>
              </w:r>
            </w:ins>
          </w:p>
          <w:p w14:paraId="5EE26C2A" w14:textId="77777777" w:rsidR="00105B1A" w:rsidRDefault="00105B1A" w:rsidP="00105B1A">
            <w:pPr>
              <w:pStyle w:val="XML1"/>
              <w:rPr>
                <w:ins w:id="22909" w:author="Thomas Dietz" w:date="2012-08-13T14:42:00Z"/>
              </w:rPr>
            </w:pPr>
            <w:ins w:id="22910" w:author="Thomas Dietz" w:date="2012-08-13T14:42:00Z">
              <w:r>
                <w:t xml:space="preserve">          &lt;/xs:sequence&gt;</w:t>
              </w:r>
            </w:ins>
          </w:p>
          <w:p w14:paraId="2F5C6BBD" w14:textId="77777777" w:rsidR="00105B1A" w:rsidRDefault="00105B1A" w:rsidP="00105B1A">
            <w:pPr>
              <w:pStyle w:val="XML1"/>
              <w:rPr>
                <w:ins w:id="22911" w:author="Thomas Dietz" w:date="2012-08-13T14:42:00Z"/>
              </w:rPr>
            </w:pPr>
            <w:ins w:id="22912" w:author="Thomas Dietz" w:date="2012-08-13T14:42:00Z">
              <w:r>
                <w:t xml:space="preserve">        &lt;/xs:complexType&gt;</w:t>
              </w:r>
            </w:ins>
          </w:p>
          <w:p w14:paraId="079DFB65" w14:textId="77777777" w:rsidR="00105B1A" w:rsidRDefault="00105B1A" w:rsidP="00105B1A">
            <w:pPr>
              <w:pStyle w:val="XML1"/>
              <w:rPr>
                <w:ins w:id="22913" w:author="Thomas Dietz" w:date="2012-08-13T14:42:00Z"/>
              </w:rPr>
            </w:pPr>
            <w:ins w:id="22914" w:author="Thomas Dietz" w:date="2012-08-13T14:42:00Z">
              <w:r>
                <w:t xml:space="preserve">      &lt;/xs:element&gt;</w:t>
              </w:r>
            </w:ins>
          </w:p>
          <w:p w14:paraId="52C1FAFA" w14:textId="77777777" w:rsidR="00105B1A" w:rsidRDefault="00105B1A" w:rsidP="00105B1A">
            <w:pPr>
              <w:pStyle w:val="XML1"/>
              <w:rPr>
                <w:ins w:id="22915" w:author="Thomas Dietz" w:date="2012-08-13T14:42:00Z"/>
              </w:rPr>
            </w:pPr>
            <w:ins w:id="22916" w:author="Thomas Dietz" w:date="2012-08-13T14:42:00Z">
              <w:r>
                <w:t xml:space="preserve">      &lt;xs:element name="write-actions"&gt;</w:t>
              </w:r>
            </w:ins>
          </w:p>
          <w:p w14:paraId="76C625E1" w14:textId="77777777" w:rsidR="00105B1A" w:rsidRDefault="00105B1A" w:rsidP="00105B1A">
            <w:pPr>
              <w:pStyle w:val="XML1"/>
              <w:rPr>
                <w:ins w:id="22917" w:author="Thomas Dietz" w:date="2012-08-13T14:42:00Z"/>
              </w:rPr>
            </w:pPr>
            <w:ins w:id="22918" w:author="Thomas Dietz" w:date="2012-08-13T14:42:00Z">
              <w:r>
                <w:t xml:space="preserve">        &lt;xs:annotation&gt;</w:t>
              </w:r>
            </w:ins>
          </w:p>
          <w:p w14:paraId="2AA81982" w14:textId="77777777" w:rsidR="00105B1A" w:rsidRDefault="00105B1A" w:rsidP="00105B1A">
            <w:pPr>
              <w:pStyle w:val="XML1"/>
              <w:rPr>
                <w:ins w:id="22919" w:author="Thomas Dietz" w:date="2012-08-13T14:42:00Z"/>
              </w:rPr>
            </w:pPr>
            <w:ins w:id="22920" w:author="Thomas Dietz" w:date="2012-08-13T14:42:00Z">
              <w:r>
                <w:t xml:space="preserve">          &lt;xs:documentation&gt;</w:t>
              </w:r>
            </w:ins>
          </w:p>
          <w:p w14:paraId="0DE751F1" w14:textId="77777777" w:rsidR="00105B1A" w:rsidRDefault="00105B1A" w:rsidP="00105B1A">
            <w:pPr>
              <w:pStyle w:val="XML1"/>
              <w:rPr>
                <w:ins w:id="22921" w:author="Thomas Dietz" w:date="2012-08-13T14:42:00Z"/>
              </w:rPr>
            </w:pPr>
            <w:ins w:id="22922" w:author="Thomas Dietz" w:date="2012-08-13T14:42:00Z">
              <w:r>
                <w:t xml:space="preserve">            The list of all write action types supported by</w:t>
              </w:r>
            </w:ins>
          </w:p>
          <w:p w14:paraId="7E3F497D" w14:textId="77777777" w:rsidR="00105B1A" w:rsidRDefault="00105B1A" w:rsidP="00105B1A">
            <w:pPr>
              <w:pStyle w:val="XML1"/>
              <w:rPr>
                <w:ins w:id="22923" w:author="Thomas Dietz" w:date="2012-08-13T14:42:00Z"/>
              </w:rPr>
            </w:pPr>
            <w:ins w:id="22924" w:author="Thomas Dietz" w:date="2012-08-13T14:42:00Z">
              <w:r>
                <w:t xml:space="preserve">            the flow table.</w:t>
              </w:r>
            </w:ins>
          </w:p>
          <w:p w14:paraId="5CF3306D" w14:textId="77777777" w:rsidR="00105B1A" w:rsidRDefault="00105B1A" w:rsidP="00105B1A">
            <w:pPr>
              <w:pStyle w:val="XML1"/>
              <w:rPr>
                <w:ins w:id="22925" w:author="Thomas Dietz" w:date="2012-08-13T14:42:00Z"/>
              </w:rPr>
            </w:pPr>
            <w:ins w:id="22926" w:author="Thomas Dietz" w:date="2012-08-13T14:42:00Z">
              <w:r>
                <w:t xml:space="preserve">          &lt;/xs:documentation&gt;</w:t>
              </w:r>
            </w:ins>
          </w:p>
          <w:p w14:paraId="7895B4B7" w14:textId="77777777" w:rsidR="00105B1A" w:rsidRDefault="00105B1A" w:rsidP="00105B1A">
            <w:pPr>
              <w:pStyle w:val="XML1"/>
              <w:rPr>
                <w:ins w:id="22927" w:author="Thomas Dietz" w:date="2012-08-13T14:42:00Z"/>
              </w:rPr>
            </w:pPr>
            <w:ins w:id="22928" w:author="Thomas Dietz" w:date="2012-08-13T14:42:00Z">
              <w:r>
                <w:t xml:space="preserve">        &lt;/xs:annotation&gt;</w:t>
              </w:r>
            </w:ins>
          </w:p>
          <w:p w14:paraId="2242B8A2" w14:textId="77777777" w:rsidR="00105B1A" w:rsidRDefault="00105B1A" w:rsidP="00105B1A">
            <w:pPr>
              <w:pStyle w:val="XML1"/>
              <w:rPr>
                <w:ins w:id="22929" w:author="Thomas Dietz" w:date="2012-08-13T14:42:00Z"/>
              </w:rPr>
            </w:pPr>
            <w:ins w:id="22930" w:author="Thomas Dietz" w:date="2012-08-13T14:42:00Z">
              <w:r>
                <w:t xml:space="preserve">        &lt;xs:complexType&gt;</w:t>
              </w:r>
            </w:ins>
          </w:p>
          <w:p w14:paraId="74B1E4C2" w14:textId="77777777" w:rsidR="00105B1A" w:rsidRDefault="00105B1A" w:rsidP="00105B1A">
            <w:pPr>
              <w:pStyle w:val="XML1"/>
              <w:rPr>
                <w:ins w:id="22931" w:author="Thomas Dietz" w:date="2012-08-13T14:42:00Z"/>
              </w:rPr>
            </w:pPr>
            <w:ins w:id="22932" w:author="Thomas Dietz" w:date="2012-08-13T14:42:00Z">
              <w:r>
                <w:t xml:space="preserve">          &lt;xs:sequence&gt;</w:t>
              </w:r>
            </w:ins>
          </w:p>
          <w:p w14:paraId="67A1D25F" w14:textId="77777777" w:rsidR="00105B1A" w:rsidRDefault="00105B1A" w:rsidP="00105B1A">
            <w:pPr>
              <w:pStyle w:val="XML1"/>
              <w:rPr>
                <w:ins w:id="22933" w:author="Thomas Dietz" w:date="2012-08-13T14:42:00Z"/>
              </w:rPr>
            </w:pPr>
            <w:ins w:id="22934" w:author="Thomas Dietz" w:date="2012-08-13T14:42:00Z">
              <w:r>
                <w:t xml:space="preserve">            &lt;xs:element name="type" minOccurs="0" maxOccurs="unbounded"  type="OFActionType"/&gt;</w:t>
              </w:r>
            </w:ins>
          </w:p>
          <w:p w14:paraId="461075EE" w14:textId="77777777" w:rsidR="00105B1A" w:rsidRDefault="00105B1A" w:rsidP="00105B1A">
            <w:pPr>
              <w:pStyle w:val="XML1"/>
              <w:rPr>
                <w:ins w:id="22935" w:author="Thomas Dietz" w:date="2012-08-13T14:42:00Z"/>
              </w:rPr>
            </w:pPr>
            <w:ins w:id="22936" w:author="Thomas Dietz" w:date="2012-08-13T14:42:00Z">
              <w:r>
                <w:t xml:space="preserve">          &lt;/xs:sequence&gt;</w:t>
              </w:r>
            </w:ins>
          </w:p>
          <w:p w14:paraId="00890920" w14:textId="77777777" w:rsidR="00105B1A" w:rsidRDefault="00105B1A" w:rsidP="00105B1A">
            <w:pPr>
              <w:pStyle w:val="XML1"/>
              <w:rPr>
                <w:ins w:id="22937" w:author="Thomas Dietz" w:date="2012-08-13T14:42:00Z"/>
              </w:rPr>
            </w:pPr>
            <w:ins w:id="22938" w:author="Thomas Dietz" w:date="2012-08-13T14:42:00Z">
              <w:r>
                <w:t xml:space="preserve">        &lt;/xs:complexType&gt;</w:t>
              </w:r>
            </w:ins>
          </w:p>
          <w:p w14:paraId="242FC60D" w14:textId="77777777" w:rsidR="00105B1A" w:rsidRDefault="00105B1A" w:rsidP="00105B1A">
            <w:pPr>
              <w:pStyle w:val="XML1"/>
              <w:rPr>
                <w:ins w:id="22939" w:author="Thomas Dietz" w:date="2012-08-13T14:42:00Z"/>
              </w:rPr>
            </w:pPr>
            <w:ins w:id="22940" w:author="Thomas Dietz" w:date="2012-08-13T14:42:00Z">
              <w:r>
                <w:t xml:space="preserve">      &lt;/xs:element&gt;</w:t>
              </w:r>
            </w:ins>
          </w:p>
          <w:p w14:paraId="57CDA7C1" w14:textId="77777777" w:rsidR="00105B1A" w:rsidRDefault="00105B1A" w:rsidP="00105B1A">
            <w:pPr>
              <w:pStyle w:val="XML1"/>
              <w:rPr>
                <w:ins w:id="22941" w:author="Thomas Dietz" w:date="2012-08-13T14:42:00Z"/>
              </w:rPr>
            </w:pPr>
            <w:ins w:id="22942" w:author="Thomas Dietz" w:date="2012-08-13T14:42:00Z">
              <w:r>
                <w:lastRenderedPageBreak/>
                <w:t xml:space="preserve">      &lt;xs:element name="apply-actions"&gt;</w:t>
              </w:r>
            </w:ins>
          </w:p>
          <w:p w14:paraId="07A983F3" w14:textId="77777777" w:rsidR="00105B1A" w:rsidRDefault="00105B1A" w:rsidP="00105B1A">
            <w:pPr>
              <w:pStyle w:val="XML1"/>
              <w:rPr>
                <w:ins w:id="22943" w:author="Thomas Dietz" w:date="2012-08-13T14:42:00Z"/>
              </w:rPr>
            </w:pPr>
            <w:ins w:id="22944" w:author="Thomas Dietz" w:date="2012-08-13T14:42:00Z">
              <w:r>
                <w:t xml:space="preserve">        &lt;xs:annotation&gt;</w:t>
              </w:r>
            </w:ins>
          </w:p>
          <w:p w14:paraId="0D37C192" w14:textId="77777777" w:rsidR="00105B1A" w:rsidRDefault="00105B1A" w:rsidP="00105B1A">
            <w:pPr>
              <w:pStyle w:val="XML1"/>
              <w:rPr>
                <w:ins w:id="22945" w:author="Thomas Dietz" w:date="2012-08-13T14:42:00Z"/>
              </w:rPr>
            </w:pPr>
            <w:ins w:id="22946" w:author="Thomas Dietz" w:date="2012-08-13T14:42:00Z">
              <w:r>
                <w:t xml:space="preserve">          &lt;xs:documentation&gt;</w:t>
              </w:r>
            </w:ins>
          </w:p>
          <w:p w14:paraId="2F09ABAC" w14:textId="77777777" w:rsidR="00105B1A" w:rsidRDefault="00105B1A" w:rsidP="00105B1A">
            <w:pPr>
              <w:pStyle w:val="XML1"/>
              <w:rPr>
                <w:ins w:id="22947" w:author="Thomas Dietz" w:date="2012-08-13T14:42:00Z"/>
              </w:rPr>
            </w:pPr>
            <w:ins w:id="22948" w:author="Thomas Dietz" w:date="2012-08-13T14:42:00Z">
              <w:r>
                <w:t xml:space="preserve">            The list of all apply action types supported by</w:t>
              </w:r>
            </w:ins>
          </w:p>
          <w:p w14:paraId="210BB0B7" w14:textId="77777777" w:rsidR="00105B1A" w:rsidRDefault="00105B1A" w:rsidP="00105B1A">
            <w:pPr>
              <w:pStyle w:val="XML1"/>
              <w:rPr>
                <w:ins w:id="22949" w:author="Thomas Dietz" w:date="2012-08-13T14:42:00Z"/>
              </w:rPr>
            </w:pPr>
            <w:ins w:id="22950" w:author="Thomas Dietz" w:date="2012-08-13T14:42:00Z">
              <w:r>
                <w:t xml:space="preserve">            the flow table.</w:t>
              </w:r>
            </w:ins>
          </w:p>
          <w:p w14:paraId="58871E0B" w14:textId="77777777" w:rsidR="00105B1A" w:rsidRDefault="00105B1A" w:rsidP="00105B1A">
            <w:pPr>
              <w:pStyle w:val="XML1"/>
              <w:rPr>
                <w:ins w:id="22951" w:author="Thomas Dietz" w:date="2012-08-13T14:42:00Z"/>
              </w:rPr>
            </w:pPr>
            <w:ins w:id="22952" w:author="Thomas Dietz" w:date="2012-08-13T14:42:00Z">
              <w:r>
                <w:t xml:space="preserve">          &lt;/xs:documentation&gt;</w:t>
              </w:r>
            </w:ins>
          </w:p>
          <w:p w14:paraId="5298635D" w14:textId="77777777" w:rsidR="00105B1A" w:rsidRDefault="00105B1A" w:rsidP="00105B1A">
            <w:pPr>
              <w:pStyle w:val="XML1"/>
              <w:rPr>
                <w:ins w:id="22953" w:author="Thomas Dietz" w:date="2012-08-13T14:42:00Z"/>
              </w:rPr>
            </w:pPr>
            <w:ins w:id="22954" w:author="Thomas Dietz" w:date="2012-08-13T14:42:00Z">
              <w:r>
                <w:t xml:space="preserve">        &lt;/xs:annotation&gt;</w:t>
              </w:r>
            </w:ins>
          </w:p>
          <w:p w14:paraId="3B28B8AF" w14:textId="77777777" w:rsidR="00105B1A" w:rsidRDefault="00105B1A" w:rsidP="00105B1A">
            <w:pPr>
              <w:pStyle w:val="XML1"/>
              <w:rPr>
                <w:ins w:id="22955" w:author="Thomas Dietz" w:date="2012-08-13T14:42:00Z"/>
              </w:rPr>
            </w:pPr>
            <w:ins w:id="22956" w:author="Thomas Dietz" w:date="2012-08-13T14:42:00Z">
              <w:r>
                <w:t xml:space="preserve">        &lt;xs:complexType&gt;</w:t>
              </w:r>
            </w:ins>
          </w:p>
          <w:p w14:paraId="2441D982" w14:textId="77777777" w:rsidR="00105B1A" w:rsidRDefault="00105B1A" w:rsidP="00105B1A">
            <w:pPr>
              <w:pStyle w:val="XML1"/>
              <w:rPr>
                <w:ins w:id="22957" w:author="Thomas Dietz" w:date="2012-08-13T14:42:00Z"/>
              </w:rPr>
            </w:pPr>
            <w:ins w:id="22958" w:author="Thomas Dietz" w:date="2012-08-13T14:42:00Z">
              <w:r>
                <w:t xml:space="preserve">          &lt;xs:sequence&gt;</w:t>
              </w:r>
            </w:ins>
          </w:p>
          <w:p w14:paraId="0D421218" w14:textId="77777777" w:rsidR="00105B1A" w:rsidRDefault="00105B1A" w:rsidP="00105B1A">
            <w:pPr>
              <w:pStyle w:val="XML1"/>
              <w:rPr>
                <w:ins w:id="22959" w:author="Thomas Dietz" w:date="2012-08-13T14:42:00Z"/>
              </w:rPr>
            </w:pPr>
            <w:ins w:id="22960" w:author="Thomas Dietz" w:date="2012-08-13T14:42:00Z">
              <w:r>
                <w:t xml:space="preserve">            &lt;xs:element name="type" minOccurs="0" maxOccurs="unbounded"  type="OFActionType"/&gt;</w:t>
              </w:r>
            </w:ins>
          </w:p>
          <w:p w14:paraId="3ABCC93C" w14:textId="77777777" w:rsidR="00105B1A" w:rsidRDefault="00105B1A" w:rsidP="00105B1A">
            <w:pPr>
              <w:pStyle w:val="XML1"/>
              <w:rPr>
                <w:ins w:id="22961" w:author="Thomas Dietz" w:date="2012-08-13T14:42:00Z"/>
              </w:rPr>
            </w:pPr>
            <w:ins w:id="22962" w:author="Thomas Dietz" w:date="2012-08-13T14:42:00Z">
              <w:r>
                <w:t xml:space="preserve">          &lt;/xs:sequence&gt;</w:t>
              </w:r>
            </w:ins>
          </w:p>
          <w:p w14:paraId="7780C435" w14:textId="77777777" w:rsidR="00105B1A" w:rsidRDefault="00105B1A" w:rsidP="00105B1A">
            <w:pPr>
              <w:pStyle w:val="XML1"/>
              <w:rPr>
                <w:ins w:id="22963" w:author="Thomas Dietz" w:date="2012-08-13T14:42:00Z"/>
              </w:rPr>
            </w:pPr>
            <w:ins w:id="22964" w:author="Thomas Dietz" w:date="2012-08-13T14:42:00Z">
              <w:r>
                <w:t xml:space="preserve">        &lt;/xs:complexType&gt;</w:t>
              </w:r>
            </w:ins>
          </w:p>
          <w:p w14:paraId="21F4150D" w14:textId="77777777" w:rsidR="00105B1A" w:rsidRDefault="00105B1A" w:rsidP="00105B1A">
            <w:pPr>
              <w:pStyle w:val="XML1"/>
              <w:rPr>
                <w:ins w:id="22965" w:author="Thomas Dietz" w:date="2012-08-13T14:42:00Z"/>
              </w:rPr>
            </w:pPr>
            <w:ins w:id="22966" w:author="Thomas Dietz" w:date="2012-08-13T14:42:00Z">
              <w:r>
                <w:t xml:space="preserve">      &lt;/xs:element&gt;</w:t>
              </w:r>
            </w:ins>
          </w:p>
          <w:p w14:paraId="2BD84780" w14:textId="77777777" w:rsidR="00105B1A" w:rsidRDefault="00105B1A" w:rsidP="00105B1A">
            <w:pPr>
              <w:pStyle w:val="XML1"/>
              <w:rPr>
                <w:ins w:id="22967" w:author="Thomas Dietz" w:date="2012-08-13T14:42:00Z"/>
              </w:rPr>
            </w:pPr>
            <w:ins w:id="22968" w:author="Thomas Dietz" w:date="2012-08-13T14:42:00Z">
              <w:r>
                <w:t xml:space="preserve">      &lt;xs:element name="write-setfields"&gt;</w:t>
              </w:r>
            </w:ins>
          </w:p>
          <w:p w14:paraId="233BC0AF" w14:textId="77777777" w:rsidR="00105B1A" w:rsidRDefault="00105B1A" w:rsidP="00105B1A">
            <w:pPr>
              <w:pStyle w:val="XML1"/>
              <w:rPr>
                <w:ins w:id="22969" w:author="Thomas Dietz" w:date="2012-08-13T14:42:00Z"/>
              </w:rPr>
            </w:pPr>
            <w:ins w:id="22970" w:author="Thomas Dietz" w:date="2012-08-13T14:42:00Z">
              <w:r>
                <w:t xml:space="preserve">        &lt;xs:annotation&gt;</w:t>
              </w:r>
            </w:ins>
          </w:p>
          <w:p w14:paraId="465BC27B" w14:textId="77777777" w:rsidR="00105B1A" w:rsidRDefault="00105B1A" w:rsidP="00105B1A">
            <w:pPr>
              <w:pStyle w:val="XML1"/>
              <w:rPr>
                <w:ins w:id="22971" w:author="Thomas Dietz" w:date="2012-08-13T14:42:00Z"/>
              </w:rPr>
            </w:pPr>
            <w:ins w:id="22972" w:author="Thomas Dietz" w:date="2012-08-13T14:42:00Z">
              <w:r>
                <w:t xml:space="preserve">          &lt;xs:documentation&gt;</w:t>
              </w:r>
            </w:ins>
          </w:p>
          <w:p w14:paraId="4940B868" w14:textId="77777777" w:rsidR="00105B1A" w:rsidRDefault="00105B1A" w:rsidP="00105B1A">
            <w:pPr>
              <w:pStyle w:val="XML1"/>
              <w:rPr>
                <w:ins w:id="22973" w:author="Thomas Dietz" w:date="2012-08-13T14:42:00Z"/>
              </w:rPr>
            </w:pPr>
            <w:ins w:id="22974" w:author="Thomas Dietz" w:date="2012-08-13T14:42:00Z">
              <w:r>
                <w:t xml:space="preserve">            The list of all 'set-field' action types </w:t>
              </w:r>
            </w:ins>
          </w:p>
          <w:p w14:paraId="52EF51CF" w14:textId="77777777" w:rsidR="00105B1A" w:rsidRDefault="00105B1A" w:rsidP="00105B1A">
            <w:pPr>
              <w:pStyle w:val="XML1"/>
              <w:rPr>
                <w:ins w:id="22975" w:author="Thomas Dietz" w:date="2012-08-13T14:42:00Z"/>
              </w:rPr>
            </w:pPr>
            <w:ins w:id="22976" w:author="Thomas Dietz" w:date="2012-08-13T14:42:00Z">
              <w:r>
                <w:t xml:space="preserve">            supported by the table using write actions.</w:t>
              </w:r>
            </w:ins>
          </w:p>
          <w:p w14:paraId="42225ED8" w14:textId="77777777" w:rsidR="00105B1A" w:rsidRDefault="00105B1A" w:rsidP="00105B1A">
            <w:pPr>
              <w:pStyle w:val="XML1"/>
              <w:rPr>
                <w:ins w:id="22977" w:author="Thomas Dietz" w:date="2012-08-13T14:42:00Z"/>
              </w:rPr>
            </w:pPr>
            <w:ins w:id="22978" w:author="Thomas Dietz" w:date="2012-08-13T14:42:00Z">
              <w:r>
                <w:t xml:space="preserve">          &lt;/xs:documentation&gt;</w:t>
              </w:r>
            </w:ins>
          </w:p>
          <w:p w14:paraId="3B9D6CD8" w14:textId="77777777" w:rsidR="00105B1A" w:rsidRDefault="00105B1A" w:rsidP="00105B1A">
            <w:pPr>
              <w:pStyle w:val="XML1"/>
              <w:rPr>
                <w:ins w:id="22979" w:author="Thomas Dietz" w:date="2012-08-13T14:42:00Z"/>
              </w:rPr>
            </w:pPr>
            <w:ins w:id="22980" w:author="Thomas Dietz" w:date="2012-08-13T14:42:00Z">
              <w:r>
                <w:t xml:space="preserve">        &lt;/xs:annotation&gt;</w:t>
              </w:r>
            </w:ins>
          </w:p>
          <w:p w14:paraId="21657549" w14:textId="77777777" w:rsidR="00105B1A" w:rsidRDefault="00105B1A" w:rsidP="00105B1A">
            <w:pPr>
              <w:pStyle w:val="XML1"/>
              <w:rPr>
                <w:ins w:id="22981" w:author="Thomas Dietz" w:date="2012-08-13T14:42:00Z"/>
              </w:rPr>
            </w:pPr>
            <w:ins w:id="22982" w:author="Thomas Dietz" w:date="2012-08-13T14:42:00Z">
              <w:r>
                <w:t xml:space="preserve">        &lt;xs:complexType&gt;</w:t>
              </w:r>
            </w:ins>
          </w:p>
          <w:p w14:paraId="4C512AB0" w14:textId="77777777" w:rsidR="00105B1A" w:rsidRDefault="00105B1A" w:rsidP="00105B1A">
            <w:pPr>
              <w:pStyle w:val="XML1"/>
              <w:rPr>
                <w:ins w:id="22983" w:author="Thomas Dietz" w:date="2012-08-13T14:42:00Z"/>
              </w:rPr>
            </w:pPr>
            <w:ins w:id="22984" w:author="Thomas Dietz" w:date="2012-08-13T14:42:00Z">
              <w:r>
                <w:t xml:space="preserve">          &lt;xs:sequence&gt;</w:t>
              </w:r>
            </w:ins>
          </w:p>
          <w:p w14:paraId="60DF927A" w14:textId="77777777" w:rsidR="00105B1A" w:rsidRDefault="00105B1A" w:rsidP="00105B1A">
            <w:pPr>
              <w:pStyle w:val="XML1"/>
              <w:rPr>
                <w:ins w:id="22985" w:author="Thomas Dietz" w:date="2012-08-13T14:42:00Z"/>
              </w:rPr>
            </w:pPr>
            <w:ins w:id="22986" w:author="Thomas Dietz" w:date="2012-08-13T14:42:00Z">
              <w:r>
                <w:t xml:space="preserve">            &lt;xs:element name="type" minOccurs="0" maxOccurs="unbounded"  type="OFMatchFieldType"/&gt;</w:t>
              </w:r>
            </w:ins>
          </w:p>
          <w:p w14:paraId="7C034BC7" w14:textId="77777777" w:rsidR="00105B1A" w:rsidRDefault="00105B1A" w:rsidP="00105B1A">
            <w:pPr>
              <w:pStyle w:val="XML1"/>
              <w:rPr>
                <w:ins w:id="22987" w:author="Thomas Dietz" w:date="2012-08-13T14:42:00Z"/>
              </w:rPr>
            </w:pPr>
            <w:ins w:id="22988" w:author="Thomas Dietz" w:date="2012-08-13T14:42:00Z">
              <w:r>
                <w:t xml:space="preserve">          &lt;/xs:sequence&gt;</w:t>
              </w:r>
            </w:ins>
          </w:p>
          <w:p w14:paraId="257EFBFE" w14:textId="77777777" w:rsidR="00105B1A" w:rsidRDefault="00105B1A" w:rsidP="00105B1A">
            <w:pPr>
              <w:pStyle w:val="XML1"/>
              <w:rPr>
                <w:ins w:id="22989" w:author="Thomas Dietz" w:date="2012-08-13T14:42:00Z"/>
              </w:rPr>
            </w:pPr>
            <w:ins w:id="22990" w:author="Thomas Dietz" w:date="2012-08-13T14:42:00Z">
              <w:r>
                <w:t xml:space="preserve">        &lt;/xs:complexType&gt;</w:t>
              </w:r>
            </w:ins>
          </w:p>
          <w:p w14:paraId="13960BEE" w14:textId="77777777" w:rsidR="00105B1A" w:rsidRDefault="00105B1A" w:rsidP="00105B1A">
            <w:pPr>
              <w:pStyle w:val="XML1"/>
              <w:rPr>
                <w:ins w:id="22991" w:author="Thomas Dietz" w:date="2012-08-13T14:42:00Z"/>
              </w:rPr>
            </w:pPr>
            <w:ins w:id="22992" w:author="Thomas Dietz" w:date="2012-08-13T14:42:00Z">
              <w:r>
                <w:t xml:space="preserve">      &lt;/xs:element&gt;</w:t>
              </w:r>
            </w:ins>
          </w:p>
          <w:p w14:paraId="7E5455F7" w14:textId="77777777" w:rsidR="00105B1A" w:rsidRDefault="00105B1A" w:rsidP="00105B1A">
            <w:pPr>
              <w:pStyle w:val="XML1"/>
              <w:rPr>
                <w:ins w:id="22993" w:author="Thomas Dietz" w:date="2012-08-13T14:42:00Z"/>
              </w:rPr>
            </w:pPr>
            <w:ins w:id="22994" w:author="Thomas Dietz" w:date="2012-08-13T14:42:00Z">
              <w:r>
                <w:t xml:space="preserve">      &lt;xs:element name="apply-setfields"&gt;</w:t>
              </w:r>
            </w:ins>
          </w:p>
          <w:p w14:paraId="0472E0E4" w14:textId="77777777" w:rsidR="00105B1A" w:rsidRDefault="00105B1A" w:rsidP="00105B1A">
            <w:pPr>
              <w:pStyle w:val="XML1"/>
              <w:rPr>
                <w:ins w:id="22995" w:author="Thomas Dietz" w:date="2012-08-13T14:42:00Z"/>
              </w:rPr>
            </w:pPr>
            <w:ins w:id="22996" w:author="Thomas Dietz" w:date="2012-08-13T14:42:00Z">
              <w:r>
                <w:t xml:space="preserve">        &lt;xs:annotation&gt;</w:t>
              </w:r>
            </w:ins>
          </w:p>
          <w:p w14:paraId="462A3D8E" w14:textId="77777777" w:rsidR="00105B1A" w:rsidRDefault="00105B1A" w:rsidP="00105B1A">
            <w:pPr>
              <w:pStyle w:val="XML1"/>
              <w:rPr>
                <w:ins w:id="22997" w:author="Thomas Dietz" w:date="2012-08-13T14:42:00Z"/>
              </w:rPr>
            </w:pPr>
            <w:ins w:id="22998" w:author="Thomas Dietz" w:date="2012-08-13T14:42:00Z">
              <w:r>
                <w:t xml:space="preserve">          &lt;xs:documentation&gt;</w:t>
              </w:r>
            </w:ins>
          </w:p>
          <w:p w14:paraId="5D88494D" w14:textId="77777777" w:rsidR="00105B1A" w:rsidRDefault="00105B1A" w:rsidP="00105B1A">
            <w:pPr>
              <w:pStyle w:val="XML1"/>
              <w:rPr>
                <w:ins w:id="22999" w:author="Thomas Dietz" w:date="2012-08-13T14:42:00Z"/>
              </w:rPr>
            </w:pPr>
            <w:ins w:id="23000" w:author="Thomas Dietz" w:date="2012-08-13T14:42:00Z">
              <w:r>
                <w:t xml:space="preserve">            The list of all 'set-field' action types </w:t>
              </w:r>
            </w:ins>
          </w:p>
          <w:p w14:paraId="5070EB35" w14:textId="77777777" w:rsidR="00105B1A" w:rsidRDefault="00105B1A" w:rsidP="00105B1A">
            <w:pPr>
              <w:pStyle w:val="XML1"/>
              <w:rPr>
                <w:ins w:id="23001" w:author="Thomas Dietz" w:date="2012-08-13T14:42:00Z"/>
              </w:rPr>
            </w:pPr>
            <w:ins w:id="23002" w:author="Thomas Dietz" w:date="2012-08-13T14:42:00Z">
              <w:r>
                <w:t xml:space="preserve">            supported by the table using apply actions.</w:t>
              </w:r>
            </w:ins>
          </w:p>
          <w:p w14:paraId="16FC4119" w14:textId="77777777" w:rsidR="00105B1A" w:rsidRDefault="00105B1A" w:rsidP="00105B1A">
            <w:pPr>
              <w:pStyle w:val="XML1"/>
              <w:rPr>
                <w:ins w:id="23003" w:author="Thomas Dietz" w:date="2012-08-13T14:42:00Z"/>
              </w:rPr>
            </w:pPr>
            <w:ins w:id="23004" w:author="Thomas Dietz" w:date="2012-08-13T14:42:00Z">
              <w:r>
                <w:t xml:space="preserve">          &lt;/xs:documentation&gt;</w:t>
              </w:r>
            </w:ins>
          </w:p>
          <w:p w14:paraId="665A24AF" w14:textId="77777777" w:rsidR="00105B1A" w:rsidRDefault="00105B1A" w:rsidP="00105B1A">
            <w:pPr>
              <w:pStyle w:val="XML1"/>
              <w:rPr>
                <w:ins w:id="23005" w:author="Thomas Dietz" w:date="2012-08-13T14:42:00Z"/>
              </w:rPr>
            </w:pPr>
            <w:ins w:id="23006" w:author="Thomas Dietz" w:date="2012-08-13T14:42:00Z">
              <w:r>
                <w:t xml:space="preserve">        &lt;/xs:annotation&gt;</w:t>
              </w:r>
            </w:ins>
          </w:p>
          <w:p w14:paraId="2B3E4E27" w14:textId="77777777" w:rsidR="00105B1A" w:rsidRDefault="00105B1A" w:rsidP="00105B1A">
            <w:pPr>
              <w:pStyle w:val="XML1"/>
              <w:rPr>
                <w:ins w:id="23007" w:author="Thomas Dietz" w:date="2012-08-13T14:42:00Z"/>
              </w:rPr>
            </w:pPr>
            <w:ins w:id="23008" w:author="Thomas Dietz" w:date="2012-08-13T14:42:00Z">
              <w:r>
                <w:t xml:space="preserve">        &lt;xs:complexType&gt;</w:t>
              </w:r>
            </w:ins>
          </w:p>
          <w:p w14:paraId="1048FC52" w14:textId="77777777" w:rsidR="00105B1A" w:rsidRDefault="00105B1A" w:rsidP="00105B1A">
            <w:pPr>
              <w:pStyle w:val="XML1"/>
              <w:rPr>
                <w:ins w:id="23009" w:author="Thomas Dietz" w:date="2012-08-13T14:42:00Z"/>
              </w:rPr>
            </w:pPr>
            <w:ins w:id="23010" w:author="Thomas Dietz" w:date="2012-08-13T14:42:00Z">
              <w:r>
                <w:t xml:space="preserve">          &lt;xs:sequence&gt;</w:t>
              </w:r>
            </w:ins>
          </w:p>
          <w:p w14:paraId="5B049A92" w14:textId="77777777" w:rsidR="00105B1A" w:rsidRDefault="00105B1A" w:rsidP="00105B1A">
            <w:pPr>
              <w:pStyle w:val="XML1"/>
              <w:rPr>
                <w:ins w:id="23011" w:author="Thomas Dietz" w:date="2012-08-13T14:42:00Z"/>
              </w:rPr>
            </w:pPr>
            <w:ins w:id="23012" w:author="Thomas Dietz" w:date="2012-08-13T14:42:00Z">
              <w:r>
                <w:t xml:space="preserve">            &lt;xs:element name="type" minOccurs="0" maxOccurs="unbounded"  type="OFMatchFieldType"/&gt;</w:t>
              </w:r>
            </w:ins>
          </w:p>
          <w:p w14:paraId="5AAAC980" w14:textId="77777777" w:rsidR="00105B1A" w:rsidRDefault="00105B1A" w:rsidP="00105B1A">
            <w:pPr>
              <w:pStyle w:val="XML1"/>
              <w:rPr>
                <w:ins w:id="23013" w:author="Thomas Dietz" w:date="2012-08-13T14:42:00Z"/>
              </w:rPr>
            </w:pPr>
            <w:ins w:id="23014" w:author="Thomas Dietz" w:date="2012-08-13T14:42:00Z">
              <w:r>
                <w:t xml:space="preserve">          &lt;/xs:sequence&gt;</w:t>
              </w:r>
            </w:ins>
          </w:p>
          <w:p w14:paraId="65011401" w14:textId="77777777" w:rsidR="00105B1A" w:rsidRDefault="00105B1A" w:rsidP="00105B1A">
            <w:pPr>
              <w:pStyle w:val="XML1"/>
              <w:rPr>
                <w:ins w:id="23015" w:author="Thomas Dietz" w:date="2012-08-13T14:42:00Z"/>
              </w:rPr>
            </w:pPr>
            <w:ins w:id="23016" w:author="Thomas Dietz" w:date="2012-08-13T14:42:00Z">
              <w:r>
                <w:t xml:space="preserve">        &lt;/xs:complexType&gt;</w:t>
              </w:r>
            </w:ins>
          </w:p>
          <w:p w14:paraId="756968C4" w14:textId="77777777" w:rsidR="00105B1A" w:rsidRDefault="00105B1A" w:rsidP="00105B1A">
            <w:pPr>
              <w:pStyle w:val="XML1"/>
              <w:rPr>
                <w:ins w:id="23017" w:author="Thomas Dietz" w:date="2012-08-13T14:42:00Z"/>
              </w:rPr>
            </w:pPr>
            <w:ins w:id="23018" w:author="Thomas Dietz" w:date="2012-08-13T14:42:00Z">
              <w:r>
                <w:t xml:space="preserve">      &lt;/xs:element&gt;</w:t>
              </w:r>
            </w:ins>
          </w:p>
          <w:p w14:paraId="67E51173" w14:textId="77777777" w:rsidR="00105B1A" w:rsidRDefault="00105B1A" w:rsidP="00105B1A">
            <w:pPr>
              <w:pStyle w:val="XML1"/>
              <w:rPr>
                <w:ins w:id="23019" w:author="Thomas Dietz" w:date="2012-08-13T14:42:00Z"/>
              </w:rPr>
            </w:pPr>
            <w:ins w:id="23020" w:author="Thomas Dietz" w:date="2012-08-13T14:42:00Z">
              <w:r>
                <w:t xml:space="preserve">      &lt;xs:element name="wildcards"&gt;</w:t>
              </w:r>
            </w:ins>
          </w:p>
          <w:p w14:paraId="59DB5858" w14:textId="77777777" w:rsidR="00105B1A" w:rsidRDefault="00105B1A" w:rsidP="00105B1A">
            <w:pPr>
              <w:pStyle w:val="XML1"/>
              <w:rPr>
                <w:ins w:id="23021" w:author="Thomas Dietz" w:date="2012-08-13T14:42:00Z"/>
              </w:rPr>
            </w:pPr>
            <w:ins w:id="23022" w:author="Thomas Dietz" w:date="2012-08-13T14:42:00Z">
              <w:r>
                <w:t xml:space="preserve">        &lt;xs:annotation&gt;</w:t>
              </w:r>
            </w:ins>
          </w:p>
          <w:p w14:paraId="4ED91391" w14:textId="77777777" w:rsidR="00105B1A" w:rsidRDefault="00105B1A" w:rsidP="00105B1A">
            <w:pPr>
              <w:pStyle w:val="XML1"/>
              <w:rPr>
                <w:ins w:id="23023" w:author="Thomas Dietz" w:date="2012-08-13T14:42:00Z"/>
              </w:rPr>
            </w:pPr>
            <w:ins w:id="23024" w:author="Thomas Dietz" w:date="2012-08-13T14:42:00Z">
              <w:r>
                <w:t xml:space="preserve">          &lt;xs:documentation&gt;</w:t>
              </w:r>
            </w:ins>
          </w:p>
          <w:p w14:paraId="78D07538" w14:textId="77777777" w:rsidR="00105B1A" w:rsidRDefault="00105B1A" w:rsidP="00105B1A">
            <w:pPr>
              <w:pStyle w:val="XML1"/>
              <w:rPr>
                <w:ins w:id="23025" w:author="Thomas Dietz" w:date="2012-08-13T14:42:00Z"/>
              </w:rPr>
            </w:pPr>
            <w:ins w:id="23026" w:author="Thomas Dietz" w:date="2012-08-13T14:42:00Z">
              <w:r>
                <w:t xml:space="preserve">            The list of all fields for which the table </w:t>
              </w:r>
            </w:ins>
          </w:p>
          <w:p w14:paraId="702DD37C" w14:textId="77777777" w:rsidR="00105B1A" w:rsidRDefault="00105B1A" w:rsidP="00105B1A">
            <w:pPr>
              <w:pStyle w:val="XML1"/>
              <w:rPr>
                <w:ins w:id="23027" w:author="Thomas Dietz" w:date="2012-08-13T14:42:00Z"/>
              </w:rPr>
            </w:pPr>
            <w:ins w:id="23028" w:author="Thomas Dietz" w:date="2012-08-13T14:42:00Z">
              <w:r>
                <w:t xml:space="preserve">            supports wildcarding.</w:t>
              </w:r>
            </w:ins>
          </w:p>
          <w:p w14:paraId="29173CB3" w14:textId="77777777" w:rsidR="00105B1A" w:rsidRDefault="00105B1A" w:rsidP="00105B1A">
            <w:pPr>
              <w:pStyle w:val="XML1"/>
              <w:rPr>
                <w:ins w:id="23029" w:author="Thomas Dietz" w:date="2012-08-13T14:42:00Z"/>
              </w:rPr>
            </w:pPr>
            <w:ins w:id="23030" w:author="Thomas Dietz" w:date="2012-08-13T14:42:00Z">
              <w:r>
                <w:t xml:space="preserve">          &lt;/xs:documentation&gt;</w:t>
              </w:r>
            </w:ins>
          </w:p>
          <w:p w14:paraId="7B807438" w14:textId="77777777" w:rsidR="00105B1A" w:rsidRDefault="00105B1A" w:rsidP="00105B1A">
            <w:pPr>
              <w:pStyle w:val="XML1"/>
              <w:rPr>
                <w:ins w:id="23031" w:author="Thomas Dietz" w:date="2012-08-13T14:42:00Z"/>
              </w:rPr>
            </w:pPr>
            <w:ins w:id="23032" w:author="Thomas Dietz" w:date="2012-08-13T14:42:00Z">
              <w:r>
                <w:t xml:space="preserve">        &lt;/xs:annotation&gt;</w:t>
              </w:r>
            </w:ins>
          </w:p>
          <w:p w14:paraId="09F77658" w14:textId="77777777" w:rsidR="00105B1A" w:rsidRDefault="00105B1A" w:rsidP="00105B1A">
            <w:pPr>
              <w:pStyle w:val="XML1"/>
              <w:rPr>
                <w:ins w:id="23033" w:author="Thomas Dietz" w:date="2012-08-13T14:42:00Z"/>
              </w:rPr>
            </w:pPr>
            <w:ins w:id="23034" w:author="Thomas Dietz" w:date="2012-08-13T14:42:00Z">
              <w:r>
                <w:t xml:space="preserve">        &lt;xs:complexType&gt;</w:t>
              </w:r>
            </w:ins>
          </w:p>
          <w:p w14:paraId="7583B3F4" w14:textId="77777777" w:rsidR="00105B1A" w:rsidRDefault="00105B1A" w:rsidP="00105B1A">
            <w:pPr>
              <w:pStyle w:val="XML1"/>
              <w:rPr>
                <w:ins w:id="23035" w:author="Thomas Dietz" w:date="2012-08-13T14:42:00Z"/>
              </w:rPr>
            </w:pPr>
            <w:ins w:id="23036" w:author="Thomas Dietz" w:date="2012-08-13T14:42:00Z">
              <w:r>
                <w:t xml:space="preserve">          &lt;xs:sequence&gt;</w:t>
              </w:r>
            </w:ins>
          </w:p>
          <w:p w14:paraId="589B9B5D" w14:textId="77777777" w:rsidR="00105B1A" w:rsidRDefault="00105B1A" w:rsidP="00105B1A">
            <w:pPr>
              <w:pStyle w:val="XML1"/>
              <w:rPr>
                <w:ins w:id="23037" w:author="Thomas Dietz" w:date="2012-08-13T14:42:00Z"/>
              </w:rPr>
            </w:pPr>
            <w:ins w:id="23038" w:author="Thomas Dietz" w:date="2012-08-13T14:42:00Z">
              <w:r>
                <w:t xml:space="preserve">            &lt;xs:element name="type" minOccurs="0" maxOccurs="unbounded"  type="OFMatchFieldType"/&gt;</w:t>
              </w:r>
            </w:ins>
          </w:p>
          <w:p w14:paraId="64A4250F" w14:textId="77777777" w:rsidR="00105B1A" w:rsidRDefault="00105B1A" w:rsidP="00105B1A">
            <w:pPr>
              <w:pStyle w:val="XML1"/>
              <w:rPr>
                <w:ins w:id="23039" w:author="Thomas Dietz" w:date="2012-08-13T14:42:00Z"/>
              </w:rPr>
            </w:pPr>
            <w:ins w:id="23040" w:author="Thomas Dietz" w:date="2012-08-13T14:42:00Z">
              <w:r>
                <w:t xml:space="preserve">          &lt;/xs:sequence&gt;</w:t>
              </w:r>
            </w:ins>
          </w:p>
          <w:p w14:paraId="082EAE55" w14:textId="77777777" w:rsidR="00105B1A" w:rsidRDefault="00105B1A" w:rsidP="00105B1A">
            <w:pPr>
              <w:pStyle w:val="XML1"/>
              <w:rPr>
                <w:ins w:id="23041" w:author="Thomas Dietz" w:date="2012-08-13T14:42:00Z"/>
              </w:rPr>
            </w:pPr>
            <w:ins w:id="23042" w:author="Thomas Dietz" w:date="2012-08-13T14:42:00Z">
              <w:r>
                <w:t xml:space="preserve">        &lt;/xs:complexType&gt;</w:t>
              </w:r>
            </w:ins>
          </w:p>
          <w:p w14:paraId="01E2AC5A" w14:textId="77777777" w:rsidR="00105B1A" w:rsidRDefault="00105B1A" w:rsidP="00105B1A">
            <w:pPr>
              <w:pStyle w:val="XML1"/>
              <w:rPr>
                <w:ins w:id="23043" w:author="Thomas Dietz" w:date="2012-08-13T14:42:00Z"/>
              </w:rPr>
            </w:pPr>
            <w:ins w:id="23044" w:author="Thomas Dietz" w:date="2012-08-13T14:42:00Z">
              <w:r>
                <w:t xml:space="preserve">      &lt;/xs:element&gt;</w:t>
              </w:r>
            </w:ins>
          </w:p>
          <w:p w14:paraId="6FFAB862" w14:textId="77777777" w:rsidR="00105B1A" w:rsidRDefault="00105B1A" w:rsidP="00105B1A">
            <w:pPr>
              <w:pStyle w:val="XML1"/>
              <w:rPr>
                <w:ins w:id="23045" w:author="Thomas Dietz" w:date="2012-08-13T14:42:00Z"/>
              </w:rPr>
            </w:pPr>
            <w:ins w:id="23046" w:author="Thomas Dietz" w:date="2012-08-13T14:42:00Z">
              <w:r>
                <w:lastRenderedPageBreak/>
                <w:t xml:space="preserve">      &lt;xs:element name="metadata-match"  type="hex-binary"&gt;</w:t>
              </w:r>
            </w:ins>
          </w:p>
          <w:p w14:paraId="00807095" w14:textId="77777777" w:rsidR="00105B1A" w:rsidRDefault="00105B1A" w:rsidP="00105B1A">
            <w:pPr>
              <w:pStyle w:val="XML1"/>
              <w:rPr>
                <w:ins w:id="23047" w:author="Thomas Dietz" w:date="2012-08-13T14:42:00Z"/>
              </w:rPr>
            </w:pPr>
            <w:ins w:id="23048" w:author="Thomas Dietz" w:date="2012-08-13T14:42:00Z">
              <w:r>
                <w:t xml:space="preserve">        &lt;xs:annotation&gt;</w:t>
              </w:r>
            </w:ins>
          </w:p>
          <w:p w14:paraId="5A6BBA9A" w14:textId="77777777" w:rsidR="00105B1A" w:rsidRDefault="00105B1A" w:rsidP="00105B1A">
            <w:pPr>
              <w:pStyle w:val="XML1"/>
              <w:rPr>
                <w:ins w:id="23049" w:author="Thomas Dietz" w:date="2012-08-13T14:42:00Z"/>
              </w:rPr>
            </w:pPr>
            <w:ins w:id="23050" w:author="Thomas Dietz" w:date="2012-08-13T14:42:00Z">
              <w:r>
                <w:t xml:space="preserve">          &lt;xs:documentation&gt;</w:t>
              </w:r>
            </w:ins>
          </w:p>
          <w:p w14:paraId="71E281CE" w14:textId="77777777" w:rsidR="00105B1A" w:rsidRDefault="00105B1A" w:rsidP="00105B1A">
            <w:pPr>
              <w:pStyle w:val="XML1"/>
              <w:rPr>
                <w:ins w:id="23051" w:author="Thomas Dietz" w:date="2012-08-13T14:42:00Z"/>
              </w:rPr>
            </w:pPr>
            <w:ins w:id="23052" w:author="Thomas Dietz" w:date="2012-08-13T14:42:00Z">
              <w:r>
                <w:t xml:space="preserve">            This element indicates the bits of the metadata </w:t>
              </w:r>
            </w:ins>
          </w:p>
          <w:p w14:paraId="199ABBAB" w14:textId="77777777" w:rsidR="00105B1A" w:rsidRDefault="00105B1A" w:rsidP="00105B1A">
            <w:pPr>
              <w:pStyle w:val="XML1"/>
              <w:rPr>
                <w:ins w:id="23053" w:author="Thomas Dietz" w:date="2012-08-13T14:42:00Z"/>
              </w:rPr>
            </w:pPr>
            <w:ins w:id="23054" w:author="Thomas Dietz" w:date="2012-08-13T14:42:00Z">
              <w:r>
                <w:t xml:space="preserve">            field on which the flow table can match.  It is represented</w:t>
              </w:r>
            </w:ins>
          </w:p>
          <w:p w14:paraId="601E3DF3" w14:textId="77777777" w:rsidR="00105B1A" w:rsidRDefault="00105B1A" w:rsidP="00105B1A">
            <w:pPr>
              <w:pStyle w:val="XML1"/>
              <w:rPr>
                <w:ins w:id="23055" w:author="Thomas Dietz" w:date="2012-08-13T14:42:00Z"/>
              </w:rPr>
            </w:pPr>
            <w:ins w:id="23056" w:author="Thomas Dietz" w:date="2012-08-13T14:42:00Z">
              <w:r>
                <w:t xml:space="preserve">            as 64-bit integer in hexadecimal digits([0-9a-fA-F]) </w:t>
              </w:r>
            </w:ins>
          </w:p>
          <w:p w14:paraId="033B8147" w14:textId="77777777" w:rsidR="00105B1A" w:rsidRDefault="00105B1A" w:rsidP="00105B1A">
            <w:pPr>
              <w:pStyle w:val="XML1"/>
              <w:rPr>
                <w:ins w:id="23057" w:author="Thomas Dietz" w:date="2012-08-13T14:42:00Z"/>
              </w:rPr>
            </w:pPr>
            <w:ins w:id="23058" w:author="Thomas Dietz" w:date="2012-08-13T14:42:00Z">
              <w:r>
                <w:t xml:space="preserve">            format.</w:t>
              </w:r>
            </w:ins>
          </w:p>
          <w:p w14:paraId="1CDB26C9" w14:textId="77777777" w:rsidR="00105B1A" w:rsidRDefault="00105B1A" w:rsidP="00105B1A">
            <w:pPr>
              <w:pStyle w:val="XML1"/>
              <w:rPr>
                <w:ins w:id="23059" w:author="Thomas Dietz" w:date="2012-08-13T14:42:00Z"/>
              </w:rPr>
            </w:pPr>
            <w:ins w:id="23060" w:author="Thomas Dietz" w:date="2012-08-13T14:42:00Z">
              <w:r>
                <w:t xml:space="preserve">          &lt;/xs:documentation&gt;</w:t>
              </w:r>
            </w:ins>
          </w:p>
          <w:p w14:paraId="1E6BA406" w14:textId="77777777" w:rsidR="00105B1A" w:rsidRDefault="00105B1A" w:rsidP="00105B1A">
            <w:pPr>
              <w:pStyle w:val="XML1"/>
              <w:rPr>
                <w:ins w:id="23061" w:author="Thomas Dietz" w:date="2012-08-13T14:42:00Z"/>
              </w:rPr>
            </w:pPr>
            <w:ins w:id="23062" w:author="Thomas Dietz" w:date="2012-08-13T14:42:00Z">
              <w:r>
                <w:t xml:space="preserve">        &lt;/xs:annotation&gt;</w:t>
              </w:r>
            </w:ins>
          </w:p>
          <w:p w14:paraId="22802ABC" w14:textId="77777777" w:rsidR="00105B1A" w:rsidRDefault="00105B1A" w:rsidP="00105B1A">
            <w:pPr>
              <w:pStyle w:val="XML1"/>
              <w:rPr>
                <w:ins w:id="23063" w:author="Thomas Dietz" w:date="2012-08-13T14:42:00Z"/>
              </w:rPr>
            </w:pPr>
            <w:ins w:id="23064" w:author="Thomas Dietz" w:date="2012-08-13T14:42:00Z">
              <w:r>
                <w:t xml:space="preserve">      &lt;/xs:element&gt;</w:t>
              </w:r>
            </w:ins>
          </w:p>
          <w:p w14:paraId="29F43CC0" w14:textId="77777777" w:rsidR="00105B1A" w:rsidRDefault="00105B1A" w:rsidP="00105B1A">
            <w:pPr>
              <w:pStyle w:val="XML1"/>
              <w:rPr>
                <w:ins w:id="23065" w:author="Thomas Dietz" w:date="2012-08-13T14:42:00Z"/>
              </w:rPr>
            </w:pPr>
            <w:ins w:id="23066" w:author="Thomas Dietz" w:date="2012-08-13T14:42:00Z">
              <w:r>
                <w:t xml:space="preserve">      &lt;xs:element name="metadata-write"  type="hex-binary"&gt;</w:t>
              </w:r>
            </w:ins>
          </w:p>
          <w:p w14:paraId="19CB4C0C" w14:textId="77777777" w:rsidR="00105B1A" w:rsidRDefault="00105B1A" w:rsidP="00105B1A">
            <w:pPr>
              <w:pStyle w:val="XML1"/>
              <w:rPr>
                <w:ins w:id="23067" w:author="Thomas Dietz" w:date="2012-08-13T14:42:00Z"/>
              </w:rPr>
            </w:pPr>
            <w:ins w:id="23068" w:author="Thomas Dietz" w:date="2012-08-13T14:42:00Z">
              <w:r>
                <w:t xml:space="preserve">        &lt;xs:annotation&gt;</w:t>
              </w:r>
            </w:ins>
          </w:p>
          <w:p w14:paraId="273127FA" w14:textId="77777777" w:rsidR="00105B1A" w:rsidRDefault="00105B1A" w:rsidP="00105B1A">
            <w:pPr>
              <w:pStyle w:val="XML1"/>
              <w:rPr>
                <w:ins w:id="23069" w:author="Thomas Dietz" w:date="2012-08-13T14:42:00Z"/>
              </w:rPr>
            </w:pPr>
            <w:ins w:id="23070" w:author="Thomas Dietz" w:date="2012-08-13T14:42:00Z">
              <w:r>
                <w:t xml:space="preserve">          &lt;xs:documentation&gt;</w:t>
              </w:r>
            </w:ins>
          </w:p>
          <w:p w14:paraId="23D75D77" w14:textId="77777777" w:rsidR="00105B1A" w:rsidRDefault="00105B1A" w:rsidP="00105B1A">
            <w:pPr>
              <w:pStyle w:val="XML1"/>
              <w:rPr>
                <w:ins w:id="23071" w:author="Thomas Dietz" w:date="2012-08-13T14:42:00Z"/>
              </w:rPr>
            </w:pPr>
            <w:ins w:id="23072" w:author="Thomas Dietz" w:date="2012-08-13T14:42:00Z">
              <w:r>
                <w:t xml:space="preserve">            This element indicates the bits of the metadata </w:t>
              </w:r>
            </w:ins>
          </w:p>
          <w:p w14:paraId="18296830" w14:textId="77777777" w:rsidR="00105B1A" w:rsidRDefault="00105B1A" w:rsidP="00105B1A">
            <w:pPr>
              <w:pStyle w:val="XML1"/>
              <w:rPr>
                <w:ins w:id="23073" w:author="Thomas Dietz" w:date="2012-08-13T14:42:00Z"/>
              </w:rPr>
            </w:pPr>
            <w:ins w:id="23074" w:author="Thomas Dietz" w:date="2012-08-13T14:42:00Z">
              <w:r>
                <w:t xml:space="preserve">            field on which flow table can write using the </w:t>
              </w:r>
            </w:ins>
          </w:p>
          <w:p w14:paraId="078EB7A2" w14:textId="77777777" w:rsidR="00105B1A" w:rsidRDefault="00105B1A" w:rsidP="00105B1A">
            <w:pPr>
              <w:pStyle w:val="XML1"/>
              <w:rPr>
                <w:ins w:id="23075" w:author="Thomas Dietz" w:date="2012-08-13T14:42:00Z"/>
              </w:rPr>
            </w:pPr>
            <w:ins w:id="23076" w:author="Thomas Dietz" w:date="2012-08-13T14:42:00Z">
              <w:r>
                <w:t xml:space="preserve">            'write-metadata' instruction.  It is represented as </w:t>
              </w:r>
            </w:ins>
          </w:p>
          <w:p w14:paraId="09276C31" w14:textId="77777777" w:rsidR="00105B1A" w:rsidRDefault="00105B1A" w:rsidP="00105B1A">
            <w:pPr>
              <w:pStyle w:val="XML1"/>
              <w:rPr>
                <w:ins w:id="23077" w:author="Thomas Dietz" w:date="2012-08-13T14:42:00Z"/>
              </w:rPr>
            </w:pPr>
            <w:ins w:id="23078" w:author="Thomas Dietz" w:date="2012-08-13T14:42:00Z">
              <w:r>
                <w:t xml:space="preserve">            64-bit integer in hexadecimal digits([0-9a-fA-F]) format.</w:t>
              </w:r>
            </w:ins>
          </w:p>
          <w:p w14:paraId="486E38F7" w14:textId="77777777" w:rsidR="00105B1A" w:rsidRDefault="00105B1A" w:rsidP="00105B1A">
            <w:pPr>
              <w:pStyle w:val="XML1"/>
              <w:rPr>
                <w:ins w:id="23079" w:author="Thomas Dietz" w:date="2012-08-13T14:42:00Z"/>
              </w:rPr>
            </w:pPr>
            <w:ins w:id="23080" w:author="Thomas Dietz" w:date="2012-08-13T14:42:00Z">
              <w:r>
                <w:t xml:space="preserve">          &lt;/xs:documentation&gt;</w:t>
              </w:r>
            </w:ins>
          </w:p>
          <w:p w14:paraId="478C392A" w14:textId="77777777" w:rsidR="00105B1A" w:rsidRDefault="00105B1A" w:rsidP="00105B1A">
            <w:pPr>
              <w:pStyle w:val="XML1"/>
              <w:rPr>
                <w:ins w:id="23081" w:author="Thomas Dietz" w:date="2012-08-13T14:42:00Z"/>
              </w:rPr>
            </w:pPr>
            <w:ins w:id="23082" w:author="Thomas Dietz" w:date="2012-08-13T14:42:00Z">
              <w:r>
                <w:t xml:space="preserve">        &lt;/xs:annotation&gt;</w:t>
              </w:r>
            </w:ins>
          </w:p>
          <w:p w14:paraId="6979ED80" w14:textId="77777777" w:rsidR="00105B1A" w:rsidRDefault="00105B1A" w:rsidP="00105B1A">
            <w:pPr>
              <w:pStyle w:val="XML1"/>
              <w:rPr>
                <w:ins w:id="23083" w:author="Thomas Dietz" w:date="2012-08-13T14:42:00Z"/>
              </w:rPr>
            </w:pPr>
            <w:ins w:id="23084" w:author="Thomas Dietz" w:date="2012-08-13T14:42:00Z">
              <w:r>
                <w:t xml:space="preserve">      &lt;/xs:element&gt;</w:t>
              </w:r>
            </w:ins>
          </w:p>
          <w:p w14:paraId="05994143" w14:textId="77777777" w:rsidR="00105B1A" w:rsidRDefault="00105B1A" w:rsidP="00105B1A">
            <w:pPr>
              <w:pStyle w:val="XML1"/>
              <w:rPr>
                <w:ins w:id="23085" w:author="Thomas Dietz" w:date="2012-08-13T14:42:00Z"/>
              </w:rPr>
            </w:pPr>
            <w:ins w:id="23086" w:author="Thomas Dietz" w:date="2012-08-13T14:42:00Z">
              <w:r>
                <w:t xml:space="preserve">    &lt;/xs:sequence&gt;</w:t>
              </w:r>
            </w:ins>
          </w:p>
          <w:p w14:paraId="5CC22A9A" w14:textId="77777777" w:rsidR="00182140" w:rsidRDefault="00105B1A" w:rsidP="00105B1A">
            <w:pPr>
              <w:pStyle w:val="XML1"/>
              <w:rPr>
                <w:ins w:id="23087" w:author="Thomas Dietz" w:date="2012-08-13T14:43:00Z"/>
              </w:rPr>
            </w:pPr>
            <w:ins w:id="23088" w:author="Thomas Dietz" w:date="2012-08-13T14:42:00Z">
              <w:r>
                <w:t xml:space="preserve">  &lt;/xs:group&gt;</w:t>
              </w:r>
            </w:ins>
          </w:p>
          <w:p w14:paraId="1FE950AE" w14:textId="77777777" w:rsidR="00105B1A" w:rsidRDefault="00105B1A" w:rsidP="00105B1A">
            <w:pPr>
              <w:pStyle w:val="XML1"/>
              <w:rPr>
                <w:ins w:id="23089" w:author="Thomas Dietz" w:date="2012-08-13T14:43:00Z"/>
              </w:rPr>
            </w:pPr>
          </w:p>
          <w:p w14:paraId="0B25368F" w14:textId="77777777" w:rsidR="00105B1A" w:rsidRDefault="00105B1A" w:rsidP="00105B1A">
            <w:pPr>
              <w:pStyle w:val="XML1"/>
              <w:rPr>
                <w:ins w:id="23090" w:author="Thomas Dietz" w:date="2012-08-13T14:43:00Z"/>
              </w:rPr>
            </w:pPr>
            <w:ins w:id="23091" w:author="Thomas Dietz" w:date="2012-08-13T14:43:00Z">
              <w:r>
                <w:t xml:space="preserve">  &lt;xs:simpleType name="OFMatchFieldType"&gt;</w:t>
              </w:r>
            </w:ins>
          </w:p>
          <w:p w14:paraId="2DAAB9E2" w14:textId="77777777" w:rsidR="00105B1A" w:rsidRDefault="00105B1A" w:rsidP="00105B1A">
            <w:pPr>
              <w:pStyle w:val="XML1"/>
              <w:rPr>
                <w:ins w:id="23092" w:author="Thomas Dietz" w:date="2012-08-13T14:43:00Z"/>
              </w:rPr>
            </w:pPr>
            <w:ins w:id="23093" w:author="Thomas Dietz" w:date="2012-08-13T14:43:00Z">
              <w:r>
                <w:t xml:space="preserve">    &lt;xs:annotation&gt;</w:t>
              </w:r>
            </w:ins>
          </w:p>
          <w:p w14:paraId="09A9D3D8" w14:textId="77777777" w:rsidR="00105B1A" w:rsidRDefault="00105B1A" w:rsidP="00105B1A">
            <w:pPr>
              <w:pStyle w:val="XML1"/>
              <w:rPr>
                <w:ins w:id="23094" w:author="Thomas Dietz" w:date="2012-08-13T14:43:00Z"/>
              </w:rPr>
            </w:pPr>
            <w:ins w:id="23095" w:author="Thomas Dietz" w:date="2012-08-13T14:43:00Z">
              <w:r>
                <w:t xml:space="preserve">      &lt;xs:documentation&gt;</w:t>
              </w:r>
            </w:ins>
          </w:p>
          <w:p w14:paraId="5330B68C" w14:textId="77777777" w:rsidR="00105B1A" w:rsidRDefault="00105B1A" w:rsidP="00105B1A">
            <w:pPr>
              <w:pStyle w:val="XML1"/>
              <w:rPr>
                <w:ins w:id="23096" w:author="Thomas Dietz" w:date="2012-08-13T14:43:00Z"/>
              </w:rPr>
            </w:pPr>
            <w:ins w:id="23097" w:author="Thomas Dietz" w:date="2012-08-13T14:43:00Z">
              <w:r>
                <w:t xml:space="preserve">        The types of match field defined in OpenFlow</w:t>
              </w:r>
            </w:ins>
          </w:p>
          <w:p w14:paraId="0ED7F1BA" w14:textId="77777777" w:rsidR="00105B1A" w:rsidRDefault="00105B1A" w:rsidP="00105B1A">
            <w:pPr>
              <w:pStyle w:val="XML1"/>
              <w:rPr>
                <w:ins w:id="23098" w:author="Thomas Dietz" w:date="2012-08-13T14:43:00Z"/>
              </w:rPr>
            </w:pPr>
            <w:ins w:id="23099" w:author="Thomas Dietz" w:date="2012-08-13T14:43:00Z">
              <w:r>
                <w:t xml:space="preserve">        Switch Specification versions 1.2, 1.3, and 1.3.1.</w:t>
              </w:r>
            </w:ins>
          </w:p>
          <w:p w14:paraId="0D613062" w14:textId="77777777" w:rsidR="00105B1A" w:rsidRDefault="00105B1A" w:rsidP="00105B1A">
            <w:pPr>
              <w:pStyle w:val="XML1"/>
              <w:rPr>
                <w:ins w:id="23100" w:author="Thomas Dietz" w:date="2012-08-13T14:43:00Z"/>
              </w:rPr>
            </w:pPr>
            <w:ins w:id="23101" w:author="Thomas Dietz" w:date="2012-08-13T14:43:00Z">
              <w:r>
                <w:t xml:space="preserve">      &lt;/xs:documentation&gt;</w:t>
              </w:r>
            </w:ins>
          </w:p>
          <w:p w14:paraId="6489E1D6" w14:textId="77777777" w:rsidR="00105B1A" w:rsidRDefault="00105B1A" w:rsidP="00105B1A">
            <w:pPr>
              <w:pStyle w:val="XML1"/>
              <w:rPr>
                <w:ins w:id="23102" w:author="Thomas Dietz" w:date="2012-08-13T14:43:00Z"/>
              </w:rPr>
            </w:pPr>
            <w:ins w:id="23103" w:author="Thomas Dietz" w:date="2012-08-13T14:43:00Z">
              <w:r>
                <w:t xml:space="preserve">    &lt;/xs:annotation&gt;</w:t>
              </w:r>
            </w:ins>
          </w:p>
          <w:p w14:paraId="18A9BE77" w14:textId="77777777" w:rsidR="00105B1A" w:rsidRDefault="00105B1A" w:rsidP="00105B1A">
            <w:pPr>
              <w:pStyle w:val="XML1"/>
              <w:rPr>
                <w:ins w:id="23104" w:author="Thomas Dietz" w:date="2012-08-13T14:43:00Z"/>
              </w:rPr>
            </w:pPr>
          </w:p>
          <w:p w14:paraId="42FC880A" w14:textId="77777777" w:rsidR="00105B1A" w:rsidRDefault="00105B1A" w:rsidP="00105B1A">
            <w:pPr>
              <w:pStyle w:val="XML1"/>
              <w:rPr>
                <w:ins w:id="23105" w:author="Thomas Dietz" w:date="2012-08-13T14:43:00Z"/>
              </w:rPr>
            </w:pPr>
            <w:ins w:id="23106" w:author="Thomas Dietz" w:date="2012-08-13T14:43:00Z">
              <w:r>
                <w:t xml:space="preserve">    &lt;xs:restriction base="xs:string"&gt;</w:t>
              </w:r>
            </w:ins>
          </w:p>
          <w:p w14:paraId="6CFBB2EF" w14:textId="77777777" w:rsidR="00105B1A" w:rsidRDefault="00105B1A" w:rsidP="00105B1A">
            <w:pPr>
              <w:pStyle w:val="XML1"/>
              <w:rPr>
                <w:ins w:id="23107" w:author="Thomas Dietz" w:date="2012-08-13T14:43:00Z"/>
              </w:rPr>
            </w:pPr>
            <w:ins w:id="23108" w:author="Thomas Dietz" w:date="2012-08-13T14:43:00Z">
              <w:r>
                <w:t xml:space="preserve">      &lt;xs:enumeration value="input-port"/&gt;</w:t>
              </w:r>
            </w:ins>
          </w:p>
          <w:p w14:paraId="0F0C69B9" w14:textId="77777777" w:rsidR="00105B1A" w:rsidRDefault="00105B1A" w:rsidP="00105B1A">
            <w:pPr>
              <w:pStyle w:val="XML1"/>
              <w:rPr>
                <w:ins w:id="23109" w:author="Thomas Dietz" w:date="2012-08-13T14:43:00Z"/>
              </w:rPr>
            </w:pPr>
            <w:ins w:id="23110" w:author="Thomas Dietz" w:date="2012-08-13T14:43:00Z">
              <w:r>
                <w:t xml:space="preserve">      &lt;xs:enumeration value="physical-input-port"/&gt;</w:t>
              </w:r>
            </w:ins>
          </w:p>
          <w:p w14:paraId="6A408B16" w14:textId="77777777" w:rsidR="00105B1A" w:rsidRDefault="00105B1A" w:rsidP="00105B1A">
            <w:pPr>
              <w:pStyle w:val="XML1"/>
              <w:rPr>
                <w:ins w:id="23111" w:author="Thomas Dietz" w:date="2012-08-13T14:43:00Z"/>
              </w:rPr>
            </w:pPr>
            <w:ins w:id="23112" w:author="Thomas Dietz" w:date="2012-08-13T14:43:00Z">
              <w:r>
                <w:t xml:space="preserve">      &lt;xs:enumeration value="metadata"/&gt;</w:t>
              </w:r>
            </w:ins>
          </w:p>
          <w:p w14:paraId="4924C3A0" w14:textId="77777777" w:rsidR="00105B1A" w:rsidRDefault="00105B1A" w:rsidP="00105B1A">
            <w:pPr>
              <w:pStyle w:val="XML1"/>
              <w:rPr>
                <w:ins w:id="23113" w:author="Thomas Dietz" w:date="2012-08-13T14:43:00Z"/>
              </w:rPr>
            </w:pPr>
            <w:ins w:id="23114" w:author="Thomas Dietz" w:date="2012-08-13T14:43:00Z">
              <w:r>
                <w:t xml:space="preserve">      &lt;xs:enumeration value="ethernet-dest"/&gt;</w:t>
              </w:r>
            </w:ins>
          </w:p>
          <w:p w14:paraId="2271BBE6" w14:textId="77777777" w:rsidR="00105B1A" w:rsidRDefault="00105B1A" w:rsidP="00105B1A">
            <w:pPr>
              <w:pStyle w:val="XML1"/>
              <w:rPr>
                <w:ins w:id="23115" w:author="Thomas Dietz" w:date="2012-08-13T14:43:00Z"/>
              </w:rPr>
            </w:pPr>
            <w:ins w:id="23116" w:author="Thomas Dietz" w:date="2012-08-13T14:43:00Z">
              <w:r>
                <w:t xml:space="preserve">      &lt;xs:enumeration value="ethernet-src"/&gt;</w:t>
              </w:r>
            </w:ins>
          </w:p>
          <w:p w14:paraId="00423A2E" w14:textId="77777777" w:rsidR="00105B1A" w:rsidRDefault="00105B1A" w:rsidP="00105B1A">
            <w:pPr>
              <w:pStyle w:val="XML1"/>
              <w:rPr>
                <w:ins w:id="23117" w:author="Thomas Dietz" w:date="2012-08-13T14:43:00Z"/>
              </w:rPr>
            </w:pPr>
            <w:ins w:id="23118" w:author="Thomas Dietz" w:date="2012-08-13T14:43:00Z">
              <w:r>
                <w:t xml:space="preserve">      &lt;xs:enumeration value="ethernet-frame-type"/&gt;</w:t>
              </w:r>
            </w:ins>
          </w:p>
          <w:p w14:paraId="07BE9F1A" w14:textId="77777777" w:rsidR="00105B1A" w:rsidRDefault="00105B1A" w:rsidP="00105B1A">
            <w:pPr>
              <w:pStyle w:val="XML1"/>
              <w:rPr>
                <w:ins w:id="23119" w:author="Thomas Dietz" w:date="2012-08-13T14:43:00Z"/>
              </w:rPr>
            </w:pPr>
            <w:ins w:id="23120" w:author="Thomas Dietz" w:date="2012-08-13T14:43:00Z">
              <w:r>
                <w:t xml:space="preserve">      &lt;xs:enumeration value="vlan-id"/&gt;</w:t>
              </w:r>
            </w:ins>
          </w:p>
          <w:p w14:paraId="36EA5840" w14:textId="77777777" w:rsidR="00105B1A" w:rsidRDefault="00105B1A" w:rsidP="00105B1A">
            <w:pPr>
              <w:pStyle w:val="XML1"/>
              <w:rPr>
                <w:ins w:id="23121" w:author="Thomas Dietz" w:date="2012-08-13T14:43:00Z"/>
              </w:rPr>
            </w:pPr>
            <w:ins w:id="23122" w:author="Thomas Dietz" w:date="2012-08-13T14:43:00Z">
              <w:r>
                <w:t xml:space="preserve">      &lt;xs:enumeration value="vlan-priority"/&gt;</w:t>
              </w:r>
            </w:ins>
          </w:p>
          <w:p w14:paraId="5748731E" w14:textId="77777777" w:rsidR="00105B1A" w:rsidRDefault="00105B1A" w:rsidP="00105B1A">
            <w:pPr>
              <w:pStyle w:val="XML1"/>
              <w:rPr>
                <w:ins w:id="23123" w:author="Thomas Dietz" w:date="2012-08-13T14:43:00Z"/>
              </w:rPr>
            </w:pPr>
            <w:ins w:id="23124" w:author="Thomas Dietz" w:date="2012-08-13T14:43:00Z">
              <w:r>
                <w:t xml:space="preserve">      &lt;xs:enumeration value="ip-dscp"/&gt;</w:t>
              </w:r>
            </w:ins>
          </w:p>
          <w:p w14:paraId="11753BB0" w14:textId="77777777" w:rsidR="00105B1A" w:rsidRDefault="00105B1A" w:rsidP="00105B1A">
            <w:pPr>
              <w:pStyle w:val="XML1"/>
              <w:rPr>
                <w:ins w:id="23125" w:author="Thomas Dietz" w:date="2012-08-13T14:43:00Z"/>
              </w:rPr>
            </w:pPr>
            <w:ins w:id="23126" w:author="Thomas Dietz" w:date="2012-08-13T14:43:00Z">
              <w:r>
                <w:t xml:space="preserve">      &lt;xs:enumeration value="ip-ecn"/&gt;</w:t>
              </w:r>
            </w:ins>
          </w:p>
          <w:p w14:paraId="597F9718" w14:textId="77777777" w:rsidR="00105B1A" w:rsidRDefault="00105B1A" w:rsidP="00105B1A">
            <w:pPr>
              <w:pStyle w:val="XML1"/>
              <w:rPr>
                <w:ins w:id="23127" w:author="Thomas Dietz" w:date="2012-08-13T14:43:00Z"/>
              </w:rPr>
            </w:pPr>
            <w:ins w:id="23128" w:author="Thomas Dietz" w:date="2012-08-13T14:43:00Z">
              <w:r>
                <w:t xml:space="preserve">      &lt;xs:enumeration value="ip-protocol"/&gt;</w:t>
              </w:r>
            </w:ins>
          </w:p>
          <w:p w14:paraId="0ED44A7D" w14:textId="77777777" w:rsidR="00105B1A" w:rsidRDefault="00105B1A" w:rsidP="00105B1A">
            <w:pPr>
              <w:pStyle w:val="XML1"/>
              <w:rPr>
                <w:ins w:id="23129" w:author="Thomas Dietz" w:date="2012-08-13T14:43:00Z"/>
              </w:rPr>
            </w:pPr>
            <w:ins w:id="23130" w:author="Thomas Dietz" w:date="2012-08-13T14:43:00Z">
              <w:r>
                <w:t xml:space="preserve">      &lt;xs:enumeration value="ipv4-src"/&gt;</w:t>
              </w:r>
            </w:ins>
          </w:p>
          <w:p w14:paraId="013A5DED" w14:textId="77777777" w:rsidR="00105B1A" w:rsidRDefault="00105B1A" w:rsidP="00105B1A">
            <w:pPr>
              <w:pStyle w:val="XML1"/>
              <w:rPr>
                <w:ins w:id="23131" w:author="Thomas Dietz" w:date="2012-08-13T14:43:00Z"/>
              </w:rPr>
            </w:pPr>
            <w:ins w:id="23132" w:author="Thomas Dietz" w:date="2012-08-13T14:43:00Z">
              <w:r>
                <w:t xml:space="preserve">      &lt;xs:enumeration value="ipv4-dest"/&gt;</w:t>
              </w:r>
            </w:ins>
          </w:p>
          <w:p w14:paraId="37320FA3" w14:textId="77777777" w:rsidR="00105B1A" w:rsidRDefault="00105B1A" w:rsidP="00105B1A">
            <w:pPr>
              <w:pStyle w:val="XML1"/>
              <w:rPr>
                <w:ins w:id="23133" w:author="Thomas Dietz" w:date="2012-08-13T14:43:00Z"/>
              </w:rPr>
            </w:pPr>
            <w:ins w:id="23134" w:author="Thomas Dietz" w:date="2012-08-13T14:43:00Z">
              <w:r>
                <w:t xml:space="preserve">      &lt;xs:enumeration value="tcp-src"/&gt;</w:t>
              </w:r>
            </w:ins>
          </w:p>
          <w:p w14:paraId="168E9F15" w14:textId="77777777" w:rsidR="00105B1A" w:rsidRDefault="00105B1A" w:rsidP="00105B1A">
            <w:pPr>
              <w:pStyle w:val="XML1"/>
              <w:rPr>
                <w:ins w:id="23135" w:author="Thomas Dietz" w:date="2012-08-13T14:43:00Z"/>
              </w:rPr>
            </w:pPr>
            <w:ins w:id="23136" w:author="Thomas Dietz" w:date="2012-08-13T14:43:00Z">
              <w:r>
                <w:t xml:space="preserve">      &lt;xs:enumeration value="tcp-dest"/&gt;</w:t>
              </w:r>
            </w:ins>
          </w:p>
          <w:p w14:paraId="7879B6C7" w14:textId="77777777" w:rsidR="00105B1A" w:rsidRDefault="00105B1A" w:rsidP="00105B1A">
            <w:pPr>
              <w:pStyle w:val="XML1"/>
              <w:rPr>
                <w:ins w:id="23137" w:author="Thomas Dietz" w:date="2012-08-13T14:43:00Z"/>
              </w:rPr>
            </w:pPr>
            <w:ins w:id="23138" w:author="Thomas Dietz" w:date="2012-08-13T14:43:00Z">
              <w:r>
                <w:t xml:space="preserve">      &lt;xs:enumeration value="udp-src"/&gt;</w:t>
              </w:r>
            </w:ins>
          </w:p>
          <w:p w14:paraId="7065DB70" w14:textId="77777777" w:rsidR="00105B1A" w:rsidRDefault="00105B1A" w:rsidP="00105B1A">
            <w:pPr>
              <w:pStyle w:val="XML1"/>
              <w:rPr>
                <w:ins w:id="23139" w:author="Thomas Dietz" w:date="2012-08-13T14:43:00Z"/>
              </w:rPr>
            </w:pPr>
            <w:ins w:id="23140" w:author="Thomas Dietz" w:date="2012-08-13T14:43:00Z">
              <w:r>
                <w:t xml:space="preserve">      &lt;xs:enumeration value="udp-dest"/&gt;</w:t>
              </w:r>
            </w:ins>
          </w:p>
          <w:p w14:paraId="0EA04E27" w14:textId="77777777" w:rsidR="00105B1A" w:rsidRDefault="00105B1A" w:rsidP="00105B1A">
            <w:pPr>
              <w:pStyle w:val="XML1"/>
              <w:rPr>
                <w:ins w:id="23141" w:author="Thomas Dietz" w:date="2012-08-13T14:43:00Z"/>
              </w:rPr>
            </w:pPr>
            <w:ins w:id="23142" w:author="Thomas Dietz" w:date="2012-08-13T14:43:00Z">
              <w:r>
                <w:t xml:space="preserve">      &lt;xs:enumeration value="sctp-src"/&gt;</w:t>
              </w:r>
            </w:ins>
          </w:p>
          <w:p w14:paraId="36E2E863" w14:textId="77777777" w:rsidR="00105B1A" w:rsidRDefault="00105B1A" w:rsidP="00105B1A">
            <w:pPr>
              <w:pStyle w:val="XML1"/>
              <w:rPr>
                <w:ins w:id="23143" w:author="Thomas Dietz" w:date="2012-08-13T14:43:00Z"/>
              </w:rPr>
            </w:pPr>
            <w:ins w:id="23144" w:author="Thomas Dietz" w:date="2012-08-13T14:43:00Z">
              <w:r>
                <w:t xml:space="preserve">      &lt;xs:enumeration value="sctp-dest"/&gt;</w:t>
              </w:r>
            </w:ins>
          </w:p>
          <w:p w14:paraId="39F9FCFA" w14:textId="77777777" w:rsidR="00105B1A" w:rsidRDefault="00105B1A" w:rsidP="00105B1A">
            <w:pPr>
              <w:pStyle w:val="XML1"/>
              <w:rPr>
                <w:ins w:id="23145" w:author="Thomas Dietz" w:date="2012-08-13T14:43:00Z"/>
              </w:rPr>
            </w:pPr>
            <w:ins w:id="23146" w:author="Thomas Dietz" w:date="2012-08-13T14:43:00Z">
              <w:r>
                <w:t xml:space="preserve">      &lt;xs:enumeration value="icmpv4-type"/&gt;</w:t>
              </w:r>
            </w:ins>
          </w:p>
          <w:p w14:paraId="466AC296" w14:textId="77777777" w:rsidR="00105B1A" w:rsidRDefault="00105B1A" w:rsidP="00105B1A">
            <w:pPr>
              <w:pStyle w:val="XML1"/>
              <w:rPr>
                <w:ins w:id="23147" w:author="Thomas Dietz" w:date="2012-08-13T14:43:00Z"/>
              </w:rPr>
            </w:pPr>
            <w:ins w:id="23148" w:author="Thomas Dietz" w:date="2012-08-13T14:43:00Z">
              <w:r>
                <w:t xml:space="preserve">      &lt;xs:enumeration value="icmpv4-code"/&gt;</w:t>
              </w:r>
            </w:ins>
          </w:p>
          <w:p w14:paraId="08B7BE13" w14:textId="77777777" w:rsidR="00105B1A" w:rsidRDefault="00105B1A" w:rsidP="00105B1A">
            <w:pPr>
              <w:pStyle w:val="XML1"/>
              <w:rPr>
                <w:ins w:id="23149" w:author="Thomas Dietz" w:date="2012-08-13T14:43:00Z"/>
              </w:rPr>
            </w:pPr>
            <w:ins w:id="23150" w:author="Thomas Dietz" w:date="2012-08-13T14:43:00Z">
              <w:r>
                <w:t xml:space="preserve">      &lt;xs:enumeration value="arp-op"/&gt;</w:t>
              </w:r>
            </w:ins>
          </w:p>
          <w:p w14:paraId="0C03A09E" w14:textId="77777777" w:rsidR="00105B1A" w:rsidRDefault="00105B1A" w:rsidP="00105B1A">
            <w:pPr>
              <w:pStyle w:val="XML1"/>
              <w:rPr>
                <w:ins w:id="23151" w:author="Thomas Dietz" w:date="2012-08-13T14:43:00Z"/>
              </w:rPr>
            </w:pPr>
            <w:ins w:id="23152" w:author="Thomas Dietz" w:date="2012-08-13T14:43:00Z">
              <w:r>
                <w:t xml:space="preserve">      &lt;xs:enumeration value="arp-src-ip-address"/&gt;</w:t>
              </w:r>
            </w:ins>
          </w:p>
          <w:p w14:paraId="02358C58" w14:textId="77777777" w:rsidR="00105B1A" w:rsidRDefault="00105B1A" w:rsidP="00105B1A">
            <w:pPr>
              <w:pStyle w:val="XML1"/>
              <w:rPr>
                <w:ins w:id="23153" w:author="Thomas Dietz" w:date="2012-08-13T14:43:00Z"/>
              </w:rPr>
            </w:pPr>
            <w:ins w:id="23154" w:author="Thomas Dietz" w:date="2012-08-13T14:43:00Z">
              <w:r>
                <w:t xml:space="preserve">      &lt;xs:enumeration value="arp-target-ip-address"/&gt;</w:t>
              </w:r>
            </w:ins>
          </w:p>
          <w:p w14:paraId="5B55AF42" w14:textId="77777777" w:rsidR="00105B1A" w:rsidRDefault="00105B1A" w:rsidP="00105B1A">
            <w:pPr>
              <w:pStyle w:val="XML1"/>
              <w:rPr>
                <w:ins w:id="23155" w:author="Thomas Dietz" w:date="2012-08-13T14:43:00Z"/>
              </w:rPr>
            </w:pPr>
            <w:ins w:id="23156" w:author="Thomas Dietz" w:date="2012-08-13T14:43:00Z">
              <w:r>
                <w:lastRenderedPageBreak/>
                <w:t xml:space="preserve">      &lt;xs:enumeration value="arp-src-hardware-address"/&gt;</w:t>
              </w:r>
            </w:ins>
          </w:p>
          <w:p w14:paraId="01316607" w14:textId="77777777" w:rsidR="00105B1A" w:rsidRDefault="00105B1A" w:rsidP="00105B1A">
            <w:pPr>
              <w:pStyle w:val="XML1"/>
              <w:rPr>
                <w:ins w:id="23157" w:author="Thomas Dietz" w:date="2012-08-13T14:43:00Z"/>
              </w:rPr>
            </w:pPr>
            <w:ins w:id="23158" w:author="Thomas Dietz" w:date="2012-08-13T14:43:00Z">
              <w:r>
                <w:t xml:space="preserve">      &lt;xs:enumeration value="arp-target-hardware-address"/&gt;</w:t>
              </w:r>
            </w:ins>
          </w:p>
          <w:p w14:paraId="5F23C600" w14:textId="77777777" w:rsidR="00105B1A" w:rsidRDefault="00105B1A" w:rsidP="00105B1A">
            <w:pPr>
              <w:pStyle w:val="XML1"/>
              <w:rPr>
                <w:ins w:id="23159" w:author="Thomas Dietz" w:date="2012-08-13T14:43:00Z"/>
              </w:rPr>
            </w:pPr>
            <w:ins w:id="23160" w:author="Thomas Dietz" w:date="2012-08-13T14:43:00Z">
              <w:r>
                <w:t xml:space="preserve">      &lt;xs:enumeration value="ipv6-src"/&gt;</w:t>
              </w:r>
            </w:ins>
          </w:p>
          <w:p w14:paraId="7A6FD553" w14:textId="77777777" w:rsidR="00105B1A" w:rsidRDefault="00105B1A" w:rsidP="00105B1A">
            <w:pPr>
              <w:pStyle w:val="XML1"/>
              <w:rPr>
                <w:ins w:id="23161" w:author="Thomas Dietz" w:date="2012-08-13T14:43:00Z"/>
              </w:rPr>
            </w:pPr>
            <w:ins w:id="23162" w:author="Thomas Dietz" w:date="2012-08-13T14:43:00Z">
              <w:r>
                <w:t xml:space="preserve">      &lt;xs:enumeration value="ipv6-dest"/&gt;</w:t>
              </w:r>
            </w:ins>
          </w:p>
          <w:p w14:paraId="2F57C8F7" w14:textId="77777777" w:rsidR="00105B1A" w:rsidRDefault="00105B1A" w:rsidP="00105B1A">
            <w:pPr>
              <w:pStyle w:val="XML1"/>
              <w:rPr>
                <w:ins w:id="23163" w:author="Thomas Dietz" w:date="2012-08-13T14:43:00Z"/>
              </w:rPr>
            </w:pPr>
            <w:ins w:id="23164" w:author="Thomas Dietz" w:date="2012-08-13T14:43:00Z">
              <w:r>
                <w:t xml:space="preserve">      &lt;xs:enumeration value="ipv6-flow-label"/&gt;</w:t>
              </w:r>
            </w:ins>
          </w:p>
          <w:p w14:paraId="55C5704A" w14:textId="77777777" w:rsidR="00105B1A" w:rsidRDefault="00105B1A" w:rsidP="00105B1A">
            <w:pPr>
              <w:pStyle w:val="XML1"/>
              <w:rPr>
                <w:ins w:id="23165" w:author="Thomas Dietz" w:date="2012-08-13T14:43:00Z"/>
              </w:rPr>
            </w:pPr>
            <w:ins w:id="23166" w:author="Thomas Dietz" w:date="2012-08-13T14:43:00Z">
              <w:r>
                <w:t xml:space="preserve">      &lt;xs:enumeration value="icmpv6-type"/&gt;</w:t>
              </w:r>
            </w:ins>
          </w:p>
          <w:p w14:paraId="1271A871" w14:textId="77777777" w:rsidR="00105B1A" w:rsidRDefault="00105B1A" w:rsidP="00105B1A">
            <w:pPr>
              <w:pStyle w:val="XML1"/>
              <w:rPr>
                <w:ins w:id="23167" w:author="Thomas Dietz" w:date="2012-08-13T14:43:00Z"/>
              </w:rPr>
            </w:pPr>
            <w:ins w:id="23168" w:author="Thomas Dietz" w:date="2012-08-13T14:43:00Z">
              <w:r>
                <w:t xml:space="preserve">      &lt;xs:enumeration value="icmpv6-code"/&gt;</w:t>
              </w:r>
            </w:ins>
          </w:p>
          <w:p w14:paraId="2D57BD8F" w14:textId="77777777" w:rsidR="00105B1A" w:rsidRDefault="00105B1A" w:rsidP="00105B1A">
            <w:pPr>
              <w:pStyle w:val="XML1"/>
              <w:rPr>
                <w:ins w:id="23169" w:author="Thomas Dietz" w:date="2012-08-13T14:43:00Z"/>
              </w:rPr>
            </w:pPr>
            <w:ins w:id="23170" w:author="Thomas Dietz" w:date="2012-08-13T14:43:00Z">
              <w:r>
                <w:t xml:space="preserve">      &lt;xs:enumeration value="ipv6-nd-target"/&gt;</w:t>
              </w:r>
            </w:ins>
          </w:p>
          <w:p w14:paraId="1A0FEDDE" w14:textId="77777777" w:rsidR="00105B1A" w:rsidRDefault="00105B1A" w:rsidP="00105B1A">
            <w:pPr>
              <w:pStyle w:val="XML1"/>
              <w:rPr>
                <w:ins w:id="23171" w:author="Thomas Dietz" w:date="2012-08-13T14:43:00Z"/>
              </w:rPr>
            </w:pPr>
            <w:ins w:id="23172" w:author="Thomas Dietz" w:date="2012-08-13T14:43:00Z">
              <w:r>
                <w:t xml:space="preserve">      &lt;xs:enumeration value="ipv6-nd-source-link-layer"/&gt;</w:t>
              </w:r>
            </w:ins>
          </w:p>
          <w:p w14:paraId="70252C19" w14:textId="77777777" w:rsidR="00105B1A" w:rsidRDefault="00105B1A" w:rsidP="00105B1A">
            <w:pPr>
              <w:pStyle w:val="XML1"/>
              <w:rPr>
                <w:ins w:id="23173" w:author="Thomas Dietz" w:date="2012-08-13T14:43:00Z"/>
              </w:rPr>
            </w:pPr>
            <w:ins w:id="23174" w:author="Thomas Dietz" w:date="2012-08-13T14:43:00Z">
              <w:r>
                <w:t xml:space="preserve">      &lt;xs:enumeration value="ipv6-nd-target-link-layer"/&gt;</w:t>
              </w:r>
            </w:ins>
          </w:p>
          <w:p w14:paraId="5D199BBD" w14:textId="77777777" w:rsidR="00105B1A" w:rsidRDefault="00105B1A" w:rsidP="00105B1A">
            <w:pPr>
              <w:pStyle w:val="XML1"/>
              <w:rPr>
                <w:ins w:id="23175" w:author="Thomas Dietz" w:date="2012-08-13T14:43:00Z"/>
              </w:rPr>
            </w:pPr>
            <w:ins w:id="23176" w:author="Thomas Dietz" w:date="2012-08-13T14:43:00Z">
              <w:r>
                <w:t xml:space="preserve">      &lt;xs:enumeration value="mpls-label"/&gt;</w:t>
              </w:r>
            </w:ins>
          </w:p>
          <w:p w14:paraId="3A7887A3" w14:textId="77777777" w:rsidR="00105B1A" w:rsidRDefault="00105B1A" w:rsidP="00105B1A">
            <w:pPr>
              <w:pStyle w:val="XML1"/>
              <w:rPr>
                <w:ins w:id="23177" w:author="Thomas Dietz" w:date="2012-08-13T14:43:00Z"/>
              </w:rPr>
            </w:pPr>
            <w:ins w:id="23178" w:author="Thomas Dietz" w:date="2012-08-13T14:43:00Z">
              <w:r>
                <w:t xml:space="preserve">      &lt;xs:enumeration value="mpls-tc"/&gt;</w:t>
              </w:r>
            </w:ins>
          </w:p>
          <w:p w14:paraId="3CF85A39" w14:textId="77777777" w:rsidR="00105B1A" w:rsidRDefault="00105B1A" w:rsidP="00105B1A">
            <w:pPr>
              <w:pStyle w:val="XML1"/>
              <w:rPr>
                <w:ins w:id="23179" w:author="Thomas Dietz" w:date="2012-08-13T14:43:00Z"/>
              </w:rPr>
            </w:pPr>
            <w:ins w:id="23180" w:author="Thomas Dietz" w:date="2012-08-13T14:43:00Z">
              <w:r>
                <w:t xml:space="preserve">    &lt;/xs:restriction&gt;</w:t>
              </w:r>
            </w:ins>
          </w:p>
          <w:p w14:paraId="5A8CE273" w14:textId="77777777" w:rsidR="00105B1A" w:rsidRDefault="00105B1A" w:rsidP="00105B1A">
            <w:pPr>
              <w:pStyle w:val="XML1"/>
              <w:rPr>
                <w:ins w:id="23181" w:author="Thomas Dietz" w:date="2012-08-13T14:46:00Z"/>
              </w:rPr>
            </w:pPr>
            <w:ins w:id="23182" w:author="Thomas Dietz" w:date="2012-08-13T14:43:00Z">
              <w:r>
                <w:t xml:space="preserve">  &lt;/xs:simpleType&gt;</w:t>
              </w:r>
            </w:ins>
          </w:p>
          <w:p w14:paraId="191C2C1A" w14:textId="77777777" w:rsidR="001B6EE7" w:rsidRDefault="001B6EE7" w:rsidP="00105B1A">
            <w:pPr>
              <w:pStyle w:val="XML1"/>
              <w:rPr>
                <w:ins w:id="23183" w:author="Thomas Dietz" w:date="2012-08-13T14:46:00Z"/>
              </w:rPr>
            </w:pPr>
          </w:p>
          <w:p w14:paraId="78B0AF65" w14:textId="77777777" w:rsidR="001B6EE7" w:rsidRDefault="001B6EE7" w:rsidP="001B6EE7">
            <w:pPr>
              <w:pStyle w:val="XML1"/>
              <w:rPr>
                <w:ins w:id="23184" w:author="Thomas Dietz" w:date="2012-08-13T14:46:00Z"/>
              </w:rPr>
            </w:pPr>
            <w:ins w:id="23185" w:author="Thomas Dietz" w:date="2012-08-13T14:46:00Z">
              <w:r>
                <w:t xml:space="preserve">  &lt;xs:simpleType name="hex-binary"&gt;</w:t>
              </w:r>
            </w:ins>
          </w:p>
          <w:p w14:paraId="2D45B286" w14:textId="77777777" w:rsidR="001B6EE7" w:rsidRDefault="001B6EE7" w:rsidP="001B6EE7">
            <w:pPr>
              <w:pStyle w:val="XML1"/>
              <w:rPr>
                <w:ins w:id="23186" w:author="Thomas Dietz" w:date="2012-08-13T14:46:00Z"/>
              </w:rPr>
            </w:pPr>
            <w:ins w:id="23187" w:author="Thomas Dietz" w:date="2012-08-13T14:46:00Z">
              <w:r>
                <w:t xml:space="preserve">    &lt;xs:annotation&gt;</w:t>
              </w:r>
            </w:ins>
          </w:p>
          <w:p w14:paraId="65DE89AE" w14:textId="77777777" w:rsidR="001B6EE7" w:rsidRDefault="001B6EE7" w:rsidP="001B6EE7">
            <w:pPr>
              <w:pStyle w:val="XML1"/>
              <w:rPr>
                <w:ins w:id="23188" w:author="Thomas Dietz" w:date="2012-08-13T14:46:00Z"/>
              </w:rPr>
            </w:pPr>
            <w:ins w:id="23189" w:author="Thomas Dietz" w:date="2012-08-13T14:46:00Z">
              <w:r>
                <w:t xml:space="preserve">      &lt;xs:documentation&gt;</w:t>
              </w:r>
            </w:ins>
          </w:p>
          <w:p w14:paraId="2554D199" w14:textId="77777777" w:rsidR="001B6EE7" w:rsidRDefault="001B6EE7" w:rsidP="001B6EE7">
            <w:pPr>
              <w:pStyle w:val="XML1"/>
              <w:rPr>
                <w:ins w:id="23190" w:author="Thomas Dietz" w:date="2012-08-13T14:46:00Z"/>
              </w:rPr>
            </w:pPr>
            <w:ins w:id="23191" w:author="Thomas Dietz" w:date="2012-08-13T14:46:00Z">
              <w:r>
                <w:t xml:space="preserve">        hex binary encoded string</w:t>
              </w:r>
            </w:ins>
          </w:p>
          <w:p w14:paraId="41F997F3" w14:textId="77777777" w:rsidR="001B6EE7" w:rsidRDefault="001B6EE7" w:rsidP="001B6EE7">
            <w:pPr>
              <w:pStyle w:val="XML1"/>
              <w:rPr>
                <w:ins w:id="23192" w:author="Thomas Dietz" w:date="2012-08-13T14:46:00Z"/>
              </w:rPr>
            </w:pPr>
            <w:ins w:id="23193" w:author="Thomas Dietz" w:date="2012-08-13T14:46:00Z">
              <w:r>
                <w:t xml:space="preserve">      &lt;/xs:documentation&gt;</w:t>
              </w:r>
            </w:ins>
          </w:p>
          <w:p w14:paraId="1F47160D" w14:textId="77777777" w:rsidR="001B6EE7" w:rsidRDefault="001B6EE7" w:rsidP="001B6EE7">
            <w:pPr>
              <w:pStyle w:val="XML1"/>
              <w:rPr>
                <w:ins w:id="23194" w:author="Thomas Dietz" w:date="2012-08-13T14:46:00Z"/>
              </w:rPr>
            </w:pPr>
            <w:ins w:id="23195" w:author="Thomas Dietz" w:date="2012-08-13T14:46:00Z">
              <w:r>
                <w:t xml:space="preserve">    &lt;/xs:annotation&gt;</w:t>
              </w:r>
            </w:ins>
          </w:p>
          <w:p w14:paraId="0525C339" w14:textId="77777777" w:rsidR="001B6EE7" w:rsidRDefault="001B6EE7" w:rsidP="001B6EE7">
            <w:pPr>
              <w:pStyle w:val="XML1"/>
              <w:rPr>
                <w:ins w:id="23196" w:author="Thomas Dietz" w:date="2012-08-13T14:46:00Z"/>
              </w:rPr>
            </w:pPr>
          </w:p>
          <w:p w14:paraId="14BF14A9" w14:textId="77777777" w:rsidR="001B6EE7" w:rsidRDefault="001B6EE7" w:rsidP="001B6EE7">
            <w:pPr>
              <w:pStyle w:val="XML1"/>
              <w:rPr>
                <w:ins w:id="23197" w:author="Thomas Dietz" w:date="2012-08-13T14:46:00Z"/>
              </w:rPr>
            </w:pPr>
            <w:ins w:id="23198" w:author="Thomas Dietz" w:date="2012-08-13T14:46:00Z">
              <w:r>
                <w:t xml:space="preserve">    &lt;xs:restriction base="xs:base64Binary"&gt;</w:t>
              </w:r>
            </w:ins>
          </w:p>
          <w:p w14:paraId="01885EA8" w14:textId="77777777" w:rsidR="001B6EE7" w:rsidRDefault="001B6EE7" w:rsidP="001B6EE7">
            <w:pPr>
              <w:pStyle w:val="XML1"/>
              <w:rPr>
                <w:ins w:id="23199" w:author="Thomas Dietz" w:date="2012-08-13T14:46:00Z"/>
              </w:rPr>
            </w:pPr>
            <w:ins w:id="23200" w:author="Thomas Dietz" w:date="2012-08-13T14:46:00Z">
              <w:r>
                <w:t xml:space="preserve">    &lt;/xs:restriction&gt;</w:t>
              </w:r>
            </w:ins>
          </w:p>
          <w:p w14:paraId="0AD9D2B8" w14:textId="67A3FC8A" w:rsidR="001B6EE7" w:rsidRPr="009F1B7D" w:rsidRDefault="001B6EE7" w:rsidP="001B6EE7">
            <w:pPr>
              <w:pStyle w:val="XML1"/>
            </w:pPr>
            <w:ins w:id="23201" w:author="Thomas Dietz" w:date="2012-08-13T14:46:00Z">
              <w:r>
                <w:t xml:space="preserve">  &lt;/xs:simpleType&gt;</w:t>
              </w:r>
            </w:ins>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23202" w:name="_Toc335148754"/>
      <w:r>
        <w:t>XML Example</w:t>
      </w:r>
      <w:bookmarkEnd w:id="23202"/>
    </w:p>
    <w:tbl>
      <w:tblPr>
        <w:tblStyle w:val="XMLtable"/>
        <w:tblW w:w="5000" w:type="pct"/>
        <w:tblLook w:val="04A0" w:firstRow="1" w:lastRow="0" w:firstColumn="1" w:lastColumn="0" w:noHBand="0" w:noVBand="1"/>
        <w:tblPrChange w:id="23203" w:author="Thomas Dietz" w:date="2012-09-11T16:51:00Z">
          <w:tblPr>
            <w:tblStyle w:val="TableGrid"/>
            <w:tblW w:w="0" w:type="auto"/>
            <w:tblInd w:w="378" w:type="dxa"/>
            <w:shd w:val="clear" w:color="auto" w:fill="C8FCCD"/>
            <w:tblLook w:val="04A0" w:firstRow="1" w:lastRow="0" w:firstColumn="1" w:lastColumn="0" w:noHBand="0" w:noVBand="1"/>
          </w:tblPr>
        </w:tblPrChange>
      </w:tblPr>
      <w:tblGrid>
        <w:gridCol w:w="9474"/>
        <w:tblGridChange w:id="23204">
          <w:tblGrid>
            <w:gridCol w:w="8820"/>
          </w:tblGrid>
        </w:tblGridChange>
      </w:tblGrid>
      <w:tr w:rsidR="007F456E" w:rsidRPr="009F1B7D" w14:paraId="1E7C384D" w14:textId="77777777" w:rsidTr="000325CE">
        <w:tc>
          <w:tcPr>
            <w:tcW w:w="8820" w:type="dxa"/>
            <w:tcPrChange w:id="23205" w:author="Thomas Dietz" w:date="2012-09-11T16:51:00Z">
              <w:tcPr>
                <w:tcW w:w="8820" w:type="dxa"/>
                <w:shd w:val="clear" w:color="auto" w:fill="C8FCCD"/>
              </w:tcPr>
            </w:tcPrChange>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lastRenderedPageBreak/>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2E9FDFA0" w14:textId="7BCE65F2" w:rsidR="00971A60" w:rsidDel="00105B1A" w:rsidRDefault="00971A60" w:rsidP="00971A60">
      <w:pPr>
        <w:pStyle w:val="Heading3"/>
        <w:keepLines w:val="0"/>
        <w:ind w:left="720" w:hanging="720"/>
        <w:rPr>
          <w:del w:id="23206" w:author="Thomas Dietz" w:date="2012-08-13T14:43:00Z"/>
        </w:rPr>
      </w:pPr>
      <w:bookmarkStart w:id="23207" w:name="_Toc333403936"/>
      <w:bookmarkStart w:id="23208" w:name="_Toc333636877"/>
      <w:del w:id="23209" w:author="Thomas Dietz" w:date="2012-08-13T14:43:00Z">
        <w:r w:rsidDel="00105B1A">
          <w:delText>Normative Constraints</w:delText>
        </w:r>
        <w:bookmarkStart w:id="23210" w:name="_Toc333524668"/>
        <w:bookmarkStart w:id="23211" w:name="_Toc335148755"/>
        <w:bookmarkEnd w:id="23207"/>
        <w:bookmarkEnd w:id="23208"/>
        <w:bookmarkEnd w:id="23210"/>
        <w:bookmarkEnd w:id="23211"/>
      </w:del>
    </w:p>
    <w:p w14:paraId="317E1954" w14:textId="6A7EDE90" w:rsidR="00AC03DC" w:rsidDel="00105B1A" w:rsidRDefault="00876AEC" w:rsidP="00025A73">
      <w:pPr>
        <w:rPr>
          <w:del w:id="23212" w:author="Thomas Dietz" w:date="2012-08-13T14:43:00Z"/>
        </w:rPr>
      </w:pPr>
      <w:del w:id="23213" w:author="Thomas Dietz" w:date="2012-08-13T14:43:00Z">
        <w:r w:rsidDel="00105B1A">
          <w:delText>An OpenFlow Flow Table is identified by identifier</w:delText>
        </w:r>
        <w:r w:rsidRPr="00421113" w:rsidDel="00105B1A">
          <w:rPr>
            <w:rStyle w:val="codeChar"/>
          </w:rPr>
          <w:delText>&lt;resource-id&gt;</w:delText>
        </w:r>
        <w:r w:rsidDel="00105B1A">
          <w:delText xml:space="preserve"> within the context of the OpenFlow CapableSwitch and OpenFlow Logical Switches. Element </w:delText>
        </w:r>
        <w:r w:rsidRPr="00421113" w:rsidDel="00105B1A">
          <w:rPr>
            <w:rStyle w:val="codeChar"/>
          </w:rPr>
          <w:delText>&lt;resource-id&gt;</w:delText>
        </w:r>
        <w:r w:rsidDel="00105B1A">
          <w:delText xml:space="preserve"> is inherited from superclass OpenFlow Resource.</w:delText>
        </w:r>
        <w:bookmarkStart w:id="23214" w:name="_Toc333524669"/>
        <w:bookmarkStart w:id="23215" w:name="_Toc335148756"/>
        <w:bookmarkEnd w:id="23214"/>
        <w:bookmarkEnd w:id="23215"/>
      </w:del>
    </w:p>
    <w:p w14:paraId="162CE03E" w14:textId="07107673" w:rsidR="00876AEC" w:rsidDel="00105B1A" w:rsidRDefault="00876AEC" w:rsidP="00025A73">
      <w:pPr>
        <w:rPr>
          <w:del w:id="23216" w:author="Thomas Dietz" w:date="2012-08-13T14:43:00Z"/>
        </w:rPr>
      </w:pPr>
      <w:del w:id="23217" w:author="Thomas Dietz" w:date="2012-08-13T14:43:00Z">
        <w:r w:rsidDel="00105B1A">
          <w:delText xml:space="preserve">Element </w:delText>
        </w:r>
        <w:r w:rsidRPr="00421113" w:rsidDel="00105B1A">
          <w:rPr>
            <w:rStyle w:val="codeChar"/>
          </w:rPr>
          <w:delText>&lt;max-entries&gt;</w:delText>
        </w:r>
        <w:r w:rsidDel="00105B1A">
          <w:delText xml:space="preserve"> denotes the maximum of flow entries the flow table can support. Due to limitations imposed by modern hardware, the max-entries value should be considered advisory and best effort approximation of the capacity of the table. </w:delText>
        </w:r>
        <w:bookmarkStart w:id="23218" w:name="_Toc333524670"/>
        <w:bookmarkStart w:id="23219" w:name="_Toc335148757"/>
        <w:bookmarkEnd w:id="23218"/>
        <w:bookmarkEnd w:id="23219"/>
      </w:del>
    </w:p>
    <w:p w14:paraId="2764DEDF" w14:textId="50928D24" w:rsidR="00DE6735" w:rsidDel="00105B1A" w:rsidRDefault="00DE6735" w:rsidP="00025A73">
      <w:pPr>
        <w:rPr>
          <w:del w:id="23220" w:author="Thomas Dietz" w:date="2012-08-13T14:43:00Z"/>
        </w:rPr>
      </w:pPr>
      <w:del w:id="23221" w:author="Thomas Dietz" w:date="2012-08-13T14:43:00Z">
        <w:r w:rsidDel="00105B1A">
          <w:delText>Element &lt;next-tables&gt; indicates the array of tables that can be directly reached fr</w:delText>
        </w:r>
        <w:r w:rsidR="004824EE" w:rsidDel="00105B1A">
          <w:delText>om the present table using "goto-</w:delText>
        </w:r>
        <w:r w:rsidDel="00105B1A">
          <w:delText>table</w:delText>
        </w:r>
        <w:r w:rsidR="004824EE" w:rsidDel="00105B1A">
          <w:delText>"</w:delText>
        </w:r>
        <w:r w:rsidDel="00105B1A">
          <w:delText xml:space="preserve"> instruction.</w:delText>
        </w:r>
        <w:bookmarkStart w:id="23222" w:name="_Toc333524671"/>
        <w:bookmarkStart w:id="23223" w:name="_Toc335148758"/>
        <w:bookmarkEnd w:id="23222"/>
        <w:bookmarkEnd w:id="23223"/>
      </w:del>
    </w:p>
    <w:p w14:paraId="5D2A25E5" w14:textId="3AA3B2AF" w:rsidR="00876AEC" w:rsidDel="00105B1A" w:rsidRDefault="00876AEC" w:rsidP="00025A73">
      <w:pPr>
        <w:rPr>
          <w:del w:id="23224" w:author="Thomas Dietz" w:date="2012-08-13T14:43:00Z"/>
        </w:rPr>
      </w:pPr>
      <w:del w:id="23225" w:author="Thomas Dietz" w:date="2012-08-13T14:43:00Z">
        <w:r w:rsidDel="00105B1A">
          <w:delText xml:space="preserve">Element </w:delText>
        </w:r>
        <w:r w:rsidRPr="00421113" w:rsidDel="00105B1A">
          <w:rPr>
            <w:rStyle w:val="codeChar"/>
          </w:rPr>
          <w:delText>&lt;instructions&gt;</w:delText>
        </w:r>
        <w:r w:rsidDel="00105B1A">
          <w:delText xml:space="preserve"> denotes the type</w:delText>
        </w:r>
        <w:r w:rsidR="006B6B83" w:rsidDel="00105B1A">
          <w:delText>s</w:delText>
        </w:r>
        <w:r w:rsidDel="00105B1A">
          <w:delText xml:space="preserve"> of</w:delText>
        </w:r>
        <w:r w:rsidR="006B6B83" w:rsidDel="00105B1A">
          <w:delText xml:space="preserve"> flow instruction</w:delText>
        </w:r>
        <w:r w:rsidR="00BD707C" w:rsidDel="00105B1A">
          <w:delText>s</w:delText>
        </w:r>
        <w:r w:rsidDel="00105B1A">
          <w:delText xml:space="preserve"> supported by the flow table. </w:delText>
        </w:r>
        <w:r w:rsidR="006B6B83" w:rsidDel="00105B1A">
          <w:delText xml:space="preserve">Flow instructions associated with a flow table entry are executed when a flow matches the </w:delText>
        </w:r>
        <w:r w:rsidR="00BD707C" w:rsidDel="00105B1A">
          <w:delText xml:space="preserve">flow </w:delText>
        </w:r>
        <w:r w:rsidR="006B6B83" w:rsidDel="00105B1A">
          <w:delText>entry</w:delText>
        </w:r>
        <w:r w:rsidR="00BD707C" w:rsidDel="00105B1A">
          <w:delText xml:space="preserve"> in the flow table</w:delText>
        </w:r>
        <w:r w:rsidR="006B6B83" w:rsidDel="00105B1A">
          <w:delText>.</w:delText>
        </w:r>
        <w:bookmarkStart w:id="23226" w:name="_Toc333524672"/>
        <w:bookmarkStart w:id="23227" w:name="_Toc335148759"/>
        <w:bookmarkEnd w:id="23226"/>
        <w:bookmarkEnd w:id="23227"/>
      </w:del>
    </w:p>
    <w:p w14:paraId="550141AB" w14:textId="001E575E" w:rsidR="006B6B83" w:rsidDel="00105B1A" w:rsidRDefault="006B6B83" w:rsidP="00025A73">
      <w:pPr>
        <w:rPr>
          <w:del w:id="23228" w:author="Thomas Dietz" w:date="2012-08-13T14:43:00Z"/>
        </w:rPr>
      </w:pPr>
      <w:del w:id="23229" w:author="Thomas Dietz" w:date="2012-08-13T14:43:00Z">
        <w:r w:rsidDel="00105B1A">
          <w:delText xml:space="preserve">Element </w:delText>
        </w:r>
        <w:r w:rsidRPr="00421113" w:rsidDel="00105B1A">
          <w:rPr>
            <w:rStyle w:val="codeChar"/>
          </w:rPr>
          <w:delText>&lt;matches&gt;</w:delText>
        </w:r>
        <w:r w:rsidDel="00105B1A">
          <w:delText xml:space="preserve"> denotes the </w:delText>
        </w:r>
        <w:r w:rsidR="00282295" w:rsidDel="00105B1A">
          <w:delText xml:space="preserve">types of match fields supported by the flow table. </w:delText>
        </w:r>
        <w:r w:rsidR="009B47B6" w:rsidDel="00105B1A">
          <w:delText>These match fields are defined in OpenFlow Specification version 1.2[1]. An OpenFlow Logical Switch is not required to support all match field types and supported match field types don’t need to be implemented in the same table lookup.</w:delText>
        </w:r>
        <w:bookmarkStart w:id="23230" w:name="_Toc333524673"/>
        <w:bookmarkStart w:id="23231" w:name="_Toc335148760"/>
        <w:bookmarkEnd w:id="23230"/>
        <w:bookmarkEnd w:id="23231"/>
      </w:del>
    </w:p>
    <w:p w14:paraId="2FE9026C" w14:textId="23D66F14" w:rsidR="00282295" w:rsidDel="00105B1A" w:rsidRDefault="00B62C2E" w:rsidP="00025A73">
      <w:pPr>
        <w:rPr>
          <w:del w:id="23232" w:author="Thomas Dietz" w:date="2012-08-13T14:43:00Z"/>
        </w:rPr>
      </w:pPr>
      <w:del w:id="23233" w:author="Thomas Dietz" w:date="2012-08-13T14:43:00Z">
        <w:r w:rsidDel="00105B1A">
          <w:delText xml:space="preserve">Element </w:delText>
        </w:r>
        <w:r w:rsidRPr="00421113" w:rsidDel="00105B1A">
          <w:rPr>
            <w:rStyle w:val="codeChar"/>
          </w:rPr>
          <w:delText>&lt;write-actions&gt;</w:delText>
        </w:r>
        <w:r w:rsidDel="00105B1A">
          <w:delText xml:space="preserve"> specifies</w:delText>
        </w:r>
        <w:r w:rsidR="00282295" w:rsidDel="00105B1A">
          <w:delText xml:space="preserve"> the </w:delText>
        </w:r>
        <w:r w:rsidDel="00105B1A">
          <w:delText>action types which could be merged into the current action set of flow entries of the flow table. The merging operation is performed by “write-action” flow instruction.</w:delText>
        </w:r>
        <w:bookmarkStart w:id="23234" w:name="_Toc333524674"/>
        <w:bookmarkStart w:id="23235" w:name="_Toc335148761"/>
        <w:bookmarkEnd w:id="23234"/>
        <w:bookmarkEnd w:id="23235"/>
      </w:del>
    </w:p>
    <w:p w14:paraId="190EBD4E" w14:textId="21517844" w:rsidR="00282295" w:rsidDel="00105B1A" w:rsidRDefault="00282295" w:rsidP="00025A73">
      <w:pPr>
        <w:rPr>
          <w:del w:id="23236" w:author="Thomas Dietz" w:date="2012-08-13T14:43:00Z"/>
        </w:rPr>
      </w:pPr>
      <w:del w:id="23237" w:author="Thomas Dietz" w:date="2012-08-13T14:43:00Z">
        <w:r w:rsidDel="00105B1A">
          <w:delText xml:space="preserve">Element </w:delText>
        </w:r>
        <w:r w:rsidRPr="00421113" w:rsidDel="00105B1A">
          <w:rPr>
            <w:rStyle w:val="codeChar"/>
          </w:rPr>
          <w:delText>&lt;apply-actions&gt;</w:delText>
        </w:r>
        <w:r w:rsidR="00B62C2E" w:rsidDel="00105B1A">
          <w:delText xml:space="preserve"> </w:delText>
        </w:r>
        <w:r w:rsidR="009F487C" w:rsidDel="00105B1A">
          <w:delText>specifies the action types which could be immediatedly applied without any change to the action set of flow entries of the flow table. The applying operation is performed by “apply-action” flow instruction.</w:delText>
        </w:r>
        <w:bookmarkStart w:id="23238" w:name="_Toc333524675"/>
        <w:bookmarkStart w:id="23239" w:name="_Toc335148762"/>
        <w:bookmarkEnd w:id="23238"/>
        <w:bookmarkEnd w:id="23239"/>
      </w:del>
    </w:p>
    <w:p w14:paraId="3CA4DBC7" w14:textId="04BD8541" w:rsidR="00BC3590" w:rsidDel="00105B1A" w:rsidRDefault="00BC3590" w:rsidP="00A5498C">
      <w:pPr>
        <w:rPr>
          <w:del w:id="23240" w:author="Thomas Dietz" w:date="2012-08-13T14:43:00Z"/>
        </w:rPr>
      </w:pPr>
      <w:del w:id="23241" w:author="Thomas Dietz" w:date="2012-08-13T14:43:00Z">
        <w:r w:rsidDel="00105B1A">
          <w:delText xml:space="preserve">Element </w:delText>
        </w:r>
        <w:r w:rsidRPr="00A5498C" w:rsidDel="00105B1A">
          <w:rPr>
            <w:rStyle w:val="codeChar"/>
          </w:rPr>
          <w:delText>&lt;write-setfields&gt;</w:delText>
        </w:r>
        <w:r w:rsidDel="00105B1A">
          <w:delText xml:space="preserve"> specifies "set-field" action types supported by the table using "write-actions" instruction.</w:delText>
        </w:r>
        <w:bookmarkStart w:id="23242" w:name="_Toc333524676"/>
        <w:bookmarkStart w:id="23243" w:name="_Toc335148763"/>
        <w:bookmarkEnd w:id="23242"/>
        <w:bookmarkEnd w:id="23243"/>
      </w:del>
    </w:p>
    <w:p w14:paraId="4D8C6A53" w14:textId="4420929F" w:rsidR="00BC3590" w:rsidDel="00105B1A" w:rsidRDefault="00BC3590" w:rsidP="00A5498C">
      <w:pPr>
        <w:rPr>
          <w:del w:id="23244" w:author="Thomas Dietz" w:date="2012-08-13T14:43:00Z"/>
        </w:rPr>
      </w:pPr>
      <w:del w:id="23245" w:author="Thomas Dietz" w:date="2012-08-13T14:43:00Z">
        <w:r w:rsidDel="00105B1A">
          <w:delText xml:space="preserve">Element </w:delText>
        </w:r>
        <w:r w:rsidRPr="00A5498C" w:rsidDel="00105B1A">
          <w:rPr>
            <w:rStyle w:val="codeChar"/>
          </w:rPr>
          <w:delText>&lt;apply-setfields&gt;</w:delText>
        </w:r>
        <w:r w:rsidDel="00105B1A">
          <w:delText xml:space="preserve"> specifies "set-field" action types supported by the table using "apply-actions" instruction.</w:delText>
        </w:r>
        <w:bookmarkStart w:id="23246" w:name="_Toc333524677"/>
        <w:bookmarkStart w:id="23247" w:name="_Toc335148764"/>
        <w:bookmarkEnd w:id="23246"/>
        <w:bookmarkEnd w:id="23247"/>
      </w:del>
    </w:p>
    <w:p w14:paraId="5FA7DC17" w14:textId="03D77674" w:rsidR="00A5498C" w:rsidDel="00105B1A" w:rsidRDefault="00BC3590" w:rsidP="00025A73">
      <w:pPr>
        <w:rPr>
          <w:del w:id="23248" w:author="Thomas Dietz" w:date="2012-08-13T14:43:00Z"/>
        </w:rPr>
      </w:pPr>
      <w:del w:id="23249" w:author="Thomas Dietz" w:date="2012-08-13T14:43:00Z">
        <w:r w:rsidDel="00105B1A">
          <w:delText xml:space="preserve">Element </w:delText>
        </w:r>
        <w:r w:rsidRPr="00A5498C" w:rsidDel="00105B1A">
          <w:rPr>
            <w:rStyle w:val="codeChar"/>
          </w:rPr>
          <w:delText>&lt;wildcards&gt;</w:delText>
        </w:r>
        <w:r w:rsidDel="00105B1A">
          <w:delText xml:space="preserve"> specifies </w:delText>
        </w:r>
        <w:r w:rsidR="001A43E7" w:rsidDel="00105B1A">
          <w:delText>the fields for which the table supports wildcarding(omitting).</w:delText>
        </w:r>
        <w:bookmarkStart w:id="23250" w:name="_Toc333524678"/>
        <w:bookmarkStart w:id="23251" w:name="_Toc335148765"/>
        <w:bookmarkEnd w:id="23250"/>
        <w:bookmarkEnd w:id="23251"/>
      </w:del>
    </w:p>
    <w:p w14:paraId="276FE436" w14:textId="547CC541" w:rsidR="00282295" w:rsidDel="00105B1A" w:rsidRDefault="00282295" w:rsidP="00025A73">
      <w:pPr>
        <w:rPr>
          <w:del w:id="23252" w:author="Thomas Dietz" w:date="2012-08-13T14:43:00Z"/>
        </w:rPr>
      </w:pPr>
      <w:del w:id="23253" w:author="Thomas Dietz" w:date="2012-08-13T14:43:00Z">
        <w:r w:rsidDel="00105B1A">
          <w:delText xml:space="preserve">Element </w:delText>
        </w:r>
        <w:r w:rsidRPr="00421113" w:rsidDel="00105B1A">
          <w:rPr>
            <w:rStyle w:val="codeChar"/>
          </w:rPr>
          <w:delText>&lt;metadata-match&gt;</w:delText>
        </w:r>
        <w:r w:rsidR="00105783" w:rsidDel="00105B1A">
          <w:delText xml:space="preserve"> indicates the bits of the metadata field that the table can match on. It is represented as 64-bit integer in </w:delText>
        </w:r>
        <w:bookmarkStart w:id="23254" w:name="hexBinary-lexical-representation"/>
        <w:r w:rsidR="00105783" w:rsidRPr="008B10D5" w:rsidDel="00105B1A">
          <w:delText>hexadecimal digits</w:delText>
        </w:r>
        <w:bookmarkEnd w:id="23254"/>
        <w:r w:rsidR="00105783" w:rsidDel="00105B1A">
          <w:delText>([0-9a-fA-F]) format.</w:delText>
        </w:r>
        <w:bookmarkStart w:id="23255" w:name="_Toc333524679"/>
        <w:bookmarkStart w:id="23256" w:name="_Toc335148766"/>
        <w:bookmarkEnd w:id="23255"/>
        <w:bookmarkEnd w:id="23256"/>
      </w:del>
    </w:p>
    <w:p w14:paraId="6160B0D9" w14:textId="01CB7599" w:rsidR="000E1340" w:rsidDel="00105B1A" w:rsidRDefault="00282295" w:rsidP="000E1340">
      <w:pPr>
        <w:rPr>
          <w:del w:id="23257" w:author="Thomas Dietz" w:date="2012-08-13T14:43:00Z"/>
        </w:rPr>
      </w:pPr>
      <w:del w:id="23258" w:author="Thomas Dietz" w:date="2012-08-13T14:43:00Z">
        <w:r w:rsidDel="00105B1A">
          <w:delText xml:space="preserve">Element </w:delText>
        </w:r>
        <w:r w:rsidRPr="00421113" w:rsidDel="00105B1A">
          <w:rPr>
            <w:rStyle w:val="codeChar"/>
          </w:rPr>
          <w:delText>&lt;metadata-write&gt;</w:delText>
        </w:r>
        <w:r w:rsidR="00105783" w:rsidDel="00105B1A">
          <w:delText xml:space="preserve"> </w:delText>
        </w:r>
        <w:r w:rsidR="000E1340" w:rsidDel="00105B1A">
          <w:delText xml:space="preserve">indicates the bits of the metadata field that the table can write using the “write-metadata” instruction. It is represented as 64-bit integer in </w:delText>
        </w:r>
        <w:r w:rsidR="000E1340" w:rsidRPr="00452EBE" w:rsidDel="00105B1A">
          <w:delText>hexadecimal digits</w:delText>
        </w:r>
        <w:r w:rsidR="000E1340" w:rsidDel="00105B1A">
          <w:delText>([0-9a-fA-F]) format.</w:delText>
        </w:r>
        <w:bookmarkStart w:id="23259" w:name="_Toc333524680"/>
        <w:bookmarkStart w:id="23260" w:name="_Toc335148767"/>
        <w:bookmarkEnd w:id="23259"/>
        <w:bookmarkEnd w:id="23260"/>
      </w:del>
    </w:p>
    <w:p w14:paraId="3B5D6ECC" w14:textId="756B1997" w:rsidR="00282295" w:rsidRPr="00AC03DC" w:rsidDel="00105B1A" w:rsidRDefault="00282295" w:rsidP="00025A73">
      <w:pPr>
        <w:rPr>
          <w:del w:id="23261" w:author="Thomas Dietz" w:date="2012-08-13T14:43:00Z"/>
        </w:rPr>
      </w:pPr>
      <w:bookmarkStart w:id="23262" w:name="_Toc333524681"/>
      <w:bookmarkStart w:id="23263" w:name="_Toc335148768"/>
      <w:bookmarkEnd w:id="23262"/>
      <w:bookmarkEnd w:id="23263"/>
    </w:p>
    <w:p w14:paraId="1EE6A001" w14:textId="1D1AC39D" w:rsidR="00971A60" w:rsidDel="00B15A0B" w:rsidRDefault="00971A60" w:rsidP="00971A60">
      <w:pPr>
        <w:pStyle w:val="Heading3"/>
        <w:keepLines w:val="0"/>
        <w:ind w:left="720" w:hanging="720"/>
        <w:rPr>
          <w:del w:id="23264" w:author="Deepak Bansal (AZURE)" w:date="2012-08-23T22:00:00Z"/>
        </w:rPr>
      </w:pPr>
      <w:bookmarkStart w:id="23265" w:name="_Toc333636878"/>
      <w:del w:id="23266" w:author="Deepak Bansal (AZURE)" w:date="2012-08-23T22:00:00Z">
        <w:r w:rsidDel="00B15A0B">
          <w:delText>YANG Specification</w:delText>
        </w:r>
        <w:bookmarkStart w:id="23267" w:name="_Toc333524682"/>
        <w:bookmarkStart w:id="23268" w:name="_Toc335148769"/>
        <w:bookmarkEnd w:id="23265"/>
        <w:bookmarkEnd w:id="23267"/>
        <w:bookmarkEnd w:id="23268"/>
      </w:del>
    </w:p>
    <w:tbl>
      <w:tblPr>
        <w:tblStyle w:val="XMLtable"/>
        <w:tblW w:w="5000" w:type="pct"/>
        <w:tblLook w:val="04A0" w:firstRow="1" w:lastRow="0" w:firstColumn="1" w:lastColumn="0" w:noHBand="0" w:noVBand="1"/>
        <w:tblPrChange w:id="23269" w:author="Thomas Dietz" w:date="2012-08-13T14:44:00Z">
          <w:tblPr>
            <w:tblStyle w:val="TableGrid"/>
            <w:tblW w:w="0" w:type="auto"/>
            <w:tblInd w:w="378" w:type="dxa"/>
            <w:shd w:val="clear" w:color="auto" w:fill="C8FCCD"/>
            <w:tblLook w:val="04A0" w:firstRow="1" w:lastRow="0" w:firstColumn="1" w:lastColumn="0" w:noHBand="0" w:noVBand="1"/>
          </w:tblPr>
        </w:tblPrChange>
      </w:tblPr>
      <w:tblGrid>
        <w:gridCol w:w="9474"/>
        <w:tblGridChange w:id="23270">
          <w:tblGrid>
            <w:gridCol w:w="8820"/>
          </w:tblGrid>
        </w:tblGridChange>
      </w:tblGrid>
      <w:tr w:rsidR="005C38FA" w:rsidRPr="009F1B7D" w:rsidDel="00B15A0B" w14:paraId="52700D3C" w14:textId="64BEE9F2" w:rsidTr="00105B1A">
        <w:trPr>
          <w:del w:id="23271" w:author="Deepak Bansal (AZURE)" w:date="2012-08-23T22:00:00Z"/>
        </w:trPr>
        <w:tc>
          <w:tcPr>
            <w:tcW w:w="8820" w:type="dxa"/>
            <w:tcPrChange w:id="23272" w:author="Thomas Dietz" w:date="2012-08-13T14:44:00Z">
              <w:tcPr>
                <w:tcW w:w="8820" w:type="dxa"/>
                <w:shd w:val="clear" w:color="auto" w:fill="C8FCCD"/>
              </w:tcPr>
            </w:tcPrChange>
          </w:tcPr>
          <w:p w14:paraId="1A60CDE9" w14:textId="74445865" w:rsidR="00C969A8" w:rsidDel="00B15A0B" w:rsidRDefault="00C969A8" w:rsidP="00C3649A">
            <w:pPr>
              <w:pStyle w:val="XML1"/>
              <w:rPr>
                <w:del w:id="23273" w:author="Deepak Bansal (AZURE)" w:date="2012-08-23T22:00:00Z"/>
              </w:rPr>
            </w:pPr>
            <w:del w:id="23274" w:author="Deepak Bansal (AZURE)" w:date="2012-08-23T22:00:00Z">
              <w:r w:rsidRPr="00C3649A" w:rsidDel="00B15A0B">
                <w:delText>typedef</w:delText>
              </w:r>
              <w:r w:rsidDel="00B15A0B">
                <w:delText xml:space="preserve"> match</w:delText>
              </w:r>
              <w:r w:rsidR="00664DAC" w:rsidDel="00B15A0B">
                <w:delText>-field</w:delText>
              </w:r>
              <w:r w:rsidDel="00B15A0B">
                <w:delText>-type {</w:delText>
              </w:r>
              <w:bookmarkStart w:id="23275" w:name="_Toc333524683"/>
              <w:bookmarkStart w:id="23276" w:name="_Toc335148770"/>
              <w:bookmarkEnd w:id="23275"/>
              <w:bookmarkEnd w:id="23276"/>
            </w:del>
          </w:p>
          <w:p w14:paraId="30031137" w14:textId="2403484E" w:rsidR="00C969A8" w:rsidDel="00B15A0B" w:rsidRDefault="00C969A8" w:rsidP="00C3649A">
            <w:pPr>
              <w:pStyle w:val="XML2"/>
              <w:rPr>
                <w:del w:id="23277" w:author="Deepak Bansal (AZURE)" w:date="2012-08-23T22:00:00Z"/>
              </w:rPr>
            </w:pPr>
            <w:del w:id="23278" w:author="Deepak Bansal (AZURE)" w:date="2012-08-23T22:00:00Z">
              <w:r w:rsidDel="00B15A0B">
                <w:delText>description "The types of match</w:delText>
              </w:r>
              <w:r w:rsidR="00664DAC" w:rsidDel="00B15A0B">
                <w:delText xml:space="preserve"> fields </w:delText>
              </w:r>
              <w:r w:rsidDel="00B15A0B">
                <w:delText>defined in OpenFlow Switch Specification version 1.2.";</w:delText>
              </w:r>
              <w:bookmarkStart w:id="23279" w:name="_Toc333524684"/>
              <w:bookmarkStart w:id="23280" w:name="_Toc335148771"/>
              <w:bookmarkEnd w:id="23279"/>
              <w:bookmarkEnd w:id="23280"/>
            </w:del>
          </w:p>
          <w:p w14:paraId="00B83D8E" w14:textId="7F669A59" w:rsidR="00C969A8" w:rsidDel="00B15A0B" w:rsidRDefault="00C969A8" w:rsidP="00F2421F">
            <w:pPr>
              <w:pStyle w:val="XML2"/>
              <w:rPr>
                <w:del w:id="23281" w:author="Deepak Bansal (AZURE)" w:date="2012-08-23T22:00:00Z"/>
              </w:rPr>
            </w:pPr>
            <w:del w:id="23282" w:author="Deepak Bansal (AZURE)" w:date="2012-08-23T22:00:00Z">
              <w:r w:rsidDel="00B15A0B">
                <w:delText>type enumeration {</w:delText>
              </w:r>
              <w:bookmarkStart w:id="23283" w:name="_Toc333524685"/>
              <w:bookmarkStart w:id="23284" w:name="_Toc335148772"/>
              <w:bookmarkEnd w:id="23283"/>
              <w:bookmarkEnd w:id="23284"/>
            </w:del>
          </w:p>
          <w:p w14:paraId="371E2A82" w14:textId="08D18BDE" w:rsidR="00C969A8" w:rsidRPr="00F2421F" w:rsidDel="00B15A0B" w:rsidRDefault="00C969A8" w:rsidP="00F2421F">
            <w:pPr>
              <w:pStyle w:val="XML3"/>
              <w:rPr>
                <w:del w:id="23285" w:author="Deepak Bansal (AZURE)" w:date="2012-08-23T22:00:00Z"/>
              </w:rPr>
            </w:pPr>
            <w:del w:id="23286" w:author="Deepak Bansal (AZURE)" w:date="2012-08-23T22:00:00Z">
              <w:r w:rsidRPr="00F2421F" w:rsidDel="00B15A0B">
                <w:delText>enum input-port;</w:delText>
              </w:r>
              <w:bookmarkStart w:id="23287" w:name="_Toc333524686"/>
              <w:bookmarkStart w:id="23288" w:name="_Toc335148773"/>
              <w:bookmarkEnd w:id="23287"/>
              <w:bookmarkEnd w:id="23288"/>
            </w:del>
          </w:p>
          <w:p w14:paraId="1B51805E" w14:textId="215E07F3" w:rsidR="00C969A8" w:rsidRPr="00F2421F" w:rsidDel="00B15A0B" w:rsidRDefault="00C969A8" w:rsidP="00F2421F">
            <w:pPr>
              <w:pStyle w:val="XML3"/>
              <w:rPr>
                <w:del w:id="23289" w:author="Deepak Bansal (AZURE)" w:date="2012-08-23T22:00:00Z"/>
              </w:rPr>
            </w:pPr>
            <w:del w:id="23290" w:author="Deepak Bansal (AZURE)" w:date="2012-08-23T22:00:00Z">
              <w:r w:rsidRPr="00F2421F" w:rsidDel="00B15A0B">
                <w:delText>enum physical-input-port;</w:delText>
              </w:r>
              <w:bookmarkStart w:id="23291" w:name="_Toc333524687"/>
              <w:bookmarkStart w:id="23292" w:name="_Toc335148774"/>
              <w:bookmarkEnd w:id="23291"/>
              <w:bookmarkEnd w:id="23292"/>
            </w:del>
          </w:p>
          <w:p w14:paraId="20B64B80" w14:textId="1D39A6B1" w:rsidR="00C969A8" w:rsidRPr="00F2421F" w:rsidDel="00B15A0B" w:rsidRDefault="00C969A8" w:rsidP="00F2421F">
            <w:pPr>
              <w:pStyle w:val="XML3"/>
              <w:rPr>
                <w:del w:id="23293" w:author="Deepak Bansal (AZURE)" w:date="2012-08-23T22:00:00Z"/>
              </w:rPr>
            </w:pPr>
            <w:del w:id="23294" w:author="Deepak Bansal (AZURE)" w:date="2012-08-23T22:00:00Z">
              <w:r w:rsidRPr="00F2421F" w:rsidDel="00B15A0B">
                <w:delText>enum metadata;</w:delText>
              </w:r>
              <w:bookmarkStart w:id="23295" w:name="_Toc333524688"/>
              <w:bookmarkStart w:id="23296" w:name="_Toc335148775"/>
              <w:bookmarkEnd w:id="23295"/>
              <w:bookmarkEnd w:id="23296"/>
            </w:del>
          </w:p>
          <w:p w14:paraId="0C7B2D91" w14:textId="2AF31DF4" w:rsidR="00C969A8" w:rsidRPr="00F2421F" w:rsidDel="00B15A0B" w:rsidRDefault="00C969A8" w:rsidP="00F2421F">
            <w:pPr>
              <w:pStyle w:val="XML3"/>
              <w:rPr>
                <w:del w:id="23297" w:author="Deepak Bansal (AZURE)" w:date="2012-08-23T22:00:00Z"/>
              </w:rPr>
            </w:pPr>
            <w:del w:id="23298" w:author="Deepak Bansal (AZURE)" w:date="2012-08-23T22:00:00Z">
              <w:r w:rsidRPr="00F2421F" w:rsidDel="00B15A0B">
                <w:delText>enum ethernet-dest;</w:delText>
              </w:r>
              <w:bookmarkStart w:id="23299" w:name="_Toc333524689"/>
              <w:bookmarkStart w:id="23300" w:name="_Toc335148776"/>
              <w:bookmarkEnd w:id="23299"/>
              <w:bookmarkEnd w:id="23300"/>
            </w:del>
          </w:p>
          <w:p w14:paraId="6C8FD2C3" w14:textId="25EF1756" w:rsidR="00C969A8" w:rsidRPr="00F2421F" w:rsidDel="00B15A0B" w:rsidRDefault="00C969A8" w:rsidP="00F2421F">
            <w:pPr>
              <w:pStyle w:val="XML3"/>
              <w:rPr>
                <w:del w:id="23301" w:author="Deepak Bansal (AZURE)" w:date="2012-08-23T22:00:00Z"/>
              </w:rPr>
            </w:pPr>
            <w:del w:id="23302" w:author="Deepak Bansal (AZURE)" w:date="2012-08-23T22:00:00Z">
              <w:r w:rsidRPr="00F2421F" w:rsidDel="00B15A0B">
                <w:delText>enum ethernet-src;</w:delText>
              </w:r>
              <w:bookmarkStart w:id="23303" w:name="_Toc333524690"/>
              <w:bookmarkStart w:id="23304" w:name="_Toc335148777"/>
              <w:bookmarkEnd w:id="23303"/>
              <w:bookmarkEnd w:id="23304"/>
            </w:del>
          </w:p>
          <w:p w14:paraId="649580CB" w14:textId="31A97538" w:rsidR="00C969A8" w:rsidRPr="00F2421F" w:rsidDel="00B15A0B" w:rsidRDefault="00C969A8" w:rsidP="00F2421F">
            <w:pPr>
              <w:pStyle w:val="XML3"/>
              <w:rPr>
                <w:del w:id="23305" w:author="Deepak Bansal (AZURE)" w:date="2012-08-23T22:00:00Z"/>
              </w:rPr>
            </w:pPr>
            <w:del w:id="23306" w:author="Deepak Bansal (AZURE)" w:date="2012-08-23T22:00:00Z">
              <w:r w:rsidRPr="00F2421F" w:rsidDel="00B15A0B">
                <w:delText>enum ethernet-frame-type;</w:delText>
              </w:r>
              <w:bookmarkStart w:id="23307" w:name="_Toc333524691"/>
              <w:bookmarkStart w:id="23308" w:name="_Toc335148778"/>
              <w:bookmarkEnd w:id="23307"/>
              <w:bookmarkEnd w:id="23308"/>
            </w:del>
          </w:p>
          <w:p w14:paraId="567AD29F" w14:textId="7CE345F3" w:rsidR="00C969A8" w:rsidRPr="00F2421F" w:rsidDel="00B15A0B" w:rsidRDefault="00C969A8" w:rsidP="00F2421F">
            <w:pPr>
              <w:pStyle w:val="XML3"/>
              <w:rPr>
                <w:del w:id="23309" w:author="Deepak Bansal (AZURE)" w:date="2012-08-23T22:00:00Z"/>
              </w:rPr>
            </w:pPr>
            <w:del w:id="23310" w:author="Deepak Bansal (AZURE)" w:date="2012-08-23T22:00:00Z">
              <w:r w:rsidRPr="00F2421F" w:rsidDel="00B15A0B">
                <w:delText>enum vlan-id;</w:delText>
              </w:r>
              <w:bookmarkStart w:id="23311" w:name="_Toc333524692"/>
              <w:bookmarkStart w:id="23312" w:name="_Toc335148779"/>
              <w:bookmarkEnd w:id="23311"/>
              <w:bookmarkEnd w:id="23312"/>
            </w:del>
          </w:p>
          <w:p w14:paraId="40EF06A9" w14:textId="2605A5DD" w:rsidR="00C969A8" w:rsidRPr="00F2421F" w:rsidDel="00B15A0B" w:rsidRDefault="00C969A8" w:rsidP="00F2421F">
            <w:pPr>
              <w:pStyle w:val="XML3"/>
              <w:rPr>
                <w:del w:id="23313" w:author="Deepak Bansal (AZURE)" w:date="2012-08-23T22:00:00Z"/>
              </w:rPr>
            </w:pPr>
            <w:del w:id="23314" w:author="Deepak Bansal (AZURE)" w:date="2012-08-23T22:00:00Z">
              <w:r w:rsidRPr="00F2421F" w:rsidDel="00B15A0B">
                <w:delText>enum vlan-priority;</w:delText>
              </w:r>
              <w:bookmarkStart w:id="23315" w:name="_Toc333524693"/>
              <w:bookmarkStart w:id="23316" w:name="_Toc335148780"/>
              <w:bookmarkEnd w:id="23315"/>
              <w:bookmarkEnd w:id="23316"/>
            </w:del>
          </w:p>
          <w:p w14:paraId="2CDF66A0" w14:textId="695955E5" w:rsidR="00C969A8" w:rsidRPr="00F2421F" w:rsidDel="00B15A0B" w:rsidRDefault="00C969A8" w:rsidP="00F2421F">
            <w:pPr>
              <w:pStyle w:val="XML3"/>
              <w:rPr>
                <w:del w:id="23317" w:author="Deepak Bansal (AZURE)" w:date="2012-08-23T22:00:00Z"/>
              </w:rPr>
            </w:pPr>
            <w:del w:id="23318" w:author="Deepak Bansal (AZURE)" w:date="2012-08-23T22:00:00Z">
              <w:r w:rsidRPr="00F2421F" w:rsidDel="00B15A0B">
                <w:delText>enum ip-dscp;</w:delText>
              </w:r>
              <w:bookmarkStart w:id="23319" w:name="_Toc333524694"/>
              <w:bookmarkStart w:id="23320" w:name="_Toc335148781"/>
              <w:bookmarkEnd w:id="23319"/>
              <w:bookmarkEnd w:id="23320"/>
            </w:del>
          </w:p>
          <w:p w14:paraId="1170CAD0" w14:textId="1659C853" w:rsidR="00C969A8" w:rsidRPr="00F2421F" w:rsidDel="00B15A0B" w:rsidRDefault="00C969A8" w:rsidP="00F2421F">
            <w:pPr>
              <w:pStyle w:val="XML3"/>
              <w:rPr>
                <w:del w:id="23321" w:author="Deepak Bansal (AZURE)" w:date="2012-08-23T22:00:00Z"/>
              </w:rPr>
            </w:pPr>
            <w:del w:id="23322" w:author="Deepak Bansal (AZURE)" w:date="2012-08-23T22:00:00Z">
              <w:r w:rsidRPr="00F2421F" w:rsidDel="00B15A0B">
                <w:delText>enum ip-ecn;</w:delText>
              </w:r>
              <w:bookmarkStart w:id="23323" w:name="_Toc333524695"/>
              <w:bookmarkStart w:id="23324" w:name="_Toc335148782"/>
              <w:bookmarkEnd w:id="23323"/>
              <w:bookmarkEnd w:id="23324"/>
            </w:del>
          </w:p>
          <w:p w14:paraId="2F215A5E" w14:textId="3D1CFFF6" w:rsidR="00C969A8" w:rsidRPr="00F2421F" w:rsidDel="00B15A0B" w:rsidRDefault="00C969A8" w:rsidP="00F2421F">
            <w:pPr>
              <w:pStyle w:val="XML3"/>
              <w:rPr>
                <w:del w:id="23325" w:author="Deepak Bansal (AZURE)" w:date="2012-08-23T22:00:00Z"/>
              </w:rPr>
            </w:pPr>
            <w:del w:id="23326" w:author="Deepak Bansal (AZURE)" w:date="2012-08-23T22:00:00Z">
              <w:r w:rsidRPr="00F2421F" w:rsidDel="00B15A0B">
                <w:delText>enum ip-protocol;</w:delText>
              </w:r>
              <w:bookmarkStart w:id="23327" w:name="_Toc333524696"/>
              <w:bookmarkStart w:id="23328" w:name="_Toc335148783"/>
              <w:bookmarkEnd w:id="23327"/>
              <w:bookmarkEnd w:id="23328"/>
            </w:del>
          </w:p>
          <w:p w14:paraId="2D948298" w14:textId="009DA8B8" w:rsidR="00C969A8" w:rsidRPr="00F2421F" w:rsidDel="00B15A0B" w:rsidRDefault="00C969A8" w:rsidP="00F2421F">
            <w:pPr>
              <w:pStyle w:val="XML3"/>
              <w:rPr>
                <w:del w:id="23329" w:author="Deepak Bansal (AZURE)" w:date="2012-08-23T22:00:00Z"/>
              </w:rPr>
            </w:pPr>
            <w:del w:id="23330" w:author="Deepak Bansal (AZURE)" w:date="2012-08-23T22:00:00Z">
              <w:r w:rsidRPr="00F2421F" w:rsidDel="00B15A0B">
                <w:delText>enum ipv4-src;</w:delText>
              </w:r>
              <w:bookmarkStart w:id="23331" w:name="_Toc333524697"/>
              <w:bookmarkStart w:id="23332" w:name="_Toc335148784"/>
              <w:bookmarkEnd w:id="23331"/>
              <w:bookmarkEnd w:id="23332"/>
            </w:del>
          </w:p>
          <w:p w14:paraId="3562CEC5" w14:textId="289F779D" w:rsidR="00C969A8" w:rsidRPr="00F2421F" w:rsidDel="00B15A0B" w:rsidRDefault="00C969A8" w:rsidP="00F2421F">
            <w:pPr>
              <w:pStyle w:val="XML3"/>
              <w:rPr>
                <w:del w:id="23333" w:author="Deepak Bansal (AZURE)" w:date="2012-08-23T22:00:00Z"/>
              </w:rPr>
            </w:pPr>
            <w:del w:id="23334" w:author="Deepak Bansal (AZURE)" w:date="2012-08-23T22:00:00Z">
              <w:r w:rsidRPr="00F2421F" w:rsidDel="00B15A0B">
                <w:delText>enum ipv4-dest;</w:delText>
              </w:r>
              <w:bookmarkStart w:id="23335" w:name="_Toc333524698"/>
              <w:bookmarkStart w:id="23336" w:name="_Toc335148785"/>
              <w:bookmarkEnd w:id="23335"/>
              <w:bookmarkEnd w:id="23336"/>
            </w:del>
          </w:p>
          <w:p w14:paraId="2AA33555" w14:textId="46923399" w:rsidR="00C969A8" w:rsidRPr="00F2421F" w:rsidDel="00B15A0B" w:rsidRDefault="00C969A8" w:rsidP="00F2421F">
            <w:pPr>
              <w:pStyle w:val="XML3"/>
              <w:rPr>
                <w:del w:id="23337" w:author="Deepak Bansal (AZURE)" w:date="2012-08-23T22:00:00Z"/>
              </w:rPr>
            </w:pPr>
            <w:del w:id="23338" w:author="Deepak Bansal (AZURE)" w:date="2012-08-23T22:00:00Z">
              <w:r w:rsidRPr="00F2421F" w:rsidDel="00B15A0B">
                <w:delText>enum tcp-src;</w:delText>
              </w:r>
              <w:bookmarkStart w:id="23339" w:name="_Toc333524699"/>
              <w:bookmarkStart w:id="23340" w:name="_Toc335148786"/>
              <w:bookmarkEnd w:id="23339"/>
              <w:bookmarkEnd w:id="23340"/>
            </w:del>
          </w:p>
          <w:p w14:paraId="5241C895" w14:textId="2DAF848B" w:rsidR="00C969A8" w:rsidRPr="00F2421F" w:rsidDel="00B15A0B" w:rsidRDefault="00C969A8" w:rsidP="00F2421F">
            <w:pPr>
              <w:pStyle w:val="XML3"/>
              <w:rPr>
                <w:del w:id="23341" w:author="Deepak Bansal (AZURE)" w:date="2012-08-23T22:00:00Z"/>
              </w:rPr>
            </w:pPr>
            <w:del w:id="23342" w:author="Deepak Bansal (AZURE)" w:date="2012-08-23T22:00:00Z">
              <w:r w:rsidRPr="00F2421F" w:rsidDel="00B15A0B">
                <w:delText>enum tcp-dest;</w:delText>
              </w:r>
              <w:bookmarkStart w:id="23343" w:name="_Toc333524700"/>
              <w:bookmarkStart w:id="23344" w:name="_Toc335148787"/>
              <w:bookmarkEnd w:id="23343"/>
              <w:bookmarkEnd w:id="23344"/>
            </w:del>
          </w:p>
          <w:p w14:paraId="40B8D9A4" w14:textId="63E5A080" w:rsidR="00C969A8" w:rsidRPr="00F2421F" w:rsidDel="00B15A0B" w:rsidRDefault="00C969A8" w:rsidP="00F2421F">
            <w:pPr>
              <w:pStyle w:val="XML3"/>
              <w:rPr>
                <w:del w:id="23345" w:author="Deepak Bansal (AZURE)" w:date="2012-08-23T22:00:00Z"/>
              </w:rPr>
            </w:pPr>
            <w:del w:id="23346" w:author="Deepak Bansal (AZURE)" w:date="2012-08-23T22:00:00Z">
              <w:r w:rsidRPr="00F2421F" w:rsidDel="00B15A0B">
                <w:delText>enum udp-src;</w:delText>
              </w:r>
              <w:bookmarkStart w:id="23347" w:name="_Toc333524701"/>
              <w:bookmarkStart w:id="23348" w:name="_Toc335148788"/>
              <w:bookmarkEnd w:id="23347"/>
              <w:bookmarkEnd w:id="23348"/>
            </w:del>
          </w:p>
          <w:p w14:paraId="0E82366F" w14:textId="10C6FBB5" w:rsidR="00C969A8" w:rsidRPr="00F2421F" w:rsidDel="00B15A0B" w:rsidRDefault="00C969A8" w:rsidP="00F2421F">
            <w:pPr>
              <w:pStyle w:val="XML3"/>
              <w:rPr>
                <w:del w:id="23349" w:author="Deepak Bansal (AZURE)" w:date="2012-08-23T22:00:00Z"/>
              </w:rPr>
            </w:pPr>
            <w:del w:id="23350" w:author="Deepak Bansal (AZURE)" w:date="2012-08-23T22:00:00Z">
              <w:r w:rsidRPr="00F2421F" w:rsidDel="00B15A0B">
                <w:delText>enum udp-dest;</w:delText>
              </w:r>
              <w:bookmarkStart w:id="23351" w:name="_Toc333524702"/>
              <w:bookmarkStart w:id="23352" w:name="_Toc335148789"/>
              <w:bookmarkEnd w:id="23351"/>
              <w:bookmarkEnd w:id="23352"/>
            </w:del>
          </w:p>
          <w:p w14:paraId="346EE93C" w14:textId="3B15DB59" w:rsidR="00C969A8" w:rsidRPr="004238F6" w:rsidDel="00B15A0B" w:rsidRDefault="00C969A8" w:rsidP="00F2421F">
            <w:pPr>
              <w:pStyle w:val="XML3"/>
              <w:rPr>
                <w:del w:id="23353" w:author="Deepak Bansal (AZURE)" w:date="2012-08-23T22:00:00Z"/>
                <w:lang w:val="de-DE"/>
                <w:rPrChange w:id="23354" w:author="Thomas Dietz" w:date="2012-08-08T14:24:00Z">
                  <w:rPr>
                    <w:del w:id="23355" w:author="Deepak Bansal (AZURE)" w:date="2012-08-23T22:00:00Z"/>
                  </w:rPr>
                </w:rPrChange>
              </w:rPr>
            </w:pPr>
            <w:del w:id="23356" w:author="Deepak Bansal (AZURE)" w:date="2012-08-23T22:00:00Z">
              <w:r w:rsidRPr="004238F6" w:rsidDel="00B15A0B">
                <w:rPr>
                  <w:rFonts w:eastAsiaTheme="minorEastAsia"/>
                  <w:lang w:val="de-DE"/>
                  <w:rPrChange w:id="23357" w:author="Thomas Dietz" w:date="2012-08-08T14:24:00Z">
                    <w:rPr>
                      <w:rFonts w:eastAsiaTheme="minorEastAsia"/>
                    </w:rPr>
                  </w:rPrChange>
                </w:rPr>
                <w:delText>enum sctp-src;</w:delText>
              </w:r>
              <w:bookmarkStart w:id="23358" w:name="_Toc333524703"/>
              <w:bookmarkStart w:id="23359" w:name="_Toc335148790"/>
              <w:bookmarkEnd w:id="23358"/>
              <w:bookmarkEnd w:id="23359"/>
            </w:del>
          </w:p>
          <w:p w14:paraId="1DF68362" w14:textId="3FEE2AEB" w:rsidR="00C969A8" w:rsidRPr="004238F6" w:rsidDel="00B15A0B" w:rsidRDefault="00C969A8" w:rsidP="00F2421F">
            <w:pPr>
              <w:pStyle w:val="XML3"/>
              <w:rPr>
                <w:del w:id="23360" w:author="Deepak Bansal (AZURE)" w:date="2012-08-23T22:00:00Z"/>
                <w:lang w:val="de-DE"/>
                <w:rPrChange w:id="23361" w:author="Thomas Dietz" w:date="2012-08-08T14:24:00Z">
                  <w:rPr>
                    <w:del w:id="23362" w:author="Deepak Bansal (AZURE)" w:date="2012-08-23T22:00:00Z"/>
                  </w:rPr>
                </w:rPrChange>
              </w:rPr>
            </w:pPr>
            <w:del w:id="23363" w:author="Deepak Bansal (AZURE)" w:date="2012-08-23T22:00:00Z">
              <w:r w:rsidRPr="004238F6" w:rsidDel="00B15A0B">
                <w:rPr>
                  <w:rFonts w:eastAsiaTheme="minorEastAsia"/>
                  <w:lang w:val="de-DE"/>
                  <w:rPrChange w:id="23364" w:author="Thomas Dietz" w:date="2012-08-08T14:24:00Z">
                    <w:rPr>
                      <w:rFonts w:eastAsiaTheme="minorEastAsia"/>
                    </w:rPr>
                  </w:rPrChange>
                </w:rPr>
                <w:delText>enum sctp-dest;</w:delText>
              </w:r>
              <w:bookmarkStart w:id="23365" w:name="_Toc333524704"/>
              <w:bookmarkStart w:id="23366" w:name="_Toc335148791"/>
              <w:bookmarkEnd w:id="23365"/>
              <w:bookmarkEnd w:id="23366"/>
            </w:del>
          </w:p>
          <w:p w14:paraId="151AFF40" w14:textId="7BCA0802" w:rsidR="00C969A8" w:rsidRPr="004238F6" w:rsidDel="00B15A0B" w:rsidRDefault="00C969A8" w:rsidP="00F2421F">
            <w:pPr>
              <w:pStyle w:val="XML3"/>
              <w:rPr>
                <w:del w:id="23367" w:author="Deepak Bansal (AZURE)" w:date="2012-08-23T22:00:00Z"/>
                <w:lang w:val="de-DE"/>
                <w:rPrChange w:id="23368" w:author="Thomas Dietz" w:date="2012-08-08T14:24:00Z">
                  <w:rPr>
                    <w:del w:id="23369" w:author="Deepak Bansal (AZURE)" w:date="2012-08-23T22:00:00Z"/>
                  </w:rPr>
                </w:rPrChange>
              </w:rPr>
            </w:pPr>
            <w:del w:id="23370" w:author="Deepak Bansal (AZURE)" w:date="2012-08-23T22:00:00Z">
              <w:r w:rsidRPr="004238F6" w:rsidDel="00B15A0B">
                <w:rPr>
                  <w:rFonts w:eastAsiaTheme="minorEastAsia"/>
                  <w:lang w:val="de-DE"/>
                  <w:rPrChange w:id="23371" w:author="Thomas Dietz" w:date="2012-08-08T14:24:00Z">
                    <w:rPr>
                      <w:rFonts w:eastAsiaTheme="minorEastAsia"/>
                    </w:rPr>
                  </w:rPrChange>
                </w:rPr>
                <w:delText>enum icmpv4-type;</w:delText>
              </w:r>
              <w:bookmarkStart w:id="23372" w:name="_Toc333524705"/>
              <w:bookmarkStart w:id="23373" w:name="_Toc335148792"/>
              <w:bookmarkEnd w:id="23372"/>
              <w:bookmarkEnd w:id="23373"/>
            </w:del>
          </w:p>
          <w:p w14:paraId="47BEFA04" w14:textId="3A7C18B5" w:rsidR="00C969A8" w:rsidRPr="004238F6" w:rsidDel="00B15A0B" w:rsidRDefault="00C969A8" w:rsidP="00F2421F">
            <w:pPr>
              <w:pStyle w:val="XML3"/>
              <w:rPr>
                <w:del w:id="23374" w:author="Deepak Bansal (AZURE)" w:date="2012-08-23T22:00:00Z"/>
                <w:lang w:val="de-DE"/>
                <w:rPrChange w:id="23375" w:author="Thomas Dietz" w:date="2012-08-08T14:24:00Z">
                  <w:rPr>
                    <w:del w:id="23376" w:author="Deepak Bansal (AZURE)" w:date="2012-08-23T22:00:00Z"/>
                  </w:rPr>
                </w:rPrChange>
              </w:rPr>
            </w:pPr>
            <w:del w:id="23377" w:author="Deepak Bansal (AZURE)" w:date="2012-08-23T22:00:00Z">
              <w:r w:rsidRPr="004238F6" w:rsidDel="00B15A0B">
                <w:rPr>
                  <w:rFonts w:eastAsiaTheme="minorEastAsia"/>
                  <w:lang w:val="de-DE"/>
                  <w:rPrChange w:id="23378" w:author="Thomas Dietz" w:date="2012-08-08T14:24:00Z">
                    <w:rPr>
                      <w:rFonts w:eastAsiaTheme="minorEastAsia"/>
                    </w:rPr>
                  </w:rPrChange>
                </w:rPr>
                <w:delText>enum icmpv4-code;</w:delText>
              </w:r>
              <w:bookmarkStart w:id="23379" w:name="_Toc333524706"/>
              <w:bookmarkStart w:id="23380" w:name="_Toc335148793"/>
              <w:bookmarkEnd w:id="23379"/>
              <w:bookmarkEnd w:id="23380"/>
            </w:del>
          </w:p>
          <w:p w14:paraId="048A3509" w14:textId="586CC9E6" w:rsidR="00C969A8" w:rsidRPr="004238F6" w:rsidDel="00B15A0B" w:rsidRDefault="00C969A8" w:rsidP="00F2421F">
            <w:pPr>
              <w:pStyle w:val="XML3"/>
              <w:rPr>
                <w:del w:id="23381" w:author="Deepak Bansal (AZURE)" w:date="2012-08-23T22:00:00Z"/>
                <w:lang w:val="de-DE"/>
                <w:rPrChange w:id="23382" w:author="Thomas Dietz" w:date="2012-08-08T14:24:00Z">
                  <w:rPr>
                    <w:del w:id="23383" w:author="Deepak Bansal (AZURE)" w:date="2012-08-23T22:00:00Z"/>
                  </w:rPr>
                </w:rPrChange>
              </w:rPr>
            </w:pPr>
            <w:del w:id="23384" w:author="Deepak Bansal (AZURE)" w:date="2012-08-23T22:00:00Z">
              <w:r w:rsidRPr="004238F6" w:rsidDel="00B15A0B">
                <w:rPr>
                  <w:rFonts w:eastAsiaTheme="minorEastAsia"/>
                  <w:lang w:val="de-DE"/>
                  <w:rPrChange w:id="23385" w:author="Thomas Dietz" w:date="2012-08-08T14:24:00Z">
                    <w:rPr>
                      <w:rFonts w:eastAsiaTheme="minorEastAsia"/>
                    </w:rPr>
                  </w:rPrChange>
                </w:rPr>
                <w:delText>enum arp-op;</w:delText>
              </w:r>
              <w:bookmarkStart w:id="23386" w:name="_Toc333524707"/>
              <w:bookmarkStart w:id="23387" w:name="_Toc335148794"/>
              <w:bookmarkEnd w:id="23386"/>
              <w:bookmarkEnd w:id="23387"/>
            </w:del>
          </w:p>
          <w:p w14:paraId="45215BFB" w14:textId="37F5BD49" w:rsidR="00C969A8" w:rsidRPr="00F2421F" w:rsidDel="00B15A0B" w:rsidRDefault="00C969A8" w:rsidP="00F2421F">
            <w:pPr>
              <w:pStyle w:val="XML3"/>
              <w:rPr>
                <w:del w:id="23388" w:author="Deepak Bansal (AZURE)" w:date="2012-08-23T22:00:00Z"/>
              </w:rPr>
            </w:pPr>
            <w:del w:id="23389" w:author="Deepak Bansal (AZURE)" w:date="2012-08-23T22:00:00Z">
              <w:r w:rsidRPr="00F2421F" w:rsidDel="00B15A0B">
                <w:delText>num arp-src-ip-address;</w:delText>
              </w:r>
              <w:bookmarkStart w:id="23390" w:name="_Toc333524708"/>
              <w:bookmarkStart w:id="23391" w:name="_Toc335148795"/>
              <w:bookmarkEnd w:id="23390"/>
              <w:bookmarkEnd w:id="23391"/>
            </w:del>
          </w:p>
          <w:p w14:paraId="2BD2917D" w14:textId="5735E49F" w:rsidR="00C969A8" w:rsidRPr="00F2421F" w:rsidDel="00B15A0B" w:rsidRDefault="00C969A8" w:rsidP="00F2421F">
            <w:pPr>
              <w:pStyle w:val="XML3"/>
              <w:rPr>
                <w:del w:id="23392" w:author="Deepak Bansal (AZURE)" w:date="2012-08-23T22:00:00Z"/>
              </w:rPr>
            </w:pPr>
            <w:del w:id="23393" w:author="Deepak Bansal (AZURE)" w:date="2012-08-23T22:00:00Z">
              <w:r w:rsidRPr="00F2421F" w:rsidDel="00B15A0B">
                <w:delText>enum arp-target-ip-address;</w:delText>
              </w:r>
              <w:bookmarkStart w:id="23394" w:name="_Toc333524709"/>
              <w:bookmarkStart w:id="23395" w:name="_Toc335148796"/>
              <w:bookmarkEnd w:id="23394"/>
              <w:bookmarkEnd w:id="23395"/>
            </w:del>
          </w:p>
          <w:p w14:paraId="48243211" w14:textId="4BA2B642" w:rsidR="00C969A8" w:rsidRPr="00F2421F" w:rsidDel="00B15A0B" w:rsidRDefault="00C969A8" w:rsidP="00F2421F">
            <w:pPr>
              <w:pStyle w:val="XML3"/>
              <w:rPr>
                <w:del w:id="23396" w:author="Deepak Bansal (AZURE)" w:date="2012-08-23T22:00:00Z"/>
              </w:rPr>
            </w:pPr>
            <w:del w:id="23397" w:author="Deepak Bansal (AZURE)" w:date="2012-08-23T22:00:00Z">
              <w:r w:rsidRPr="00F2421F" w:rsidDel="00B15A0B">
                <w:delText>enum arp-src-hardware-address;</w:delText>
              </w:r>
              <w:bookmarkStart w:id="23398" w:name="_Toc333524710"/>
              <w:bookmarkStart w:id="23399" w:name="_Toc335148797"/>
              <w:bookmarkEnd w:id="23398"/>
              <w:bookmarkEnd w:id="23399"/>
            </w:del>
          </w:p>
          <w:p w14:paraId="2FA17EDC" w14:textId="206D8929" w:rsidR="00C969A8" w:rsidRPr="00F2421F" w:rsidDel="00B15A0B" w:rsidRDefault="00C969A8" w:rsidP="00F2421F">
            <w:pPr>
              <w:pStyle w:val="XML3"/>
              <w:rPr>
                <w:del w:id="23400" w:author="Deepak Bansal (AZURE)" w:date="2012-08-23T22:00:00Z"/>
              </w:rPr>
            </w:pPr>
            <w:del w:id="23401" w:author="Deepak Bansal (AZURE)" w:date="2012-08-23T22:00:00Z">
              <w:r w:rsidRPr="00F2421F" w:rsidDel="00B15A0B">
                <w:delText>enum arp-target-hardware-address;</w:delText>
              </w:r>
              <w:bookmarkStart w:id="23402" w:name="_Toc333524711"/>
              <w:bookmarkStart w:id="23403" w:name="_Toc335148798"/>
              <w:bookmarkEnd w:id="23402"/>
              <w:bookmarkEnd w:id="23403"/>
            </w:del>
          </w:p>
          <w:p w14:paraId="618C78BD" w14:textId="4900AD7C" w:rsidR="00C969A8" w:rsidRPr="004238F6" w:rsidDel="00B15A0B" w:rsidRDefault="00C969A8" w:rsidP="00F2421F">
            <w:pPr>
              <w:pStyle w:val="XML3"/>
              <w:rPr>
                <w:del w:id="23404" w:author="Deepak Bansal (AZURE)" w:date="2012-08-23T22:00:00Z"/>
                <w:lang w:val="de-DE"/>
                <w:rPrChange w:id="23405" w:author="Thomas Dietz" w:date="2012-08-08T14:24:00Z">
                  <w:rPr>
                    <w:del w:id="23406" w:author="Deepak Bansal (AZURE)" w:date="2012-08-23T22:00:00Z"/>
                  </w:rPr>
                </w:rPrChange>
              </w:rPr>
            </w:pPr>
            <w:del w:id="23407" w:author="Deepak Bansal (AZURE)" w:date="2012-08-23T22:00:00Z">
              <w:r w:rsidRPr="004238F6" w:rsidDel="00B15A0B">
                <w:rPr>
                  <w:rFonts w:eastAsiaTheme="minorEastAsia"/>
                  <w:lang w:val="de-DE"/>
                  <w:rPrChange w:id="23408" w:author="Thomas Dietz" w:date="2012-08-08T14:24:00Z">
                    <w:rPr>
                      <w:rFonts w:eastAsiaTheme="minorEastAsia"/>
                    </w:rPr>
                  </w:rPrChange>
                </w:rPr>
                <w:delText>enum ipv6-src;</w:delText>
              </w:r>
              <w:bookmarkStart w:id="23409" w:name="_Toc333524712"/>
              <w:bookmarkStart w:id="23410" w:name="_Toc335148799"/>
              <w:bookmarkEnd w:id="23409"/>
              <w:bookmarkEnd w:id="23410"/>
            </w:del>
          </w:p>
          <w:p w14:paraId="6500DB0D" w14:textId="03CA05AB" w:rsidR="00C969A8" w:rsidRPr="004238F6" w:rsidDel="00B15A0B" w:rsidRDefault="00C969A8" w:rsidP="00F2421F">
            <w:pPr>
              <w:pStyle w:val="XML3"/>
              <w:rPr>
                <w:del w:id="23411" w:author="Deepak Bansal (AZURE)" w:date="2012-08-23T22:00:00Z"/>
                <w:lang w:val="de-DE"/>
                <w:rPrChange w:id="23412" w:author="Thomas Dietz" w:date="2012-08-08T14:24:00Z">
                  <w:rPr>
                    <w:del w:id="23413" w:author="Deepak Bansal (AZURE)" w:date="2012-08-23T22:00:00Z"/>
                  </w:rPr>
                </w:rPrChange>
              </w:rPr>
            </w:pPr>
            <w:del w:id="23414" w:author="Deepak Bansal (AZURE)" w:date="2012-08-23T22:00:00Z">
              <w:r w:rsidRPr="004238F6" w:rsidDel="00B15A0B">
                <w:rPr>
                  <w:rFonts w:eastAsiaTheme="minorEastAsia"/>
                  <w:lang w:val="de-DE"/>
                  <w:rPrChange w:id="23415" w:author="Thomas Dietz" w:date="2012-08-08T14:24:00Z">
                    <w:rPr>
                      <w:rFonts w:eastAsiaTheme="minorEastAsia"/>
                    </w:rPr>
                  </w:rPrChange>
                </w:rPr>
                <w:delText>enum ipv6-dest;</w:delText>
              </w:r>
              <w:bookmarkStart w:id="23416" w:name="_Toc333524713"/>
              <w:bookmarkStart w:id="23417" w:name="_Toc335148800"/>
              <w:bookmarkEnd w:id="23416"/>
              <w:bookmarkEnd w:id="23417"/>
            </w:del>
          </w:p>
          <w:p w14:paraId="6CE06D3E" w14:textId="013E03F1" w:rsidR="00C969A8" w:rsidRPr="00F2421F" w:rsidDel="00B15A0B" w:rsidRDefault="00C969A8" w:rsidP="00F2421F">
            <w:pPr>
              <w:pStyle w:val="XML3"/>
              <w:rPr>
                <w:del w:id="23418" w:author="Deepak Bansal (AZURE)" w:date="2012-08-23T22:00:00Z"/>
              </w:rPr>
            </w:pPr>
            <w:del w:id="23419" w:author="Deepak Bansal (AZURE)" w:date="2012-08-23T22:00:00Z">
              <w:r w:rsidRPr="00F2421F" w:rsidDel="00B15A0B">
                <w:delText>enum ipv6-flow-label;</w:delText>
              </w:r>
              <w:bookmarkStart w:id="23420" w:name="_Toc333524714"/>
              <w:bookmarkStart w:id="23421" w:name="_Toc335148801"/>
              <w:bookmarkEnd w:id="23420"/>
              <w:bookmarkEnd w:id="23421"/>
            </w:del>
          </w:p>
          <w:p w14:paraId="78CBD676" w14:textId="38D6F04E" w:rsidR="00C969A8" w:rsidRPr="00F2421F" w:rsidDel="00B15A0B" w:rsidRDefault="00C969A8" w:rsidP="00F2421F">
            <w:pPr>
              <w:pStyle w:val="XML3"/>
              <w:rPr>
                <w:del w:id="23422" w:author="Deepak Bansal (AZURE)" w:date="2012-08-23T22:00:00Z"/>
              </w:rPr>
            </w:pPr>
            <w:del w:id="23423" w:author="Deepak Bansal (AZURE)" w:date="2012-08-23T22:00:00Z">
              <w:r w:rsidRPr="00F2421F" w:rsidDel="00B15A0B">
                <w:delText>enum icmpv6-type;</w:delText>
              </w:r>
              <w:bookmarkStart w:id="23424" w:name="_Toc333524715"/>
              <w:bookmarkStart w:id="23425" w:name="_Toc335148802"/>
              <w:bookmarkEnd w:id="23424"/>
              <w:bookmarkEnd w:id="23425"/>
            </w:del>
          </w:p>
          <w:p w14:paraId="3EEF5F22" w14:textId="75809822" w:rsidR="00C969A8" w:rsidRPr="004238F6" w:rsidDel="00B15A0B" w:rsidRDefault="00C969A8" w:rsidP="00F2421F">
            <w:pPr>
              <w:pStyle w:val="XML3"/>
              <w:rPr>
                <w:del w:id="23426" w:author="Deepak Bansal (AZURE)" w:date="2012-08-23T22:00:00Z"/>
                <w:lang w:val="de-DE"/>
                <w:rPrChange w:id="23427" w:author="Thomas Dietz" w:date="2012-08-08T14:24:00Z">
                  <w:rPr>
                    <w:del w:id="23428" w:author="Deepak Bansal (AZURE)" w:date="2012-08-23T22:00:00Z"/>
                  </w:rPr>
                </w:rPrChange>
              </w:rPr>
            </w:pPr>
            <w:del w:id="23429" w:author="Deepak Bansal (AZURE)" w:date="2012-08-23T22:00:00Z">
              <w:r w:rsidRPr="004238F6" w:rsidDel="00B15A0B">
                <w:rPr>
                  <w:rFonts w:eastAsiaTheme="minorEastAsia"/>
                  <w:lang w:val="de-DE"/>
                  <w:rPrChange w:id="23430" w:author="Thomas Dietz" w:date="2012-08-08T14:24:00Z">
                    <w:rPr>
                      <w:rFonts w:eastAsiaTheme="minorEastAsia"/>
                    </w:rPr>
                  </w:rPrChange>
                </w:rPr>
                <w:delText>enum icmpv6-code;</w:delText>
              </w:r>
              <w:bookmarkStart w:id="23431" w:name="_Toc333524716"/>
              <w:bookmarkStart w:id="23432" w:name="_Toc335148803"/>
              <w:bookmarkEnd w:id="23431"/>
              <w:bookmarkEnd w:id="23432"/>
            </w:del>
          </w:p>
          <w:p w14:paraId="00217558" w14:textId="36C273CF" w:rsidR="00C969A8" w:rsidRPr="004238F6" w:rsidDel="00B15A0B" w:rsidRDefault="00C969A8" w:rsidP="00F2421F">
            <w:pPr>
              <w:pStyle w:val="XML3"/>
              <w:rPr>
                <w:del w:id="23433" w:author="Deepak Bansal (AZURE)" w:date="2012-08-23T22:00:00Z"/>
                <w:lang w:val="de-DE"/>
                <w:rPrChange w:id="23434" w:author="Thomas Dietz" w:date="2012-08-08T14:24:00Z">
                  <w:rPr>
                    <w:del w:id="23435" w:author="Deepak Bansal (AZURE)" w:date="2012-08-23T22:00:00Z"/>
                  </w:rPr>
                </w:rPrChange>
              </w:rPr>
            </w:pPr>
            <w:del w:id="23436" w:author="Deepak Bansal (AZURE)" w:date="2012-08-23T22:00:00Z">
              <w:r w:rsidRPr="004238F6" w:rsidDel="00B15A0B">
                <w:rPr>
                  <w:rFonts w:eastAsiaTheme="minorEastAsia"/>
                  <w:lang w:val="de-DE"/>
                  <w:rPrChange w:id="23437" w:author="Thomas Dietz" w:date="2012-08-08T14:24:00Z">
                    <w:rPr>
                      <w:rFonts w:eastAsiaTheme="minorEastAsia"/>
                    </w:rPr>
                  </w:rPrChange>
                </w:rPr>
                <w:delText>enum ipv6-nd-target;</w:delText>
              </w:r>
              <w:bookmarkStart w:id="23438" w:name="_Toc333524717"/>
              <w:bookmarkStart w:id="23439" w:name="_Toc335148804"/>
              <w:bookmarkEnd w:id="23438"/>
              <w:bookmarkEnd w:id="23439"/>
            </w:del>
          </w:p>
          <w:p w14:paraId="1E9F6A37" w14:textId="2DB36C3B" w:rsidR="00C969A8" w:rsidRPr="00F2421F" w:rsidDel="00B15A0B" w:rsidRDefault="00C969A8" w:rsidP="00F2421F">
            <w:pPr>
              <w:pStyle w:val="XML3"/>
              <w:rPr>
                <w:del w:id="23440" w:author="Deepak Bansal (AZURE)" w:date="2012-08-23T22:00:00Z"/>
              </w:rPr>
            </w:pPr>
            <w:del w:id="23441" w:author="Deepak Bansal (AZURE)" w:date="2012-08-23T22:00:00Z">
              <w:r w:rsidRPr="00F2421F" w:rsidDel="00B15A0B">
                <w:delText>enum ipv6-nd-source-link-layer;</w:delText>
              </w:r>
              <w:bookmarkStart w:id="23442" w:name="_Toc333524718"/>
              <w:bookmarkStart w:id="23443" w:name="_Toc335148805"/>
              <w:bookmarkEnd w:id="23442"/>
              <w:bookmarkEnd w:id="23443"/>
            </w:del>
          </w:p>
          <w:p w14:paraId="64BA9121" w14:textId="131A534D" w:rsidR="00C969A8" w:rsidRPr="00F2421F" w:rsidDel="00B15A0B" w:rsidRDefault="00C969A8" w:rsidP="00F2421F">
            <w:pPr>
              <w:pStyle w:val="XML3"/>
              <w:rPr>
                <w:del w:id="23444" w:author="Deepak Bansal (AZURE)" w:date="2012-08-23T22:00:00Z"/>
              </w:rPr>
            </w:pPr>
            <w:del w:id="23445" w:author="Deepak Bansal (AZURE)" w:date="2012-08-23T22:00:00Z">
              <w:r w:rsidRPr="00F2421F" w:rsidDel="00B15A0B">
                <w:delText>enum ipv6-nd-target-link-layer;</w:delText>
              </w:r>
              <w:bookmarkStart w:id="23446" w:name="_Toc333524719"/>
              <w:bookmarkStart w:id="23447" w:name="_Toc335148806"/>
              <w:bookmarkEnd w:id="23446"/>
              <w:bookmarkEnd w:id="23447"/>
            </w:del>
          </w:p>
          <w:p w14:paraId="645E7C59" w14:textId="6728EA3E" w:rsidR="00C969A8" w:rsidRPr="004238F6" w:rsidDel="00B15A0B" w:rsidRDefault="00C969A8" w:rsidP="00F2421F">
            <w:pPr>
              <w:pStyle w:val="XML3"/>
              <w:rPr>
                <w:del w:id="23448" w:author="Deepak Bansal (AZURE)" w:date="2012-08-23T22:00:00Z"/>
                <w:lang w:val="de-DE"/>
                <w:rPrChange w:id="23449" w:author="Thomas Dietz" w:date="2012-08-08T14:24:00Z">
                  <w:rPr>
                    <w:del w:id="23450" w:author="Deepak Bansal (AZURE)" w:date="2012-08-23T22:00:00Z"/>
                  </w:rPr>
                </w:rPrChange>
              </w:rPr>
            </w:pPr>
            <w:del w:id="23451" w:author="Deepak Bansal (AZURE)" w:date="2012-08-23T22:00:00Z">
              <w:r w:rsidRPr="004238F6" w:rsidDel="00B15A0B">
                <w:rPr>
                  <w:rFonts w:eastAsiaTheme="minorEastAsia"/>
                  <w:lang w:val="de-DE"/>
                  <w:rPrChange w:id="23452" w:author="Thomas Dietz" w:date="2012-08-08T14:24:00Z">
                    <w:rPr>
                      <w:rFonts w:eastAsiaTheme="minorEastAsia"/>
                    </w:rPr>
                  </w:rPrChange>
                </w:rPr>
                <w:delText>enum mpls-label;</w:delText>
              </w:r>
              <w:bookmarkStart w:id="23453" w:name="_Toc333524720"/>
              <w:bookmarkStart w:id="23454" w:name="_Toc335148807"/>
              <w:bookmarkEnd w:id="23453"/>
              <w:bookmarkEnd w:id="23454"/>
            </w:del>
          </w:p>
          <w:p w14:paraId="17D5489D" w14:textId="070EBC10" w:rsidR="00C969A8" w:rsidRPr="004238F6" w:rsidDel="00B15A0B" w:rsidRDefault="00C969A8" w:rsidP="00F2421F">
            <w:pPr>
              <w:pStyle w:val="XML3"/>
              <w:rPr>
                <w:del w:id="23455" w:author="Deepak Bansal (AZURE)" w:date="2012-08-23T22:00:00Z"/>
                <w:lang w:val="de-DE"/>
                <w:rPrChange w:id="23456" w:author="Thomas Dietz" w:date="2012-08-08T14:24:00Z">
                  <w:rPr>
                    <w:del w:id="23457" w:author="Deepak Bansal (AZURE)" w:date="2012-08-23T22:00:00Z"/>
                  </w:rPr>
                </w:rPrChange>
              </w:rPr>
            </w:pPr>
            <w:del w:id="23458" w:author="Deepak Bansal (AZURE)" w:date="2012-08-23T22:00:00Z">
              <w:r w:rsidRPr="004238F6" w:rsidDel="00B15A0B">
                <w:rPr>
                  <w:rFonts w:eastAsiaTheme="minorEastAsia"/>
                  <w:lang w:val="de-DE"/>
                  <w:rPrChange w:id="23459" w:author="Thomas Dietz" w:date="2012-08-08T14:24:00Z">
                    <w:rPr>
                      <w:rFonts w:eastAsiaTheme="minorEastAsia"/>
                    </w:rPr>
                  </w:rPrChange>
                </w:rPr>
                <w:delText>enum mpls-tc;</w:delText>
              </w:r>
              <w:bookmarkStart w:id="23460" w:name="_Toc333524721"/>
              <w:bookmarkStart w:id="23461" w:name="_Toc335148808"/>
              <w:bookmarkEnd w:id="23460"/>
              <w:bookmarkEnd w:id="23461"/>
            </w:del>
          </w:p>
          <w:p w14:paraId="6C4F6030" w14:textId="5BEFA1D5" w:rsidR="00C969A8" w:rsidDel="00B15A0B" w:rsidRDefault="00C969A8" w:rsidP="00F2421F">
            <w:pPr>
              <w:pStyle w:val="XML2"/>
              <w:rPr>
                <w:del w:id="23462" w:author="Deepak Bansal (AZURE)" w:date="2012-08-23T22:00:00Z"/>
              </w:rPr>
            </w:pPr>
            <w:del w:id="23463" w:author="Deepak Bansal (AZURE)" w:date="2012-08-23T22:00:00Z">
              <w:r w:rsidDel="00B15A0B">
                <w:delText>}</w:delText>
              </w:r>
              <w:bookmarkStart w:id="23464" w:name="_Toc333524722"/>
              <w:bookmarkStart w:id="23465" w:name="_Toc335148809"/>
              <w:bookmarkEnd w:id="23464"/>
              <w:bookmarkEnd w:id="23465"/>
            </w:del>
          </w:p>
          <w:p w14:paraId="3C29F145" w14:textId="56CFF911" w:rsidR="00C969A8" w:rsidDel="00B15A0B" w:rsidRDefault="00C969A8" w:rsidP="00C969A8">
            <w:pPr>
              <w:pStyle w:val="XML1"/>
              <w:rPr>
                <w:del w:id="23466" w:author="Deepak Bansal (AZURE)" w:date="2012-08-23T22:00:00Z"/>
              </w:rPr>
            </w:pPr>
            <w:del w:id="23467" w:author="Deepak Bansal (AZURE)" w:date="2012-08-23T22:00:00Z">
              <w:r w:rsidDel="00B15A0B">
                <w:delText>}</w:delText>
              </w:r>
              <w:bookmarkStart w:id="23468" w:name="_Toc333524723"/>
              <w:bookmarkStart w:id="23469" w:name="_Toc335148810"/>
              <w:bookmarkEnd w:id="23468"/>
              <w:bookmarkEnd w:id="23469"/>
            </w:del>
          </w:p>
          <w:p w14:paraId="686EA9BE" w14:textId="36D45880" w:rsidR="00C969A8" w:rsidDel="00B15A0B" w:rsidRDefault="00C969A8" w:rsidP="00C969A8">
            <w:pPr>
              <w:pStyle w:val="XML1"/>
              <w:rPr>
                <w:del w:id="23470" w:author="Deepak Bansal (AZURE)" w:date="2012-08-23T22:00:00Z"/>
              </w:rPr>
            </w:pPr>
            <w:del w:id="23471" w:author="Deepak Bansal (AZURE)" w:date="2012-08-23T22:00:00Z">
              <w:r w:rsidDel="00B15A0B">
                <w:delText>typedef hex-binary {</w:delText>
              </w:r>
              <w:bookmarkStart w:id="23472" w:name="_Toc333524724"/>
              <w:bookmarkStart w:id="23473" w:name="_Toc335148811"/>
              <w:bookmarkEnd w:id="23472"/>
              <w:bookmarkEnd w:id="23473"/>
            </w:del>
          </w:p>
          <w:p w14:paraId="7872C619" w14:textId="30F41766" w:rsidR="00C969A8" w:rsidDel="00B15A0B" w:rsidRDefault="00C969A8" w:rsidP="00F2421F">
            <w:pPr>
              <w:pStyle w:val="XML2"/>
              <w:rPr>
                <w:del w:id="23474" w:author="Deepak Bansal (AZURE)" w:date="2012-08-23T22:00:00Z"/>
              </w:rPr>
            </w:pPr>
            <w:del w:id="23475" w:author="Deepak Bansal (AZURE)" w:date="2012-08-23T22:00:00Z">
              <w:r w:rsidDel="00B15A0B">
                <w:delText>type binary;</w:delText>
              </w:r>
              <w:bookmarkStart w:id="23476" w:name="_Toc333524725"/>
              <w:bookmarkStart w:id="23477" w:name="_Toc335148812"/>
              <w:bookmarkEnd w:id="23476"/>
              <w:bookmarkEnd w:id="23477"/>
            </w:del>
          </w:p>
          <w:p w14:paraId="70CAA99E" w14:textId="6DBB9B61" w:rsidR="00C969A8" w:rsidDel="00B15A0B" w:rsidRDefault="00C969A8" w:rsidP="00F2421F">
            <w:pPr>
              <w:pStyle w:val="XML2"/>
              <w:rPr>
                <w:del w:id="23478" w:author="Deepak Bansal (AZURE)" w:date="2012-08-23T22:00:00Z"/>
              </w:rPr>
            </w:pPr>
            <w:del w:id="23479" w:author="Deepak Bansal (AZURE)" w:date="2012-08-23T22:00:00Z">
              <w:r w:rsidDel="00B15A0B">
                <w:delText>description "hex binary encoded string";</w:delText>
              </w:r>
              <w:bookmarkStart w:id="23480" w:name="_Toc333524726"/>
              <w:bookmarkStart w:id="23481" w:name="_Toc335148813"/>
              <w:bookmarkEnd w:id="23480"/>
              <w:bookmarkEnd w:id="23481"/>
            </w:del>
          </w:p>
          <w:p w14:paraId="2B762D3C" w14:textId="088BBB21" w:rsidR="00C969A8" w:rsidDel="00B15A0B" w:rsidRDefault="00C969A8" w:rsidP="00F2421F">
            <w:pPr>
              <w:pStyle w:val="XML2"/>
              <w:rPr>
                <w:del w:id="23482" w:author="Deepak Bansal (AZURE)" w:date="2012-08-23T22:00:00Z"/>
              </w:rPr>
            </w:pPr>
            <w:del w:id="23483" w:author="Deepak Bansal (AZURE)" w:date="2012-08-23T22:00:00Z">
              <w:r w:rsidDel="00B15A0B">
                <w:delText>reference</w:delText>
              </w:r>
              <w:r w:rsidR="00F2421F" w:rsidDel="00B15A0B">
                <w:delText xml:space="preserve"> </w:delText>
              </w:r>
              <w:r w:rsidDel="00B15A0B">
                <w:delText>"http://www.w3.org/TR/2004/REC-xmlschema-2-20041028/datatypes.html#hexBinary";</w:delText>
              </w:r>
              <w:bookmarkStart w:id="23484" w:name="_Toc333524727"/>
              <w:bookmarkStart w:id="23485" w:name="_Toc335148814"/>
              <w:bookmarkEnd w:id="23484"/>
              <w:bookmarkEnd w:id="23485"/>
            </w:del>
          </w:p>
          <w:p w14:paraId="1B789468" w14:textId="74B8D4A8" w:rsidR="00C969A8" w:rsidDel="00B15A0B" w:rsidRDefault="00C969A8" w:rsidP="00C969A8">
            <w:pPr>
              <w:pStyle w:val="XML1"/>
              <w:rPr>
                <w:del w:id="23486" w:author="Deepak Bansal (AZURE)" w:date="2012-08-23T22:00:00Z"/>
              </w:rPr>
            </w:pPr>
            <w:del w:id="23487" w:author="Deepak Bansal (AZURE)" w:date="2012-08-23T22:00:00Z">
              <w:r w:rsidDel="00B15A0B">
                <w:delText>}</w:delText>
              </w:r>
              <w:bookmarkStart w:id="23488" w:name="_Toc333524728"/>
              <w:bookmarkStart w:id="23489" w:name="_Toc335148815"/>
              <w:bookmarkEnd w:id="23488"/>
              <w:bookmarkEnd w:id="23489"/>
            </w:del>
          </w:p>
          <w:p w14:paraId="0DC8F5F5" w14:textId="71C31E80" w:rsidR="00F63DE0" w:rsidDel="00B15A0B" w:rsidRDefault="00F63DE0" w:rsidP="00C969A8">
            <w:pPr>
              <w:pStyle w:val="XML1"/>
              <w:rPr>
                <w:del w:id="23490" w:author="Deepak Bansal (AZURE)" w:date="2012-08-23T22:00:00Z"/>
              </w:rPr>
            </w:pPr>
            <w:bookmarkStart w:id="23491" w:name="_Toc333524729"/>
            <w:bookmarkStart w:id="23492" w:name="_Toc335148816"/>
            <w:bookmarkEnd w:id="23491"/>
            <w:bookmarkEnd w:id="23492"/>
          </w:p>
          <w:p w14:paraId="2881CBF5" w14:textId="677F0C86" w:rsidR="005C38FA" w:rsidRPr="009F1B7D" w:rsidDel="00B15A0B" w:rsidRDefault="005C38FA" w:rsidP="00576FDE">
            <w:pPr>
              <w:pStyle w:val="XML1"/>
              <w:rPr>
                <w:del w:id="23493" w:author="Deepak Bansal (AZURE)" w:date="2012-08-23T22:00:00Z"/>
              </w:rPr>
            </w:pPr>
            <w:del w:id="23494" w:author="Deepak Bansal (AZURE)" w:date="2012-08-23T22:00:00Z">
              <w:r w:rsidRPr="009F1B7D" w:rsidDel="00B15A0B">
                <w:delText>group</w:delText>
              </w:r>
              <w:r w:rsidDel="00B15A0B">
                <w:delText>ing openflow-flow-table-resource</w:delText>
              </w:r>
              <w:r w:rsidRPr="009F1B7D" w:rsidDel="00B15A0B">
                <w:delText>-grouping {</w:delText>
              </w:r>
              <w:bookmarkStart w:id="23495" w:name="_Toc333524730"/>
              <w:bookmarkStart w:id="23496" w:name="_Toc335148817"/>
              <w:bookmarkEnd w:id="23495"/>
              <w:bookmarkEnd w:id="23496"/>
            </w:del>
          </w:p>
          <w:p w14:paraId="30D9A7BB" w14:textId="089F5EC8" w:rsidR="00E11EA7" w:rsidDel="00B15A0B" w:rsidRDefault="005C38FA" w:rsidP="00F2421F">
            <w:pPr>
              <w:pStyle w:val="XML2"/>
              <w:rPr>
                <w:del w:id="23497" w:author="Deepak Bansal (AZURE)" w:date="2012-08-23T22:00:00Z"/>
              </w:rPr>
            </w:pPr>
            <w:del w:id="23498" w:author="Deepak Bansal (AZURE)" w:date="2012-08-23T22:00:00Z">
              <w:r w:rsidRPr="009F1B7D" w:rsidDel="00B15A0B">
                <w:delText xml:space="preserve">description "Representation of an OpenFlow </w:delText>
              </w:r>
              <w:r w:rsidDel="00B15A0B">
                <w:delText>Flow Table Resource</w:delText>
              </w:r>
              <w:r w:rsidRPr="009F1B7D" w:rsidDel="00B15A0B">
                <w:delText>.";</w:delText>
              </w:r>
              <w:bookmarkStart w:id="23499" w:name="_Toc333524731"/>
              <w:bookmarkStart w:id="23500" w:name="_Toc335148818"/>
              <w:bookmarkEnd w:id="23499"/>
              <w:bookmarkEnd w:id="23500"/>
            </w:del>
          </w:p>
          <w:p w14:paraId="29048E12" w14:textId="78ABE12F" w:rsidR="00E11EA7" w:rsidDel="00B15A0B" w:rsidRDefault="009E6C6C" w:rsidP="00F2421F">
            <w:pPr>
              <w:pStyle w:val="XML2"/>
              <w:rPr>
                <w:del w:id="23501" w:author="Deepak Bansal (AZURE)" w:date="2012-08-23T22:00:00Z"/>
              </w:rPr>
            </w:pPr>
            <w:del w:id="23502" w:author="Deepak Bansal (AZURE)" w:date="2012-08-23T22:00:00Z">
              <w:r w:rsidDel="00B15A0B">
                <w:delText>leaf resource</w:delText>
              </w:r>
              <w:r w:rsidR="00E11EA7" w:rsidDel="00B15A0B">
                <w:delText>-id {</w:delText>
              </w:r>
              <w:bookmarkStart w:id="23503" w:name="_Toc333524732"/>
              <w:bookmarkStart w:id="23504" w:name="_Toc335148819"/>
              <w:bookmarkEnd w:id="23503"/>
              <w:bookmarkEnd w:id="23504"/>
            </w:del>
          </w:p>
          <w:p w14:paraId="2ECB19EA" w14:textId="36699E90" w:rsidR="00E11EA7" w:rsidDel="00B15A0B" w:rsidRDefault="009E6C6C" w:rsidP="00F2421F">
            <w:pPr>
              <w:pStyle w:val="XML3"/>
              <w:rPr>
                <w:del w:id="23505" w:author="Deepak Bansal (AZURE)" w:date="2012-08-23T22:00:00Z"/>
              </w:rPr>
            </w:pPr>
            <w:del w:id="23506" w:author="Deepak Bansal (AZURE)" w:date="2012-08-23T22:00:00Z">
              <w:r w:rsidDel="00B15A0B">
                <w:delText>type inet:uri</w:delText>
              </w:r>
              <w:r w:rsidR="00E11EA7" w:rsidDel="00B15A0B">
                <w:delText>;</w:delText>
              </w:r>
              <w:bookmarkStart w:id="23507" w:name="_Toc333524733"/>
              <w:bookmarkStart w:id="23508" w:name="_Toc335148820"/>
              <w:bookmarkEnd w:id="23507"/>
              <w:bookmarkEnd w:id="23508"/>
            </w:del>
          </w:p>
          <w:p w14:paraId="40ADE386" w14:textId="3FAEDE00" w:rsidR="00E11EA7" w:rsidDel="00B15A0B" w:rsidRDefault="00E11EA7" w:rsidP="00F2421F">
            <w:pPr>
              <w:pStyle w:val="XML3"/>
              <w:rPr>
                <w:del w:id="23509" w:author="Deepak Bansal (AZURE)" w:date="2012-08-23T22:00:00Z"/>
              </w:rPr>
            </w:pPr>
            <w:del w:id="23510" w:author="Deepak Bansal (AZURE)" w:date="2012-08-23T22:00:00Z">
              <w:r w:rsidDel="00B15A0B">
                <w:delText>description "An uni</w:delText>
              </w:r>
              <w:r w:rsidR="009E6C6C" w:rsidDel="00B15A0B">
                <w:delText>que but locally arbitrary identifier</w:delText>
              </w:r>
              <w:r w:rsidDel="00B15A0B">
                <w:delText xml:space="preserve"> that identifies a flow table and is persistent across reboots of the system."</w:delText>
              </w:r>
              <w:r w:rsidR="00A9398B" w:rsidDel="00B15A0B">
                <w:delText>;</w:delText>
              </w:r>
              <w:bookmarkStart w:id="23511" w:name="_Toc333524734"/>
              <w:bookmarkStart w:id="23512" w:name="_Toc335148821"/>
              <w:bookmarkEnd w:id="23511"/>
              <w:bookmarkEnd w:id="23512"/>
            </w:del>
          </w:p>
          <w:p w14:paraId="69FE6A63" w14:textId="12A4F3C4" w:rsidR="00E11EA7" w:rsidRPr="00F2421F" w:rsidDel="00B15A0B" w:rsidRDefault="00E11EA7" w:rsidP="00F2421F">
            <w:pPr>
              <w:pStyle w:val="XML2"/>
              <w:rPr>
                <w:del w:id="23513" w:author="Deepak Bansal (AZURE)" w:date="2012-08-23T22:00:00Z"/>
              </w:rPr>
            </w:pPr>
            <w:del w:id="23514" w:author="Deepak Bansal (AZURE)" w:date="2012-08-23T22:00:00Z">
              <w:r w:rsidRPr="00936ABB" w:rsidDel="00B15A0B">
                <w:delText>}</w:delText>
              </w:r>
              <w:bookmarkStart w:id="23515" w:name="_Toc333524735"/>
              <w:bookmarkStart w:id="23516" w:name="_Toc335148822"/>
              <w:bookmarkEnd w:id="23515"/>
              <w:bookmarkEnd w:id="23516"/>
            </w:del>
          </w:p>
          <w:p w14:paraId="7AC3B792" w14:textId="0DD5C04E" w:rsidR="00236C92" w:rsidRPr="00F2421F" w:rsidDel="00B15A0B" w:rsidRDefault="00A9398B" w:rsidP="00936ABB">
            <w:pPr>
              <w:pStyle w:val="XML2"/>
              <w:rPr>
                <w:del w:id="23517" w:author="Deepak Bansal (AZURE)" w:date="2012-08-23T22:00:00Z"/>
              </w:rPr>
            </w:pPr>
            <w:del w:id="23518" w:author="Deepak Bansal (AZURE)" w:date="2012-08-23T22:00:00Z">
              <w:r w:rsidRPr="00F2421F" w:rsidDel="00B15A0B">
                <w:delText>l</w:delText>
              </w:r>
              <w:r w:rsidR="00236C92" w:rsidRPr="00F2421F" w:rsidDel="00B15A0B">
                <w:delText>eaf max-entries {</w:delText>
              </w:r>
              <w:bookmarkStart w:id="23519" w:name="_Toc333524736"/>
              <w:bookmarkStart w:id="23520" w:name="_Toc335148823"/>
              <w:bookmarkEnd w:id="23519"/>
              <w:bookmarkEnd w:id="23520"/>
            </w:del>
          </w:p>
          <w:p w14:paraId="026CC7AB" w14:textId="42F8F316" w:rsidR="00236C92" w:rsidRPr="00F2421F" w:rsidDel="00B15A0B" w:rsidRDefault="00A9398B" w:rsidP="00936ABB">
            <w:pPr>
              <w:pStyle w:val="XML3"/>
              <w:rPr>
                <w:del w:id="23521" w:author="Deepak Bansal (AZURE)" w:date="2012-08-23T22:00:00Z"/>
              </w:rPr>
            </w:pPr>
            <w:del w:id="23522" w:author="Deepak Bansal (AZURE)" w:date="2012-08-23T22:00:00Z">
              <w:r w:rsidRPr="00936ABB" w:rsidDel="00B15A0B">
                <w:delText>t</w:delText>
              </w:r>
              <w:r w:rsidR="00236C92" w:rsidRPr="00936ABB" w:rsidDel="00B15A0B">
                <w:delText>ype uint8;</w:delText>
              </w:r>
              <w:bookmarkStart w:id="23523" w:name="_Toc333524737"/>
              <w:bookmarkStart w:id="23524" w:name="_Toc335148824"/>
              <w:bookmarkEnd w:id="23523"/>
              <w:bookmarkEnd w:id="23524"/>
            </w:del>
          </w:p>
          <w:p w14:paraId="2E1DBF0B" w14:textId="7619FF33" w:rsidR="00236C92" w:rsidDel="00B15A0B" w:rsidRDefault="00697A8C" w:rsidP="00936ABB">
            <w:pPr>
              <w:pStyle w:val="XML3"/>
              <w:rPr>
                <w:del w:id="23525" w:author="Deepak Bansal (AZURE)" w:date="2012-08-23T22:00:00Z"/>
              </w:rPr>
            </w:pPr>
            <w:del w:id="23526" w:author="Deepak Bansal (AZURE)" w:date="2012-08-23T22:00:00Z">
              <w:r w:rsidDel="00B15A0B">
                <w:delText>description</w:delText>
              </w:r>
              <w:r w:rsidR="00236C92" w:rsidDel="00B15A0B">
                <w:delText xml:space="preserve"> </w:delText>
              </w:r>
              <w:r w:rsidR="00236C92" w:rsidRPr="009F1B7D" w:rsidDel="00B15A0B">
                <w:delText>"</w:delText>
              </w:r>
              <w:r w:rsidR="00236C92" w:rsidDel="00B15A0B">
                <w:delText>The maximum number of flow entries supported</w:delText>
              </w:r>
              <w:r w:rsidR="00A05260" w:rsidDel="00B15A0B">
                <w:delText xml:space="preserve"> by the flow table.</w:delText>
              </w:r>
              <w:r w:rsidR="00236C92" w:rsidRPr="009F1B7D" w:rsidDel="00B15A0B">
                <w:delText>"</w:delText>
              </w:r>
              <w:r w:rsidR="00A9398B" w:rsidDel="00B15A0B">
                <w:delText>;</w:delText>
              </w:r>
              <w:bookmarkStart w:id="23527" w:name="_Toc333524738"/>
              <w:bookmarkStart w:id="23528" w:name="_Toc335148825"/>
              <w:bookmarkEnd w:id="23527"/>
              <w:bookmarkEnd w:id="23528"/>
            </w:del>
          </w:p>
          <w:p w14:paraId="560E2128" w14:textId="2F6D39F1" w:rsidR="00236C92" w:rsidDel="00B15A0B" w:rsidRDefault="00236C92" w:rsidP="00936ABB">
            <w:pPr>
              <w:pStyle w:val="XML2"/>
              <w:rPr>
                <w:del w:id="23529" w:author="Deepak Bansal (AZURE)" w:date="2012-08-23T22:00:00Z"/>
              </w:rPr>
            </w:pPr>
            <w:del w:id="23530" w:author="Deepak Bansal (AZURE)" w:date="2012-08-23T22:00:00Z">
              <w:r w:rsidDel="00B15A0B">
                <w:delText>}</w:delText>
              </w:r>
              <w:bookmarkStart w:id="23531" w:name="_Toc333524739"/>
              <w:bookmarkStart w:id="23532" w:name="_Toc335148826"/>
              <w:bookmarkEnd w:id="23531"/>
              <w:bookmarkEnd w:id="23532"/>
            </w:del>
          </w:p>
          <w:p w14:paraId="3EBECB8D" w14:textId="2632B7D7" w:rsidR="00733DFC" w:rsidDel="00B15A0B" w:rsidRDefault="00733DFC" w:rsidP="00936ABB">
            <w:pPr>
              <w:pStyle w:val="XML2"/>
              <w:rPr>
                <w:del w:id="23533" w:author="Deepak Bansal (AZURE)" w:date="2012-08-23T22:00:00Z"/>
              </w:rPr>
            </w:pPr>
            <w:del w:id="23534" w:author="Deepak Bansal (AZURE)" w:date="2012-08-23T22:00:00Z">
              <w:r w:rsidDel="00B15A0B">
                <w:delText>container next-tables {</w:delText>
              </w:r>
              <w:bookmarkStart w:id="23535" w:name="_Toc333524740"/>
              <w:bookmarkStart w:id="23536" w:name="_Toc335148827"/>
              <w:bookmarkEnd w:id="23535"/>
              <w:bookmarkEnd w:id="23536"/>
            </w:del>
          </w:p>
          <w:p w14:paraId="4B4E3A9B" w14:textId="200933DC" w:rsidR="00733DFC" w:rsidDel="00B15A0B" w:rsidRDefault="00733DFC" w:rsidP="00936ABB">
            <w:pPr>
              <w:pStyle w:val="XML3"/>
              <w:rPr>
                <w:del w:id="23537" w:author="Deepak Bansal (AZURE)" w:date="2012-08-23T22:00:00Z"/>
              </w:rPr>
            </w:pPr>
            <w:del w:id="23538" w:author="Deepak Bansal (AZURE)" w:date="2012-08-23T22:00:00Z">
              <w:r w:rsidDel="00B15A0B">
                <w:delText>leaf-list table-id {</w:delText>
              </w:r>
              <w:bookmarkStart w:id="23539" w:name="_Toc333524741"/>
              <w:bookmarkStart w:id="23540" w:name="_Toc335148828"/>
              <w:bookmarkEnd w:id="23539"/>
              <w:bookmarkEnd w:id="23540"/>
            </w:del>
          </w:p>
          <w:p w14:paraId="7E2A3E1E" w14:textId="43931D99" w:rsidR="00C1050D" w:rsidDel="00B15A0B" w:rsidRDefault="00C1050D" w:rsidP="00936ABB">
            <w:pPr>
              <w:pStyle w:val="XML4"/>
              <w:rPr>
                <w:del w:id="23541" w:author="Deepak Bansal (AZURE)" w:date="2012-08-23T22:00:00Z"/>
              </w:rPr>
            </w:pPr>
            <w:del w:id="23542" w:author="Deepak Bansal (AZURE)" w:date="2012-08-23T22:00:00Z">
              <w:r w:rsidDel="00B15A0B">
                <w:delText>type inet:uri;</w:delText>
              </w:r>
              <w:bookmarkStart w:id="23543" w:name="_Toc333524742"/>
              <w:bookmarkStart w:id="23544" w:name="_Toc335148829"/>
              <w:bookmarkEnd w:id="23543"/>
              <w:bookmarkEnd w:id="23544"/>
            </w:del>
          </w:p>
          <w:p w14:paraId="6D07334E" w14:textId="12F8E346" w:rsidR="00733DFC" w:rsidDel="00B15A0B" w:rsidRDefault="00733DFC" w:rsidP="00936ABB">
            <w:pPr>
              <w:pStyle w:val="XML3"/>
              <w:rPr>
                <w:del w:id="23545" w:author="Deepak Bansal (AZURE)" w:date="2012-08-23T22:00:00Z"/>
              </w:rPr>
            </w:pPr>
            <w:del w:id="23546" w:author="Deepak Bansal (AZURE)" w:date="2012-08-23T22:00:00Z">
              <w:r w:rsidDel="00B15A0B">
                <w:delText>}</w:delText>
              </w:r>
              <w:bookmarkStart w:id="23547" w:name="_Toc333524743"/>
              <w:bookmarkStart w:id="23548" w:name="_Toc335148830"/>
              <w:bookmarkEnd w:id="23547"/>
              <w:bookmarkEnd w:id="23548"/>
            </w:del>
          </w:p>
          <w:p w14:paraId="4C4B1124" w14:textId="128CF47A" w:rsidR="00C1050D" w:rsidDel="00B15A0B" w:rsidRDefault="00C1050D" w:rsidP="00936ABB">
            <w:pPr>
              <w:pStyle w:val="XML3"/>
              <w:rPr>
                <w:del w:id="23549" w:author="Deepak Bansal (AZURE)" w:date="2012-08-23T22:00:00Z"/>
              </w:rPr>
            </w:pPr>
            <w:del w:id="23550" w:author="Deepak Bansal (AZURE)" w:date="2012-08-23T22:00:00Z">
              <w:r w:rsidDel="00B15A0B">
                <w:delText>description "The array of flow table ids that can be directly reached from the present table using "goto-table" instruction.";</w:delText>
              </w:r>
              <w:bookmarkStart w:id="23551" w:name="_Toc333524744"/>
              <w:bookmarkStart w:id="23552" w:name="_Toc335148831"/>
              <w:bookmarkEnd w:id="23551"/>
              <w:bookmarkEnd w:id="23552"/>
            </w:del>
          </w:p>
          <w:p w14:paraId="06BA26D7" w14:textId="3AF70CDC" w:rsidR="00733DFC" w:rsidDel="00B15A0B" w:rsidRDefault="00733DFC" w:rsidP="00936ABB">
            <w:pPr>
              <w:pStyle w:val="XML2"/>
              <w:rPr>
                <w:del w:id="23553" w:author="Deepak Bansal (AZURE)" w:date="2012-08-23T22:00:00Z"/>
              </w:rPr>
            </w:pPr>
            <w:del w:id="23554" w:author="Deepak Bansal (AZURE)" w:date="2012-08-23T22:00:00Z">
              <w:r w:rsidDel="00B15A0B">
                <w:delText>}</w:delText>
              </w:r>
              <w:bookmarkStart w:id="23555" w:name="_Toc333524745"/>
              <w:bookmarkStart w:id="23556" w:name="_Toc335148832"/>
              <w:bookmarkEnd w:id="23555"/>
              <w:bookmarkEnd w:id="23556"/>
            </w:del>
          </w:p>
          <w:p w14:paraId="60444895" w14:textId="6BE0010D" w:rsidR="00E11EA7" w:rsidDel="00B15A0B" w:rsidRDefault="00E11EA7" w:rsidP="00936ABB">
            <w:pPr>
              <w:pStyle w:val="XML2"/>
              <w:rPr>
                <w:del w:id="23557" w:author="Deepak Bansal (AZURE)" w:date="2012-08-23T22:00:00Z"/>
              </w:rPr>
            </w:pPr>
            <w:del w:id="23558" w:author="Deepak Bansal (AZURE)" w:date="2012-08-23T22:00:00Z">
              <w:r w:rsidDel="00B15A0B">
                <w:delText>container instructions {</w:delText>
              </w:r>
              <w:bookmarkStart w:id="23559" w:name="_Toc333524746"/>
              <w:bookmarkStart w:id="23560" w:name="_Toc335148833"/>
              <w:bookmarkEnd w:id="23559"/>
              <w:bookmarkEnd w:id="23560"/>
            </w:del>
          </w:p>
          <w:p w14:paraId="36A15632" w14:textId="79DA6C42" w:rsidR="00E11EA7" w:rsidDel="00B15A0B" w:rsidRDefault="00E11EA7" w:rsidP="00936ABB">
            <w:pPr>
              <w:pStyle w:val="XML3"/>
              <w:rPr>
                <w:del w:id="23561" w:author="Deepak Bansal (AZURE)" w:date="2012-08-23T22:00:00Z"/>
              </w:rPr>
            </w:pPr>
            <w:del w:id="23562" w:author="Deepak Bansal (AZURE)" w:date="2012-08-23T22:00:00Z">
              <w:r w:rsidDel="00B15A0B">
                <w:delText>leaf-list type {</w:delText>
              </w:r>
              <w:bookmarkStart w:id="23563" w:name="_Toc333524747"/>
              <w:bookmarkStart w:id="23564" w:name="_Toc335148834"/>
              <w:bookmarkEnd w:id="23563"/>
              <w:bookmarkEnd w:id="23564"/>
            </w:del>
          </w:p>
          <w:p w14:paraId="66747C60" w14:textId="59D37DC1" w:rsidR="00E11EA7" w:rsidDel="00B15A0B" w:rsidRDefault="00E11EA7" w:rsidP="00936ABB">
            <w:pPr>
              <w:pStyle w:val="XML4"/>
              <w:rPr>
                <w:del w:id="23565" w:author="Deepak Bansal (AZURE)" w:date="2012-08-23T22:00:00Z"/>
              </w:rPr>
            </w:pPr>
            <w:del w:id="23566" w:author="Deepak Bansal (AZURE)" w:date="2012-08-23T22:00:00Z">
              <w:r w:rsidDel="00B15A0B">
                <w:delText>type instruction-type;</w:delText>
              </w:r>
              <w:bookmarkStart w:id="23567" w:name="_Toc333524748"/>
              <w:bookmarkStart w:id="23568" w:name="_Toc335148835"/>
              <w:bookmarkEnd w:id="23567"/>
              <w:bookmarkEnd w:id="23568"/>
            </w:del>
          </w:p>
          <w:p w14:paraId="1DD46244" w14:textId="1A95F0F2" w:rsidR="00E11EA7" w:rsidDel="00B15A0B" w:rsidRDefault="00E11EA7" w:rsidP="00936ABB">
            <w:pPr>
              <w:pStyle w:val="XML3"/>
              <w:rPr>
                <w:del w:id="23569" w:author="Deepak Bansal (AZURE)" w:date="2012-08-23T22:00:00Z"/>
              </w:rPr>
            </w:pPr>
            <w:del w:id="23570" w:author="Deepak Bansal (AZURE)" w:date="2012-08-23T22:00:00Z">
              <w:r w:rsidDel="00B15A0B">
                <w:delText>}</w:delText>
              </w:r>
              <w:bookmarkStart w:id="23571" w:name="_Toc333524749"/>
              <w:bookmarkStart w:id="23572" w:name="_Toc335148836"/>
              <w:bookmarkEnd w:id="23571"/>
              <w:bookmarkEnd w:id="23572"/>
            </w:del>
          </w:p>
          <w:p w14:paraId="51D81C77" w14:textId="150CA6E1" w:rsidR="00A05260" w:rsidDel="00B15A0B" w:rsidRDefault="00A05260" w:rsidP="00936ABB">
            <w:pPr>
              <w:pStyle w:val="XML3"/>
              <w:rPr>
                <w:del w:id="23573" w:author="Deepak Bansal (AZURE)" w:date="2012-08-23T22:00:00Z"/>
              </w:rPr>
            </w:pPr>
            <w:del w:id="23574" w:author="Deepak Bansal (AZURE)" w:date="2012-08-23T22:00:00Z">
              <w:r w:rsidDel="00B15A0B">
                <w:delText xml:space="preserve">description </w:delText>
              </w:r>
              <w:r w:rsidRPr="009F1B7D" w:rsidDel="00B15A0B">
                <w:delText>"</w:delText>
              </w:r>
              <w:r w:rsidDel="00B15A0B">
                <w:delText>The instruction types supported by the flow table.</w:delText>
              </w:r>
              <w:r w:rsidRPr="009F1B7D" w:rsidDel="00B15A0B">
                <w:delText>"</w:delText>
              </w:r>
              <w:bookmarkStart w:id="23575" w:name="_Toc333524750"/>
              <w:bookmarkStart w:id="23576" w:name="_Toc335148837"/>
              <w:bookmarkEnd w:id="23575"/>
              <w:bookmarkEnd w:id="23576"/>
            </w:del>
          </w:p>
          <w:p w14:paraId="77CA9A0D" w14:textId="1A55565B" w:rsidR="00E11EA7" w:rsidDel="00B15A0B" w:rsidRDefault="00E11EA7" w:rsidP="00936ABB">
            <w:pPr>
              <w:pStyle w:val="XML2"/>
              <w:rPr>
                <w:del w:id="23577" w:author="Deepak Bansal (AZURE)" w:date="2012-08-23T22:00:00Z"/>
              </w:rPr>
            </w:pPr>
            <w:del w:id="23578" w:author="Deepak Bansal (AZURE)" w:date="2012-08-23T22:00:00Z">
              <w:r w:rsidDel="00B15A0B">
                <w:delText>}</w:delText>
              </w:r>
              <w:bookmarkStart w:id="23579" w:name="_Toc333524751"/>
              <w:bookmarkStart w:id="23580" w:name="_Toc335148838"/>
              <w:bookmarkEnd w:id="23579"/>
              <w:bookmarkEnd w:id="23580"/>
            </w:del>
          </w:p>
          <w:p w14:paraId="3284CC46" w14:textId="3702FA44" w:rsidR="00E11EA7" w:rsidDel="00B15A0B" w:rsidRDefault="00E11EA7" w:rsidP="00936ABB">
            <w:pPr>
              <w:pStyle w:val="XML2"/>
              <w:rPr>
                <w:del w:id="23581" w:author="Deepak Bansal (AZURE)" w:date="2012-08-23T22:00:00Z"/>
              </w:rPr>
            </w:pPr>
            <w:del w:id="23582" w:author="Deepak Bansal (AZURE)" w:date="2012-08-23T22:00:00Z">
              <w:r w:rsidDel="00B15A0B">
                <w:delText>container matches {</w:delText>
              </w:r>
              <w:bookmarkStart w:id="23583" w:name="_Toc333524752"/>
              <w:bookmarkStart w:id="23584" w:name="_Toc335148839"/>
              <w:bookmarkEnd w:id="23583"/>
              <w:bookmarkEnd w:id="23584"/>
            </w:del>
          </w:p>
          <w:p w14:paraId="2B9D7452" w14:textId="4691616E" w:rsidR="00E11EA7" w:rsidDel="00B15A0B" w:rsidRDefault="00E11EA7" w:rsidP="00936ABB">
            <w:pPr>
              <w:pStyle w:val="XML3"/>
              <w:rPr>
                <w:del w:id="23585" w:author="Deepak Bansal (AZURE)" w:date="2012-08-23T22:00:00Z"/>
              </w:rPr>
            </w:pPr>
            <w:del w:id="23586" w:author="Deepak Bansal (AZURE)" w:date="2012-08-23T22:00:00Z">
              <w:r w:rsidDel="00B15A0B">
                <w:delText>leaf-list type {</w:delText>
              </w:r>
              <w:bookmarkStart w:id="23587" w:name="_Toc333524753"/>
              <w:bookmarkStart w:id="23588" w:name="_Toc335148840"/>
              <w:bookmarkEnd w:id="23587"/>
              <w:bookmarkEnd w:id="23588"/>
            </w:del>
          </w:p>
          <w:p w14:paraId="52842DED" w14:textId="7AAEEF97" w:rsidR="00E11EA7" w:rsidDel="00B15A0B" w:rsidRDefault="00E11EA7" w:rsidP="00936ABB">
            <w:pPr>
              <w:pStyle w:val="XML4"/>
              <w:rPr>
                <w:del w:id="23589" w:author="Deepak Bansal (AZURE)" w:date="2012-08-23T22:00:00Z"/>
              </w:rPr>
            </w:pPr>
            <w:del w:id="23590" w:author="Deepak Bansal (AZURE)" w:date="2012-08-23T22:00:00Z">
              <w:r w:rsidDel="00B15A0B">
                <w:delText>type match</w:delText>
              </w:r>
              <w:r w:rsidR="00252166" w:rsidDel="00B15A0B">
                <w:delText>-field</w:delText>
              </w:r>
              <w:r w:rsidDel="00B15A0B">
                <w:delText>-type;</w:delText>
              </w:r>
              <w:bookmarkStart w:id="23591" w:name="_Toc333524754"/>
              <w:bookmarkStart w:id="23592" w:name="_Toc335148841"/>
              <w:bookmarkEnd w:id="23591"/>
              <w:bookmarkEnd w:id="23592"/>
            </w:del>
          </w:p>
          <w:p w14:paraId="33E2C985" w14:textId="0BD2D3B4" w:rsidR="00E11EA7" w:rsidDel="00B15A0B" w:rsidRDefault="00E11EA7" w:rsidP="00936ABB">
            <w:pPr>
              <w:pStyle w:val="XML3"/>
              <w:rPr>
                <w:del w:id="23593" w:author="Deepak Bansal (AZURE)" w:date="2012-08-23T22:00:00Z"/>
              </w:rPr>
            </w:pPr>
            <w:del w:id="23594" w:author="Deepak Bansal (AZURE)" w:date="2012-08-23T22:00:00Z">
              <w:r w:rsidDel="00B15A0B">
                <w:delText>}</w:delText>
              </w:r>
              <w:bookmarkStart w:id="23595" w:name="_Toc333524755"/>
              <w:bookmarkStart w:id="23596" w:name="_Toc335148842"/>
              <w:bookmarkEnd w:id="23595"/>
              <w:bookmarkEnd w:id="23596"/>
            </w:del>
          </w:p>
          <w:p w14:paraId="67BF1D83" w14:textId="3BF3CF7C" w:rsidR="00697A8C" w:rsidDel="00B15A0B" w:rsidRDefault="00697A8C" w:rsidP="00936ABB">
            <w:pPr>
              <w:pStyle w:val="XML3"/>
              <w:rPr>
                <w:del w:id="23597" w:author="Deepak Bansal (AZURE)" w:date="2012-08-23T22:00:00Z"/>
              </w:rPr>
            </w:pPr>
            <w:del w:id="23598" w:author="Deepak Bansal (AZURE)" w:date="2012-08-23T22:00:00Z">
              <w:r w:rsidDel="00B15A0B">
                <w:delText xml:space="preserve">description </w:delText>
              </w:r>
              <w:r w:rsidRPr="009F1B7D" w:rsidDel="00B15A0B">
                <w:delText>"</w:delText>
              </w:r>
              <w:r w:rsidDel="00B15A0B">
                <w:delText>The match types supported by the flow table.</w:delText>
              </w:r>
              <w:r w:rsidRPr="009F1B7D" w:rsidDel="00B15A0B">
                <w:delText>"</w:delText>
              </w:r>
              <w:bookmarkStart w:id="23599" w:name="_Toc333524756"/>
              <w:bookmarkStart w:id="23600" w:name="_Toc335148843"/>
              <w:bookmarkEnd w:id="23599"/>
              <w:bookmarkEnd w:id="23600"/>
            </w:del>
          </w:p>
          <w:p w14:paraId="1E59C6CA" w14:textId="2325B387" w:rsidR="00E11EA7" w:rsidDel="00B15A0B" w:rsidRDefault="00E11EA7" w:rsidP="00936ABB">
            <w:pPr>
              <w:pStyle w:val="XML2"/>
              <w:rPr>
                <w:del w:id="23601" w:author="Deepak Bansal (AZURE)" w:date="2012-08-23T22:00:00Z"/>
              </w:rPr>
            </w:pPr>
            <w:del w:id="23602" w:author="Deepak Bansal (AZURE)" w:date="2012-08-23T22:00:00Z">
              <w:r w:rsidDel="00B15A0B">
                <w:delText>}</w:delText>
              </w:r>
              <w:bookmarkStart w:id="23603" w:name="_Toc333524757"/>
              <w:bookmarkStart w:id="23604" w:name="_Toc335148844"/>
              <w:bookmarkEnd w:id="23603"/>
              <w:bookmarkEnd w:id="23604"/>
            </w:del>
          </w:p>
          <w:p w14:paraId="752BF431" w14:textId="55F4CC6D" w:rsidR="00E11EA7" w:rsidDel="00B15A0B" w:rsidRDefault="00E11EA7" w:rsidP="00936ABB">
            <w:pPr>
              <w:pStyle w:val="XML2"/>
              <w:rPr>
                <w:del w:id="23605" w:author="Deepak Bansal (AZURE)" w:date="2012-08-23T22:00:00Z"/>
              </w:rPr>
            </w:pPr>
            <w:del w:id="23606" w:author="Deepak Bansal (AZURE)" w:date="2012-08-23T22:00:00Z">
              <w:r w:rsidDel="00B15A0B">
                <w:delText>container write-actions {</w:delText>
              </w:r>
              <w:bookmarkStart w:id="23607" w:name="_Toc333524758"/>
              <w:bookmarkStart w:id="23608" w:name="_Toc335148845"/>
              <w:bookmarkEnd w:id="23607"/>
              <w:bookmarkEnd w:id="23608"/>
            </w:del>
          </w:p>
          <w:p w14:paraId="32440093" w14:textId="34FD9F4F" w:rsidR="00E11EA7" w:rsidDel="00B15A0B" w:rsidRDefault="00E11EA7" w:rsidP="00936ABB">
            <w:pPr>
              <w:pStyle w:val="XML3"/>
              <w:rPr>
                <w:del w:id="23609" w:author="Deepak Bansal (AZURE)" w:date="2012-08-23T22:00:00Z"/>
              </w:rPr>
            </w:pPr>
            <w:del w:id="23610" w:author="Deepak Bansal (AZURE)" w:date="2012-08-23T22:00:00Z">
              <w:r w:rsidDel="00B15A0B">
                <w:delText>leaf-list type {</w:delText>
              </w:r>
              <w:bookmarkStart w:id="23611" w:name="_Toc333524759"/>
              <w:bookmarkStart w:id="23612" w:name="_Toc335148846"/>
              <w:bookmarkEnd w:id="23611"/>
              <w:bookmarkEnd w:id="23612"/>
            </w:del>
          </w:p>
          <w:p w14:paraId="75D6DC25" w14:textId="1756CB77" w:rsidR="00E11EA7" w:rsidDel="00B15A0B" w:rsidRDefault="00E11EA7" w:rsidP="00936ABB">
            <w:pPr>
              <w:pStyle w:val="XML4"/>
              <w:rPr>
                <w:del w:id="23613" w:author="Deepak Bansal (AZURE)" w:date="2012-08-23T22:00:00Z"/>
              </w:rPr>
            </w:pPr>
            <w:del w:id="23614" w:author="Deepak Bansal (AZURE)" w:date="2012-08-23T22:00:00Z">
              <w:r w:rsidDel="00B15A0B">
                <w:delText>type action-type;</w:delText>
              </w:r>
              <w:bookmarkStart w:id="23615" w:name="_Toc333524760"/>
              <w:bookmarkStart w:id="23616" w:name="_Toc335148847"/>
              <w:bookmarkEnd w:id="23615"/>
              <w:bookmarkEnd w:id="23616"/>
            </w:del>
          </w:p>
          <w:p w14:paraId="4EC861FD" w14:textId="589F117F" w:rsidR="00E11EA7" w:rsidDel="00B15A0B" w:rsidRDefault="00E11EA7" w:rsidP="00936ABB">
            <w:pPr>
              <w:pStyle w:val="XML3"/>
              <w:rPr>
                <w:del w:id="23617" w:author="Deepak Bansal (AZURE)" w:date="2012-08-23T22:00:00Z"/>
              </w:rPr>
            </w:pPr>
            <w:del w:id="23618" w:author="Deepak Bansal (AZURE)" w:date="2012-08-23T22:00:00Z">
              <w:r w:rsidDel="00B15A0B">
                <w:delText>}</w:delText>
              </w:r>
              <w:bookmarkStart w:id="23619" w:name="_Toc333524761"/>
              <w:bookmarkStart w:id="23620" w:name="_Toc335148848"/>
              <w:bookmarkEnd w:id="23619"/>
              <w:bookmarkEnd w:id="23620"/>
            </w:del>
          </w:p>
          <w:p w14:paraId="2A852A11" w14:textId="6E501750" w:rsidR="00697A8C" w:rsidDel="00B15A0B" w:rsidRDefault="00697A8C" w:rsidP="00936ABB">
            <w:pPr>
              <w:pStyle w:val="XML3"/>
              <w:rPr>
                <w:del w:id="23621" w:author="Deepak Bansal (AZURE)" w:date="2012-08-23T22:00:00Z"/>
              </w:rPr>
            </w:pPr>
            <w:del w:id="23622" w:author="Deepak Bansal (AZURE)" w:date="2012-08-23T22:00:00Z">
              <w:r w:rsidDel="00B15A0B">
                <w:delText xml:space="preserve">description </w:delText>
              </w:r>
              <w:r w:rsidRPr="009F1B7D" w:rsidDel="00B15A0B">
                <w:delText>"</w:delText>
              </w:r>
              <w:r w:rsidDel="00B15A0B">
                <w:delText>The write action types supported by the flow table.</w:delText>
              </w:r>
              <w:r w:rsidRPr="009F1B7D" w:rsidDel="00B15A0B">
                <w:delText>"</w:delText>
              </w:r>
              <w:bookmarkStart w:id="23623" w:name="_Toc333524762"/>
              <w:bookmarkStart w:id="23624" w:name="_Toc335148849"/>
              <w:bookmarkEnd w:id="23623"/>
              <w:bookmarkEnd w:id="23624"/>
            </w:del>
          </w:p>
          <w:p w14:paraId="78640BFC" w14:textId="0D03B7FE" w:rsidR="00E11EA7" w:rsidDel="00B15A0B" w:rsidRDefault="00E11EA7" w:rsidP="00936ABB">
            <w:pPr>
              <w:pStyle w:val="XML2"/>
              <w:rPr>
                <w:del w:id="23625" w:author="Deepak Bansal (AZURE)" w:date="2012-08-23T22:00:00Z"/>
              </w:rPr>
            </w:pPr>
            <w:del w:id="23626" w:author="Deepak Bansal (AZURE)" w:date="2012-08-23T22:00:00Z">
              <w:r w:rsidDel="00B15A0B">
                <w:delText>}</w:delText>
              </w:r>
              <w:bookmarkStart w:id="23627" w:name="_Toc333524763"/>
              <w:bookmarkStart w:id="23628" w:name="_Toc335148850"/>
              <w:bookmarkEnd w:id="23627"/>
              <w:bookmarkEnd w:id="23628"/>
            </w:del>
          </w:p>
          <w:p w14:paraId="312CC406" w14:textId="07F35680" w:rsidR="00E11EA7" w:rsidDel="00B15A0B" w:rsidRDefault="00E11EA7" w:rsidP="00936ABB">
            <w:pPr>
              <w:pStyle w:val="XML2"/>
              <w:rPr>
                <w:del w:id="23629" w:author="Deepak Bansal (AZURE)" w:date="2012-08-23T22:00:00Z"/>
              </w:rPr>
            </w:pPr>
            <w:del w:id="23630" w:author="Deepak Bansal (AZURE)" w:date="2012-08-23T22:00:00Z">
              <w:r w:rsidDel="00B15A0B">
                <w:delText>container apply-actions {</w:delText>
              </w:r>
              <w:bookmarkStart w:id="23631" w:name="_Toc333524764"/>
              <w:bookmarkStart w:id="23632" w:name="_Toc335148851"/>
              <w:bookmarkEnd w:id="23631"/>
              <w:bookmarkEnd w:id="23632"/>
            </w:del>
          </w:p>
          <w:p w14:paraId="1D68EF3A" w14:textId="3DBCC262" w:rsidR="00E11EA7" w:rsidDel="00B15A0B" w:rsidRDefault="00E11EA7" w:rsidP="00936ABB">
            <w:pPr>
              <w:pStyle w:val="XML3"/>
              <w:rPr>
                <w:del w:id="23633" w:author="Deepak Bansal (AZURE)" w:date="2012-08-23T22:00:00Z"/>
              </w:rPr>
            </w:pPr>
            <w:del w:id="23634" w:author="Deepak Bansal (AZURE)" w:date="2012-08-23T22:00:00Z">
              <w:r w:rsidDel="00B15A0B">
                <w:delText>leaf-list type {</w:delText>
              </w:r>
              <w:bookmarkStart w:id="23635" w:name="_Toc333524765"/>
              <w:bookmarkStart w:id="23636" w:name="_Toc335148852"/>
              <w:bookmarkEnd w:id="23635"/>
              <w:bookmarkEnd w:id="23636"/>
            </w:del>
          </w:p>
          <w:p w14:paraId="5DAE3DC3" w14:textId="33C1177D" w:rsidR="00E11EA7" w:rsidDel="00B15A0B" w:rsidRDefault="00E11EA7" w:rsidP="00936ABB">
            <w:pPr>
              <w:pStyle w:val="XML4"/>
              <w:rPr>
                <w:del w:id="23637" w:author="Deepak Bansal (AZURE)" w:date="2012-08-23T22:00:00Z"/>
              </w:rPr>
            </w:pPr>
            <w:del w:id="23638" w:author="Deepak Bansal (AZURE)" w:date="2012-08-23T22:00:00Z">
              <w:r w:rsidDel="00B15A0B">
                <w:delText>type action-type;</w:delText>
              </w:r>
              <w:bookmarkStart w:id="23639" w:name="_Toc333524766"/>
              <w:bookmarkStart w:id="23640" w:name="_Toc335148853"/>
              <w:bookmarkEnd w:id="23639"/>
              <w:bookmarkEnd w:id="23640"/>
            </w:del>
          </w:p>
          <w:p w14:paraId="00845CCD" w14:textId="7D946C51" w:rsidR="00E11EA7" w:rsidDel="00B15A0B" w:rsidRDefault="00E11EA7" w:rsidP="00936ABB">
            <w:pPr>
              <w:pStyle w:val="XML3"/>
              <w:rPr>
                <w:del w:id="23641" w:author="Deepak Bansal (AZURE)" w:date="2012-08-23T22:00:00Z"/>
              </w:rPr>
            </w:pPr>
            <w:del w:id="23642" w:author="Deepak Bansal (AZURE)" w:date="2012-08-23T22:00:00Z">
              <w:r w:rsidDel="00B15A0B">
                <w:delText>}</w:delText>
              </w:r>
              <w:bookmarkStart w:id="23643" w:name="_Toc333524767"/>
              <w:bookmarkStart w:id="23644" w:name="_Toc335148854"/>
              <w:bookmarkEnd w:id="23643"/>
              <w:bookmarkEnd w:id="23644"/>
            </w:del>
          </w:p>
          <w:p w14:paraId="7EA5DB9E" w14:textId="3F803788" w:rsidR="00697A8C" w:rsidDel="00B15A0B" w:rsidRDefault="00697A8C" w:rsidP="00936ABB">
            <w:pPr>
              <w:pStyle w:val="XML3"/>
              <w:rPr>
                <w:del w:id="23645" w:author="Deepak Bansal (AZURE)" w:date="2012-08-23T22:00:00Z"/>
              </w:rPr>
            </w:pPr>
            <w:del w:id="23646" w:author="Deepak Bansal (AZURE)" w:date="2012-08-23T22:00:00Z">
              <w:r w:rsidDel="00B15A0B">
                <w:delText xml:space="preserve">description </w:delText>
              </w:r>
              <w:r w:rsidRPr="009F1B7D" w:rsidDel="00B15A0B">
                <w:delText>"</w:delText>
              </w:r>
              <w:r w:rsidDel="00B15A0B">
                <w:delText>The apply action types supported by the flow table.</w:delText>
              </w:r>
              <w:r w:rsidRPr="009F1B7D" w:rsidDel="00B15A0B">
                <w:delText>"</w:delText>
              </w:r>
              <w:bookmarkStart w:id="23647" w:name="_Toc333524768"/>
              <w:bookmarkStart w:id="23648" w:name="_Toc335148855"/>
              <w:bookmarkEnd w:id="23647"/>
              <w:bookmarkEnd w:id="23648"/>
            </w:del>
          </w:p>
          <w:p w14:paraId="70E8DAB8" w14:textId="6FFD79E7" w:rsidR="00E11EA7" w:rsidDel="00B15A0B" w:rsidRDefault="00E11EA7" w:rsidP="00936ABB">
            <w:pPr>
              <w:pStyle w:val="XML2"/>
              <w:rPr>
                <w:del w:id="23649" w:author="Deepak Bansal (AZURE)" w:date="2012-08-23T22:00:00Z"/>
              </w:rPr>
            </w:pPr>
            <w:del w:id="23650" w:author="Deepak Bansal (AZURE)" w:date="2012-08-23T22:00:00Z">
              <w:r w:rsidDel="00B15A0B">
                <w:delText>}</w:delText>
              </w:r>
              <w:bookmarkStart w:id="23651" w:name="_Toc333524769"/>
              <w:bookmarkStart w:id="23652" w:name="_Toc335148856"/>
              <w:bookmarkEnd w:id="23651"/>
              <w:bookmarkEnd w:id="23652"/>
            </w:del>
          </w:p>
          <w:p w14:paraId="54F1B817" w14:textId="646A1B29" w:rsidR="00252166" w:rsidDel="00B15A0B" w:rsidRDefault="00252166" w:rsidP="00936ABB">
            <w:pPr>
              <w:pStyle w:val="XML2"/>
              <w:rPr>
                <w:del w:id="23653" w:author="Deepak Bansal (AZURE)" w:date="2012-08-23T22:00:00Z"/>
              </w:rPr>
            </w:pPr>
            <w:del w:id="23654" w:author="Deepak Bansal (AZURE)" w:date="2012-08-23T22:00:00Z">
              <w:r w:rsidDel="00B15A0B">
                <w:delText>container write-setfields {</w:delText>
              </w:r>
              <w:bookmarkStart w:id="23655" w:name="_Toc333524770"/>
              <w:bookmarkStart w:id="23656" w:name="_Toc335148857"/>
              <w:bookmarkEnd w:id="23655"/>
              <w:bookmarkEnd w:id="23656"/>
            </w:del>
          </w:p>
          <w:p w14:paraId="58303E1E" w14:textId="19A4A18F" w:rsidR="00252166" w:rsidDel="00B15A0B" w:rsidRDefault="00252166" w:rsidP="00936ABB">
            <w:pPr>
              <w:pStyle w:val="XML3"/>
              <w:rPr>
                <w:del w:id="23657" w:author="Deepak Bansal (AZURE)" w:date="2012-08-23T22:00:00Z"/>
              </w:rPr>
            </w:pPr>
            <w:del w:id="23658" w:author="Deepak Bansal (AZURE)" w:date="2012-08-23T22:00:00Z">
              <w:r w:rsidDel="00B15A0B">
                <w:delText>leaf-list type {</w:delText>
              </w:r>
              <w:bookmarkStart w:id="23659" w:name="_Toc333524771"/>
              <w:bookmarkStart w:id="23660" w:name="_Toc335148858"/>
              <w:bookmarkEnd w:id="23659"/>
              <w:bookmarkEnd w:id="23660"/>
            </w:del>
          </w:p>
          <w:p w14:paraId="4DCBF717" w14:textId="571D8403" w:rsidR="00252166" w:rsidDel="00B15A0B" w:rsidRDefault="00252166" w:rsidP="00936ABB">
            <w:pPr>
              <w:pStyle w:val="XML4"/>
              <w:rPr>
                <w:del w:id="23661" w:author="Deepak Bansal (AZURE)" w:date="2012-08-23T22:00:00Z"/>
              </w:rPr>
            </w:pPr>
            <w:del w:id="23662" w:author="Deepak Bansal (AZURE)" w:date="2012-08-23T22:00:00Z">
              <w:r w:rsidDel="00B15A0B">
                <w:delText>type match-field-type;</w:delText>
              </w:r>
              <w:bookmarkStart w:id="23663" w:name="_Toc333524772"/>
              <w:bookmarkStart w:id="23664" w:name="_Toc335148859"/>
              <w:bookmarkEnd w:id="23663"/>
              <w:bookmarkEnd w:id="23664"/>
            </w:del>
          </w:p>
          <w:p w14:paraId="24D3004E" w14:textId="19126C6A" w:rsidR="00252166" w:rsidDel="00B15A0B" w:rsidRDefault="00252166" w:rsidP="00936ABB">
            <w:pPr>
              <w:pStyle w:val="XML3"/>
              <w:rPr>
                <w:del w:id="23665" w:author="Deepak Bansal (AZURE)" w:date="2012-08-23T22:00:00Z"/>
              </w:rPr>
            </w:pPr>
            <w:del w:id="23666" w:author="Deepak Bansal (AZURE)" w:date="2012-08-23T22:00:00Z">
              <w:r w:rsidDel="00B15A0B">
                <w:delText>}</w:delText>
              </w:r>
              <w:bookmarkStart w:id="23667" w:name="_Toc333524773"/>
              <w:bookmarkStart w:id="23668" w:name="_Toc335148860"/>
              <w:bookmarkEnd w:id="23667"/>
              <w:bookmarkEnd w:id="23668"/>
            </w:del>
          </w:p>
          <w:p w14:paraId="4DBF66BC" w14:textId="15D8890B" w:rsidR="00252166" w:rsidDel="00B15A0B" w:rsidRDefault="00252166" w:rsidP="00936ABB">
            <w:pPr>
              <w:pStyle w:val="XML3"/>
              <w:rPr>
                <w:del w:id="23669" w:author="Deepak Bansal (AZURE)" w:date="2012-08-23T22:00:00Z"/>
              </w:rPr>
            </w:pPr>
            <w:del w:id="23670" w:author="Deepak Bansal (AZURE)" w:date="2012-08-23T22:00:00Z">
              <w:r w:rsidDel="00B15A0B">
                <w:delText xml:space="preserve">description </w:delText>
              </w:r>
              <w:r w:rsidRPr="009F1B7D" w:rsidDel="00B15A0B">
                <w:delText>"</w:delText>
              </w:r>
              <w:r w:rsidR="006E0636" w:rsidDel="00B15A0B">
                <w:delText xml:space="preserve">'set-field' </w:delText>
              </w:r>
              <w:r w:rsidR="00913896" w:rsidDel="00B15A0B">
                <w:delText xml:space="preserve">action types supported by the </w:delText>
              </w:r>
              <w:r w:rsidR="006E0636" w:rsidDel="00B15A0B">
                <w:delText xml:space="preserve">table using </w:delText>
              </w:r>
              <w:r w:rsidR="00936ABB" w:rsidDel="00B15A0B">
                <w:delText>'</w:delText>
              </w:r>
              <w:r w:rsidR="006E0636" w:rsidDel="00B15A0B">
                <w:delText>write-actions</w:delText>
              </w:r>
              <w:r w:rsidR="00936ABB" w:rsidDel="00B15A0B">
                <w:delText>'</w:delText>
              </w:r>
              <w:r w:rsidR="006E0636" w:rsidDel="00B15A0B">
                <w:delText xml:space="preserve"> instruction.</w:delText>
              </w:r>
              <w:r w:rsidRPr="009F1B7D" w:rsidDel="00B15A0B">
                <w:delText>"</w:delText>
              </w:r>
              <w:r w:rsidDel="00B15A0B">
                <w:delText>;</w:delText>
              </w:r>
              <w:bookmarkStart w:id="23671" w:name="_Toc333524774"/>
              <w:bookmarkStart w:id="23672" w:name="_Toc335148861"/>
              <w:bookmarkEnd w:id="23671"/>
              <w:bookmarkEnd w:id="23672"/>
            </w:del>
          </w:p>
          <w:p w14:paraId="42D50F31" w14:textId="4B9CDAAA" w:rsidR="00252166" w:rsidDel="00B15A0B" w:rsidRDefault="00252166" w:rsidP="00936ABB">
            <w:pPr>
              <w:pStyle w:val="XML2"/>
              <w:rPr>
                <w:del w:id="23673" w:author="Deepak Bansal (AZURE)" w:date="2012-08-23T22:00:00Z"/>
              </w:rPr>
            </w:pPr>
            <w:del w:id="23674" w:author="Deepak Bansal (AZURE)" w:date="2012-08-23T22:00:00Z">
              <w:r w:rsidDel="00B15A0B">
                <w:delText>}</w:delText>
              </w:r>
              <w:bookmarkStart w:id="23675" w:name="_Toc333524775"/>
              <w:bookmarkStart w:id="23676" w:name="_Toc335148862"/>
              <w:bookmarkEnd w:id="23675"/>
              <w:bookmarkEnd w:id="23676"/>
            </w:del>
          </w:p>
          <w:p w14:paraId="7CBC81A1" w14:textId="789ADA57" w:rsidR="00252166" w:rsidDel="00B15A0B" w:rsidRDefault="00252166" w:rsidP="00936ABB">
            <w:pPr>
              <w:pStyle w:val="XML2"/>
              <w:rPr>
                <w:del w:id="23677" w:author="Deepak Bansal (AZURE)" w:date="2012-08-23T22:00:00Z"/>
              </w:rPr>
            </w:pPr>
            <w:del w:id="23678" w:author="Deepak Bansal (AZURE)" w:date="2012-08-23T22:00:00Z">
              <w:r w:rsidDel="00B15A0B">
                <w:delText>container apply-setfields {</w:delText>
              </w:r>
              <w:bookmarkStart w:id="23679" w:name="_Toc333524776"/>
              <w:bookmarkStart w:id="23680" w:name="_Toc335148863"/>
              <w:bookmarkEnd w:id="23679"/>
              <w:bookmarkEnd w:id="23680"/>
            </w:del>
          </w:p>
          <w:p w14:paraId="66C5FC31" w14:textId="77DAEFD8" w:rsidR="00252166" w:rsidDel="00B15A0B" w:rsidRDefault="00252166" w:rsidP="00936ABB">
            <w:pPr>
              <w:pStyle w:val="XML3"/>
              <w:rPr>
                <w:del w:id="23681" w:author="Deepak Bansal (AZURE)" w:date="2012-08-23T22:00:00Z"/>
              </w:rPr>
            </w:pPr>
            <w:del w:id="23682" w:author="Deepak Bansal (AZURE)" w:date="2012-08-23T22:00:00Z">
              <w:r w:rsidDel="00B15A0B">
                <w:delText>leaf-list type {</w:delText>
              </w:r>
              <w:bookmarkStart w:id="23683" w:name="_Toc333524777"/>
              <w:bookmarkStart w:id="23684" w:name="_Toc335148864"/>
              <w:bookmarkEnd w:id="23683"/>
              <w:bookmarkEnd w:id="23684"/>
            </w:del>
          </w:p>
          <w:p w14:paraId="5468C3A2" w14:textId="44C906D6" w:rsidR="00252166" w:rsidDel="00B15A0B" w:rsidRDefault="00252166" w:rsidP="00936ABB">
            <w:pPr>
              <w:pStyle w:val="XML4"/>
              <w:rPr>
                <w:del w:id="23685" w:author="Deepak Bansal (AZURE)" w:date="2012-08-23T22:00:00Z"/>
              </w:rPr>
            </w:pPr>
            <w:del w:id="23686" w:author="Deepak Bansal (AZURE)" w:date="2012-08-23T22:00:00Z">
              <w:r w:rsidDel="00B15A0B">
                <w:delText>type match-field-type;</w:delText>
              </w:r>
              <w:bookmarkStart w:id="23687" w:name="_Toc333524778"/>
              <w:bookmarkStart w:id="23688" w:name="_Toc335148865"/>
              <w:bookmarkEnd w:id="23687"/>
              <w:bookmarkEnd w:id="23688"/>
            </w:del>
          </w:p>
          <w:p w14:paraId="522603E7" w14:textId="0CD08154" w:rsidR="00252166" w:rsidDel="00B15A0B" w:rsidRDefault="00252166" w:rsidP="00936ABB">
            <w:pPr>
              <w:pStyle w:val="XML3"/>
              <w:rPr>
                <w:del w:id="23689" w:author="Deepak Bansal (AZURE)" w:date="2012-08-23T22:00:00Z"/>
              </w:rPr>
            </w:pPr>
            <w:del w:id="23690" w:author="Deepak Bansal (AZURE)" w:date="2012-08-23T22:00:00Z">
              <w:r w:rsidDel="00B15A0B">
                <w:delText>}</w:delText>
              </w:r>
              <w:bookmarkStart w:id="23691" w:name="_Toc333524779"/>
              <w:bookmarkStart w:id="23692" w:name="_Toc335148866"/>
              <w:bookmarkEnd w:id="23691"/>
              <w:bookmarkEnd w:id="23692"/>
            </w:del>
          </w:p>
          <w:p w14:paraId="3190538B" w14:textId="0630EB4E" w:rsidR="003B1A69" w:rsidDel="00B15A0B" w:rsidRDefault="00252166" w:rsidP="00936ABB">
            <w:pPr>
              <w:pStyle w:val="XML3"/>
              <w:rPr>
                <w:del w:id="23693" w:author="Deepak Bansal (AZURE)" w:date="2012-08-23T22:00:00Z"/>
              </w:rPr>
            </w:pPr>
            <w:del w:id="23694" w:author="Deepak Bansal (AZURE)" w:date="2012-08-23T22:00:00Z">
              <w:r w:rsidDel="00B15A0B">
                <w:delText xml:space="preserve">description </w:delText>
              </w:r>
              <w:r w:rsidRPr="009F1B7D" w:rsidDel="00B15A0B">
                <w:delText>"</w:delText>
              </w:r>
              <w:r w:rsidR="003B1A69" w:rsidDel="00B15A0B">
                <w:delText xml:space="preserve">'set-field' action types supported by the table using </w:delText>
              </w:r>
              <w:r w:rsidR="00936ABB" w:rsidDel="00B15A0B">
                <w:delText>'</w:delText>
              </w:r>
              <w:r w:rsidR="003B1A69" w:rsidDel="00B15A0B">
                <w:delText>apply-actions</w:delText>
              </w:r>
              <w:r w:rsidR="00936ABB" w:rsidDel="00B15A0B">
                <w:delText>'</w:delText>
              </w:r>
              <w:r w:rsidR="003B1A69" w:rsidDel="00B15A0B">
                <w:delText xml:space="preserve"> instruction.</w:delText>
              </w:r>
              <w:r w:rsidR="00936ABB" w:rsidRPr="009F1B7D" w:rsidDel="00B15A0B">
                <w:delText>"</w:delText>
              </w:r>
              <w:r w:rsidR="00913896" w:rsidDel="00B15A0B">
                <w:delText>;</w:delText>
              </w:r>
              <w:bookmarkStart w:id="23695" w:name="_Toc333524780"/>
              <w:bookmarkStart w:id="23696" w:name="_Toc335148867"/>
              <w:bookmarkEnd w:id="23695"/>
              <w:bookmarkEnd w:id="23696"/>
            </w:del>
          </w:p>
          <w:p w14:paraId="56662006" w14:textId="5E5CDCDC" w:rsidR="00252166" w:rsidDel="00B15A0B" w:rsidRDefault="00252166" w:rsidP="00936ABB">
            <w:pPr>
              <w:pStyle w:val="XML2"/>
              <w:rPr>
                <w:del w:id="23697" w:author="Deepak Bansal (AZURE)" w:date="2012-08-23T22:00:00Z"/>
              </w:rPr>
            </w:pPr>
            <w:del w:id="23698" w:author="Deepak Bansal (AZURE)" w:date="2012-08-23T22:00:00Z">
              <w:r w:rsidDel="00B15A0B">
                <w:delText>}</w:delText>
              </w:r>
              <w:bookmarkStart w:id="23699" w:name="_Toc333524781"/>
              <w:bookmarkStart w:id="23700" w:name="_Toc335148868"/>
              <w:bookmarkEnd w:id="23699"/>
              <w:bookmarkEnd w:id="23700"/>
            </w:del>
          </w:p>
          <w:p w14:paraId="26E76B1C" w14:textId="118FBEF6" w:rsidR="00252166" w:rsidDel="00B15A0B" w:rsidRDefault="00252166" w:rsidP="00936ABB">
            <w:pPr>
              <w:pStyle w:val="XML2"/>
              <w:rPr>
                <w:del w:id="23701" w:author="Deepak Bansal (AZURE)" w:date="2012-08-23T22:00:00Z"/>
              </w:rPr>
            </w:pPr>
            <w:del w:id="23702" w:author="Deepak Bansal (AZURE)" w:date="2012-08-23T22:00:00Z">
              <w:r w:rsidDel="00B15A0B">
                <w:delText>container wildcards {</w:delText>
              </w:r>
              <w:bookmarkStart w:id="23703" w:name="_Toc333524782"/>
              <w:bookmarkStart w:id="23704" w:name="_Toc335148869"/>
              <w:bookmarkEnd w:id="23703"/>
              <w:bookmarkEnd w:id="23704"/>
            </w:del>
          </w:p>
          <w:p w14:paraId="1704DE5A" w14:textId="04379C8E" w:rsidR="00252166" w:rsidDel="00B15A0B" w:rsidRDefault="00252166" w:rsidP="00936ABB">
            <w:pPr>
              <w:pStyle w:val="XML3"/>
              <w:rPr>
                <w:del w:id="23705" w:author="Deepak Bansal (AZURE)" w:date="2012-08-23T22:00:00Z"/>
              </w:rPr>
            </w:pPr>
            <w:del w:id="23706" w:author="Deepak Bansal (AZURE)" w:date="2012-08-23T22:00:00Z">
              <w:r w:rsidDel="00B15A0B">
                <w:delText>leaf-list type {</w:delText>
              </w:r>
              <w:bookmarkStart w:id="23707" w:name="_Toc333524783"/>
              <w:bookmarkStart w:id="23708" w:name="_Toc335148870"/>
              <w:bookmarkEnd w:id="23707"/>
              <w:bookmarkEnd w:id="23708"/>
            </w:del>
          </w:p>
          <w:p w14:paraId="30D2D99E" w14:textId="45AC8965" w:rsidR="00252166" w:rsidDel="00B15A0B" w:rsidRDefault="00252166" w:rsidP="00936ABB">
            <w:pPr>
              <w:pStyle w:val="XML4"/>
              <w:rPr>
                <w:del w:id="23709" w:author="Deepak Bansal (AZURE)" w:date="2012-08-23T22:00:00Z"/>
              </w:rPr>
            </w:pPr>
            <w:del w:id="23710" w:author="Deepak Bansal (AZURE)" w:date="2012-08-23T22:00:00Z">
              <w:r w:rsidDel="00B15A0B">
                <w:delText>type match-field-type;</w:delText>
              </w:r>
              <w:bookmarkStart w:id="23711" w:name="_Toc333524784"/>
              <w:bookmarkStart w:id="23712" w:name="_Toc335148871"/>
              <w:bookmarkEnd w:id="23711"/>
              <w:bookmarkEnd w:id="23712"/>
            </w:del>
          </w:p>
          <w:p w14:paraId="23F361B6" w14:textId="692AC63F" w:rsidR="00252166" w:rsidDel="00B15A0B" w:rsidRDefault="00252166" w:rsidP="00936ABB">
            <w:pPr>
              <w:pStyle w:val="XML3"/>
              <w:rPr>
                <w:del w:id="23713" w:author="Deepak Bansal (AZURE)" w:date="2012-08-23T22:00:00Z"/>
              </w:rPr>
            </w:pPr>
            <w:del w:id="23714" w:author="Deepak Bansal (AZURE)" w:date="2012-08-23T22:00:00Z">
              <w:r w:rsidDel="00B15A0B">
                <w:delText>}</w:delText>
              </w:r>
              <w:bookmarkStart w:id="23715" w:name="_Toc333524785"/>
              <w:bookmarkStart w:id="23716" w:name="_Toc335148872"/>
              <w:bookmarkEnd w:id="23715"/>
              <w:bookmarkEnd w:id="23716"/>
            </w:del>
          </w:p>
          <w:p w14:paraId="4AF83864" w14:textId="67A14836" w:rsidR="00252166" w:rsidDel="00B15A0B" w:rsidRDefault="00252166" w:rsidP="00936ABB">
            <w:pPr>
              <w:pStyle w:val="XML3"/>
              <w:rPr>
                <w:del w:id="23717" w:author="Deepak Bansal (AZURE)" w:date="2012-08-23T22:00:00Z"/>
              </w:rPr>
            </w:pPr>
            <w:del w:id="23718" w:author="Deepak Bansal (AZURE)" w:date="2012-08-23T22:00:00Z">
              <w:r w:rsidDel="00B15A0B">
                <w:delText xml:space="preserve">description </w:delText>
              </w:r>
              <w:r w:rsidRPr="009F1B7D" w:rsidDel="00B15A0B">
                <w:delText>"</w:delText>
              </w:r>
              <w:r w:rsidR="00936ABB" w:rsidDel="00B15A0B">
                <w:delText>T</w:delText>
              </w:r>
              <w:r w:rsidR="003B1A69" w:rsidDel="00B15A0B">
                <w:delText>he fields for which the table supports wildcarding(omitting).</w:delText>
              </w:r>
              <w:r w:rsidRPr="009F1B7D" w:rsidDel="00B15A0B">
                <w:delText>"</w:delText>
              </w:r>
              <w:r w:rsidDel="00B15A0B">
                <w:delText>;</w:delText>
              </w:r>
              <w:bookmarkStart w:id="23719" w:name="_Toc333524786"/>
              <w:bookmarkStart w:id="23720" w:name="_Toc335148873"/>
              <w:bookmarkEnd w:id="23719"/>
              <w:bookmarkEnd w:id="23720"/>
            </w:del>
          </w:p>
          <w:p w14:paraId="11B12C00" w14:textId="38AD881F" w:rsidR="00252166" w:rsidDel="00B15A0B" w:rsidRDefault="00252166" w:rsidP="00936ABB">
            <w:pPr>
              <w:pStyle w:val="XML2"/>
              <w:rPr>
                <w:del w:id="23721" w:author="Deepak Bansal (AZURE)" w:date="2012-08-23T22:00:00Z"/>
              </w:rPr>
            </w:pPr>
            <w:del w:id="23722" w:author="Deepak Bansal (AZURE)" w:date="2012-08-23T22:00:00Z">
              <w:r w:rsidDel="00B15A0B">
                <w:delText>}</w:delText>
              </w:r>
              <w:bookmarkStart w:id="23723" w:name="_Toc333524787"/>
              <w:bookmarkStart w:id="23724" w:name="_Toc335148874"/>
              <w:bookmarkEnd w:id="23723"/>
              <w:bookmarkEnd w:id="23724"/>
            </w:del>
          </w:p>
          <w:p w14:paraId="301BB22B" w14:textId="1C52C020" w:rsidR="00E11EA7" w:rsidDel="00B15A0B" w:rsidRDefault="00E11EA7" w:rsidP="00936ABB">
            <w:pPr>
              <w:pStyle w:val="XML2"/>
              <w:rPr>
                <w:del w:id="23725" w:author="Deepak Bansal (AZURE)" w:date="2012-08-23T22:00:00Z"/>
              </w:rPr>
            </w:pPr>
            <w:del w:id="23726" w:author="Deepak Bansal (AZURE)" w:date="2012-08-23T22:00:00Z">
              <w:r w:rsidDel="00B15A0B">
                <w:delText>leaf metadata-match {</w:delText>
              </w:r>
              <w:bookmarkStart w:id="23727" w:name="_Toc333524788"/>
              <w:bookmarkStart w:id="23728" w:name="_Toc335148875"/>
              <w:bookmarkEnd w:id="23727"/>
              <w:bookmarkEnd w:id="23728"/>
            </w:del>
          </w:p>
          <w:p w14:paraId="318EDB16" w14:textId="7AC44350" w:rsidR="00E11EA7" w:rsidDel="00B15A0B" w:rsidRDefault="00E11EA7" w:rsidP="00936ABB">
            <w:pPr>
              <w:pStyle w:val="XML3"/>
              <w:rPr>
                <w:del w:id="23729" w:author="Deepak Bansal (AZURE)" w:date="2012-08-23T22:00:00Z"/>
              </w:rPr>
            </w:pPr>
            <w:del w:id="23730" w:author="Deepak Bansal (AZURE)" w:date="2012-08-23T22:00:00Z">
              <w:r w:rsidDel="00B15A0B">
                <w:delText>type hex-binary</w:delText>
              </w:r>
              <w:r w:rsidR="00F42F50" w:rsidDel="00B15A0B">
                <w:delText>;</w:delText>
              </w:r>
              <w:bookmarkStart w:id="23731" w:name="_Toc333524789"/>
              <w:bookmarkStart w:id="23732" w:name="_Toc335148876"/>
              <w:bookmarkEnd w:id="23731"/>
              <w:bookmarkEnd w:id="23732"/>
            </w:del>
          </w:p>
          <w:p w14:paraId="49921290" w14:textId="14D24E14" w:rsidR="00F42F50" w:rsidDel="00B15A0B" w:rsidRDefault="00F42F50" w:rsidP="00936ABB">
            <w:pPr>
              <w:pStyle w:val="XML3"/>
              <w:rPr>
                <w:del w:id="23733" w:author="Deepak Bansal (AZURE)" w:date="2012-08-23T22:00:00Z"/>
              </w:rPr>
            </w:pPr>
            <w:del w:id="23734" w:author="Deepak Bansal (AZURE)" w:date="2012-08-23T22:00:00Z">
              <w:r w:rsidDel="00B15A0B">
                <w:delText xml:space="preserve">description </w:delText>
              </w:r>
              <w:r w:rsidRPr="009F1B7D" w:rsidDel="00B15A0B">
                <w:delText>"</w:delText>
              </w:r>
              <w:r w:rsidDel="00B15A0B">
                <w:delText>The bits of metadata the flow table can match.</w:delText>
              </w:r>
              <w:r w:rsidRPr="009F1B7D" w:rsidDel="00B15A0B">
                <w:delText>"</w:delText>
              </w:r>
              <w:bookmarkStart w:id="23735" w:name="_Toc333524790"/>
              <w:bookmarkStart w:id="23736" w:name="_Toc335148877"/>
              <w:bookmarkEnd w:id="23735"/>
              <w:bookmarkEnd w:id="23736"/>
            </w:del>
          </w:p>
          <w:p w14:paraId="5077AF10" w14:textId="172A12A7" w:rsidR="00E11EA7" w:rsidDel="00B15A0B" w:rsidRDefault="00E11EA7" w:rsidP="00936ABB">
            <w:pPr>
              <w:pStyle w:val="XML2"/>
              <w:rPr>
                <w:del w:id="23737" w:author="Deepak Bansal (AZURE)" w:date="2012-08-23T22:00:00Z"/>
              </w:rPr>
            </w:pPr>
            <w:del w:id="23738" w:author="Deepak Bansal (AZURE)" w:date="2012-08-23T22:00:00Z">
              <w:r w:rsidDel="00B15A0B">
                <w:delText>}</w:delText>
              </w:r>
              <w:bookmarkStart w:id="23739" w:name="_Toc333524791"/>
              <w:bookmarkStart w:id="23740" w:name="_Toc335148878"/>
              <w:bookmarkEnd w:id="23739"/>
              <w:bookmarkEnd w:id="23740"/>
            </w:del>
          </w:p>
          <w:p w14:paraId="1A83CB03" w14:textId="420DAA93" w:rsidR="00E11EA7" w:rsidDel="00B15A0B" w:rsidRDefault="00E11EA7" w:rsidP="00936ABB">
            <w:pPr>
              <w:pStyle w:val="XML2"/>
              <w:rPr>
                <w:del w:id="23741" w:author="Deepak Bansal (AZURE)" w:date="2012-08-23T22:00:00Z"/>
              </w:rPr>
            </w:pPr>
            <w:del w:id="23742" w:author="Deepak Bansal (AZURE)" w:date="2012-08-23T22:00:00Z">
              <w:r w:rsidDel="00B15A0B">
                <w:delText>leaf metadata-write {</w:delText>
              </w:r>
              <w:bookmarkStart w:id="23743" w:name="_Toc333524792"/>
              <w:bookmarkStart w:id="23744" w:name="_Toc335148879"/>
              <w:bookmarkEnd w:id="23743"/>
              <w:bookmarkEnd w:id="23744"/>
            </w:del>
          </w:p>
          <w:p w14:paraId="4D0FEF88" w14:textId="118B87DE" w:rsidR="00E11EA7" w:rsidDel="00B15A0B" w:rsidRDefault="00E11EA7" w:rsidP="00936ABB">
            <w:pPr>
              <w:pStyle w:val="XML3"/>
              <w:rPr>
                <w:del w:id="23745" w:author="Deepak Bansal (AZURE)" w:date="2012-08-23T22:00:00Z"/>
              </w:rPr>
            </w:pPr>
            <w:del w:id="23746" w:author="Deepak Bansal (AZURE)" w:date="2012-08-23T22:00:00Z">
              <w:r w:rsidDel="00B15A0B">
                <w:delText>type hex-binary</w:delText>
              </w:r>
              <w:r w:rsidR="00F42F50" w:rsidDel="00B15A0B">
                <w:delText>;</w:delText>
              </w:r>
              <w:bookmarkStart w:id="23747" w:name="_Toc333524793"/>
              <w:bookmarkStart w:id="23748" w:name="_Toc335148880"/>
              <w:bookmarkEnd w:id="23747"/>
              <w:bookmarkEnd w:id="23748"/>
            </w:del>
          </w:p>
          <w:p w14:paraId="6A2EBD9E" w14:textId="0D3C3BD4" w:rsidR="00F42F50" w:rsidDel="00B15A0B" w:rsidRDefault="00F42F50" w:rsidP="00936ABB">
            <w:pPr>
              <w:pStyle w:val="XML3"/>
              <w:rPr>
                <w:del w:id="23749" w:author="Deepak Bansal (AZURE)" w:date="2012-08-23T22:00:00Z"/>
              </w:rPr>
            </w:pPr>
            <w:del w:id="23750" w:author="Deepak Bansal (AZURE)" w:date="2012-08-23T22:00:00Z">
              <w:r w:rsidDel="00B15A0B">
                <w:delText xml:space="preserve">description </w:delText>
              </w:r>
              <w:r w:rsidRPr="009F1B7D" w:rsidDel="00B15A0B">
                <w:delText>"</w:delText>
              </w:r>
              <w:r w:rsidDel="00B15A0B">
                <w:delText>The bits of metadata the flow table can write.</w:delText>
              </w:r>
              <w:r w:rsidRPr="009F1B7D" w:rsidDel="00B15A0B">
                <w:delText>"</w:delText>
              </w:r>
              <w:bookmarkStart w:id="23751" w:name="_Toc333524794"/>
              <w:bookmarkStart w:id="23752" w:name="_Toc335148881"/>
              <w:bookmarkEnd w:id="23751"/>
              <w:bookmarkEnd w:id="23752"/>
            </w:del>
          </w:p>
          <w:p w14:paraId="6958EFAA" w14:textId="74750401" w:rsidR="00E11EA7" w:rsidRPr="009F1B7D" w:rsidDel="00B15A0B" w:rsidRDefault="000A3884" w:rsidP="00936ABB">
            <w:pPr>
              <w:pStyle w:val="XML2"/>
              <w:rPr>
                <w:del w:id="23753" w:author="Deepak Bansal (AZURE)" w:date="2012-08-23T22:00:00Z"/>
              </w:rPr>
            </w:pPr>
            <w:del w:id="23754" w:author="Deepak Bansal (AZURE)" w:date="2012-08-23T22:00:00Z">
              <w:r w:rsidDel="00B15A0B">
                <w:delText>}</w:delText>
              </w:r>
              <w:bookmarkStart w:id="23755" w:name="_Toc333524795"/>
              <w:bookmarkStart w:id="23756" w:name="_Toc335148882"/>
              <w:bookmarkEnd w:id="23755"/>
              <w:bookmarkEnd w:id="23756"/>
            </w:del>
          </w:p>
          <w:p w14:paraId="3BA73FF4" w14:textId="4BEFD1B3" w:rsidR="00105B1A" w:rsidDel="00B15A0B" w:rsidRDefault="005C38FA" w:rsidP="00105B1A">
            <w:pPr>
              <w:pStyle w:val="XML1"/>
              <w:rPr>
                <w:ins w:id="23757" w:author="Thomas Dietz" w:date="2012-08-13T14:44:00Z"/>
                <w:del w:id="23758" w:author="Deepak Bansal (AZURE)" w:date="2012-08-23T22:00:00Z"/>
              </w:rPr>
            </w:pPr>
            <w:del w:id="23759" w:author="Deepak Bansal (AZURE)" w:date="2012-08-23T22:00:00Z">
              <w:r w:rsidRPr="009F1B7D" w:rsidDel="00B15A0B">
                <w:delText>}</w:delText>
              </w:r>
            </w:del>
            <w:ins w:id="23760" w:author="Thomas Dietz" w:date="2012-08-13T14:44:00Z">
              <w:del w:id="23761" w:author="Deepak Bansal (AZURE)" w:date="2012-08-23T22:00:00Z">
                <w:r w:rsidR="00105B1A" w:rsidDel="00B15A0B">
                  <w:delText xml:space="preserve">  grouping OFFlowTableType {</w:delText>
                </w:r>
                <w:bookmarkStart w:id="23762" w:name="_Toc333524796"/>
                <w:bookmarkStart w:id="23763" w:name="_Toc335148883"/>
                <w:bookmarkEnd w:id="23762"/>
                <w:bookmarkEnd w:id="23763"/>
              </w:del>
            </w:ins>
          </w:p>
          <w:p w14:paraId="1A4D5786" w14:textId="7630BCE8" w:rsidR="00105B1A" w:rsidDel="00B15A0B" w:rsidRDefault="00105B1A" w:rsidP="00105B1A">
            <w:pPr>
              <w:pStyle w:val="XML1"/>
              <w:rPr>
                <w:ins w:id="23764" w:author="Thomas Dietz" w:date="2012-08-13T14:44:00Z"/>
                <w:del w:id="23765" w:author="Deepak Bansal (AZURE)" w:date="2012-08-23T22:00:00Z"/>
              </w:rPr>
            </w:pPr>
            <w:ins w:id="23766" w:author="Thomas Dietz" w:date="2012-08-13T14:44:00Z">
              <w:del w:id="23767" w:author="Deepak Bansal (AZURE)" w:date="2012-08-23T22:00:00Z">
                <w:r w:rsidDel="00B15A0B">
                  <w:delText xml:space="preserve">    description "Representation of an OpenFlow Flow Table Resource.</w:delText>
                </w:r>
                <w:bookmarkStart w:id="23768" w:name="_Toc333524797"/>
                <w:bookmarkStart w:id="23769" w:name="_Toc335148884"/>
                <w:bookmarkEnd w:id="23768"/>
                <w:bookmarkEnd w:id="23769"/>
              </w:del>
            </w:ins>
          </w:p>
          <w:p w14:paraId="24236807" w14:textId="46CC010C" w:rsidR="00105B1A" w:rsidDel="00B15A0B" w:rsidRDefault="00105B1A" w:rsidP="00105B1A">
            <w:pPr>
              <w:pStyle w:val="XML1"/>
              <w:rPr>
                <w:ins w:id="23770" w:author="Thomas Dietz" w:date="2012-08-13T14:44:00Z"/>
                <w:del w:id="23771" w:author="Deepak Bansal (AZURE)" w:date="2012-08-23T22:00:00Z"/>
              </w:rPr>
            </w:pPr>
            <w:bookmarkStart w:id="23772" w:name="_Toc333524798"/>
            <w:bookmarkStart w:id="23773" w:name="_Toc335148885"/>
            <w:bookmarkEnd w:id="23772"/>
            <w:bookmarkEnd w:id="23773"/>
          </w:p>
          <w:p w14:paraId="7D5A9ECB" w14:textId="1016B4A1" w:rsidR="00105B1A" w:rsidDel="00B15A0B" w:rsidRDefault="00105B1A" w:rsidP="00105B1A">
            <w:pPr>
              <w:pStyle w:val="XML1"/>
              <w:rPr>
                <w:ins w:id="23774" w:author="Thomas Dietz" w:date="2012-08-13T14:44:00Z"/>
                <w:del w:id="23775" w:author="Deepak Bansal (AZURE)" w:date="2012-08-23T22:00:00Z"/>
              </w:rPr>
            </w:pPr>
            <w:ins w:id="23776" w:author="Thomas Dietz" w:date="2012-08-13T14:44:00Z">
              <w:del w:id="23777" w:author="Deepak Bansal (AZURE)" w:date="2012-08-23T22:00:00Z">
                <w:r w:rsidDel="00B15A0B">
                  <w:delText xml:space="preserve">      Elements in the type OFFlowTableType are not configurable and</w:delText>
                </w:r>
                <w:bookmarkStart w:id="23778" w:name="_Toc333524799"/>
                <w:bookmarkStart w:id="23779" w:name="_Toc335148886"/>
                <w:bookmarkEnd w:id="23778"/>
                <w:bookmarkEnd w:id="23779"/>
              </w:del>
            </w:ins>
          </w:p>
          <w:p w14:paraId="188AD22D" w14:textId="22EEAA20" w:rsidR="00105B1A" w:rsidDel="00B15A0B" w:rsidRDefault="00105B1A" w:rsidP="00105B1A">
            <w:pPr>
              <w:pStyle w:val="XML1"/>
              <w:rPr>
                <w:ins w:id="23780" w:author="Thomas Dietz" w:date="2012-08-13T14:44:00Z"/>
                <w:del w:id="23781" w:author="Deepak Bansal (AZURE)" w:date="2012-08-23T22:00:00Z"/>
              </w:rPr>
            </w:pPr>
            <w:ins w:id="23782" w:author="Thomas Dietz" w:date="2012-08-13T14:44:00Z">
              <w:del w:id="23783" w:author="Deepak Bansal (AZURE)" w:date="2012-08-23T22:00:00Z">
                <w:r w:rsidDel="00B15A0B">
                  <w:delText xml:space="preserve">      can only be retrieved by NETCONF &lt;get&gt; operations. Attemps to</w:delText>
                </w:r>
                <w:bookmarkStart w:id="23784" w:name="_Toc333524800"/>
                <w:bookmarkStart w:id="23785" w:name="_Toc335148887"/>
                <w:bookmarkEnd w:id="23784"/>
                <w:bookmarkEnd w:id="23785"/>
              </w:del>
            </w:ins>
          </w:p>
          <w:p w14:paraId="20ADC890" w14:textId="503B6592" w:rsidR="00105B1A" w:rsidDel="00B15A0B" w:rsidRDefault="00105B1A" w:rsidP="00105B1A">
            <w:pPr>
              <w:pStyle w:val="XML1"/>
              <w:rPr>
                <w:ins w:id="23786" w:author="Thomas Dietz" w:date="2012-08-13T14:44:00Z"/>
                <w:del w:id="23787" w:author="Deepak Bansal (AZURE)" w:date="2012-08-23T22:00:00Z"/>
              </w:rPr>
            </w:pPr>
            <w:ins w:id="23788" w:author="Thomas Dietz" w:date="2012-08-13T14:44:00Z">
              <w:del w:id="23789" w:author="Deepak Bansal (AZURE)" w:date="2012-08-23T22:00:00Z">
                <w:r w:rsidDel="00B15A0B">
                  <w:delText xml:space="preserve">      modify this element and its children with a NETCONF</w:delText>
                </w:r>
                <w:bookmarkStart w:id="23790" w:name="_Toc333524801"/>
                <w:bookmarkStart w:id="23791" w:name="_Toc335148888"/>
                <w:bookmarkEnd w:id="23790"/>
                <w:bookmarkEnd w:id="23791"/>
              </w:del>
            </w:ins>
          </w:p>
          <w:p w14:paraId="45F40957" w14:textId="555E688D" w:rsidR="00105B1A" w:rsidDel="00B15A0B" w:rsidRDefault="00105B1A" w:rsidP="00105B1A">
            <w:pPr>
              <w:pStyle w:val="XML1"/>
              <w:rPr>
                <w:ins w:id="23792" w:author="Thomas Dietz" w:date="2012-08-13T14:44:00Z"/>
                <w:del w:id="23793" w:author="Deepak Bansal (AZURE)" w:date="2012-08-23T22:00:00Z"/>
              </w:rPr>
            </w:pPr>
            <w:ins w:id="23794" w:author="Thomas Dietz" w:date="2012-08-13T14:44:00Z">
              <w:del w:id="23795" w:author="Deepak Bansal (AZURE)" w:date="2012-08-23T22:00:00Z">
                <w:r w:rsidDel="00B15A0B">
                  <w:delText xml:space="preserve">      &lt;edit-config&gt; operation MUST result in an</w:delText>
                </w:r>
                <w:bookmarkStart w:id="23796" w:name="_Toc333524802"/>
                <w:bookmarkStart w:id="23797" w:name="_Toc335148889"/>
                <w:bookmarkEnd w:id="23796"/>
                <w:bookmarkEnd w:id="23797"/>
              </w:del>
            </w:ins>
          </w:p>
          <w:p w14:paraId="3E171DF4" w14:textId="52605C31" w:rsidR="00105B1A" w:rsidDel="00B15A0B" w:rsidRDefault="00105B1A" w:rsidP="00105B1A">
            <w:pPr>
              <w:pStyle w:val="XML1"/>
              <w:rPr>
                <w:ins w:id="23798" w:author="Thomas Dietz" w:date="2012-08-13T14:44:00Z"/>
                <w:del w:id="23799" w:author="Deepak Bansal (AZURE)" w:date="2012-08-23T22:00:00Z"/>
              </w:rPr>
            </w:pPr>
            <w:ins w:id="23800" w:author="Thomas Dietz" w:date="2012-08-13T14:44:00Z">
              <w:del w:id="23801" w:author="Deepak Bansal (AZURE)" w:date="2012-08-23T22:00:00Z">
                <w:r w:rsidDel="00B15A0B">
                  <w:delText xml:space="preserve">      'operation-not-supported' error with type 'application'.";</w:delText>
                </w:r>
                <w:bookmarkStart w:id="23802" w:name="_Toc333524803"/>
                <w:bookmarkStart w:id="23803" w:name="_Toc335148890"/>
                <w:bookmarkEnd w:id="23802"/>
                <w:bookmarkEnd w:id="23803"/>
              </w:del>
            </w:ins>
          </w:p>
          <w:p w14:paraId="17E50132" w14:textId="687D556B" w:rsidR="00105B1A" w:rsidDel="00B15A0B" w:rsidRDefault="00105B1A" w:rsidP="00105B1A">
            <w:pPr>
              <w:pStyle w:val="XML1"/>
              <w:rPr>
                <w:ins w:id="23804" w:author="Thomas Dietz" w:date="2012-08-13T14:44:00Z"/>
                <w:del w:id="23805" w:author="Deepak Bansal (AZURE)" w:date="2012-08-23T22:00:00Z"/>
              </w:rPr>
            </w:pPr>
            <w:ins w:id="23806" w:author="Thomas Dietz" w:date="2012-08-13T14:44:00Z">
              <w:del w:id="23807" w:author="Deepak Bansal (AZURE)" w:date="2012-08-23T22:00:00Z">
                <w:r w:rsidDel="00B15A0B">
                  <w:delText xml:space="preserve">    uses OFResourceType;</w:delText>
                </w:r>
                <w:bookmarkStart w:id="23808" w:name="_Toc333524804"/>
                <w:bookmarkStart w:id="23809" w:name="_Toc335148891"/>
                <w:bookmarkEnd w:id="23808"/>
                <w:bookmarkEnd w:id="23809"/>
              </w:del>
            </w:ins>
          </w:p>
          <w:p w14:paraId="476B8FB0" w14:textId="3D7196BC" w:rsidR="00105B1A" w:rsidDel="00B15A0B" w:rsidRDefault="00105B1A" w:rsidP="00105B1A">
            <w:pPr>
              <w:pStyle w:val="XML1"/>
              <w:rPr>
                <w:ins w:id="23810" w:author="Thomas Dietz" w:date="2012-08-13T14:44:00Z"/>
                <w:del w:id="23811" w:author="Deepak Bansal (AZURE)" w:date="2012-08-23T22:00:00Z"/>
              </w:rPr>
            </w:pPr>
            <w:ins w:id="23812" w:author="Thomas Dietz" w:date="2012-08-13T14:44:00Z">
              <w:del w:id="23813" w:author="Deepak Bansal (AZURE)" w:date="2012-08-23T22:00:00Z">
                <w:r w:rsidDel="00B15A0B">
                  <w:delText xml:space="preserve">    leaf max-entries {</w:delText>
                </w:r>
                <w:bookmarkStart w:id="23814" w:name="_Toc333524805"/>
                <w:bookmarkStart w:id="23815" w:name="_Toc335148892"/>
                <w:bookmarkEnd w:id="23814"/>
                <w:bookmarkEnd w:id="23815"/>
              </w:del>
            </w:ins>
          </w:p>
          <w:p w14:paraId="04743972" w14:textId="13D583DF" w:rsidR="00105B1A" w:rsidDel="00B15A0B" w:rsidRDefault="00105B1A" w:rsidP="00105B1A">
            <w:pPr>
              <w:pStyle w:val="XML1"/>
              <w:rPr>
                <w:ins w:id="23816" w:author="Thomas Dietz" w:date="2012-08-13T14:44:00Z"/>
                <w:del w:id="23817" w:author="Deepak Bansal (AZURE)" w:date="2012-08-23T22:00:00Z"/>
              </w:rPr>
            </w:pPr>
            <w:ins w:id="23818" w:author="Thomas Dietz" w:date="2012-08-13T14:44:00Z">
              <w:del w:id="23819" w:author="Deepak Bansal (AZURE)" w:date="2012-08-23T22:00:00Z">
                <w:r w:rsidDel="00B15A0B">
                  <w:delText xml:space="preserve">      type uint8;</w:delText>
                </w:r>
                <w:bookmarkStart w:id="23820" w:name="_Toc333524806"/>
                <w:bookmarkStart w:id="23821" w:name="_Toc335148893"/>
                <w:bookmarkEnd w:id="23820"/>
                <w:bookmarkEnd w:id="23821"/>
              </w:del>
            </w:ins>
          </w:p>
          <w:p w14:paraId="79CC6A1B" w14:textId="46FDA1C0" w:rsidR="00105B1A" w:rsidDel="00B15A0B" w:rsidRDefault="00105B1A" w:rsidP="00105B1A">
            <w:pPr>
              <w:pStyle w:val="XML1"/>
              <w:rPr>
                <w:ins w:id="23822" w:author="Thomas Dietz" w:date="2012-08-13T14:44:00Z"/>
                <w:del w:id="23823" w:author="Deepak Bansal (AZURE)" w:date="2012-08-23T22:00:00Z"/>
              </w:rPr>
            </w:pPr>
            <w:ins w:id="23824" w:author="Thomas Dietz" w:date="2012-08-13T14:44:00Z">
              <w:del w:id="23825" w:author="Deepak Bansal (AZURE)" w:date="2012-08-23T22:00:00Z">
                <w:r w:rsidDel="00B15A0B">
                  <w:delText xml:space="preserve">      description "The maximum number of flow entries supported by</w:delText>
                </w:r>
                <w:bookmarkStart w:id="23826" w:name="_Toc333524807"/>
                <w:bookmarkStart w:id="23827" w:name="_Toc335148894"/>
                <w:bookmarkEnd w:id="23826"/>
                <w:bookmarkEnd w:id="23827"/>
              </w:del>
            </w:ins>
          </w:p>
          <w:p w14:paraId="320F87A5" w14:textId="41A62C7F" w:rsidR="00105B1A" w:rsidDel="00B15A0B" w:rsidRDefault="00105B1A" w:rsidP="00105B1A">
            <w:pPr>
              <w:pStyle w:val="XML1"/>
              <w:rPr>
                <w:ins w:id="23828" w:author="Thomas Dietz" w:date="2012-08-13T14:44:00Z"/>
                <w:del w:id="23829" w:author="Deepak Bansal (AZURE)" w:date="2012-08-23T22:00:00Z"/>
              </w:rPr>
            </w:pPr>
            <w:ins w:id="23830" w:author="Thomas Dietz" w:date="2012-08-13T14:44:00Z">
              <w:del w:id="23831" w:author="Deepak Bansal (AZURE)" w:date="2012-08-23T22:00:00Z">
                <w:r w:rsidDel="00B15A0B">
                  <w:delText xml:space="preserve">        the flow table.";</w:delText>
                </w:r>
                <w:bookmarkStart w:id="23832" w:name="_Toc333524808"/>
                <w:bookmarkStart w:id="23833" w:name="_Toc335148895"/>
                <w:bookmarkEnd w:id="23832"/>
                <w:bookmarkEnd w:id="23833"/>
              </w:del>
            </w:ins>
          </w:p>
          <w:p w14:paraId="18D385C2" w14:textId="3CC5ECA7" w:rsidR="00105B1A" w:rsidDel="00B15A0B" w:rsidRDefault="00105B1A" w:rsidP="00105B1A">
            <w:pPr>
              <w:pStyle w:val="XML1"/>
              <w:rPr>
                <w:ins w:id="23834" w:author="Thomas Dietz" w:date="2012-08-13T14:44:00Z"/>
                <w:del w:id="23835" w:author="Deepak Bansal (AZURE)" w:date="2012-08-23T22:00:00Z"/>
              </w:rPr>
            </w:pPr>
            <w:ins w:id="23836" w:author="Thomas Dietz" w:date="2012-08-13T14:44:00Z">
              <w:del w:id="23837" w:author="Deepak Bansal (AZURE)" w:date="2012-08-23T22:00:00Z">
                <w:r w:rsidDel="00B15A0B">
                  <w:delText xml:space="preserve">    }</w:delText>
                </w:r>
                <w:bookmarkStart w:id="23838" w:name="_Toc333524809"/>
                <w:bookmarkStart w:id="23839" w:name="_Toc335148896"/>
                <w:bookmarkEnd w:id="23838"/>
                <w:bookmarkEnd w:id="23839"/>
              </w:del>
            </w:ins>
          </w:p>
          <w:p w14:paraId="05BF1B87" w14:textId="7F2A16E6" w:rsidR="00105B1A" w:rsidDel="00B15A0B" w:rsidRDefault="00105B1A" w:rsidP="00105B1A">
            <w:pPr>
              <w:pStyle w:val="XML1"/>
              <w:rPr>
                <w:ins w:id="23840" w:author="Thomas Dietz" w:date="2012-08-13T14:44:00Z"/>
                <w:del w:id="23841" w:author="Deepak Bansal (AZURE)" w:date="2012-08-23T22:00:00Z"/>
              </w:rPr>
            </w:pPr>
            <w:ins w:id="23842" w:author="Thomas Dietz" w:date="2012-08-13T14:44:00Z">
              <w:del w:id="23843" w:author="Deepak Bansal (AZURE)" w:date="2012-08-23T22:00:00Z">
                <w:r w:rsidDel="00B15A0B">
                  <w:delText xml:space="preserve">    container next-tables {</w:delText>
                </w:r>
                <w:bookmarkStart w:id="23844" w:name="_Toc333524810"/>
                <w:bookmarkStart w:id="23845" w:name="_Toc335148897"/>
                <w:bookmarkEnd w:id="23844"/>
                <w:bookmarkEnd w:id="23845"/>
              </w:del>
            </w:ins>
          </w:p>
          <w:p w14:paraId="0F8FB86D" w14:textId="5AD72B2C" w:rsidR="00105B1A" w:rsidDel="00B15A0B" w:rsidRDefault="00105B1A" w:rsidP="00105B1A">
            <w:pPr>
              <w:pStyle w:val="XML1"/>
              <w:rPr>
                <w:ins w:id="23846" w:author="Thomas Dietz" w:date="2012-08-13T14:44:00Z"/>
                <w:del w:id="23847" w:author="Deepak Bansal (AZURE)" w:date="2012-08-23T22:00:00Z"/>
              </w:rPr>
            </w:pPr>
            <w:ins w:id="23848" w:author="Thomas Dietz" w:date="2012-08-13T14:44:00Z">
              <w:del w:id="23849" w:author="Deepak Bansal (AZURE)" w:date="2012-08-23T22:00:00Z">
                <w:r w:rsidDel="00B15A0B">
                  <w:delText xml:space="preserve">      leaf-list table-id {</w:delText>
                </w:r>
                <w:bookmarkStart w:id="23850" w:name="_Toc333524811"/>
                <w:bookmarkStart w:id="23851" w:name="_Toc335148898"/>
                <w:bookmarkEnd w:id="23850"/>
                <w:bookmarkEnd w:id="23851"/>
              </w:del>
            </w:ins>
          </w:p>
          <w:p w14:paraId="17A2F1C9" w14:textId="175618F5" w:rsidR="00105B1A" w:rsidDel="00B15A0B" w:rsidRDefault="00105B1A" w:rsidP="00105B1A">
            <w:pPr>
              <w:pStyle w:val="XML1"/>
              <w:rPr>
                <w:ins w:id="23852" w:author="Thomas Dietz" w:date="2012-08-13T14:44:00Z"/>
                <w:del w:id="23853" w:author="Deepak Bansal (AZURE)" w:date="2012-08-23T22:00:00Z"/>
              </w:rPr>
            </w:pPr>
            <w:ins w:id="23854" w:author="Thomas Dietz" w:date="2012-08-13T14:44:00Z">
              <w:del w:id="23855" w:author="Deepak Bansal (AZURE)" w:date="2012-08-23T22:00:00Z">
                <w:r w:rsidDel="00B15A0B">
                  <w:delText xml:space="preserve">        type inet:uri;</w:delText>
                </w:r>
                <w:bookmarkStart w:id="23856" w:name="_Toc333524812"/>
                <w:bookmarkStart w:id="23857" w:name="_Toc335148899"/>
                <w:bookmarkEnd w:id="23856"/>
                <w:bookmarkEnd w:id="23857"/>
              </w:del>
            </w:ins>
          </w:p>
          <w:p w14:paraId="61226ABC" w14:textId="1B594348" w:rsidR="00105B1A" w:rsidDel="00B15A0B" w:rsidRDefault="00105B1A" w:rsidP="00105B1A">
            <w:pPr>
              <w:pStyle w:val="XML1"/>
              <w:rPr>
                <w:ins w:id="23858" w:author="Thomas Dietz" w:date="2012-08-13T14:44:00Z"/>
                <w:del w:id="23859" w:author="Deepak Bansal (AZURE)" w:date="2012-08-23T22:00:00Z"/>
              </w:rPr>
            </w:pPr>
            <w:ins w:id="23860" w:author="Thomas Dietz" w:date="2012-08-13T14:44:00Z">
              <w:del w:id="23861" w:author="Deepak Bansal (AZURE)" w:date="2012-08-23T22:00:00Z">
                <w:r w:rsidDel="00B15A0B">
                  <w:delText xml:space="preserve">      }</w:delText>
                </w:r>
                <w:bookmarkStart w:id="23862" w:name="_Toc333524813"/>
                <w:bookmarkStart w:id="23863" w:name="_Toc335148900"/>
                <w:bookmarkEnd w:id="23862"/>
                <w:bookmarkEnd w:id="23863"/>
              </w:del>
            </w:ins>
          </w:p>
          <w:p w14:paraId="0065896A" w14:textId="4E156203" w:rsidR="00105B1A" w:rsidDel="00B15A0B" w:rsidRDefault="00105B1A" w:rsidP="00105B1A">
            <w:pPr>
              <w:pStyle w:val="XML1"/>
              <w:rPr>
                <w:ins w:id="23864" w:author="Thomas Dietz" w:date="2012-08-13T14:44:00Z"/>
                <w:del w:id="23865" w:author="Deepak Bansal (AZURE)" w:date="2012-08-23T22:00:00Z"/>
              </w:rPr>
            </w:pPr>
            <w:ins w:id="23866" w:author="Thomas Dietz" w:date="2012-08-13T14:44:00Z">
              <w:del w:id="23867" w:author="Deepak Bansal (AZURE)" w:date="2012-08-23T22:00:00Z">
                <w:r w:rsidDel="00B15A0B">
                  <w:delText xml:space="preserve">      description "An array of resource-ids of all flow tables that</w:delText>
                </w:r>
                <w:bookmarkStart w:id="23868" w:name="_Toc333524814"/>
                <w:bookmarkStart w:id="23869" w:name="_Toc335148901"/>
                <w:bookmarkEnd w:id="23868"/>
                <w:bookmarkEnd w:id="23869"/>
              </w:del>
            </w:ins>
          </w:p>
          <w:p w14:paraId="52555630" w14:textId="1E402C55" w:rsidR="00105B1A" w:rsidDel="00B15A0B" w:rsidRDefault="00105B1A" w:rsidP="00105B1A">
            <w:pPr>
              <w:pStyle w:val="XML1"/>
              <w:rPr>
                <w:ins w:id="23870" w:author="Thomas Dietz" w:date="2012-08-13T14:44:00Z"/>
                <w:del w:id="23871" w:author="Deepak Bansal (AZURE)" w:date="2012-08-23T22:00:00Z"/>
              </w:rPr>
            </w:pPr>
            <w:ins w:id="23872" w:author="Thomas Dietz" w:date="2012-08-13T14:44:00Z">
              <w:del w:id="23873" w:author="Deepak Bansal (AZURE)" w:date="2012-08-23T22:00:00Z">
                <w:r w:rsidDel="00B15A0B">
                  <w:delText xml:space="preserve">        can be directly reached from this table using the </w:delText>
                </w:r>
                <w:bookmarkStart w:id="23874" w:name="_Toc333524815"/>
                <w:bookmarkStart w:id="23875" w:name="_Toc335148902"/>
                <w:bookmarkEnd w:id="23874"/>
                <w:bookmarkEnd w:id="23875"/>
              </w:del>
            </w:ins>
          </w:p>
          <w:p w14:paraId="2ED84F80" w14:textId="33855ACD" w:rsidR="00105B1A" w:rsidDel="00B15A0B" w:rsidRDefault="00105B1A" w:rsidP="00105B1A">
            <w:pPr>
              <w:pStyle w:val="XML1"/>
              <w:rPr>
                <w:ins w:id="23876" w:author="Thomas Dietz" w:date="2012-08-13T14:44:00Z"/>
                <w:del w:id="23877" w:author="Deepak Bansal (AZURE)" w:date="2012-08-23T22:00:00Z"/>
              </w:rPr>
            </w:pPr>
            <w:ins w:id="23878" w:author="Thomas Dietz" w:date="2012-08-13T14:44:00Z">
              <w:del w:id="23879" w:author="Deepak Bansal (AZURE)" w:date="2012-08-23T22:00:00Z">
                <w:r w:rsidDel="00B15A0B">
                  <w:delText xml:space="preserve">        'goto-table' instruction.";</w:delText>
                </w:r>
                <w:bookmarkStart w:id="23880" w:name="_Toc333524816"/>
                <w:bookmarkStart w:id="23881" w:name="_Toc335148903"/>
                <w:bookmarkEnd w:id="23880"/>
                <w:bookmarkEnd w:id="23881"/>
              </w:del>
            </w:ins>
          </w:p>
          <w:p w14:paraId="3B6E9E1E" w14:textId="7FDB15ED" w:rsidR="00105B1A" w:rsidDel="00B15A0B" w:rsidRDefault="00105B1A" w:rsidP="00105B1A">
            <w:pPr>
              <w:pStyle w:val="XML1"/>
              <w:rPr>
                <w:ins w:id="23882" w:author="Thomas Dietz" w:date="2012-08-13T14:44:00Z"/>
                <w:del w:id="23883" w:author="Deepak Bansal (AZURE)" w:date="2012-08-23T22:00:00Z"/>
              </w:rPr>
            </w:pPr>
            <w:ins w:id="23884" w:author="Thomas Dietz" w:date="2012-08-13T14:44:00Z">
              <w:del w:id="23885" w:author="Deepak Bansal (AZURE)" w:date="2012-08-23T22:00:00Z">
                <w:r w:rsidDel="00B15A0B">
                  <w:delText xml:space="preserve">    }</w:delText>
                </w:r>
                <w:bookmarkStart w:id="23886" w:name="_Toc333524817"/>
                <w:bookmarkStart w:id="23887" w:name="_Toc335148904"/>
                <w:bookmarkEnd w:id="23886"/>
                <w:bookmarkEnd w:id="23887"/>
              </w:del>
            </w:ins>
          </w:p>
          <w:p w14:paraId="1DB4BCB8" w14:textId="7DDD153C" w:rsidR="00105B1A" w:rsidDel="00B15A0B" w:rsidRDefault="00105B1A" w:rsidP="00105B1A">
            <w:pPr>
              <w:pStyle w:val="XML1"/>
              <w:rPr>
                <w:ins w:id="23888" w:author="Thomas Dietz" w:date="2012-08-13T14:44:00Z"/>
                <w:del w:id="23889" w:author="Deepak Bansal (AZURE)" w:date="2012-08-23T22:00:00Z"/>
              </w:rPr>
            </w:pPr>
            <w:ins w:id="23890" w:author="Thomas Dietz" w:date="2012-08-13T14:44:00Z">
              <w:del w:id="23891" w:author="Deepak Bansal (AZURE)" w:date="2012-08-23T22:00:00Z">
                <w:r w:rsidDel="00B15A0B">
                  <w:delText xml:space="preserve">    container instructions {</w:delText>
                </w:r>
                <w:bookmarkStart w:id="23892" w:name="_Toc333524818"/>
                <w:bookmarkStart w:id="23893" w:name="_Toc335148905"/>
                <w:bookmarkEnd w:id="23892"/>
                <w:bookmarkEnd w:id="23893"/>
              </w:del>
            </w:ins>
          </w:p>
          <w:p w14:paraId="39B88DD3" w14:textId="6936D2CD" w:rsidR="00105B1A" w:rsidDel="00B15A0B" w:rsidRDefault="00105B1A" w:rsidP="00105B1A">
            <w:pPr>
              <w:pStyle w:val="XML1"/>
              <w:rPr>
                <w:ins w:id="23894" w:author="Thomas Dietz" w:date="2012-08-13T14:44:00Z"/>
                <w:del w:id="23895" w:author="Deepak Bansal (AZURE)" w:date="2012-08-23T22:00:00Z"/>
              </w:rPr>
            </w:pPr>
            <w:ins w:id="23896" w:author="Thomas Dietz" w:date="2012-08-13T14:44:00Z">
              <w:del w:id="23897" w:author="Deepak Bansal (AZURE)" w:date="2012-08-23T22:00:00Z">
                <w:r w:rsidDel="00B15A0B">
                  <w:delText xml:space="preserve">      leaf-list type {</w:delText>
                </w:r>
                <w:bookmarkStart w:id="23898" w:name="_Toc333524819"/>
                <w:bookmarkStart w:id="23899" w:name="_Toc335148906"/>
                <w:bookmarkEnd w:id="23898"/>
                <w:bookmarkEnd w:id="23899"/>
              </w:del>
            </w:ins>
          </w:p>
          <w:p w14:paraId="7825AD38" w14:textId="3A87575B" w:rsidR="00105B1A" w:rsidDel="00B15A0B" w:rsidRDefault="00105B1A" w:rsidP="00105B1A">
            <w:pPr>
              <w:pStyle w:val="XML1"/>
              <w:rPr>
                <w:ins w:id="23900" w:author="Thomas Dietz" w:date="2012-08-13T14:44:00Z"/>
                <w:del w:id="23901" w:author="Deepak Bansal (AZURE)" w:date="2012-08-23T22:00:00Z"/>
              </w:rPr>
            </w:pPr>
            <w:ins w:id="23902" w:author="Thomas Dietz" w:date="2012-08-13T14:44:00Z">
              <w:del w:id="23903" w:author="Deepak Bansal (AZURE)" w:date="2012-08-23T22:00:00Z">
                <w:r w:rsidDel="00B15A0B">
                  <w:delText xml:space="preserve">        type OFInstructionType;</w:delText>
                </w:r>
                <w:bookmarkStart w:id="23904" w:name="_Toc333524820"/>
                <w:bookmarkStart w:id="23905" w:name="_Toc335148907"/>
                <w:bookmarkEnd w:id="23904"/>
                <w:bookmarkEnd w:id="23905"/>
              </w:del>
            </w:ins>
          </w:p>
          <w:p w14:paraId="587327D1" w14:textId="2AD722AD" w:rsidR="00105B1A" w:rsidDel="00B15A0B" w:rsidRDefault="00105B1A" w:rsidP="00105B1A">
            <w:pPr>
              <w:pStyle w:val="XML1"/>
              <w:rPr>
                <w:ins w:id="23906" w:author="Thomas Dietz" w:date="2012-08-13T14:44:00Z"/>
                <w:del w:id="23907" w:author="Deepak Bansal (AZURE)" w:date="2012-08-23T22:00:00Z"/>
              </w:rPr>
            </w:pPr>
            <w:ins w:id="23908" w:author="Thomas Dietz" w:date="2012-08-13T14:44:00Z">
              <w:del w:id="23909" w:author="Deepak Bansal (AZURE)" w:date="2012-08-23T22:00:00Z">
                <w:r w:rsidDel="00B15A0B">
                  <w:delText xml:space="preserve">      }</w:delText>
                </w:r>
                <w:bookmarkStart w:id="23910" w:name="_Toc333524821"/>
                <w:bookmarkStart w:id="23911" w:name="_Toc335148908"/>
                <w:bookmarkEnd w:id="23910"/>
                <w:bookmarkEnd w:id="23911"/>
              </w:del>
            </w:ins>
          </w:p>
          <w:p w14:paraId="54CB5B1C" w14:textId="0DAE73E7" w:rsidR="00105B1A" w:rsidDel="00B15A0B" w:rsidRDefault="00105B1A" w:rsidP="00105B1A">
            <w:pPr>
              <w:pStyle w:val="XML1"/>
              <w:rPr>
                <w:ins w:id="23912" w:author="Thomas Dietz" w:date="2012-08-13T14:44:00Z"/>
                <w:del w:id="23913" w:author="Deepak Bansal (AZURE)" w:date="2012-08-23T22:00:00Z"/>
              </w:rPr>
            </w:pPr>
            <w:ins w:id="23914" w:author="Thomas Dietz" w:date="2012-08-13T14:44:00Z">
              <w:del w:id="23915" w:author="Deepak Bansal (AZURE)" w:date="2012-08-23T22:00:00Z">
                <w:r w:rsidDel="00B15A0B">
                  <w:delText xml:space="preserve">      description "The list of all instruction types supported by</w:delText>
                </w:r>
                <w:bookmarkStart w:id="23916" w:name="_Toc333524822"/>
                <w:bookmarkStart w:id="23917" w:name="_Toc335148909"/>
                <w:bookmarkEnd w:id="23916"/>
                <w:bookmarkEnd w:id="23917"/>
              </w:del>
            </w:ins>
          </w:p>
          <w:p w14:paraId="18732760" w14:textId="584E3F8F" w:rsidR="00105B1A" w:rsidDel="00B15A0B" w:rsidRDefault="00105B1A" w:rsidP="00105B1A">
            <w:pPr>
              <w:pStyle w:val="XML1"/>
              <w:rPr>
                <w:ins w:id="23918" w:author="Thomas Dietz" w:date="2012-08-13T14:44:00Z"/>
                <w:del w:id="23919" w:author="Deepak Bansal (AZURE)" w:date="2012-08-23T22:00:00Z"/>
              </w:rPr>
            </w:pPr>
            <w:ins w:id="23920" w:author="Thomas Dietz" w:date="2012-08-13T14:44:00Z">
              <w:del w:id="23921" w:author="Deepak Bansal (AZURE)" w:date="2012-08-23T22:00:00Z">
                <w:r w:rsidDel="00B15A0B">
                  <w:delText xml:space="preserve">        the flow table.";</w:delText>
                </w:r>
                <w:bookmarkStart w:id="23922" w:name="_Toc333524823"/>
                <w:bookmarkStart w:id="23923" w:name="_Toc335148910"/>
                <w:bookmarkEnd w:id="23922"/>
                <w:bookmarkEnd w:id="23923"/>
              </w:del>
            </w:ins>
          </w:p>
          <w:p w14:paraId="14BA5E6D" w14:textId="2A268185" w:rsidR="00105B1A" w:rsidDel="00B15A0B" w:rsidRDefault="00105B1A" w:rsidP="00105B1A">
            <w:pPr>
              <w:pStyle w:val="XML1"/>
              <w:rPr>
                <w:ins w:id="23924" w:author="Thomas Dietz" w:date="2012-08-13T14:44:00Z"/>
                <w:del w:id="23925" w:author="Deepak Bansal (AZURE)" w:date="2012-08-23T22:00:00Z"/>
              </w:rPr>
            </w:pPr>
            <w:ins w:id="23926" w:author="Thomas Dietz" w:date="2012-08-13T14:44:00Z">
              <w:del w:id="23927" w:author="Deepak Bansal (AZURE)" w:date="2012-08-23T22:00:00Z">
                <w:r w:rsidDel="00B15A0B">
                  <w:delText xml:space="preserve">    }</w:delText>
                </w:r>
                <w:bookmarkStart w:id="23928" w:name="_Toc333524824"/>
                <w:bookmarkStart w:id="23929" w:name="_Toc335148911"/>
                <w:bookmarkEnd w:id="23928"/>
                <w:bookmarkEnd w:id="23929"/>
              </w:del>
            </w:ins>
          </w:p>
          <w:p w14:paraId="4CC53930" w14:textId="14E7E674" w:rsidR="00105B1A" w:rsidDel="00B15A0B" w:rsidRDefault="00105B1A" w:rsidP="00105B1A">
            <w:pPr>
              <w:pStyle w:val="XML1"/>
              <w:rPr>
                <w:ins w:id="23930" w:author="Thomas Dietz" w:date="2012-08-13T14:44:00Z"/>
                <w:del w:id="23931" w:author="Deepak Bansal (AZURE)" w:date="2012-08-23T22:00:00Z"/>
              </w:rPr>
            </w:pPr>
            <w:ins w:id="23932" w:author="Thomas Dietz" w:date="2012-08-13T14:44:00Z">
              <w:del w:id="23933" w:author="Deepak Bansal (AZURE)" w:date="2012-08-23T22:00:00Z">
                <w:r w:rsidDel="00B15A0B">
                  <w:delText xml:space="preserve">    container matches {</w:delText>
                </w:r>
                <w:bookmarkStart w:id="23934" w:name="_Toc333524825"/>
                <w:bookmarkStart w:id="23935" w:name="_Toc335148912"/>
                <w:bookmarkEnd w:id="23934"/>
                <w:bookmarkEnd w:id="23935"/>
              </w:del>
            </w:ins>
          </w:p>
          <w:p w14:paraId="452FCC1D" w14:textId="24A47AFD" w:rsidR="00105B1A" w:rsidDel="00B15A0B" w:rsidRDefault="00105B1A" w:rsidP="00105B1A">
            <w:pPr>
              <w:pStyle w:val="XML1"/>
              <w:rPr>
                <w:ins w:id="23936" w:author="Thomas Dietz" w:date="2012-08-13T14:44:00Z"/>
                <w:del w:id="23937" w:author="Deepak Bansal (AZURE)" w:date="2012-08-23T22:00:00Z"/>
              </w:rPr>
            </w:pPr>
            <w:ins w:id="23938" w:author="Thomas Dietz" w:date="2012-08-13T14:44:00Z">
              <w:del w:id="23939" w:author="Deepak Bansal (AZURE)" w:date="2012-08-23T22:00:00Z">
                <w:r w:rsidDel="00B15A0B">
                  <w:delText xml:space="preserve">      leaf-list type {</w:delText>
                </w:r>
                <w:bookmarkStart w:id="23940" w:name="_Toc333524826"/>
                <w:bookmarkStart w:id="23941" w:name="_Toc335148913"/>
                <w:bookmarkEnd w:id="23940"/>
                <w:bookmarkEnd w:id="23941"/>
              </w:del>
            </w:ins>
          </w:p>
          <w:p w14:paraId="55B66108" w14:textId="3969F5FB" w:rsidR="00105B1A" w:rsidDel="00B15A0B" w:rsidRDefault="00105B1A" w:rsidP="00105B1A">
            <w:pPr>
              <w:pStyle w:val="XML1"/>
              <w:rPr>
                <w:ins w:id="23942" w:author="Thomas Dietz" w:date="2012-08-13T14:44:00Z"/>
                <w:del w:id="23943" w:author="Deepak Bansal (AZURE)" w:date="2012-08-23T22:00:00Z"/>
              </w:rPr>
            </w:pPr>
            <w:ins w:id="23944" w:author="Thomas Dietz" w:date="2012-08-13T14:44:00Z">
              <w:del w:id="23945" w:author="Deepak Bansal (AZURE)" w:date="2012-08-23T22:00:00Z">
                <w:r w:rsidDel="00B15A0B">
                  <w:delText xml:space="preserve">        type OFMatchFieldType;</w:delText>
                </w:r>
                <w:bookmarkStart w:id="23946" w:name="_Toc333524827"/>
                <w:bookmarkStart w:id="23947" w:name="_Toc335148914"/>
                <w:bookmarkEnd w:id="23946"/>
                <w:bookmarkEnd w:id="23947"/>
              </w:del>
            </w:ins>
          </w:p>
          <w:p w14:paraId="50B54A58" w14:textId="13D187D6" w:rsidR="00105B1A" w:rsidDel="00B15A0B" w:rsidRDefault="00105B1A" w:rsidP="00105B1A">
            <w:pPr>
              <w:pStyle w:val="XML1"/>
              <w:rPr>
                <w:ins w:id="23948" w:author="Thomas Dietz" w:date="2012-08-13T14:44:00Z"/>
                <w:del w:id="23949" w:author="Deepak Bansal (AZURE)" w:date="2012-08-23T22:00:00Z"/>
              </w:rPr>
            </w:pPr>
            <w:ins w:id="23950" w:author="Thomas Dietz" w:date="2012-08-13T14:44:00Z">
              <w:del w:id="23951" w:author="Deepak Bansal (AZURE)" w:date="2012-08-23T22:00:00Z">
                <w:r w:rsidDel="00B15A0B">
                  <w:delText xml:space="preserve">      }</w:delText>
                </w:r>
                <w:bookmarkStart w:id="23952" w:name="_Toc333524828"/>
                <w:bookmarkStart w:id="23953" w:name="_Toc335148915"/>
                <w:bookmarkEnd w:id="23952"/>
                <w:bookmarkEnd w:id="23953"/>
              </w:del>
            </w:ins>
          </w:p>
          <w:p w14:paraId="55F1F506" w14:textId="1AA7B04B" w:rsidR="00105B1A" w:rsidDel="00B15A0B" w:rsidRDefault="00105B1A" w:rsidP="00105B1A">
            <w:pPr>
              <w:pStyle w:val="XML1"/>
              <w:rPr>
                <w:ins w:id="23954" w:author="Thomas Dietz" w:date="2012-08-13T14:44:00Z"/>
                <w:del w:id="23955" w:author="Deepak Bansal (AZURE)" w:date="2012-08-23T22:00:00Z"/>
              </w:rPr>
            </w:pPr>
            <w:ins w:id="23956" w:author="Thomas Dietz" w:date="2012-08-13T14:44:00Z">
              <w:del w:id="23957" w:author="Deepak Bansal (AZURE)" w:date="2012-08-23T22:00:00Z">
                <w:r w:rsidDel="00B15A0B">
                  <w:delText xml:space="preserve">      description "The list of all match types supported by the</w:delText>
                </w:r>
                <w:bookmarkStart w:id="23958" w:name="_Toc333524829"/>
                <w:bookmarkStart w:id="23959" w:name="_Toc335148916"/>
                <w:bookmarkEnd w:id="23958"/>
                <w:bookmarkEnd w:id="23959"/>
              </w:del>
            </w:ins>
          </w:p>
          <w:p w14:paraId="3E51C5F7" w14:textId="0ABDAEC3" w:rsidR="00105B1A" w:rsidDel="00B15A0B" w:rsidRDefault="00105B1A" w:rsidP="00105B1A">
            <w:pPr>
              <w:pStyle w:val="XML1"/>
              <w:rPr>
                <w:ins w:id="23960" w:author="Thomas Dietz" w:date="2012-08-13T14:44:00Z"/>
                <w:del w:id="23961" w:author="Deepak Bansal (AZURE)" w:date="2012-08-23T22:00:00Z"/>
              </w:rPr>
            </w:pPr>
            <w:ins w:id="23962" w:author="Thomas Dietz" w:date="2012-08-13T14:44:00Z">
              <w:del w:id="23963" w:author="Deepak Bansal (AZURE)" w:date="2012-08-23T22:00:00Z">
                <w:r w:rsidDel="00B15A0B">
                  <w:delText xml:space="preserve">        flow table.";</w:delText>
                </w:r>
                <w:bookmarkStart w:id="23964" w:name="_Toc333524830"/>
                <w:bookmarkStart w:id="23965" w:name="_Toc335148917"/>
                <w:bookmarkEnd w:id="23964"/>
                <w:bookmarkEnd w:id="23965"/>
              </w:del>
            </w:ins>
          </w:p>
          <w:p w14:paraId="622465F3" w14:textId="7DF5C121" w:rsidR="00105B1A" w:rsidDel="00B15A0B" w:rsidRDefault="00105B1A" w:rsidP="00105B1A">
            <w:pPr>
              <w:pStyle w:val="XML1"/>
              <w:rPr>
                <w:ins w:id="23966" w:author="Thomas Dietz" w:date="2012-08-13T14:44:00Z"/>
                <w:del w:id="23967" w:author="Deepak Bansal (AZURE)" w:date="2012-08-23T22:00:00Z"/>
              </w:rPr>
            </w:pPr>
            <w:ins w:id="23968" w:author="Thomas Dietz" w:date="2012-08-13T14:44:00Z">
              <w:del w:id="23969" w:author="Deepak Bansal (AZURE)" w:date="2012-08-23T22:00:00Z">
                <w:r w:rsidDel="00B15A0B">
                  <w:delText xml:space="preserve">    }</w:delText>
                </w:r>
                <w:bookmarkStart w:id="23970" w:name="_Toc333524831"/>
                <w:bookmarkStart w:id="23971" w:name="_Toc335148918"/>
                <w:bookmarkEnd w:id="23970"/>
                <w:bookmarkEnd w:id="23971"/>
              </w:del>
            </w:ins>
          </w:p>
          <w:p w14:paraId="29681796" w14:textId="6B700527" w:rsidR="00105B1A" w:rsidDel="00B15A0B" w:rsidRDefault="00105B1A" w:rsidP="00105B1A">
            <w:pPr>
              <w:pStyle w:val="XML1"/>
              <w:rPr>
                <w:ins w:id="23972" w:author="Thomas Dietz" w:date="2012-08-13T14:44:00Z"/>
                <w:del w:id="23973" w:author="Deepak Bansal (AZURE)" w:date="2012-08-23T22:00:00Z"/>
              </w:rPr>
            </w:pPr>
            <w:ins w:id="23974" w:author="Thomas Dietz" w:date="2012-08-13T14:44:00Z">
              <w:del w:id="23975" w:author="Deepak Bansal (AZURE)" w:date="2012-08-23T22:00:00Z">
                <w:r w:rsidDel="00B15A0B">
                  <w:delText xml:space="preserve">    container write-actions {</w:delText>
                </w:r>
                <w:bookmarkStart w:id="23976" w:name="_Toc333524832"/>
                <w:bookmarkStart w:id="23977" w:name="_Toc335148919"/>
                <w:bookmarkEnd w:id="23976"/>
                <w:bookmarkEnd w:id="23977"/>
              </w:del>
            </w:ins>
          </w:p>
          <w:p w14:paraId="195D9615" w14:textId="0F50930B" w:rsidR="00105B1A" w:rsidDel="00B15A0B" w:rsidRDefault="00105B1A" w:rsidP="00105B1A">
            <w:pPr>
              <w:pStyle w:val="XML1"/>
              <w:rPr>
                <w:ins w:id="23978" w:author="Thomas Dietz" w:date="2012-08-13T14:44:00Z"/>
                <w:del w:id="23979" w:author="Deepak Bansal (AZURE)" w:date="2012-08-23T22:00:00Z"/>
              </w:rPr>
            </w:pPr>
            <w:ins w:id="23980" w:author="Thomas Dietz" w:date="2012-08-13T14:44:00Z">
              <w:del w:id="23981" w:author="Deepak Bansal (AZURE)" w:date="2012-08-23T22:00:00Z">
                <w:r w:rsidDel="00B15A0B">
                  <w:delText xml:space="preserve">      leaf-list type {</w:delText>
                </w:r>
                <w:bookmarkStart w:id="23982" w:name="_Toc333524833"/>
                <w:bookmarkStart w:id="23983" w:name="_Toc335148920"/>
                <w:bookmarkEnd w:id="23982"/>
                <w:bookmarkEnd w:id="23983"/>
              </w:del>
            </w:ins>
          </w:p>
          <w:p w14:paraId="36536D22" w14:textId="417AE670" w:rsidR="00105B1A" w:rsidDel="00B15A0B" w:rsidRDefault="00105B1A" w:rsidP="00105B1A">
            <w:pPr>
              <w:pStyle w:val="XML1"/>
              <w:rPr>
                <w:ins w:id="23984" w:author="Thomas Dietz" w:date="2012-08-13T14:44:00Z"/>
                <w:del w:id="23985" w:author="Deepak Bansal (AZURE)" w:date="2012-08-23T22:00:00Z"/>
              </w:rPr>
            </w:pPr>
            <w:ins w:id="23986" w:author="Thomas Dietz" w:date="2012-08-13T14:44:00Z">
              <w:del w:id="23987" w:author="Deepak Bansal (AZURE)" w:date="2012-08-23T22:00:00Z">
                <w:r w:rsidDel="00B15A0B">
                  <w:delText xml:space="preserve">        type OFActionType;</w:delText>
                </w:r>
                <w:bookmarkStart w:id="23988" w:name="_Toc333524834"/>
                <w:bookmarkStart w:id="23989" w:name="_Toc335148921"/>
                <w:bookmarkEnd w:id="23988"/>
                <w:bookmarkEnd w:id="23989"/>
              </w:del>
            </w:ins>
          </w:p>
          <w:p w14:paraId="398E9276" w14:textId="1A6B7AA6" w:rsidR="00105B1A" w:rsidDel="00B15A0B" w:rsidRDefault="00105B1A" w:rsidP="00105B1A">
            <w:pPr>
              <w:pStyle w:val="XML1"/>
              <w:rPr>
                <w:ins w:id="23990" w:author="Thomas Dietz" w:date="2012-08-13T14:44:00Z"/>
                <w:del w:id="23991" w:author="Deepak Bansal (AZURE)" w:date="2012-08-23T22:00:00Z"/>
              </w:rPr>
            </w:pPr>
            <w:ins w:id="23992" w:author="Thomas Dietz" w:date="2012-08-13T14:44:00Z">
              <w:del w:id="23993" w:author="Deepak Bansal (AZURE)" w:date="2012-08-23T22:00:00Z">
                <w:r w:rsidDel="00B15A0B">
                  <w:delText xml:space="preserve">      }</w:delText>
                </w:r>
                <w:bookmarkStart w:id="23994" w:name="_Toc333524835"/>
                <w:bookmarkStart w:id="23995" w:name="_Toc335148922"/>
                <w:bookmarkEnd w:id="23994"/>
                <w:bookmarkEnd w:id="23995"/>
              </w:del>
            </w:ins>
          </w:p>
          <w:p w14:paraId="2D957BEE" w14:textId="2AA4A97C" w:rsidR="00105B1A" w:rsidDel="00B15A0B" w:rsidRDefault="00105B1A" w:rsidP="00105B1A">
            <w:pPr>
              <w:pStyle w:val="XML1"/>
              <w:rPr>
                <w:ins w:id="23996" w:author="Thomas Dietz" w:date="2012-08-13T14:44:00Z"/>
                <w:del w:id="23997" w:author="Deepak Bansal (AZURE)" w:date="2012-08-23T22:00:00Z"/>
              </w:rPr>
            </w:pPr>
            <w:ins w:id="23998" w:author="Thomas Dietz" w:date="2012-08-13T14:44:00Z">
              <w:del w:id="23999" w:author="Deepak Bansal (AZURE)" w:date="2012-08-23T22:00:00Z">
                <w:r w:rsidDel="00B15A0B">
                  <w:delText xml:space="preserve">      description "The list of all write action types supported by</w:delText>
                </w:r>
                <w:bookmarkStart w:id="24000" w:name="_Toc333524836"/>
                <w:bookmarkStart w:id="24001" w:name="_Toc335148923"/>
                <w:bookmarkEnd w:id="24000"/>
                <w:bookmarkEnd w:id="24001"/>
              </w:del>
            </w:ins>
          </w:p>
          <w:p w14:paraId="5AC022BD" w14:textId="3E2D347D" w:rsidR="00105B1A" w:rsidDel="00B15A0B" w:rsidRDefault="00105B1A" w:rsidP="00105B1A">
            <w:pPr>
              <w:pStyle w:val="XML1"/>
              <w:rPr>
                <w:ins w:id="24002" w:author="Thomas Dietz" w:date="2012-08-13T14:44:00Z"/>
                <w:del w:id="24003" w:author="Deepak Bansal (AZURE)" w:date="2012-08-23T22:00:00Z"/>
              </w:rPr>
            </w:pPr>
            <w:ins w:id="24004" w:author="Thomas Dietz" w:date="2012-08-13T14:44:00Z">
              <w:del w:id="24005" w:author="Deepak Bansal (AZURE)" w:date="2012-08-23T22:00:00Z">
                <w:r w:rsidDel="00B15A0B">
                  <w:delText xml:space="preserve">        the flow table.";</w:delText>
                </w:r>
                <w:bookmarkStart w:id="24006" w:name="_Toc333524837"/>
                <w:bookmarkStart w:id="24007" w:name="_Toc335148924"/>
                <w:bookmarkEnd w:id="24006"/>
                <w:bookmarkEnd w:id="24007"/>
              </w:del>
            </w:ins>
          </w:p>
          <w:p w14:paraId="18019F3A" w14:textId="225BA040" w:rsidR="00105B1A" w:rsidDel="00B15A0B" w:rsidRDefault="00105B1A" w:rsidP="00105B1A">
            <w:pPr>
              <w:pStyle w:val="XML1"/>
              <w:rPr>
                <w:ins w:id="24008" w:author="Thomas Dietz" w:date="2012-08-13T14:44:00Z"/>
                <w:del w:id="24009" w:author="Deepak Bansal (AZURE)" w:date="2012-08-23T22:00:00Z"/>
              </w:rPr>
            </w:pPr>
            <w:ins w:id="24010" w:author="Thomas Dietz" w:date="2012-08-13T14:44:00Z">
              <w:del w:id="24011" w:author="Deepak Bansal (AZURE)" w:date="2012-08-23T22:00:00Z">
                <w:r w:rsidDel="00B15A0B">
                  <w:delText xml:space="preserve">    }</w:delText>
                </w:r>
                <w:bookmarkStart w:id="24012" w:name="_Toc333524838"/>
                <w:bookmarkStart w:id="24013" w:name="_Toc335148925"/>
                <w:bookmarkEnd w:id="24012"/>
                <w:bookmarkEnd w:id="24013"/>
              </w:del>
            </w:ins>
          </w:p>
          <w:p w14:paraId="1146437F" w14:textId="459AF633" w:rsidR="00105B1A" w:rsidDel="00B15A0B" w:rsidRDefault="00105B1A" w:rsidP="00105B1A">
            <w:pPr>
              <w:pStyle w:val="XML1"/>
              <w:rPr>
                <w:ins w:id="24014" w:author="Thomas Dietz" w:date="2012-08-13T14:44:00Z"/>
                <w:del w:id="24015" w:author="Deepak Bansal (AZURE)" w:date="2012-08-23T22:00:00Z"/>
              </w:rPr>
            </w:pPr>
            <w:ins w:id="24016" w:author="Thomas Dietz" w:date="2012-08-13T14:44:00Z">
              <w:del w:id="24017" w:author="Deepak Bansal (AZURE)" w:date="2012-08-23T22:00:00Z">
                <w:r w:rsidDel="00B15A0B">
                  <w:delText xml:space="preserve">    container apply-actions {</w:delText>
                </w:r>
                <w:bookmarkStart w:id="24018" w:name="_Toc333524839"/>
                <w:bookmarkStart w:id="24019" w:name="_Toc335148926"/>
                <w:bookmarkEnd w:id="24018"/>
                <w:bookmarkEnd w:id="24019"/>
              </w:del>
            </w:ins>
          </w:p>
          <w:p w14:paraId="4F98274B" w14:textId="162D80F1" w:rsidR="00105B1A" w:rsidDel="00B15A0B" w:rsidRDefault="00105B1A" w:rsidP="00105B1A">
            <w:pPr>
              <w:pStyle w:val="XML1"/>
              <w:rPr>
                <w:ins w:id="24020" w:author="Thomas Dietz" w:date="2012-08-13T14:44:00Z"/>
                <w:del w:id="24021" w:author="Deepak Bansal (AZURE)" w:date="2012-08-23T22:00:00Z"/>
              </w:rPr>
            </w:pPr>
            <w:ins w:id="24022" w:author="Thomas Dietz" w:date="2012-08-13T14:44:00Z">
              <w:del w:id="24023" w:author="Deepak Bansal (AZURE)" w:date="2012-08-23T22:00:00Z">
                <w:r w:rsidDel="00B15A0B">
                  <w:delText xml:space="preserve">      leaf-list type {</w:delText>
                </w:r>
                <w:bookmarkStart w:id="24024" w:name="_Toc333524840"/>
                <w:bookmarkStart w:id="24025" w:name="_Toc335148927"/>
                <w:bookmarkEnd w:id="24024"/>
                <w:bookmarkEnd w:id="24025"/>
              </w:del>
            </w:ins>
          </w:p>
          <w:p w14:paraId="1B283F04" w14:textId="3DC9B70A" w:rsidR="00105B1A" w:rsidDel="00B15A0B" w:rsidRDefault="00105B1A" w:rsidP="00105B1A">
            <w:pPr>
              <w:pStyle w:val="XML1"/>
              <w:rPr>
                <w:ins w:id="24026" w:author="Thomas Dietz" w:date="2012-08-13T14:44:00Z"/>
                <w:del w:id="24027" w:author="Deepak Bansal (AZURE)" w:date="2012-08-23T22:00:00Z"/>
              </w:rPr>
            </w:pPr>
            <w:ins w:id="24028" w:author="Thomas Dietz" w:date="2012-08-13T14:44:00Z">
              <w:del w:id="24029" w:author="Deepak Bansal (AZURE)" w:date="2012-08-23T22:00:00Z">
                <w:r w:rsidDel="00B15A0B">
                  <w:delText xml:space="preserve">        type OFActionType;</w:delText>
                </w:r>
                <w:bookmarkStart w:id="24030" w:name="_Toc333524841"/>
                <w:bookmarkStart w:id="24031" w:name="_Toc335148928"/>
                <w:bookmarkEnd w:id="24030"/>
                <w:bookmarkEnd w:id="24031"/>
              </w:del>
            </w:ins>
          </w:p>
          <w:p w14:paraId="72063CF7" w14:textId="0A5A285F" w:rsidR="00105B1A" w:rsidDel="00B15A0B" w:rsidRDefault="00105B1A" w:rsidP="00105B1A">
            <w:pPr>
              <w:pStyle w:val="XML1"/>
              <w:rPr>
                <w:ins w:id="24032" w:author="Thomas Dietz" w:date="2012-08-13T14:44:00Z"/>
                <w:del w:id="24033" w:author="Deepak Bansal (AZURE)" w:date="2012-08-23T22:00:00Z"/>
              </w:rPr>
            </w:pPr>
            <w:ins w:id="24034" w:author="Thomas Dietz" w:date="2012-08-13T14:44:00Z">
              <w:del w:id="24035" w:author="Deepak Bansal (AZURE)" w:date="2012-08-23T22:00:00Z">
                <w:r w:rsidDel="00B15A0B">
                  <w:delText xml:space="preserve">      }</w:delText>
                </w:r>
                <w:bookmarkStart w:id="24036" w:name="_Toc333524842"/>
                <w:bookmarkStart w:id="24037" w:name="_Toc335148929"/>
                <w:bookmarkEnd w:id="24036"/>
                <w:bookmarkEnd w:id="24037"/>
              </w:del>
            </w:ins>
          </w:p>
          <w:p w14:paraId="745DB8A1" w14:textId="7D92E1E3" w:rsidR="00105B1A" w:rsidDel="00B15A0B" w:rsidRDefault="00105B1A" w:rsidP="00105B1A">
            <w:pPr>
              <w:pStyle w:val="XML1"/>
              <w:rPr>
                <w:ins w:id="24038" w:author="Thomas Dietz" w:date="2012-08-13T14:44:00Z"/>
                <w:del w:id="24039" w:author="Deepak Bansal (AZURE)" w:date="2012-08-23T22:00:00Z"/>
              </w:rPr>
            </w:pPr>
            <w:ins w:id="24040" w:author="Thomas Dietz" w:date="2012-08-13T14:44:00Z">
              <w:del w:id="24041" w:author="Deepak Bansal (AZURE)" w:date="2012-08-23T22:00:00Z">
                <w:r w:rsidDel="00B15A0B">
                  <w:delText xml:space="preserve">      description "The list of all apply action types supported by</w:delText>
                </w:r>
                <w:bookmarkStart w:id="24042" w:name="_Toc333524843"/>
                <w:bookmarkStart w:id="24043" w:name="_Toc335148930"/>
                <w:bookmarkEnd w:id="24042"/>
                <w:bookmarkEnd w:id="24043"/>
              </w:del>
            </w:ins>
          </w:p>
          <w:p w14:paraId="4A80DDB7" w14:textId="5C1D5C0F" w:rsidR="00105B1A" w:rsidDel="00B15A0B" w:rsidRDefault="00105B1A" w:rsidP="00105B1A">
            <w:pPr>
              <w:pStyle w:val="XML1"/>
              <w:rPr>
                <w:ins w:id="24044" w:author="Thomas Dietz" w:date="2012-08-13T14:44:00Z"/>
                <w:del w:id="24045" w:author="Deepak Bansal (AZURE)" w:date="2012-08-23T22:00:00Z"/>
              </w:rPr>
            </w:pPr>
            <w:ins w:id="24046" w:author="Thomas Dietz" w:date="2012-08-13T14:44:00Z">
              <w:del w:id="24047" w:author="Deepak Bansal (AZURE)" w:date="2012-08-23T22:00:00Z">
                <w:r w:rsidDel="00B15A0B">
                  <w:delText xml:space="preserve">        the flow table.";</w:delText>
                </w:r>
                <w:bookmarkStart w:id="24048" w:name="_Toc333524844"/>
                <w:bookmarkStart w:id="24049" w:name="_Toc335148931"/>
                <w:bookmarkEnd w:id="24048"/>
                <w:bookmarkEnd w:id="24049"/>
              </w:del>
            </w:ins>
          </w:p>
          <w:p w14:paraId="4CC69E9B" w14:textId="51FE1126" w:rsidR="00105B1A" w:rsidDel="00B15A0B" w:rsidRDefault="00105B1A" w:rsidP="00105B1A">
            <w:pPr>
              <w:pStyle w:val="XML1"/>
              <w:rPr>
                <w:ins w:id="24050" w:author="Thomas Dietz" w:date="2012-08-13T14:44:00Z"/>
                <w:del w:id="24051" w:author="Deepak Bansal (AZURE)" w:date="2012-08-23T22:00:00Z"/>
              </w:rPr>
            </w:pPr>
            <w:ins w:id="24052" w:author="Thomas Dietz" w:date="2012-08-13T14:44:00Z">
              <w:del w:id="24053" w:author="Deepak Bansal (AZURE)" w:date="2012-08-23T22:00:00Z">
                <w:r w:rsidDel="00B15A0B">
                  <w:delText xml:space="preserve">    }</w:delText>
                </w:r>
                <w:bookmarkStart w:id="24054" w:name="_Toc333524845"/>
                <w:bookmarkStart w:id="24055" w:name="_Toc335148932"/>
                <w:bookmarkEnd w:id="24054"/>
                <w:bookmarkEnd w:id="24055"/>
              </w:del>
            </w:ins>
          </w:p>
          <w:p w14:paraId="7ABF7413" w14:textId="5397E318" w:rsidR="00105B1A" w:rsidDel="00B15A0B" w:rsidRDefault="00105B1A" w:rsidP="00105B1A">
            <w:pPr>
              <w:pStyle w:val="XML1"/>
              <w:rPr>
                <w:ins w:id="24056" w:author="Thomas Dietz" w:date="2012-08-13T14:44:00Z"/>
                <w:del w:id="24057" w:author="Deepak Bansal (AZURE)" w:date="2012-08-23T22:00:00Z"/>
              </w:rPr>
            </w:pPr>
            <w:ins w:id="24058" w:author="Thomas Dietz" w:date="2012-08-13T14:44:00Z">
              <w:del w:id="24059" w:author="Deepak Bansal (AZURE)" w:date="2012-08-23T22:00:00Z">
                <w:r w:rsidDel="00B15A0B">
                  <w:delText xml:space="preserve">    container write-setfields {</w:delText>
                </w:r>
                <w:bookmarkStart w:id="24060" w:name="_Toc333524846"/>
                <w:bookmarkStart w:id="24061" w:name="_Toc335148933"/>
                <w:bookmarkEnd w:id="24060"/>
                <w:bookmarkEnd w:id="24061"/>
              </w:del>
            </w:ins>
          </w:p>
          <w:p w14:paraId="1DD4FFF4" w14:textId="0615FFA3" w:rsidR="00105B1A" w:rsidDel="00B15A0B" w:rsidRDefault="00105B1A" w:rsidP="00105B1A">
            <w:pPr>
              <w:pStyle w:val="XML1"/>
              <w:rPr>
                <w:ins w:id="24062" w:author="Thomas Dietz" w:date="2012-08-13T14:44:00Z"/>
                <w:del w:id="24063" w:author="Deepak Bansal (AZURE)" w:date="2012-08-23T22:00:00Z"/>
              </w:rPr>
            </w:pPr>
            <w:ins w:id="24064" w:author="Thomas Dietz" w:date="2012-08-13T14:44:00Z">
              <w:del w:id="24065" w:author="Deepak Bansal (AZURE)" w:date="2012-08-23T22:00:00Z">
                <w:r w:rsidDel="00B15A0B">
                  <w:delText xml:space="preserve">      leaf-list type {</w:delText>
                </w:r>
                <w:bookmarkStart w:id="24066" w:name="_Toc333524847"/>
                <w:bookmarkStart w:id="24067" w:name="_Toc335148934"/>
                <w:bookmarkEnd w:id="24066"/>
                <w:bookmarkEnd w:id="24067"/>
              </w:del>
            </w:ins>
          </w:p>
          <w:p w14:paraId="0F6C01A5" w14:textId="41731D62" w:rsidR="00105B1A" w:rsidDel="00B15A0B" w:rsidRDefault="00105B1A" w:rsidP="00105B1A">
            <w:pPr>
              <w:pStyle w:val="XML1"/>
              <w:rPr>
                <w:ins w:id="24068" w:author="Thomas Dietz" w:date="2012-08-13T14:44:00Z"/>
                <w:del w:id="24069" w:author="Deepak Bansal (AZURE)" w:date="2012-08-23T22:00:00Z"/>
              </w:rPr>
            </w:pPr>
            <w:ins w:id="24070" w:author="Thomas Dietz" w:date="2012-08-13T14:44:00Z">
              <w:del w:id="24071" w:author="Deepak Bansal (AZURE)" w:date="2012-08-23T22:00:00Z">
                <w:r w:rsidDel="00B15A0B">
                  <w:delText xml:space="preserve">        type OFMatchFieldType;</w:delText>
                </w:r>
                <w:bookmarkStart w:id="24072" w:name="_Toc333524848"/>
                <w:bookmarkStart w:id="24073" w:name="_Toc335148935"/>
                <w:bookmarkEnd w:id="24072"/>
                <w:bookmarkEnd w:id="24073"/>
              </w:del>
            </w:ins>
          </w:p>
          <w:p w14:paraId="3D87CDCA" w14:textId="0F6CF1A3" w:rsidR="00105B1A" w:rsidDel="00B15A0B" w:rsidRDefault="00105B1A" w:rsidP="00105B1A">
            <w:pPr>
              <w:pStyle w:val="XML1"/>
              <w:rPr>
                <w:ins w:id="24074" w:author="Thomas Dietz" w:date="2012-08-13T14:44:00Z"/>
                <w:del w:id="24075" w:author="Deepak Bansal (AZURE)" w:date="2012-08-23T22:00:00Z"/>
              </w:rPr>
            </w:pPr>
            <w:ins w:id="24076" w:author="Thomas Dietz" w:date="2012-08-13T14:44:00Z">
              <w:del w:id="24077" w:author="Deepak Bansal (AZURE)" w:date="2012-08-23T22:00:00Z">
                <w:r w:rsidDel="00B15A0B">
                  <w:delText xml:space="preserve">      }</w:delText>
                </w:r>
                <w:bookmarkStart w:id="24078" w:name="_Toc333524849"/>
                <w:bookmarkStart w:id="24079" w:name="_Toc335148936"/>
                <w:bookmarkEnd w:id="24078"/>
                <w:bookmarkEnd w:id="24079"/>
              </w:del>
            </w:ins>
          </w:p>
          <w:p w14:paraId="1DEE96BA" w14:textId="54B4A725" w:rsidR="00105B1A" w:rsidDel="00B15A0B" w:rsidRDefault="00105B1A" w:rsidP="00105B1A">
            <w:pPr>
              <w:pStyle w:val="XML1"/>
              <w:rPr>
                <w:ins w:id="24080" w:author="Thomas Dietz" w:date="2012-08-13T14:44:00Z"/>
                <w:del w:id="24081" w:author="Deepak Bansal (AZURE)" w:date="2012-08-23T22:00:00Z"/>
              </w:rPr>
            </w:pPr>
            <w:ins w:id="24082" w:author="Thomas Dietz" w:date="2012-08-13T14:44:00Z">
              <w:del w:id="24083" w:author="Deepak Bansal (AZURE)" w:date="2012-08-23T22:00:00Z">
                <w:r w:rsidDel="00B15A0B">
                  <w:delText xml:space="preserve">      description "The list of all 'set-field' action types </w:delText>
                </w:r>
                <w:bookmarkStart w:id="24084" w:name="_Toc333524850"/>
                <w:bookmarkStart w:id="24085" w:name="_Toc335148937"/>
                <w:bookmarkEnd w:id="24084"/>
                <w:bookmarkEnd w:id="24085"/>
              </w:del>
            </w:ins>
          </w:p>
          <w:p w14:paraId="651916F7" w14:textId="4F02433F" w:rsidR="00105B1A" w:rsidDel="00B15A0B" w:rsidRDefault="00105B1A" w:rsidP="00105B1A">
            <w:pPr>
              <w:pStyle w:val="XML1"/>
              <w:rPr>
                <w:ins w:id="24086" w:author="Thomas Dietz" w:date="2012-08-13T14:44:00Z"/>
                <w:del w:id="24087" w:author="Deepak Bansal (AZURE)" w:date="2012-08-23T22:00:00Z"/>
              </w:rPr>
            </w:pPr>
            <w:ins w:id="24088" w:author="Thomas Dietz" w:date="2012-08-13T14:44:00Z">
              <w:del w:id="24089" w:author="Deepak Bansal (AZURE)" w:date="2012-08-23T22:00:00Z">
                <w:r w:rsidDel="00B15A0B">
                  <w:delText xml:space="preserve">        supported by the table using write actions.";</w:delText>
                </w:r>
                <w:bookmarkStart w:id="24090" w:name="_Toc333524851"/>
                <w:bookmarkStart w:id="24091" w:name="_Toc335148938"/>
                <w:bookmarkEnd w:id="24090"/>
                <w:bookmarkEnd w:id="24091"/>
              </w:del>
            </w:ins>
          </w:p>
          <w:p w14:paraId="0E92E0D1" w14:textId="716FDA44" w:rsidR="00105B1A" w:rsidDel="00B15A0B" w:rsidRDefault="00105B1A" w:rsidP="00105B1A">
            <w:pPr>
              <w:pStyle w:val="XML1"/>
              <w:rPr>
                <w:ins w:id="24092" w:author="Thomas Dietz" w:date="2012-08-13T14:44:00Z"/>
                <w:del w:id="24093" w:author="Deepak Bansal (AZURE)" w:date="2012-08-23T22:00:00Z"/>
              </w:rPr>
            </w:pPr>
            <w:ins w:id="24094" w:author="Thomas Dietz" w:date="2012-08-13T14:44:00Z">
              <w:del w:id="24095" w:author="Deepak Bansal (AZURE)" w:date="2012-08-23T22:00:00Z">
                <w:r w:rsidDel="00B15A0B">
                  <w:delText xml:space="preserve">    }</w:delText>
                </w:r>
                <w:bookmarkStart w:id="24096" w:name="_Toc333524852"/>
                <w:bookmarkStart w:id="24097" w:name="_Toc335148939"/>
                <w:bookmarkEnd w:id="24096"/>
                <w:bookmarkEnd w:id="24097"/>
              </w:del>
            </w:ins>
          </w:p>
          <w:p w14:paraId="33C778A9" w14:textId="2E609161" w:rsidR="00105B1A" w:rsidDel="00B15A0B" w:rsidRDefault="00105B1A" w:rsidP="00105B1A">
            <w:pPr>
              <w:pStyle w:val="XML1"/>
              <w:rPr>
                <w:ins w:id="24098" w:author="Thomas Dietz" w:date="2012-08-13T14:44:00Z"/>
                <w:del w:id="24099" w:author="Deepak Bansal (AZURE)" w:date="2012-08-23T22:00:00Z"/>
              </w:rPr>
            </w:pPr>
            <w:ins w:id="24100" w:author="Thomas Dietz" w:date="2012-08-13T14:44:00Z">
              <w:del w:id="24101" w:author="Deepak Bansal (AZURE)" w:date="2012-08-23T22:00:00Z">
                <w:r w:rsidDel="00B15A0B">
                  <w:delText xml:space="preserve">    container apply-setfields {</w:delText>
                </w:r>
                <w:bookmarkStart w:id="24102" w:name="_Toc333524853"/>
                <w:bookmarkStart w:id="24103" w:name="_Toc335148940"/>
                <w:bookmarkEnd w:id="24102"/>
                <w:bookmarkEnd w:id="24103"/>
              </w:del>
            </w:ins>
          </w:p>
          <w:p w14:paraId="066CB0DB" w14:textId="63D0D7C5" w:rsidR="00105B1A" w:rsidDel="00B15A0B" w:rsidRDefault="00105B1A" w:rsidP="00105B1A">
            <w:pPr>
              <w:pStyle w:val="XML1"/>
              <w:rPr>
                <w:ins w:id="24104" w:author="Thomas Dietz" w:date="2012-08-13T14:44:00Z"/>
                <w:del w:id="24105" w:author="Deepak Bansal (AZURE)" w:date="2012-08-23T22:00:00Z"/>
              </w:rPr>
            </w:pPr>
            <w:ins w:id="24106" w:author="Thomas Dietz" w:date="2012-08-13T14:44:00Z">
              <w:del w:id="24107" w:author="Deepak Bansal (AZURE)" w:date="2012-08-23T22:00:00Z">
                <w:r w:rsidDel="00B15A0B">
                  <w:delText xml:space="preserve">      leaf-list type {</w:delText>
                </w:r>
                <w:bookmarkStart w:id="24108" w:name="_Toc333524854"/>
                <w:bookmarkStart w:id="24109" w:name="_Toc335148941"/>
                <w:bookmarkEnd w:id="24108"/>
                <w:bookmarkEnd w:id="24109"/>
              </w:del>
            </w:ins>
          </w:p>
          <w:p w14:paraId="12C983A6" w14:textId="3D625605" w:rsidR="00105B1A" w:rsidDel="00B15A0B" w:rsidRDefault="00105B1A" w:rsidP="00105B1A">
            <w:pPr>
              <w:pStyle w:val="XML1"/>
              <w:rPr>
                <w:ins w:id="24110" w:author="Thomas Dietz" w:date="2012-08-13T14:44:00Z"/>
                <w:del w:id="24111" w:author="Deepak Bansal (AZURE)" w:date="2012-08-23T22:00:00Z"/>
              </w:rPr>
            </w:pPr>
            <w:ins w:id="24112" w:author="Thomas Dietz" w:date="2012-08-13T14:44:00Z">
              <w:del w:id="24113" w:author="Deepak Bansal (AZURE)" w:date="2012-08-23T22:00:00Z">
                <w:r w:rsidDel="00B15A0B">
                  <w:delText xml:space="preserve">        type OFMatchFieldType;</w:delText>
                </w:r>
                <w:bookmarkStart w:id="24114" w:name="_Toc333524855"/>
                <w:bookmarkStart w:id="24115" w:name="_Toc335148942"/>
                <w:bookmarkEnd w:id="24114"/>
                <w:bookmarkEnd w:id="24115"/>
              </w:del>
            </w:ins>
          </w:p>
          <w:p w14:paraId="57CC32B9" w14:textId="66F0B730" w:rsidR="00105B1A" w:rsidDel="00B15A0B" w:rsidRDefault="00105B1A" w:rsidP="00105B1A">
            <w:pPr>
              <w:pStyle w:val="XML1"/>
              <w:rPr>
                <w:ins w:id="24116" w:author="Thomas Dietz" w:date="2012-08-13T14:44:00Z"/>
                <w:del w:id="24117" w:author="Deepak Bansal (AZURE)" w:date="2012-08-23T22:00:00Z"/>
              </w:rPr>
            </w:pPr>
            <w:ins w:id="24118" w:author="Thomas Dietz" w:date="2012-08-13T14:44:00Z">
              <w:del w:id="24119" w:author="Deepak Bansal (AZURE)" w:date="2012-08-23T22:00:00Z">
                <w:r w:rsidDel="00B15A0B">
                  <w:delText xml:space="preserve">      }</w:delText>
                </w:r>
                <w:bookmarkStart w:id="24120" w:name="_Toc333524856"/>
                <w:bookmarkStart w:id="24121" w:name="_Toc335148943"/>
                <w:bookmarkEnd w:id="24120"/>
                <w:bookmarkEnd w:id="24121"/>
              </w:del>
            </w:ins>
          </w:p>
          <w:p w14:paraId="4FC2BE9E" w14:textId="00DF4F1E" w:rsidR="00105B1A" w:rsidDel="00B15A0B" w:rsidRDefault="00105B1A" w:rsidP="00105B1A">
            <w:pPr>
              <w:pStyle w:val="XML1"/>
              <w:rPr>
                <w:ins w:id="24122" w:author="Thomas Dietz" w:date="2012-08-13T14:44:00Z"/>
                <w:del w:id="24123" w:author="Deepak Bansal (AZURE)" w:date="2012-08-23T22:00:00Z"/>
              </w:rPr>
            </w:pPr>
            <w:ins w:id="24124" w:author="Thomas Dietz" w:date="2012-08-13T14:44:00Z">
              <w:del w:id="24125" w:author="Deepak Bansal (AZURE)" w:date="2012-08-23T22:00:00Z">
                <w:r w:rsidDel="00B15A0B">
                  <w:delText xml:space="preserve">      description "The list of all 'set-field' action types </w:delText>
                </w:r>
                <w:bookmarkStart w:id="24126" w:name="_Toc333524857"/>
                <w:bookmarkStart w:id="24127" w:name="_Toc335148944"/>
                <w:bookmarkEnd w:id="24126"/>
                <w:bookmarkEnd w:id="24127"/>
              </w:del>
            </w:ins>
          </w:p>
          <w:p w14:paraId="7D17A450" w14:textId="7D76AE23" w:rsidR="00105B1A" w:rsidDel="00B15A0B" w:rsidRDefault="00105B1A" w:rsidP="00105B1A">
            <w:pPr>
              <w:pStyle w:val="XML1"/>
              <w:rPr>
                <w:ins w:id="24128" w:author="Thomas Dietz" w:date="2012-08-13T14:44:00Z"/>
                <w:del w:id="24129" w:author="Deepak Bansal (AZURE)" w:date="2012-08-23T22:00:00Z"/>
              </w:rPr>
            </w:pPr>
            <w:ins w:id="24130" w:author="Thomas Dietz" w:date="2012-08-13T14:44:00Z">
              <w:del w:id="24131" w:author="Deepak Bansal (AZURE)" w:date="2012-08-23T22:00:00Z">
                <w:r w:rsidDel="00B15A0B">
                  <w:delText xml:space="preserve">        supported by the table using apply actions.";</w:delText>
                </w:r>
                <w:bookmarkStart w:id="24132" w:name="_Toc333524858"/>
                <w:bookmarkStart w:id="24133" w:name="_Toc335148945"/>
                <w:bookmarkEnd w:id="24132"/>
                <w:bookmarkEnd w:id="24133"/>
              </w:del>
            </w:ins>
          </w:p>
          <w:p w14:paraId="0F078701" w14:textId="17C4A75D" w:rsidR="00105B1A" w:rsidDel="00B15A0B" w:rsidRDefault="00105B1A" w:rsidP="00105B1A">
            <w:pPr>
              <w:pStyle w:val="XML1"/>
              <w:rPr>
                <w:ins w:id="24134" w:author="Thomas Dietz" w:date="2012-08-13T14:44:00Z"/>
                <w:del w:id="24135" w:author="Deepak Bansal (AZURE)" w:date="2012-08-23T22:00:00Z"/>
              </w:rPr>
            </w:pPr>
            <w:ins w:id="24136" w:author="Thomas Dietz" w:date="2012-08-13T14:44:00Z">
              <w:del w:id="24137" w:author="Deepak Bansal (AZURE)" w:date="2012-08-23T22:00:00Z">
                <w:r w:rsidDel="00B15A0B">
                  <w:delText xml:space="preserve">    }</w:delText>
                </w:r>
                <w:bookmarkStart w:id="24138" w:name="_Toc333524859"/>
                <w:bookmarkStart w:id="24139" w:name="_Toc335148946"/>
                <w:bookmarkEnd w:id="24138"/>
                <w:bookmarkEnd w:id="24139"/>
              </w:del>
            </w:ins>
          </w:p>
          <w:p w14:paraId="2ED2E118" w14:textId="5D376904" w:rsidR="00105B1A" w:rsidDel="00B15A0B" w:rsidRDefault="00105B1A" w:rsidP="00105B1A">
            <w:pPr>
              <w:pStyle w:val="XML1"/>
              <w:rPr>
                <w:ins w:id="24140" w:author="Thomas Dietz" w:date="2012-08-13T14:44:00Z"/>
                <w:del w:id="24141" w:author="Deepak Bansal (AZURE)" w:date="2012-08-23T22:00:00Z"/>
              </w:rPr>
            </w:pPr>
            <w:ins w:id="24142" w:author="Thomas Dietz" w:date="2012-08-13T14:44:00Z">
              <w:del w:id="24143" w:author="Deepak Bansal (AZURE)" w:date="2012-08-23T22:00:00Z">
                <w:r w:rsidDel="00B15A0B">
                  <w:delText xml:space="preserve">    container wildcards {</w:delText>
                </w:r>
                <w:bookmarkStart w:id="24144" w:name="_Toc333524860"/>
                <w:bookmarkStart w:id="24145" w:name="_Toc335148947"/>
                <w:bookmarkEnd w:id="24144"/>
                <w:bookmarkEnd w:id="24145"/>
              </w:del>
            </w:ins>
          </w:p>
          <w:p w14:paraId="6B12243E" w14:textId="5DB74B0E" w:rsidR="00105B1A" w:rsidDel="00B15A0B" w:rsidRDefault="00105B1A" w:rsidP="00105B1A">
            <w:pPr>
              <w:pStyle w:val="XML1"/>
              <w:rPr>
                <w:ins w:id="24146" w:author="Thomas Dietz" w:date="2012-08-13T14:44:00Z"/>
                <w:del w:id="24147" w:author="Deepak Bansal (AZURE)" w:date="2012-08-23T22:00:00Z"/>
              </w:rPr>
            </w:pPr>
            <w:ins w:id="24148" w:author="Thomas Dietz" w:date="2012-08-13T14:44:00Z">
              <w:del w:id="24149" w:author="Deepak Bansal (AZURE)" w:date="2012-08-23T22:00:00Z">
                <w:r w:rsidDel="00B15A0B">
                  <w:delText xml:space="preserve">      leaf-list type {</w:delText>
                </w:r>
                <w:bookmarkStart w:id="24150" w:name="_Toc333524861"/>
                <w:bookmarkStart w:id="24151" w:name="_Toc335148948"/>
                <w:bookmarkEnd w:id="24150"/>
                <w:bookmarkEnd w:id="24151"/>
              </w:del>
            </w:ins>
          </w:p>
          <w:p w14:paraId="32054627" w14:textId="0645C695" w:rsidR="00105B1A" w:rsidDel="00B15A0B" w:rsidRDefault="00105B1A" w:rsidP="00105B1A">
            <w:pPr>
              <w:pStyle w:val="XML1"/>
              <w:rPr>
                <w:ins w:id="24152" w:author="Thomas Dietz" w:date="2012-08-13T14:44:00Z"/>
                <w:del w:id="24153" w:author="Deepak Bansal (AZURE)" w:date="2012-08-23T22:00:00Z"/>
              </w:rPr>
            </w:pPr>
            <w:ins w:id="24154" w:author="Thomas Dietz" w:date="2012-08-13T14:44:00Z">
              <w:del w:id="24155" w:author="Deepak Bansal (AZURE)" w:date="2012-08-23T22:00:00Z">
                <w:r w:rsidDel="00B15A0B">
                  <w:delText xml:space="preserve">        type OFMatchFieldType;</w:delText>
                </w:r>
                <w:bookmarkStart w:id="24156" w:name="_Toc333524862"/>
                <w:bookmarkStart w:id="24157" w:name="_Toc335148949"/>
                <w:bookmarkEnd w:id="24156"/>
                <w:bookmarkEnd w:id="24157"/>
              </w:del>
            </w:ins>
          </w:p>
          <w:p w14:paraId="0F6101BD" w14:textId="5165A96E" w:rsidR="00105B1A" w:rsidDel="00B15A0B" w:rsidRDefault="00105B1A" w:rsidP="00105B1A">
            <w:pPr>
              <w:pStyle w:val="XML1"/>
              <w:rPr>
                <w:ins w:id="24158" w:author="Thomas Dietz" w:date="2012-08-13T14:44:00Z"/>
                <w:del w:id="24159" w:author="Deepak Bansal (AZURE)" w:date="2012-08-23T22:00:00Z"/>
              </w:rPr>
            </w:pPr>
            <w:ins w:id="24160" w:author="Thomas Dietz" w:date="2012-08-13T14:44:00Z">
              <w:del w:id="24161" w:author="Deepak Bansal (AZURE)" w:date="2012-08-23T22:00:00Z">
                <w:r w:rsidDel="00B15A0B">
                  <w:delText xml:space="preserve">      }</w:delText>
                </w:r>
                <w:bookmarkStart w:id="24162" w:name="_Toc333524863"/>
                <w:bookmarkStart w:id="24163" w:name="_Toc335148950"/>
                <w:bookmarkEnd w:id="24162"/>
                <w:bookmarkEnd w:id="24163"/>
              </w:del>
            </w:ins>
          </w:p>
          <w:p w14:paraId="178C72A6" w14:textId="609A3304" w:rsidR="00105B1A" w:rsidDel="00B15A0B" w:rsidRDefault="00105B1A" w:rsidP="00105B1A">
            <w:pPr>
              <w:pStyle w:val="XML1"/>
              <w:rPr>
                <w:ins w:id="24164" w:author="Thomas Dietz" w:date="2012-08-13T14:44:00Z"/>
                <w:del w:id="24165" w:author="Deepak Bansal (AZURE)" w:date="2012-08-23T22:00:00Z"/>
              </w:rPr>
            </w:pPr>
            <w:ins w:id="24166" w:author="Thomas Dietz" w:date="2012-08-13T14:44:00Z">
              <w:del w:id="24167" w:author="Deepak Bansal (AZURE)" w:date="2012-08-23T22:00:00Z">
                <w:r w:rsidDel="00B15A0B">
                  <w:delText xml:space="preserve">      description "The list of all fields for which the table </w:delText>
                </w:r>
                <w:bookmarkStart w:id="24168" w:name="_Toc333524864"/>
                <w:bookmarkStart w:id="24169" w:name="_Toc335148951"/>
                <w:bookmarkEnd w:id="24168"/>
                <w:bookmarkEnd w:id="24169"/>
              </w:del>
            </w:ins>
          </w:p>
          <w:p w14:paraId="02170C9F" w14:textId="3088AA16" w:rsidR="00105B1A" w:rsidDel="00B15A0B" w:rsidRDefault="00105B1A" w:rsidP="00105B1A">
            <w:pPr>
              <w:pStyle w:val="XML1"/>
              <w:rPr>
                <w:ins w:id="24170" w:author="Thomas Dietz" w:date="2012-08-13T14:44:00Z"/>
                <w:del w:id="24171" w:author="Deepak Bansal (AZURE)" w:date="2012-08-23T22:00:00Z"/>
              </w:rPr>
            </w:pPr>
            <w:ins w:id="24172" w:author="Thomas Dietz" w:date="2012-08-13T14:44:00Z">
              <w:del w:id="24173" w:author="Deepak Bansal (AZURE)" w:date="2012-08-23T22:00:00Z">
                <w:r w:rsidDel="00B15A0B">
                  <w:delText xml:space="preserve">        supports wildcarding.";</w:delText>
                </w:r>
                <w:bookmarkStart w:id="24174" w:name="_Toc333524865"/>
                <w:bookmarkStart w:id="24175" w:name="_Toc335148952"/>
                <w:bookmarkEnd w:id="24174"/>
                <w:bookmarkEnd w:id="24175"/>
              </w:del>
            </w:ins>
          </w:p>
          <w:p w14:paraId="494BD9B9" w14:textId="29218D0A" w:rsidR="00105B1A" w:rsidDel="00B15A0B" w:rsidRDefault="00105B1A" w:rsidP="00105B1A">
            <w:pPr>
              <w:pStyle w:val="XML1"/>
              <w:rPr>
                <w:ins w:id="24176" w:author="Thomas Dietz" w:date="2012-08-13T14:44:00Z"/>
                <w:del w:id="24177" w:author="Deepak Bansal (AZURE)" w:date="2012-08-23T22:00:00Z"/>
              </w:rPr>
            </w:pPr>
            <w:ins w:id="24178" w:author="Thomas Dietz" w:date="2012-08-13T14:44:00Z">
              <w:del w:id="24179" w:author="Deepak Bansal (AZURE)" w:date="2012-08-23T22:00:00Z">
                <w:r w:rsidDel="00B15A0B">
                  <w:delText xml:space="preserve">    }</w:delText>
                </w:r>
                <w:bookmarkStart w:id="24180" w:name="_Toc333524866"/>
                <w:bookmarkStart w:id="24181" w:name="_Toc335148953"/>
                <w:bookmarkEnd w:id="24180"/>
                <w:bookmarkEnd w:id="24181"/>
              </w:del>
            </w:ins>
          </w:p>
          <w:p w14:paraId="7DEC5D41" w14:textId="4488AB0F" w:rsidR="00105B1A" w:rsidDel="00B15A0B" w:rsidRDefault="00105B1A" w:rsidP="00105B1A">
            <w:pPr>
              <w:pStyle w:val="XML1"/>
              <w:rPr>
                <w:ins w:id="24182" w:author="Thomas Dietz" w:date="2012-08-13T14:44:00Z"/>
                <w:del w:id="24183" w:author="Deepak Bansal (AZURE)" w:date="2012-08-23T22:00:00Z"/>
              </w:rPr>
            </w:pPr>
            <w:ins w:id="24184" w:author="Thomas Dietz" w:date="2012-08-13T14:44:00Z">
              <w:del w:id="24185" w:author="Deepak Bansal (AZURE)" w:date="2012-08-23T22:00:00Z">
                <w:r w:rsidDel="00B15A0B">
                  <w:delText xml:space="preserve">    leaf metadata-match {</w:delText>
                </w:r>
                <w:bookmarkStart w:id="24186" w:name="_Toc333524867"/>
                <w:bookmarkStart w:id="24187" w:name="_Toc335148954"/>
                <w:bookmarkEnd w:id="24186"/>
                <w:bookmarkEnd w:id="24187"/>
              </w:del>
            </w:ins>
          </w:p>
          <w:p w14:paraId="6FC28FA8" w14:textId="794A0FDE" w:rsidR="00105B1A" w:rsidDel="00B15A0B" w:rsidRDefault="00105B1A" w:rsidP="00105B1A">
            <w:pPr>
              <w:pStyle w:val="XML1"/>
              <w:rPr>
                <w:ins w:id="24188" w:author="Thomas Dietz" w:date="2012-08-13T14:44:00Z"/>
                <w:del w:id="24189" w:author="Deepak Bansal (AZURE)" w:date="2012-08-23T22:00:00Z"/>
              </w:rPr>
            </w:pPr>
            <w:ins w:id="24190" w:author="Thomas Dietz" w:date="2012-08-13T14:44:00Z">
              <w:del w:id="24191" w:author="Deepak Bansal (AZURE)" w:date="2012-08-23T22:00:00Z">
                <w:r w:rsidDel="00B15A0B">
                  <w:delText xml:space="preserve">      type hex-binary;</w:delText>
                </w:r>
                <w:bookmarkStart w:id="24192" w:name="_Toc333524868"/>
                <w:bookmarkStart w:id="24193" w:name="_Toc335148955"/>
                <w:bookmarkEnd w:id="24192"/>
                <w:bookmarkEnd w:id="24193"/>
              </w:del>
            </w:ins>
          </w:p>
          <w:p w14:paraId="160E026A" w14:textId="730D8F33" w:rsidR="00105B1A" w:rsidDel="00B15A0B" w:rsidRDefault="00105B1A" w:rsidP="00105B1A">
            <w:pPr>
              <w:pStyle w:val="XML1"/>
              <w:rPr>
                <w:ins w:id="24194" w:author="Thomas Dietz" w:date="2012-08-13T14:44:00Z"/>
                <w:del w:id="24195" w:author="Deepak Bansal (AZURE)" w:date="2012-08-23T22:00:00Z"/>
              </w:rPr>
            </w:pPr>
            <w:ins w:id="24196" w:author="Thomas Dietz" w:date="2012-08-13T14:44:00Z">
              <w:del w:id="24197" w:author="Deepak Bansal (AZURE)" w:date="2012-08-23T22:00:00Z">
                <w:r w:rsidDel="00B15A0B">
                  <w:delText xml:space="preserve">      description "This element indicates the bits of the metadata </w:delText>
                </w:r>
                <w:bookmarkStart w:id="24198" w:name="_Toc333524869"/>
                <w:bookmarkStart w:id="24199" w:name="_Toc335148956"/>
                <w:bookmarkEnd w:id="24198"/>
                <w:bookmarkEnd w:id="24199"/>
              </w:del>
            </w:ins>
          </w:p>
          <w:p w14:paraId="327F6304" w14:textId="0A052072" w:rsidR="00105B1A" w:rsidDel="00B15A0B" w:rsidRDefault="00105B1A" w:rsidP="00105B1A">
            <w:pPr>
              <w:pStyle w:val="XML1"/>
              <w:rPr>
                <w:ins w:id="24200" w:author="Thomas Dietz" w:date="2012-08-13T14:44:00Z"/>
                <w:del w:id="24201" w:author="Deepak Bansal (AZURE)" w:date="2012-08-23T22:00:00Z"/>
              </w:rPr>
            </w:pPr>
            <w:ins w:id="24202" w:author="Thomas Dietz" w:date="2012-08-13T14:44:00Z">
              <w:del w:id="24203" w:author="Deepak Bansal (AZURE)" w:date="2012-08-23T22:00:00Z">
                <w:r w:rsidDel="00B15A0B">
                  <w:delText xml:space="preserve">        field on which the flow table can match.  It is represented</w:delText>
                </w:r>
                <w:bookmarkStart w:id="24204" w:name="_Toc333524870"/>
                <w:bookmarkStart w:id="24205" w:name="_Toc335148957"/>
                <w:bookmarkEnd w:id="24204"/>
                <w:bookmarkEnd w:id="24205"/>
              </w:del>
            </w:ins>
          </w:p>
          <w:p w14:paraId="5C06675E" w14:textId="6A1CC48E" w:rsidR="00105B1A" w:rsidDel="00B15A0B" w:rsidRDefault="00105B1A" w:rsidP="00105B1A">
            <w:pPr>
              <w:pStyle w:val="XML1"/>
              <w:rPr>
                <w:ins w:id="24206" w:author="Thomas Dietz" w:date="2012-08-13T14:44:00Z"/>
                <w:del w:id="24207" w:author="Deepak Bansal (AZURE)" w:date="2012-08-23T22:00:00Z"/>
              </w:rPr>
            </w:pPr>
            <w:ins w:id="24208" w:author="Thomas Dietz" w:date="2012-08-13T14:44:00Z">
              <w:del w:id="24209" w:author="Deepak Bansal (AZURE)" w:date="2012-08-23T22:00:00Z">
                <w:r w:rsidDel="00B15A0B">
                  <w:delText xml:space="preserve">        as 64-bit integer in hexadecimal digits([0-9a-fA-F]) </w:delText>
                </w:r>
                <w:bookmarkStart w:id="24210" w:name="_Toc333524871"/>
                <w:bookmarkStart w:id="24211" w:name="_Toc335148958"/>
                <w:bookmarkEnd w:id="24210"/>
                <w:bookmarkEnd w:id="24211"/>
              </w:del>
            </w:ins>
          </w:p>
          <w:p w14:paraId="7CB875F5" w14:textId="5350E124" w:rsidR="00105B1A" w:rsidDel="00B15A0B" w:rsidRDefault="00105B1A" w:rsidP="00105B1A">
            <w:pPr>
              <w:pStyle w:val="XML1"/>
              <w:rPr>
                <w:ins w:id="24212" w:author="Thomas Dietz" w:date="2012-08-13T14:44:00Z"/>
                <w:del w:id="24213" w:author="Deepak Bansal (AZURE)" w:date="2012-08-23T22:00:00Z"/>
              </w:rPr>
            </w:pPr>
            <w:ins w:id="24214" w:author="Thomas Dietz" w:date="2012-08-13T14:44:00Z">
              <w:del w:id="24215" w:author="Deepak Bansal (AZURE)" w:date="2012-08-23T22:00:00Z">
                <w:r w:rsidDel="00B15A0B">
                  <w:delText xml:space="preserve">        format.";</w:delText>
                </w:r>
                <w:bookmarkStart w:id="24216" w:name="_Toc333524872"/>
                <w:bookmarkStart w:id="24217" w:name="_Toc335148959"/>
                <w:bookmarkEnd w:id="24216"/>
                <w:bookmarkEnd w:id="24217"/>
              </w:del>
            </w:ins>
          </w:p>
          <w:p w14:paraId="4B923F06" w14:textId="240A0A69" w:rsidR="00105B1A" w:rsidDel="00B15A0B" w:rsidRDefault="00105B1A" w:rsidP="00105B1A">
            <w:pPr>
              <w:pStyle w:val="XML1"/>
              <w:rPr>
                <w:ins w:id="24218" w:author="Thomas Dietz" w:date="2012-08-13T14:44:00Z"/>
                <w:del w:id="24219" w:author="Deepak Bansal (AZURE)" w:date="2012-08-23T22:00:00Z"/>
              </w:rPr>
            </w:pPr>
            <w:ins w:id="24220" w:author="Thomas Dietz" w:date="2012-08-13T14:44:00Z">
              <w:del w:id="24221" w:author="Deepak Bansal (AZURE)" w:date="2012-08-23T22:00:00Z">
                <w:r w:rsidDel="00B15A0B">
                  <w:delText xml:space="preserve">    }</w:delText>
                </w:r>
                <w:bookmarkStart w:id="24222" w:name="_Toc333524873"/>
                <w:bookmarkStart w:id="24223" w:name="_Toc335148960"/>
                <w:bookmarkEnd w:id="24222"/>
                <w:bookmarkEnd w:id="24223"/>
              </w:del>
            </w:ins>
          </w:p>
          <w:p w14:paraId="4488AF28" w14:textId="599B4265" w:rsidR="00105B1A" w:rsidDel="00B15A0B" w:rsidRDefault="00105B1A" w:rsidP="00105B1A">
            <w:pPr>
              <w:pStyle w:val="XML1"/>
              <w:rPr>
                <w:ins w:id="24224" w:author="Thomas Dietz" w:date="2012-08-13T14:44:00Z"/>
                <w:del w:id="24225" w:author="Deepak Bansal (AZURE)" w:date="2012-08-23T22:00:00Z"/>
              </w:rPr>
            </w:pPr>
            <w:ins w:id="24226" w:author="Thomas Dietz" w:date="2012-08-13T14:44:00Z">
              <w:del w:id="24227" w:author="Deepak Bansal (AZURE)" w:date="2012-08-23T22:00:00Z">
                <w:r w:rsidDel="00B15A0B">
                  <w:delText xml:space="preserve">    leaf metadata-write {</w:delText>
                </w:r>
                <w:bookmarkStart w:id="24228" w:name="_Toc333524874"/>
                <w:bookmarkStart w:id="24229" w:name="_Toc335148961"/>
                <w:bookmarkEnd w:id="24228"/>
                <w:bookmarkEnd w:id="24229"/>
              </w:del>
            </w:ins>
          </w:p>
          <w:p w14:paraId="4AB4738A" w14:textId="582BA4D9" w:rsidR="00105B1A" w:rsidDel="00B15A0B" w:rsidRDefault="00105B1A" w:rsidP="00105B1A">
            <w:pPr>
              <w:pStyle w:val="XML1"/>
              <w:rPr>
                <w:ins w:id="24230" w:author="Thomas Dietz" w:date="2012-08-13T14:44:00Z"/>
                <w:del w:id="24231" w:author="Deepak Bansal (AZURE)" w:date="2012-08-23T22:00:00Z"/>
              </w:rPr>
            </w:pPr>
            <w:ins w:id="24232" w:author="Thomas Dietz" w:date="2012-08-13T14:44:00Z">
              <w:del w:id="24233" w:author="Deepak Bansal (AZURE)" w:date="2012-08-23T22:00:00Z">
                <w:r w:rsidDel="00B15A0B">
                  <w:delText xml:space="preserve">      type hex-binary;</w:delText>
                </w:r>
                <w:bookmarkStart w:id="24234" w:name="_Toc333524875"/>
                <w:bookmarkStart w:id="24235" w:name="_Toc335148962"/>
                <w:bookmarkEnd w:id="24234"/>
                <w:bookmarkEnd w:id="24235"/>
              </w:del>
            </w:ins>
          </w:p>
          <w:p w14:paraId="07C13F17" w14:textId="065D719B" w:rsidR="00105B1A" w:rsidDel="00B15A0B" w:rsidRDefault="00105B1A" w:rsidP="00105B1A">
            <w:pPr>
              <w:pStyle w:val="XML1"/>
              <w:rPr>
                <w:ins w:id="24236" w:author="Thomas Dietz" w:date="2012-08-13T14:44:00Z"/>
                <w:del w:id="24237" w:author="Deepak Bansal (AZURE)" w:date="2012-08-23T22:00:00Z"/>
              </w:rPr>
            </w:pPr>
            <w:ins w:id="24238" w:author="Thomas Dietz" w:date="2012-08-13T14:44:00Z">
              <w:del w:id="24239" w:author="Deepak Bansal (AZURE)" w:date="2012-08-23T22:00:00Z">
                <w:r w:rsidDel="00B15A0B">
                  <w:delText xml:space="preserve">      description "This element indicates the bits of the metadata </w:delText>
                </w:r>
                <w:bookmarkStart w:id="24240" w:name="_Toc333524876"/>
                <w:bookmarkStart w:id="24241" w:name="_Toc335148963"/>
                <w:bookmarkEnd w:id="24240"/>
                <w:bookmarkEnd w:id="24241"/>
              </w:del>
            </w:ins>
          </w:p>
          <w:p w14:paraId="1B9E138C" w14:textId="188F72EB" w:rsidR="00105B1A" w:rsidDel="00B15A0B" w:rsidRDefault="00105B1A" w:rsidP="00105B1A">
            <w:pPr>
              <w:pStyle w:val="XML1"/>
              <w:rPr>
                <w:ins w:id="24242" w:author="Thomas Dietz" w:date="2012-08-13T14:44:00Z"/>
                <w:del w:id="24243" w:author="Deepak Bansal (AZURE)" w:date="2012-08-23T22:00:00Z"/>
              </w:rPr>
            </w:pPr>
            <w:ins w:id="24244" w:author="Thomas Dietz" w:date="2012-08-13T14:44:00Z">
              <w:del w:id="24245" w:author="Deepak Bansal (AZURE)" w:date="2012-08-23T22:00:00Z">
                <w:r w:rsidDel="00B15A0B">
                  <w:delText xml:space="preserve">        field on which flow table can write using the </w:delText>
                </w:r>
                <w:bookmarkStart w:id="24246" w:name="_Toc333524877"/>
                <w:bookmarkStart w:id="24247" w:name="_Toc335148964"/>
                <w:bookmarkEnd w:id="24246"/>
                <w:bookmarkEnd w:id="24247"/>
              </w:del>
            </w:ins>
          </w:p>
          <w:p w14:paraId="1A60B28F" w14:textId="556F6243" w:rsidR="00105B1A" w:rsidDel="00B15A0B" w:rsidRDefault="00105B1A" w:rsidP="00105B1A">
            <w:pPr>
              <w:pStyle w:val="XML1"/>
              <w:rPr>
                <w:ins w:id="24248" w:author="Thomas Dietz" w:date="2012-08-13T14:44:00Z"/>
                <w:del w:id="24249" w:author="Deepak Bansal (AZURE)" w:date="2012-08-23T22:00:00Z"/>
              </w:rPr>
            </w:pPr>
            <w:ins w:id="24250" w:author="Thomas Dietz" w:date="2012-08-13T14:44:00Z">
              <w:del w:id="24251" w:author="Deepak Bansal (AZURE)" w:date="2012-08-23T22:00:00Z">
                <w:r w:rsidDel="00B15A0B">
                  <w:delText xml:space="preserve">        'write-metadata' instruction.  It is represented as </w:delText>
                </w:r>
                <w:bookmarkStart w:id="24252" w:name="_Toc333524878"/>
                <w:bookmarkStart w:id="24253" w:name="_Toc335148965"/>
                <w:bookmarkEnd w:id="24252"/>
                <w:bookmarkEnd w:id="24253"/>
              </w:del>
            </w:ins>
          </w:p>
          <w:p w14:paraId="0AAEE37B" w14:textId="48889FAC" w:rsidR="00105B1A" w:rsidDel="00B15A0B" w:rsidRDefault="00105B1A" w:rsidP="00105B1A">
            <w:pPr>
              <w:pStyle w:val="XML1"/>
              <w:rPr>
                <w:ins w:id="24254" w:author="Thomas Dietz" w:date="2012-08-13T14:44:00Z"/>
                <w:del w:id="24255" w:author="Deepak Bansal (AZURE)" w:date="2012-08-23T22:00:00Z"/>
              </w:rPr>
            </w:pPr>
            <w:ins w:id="24256" w:author="Thomas Dietz" w:date="2012-08-13T14:44:00Z">
              <w:del w:id="24257" w:author="Deepak Bansal (AZURE)" w:date="2012-08-23T22:00:00Z">
                <w:r w:rsidDel="00B15A0B">
                  <w:delText xml:space="preserve">        64-bit integer in hexadecimal digits([0-9a-fA-F]) format.";</w:delText>
                </w:r>
                <w:bookmarkStart w:id="24258" w:name="_Toc333524879"/>
                <w:bookmarkStart w:id="24259" w:name="_Toc335148966"/>
                <w:bookmarkEnd w:id="24258"/>
                <w:bookmarkEnd w:id="24259"/>
              </w:del>
            </w:ins>
          </w:p>
          <w:p w14:paraId="72599CC1" w14:textId="26582F84" w:rsidR="00105B1A" w:rsidDel="00B15A0B" w:rsidRDefault="00105B1A" w:rsidP="00105B1A">
            <w:pPr>
              <w:pStyle w:val="XML1"/>
              <w:rPr>
                <w:ins w:id="24260" w:author="Thomas Dietz" w:date="2012-08-13T14:44:00Z"/>
                <w:del w:id="24261" w:author="Deepak Bansal (AZURE)" w:date="2012-08-23T22:00:00Z"/>
              </w:rPr>
            </w:pPr>
            <w:ins w:id="24262" w:author="Thomas Dietz" w:date="2012-08-13T14:44:00Z">
              <w:del w:id="24263" w:author="Deepak Bansal (AZURE)" w:date="2012-08-23T22:00:00Z">
                <w:r w:rsidDel="00B15A0B">
                  <w:delText xml:space="preserve">    }</w:delText>
                </w:r>
                <w:bookmarkStart w:id="24264" w:name="_Toc333524880"/>
                <w:bookmarkStart w:id="24265" w:name="_Toc335148967"/>
                <w:bookmarkEnd w:id="24264"/>
                <w:bookmarkEnd w:id="24265"/>
              </w:del>
            </w:ins>
          </w:p>
          <w:p w14:paraId="040BEDD2" w14:textId="109192D3" w:rsidR="005C38FA" w:rsidDel="00B15A0B" w:rsidRDefault="00105B1A" w:rsidP="00105B1A">
            <w:pPr>
              <w:pStyle w:val="XML1"/>
              <w:rPr>
                <w:ins w:id="24266" w:author="Thomas Dietz" w:date="2012-08-13T14:44:00Z"/>
                <w:del w:id="24267" w:author="Deepak Bansal (AZURE)" w:date="2012-08-23T22:00:00Z"/>
              </w:rPr>
            </w:pPr>
            <w:ins w:id="24268" w:author="Thomas Dietz" w:date="2012-08-13T14:44:00Z">
              <w:del w:id="24269" w:author="Deepak Bansal (AZURE)" w:date="2012-08-23T22:00:00Z">
                <w:r w:rsidDel="00B15A0B">
                  <w:delText xml:space="preserve">  }</w:delText>
                </w:r>
                <w:bookmarkStart w:id="24270" w:name="_Toc333524881"/>
                <w:bookmarkStart w:id="24271" w:name="_Toc335148968"/>
                <w:bookmarkEnd w:id="24270"/>
                <w:bookmarkEnd w:id="24271"/>
              </w:del>
            </w:ins>
          </w:p>
          <w:p w14:paraId="58AF4B35" w14:textId="3BBA5D07" w:rsidR="00105B1A" w:rsidDel="00B15A0B" w:rsidRDefault="00105B1A" w:rsidP="00105B1A">
            <w:pPr>
              <w:pStyle w:val="XML1"/>
              <w:rPr>
                <w:ins w:id="24272" w:author="Thomas Dietz" w:date="2012-08-13T14:44:00Z"/>
                <w:del w:id="24273" w:author="Deepak Bansal (AZURE)" w:date="2012-08-23T22:00:00Z"/>
              </w:rPr>
            </w:pPr>
            <w:bookmarkStart w:id="24274" w:name="_Toc333524882"/>
            <w:bookmarkStart w:id="24275" w:name="_Toc335148969"/>
            <w:bookmarkEnd w:id="24274"/>
            <w:bookmarkEnd w:id="24275"/>
          </w:p>
          <w:p w14:paraId="22F385F7" w14:textId="5E173678" w:rsidR="00105B1A" w:rsidDel="00B15A0B" w:rsidRDefault="00105B1A" w:rsidP="00105B1A">
            <w:pPr>
              <w:pStyle w:val="XML1"/>
              <w:rPr>
                <w:ins w:id="24276" w:author="Thomas Dietz" w:date="2012-08-13T14:44:00Z"/>
                <w:del w:id="24277" w:author="Deepak Bansal (AZURE)" w:date="2012-08-23T22:00:00Z"/>
              </w:rPr>
            </w:pPr>
            <w:ins w:id="24278" w:author="Thomas Dietz" w:date="2012-08-13T14:44:00Z">
              <w:del w:id="24279" w:author="Deepak Bansal (AZURE)" w:date="2012-08-23T22:00:00Z">
                <w:r w:rsidDel="00B15A0B">
                  <w:delText xml:space="preserve">  typedef OFMatchFieldType {</w:delText>
                </w:r>
                <w:bookmarkStart w:id="24280" w:name="_Toc333524883"/>
                <w:bookmarkStart w:id="24281" w:name="_Toc335148970"/>
                <w:bookmarkEnd w:id="24280"/>
                <w:bookmarkEnd w:id="24281"/>
              </w:del>
            </w:ins>
          </w:p>
          <w:p w14:paraId="73671F6E" w14:textId="5AB7C4F0" w:rsidR="00105B1A" w:rsidDel="00B15A0B" w:rsidRDefault="00105B1A" w:rsidP="00105B1A">
            <w:pPr>
              <w:pStyle w:val="XML1"/>
              <w:rPr>
                <w:ins w:id="24282" w:author="Thomas Dietz" w:date="2012-08-13T14:44:00Z"/>
                <w:del w:id="24283" w:author="Deepak Bansal (AZURE)" w:date="2012-08-23T22:00:00Z"/>
              </w:rPr>
            </w:pPr>
            <w:ins w:id="24284" w:author="Thomas Dietz" w:date="2012-08-13T14:44:00Z">
              <w:del w:id="24285" w:author="Deepak Bansal (AZURE)" w:date="2012-08-23T22:00:00Z">
                <w:r w:rsidDel="00B15A0B">
                  <w:delText xml:space="preserve">    type enumeration {</w:delText>
                </w:r>
                <w:bookmarkStart w:id="24286" w:name="_Toc333524884"/>
                <w:bookmarkStart w:id="24287" w:name="_Toc335148971"/>
                <w:bookmarkEnd w:id="24286"/>
                <w:bookmarkEnd w:id="24287"/>
              </w:del>
            </w:ins>
          </w:p>
          <w:p w14:paraId="562DC2D5" w14:textId="5D4B2986" w:rsidR="00105B1A" w:rsidDel="00B15A0B" w:rsidRDefault="00105B1A" w:rsidP="00105B1A">
            <w:pPr>
              <w:pStyle w:val="XML1"/>
              <w:rPr>
                <w:ins w:id="24288" w:author="Thomas Dietz" w:date="2012-08-13T14:44:00Z"/>
                <w:del w:id="24289" w:author="Deepak Bansal (AZURE)" w:date="2012-08-23T22:00:00Z"/>
              </w:rPr>
            </w:pPr>
            <w:ins w:id="24290" w:author="Thomas Dietz" w:date="2012-08-13T14:44:00Z">
              <w:del w:id="24291" w:author="Deepak Bansal (AZURE)" w:date="2012-08-23T22:00:00Z">
                <w:r w:rsidDel="00B15A0B">
                  <w:delText xml:space="preserve">      enum input-port;</w:delText>
                </w:r>
                <w:bookmarkStart w:id="24292" w:name="_Toc333524885"/>
                <w:bookmarkStart w:id="24293" w:name="_Toc335148972"/>
                <w:bookmarkEnd w:id="24292"/>
                <w:bookmarkEnd w:id="24293"/>
              </w:del>
            </w:ins>
          </w:p>
          <w:p w14:paraId="34985998" w14:textId="2F3495A9" w:rsidR="00105B1A" w:rsidDel="00B15A0B" w:rsidRDefault="00105B1A" w:rsidP="00105B1A">
            <w:pPr>
              <w:pStyle w:val="XML1"/>
              <w:rPr>
                <w:ins w:id="24294" w:author="Thomas Dietz" w:date="2012-08-13T14:44:00Z"/>
                <w:del w:id="24295" w:author="Deepak Bansal (AZURE)" w:date="2012-08-23T22:00:00Z"/>
              </w:rPr>
            </w:pPr>
            <w:ins w:id="24296" w:author="Thomas Dietz" w:date="2012-08-13T14:44:00Z">
              <w:del w:id="24297" w:author="Deepak Bansal (AZURE)" w:date="2012-08-23T22:00:00Z">
                <w:r w:rsidDel="00B15A0B">
                  <w:delText xml:space="preserve">      enum physical-input-port;</w:delText>
                </w:r>
                <w:bookmarkStart w:id="24298" w:name="_Toc333524886"/>
                <w:bookmarkStart w:id="24299" w:name="_Toc335148973"/>
                <w:bookmarkEnd w:id="24298"/>
                <w:bookmarkEnd w:id="24299"/>
              </w:del>
            </w:ins>
          </w:p>
          <w:p w14:paraId="53B1EB7E" w14:textId="2D96405F" w:rsidR="00105B1A" w:rsidDel="00B15A0B" w:rsidRDefault="00105B1A" w:rsidP="00105B1A">
            <w:pPr>
              <w:pStyle w:val="XML1"/>
              <w:rPr>
                <w:ins w:id="24300" w:author="Thomas Dietz" w:date="2012-08-13T14:44:00Z"/>
                <w:del w:id="24301" w:author="Deepak Bansal (AZURE)" w:date="2012-08-23T22:00:00Z"/>
              </w:rPr>
            </w:pPr>
            <w:ins w:id="24302" w:author="Thomas Dietz" w:date="2012-08-13T14:44:00Z">
              <w:del w:id="24303" w:author="Deepak Bansal (AZURE)" w:date="2012-08-23T22:00:00Z">
                <w:r w:rsidDel="00B15A0B">
                  <w:delText xml:space="preserve">      enum metadata;</w:delText>
                </w:r>
                <w:bookmarkStart w:id="24304" w:name="_Toc333524887"/>
                <w:bookmarkStart w:id="24305" w:name="_Toc335148974"/>
                <w:bookmarkEnd w:id="24304"/>
                <w:bookmarkEnd w:id="24305"/>
              </w:del>
            </w:ins>
          </w:p>
          <w:p w14:paraId="6BA4215B" w14:textId="6D967898" w:rsidR="00105B1A" w:rsidRPr="00105B1A" w:rsidDel="00B15A0B" w:rsidRDefault="00105B1A" w:rsidP="00105B1A">
            <w:pPr>
              <w:pStyle w:val="XML1"/>
              <w:rPr>
                <w:ins w:id="24306" w:author="Thomas Dietz" w:date="2012-08-13T14:44:00Z"/>
                <w:del w:id="24307" w:author="Deepak Bansal (AZURE)" w:date="2012-08-23T22:00:00Z"/>
                <w:lang w:val="de-DE"/>
                <w:rPrChange w:id="24308" w:author="Thomas Dietz" w:date="2012-08-13T14:44:00Z">
                  <w:rPr>
                    <w:ins w:id="24309" w:author="Thomas Dietz" w:date="2012-08-13T14:44:00Z"/>
                    <w:del w:id="24310" w:author="Deepak Bansal (AZURE)" w:date="2012-08-23T22:00:00Z"/>
                  </w:rPr>
                </w:rPrChange>
              </w:rPr>
            </w:pPr>
            <w:ins w:id="24311" w:author="Thomas Dietz" w:date="2012-08-13T14:44:00Z">
              <w:del w:id="24312" w:author="Deepak Bansal (AZURE)" w:date="2012-08-23T22:00:00Z">
                <w:r w:rsidRPr="00105B1A" w:rsidDel="00B15A0B">
                  <w:rPr>
                    <w:lang w:val="de-DE"/>
                    <w:rPrChange w:id="24313" w:author="Thomas Dietz" w:date="2012-08-13T14:44:00Z">
                      <w:rPr/>
                    </w:rPrChange>
                  </w:rPr>
                  <w:delText xml:space="preserve">      enum ethernet-dest;</w:delText>
                </w:r>
                <w:bookmarkStart w:id="24314" w:name="_Toc333524888"/>
                <w:bookmarkStart w:id="24315" w:name="_Toc335148975"/>
                <w:bookmarkEnd w:id="24314"/>
                <w:bookmarkEnd w:id="24315"/>
              </w:del>
            </w:ins>
          </w:p>
          <w:p w14:paraId="12A07F12" w14:textId="3FEC2BD9" w:rsidR="00105B1A" w:rsidRPr="00105B1A" w:rsidDel="00B15A0B" w:rsidRDefault="00105B1A" w:rsidP="00105B1A">
            <w:pPr>
              <w:pStyle w:val="XML1"/>
              <w:rPr>
                <w:ins w:id="24316" w:author="Thomas Dietz" w:date="2012-08-13T14:44:00Z"/>
                <w:del w:id="24317" w:author="Deepak Bansal (AZURE)" w:date="2012-08-23T22:00:00Z"/>
                <w:lang w:val="de-DE"/>
                <w:rPrChange w:id="24318" w:author="Thomas Dietz" w:date="2012-08-13T14:44:00Z">
                  <w:rPr>
                    <w:ins w:id="24319" w:author="Thomas Dietz" w:date="2012-08-13T14:44:00Z"/>
                    <w:del w:id="24320" w:author="Deepak Bansal (AZURE)" w:date="2012-08-23T22:00:00Z"/>
                  </w:rPr>
                </w:rPrChange>
              </w:rPr>
            </w:pPr>
            <w:ins w:id="24321" w:author="Thomas Dietz" w:date="2012-08-13T14:44:00Z">
              <w:del w:id="24322" w:author="Deepak Bansal (AZURE)" w:date="2012-08-23T22:00:00Z">
                <w:r w:rsidRPr="00105B1A" w:rsidDel="00B15A0B">
                  <w:rPr>
                    <w:lang w:val="de-DE"/>
                    <w:rPrChange w:id="24323" w:author="Thomas Dietz" w:date="2012-08-13T14:44:00Z">
                      <w:rPr/>
                    </w:rPrChange>
                  </w:rPr>
                  <w:delText xml:space="preserve">      enum ethernet-src;</w:delText>
                </w:r>
                <w:bookmarkStart w:id="24324" w:name="_Toc333524889"/>
                <w:bookmarkStart w:id="24325" w:name="_Toc335148976"/>
                <w:bookmarkEnd w:id="24324"/>
                <w:bookmarkEnd w:id="24325"/>
              </w:del>
            </w:ins>
          </w:p>
          <w:p w14:paraId="3237954E" w14:textId="773CDC74" w:rsidR="00105B1A" w:rsidDel="00B15A0B" w:rsidRDefault="00105B1A" w:rsidP="00105B1A">
            <w:pPr>
              <w:pStyle w:val="XML1"/>
              <w:rPr>
                <w:ins w:id="24326" w:author="Thomas Dietz" w:date="2012-08-13T14:44:00Z"/>
                <w:del w:id="24327" w:author="Deepak Bansal (AZURE)" w:date="2012-08-23T22:00:00Z"/>
              </w:rPr>
            </w:pPr>
            <w:ins w:id="24328" w:author="Thomas Dietz" w:date="2012-08-13T14:44:00Z">
              <w:del w:id="24329" w:author="Deepak Bansal (AZURE)" w:date="2012-08-23T22:00:00Z">
                <w:r w:rsidRPr="00105B1A" w:rsidDel="00B15A0B">
                  <w:rPr>
                    <w:lang w:val="de-DE"/>
                    <w:rPrChange w:id="24330" w:author="Thomas Dietz" w:date="2012-08-13T14:44:00Z">
                      <w:rPr/>
                    </w:rPrChange>
                  </w:rPr>
                  <w:delText xml:space="preserve">      </w:delText>
                </w:r>
                <w:r w:rsidDel="00B15A0B">
                  <w:delText>enum ethernet-frame-type;</w:delText>
                </w:r>
                <w:bookmarkStart w:id="24331" w:name="_Toc333524890"/>
                <w:bookmarkStart w:id="24332" w:name="_Toc335148977"/>
                <w:bookmarkEnd w:id="24331"/>
                <w:bookmarkEnd w:id="24332"/>
              </w:del>
            </w:ins>
          </w:p>
          <w:p w14:paraId="19679AEB" w14:textId="27CD8430" w:rsidR="00105B1A" w:rsidDel="00B15A0B" w:rsidRDefault="00105B1A" w:rsidP="00105B1A">
            <w:pPr>
              <w:pStyle w:val="XML1"/>
              <w:rPr>
                <w:ins w:id="24333" w:author="Thomas Dietz" w:date="2012-08-13T14:44:00Z"/>
                <w:del w:id="24334" w:author="Deepak Bansal (AZURE)" w:date="2012-08-23T22:00:00Z"/>
              </w:rPr>
            </w:pPr>
            <w:ins w:id="24335" w:author="Thomas Dietz" w:date="2012-08-13T14:44:00Z">
              <w:del w:id="24336" w:author="Deepak Bansal (AZURE)" w:date="2012-08-23T22:00:00Z">
                <w:r w:rsidDel="00B15A0B">
                  <w:delText xml:space="preserve">      enum vlan-id;</w:delText>
                </w:r>
                <w:bookmarkStart w:id="24337" w:name="_Toc333524891"/>
                <w:bookmarkStart w:id="24338" w:name="_Toc335148978"/>
                <w:bookmarkEnd w:id="24337"/>
                <w:bookmarkEnd w:id="24338"/>
              </w:del>
            </w:ins>
          </w:p>
          <w:p w14:paraId="36AEEB16" w14:textId="5E6DFF85" w:rsidR="00105B1A" w:rsidDel="00B15A0B" w:rsidRDefault="00105B1A" w:rsidP="00105B1A">
            <w:pPr>
              <w:pStyle w:val="XML1"/>
              <w:rPr>
                <w:ins w:id="24339" w:author="Thomas Dietz" w:date="2012-08-13T14:44:00Z"/>
                <w:del w:id="24340" w:author="Deepak Bansal (AZURE)" w:date="2012-08-23T22:00:00Z"/>
              </w:rPr>
            </w:pPr>
            <w:ins w:id="24341" w:author="Thomas Dietz" w:date="2012-08-13T14:44:00Z">
              <w:del w:id="24342" w:author="Deepak Bansal (AZURE)" w:date="2012-08-23T22:00:00Z">
                <w:r w:rsidDel="00B15A0B">
                  <w:delText xml:space="preserve">      enum vlan-priority;</w:delText>
                </w:r>
                <w:bookmarkStart w:id="24343" w:name="_Toc333524892"/>
                <w:bookmarkStart w:id="24344" w:name="_Toc335148979"/>
                <w:bookmarkEnd w:id="24343"/>
                <w:bookmarkEnd w:id="24344"/>
              </w:del>
            </w:ins>
          </w:p>
          <w:p w14:paraId="6F7D69EE" w14:textId="70C412C0" w:rsidR="00105B1A" w:rsidDel="00B15A0B" w:rsidRDefault="00105B1A" w:rsidP="00105B1A">
            <w:pPr>
              <w:pStyle w:val="XML1"/>
              <w:rPr>
                <w:ins w:id="24345" w:author="Thomas Dietz" w:date="2012-08-13T14:44:00Z"/>
                <w:del w:id="24346" w:author="Deepak Bansal (AZURE)" w:date="2012-08-23T22:00:00Z"/>
              </w:rPr>
            </w:pPr>
            <w:ins w:id="24347" w:author="Thomas Dietz" w:date="2012-08-13T14:44:00Z">
              <w:del w:id="24348" w:author="Deepak Bansal (AZURE)" w:date="2012-08-23T22:00:00Z">
                <w:r w:rsidDel="00B15A0B">
                  <w:delText xml:space="preserve">      enum ip-dscp;</w:delText>
                </w:r>
                <w:bookmarkStart w:id="24349" w:name="_Toc333524893"/>
                <w:bookmarkStart w:id="24350" w:name="_Toc335148980"/>
                <w:bookmarkEnd w:id="24349"/>
                <w:bookmarkEnd w:id="24350"/>
              </w:del>
            </w:ins>
          </w:p>
          <w:p w14:paraId="3955BF7B" w14:textId="62238010" w:rsidR="00105B1A" w:rsidDel="00B15A0B" w:rsidRDefault="00105B1A" w:rsidP="00105B1A">
            <w:pPr>
              <w:pStyle w:val="XML1"/>
              <w:rPr>
                <w:ins w:id="24351" w:author="Thomas Dietz" w:date="2012-08-13T14:44:00Z"/>
                <w:del w:id="24352" w:author="Deepak Bansal (AZURE)" w:date="2012-08-23T22:00:00Z"/>
              </w:rPr>
            </w:pPr>
            <w:ins w:id="24353" w:author="Thomas Dietz" w:date="2012-08-13T14:44:00Z">
              <w:del w:id="24354" w:author="Deepak Bansal (AZURE)" w:date="2012-08-23T22:00:00Z">
                <w:r w:rsidDel="00B15A0B">
                  <w:delText xml:space="preserve">      enum ip-ecn;</w:delText>
                </w:r>
                <w:bookmarkStart w:id="24355" w:name="_Toc333524894"/>
                <w:bookmarkStart w:id="24356" w:name="_Toc335148981"/>
                <w:bookmarkEnd w:id="24355"/>
                <w:bookmarkEnd w:id="24356"/>
              </w:del>
            </w:ins>
          </w:p>
          <w:p w14:paraId="299F9A71" w14:textId="79F87257" w:rsidR="00105B1A" w:rsidDel="00B15A0B" w:rsidRDefault="00105B1A" w:rsidP="00105B1A">
            <w:pPr>
              <w:pStyle w:val="XML1"/>
              <w:rPr>
                <w:ins w:id="24357" w:author="Thomas Dietz" w:date="2012-08-13T14:44:00Z"/>
                <w:del w:id="24358" w:author="Deepak Bansal (AZURE)" w:date="2012-08-23T22:00:00Z"/>
              </w:rPr>
            </w:pPr>
            <w:ins w:id="24359" w:author="Thomas Dietz" w:date="2012-08-13T14:44:00Z">
              <w:del w:id="24360" w:author="Deepak Bansal (AZURE)" w:date="2012-08-23T22:00:00Z">
                <w:r w:rsidDel="00B15A0B">
                  <w:delText xml:space="preserve">      enum ip-protocol;</w:delText>
                </w:r>
                <w:bookmarkStart w:id="24361" w:name="_Toc333524895"/>
                <w:bookmarkStart w:id="24362" w:name="_Toc335148982"/>
                <w:bookmarkEnd w:id="24361"/>
                <w:bookmarkEnd w:id="24362"/>
              </w:del>
            </w:ins>
          </w:p>
          <w:p w14:paraId="6AF4A2D6" w14:textId="6CCBA702" w:rsidR="00105B1A" w:rsidRPr="00105B1A" w:rsidDel="00B15A0B" w:rsidRDefault="00105B1A" w:rsidP="00105B1A">
            <w:pPr>
              <w:pStyle w:val="XML1"/>
              <w:rPr>
                <w:ins w:id="24363" w:author="Thomas Dietz" w:date="2012-08-13T14:44:00Z"/>
                <w:del w:id="24364" w:author="Deepak Bansal (AZURE)" w:date="2012-08-23T22:00:00Z"/>
                <w:lang w:val="de-DE"/>
                <w:rPrChange w:id="24365" w:author="Thomas Dietz" w:date="2012-08-13T14:44:00Z">
                  <w:rPr>
                    <w:ins w:id="24366" w:author="Thomas Dietz" w:date="2012-08-13T14:44:00Z"/>
                    <w:del w:id="24367" w:author="Deepak Bansal (AZURE)" w:date="2012-08-23T22:00:00Z"/>
                  </w:rPr>
                </w:rPrChange>
              </w:rPr>
            </w:pPr>
            <w:ins w:id="24368" w:author="Thomas Dietz" w:date="2012-08-13T14:44:00Z">
              <w:del w:id="24369" w:author="Deepak Bansal (AZURE)" w:date="2012-08-23T22:00:00Z">
                <w:r w:rsidDel="00B15A0B">
                  <w:delText xml:space="preserve">      </w:delText>
                </w:r>
                <w:r w:rsidRPr="00105B1A" w:rsidDel="00B15A0B">
                  <w:rPr>
                    <w:lang w:val="de-DE"/>
                    <w:rPrChange w:id="24370" w:author="Thomas Dietz" w:date="2012-08-13T14:44:00Z">
                      <w:rPr/>
                    </w:rPrChange>
                  </w:rPr>
                  <w:delText>enum ipv4-src;</w:delText>
                </w:r>
                <w:bookmarkStart w:id="24371" w:name="_Toc333524896"/>
                <w:bookmarkStart w:id="24372" w:name="_Toc335148983"/>
                <w:bookmarkEnd w:id="24371"/>
                <w:bookmarkEnd w:id="24372"/>
              </w:del>
            </w:ins>
          </w:p>
          <w:p w14:paraId="4617D803" w14:textId="43E66098" w:rsidR="00105B1A" w:rsidRPr="00105B1A" w:rsidDel="00B15A0B" w:rsidRDefault="00105B1A" w:rsidP="00105B1A">
            <w:pPr>
              <w:pStyle w:val="XML1"/>
              <w:rPr>
                <w:ins w:id="24373" w:author="Thomas Dietz" w:date="2012-08-13T14:44:00Z"/>
                <w:del w:id="24374" w:author="Deepak Bansal (AZURE)" w:date="2012-08-23T22:00:00Z"/>
                <w:lang w:val="de-DE"/>
                <w:rPrChange w:id="24375" w:author="Thomas Dietz" w:date="2012-08-13T14:44:00Z">
                  <w:rPr>
                    <w:ins w:id="24376" w:author="Thomas Dietz" w:date="2012-08-13T14:44:00Z"/>
                    <w:del w:id="24377" w:author="Deepak Bansal (AZURE)" w:date="2012-08-23T22:00:00Z"/>
                  </w:rPr>
                </w:rPrChange>
              </w:rPr>
            </w:pPr>
            <w:ins w:id="24378" w:author="Thomas Dietz" w:date="2012-08-13T14:44:00Z">
              <w:del w:id="24379" w:author="Deepak Bansal (AZURE)" w:date="2012-08-23T22:00:00Z">
                <w:r w:rsidRPr="00105B1A" w:rsidDel="00B15A0B">
                  <w:rPr>
                    <w:lang w:val="de-DE"/>
                    <w:rPrChange w:id="24380" w:author="Thomas Dietz" w:date="2012-08-13T14:44:00Z">
                      <w:rPr/>
                    </w:rPrChange>
                  </w:rPr>
                  <w:delText xml:space="preserve">      enum ipv4-dest;</w:delText>
                </w:r>
                <w:bookmarkStart w:id="24381" w:name="_Toc333524897"/>
                <w:bookmarkStart w:id="24382" w:name="_Toc335148984"/>
                <w:bookmarkEnd w:id="24381"/>
                <w:bookmarkEnd w:id="24382"/>
              </w:del>
            </w:ins>
          </w:p>
          <w:p w14:paraId="1BC6D710" w14:textId="430A2C41" w:rsidR="00105B1A" w:rsidRPr="00105B1A" w:rsidDel="00B15A0B" w:rsidRDefault="00105B1A" w:rsidP="00105B1A">
            <w:pPr>
              <w:pStyle w:val="XML1"/>
              <w:rPr>
                <w:ins w:id="24383" w:author="Thomas Dietz" w:date="2012-08-13T14:44:00Z"/>
                <w:del w:id="24384" w:author="Deepak Bansal (AZURE)" w:date="2012-08-23T22:00:00Z"/>
                <w:lang w:val="de-DE"/>
                <w:rPrChange w:id="24385" w:author="Thomas Dietz" w:date="2012-08-13T14:44:00Z">
                  <w:rPr>
                    <w:ins w:id="24386" w:author="Thomas Dietz" w:date="2012-08-13T14:44:00Z"/>
                    <w:del w:id="24387" w:author="Deepak Bansal (AZURE)" w:date="2012-08-23T22:00:00Z"/>
                  </w:rPr>
                </w:rPrChange>
              </w:rPr>
            </w:pPr>
            <w:ins w:id="24388" w:author="Thomas Dietz" w:date="2012-08-13T14:44:00Z">
              <w:del w:id="24389" w:author="Deepak Bansal (AZURE)" w:date="2012-08-23T22:00:00Z">
                <w:r w:rsidRPr="00105B1A" w:rsidDel="00B15A0B">
                  <w:rPr>
                    <w:lang w:val="de-DE"/>
                    <w:rPrChange w:id="24390" w:author="Thomas Dietz" w:date="2012-08-13T14:44:00Z">
                      <w:rPr/>
                    </w:rPrChange>
                  </w:rPr>
                  <w:delText xml:space="preserve">      enum tcp-src;</w:delText>
                </w:r>
                <w:bookmarkStart w:id="24391" w:name="_Toc333524898"/>
                <w:bookmarkStart w:id="24392" w:name="_Toc335148985"/>
                <w:bookmarkEnd w:id="24391"/>
                <w:bookmarkEnd w:id="24392"/>
              </w:del>
            </w:ins>
          </w:p>
          <w:p w14:paraId="363550D6" w14:textId="46525985" w:rsidR="00105B1A" w:rsidRPr="00105B1A" w:rsidDel="00B15A0B" w:rsidRDefault="00105B1A" w:rsidP="00105B1A">
            <w:pPr>
              <w:pStyle w:val="XML1"/>
              <w:rPr>
                <w:ins w:id="24393" w:author="Thomas Dietz" w:date="2012-08-13T14:44:00Z"/>
                <w:del w:id="24394" w:author="Deepak Bansal (AZURE)" w:date="2012-08-23T22:00:00Z"/>
                <w:lang w:val="de-DE"/>
                <w:rPrChange w:id="24395" w:author="Thomas Dietz" w:date="2012-08-13T14:44:00Z">
                  <w:rPr>
                    <w:ins w:id="24396" w:author="Thomas Dietz" w:date="2012-08-13T14:44:00Z"/>
                    <w:del w:id="24397" w:author="Deepak Bansal (AZURE)" w:date="2012-08-23T22:00:00Z"/>
                  </w:rPr>
                </w:rPrChange>
              </w:rPr>
            </w:pPr>
            <w:ins w:id="24398" w:author="Thomas Dietz" w:date="2012-08-13T14:44:00Z">
              <w:del w:id="24399" w:author="Deepak Bansal (AZURE)" w:date="2012-08-23T22:00:00Z">
                <w:r w:rsidRPr="00105B1A" w:rsidDel="00B15A0B">
                  <w:rPr>
                    <w:lang w:val="de-DE"/>
                    <w:rPrChange w:id="24400" w:author="Thomas Dietz" w:date="2012-08-13T14:44:00Z">
                      <w:rPr/>
                    </w:rPrChange>
                  </w:rPr>
                  <w:delText xml:space="preserve">      enum tcp-dest;</w:delText>
                </w:r>
                <w:bookmarkStart w:id="24401" w:name="_Toc333524899"/>
                <w:bookmarkStart w:id="24402" w:name="_Toc335148986"/>
                <w:bookmarkEnd w:id="24401"/>
                <w:bookmarkEnd w:id="24402"/>
              </w:del>
            </w:ins>
          </w:p>
          <w:p w14:paraId="366AFB48" w14:textId="3C89DEE5" w:rsidR="00105B1A" w:rsidRPr="00105B1A" w:rsidDel="00B15A0B" w:rsidRDefault="00105B1A" w:rsidP="00105B1A">
            <w:pPr>
              <w:pStyle w:val="XML1"/>
              <w:rPr>
                <w:ins w:id="24403" w:author="Thomas Dietz" w:date="2012-08-13T14:44:00Z"/>
                <w:del w:id="24404" w:author="Deepak Bansal (AZURE)" w:date="2012-08-23T22:00:00Z"/>
                <w:lang w:val="de-DE"/>
                <w:rPrChange w:id="24405" w:author="Thomas Dietz" w:date="2012-08-13T14:44:00Z">
                  <w:rPr>
                    <w:ins w:id="24406" w:author="Thomas Dietz" w:date="2012-08-13T14:44:00Z"/>
                    <w:del w:id="24407" w:author="Deepak Bansal (AZURE)" w:date="2012-08-23T22:00:00Z"/>
                  </w:rPr>
                </w:rPrChange>
              </w:rPr>
            </w:pPr>
            <w:ins w:id="24408" w:author="Thomas Dietz" w:date="2012-08-13T14:44:00Z">
              <w:del w:id="24409" w:author="Deepak Bansal (AZURE)" w:date="2012-08-23T22:00:00Z">
                <w:r w:rsidRPr="00105B1A" w:rsidDel="00B15A0B">
                  <w:rPr>
                    <w:lang w:val="de-DE"/>
                    <w:rPrChange w:id="24410" w:author="Thomas Dietz" w:date="2012-08-13T14:44:00Z">
                      <w:rPr/>
                    </w:rPrChange>
                  </w:rPr>
                  <w:delText xml:space="preserve">      enum udp-src;</w:delText>
                </w:r>
                <w:bookmarkStart w:id="24411" w:name="_Toc333524900"/>
                <w:bookmarkStart w:id="24412" w:name="_Toc335148987"/>
                <w:bookmarkEnd w:id="24411"/>
                <w:bookmarkEnd w:id="24412"/>
              </w:del>
            </w:ins>
          </w:p>
          <w:p w14:paraId="4136D551" w14:textId="6D144475" w:rsidR="00105B1A" w:rsidRPr="00105B1A" w:rsidDel="00B15A0B" w:rsidRDefault="00105B1A" w:rsidP="00105B1A">
            <w:pPr>
              <w:pStyle w:val="XML1"/>
              <w:rPr>
                <w:ins w:id="24413" w:author="Thomas Dietz" w:date="2012-08-13T14:44:00Z"/>
                <w:del w:id="24414" w:author="Deepak Bansal (AZURE)" w:date="2012-08-23T22:00:00Z"/>
                <w:lang w:val="de-DE"/>
                <w:rPrChange w:id="24415" w:author="Thomas Dietz" w:date="2012-08-13T14:44:00Z">
                  <w:rPr>
                    <w:ins w:id="24416" w:author="Thomas Dietz" w:date="2012-08-13T14:44:00Z"/>
                    <w:del w:id="24417" w:author="Deepak Bansal (AZURE)" w:date="2012-08-23T22:00:00Z"/>
                  </w:rPr>
                </w:rPrChange>
              </w:rPr>
            </w:pPr>
            <w:ins w:id="24418" w:author="Thomas Dietz" w:date="2012-08-13T14:44:00Z">
              <w:del w:id="24419" w:author="Deepak Bansal (AZURE)" w:date="2012-08-23T22:00:00Z">
                <w:r w:rsidRPr="00105B1A" w:rsidDel="00B15A0B">
                  <w:rPr>
                    <w:lang w:val="de-DE"/>
                    <w:rPrChange w:id="24420" w:author="Thomas Dietz" w:date="2012-08-13T14:44:00Z">
                      <w:rPr/>
                    </w:rPrChange>
                  </w:rPr>
                  <w:delText xml:space="preserve">      enum udp-dest;</w:delText>
                </w:r>
                <w:bookmarkStart w:id="24421" w:name="_Toc333524901"/>
                <w:bookmarkStart w:id="24422" w:name="_Toc335148988"/>
                <w:bookmarkEnd w:id="24421"/>
                <w:bookmarkEnd w:id="24422"/>
              </w:del>
            </w:ins>
          </w:p>
          <w:p w14:paraId="6FA26E4C" w14:textId="52A9D33A" w:rsidR="00105B1A" w:rsidRPr="00105B1A" w:rsidDel="00B15A0B" w:rsidRDefault="00105B1A" w:rsidP="00105B1A">
            <w:pPr>
              <w:pStyle w:val="XML1"/>
              <w:rPr>
                <w:ins w:id="24423" w:author="Thomas Dietz" w:date="2012-08-13T14:44:00Z"/>
                <w:del w:id="24424" w:author="Deepak Bansal (AZURE)" w:date="2012-08-23T22:00:00Z"/>
                <w:lang w:val="de-DE"/>
                <w:rPrChange w:id="24425" w:author="Thomas Dietz" w:date="2012-08-13T14:44:00Z">
                  <w:rPr>
                    <w:ins w:id="24426" w:author="Thomas Dietz" w:date="2012-08-13T14:44:00Z"/>
                    <w:del w:id="24427" w:author="Deepak Bansal (AZURE)" w:date="2012-08-23T22:00:00Z"/>
                  </w:rPr>
                </w:rPrChange>
              </w:rPr>
            </w:pPr>
            <w:ins w:id="24428" w:author="Thomas Dietz" w:date="2012-08-13T14:44:00Z">
              <w:del w:id="24429" w:author="Deepak Bansal (AZURE)" w:date="2012-08-23T22:00:00Z">
                <w:r w:rsidRPr="00105B1A" w:rsidDel="00B15A0B">
                  <w:rPr>
                    <w:lang w:val="de-DE"/>
                    <w:rPrChange w:id="24430" w:author="Thomas Dietz" w:date="2012-08-13T14:44:00Z">
                      <w:rPr/>
                    </w:rPrChange>
                  </w:rPr>
                  <w:delText xml:space="preserve">      enum sctp-src;</w:delText>
                </w:r>
                <w:bookmarkStart w:id="24431" w:name="_Toc333524902"/>
                <w:bookmarkStart w:id="24432" w:name="_Toc335148989"/>
                <w:bookmarkEnd w:id="24431"/>
                <w:bookmarkEnd w:id="24432"/>
              </w:del>
            </w:ins>
          </w:p>
          <w:p w14:paraId="456E4CB3" w14:textId="5ADB9AF6" w:rsidR="00105B1A" w:rsidRPr="00105B1A" w:rsidDel="00B15A0B" w:rsidRDefault="00105B1A" w:rsidP="00105B1A">
            <w:pPr>
              <w:pStyle w:val="XML1"/>
              <w:rPr>
                <w:ins w:id="24433" w:author="Thomas Dietz" w:date="2012-08-13T14:44:00Z"/>
                <w:del w:id="24434" w:author="Deepak Bansal (AZURE)" w:date="2012-08-23T22:00:00Z"/>
                <w:lang w:val="de-DE"/>
                <w:rPrChange w:id="24435" w:author="Thomas Dietz" w:date="2012-08-13T14:44:00Z">
                  <w:rPr>
                    <w:ins w:id="24436" w:author="Thomas Dietz" w:date="2012-08-13T14:44:00Z"/>
                    <w:del w:id="24437" w:author="Deepak Bansal (AZURE)" w:date="2012-08-23T22:00:00Z"/>
                  </w:rPr>
                </w:rPrChange>
              </w:rPr>
            </w:pPr>
            <w:ins w:id="24438" w:author="Thomas Dietz" w:date="2012-08-13T14:44:00Z">
              <w:del w:id="24439" w:author="Deepak Bansal (AZURE)" w:date="2012-08-23T22:00:00Z">
                <w:r w:rsidRPr="00105B1A" w:rsidDel="00B15A0B">
                  <w:rPr>
                    <w:lang w:val="de-DE"/>
                    <w:rPrChange w:id="24440" w:author="Thomas Dietz" w:date="2012-08-13T14:44:00Z">
                      <w:rPr/>
                    </w:rPrChange>
                  </w:rPr>
                  <w:delText xml:space="preserve">      enum sctp-dest;</w:delText>
                </w:r>
                <w:bookmarkStart w:id="24441" w:name="_Toc333524903"/>
                <w:bookmarkStart w:id="24442" w:name="_Toc335148990"/>
                <w:bookmarkEnd w:id="24441"/>
                <w:bookmarkEnd w:id="24442"/>
              </w:del>
            </w:ins>
          </w:p>
          <w:p w14:paraId="338148DE" w14:textId="3ACB03A9" w:rsidR="00105B1A" w:rsidRPr="00105B1A" w:rsidDel="00B15A0B" w:rsidRDefault="00105B1A" w:rsidP="00105B1A">
            <w:pPr>
              <w:pStyle w:val="XML1"/>
              <w:rPr>
                <w:ins w:id="24443" w:author="Thomas Dietz" w:date="2012-08-13T14:44:00Z"/>
                <w:del w:id="24444" w:author="Deepak Bansal (AZURE)" w:date="2012-08-23T22:00:00Z"/>
                <w:lang w:val="de-DE"/>
                <w:rPrChange w:id="24445" w:author="Thomas Dietz" w:date="2012-08-13T14:44:00Z">
                  <w:rPr>
                    <w:ins w:id="24446" w:author="Thomas Dietz" w:date="2012-08-13T14:44:00Z"/>
                    <w:del w:id="24447" w:author="Deepak Bansal (AZURE)" w:date="2012-08-23T22:00:00Z"/>
                  </w:rPr>
                </w:rPrChange>
              </w:rPr>
            </w:pPr>
            <w:ins w:id="24448" w:author="Thomas Dietz" w:date="2012-08-13T14:44:00Z">
              <w:del w:id="24449" w:author="Deepak Bansal (AZURE)" w:date="2012-08-23T22:00:00Z">
                <w:r w:rsidRPr="00105B1A" w:rsidDel="00B15A0B">
                  <w:rPr>
                    <w:lang w:val="de-DE"/>
                    <w:rPrChange w:id="24450" w:author="Thomas Dietz" w:date="2012-08-13T14:44:00Z">
                      <w:rPr/>
                    </w:rPrChange>
                  </w:rPr>
                  <w:delText xml:space="preserve">      enum icmpv4-type;</w:delText>
                </w:r>
                <w:bookmarkStart w:id="24451" w:name="_Toc333524904"/>
                <w:bookmarkStart w:id="24452" w:name="_Toc335148991"/>
                <w:bookmarkEnd w:id="24451"/>
                <w:bookmarkEnd w:id="24452"/>
              </w:del>
            </w:ins>
          </w:p>
          <w:p w14:paraId="01D53E53" w14:textId="670B4853" w:rsidR="00105B1A" w:rsidRPr="00105B1A" w:rsidDel="00B15A0B" w:rsidRDefault="00105B1A" w:rsidP="00105B1A">
            <w:pPr>
              <w:pStyle w:val="XML1"/>
              <w:rPr>
                <w:ins w:id="24453" w:author="Thomas Dietz" w:date="2012-08-13T14:44:00Z"/>
                <w:del w:id="24454" w:author="Deepak Bansal (AZURE)" w:date="2012-08-23T22:00:00Z"/>
                <w:lang w:val="de-DE"/>
                <w:rPrChange w:id="24455" w:author="Thomas Dietz" w:date="2012-08-13T14:44:00Z">
                  <w:rPr>
                    <w:ins w:id="24456" w:author="Thomas Dietz" w:date="2012-08-13T14:44:00Z"/>
                    <w:del w:id="24457" w:author="Deepak Bansal (AZURE)" w:date="2012-08-23T22:00:00Z"/>
                  </w:rPr>
                </w:rPrChange>
              </w:rPr>
            </w:pPr>
            <w:ins w:id="24458" w:author="Thomas Dietz" w:date="2012-08-13T14:44:00Z">
              <w:del w:id="24459" w:author="Deepak Bansal (AZURE)" w:date="2012-08-23T22:00:00Z">
                <w:r w:rsidRPr="00105B1A" w:rsidDel="00B15A0B">
                  <w:rPr>
                    <w:lang w:val="de-DE"/>
                    <w:rPrChange w:id="24460" w:author="Thomas Dietz" w:date="2012-08-13T14:44:00Z">
                      <w:rPr/>
                    </w:rPrChange>
                  </w:rPr>
                  <w:delText xml:space="preserve">      enum icmpv4-code;</w:delText>
                </w:r>
                <w:bookmarkStart w:id="24461" w:name="_Toc333524905"/>
                <w:bookmarkStart w:id="24462" w:name="_Toc335148992"/>
                <w:bookmarkEnd w:id="24461"/>
                <w:bookmarkEnd w:id="24462"/>
              </w:del>
            </w:ins>
          </w:p>
          <w:p w14:paraId="6CC4A92D" w14:textId="2BB426FC" w:rsidR="00105B1A" w:rsidRPr="00105B1A" w:rsidDel="00B15A0B" w:rsidRDefault="00105B1A" w:rsidP="00105B1A">
            <w:pPr>
              <w:pStyle w:val="XML1"/>
              <w:rPr>
                <w:ins w:id="24463" w:author="Thomas Dietz" w:date="2012-08-13T14:44:00Z"/>
                <w:del w:id="24464" w:author="Deepak Bansal (AZURE)" w:date="2012-08-23T22:00:00Z"/>
                <w:lang w:val="de-DE"/>
                <w:rPrChange w:id="24465" w:author="Thomas Dietz" w:date="2012-08-13T14:44:00Z">
                  <w:rPr>
                    <w:ins w:id="24466" w:author="Thomas Dietz" w:date="2012-08-13T14:44:00Z"/>
                    <w:del w:id="24467" w:author="Deepak Bansal (AZURE)" w:date="2012-08-23T22:00:00Z"/>
                  </w:rPr>
                </w:rPrChange>
              </w:rPr>
            </w:pPr>
            <w:ins w:id="24468" w:author="Thomas Dietz" w:date="2012-08-13T14:44:00Z">
              <w:del w:id="24469" w:author="Deepak Bansal (AZURE)" w:date="2012-08-23T22:00:00Z">
                <w:r w:rsidRPr="00105B1A" w:rsidDel="00B15A0B">
                  <w:rPr>
                    <w:lang w:val="de-DE"/>
                    <w:rPrChange w:id="24470" w:author="Thomas Dietz" w:date="2012-08-13T14:44:00Z">
                      <w:rPr/>
                    </w:rPrChange>
                  </w:rPr>
                  <w:delText xml:space="preserve">      enum arp-op;</w:delText>
                </w:r>
                <w:bookmarkStart w:id="24471" w:name="_Toc333524906"/>
                <w:bookmarkStart w:id="24472" w:name="_Toc335148993"/>
                <w:bookmarkEnd w:id="24471"/>
                <w:bookmarkEnd w:id="24472"/>
              </w:del>
            </w:ins>
          </w:p>
          <w:p w14:paraId="4F9B17F0" w14:textId="19F48616" w:rsidR="00105B1A" w:rsidDel="00B15A0B" w:rsidRDefault="00105B1A" w:rsidP="00105B1A">
            <w:pPr>
              <w:pStyle w:val="XML1"/>
              <w:rPr>
                <w:ins w:id="24473" w:author="Thomas Dietz" w:date="2012-08-13T14:44:00Z"/>
                <w:del w:id="24474" w:author="Deepak Bansal (AZURE)" w:date="2012-08-23T22:00:00Z"/>
              </w:rPr>
            </w:pPr>
            <w:ins w:id="24475" w:author="Thomas Dietz" w:date="2012-08-13T14:44:00Z">
              <w:del w:id="24476" w:author="Deepak Bansal (AZURE)" w:date="2012-08-23T22:00:00Z">
                <w:r w:rsidRPr="00105B1A" w:rsidDel="00B15A0B">
                  <w:rPr>
                    <w:lang w:val="de-DE"/>
                    <w:rPrChange w:id="24477" w:author="Thomas Dietz" w:date="2012-08-13T14:44:00Z">
                      <w:rPr/>
                    </w:rPrChange>
                  </w:rPr>
                  <w:delText xml:space="preserve">      </w:delText>
                </w:r>
                <w:r w:rsidDel="00B15A0B">
                  <w:delText>enum arp-src-ip-address;</w:delText>
                </w:r>
                <w:bookmarkStart w:id="24478" w:name="_Toc333524907"/>
                <w:bookmarkStart w:id="24479" w:name="_Toc335148994"/>
                <w:bookmarkEnd w:id="24478"/>
                <w:bookmarkEnd w:id="24479"/>
              </w:del>
            </w:ins>
          </w:p>
          <w:p w14:paraId="0BF234DF" w14:textId="359079C7" w:rsidR="00105B1A" w:rsidDel="00B15A0B" w:rsidRDefault="00105B1A" w:rsidP="00105B1A">
            <w:pPr>
              <w:pStyle w:val="XML1"/>
              <w:rPr>
                <w:ins w:id="24480" w:author="Thomas Dietz" w:date="2012-08-13T14:44:00Z"/>
                <w:del w:id="24481" w:author="Deepak Bansal (AZURE)" w:date="2012-08-23T22:00:00Z"/>
              </w:rPr>
            </w:pPr>
            <w:ins w:id="24482" w:author="Thomas Dietz" w:date="2012-08-13T14:44:00Z">
              <w:del w:id="24483" w:author="Deepak Bansal (AZURE)" w:date="2012-08-23T22:00:00Z">
                <w:r w:rsidDel="00B15A0B">
                  <w:delText xml:space="preserve">      enum arp-target-ip-address;</w:delText>
                </w:r>
                <w:bookmarkStart w:id="24484" w:name="_Toc333524908"/>
                <w:bookmarkStart w:id="24485" w:name="_Toc335148995"/>
                <w:bookmarkEnd w:id="24484"/>
                <w:bookmarkEnd w:id="24485"/>
              </w:del>
            </w:ins>
          </w:p>
          <w:p w14:paraId="65E30AF4" w14:textId="4E1224B2" w:rsidR="00105B1A" w:rsidDel="00B15A0B" w:rsidRDefault="00105B1A" w:rsidP="00105B1A">
            <w:pPr>
              <w:pStyle w:val="XML1"/>
              <w:rPr>
                <w:ins w:id="24486" w:author="Thomas Dietz" w:date="2012-08-13T14:44:00Z"/>
                <w:del w:id="24487" w:author="Deepak Bansal (AZURE)" w:date="2012-08-23T22:00:00Z"/>
              </w:rPr>
            </w:pPr>
            <w:ins w:id="24488" w:author="Thomas Dietz" w:date="2012-08-13T14:44:00Z">
              <w:del w:id="24489" w:author="Deepak Bansal (AZURE)" w:date="2012-08-23T22:00:00Z">
                <w:r w:rsidDel="00B15A0B">
                  <w:delText xml:space="preserve">      enum arp-src-hardware-address;</w:delText>
                </w:r>
                <w:bookmarkStart w:id="24490" w:name="_Toc333524909"/>
                <w:bookmarkStart w:id="24491" w:name="_Toc335148996"/>
                <w:bookmarkEnd w:id="24490"/>
                <w:bookmarkEnd w:id="24491"/>
              </w:del>
            </w:ins>
          </w:p>
          <w:p w14:paraId="52281878" w14:textId="6382ABEA" w:rsidR="00105B1A" w:rsidDel="00B15A0B" w:rsidRDefault="00105B1A" w:rsidP="00105B1A">
            <w:pPr>
              <w:pStyle w:val="XML1"/>
              <w:rPr>
                <w:ins w:id="24492" w:author="Thomas Dietz" w:date="2012-08-13T14:44:00Z"/>
                <w:del w:id="24493" w:author="Deepak Bansal (AZURE)" w:date="2012-08-23T22:00:00Z"/>
              </w:rPr>
            </w:pPr>
            <w:ins w:id="24494" w:author="Thomas Dietz" w:date="2012-08-13T14:44:00Z">
              <w:del w:id="24495" w:author="Deepak Bansal (AZURE)" w:date="2012-08-23T22:00:00Z">
                <w:r w:rsidDel="00B15A0B">
                  <w:delText xml:space="preserve">      enum arp-target-hardware-address;</w:delText>
                </w:r>
                <w:bookmarkStart w:id="24496" w:name="_Toc333524910"/>
                <w:bookmarkStart w:id="24497" w:name="_Toc335148997"/>
                <w:bookmarkEnd w:id="24496"/>
                <w:bookmarkEnd w:id="24497"/>
              </w:del>
            </w:ins>
          </w:p>
          <w:p w14:paraId="673F87A9" w14:textId="1AAE1599" w:rsidR="00105B1A" w:rsidRPr="00105B1A" w:rsidDel="00B15A0B" w:rsidRDefault="00105B1A" w:rsidP="00105B1A">
            <w:pPr>
              <w:pStyle w:val="XML1"/>
              <w:rPr>
                <w:ins w:id="24498" w:author="Thomas Dietz" w:date="2012-08-13T14:44:00Z"/>
                <w:del w:id="24499" w:author="Deepak Bansal (AZURE)" w:date="2012-08-23T22:00:00Z"/>
                <w:lang w:val="de-DE"/>
                <w:rPrChange w:id="24500" w:author="Thomas Dietz" w:date="2012-08-13T14:44:00Z">
                  <w:rPr>
                    <w:ins w:id="24501" w:author="Thomas Dietz" w:date="2012-08-13T14:44:00Z"/>
                    <w:del w:id="24502" w:author="Deepak Bansal (AZURE)" w:date="2012-08-23T22:00:00Z"/>
                  </w:rPr>
                </w:rPrChange>
              </w:rPr>
            </w:pPr>
            <w:ins w:id="24503" w:author="Thomas Dietz" w:date="2012-08-13T14:44:00Z">
              <w:del w:id="24504" w:author="Deepak Bansal (AZURE)" w:date="2012-08-23T22:00:00Z">
                <w:r w:rsidDel="00B15A0B">
                  <w:delText xml:space="preserve">      </w:delText>
                </w:r>
                <w:r w:rsidRPr="00105B1A" w:rsidDel="00B15A0B">
                  <w:rPr>
                    <w:lang w:val="de-DE"/>
                    <w:rPrChange w:id="24505" w:author="Thomas Dietz" w:date="2012-08-13T14:44:00Z">
                      <w:rPr/>
                    </w:rPrChange>
                  </w:rPr>
                  <w:delText>enum ipv6-src;</w:delText>
                </w:r>
                <w:bookmarkStart w:id="24506" w:name="_Toc333524911"/>
                <w:bookmarkStart w:id="24507" w:name="_Toc335148998"/>
                <w:bookmarkEnd w:id="24506"/>
                <w:bookmarkEnd w:id="24507"/>
              </w:del>
            </w:ins>
          </w:p>
          <w:p w14:paraId="0B4456F5" w14:textId="667D2F71" w:rsidR="00105B1A" w:rsidRPr="00105B1A" w:rsidDel="00B15A0B" w:rsidRDefault="00105B1A" w:rsidP="00105B1A">
            <w:pPr>
              <w:pStyle w:val="XML1"/>
              <w:rPr>
                <w:ins w:id="24508" w:author="Thomas Dietz" w:date="2012-08-13T14:44:00Z"/>
                <w:del w:id="24509" w:author="Deepak Bansal (AZURE)" w:date="2012-08-23T22:00:00Z"/>
                <w:lang w:val="de-DE"/>
                <w:rPrChange w:id="24510" w:author="Thomas Dietz" w:date="2012-08-13T14:44:00Z">
                  <w:rPr>
                    <w:ins w:id="24511" w:author="Thomas Dietz" w:date="2012-08-13T14:44:00Z"/>
                    <w:del w:id="24512" w:author="Deepak Bansal (AZURE)" w:date="2012-08-23T22:00:00Z"/>
                  </w:rPr>
                </w:rPrChange>
              </w:rPr>
            </w:pPr>
            <w:ins w:id="24513" w:author="Thomas Dietz" w:date="2012-08-13T14:44:00Z">
              <w:del w:id="24514" w:author="Deepak Bansal (AZURE)" w:date="2012-08-23T22:00:00Z">
                <w:r w:rsidRPr="00105B1A" w:rsidDel="00B15A0B">
                  <w:rPr>
                    <w:lang w:val="de-DE"/>
                    <w:rPrChange w:id="24515" w:author="Thomas Dietz" w:date="2012-08-13T14:44:00Z">
                      <w:rPr/>
                    </w:rPrChange>
                  </w:rPr>
                  <w:delText xml:space="preserve">      enum ipv6-dest;</w:delText>
                </w:r>
                <w:bookmarkStart w:id="24516" w:name="_Toc333524912"/>
                <w:bookmarkStart w:id="24517" w:name="_Toc335148999"/>
                <w:bookmarkEnd w:id="24516"/>
                <w:bookmarkEnd w:id="24517"/>
              </w:del>
            </w:ins>
          </w:p>
          <w:p w14:paraId="57C8B272" w14:textId="0AA14EEA" w:rsidR="00105B1A" w:rsidDel="00B15A0B" w:rsidRDefault="00105B1A" w:rsidP="00105B1A">
            <w:pPr>
              <w:pStyle w:val="XML1"/>
              <w:rPr>
                <w:ins w:id="24518" w:author="Thomas Dietz" w:date="2012-08-13T14:44:00Z"/>
                <w:del w:id="24519" w:author="Deepak Bansal (AZURE)" w:date="2012-08-23T22:00:00Z"/>
              </w:rPr>
            </w:pPr>
            <w:ins w:id="24520" w:author="Thomas Dietz" w:date="2012-08-13T14:44:00Z">
              <w:del w:id="24521" w:author="Deepak Bansal (AZURE)" w:date="2012-08-23T22:00:00Z">
                <w:r w:rsidRPr="00105B1A" w:rsidDel="00B15A0B">
                  <w:rPr>
                    <w:lang w:val="de-DE"/>
                    <w:rPrChange w:id="24522" w:author="Thomas Dietz" w:date="2012-08-13T14:44:00Z">
                      <w:rPr/>
                    </w:rPrChange>
                  </w:rPr>
                  <w:delText xml:space="preserve">      </w:delText>
                </w:r>
                <w:r w:rsidDel="00B15A0B">
                  <w:delText>enum ipv6-flow-label;</w:delText>
                </w:r>
                <w:bookmarkStart w:id="24523" w:name="_Toc333524913"/>
                <w:bookmarkStart w:id="24524" w:name="_Toc335149000"/>
                <w:bookmarkEnd w:id="24523"/>
                <w:bookmarkEnd w:id="24524"/>
              </w:del>
            </w:ins>
          </w:p>
          <w:p w14:paraId="49729728" w14:textId="32104CC4" w:rsidR="00105B1A" w:rsidDel="00B15A0B" w:rsidRDefault="00105B1A" w:rsidP="00105B1A">
            <w:pPr>
              <w:pStyle w:val="XML1"/>
              <w:rPr>
                <w:ins w:id="24525" w:author="Thomas Dietz" w:date="2012-08-13T14:44:00Z"/>
                <w:del w:id="24526" w:author="Deepak Bansal (AZURE)" w:date="2012-08-23T22:00:00Z"/>
              </w:rPr>
            </w:pPr>
            <w:ins w:id="24527" w:author="Thomas Dietz" w:date="2012-08-13T14:44:00Z">
              <w:del w:id="24528" w:author="Deepak Bansal (AZURE)" w:date="2012-08-23T22:00:00Z">
                <w:r w:rsidDel="00B15A0B">
                  <w:delText xml:space="preserve">      enum icmpv6-type;</w:delText>
                </w:r>
                <w:bookmarkStart w:id="24529" w:name="_Toc333524914"/>
                <w:bookmarkStart w:id="24530" w:name="_Toc335149001"/>
                <w:bookmarkEnd w:id="24529"/>
                <w:bookmarkEnd w:id="24530"/>
              </w:del>
            </w:ins>
          </w:p>
          <w:p w14:paraId="4C1DA7E8" w14:textId="451C6BBD" w:rsidR="00105B1A" w:rsidRPr="00105B1A" w:rsidDel="00B15A0B" w:rsidRDefault="00105B1A" w:rsidP="00105B1A">
            <w:pPr>
              <w:pStyle w:val="XML1"/>
              <w:rPr>
                <w:ins w:id="24531" w:author="Thomas Dietz" w:date="2012-08-13T14:44:00Z"/>
                <w:del w:id="24532" w:author="Deepak Bansal (AZURE)" w:date="2012-08-23T22:00:00Z"/>
                <w:lang w:val="de-DE"/>
                <w:rPrChange w:id="24533" w:author="Thomas Dietz" w:date="2012-08-13T14:44:00Z">
                  <w:rPr>
                    <w:ins w:id="24534" w:author="Thomas Dietz" w:date="2012-08-13T14:44:00Z"/>
                    <w:del w:id="24535" w:author="Deepak Bansal (AZURE)" w:date="2012-08-23T22:00:00Z"/>
                  </w:rPr>
                </w:rPrChange>
              </w:rPr>
            </w:pPr>
            <w:ins w:id="24536" w:author="Thomas Dietz" w:date="2012-08-13T14:44:00Z">
              <w:del w:id="24537" w:author="Deepak Bansal (AZURE)" w:date="2012-08-23T22:00:00Z">
                <w:r w:rsidDel="00B15A0B">
                  <w:delText xml:space="preserve">      </w:delText>
                </w:r>
                <w:r w:rsidRPr="00105B1A" w:rsidDel="00B15A0B">
                  <w:rPr>
                    <w:lang w:val="de-DE"/>
                    <w:rPrChange w:id="24538" w:author="Thomas Dietz" w:date="2012-08-13T14:44:00Z">
                      <w:rPr/>
                    </w:rPrChange>
                  </w:rPr>
                  <w:delText>enum icmpv6-code;</w:delText>
                </w:r>
                <w:bookmarkStart w:id="24539" w:name="_Toc333524915"/>
                <w:bookmarkStart w:id="24540" w:name="_Toc335149002"/>
                <w:bookmarkEnd w:id="24539"/>
                <w:bookmarkEnd w:id="24540"/>
              </w:del>
            </w:ins>
          </w:p>
          <w:p w14:paraId="28BF48F9" w14:textId="284B066A" w:rsidR="00105B1A" w:rsidRPr="00105B1A" w:rsidDel="00B15A0B" w:rsidRDefault="00105B1A" w:rsidP="00105B1A">
            <w:pPr>
              <w:pStyle w:val="XML1"/>
              <w:rPr>
                <w:ins w:id="24541" w:author="Thomas Dietz" w:date="2012-08-13T14:44:00Z"/>
                <w:del w:id="24542" w:author="Deepak Bansal (AZURE)" w:date="2012-08-23T22:00:00Z"/>
                <w:lang w:val="de-DE"/>
                <w:rPrChange w:id="24543" w:author="Thomas Dietz" w:date="2012-08-13T14:44:00Z">
                  <w:rPr>
                    <w:ins w:id="24544" w:author="Thomas Dietz" w:date="2012-08-13T14:44:00Z"/>
                    <w:del w:id="24545" w:author="Deepak Bansal (AZURE)" w:date="2012-08-23T22:00:00Z"/>
                  </w:rPr>
                </w:rPrChange>
              </w:rPr>
            </w:pPr>
            <w:ins w:id="24546" w:author="Thomas Dietz" w:date="2012-08-13T14:44:00Z">
              <w:del w:id="24547" w:author="Deepak Bansal (AZURE)" w:date="2012-08-23T22:00:00Z">
                <w:r w:rsidRPr="00105B1A" w:rsidDel="00B15A0B">
                  <w:rPr>
                    <w:lang w:val="de-DE"/>
                    <w:rPrChange w:id="24548" w:author="Thomas Dietz" w:date="2012-08-13T14:44:00Z">
                      <w:rPr/>
                    </w:rPrChange>
                  </w:rPr>
                  <w:delText xml:space="preserve">      enum ipv6-nd-target;</w:delText>
                </w:r>
                <w:bookmarkStart w:id="24549" w:name="_Toc333524916"/>
                <w:bookmarkStart w:id="24550" w:name="_Toc335149003"/>
                <w:bookmarkEnd w:id="24549"/>
                <w:bookmarkEnd w:id="24550"/>
              </w:del>
            </w:ins>
          </w:p>
          <w:p w14:paraId="4D5F3C31" w14:textId="4E8D1589" w:rsidR="00105B1A" w:rsidDel="00B15A0B" w:rsidRDefault="00105B1A" w:rsidP="00105B1A">
            <w:pPr>
              <w:pStyle w:val="XML1"/>
              <w:rPr>
                <w:ins w:id="24551" w:author="Thomas Dietz" w:date="2012-08-13T14:44:00Z"/>
                <w:del w:id="24552" w:author="Deepak Bansal (AZURE)" w:date="2012-08-23T22:00:00Z"/>
              </w:rPr>
            </w:pPr>
            <w:ins w:id="24553" w:author="Thomas Dietz" w:date="2012-08-13T14:44:00Z">
              <w:del w:id="24554" w:author="Deepak Bansal (AZURE)" w:date="2012-08-23T22:00:00Z">
                <w:r w:rsidRPr="00105B1A" w:rsidDel="00B15A0B">
                  <w:rPr>
                    <w:lang w:val="de-DE"/>
                    <w:rPrChange w:id="24555" w:author="Thomas Dietz" w:date="2012-08-13T14:44:00Z">
                      <w:rPr/>
                    </w:rPrChange>
                  </w:rPr>
                  <w:delText xml:space="preserve">      </w:delText>
                </w:r>
                <w:r w:rsidDel="00B15A0B">
                  <w:delText>enum ipv6-nd-source-link-layer;</w:delText>
                </w:r>
                <w:bookmarkStart w:id="24556" w:name="_Toc333524917"/>
                <w:bookmarkStart w:id="24557" w:name="_Toc335149004"/>
                <w:bookmarkEnd w:id="24556"/>
                <w:bookmarkEnd w:id="24557"/>
              </w:del>
            </w:ins>
          </w:p>
          <w:p w14:paraId="5995056E" w14:textId="41C5CB36" w:rsidR="00105B1A" w:rsidDel="00B15A0B" w:rsidRDefault="00105B1A" w:rsidP="00105B1A">
            <w:pPr>
              <w:pStyle w:val="XML1"/>
              <w:rPr>
                <w:ins w:id="24558" w:author="Thomas Dietz" w:date="2012-08-13T14:44:00Z"/>
                <w:del w:id="24559" w:author="Deepak Bansal (AZURE)" w:date="2012-08-23T22:00:00Z"/>
              </w:rPr>
            </w:pPr>
            <w:ins w:id="24560" w:author="Thomas Dietz" w:date="2012-08-13T14:44:00Z">
              <w:del w:id="24561" w:author="Deepak Bansal (AZURE)" w:date="2012-08-23T22:00:00Z">
                <w:r w:rsidDel="00B15A0B">
                  <w:delText xml:space="preserve">      enum ipv6-nd-target-link-layer;</w:delText>
                </w:r>
                <w:bookmarkStart w:id="24562" w:name="_Toc333524918"/>
                <w:bookmarkStart w:id="24563" w:name="_Toc335149005"/>
                <w:bookmarkEnd w:id="24562"/>
                <w:bookmarkEnd w:id="24563"/>
              </w:del>
            </w:ins>
          </w:p>
          <w:p w14:paraId="44FE40CD" w14:textId="26E509FF" w:rsidR="00105B1A" w:rsidRPr="00105B1A" w:rsidDel="00B15A0B" w:rsidRDefault="00105B1A" w:rsidP="00105B1A">
            <w:pPr>
              <w:pStyle w:val="XML1"/>
              <w:rPr>
                <w:ins w:id="24564" w:author="Thomas Dietz" w:date="2012-08-13T14:44:00Z"/>
                <w:del w:id="24565" w:author="Deepak Bansal (AZURE)" w:date="2012-08-23T22:00:00Z"/>
                <w:lang w:val="de-DE"/>
                <w:rPrChange w:id="24566" w:author="Thomas Dietz" w:date="2012-08-13T14:44:00Z">
                  <w:rPr>
                    <w:ins w:id="24567" w:author="Thomas Dietz" w:date="2012-08-13T14:44:00Z"/>
                    <w:del w:id="24568" w:author="Deepak Bansal (AZURE)" w:date="2012-08-23T22:00:00Z"/>
                  </w:rPr>
                </w:rPrChange>
              </w:rPr>
            </w:pPr>
            <w:ins w:id="24569" w:author="Thomas Dietz" w:date="2012-08-13T14:44:00Z">
              <w:del w:id="24570" w:author="Deepak Bansal (AZURE)" w:date="2012-08-23T22:00:00Z">
                <w:r w:rsidDel="00B15A0B">
                  <w:delText xml:space="preserve">      </w:delText>
                </w:r>
                <w:r w:rsidRPr="00105B1A" w:rsidDel="00B15A0B">
                  <w:rPr>
                    <w:lang w:val="de-DE"/>
                    <w:rPrChange w:id="24571" w:author="Thomas Dietz" w:date="2012-08-13T14:44:00Z">
                      <w:rPr/>
                    </w:rPrChange>
                  </w:rPr>
                  <w:delText>enum mpls-label;</w:delText>
                </w:r>
                <w:bookmarkStart w:id="24572" w:name="_Toc333524919"/>
                <w:bookmarkStart w:id="24573" w:name="_Toc335149006"/>
                <w:bookmarkEnd w:id="24572"/>
                <w:bookmarkEnd w:id="24573"/>
              </w:del>
            </w:ins>
          </w:p>
          <w:p w14:paraId="6908CB44" w14:textId="645D965A" w:rsidR="00105B1A" w:rsidRPr="00105B1A" w:rsidDel="00B15A0B" w:rsidRDefault="00105B1A" w:rsidP="00105B1A">
            <w:pPr>
              <w:pStyle w:val="XML1"/>
              <w:rPr>
                <w:ins w:id="24574" w:author="Thomas Dietz" w:date="2012-08-13T14:44:00Z"/>
                <w:del w:id="24575" w:author="Deepak Bansal (AZURE)" w:date="2012-08-23T22:00:00Z"/>
                <w:lang w:val="de-DE"/>
                <w:rPrChange w:id="24576" w:author="Thomas Dietz" w:date="2012-08-13T14:44:00Z">
                  <w:rPr>
                    <w:ins w:id="24577" w:author="Thomas Dietz" w:date="2012-08-13T14:44:00Z"/>
                    <w:del w:id="24578" w:author="Deepak Bansal (AZURE)" w:date="2012-08-23T22:00:00Z"/>
                  </w:rPr>
                </w:rPrChange>
              </w:rPr>
            </w:pPr>
            <w:ins w:id="24579" w:author="Thomas Dietz" w:date="2012-08-13T14:44:00Z">
              <w:del w:id="24580" w:author="Deepak Bansal (AZURE)" w:date="2012-08-23T22:00:00Z">
                <w:r w:rsidRPr="00105B1A" w:rsidDel="00B15A0B">
                  <w:rPr>
                    <w:lang w:val="de-DE"/>
                    <w:rPrChange w:id="24581" w:author="Thomas Dietz" w:date="2012-08-13T14:44:00Z">
                      <w:rPr/>
                    </w:rPrChange>
                  </w:rPr>
                  <w:delText xml:space="preserve">      enum mpls-tc;</w:delText>
                </w:r>
                <w:bookmarkStart w:id="24582" w:name="_Toc333524920"/>
                <w:bookmarkStart w:id="24583" w:name="_Toc335149007"/>
                <w:bookmarkEnd w:id="24582"/>
                <w:bookmarkEnd w:id="24583"/>
              </w:del>
            </w:ins>
          </w:p>
          <w:p w14:paraId="116AE4E5" w14:textId="0D290702" w:rsidR="00105B1A" w:rsidDel="00B15A0B" w:rsidRDefault="00105B1A" w:rsidP="00105B1A">
            <w:pPr>
              <w:pStyle w:val="XML1"/>
              <w:rPr>
                <w:ins w:id="24584" w:author="Thomas Dietz" w:date="2012-08-13T14:44:00Z"/>
                <w:del w:id="24585" w:author="Deepak Bansal (AZURE)" w:date="2012-08-23T22:00:00Z"/>
              </w:rPr>
            </w:pPr>
            <w:ins w:id="24586" w:author="Thomas Dietz" w:date="2012-08-13T14:44:00Z">
              <w:del w:id="24587" w:author="Deepak Bansal (AZURE)" w:date="2012-08-23T22:00:00Z">
                <w:r w:rsidRPr="00105B1A" w:rsidDel="00B15A0B">
                  <w:rPr>
                    <w:lang w:val="de-DE"/>
                    <w:rPrChange w:id="24588" w:author="Thomas Dietz" w:date="2012-08-13T14:44:00Z">
                      <w:rPr/>
                    </w:rPrChange>
                  </w:rPr>
                  <w:delText xml:space="preserve">    </w:delText>
                </w:r>
                <w:r w:rsidDel="00B15A0B">
                  <w:delText>}</w:delText>
                </w:r>
                <w:bookmarkStart w:id="24589" w:name="_Toc333524921"/>
                <w:bookmarkStart w:id="24590" w:name="_Toc335149008"/>
                <w:bookmarkEnd w:id="24589"/>
                <w:bookmarkEnd w:id="24590"/>
              </w:del>
            </w:ins>
          </w:p>
          <w:p w14:paraId="4CDBDBF7" w14:textId="37376428" w:rsidR="00105B1A" w:rsidDel="00B15A0B" w:rsidRDefault="00105B1A" w:rsidP="00105B1A">
            <w:pPr>
              <w:pStyle w:val="XML1"/>
              <w:rPr>
                <w:ins w:id="24591" w:author="Thomas Dietz" w:date="2012-08-13T14:44:00Z"/>
                <w:del w:id="24592" w:author="Deepak Bansal (AZURE)" w:date="2012-08-23T22:00:00Z"/>
              </w:rPr>
            </w:pPr>
            <w:ins w:id="24593" w:author="Thomas Dietz" w:date="2012-08-13T14:44:00Z">
              <w:del w:id="24594" w:author="Deepak Bansal (AZURE)" w:date="2012-08-23T22:00:00Z">
                <w:r w:rsidDel="00B15A0B">
                  <w:delText xml:space="preserve">    description "The types of match field defined in OpenFlow</w:delText>
                </w:r>
                <w:bookmarkStart w:id="24595" w:name="_Toc333524922"/>
                <w:bookmarkStart w:id="24596" w:name="_Toc335149009"/>
                <w:bookmarkEnd w:id="24595"/>
                <w:bookmarkEnd w:id="24596"/>
              </w:del>
            </w:ins>
          </w:p>
          <w:p w14:paraId="2992641B" w14:textId="15BA2831" w:rsidR="00105B1A" w:rsidDel="00B15A0B" w:rsidRDefault="00105B1A" w:rsidP="00105B1A">
            <w:pPr>
              <w:pStyle w:val="XML1"/>
              <w:rPr>
                <w:ins w:id="24597" w:author="Thomas Dietz" w:date="2012-08-13T14:44:00Z"/>
                <w:del w:id="24598" w:author="Deepak Bansal (AZURE)" w:date="2012-08-23T22:00:00Z"/>
              </w:rPr>
            </w:pPr>
            <w:ins w:id="24599" w:author="Thomas Dietz" w:date="2012-08-13T14:44:00Z">
              <w:del w:id="24600" w:author="Deepak Bansal (AZURE)" w:date="2012-08-23T22:00:00Z">
                <w:r w:rsidDel="00B15A0B">
                  <w:delText xml:space="preserve">      Switch Specification versions 1.2, 1.3, and 1.3.1.";</w:delText>
                </w:r>
                <w:bookmarkStart w:id="24601" w:name="_Toc333524923"/>
                <w:bookmarkStart w:id="24602" w:name="_Toc335149010"/>
                <w:bookmarkEnd w:id="24601"/>
                <w:bookmarkEnd w:id="24602"/>
              </w:del>
            </w:ins>
          </w:p>
          <w:p w14:paraId="1F07710D" w14:textId="412EA26A" w:rsidR="00105B1A" w:rsidDel="00B15A0B" w:rsidRDefault="00105B1A" w:rsidP="00105B1A">
            <w:pPr>
              <w:pStyle w:val="XML1"/>
              <w:rPr>
                <w:ins w:id="24603" w:author="Thomas Dietz" w:date="2012-08-13T14:45:00Z"/>
                <w:del w:id="24604" w:author="Deepak Bansal (AZURE)" w:date="2012-08-23T22:00:00Z"/>
              </w:rPr>
            </w:pPr>
            <w:ins w:id="24605" w:author="Thomas Dietz" w:date="2012-08-13T14:44:00Z">
              <w:del w:id="24606" w:author="Deepak Bansal (AZURE)" w:date="2012-08-23T22:00:00Z">
                <w:r w:rsidDel="00B15A0B">
                  <w:delText xml:space="preserve">  }</w:delText>
                </w:r>
              </w:del>
            </w:ins>
            <w:bookmarkStart w:id="24607" w:name="_Toc333524924"/>
            <w:bookmarkStart w:id="24608" w:name="_Toc335149011"/>
            <w:bookmarkEnd w:id="24607"/>
            <w:bookmarkEnd w:id="24608"/>
          </w:p>
          <w:p w14:paraId="7B88CF12" w14:textId="351993A7" w:rsidR="00CE49BD" w:rsidDel="00B15A0B" w:rsidRDefault="00CE49BD" w:rsidP="00105B1A">
            <w:pPr>
              <w:pStyle w:val="XML1"/>
              <w:rPr>
                <w:ins w:id="24609" w:author="Thomas Dietz" w:date="2012-08-13T14:45:00Z"/>
                <w:del w:id="24610" w:author="Deepak Bansal (AZURE)" w:date="2012-08-23T22:00:00Z"/>
              </w:rPr>
            </w:pPr>
            <w:bookmarkStart w:id="24611" w:name="_Toc333524925"/>
            <w:bookmarkStart w:id="24612" w:name="_Toc335149012"/>
            <w:bookmarkEnd w:id="24611"/>
            <w:bookmarkEnd w:id="24612"/>
          </w:p>
          <w:p w14:paraId="5A3BBC7E" w14:textId="526B69B0" w:rsidR="00CE49BD" w:rsidDel="00B15A0B" w:rsidRDefault="00CE49BD" w:rsidP="00CE49BD">
            <w:pPr>
              <w:pStyle w:val="XML1"/>
              <w:rPr>
                <w:ins w:id="24613" w:author="Thomas Dietz" w:date="2012-08-13T14:45:00Z"/>
                <w:del w:id="24614" w:author="Deepak Bansal (AZURE)" w:date="2012-08-23T22:00:00Z"/>
              </w:rPr>
            </w:pPr>
            <w:ins w:id="24615" w:author="Thomas Dietz" w:date="2012-08-13T14:45:00Z">
              <w:del w:id="24616" w:author="Deepak Bansal (AZURE)" w:date="2012-08-23T22:00:00Z">
                <w:r w:rsidDel="00B15A0B">
                  <w:delText xml:space="preserve">  typedef hex-binary {</w:delText>
                </w:r>
                <w:bookmarkStart w:id="24617" w:name="_Toc333524926"/>
                <w:bookmarkStart w:id="24618" w:name="_Toc335149013"/>
                <w:bookmarkEnd w:id="24617"/>
                <w:bookmarkEnd w:id="24618"/>
              </w:del>
            </w:ins>
          </w:p>
          <w:p w14:paraId="40BB14CD" w14:textId="26B79313" w:rsidR="00CE49BD" w:rsidDel="00B15A0B" w:rsidRDefault="00CE49BD" w:rsidP="00CE49BD">
            <w:pPr>
              <w:pStyle w:val="XML1"/>
              <w:rPr>
                <w:ins w:id="24619" w:author="Thomas Dietz" w:date="2012-08-13T14:45:00Z"/>
                <w:del w:id="24620" w:author="Deepak Bansal (AZURE)" w:date="2012-08-23T22:00:00Z"/>
              </w:rPr>
            </w:pPr>
            <w:ins w:id="24621" w:author="Thomas Dietz" w:date="2012-08-13T14:45:00Z">
              <w:del w:id="24622" w:author="Deepak Bansal (AZURE)" w:date="2012-08-23T22:00:00Z">
                <w:r w:rsidDel="00B15A0B">
                  <w:delText xml:space="preserve">    type binary;</w:delText>
                </w:r>
                <w:bookmarkStart w:id="24623" w:name="_Toc333524927"/>
                <w:bookmarkStart w:id="24624" w:name="_Toc335149014"/>
                <w:bookmarkEnd w:id="24623"/>
                <w:bookmarkEnd w:id="24624"/>
              </w:del>
            </w:ins>
          </w:p>
          <w:p w14:paraId="6419CCF2" w14:textId="5ECFE13F" w:rsidR="00CE49BD" w:rsidDel="00B15A0B" w:rsidRDefault="00CE49BD" w:rsidP="00CE49BD">
            <w:pPr>
              <w:pStyle w:val="XML1"/>
              <w:rPr>
                <w:ins w:id="24625" w:author="Thomas Dietz" w:date="2012-08-13T14:45:00Z"/>
                <w:del w:id="24626" w:author="Deepak Bansal (AZURE)" w:date="2012-08-23T22:00:00Z"/>
              </w:rPr>
            </w:pPr>
            <w:ins w:id="24627" w:author="Thomas Dietz" w:date="2012-08-13T14:45:00Z">
              <w:del w:id="24628" w:author="Deepak Bansal (AZURE)" w:date="2012-08-23T22:00:00Z">
                <w:r w:rsidDel="00B15A0B">
                  <w:delText xml:space="preserve">    description "hex binary encoded string";</w:delText>
                </w:r>
                <w:bookmarkStart w:id="24629" w:name="_Toc333524928"/>
                <w:bookmarkStart w:id="24630" w:name="_Toc335149015"/>
                <w:bookmarkEnd w:id="24629"/>
                <w:bookmarkEnd w:id="24630"/>
              </w:del>
            </w:ins>
          </w:p>
          <w:p w14:paraId="4CD83CE6" w14:textId="0C2A69E2" w:rsidR="00CE49BD" w:rsidDel="00B15A0B" w:rsidRDefault="00CE49BD" w:rsidP="00CE49BD">
            <w:pPr>
              <w:pStyle w:val="XML1"/>
              <w:rPr>
                <w:ins w:id="24631" w:author="Thomas Dietz" w:date="2012-08-13T14:45:00Z"/>
                <w:del w:id="24632" w:author="Deepak Bansal (AZURE)" w:date="2012-08-23T22:00:00Z"/>
              </w:rPr>
            </w:pPr>
            <w:ins w:id="24633" w:author="Thomas Dietz" w:date="2012-08-13T14:45:00Z">
              <w:del w:id="24634" w:author="Deepak Bansal (AZURE)" w:date="2012-08-23T22:00:00Z">
                <w:r w:rsidDel="00B15A0B">
                  <w:delText xml:space="preserve">    reference "http://www.w3.org/TR/2004/REC-xmlschema-2-20041028/datatypes.html#hexBinary";</w:delText>
                </w:r>
                <w:bookmarkStart w:id="24635" w:name="_Toc333524929"/>
                <w:bookmarkStart w:id="24636" w:name="_Toc335149016"/>
                <w:bookmarkEnd w:id="24635"/>
                <w:bookmarkEnd w:id="24636"/>
              </w:del>
            </w:ins>
          </w:p>
          <w:p w14:paraId="2ECEE691" w14:textId="16DE2F07" w:rsidR="00CE49BD" w:rsidRPr="009F1B7D" w:rsidDel="00B15A0B" w:rsidRDefault="00CE49BD" w:rsidP="00CE49BD">
            <w:pPr>
              <w:pStyle w:val="XML1"/>
              <w:rPr>
                <w:del w:id="24637" w:author="Deepak Bansal (AZURE)" w:date="2012-08-23T22:00:00Z"/>
              </w:rPr>
            </w:pPr>
            <w:ins w:id="24638" w:author="Thomas Dietz" w:date="2012-08-13T14:45:00Z">
              <w:del w:id="24639" w:author="Deepak Bansal (AZURE)" w:date="2012-08-23T22:00:00Z">
                <w:r w:rsidDel="00B15A0B">
                  <w:delText xml:space="preserve">  }</w:delText>
                </w:r>
              </w:del>
            </w:ins>
            <w:bookmarkStart w:id="24640" w:name="_Toc333524930"/>
            <w:bookmarkStart w:id="24641" w:name="_Toc335149017"/>
            <w:bookmarkEnd w:id="24640"/>
            <w:bookmarkEnd w:id="24641"/>
          </w:p>
        </w:tc>
        <w:bookmarkStart w:id="24642" w:name="_Toc333524931"/>
        <w:bookmarkStart w:id="24643" w:name="_Toc335149018"/>
        <w:bookmarkEnd w:id="24642"/>
        <w:bookmarkEnd w:id="24643"/>
      </w:tr>
    </w:tbl>
    <w:p w14:paraId="00F3697F" w14:textId="7BEFE342" w:rsidR="006F4495" w:rsidRDefault="006F4495" w:rsidP="00BA30A0">
      <w:pPr>
        <w:pStyle w:val="Heading1"/>
        <w:rPr>
          <w:ins w:id="24644" w:author="Deepak Bansal (AZURE)" w:date="2012-08-25T05:29:00Z"/>
        </w:rPr>
      </w:pPr>
      <w:bookmarkStart w:id="24645" w:name="_Toc335149019"/>
      <w:r w:rsidRPr="006F4495">
        <w:t>Binding to NETCONF</w:t>
      </w:r>
      <w:bookmarkEnd w:id="24645"/>
    </w:p>
    <w:p w14:paraId="6ACB9EAB" w14:textId="327342D7" w:rsidR="005A3974" w:rsidRPr="00065789" w:rsidDel="000325CE" w:rsidRDefault="005A3974">
      <w:pPr>
        <w:rPr>
          <w:del w:id="24646" w:author="Thomas Dietz" w:date="2012-09-11T16:53:00Z"/>
        </w:rPr>
        <w:pPrChange w:id="24647" w:author="Deepak Bansal (AZURE)" w:date="2012-08-25T05:29:00Z">
          <w:pPr>
            <w:pStyle w:val="Heading1"/>
          </w:pPr>
        </w:pPrChange>
      </w:pPr>
      <w:ins w:id="24648" w:author="Deepak Bansal (AZURE)" w:date="2012-08-25T05:30:00Z">
        <w:r>
          <w:t xml:space="preserve">Below we specify </w:t>
        </w:r>
      </w:ins>
      <w:ins w:id="24649" w:author="Thomas Dietz" w:date="2012-09-11T16:25:00Z">
        <w:r w:rsidR="00B17688">
          <w:t xml:space="preserve">the requirements </w:t>
        </w:r>
      </w:ins>
      <w:ins w:id="24650" w:author="Deepak Bansal (AZURE)" w:date="2012-08-25T05:30:00Z">
        <w:r>
          <w:t xml:space="preserve">and give examples of how </w:t>
        </w:r>
        <w:del w:id="24651" w:author="Thomas Dietz" w:date="2012-09-11T16:25:00Z">
          <w:r w:rsidDel="00B17688">
            <w:delText>netconf</w:delText>
          </w:r>
        </w:del>
        <w:del w:id="24652" w:author="Thomas Dietz" w:date="2012-09-11T16:26:00Z">
          <w:r w:rsidDel="00B17688">
            <w:delText xml:space="preserve"> transport protocol is bound to the </w:delText>
          </w:r>
        </w:del>
      </w:ins>
      <w:ins w:id="24653" w:author="Thomas Dietz" w:date="2012-09-11T16:26:00Z">
        <w:r w:rsidR="00B17688">
          <w:t xml:space="preserve">the </w:t>
        </w:r>
      </w:ins>
      <w:ins w:id="24654" w:author="Deepak Bansal (AZURE)" w:date="2012-08-25T05:30:00Z">
        <w:r>
          <w:t xml:space="preserve">schema specified in section </w:t>
        </w:r>
      </w:ins>
      <w:ins w:id="24655" w:author="Deepak Bansal (AZURE)" w:date="2012-08-25T05:31:00Z">
        <w:r>
          <w:fldChar w:fldCharType="begin"/>
        </w:r>
        <w:r>
          <w:instrText xml:space="preserve"> REF _Ref333636009 \r \h </w:instrText>
        </w:r>
      </w:ins>
      <w:r>
        <w:fldChar w:fldCharType="separate"/>
      </w:r>
      <w:ins w:id="24656" w:author="Deepak Bansal (AZURE)" w:date="2012-08-25T05:31:00Z">
        <w:r>
          <w:t>8</w:t>
        </w:r>
        <w:r>
          <w:fldChar w:fldCharType="end"/>
        </w:r>
      </w:ins>
      <w:ins w:id="24657" w:author="Thomas Dietz" w:date="2012-09-11T16:14:00Z">
        <w:r w:rsidR="00BA474E">
          <w:t xml:space="preserve"> and appendix A</w:t>
        </w:r>
      </w:ins>
      <w:ins w:id="24658" w:author="Thomas Dietz" w:date="2012-09-11T16:26:00Z">
        <w:r w:rsidR="00B17688" w:rsidRPr="00B17688">
          <w:t xml:space="preserve"> </w:t>
        </w:r>
        <w:r w:rsidR="00B17688">
          <w:t>is bound to the NETCONF transport protocol</w:t>
        </w:r>
      </w:ins>
      <w:ins w:id="24659" w:author="Deepak Bansal (AZURE)" w:date="2012-08-25T05:30:00Z">
        <w:r>
          <w:t>.</w:t>
        </w:r>
      </w:ins>
      <w:ins w:id="24660" w:author="Thomas Dietz" w:date="2012-09-11T16:53:00Z">
        <w:r w:rsidR="000325CE" w:rsidRPr="00065789" w:rsidDel="000325CE">
          <w:t xml:space="preserve"> </w:t>
        </w:r>
      </w:ins>
    </w:p>
    <w:p w14:paraId="1522EF74" w14:textId="521F64F2" w:rsidR="006F4495" w:rsidRPr="006F4495" w:rsidDel="000325CE" w:rsidRDefault="006F4495" w:rsidP="006F4495">
      <w:pPr>
        <w:rPr>
          <w:del w:id="24661" w:author="Thomas Dietz" w:date="2012-09-11T16:53:00Z"/>
          <w:rFonts w:cstheme="minorHAnsi"/>
        </w:rPr>
      </w:pPr>
      <w:moveFromRangeStart w:id="24662" w:author="Deepak Bansal (AZURE)" w:date="2012-08-25T05:24:00Z" w:name="move333635574"/>
      <w:moveFrom w:id="24663" w:author="Deepak Bansal (AZURE)" w:date="2012-08-25T05:24:00Z">
        <w:del w:id="24664" w:author="Thomas Dietz" w:date="2012-09-11T16:53:00Z">
          <w:r w:rsidRPr="006F4495" w:rsidDel="000325CE">
            <w:rPr>
              <w:rFonts w:cstheme="minorHAnsi"/>
            </w:rPr>
            <w:delText>The OF-CONFIG1.</w:delText>
          </w:r>
          <w:r w:rsidR="003D4BD0" w:rsidDel="000325CE">
            <w:rPr>
              <w:rFonts w:cstheme="minorHAnsi"/>
            </w:rPr>
            <w:delText>1</w:delText>
          </w:r>
          <w:r w:rsidRPr="006F4495" w:rsidDel="000325CE">
            <w:rPr>
              <w:rFonts w:cstheme="minorHAnsi"/>
            </w:rPr>
            <w:delTex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w:delText>
          </w:r>
          <w:r w:rsidR="00920140" w:rsidRPr="006F4495" w:rsidDel="000325CE">
            <w:rPr>
              <w:rFonts w:cstheme="minorHAnsi"/>
            </w:rPr>
            <w:delText>improved</w:delText>
          </w:r>
          <w:r w:rsidRPr="006F4495" w:rsidDel="000325CE">
            <w:rPr>
              <w:rFonts w:cstheme="minorHAnsi"/>
            </w:rPr>
            <w:delText xml:space="preserve"> configuration capabilities. To achieve these goals, OF-CONFIG1.</w:delText>
          </w:r>
          <w:r w:rsidR="003D4BD0" w:rsidDel="000325CE">
            <w:rPr>
              <w:rFonts w:cstheme="minorHAnsi"/>
            </w:rPr>
            <w:delText>1</w:delText>
          </w:r>
          <w:r w:rsidRPr="006F4495" w:rsidDel="000325CE">
            <w:rPr>
              <w:rFonts w:cstheme="minorHAnsi"/>
            </w:rPr>
            <w:delText xml:space="preserve"> requires that devices supporting OF-CONFIG1.</w:delText>
          </w:r>
          <w:r w:rsidR="003D4BD0" w:rsidDel="000325CE">
            <w:rPr>
              <w:rFonts w:cstheme="minorHAnsi"/>
            </w:rPr>
            <w:delText>1</w:delText>
          </w:r>
          <w:r w:rsidRPr="006F4495" w:rsidDel="000325CE">
            <w:rPr>
              <w:rFonts w:cstheme="minorHAnsi"/>
            </w:rPr>
            <w:delText xml:space="preserve"> MUST implement NETCONF protocol (4) as the transport. This in turn implies as specified by NETCONF specification that OpenFlow Capable Switches supporting OF-CONFIG1.</w:delText>
          </w:r>
          <w:r w:rsidR="003D4BD0" w:rsidDel="000325CE">
            <w:rPr>
              <w:rFonts w:cstheme="minorHAnsi"/>
            </w:rPr>
            <w:delText>1</w:delText>
          </w:r>
          <w:r w:rsidRPr="006F4495" w:rsidDel="000325CE">
            <w:rPr>
              <w:rFonts w:cstheme="minorHAnsi"/>
            </w:rPr>
            <w:delText xml:space="preserve"> must implement SSH as a transport protocol. In addition, the OpenFlow Capable Switches implementing OF-CONFIG1.</w:delText>
          </w:r>
          <w:r w:rsidR="003D4BD0" w:rsidDel="000325CE">
            <w:rPr>
              <w:rFonts w:cstheme="minorHAnsi"/>
            </w:rPr>
            <w:delText>1</w:delText>
          </w:r>
          <w:r w:rsidRPr="006F4495" w:rsidDel="000325CE">
            <w:rPr>
              <w:rFonts w:cstheme="minorHAnsi"/>
            </w:rPr>
            <w:delText xml:space="preserve"> protocol may implement additional transports such as Web Services-Management or something else. Future versions of OF-CONFIG may specify binding to these additional transports.</w:delText>
          </w:r>
        </w:del>
      </w:moveFrom>
    </w:p>
    <w:p w14:paraId="7848DF19" w14:textId="4F65CC49" w:rsidR="00F07D3E" w:rsidDel="000325CE" w:rsidRDefault="006F4495" w:rsidP="006F4495">
      <w:pPr>
        <w:rPr>
          <w:del w:id="24665" w:author="Thomas Dietz" w:date="2012-09-11T16:53:00Z"/>
          <w:rFonts w:cstheme="minorHAnsi"/>
        </w:rPr>
      </w:pPr>
      <w:moveFrom w:id="24666" w:author="Deepak Bansal (AZURE)" w:date="2012-08-25T05:24:00Z">
        <w:del w:id="24667" w:author="Thomas Dietz" w:date="2012-09-11T16:53:00Z">
          <w:r w:rsidRPr="006F4495" w:rsidDel="000325CE">
            <w:rPr>
              <w:rFonts w:cstheme="minorHAnsi"/>
            </w:rPr>
            <w:delText>NETCONF is a stable protocol that has been standardized for several years now. It is widely available on various platforms and achieves the needs for OF-CONFIG1.</w:delText>
          </w:r>
          <w:r w:rsidR="003D4BD0" w:rsidDel="000325CE">
            <w:rPr>
              <w:rFonts w:cstheme="minorHAnsi"/>
            </w:rPr>
            <w:delText>1</w:delText>
          </w:r>
          <w:r w:rsidRPr="006F4495" w:rsidDel="000325CE">
            <w:rPr>
              <w:rFonts w:cstheme="minorHAnsi"/>
            </w:rPr>
            <w:delText>. NETCONF defines a set of operations on top of a messaging layer (RPC). Below diagram shows the various layers of NETCONF protocol.</w:delText>
          </w:r>
        </w:del>
      </w:moveFrom>
    </w:p>
    <w:p w14:paraId="1EA3C300" w14:textId="0F5AEF34" w:rsidR="006F4495" w:rsidRPr="009F1B7D" w:rsidDel="000325CE" w:rsidRDefault="006F4495" w:rsidP="006F4495">
      <w:pPr>
        <w:rPr>
          <w:del w:id="24668" w:author="Thomas Dietz" w:date="2012-09-11T16:53:00Z"/>
        </w:rPr>
      </w:pPr>
    </w:p>
    <w:p w14:paraId="0B7C8B14" w14:textId="7F5E2634" w:rsidR="006F4495" w:rsidRPr="009F1B7D" w:rsidDel="000325CE" w:rsidRDefault="006F4495" w:rsidP="006F4495">
      <w:pPr>
        <w:keepNext/>
        <w:jc w:val="center"/>
        <w:rPr>
          <w:del w:id="24669" w:author="Thomas Dietz" w:date="2012-09-11T16:53:00Z"/>
        </w:rPr>
      </w:pPr>
      <w:moveFrom w:id="24670" w:author="Deepak Bansal (AZURE)" w:date="2012-08-25T05:24:00Z">
        <w:del w:id="24671" w:author="Thomas Dietz" w:date="2012-09-11T16:53:00Z">
          <w:r w:rsidRPr="00DB42FD" w:rsidDel="000325CE">
            <w:rPr>
              <w:noProof/>
            </w:rPr>
            <w:drawing>
              <wp:inline distT="0" distB="0" distL="0" distR="0" wp14:anchorId="4F2CC5AC" wp14:editId="03A83D8A">
                <wp:extent cx="491490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del>
      </w:moveFrom>
    </w:p>
    <w:p w14:paraId="7212A7C9" w14:textId="6A6A2E15" w:rsidR="00C31DBC" w:rsidRPr="00A3202A" w:rsidDel="000325CE" w:rsidRDefault="006F4495" w:rsidP="00A3202A">
      <w:pPr>
        <w:pStyle w:val="Caption"/>
        <w:rPr>
          <w:del w:id="24672" w:author="Thomas Dietz" w:date="2012-09-11T16:53:00Z"/>
        </w:rPr>
      </w:pPr>
      <w:moveFrom w:id="24673" w:author="Deepak Bansal (AZURE)" w:date="2012-08-25T05:24:00Z">
        <w:del w:id="24674" w:author="Thomas Dietz" w:date="2012-09-11T16:53:00Z">
          <w:r w:rsidRPr="00CE3A81" w:rsidDel="000325CE">
            <w:delText xml:space="preserve">Figure </w:delText>
          </w:r>
          <w:r w:rsidR="005A3974" w:rsidDel="000325CE">
            <w:rPr>
              <w:b w:val="0"/>
              <w:bCs w:val="0"/>
            </w:rPr>
            <w:fldChar w:fldCharType="begin"/>
          </w:r>
          <w:r w:rsidR="005A3974" w:rsidDel="000325CE">
            <w:delInstrText xml:space="preserve"> SEQ Figure \* ARABIC </w:delInstrText>
          </w:r>
          <w:r w:rsidR="005A3974" w:rsidDel="000325CE">
            <w:rPr>
              <w:b w:val="0"/>
              <w:bCs w:val="0"/>
            </w:rPr>
            <w:fldChar w:fldCharType="separate"/>
          </w:r>
          <w:r w:rsidRPr="00CE3A81" w:rsidDel="000325CE">
            <w:delText>1</w:delText>
          </w:r>
          <w:r w:rsidR="005A3974" w:rsidDel="000325CE">
            <w:rPr>
              <w:b w:val="0"/>
              <w:bCs w:val="0"/>
            </w:rPr>
            <w:fldChar w:fldCharType="end"/>
          </w:r>
          <w:r w:rsidR="00B71F5D" w:rsidDel="000325CE">
            <w:delText>6</w:delText>
          </w:r>
          <w:r w:rsidR="00A3202A" w:rsidDel="000325CE">
            <w:delText xml:space="preserve"> NETCONF Layers and Examples</w:delText>
          </w:r>
        </w:del>
      </w:moveFrom>
    </w:p>
    <w:p w14:paraId="50BBC19B" w14:textId="58838663" w:rsidR="00C31DBC" w:rsidRPr="00C31DBC" w:rsidDel="000325CE" w:rsidRDefault="00C31DBC" w:rsidP="00C31DBC">
      <w:pPr>
        <w:rPr>
          <w:del w:id="24675" w:author="Thomas Dietz" w:date="2012-09-11T16:53:00Z"/>
          <w:rFonts w:cstheme="minorHAnsi"/>
        </w:rPr>
      </w:pPr>
      <w:moveFrom w:id="24676" w:author="Deepak Bansal (AZURE)" w:date="2012-08-25T05:24:00Z">
        <w:del w:id="24677" w:author="Thomas Dietz" w:date="2012-09-11T16:53:00Z">
          <w:r w:rsidRPr="00C31DBC" w:rsidDel="000325CE">
            <w:rPr>
              <w:rFonts w:cstheme="minorHAnsi"/>
            </w:rPr>
            <w:delText xml:space="preserve">The OpenFlow capable switches MUST support the schema as defined in this specification as the content layer in the above diagram. The schema currently covers basic configuration elements and will be extended in next versions. </w:delText>
          </w:r>
        </w:del>
      </w:moveFrom>
    </w:p>
    <w:p w14:paraId="4DFF2D40" w14:textId="5BA42203" w:rsidR="00C31DBC" w:rsidRPr="00C31DBC" w:rsidDel="000325CE" w:rsidRDefault="00C31DBC" w:rsidP="00C31DBC">
      <w:pPr>
        <w:rPr>
          <w:del w:id="24678" w:author="Thomas Dietz" w:date="2012-09-11T16:51:00Z"/>
          <w:rFonts w:cstheme="minorHAnsi"/>
        </w:rPr>
      </w:pPr>
      <w:moveFrom w:id="24679" w:author="Deepak Bansal (AZURE)" w:date="2012-08-25T05:24:00Z">
        <w:r w:rsidRPr="00C31DBC" w:rsidDel="005A3974">
          <w:rPr>
            <w:rFonts w:cstheme="minorHAnsi"/>
          </w:rPr>
          <w:t>The NETCONF protocol meets the OF-CONFIG 1.</w:t>
        </w:r>
        <w:r w:rsidR="00220684" w:rsidDel="005A3974">
          <w:rPr>
            <w:rFonts w:cstheme="minorHAnsi"/>
          </w:rPr>
          <w:t>1</w:t>
        </w:r>
        <w:r w:rsidRPr="00C31DBC" w:rsidDel="005A3974">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moveFrom>
      <w:ins w:id="24680" w:author="Thomas Dietz" w:date="2012-09-11T16:51:00Z">
        <w:r w:rsidR="000325CE" w:rsidRPr="00C31DBC" w:rsidDel="000325CE">
          <w:rPr>
            <w:rFonts w:cstheme="minorHAnsi"/>
          </w:rPr>
          <w:t xml:space="preserve"> </w:t>
        </w:r>
      </w:ins>
    </w:p>
    <w:p w14:paraId="5177D733" w14:textId="0AF4DFCC" w:rsidR="00C31DBC" w:rsidRPr="00C31DBC" w:rsidDel="000325CE" w:rsidRDefault="00C31DBC">
      <w:pPr>
        <w:rPr>
          <w:del w:id="24681" w:author="Thomas Dietz" w:date="2012-09-11T16:51:00Z"/>
          <w:rFonts w:cstheme="minorHAnsi"/>
        </w:rPr>
        <w:pPrChange w:id="24682" w:author="Thomas Dietz" w:date="2012-09-11T16:51:00Z">
          <w:pPr>
            <w:numPr>
              <w:numId w:val="12"/>
            </w:numPr>
            <w:ind w:left="1152" w:hanging="432"/>
          </w:pPr>
        </w:pPrChange>
      </w:pPr>
      <w:moveFrom w:id="24683" w:author="Deepak Bansal (AZURE)" w:date="2012-08-25T05:24:00Z">
        <w:del w:id="24684" w:author="Thomas Dietz" w:date="2012-09-11T16:51:00Z">
          <w:r w:rsidRPr="00C31DBC" w:rsidDel="000325CE">
            <w:rPr>
              <w:rFonts w:cstheme="minorHAnsi"/>
            </w:rPr>
            <w:delText>I</w:delText>
          </w:r>
        </w:del>
        <w:r w:rsidRPr="00C31DBC" w:rsidDel="005A3974">
          <w:rPr>
            <w:rFonts w:cstheme="minorHAnsi"/>
          </w:rPr>
          <w:t>t supports TLS as communication transport protocol (directly or with SOAP or BEEP in between) that can be used for providing integrity, privacy, and mutual authentication.</w:t>
        </w:r>
      </w:moveFrom>
      <w:ins w:id="24685" w:author="Thomas Dietz" w:date="2012-09-11T16:51:00Z">
        <w:r w:rsidR="000325CE" w:rsidRPr="00C31DBC" w:rsidDel="000325CE">
          <w:rPr>
            <w:rFonts w:cstheme="minorHAnsi"/>
          </w:rPr>
          <w:t xml:space="preserve"> </w:t>
        </w:r>
      </w:ins>
    </w:p>
    <w:p w14:paraId="7D87AF64" w14:textId="5C82D869" w:rsidR="00C31DBC" w:rsidRPr="00C31DBC" w:rsidDel="000325CE" w:rsidRDefault="00C31DBC">
      <w:pPr>
        <w:rPr>
          <w:del w:id="24686" w:author="Thomas Dietz" w:date="2012-09-11T16:51:00Z"/>
          <w:rFonts w:cstheme="minorHAnsi"/>
        </w:rPr>
        <w:pPrChange w:id="24687" w:author="Thomas Dietz" w:date="2012-09-11T16:51:00Z">
          <w:pPr>
            <w:numPr>
              <w:numId w:val="12"/>
            </w:numPr>
            <w:ind w:left="1152" w:hanging="432"/>
          </w:pPr>
        </w:pPrChange>
      </w:pPr>
      <w:moveFrom w:id="24688" w:author="Deepak Bansal (AZURE)" w:date="2012-08-25T05:24:00Z">
        <w:r w:rsidRPr="00C31DBC" w:rsidDel="005A3974">
          <w:rPr>
            <w:rFonts w:cstheme="minorHAnsi"/>
          </w:rPr>
          <w:t>All specified transport mappings for NETCONF use TLS or TCP as underlying transport protocol and thus provides reliable transport.</w:t>
        </w:r>
      </w:moveFrom>
    </w:p>
    <w:p w14:paraId="596096CC" w14:textId="3B646A93" w:rsidR="00C31DBC" w:rsidRPr="00C31DBC" w:rsidDel="000325CE" w:rsidRDefault="00C31DBC">
      <w:pPr>
        <w:rPr>
          <w:del w:id="24689" w:author="Thomas Dietz" w:date="2012-09-11T16:51:00Z"/>
          <w:rFonts w:cstheme="minorHAnsi"/>
        </w:rPr>
        <w:pPrChange w:id="24690" w:author="Thomas Dietz" w:date="2012-09-11T16:51:00Z">
          <w:pPr>
            <w:numPr>
              <w:numId w:val="12"/>
            </w:numPr>
            <w:ind w:left="1152" w:hanging="432"/>
          </w:pPr>
        </w:pPrChange>
      </w:pPr>
      <w:moveFrom w:id="24691" w:author="Deepak Bansal (AZURE)" w:date="2012-08-25T05:24:00Z">
        <w:del w:id="24692" w:author="Thomas Dietz" w:date="2012-09-11T16:51:00Z">
          <w:r w:rsidRPr="00C31DBC" w:rsidDel="000325CE">
            <w:rPr>
              <w:rFonts w:cstheme="minorHAnsi"/>
            </w:rPr>
            <w:delText>The common way to establish a connection with NETCONF is</w:delText>
          </w:r>
        </w:del>
        <w:r w:rsidRPr="00C31DBC" w:rsidDel="005A3974">
          <w:rPr>
            <w:rFonts w:cstheme="minorHAnsi"/>
          </w:rPr>
          <w:t xml:space="preserve"> from the Configuration Point (configuration point) to the managed device (switch).</w:t>
        </w:r>
      </w:moveFrom>
      <w:ins w:id="24693" w:author="Thomas Dietz" w:date="2012-09-11T16:51:00Z">
        <w:r w:rsidR="000325CE" w:rsidRPr="00C31DBC" w:rsidDel="000325CE">
          <w:rPr>
            <w:rFonts w:cstheme="minorHAnsi"/>
          </w:rPr>
          <w:t xml:space="preserve"> </w:t>
        </w:r>
      </w:ins>
    </w:p>
    <w:p w14:paraId="6985F988" w14:textId="7C86424B" w:rsidR="00C31DBC" w:rsidRPr="00C31DBC" w:rsidDel="000325CE" w:rsidRDefault="00C31DBC">
      <w:pPr>
        <w:rPr>
          <w:del w:id="24694" w:author="Thomas Dietz" w:date="2012-09-11T16:51:00Z"/>
          <w:rFonts w:cstheme="minorHAnsi"/>
        </w:rPr>
        <w:pPrChange w:id="24695" w:author="Thomas Dietz" w:date="2012-09-11T16:51:00Z">
          <w:pPr>
            <w:numPr>
              <w:numId w:val="12"/>
            </w:numPr>
            <w:ind w:left="1152" w:hanging="432"/>
          </w:pPr>
        </w:pPrChange>
      </w:pPr>
      <w:moveFrom w:id="24696" w:author="Deepak Bansal (AZURE)" w:date="2012-08-25T05:24:00Z">
        <w:r w:rsidRPr="00C31DBC" w:rsidDel="005A3974">
          <w:rPr>
            <w:rFonts w:cstheme="minorHAnsi"/>
          </w:rPr>
          <w:t>The NETCONF standard support reversed configuration setup only if BEEP is used as transport protocol.</w:t>
        </w:r>
      </w:moveFrom>
      <w:ins w:id="24697" w:author="Thomas Dietz" w:date="2012-09-11T16:51:00Z">
        <w:r w:rsidR="000325CE" w:rsidRPr="00C31DBC" w:rsidDel="000325CE">
          <w:rPr>
            <w:rFonts w:cstheme="minorHAnsi"/>
          </w:rPr>
          <w:t xml:space="preserve"> </w:t>
        </w:r>
      </w:ins>
    </w:p>
    <w:p w14:paraId="53C2C60C" w14:textId="5CE75530" w:rsidR="00C31DBC" w:rsidRPr="00C31DBC" w:rsidDel="000325CE" w:rsidRDefault="00C31DBC">
      <w:pPr>
        <w:rPr>
          <w:del w:id="24698" w:author="Thomas Dietz" w:date="2012-09-11T16:52:00Z"/>
          <w:rFonts w:cstheme="minorHAnsi"/>
        </w:rPr>
        <w:pPrChange w:id="24699" w:author="Thomas Dietz" w:date="2012-09-11T16:51:00Z">
          <w:pPr>
            <w:numPr>
              <w:numId w:val="12"/>
            </w:numPr>
            <w:ind w:left="1152" w:hanging="432"/>
          </w:pPr>
        </w:pPrChange>
      </w:pPr>
      <w:moveFrom w:id="24700" w:author="Deepak Bansal (AZURE)" w:date="2012-08-25T05:24:00Z">
        <w:r w:rsidRPr="00C31DBC" w:rsidDel="005A3974">
          <w:rPr>
            <w:rFonts w:cstheme="minorHAnsi"/>
          </w:rPr>
          <w:t>It supports partial switch configuration to the most fine-grain level.</w:t>
        </w:r>
      </w:moveFrom>
      <w:ins w:id="24701" w:author="Thomas Dietz" w:date="2012-09-11T16:52:00Z">
        <w:r w:rsidR="000325CE" w:rsidRPr="00C31DBC" w:rsidDel="000325CE">
          <w:rPr>
            <w:rFonts w:cstheme="minorHAnsi"/>
          </w:rPr>
          <w:t xml:space="preserve"> </w:t>
        </w:r>
      </w:ins>
    </w:p>
    <w:p w14:paraId="7234ACEC" w14:textId="30A36A11" w:rsidR="00C31DBC" w:rsidRPr="00C31DBC" w:rsidDel="000325CE" w:rsidRDefault="00C31DBC">
      <w:pPr>
        <w:rPr>
          <w:del w:id="24702" w:author="Thomas Dietz" w:date="2012-09-11T16:52:00Z"/>
          <w:rFonts w:cstheme="minorHAnsi"/>
        </w:rPr>
        <w:pPrChange w:id="24703" w:author="Thomas Dietz" w:date="2012-09-11T16:52:00Z">
          <w:pPr>
            <w:numPr>
              <w:numId w:val="12"/>
            </w:numPr>
            <w:ind w:left="1152" w:hanging="432"/>
          </w:pPr>
        </w:pPrChange>
      </w:pPr>
      <w:moveFrom w:id="24704" w:author="Deepak Bansal (AZURE)" w:date="2012-08-25T05:24:00Z">
        <w:r w:rsidRPr="00C31DBC" w:rsidDel="005A3974">
          <w:rPr>
            <w:rFonts w:cstheme="minorHAnsi"/>
          </w:rPr>
          <w:t>It supports full switch configuration with a single operation.</w:t>
        </w:r>
      </w:moveFrom>
      <w:ins w:id="24705" w:author="Thomas Dietz" w:date="2012-09-11T16:52:00Z">
        <w:r w:rsidR="000325CE" w:rsidRPr="00C31DBC" w:rsidDel="000325CE">
          <w:rPr>
            <w:rFonts w:cstheme="minorHAnsi"/>
          </w:rPr>
          <w:t xml:space="preserve"> </w:t>
        </w:r>
      </w:ins>
    </w:p>
    <w:p w14:paraId="69DACF85" w14:textId="30B9762A" w:rsidR="00C31DBC" w:rsidRPr="00C31DBC" w:rsidDel="000325CE" w:rsidRDefault="00C31DBC">
      <w:pPr>
        <w:rPr>
          <w:del w:id="24706" w:author="Thomas Dietz" w:date="2012-09-11T16:52:00Z"/>
          <w:rFonts w:cstheme="minorHAnsi"/>
        </w:rPr>
        <w:pPrChange w:id="24707" w:author="Thomas Dietz" w:date="2012-09-11T16:52:00Z">
          <w:pPr>
            <w:numPr>
              <w:numId w:val="12"/>
            </w:numPr>
            <w:ind w:left="1152" w:hanging="432"/>
          </w:pPr>
        </w:pPrChange>
      </w:pPr>
      <w:moveFrom w:id="24708" w:author="Deepak Bansal (AZURE)" w:date="2012-08-25T05:24:00Z">
        <w:r w:rsidRPr="00C31DBC" w:rsidDel="005A3974">
          <w:rPr>
            <w:rFonts w:cstheme="minorHAnsi"/>
          </w:rPr>
          <w:t>It supports setting of configuration data.</w:t>
        </w:r>
      </w:moveFrom>
      <w:ins w:id="24709" w:author="Thomas Dietz" w:date="2012-09-11T16:52:00Z">
        <w:r w:rsidR="000325CE" w:rsidRPr="00C31DBC" w:rsidDel="000325CE">
          <w:rPr>
            <w:rFonts w:cstheme="minorHAnsi"/>
          </w:rPr>
          <w:t xml:space="preserve"> </w:t>
        </w:r>
      </w:ins>
    </w:p>
    <w:p w14:paraId="0A580FD7" w14:textId="1DCA3F0C" w:rsidR="00C31DBC" w:rsidRPr="00C31DBC" w:rsidDel="000325CE" w:rsidRDefault="00C31DBC">
      <w:pPr>
        <w:rPr>
          <w:del w:id="24710" w:author="Thomas Dietz" w:date="2012-09-11T16:52:00Z"/>
          <w:rFonts w:cstheme="minorHAnsi"/>
        </w:rPr>
        <w:pPrChange w:id="24711" w:author="Thomas Dietz" w:date="2012-09-11T16:52:00Z">
          <w:pPr>
            <w:numPr>
              <w:numId w:val="12"/>
            </w:numPr>
            <w:ind w:left="1152" w:hanging="432"/>
          </w:pPr>
        </w:pPrChange>
      </w:pPr>
      <w:moveFrom w:id="24712" w:author="Deepak Bansal (AZURE)" w:date="2012-08-25T05:24:00Z">
        <w:r w:rsidRPr="00C31DBC" w:rsidDel="005A3974">
          <w:rPr>
            <w:rFonts w:cstheme="minorHAnsi"/>
          </w:rPr>
          <w:t>It supports the retrieval of configuration data.</w:t>
        </w:r>
      </w:moveFrom>
      <w:ins w:id="24713" w:author="Thomas Dietz" w:date="2012-09-11T16:52:00Z">
        <w:r w:rsidR="000325CE" w:rsidRPr="00C31DBC" w:rsidDel="000325CE">
          <w:rPr>
            <w:rFonts w:cstheme="minorHAnsi"/>
          </w:rPr>
          <w:t xml:space="preserve"> </w:t>
        </w:r>
      </w:ins>
    </w:p>
    <w:p w14:paraId="6F645B82" w14:textId="35E75653" w:rsidR="00C31DBC" w:rsidRPr="00C31DBC" w:rsidDel="000325CE" w:rsidRDefault="00C31DBC">
      <w:pPr>
        <w:rPr>
          <w:del w:id="24714" w:author="Thomas Dietz" w:date="2012-09-11T16:52:00Z"/>
          <w:rFonts w:cstheme="minorHAnsi"/>
        </w:rPr>
        <w:pPrChange w:id="24715" w:author="Thomas Dietz" w:date="2012-09-11T16:52:00Z">
          <w:pPr>
            <w:numPr>
              <w:numId w:val="12"/>
            </w:numPr>
            <w:ind w:left="1152" w:hanging="432"/>
          </w:pPr>
        </w:pPrChange>
      </w:pPr>
      <w:moveFrom w:id="24716" w:author="Deepak Bansal (AZURE)" w:date="2012-08-25T05:24:00Z">
        <w:r w:rsidRPr="00C31DBC" w:rsidDel="005A3974">
          <w:rPr>
            <w:rFonts w:cstheme="minorHAnsi"/>
          </w:rPr>
          <w:t xml:space="preserve">It </w:t>
        </w:r>
        <w:r w:rsidR="00920140" w:rsidRPr="00C31DBC" w:rsidDel="005A3974">
          <w:rPr>
            <w:rFonts w:cstheme="minorHAnsi"/>
          </w:rPr>
          <w:t>supports</w:t>
        </w:r>
        <w:r w:rsidRPr="00C31DBC" w:rsidDel="005A3974">
          <w:rPr>
            <w:rFonts w:cstheme="minorHAnsi"/>
          </w:rPr>
          <w:t xml:space="preserve"> the retrieval of (non-configuration) status data.</w:t>
        </w:r>
      </w:moveFrom>
      <w:ins w:id="24717" w:author="Thomas Dietz" w:date="2012-09-11T16:52:00Z">
        <w:r w:rsidR="000325CE" w:rsidRPr="00C31DBC" w:rsidDel="000325CE">
          <w:rPr>
            <w:rFonts w:cstheme="minorHAnsi"/>
          </w:rPr>
          <w:t xml:space="preserve"> </w:t>
        </w:r>
      </w:ins>
    </w:p>
    <w:p w14:paraId="7817711A" w14:textId="6DE8C3A6" w:rsidR="00C31DBC" w:rsidRPr="00C31DBC" w:rsidDel="000325CE" w:rsidRDefault="00C31DBC">
      <w:pPr>
        <w:rPr>
          <w:del w:id="24718" w:author="Thomas Dietz" w:date="2012-09-11T16:52:00Z"/>
          <w:rFonts w:cstheme="minorHAnsi"/>
        </w:rPr>
        <w:pPrChange w:id="24719" w:author="Thomas Dietz" w:date="2012-09-11T16:52:00Z">
          <w:pPr>
            <w:numPr>
              <w:numId w:val="12"/>
            </w:numPr>
            <w:ind w:left="1152" w:hanging="432"/>
          </w:pPr>
        </w:pPrChange>
      </w:pPr>
      <w:moveFrom w:id="24720" w:author="Deepak Bansal (AZURE)" w:date="2012-08-25T05:24:00Z">
        <w:r w:rsidRPr="00C31DBC" w:rsidDel="005A3974">
          <w:rPr>
            <w:rFonts w:cstheme="minorHAnsi"/>
          </w:rPr>
          <w:t>It supports creation, modification and deletion of configuration information.</w:t>
        </w:r>
      </w:moveFrom>
      <w:ins w:id="24721" w:author="Thomas Dietz" w:date="2012-09-11T16:52:00Z">
        <w:r w:rsidR="000325CE" w:rsidRPr="00C31DBC" w:rsidDel="000325CE">
          <w:rPr>
            <w:rFonts w:cstheme="minorHAnsi"/>
          </w:rPr>
          <w:t xml:space="preserve"> </w:t>
        </w:r>
      </w:ins>
    </w:p>
    <w:p w14:paraId="365ADB6C" w14:textId="1F361284" w:rsidR="00C31DBC" w:rsidRPr="00C31DBC" w:rsidDel="000325CE" w:rsidRDefault="00C31DBC">
      <w:pPr>
        <w:rPr>
          <w:del w:id="24722" w:author="Thomas Dietz" w:date="2012-09-11T16:52:00Z"/>
          <w:rFonts w:cstheme="minorHAnsi"/>
        </w:rPr>
        <w:pPrChange w:id="24723" w:author="Thomas Dietz" w:date="2012-09-11T16:52:00Z">
          <w:pPr>
            <w:numPr>
              <w:numId w:val="12"/>
            </w:numPr>
            <w:ind w:left="1152" w:hanging="432"/>
          </w:pPr>
        </w:pPrChange>
      </w:pPr>
      <w:moveFrom w:id="24724" w:author="Deepak Bansal (AZURE)" w:date="2012-08-25T05:24:00Z">
        <w:r w:rsidRPr="00C31DBC" w:rsidDel="005A3974">
          <w:rPr>
            <w:rFonts w:cstheme="minorHAnsi"/>
          </w:rPr>
          <w:t>It supports returning success codes after completing a configuration operation.</w:t>
        </w:r>
      </w:moveFrom>
      <w:ins w:id="24725" w:author="Thomas Dietz" w:date="2012-09-11T16:52:00Z">
        <w:r w:rsidR="000325CE" w:rsidRPr="00C31DBC" w:rsidDel="000325CE">
          <w:rPr>
            <w:rFonts w:cstheme="minorHAnsi"/>
          </w:rPr>
          <w:t xml:space="preserve"> </w:t>
        </w:r>
      </w:ins>
    </w:p>
    <w:p w14:paraId="56A08424" w14:textId="4F3ACFA1" w:rsidR="00C31DBC" w:rsidRPr="00C31DBC" w:rsidDel="000325CE" w:rsidRDefault="00C31DBC">
      <w:pPr>
        <w:rPr>
          <w:del w:id="24726" w:author="Thomas Dietz" w:date="2012-09-11T16:52:00Z"/>
          <w:rFonts w:cstheme="minorHAnsi"/>
        </w:rPr>
        <w:pPrChange w:id="24727" w:author="Thomas Dietz" w:date="2012-09-11T16:52:00Z">
          <w:pPr>
            <w:numPr>
              <w:numId w:val="12"/>
            </w:numPr>
            <w:ind w:left="1152" w:hanging="432"/>
          </w:pPr>
        </w:pPrChange>
      </w:pPr>
      <w:moveFrom w:id="24728" w:author="Deepak Bansal (AZURE)" w:date="2012-08-25T05:24:00Z">
        <w:r w:rsidRPr="00C31DBC" w:rsidDel="005A3974">
          <w:rPr>
            <w:rFonts w:cstheme="minorHAnsi"/>
          </w:rPr>
          <w:t>It supports support reporting error codes for partially or completely failed configuration requests.</w:t>
        </w:r>
      </w:moveFrom>
      <w:ins w:id="24729" w:author="Thomas Dietz" w:date="2012-09-11T16:52:00Z">
        <w:r w:rsidR="000325CE" w:rsidRPr="00C31DBC" w:rsidDel="000325CE">
          <w:rPr>
            <w:rFonts w:cstheme="minorHAnsi"/>
          </w:rPr>
          <w:t xml:space="preserve"> </w:t>
        </w:r>
      </w:ins>
    </w:p>
    <w:p w14:paraId="66FA44F9" w14:textId="1DB30476" w:rsidR="00C31DBC" w:rsidRPr="00C31DBC" w:rsidDel="000325CE" w:rsidRDefault="00C31DBC">
      <w:pPr>
        <w:rPr>
          <w:del w:id="24730" w:author="Thomas Dietz" w:date="2012-09-11T16:52:00Z"/>
          <w:rFonts w:cstheme="minorHAnsi"/>
        </w:rPr>
        <w:pPrChange w:id="24731" w:author="Thomas Dietz" w:date="2012-09-11T16:52:00Z">
          <w:pPr>
            <w:numPr>
              <w:numId w:val="12"/>
            </w:numPr>
            <w:ind w:left="1152" w:hanging="432"/>
          </w:pPr>
        </w:pPrChange>
      </w:pPr>
      <w:moveFrom w:id="24732" w:author="Deepak Bansal (AZURE)" w:date="2012-08-25T05:24:00Z">
        <w:r w:rsidRPr="00C31DBC" w:rsidDel="005A3974">
          <w:rPr>
            <w:rFonts w:cstheme="minorHAnsi"/>
          </w:rPr>
          <w:t>It supports sending configuration requests independent of the completion of previous requests. Requests may be queued or processed concurrently at a switch. Each request has a request ID. Success or failure indications can be sen</w:t>
        </w:r>
        <w:r w:rsidR="00920140" w:rsidDel="005A3974">
          <w:rPr>
            <w:rFonts w:cstheme="minorHAnsi"/>
          </w:rPr>
          <w:t>t</w:t>
        </w:r>
        <w:r w:rsidRPr="00C31DBC" w:rsidDel="005A3974">
          <w:rPr>
            <w:rFonts w:cstheme="minorHAnsi"/>
          </w:rPr>
          <w:t xml:space="preserve"> independently of other requests individually for each request ID.</w:t>
        </w:r>
      </w:moveFrom>
      <w:ins w:id="24733" w:author="Thomas Dietz" w:date="2012-09-11T16:52:00Z">
        <w:r w:rsidR="000325CE" w:rsidRPr="00C31DBC" w:rsidDel="000325CE">
          <w:rPr>
            <w:rFonts w:cstheme="minorHAnsi"/>
          </w:rPr>
          <w:t xml:space="preserve"> </w:t>
        </w:r>
      </w:ins>
    </w:p>
    <w:p w14:paraId="2A34F3E1" w14:textId="30690237" w:rsidR="00C31DBC" w:rsidRPr="00C31DBC" w:rsidDel="000325CE" w:rsidRDefault="00C31DBC">
      <w:pPr>
        <w:rPr>
          <w:del w:id="24734" w:author="Thomas Dietz" w:date="2012-09-11T16:52:00Z"/>
          <w:rFonts w:cstheme="minorHAnsi"/>
        </w:rPr>
        <w:pPrChange w:id="24735" w:author="Thomas Dietz" w:date="2012-09-11T16:52:00Z">
          <w:pPr>
            <w:numPr>
              <w:numId w:val="12"/>
            </w:numPr>
            <w:ind w:left="1152" w:hanging="432"/>
          </w:pPr>
        </w:pPrChange>
      </w:pPr>
      <w:moveFrom w:id="24736" w:author="Deepak Bansal (AZURE)" w:date="2012-08-25T05:24:00Z">
        <w:r w:rsidRPr="00C31DBC" w:rsidDel="005A3974">
          <w:rPr>
            <w:rFonts w:cstheme="minorHAnsi"/>
          </w:rPr>
          <w:t xml:space="preserve">It supports transaction capabilities including rollback per operation. </w:t>
        </w:r>
      </w:moveFrom>
    </w:p>
    <w:p w14:paraId="4C7CB609" w14:textId="7821EAA5" w:rsidR="00C31DBC" w:rsidRPr="00C31DBC" w:rsidDel="000325CE" w:rsidRDefault="00C31DBC">
      <w:pPr>
        <w:rPr>
          <w:del w:id="24737" w:author="Thomas Dietz" w:date="2012-09-11T16:52:00Z"/>
          <w:rFonts w:cstheme="minorHAnsi"/>
        </w:rPr>
        <w:pPrChange w:id="24738" w:author="Thomas Dietz" w:date="2012-09-11T16:52:00Z">
          <w:pPr>
            <w:numPr>
              <w:numId w:val="12"/>
            </w:numPr>
            <w:ind w:left="1152" w:hanging="432"/>
          </w:pPr>
        </w:pPrChange>
      </w:pPr>
      <w:moveFrom w:id="24739" w:author="Deepak Bansal (AZURE)" w:date="2012-08-25T05:24:00Z">
        <w:r w:rsidRPr="00C31DBC" w:rsidDel="005A3974">
          <w:rPr>
            <w:rFonts w:cstheme="minorHAnsi"/>
          </w:rPr>
          <w:t>With its extension defined in RFC 5277 it supports asynchronous notifications from the managed device (switch) to the Configuration Point (configuration point).</w:t>
        </w:r>
      </w:moveFrom>
      <w:ins w:id="24740" w:author="Thomas Dietz" w:date="2012-09-11T16:52:00Z">
        <w:r w:rsidR="000325CE" w:rsidRPr="00C31DBC" w:rsidDel="000325CE">
          <w:rPr>
            <w:rFonts w:cstheme="minorHAnsi"/>
          </w:rPr>
          <w:t xml:space="preserve"> </w:t>
        </w:r>
      </w:ins>
    </w:p>
    <w:p w14:paraId="6760530E" w14:textId="0B9D9326" w:rsidR="00C31DBC" w:rsidRPr="00C31DBC" w:rsidDel="000325CE" w:rsidRDefault="00C31DBC">
      <w:pPr>
        <w:rPr>
          <w:del w:id="24741" w:author="Thomas Dietz" w:date="2012-09-11T16:52:00Z"/>
          <w:rFonts w:cstheme="minorHAnsi"/>
        </w:rPr>
        <w:pPrChange w:id="24742" w:author="Thomas Dietz" w:date="2012-09-11T16:52:00Z">
          <w:pPr>
            <w:numPr>
              <w:numId w:val="12"/>
            </w:numPr>
            <w:ind w:left="1152" w:hanging="432"/>
          </w:pPr>
        </w:pPrChange>
      </w:pPr>
      <w:moveFrom w:id="24743" w:author="Deepak Bansal (AZURE)" w:date="2012-08-25T05:24:00Z">
        <w:r w:rsidRPr="00C31DBC" w:rsidDel="005A3974">
          <w:rPr>
            <w:rFonts w:cstheme="minorHAnsi"/>
          </w:rPr>
          <w:t xml:space="preserve">It is extensible. New operations can </w:t>
        </w:r>
        <w:r w:rsidR="00920140" w:rsidRPr="00C31DBC" w:rsidDel="005A3974">
          <w:rPr>
            <w:rFonts w:cstheme="minorHAnsi"/>
          </w:rPr>
          <w:t>be</w:t>
        </w:r>
        <w:r w:rsidRPr="00C31DBC" w:rsidDel="005A3974">
          <w:rPr>
            <w:rFonts w:cstheme="minorHAnsi"/>
          </w:rPr>
          <w:t xml:space="preserve"> added and its support can be checked by capability retrieval.</w:t>
        </w:r>
      </w:moveFrom>
      <w:ins w:id="24744" w:author="Thomas Dietz" w:date="2012-09-11T16:52:00Z">
        <w:r w:rsidR="000325CE" w:rsidRPr="00C31DBC" w:rsidDel="000325CE">
          <w:rPr>
            <w:rFonts w:cstheme="minorHAnsi"/>
          </w:rPr>
          <w:t xml:space="preserve"> </w:t>
        </w:r>
      </w:ins>
    </w:p>
    <w:p w14:paraId="755F2D7A" w14:textId="345EBA78" w:rsidR="006F4495" w:rsidDel="005A3974" w:rsidRDefault="00C31DBC">
      <w:pPr>
        <w:rPr>
          <w:rFonts w:cstheme="minorHAnsi"/>
        </w:rPr>
        <w:pPrChange w:id="24745" w:author="Thomas Dietz" w:date="2012-09-11T16:52:00Z">
          <w:pPr>
            <w:numPr>
              <w:numId w:val="12"/>
            </w:numPr>
            <w:ind w:left="1152" w:hanging="432"/>
          </w:pPr>
        </w:pPrChange>
      </w:pPr>
      <w:moveFrom w:id="24746" w:author="Deepak Bansal (AZURE)" w:date="2012-08-25T05:24:00Z">
        <w:r w:rsidRPr="00C31DBC" w:rsidDel="005A3974">
          <w:rPr>
            <w:rFonts w:cstheme="minorHAnsi"/>
          </w:rPr>
          <w:t>It supports reporting its capabilities.</w:t>
        </w:r>
      </w:moveFrom>
    </w:p>
    <w:p w14:paraId="529C085D" w14:textId="4CC765F8" w:rsidR="00B17688" w:rsidRDefault="00B17688" w:rsidP="00D14D27">
      <w:pPr>
        <w:pStyle w:val="Heading2"/>
        <w:rPr>
          <w:ins w:id="24747" w:author="Thomas Dietz" w:date="2012-09-11T16:27:00Z"/>
        </w:rPr>
      </w:pPr>
      <w:bookmarkStart w:id="24748" w:name="_Toc335149020"/>
      <w:moveFromRangeEnd w:id="24662"/>
      <w:ins w:id="24749" w:author="Thomas Dietz" w:date="2012-09-11T16:27:00Z">
        <w:r>
          <w:t>Requirements</w:t>
        </w:r>
        <w:bookmarkEnd w:id="24748"/>
      </w:ins>
    </w:p>
    <w:p w14:paraId="74787903" w14:textId="2F00E05A" w:rsidR="00B17688" w:rsidRDefault="00B17688">
      <w:pPr>
        <w:rPr>
          <w:ins w:id="24750" w:author="Thomas Dietz" w:date="2012-09-11T16:28:00Z"/>
        </w:rPr>
        <w:pPrChange w:id="24751" w:author="Thomas Dietz" w:date="2012-09-11T16:27:00Z">
          <w:pPr>
            <w:numPr>
              <w:numId w:val="12"/>
            </w:numPr>
            <w:ind w:left="1152" w:hanging="432"/>
          </w:pPr>
        </w:pPrChange>
      </w:pPr>
      <w:ins w:id="24752" w:author="Thomas Dietz" w:date="2012-09-11T16:27:00Z">
        <w:r>
          <w:t>When implementing the XML schema defined in Section 8 and Appendix A the following schemas are required in addition</w:t>
        </w:r>
      </w:ins>
      <w:ins w:id="24753" w:author="Thomas Dietz" w:date="2012-09-11T16:28:00Z">
        <w:r>
          <w:t>:</w:t>
        </w:r>
      </w:ins>
    </w:p>
    <w:p w14:paraId="79F56094" w14:textId="77777777" w:rsidR="00B17688" w:rsidRDefault="00B17688">
      <w:pPr>
        <w:pStyle w:val="PlainText"/>
        <w:numPr>
          <w:ilvl w:val="0"/>
          <w:numId w:val="33"/>
        </w:numPr>
        <w:rPr>
          <w:ins w:id="24754" w:author="Thomas Dietz" w:date="2012-09-11T16:29:00Z"/>
        </w:rPr>
        <w:pPrChange w:id="24755" w:author="Thomas Dietz" w:date="2012-09-11T16:29:00Z">
          <w:pPr>
            <w:pStyle w:val="PlainText"/>
          </w:pPr>
        </w:pPrChange>
      </w:pPr>
      <w:ins w:id="24756" w:author="Thomas Dietz" w:date="2012-09-11T16:28:00Z">
        <w:r>
          <w:t xml:space="preserve">ietf-yang-types.xsd found at </w:t>
        </w:r>
        <w:r>
          <w:fldChar w:fldCharType="begin"/>
        </w:r>
        <w:r>
          <w:instrText xml:space="preserve"> HYPERLINK "http://www.yang-central.org/modules/xsd/ietf-yang-types.xsd" </w:instrText>
        </w:r>
        <w:r>
          <w:fldChar w:fldCharType="separate"/>
        </w:r>
        <w:r>
          <w:rPr>
            <w:rStyle w:val="Hyperlink"/>
          </w:rPr>
          <w:t>http://www.yang-central.org/modules/xsd/ietf-yang-types.xsd</w:t>
        </w:r>
        <w:r>
          <w:fldChar w:fldCharType="end"/>
        </w:r>
      </w:ins>
    </w:p>
    <w:p w14:paraId="717EF81A" w14:textId="2D40FBA7" w:rsidR="00B17688" w:rsidRDefault="00B17688">
      <w:pPr>
        <w:pStyle w:val="PlainText"/>
        <w:numPr>
          <w:ilvl w:val="0"/>
          <w:numId w:val="33"/>
        </w:numPr>
        <w:rPr>
          <w:ins w:id="24757" w:author="Thomas Dietz" w:date="2012-09-11T16:29:00Z"/>
        </w:rPr>
        <w:pPrChange w:id="24758" w:author="Thomas Dietz" w:date="2012-09-11T16:27:00Z">
          <w:pPr>
            <w:pStyle w:val="PlainText"/>
          </w:pPr>
        </w:pPrChange>
      </w:pPr>
      <w:ins w:id="24759" w:author="Thomas Dietz" w:date="2012-09-11T16:28:00Z">
        <w:r>
          <w:t>ietf-inet-types.xsd</w:t>
        </w:r>
      </w:ins>
      <w:ins w:id="24760" w:author="Thomas Dietz" w:date="2012-09-11T16:29:00Z">
        <w:r>
          <w:t xml:space="preserve"> found at </w:t>
        </w:r>
      </w:ins>
      <w:ins w:id="24761" w:author="Thomas Dietz" w:date="2012-09-11T16:28:00Z">
        <w:r>
          <w:fldChar w:fldCharType="begin"/>
        </w:r>
        <w:r>
          <w:instrText xml:space="preserve"> HYPERLINK "http://www.cablelabs.com/specifications/XSD/ietf-inet-types.xsd" </w:instrText>
        </w:r>
        <w:r>
          <w:fldChar w:fldCharType="separate"/>
        </w:r>
        <w:r>
          <w:rPr>
            <w:rStyle w:val="Hyperlink"/>
          </w:rPr>
          <w:t>http://www.cablelabs.com/specifications/XSD/ietf-inet-types.xsd</w:t>
        </w:r>
        <w:r>
          <w:fldChar w:fldCharType="end"/>
        </w:r>
      </w:ins>
    </w:p>
    <w:p w14:paraId="20429249" w14:textId="11209F84" w:rsidR="00B17688" w:rsidRDefault="00B17688">
      <w:pPr>
        <w:rPr>
          <w:ins w:id="24762" w:author="Thomas Dietz" w:date="2012-09-11T16:31:00Z"/>
        </w:rPr>
        <w:pPrChange w:id="24763" w:author="Thomas Dietz" w:date="2012-09-11T16:30:00Z">
          <w:pPr>
            <w:pStyle w:val="PlainText"/>
            <w:numPr>
              <w:numId w:val="33"/>
            </w:numPr>
            <w:ind w:left="720" w:hanging="360"/>
          </w:pPr>
        </w:pPrChange>
      </w:pPr>
      <w:ins w:id="24764" w:author="Thomas Dietz" w:date="2012-09-11T16:30:00Z">
        <w:r>
          <w:t xml:space="preserve">Those </w:t>
        </w:r>
      </w:ins>
      <w:ins w:id="24765" w:author="Thomas Dietz" w:date="2012-09-11T16:31:00Z">
        <w:r>
          <w:t>XML schemas define some basic datatypes that are used in the XML schema defined in this document.</w:t>
        </w:r>
      </w:ins>
    </w:p>
    <w:p w14:paraId="52A6C505" w14:textId="32BF3468" w:rsidR="00B17688" w:rsidRDefault="00B17688" w:rsidP="00BA30A0">
      <w:pPr>
        <w:rPr>
          <w:ins w:id="24766" w:author="Thomas Dietz" w:date="2012-09-11T16:32:00Z"/>
        </w:rPr>
      </w:pPr>
      <w:ins w:id="24767" w:author="Thomas Dietz" w:date="2012-09-11T16:31:00Z">
        <w:r>
          <w:t>A similar set is required when using</w:t>
        </w:r>
      </w:ins>
      <w:ins w:id="24768" w:author="Thomas Dietz" w:date="2012-09-11T16:32:00Z">
        <w:r>
          <w:t xml:space="preserve"> the YANG model of Appendix B. There you need:</w:t>
        </w:r>
      </w:ins>
    </w:p>
    <w:p w14:paraId="4C59F956" w14:textId="00F39E4B" w:rsidR="00B17688" w:rsidRDefault="00B17688">
      <w:pPr>
        <w:pStyle w:val="ListParagraph"/>
        <w:numPr>
          <w:ilvl w:val="0"/>
          <w:numId w:val="34"/>
        </w:numPr>
        <w:rPr>
          <w:ins w:id="24769" w:author="Thomas Dietz" w:date="2012-09-11T16:33:00Z"/>
          <w:rFonts w:asciiTheme="minorHAnsi" w:hAnsiTheme="minorHAnsi" w:cstheme="minorHAnsi"/>
        </w:rPr>
      </w:pPr>
      <w:ins w:id="24770" w:author="Thomas Dietz" w:date="2012-09-11T16:33:00Z">
        <w:r>
          <w:rPr>
            <w:rFonts w:asciiTheme="minorHAnsi" w:hAnsiTheme="minorHAnsi" w:cstheme="minorHAnsi"/>
          </w:rPr>
          <w:t xml:space="preserve">ietf-yang-types.yang found at </w:t>
        </w:r>
        <w:r w:rsidRPr="00B17688">
          <w:rPr>
            <w:rFonts w:asciiTheme="minorHAnsi" w:hAnsiTheme="minorHAnsi" w:cstheme="minorHAnsi"/>
            <w:rPrChange w:id="24771" w:author="Thomas Dietz" w:date="2012-09-11T16:33:00Z">
              <w:rPr/>
            </w:rPrChange>
          </w:rPr>
          <w:fldChar w:fldCharType="begin"/>
        </w:r>
        <w:r w:rsidRPr="00B17688">
          <w:rPr>
            <w:rFonts w:asciiTheme="minorHAnsi" w:hAnsiTheme="minorHAnsi" w:cstheme="minorHAnsi"/>
            <w:rPrChange w:id="24772" w:author="Thomas Dietz" w:date="2012-09-11T16:33:00Z">
              <w:rPr/>
            </w:rPrChange>
          </w:rPr>
          <w:instrText xml:space="preserve"> HYPERLINK "http://www.yang-central.org/modules/yang/ietf-yang-types.yang" </w:instrText>
        </w:r>
        <w:r w:rsidRPr="00B17688">
          <w:rPr>
            <w:rFonts w:asciiTheme="minorHAnsi" w:hAnsiTheme="minorHAnsi" w:cstheme="minorHAnsi"/>
            <w:rPrChange w:id="24773" w:author="Thomas Dietz" w:date="2012-09-11T16:33:00Z">
              <w:rPr/>
            </w:rPrChange>
          </w:rPr>
          <w:fldChar w:fldCharType="separate"/>
        </w:r>
        <w:r w:rsidRPr="00B17688">
          <w:rPr>
            <w:rStyle w:val="Hyperlink"/>
            <w:rFonts w:asciiTheme="minorHAnsi" w:hAnsiTheme="minorHAnsi" w:cstheme="minorHAnsi"/>
            <w:rPrChange w:id="24774" w:author="Thomas Dietz" w:date="2012-09-11T16:33:00Z">
              <w:rPr>
                <w:rStyle w:val="Hyperlink"/>
              </w:rPr>
            </w:rPrChange>
          </w:rPr>
          <w:t>http://www.yang-central.org/modules/yang/ietf-yang-types.yang</w:t>
        </w:r>
        <w:r w:rsidRPr="00B17688">
          <w:rPr>
            <w:rFonts w:asciiTheme="minorHAnsi" w:hAnsiTheme="minorHAnsi" w:cstheme="minorHAnsi"/>
            <w:rPrChange w:id="24775" w:author="Thomas Dietz" w:date="2012-09-11T16:33:00Z">
              <w:rPr/>
            </w:rPrChange>
          </w:rPr>
          <w:fldChar w:fldCharType="end"/>
        </w:r>
      </w:ins>
    </w:p>
    <w:p w14:paraId="5AA3032B" w14:textId="77D45248" w:rsidR="00B17688" w:rsidRDefault="00B17688">
      <w:pPr>
        <w:pStyle w:val="ListParagraph"/>
        <w:numPr>
          <w:ilvl w:val="0"/>
          <w:numId w:val="34"/>
        </w:numPr>
        <w:rPr>
          <w:ins w:id="24776" w:author="Thomas Dietz" w:date="2012-09-11T16:34:00Z"/>
          <w:rFonts w:asciiTheme="minorHAnsi" w:hAnsiTheme="minorHAnsi" w:cstheme="minorHAnsi"/>
        </w:rPr>
      </w:pPr>
      <w:ins w:id="24777" w:author="Thomas Dietz" w:date="2012-09-11T16:34:00Z">
        <w:r>
          <w:rPr>
            <w:rFonts w:asciiTheme="minorHAnsi" w:hAnsiTheme="minorHAnsi" w:cstheme="minorHAnsi"/>
          </w:rPr>
          <w:t xml:space="preserve">ietf-inet-types.yang found at </w:t>
        </w:r>
        <w:r>
          <w:rPr>
            <w:rFonts w:asciiTheme="minorHAnsi" w:hAnsiTheme="minorHAnsi" w:cstheme="minorHAnsi"/>
          </w:rPr>
          <w:fldChar w:fldCharType="begin"/>
        </w:r>
        <w:r>
          <w:rPr>
            <w:rFonts w:asciiTheme="minorHAnsi" w:hAnsiTheme="minorHAnsi" w:cstheme="minorHAnsi"/>
          </w:rPr>
          <w:instrText xml:space="preserve"> HYPERLINK "</w:instrText>
        </w:r>
        <w:r w:rsidRPr="00B17688">
          <w:rPr>
            <w:rFonts w:asciiTheme="minorHAnsi" w:hAnsiTheme="minorHAnsi" w:cstheme="minorHAnsi"/>
          </w:rPr>
          <w:instrText>http://www.yang-central.org/modules/yang/ietf-inet-types.yang</w:instrText>
        </w:r>
        <w:r>
          <w:rPr>
            <w:rFonts w:asciiTheme="minorHAnsi" w:hAnsiTheme="minorHAnsi" w:cstheme="minorHAnsi"/>
          </w:rPr>
          <w:instrText xml:space="preserve">" </w:instrText>
        </w:r>
        <w:r>
          <w:rPr>
            <w:rFonts w:asciiTheme="minorHAnsi" w:hAnsiTheme="minorHAnsi" w:cstheme="minorHAnsi"/>
          </w:rPr>
          <w:fldChar w:fldCharType="separate"/>
        </w:r>
        <w:r w:rsidRPr="00E642A3">
          <w:rPr>
            <w:rStyle w:val="Hyperlink"/>
            <w:rFonts w:asciiTheme="minorHAnsi" w:hAnsiTheme="minorHAnsi" w:cstheme="minorHAnsi"/>
          </w:rPr>
          <w:t>http://www.yang-central.org/modules/yang/ietf-inet-types.yang</w:t>
        </w:r>
        <w:r>
          <w:rPr>
            <w:rFonts w:asciiTheme="minorHAnsi" w:hAnsiTheme="minorHAnsi" w:cstheme="minorHAnsi"/>
          </w:rPr>
          <w:fldChar w:fldCharType="end"/>
        </w:r>
      </w:ins>
    </w:p>
    <w:p w14:paraId="166AE2A1" w14:textId="77777777" w:rsidR="00B17688" w:rsidRPr="007B1FA6" w:rsidRDefault="00B17688">
      <w:pPr>
        <w:rPr>
          <w:ins w:id="24778" w:author="Thomas Dietz" w:date="2012-09-11T16:27:00Z"/>
        </w:rPr>
        <w:pPrChange w:id="24779" w:author="Thomas Dietz" w:date="2012-09-11T16:34:00Z">
          <w:pPr>
            <w:pStyle w:val="ListParagraph"/>
            <w:numPr>
              <w:numId w:val="34"/>
            </w:numPr>
            <w:ind w:hanging="360"/>
          </w:pPr>
        </w:pPrChange>
      </w:pPr>
    </w:p>
    <w:p w14:paraId="5F60A904" w14:textId="34C3FEAB" w:rsidR="001D24FC" w:rsidRDefault="001D24FC" w:rsidP="00D14D27">
      <w:pPr>
        <w:pStyle w:val="Heading2"/>
      </w:pPr>
      <w:bookmarkStart w:id="24780" w:name="_Toc335149021"/>
      <w:r>
        <w:t xml:space="preserve">How </w:t>
      </w:r>
      <w:ins w:id="24781" w:author="Thomas Dietz" w:date="2012-09-11T16:34:00Z">
        <w:r w:rsidR="007B1FA6">
          <w:t xml:space="preserve">the </w:t>
        </w:r>
      </w:ins>
      <w:r>
        <w:t xml:space="preserve">Data Model is Bound to </w:t>
      </w:r>
      <w:del w:id="24782" w:author="Thomas Dietz" w:date="2012-09-11T16:35:00Z">
        <w:r w:rsidDel="007B1FA6">
          <w:delText>Netconf</w:delText>
        </w:r>
      </w:del>
      <w:ins w:id="24783" w:author="Thomas Dietz" w:date="2012-09-11T16:35:00Z">
        <w:r w:rsidR="007B1FA6">
          <w:t>NETCONF</w:t>
        </w:r>
      </w:ins>
      <w:bookmarkEnd w:id="24780"/>
    </w:p>
    <w:p w14:paraId="1A40D67F" w14:textId="04C0DAC9" w:rsidR="001D24FC" w:rsidRDefault="001D24FC" w:rsidP="001D24FC">
      <w:pPr>
        <w:rPr>
          <w:lang w:bidi="en-US"/>
        </w:rPr>
      </w:pPr>
      <w:del w:id="24784" w:author="Thomas Dietz" w:date="2012-09-11T16:43:00Z">
        <w:r w:rsidDel="00E8573D">
          <w:rPr>
            <w:lang w:bidi="en-US"/>
          </w:rPr>
          <w:delText xml:space="preserve">NetConf </w:delText>
        </w:r>
      </w:del>
      <w:ins w:id="24785" w:author="Thomas Dietz" w:date="2012-09-11T16:43:00Z">
        <w:r w:rsidR="00E8573D">
          <w:rPr>
            <w:lang w:bidi="en-US"/>
          </w:rPr>
          <w:t xml:space="preserve">NETCONF </w:t>
        </w:r>
      </w:ins>
      <w:r>
        <w:rPr>
          <w:lang w:bidi="en-US"/>
        </w:rPr>
        <w:t xml:space="preserve">uses the XML encoding format for requests and responses. More specifically, it uses RPC-based communication model.  It uses the </w:t>
      </w:r>
      <w:r w:rsidRPr="00E53A91">
        <w:rPr>
          <w:rStyle w:val="codeChar"/>
        </w:rPr>
        <w:t>&lt;rpc&gt;</w:t>
      </w:r>
      <w:r>
        <w:rPr>
          <w:lang w:bidi="en-US"/>
        </w:rPr>
        <w:t xml:space="preserve"> and </w:t>
      </w:r>
      <w:r w:rsidRPr="00E53A91">
        <w:rPr>
          <w:rStyle w:val="codeChar"/>
        </w:rPr>
        <w:t>&lt;rpc-reply&gt;</w:t>
      </w:r>
      <w:r>
        <w:rPr>
          <w:lang w:bidi="en-US"/>
        </w:rPr>
        <w:t xml:space="preserve"> elements as frames of </w:t>
      </w:r>
      <w:del w:id="24786" w:author="Thomas Dietz" w:date="2012-09-11T16:43:00Z">
        <w:r w:rsidDel="00E8573D">
          <w:rPr>
            <w:lang w:bidi="en-US"/>
          </w:rPr>
          <w:delText xml:space="preserve">NetConf </w:delText>
        </w:r>
      </w:del>
      <w:ins w:id="24787" w:author="Thomas Dietz" w:date="2012-09-11T16:43:00Z">
        <w:r w:rsidR="00E8573D">
          <w:rPr>
            <w:lang w:bidi="en-US"/>
          </w:rPr>
          <w:t xml:space="preserve">NETCONF </w:t>
        </w:r>
      </w:ins>
      <w:r>
        <w:rPr>
          <w:lang w:bidi="en-US"/>
        </w:rPr>
        <w:t xml:space="preserve">requests and responses.  The content elements inside of </w:t>
      </w:r>
      <w:r w:rsidRPr="00E53A91">
        <w:rPr>
          <w:rStyle w:val="codeChar"/>
        </w:rPr>
        <w:t>&lt;rpc&gt;</w:t>
      </w:r>
      <w:r>
        <w:rPr>
          <w:lang w:bidi="en-US"/>
        </w:rPr>
        <w:t xml:space="preserve"> element must conform to the OpenFlow Configuraton XML schemas defined in this specification. </w:t>
      </w:r>
    </w:p>
    <w:p w14:paraId="44718A06" w14:textId="35ED28F3" w:rsidR="001D24FC" w:rsidRDefault="001D24FC" w:rsidP="001D24FC">
      <w:pPr>
        <w:rPr>
          <w:lang w:bidi="en-US"/>
        </w:rPr>
      </w:pPr>
      <w:r>
        <w:rPr>
          <w:lang w:bidi="en-US"/>
        </w:rPr>
        <w:t xml:space="preserve">All </w:t>
      </w:r>
      <w:del w:id="24788" w:author="Thomas Dietz" w:date="2012-09-11T16:43:00Z">
        <w:r w:rsidDel="00E8573D">
          <w:rPr>
            <w:lang w:bidi="en-US"/>
          </w:rPr>
          <w:delText xml:space="preserve">NetConf </w:delText>
        </w:r>
      </w:del>
      <w:ins w:id="24789" w:author="Thomas Dietz" w:date="2012-09-11T16:43:00Z">
        <w:r w:rsidR="00E8573D">
          <w:rPr>
            <w:lang w:bidi="en-US"/>
          </w:rPr>
          <w:t xml:space="preserve">NETCONF </w:t>
        </w:r>
      </w:ins>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lastRenderedPageBreak/>
        <w:t>delete-config</w:t>
      </w:r>
    </w:p>
    <w:p w14:paraId="04ECF3BD" w14:textId="77777777" w:rsidR="001D24FC" w:rsidRDefault="001D24FC" w:rsidP="00D14D27">
      <w:pPr>
        <w:pStyle w:val="Heading3"/>
      </w:pPr>
      <w:bookmarkStart w:id="24790" w:name="_Toc335149022"/>
      <w:r>
        <w:t>edit-config</w:t>
      </w:r>
      <w:bookmarkEnd w:id="24790"/>
    </w:p>
    <w:p w14:paraId="114F444C" w14:textId="6BDCD246" w:rsidR="001D24FC" w:rsidRDefault="001D24FC" w:rsidP="001D24FC">
      <w:pPr>
        <w:jc w:val="both"/>
        <w:rPr>
          <w:ins w:id="24791" w:author="Deepak Bansal (AZURE)" w:date="2012-08-23T08:49:00Z"/>
        </w:rPr>
      </w:pPr>
      <w:r w:rsidRPr="00AC7DB0">
        <w:t xml:space="preserve">The </w:t>
      </w:r>
      <w:r w:rsidRPr="00E53A91">
        <w:rPr>
          <w:rStyle w:val="codeChar"/>
        </w:rPr>
        <w:t>&lt;edit-config&gt;</w:t>
      </w:r>
      <w:r w:rsidRPr="00AC7DB0">
        <w:t xml:space="preserve"> operation loads all or part of a specified</w:t>
      </w:r>
      <w:ins w:id="24792" w:author="Deepak Bansal (AZURE)" w:date="2012-08-25T05:30:00Z">
        <w:r w:rsidR="005A3974">
          <w:t xml:space="preserve"> </w:t>
        </w:r>
      </w:ins>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del w:id="24793" w:author="Thomas Dietz" w:date="2012-09-11T16:44:00Z">
        <w:r w:rsidDel="00E8573D">
          <w:delText xml:space="preserve">NetConf </w:delText>
        </w:r>
      </w:del>
      <w:ins w:id="24794" w:author="Thomas Dietz" w:date="2012-09-11T16:44:00Z">
        <w:r w:rsidR="00E8573D">
          <w:t xml:space="preserve">NETCONF </w:t>
        </w:r>
      </w:ins>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lastRenderedPageBreak/>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02AEDBA0" w:rsidR="001D24FC" w:rsidRDefault="001D24FC" w:rsidP="001D24FC">
      <w:r>
        <w:t xml:space="preserve">RPC request must contain the key leave(s)( id element in this case) to uniquely identify the element being operated in the </w:t>
      </w:r>
      <w:del w:id="24795" w:author="Thomas Dietz" w:date="2012-09-11T16:44:00Z">
        <w:r w:rsidDel="00E8573D">
          <w:delText xml:space="preserve">NetConf </w:delText>
        </w:r>
      </w:del>
      <w:ins w:id="24796" w:author="Thomas Dietz" w:date="2012-09-11T16:44:00Z">
        <w:r w:rsidR="00E8573D">
          <w:t xml:space="preserve">NETCONF </w:t>
        </w:r>
      </w:ins>
      <w:r>
        <w:t>datastore scope.</w:t>
      </w:r>
    </w:p>
    <w:p w14:paraId="433A5C4D" w14:textId="77777777" w:rsidR="001D24FC" w:rsidRDefault="001D24FC" w:rsidP="00D14D27">
      <w:pPr>
        <w:pStyle w:val="Heading3"/>
      </w:pPr>
      <w:bookmarkStart w:id="24797" w:name="_Toc335149023"/>
      <w:r>
        <w:t>get-config</w:t>
      </w:r>
      <w:bookmarkEnd w:id="24797"/>
    </w:p>
    <w:p w14:paraId="30F3E16C" w14:textId="5DDBAAF6" w:rsidR="001D24FC" w:rsidRDefault="001D24FC" w:rsidP="001D24FC">
      <w:pPr>
        <w:pStyle w:val="HTMLPreformatted"/>
        <w:jc w:val="both"/>
        <w:rPr>
          <w:ins w:id="24798" w:author="Deepak Bansal (AZURE)" w:date="2012-08-23T08:50:00Z"/>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ins w:id="24799" w:author="Deepak Bansal (AZURE)" w:date="2012-08-25T05:32:00Z">
        <w:r w:rsidR="005A3974">
          <w:rPr>
            <w:rFonts w:asciiTheme="minorHAnsi" w:hAnsiTheme="minorHAnsi" w:cstheme="minorBidi"/>
            <w:sz w:val="22"/>
            <w:szCs w:val="22"/>
            <w:lang w:bidi="en-US"/>
          </w:rPr>
          <w:t xml:space="preserve">used </w:t>
        </w:r>
      </w:ins>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ins w:id="24800" w:author="Deepak Bansal (AZURE)" w:date="2012-08-23T08:50:00Z"/>
          <w:rFonts w:asciiTheme="minorHAnsi" w:hAnsiTheme="minorHAnsi" w:cstheme="minorBidi"/>
          <w:sz w:val="22"/>
          <w:szCs w:val="22"/>
          <w:lang w:bidi="en-US"/>
        </w:rPr>
      </w:pPr>
    </w:p>
    <w:p w14:paraId="6AA30E76" w14:textId="206AAE8A" w:rsidR="00264303" w:rsidRPr="001714F4" w:rsidRDefault="00264303">
      <w:pPr>
        <w:pPrChange w:id="24801" w:author="Deepak Bansal (AZURE)" w:date="2012-08-23T08:50:00Z">
          <w:pPr>
            <w:pStyle w:val="HTMLPreformatted"/>
            <w:jc w:val="both"/>
          </w:pPr>
        </w:pPrChange>
      </w:pPr>
      <w:ins w:id="24802" w:author="Deepak Bansal (AZURE)" w:date="2012-08-23T08:50:00Z">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del w:id="24803" w:author="Thomas Dietz" w:date="2012-09-11T16:45:00Z">
          <w:r w:rsidDel="00B02EE2">
            <w:delText>sub-sections 8.X.4</w:delText>
          </w:r>
        </w:del>
      </w:ins>
      <w:ins w:id="24804" w:author="Thomas Dietz" w:date="2012-09-11T16:45:00Z">
        <w:r w:rsidR="00B02EE2">
          <w:t>which can be found in the description of each individual element</w:t>
        </w:r>
      </w:ins>
      <w:ins w:id="24805" w:author="Deepak Bansal (AZURE)" w:date="2012-08-23T08:50:00Z">
        <w:r>
          <w:t>.</w:t>
        </w:r>
      </w:ins>
    </w:p>
    <w:p w14:paraId="171BB1D8" w14:textId="77777777" w:rsidR="001D24FC" w:rsidRDefault="00275BB7" w:rsidP="00D14D27">
      <w:pPr>
        <w:pStyle w:val="Heading4"/>
      </w:pPr>
      <w:r>
        <w:lastRenderedPageBreak/>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24806" w:name="_Toc335149024"/>
      <w:r>
        <w:t>copy-config</w:t>
      </w:r>
      <w:bookmarkEnd w:id="24806"/>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lastRenderedPageBreak/>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24807" w:name="_Toc335149025"/>
      <w:r>
        <w:t>delete-config</w:t>
      </w:r>
      <w:bookmarkEnd w:id="24807"/>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24808" w:name="_Toc316542541"/>
      <w:bookmarkStart w:id="24809" w:name="_Toc335149026"/>
      <w:r>
        <w:t>RPC error</w:t>
      </w:r>
      <w:bookmarkEnd w:id="24809"/>
    </w:p>
    <w:p w14:paraId="35599FD5" w14:textId="7D5883CA" w:rsidR="00D14D27" w:rsidRDefault="00D14D27" w:rsidP="00D14D27">
      <w:r>
        <w:t xml:space="preserve">OpenFlow Configuration uses </w:t>
      </w:r>
      <w:del w:id="24810" w:author="Thomas Dietz" w:date="2012-09-11T16:45:00Z">
        <w:r w:rsidDel="00B02EE2">
          <w:delText xml:space="preserve">NetConf </w:delText>
        </w:r>
      </w:del>
      <w:ins w:id="24811" w:author="Thomas Dietz" w:date="2012-09-11T16:45:00Z">
        <w:r w:rsidR="00B02EE2">
          <w:t xml:space="preserve">NETCONF </w:t>
        </w:r>
      </w:ins>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lastRenderedPageBreak/>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4238F6" w:rsidRDefault="00D14D27" w:rsidP="00D14D27">
            <w:pPr>
              <w:pStyle w:val="XML3"/>
              <w:rPr>
                <w:lang w:val="de-DE"/>
                <w:rPrChange w:id="24812" w:author="Thomas Dietz" w:date="2012-08-08T14:24:00Z">
                  <w:rPr/>
                </w:rPrChange>
              </w:rPr>
            </w:pPr>
            <w:r w:rsidRPr="004238F6">
              <w:rPr>
                <w:rFonts w:eastAsiaTheme="minorEastAsia"/>
                <w:lang w:val="de-DE"/>
                <w:rPrChange w:id="24813" w:author="Thomas Dietz" w:date="2012-08-08T14:24:00Z">
                  <w:rPr>
                    <w:rFonts w:eastAsiaTheme="minorEastAsia"/>
                  </w:rPr>
                </w:rPrChang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21629740" w:rsidR="00C31DBC" w:rsidRPr="009F1B7D" w:rsidRDefault="00D14D27" w:rsidP="007D61A9">
      <w:pPr>
        <w:pStyle w:val="Appx"/>
      </w:pPr>
      <w:r>
        <w:br w:type="page"/>
      </w:r>
      <w:bookmarkStart w:id="24814" w:name="_Toc335149027"/>
      <w:r w:rsidR="00C31DBC" w:rsidRPr="00C31DBC">
        <w:lastRenderedPageBreak/>
        <w:t>XML</w:t>
      </w:r>
      <w:ins w:id="24815" w:author="Deepak Bansal (AZURE)" w:date="2012-08-25T05:34:00Z">
        <w:r w:rsidR="003914B2">
          <w:t xml:space="preserve"> </w:t>
        </w:r>
      </w:ins>
      <w:r w:rsidR="00C31DBC" w:rsidRPr="00C31DBC">
        <w:t>Schema</w:t>
      </w:r>
      <w:bookmarkEnd w:id="24808"/>
      <w:bookmarkEnd w:id="24814"/>
    </w:p>
    <w:tbl>
      <w:tblPr>
        <w:tblStyle w:val="XMLtable"/>
        <w:tblW w:w="5000" w:type="pct"/>
        <w:tblLook w:val="04A0" w:firstRow="1" w:lastRow="0" w:firstColumn="1" w:lastColumn="0" w:noHBand="0" w:noVBand="1"/>
        <w:tblPrChange w:id="24816" w:author="Thomas Dietz" w:date="2012-08-08T16:59:00Z">
          <w:tblPr>
            <w:tblStyle w:val="TableGrid"/>
            <w:tblW w:w="9450" w:type="dxa"/>
            <w:tblInd w:w="378" w:type="dxa"/>
            <w:shd w:val="clear" w:color="auto" w:fill="C8FCCD"/>
            <w:tblLook w:val="04A0" w:firstRow="1" w:lastRow="0" w:firstColumn="1" w:lastColumn="0" w:noHBand="0" w:noVBand="1"/>
          </w:tblPr>
        </w:tblPrChange>
      </w:tblPr>
      <w:tblGrid>
        <w:gridCol w:w="9474"/>
        <w:tblGridChange w:id="24817">
          <w:tblGrid>
            <w:gridCol w:w="9450"/>
          </w:tblGrid>
        </w:tblGridChange>
      </w:tblGrid>
      <w:tr w:rsidR="00C31DBC" w:rsidRPr="009F1B7D" w14:paraId="3B20E583" w14:textId="77777777" w:rsidTr="00ED0AEA">
        <w:tc>
          <w:tcPr>
            <w:tcW w:w="5000" w:type="pct"/>
            <w:tcPrChange w:id="24818" w:author="Thomas Dietz" w:date="2012-08-08T16:59:00Z">
              <w:tcPr>
                <w:tcW w:w="9450" w:type="dxa"/>
                <w:shd w:val="clear" w:color="auto" w:fill="C8FCCD"/>
              </w:tcPr>
            </w:tcPrChange>
          </w:tcPr>
          <w:p w14:paraId="48261A37" w14:textId="31CD1BFA" w:rsidR="00C31DBC" w:rsidRPr="009F1B7D" w:rsidDel="004238F6" w:rsidRDefault="00C31DBC" w:rsidP="00011096">
            <w:pPr>
              <w:pStyle w:val="XML1"/>
              <w:rPr>
                <w:del w:id="24819" w:author="Thomas Dietz" w:date="2012-08-08T14:26:00Z"/>
              </w:rPr>
            </w:pPr>
            <w:del w:id="24820" w:author="Thomas Dietz" w:date="2012-08-08T14:26:00Z">
              <w:r w:rsidRPr="009F1B7D" w:rsidDel="004238F6">
                <w:delText>&lt;?xml version="1.0" encoding="UTF-8"?&gt;</w:delText>
              </w:r>
            </w:del>
          </w:p>
          <w:p w14:paraId="78C8965E" w14:textId="1EEB5528" w:rsidR="00C31DBC" w:rsidRPr="004238F6" w:rsidDel="004238F6" w:rsidRDefault="00C31DBC" w:rsidP="00011096">
            <w:pPr>
              <w:pStyle w:val="XML1"/>
              <w:rPr>
                <w:del w:id="24821" w:author="Thomas Dietz" w:date="2012-08-08T14:26:00Z"/>
                <w:lang w:val="de-DE"/>
                <w:rPrChange w:id="24822" w:author="Thomas Dietz" w:date="2012-08-08T14:24:00Z">
                  <w:rPr>
                    <w:del w:id="24823" w:author="Thomas Dietz" w:date="2012-08-08T14:26:00Z"/>
                  </w:rPr>
                </w:rPrChange>
              </w:rPr>
            </w:pPr>
            <w:del w:id="24824" w:author="Thomas Dietz" w:date="2012-08-08T14:26:00Z">
              <w:r w:rsidRPr="004238F6" w:rsidDel="004238F6">
                <w:rPr>
                  <w:rFonts w:eastAsiaTheme="minorEastAsia"/>
                  <w:lang w:val="de-DE"/>
                  <w:rPrChange w:id="24825" w:author="Thomas Dietz" w:date="2012-08-08T14:24:00Z">
                    <w:rPr>
                      <w:rFonts w:eastAsiaTheme="minorEastAsia"/>
                    </w:rPr>
                  </w:rPrChange>
                </w:rPr>
                <w:delText xml:space="preserve">&lt;xs:schema xmlns:xs="http://www.w3.org/2001/XMLSchema" </w:delText>
              </w:r>
            </w:del>
          </w:p>
          <w:p w14:paraId="423D8956" w14:textId="33A3DF61" w:rsidR="00222FE1" w:rsidRPr="004238F6" w:rsidDel="004238F6" w:rsidRDefault="00222FE1" w:rsidP="00011096">
            <w:pPr>
              <w:pStyle w:val="XML7"/>
              <w:rPr>
                <w:del w:id="24826" w:author="Thomas Dietz" w:date="2012-08-08T14:26:00Z"/>
                <w:rStyle w:val="XML1Char"/>
                <w:lang w:val="de-DE"/>
                <w:rPrChange w:id="24827" w:author="Thomas Dietz" w:date="2012-08-08T14:24:00Z">
                  <w:rPr>
                    <w:del w:id="24828" w:author="Thomas Dietz" w:date="2012-08-08T14:26:00Z"/>
                    <w:rStyle w:val="XML1Char"/>
                  </w:rPr>
                </w:rPrChange>
              </w:rPr>
            </w:pPr>
            <w:del w:id="24829" w:author="Thomas Dietz" w:date="2012-08-08T14:26:00Z">
              <w:r w:rsidRPr="004238F6" w:rsidDel="004238F6">
                <w:rPr>
                  <w:lang w:val="de-DE"/>
                  <w:rPrChange w:id="24830" w:author="Thomas Dietz" w:date="2012-08-08T14:24:00Z">
                    <w:rPr/>
                  </w:rPrChange>
                </w:rPr>
                <w:delText>xmlns:</w:delText>
              </w:r>
              <w:r w:rsidR="00487636" w:rsidRPr="004238F6" w:rsidDel="004238F6">
                <w:rPr>
                  <w:rFonts w:eastAsiaTheme="minorEastAsia"/>
                  <w:lang w:val="de-DE"/>
                  <w:rPrChange w:id="24831" w:author="Thomas Dietz" w:date="2012-08-08T14:24:00Z">
                    <w:rPr>
                      <w:rFonts w:eastAsiaTheme="minorEastAsia"/>
                    </w:rPr>
                  </w:rPrChange>
                </w:rPr>
                <w:delText>ds</w:delText>
              </w:r>
              <w:r w:rsidRPr="004238F6" w:rsidDel="004238F6">
                <w:rPr>
                  <w:rFonts w:eastAsiaTheme="minorEastAsia"/>
                  <w:lang w:val="de-DE"/>
                  <w:rPrChange w:id="24832" w:author="Thomas Dietz" w:date="2012-08-08T14:24:00Z">
                    <w:rPr>
                      <w:rFonts w:eastAsiaTheme="minorEastAsia"/>
                    </w:rPr>
                  </w:rPrChange>
                </w:rPr>
                <w:delText>="http://www.w3.org/2000/09/xmldsig#"</w:delText>
              </w:r>
            </w:del>
          </w:p>
          <w:p w14:paraId="4DCA8561" w14:textId="395577CD" w:rsidR="00C31DBC" w:rsidRPr="009F1B7D" w:rsidDel="004238F6" w:rsidRDefault="00C31DBC" w:rsidP="00011096">
            <w:pPr>
              <w:pStyle w:val="XML7"/>
              <w:rPr>
                <w:del w:id="24833" w:author="Thomas Dietz" w:date="2012-08-08T14:26:00Z"/>
              </w:rPr>
            </w:pPr>
            <w:del w:id="24834" w:author="Thomas Dietz" w:date="2012-08-08T14:26:00Z">
              <w:r w:rsidRPr="009F1B7D" w:rsidDel="004238F6">
                <w:rPr>
                  <w:rStyle w:val="XML1Char"/>
                </w:rPr>
                <w:delText>elementFormDefault</w:delText>
              </w:r>
              <w:r w:rsidRPr="009F1B7D" w:rsidDel="004238F6">
                <w:delText>="qualified"</w:delText>
              </w:r>
            </w:del>
          </w:p>
          <w:p w14:paraId="6D6BAB9C" w14:textId="59153625" w:rsidR="00C31DBC" w:rsidRPr="009F1B7D" w:rsidDel="004238F6" w:rsidRDefault="00C31DBC" w:rsidP="00011096">
            <w:pPr>
              <w:pStyle w:val="XML7"/>
              <w:rPr>
                <w:del w:id="24835" w:author="Thomas Dietz" w:date="2012-08-08T14:26:00Z"/>
              </w:rPr>
            </w:pPr>
            <w:del w:id="24836" w:author="Thomas Dietz" w:date="2012-08-08T14:26:00Z">
              <w:r w:rsidRPr="009F1B7D" w:rsidDel="004238F6">
                <w:delText>targetNamespace="urn:onf:params:xml:ns:onf:of12:config"</w:delText>
              </w:r>
            </w:del>
          </w:p>
          <w:p w14:paraId="56A3638D" w14:textId="127759BE" w:rsidR="00C31DBC" w:rsidRPr="009F1B7D" w:rsidDel="004238F6" w:rsidRDefault="00C31DBC" w:rsidP="00011096">
            <w:pPr>
              <w:pStyle w:val="XML7"/>
              <w:rPr>
                <w:del w:id="24837" w:author="Thomas Dietz" w:date="2012-08-08T14:26:00Z"/>
              </w:rPr>
            </w:pPr>
            <w:del w:id="24838" w:author="Thomas Dietz" w:date="2012-08-08T14:26:00Z">
              <w:r w:rsidRPr="009F1B7D" w:rsidDel="004238F6">
                <w:delText>xmlns="urn:onf:params:xml:ns:onf:of12:config"</w:delText>
              </w:r>
            </w:del>
          </w:p>
          <w:p w14:paraId="552EF702" w14:textId="19E15359" w:rsidR="00C31DBC" w:rsidRPr="009F1B7D" w:rsidDel="004238F6" w:rsidRDefault="00C31DBC" w:rsidP="00011096">
            <w:pPr>
              <w:pStyle w:val="XML7"/>
              <w:rPr>
                <w:del w:id="24839" w:author="Thomas Dietz" w:date="2012-08-08T14:26:00Z"/>
              </w:rPr>
            </w:pPr>
            <w:del w:id="24840" w:author="Thomas Dietz" w:date="2012-08-08T14:26:00Z">
              <w:r w:rsidRPr="009F1B7D" w:rsidDel="004238F6">
                <w:delText>xmlns:of12-config="urn:onf:params:xml:ns:onf:of12:config"</w:delText>
              </w:r>
            </w:del>
          </w:p>
          <w:p w14:paraId="05C6D8F4" w14:textId="69259282" w:rsidR="00C31DBC" w:rsidRPr="009F1B7D" w:rsidDel="004238F6" w:rsidRDefault="00C31DBC" w:rsidP="00011096">
            <w:pPr>
              <w:pStyle w:val="XML7"/>
              <w:rPr>
                <w:del w:id="24841" w:author="Thomas Dietz" w:date="2012-08-08T14:26:00Z"/>
              </w:rPr>
            </w:pPr>
            <w:del w:id="24842" w:author="Thomas Dietz" w:date="2012-08-08T14:26:00Z">
              <w:r w:rsidRPr="009F1B7D" w:rsidDel="004238F6">
                <w:delText>xmlns:inet="urn:ietf:params:xml:ns:yang:ietf-inet-types"&gt;</w:delText>
              </w:r>
            </w:del>
          </w:p>
          <w:p w14:paraId="387DB839" w14:textId="6172783D" w:rsidR="00C31DBC" w:rsidRPr="009F1B7D" w:rsidDel="004238F6" w:rsidRDefault="00C31DBC" w:rsidP="00011096">
            <w:pPr>
              <w:pStyle w:val="XML1"/>
              <w:rPr>
                <w:del w:id="24843" w:author="Thomas Dietz" w:date="2012-08-08T14:26:00Z"/>
              </w:rPr>
            </w:pPr>
          </w:p>
          <w:p w14:paraId="4A11234C" w14:textId="47EAB97C" w:rsidR="00C31DBC" w:rsidRPr="009F1B7D" w:rsidDel="004238F6" w:rsidRDefault="00C31DBC" w:rsidP="00011096">
            <w:pPr>
              <w:pStyle w:val="XML2"/>
              <w:rPr>
                <w:del w:id="24844" w:author="Thomas Dietz" w:date="2012-08-08T14:26:00Z"/>
              </w:rPr>
            </w:pPr>
            <w:del w:id="24845" w:author="Thomas Dietz" w:date="2012-08-08T14:26:00Z">
              <w:r w:rsidRPr="009F1B7D" w:rsidDel="004238F6">
                <w:delText>&lt;xs:import namespace="urn:ietf:params:xml:ns:yang:ietf-inet-types"</w:delText>
              </w:r>
            </w:del>
          </w:p>
          <w:p w14:paraId="0E83E41E" w14:textId="68B14E6E" w:rsidR="00C31DBC" w:rsidRPr="009F1B7D" w:rsidDel="004238F6" w:rsidRDefault="00C31DBC" w:rsidP="00011096">
            <w:pPr>
              <w:pStyle w:val="XML9"/>
              <w:rPr>
                <w:del w:id="24846" w:author="Thomas Dietz" w:date="2012-08-08T14:26:00Z"/>
              </w:rPr>
            </w:pPr>
            <w:del w:id="24847" w:author="Thomas Dietz" w:date="2012-08-08T14:26:00Z">
              <w:r w:rsidRPr="009F1B7D" w:rsidDel="004238F6">
                <w:delText>schemaLocation="ietf-inet-types.xsd"/&gt;</w:delText>
              </w:r>
            </w:del>
          </w:p>
          <w:p w14:paraId="74D30DA4" w14:textId="751AAE32" w:rsidR="00C31DBC" w:rsidRPr="009F1B7D" w:rsidDel="004238F6" w:rsidRDefault="00C31DBC" w:rsidP="00011096">
            <w:pPr>
              <w:pStyle w:val="XML1"/>
              <w:rPr>
                <w:del w:id="24848" w:author="Thomas Dietz" w:date="2012-08-08T14:26:00Z"/>
              </w:rPr>
            </w:pPr>
          </w:p>
          <w:p w14:paraId="5FBF3600" w14:textId="156BC518" w:rsidR="00C31DBC" w:rsidRPr="009F1B7D" w:rsidDel="004238F6" w:rsidRDefault="00C31DBC" w:rsidP="00011096">
            <w:pPr>
              <w:pStyle w:val="XML2"/>
              <w:rPr>
                <w:del w:id="24849" w:author="Thomas Dietz" w:date="2012-08-08T14:26:00Z"/>
              </w:rPr>
            </w:pPr>
            <w:del w:id="24850" w:author="Thomas Dietz" w:date="2012-08-08T14:26:00Z">
              <w:r w:rsidRPr="009F1B7D" w:rsidDel="004238F6">
                <w:delText>&lt;xs:element name="capable-switch" type="OFCapableSwitchType"&gt;</w:delText>
              </w:r>
            </w:del>
          </w:p>
          <w:p w14:paraId="45878DB8" w14:textId="3C55EACC" w:rsidR="00C31DBC" w:rsidRPr="009F1B7D" w:rsidDel="004238F6" w:rsidRDefault="00C31DBC" w:rsidP="00A21E86">
            <w:pPr>
              <w:pStyle w:val="XML3"/>
              <w:rPr>
                <w:del w:id="24851" w:author="Thomas Dietz" w:date="2012-08-08T14:26:00Z"/>
              </w:rPr>
            </w:pPr>
            <w:del w:id="24852" w:author="Thomas Dietz" w:date="2012-08-08T14:26:00Z">
              <w:r w:rsidRPr="009F1B7D" w:rsidDel="004238F6">
                <w:delText>&lt;xs:annotation&gt;</w:delText>
              </w:r>
            </w:del>
          </w:p>
          <w:p w14:paraId="7C549F03" w14:textId="0E2E7EFD" w:rsidR="00C31DBC" w:rsidRPr="009F1B7D" w:rsidDel="004238F6" w:rsidRDefault="00C31DBC" w:rsidP="00A21E86">
            <w:pPr>
              <w:pStyle w:val="XML4"/>
              <w:rPr>
                <w:del w:id="24853" w:author="Thomas Dietz" w:date="2012-08-08T14:26:00Z"/>
              </w:rPr>
            </w:pPr>
            <w:del w:id="24854" w:author="Thomas Dietz" w:date="2012-08-08T14:26:00Z">
              <w:r w:rsidRPr="009F1B7D" w:rsidDel="004238F6">
                <w:delText xml:space="preserve">&lt;xs:documentation&gt;The OpenFlow Capable Switch and its </w:delText>
              </w:r>
              <w:r w:rsidDel="004238F6">
                <w:delText xml:space="preserve">configurationpoints, </w:delText>
              </w:r>
              <w:r w:rsidRPr="009F1B7D" w:rsidDel="004238F6">
                <w:delText>logical switches and resources available to logicalswitches.</w:delText>
              </w:r>
            </w:del>
          </w:p>
          <w:p w14:paraId="556527C1" w14:textId="7A953921" w:rsidR="00C31DBC" w:rsidRPr="009F1B7D" w:rsidDel="004238F6" w:rsidRDefault="00C31DBC" w:rsidP="00A21E86">
            <w:pPr>
              <w:pStyle w:val="XML4"/>
              <w:rPr>
                <w:del w:id="24855" w:author="Thomas Dietz" w:date="2012-08-08T14:26:00Z"/>
              </w:rPr>
            </w:pPr>
            <w:del w:id="24856" w:author="Thomas Dietz" w:date="2012-08-08T14:26:00Z">
              <w:r w:rsidRPr="009F1B7D" w:rsidDel="004238F6">
                <w:delText>&lt;/xs:documentation&gt;</w:delText>
              </w:r>
            </w:del>
          </w:p>
          <w:p w14:paraId="24B30616" w14:textId="0AD25F6A" w:rsidR="00C31DBC" w:rsidRPr="009F1B7D" w:rsidDel="004238F6" w:rsidRDefault="00C31DBC" w:rsidP="00011096">
            <w:pPr>
              <w:pStyle w:val="XML3"/>
              <w:rPr>
                <w:del w:id="24857" w:author="Thomas Dietz" w:date="2012-08-08T14:26:00Z"/>
              </w:rPr>
            </w:pPr>
            <w:del w:id="24858" w:author="Thomas Dietz" w:date="2012-08-08T14:26:00Z">
              <w:r w:rsidRPr="009F1B7D" w:rsidDel="004238F6">
                <w:delText>&lt;/xs:annotation&gt;</w:delText>
              </w:r>
            </w:del>
          </w:p>
          <w:p w14:paraId="02FD2DD9" w14:textId="641EE06A" w:rsidR="00C31DBC" w:rsidRPr="009F1B7D" w:rsidDel="004238F6" w:rsidRDefault="00C31DBC" w:rsidP="00011096">
            <w:pPr>
              <w:pStyle w:val="XML2"/>
              <w:rPr>
                <w:del w:id="24859" w:author="Thomas Dietz" w:date="2012-08-08T14:26:00Z"/>
              </w:rPr>
            </w:pPr>
            <w:del w:id="24860" w:author="Thomas Dietz" w:date="2012-08-08T14:26:00Z">
              <w:r w:rsidRPr="009F1B7D" w:rsidDel="004238F6">
                <w:delText>&lt;/xs:element&gt;</w:delText>
              </w:r>
            </w:del>
          </w:p>
          <w:p w14:paraId="45D4859E" w14:textId="0F9429EA" w:rsidR="00C31DBC" w:rsidRPr="009F1B7D" w:rsidDel="004238F6" w:rsidRDefault="00C31DBC" w:rsidP="00011096">
            <w:pPr>
              <w:pStyle w:val="XML3"/>
              <w:rPr>
                <w:del w:id="24861" w:author="Thomas Dietz" w:date="2012-08-08T14:26:00Z"/>
              </w:rPr>
            </w:pPr>
          </w:p>
          <w:p w14:paraId="0516E98D" w14:textId="3887060A" w:rsidR="00C31DBC" w:rsidRPr="009F1B7D" w:rsidDel="004238F6" w:rsidRDefault="00C31DBC" w:rsidP="00011096">
            <w:pPr>
              <w:pStyle w:val="XML2"/>
              <w:rPr>
                <w:del w:id="24862" w:author="Thomas Dietz" w:date="2012-08-08T14:26:00Z"/>
              </w:rPr>
            </w:pPr>
            <w:del w:id="24863" w:author="Thomas Dietz" w:date="2012-08-08T14:26:00Z">
              <w:r w:rsidRPr="009F1B7D" w:rsidDel="004238F6">
                <w:delText>&lt;xs:simpleType name="OFConfigID"&gt;</w:delText>
              </w:r>
            </w:del>
          </w:p>
          <w:p w14:paraId="5B0A86F6" w14:textId="1C16DD78" w:rsidR="00C31DBC" w:rsidRPr="009F1B7D" w:rsidDel="004238F6" w:rsidRDefault="00C31DBC" w:rsidP="00011096">
            <w:pPr>
              <w:pStyle w:val="XML3"/>
              <w:rPr>
                <w:del w:id="24864" w:author="Thomas Dietz" w:date="2012-08-08T14:26:00Z"/>
              </w:rPr>
            </w:pPr>
            <w:del w:id="24865" w:author="Thomas Dietz" w:date="2012-08-08T14:26:00Z">
              <w:r w:rsidRPr="009F1B7D" w:rsidDel="004238F6">
                <w:delText>&lt;xs:restriction base="xs:string"/&gt;</w:delText>
              </w:r>
            </w:del>
          </w:p>
          <w:p w14:paraId="3DE862CF" w14:textId="556B3ACA" w:rsidR="00C31DBC" w:rsidRPr="009F1B7D" w:rsidDel="004238F6" w:rsidRDefault="00C31DBC" w:rsidP="00011096">
            <w:pPr>
              <w:pStyle w:val="XML2"/>
              <w:rPr>
                <w:del w:id="24866" w:author="Thomas Dietz" w:date="2012-08-08T14:26:00Z"/>
              </w:rPr>
            </w:pPr>
            <w:del w:id="24867" w:author="Thomas Dietz" w:date="2012-08-08T14:26:00Z">
              <w:r w:rsidRPr="009F1B7D" w:rsidDel="004238F6">
                <w:delText>&lt;/xs:simpleType&gt;</w:delText>
              </w:r>
            </w:del>
          </w:p>
          <w:p w14:paraId="17237811" w14:textId="603F962E" w:rsidR="00C31DBC" w:rsidRPr="009F1B7D" w:rsidDel="004238F6" w:rsidRDefault="00C31DBC" w:rsidP="00011096">
            <w:pPr>
              <w:pStyle w:val="XML2"/>
              <w:rPr>
                <w:del w:id="24868" w:author="Thomas Dietz" w:date="2012-08-08T14:26:00Z"/>
              </w:rPr>
            </w:pPr>
            <w:del w:id="24869" w:author="Thomas Dietz" w:date="2012-08-08T14:26:00Z">
              <w:r w:rsidRPr="009F1B7D" w:rsidDel="004238F6">
                <w:delText>&lt;xs:complexType name="OFCapableSwitchType"&gt;</w:delText>
              </w:r>
            </w:del>
          </w:p>
          <w:p w14:paraId="46C1E7FC" w14:textId="50C1B5A4" w:rsidR="00C31DBC" w:rsidRPr="009F1B7D" w:rsidDel="004238F6" w:rsidRDefault="00C31DBC" w:rsidP="00011096">
            <w:pPr>
              <w:pStyle w:val="XML3"/>
              <w:rPr>
                <w:del w:id="24870" w:author="Thomas Dietz" w:date="2012-08-08T14:26:00Z"/>
              </w:rPr>
            </w:pPr>
            <w:del w:id="24871" w:author="Thomas Dietz" w:date="2012-08-08T14:26:00Z">
              <w:r w:rsidRPr="009F1B7D" w:rsidDel="004238F6">
                <w:delText>&lt;xs:annotation&gt;</w:delText>
              </w:r>
            </w:del>
          </w:p>
          <w:p w14:paraId="17ED9726" w14:textId="7A009A09" w:rsidR="00C31DBC" w:rsidRPr="009F1B7D" w:rsidDel="004238F6" w:rsidRDefault="00C31DBC" w:rsidP="00011096">
            <w:pPr>
              <w:pStyle w:val="XML4"/>
              <w:rPr>
                <w:del w:id="24872" w:author="Thomas Dietz" w:date="2012-08-08T14:26:00Z"/>
              </w:rPr>
            </w:pPr>
            <w:del w:id="24873" w:author="Thomas Dietz" w:date="2012-08-08T14:26:00Z">
              <w:r w:rsidRPr="009F1B7D" w:rsidDel="004238F6">
                <w:delText>&lt;xs:documentation&gt;Representation of an OpenFlow Capable Switch.&lt;/xs:documentation&gt;</w:delText>
              </w:r>
            </w:del>
          </w:p>
          <w:p w14:paraId="10CC562A" w14:textId="335CEB34" w:rsidR="00C31DBC" w:rsidRPr="009F1B7D" w:rsidDel="004238F6" w:rsidRDefault="00C31DBC" w:rsidP="00011096">
            <w:pPr>
              <w:pStyle w:val="XML3"/>
              <w:rPr>
                <w:del w:id="24874" w:author="Thomas Dietz" w:date="2012-08-08T14:26:00Z"/>
              </w:rPr>
            </w:pPr>
            <w:del w:id="24875" w:author="Thomas Dietz" w:date="2012-08-08T14:26:00Z">
              <w:r w:rsidRPr="009F1B7D" w:rsidDel="004238F6">
                <w:delText>&lt;/xs:annotation&gt;</w:delText>
              </w:r>
            </w:del>
          </w:p>
          <w:p w14:paraId="0A123612" w14:textId="540EB716" w:rsidR="00C31DBC" w:rsidRPr="009F1B7D" w:rsidDel="004238F6" w:rsidRDefault="00C31DBC" w:rsidP="00011096">
            <w:pPr>
              <w:pStyle w:val="XML3"/>
              <w:rPr>
                <w:del w:id="24876" w:author="Thomas Dietz" w:date="2012-08-08T14:26:00Z"/>
              </w:rPr>
            </w:pPr>
            <w:del w:id="24877" w:author="Thomas Dietz" w:date="2012-08-08T14:26:00Z">
              <w:r w:rsidRPr="009F1B7D" w:rsidDel="004238F6">
                <w:delText>&lt;xs:sequence&gt;</w:delText>
              </w:r>
            </w:del>
          </w:p>
          <w:p w14:paraId="77B0F57A" w14:textId="3D7582ED" w:rsidR="00C31DBC" w:rsidRPr="009F1B7D" w:rsidDel="004238F6" w:rsidRDefault="00C31DBC" w:rsidP="00011096">
            <w:pPr>
              <w:pStyle w:val="XML4"/>
              <w:rPr>
                <w:del w:id="24878" w:author="Thomas Dietz" w:date="2012-08-08T14:26:00Z"/>
              </w:rPr>
            </w:pPr>
            <w:del w:id="24879" w:author="Thomas Dietz" w:date="2012-08-08T14:26:00Z">
              <w:r w:rsidRPr="009F1B7D" w:rsidDel="004238F6">
                <w:delText>&lt;xs:element name="id" type="OFConfigID"&gt;</w:delText>
              </w:r>
            </w:del>
          </w:p>
          <w:p w14:paraId="5AC63836" w14:textId="2B7710B8" w:rsidR="00C31DBC" w:rsidRPr="009F1B7D" w:rsidDel="004238F6" w:rsidRDefault="00C31DBC" w:rsidP="00011096">
            <w:pPr>
              <w:pStyle w:val="XML5"/>
              <w:rPr>
                <w:del w:id="24880" w:author="Thomas Dietz" w:date="2012-08-08T14:26:00Z"/>
              </w:rPr>
            </w:pPr>
            <w:del w:id="24881" w:author="Thomas Dietz" w:date="2012-08-08T14:26:00Z">
              <w:r w:rsidRPr="009F1B7D" w:rsidDel="004238F6">
                <w:delText>&lt;xs:annotation&gt;</w:delText>
              </w:r>
            </w:del>
          </w:p>
          <w:p w14:paraId="0167693B" w14:textId="70AE114B" w:rsidR="00C31DBC" w:rsidRPr="009F1B7D" w:rsidDel="004238F6" w:rsidRDefault="00C31DBC" w:rsidP="00011096">
            <w:pPr>
              <w:pStyle w:val="XML6"/>
              <w:rPr>
                <w:del w:id="24882" w:author="Thomas Dietz" w:date="2012-08-08T14:26:00Z"/>
              </w:rPr>
            </w:pPr>
            <w:del w:id="24883" w:author="Thomas Dietz" w:date="2012-08-08T14:26:00Z">
              <w:r w:rsidRPr="009F1B7D" w:rsidDel="004238F6">
                <w:delText>&lt;xs:documentation&gt;An unique but locally arbitrary identifier that identifies a Capable Switch towards management systems and that is persistent across reboots of the system.</w:delText>
              </w:r>
            </w:del>
          </w:p>
          <w:p w14:paraId="773CA857" w14:textId="36778C6C" w:rsidR="00C31DBC" w:rsidRPr="009F1B7D" w:rsidDel="004238F6" w:rsidRDefault="00C31DBC" w:rsidP="00011096">
            <w:pPr>
              <w:pStyle w:val="XML6"/>
              <w:rPr>
                <w:del w:id="24884" w:author="Thomas Dietz" w:date="2012-08-08T14:26:00Z"/>
              </w:rPr>
            </w:pPr>
            <w:del w:id="24885" w:author="Thomas Dietz" w:date="2012-08-08T14:26:00Z">
              <w:r w:rsidRPr="009F1B7D" w:rsidDel="004238F6">
                <w:delText>&lt;/xs:documentation&gt;</w:delText>
              </w:r>
            </w:del>
          </w:p>
          <w:p w14:paraId="6D12FC61" w14:textId="05B9FCA6" w:rsidR="00C31DBC" w:rsidRPr="009F1B7D" w:rsidDel="004238F6" w:rsidRDefault="00C31DBC" w:rsidP="00011096">
            <w:pPr>
              <w:pStyle w:val="XML5"/>
              <w:rPr>
                <w:del w:id="24886" w:author="Thomas Dietz" w:date="2012-08-08T14:26:00Z"/>
              </w:rPr>
            </w:pPr>
            <w:del w:id="24887" w:author="Thomas Dietz" w:date="2012-08-08T14:26:00Z">
              <w:r w:rsidRPr="009F1B7D" w:rsidDel="004238F6">
                <w:delText>&lt;/xs:annotation&gt;</w:delText>
              </w:r>
            </w:del>
          </w:p>
          <w:p w14:paraId="0C68F47A" w14:textId="5BBC2417" w:rsidR="00C31DBC" w:rsidRPr="009F1B7D" w:rsidDel="004238F6" w:rsidRDefault="00C31DBC" w:rsidP="00011096">
            <w:pPr>
              <w:pStyle w:val="XML4"/>
              <w:rPr>
                <w:del w:id="24888" w:author="Thomas Dietz" w:date="2012-08-08T14:26:00Z"/>
              </w:rPr>
            </w:pPr>
            <w:del w:id="24889" w:author="Thomas Dietz" w:date="2012-08-08T14:26:00Z">
              <w:r w:rsidRPr="009F1B7D" w:rsidDel="004238F6">
                <w:delText>&lt;/xs:element&gt;</w:delText>
              </w:r>
            </w:del>
          </w:p>
          <w:p w14:paraId="31779AB4" w14:textId="23F8F6D2" w:rsidR="00C31DBC" w:rsidRPr="009F1B7D" w:rsidDel="004238F6" w:rsidRDefault="00C31DBC" w:rsidP="00011096">
            <w:pPr>
              <w:pStyle w:val="XML4"/>
              <w:rPr>
                <w:del w:id="24890" w:author="Thomas Dietz" w:date="2012-08-08T14:26:00Z"/>
              </w:rPr>
            </w:pPr>
            <w:del w:id="24891" w:author="Thomas Dietz" w:date="2012-08-08T14:26:00Z">
              <w:r w:rsidRPr="009F1B7D" w:rsidDel="004238F6">
                <w:delText xml:space="preserve">&lt;xs:element name="configuration-points" </w:delText>
              </w:r>
            </w:del>
          </w:p>
          <w:p w14:paraId="5476AF93" w14:textId="233841A1" w:rsidR="00C31DBC" w:rsidRPr="009F1B7D" w:rsidDel="004238F6" w:rsidRDefault="00C31DBC" w:rsidP="00011096">
            <w:pPr>
              <w:pStyle w:val="XML9"/>
              <w:rPr>
                <w:del w:id="24892" w:author="Thomas Dietz" w:date="2012-08-08T14:26:00Z"/>
              </w:rPr>
            </w:pPr>
            <w:del w:id="24893" w:author="Thomas Dietz" w:date="2012-08-08T14:26:00Z">
              <w:r w:rsidRPr="009F1B7D" w:rsidDel="004238F6">
                <w:delText>type="OFConfigurationPointListType"&gt;</w:delText>
              </w:r>
            </w:del>
          </w:p>
          <w:p w14:paraId="683A7F7A" w14:textId="20709E59" w:rsidR="00C31DBC" w:rsidRPr="009F1B7D" w:rsidDel="004238F6" w:rsidRDefault="00C31DBC" w:rsidP="00011096">
            <w:pPr>
              <w:pStyle w:val="XML5"/>
              <w:rPr>
                <w:del w:id="24894" w:author="Thomas Dietz" w:date="2012-08-08T14:26:00Z"/>
              </w:rPr>
            </w:pPr>
            <w:del w:id="24895" w:author="Thomas Dietz" w:date="2012-08-08T14:26:00Z">
              <w:r w:rsidRPr="009F1B7D" w:rsidDel="004238F6">
                <w:delText>&lt;xs:annotation&gt;</w:delText>
              </w:r>
            </w:del>
          </w:p>
          <w:p w14:paraId="27396CCC" w14:textId="25F0DB6B" w:rsidR="00C31DBC" w:rsidRPr="009F1B7D" w:rsidDel="004238F6" w:rsidRDefault="00C31DBC" w:rsidP="00011096">
            <w:pPr>
              <w:pStyle w:val="XML6"/>
              <w:rPr>
                <w:del w:id="24896" w:author="Thomas Dietz" w:date="2012-08-08T14:26:00Z"/>
              </w:rPr>
            </w:pPr>
            <w:del w:id="24897" w:author="Thomas Dietz" w:date="2012-08-08T14:26:00Z">
              <w:r w:rsidRPr="009F1B7D" w:rsidDel="004238F6">
                <w:delText xml:space="preserve">&lt;xs:documentation&gt;The list of all </w:delText>
              </w:r>
              <w:r w:rsidDel="004238F6">
                <w:delText>configuration point</w:delText>
              </w:r>
              <w:r w:rsidRPr="009F1B7D" w:rsidDel="004238F6">
                <w:delText>s known to the OpenFlow Capable Switch that may manage it using OF-CONFIG.</w:delText>
              </w:r>
            </w:del>
          </w:p>
          <w:p w14:paraId="610FA327" w14:textId="0E924EB6" w:rsidR="00C31DBC" w:rsidRPr="009F1B7D" w:rsidDel="004238F6" w:rsidRDefault="00C31DBC" w:rsidP="00011096">
            <w:pPr>
              <w:pStyle w:val="XML6"/>
              <w:rPr>
                <w:del w:id="24898" w:author="Thomas Dietz" w:date="2012-08-08T14:26:00Z"/>
              </w:rPr>
            </w:pPr>
            <w:del w:id="24899" w:author="Thomas Dietz" w:date="2012-08-08T14:26:00Z">
              <w:r w:rsidRPr="009F1B7D" w:rsidDel="004238F6">
                <w:delText>&lt;/xs:documentation&gt;</w:delText>
              </w:r>
            </w:del>
          </w:p>
          <w:p w14:paraId="2FF2EF3A" w14:textId="10111501" w:rsidR="00C31DBC" w:rsidRPr="009F1B7D" w:rsidDel="004238F6" w:rsidRDefault="00C31DBC" w:rsidP="00011096">
            <w:pPr>
              <w:pStyle w:val="XML5"/>
              <w:rPr>
                <w:del w:id="24900" w:author="Thomas Dietz" w:date="2012-08-08T14:26:00Z"/>
              </w:rPr>
            </w:pPr>
            <w:del w:id="24901" w:author="Thomas Dietz" w:date="2012-08-08T14:26:00Z">
              <w:r w:rsidRPr="009F1B7D" w:rsidDel="004238F6">
                <w:delText>&lt;/xs:annotation&gt;</w:delText>
              </w:r>
            </w:del>
          </w:p>
          <w:p w14:paraId="15D058AB" w14:textId="3BD2FD76" w:rsidR="00C31DBC" w:rsidRPr="009F1B7D" w:rsidDel="004238F6" w:rsidRDefault="00C31DBC" w:rsidP="00011096">
            <w:pPr>
              <w:pStyle w:val="XML4"/>
              <w:rPr>
                <w:del w:id="24902" w:author="Thomas Dietz" w:date="2012-08-08T14:26:00Z"/>
              </w:rPr>
            </w:pPr>
            <w:del w:id="24903" w:author="Thomas Dietz" w:date="2012-08-08T14:26:00Z">
              <w:r w:rsidRPr="009F1B7D" w:rsidDel="004238F6">
                <w:delText>&lt;/xs:element&gt;</w:delText>
              </w:r>
            </w:del>
          </w:p>
          <w:p w14:paraId="74E64E5E" w14:textId="7A5A6708" w:rsidR="00C31DBC" w:rsidRPr="009F1B7D" w:rsidDel="004238F6" w:rsidRDefault="00C31DBC" w:rsidP="00011096">
            <w:pPr>
              <w:pStyle w:val="XML4"/>
              <w:rPr>
                <w:del w:id="24904" w:author="Thomas Dietz" w:date="2012-08-08T14:26:00Z"/>
              </w:rPr>
            </w:pPr>
            <w:del w:id="24905" w:author="Thomas Dietz" w:date="2012-08-08T14:26:00Z">
              <w:r w:rsidRPr="009F1B7D" w:rsidDel="004238F6">
                <w:delText xml:space="preserve">&lt;xs:element name="resources" </w:delText>
              </w:r>
            </w:del>
          </w:p>
          <w:p w14:paraId="42595978" w14:textId="31337C8B" w:rsidR="00C31DBC" w:rsidRPr="009F1B7D" w:rsidDel="004238F6" w:rsidRDefault="00C31DBC" w:rsidP="00011096">
            <w:pPr>
              <w:pStyle w:val="XML9"/>
              <w:rPr>
                <w:del w:id="24906" w:author="Thomas Dietz" w:date="2012-08-08T14:26:00Z"/>
              </w:rPr>
            </w:pPr>
            <w:del w:id="24907" w:author="Thomas Dietz" w:date="2012-08-08T14:26:00Z">
              <w:r w:rsidRPr="009F1B7D" w:rsidDel="004238F6">
                <w:delText>type="OFCapableSwitchResourceListType"&gt;</w:delText>
              </w:r>
            </w:del>
          </w:p>
          <w:p w14:paraId="78CA2B07" w14:textId="1C115EB6" w:rsidR="00C31DBC" w:rsidRPr="009F1B7D" w:rsidDel="004238F6" w:rsidRDefault="00C31DBC" w:rsidP="00011096">
            <w:pPr>
              <w:pStyle w:val="XML5"/>
              <w:rPr>
                <w:del w:id="24908" w:author="Thomas Dietz" w:date="2012-08-08T14:26:00Z"/>
              </w:rPr>
            </w:pPr>
            <w:del w:id="24909" w:author="Thomas Dietz" w:date="2012-08-08T14:26:00Z">
              <w:r w:rsidRPr="009F1B7D" w:rsidDel="004238F6">
                <w:delText>&lt;xs:annotation&gt;</w:delText>
              </w:r>
            </w:del>
          </w:p>
          <w:p w14:paraId="7EE1B4F5" w14:textId="39D73D04" w:rsidR="00C31DBC" w:rsidRPr="009F1B7D" w:rsidDel="004238F6" w:rsidRDefault="00C31DBC" w:rsidP="00011096">
            <w:pPr>
              <w:pStyle w:val="XML6"/>
              <w:rPr>
                <w:del w:id="24910" w:author="Thomas Dietz" w:date="2012-08-08T14:26:00Z"/>
              </w:rPr>
            </w:pPr>
            <w:del w:id="24911" w:author="Thomas Dietz" w:date="2012-08-08T14:26:00Z">
              <w:r w:rsidRPr="009F1B7D" w:rsidDel="004238F6">
                <w:delText>&lt;xs:documentation&gt;This element contains lists of all resources of the OpenFlow Capable Switch that can be used by OpenFlow Logical Switches.</w:delText>
              </w:r>
            </w:del>
          </w:p>
          <w:p w14:paraId="33E8204D" w14:textId="4003FE39" w:rsidR="00C31DBC" w:rsidRPr="009F1B7D" w:rsidDel="004238F6" w:rsidRDefault="00C31DBC" w:rsidP="00011096">
            <w:pPr>
              <w:pStyle w:val="XML6"/>
              <w:rPr>
                <w:del w:id="24912" w:author="Thomas Dietz" w:date="2012-08-08T14:26:00Z"/>
              </w:rPr>
            </w:pPr>
            <w:del w:id="24913" w:author="Thomas Dietz" w:date="2012-08-08T14:26:00Z">
              <w:r w:rsidRPr="009F1B7D" w:rsidDel="004238F6">
                <w:delText>&lt;/xs:documentation&gt;</w:delText>
              </w:r>
            </w:del>
          </w:p>
          <w:p w14:paraId="6B2C0934" w14:textId="583659B5" w:rsidR="00C31DBC" w:rsidRPr="009F1B7D" w:rsidDel="004238F6" w:rsidRDefault="00C31DBC" w:rsidP="00011096">
            <w:pPr>
              <w:pStyle w:val="XML5"/>
              <w:rPr>
                <w:del w:id="24914" w:author="Thomas Dietz" w:date="2012-08-08T14:26:00Z"/>
              </w:rPr>
            </w:pPr>
            <w:del w:id="24915" w:author="Thomas Dietz" w:date="2012-08-08T14:26:00Z">
              <w:r w:rsidRPr="009F1B7D" w:rsidDel="004238F6">
                <w:delText>&lt;/xs:annotation&gt;</w:delText>
              </w:r>
            </w:del>
          </w:p>
          <w:p w14:paraId="136A0AED" w14:textId="34FF40DA" w:rsidR="00C31DBC" w:rsidRPr="009F1B7D" w:rsidDel="004238F6" w:rsidRDefault="00C31DBC" w:rsidP="00011096">
            <w:pPr>
              <w:pStyle w:val="XML4"/>
              <w:rPr>
                <w:del w:id="24916" w:author="Thomas Dietz" w:date="2012-08-08T14:26:00Z"/>
              </w:rPr>
            </w:pPr>
            <w:del w:id="24917" w:author="Thomas Dietz" w:date="2012-08-08T14:26:00Z">
              <w:r w:rsidRPr="009F1B7D" w:rsidDel="004238F6">
                <w:delText>&lt;/xs:element&gt;</w:delText>
              </w:r>
            </w:del>
          </w:p>
          <w:p w14:paraId="6631E376" w14:textId="09890CC2" w:rsidR="00C31DBC" w:rsidRPr="009F1B7D" w:rsidDel="004238F6" w:rsidRDefault="00C31DBC" w:rsidP="00011096">
            <w:pPr>
              <w:pStyle w:val="XML4"/>
              <w:rPr>
                <w:del w:id="24918" w:author="Thomas Dietz" w:date="2012-08-08T14:26:00Z"/>
              </w:rPr>
            </w:pPr>
            <w:del w:id="24919" w:author="Thomas Dietz" w:date="2012-08-08T14:26:00Z">
              <w:r w:rsidRPr="009F1B7D" w:rsidDel="004238F6">
                <w:delText xml:space="preserve">&lt;xs:element name="logical-switches" </w:delText>
              </w:r>
            </w:del>
          </w:p>
          <w:p w14:paraId="22F01D01" w14:textId="4ACD626A" w:rsidR="00C31DBC" w:rsidRPr="009F1B7D" w:rsidDel="004238F6" w:rsidRDefault="00C31DBC" w:rsidP="00011096">
            <w:pPr>
              <w:pStyle w:val="XML9"/>
              <w:rPr>
                <w:del w:id="24920" w:author="Thomas Dietz" w:date="2012-08-08T14:26:00Z"/>
              </w:rPr>
            </w:pPr>
            <w:del w:id="24921" w:author="Thomas Dietz" w:date="2012-08-08T14:26:00Z">
              <w:r w:rsidRPr="009F1B7D" w:rsidDel="004238F6">
                <w:delText>type="OFLogicalSwitchListType"&gt;</w:delText>
              </w:r>
            </w:del>
          </w:p>
          <w:p w14:paraId="709581DB" w14:textId="36500080" w:rsidR="00C31DBC" w:rsidRPr="009F1B7D" w:rsidDel="004238F6" w:rsidRDefault="00C31DBC" w:rsidP="00011096">
            <w:pPr>
              <w:pStyle w:val="XML5"/>
              <w:rPr>
                <w:del w:id="24922" w:author="Thomas Dietz" w:date="2012-08-08T14:26:00Z"/>
              </w:rPr>
            </w:pPr>
            <w:del w:id="24923" w:author="Thomas Dietz" w:date="2012-08-08T14:26:00Z">
              <w:r w:rsidRPr="009F1B7D" w:rsidDel="004238F6">
                <w:delText>&lt;xs:annotation&gt;</w:delText>
              </w:r>
            </w:del>
          </w:p>
          <w:p w14:paraId="32A3AE3D" w14:textId="6ACB4E23" w:rsidR="00C31DBC" w:rsidRPr="009F1B7D" w:rsidDel="004238F6" w:rsidRDefault="00C31DBC" w:rsidP="00011096">
            <w:pPr>
              <w:pStyle w:val="XML6"/>
              <w:rPr>
                <w:del w:id="24924" w:author="Thomas Dietz" w:date="2012-08-08T14:26:00Z"/>
              </w:rPr>
            </w:pPr>
            <w:del w:id="24925" w:author="Thomas Dietz" w:date="2012-08-08T14:26:00Z">
              <w:r w:rsidRPr="009F1B7D" w:rsidDel="004238F6">
                <w:delText>&lt;xs:documentation&gt;List of all OpenFlow Logical Switches available on the OpenFlow Capable Switch.</w:delText>
              </w:r>
            </w:del>
          </w:p>
          <w:p w14:paraId="4C60216B" w14:textId="62825399" w:rsidR="00C31DBC" w:rsidRPr="009F1B7D" w:rsidDel="004238F6" w:rsidRDefault="00C31DBC" w:rsidP="00011096">
            <w:pPr>
              <w:pStyle w:val="XML6"/>
              <w:rPr>
                <w:del w:id="24926" w:author="Thomas Dietz" w:date="2012-08-08T14:26:00Z"/>
              </w:rPr>
            </w:pPr>
            <w:del w:id="24927" w:author="Thomas Dietz" w:date="2012-08-08T14:26:00Z">
              <w:r w:rsidRPr="009F1B7D" w:rsidDel="004238F6">
                <w:delText>&lt;/xs:documentation&gt;</w:delText>
              </w:r>
            </w:del>
          </w:p>
          <w:p w14:paraId="1EEED5BF" w14:textId="46FACBF8" w:rsidR="00C31DBC" w:rsidRPr="009F1B7D" w:rsidDel="004238F6" w:rsidRDefault="00C31DBC" w:rsidP="00011096">
            <w:pPr>
              <w:pStyle w:val="XML5"/>
              <w:rPr>
                <w:del w:id="24928" w:author="Thomas Dietz" w:date="2012-08-08T14:26:00Z"/>
              </w:rPr>
            </w:pPr>
            <w:del w:id="24929" w:author="Thomas Dietz" w:date="2012-08-08T14:26:00Z">
              <w:r w:rsidRPr="009F1B7D" w:rsidDel="004238F6">
                <w:delText>&lt;/xs:annotation&gt;</w:delText>
              </w:r>
            </w:del>
          </w:p>
          <w:p w14:paraId="4B8ACBFD" w14:textId="42734707" w:rsidR="00C31DBC" w:rsidRPr="009F1B7D" w:rsidDel="004238F6" w:rsidRDefault="00C31DBC" w:rsidP="00011096">
            <w:pPr>
              <w:pStyle w:val="XML4"/>
              <w:rPr>
                <w:del w:id="24930" w:author="Thomas Dietz" w:date="2012-08-08T14:26:00Z"/>
              </w:rPr>
            </w:pPr>
            <w:del w:id="24931" w:author="Thomas Dietz" w:date="2012-08-08T14:26:00Z">
              <w:r w:rsidRPr="009F1B7D" w:rsidDel="004238F6">
                <w:delText>&lt;/xs:element&gt;</w:delText>
              </w:r>
            </w:del>
          </w:p>
          <w:p w14:paraId="26C08D51" w14:textId="411FC3ED" w:rsidR="00C31DBC" w:rsidRPr="009F1B7D" w:rsidDel="004238F6" w:rsidRDefault="00C31DBC" w:rsidP="00011096">
            <w:pPr>
              <w:pStyle w:val="XML3"/>
              <w:rPr>
                <w:del w:id="24932" w:author="Thomas Dietz" w:date="2012-08-08T14:26:00Z"/>
              </w:rPr>
            </w:pPr>
            <w:del w:id="24933" w:author="Thomas Dietz" w:date="2012-08-08T14:26:00Z">
              <w:r w:rsidRPr="009F1B7D" w:rsidDel="004238F6">
                <w:delText>&lt;/xs:sequence&gt;</w:delText>
              </w:r>
            </w:del>
          </w:p>
          <w:p w14:paraId="43FA1F30" w14:textId="3DBC52BC" w:rsidR="00C31DBC" w:rsidRPr="009F1B7D" w:rsidDel="004238F6" w:rsidRDefault="00C31DBC" w:rsidP="00011096">
            <w:pPr>
              <w:pStyle w:val="XML2"/>
              <w:rPr>
                <w:del w:id="24934" w:author="Thomas Dietz" w:date="2012-08-08T14:26:00Z"/>
              </w:rPr>
            </w:pPr>
            <w:del w:id="24935" w:author="Thomas Dietz" w:date="2012-08-08T14:26:00Z">
              <w:r w:rsidRPr="009F1B7D" w:rsidDel="004238F6">
                <w:delText>&lt;/xs:complexType&gt;</w:delText>
              </w:r>
            </w:del>
          </w:p>
          <w:p w14:paraId="6D8B4834" w14:textId="7CBEDB39" w:rsidR="00C31DBC" w:rsidRPr="009F1B7D" w:rsidDel="004238F6" w:rsidRDefault="00C31DBC" w:rsidP="00011096">
            <w:pPr>
              <w:pStyle w:val="XML3"/>
              <w:rPr>
                <w:del w:id="24936" w:author="Thomas Dietz" w:date="2012-08-08T14:26:00Z"/>
              </w:rPr>
            </w:pPr>
          </w:p>
          <w:p w14:paraId="135DF5F1" w14:textId="6122072C" w:rsidR="00C31DBC" w:rsidRPr="009F1B7D" w:rsidDel="004238F6" w:rsidRDefault="00C31DBC" w:rsidP="00011096">
            <w:pPr>
              <w:pStyle w:val="XML2"/>
              <w:rPr>
                <w:del w:id="24937" w:author="Thomas Dietz" w:date="2012-08-08T14:26:00Z"/>
              </w:rPr>
            </w:pPr>
            <w:del w:id="24938" w:author="Thomas Dietz" w:date="2012-08-08T14:26:00Z">
              <w:r w:rsidRPr="009F1B7D" w:rsidDel="004238F6">
                <w:delText>&lt;xs:complexType name="OFConfigurationPointListType"&gt;</w:delText>
              </w:r>
            </w:del>
          </w:p>
          <w:p w14:paraId="16B0EC8E" w14:textId="70B6D2E1" w:rsidR="00C31DBC" w:rsidRPr="009F1B7D" w:rsidDel="004238F6" w:rsidRDefault="00C31DBC" w:rsidP="00011096">
            <w:pPr>
              <w:pStyle w:val="XML3"/>
              <w:rPr>
                <w:del w:id="24939" w:author="Thomas Dietz" w:date="2012-08-08T14:26:00Z"/>
              </w:rPr>
            </w:pPr>
            <w:del w:id="24940" w:author="Thomas Dietz" w:date="2012-08-08T14:26:00Z">
              <w:r w:rsidRPr="009F1B7D" w:rsidDel="004238F6">
                <w:delText>&lt;xs:annotation&gt;</w:delText>
              </w:r>
            </w:del>
          </w:p>
          <w:p w14:paraId="1C6FBA70" w14:textId="11C2C279" w:rsidR="00C31DBC" w:rsidRPr="009F1B7D" w:rsidDel="004238F6" w:rsidRDefault="00C31DBC" w:rsidP="00A21E86">
            <w:pPr>
              <w:pStyle w:val="XML4"/>
              <w:rPr>
                <w:del w:id="24941" w:author="Thomas Dietz" w:date="2012-08-08T14:26:00Z"/>
              </w:rPr>
            </w:pPr>
            <w:del w:id="24942" w:author="Thomas Dietz" w:date="2012-08-08T14:26:00Z">
              <w:r w:rsidRPr="009F1B7D" w:rsidDel="004238F6">
                <w:delText>&lt;xs:documentation/&gt;</w:delText>
              </w:r>
            </w:del>
          </w:p>
          <w:p w14:paraId="05500CAB" w14:textId="021BC69D" w:rsidR="00C31DBC" w:rsidRPr="009F1B7D" w:rsidDel="004238F6" w:rsidRDefault="00C31DBC" w:rsidP="00011096">
            <w:pPr>
              <w:pStyle w:val="XML3"/>
              <w:rPr>
                <w:del w:id="24943" w:author="Thomas Dietz" w:date="2012-08-08T14:26:00Z"/>
              </w:rPr>
            </w:pPr>
            <w:del w:id="24944" w:author="Thomas Dietz" w:date="2012-08-08T14:26:00Z">
              <w:r w:rsidRPr="009F1B7D" w:rsidDel="004238F6">
                <w:delText>&lt;/xs:annotation&gt;</w:delText>
              </w:r>
            </w:del>
          </w:p>
          <w:p w14:paraId="6B02B584" w14:textId="38F95140" w:rsidR="00C31DBC" w:rsidRPr="009F1B7D" w:rsidDel="004238F6" w:rsidRDefault="00C31DBC" w:rsidP="00011096">
            <w:pPr>
              <w:pStyle w:val="XML3"/>
              <w:rPr>
                <w:del w:id="24945" w:author="Thomas Dietz" w:date="2012-08-08T14:26:00Z"/>
              </w:rPr>
            </w:pPr>
            <w:del w:id="24946" w:author="Thomas Dietz" w:date="2012-08-08T14:26:00Z">
              <w:r w:rsidRPr="009F1B7D" w:rsidDel="004238F6">
                <w:delText>&lt;xs:sequence&gt;</w:delText>
              </w:r>
            </w:del>
          </w:p>
          <w:p w14:paraId="61FA6809" w14:textId="01AAB41E" w:rsidR="00C31DBC" w:rsidRPr="009F1B7D" w:rsidDel="004238F6" w:rsidRDefault="00C31DBC" w:rsidP="00011096">
            <w:pPr>
              <w:pStyle w:val="XML4"/>
              <w:rPr>
                <w:del w:id="24947" w:author="Thomas Dietz" w:date="2012-08-08T14:26:00Z"/>
              </w:rPr>
            </w:pPr>
            <w:del w:id="24948" w:author="Thomas Dietz" w:date="2012-08-08T14:26:00Z">
              <w:r w:rsidRPr="009F1B7D" w:rsidDel="004238F6">
                <w:delText xml:space="preserve">&lt;xs:element name="configuration-point" </w:delText>
              </w:r>
            </w:del>
          </w:p>
          <w:p w14:paraId="5E760E70" w14:textId="7AD158AF" w:rsidR="00C31DBC" w:rsidRPr="009F1B7D" w:rsidDel="004238F6" w:rsidRDefault="00C31DBC" w:rsidP="00011096">
            <w:pPr>
              <w:pStyle w:val="XML9"/>
              <w:rPr>
                <w:del w:id="24949" w:author="Thomas Dietz" w:date="2012-08-08T14:26:00Z"/>
              </w:rPr>
            </w:pPr>
            <w:del w:id="24950" w:author="Thomas Dietz" w:date="2012-08-08T14:26:00Z">
              <w:r w:rsidRPr="009F1B7D" w:rsidDel="004238F6">
                <w:delText>type="OFConfigurationPointType"</w:delText>
              </w:r>
            </w:del>
          </w:p>
          <w:p w14:paraId="7214D17A" w14:textId="6EA267A9" w:rsidR="00C31DBC" w:rsidRPr="009F1B7D" w:rsidDel="004238F6" w:rsidRDefault="00C31DBC" w:rsidP="00011096">
            <w:pPr>
              <w:pStyle w:val="XML9"/>
              <w:rPr>
                <w:del w:id="24951" w:author="Thomas Dietz" w:date="2012-08-08T14:26:00Z"/>
              </w:rPr>
            </w:pPr>
            <w:del w:id="24952" w:author="Thomas Dietz" w:date="2012-08-08T14:26:00Z">
              <w:r w:rsidRPr="009F1B7D" w:rsidDel="004238F6">
                <w:delText>maxOccurs="unbounded"/&gt;</w:delText>
              </w:r>
            </w:del>
          </w:p>
          <w:p w14:paraId="23B519A7" w14:textId="42B3BEFD" w:rsidR="00C31DBC" w:rsidRPr="009F1B7D" w:rsidDel="004238F6" w:rsidRDefault="00C31DBC" w:rsidP="00011096">
            <w:pPr>
              <w:pStyle w:val="XML3"/>
              <w:rPr>
                <w:del w:id="24953" w:author="Thomas Dietz" w:date="2012-08-08T14:26:00Z"/>
              </w:rPr>
            </w:pPr>
            <w:del w:id="24954" w:author="Thomas Dietz" w:date="2012-08-08T14:26:00Z">
              <w:r w:rsidRPr="009F1B7D" w:rsidDel="004238F6">
                <w:delText>&lt;/xs:sequence&gt;</w:delText>
              </w:r>
            </w:del>
          </w:p>
          <w:p w14:paraId="75A5D788" w14:textId="5C0C243D" w:rsidR="00C31DBC" w:rsidRPr="009F1B7D" w:rsidDel="004238F6" w:rsidRDefault="00C31DBC" w:rsidP="00011096">
            <w:pPr>
              <w:pStyle w:val="XML2"/>
              <w:rPr>
                <w:del w:id="24955" w:author="Thomas Dietz" w:date="2012-08-08T14:26:00Z"/>
              </w:rPr>
            </w:pPr>
            <w:del w:id="24956" w:author="Thomas Dietz" w:date="2012-08-08T14:26:00Z">
              <w:r w:rsidRPr="009F1B7D" w:rsidDel="004238F6">
                <w:delText>&lt;/xs:complexType&gt;</w:delText>
              </w:r>
            </w:del>
          </w:p>
          <w:p w14:paraId="764A81A0" w14:textId="4D47C244" w:rsidR="00C31DBC" w:rsidRPr="009F1B7D" w:rsidDel="004238F6" w:rsidRDefault="00C31DBC" w:rsidP="00011096">
            <w:pPr>
              <w:pStyle w:val="XML2"/>
              <w:rPr>
                <w:del w:id="24957" w:author="Thomas Dietz" w:date="2012-08-08T14:26:00Z"/>
              </w:rPr>
            </w:pPr>
            <w:del w:id="24958" w:author="Thomas Dietz" w:date="2012-08-08T14:26:00Z">
              <w:r w:rsidRPr="009F1B7D" w:rsidDel="004238F6">
                <w:delText>&lt;xs:complexType name="OFCapableSwitchResourceListType"&gt;</w:delText>
              </w:r>
            </w:del>
          </w:p>
          <w:p w14:paraId="235BD5D5" w14:textId="463C9B42" w:rsidR="00C31DBC" w:rsidRPr="009F1B7D" w:rsidDel="004238F6" w:rsidRDefault="00C31DBC" w:rsidP="00011096">
            <w:pPr>
              <w:pStyle w:val="XML3"/>
              <w:rPr>
                <w:del w:id="24959" w:author="Thomas Dietz" w:date="2012-08-08T14:26:00Z"/>
              </w:rPr>
            </w:pPr>
            <w:del w:id="24960" w:author="Thomas Dietz" w:date="2012-08-08T14:26:00Z">
              <w:r w:rsidRPr="009F1B7D" w:rsidDel="004238F6">
                <w:delText>&lt;xs:sequence&gt;</w:delText>
              </w:r>
            </w:del>
          </w:p>
          <w:p w14:paraId="152705DA" w14:textId="5D504AC6" w:rsidR="00C31DBC" w:rsidRPr="009F1B7D" w:rsidDel="004238F6" w:rsidRDefault="00C31DBC" w:rsidP="00011096">
            <w:pPr>
              <w:pStyle w:val="XML4"/>
              <w:rPr>
                <w:del w:id="24961" w:author="Thomas Dietz" w:date="2012-08-08T14:26:00Z"/>
              </w:rPr>
            </w:pPr>
            <w:del w:id="24962" w:author="Thomas Dietz" w:date="2012-08-08T14:26:00Z">
              <w:r w:rsidRPr="009F1B7D" w:rsidDel="004238F6">
                <w:delText xml:space="preserve">&lt;xs:element name="port" type="OFPortType" </w:delText>
              </w:r>
            </w:del>
          </w:p>
          <w:p w14:paraId="15183BE3" w14:textId="0E033455" w:rsidR="00C31DBC" w:rsidRPr="009F1B7D" w:rsidDel="004238F6" w:rsidRDefault="00C31DBC" w:rsidP="00011096">
            <w:pPr>
              <w:pStyle w:val="XML9"/>
              <w:rPr>
                <w:del w:id="24963" w:author="Thomas Dietz" w:date="2012-08-08T14:26:00Z"/>
              </w:rPr>
            </w:pPr>
            <w:del w:id="24964" w:author="Thomas Dietz" w:date="2012-08-08T14:26:00Z">
              <w:r w:rsidRPr="009F1B7D" w:rsidDel="004238F6">
                <w:delText>maxOccurs="unbounded"/&gt;</w:delText>
              </w:r>
            </w:del>
          </w:p>
          <w:p w14:paraId="5DBE3613" w14:textId="41FB5B6A" w:rsidR="00C31DBC" w:rsidRPr="009F1B7D" w:rsidDel="004238F6" w:rsidRDefault="00C31DBC" w:rsidP="00011096">
            <w:pPr>
              <w:pStyle w:val="XML4"/>
              <w:rPr>
                <w:del w:id="24965" w:author="Thomas Dietz" w:date="2012-08-08T14:26:00Z"/>
              </w:rPr>
            </w:pPr>
            <w:del w:id="24966" w:author="Thomas Dietz" w:date="2012-08-08T14:26:00Z">
              <w:r w:rsidRPr="009F1B7D" w:rsidDel="004238F6">
                <w:delText xml:space="preserve">&lt;xs:element name="queue" type="OFQueueType" </w:delText>
              </w:r>
            </w:del>
          </w:p>
          <w:p w14:paraId="652D6319" w14:textId="7DD688AF" w:rsidR="00C31DBC" w:rsidRPr="009F1B7D" w:rsidDel="004238F6" w:rsidRDefault="00C31DBC" w:rsidP="00011096">
            <w:pPr>
              <w:pStyle w:val="XML9"/>
              <w:rPr>
                <w:del w:id="24967" w:author="Thomas Dietz" w:date="2012-08-08T14:26:00Z"/>
              </w:rPr>
            </w:pPr>
            <w:del w:id="24968" w:author="Thomas Dietz" w:date="2012-08-08T14:26:00Z">
              <w:r w:rsidRPr="009F1B7D" w:rsidDel="004238F6">
                <w:delText>maxOccurs="unbounded"/&gt;</w:delText>
              </w:r>
            </w:del>
          </w:p>
          <w:p w14:paraId="38ABECCF" w14:textId="74102C9D" w:rsidR="009D0278" w:rsidRPr="009F1B7D" w:rsidDel="004238F6" w:rsidRDefault="009D0278" w:rsidP="009D0278">
            <w:pPr>
              <w:pStyle w:val="XML4"/>
              <w:rPr>
                <w:del w:id="24969" w:author="Thomas Dietz" w:date="2012-08-08T14:26:00Z"/>
              </w:rPr>
            </w:pPr>
            <w:del w:id="24970" w:author="Thomas Dietz" w:date="2012-08-08T14:26:00Z">
              <w:r w:rsidRPr="009F1B7D" w:rsidDel="004238F6">
                <w:delText>&lt;xs:element name="</w:delText>
              </w:r>
              <w:r w:rsidDel="004238F6">
                <w:delText>owned-certificate</w:delText>
              </w:r>
              <w:r w:rsidRPr="009F1B7D" w:rsidDel="004238F6">
                <w:delText>"</w:delText>
              </w:r>
            </w:del>
          </w:p>
          <w:p w14:paraId="36A8865C" w14:textId="03DE14F5" w:rsidR="009D0278" w:rsidRPr="009F1B7D" w:rsidDel="004238F6" w:rsidRDefault="009D0278" w:rsidP="009D0278">
            <w:pPr>
              <w:pStyle w:val="XML9"/>
              <w:rPr>
                <w:del w:id="24971" w:author="Thomas Dietz" w:date="2012-08-08T14:26:00Z"/>
              </w:rPr>
            </w:pPr>
            <w:del w:id="24972" w:author="Thomas Dietz" w:date="2012-08-08T14:26:00Z">
              <w:r w:rsidRPr="009F1B7D" w:rsidDel="004238F6">
                <w:delText>type="OF</w:delText>
              </w:r>
              <w:r w:rsidDel="004238F6">
                <w:delText>OwnedCertificate</w:delText>
              </w:r>
              <w:r w:rsidRPr="009F1B7D" w:rsidDel="004238F6">
                <w:delText>Type" maxOccurs="unbounded"/&gt;</w:delText>
              </w:r>
            </w:del>
          </w:p>
          <w:p w14:paraId="7A3743FF" w14:textId="71549B0A" w:rsidR="009D0278" w:rsidRPr="009F1B7D" w:rsidDel="004238F6" w:rsidRDefault="009D0278" w:rsidP="009D0278">
            <w:pPr>
              <w:pStyle w:val="XML4"/>
              <w:rPr>
                <w:del w:id="24973" w:author="Thomas Dietz" w:date="2012-08-08T14:26:00Z"/>
              </w:rPr>
            </w:pPr>
            <w:del w:id="24974" w:author="Thomas Dietz" w:date="2012-08-08T14:26:00Z">
              <w:r w:rsidRPr="009F1B7D" w:rsidDel="004238F6">
                <w:delText>&lt;xs:element name="</w:delText>
              </w:r>
              <w:r w:rsidDel="004238F6">
                <w:delText>external-certificate</w:delText>
              </w:r>
              <w:r w:rsidRPr="009F1B7D" w:rsidDel="004238F6">
                <w:delText>"</w:delText>
              </w:r>
            </w:del>
          </w:p>
          <w:p w14:paraId="35387FE7" w14:textId="697C0EAC" w:rsidR="009D0278" w:rsidDel="004238F6" w:rsidRDefault="009D0278" w:rsidP="009D0278">
            <w:pPr>
              <w:pStyle w:val="XML9"/>
              <w:rPr>
                <w:del w:id="24975" w:author="Thomas Dietz" w:date="2012-08-08T14:26:00Z"/>
              </w:rPr>
            </w:pPr>
            <w:del w:id="24976" w:author="Thomas Dietz" w:date="2012-08-08T14:26:00Z">
              <w:r w:rsidRPr="009F1B7D" w:rsidDel="004238F6">
                <w:delText>type="OF</w:delText>
              </w:r>
              <w:r w:rsidDel="004238F6">
                <w:delText>ExternalCertificate</w:delText>
              </w:r>
              <w:r w:rsidRPr="009F1B7D" w:rsidDel="004238F6">
                <w:delText xml:space="preserve">Type" </w:delText>
              </w:r>
            </w:del>
          </w:p>
          <w:p w14:paraId="538F9AE8" w14:textId="1380C792" w:rsidR="009D0278" w:rsidDel="004238F6" w:rsidRDefault="009D0278" w:rsidP="009D0278">
            <w:pPr>
              <w:pStyle w:val="XML9"/>
              <w:rPr>
                <w:del w:id="24977" w:author="Thomas Dietz" w:date="2012-08-08T14:26:00Z"/>
              </w:rPr>
            </w:pPr>
            <w:del w:id="24978" w:author="Thomas Dietz" w:date="2012-08-08T14:26:00Z">
              <w:r w:rsidRPr="009F1B7D" w:rsidDel="004238F6">
                <w:delText>maxOccurs="unbounded"/&gt;</w:delText>
              </w:r>
            </w:del>
          </w:p>
          <w:p w14:paraId="66C6C9A7" w14:textId="5AAD82F9" w:rsidR="00B26D1C" w:rsidRPr="009F1B7D" w:rsidDel="004238F6" w:rsidRDefault="00B26D1C" w:rsidP="00BB61C6">
            <w:pPr>
              <w:pStyle w:val="XML4"/>
              <w:rPr>
                <w:del w:id="24979" w:author="Thomas Dietz" w:date="2012-08-08T14:26:00Z"/>
              </w:rPr>
            </w:pPr>
            <w:del w:id="24980" w:author="Thomas Dietz" w:date="2012-08-08T14:26:00Z">
              <w:r w:rsidDel="004238F6">
                <w:delText>&lt;xs:element name="flow-table</w:delText>
              </w:r>
              <w:r w:rsidRPr="009F1B7D" w:rsidDel="004238F6">
                <w:delText>"</w:delText>
              </w:r>
            </w:del>
          </w:p>
          <w:p w14:paraId="3D7258D5" w14:textId="608C94C3" w:rsidR="00B26D1C" w:rsidRPr="009F1B7D" w:rsidDel="004238F6" w:rsidRDefault="00B26D1C" w:rsidP="00B26D1C">
            <w:pPr>
              <w:pStyle w:val="XML9"/>
              <w:rPr>
                <w:del w:id="24981" w:author="Thomas Dietz" w:date="2012-08-08T14:26:00Z"/>
              </w:rPr>
            </w:pPr>
            <w:del w:id="24982" w:author="Thomas Dietz" w:date="2012-08-08T14:26:00Z">
              <w:r w:rsidDel="004238F6">
                <w:delText>type="OFFlowTable</w:delText>
              </w:r>
              <w:r w:rsidRPr="009F1B7D" w:rsidDel="004238F6">
                <w:delText>Type" maxOccurs="unbounded"/&gt;</w:delText>
              </w:r>
            </w:del>
          </w:p>
          <w:p w14:paraId="193F9B03" w14:textId="3FA51602" w:rsidR="00C31DBC" w:rsidRPr="009F1B7D" w:rsidDel="004238F6" w:rsidRDefault="00C31DBC" w:rsidP="00011096">
            <w:pPr>
              <w:pStyle w:val="XML3"/>
              <w:rPr>
                <w:del w:id="24983" w:author="Thomas Dietz" w:date="2012-08-08T14:26:00Z"/>
              </w:rPr>
            </w:pPr>
            <w:del w:id="24984" w:author="Thomas Dietz" w:date="2012-08-08T14:26:00Z">
              <w:r w:rsidRPr="009F1B7D" w:rsidDel="004238F6">
                <w:delText>&lt;/xs:sequence&gt;</w:delText>
              </w:r>
            </w:del>
          </w:p>
          <w:p w14:paraId="382A8F44" w14:textId="24C3135C" w:rsidR="00C31DBC" w:rsidRPr="009F1B7D" w:rsidDel="004238F6" w:rsidRDefault="00C31DBC" w:rsidP="00011096">
            <w:pPr>
              <w:pStyle w:val="XML2"/>
              <w:rPr>
                <w:del w:id="24985" w:author="Thomas Dietz" w:date="2012-08-08T14:26:00Z"/>
              </w:rPr>
            </w:pPr>
            <w:del w:id="24986" w:author="Thomas Dietz" w:date="2012-08-08T14:26:00Z">
              <w:r w:rsidRPr="009F1B7D" w:rsidDel="004238F6">
                <w:delText>&lt;/xs:complexType&gt;</w:delText>
              </w:r>
            </w:del>
          </w:p>
          <w:p w14:paraId="53C700FD" w14:textId="75E22C9F" w:rsidR="00C31DBC" w:rsidRPr="009F1B7D" w:rsidDel="004238F6" w:rsidRDefault="00C31DBC" w:rsidP="00011096">
            <w:pPr>
              <w:pStyle w:val="XML2"/>
              <w:rPr>
                <w:del w:id="24987" w:author="Thomas Dietz" w:date="2012-08-08T14:26:00Z"/>
              </w:rPr>
            </w:pPr>
            <w:del w:id="24988" w:author="Thomas Dietz" w:date="2012-08-08T14:26:00Z">
              <w:r w:rsidRPr="009F1B7D" w:rsidDel="004238F6">
                <w:delText>&lt;xs:complexType name="OFLogicalSwitchListType"&gt;</w:delText>
              </w:r>
            </w:del>
          </w:p>
          <w:p w14:paraId="147DC939" w14:textId="4CB2BFF1" w:rsidR="00C31DBC" w:rsidRPr="009F1B7D" w:rsidDel="004238F6" w:rsidRDefault="00C31DBC" w:rsidP="00011096">
            <w:pPr>
              <w:pStyle w:val="XML3"/>
              <w:rPr>
                <w:del w:id="24989" w:author="Thomas Dietz" w:date="2012-08-08T14:26:00Z"/>
              </w:rPr>
            </w:pPr>
            <w:del w:id="24990" w:author="Thomas Dietz" w:date="2012-08-08T14:26:00Z">
              <w:r w:rsidRPr="009F1B7D" w:rsidDel="004238F6">
                <w:delText>&lt;xs:sequence&gt;</w:delText>
              </w:r>
            </w:del>
          </w:p>
          <w:p w14:paraId="389D44FB" w14:textId="71606629" w:rsidR="00C31DBC" w:rsidRPr="009F1B7D" w:rsidDel="004238F6" w:rsidRDefault="00C31DBC" w:rsidP="00011096">
            <w:pPr>
              <w:pStyle w:val="XML4"/>
              <w:rPr>
                <w:del w:id="24991" w:author="Thomas Dietz" w:date="2012-08-08T14:26:00Z"/>
              </w:rPr>
            </w:pPr>
            <w:del w:id="24992" w:author="Thomas Dietz" w:date="2012-08-08T14:26:00Z">
              <w:r w:rsidRPr="009F1B7D" w:rsidDel="004238F6">
                <w:delText xml:space="preserve">&lt;xs:element name="logical-switch" </w:delText>
              </w:r>
            </w:del>
          </w:p>
          <w:p w14:paraId="046C30A5" w14:textId="0EE94C9B" w:rsidR="00C31DBC" w:rsidRPr="009F1B7D" w:rsidDel="004238F6" w:rsidRDefault="00C31DBC" w:rsidP="00011096">
            <w:pPr>
              <w:pStyle w:val="XML9"/>
              <w:rPr>
                <w:del w:id="24993" w:author="Thomas Dietz" w:date="2012-08-08T14:26:00Z"/>
              </w:rPr>
            </w:pPr>
            <w:del w:id="24994" w:author="Thomas Dietz" w:date="2012-08-08T14:26:00Z">
              <w:r w:rsidRPr="009F1B7D" w:rsidDel="004238F6">
                <w:delText xml:space="preserve">type="OFLogicalSwitchType" </w:delText>
              </w:r>
            </w:del>
          </w:p>
          <w:p w14:paraId="4592ED27" w14:textId="7391CB79" w:rsidR="00C31DBC" w:rsidRPr="009F1B7D" w:rsidDel="004238F6" w:rsidRDefault="00C31DBC" w:rsidP="00011096">
            <w:pPr>
              <w:pStyle w:val="XML9"/>
              <w:rPr>
                <w:del w:id="24995" w:author="Thomas Dietz" w:date="2012-08-08T14:26:00Z"/>
              </w:rPr>
            </w:pPr>
            <w:del w:id="24996" w:author="Thomas Dietz" w:date="2012-08-08T14:26:00Z">
              <w:r w:rsidRPr="009F1B7D" w:rsidDel="004238F6">
                <w:delText>maxOccurs="unbounded"/&gt;</w:delText>
              </w:r>
            </w:del>
          </w:p>
          <w:p w14:paraId="30A0C863" w14:textId="66E8B48B" w:rsidR="00C31DBC" w:rsidRPr="009F1B7D" w:rsidDel="004238F6" w:rsidRDefault="00C31DBC" w:rsidP="00011096">
            <w:pPr>
              <w:pStyle w:val="XML3"/>
              <w:rPr>
                <w:del w:id="24997" w:author="Thomas Dietz" w:date="2012-08-08T14:26:00Z"/>
              </w:rPr>
            </w:pPr>
            <w:del w:id="24998" w:author="Thomas Dietz" w:date="2012-08-08T14:26:00Z">
              <w:r w:rsidRPr="009F1B7D" w:rsidDel="004238F6">
                <w:delText>&lt;/xs:sequence&gt;</w:delText>
              </w:r>
            </w:del>
          </w:p>
          <w:p w14:paraId="233441ED" w14:textId="5DF3C5B2" w:rsidR="00C31DBC" w:rsidRPr="009F1B7D" w:rsidDel="004238F6" w:rsidRDefault="00C31DBC" w:rsidP="00011096">
            <w:pPr>
              <w:pStyle w:val="XML2"/>
              <w:rPr>
                <w:del w:id="24999" w:author="Thomas Dietz" w:date="2012-08-08T14:26:00Z"/>
              </w:rPr>
            </w:pPr>
            <w:del w:id="25000" w:author="Thomas Dietz" w:date="2012-08-08T14:26:00Z">
              <w:r w:rsidRPr="009F1B7D" w:rsidDel="004238F6">
                <w:delText>&lt;/xs:complexType&gt;</w:delText>
              </w:r>
            </w:del>
          </w:p>
          <w:p w14:paraId="26D1F146" w14:textId="6BF41913" w:rsidR="00C31DBC" w:rsidRPr="009F1B7D" w:rsidDel="004238F6" w:rsidRDefault="00C31DBC" w:rsidP="00011096">
            <w:pPr>
              <w:pStyle w:val="XML2"/>
              <w:rPr>
                <w:del w:id="25001" w:author="Thomas Dietz" w:date="2012-08-08T14:26:00Z"/>
              </w:rPr>
            </w:pPr>
          </w:p>
          <w:p w14:paraId="5F21CB8A" w14:textId="67DAEDF0" w:rsidR="00C31DBC" w:rsidRPr="009F1B7D" w:rsidDel="004238F6" w:rsidRDefault="00C31DBC" w:rsidP="00011096">
            <w:pPr>
              <w:pStyle w:val="XML2"/>
              <w:rPr>
                <w:del w:id="25002" w:author="Thomas Dietz" w:date="2012-08-08T14:26:00Z"/>
              </w:rPr>
            </w:pPr>
            <w:del w:id="25003" w:author="Thomas Dietz" w:date="2012-08-08T14:26:00Z">
              <w:r w:rsidRPr="009F1B7D" w:rsidDel="004238F6">
                <w:delText>&lt;xs:complexType name="OFConfigurationPointType"&gt;</w:delText>
              </w:r>
            </w:del>
          </w:p>
          <w:p w14:paraId="2E8A676B" w14:textId="3A287AA8" w:rsidR="00C31DBC" w:rsidRPr="009F1B7D" w:rsidDel="004238F6" w:rsidRDefault="00C31DBC" w:rsidP="00011096">
            <w:pPr>
              <w:pStyle w:val="XML3"/>
              <w:rPr>
                <w:del w:id="25004" w:author="Thomas Dietz" w:date="2012-08-08T14:26:00Z"/>
              </w:rPr>
            </w:pPr>
            <w:del w:id="25005" w:author="Thomas Dietz" w:date="2012-08-08T14:26:00Z">
              <w:r w:rsidRPr="009F1B7D" w:rsidDel="004238F6">
                <w:delText>&lt;xs:annotation&gt;</w:delText>
              </w:r>
            </w:del>
          </w:p>
          <w:p w14:paraId="0EAE3822" w14:textId="0BEEFE77" w:rsidR="00C31DBC" w:rsidRPr="009F1B7D" w:rsidDel="004238F6" w:rsidRDefault="00C31DBC" w:rsidP="00011096">
            <w:pPr>
              <w:pStyle w:val="XML4"/>
              <w:rPr>
                <w:del w:id="25006" w:author="Thomas Dietz" w:date="2012-08-08T14:26:00Z"/>
              </w:rPr>
            </w:pPr>
            <w:del w:id="25007" w:author="Thomas Dietz" w:date="2012-08-08T14:26:00Z">
              <w:r w:rsidRPr="009F1B7D" w:rsidDel="004238F6">
                <w:delText xml:space="preserve">&lt;xs:documentation&gt;Representation of an OpenFlow </w:delText>
              </w:r>
              <w:r w:rsidDel="004238F6">
                <w:delText>Configuration Point</w:delText>
              </w:r>
              <w:r w:rsidRPr="009F1B7D" w:rsidDel="004238F6">
                <w:delText>.</w:delText>
              </w:r>
            </w:del>
          </w:p>
          <w:p w14:paraId="4CAC3609" w14:textId="513B94AC" w:rsidR="00C31DBC" w:rsidRPr="009F1B7D" w:rsidDel="004238F6" w:rsidRDefault="00C31DBC" w:rsidP="00011096">
            <w:pPr>
              <w:pStyle w:val="XML4"/>
              <w:rPr>
                <w:del w:id="25008" w:author="Thomas Dietz" w:date="2012-08-08T14:26:00Z"/>
              </w:rPr>
            </w:pPr>
            <w:del w:id="25009" w:author="Thomas Dietz" w:date="2012-08-08T14:26:00Z">
              <w:r w:rsidRPr="009F1B7D" w:rsidDel="004238F6">
                <w:delText>&lt;/xs:documentation&gt;</w:delText>
              </w:r>
            </w:del>
          </w:p>
          <w:p w14:paraId="05A1CE44" w14:textId="664B1A89" w:rsidR="00C31DBC" w:rsidRPr="009F1B7D" w:rsidDel="004238F6" w:rsidRDefault="00C31DBC" w:rsidP="00011096">
            <w:pPr>
              <w:pStyle w:val="XML3"/>
              <w:rPr>
                <w:del w:id="25010" w:author="Thomas Dietz" w:date="2012-08-08T14:26:00Z"/>
              </w:rPr>
            </w:pPr>
            <w:del w:id="25011" w:author="Thomas Dietz" w:date="2012-08-08T14:26:00Z">
              <w:r w:rsidRPr="009F1B7D" w:rsidDel="004238F6">
                <w:delText>&lt;/xs:annotation&gt;</w:delText>
              </w:r>
            </w:del>
          </w:p>
          <w:p w14:paraId="2B72B5C2" w14:textId="15B103E1" w:rsidR="00C31DBC" w:rsidRPr="009F1B7D" w:rsidDel="004238F6" w:rsidRDefault="00C31DBC" w:rsidP="00011096">
            <w:pPr>
              <w:pStyle w:val="XML3"/>
              <w:rPr>
                <w:del w:id="25012" w:author="Thomas Dietz" w:date="2012-08-08T14:26:00Z"/>
              </w:rPr>
            </w:pPr>
            <w:del w:id="25013" w:author="Thomas Dietz" w:date="2012-08-08T14:26:00Z">
              <w:r w:rsidRPr="009F1B7D" w:rsidDel="004238F6">
                <w:delText>&lt;xs:sequence&gt;</w:delText>
              </w:r>
            </w:del>
          </w:p>
          <w:p w14:paraId="6AB3B003" w14:textId="29457C50" w:rsidR="00C31DBC" w:rsidRPr="009F1B7D" w:rsidDel="004238F6" w:rsidRDefault="00C31DBC" w:rsidP="00011096">
            <w:pPr>
              <w:pStyle w:val="XML4"/>
              <w:rPr>
                <w:del w:id="25014" w:author="Thomas Dietz" w:date="2012-08-08T14:26:00Z"/>
              </w:rPr>
            </w:pPr>
            <w:del w:id="25015" w:author="Thomas Dietz" w:date="2012-08-08T14:26:00Z">
              <w:r w:rsidRPr="009F1B7D" w:rsidDel="004238F6">
                <w:delText>&lt;xs:element name="id" type="OFConfigID"&gt;</w:delText>
              </w:r>
            </w:del>
          </w:p>
          <w:p w14:paraId="0A744972" w14:textId="58140C1E" w:rsidR="00C31DBC" w:rsidRPr="009F1B7D" w:rsidDel="004238F6" w:rsidRDefault="00C31DBC" w:rsidP="00011096">
            <w:pPr>
              <w:pStyle w:val="XML5"/>
              <w:rPr>
                <w:del w:id="25016" w:author="Thomas Dietz" w:date="2012-08-08T14:26:00Z"/>
              </w:rPr>
            </w:pPr>
            <w:del w:id="25017" w:author="Thomas Dietz" w:date="2012-08-08T14:26:00Z">
              <w:r w:rsidRPr="009F1B7D" w:rsidDel="004238F6">
                <w:delText>&lt;xs:annotation&gt;</w:delText>
              </w:r>
            </w:del>
          </w:p>
          <w:p w14:paraId="2A325289" w14:textId="4F0FE0D7" w:rsidR="00C31DBC" w:rsidRPr="009F1B7D" w:rsidDel="004238F6" w:rsidRDefault="00C31DBC" w:rsidP="00011096">
            <w:pPr>
              <w:pStyle w:val="XML6"/>
              <w:rPr>
                <w:del w:id="25018" w:author="Thomas Dietz" w:date="2012-08-08T14:26:00Z"/>
              </w:rPr>
            </w:pPr>
            <w:del w:id="25019" w:author="Thomas Dietz" w:date="2012-08-08T14:26:00Z">
              <w:r w:rsidRPr="009F1B7D" w:rsidDel="004238F6">
                <w:delText xml:space="preserve">&lt;xs:documentation&gt;An identifier that identifies a </w:delText>
              </w:r>
              <w:r w:rsidDel="004238F6">
                <w:delText>Configuration Point</w:delText>
              </w:r>
              <w:r w:rsidRPr="009F1B7D" w:rsidDel="004238F6">
                <w:delText xml:space="preserve"> of the OpenFlow Capable Switch.</w:delText>
              </w:r>
            </w:del>
          </w:p>
          <w:p w14:paraId="67952D7B" w14:textId="17C4B8E4" w:rsidR="00C31DBC" w:rsidRPr="009F1B7D" w:rsidDel="004238F6" w:rsidRDefault="00C31DBC" w:rsidP="00011096">
            <w:pPr>
              <w:pStyle w:val="XML6"/>
              <w:rPr>
                <w:del w:id="25020" w:author="Thomas Dietz" w:date="2012-08-08T14:26:00Z"/>
              </w:rPr>
            </w:pPr>
            <w:del w:id="25021" w:author="Thomas Dietz" w:date="2012-08-08T14:26:00Z">
              <w:r w:rsidRPr="009F1B7D" w:rsidDel="004238F6">
                <w:delText>&lt;/xs:documentation&gt;</w:delText>
              </w:r>
            </w:del>
          </w:p>
          <w:p w14:paraId="60FEAE1C" w14:textId="1CFB0489" w:rsidR="00C31DBC" w:rsidRPr="009F1B7D" w:rsidDel="004238F6" w:rsidRDefault="00C31DBC" w:rsidP="00011096">
            <w:pPr>
              <w:pStyle w:val="XML5"/>
              <w:rPr>
                <w:del w:id="25022" w:author="Thomas Dietz" w:date="2012-08-08T14:26:00Z"/>
              </w:rPr>
            </w:pPr>
            <w:del w:id="25023" w:author="Thomas Dietz" w:date="2012-08-08T14:26:00Z">
              <w:r w:rsidRPr="009F1B7D" w:rsidDel="004238F6">
                <w:delText>&lt;/xs:annotation&gt;</w:delText>
              </w:r>
            </w:del>
          </w:p>
          <w:p w14:paraId="256A4DA0" w14:textId="7844A3E5" w:rsidR="00C31DBC" w:rsidRPr="009F1B7D" w:rsidDel="004238F6" w:rsidRDefault="00C31DBC" w:rsidP="00011096">
            <w:pPr>
              <w:pStyle w:val="XML4"/>
              <w:rPr>
                <w:del w:id="25024" w:author="Thomas Dietz" w:date="2012-08-08T14:26:00Z"/>
              </w:rPr>
            </w:pPr>
            <w:del w:id="25025" w:author="Thomas Dietz" w:date="2012-08-08T14:26:00Z">
              <w:r w:rsidRPr="009F1B7D" w:rsidDel="004238F6">
                <w:delText>&lt;/xs:element&gt;</w:delText>
              </w:r>
            </w:del>
          </w:p>
          <w:p w14:paraId="7A30CAB7" w14:textId="370C2DC5" w:rsidR="00C31DBC" w:rsidRPr="009F1B7D" w:rsidDel="004238F6" w:rsidRDefault="00C31DBC" w:rsidP="00011096">
            <w:pPr>
              <w:pStyle w:val="XML4"/>
              <w:rPr>
                <w:del w:id="25026" w:author="Thomas Dietz" w:date="2012-08-08T14:26:00Z"/>
              </w:rPr>
            </w:pPr>
            <w:del w:id="25027" w:author="Thomas Dietz" w:date="2012-08-08T14:26:00Z">
              <w:r w:rsidRPr="009F1B7D" w:rsidDel="004238F6">
                <w:delText>&lt;xs:element name="uri" type="inet:uri"&gt;</w:delText>
              </w:r>
            </w:del>
          </w:p>
          <w:p w14:paraId="3CDDB548" w14:textId="09E51C2B" w:rsidR="00C31DBC" w:rsidRPr="009F1B7D" w:rsidDel="004238F6" w:rsidRDefault="00C31DBC" w:rsidP="00011096">
            <w:pPr>
              <w:pStyle w:val="XML5"/>
              <w:rPr>
                <w:del w:id="25028" w:author="Thomas Dietz" w:date="2012-08-08T14:26:00Z"/>
              </w:rPr>
            </w:pPr>
            <w:del w:id="25029" w:author="Thomas Dietz" w:date="2012-08-08T14:26:00Z">
              <w:r w:rsidRPr="009F1B7D" w:rsidDel="004238F6">
                <w:delText>&lt;xs:annotation&gt;</w:delText>
              </w:r>
            </w:del>
          </w:p>
          <w:p w14:paraId="20806D17" w14:textId="317336B7" w:rsidR="00C31DBC" w:rsidRPr="009F1B7D" w:rsidDel="004238F6" w:rsidRDefault="00C31DBC" w:rsidP="00011096">
            <w:pPr>
              <w:pStyle w:val="XML6"/>
              <w:rPr>
                <w:del w:id="25030" w:author="Thomas Dietz" w:date="2012-08-08T14:26:00Z"/>
              </w:rPr>
            </w:pPr>
            <w:del w:id="25031" w:author="Thomas Dietz" w:date="2012-08-08T14:26:00Z">
              <w:r w:rsidRPr="009F1B7D" w:rsidDel="004238F6">
                <w:delText xml:space="preserve">&lt;xs:documentation&gt;A locator of the </w:delText>
              </w:r>
              <w:r w:rsidDel="004238F6">
                <w:delText>Configuration Point</w:delText>
              </w:r>
              <w:r w:rsidRPr="009F1B7D" w:rsidDel="004238F6">
                <w:delText xml:space="preserve">. This element MAY contain a locator of the </w:delText>
              </w:r>
              <w:r w:rsidDel="004238F6">
                <w:delText>configuration point</w:delText>
              </w:r>
              <w:r w:rsidRPr="009F1B7D" w:rsidDel="004238F6">
                <w:delText xml:space="preserve"> including, for example, an IP address and a port number.</w:delText>
              </w:r>
            </w:del>
          </w:p>
          <w:p w14:paraId="79E5CE57" w14:textId="1C195601" w:rsidR="00C31DBC" w:rsidRPr="009F1B7D" w:rsidDel="004238F6" w:rsidRDefault="00C31DBC" w:rsidP="00011096">
            <w:pPr>
              <w:pStyle w:val="XML6"/>
              <w:rPr>
                <w:del w:id="25032" w:author="Thomas Dietz" w:date="2012-08-08T14:26:00Z"/>
              </w:rPr>
            </w:pPr>
            <w:del w:id="25033" w:author="Thomas Dietz" w:date="2012-08-08T14:26:00Z">
              <w:r w:rsidRPr="009F1B7D" w:rsidDel="004238F6">
                <w:delText>&lt;/xs:documentation&gt;</w:delText>
              </w:r>
            </w:del>
          </w:p>
          <w:p w14:paraId="0029C849" w14:textId="457064C7" w:rsidR="00C31DBC" w:rsidRPr="009F1B7D" w:rsidDel="004238F6" w:rsidRDefault="00C31DBC" w:rsidP="00011096">
            <w:pPr>
              <w:pStyle w:val="XML5"/>
              <w:rPr>
                <w:del w:id="25034" w:author="Thomas Dietz" w:date="2012-08-08T14:26:00Z"/>
              </w:rPr>
            </w:pPr>
            <w:del w:id="25035" w:author="Thomas Dietz" w:date="2012-08-08T14:26:00Z">
              <w:r w:rsidRPr="009F1B7D" w:rsidDel="004238F6">
                <w:delText>&lt;/xs:annotation&gt;</w:delText>
              </w:r>
            </w:del>
          </w:p>
          <w:p w14:paraId="5DF5428E" w14:textId="6A1BAACC" w:rsidR="00C31DBC" w:rsidRPr="009F1B7D" w:rsidDel="004238F6" w:rsidRDefault="00C31DBC" w:rsidP="00011096">
            <w:pPr>
              <w:pStyle w:val="XML4"/>
              <w:rPr>
                <w:del w:id="25036" w:author="Thomas Dietz" w:date="2012-08-08T14:26:00Z"/>
              </w:rPr>
            </w:pPr>
            <w:del w:id="25037" w:author="Thomas Dietz" w:date="2012-08-08T14:26:00Z">
              <w:r w:rsidRPr="009F1B7D" w:rsidDel="004238F6">
                <w:delText>&lt;/xs:element&gt;</w:delText>
              </w:r>
            </w:del>
          </w:p>
          <w:p w14:paraId="2507179B" w14:textId="01B6EB0D" w:rsidR="00C31DBC" w:rsidRPr="009F1B7D" w:rsidDel="004238F6" w:rsidRDefault="00C31DBC" w:rsidP="00011096">
            <w:pPr>
              <w:pStyle w:val="XML4"/>
              <w:rPr>
                <w:del w:id="25038" w:author="Thomas Dietz" w:date="2012-08-08T14:26:00Z"/>
              </w:rPr>
            </w:pPr>
            <w:del w:id="25039" w:author="Thomas Dietz" w:date="2012-08-08T14:26:00Z">
              <w:r w:rsidRPr="009F1B7D" w:rsidDel="004238F6">
                <w:delText xml:space="preserve">&lt;xs:element name="protocol" </w:delText>
              </w:r>
            </w:del>
          </w:p>
          <w:p w14:paraId="1C216B41" w14:textId="031B41A5" w:rsidR="00C31DBC" w:rsidRPr="009F1B7D" w:rsidDel="004238F6" w:rsidRDefault="00C31DBC" w:rsidP="00011096">
            <w:pPr>
              <w:pStyle w:val="XML9"/>
              <w:rPr>
                <w:del w:id="25040" w:author="Thomas Dietz" w:date="2012-08-08T14:26:00Z"/>
              </w:rPr>
            </w:pPr>
            <w:del w:id="25041" w:author="Thomas Dietz" w:date="2012-08-08T14:26:00Z">
              <w:r w:rsidRPr="009F1B7D" w:rsidDel="004238F6">
                <w:delText>type="OFConfigurationPointProtocolType"&gt;</w:delText>
              </w:r>
            </w:del>
          </w:p>
          <w:p w14:paraId="491C5D34" w14:textId="16742375" w:rsidR="00C31DBC" w:rsidRPr="009F1B7D" w:rsidDel="004238F6" w:rsidRDefault="00C31DBC" w:rsidP="00011096">
            <w:pPr>
              <w:pStyle w:val="XML5"/>
              <w:rPr>
                <w:del w:id="25042" w:author="Thomas Dietz" w:date="2012-08-08T14:26:00Z"/>
              </w:rPr>
            </w:pPr>
            <w:del w:id="25043" w:author="Thomas Dietz" w:date="2012-08-08T14:26:00Z">
              <w:r w:rsidRPr="009F1B7D" w:rsidDel="004238F6">
                <w:delText>&lt;xs:annotation&gt;</w:delText>
              </w:r>
            </w:del>
          </w:p>
          <w:p w14:paraId="60305D65" w14:textId="0E931BB4" w:rsidR="00C31DBC" w:rsidRPr="009F1B7D" w:rsidDel="004238F6" w:rsidRDefault="00C31DBC" w:rsidP="00011096">
            <w:pPr>
              <w:pStyle w:val="XML6"/>
              <w:rPr>
                <w:del w:id="25044" w:author="Thomas Dietz" w:date="2012-08-08T14:26:00Z"/>
              </w:rPr>
            </w:pPr>
            <w:del w:id="25045" w:author="Thomas Dietz" w:date="2012-08-08T14:26:00Z">
              <w:r w:rsidRPr="009F1B7D" w:rsidDel="004238F6">
                <w:delText xml:space="preserve">&lt;xs:documentation&gt;The transport protocol that the </w:delText>
              </w:r>
              <w:r w:rsidDel="004238F6">
                <w:delText>Configuration Point</w:delText>
              </w:r>
              <w:r w:rsidRPr="009F1B7D" w:rsidDel="004238F6">
                <w:delText xml:space="preserve"> uses when communicating via NETCONF with the OpenFlow Capable Switch.</w:delText>
              </w:r>
            </w:del>
          </w:p>
          <w:p w14:paraId="3A7BCCCD" w14:textId="102107B5" w:rsidR="00C31DBC" w:rsidRPr="009F1B7D" w:rsidDel="004238F6" w:rsidRDefault="00C31DBC" w:rsidP="00011096">
            <w:pPr>
              <w:pStyle w:val="XML6"/>
              <w:rPr>
                <w:del w:id="25046" w:author="Thomas Dietz" w:date="2012-08-08T14:26:00Z"/>
              </w:rPr>
            </w:pPr>
            <w:del w:id="25047" w:author="Thomas Dietz" w:date="2012-08-08T14:26:00Z">
              <w:r w:rsidRPr="009F1B7D" w:rsidDel="004238F6">
                <w:delText>&lt;/xs:documentation&gt;</w:delText>
              </w:r>
            </w:del>
          </w:p>
          <w:p w14:paraId="3A6C9789" w14:textId="2934D55F" w:rsidR="00C31DBC" w:rsidRPr="009F1B7D" w:rsidDel="004238F6" w:rsidRDefault="00C31DBC" w:rsidP="00011096">
            <w:pPr>
              <w:pStyle w:val="XML5"/>
              <w:rPr>
                <w:del w:id="25048" w:author="Thomas Dietz" w:date="2012-08-08T14:26:00Z"/>
              </w:rPr>
            </w:pPr>
            <w:del w:id="25049" w:author="Thomas Dietz" w:date="2012-08-08T14:26:00Z">
              <w:r w:rsidRPr="009F1B7D" w:rsidDel="004238F6">
                <w:delText>&lt;/xs:annotation&gt;</w:delText>
              </w:r>
            </w:del>
          </w:p>
          <w:p w14:paraId="72FE2C0C" w14:textId="3DB5831A" w:rsidR="00C31DBC" w:rsidRPr="009F1B7D" w:rsidDel="004238F6" w:rsidRDefault="00C31DBC" w:rsidP="00011096">
            <w:pPr>
              <w:pStyle w:val="XML4"/>
              <w:rPr>
                <w:del w:id="25050" w:author="Thomas Dietz" w:date="2012-08-08T14:26:00Z"/>
              </w:rPr>
            </w:pPr>
            <w:del w:id="25051" w:author="Thomas Dietz" w:date="2012-08-08T14:26:00Z">
              <w:r w:rsidRPr="009F1B7D" w:rsidDel="004238F6">
                <w:delText>&lt;/xs:element&gt;</w:delText>
              </w:r>
            </w:del>
          </w:p>
          <w:p w14:paraId="1BECBAED" w14:textId="0F43F4A3" w:rsidR="00C31DBC" w:rsidRPr="009F1B7D" w:rsidDel="004238F6" w:rsidRDefault="00C31DBC" w:rsidP="00011096">
            <w:pPr>
              <w:pStyle w:val="XML3"/>
              <w:rPr>
                <w:del w:id="25052" w:author="Thomas Dietz" w:date="2012-08-08T14:26:00Z"/>
              </w:rPr>
            </w:pPr>
            <w:del w:id="25053" w:author="Thomas Dietz" w:date="2012-08-08T14:26:00Z">
              <w:r w:rsidRPr="009F1B7D" w:rsidDel="004238F6">
                <w:delText>&lt;/xs:sequence&gt;</w:delText>
              </w:r>
            </w:del>
          </w:p>
          <w:p w14:paraId="63CBE598" w14:textId="30F348AB" w:rsidR="00C31DBC" w:rsidRPr="009F1B7D" w:rsidDel="004238F6" w:rsidRDefault="00C31DBC" w:rsidP="00011096">
            <w:pPr>
              <w:pStyle w:val="XML2"/>
              <w:rPr>
                <w:del w:id="25054" w:author="Thomas Dietz" w:date="2012-08-08T14:26:00Z"/>
              </w:rPr>
            </w:pPr>
            <w:del w:id="25055" w:author="Thomas Dietz" w:date="2012-08-08T14:26:00Z">
              <w:r w:rsidRPr="009F1B7D" w:rsidDel="004238F6">
                <w:delText>&lt;/xs:complexType&gt;</w:delText>
              </w:r>
            </w:del>
          </w:p>
          <w:p w14:paraId="2033EDB5" w14:textId="00379500" w:rsidR="00C31DBC" w:rsidRPr="009F1B7D" w:rsidDel="004238F6" w:rsidRDefault="00C31DBC" w:rsidP="00011096">
            <w:pPr>
              <w:pStyle w:val="XML2"/>
              <w:rPr>
                <w:del w:id="25056" w:author="Thomas Dietz" w:date="2012-08-08T14:26:00Z"/>
              </w:rPr>
            </w:pPr>
          </w:p>
          <w:p w14:paraId="03330B67" w14:textId="3309C5F1" w:rsidR="00C31DBC" w:rsidRPr="009F1B7D" w:rsidDel="004238F6" w:rsidRDefault="00C31DBC" w:rsidP="00011096">
            <w:pPr>
              <w:pStyle w:val="XML2"/>
              <w:rPr>
                <w:del w:id="25057" w:author="Thomas Dietz" w:date="2012-08-08T14:26:00Z"/>
              </w:rPr>
            </w:pPr>
            <w:del w:id="25058" w:author="Thomas Dietz" w:date="2012-08-08T14:26:00Z">
              <w:r w:rsidRPr="009F1B7D" w:rsidDel="004238F6">
                <w:delText>&lt;xs:simpleType name="OFConfigurationPointProtocolType"&gt;</w:delText>
              </w:r>
            </w:del>
          </w:p>
          <w:p w14:paraId="58492F4E" w14:textId="011FDEDF" w:rsidR="00C31DBC" w:rsidRPr="009F1B7D" w:rsidDel="004238F6" w:rsidRDefault="00C31DBC" w:rsidP="00011096">
            <w:pPr>
              <w:pStyle w:val="XML3"/>
              <w:rPr>
                <w:del w:id="25059" w:author="Thomas Dietz" w:date="2012-08-08T14:26:00Z"/>
              </w:rPr>
            </w:pPr>
            <w:del w:id="25060" w:author="Thomas Dietz" w:date="2012-08-08T14:26:00Z">
              <w:r w:rsidRPr="009F1B7D" w:rsidDel="004238F6">
                <w:delText>&lt;xs:annotation&gt;</w:delText>
              </w:r>
            </w:del>
          </w:p>
          <w:p w14:paraId="0AA8A8B8" w14:textId="29851734" w:rsidR="00C31DBC" w:rsidRPr="009F1B7D" w:rsidDel="004238F6" w:rsidRDefault="00C31DBC" w:rsidP="00011096">
            <w:pPr>
              <w:pStyle w:val="XML4"/>
              <w:rPr>
                <w:del w:id="25061" w:author="Thomas Dietz" w:date="2012-08-08T14:26:00Z"/>
              </w:rPr>
            </w:pPr>
            <w:del w:id="25062" w:author="Thomas Dietz" w:date="2012-08-08T14:26:00Z">
              <w:r w:rsidRPr="009F1B7D" w:rsidDel="004238F6">
                <w:delText>&lt;xs:documentation&gt;The mappings of NETCONF to different transport protocols are defined in RFC 6242 for SSH, RFC 4743 for SOAP, RFC 4744 for BEEP, and RFC 5539 for TLS.</w:delText>
              </w:r>
            </w:del>
          </w:p>
          <w:p w14:paraId="035D5C1C" w14:textId="01A0B27A" w:rsidR="00C31DBC" w:rsidRPr="009F1B7D" w:rsidDel="004238F6" w:rsidRDefault="00C31DBC" w:rsidP="00011096">
            <w:pPr>
              <w:pStyle w:val="XML4"/>
              <w:rPr>
                <w:del w:id="25063" w:author="Thomas Dietz" w:date="2012-08-08T14:26:00Z"/>
              </w:rPr>
            </w:pPr>
            <w:del w:id="25064" w:author="Thomas Dietz" w:date="2012-08-08T14:26:00Z">
              <w:r w:rsidRPr="009F1B7D" w:rsidDel="004238F6">
                <w:delText>&lt;/xs:documentation&gt;</w:delText>
              </w:r>
            </w:del>
          </w:p>
          <w:p w14:paraId="2FA359AB" w14:textId="4988FAA9" w:rsidR="00C31DBC" w:rsidRPr="009F1B7D" w:rsidDel="004238F6" w:rsidRDefault="00C31DBC" w:rsidP="00011096">
            <w:pPr>
              <w:pStyle w:val="XML3"/>
              <w:rPr>
                <w:del w:id="25065" w:author="Thomas Dietz" w:date="2012-08-08T14:26:00Z"/>
              </w:rPr>
            </w:pPr>
            <w:del w:id="25066" w:author="Thomas Dietz" w:date="2012-08-08T14:26:00Z">
              <w:r w:rsidRPr="009F1B7D" w:rsidDel="004238F6">
                <w:delText>&lt;/xs:annotation&gt;</w:delText>
              </w:r>
            </w:del>
          </w:p>
          <w:p w14:paraId="28B3B124" w14:textId="03635DBC" w:rsidR="00C31DBC" w:rsidRPr="009F1B7D" w:rsidDel="004238F6" w:rsidRDefault="00C31DBC" w:rsidP="00011096">
            <w:pPr>
              <w:pStyle w:val="XML3"/>
              <w:rPr>
                <w:del w:id="25067" w:author="Thomas Dietz" w:date="2012-08-08T14:26:00Z"/>
              </w:rPr>
            </w:pPr>
            <w:del w:id="25068" w:author="Thomas Dietz" w:date="2012-08-08T14:26:00Z">
              <w:r w:rsidRPr="009F1B7D" w:rsidDel="004238F6">
                <w:delText>&lt;xs:restriction base="xs:string"&gt;</w:delText>
              </w:r>
            </w:del>
          </w:p>
          <w:p w14:paraId="109F7884" w14:textId="70045A08" w:rsidR="00C31DBC" w:rsidRPr="009F1B7D" w:rsidDel="004238F6" w:rsidRDefault="00C31DBC" w:rsidP="00011096">
            <w:pPr>
              <w:pStyle w:val="XML4"/>
              <w:rPr>
                <w:del w:id="25069" w:author="Thomas Dietz" w:date="2012-08-08T14:26:00Z"/>
              </w:rPr>
            </w:pPr>
            <w:del w:id="25070" w:author="Thomas Dietz" w:date="2012-08-08T14:26:00Z">
              <w:r w:rsidRPr="009F1B7D" w:rsidDel="004238F6">
                <w:delText>&lt;xs:enumeration value="ssh"/&gt;</w:delText>
              </w:r>
            </w:del>
          </w:p>
          <w:p w14:paraId="50DF098A" w14:textId="5A6EB781" w:rsidR="00C31DBC" w:rsidRPr="009F1B7D" w:rsidDel="004238F6" w:rsidRDefault="00C31DBC" w:rsidP="00011096">
            <w:pPr>
              <w:pStyle w:val="XML4"/>
              <w:rPr>
                <w:del w:id="25071" w:author="Thomas Dietz" w:date="2012-08-08T14:26:00Z"/>
              </w:rPr>
            </w:pPr>
            <w:del w:id="25072" w:author="Thomas Dietz" w:date="2012-08-08T14:26:00Z">
              <w:r w:rsidRPr="009F1B7D" w:rsidDel="004238F6">
                <w:delText>&lt;xs:enumeration value="soap"/&gt;</w:delText>
              </w:r>
            </w:del>
          </w:p>
          <w:p w14:paraId="177DC5B5" w14:textId="058C9ADB" w:rsidR="00C31DBC" w:rsidRPr="009F1B7D" w:rsidDel="004238F6" w:rsidRDefault="00C31DBC" w:rsidP="00011096">
            <w:pPr>
              <w:pStyle w:val="XML4"/>
              <w:rPr>
                <w:del w:id="25073" w:author="Thomas Dietz" w:date="2012-08-08T14:26:00Z"/>
              </w:rPr>
            </w:pPr>
            <w:del w:id="25074" w:author="Thomas Dietz" w:date="2012-08-08T14:26:00Z">
              <w:r w:rsidRPr="009F1B7D" w:rsidDel="004238F6">
                <w:delText>&lt;xs:enumeration value="tls"/&gt;</w:delText>
              </w:r>
            </w:del>
          </w:p>
          <w:p w14:paraId="4F166AAC" w14:textId="4D8E8D5E" w:rsidR="00C31DBC" w:rsidRPr="009F1B7D" w:rsidDel="004238F6" w:rsidRDefault="00C31DBC" w:rsidP="00011096">
            <w:pPr>
              <w:pStyle w:val="XML4"/>
              <w:rPr>
                <w:del w:id="25075" w:author="Thomas Dietz" w:date="2012-08-08T14:26:00Z"/>
              </w:rPr>
            </w:pPr>
            <w:del w:id="25076" w:author="Thomas Dietz" w:date="2012-08-08T14:26:00Z">
              <w:r w:rsidRPr="009F1B7D" w:rsidDel="004238F6">
                <w:delText>&lt;xs:enumeration value="beep"/&gt;</w:delText>
              </w:r>
            </w:del>
          </w:p>
          <w:p w14:paraId="2A0731FC" w14:textId="4CCE1D4D" w:rsidR="00C31DBC" w:rsidRPr="009F1B7D" w:rsidDel="004238F6" w:rsidRDefault="00C31DBC" w:rsidP="00011096">
            <w:pPr>
              <w:pStyle w:val="XML3"/>
              <w:rPr>
                <w:del w:id="25077" w:author="Thomas Dietz" w:date="2012-08-08T14:26:00Z"/>
              </w:rPr>
            </w:pPr>
            <w:del w:id="25078" w:author="Thomas Dietz" w:date="2012-08-08T14:26:00Z">
              <w:r w:rsidRPr="009F1B7D" w:rsidDel="004238F6">
                <w:delText>&lt;/xs:restriction&gt;</w:delText>
              </w:r>
            </w:del>
          </w:p>
          <w:p w14:paraId="711560CB" w14:textId="2F116C90" w:rsidR="00C31DBC" w:rsidRPr="009F1B7D" w:rsidDel="004238F6" w:rsidRDefault="00C31DBC" w:rsidP="00011096">
            <w:pPr>
              <w:pStyle w:val="XML2"/>
              <w:rPr>
                <w:del w:id="25079" w:author="Thomas Dietz" w:date="2012-08-08T14:26:00Z"/>
              </w:rPr>
            </w:pPr>
            <w:del w:id="25080" w:author="Thomas Dietz" w:date="2012-08-08T14:26:00Z">
              <w:r w:rsidRPr="009F1B7D" w:rsidDel="004238F6">
                <w:delText>&lt;/xs:simpleType&gt;</w:delText>
              </w:r>
            </w:del>
          </w:p>
          <w:p w14:paraId="5C2F3A30" w14:textId="4A7E9579" w:rsidR="00C31DBC" w:rsidRPr="009F1B7D" w:rsidDel="004238F6" w:rsidRDefault="00C31DBC" w:rsidP="00011096">
            <w:pPr>
              <w:pStyle w:val="XML2"/>
              <w:rPr>
                <w:del w:id="25081" w:author="Thomas Dietz" w:date="2012-08-08T14:26:00Z"/>
              </w:rPr>
            </w:pPr>
          </w:p>
          <w:p w14:paraId="1AD839C0" w14:textId="43738E79" w:rsidR="00C31DBC" w:rsidRPr="009F1B7D" w:rsidDel="004238F6" w:rsidRDefault="00C31DBC" w:rsidP="00011096">
            <w:pPr>
              <w:pStyle w:val="XML2"/>
              <w:rPr>
                <w:del w:id="25082" w:author="Thomas Dietz" w:date="2012-08-08T14:26:00Z"/>
              </w:rPr>
            </w:pPr>
            <w:del w:id="25083" w:author="Thomas Dietz" w:date="2012-08-08T14:26:00Z">
              <w:r w:rsidRPr="009F1B7D" w:rsidDel="004238F6">
                <w:delText>&lt;xs:complexType name="OFLogicalSwitchType"&gt;</w:delText>
              </w:r>
            </w:del>
          </w:p>
          <w:p w14:paraId="742C4D51" w14:textId="471C66D3" w:rsidR="00C31DBC" w:rsidRPr="009F1B7D" w:rsidDel="004238F6" w:rsidRDefault="00C31DBC" w:rsidP="00011096">
            <w:pPr>
              <w:pStyle w:val="XML3"/>
              <w:rPr>
                <w:del w:id="25084" w:author="Thomas Dietz" w:date="2012-08-08T14:26:00Z"/>
              </w:rPr>
            </w:pPr>
            <w:del w:id="25085" w:author="Thomas Dietz" w:date="2012-08-08T14:26:00Z">
              <w:r w:rsidRPr="009F1B7D" w:rsidDel="004238F6">
                <w:delText>&lt;xs:annotation&gt;</w:delText>
              </w:r>
            </w:del>
          </w:p>
          <w:p w14:paraId="629F2312" w14:textId="79109432" w:rsidR="00C31DBC" w:rsidRPr="009F1B7D" w:rsidDel="004238F6" w:rsidRDefault="00C31DBC" w:rsidP="00011096">
            <w:pPr>
              <w:pStyle w:val="XML4"/>
              <w:rPr>
                <w:del w:id="25086" w:author="Thomas Dietz" w:date="2012-08-08T14:26:00Z"/>
              </w:rPr>
            </w:pPr>
            <w:del w:id="25087" w:author="Thomas Dietz" w:date="2012-08-08T14:26:00Z">
              <w:r w:rsidRPr="009F1B7D" w:rsidDel="004238F6">
                <w:delText>&lt;xs:documentation&gt;The representation of an OpenFlow Logical Switch</w:delText>
              </w:r>
            </w:del>
          </w:p>
          <w:p w14:paraId="0E11531E" w14:textId="3107DEA9" w:rsidR="00C31DBC" w:rsidRPr="009F1B7D" w:rsidDel="004238F6" w:rsidRDefault="00C31DBC" w:rsidP="00011096">
            <w:pPr>
              <w:pStyle w:val="XML4"/>
              <w:rPr>
                <w:del w:id="25088" w:author="Thomas Dietz" w:date="2012-08-08T14:26:00Z"/>
              </w:rPr>
            </w:pPr>
            <w:del w:id="25089" w:author="Thomas Dietz" w:date="2012-08-08T14:26:00Z">
              <w:r w:rsidRPr="009F1B7D" w:rsidDel="004238F6">
                <w:delText>&lt;/xs:documentation&gt;</w:delText>
              </w:r>
            </w:del>
          </w:p>
          <w:p w14:paraId="49AE56C0" w14:textId="12621A39" w:rsidR="00C31DBC" w:rsidRPr="009F1B7D" w:rsidDel="004238F6" w:rsidRDefault="00C31DBC" w:rsidP="00011096">
            <w:pPr>
              <w:pStyle w:val="XML3"/>
              <w:rPr>
                <w:del w:id="25090" w:author="Thomas Dietz" w:date="2012-08-08T14:26:00Z"/>
              </w:rPr>
            </w:pPr>
            <w:del w:id="25091" w:author="Thomas Dietz" w:date="2012-08-08T14:26:00Z">
              <w:r w:rsidRPr="009F1B7D" w:rsidDel="004238F6">
                <w:delText>&lt;/xs:annotation&gt;</w:delText>
              </w:r>
            </w:del>
          </w:p>
          <w:p w14:paraId="4042EE13" w14:textId="5BD025E4" w:rsidR="00C31DBC" w:rsidRPr="009F1B7D" w:rsidDel="004238F6" w:rsidRDefault="00C31DBC" w:rsidP="00011096">
            <w:pPr>
              <w:pStyle w:val="XML3"/>
              <w:rPr>
                <w:del w:id="25092" w:author="Thomas Dietz" w:date="2012-08-08T14:26:00Z"/>
              </w:rPr>
            </w:pPr>
            <w:del w:id="25093" w:author="Thomas Dietz" w:date="2012-08-08T14:26:00Z">
              <w:r w:rsidRPr="009F1B7D" w:rsidDel="004238F6">
                <w:delText>&lt;xs:sequence&gt;</w:delText>
              </w:r>
            </w:del>
          </w:p>
          <w:p w14:paraId="62B41F13" w14:textId="5442FF44" w:rsidR="00C31DBC" w:rsidRPr="009F1B7D" w:rsidDel="004238F6" w:rsidRDefault="00C31DBC" w:rsidP="00011096">
            <w:pPr>
              <w:pStyle w:val="XML4"/>
              <w:rPr>
                <w:del w:id="25094" w:author="Thomas Dietz" w:date="2012-08-08T14:26:00Z"/>
              </w:rPr>
            </w:pPr>
            <w:del w:id="25095" w:author="Thomas Dietz" w:date="2012-08-08T14:26:00Z">
              <w:r w:rsidRPr="009F1B7D" w:rsidDel="004238F6">
                <w:delText>&lt;xs:element name="id" type="OFConfigID"&gt;</w:delText>
              </w:r>
            </w:del>
          </w:p>
          <w:p w14:paraId="33190361" w14:textId="3C836E8F" w:rsidR="00C31DBC" w:rsidRPr="009F1B7D" w:rsidDel="004238F6" w:rsidRDefault="00C31DBC" w:rsidP="00011096">
            <w:pPr>
              <w:pStyle w:val="XML5"/>
              <w:rPr>
                <w:del w:id="25096" w:author="Thomas Dietz" w:date="2012-08-08T14:26:00Z"/>
              </w:rPr>
            </w:pPr>
            <w:del w:id="25097" w:author="Thomas Dietz" w:date="2012-08-08T14:26:00Z">
              <w:r w:rsidRPr="009F1B7D" w:rsidDel="004238F6">
                <w:delText>&lt;xs:annotation&gt;</w:delText>
              </w:r>
            </w:del>
          </w:p>
          <w:p w14:paraId="61A37428" w14:textId="14C7CD45" w:rsidR="00C31DBC" w:rsidRPr="009F1B7D" w:rsidDel="004238F6" w:rsidRDefault="00C31DBC" w:rsidP="00011096">
            <w:pPr>
              <w:pStyle w:val="XML6"/>
              <w:rPr>
                <w:del w:id="25098" w:author="Thomas Dietz" w:date="2012-08-08T14:26:00Z"/>
              </w:rPr>
            </w:pPr>
            <w:del w:id="25099" w:author="Thomas Dietz" w:date="2012-08-08T14:26:00Z">
              <w:r w:rsidRPr="009F1B7D" w:rsidDel="004238F6">
                <w:delText>&lt;xs:documentation&gt;An unique but locally arbitrary identifier that identifies an OpenFlow Logical Switch within an OpenFlow Capable Switch. It is persistent across reboots of the system.</w:delText>
              </w:r>
            </w:del>
          </w:p>
          <w:p w14:paraId="56AC0D27" w14:textId="27659871" w:rsidR="00C31DBC" w:rsidRPr="009F1B7D" w:rsidDel="004238F6" w:rsidRDefault="00C31DBC" w:rsidP="00011096">
            <w:pPr>
              <w:pStyle w:val="XML6"/>
              <w:rPr>
                <w:del w:id="25100" w:author="Thomas Dietz" w:date="2012-08-08T14:26:00Z"/>
              </w:rPr>
            </w:pPr>
            <w:del w:id="25101" w:author="Thomas Dietz" w:date="2012-08-08T14:26:00Z">
              <w:r w:rsidRPr="009F1B7D" w:rsidDel="004238F6">
                <w:delText>&lt;/xs:documentation&gt;</w:delText>
              </w:r>
            </w:del>
          </w:p>
          <w:p w14:paraId="21817D37" w14:textId="35B05EE7" w:rsidR="00C31DBC" w:rsidRPr="009F1B7D" w:rsidDel="004238F6" w:rsidRDefault="00C31DBC" w:rsidP="00011096">
            <w:pPr>
              <w:pStyle w:val="XML5"/>
              <w:rPr>
                <w:del w:id="25102" w:author="Thomas Dietz" w:date="2012-08-08T14:26:00Z"/>
              </w:rPr>
            </w:pPr>
            <w:del w:id="25103" w:author="Thomas Dietz" w:date="2012-08-08T14:26:00Z">
              <w:r w:rsidRPr="009F1B7D" w:rsidDel="004238F6">
                <w:delText>&lt;/xs:annotation&gt;</w:delText>
              </w:r>
            </w:del>
          </w:p>
          <w:p w14:paraId="7FAD7DF8" w14:textId="036E0A1F" w:rsidR="00C31DBC" w:rsidDel="004238F6" w:rsidRDefault="00C31DBC" w:rsidP="00011096">
            <w:pPr>
              <w:pStyle w:val="XML4"/>
              <w:rPr>
                <w:del w:id="25104" w:author="Thomas Dietz" w:date="2012-08-08T14:26:00Z"/>
              </w:rPr>
            </w:pPr>
            <w:del w:id="25105" w:author="Thomas Dietz" w:date="2012-08-08T14:26:00Z">
              <w:r w:rsidRPr="009F1B7D" w:rsidDel="004238F6">
                <w:delText>&lt;/xs:element&gt;</w:delText>
              </w:r>
            </w:del>
          </w:p>
          <w:p w14:paraId="4E68F023" w14:textId="56DEED97" w:rsidR="00D30DB3" w:rsidDel="004238F6" w:rsidRDefault="00D30DB3" w:rsidP="00025A73">
            <w:pPr>
              <w:pStyle w:val="XML5"/>
              <w:rPr>
                <w:del w:id="25106" w:author="Thomas Dietz" w:date="2012-08-08T14:26:00Z"/>
                <w:color w:val="F5844C"/>
              </w:rPr>
            </w:pPr>
            <w:del w:id="25107" w:author="Thomas Dietz" w:date="2012-08-08T14:26:00Z">
              <w:r w:rsidRPr="00825EF4" w:rsidDel="004238F6">
                <w:delText>&lt;xs:element</w:delText>
              </w:r>
              <w:r w:rsidR="00F27C8A" w:rsidDel="004238F6">
                <w:delText xml:space="preserve"> </w:delText>
              </w:r>
              <w:r w:rsidRPr="00825EF4" w:rsidDel="004238F6">
                <w:delText>name=</w:delText>
              </w:r>
              <w:r w:rsidDel="004238F6">
                <w:delText>"capabilities"</w:delText>
              </w:r>
            </w:del>
          </w:p>
          <w:p w14:paraId="2AD14FAC" w14:textId="3DA24408" w:rsidR="00D30DB3" w:rsidDel="004238F6" w:rsidRDefault="00D30DB3" w:rsidP="00D30DB3">
            <w:pPr>
              <w:pStyle w:val="XML9"/>
              <w:rPr>
                <w:del w:id="25108" w:author="Thomas Dietz" w:date="2012-08-08T14:26:00Z"/>
                <w:color w:val="000096"/>
              </w:rPr>
            </w:pPr>
            <w:del w:id="25109" w:author="Thomas Dietz" w:date="2012-08-08T14:26:00Z">
              <w:r w:rsidRPr="00825EF4" w:rsidDel="004238F6">
                <w:delText>type=</w:delText>
              </w:r>
              <w:r w:rsidDel="004238F6">
                <w:delText>"OFLogicalSwitchCapabilitiesType"</w:delText>
              </w:r>
              <w:r w:rsidDel="004238F6">
                <w:rPr>
                  <w:color w:val="000096"/>
                </w:rPr>
                <w:delText>&gt;</w:delText>
              </w:r>
            </w:del>
          </w:p>
          <w:p w14:paraId="24FD488E" w14:textId="71709383" w:rsidR="00D30DB3" w:rsidRPr="009F1B7D" w:rsidDel="004238F6" w:rsidRDefault="00D30DB3" w:rsidP="00D30DB3">
            <w:pPr>
              <w:pStyle w:val="XML5"/>
              <w:rPr>
                <w:del w:id="25110" w:author="Thomas Dietz" w:date="2012-08-08T14:26:00Z"/>
              </w:rPr>
            </w:pPr>
            <w:del w:id="25111" w:author="Thomas Dietz" w:date="2012-08-08T14:26:00Z">
              <w:r w:rsidRPr="009F1B7D" w:rsidDel="004238F6">
                <w:delText>&lt;xs:annotation&gt;</w:delText>
              </w:r>
            </w:del>
          </w:p>
          <w:p w14:paraId="23D53738" w14:textId="3086879F" w:rsidR="00D30DB3" w:rsidRPr="009F1B7D" w:rsidDel="004238F6" w:rsidRDefault="00D30DB3" w:rsidP="00D30DB3">
            <w:pPr>
              <w:pStyle w:val="XML6"/>
              <w:rPr>
                <w:del w:id="25112" w:author="Thomas Dietz" w:date="2012-08-08T14:26:00Z"/>
              </w:rPr>
            </w:pPr>
            <w:del w:id="25113" w:author="Thomas Dietz" w:date="2012-08-08T14:26:00Z">
              <w:r w:rsidRPr="009F1B7D" w:rsidDel="004238F6">
                <w:delText>&lt;xs:documentation&gt;</w:delText>
              </w:r>
              <w:r w:rsidR="009A74E6" w:rsidDel="004238F6">
                <w:delText>Capability items of logical switch.</w:delText>
              </w:r>
            </w:del>
          </w:p>
          <w:p w14:paraId="45B42BB2" w14:textId="0C89C7F7" w:rsidR="00D30DB3" w:rsidRPr="009F1B7D" w:rsidDel="004238F6" w:rsidRDefault="00D30DB3" w:rsidP="00D30DB3">
            <w:pPr>
              <w:pStyle w:val="XML6"/>
              <w:rPr>
                <w:del w:id="25114" w:author="Thomas Dietz" w:date="2012-08-08T14:26:00Z"/>
              </w:rPr>
            </w:pPr>
            <w:del w:id="25115" w:author="Thomas Dietz" w:date="2012-08-08T14:26:00Z">
              <w:r w:rsidRPr="009F1B7D" w:rsidDel="004238F6">
                <w:delText>&lt;/xs:documentation&gt;</w:delText>
              </w:r>
            </w:del>
          </w:p>
          <w:p w14:paraId="2BFD2907" w14:textId="69BF1662" w:rsidR="00D30DB3" w:rsidRPr="009F1B7D" w:rsidDel="004238F6" w:rsidRDefault="00D30DB3" w:rsidP="00D30DB3">
            <w:pPr>
              <w:pStyle w:val="XML5"/>
              <w:rPr>
                <w:del w:id="25116" w:author="Thomas Dietz" w:date="2012-08-08T14:26:00Z"/>
              </w:rPr>
            </w:pPr>
            <w:del w:id="25117" w:author="Thomas Dietz" w:date="2012-08-08T14:26:00Z">
              <w:r w:rsidRPr="009F1B7D" w:rsidDel="004238F6">
                <w:delText>&lt;/xs:annotation&gt;</w:delText>
              </w:r>
            </w:del>
          </w:p>
          <w:p w14:paraId="6898F12B" w14:textId="14580B10" w:rsidR="00D30DB3" w:rsidRPr="009F1B7D" w:rsidDel="004238F6" w:rsidRDefault="00D30DB3" w:rsidP="00BB61C6">
            <w:pPr>
              <w:pStyle w:val="XML4"/>
              <w:rPr>
                <w:del w:id="25118" w:author="Thomas Dietz" w:date="2012-08-08T14:26:00Z"/>
              </w:rPr>
            </w:pPr>
            <w:del w:id="25119" w:author="Thomas Dietz" w:date="2012-08-08T14:26:00Z">
              <w:r w:rsidDel="004238F6">
                <w:rPr>
                  <w:color w:val="000096"/>
                </w:rPr>
                <w:delText>&lt;/xs:element&gt;</w:delText>
              </w:r>
            </w:del>
          </w:p>
          <w:p w14:paraId="3DC68EE0" w14:textId="5D21CE30" w:rsidR="00C31DBC" w:rsidRPr="009F1B7D" w:rsidDel="004238F6" w:rsidRDefault="00C31DBC" w:rsidP="00011096">
            <w:pPr>
              <w:pStyle w:val="XML4"/>
              <w:rPr>
                <w:del w:id="25120" w:author="Thomas Dietz" w:date="2012-08-08T14:26:00Z"/>
              </w:rPr>
            </w:pPr>
            <w:del w:id="25121" w:author="Thomas Dietz" w:date="2012-08-08T14:26:00Z">
              <w:r w:rsidRPr="009F1B7D" w:rsidDel="004238F6">
                <w:delText>&lt;xs:element name="datapath-id" type="OFConfigID"&gt;</w:delText>
              </w:r>
            </w:del>
          </w:p>
          <w:p w14:paraId="056403EA" w14:textId="35DB01D7" w:rsidR="00C31DBC" w:rsidRPr="009F1B7D" w:rsidDel="004238F6" w:rsidRDefault="00C31DBC" w:rsidP="00011096">
            <w:pPr>
              <w:pStyle w:val="XML5"/>
              <w:rPr>
                <w:del w:id="25122" w:author="Thomas Dietz" w:date="2012-08-08T14:26:00Z"/>
              </w:rPr>
            </w:pPr>
            <w:del w:id="25123" w:author="Thomas Dietz" w:date="2012-08-08T14:26:00Z">
              <w:r w:rsidRPr="009F1B7D" w:rsidDel="004238F6">
                <w:delText>&lt;xs:annotation&gt;</w:delText>
              </w:r>
            </w:del>
          </w:p>
          <w:p w14:paraId="68F6E7FF" w14:textId="4C6B1D68" w:rsidR="00C31DBC" w:rsidRPr="009F1B7D" w:rsidDel="004238F6" w:rsidRDefault="00C31DBC" w:rsidP="00011096">
            <w:pPr>
              <w:pStyle w:val="XML6"/>
              <w:rPr>
                <w:del w:id="25124" w:author="Thomas Dietz" w:date="2012-08-08T14:26:00Z"/>
              </w:rPr>
            </w:pPr>
            <w:del w:id="25125" w:author="Thomas Dietz" w:date="2012-08-08T14:26:00Z">
              <w:r w:rsidRPr="009F1B7D" w:rsidDel="004238F6">
                <w:delText>&lt;xs:documentation&gt;A unique identifier that identifiers an OpenFlow Logical Switch within the context of an OpenFlow Controller.</w:delText>
              </w:r>
            </w:del>
          </w:p>
          <w:p w14:paraId="632F001F" w14:textId="62A6F241" w:rsidR="00C31DBC" w:rsidRPr="009F1B7D" w:rsidDel="004238F6" w:rsidRDefault="00C31DBC" w:rsidP="00011096">
            <w:pPr>
              <w:pStyle w:val="XML6"/>
              <w:rPr>
                <w:del w:id="25126" w:author="Thomas Dietz" w:date="2012-08-08T14:26:00Z"/>
              </w:rPr>
            </w:pPr>
            <w:del w:id="25127" w:author="Thomas Dietz" w:date="2012-08-08T14:26:00Z">
              <w:r w:rsidRPr="009F1B7D" w:rsidDel="004238F6">
                <w:delText>&lt;/xs:documentation&gt;</w:delText>
              </w:r>
            </w:del>
          </w:p>
          <w:p w14:paraId="1D2480FA" w14:textId="121BDE10" w:rsidR="00C31DBC" w:rsidRPr="009F1B7D" w:rsidDel="004238F6" w:rsidRDefault="00C31DBC" w:rsidP="00011096">
            <w:pPr>
              <w:pStyle w:val="XML5"/>
              <w:rPr>
                <w:del w:id="25128" w:author="Thomas Dietz" w:date="2012-08-08T14:26:00Z"/>
              </w:rPr>
            </w:pPr>
            <w:del w:id="25129" w:author="Thomas Dietz" w:date="2012-08-08T14:26:00Z">
              <w:r w:rsidRPr="009F1B7D" w:rsidDel="004238F6">
                <w:delText>&lt;/xs:annotation&gt;</w:delText>
              </w:r>
            </w:del>
          </w:p>
          <w:p w14:paraId="1C74B6E3" w14:textId="1C6FD045" w:rsidR="00C31DBC" w:rsidRPr="009F1B7D" w:rsidDel="004238F6" w:rsidRDefault="00C31DBC" w:rsidP="00011096">
            <w:pPr>
              <w:pStyle w:val="XML4"/>
              <w:rPr>
                <w:del w:id="25130" w:author="Thomas Dietz" w:date="2012-08-08T14:26:00Z"/>
              </w:rPr>
            </w:pPr>
            <w:del w:id="25131" w:author="Thomas Dietz" w:date="2012-08-08T14:26:00Z">
              <w:r w:rsidRPr="009F1B7D" w:rsidDel="004238F6">
                <w:delText>&lt;/xs:element&gt;</w:delText>
              </w:r>
            </w:del>
          </w:p>
          <w:p w14:paraId="4498E18E" w14:textId="7030E2D4" w:rsidR="00C31DBC" w:rsidDel="004238F6" w:rsidRDefault="00C31DBC" w:rsidP="00011096">
            <w:pPr>
              <w:pStyle w:val="XML4"/>
              <w:rPr>
                <w:del w:id="25132" w:author="Thomas Dietz" w:date="2012-08-08T14:26:00Z"/>
              </w:rPr>
            </w:pPr>
            <w:del w:id="25133" w:author="Thomas Dietz" w:date="2012-08-08T14:26:00Z">
              <w:r w:rsidRPr="009F1B7D" w:rsidDel="004238F6">
                <w:delText>&lt;xs:element name="enabled" type="xs:boolean"/&gt;</w:delText>
              </w:r>
            </w:del>
          </w:p>
          <w:p w14:paraId="165763D2" w14:textId="2CBD3B41" w:rsidR="009D0278" w:rsidRPr="009F1B7D" w:rsidDel="004238F6" w:rsidRDefault="009D0278" w:rsidP="009D0278">
            <w:pPr>
              <w:pStyle w:val="XML4"/>
              <w:rPr>
                <w:del w:id="25134" w:author="Thomas Dietz" w:date="2012-08-08T14:26:00Z"/>
              </w:rPr>
            </w:pPr>
            <w:del w:id="25135" w:author="Thomas Dietz" w:date="2012-08-08T14:26:00Z">
              <w:r w:rsidRPr="009F1B7D" w:rsidDel="004238F6">
                <w:delText>&lt;xs:element name="</w:delText>
              </w:r>
              <w:r w:rsidDel="004238F6">
                <w:delText>check-controller-certificate</w:delText>
              </w:r>
              <w:r w:rsidRPr="009F1B7D" w:rsidDel="004238F6">
                <w:delText>"</w:delText>
              </w:r>
            </w:del>
          </w:p>
          <w:p w14:paraId="556171CB" w14:textId="2281341F" w:rsidR="009D0278" w:rsidDel="004238F6" w:rsidRDefault="009D0278" w:rsidP="009D0278">
            <w:pPr>
              <w:pStyle w:val="XML9"/>
              <w:rPr>
                <w:del w:id="25136" w:author="Thomas Dietz" w:date="2012-08-08T14:26:00Z"/>
              </w:rPr>
            </w:pPr>
            <w:del w:id="25137" w:author="Thomas Dietz" w:date="2012-08-08T14:26:00Z">
              <w:r w:rsidRPr="009F1B7D" w:rsidDel="004238F6">
                <w:delText>type="xs:boolean"/&gt;</w:delText>
              </w:r>
            </w:del>
          </w:p>
          <w:p w14:paraId="3811DC2E" w14:textId="32AAC3FE" w:rsidR="00C31DBC" w:rsidRPr="009F1B7D" w:rsidDel="004238F6" w:rsidRDefault="00C31DBC" w:rsidP="00011096">
            <w:pPr>
              <w:pStyle w:val="XML4"/>
              <w:rPr>
                <w:del w:id="25138" w:author="Thomas Dietz" w:date="2012-08-08T14:26:00Z"/>
              </w:rPr>
            </w:pPr>
            <w:del w:id="25139" w:author="Thomas Dietz" w:date="2012-08-08T14:26:00Z">
              <w:r w:rsidRPr="009F1B7D" w:rsidDel="004238F6">
                <w:delText>&lt;xs:element name="</w:delText>
              </w:r>
              <w:r w:rsidDel="004238F6">
                <w:delText>lost-connection-behavior</w:delText>
              </w:r>
              <w:r w:rsidRPr="009F1B7D" w:rsidDel="004238F6">
                <w:delText xml:space="preserve">" </w:delText>
              </w:r>
            </w:del>
          </w:p>
          <w:p w14:paraId="20389127" w14:textId="0DBF534F" w:rsidR="00C31DBC" w:rsidRPr="009F1B7D" w:rsidDel="004238F6" w:rsidRDefault="00C31DBC" w:rsidP="00011096">
            <w:pPr>
              <w:pStyle w:val="XML6"/>
              <w:rPr>
                <w:del w:id="25140" w:author="Thomas Dietz" w:date="2012-08-08T14:26:00Z"/>
              </w:rPr>
            </w:pPr>
            <w:del w:id="25141" w:author="Thomas Dietz" w:date="2012-08-08T14:26:00Z">
              <w:r w:rsidRPr="009F1B7D" w:rsidDel="004238F6">
                <w:delText>type="OF</w:delText>
              </w:r>
              <w:r w:rsidDel="004238F6">
                <w:delText>LogicalSwitchLostConnnectionBehavior</w:delText>
              </w:r>
              <w:r w:rsidRPr="009F1B7D" w:rsidDel="004238F6">
                <w:delText>"/&gt;</w:delText>
              </w:r>
            </w:del>
          </w:p>
          <w:p w14:paraId="352540BD" w14:textId="10381A2D" w:rsidR="00C31DBC" w:rsidRPr="009F1B7D" w:rsidDel="004238F6" w:rsidRDefault="00C31DBC" w:rsidP="00011096">
            <w:pPr>
              <w:pStyle w:val="XML4"/>
              <w:rPr>
                <w:del w:id="25142" w:author="Thomas Dietz" w:date="2012-08-08T14:26:00Z"/>
              </w:rPr>
            </w:pPr>
            <w:del w:id="25143" w:author="Thomas Dietz" w:date="2012-08-08T14:26:00Z">
              <w:r w:rsidRPr="009F1B7D" w:rsidDel="004238F6">
                <w:delText>&lt;xs:element name="controllers" type="OFControllerListType"&gt;</w:delText>
              </w:r>
            </w:del>
          </w:p>
          <w:p w14:paraId="713155A5" w14:textId="64D8BDF0" w:rsidR="00C31DBC" w:rsidRPr="009F1B7D" w:rsidDel="004238F6" w:rsidRDefault="00C31DBC" w:rsidP="00011096">
            <w:pPr>
              <w:pStyle w:val="XML5"/>
              <w:rPr>
                <w:del w:id="25144" w:author="Thomas Dietz" w:date="2012-08-08T14:26:00Z"/>
              </w:rPr>
            </w:pPr>
            <w:del w:id="25145" w:author="Thomas Dietz" w:date="2012-08-08T14:26:00Z">
              <w:r w:rsidRPr="009F1B7D" w:rsidDel="004238F6">
                <w:delText>&lt;xs:annotation&gt;</w:delText>
              </w:r>
            </w:del>
          </w:p>
          <w:p w14:paraId="0CAF839F" w14:textId="25F5690A" w:rsidR="00C31DBC" w:rsidRPr="009F1B7D" w:rsidDel="004238F6" w:rsidRDefault="00C31DBC" w:rsidP="00011096">
            <w:pPr>
              <w:pStyle w:val="XML6"/>
              <w:rPr>
                <w:del w:id="25146" w:author="Thomas Dietz" w:date="2012-08-08T14:26:00Z"/>
              </w:rPr>
            </w:pPr>
            <w:del w:id="25147" w:author="Thomas Dietz" w:date="2012-08-08T14:26:00Z">
              <w:r w:rsidRPr="009F1B7D" w:rsidDel="004238F6">
                <w:delText>&lt;xs:documentation&gt;The list of controllers that are assigned to the OpenFlow Logical Switch.</w:delText>
              </w:r>
            </w:del>
          </w:p>
          <w:p w14:paraId="445914CC" w14:textId="6266C925" w:rsidR="00C31DBC" w:rsidRPr="009F1B7D" w:rsidDel="004238F6" w:rsidRDefault="00C31DBC" w:rsidP="00011096">
            <w:pPr>
              <w:pStyle w:val="XML6"/>
              <w:rPr>
                <w:del w:id="25148" w:author="Thomas Dietz" w:date="2012-08-08T14:26:00Z"/>
              </w:rPr>
            </w:pPr>
            <w:del w:id="25149" w:author="Thomas Dietz" w:date="2012-08-08T14:26:00Z">
              <w:r w:rsidRPr="009F1B7D" w:rsidDel="004238F6">
                <w:delText>&lt;/xs:documentation&gt;</w:delText>
              </w:r>
            </w:del>
          </w:p>
          <w:p w14:paraId="287FAC21" w14:textId="4CEAA3A2" w:rsidR="00C31DBC" w:rsidRPr="009F1B7D" w:rsidDel="004238F6" w:rsidRDefault="00C31DBC" w:rsidP="00011096">
            <w:pPr>
              <w:pStyle w:val="XML5"/>
              <w:rPr>
                <w:del w:id="25150" w:author="Thomas Dietz" w:date="2012-08-08T14:26:00Z"/>
              </w:rPr>
            </w:pPr>
            <w:del w:id="25151" w:author="Thomas Dietz" w:date="2012-08-08T14:26:00Z">
              <w:r w:rsidRPr="009F1B7D" w:rsidDel="004238F6">
                <w:delText>&lt;/xs:annotation&gt;</w:delText>
              </w:r>
            </w:del>
          </w:p>
          <w:p w14:paraId="44FB358B" w14:textId="33EF8A41" w:rsidR="00C31DBC" w:rsidRPr="009F1B7D" w:rsidDel="004238F6" w:rsidRDefault="00C31DBC" w:rsidP="00011096">
            <w:pPr>
              <w:pStyle w:val="XML4"/>
              <w:rPr>
                <w:del w:id="25152" w:author="Thomas Dietz" w:date="2012-08-08T14:26:00Z"/>
              </w:rPr>
            </w:pPr>
            <w:del w:id="25153" w:author="Thomas Dietz" w:date="2012-08-08T14:26:00Z">
              <w:r w:rsidRPr="009F1B7D" w:rsidDel="004238F6">
                <w:delText>&lt;/xs:element&gt;</w:delText>
              </w:r>
            </w:del>
          </w:p>
          <w:p w14:paraId="7442013D" w14:textId="5ECFD58F" w:rsidR="00C31DBC" w:rsidRPr="009F1B7D" w:rsidDel="004238F6" w:rsidRDefault="00C31DBC" w:rsidP="00011096">
            <w:pPr>
              <w:pStyle w:val="XML4"/>
              <w:rPr>
                <w:del w:id="25154" w:author="Thomas Dietz" w:date="2012-08-08T14:26:00Z"/>
              </w:rPr>
            </w:pPr>
            <w:del w:id="25155" w:author="Thomas Dietz" w:date="2012-08-08T14:26:00Z">
              <w:r w:rsidRPr="009F1B7D" w:rsidDel="004238F6">
                <w:delText xml:space="preserve">&lt;xs:element name="resources" </w:delText>
              </w:r>
            </w:del>
          </w:p>
          <w:p w14:paraId="23368902" w14:textId="5A7E14B5" w:rsidR="00C31DBC" w:rsidRPr="009F1B7D" w:rsidDel="004238F6" w:rsidRDefault="00C31DBC" w:rsidP="00011096">
            <w:pPr>
              <w:pStyle w:val="XML9"/>
              <w:rPr>
                <w:del w:id="25156" w:author="Thomas Dietz" w:date="2012-08-08T14:26:00Z"/>
              </w:rPr>
            </w:pPr>
            <w:del w:id="25157" w:author="Thomas Dietz" w:date="2012-08-08T14:26:00Z">
              <w:r w:rsidRPr="009F1B7D" w:rsidDel="004238F6">
                <w:delText>type="OFLogicalSwitchResourceListType"&gt;</w:delText>
              </w:r>
            </w:del>
          </w:p>
          <w:p w14:paraId="7E32D156" w14:textId="77A567C4" w:rsidR="00C31DBC" w:rsidRPr="009F1B7D" w:rsidDel="004238F6" w:rsidRDefault="00C31DBC" w:rsidP="00011096">
            <w:pPr>
              <w:pStyle w:val="XML5"/>
              <w:rPr>
                <w:del w:id="25158" w:author="Thomas Dietz" w:date="2012-08-08T14:26:00Z"/>
              </w:rPr>
            </w:pPr>
            <w:del w:id="25159" w:author="Thomas Dietz" w:date="2012-08-08T14:26:00Z">
              <w:r w:rsidRPr="009F1B7D" w:rsidDel="004238F6">
                <w:delText>&lt;xs:annotation&gt;</w:delText>
              </w:r>
            </w:del>
          </w:p>
          <w:p w14:paraId="7E95D89C" w14:textId="50B89033" w:rsidR="00C31DBC" w:rsidRPr="009F1B7D" w:rsidDel="004238F6" w:rsidRDefault="00C31DBC" w:rsidP="00011096">
            <w:pPr>
              <w:pStyle w:val="XML6"/>
              <w:rPr>
                <w:del w:id="25160" w:author="Thomas Dietz" w:date="2012-08-08T14:26:00Z"/>
              </w:rPr>
            </w:pPr>
            <w:del w:id="25161" w:author="Thomas Dietz" w:date="2012-08-08T14:26:00Z">
              <w:r w:rsidRPr="009F1B7D" w:rsidDel="004238F6">
                <w:delText>&lt;xs:documentation&gt;The list of references to all resources of the OpenFlow Capable Switch that the OpenFlow Logical Switch has exclusive access to.</w:delText>
              </w:r>
            </w:del>
          </w:p>
          <w:p w14:paraId="55A3C8FD" w14:textId="0FAD7B7F" w:rsidR="00C31DBC" w:rsidRPr="009F1B7D" w:rsidDel="004238F6" w:rsidRDefault="00C31DBC" w:rsidP="00011096">
            <w:pPr>
              <w:pStyle w:val="XML6"/>
              <w:rPr>
                <w:del w:id="25162" w:author="Thomas Dietz" w:date="2012-08-08T14:26:00Z"/>
              </w:rPr>
            </w:pPr>
            <w:del w:id="25163" w:author="Thomas Dietz" w:date="2012-08-08T14:26:00Z">
              <w:r w:rsidRPr="009F1B7D" w:rsidDel="004238F6">
                <w:delText>&lt;/xs:documentation&gt;</w:delText>
              </w:r>
            </w:del>
          </w:p>
          <w:p w14:paraId="0762768B" w14:textId="53C25716" w:rsidR="00C31DBC" w:rsidRPr="009F1B7D" w:rsidDel="004238F6" w:rsidRDefault="00C31DBC" w:rsidP="00011096">
            <w:pPr>
              <w:pStyle w:val="XML5"/>
              <w:rPr>
                <w:del w:id="25164" w:author="Thomas Dietz" w:date="2012-08-08T14:26:00Z"/>
              </w:rPr>
            </w:pPr>
            <w:del w:id="25165" w:author="Thomas Dietz" w:date="2012-08-08T14:26:00Z">
              <w:r w:rsidRPr="009F1B7D" w:rsidDel="004238F6">
                <w:delText>&lt;/xs:annotation&gt;</w:delText>
              </w:r>
            </w:del>
          </w:p>
          <w:p w14:paraId="676A63CC" w14:textId="7C3CBE57" w:rsidR="00C31DBC" w:rsidRPr="009F1B7D" w:rsidDel="004238F6" w:rsidRDefault="00C31DBC" w:rsidP="00011096">
            <w:pPr>
              <w:pStyle w:val="XML4"/>
              <w:rPr>
                <w:del w:id="25166" w:author="Thomas Dietz" w:date="2012-08-08T14:26:00Z"/>
              </w:rPr>
            </w:pPr>
            <w:del w:id="25167" w:author="Thomas Dietz" w:date="2012-08-08T14:26:00Z">
              <w:r w:rsidRPr="009F1B7D" w:rsidDel="004238F6">
                <w:delText>&lt;/xs:element&gt;</w:delText>
              </w:r>
            </w:del>
          </w:p>
          <w:p w14:paraId="778376E0" w14:textId="774A45CE" w:rsidR="00C31DBC" w:rsidRPr="009F1B7D" w:rsidDel="004238F6" w:rsidRDefault="00C31DBC" w:rsidP="00011096">
            <w:pPr>
              <w:pStyle w:val="XML3"/>
              <w:rPr>
                <w:del w:id="25168" w:author="Thomas Dietz" w:date="2012-08-08T14:26:00Z"/>
              </w:rPr>
            </w:pPr>
            <w:del w:id="25169" w:author="Thomas Dietz" w:date="2012-08-08T14:26:00Z">
              <w:r w:rsidRPr="009F1B7D" w:rsidDel="004238F6">
                <w:delText>&lt;/xs:sequence&gt;</w:delText>
              </w:r>
            </w:del>
          </w:p>
          <w:p w14:paraId="0974738D" w14:textId="74CFB305" w:rsidR="00C31DBC" w:rsidRPr="009F1B7D" w:rsidDel="004238F6" w:rsidRDefault="00C31DBC" w:rsidP="00011096">
            <w:pPr>
              <w:pStyle w:val="XML2"/>
              <w:rPr>
                <w:del w:id="25170" w:author="Thomas Dietz" w:date="2012-08-08T14:26:00Z"/>
              </w:rPr>
            </w:pPr>
            <w:del w:id="25171" w:author="Thomas Dietz" w:date="2012-08-08T14:26:00Z">
              <w:r w:rsidRPr="009F1B7D" w:rsidDel="004238F6">
                <w:delText>&lt;/xs:complexType&gt;</w:delText>
              </w:r>
            </w:del>
          </w:p>
          <w:p w14:paraId="5381AB95" w14:textId="5F13BBC7" w:rsidR="00C31DBC" w:rsidRPr="009F1B7D" w:rsidDel="004238F6" w:rsidRDefault="00C31DBC" w:rsidP="00011096">
            <w:pPr>
              <w:pStyle w:val="XML3"/>
              <w:rPr>
                <w:del w:id="25172" w:author="Thomas Dietz" w:date="2012-08-08T14:26:00Z"/>
              </w:rPr>
            </w:pPr>
          </w:p>
          <w:p w14:paraId="30A05849" w14:textId="30BAEBA2" w:rsidR="00C31DBC" w:rsidRPr="009F1B7D" w:rsidDel="004238F6" w:rsidRDefault="00C31DBC" w:rsidP="00011096">
            <w:pPr>
              <w:pStyle w:val="XML2"/>
              <w:rPr>
                <w:del w:id="25173" w:author="Thomas Dietz" w:date="2012-08-08T14:26:00Z"/>
              </w:rPr>
            </w:pPr>
            <w:del w:id="25174" w:author="Thomas Dietz" w:date="2012-08-08T14:26:00Z">
              <w:r w:rsidRPr="009F1B7D" w:rsidDel="004238F6">
                <w:delText>&lt;xs:simpleType name="OF</w:delText>
              </w:r>
              <w:r w:rsidDel="004238F6">
                <w:delText>LogicalSwitchLostConnnectionBehavior</w:delText>
              </w:r>
              <w:r w:rsidRPr="009F1B7D" w:rsidDel="004238F6">
                <w:delText>"&gt;</w:delText>
              </w:r>
            </w:del>
          </w:p>
          <w:p w14:paraId="1267A43E" w14:textId="124C337A" w:rsidR="00C31DBC" w:rsidRPr="009F1B7D" w:rsidDel="004238F6" w:rsidRDefault="00C31DBC" w:rsidP="00011096">
            <w:pPr>
              <w:pStyle w:val="XML3"/>
              <w:rPr>
                <w:del w:id="25175" w:author="Thomas Dietz" w:date="2012-08-08T14:26:00Z"/>
              </w:rPr>
            </w:pPr>
            <w:del w:id="25176" w:author="Thomas Dietz" w:date="2012-08-08T14:26:00Z">
              <w:r w:rsidRPr="009F1B7D" w:rsidDel="004238F6">
                <w:delText>&lt;xs:restriction base="xs:string"&gt;</w:delText>
              </w:r>
            </w:del>
          </w:p>
          <w:p w14:paraId="2D148916" w14:textId="1585D97E" w:rsidR="00C31DBC" w:rsidRPr="009F1B7D" w:rsidDel="004238F6" w:rsidRDefault="00C31DBC" w:rsidP="00011096">
            <w:pPr>
              <w:pStyle w:val="XML4"/>
              <w:rPr>
                <w:del w:id="25177" w:author="Thomas Dietz" w:date="2012-08-08T14:26:00Z"/>
              </w:rPr>
            </w:pPr>
            <w:del w:id="25178" w:author="Thomas Dietz" w:date="2012-08-08T14:26:00Z">
              <w:r w:rsidRPr="009F1B7D" w:rsidDel="004238F6">
                <w:delText>&lt;xs:enumeration value="</w:delText>
              </w:r>
              <w:r w:rsidDel="004238F6">
                <w:delText>failSecureMode</w:delText>
              </w:r>
              <w:r w:rsidRPr="009F1B7D" w:rsidDel="004238F6">
                <w:delText>"/&gt;</w:delText>
              </w:r>
            </w:del>
          </w:p>
          <w:p w14:paraId="07DBCB11" w14:textId="3064D7CB" w:rsidR="00C31DBC" w:rsidRPr="009F1B7D" w:rsidDel="004238F6" w:rsidRDefault="00C31DBC" w:rsidP="00011096">
            <w:pPr>
              <w:pStyle w:val="XML4"/>
              <w:rPr>
                <w:del w:id="25179" w:author="Thomas Dietz" w:date="2012-08-08T14:26:00Z"/>
              </w:rPr>
            </w:pPr>
            <w:del w:id="25180" w:author="Thomas Dietz" w:date="2012-08-08T14:26:00Z">
              <w:r w:rsidRPr="009F1B7D" w:rsidDel="004238F6">
                <w:delText>&lt;xs:enumeration value="</w:delText>
              </w:r>
              <w:r w:rsidDel="004238F6">
                <w:delText>failStandaloneMode</w:delText>
              </w:r>
              <w:r w:rsidRPr="009F1B7D" w:rsidDel="004238F6">
                <w:delText>"/&gt;</w:delText>
              </w:r>
            </w:del>
          </w:p>
          <w:p w14:paraId="1609F5E3" w14:textId="3D3877BF" w:rsidR="00C31DBC" w:rsidRPr="009F1B7D" w:rsidDel="004238F6" w:rsidRDefault="00C31DBC" w:rsidP="00011096">
            <w:pPr>
              <w:pStyle w:val="XML3"/>
              <w:rPr>
                <w:del w:id="25181" w:author="Thomas Dietz" w:date="2012-08-08T14:26:00Z"/>
              </w:rPr>
            </w:pPr>
            <w:del w:id="25182" w:author="Thomas Dietz" w:date="2012-08-08T14:26:00Z">
              <w:r w:rsidRPr="009F1B7D" w:rsidDel="004238F6">
                <w:delText>&lt;/xs:restriction&gt;</w:delText>
              </w:r>
            </w:del>
          </w:p>
          <w:p w14:paraId="172ACD79" w14:textId="2C63BA33" w:rsidR="00C31DBC" w:rsidDel="004238F6" w:rsidRDefault="00C31DBC" w:rsidP="00011096">
            <w:pPr>
              <w:pStyle w:val="XML2"/>
              <w:rPr>
                <w:del w:id="25183" w:author="Thomas Dietz" w:date="2012-08-08T14:26:00Z"/>
              </w:rPr>
            </w:pPr>
            <w:del w:id="25184" w:author="Thomas Dietz" w:date="2012-08-08T14:26:00Z">
              <w:r w:rsidDel="004238F6">
                <w:delText>&lt;/xs:simpleType&gt;</w:delText>
              </w:r>
            </w:del>
          </w:p>
          <w:p w14:paraId="601963C9" w14:textId="08EAFFD0" w:rsidR="00C31DBC" w:rsidDel="004238F6" w:rsidRDefault="00C31DBC" w:rsidP="00011096">
            <w:pPr>
              <w:pStyle w:val="XML2"/>
              <w:rPr>
                <w:del w:id="25185" w:author="Thomas Dietz" w:date="2012-08-08T14:26:00Z"/>
              </w:rPr>
            </w:pPr>
          </w:p>
          <w:p w14:paraId="49160523" w14:textId="3AD262D8" w:rsidR="00C31DBC" w:rsidRPr="009F1B7D" w:rsidDel="004238F6" w:rsidRDefault="00C31DBC" w:rsidP="00011096">
            <w:pPr>
              <w:pStyle w:val="XML2"/>
              <w:rPr>
                <w:del w:id="25186" w:author="Thomas Dietz" w:date="2012-08-08T14:26:00Z"/>
              </w:rPr>
            </w:pPr>
            <w:del w:id="25187" w:author="Thomas Dietz" w:date="2012-08-08T14:26:00Z">
              <w:r w:rsidRPr="009F1B7D" w:rsidDel="004238F6">
                <w:delText>&lt;xs:complexType name="OFControllerListType"&gt;</w:delText>
              </w:r>
            </w:del>
          </w:p>
          <w:p w14:paraId="6CCFF7DD" w14:textId="4DB890E4" w:rsidR="00C31DBC" w:rsidRPr="009F1B7D" w:rsidDel="004238F6" w:rsidRDefault="00C31DBC" w:rsidP="00011096">
            <w:pPr>
              <w:pStyle w:val="XML3"/>
              <w:rPr>
                <w:del w:id="25188" w:author="Thomas Dietz" w:date="2012-08-08T14:26:00Z"/>
              </w:rPr>
            </w:pPr>
            <w:del w:id="25189" w:author="Thomas Dietz" w:date="2012-08-08T14:26:00Z">
              <w:r w:rsidRPr="009F1B7D" w:rsidDel="004238F6">
                <w:delText>&lt;xs:sequence&gt;</w:delText>
              </w:r>
            </w:del>
          </w:p>
          <w:p w14:paraId="0164C590" w14:textId="30001F4B" w:rsidR="00C31DBC" w:rsidRPr="009F1B7D" w:rsidDel="004238F6" w:rsidRDefault="00C31DBC" w:rsidP="00011096">
            <w:pPr>
              <w:pStyle w:val="XML4"/>
              <w:rPr>
                <w:del w:id="25190" w:author="Thomas Dietz" w:date="2012-08-08T14:26:00Z"/>
              </w:rPr>
            </w:pPr>
            <w:del w:id="25191" w:author="Thomas Dietz" w:date="2012-08-08T14:26:00Z">
              <w:r w:rsidRPr="009F1B7D" w:rsidDel="004238F6">
                <w:delText xml:space="preserve">&lt;xs:element name="controller" </w:delText>
              </w:r>
            </w:del>
          </w:p>
          <w:p w14:paraId="11FBC490" w14:textId="6A2AFE38" w:rsidR="00C31DBC" w:rsidRPr="009F1B7D" w:rsidDel="004238F6" w:rsidRDefault="00C31DBC" w:rsidP="00011096">
            <w:pPr>
              <w:pStyle w:val="XML9"/>
              <w:rPr>
                <w:del w:id="25192" w:author="Thomas Dietz" w:date="2012-08-08T14:26:00Z"/>
              </w:rPr>
            </w:pPr>
            <w:del w:id="25193" w:author="Thomas Dietz" w:date="2012-08-08T14:26:00Z">
              <w:r w:rsidRPr="009F1B7D" w:rsidDel="004238F6">
                <w:delText xml:space="preserve">type="OFControllerType" </w:delText>
              </w:r>
            </w:del>
          </w:p>
          <w:p w14:paraId="02B071FA" w14:textId="38126509" w:rsidR="00C31DBC" w:rsidRPr="009F1B7D" w:rsidDel="004238F6" w:rsidRDefault="00C31DBC" w:rsidP="00011096">
            <w:pPr>
              <w:pStyle w:val="XML9"/>
              <w:rPr>
                <w:del w:id="25194" w:author="Thomas Dietz" w:date="2012-08-08T14:26:00Z"/>
              </w:rPr>
            </w:pPr>
            <w:del w:id="25195" w:author="Thomas Dietz" w:date="2012-08-08T14:26:00Z">
              <w:r w:rsidRPr="009F1B7D" w:rsidDel="004238F6">
                <w:delText>maxOccurs="unbounded"/&gt;</w:delText>
              </w:r>
            </w:del>
          </w:p>
          <w:p w14:paraId="4611427F" w14:textId="4EC27CCA" w:rsidR="00C31DBC" w:rsidRPr="009F1B7D" w:rsidDel="004238F6" w:rsidRDefault="00C31DBC" w:rsidP="00011096">
            <w:pPr>
              <w:pStyle w:val="XML3"/>
              <w:rPr>
                <w:del w:id="25196" w:author="Thomas Dietz" w:date="2012-08-08T14:26:00Z"/>
              </w:rPr>
            </w:pPr>
            <w:del w:id="25197" w:author="Thomas Dietz" w:date="2012-08-08T14:26:00Z">
              <w:r w:rsidRPr="009F1B7D" w:rsidDel="004238F6">
                <w:delText>&lt;/xs:sequence&gt;</w:delText>
              </w:r>
            </w:del>
          </w:p>
          <w:p w14:paraId="1F30ECF4" w14:textId="5128B4E9" w:rsidR="00C31DBC" w:rsidRPr="009F1B7D" w:rsidDel="004238F6" w:rsidRDefault="00C31DBC" w:rsidP="00011096">
            <w:pPr>
              <w:pStyle w:val="XML2"/>
              <w:rPr>
                <w:del w:id="25198" w:author="Thomas Dietz" w:date="2012-08-08T14:26:00Z"/>
              </w:rPr>
            </w:pPr>
            <w:del w:id="25199" w:author="Thomas Dietz" w:date="2012-08-08T14:26:00Z">
              <w:r w:rsidRPr="009F1B7D" w:rsidDel="004238F6">
                <w:delText>&lt;/xs:complexType&gt;</w:delText>
              </w:r>
            </w:del>
          </w:p>
          <w:p w14:paraId="32FF012B" w14:textId="21B1402A" w:rsidR="00C31DBC" w:rsidRPr="009F1B7D" w:rsidDel="004238F6" w:rsidRDefault="00C31DBC" w:rsidP="00011096">
            <w:pPr>
              <w:pStyle w:val="XML3"/>
              <w:rPr>
                <w:del w:id="25200" w:author="Thomas Dietz" w:date="2012-08-08T14:26:00Z"/>
              </w:rPr>
            </w:pPr>
          </w:p>
          <w:p w14:paraId="7BDC8EC2" w14:textId="543F97AF" w:rsidR="00C31DBC" w:rsidRPr="009F1B7D" w:rsidDel="004238F6" w:rsidRDefault="00C31DBC" w:rsidP="00011096">
            <w:pPr>
              <w:pStyle w:val="XML2"/>
              <w:rPr>
                <w:del w:id="25201" w:author="Thomas Dietz" w:date="2012-08-08T14:26:00Z"/>
              </w:rPr>
            </w:pPr>
            <w:del w:id="25202" w:author="Thomas Dietz" w:date="2012-08-08T14:26:00Z">
              <w:r w:rsidRPr="009F1B7D" w:rsidDel="004238F6">
                <w:delText>&lt;xs:complexType name="OFLogicalSwitchResourceListType"&gt;</w:delText>
              </w:r>
            </w:del>
          </w:p>
          <w:p w14:paraId="575D94E6" w14:textId="054A188A" w:rsidR="00C31DBC" w:rsidRPr="009F1B7D" w:rsidDel="004238F6" w:rsidRDefault="00C31DBC" w:rsidP="00011096">
            <w:pPr>
              <w:pStyle w:val="XML3"/>
              <w:rPr>
                <w:del w:id="25203" w:author="Thomas Dietz" w:date="2012-08-08T14:26:00Z"/>
              </w:rPr>
            </w:pPr>
            <w:del w:id="25204" w:author="Thomas Dietz" w:date="2012-08-08T14:26:00Z">
              <w:r w:rsidRPr="009F1B7D" w:rsidDel="004238F6">
                <w:delText>&lt;xs:sequence&gt;</w:delText>
              </w:r>
            </w:del>
          </w:p>
          <w:p w14:paraId="3C260F1A" w14:textId="2D0DED2A" w:rsidR="00C31DBC" w:rsidRPr="009F1B7D" w:rsidDel="004238F6" w:rsidRDefault="00C31DBC" w:rsidP="00011096">
            <w:pPr>
              <w:pStyle w:val="XML4"/>
              <w:rPr>
                <w:del w:id="25205" w:author="Thomas Dietz" w:date="2012-08-08T14:26:00Z"/>
              </w:rPr>
            </w:pPr>
            <w:del w:id="25206" w:author="Thomas Dietz" w:date="2012-08-08T14:26:00Z">
              <w:r w:rsidRPr="009F1B7D" w:rsidDel="004238F6">
                <w:delText>&lt;xs:element name="port" type="OFConfigID" maxOccurs="unbounded"/&gt;</w:delText>
              </w:r>
            </w:del>
          </w:p>
          <w:p w14:paraId="1B1E203B" w14:textId="42658286" w:rsidR="00C31DBC" w:rsidRPr="009F1B7D" w:rsidDel="004238F6" w:rsidRDefault="00C31DBC" w:rsidP="00011096">
            <w:pPr>
              <w:pStyle w:val="XML4"/>
              <w:rPr>
                <w:del w:id="25207" w:author="Thomas Dietz" w:date="2012-08-08T14:26:00Z"/>
              </w:rPr>
            </w:pPr>
            <w:del w:id="25208" w:author="Thomas Dietz" w:date="2012-08-08T14:26:00Z">
              <w:r w:rsidRPr="009F1B7D" w:rsidDel="004238F6">
                <w:delText>&lt;xs:element name="queue" type="OFConfigID" maxOccurs="unbounded"/&gt;</w:delText>
              </w:r>
            </w:del>
          </w:p>
          <w:p w14:paraId="7C312516" w14:textId="28E405AA" w:rsidR="009D0278" w:rsidRPr="009F1B7D" w:rsidDel="004238F6" w:rsidRDefault="009D0278" w:rsidP="009D0278">
            <w:pPr>
              <w:pStyle w:val="XML4"/>
              <w:rPr>
                <w:del w:id="25209" w:author="Thomas Dietz" w:date="2012-08-08T14:26:00Z"/>
              </w:rPr>
            </w:pPr>
            <w:del w:id="25210" w:author="Thomas Dietz" w:date="2012-08-08T14:26:00Z">
              <w:r w:rsidRPr="009F1B7D" w:rsidDel="004238F6">
                <w:delText>&lt;xs:element name="</w:delText>
              </w:r>
              <w:r w:rsidDel="004238F6">
                <w:delText>certificate</w:delText>
              </w:r>
              <w:r w:rsidRPr="009F1B7D" w:rsidDel="004238F6">
                <w:delText xml:space="preserve">" </w:delText>
              </w:r>
            </w:del>
          </w:p>
          <w:p w14:paraId="0468AAC4" w14:textId="28743FA7" w:rsidR="009D0278" w:rsidDel="004238F6" w:rsidRDefault="009D0278" w:rsidP="009D0278">
            <w:pPr>
              <w:pStyle w:val="XML9"/>
              <w:rPr>
                <w:del w:id="25211" w:author="Thomas Dietz" w:date="2012-08-08T14:26:00Z"/>
              </w:rPr>
            </w:pPr>
            <w:del w:id="25212" w:author="Thomas Dietz" w:date="2012-08-08T14:26:00Z">
              <w:r w:rsidRPr="009F1B7D" w:rsidDel="004238F6">
                <w:delText>type="</w:delText>
              </w:r>
              <w:r w:rsidR="007C612D" w:rsidRPr="009F1B7D" w:rsidDel="004238F6">
                <w:delText>OF</w:delText>
              </w:r>
              <w:r w:rsidR="007C612D" w:rsidDel="004238F6">
                <w:delText>ConfigID</w:delText>
              </w:r>
              <w:r w:rsidRPr="009F1B7D" w:rsidDel="004238F6">
                <w:delText xml:space="preserve">" </w:delText>
              </w:r>
              <w:r w:rsidDel="004238F6">
                <w:delText>minOccurs=</w:delText>
              </w:r>
              <w:r w:rsidR="005349F5" w:rsidRPr="009F1B7D" w:rsidDel="004238F6">
                <w:delText>"</w:delText>
              </w:r>
              <w:r w:rsidDel="004238F6">
                <w:delText>0</w:delText>
              </w:r>
              <w:r w:rsidR="005349F5" w:rsidRPr="009F1B7D" w:rsidDel="004238F6">
                <w:delText>"</w:delText>
              </w:r>
              <w:r w:rsidDel="004238F6">
                <w:delText xml:space="preserve"> </w:delText>
              </w:r>
              <w:r w:rsidRPr="009F1B7D" w:rsidDel="004238F6">
                <w:delText>maxOccurs="</w:delText>
              </w:r>
              <w:r w:rsidDel="004238F6">
                <w:delText>1</w:delText>
              </w:r>
              <w:r w:rsidRPr="009F1B7D" w:rsidDel="004238F6">
                <w:delText>"/&gt;</w:delText>
              </w:r>
            </w:del>
          </w:p>
          <w:p w14:paraId="087BD8C7" w14:textId="5E3F1CE9" w:rsidR="00BB61C6" w:rsidDel="004238F6" w:rsidRDefault="00517B8D" w:rsidP="00BB61C6">
            <w:pPr>
              <w:pStyle w:val="XML4"/>
              <w:rPr>
                <w:del w:id="25213" w:author="Thomas Dietz" w:date="2012-08-08T14:26:00Z"/>
              </w:rPr>
            </w:pPr>
            <w:del w:id="25214" w:author="Thomas Dietz" w:date="2012-08-08T14:26:00Z">
              <w:r w:rsidDel="004238F6">
                <w:delText>&lt;xs:element name="flow-table</w:delText>
              </w:r>
              <w:r w:rsidRPr="009F1B7D" w:rsidDel="004238F6">
                <w:delText>"</w:delText>
              </w:r>
            </w:del>
          </w:p>
          <w:p w14:paraId="6EB7366C" w14:textId="18CE3347" w:rsidR="00517B8D" w:rsidRPr="009F1B7D" w:rsidDel="004238F6" w:rsidRDefault="00517B8D" w:rsidP="00BB61C6">
            <w:pPr>
              <w:pStyle w:val="XML9"/>
              <w:rPr>
                <w:del w:id="25215" w:author="Thomas Dietz" w:date="2012-08-08T14:26:00Z"/>
              </w:rPr>
            </w:pPr>
            <w:del w:id="25216" w:author="Thomas Dietz" w:date="2012-08-08T14:26:00Z">
              <w:r w:rsidDel="004238F6">
                <w:delText>type="OFConfigID"</w:delText>
              </w:r>
              <w:r w:rsidR="008E0244" w:rsidDel="004238F6">
                <w:delText xml:space="preserve"> </w:delText>
              </w:r>
              <w:r w:rsidRPr="009F1B7D" w:rsidDel="004238F6">
                <w:delText>maxOccurs="unbounded"/&gt;</w:delText>
              </w:r>
            </w:del>
          </w:p>
          <w:p w14:paraId="6DC72B5B" w14:textId="2EE5CDC3" w:rsidR="00C31DBC" w:rsidRPr="009F1B7D" w:rsidDel="004238F6" w:rsidRDefault="00C31DBC" w:rsidP="00011096">
            <w:pPr>
              <w:pStyle w:val="XML3"/>
              <w:rPr>
                <w:del w:id="25217" w:author="Thomas Dietz" w:date="2012-08-08T14:26:00Z"/>
              </w:rPr>
            </w:pPr>
            <w:del w:id="25218" w:author="Thomas Dietz" w:date="2012-08-08T14:26:00Z">
              <w:r w:rsidRPr="009F1B7D" w:rsidDel="004238F6">
                <w:delText>&lt;/xs:sequence&gt;</w:delText>
              </w:r>
            </w:del>
          </w:p>
          <w:p w14:paraId="0CD73D8B" w14:textId="238F5EA8" w:rsidR="00C31DBC" w:rsidRPr="009F1B7D" w:rsidDel="004238F6" w:rsidRDefault="00C31DBC" w:rsidP="00011096">
            <w:pPr>
              <w:pStyle w:val="XML2"/>
              <w:rPr>
                <w:del w:id="25219" w:author="Thomas Dietz" w:date="2012-08-08T14:26:00Z"/>
              </w:rPr>
            </w:pPr>
            <w:del w:id="25220" w:author="Thomas Dietz" w:date="2012-08-08T14:26:00Z">
              <w:r w:rsidRPr="009F1B7D" w:rsidDel="004238F6">
                <w:delText>&lt;/xs:complexType&gt;</w:delText>
              </w:r>
            </w:del>
          </w:p>
          <w:p w14:paraId="3860BE29" w14:textId="4E2F0F20" w:rsidR="00C31DBC" w:rsidDel="004238F6" w:rsidRDefault="00C31DBC" w:rsidP="00011096">
            <w:pPr>
              <w:pStyle w:val="XML2"/>
              <w:rPr>
                <w:del w:id="25221" w:author="Thomas Dietz" w:date="2012-08-08T14:26:00Z"/>
              </w:rPr>
            </w:pPr>
          </w:p>
          <w:p w14:paraId="53E73741" w14:textId="0A9BF376" w:rsidR="0035256A" w:rsidRPr="00D8113B" w:rsidDel="004238F6" w:rsidRDefault="0035256A" w:rsidP="0035256A">
            <w:pPr>
              <w:pStyle w:val="XML1"/>
              <w:rPr>
                <w:del w:id="25222" w:author="Thomas Dietz" w:date="2012-08-08T14:26:00Z"/>
              </w:rPr>
            </w:pPr>
            <w:del w:id="25223" w:author="Thomas Dietz" w:date="2012-08-08T14:26:00Z">
              <w:r w:rsidDel="004238F6">
                <w:delText>&lt;xs:</w:delText>
              </w:r>
              <w:r w:rsidRPr="00D8113B" w:rsidDel="004238F6">
                <w:delText>complexType name="OFLogicalSwitchCapabilitiesType"&gt;</w:delText>
              </w:r>
            </w:del>
          </w:p>
          <w:p w14:paraId="683FACAD" w14:textId="47909CB4" w:rsidR="0035256A" w:rsidDel="004238F6" w:rsidRDefault="0035256A" w:rsidP="0035256A">
            <w:pPr>
              <w:pStyle w:val="XML2"/>
              <w:rPr>
                <w:del w:id="25224" w:author="Thomas Dietz" w:date="2012-08-08T14:26:00Z"/>
              </w:rPr>
            </w:pPr>
            <w:del w:id="25225" w:author="Thomas Dietz" w:date="2012-08-08T14:26:00Z">
              <w:r w:rsidRPr="00D8113B" w:rsidDel="004238F6">
                <w:delText>&lt;xs</w:delText>
              </w:r>
              <w:r w:rsidDel="004238F6">
                <w:delText>:sequence&gt;</w:delText>
              </w:r>
            </w:del>
          </w:p>
          <w:p w14:paraId="6DD0508C" w14:textId="7DC48CD2" w:rsidR="0035256A" w:rsidDel="004238F6" w:rsidRDefault="0035256A" w:rsidP="0035256A">
            <w:pPr>
              <w:pStyle w:val="XML3"/>
              <w:rPr>
                <w:del w:id="25226" w:author="Thomas Dietz" w:date="2012-08-08T14:26:00Z"/>
              </w:rPr>
            </w:pPr>
            <w:del w:id="25227" w:author="Thomas Dietz" w:date="2012-08-08T14:26:00Z">
              <w:r w:rsidDel="004238F6">
                <w:delText>&lt;xs:element name="max-buffered-packets" type="xs:integer"&gt;</w:delText>
              </w:r>
            </w:del>
          </w:p>
          <w:p w14:paraId="6BAEF3AF" w14:textId="634691A0" w:rsidR="0035256A" w:rsidDel="004238F6" w:rsidRDefault="0035256A" w:rsidP="0035256A">
            <w:pPr>
              <w:pStyle w:val="XML4"/>
              <w:rPr>
                <w:del w:id="25228" w:author="Thomas Dietz" w:date="2012-08-08T14:26:00Z"/>
              </w:rPr>
            </w:pPr>
            <w:del w:id="25229" w:author="Thomas Dietz" w:date="2012-08-08T14:26:00Z">
              <w:r w:rsidDel="004238F6">
                <w:delText>&lt;xs:annotation&gt;</w:delText>
              </w:r>
            </w:del>
          </w:p>
          <w:p w14:paraId="31C75EE9" w14:textId="2A3F4B0F" w:rsidR="0035256A" w:rsidDel="004238F6" w:rsidRDefault="0035256A" w:rsidP="0035256A">
            <w:pPr>
              <w:pStyle w:val="XML5"/>
              <w:rPr>
                <w:del w:id="25230" w:author="Thomas Dietz" w:date="2012-08-08T14:26:00Z"/>
              </w:rPr>
            </w:pPr>
            <w:del w:id="25231" w:author="Thomas Dietz" w:date="2012-08-08T14:26:00Z">
              <w:r w:rsidDel="004238F6">
                <w:delText>&lt;xs:documentation&gt;The maximum number of packets the switch can buffer when sending packets to the controller using packet-in messages. See OpenFlow protocol 1.2 section A.3.1</w:delText>
              </w:r>
            </w:del>
          </w:p>
          <w:p w14:paraId="4890DE7F" w14:textId="04DFC8A6" w:rsidR="0035256A" w:rsidDel="004238F6" w:rsidRDefault="0035256A" w:rsidP="0035256A">
            <w:pPr>
              <w:pStyle w:val="XML5"/>
              <w:rPr>
                <w:del w:id="25232" w:author="Thomas Dietz" w:date="2012-08-08T14:26:00Z"/>
              </w:rPr>
            </w:pPr>
            <w:del w:id="25233" w:author="Thomas Dietz" w:date="2012-08-08T14:26:00Z">
              <w:r w:rsidDel="004238F6">
                <w:delText>&lt;/xs:documentation&gt;</w:delText>
              </w:r>
            </w:del>
          </w:p>
          <w:p w14:paraId="78B47D68" w14:textId="13FC5CBA" w:rsidR="0035256A" w:rsidDel="004238F6" w:rsidRDefault="0035256A" w:rsidP="0035256A">
            <w:pPr>
              <w:pStyle w:val="XML4"/>
              <w:rPr>
                <w:del w:id="25234" w:author="Thomas Dietz" w:date="2012-08-08T14:26:00Z"/>
              </w:rPr>
            </w:pPr>
            <w:del w:id="25235" w:author="Thomas Dietz" w:date="2012-08-08T14:26:00Z">
              <w:r w:rsidDel="004238F6">
                <w:delText>&lt;/xs:annotation&gt;</w:delText>
              </w:r>
            </w:del>
          </w:p>
          <w:p w14:paraId="3F3C05BA" w14:textId="24801798" w:rsidR="0035256A" w:rsidDel="004238F6" w:rsidRDefault="0035256A" w:rsidP="0035256A">
            <w:pPr>
              <w:pStyle w:val="XML3"/>
              <w:rPr>
                <w:del w:id="25236" w:author="Thomas Dietz" w:date="2012-08-08T14:26:00Z"/>
              </w:rPr>
            </w:pPr>
            <w:del w:id="25237" w:author="Thomas Dietz" w:date="2012-08-08T14:26:00Z">
              <w:r w:rsidDel="004238F6">
                <w:delText>&lt;/xs:element&gt;</w:delText>
              </w:r>
            </w:del>
          </w:p>
          <w:p w14:paraId="7CB48FA7" w14:textId="1E8B75A4" w:rsidR="0035256A" w:rsidDel="004238F6" w:rsidRDefault="0035256A" w:rsidP="0035256A">
            <w:pPr>
              <w:pStyle w:val="XML3"/>
              <w:rPr>
                <w:del w:id="25238" w:author="Thomas Dietz" w:date="2012-08-08T14:26:00Z"/>
              </w:rPr>
            </w:pPr>
            <w:del w:id="25239" w:author="Thomas Dietz" w:date="2012-08-08T14:26:00Z">
              <w:r w:rsidDel="004238F6">
                <w:delText>&lt;xs:element name="max-tables" type="xs:integer"&gt;</w:delText>
              </w:r>
            </w:del>
          </w:p>
          <w:p w14:paraId="35F7E6C4" w14:textId="3B9EF749" w:rsidR="0035256A" w:rsidDel="004238F6" w:rsidRDefault="0035256A" w:rsidP="0035256A">
            <w:pPr>
              <w:pStyle w:val="XML4"/>
              <w:rPr>
                <w:del w:id="25240" w:author="Thomas Dietz" w:date="2012-08-08T14:26:00Z"/>
              </w:rPr>
            </w:pPr>
            <w:del w:id="25241" w:author="Thomas Dietz" w:date="2012-08-08T14:26:00Z">
              <w:r w:rsidDel="004238F6">
                <w:delText>&lt;xs:annotation&gt;</w:delText>
              </w:r>
            </w:del>
          </w:p>
          <w:p w14:paraId="025CB2AA" w14:textId="6E731CC6" w:rsidR="0035256A" w:rsidDel="004238F6" w:rsidRDefault="0035256A" w:rsidP="0035256A">
            <w:pPr>
              <w:pStyle w:val="XML5"/>
              <w:rPr>
                <w:del w:id="25242" w:author="Thomas Dietz" w:date="2012-08-08T14:26:00Z"/>
              </w:rPr>
            </w:pPr>
            <w:del w:id="25243" w:author="Thomas Dietz" w:date="2012-08-08T14:26:00Z">
              <w:r w:rsidDel="004238F6">
                <w:delText>&lt;xs:documentation&gt; The number of flow tables supported by the switch. See OpenFlow protocol 1.2 section A.3.1</w:delText>
              </w:r>
              <w:r w:rsidDel="004238F6">
                <w:tab/>
              </w:r>
              <w:r w:rsidDel="004238F6">
                <w:tab/>
              </w:r>
            </w:del>
          </w:p>
          <w:p w14:paraId="393EE5D8" w14:textId="66444C3D" w:rsidR="0035256A" w:rsidDel="004238F6" w:rsidRDefault="0035256A" w:rsidP="0035256A">
            <w:pPr>
              <w:pStyle w:val="XML5"/>
              <w:rPr>
                <w:del w:id="25244" w:author="Thomas Dietz" w:date="2012-08-08T14:26:00Z"/>
              </w:rPr>
            </w:pPr>
            <w:del w:id="25245" w:author="Thomas Dietz" w:date="2012-08-08T14:26:00Z">
              <w:r w:rsidDel="004238F6">
                <w:delText>&lt;/xs:documentation&gt;</w:delText>
              </w:r>
            </w:del>
          </w:p>
          <w:p w14:paraId="3D047141" w14:textId="2434443F" w:rsidR="0035256A" w:rsidDel="004238F6" w:rsidRDefault="0035256A" w:rsidP="0035256A">
            <w:pPr>
              <w:pStyle w:val="XML4"/>
              <w:rPr>
                <w:del w:id="25246" w:author="Thomas Dietz" w:date="2012-08-08T14:26:00Z"/>
              </w:rPr>
            </w:pPr>
            <w:del w:id="25247" w:author="Thomas Dietz" w:date="2012-08-08T14:26:00Z">
              <w:r w:rsidDel="004238F6">
                <w:delText>&lt;/xs:annotation&gt;</w:delText>
              </w:r>
            </w:del>
          </w:p>
          <w:p w14:paraId="6E7996AA" w14:textId="1E31775E" w:rsidR="0035256A" w:rsidDel="004238F6" w:rsidRDefault="0035256A" w:rsidP="0035256A">
            <w:pPr>
              <w:pStyle w:val="XML3"/>
              <w:rPr>
                <w:del w:id="25248" w:author="Thomas Dietz" w:date="2012-08-08T14:26:00Z"/>
              </w:rPr>
            </w:pPr>
            <w:del w:id="25249" w:author="Thomas Dietz" w:date="2012-08-08T14:26:00Z">
              <w:r w:rsidDel="004238F6">
                <w:delText>&lt;/xs:element&gt;</w:delText>
              </w:r>
            </w:del>
          </w:p>
          <w:p w14:paraId="4995DF9C" w14:textId="711977C7" w:rsidR="0035256A" w:rsidDel="004238F6" w:rsidRDefault="0035256A" w:rsidP="0035256A">
            <w:pPr>
              <w:pStyle w:val="XML3"/>
              <w:rPr>
                <w:del w:id="25250" w:author="Thomas Dietz" w:date="2012-08-08T14:26:00Z"/>
              </w:rPr>
            </w:pPr>
            <w:del w:id="25251" w:author="Thomas Dietz" w:date="2012-08-08T14:26:00Z">
              <w:r w:rsidDel="004238F6">
                <w:delText>&lt;xs:element name="max-ports" type="xs:integer"&gt;</w:delText>
              </w:r>
            </w:del>
          </w:p>
          <w:p w14:paraId="15B03413" w14:textId="33D6BF5F" w:rsidR="0035256A" w:rsidDel="004238F6" w:rsidRDefault="0035256A" w:rsidP="0035256A">
            <w:pPr>
              <w:pStyle w:val="XML4"/>
              <w:rPr>
                <w:del w:id="25252" w:author="Thomas Dietz" w:date="2012-08-08T14:26:00Z"/>
              </w:rPr>
            </w:pPr>
            <w:del w:id="25253" w:author="Thomas Dietz" w:date="2012-08-08T14:26:00Z">
              <w:r w:rsidDel="004238F6">
                <w:delText>&lt;xs:annotation&gt;</w:delText>
              </w:r>
            </w:del>
          </w:p>
          <w:p w14:paraId="23CA6C8F" w14:textId="398C3B17" w:rsidR="0035256A" w:rsidDel="004238F6" w:rsidRDefault="0035256A" w:rsidP="0035256A">
            <w:pPr>
              <w:pStyle w:val="XML5"/>
              <w:rPr>
                <w:del w:id="25254" w:author="Thomas Dietz" w:date="2012-08-08T14:26:00Z"/>
              </w:rPr>
            </w:pPr>
            <w:del w:id="25255" w:author="Thomas Dietz" w:date="2012-08-08T14:26:00Z">
              <w:r w:rsidDel="004238F6">
                <w:delText>&lt;xs:documentation&gt; The number of ports supported by the switch. See OpenFlow protocol 1.2 section A.3.1</w:delText>
              </w:r>
              <w:r w:rsidDel="004238F6">
                <w:tab/>
              </w:r>
              <w:r w:rsidDel="004238F6">
                <w:tab/>
              </w:r>
            </w:del>
          </w:p>
          <w:p w14:paraId="27B37182" w14:textId="1797F756" w:rsidR="0035256A" w:rsidDel="004238F6" w:rsidRDefault="0035256A" w:rsidP="0035256A">
            <w:pPr>
              <w:pStyle w:val="XML5"/>
              <w:rPr>
                <w:del w:id="25256" w:author="Thomas Dietz" w:date="2012-08-08T14:26:00Z"/>
              </w:rPr>
            </w:pPr>
            <w:del w:id="25257" w:author="Thomas Dietz" w:date="2012-08-08T14:26:00Z">
              <w:r w:rsidDel="004238F6">
                <w:delText>&lt;/xs:documentation&gt;</w:delText>
              </w:r>
            </w:del>
          </w:p>
          <w:p w14:paraId="2A164D9D" w14:textId="44BF1F56" w:rsidR="0035256A" w:rsidDel="004238F6" w:rsidRDefault="0035256A" w:rsidP="0035256A">
            <w:pPr>
              <w:pStyle w:val="XML4"/>
              <w:rPr>
                <w:del w:id="25258" w:author="Thomas Dietz" w:date="2012-08-08T14:26:00Z"/>
              </w:rPr>
            </w:pPr>
            <w:del w:id="25259" w:author="Thomas Dietz" w:date="2012-08-08T14:26:00Z">
              <w:r w:rsidDel="004238F6">
                <w:delText>&lt;/xs:annotation&gt;</w:delText>
              </w:r>
            </w:del>
          </w:p>
          <w:p w14:paraId="34AC3B28" w14:textId="7C3022DD" w:rsidR="0035256A" w:rsidDel="004238F6" w:rsidRDefault="0035256A" w:rsidP="0035256A">
            <w:pPr>
              <w:pStyle w:val="XML3"/>
              <w:rPr>
                <w:del w:id="25260" w:author="Thomas Dietz" w:date="2012-08-08T14:26:00Z"/>
              </w:rPr>
            </w:pPr>
            <w:del w:id="25261" w:author="Thomas Dietz" w:date="2012-08-08T14:26:00Z">
              <w:r w:rsidDel="004238F6">
                <w:delText>&lt;/xs:element&gt;</w:delText>
              </w:r>
            </w:del>
          </w:p>
          <w:p w14:paraId="4E662D12" w14:textId="69869F03" w:rsidR="0035256A" w:rsidDel="004238F6" w:rsidRDefault="0035256A" w:rsidP="0035256A">
            <w:pPr>
              <w:pStyle w:val="XML3"/>
              <w:rPr>
                <w:del w:id="25262" w:author="Thomas Dietz" w:date="2012-08-08T14:26:00Z"/>
              </w:rPr>
            </w:pPr>
            <w:del w:id="25263" w:author="Thomas Dietz" w:date="2012-08-08T14:26:00Z">
              <w:r w:rsidDel="004238F6">
                <w:delText>&lt;xs:element name="flow-statistics" type="xs:boolean"&gt;</w:delText>
              </w:r>
            </w:del>
          </w:p>
          <w:p w14:paraId="40DBE694" w14:textId="4B3A02E7" w:rsidR="0035256A" w:rsidDel="004238F6" w:rsidRDefault="0035256A" w:rsidP="0035256A">
            <w:pPr>
              <w:pStyle w:val="XML4"/>
              <w:rPr>
                <w:del w:id="25264" w:author="Thomas Dietz" w:date="2012-08-08T14:26:00Z"/>
              </w:rPr>
            </w:pPr>
            <w:del w:id="25265" w:author="Thomas Dietz" w:date="2012-08-08T14:26:00Z">
              <w:r w:rsidDel="004238F6">
                <w:delText>&lt;xs:annotation&gt;</w:delText>
              </w:r>
            </w:del>
          </w:p>
          <w:p w14:paraId="4F2989D7" w14:textId="6A87A098" w:rsidR="0035256A" w:rsidDel="004238F6" w:rsidRDefault="0035256A" w:rsidP="0035256A">
            <w:pPr>
              <w:pStyle w:val="XML5"/>
              <w:rPr>
                <w:del w:id="25266" w:author="Thomas Dietz" w:date="2012-08-08T14:26:00Z"/>
              </w:rPr>
            </w:pPr>
            <w:del w:id="25267" w:author="Thomas Dietz" w:date="2012-08-08T14:26:00Z">
              <w:r w:rsidDel="004238F6">
                <w:delText>&lt;xs:documentation&gt; Whether the switch supports flow statistics. See OpenFlow protocol 1.2 section A.3.1</w:delText>
              </w:r>
              <w:r w:rsidDel="004238F6">
                <w:tab/>
              </w:r>
              <w:r w:rsidDel="004238F6">
                <w:tab/>
              </w:r>
            </w:del>
          </w:p>
          <w:p w14:paraId="0799E14A" w14:textId="67E1DE57" w:rsidR="0035256A" w:rsidDel="004238F6" w:rsidRDefault="0035256A" w:rsidP="0035256A">
            <w:pPr>
              <w:pStyle w:val="XML5"/>
              <w:rPr>
                <w:del w:id="25268" w:author="Thomas Dietz" w:date="2012-08-08T14:26:00Z"/>
              </w:rPr>
            </w:pPr>
            <w:del w:id="25269" w:author="Thomas Dietz" w:date="2012-08-08T14:26:00Z">
              <w:r w:rsidDel="004238F6">
                <w:delText>&lt;/xs:documentation&gt;</w:delText>
              </w:r>
            </w:del>
          </w:p>
          <w:p w14:paraId="356481BD" w14:textId="4387F1A1" w:rsidR="0035256A" w:rsidDel="004238F6" w:rsidRDefault="0035256A" w:rsidP="0035256A">
            <w:pPr>
              <w:pStyle w:val="XML4"/>
              <w:rPr>
                <w:del w:id="25270" w:author="Thomas Dietz" w:date="2012-08-08T14:26:00Z"/>
              </w:rPr>
            </w:pPr>
            <w:del w:id="25271" w:author="Thomas Dietz" w:date="2012-08-08T14:26:00Z">
              <w:r w:rsidDel="004238F6">
                <w:delText>&lt;/xs:annotation&gt;</w:delText>
              </w:r>
            </w:del>
          </w:p>
          <w:p w14:paraId="6BD20FCA" w14:textId="28CB967B" w:rsidR="0035256A" w:rsidDel="004238F6" w:rsidRDefault="0035256A" w:rsidP="0035256A">
            <w:pPr>
              <w:pStyle w:val="XML3"/>
              <w:rPr>
                <w:del w:id="25272" w:author="Thomas Dietz" w:date="2012-08-08T14:26:00Z"/>
              </w:rPr>
            </w:pPr>
            <w:del w:id="25273" w:author="Thomas Dietz" w:date="2012-08-08T14:26:00Z">
              <w:r w:rsidDel="004238F6">
                <w:delText>&lt;/xs:element&gt;</w:delText>
              </w:r>
            </w:del>
          </w:p>
          <w:p w14:paraId="74B4BA4E" w14:textId="54D40D41" w:rsidR="0035256A" w:rsidDel="004238F6" w:rsidRDefault="0035256A" w:rsidP="0035256A">
            <w:pPr>
              <w:pStyle w:val="XML3"/>
              <w:rPr>
                <w:del w:id="25274" w:author="Thomas Dietz" w:date="2012-08-08T14:26:00Z"/>
              </w:rPr>
            </w:pPr>
            <w:del w:id="25275" w:author="Thomas Dietz" w:date="2012-08-08T14:26:00Z">
              <w:r w:rsidDel="004238F6">
                <w:delText>&lt;xs:element name="table-statistics" type="xs:boolean"&gt;</w:delText>
              </w:r>
            </w:del>
          </w:p>
          <w:p w14:paraId="545C4130" w14:textId="14FC21BE" w:rsidR="0035256A" w:rsidDel="004238F6" w:rsidRDefault="0035256A" w:rsidP="0035256A">
            <w:pPr>
              <w:pStyle w:val="XML4"/>
              <w:rPr>
                <w:del w:id="25276" w:author="Thomas Dietz" w:date="2012-08-08T14:26:00Z"/>
              </w:rPr>
            </w:pPr>
            <w:del w:id="25277" w:author="Thomas Dietz" w:date="2012-08-08T14:26:00Z">
              <w:r w:rsidDel="004238F6">
                <w:delText>&lt;xs:annotation&gt;</w:delText>
              </w:r>
            </w:del>
          </w:p>
          <w:p w14:paraId="723DBC34" w14:textId="52BF075F" w:rsidR="0035256A" w:rsidDel="004238F6" w:rsidRDefault="0035256A" w:rsidP="0035256A">
            <w:pPr>
              <w:pStyle w:val="XML5"/>
              <w:rPr>
                <w:del w:id="25278" w:author="Thomas Dietz" w:date="2012-08-08T14:26:00Z"/>
              </w:rPr>
            </w:pPr>
            <w:del w:id="25279" w:author="Thomas Dietz" w:date="2012-08-08T14:26:00Z">
              <w:r w:rsidDel="004238F6">
                <w:delText>&lt;xs:documentation&gt; Whether the switch supports table statistics. See OpenFlow protocol 1.2 section A.3.1</w:delText>
              </w:r>
              <w:r w:rsidDel="004238F6">
                <w:tab/>
              </w:r>
              <w:r w:rsidDel="004238F6">
                <w:tab/>
              </w:r>
            </w:del>
          </w:p>
          <w:p w14:paraId="456A1B10" w14:textId="314BB7A8" w:rsidR="0035256A" w:rsidDel="004238F6" w:rsidRDefault="0035256A" w:rsidP="0035256A">
            <w:pPr>
              <w:pStyle w:val="XML5"/>
              <w:rPr>
                <w:del w:id="25280" w:author="Thomas Dietz" w:date="2012-08-08T14:26:00Z"/>
              </w:rPr>
            </w:pPr>
            <w:del w:id="25281" w:author="Thomas Dietz" w:date="2012-08-08T14:26:00Z">
              <w:r w:rsidDel="004238F6">
                <w:delText>&lt;/xs:documentation&gt;</w:delText>
              </w:r>
            </w:del>
          </w:p>
          <w:p w14:paraId="129D1E8A" w14:textId="3BCCEF19" w:rsidR="0035256A" w:rsidDel="004238F6" w:rsidRDefault="0035256A" w:rsidP="0035256A">
            <w:pPr>
              <w:pStyle w:val="XML4"/>
              <w:rPr>
                <w:del w:id="25282" w:author="Thomas Dietz" w:date="2012-08-08T14:26:00Z"/>
              </w:rPr>
            </w:pPr>
            <w:del w:id="25283" w:author="Thomas Dietz" w:date="2012-08-08T14:26:00Z">
              <w:r w:rsidDel="004238F6">
                <w:delText>&lt;/xs:annotation&gt;</w:delText>
              </w:r>
            </w:del>
          </w:p>
          <w:p w14:paraId="30A952ED" w14:textId="746A9936" w:rsidR="0035256A" w:rsidDel="004238F6" w:rsidRDefault="0035256A" w:rsidP="0035256A">
            <w:pPr>
              <w:pStyle w:val="XML3"/>
              <w:rPr>
                <w:del w:id="25284" w:author="Thomas Dietz" w:date="2012-08-08T14:26:00Z"/>
              </w:rPr>
            </w:pPr>
            <w:del w:id="25285" w:author="Thomas Dietz" w:date="2012-08-08T14:26:00Z">
              <w:r w:rsidDel="004238F6">
                <w:delText>&lt;/xs:element&gt;</w:delText>
              </w:r>
            </w:del>
          </w:p>
          <w:p w14:paraId="6ADF09D0" w14:textId="52490418" w:rsidR="0035256A" w:rsidDel="004238F6" w:rsidRDefault="0035256A" w:rsidP="0035256A">
            <w:pPr>
              <w:pStyle w:val="XML3"/>
              <w:rPr>
                <w:del w:id="25286" w:author="Thomas Dietz" w:date="2012-08-08T14:26:00Z"/>
              </w:rPr>
            </w:pPr>
            <w:del w:id="25287" w:author="Thomas Dietz" w:date="2012-08-08T14:26:00Z">
              <w:r w:rsidDel="004238F6">
                <w:delText>&lt;xs:element name="port-statistics" type="xs:boolean"&gt;</w:delText>
              </w:r>
            </w:del>
          </w:p>
          <w:p w14:paraId="098867DA" w14:textId="6069AC75" w:rsidR="0035256A" w:rsidDel="004238F6" w:rsidRDefault="0035256A" w:rsidP="0035256A">
            <w:pPr>
              <w:pStyle w:val="XML4"/>
              <w:rPr>
                <w:del w:id="25288" w:author="Thomas Dietz" w:date="2012-08-08T14:26:00Z"/>
              </w:rPr>
            </w:pPr>
            <w:del w:id="25289" w:author="Thomas Dietz" w:date="2012-08-08T14:26:00Z">
              <w:r w:rsidDel="004238F6">
                <w:delText>&lt;xs:annotation&gt;</w:delText>
              </w:r>
            </w:del>
          </w:p>
          <w:p w14:paraId="5104D044" w14:textId="1869A4C5" w:rsidR="0035256A" w:rsidDel="004238F6" w:rsidRDefault="0035256A" w:rsidP="0035256A">
            <w:pPr>
              <w:pStyle w:val="XML5"/>
              <w:rPr>
                <w:del w:id="25290" w:author="Thomas Dietz" w:date="2012-08-08T14:26:00Z"/>
              </w:rPr>
            </w:pPr>
            <w:del w:id="25291" w:author="Thomas Dietz" w:date="2012-08-08T14:26:00Z">
              <w:r w:rsidDel="004238F6">
                <w:delText>&lt;xs:documentation&gt;Whether the switch supports port statistics. See OpenFlow protocol 1.2 section A.3.1</w:delText>
              </w:r>
              <w:r w:rsidDel="004238F6">
                <w:tab/>
              </w:r>
              <w:r w:rsidDel="004238F6">
                <w:tab/>
              </w:r>
            </w:del>
          </w:p>
          <w:p w14:paraId="40B691C7" w14:textId="41C1949B" w:rsidR="0035256A" w:rsidDel="004238F6" w:rsidRDefault="0035256A" w:rsidP="0035256A">
            <w:pPr>
              <w:pStyle w:val="XML5"/>
              <w:rPr>
                <w:del w:id="25292" w:author="Thomas Dietz" w:date="2012-08-08T14:26:00Z"/>
              </w:rPr>
            </w:pPr>
            <w:del w:id="25293" w:author="Thomas Dietz" w:date="2012-08-08T14:26:00Z">
              <w:r w:rsidDel="004238F6">
                <w:delText>&lt;/xs:documentation&gt;</w:delText>
              </w:r>
            </w:del>
          </w:p>
          <w:p w14:paraId="3703474D" w14:textId="467E7CF9" w:rsidR="0035256A" w:rsidDel="004238F6" w:rsidRDefault="0035256A" w:rsidP="0035256A">
            <w:pPr>
              <w:pStyle w:val="XML4"/>
              <w:rPr>
                <w:del w:id="25294" w:author="Thomas Dietz" w:date="2012-08-08T14:26:00Z"/>
              </w:rPr>
            </w:pPr>
            <w:del w:id="25295" w:author="Thomas Dietz" w:date="2012-08-08T14:26:00Z">
              <w:r w:rsidDel="004238F6">
                <w:delText>&lt;/xs:annotation&gt;</w:delText>
              </w:r>
            </w:del>
          </w:p>
          <w:p w14:paraId="13D31DCE" w14:textId="2C51FFD4" w:rsidR="0035256A" w:rsidDel="004238F6" w:rsidRDefault="0035256A" w:rsidP="0035256A">
            <w:pPr>
              <w:pStyle w:val="XML3"/>
              <w:rPr>
                <w:del w:id="25296" w:author="Thomas Dietz" w:date="2012-08-08T14:26:00Z"/>
              </w:rPr>
            </w:pPr>
            <w:del w:id="25297" w:author="Thomas Dietz" w:date="2012-08-08T14:26:00Z">
              <w:r w:rsidDel="004238F6">
                <w:delText>&lt;/xs:element&gt;</w:delText>
              </w:r>
            </w:del>
          </w:p>
          <w:p w14:paraId="252B3098" w14:textId="2D17274A" w:rsidR="0035256A" w:rsidDel="004238F6" w:rsidRDefault="0035256A" w:rsidP="0035256A">
            <w:pPr>
              <w:pStyle w:val="XML3"/>
              <w:rPr>
                <w:del w:id="25298" w:author="Thomas Dietz" w:date="2012-08-08T14:26:00Z"/>
              </w:rPr>
            </w:pPr>
            <w:del w:id="25299" w:author="Thomas Dietz" w:date="2012-08-08T14:26:00Z">
              <w:r w:rsidDel="004238F6">
                <w:delText>&lt;xs:element name="group-statistics" type="xs:boolean"&gt;</w:delText>
              </w:r>
            </w:del>
          </w:p>
          <w:p w14:paraId="04F3F902" w14:textId="152BFFA5" w:rsidR="0035256A" w:rsidDel="004238F6" w:rsidRDefault="0035256A" w:rsidP="0035256A">
            <w:pPr>
              <w:pStyle w:val="XML4"/>
              <w:rPr>
                <w:del w:id="25300" w:author="Thomas Dietz" w:date="2012-08-08T14:26:00Z"/>
              </w:rPr>
            </w:pPr>
            <w:del w:id="25301" w:author="Thomas Dietz" w:date="2012-08-08T14:26:00Z">
              <w:r w:rsidDel="004238F6">
                <w:delText>&lt;xs:annotation&gt;</w:delText>
              </w:r>
            </w:del>
          </w:p>
          <w:p w14:paraId="1EA487A3" w14:textId="5DF7B7FC" w:rsidR="0035256A" w:rsidDel="004238F6" w:rsidRDefault="0035256A" w:rsidP="0035256A">
            <w:pPr>
              <w:pStyle w:val="XML5"/>
              <w:rPr>
                <w:del w:id="25302" w:author="Thomas Dietz" w:date="2012-08-08T14:26:00Z"/>
              </w:rPr>
            </w:pPr>
            <w:del w:id="25303" w:author="Thomas Dietz" w:date="2012-08-08T14:26:00Z">
              <w:r w:rsidDel="004238F6">
                <w:delText>&lt;xs:documentation&gt; Whether the switch supports group statistics. See OpenFlow protocol 1.2 section A.3.1</w:delText>
              </w:r>
            </w:del>
          </w:p>
          <w:p w14:paraId="28F43DC0" w14:textId="3520E036" w:rsidR="0035256A" w:rsidDel="004238F6" w:rsidRDefault="0035256A" w:rsidP="0035256A">
            <w:pPr>
              <w:pStyle w:val="XML5"/>
              <w:rPr>
                <w:del w:id="25304" w:author="Thomas Dietz" w:date="2012-08-08T14:26:00Z"/>
              </w:rPr>
            </w:pPr>
            <w:del w:id="25305" w:author="Thomas Dietz" w:date="2012-08-08T14:26:00Z">
              <w:r w:rsidDel="004238F6">
                <w:delText>&lt;/xs:documentation&gt;</w:delText>
              </w:r>
            </w:del>
          </w:p>
          <w:p w14:paraId="3CF1B7CE" w14:textId="29062ECF" w:rsidR="0035256A" w:rsidDel="004238F6" w:rsidRDefault="0035256A" w:rsidP="0035256A">
            <w:pPr>
              <w:pStyle w:val="XML4"/>
              <w:rPr>
                <w:del w:id="25306" w:author="Thomas Dietz" w:date="2012-08-08T14:26:00Z"/>
              </w:rPr>
            </w:pPr>
            <w:del w:id="25307" w:author="Thomas Dietz" w:date="2012-08-08T14:26:00Z">
              <w:r w:rsidDel="004238F6">
                <w:delText>&lt;/xs:annotation&gt;</w:delText>
              </w:r>
            </w:del>
          </w:p>
          <w:p w14:paraId="20253780" w14:textId="1108BEED" w:rsidR="0035256A" w:rsidDel="004238F6" w:rsidRDefault="0035256A" w:rsidP="0035256A">
            <w:pPr>
              <w:pStyle w:val="XML3"/>
              <w:rPr>
                <w:del w:id="25308" w:author="Thomas Dietz" w:date="2012-08-08T14:26:00Z"/>
              </w:rPr>
            </w:pPr>
            <w:del w:id="25309" w:author="Thomas Dietz" w:date="2012-08-08T14:26:00Z">
              <w:r w:rsidDel="004238F6">
                <w:delText>&lt;/xs:element&gt;</w:delText>
              </w:r>
            </w:del>
          </w:p>
          <w:p w14:paraId="4ECEDEEC" w14:textId="3A3EBEB6" w:rsidR="0035256A" w:rsidDel="004238F6" w:rsidRDefault="0035256A" w:rsidP="0035256A">
            <w:pPr>
              <w:pStyle w:val="XML3"/>
              <w:rPr>
                <w:del w:id="25310" w:author="Thomas Dietz" w:date="2012-08-08T14:26:00Z"/>
              </w:rPr>
            </w:pPr>
            <w:del w:id="25311" w:author="Thomas Dietz" w:date="2012-08-08T14:26:00Z">
              <w:r w:rsidDel="004238F6">
                <w:delText>&lt;xs:element name="queue-statistics" type="xs:boolean"&gt;</w:delText>
              </w:r>
            </w:del>
          </w:p>
          <w:p w14:paraId="714AF121" w14:textId="3E076CBE" w:rsidR="0035256A" w:rsidDel="004238F6" w:rsidRDefault="0035256A" w:rsidP="0035256A">
            <w:pPr>
              <w:pStyle w:val="XML4"/>
              <w:rPr>
                <w:del w:id="25312" w:author="Thomas Dietz" w:date="2012-08-08T14:26:00Z"/>
              </w:rPr>
            </w:pPr>
            <w:del w:id="25313" w:author="Thomas Dietz" w:date="2012-08-08T14:26:00Z">
              <w:r w:rsidDel="004238F6">
                <w:delText>&lt;xs:annotation&gt;</w:delText>
              </w:r>
            </w:del>
          </w:p>
          <w:p w14:paraId="63116051" w14:textId="1C83FF9F" w:rsidR="0035256A" w:rsidDel="004238F6" w:rsidRDefault="0035256A" w:rsidP="0035256A">
            <w:pPr>
              <w:pStyle w:val="XML5"/>
              <w:rPr>
                <w:del w:id="25314" w:author="Thomas Dietz" w:date="2012-08-08T14:26:00Z"/>
              </w:rPr>
            </w:pPr>
            <w:del w:id="25315" w:author="Thomas Dietz" w:date="2012-08-08T14:26:00Z">
              <w:r w:rsidDel="004238F6">
                <w:delText>&lt;xs:documentation&gt;Whether the switch supports queue statistics. See OpenFlow protocol 1.2 section A.3.1</w:delText>
              </w:r>
              <w:r w:rsidDel="004238F6">
                <w:tab/>
              </w:r>
              <w:r w:rsidDel="004238F6">
                <w:tab/>
              </w:r>
            </w:del>
          </w:p>
          <w:p w14:paraId="2CA901D5" w14:textId="7AE0DC9D" w:rsidR="0035256A" w:rsidDel="004238F6" w:rsidRDefault="0035256A" w:rsidP="0035256A">
            <w:pPr>
              <w:pStyle w:val="XML5"/>
              <w:rPr>
                <w:del w:id="25316" w:author="Thomas Dietz" w:date="2012-08-08T14:26:00Z"/>
              </w:rPr>
            </w:pPr>
            <w:del w:id="25317" w:author="Thomas Dietz" w:date="2012-08-08T14:26:00Z">
              <w:r w:rsidDel="004238F6">
                <w:delText>&lt;/xs:documentation&gt;</w:delText>
              </w:r>
            </w:del>
          </w:p>
          <w:p w14:paraId="6AB80C43" w14:textId="04271F4B" w:rsidR="0035256A" w:rsidDel="004238F6" w:rsidRDefault="0035256A" w:rsidP="0035256A">
            <w:pPr>
              <w:pStyle w:val="XML4"/>
              <w:rPr>
                <w:del w:id="25318" w:author="Thomas Dietz" w:date="2012-08-08T14:26:00Z"/>
              </w:rPr>
            </w:pPr>
            <w:del w:id="25319" w:author="Thomas Dietz" w:date="2012-08-08T14:26:00Z">
              <w:r w:rsidDel="004238F6">
                <w:delText>&lt;/xs:annotation&gt;</w:delText>
              </w:r>
            </w:del>
          </w:p>
          <w:p w14:paraId="31BB55E9" w14:textId="46402FF0" w:rsidR="0035256A" w:rsidDel="004238F6" w:rsidRDefault="0035256A" w:rsidP="0035256A">
            <w:pPr>
              <w:pStyle w:val="XML3"/>
              <w:rPr>
                <w:del w:id="25320" w:author="Thomas Dietz" w:date="2012-08-08T14:26:00Z"/>
              </w:rPr>
            </w:pPr>
            <w:del w:id="25321" w:author="Thomas Dietz" w:date="2012-08-08T14:26:00Z">
              <w:r w:rsidDel="004238F6">
                <w:delText>&lt;/xs:element&gt;</w:delText>
              </w:r>
            </w:del>
          </w:p>
          <w:p w14:paraId="7ADB90E0" w14:textId="59155920" w:rsidR="0035256A" w:rsidDel="004238F6" w:rsidRDefault="0035256A" w:rsidP="0035256A">
            <w:pPr>
              <w:pStyle w:val="XML3"/>
              <w:rPr>
                <w:del w:id="25322" w:author="Thomas Dietz" w:date="2012-08-08T14:26:00Z"/>
              </w:rPr>
            </w:pPr>
            <w:del w:id="25323" w:author="Thomas Dietz" w:date="2012-08-08T14:26:00Z">
              <w:r w:rsidDel="004238F6">
                <w:delText>&lt;xs:element name="reassemble-ip-fragments" type="xs:boolean"&gt;</w:delText>
              </w:r>
            </w:del>
          </w:p>
          <w:p w14:paraId="5451DB48" w14:textId="2B57EF13" w:rsidR="0035256A" w:rsidDel="004238F6" w:rsidRDefault="0035256A" w:rsidP="0035256A">
            <w:pPr>
              <w:pStyle w:val="XML4"/>
              <w:rPr>
                <w:del w:id="25324" w:author="Thomas Dietz" w:date="2012-08-08T14:26:00Z"/>
              </w:rPr>
            </w:pPr>
            <w:del w:id="25325" w:author="Thomas Dietz" w:date="2012-08-08T14:26:00Z">
              <w:r w:rsidDel="004238F6">
                <w:delText>&lt;xs:annotation&gt;</w:delText>
              </w:r>
            </w:del>
          </w:p>
          <w:p w14:paraId="63564760" w14:textId="018E9AE6" w:rsidR="0035256A" w:rsidDel="004238F6" w:rsidRDefault="0035256A" w:rsidP="0035256A">
            <w:pPr>
              <w:pStyle w:val="XML5"/>
              <w:rPr>
                <w:del w:id="25326" w:author="Thomas Dietz" w:date="2012-08-08T14:26:00Z"/>
              </w:rPr>
            </w:pPr>
            <w:del w:id="25327" w:author="Thomas Dietz" w:date="2012-08-08T14:26:00Z">
              <w:r w:rsidDel="004238F6">
                <w:delText>&lt;xs:documentation&gt;Whether the switch supports reassemble IP fragments. See OpenFlow protocol 1.2 section A.3.1</w:delText>
              </w:r>
              <w:r w:rsidDel="004238F6">
                <w:tab/>
              </w:r>
              <w:r w:rsidDel="004238F6">
                <w:tab/>
              </w:r>
            </w:del>
          </w:p>
          <w:p w14:paraId="7FFD0F21" w14:textId="6130399B" w:rsidR="0035256A" w:rsidDel="004238F6" w:rsidRDefault="0035256A" w:rsidP="0035256A">
            <w:pPr>
              <w:pStyle w:val="XML5"/>
              <w:rPr>
                <w:del w:id="25328" w:author="Thomas Dietz" w:date="2012-08-08T14:26:00Z"/>
              </w:rPr>
            </w:pPr>
            <w:del w:id="25329" w:author="Thomas Dietz" w:date="2012-08-08T14:26:00Z">
              <w:r w:rsidDel="004238F6">
                <w:delText>&lt;/xs:documentation&gt;</w:delText>
              </w:r>
            </w:del>
          </w:p>
          <w:p w14:paraId="2A3A5C5A" w14:textId="43AFB61D" w:rsidR="0035256A" w:rsidDel="004238F6" w:rsidRDefault="0035256A" w:rsidP="0035256A">
            <w:pPr>
              <w:pStyle w:val="XML4"/>
              <w:rPr>
                <w:del w:id="25330" w:author="Thomas Dietz" w:date="2012-08-08T14:26:00Z"/>
              </w:rPr>
            </w:pPr>
            <w:del w:id="25331" w:author="Thomas Dietz" w:date="2012-08-08T14:26:00Z">
              <w:r w:rsidDel="004238F6">
                <w:delText>&lt;/xs:annotation&gt;</w:delText>
              </w:r>
            </w:del>
          </w:p>
          <w:p w14:paraId="1BF5A9CF" w14:textId="24935623" w:rsidR="0035256A" w:rsidDel="004238F6" w:rsidRDefault="0035256A" w:rsidP="0035256A">
            <w:pPr>
              <w:pStyle w:val="XML3"/>
              <w:rPr>
                <w:del w:id="25332" w:author="Thomas Dietz" w:date="2012-08-08T14:26:00Z"/>
              </w:rPr>
            </w:pPr>
            <w:del w:id="25333" w:author="Thomas Dietz" w:date="2012-08-08T14:26:00Z">
              <w:r w:rsidDel="004238F6">
                <w:delText>&lt;/xs:element&gt;</w:delText>
              </w:r>
            </w:del>
          </w:p>
          <w:p w14:paraId="3A803E1F" w14:textId="462131E6" w:rsidR="0035256A" w:rsidDel="004238F6" w:rsidRDefault="0035256A" w:rsidP="0035256A">
            <w:pPr>
              <w:pStyle w:val="XML3"/>
              <w:rPr>
                <w:del w:id="25334" w:author="Thomas Dietz" w:date="2012-08-08T14:26:00Z"/>
              </w:rPr>
            </w:pPr>
            <w:del w:id="25335" w:author="Thomas Dietz" w:date="2012-08-08T14:26:00Z">
              <w:r w:rsidDel="004238F6">
                <w:delText>&lt;xs:element name="block-looping-ports" type="xs:boolean"&gt;</w:delText>
              </w:r>
            </w:del>
          </w:p>
          <w:p w14:paraId="64DBEF85" w14:textId="223B529B" w:rsidR="0035256A" w:rsidDel="004238F6" w:rsidRDefault="0035256A" w:rsidP="0035256A">
            <w:pPr>
              <w:pStyle w:val="XML4"/>
              <w:rPr>
                <w:del w:id="25336" w:author="Thomas Dietz" w:date="2012-08-08T14:26:00Z"/>
              </w:rPr>
            </w:pPr>
            <w:del w:id="25337" w:author="Thomas Dietz" w:date="2012-08-08T14:26:00Z">
              <w:r w:rsidDel="004238F6">
                <w:delText>&lt;xs:annotation&gt;</w:delText>
              </w:r>
            </w:del>
          </w:p>
          <w:p w14:paraId="6480AD5C" w14:textId="5EB0B497" w:rsidR="0035256A" w:rsidDel="004238F6" w:rsidRDefault="0035256A" w:rsidP="0035256A">
            <w:pPr>
              <w:pStyle w:val="XML5"/>
              <w:rPr>
                <w:del w:id="25338" w:author="Thomas Dietz" w:date="2012-08-08T14:26:00Z"/>
              </w:rPr>
            </w:pPr>
            <w:del w:id="25339" w:author="Thomas Dietz" w:date="2012-08-08T14:26:00Z">
              <w:r w:rsidDel="004238F6">
                <w:delText>&lt;xs:documentation&gt;"true" indicates that a switch protocol outside of OpenFlow, such as 802.1D Spanning Tree, will detect topology loops and block ports to prevent packet loops. See OpenFlow protocol 1.2 section A.3.1</w:delText>
              </w:r>
              <w:r w:rsidDel="004238F6">
                <w:tab/>
              </w:r>
              <w:r w:rsidDel="004238F6">
                <w:tab/>
              </w:r>
            </w:del>
          </w:p>
          <w:p w14:paraId="37879FC7" w14:textId="574647A0" w:rsidR="0035256A" w:rsidDel="004238F6" w:rsidRDefault="0035256A" w:rsidP="0035256A">
            <w:pPr>
              <w:pStyle w:val="XML5"/>
              <w:rPr>
                <w:del w:id="25340" w:author="Thomas Dietz" w:date="2012-08-08T14:26:00Z"/>
              </w:rPr>
            </w:pPr>
            <w:del w:id="25341" w:author="Thomas Dietz" w:date="2012-08-08T14:26:00Z">
              <w:r w:rsidDel="004238F6">
                <w:delText>&lt;/xs:documentation&gt;</w:delText>
              </w:r>
            </w:del>
          </w:p>
          <w:p w14:paraId="69096AB6" w14:textId="514C3217" w:rsidR="0035256A" w:rsidDel="004238F6" w:rsidRDefault="0035256A" w:rsidP="0035256A">
            <w:pPr>
              <w:pStyle w:val="XML4"/>
              <w:rPr>
                <w:del w:id="25342" w:author="Thomas Dietz" w:date="2012-08-08T14:26:00Z"/>
              </w:rPr>
            </w:pPr>
            <w:del w:id="25343" w:author="Thomas Dietz" w:date="2012-08-08T14:26:00Z">
              <w:r w:rsidDel="004238F6">
                <w:delText>&lt;/xs:annotation&gt;</w:delText>
              </w:r>
            </w:del>
          </w:p>
          <w:p w14:paraId="294FA4A8" w14:textId="407ADD06" w:rsidR="0035256A" w:rsidDel="004238F6" w:rsidRDefault="0035256A" w:rsidP="0035256A">
            <w:pPr>
              <w:pStyle w:val="XML3"/>
              <w:rPr>
                <w:del w:id="25344" w:author="Thomas Dietz" w:date="2012-08-08T14:26:00Z"/>
              </w:rPr>
            </w:pPr>
            <w:del w:id="25345" w:author="Thomas Dietz" w:date="2012-08-08T14:26:00Z">
              <w:r w:rsidDel="004238F6">
                <w:delText>&lt;/xs:element&gt;</w:delText>
              </w:r>
            </w:del>
          </w:p>
          <w:p w14:paraId="6F6C8104" w14:textId="324F54F0" w:rsidR="0035256A" w:rsidDel="004238F6" w:rsidRDefault="0035256A" w:rsidP="0035256A">
            <w:pPr>
              <w:pStyle w:val="XML3"/>
              <w:rPr>
                <w:del w:id="25346" w:author="Thomas Dietz" w:date="2012-08-08T14:26:00Z"/>
              </w:rPr>
            </w:pPr>
            <w:del w:id="25347" w:author="Thomas Dietz" w:date="2012-08-08T14:26:00Z">
              <w:r w:rsidDel="004238F6">
                <w:delText xml:space="preserve">&lt;xs:element name="reserved-port-types" </w:delText>
              </w:r>
            </w:del>
          </w:p>
          <w:p w14:paraId="309E7B4D" w14:textId="76621321" w:rsidR="0035256A" w:rsidDel="004238F6" w:rsidRDefault="0035256A" w:rsidP="0035256A">
            <w:pPr>
              <w:pStyle w:val="XML9"/>
              <w:rPr>
                <w:del w:id="25348" w:author="Thomas Dietz" w:date="2012-08-08T14:26:00Z"/>
              </w:rPr>
            </w:pPr>
            <w:del w:id="25349" w:author="Thomas Dietz" w:date="2012-08-08T14:26:00Z">
              <w:r w:rsidDel="004238F6">
                <w:delText>type="OFReservedPortTypes"&gt;</w:delText>
              </w:r>
            </w:del>
          </w:p>
          <w:p w14:paraId="4AED14C2" w14:textId="1FDB1D97" w:rsidR="0035256A" w:rsidDel="004238F6" w:rsidRDefault="0035256A" w:rsidP="0035256A">
            <w:pPr>
              <w:pStyle w:val="XML4"/>
              <w:rPr>
                <w:del w:id="25350" w:author="Thomas Dietz" w:date="2012-08-08T14:26:00Z"/>
              </w:rPr>
            </w:pPr>
            <w:del w:id="25351" w:author="Thomas Dietz" w:date="2012-08-08T14:26:00Z">
              <w:r w:rsidDel="004238F6">
                <w:delText>&lt;xs:annotation&gt;</w:delText>
              </w:r>
            </w:del>
          </w:p>
          <w:p w14:paraId="044243E0" w14:textId="3E4EBE59" w:rsidR="0035256A" w:rsidDel="004238F6" w:rsidRDefault="0035256A" w:rsidP="0035256A">
            <w:pPr>
              <w:pStyle w:val="XML5"/>
              <w:rPr>
                <w:del w:id="25352" w:author="Thomas Dietz" w:date="2012-08-08T14:26:00Z"/>
              </w:rPr>
            </w:pPr>
            <w:del w:id="25353" w:author="Thomas Dietz" w:date="2012-08-08T14:26:00Z">
              <w:r w:rsidDel="004238F6">
                <w:delText>&lt;xs:documentation&gt;Specify generic forwarding actions such as sending to the controller, ooding, or forwarding using non-OpenFlow methods, such as "normal" switch processing. SeeOpenFlow protocol 1.2 section 4.5.</w:delText>
              </w:r>
            </w:del>
          </w:p>
          <w:p w14:paraId="7D32A357" w14:textId="23AB2BDF" w:rsidR="0035256A" w:rsidDel="004238F6" w:rsidRDefault="0035256A" w:rsidP="0035256A">
            <w:pPr>
              <w:pStyle w:val="XML5"/>
              <w:rPr>
                <w:del w:id="25354" w:author="Thomas Dietz" w:date="2012-08-08T14:26:00Z"/>
              </w:rPr>
            </w:pPr>
            <w:del w:id="25355" w:author="Thomas Dietz" w:date="2012-08-08T14:26:00Z">
              <w:r w:rsidDel="004238F6">
                <w:delText>&lt;/xs:documentation&gt;</w:delText>
              </w:r>
            </w:del>
          </w:p>
          <w:p w14:paraId="1AB13EF0" w14:textId="48D9F1AF" w:rsidR="0035256A" w:rsidDel="004238F6" w:rsidRDefault="0035256A" w:rsidP="0035256A">
            <w:pPr>
              <w:pStyle w:val="XML4"/>
              <w:rPr>
                <w:del w:id="25356" w:author="Thomas Dietz" w:date="2012-08-08T14:26:00Z"/>
              </w:rPr>
            </w:pPr>
            <w:del w:id="25357" w:author="Thomas Dietz" w:date="2012-08-08T14:26:00Z">
              <w:r w:rsidDel="004238F6">
                <w:delText>&lt;/xs:annotation&gt;</w:delText>
              </w:r>
            </w:del>
          </w:p>
          <w:p w14:paraId="1CC83A1B" w14:textId="301A3DF0" w:rsidR="0035256A" w:rsidDel="004238F6" w:rsidRDefault="0035256A" w:rsidP="0035256A">
            <w:pPr>
              <w:pStyle w:val="XML3"/>
              <w:rPr>
                <w:del w:id="25358" w:author="Thomas Dietz" w:date="2012-08-08T14:26:00Z"/>
              </w:rPr>
            </w:pPr>
            <w:del w:id="25359" w:author="Thomas Dietz" w:date="2012-08-08T14:26:00Z">
              <w:r w:rsidDel="004238F6">
                <w:delText xml:space="preserve">&lt;/xs:element&gt;  </w:delText>
              </w:r>
              <w:r w:rsidDel="004238F6">
                <w:tab/>
              </w:r>
            </w:del>
          </w:p>
          <w:p w14:paraId="4869EB22" w14:textId="571B9EB4" w:rsidR="0035256A" w:rsidDel="004238F6" w:rsidRDefault="0035256A" w:rsidP="0035256A">
            <w:pPr>
              <w:pStyle w:val="XML3"/>
              <w:rPr>
                <w:del w:id="25360" w:author="Thomas Dietz" w:date="2012-08-08T14:26:00Z"/>
              </w:rPr>
            </w:pPr>
            <w:del w:id="25361" w:author="Thomas Dietz" w:date="2012-08-08T14:26:00Z">
              <w:r w:rsidDel="004238F6">
                <w:delText>&lt;xs:element name="group-types" type="OFGroupTypes"&gt;</w:delText>
              </w:r>
            </w:del>
          </w:p>
          <w:p w14:paraId="226E6293" w14:textId="0DACED2B" w:rsidR="0035256A" w:rsidDel="004238F6" w:rsidRDefault="0035256A" w:rsidP="0035256A">
            <w:pPr>
              <w:pStyle w:val="XML4"/>
              <w:rPr>
                <w:del w:id="25362" w:author="Thomas Dietz" w:date="2012-08-08T14:26:00Z"/>
              </w:rPr>
            </w:pPr>
            <w:del w:id="25363" w:author="Thomas Dietz" w:date="2012-08-08T14:26:00Z">
              <w:r w:rsidDel="004238F6">
                <w:delText>&lt;xs:annotation&gt;</w:delText>
              </w:r>
            </w:del>
          </w:p>
          <w:p w14:paraId="7FC87877" w14:textId="02C67C52" w:rsidR="0035256A" w:rsidDel="004238F6" w:rsidRDefault="0035256A" w:rsidP="0035256A">
            <w:pPr>
              <w:pStyle w:val="XML5"/>
              <w:rPr>
                <w:del w:id="25364" w:author="Thomas Dietz" w:date="2012-08-08T14:26:00Z"/>
              </w:rPr>
            </w:pPr>
            <w:del w:id="25365" w:author="Thomas Dietz" w:date="2012-08-08T14:26:00Z">
              <w:r w:rsidDel="004238F6">
                <w:delText>&lt;xs:documentation&gt;The group types supported by the switch. SeeOpenFlow protocol 1.2 section 5.4.1.</w:delText>
              </w:r>
            </w:del>
          </w:p>
          <w:p w14:paraId="48C26FFB" w14:textId="61DA815F" w:rsidR="0035256A" w:rsidDel="004238F6" w:rsidRDefault="0035256A" w:rsidP="0035256A">
            <w:pPr>
              <w:pStyle w:val="XML5"/>
              <w:rPr>
                <w:del w:id="25366" w:author="Thomas Dietz" w:date="2012-08-08T14:26:00Z"/>
              </w:rPr>
            </w:pPr>
            <w:del w:id="25367" w:author="Thomas Dietz" w:date="2012-08-08T14:26:00Z">
              <w:r w:rsidDel="004238F6">
                <w:delText>&lt;/xs:documentation&gt;</w:delText>
              </w:r>
            </w:del>
          </w:p>
          <w:p w14:paraId="664EC8AC" w14:textId="5F0A0978" w:rsidR="0035256A" w:rsidDel="004238F6" w:rsidRDefault="0035256A" w:rsidP="0035256A">
            <w:pPr>
              <w:pStyle w:val="XML4"/>
              <w:rPr>
                <w:del w:id="25368" w:author="Thomas Dietz" w:date="2012-08-08T14:26:00Z"/>
              </w:rPr>
            </w:pPr>
            <w:del w:id="25369" w:author="Thomas Dietz" w:date="2012-08-08T14:26:00Z">
              <w:r w:rsidDel="004238F6">
                <w:delText>&lt;/xs:annotation&gt;</w:delText>
              </w:r>
            </w:del>
          </w:p>
          <w:p w14:paraId="77755C2D" w14:textId="48101F03" w:rsidR="0035256A" w:rsidDel="004238F6" w:rsidRDefault="0035256A" w:rsidP="0035256A">
            <w:pPr>
              <w:pStyle w:val="XML3"/>
              <w:rPr>
                <w:del w:id="25370" w:author="Thomas Dietz" w:date="2012-08-08T14:26:00Z"/>
              </w:rPr>
            </w:pPr>
            <w:del w:id="25371" w:author="Thomas Dietz" w:date="2012-08-08T14:26:00Z">
              <w:r w:rsidDel="004238F6">
                <w:delText>&lt;/xs:element&gt;</w:delText>
              </w:r>
            </w:del>
          </w:p>
          <w:p w14:paraId="6C5E278D" w14:textId="5893FA3E" w:rsidR="0035256A" w:rsidDel="004238F6" w:rsidRDefault="0035256A" w:rsidP="0035256A">
            <w:pPr>
              <w:pStyle w:val="XML3"/>
              <w:rPr>
                <w:del w:id="25372" w:author="Thomas Dietz" w:date="2012-08-08T14:26:00Z"/>
              </w:rPr>
            </w:pPr>
            <w:del w:id="25373" w:author="Thomas Dietz" w:date="2012-08-08T14:26:00Z">
              <w:r w:rsidDel="004238F6">
                <w:delText>&lt;xs:element name="group-capabilities" type="OFGroupCapabilities"&gt;</w:delText>
              </w:r>
            </w:del>
          </w:p>
          <w:p w14:paraId="73203A24" w14:textId="10E5556E" w:rsidR="0035256A" w:rsidDel="004238F6" w:rsidRDefault="0035256A" w:rsidP="0035256A">
            <w:pPr>
              <w:pStyle w:val="XML4"/>
              <w:rPr>
                <w:del w:id="25374" w:author="Thomas Dietz" w:date="2012-08-08T14:26:00Z"/>
              </w:rPr>
            </w:pPr>
            <w:del w:id="25375" w:author="Thomas Dietz" w:date="2012-08-08T14:26:00Z">
              <w:r w:rsidDel="004238F6">
                <w:delText>&lt;xs:annotation&gt;</w:delText>
              </w:r>
            </w:del>
          </w:p>
          <w:p w14:paraId="366362E7" w14:textId="48F28551" w:rsidR="0035256A" w:rsidDel="004238F6" w:rsidRDefault="0035256A" w:rsidP="0035256A">
            <w:pPr>
              <w:pStyle w:val="XML5"/>
              <w:rPr>
                <w:del w:id="25376" w:author="Thomas Dietz" w:date="2012-08-08T14:26:00Z"/>
              </w:rPr>
            </w:pPr>
            <w:del w:id="25377" w:author="Thomas Dietz" w:date="2012-08-08T14:26:00Z">
              <w:r w:rsidDel="004238F6">
                <w:delText>&lt;xs:documentation&gt;The group capabilities supported by the switch. SeeOpenFlow protocol 1.2 section A.3.5.9.</w:delText>
              </w:r>
            </w:del>
          </w:p>
          <w:p w14:paraId="1DD5FA15" w14:textId="352C45B2" w:rsidR="0035256A" w:rsidDel="004238F6" w:rsidRDefault="0035256A" w:rsidP="0035256A">
            <w:pPr>
              <w:pStyle w:val="XML5"/>
              <w:rPr>
                <w:del w:id="25378" w:author="Thomas Dietz" w:date="2012-08-08T14:26:00Z"/>
              </w:rPr>
            </w:pPr>
            <w:del w:id="25379" w:author="Thomas Dietz" w:date="2012-08-08T14:26:00Z">
              <w:r w:rsidDel="004238F6">
                <w:delText>&lt;/xs:documentation&gt;</w:delText>
              </w:r>
            </w:del>
          </w:p>
          <w:p w14:paraId="34E7BA04" w14:textId="40609E0B" w:rsidR="0035256A" w:rsidDel="004238F6" w:rsidRDefault="0035256A" w:rsidP="0035256A">
            <w:pPr>
              <w:pStyle w:val="XML4"/>
              <w:rPr>
                <w:del w:id="25380" w:author="Thomas Dietz" w:date="2012-08-08T14:26:00Z"/>
              </w:rPr>
            </w:pPr>
            <w:del w:id="25381" w:author="Thomas Dietz" w:date="2012-08-08T14:26:00Z">
              <w:r w:rsidDel="004238F6">
                <w:delText xml:space="preserve">&lt;/xs:annotation&gt;  </w:delText>
              </w:r>
              <w:r w:rsidDel="004238F6">
                <w:tab/>
              </w:r>
            </w:del>
          </w:p>
          <w:p w14:paraId="38D802BF" w14:textId="59514E77" w:rsidR="0035256A" w:rsidDel="004238F6" w:rsidRDefault="0035256A" w:rsidP="0035256A">
            <w:pPr>
              <w:pStyle w:val="XML3"/>
              <w:rPr>
                <w:del w:id="25382" w:author="Thomas Dietz" w:date="2012-08-08T14:26:00Z"/>
              </w:rPr>
            </w:pPr>
            <w:del w:id="25383" w:author="Thomas Dietz" w:date="2012-08-08T14:26:00Z">
              <w:r w:rsidDel="004238F6">
                <w:delText>&lt;/xs:element&gt;</w:delText>
              </w:r>
            </w:del>
          </w:p>
          <w:p w14:paraId="51EE2450" w14:textId="24BABF62" w:rsidR="0035256A" w:rsidDel="004238F6" w:rsidRDefault="0035256A" w:rsidP="0035256A">
            <w:pPr>
              <w:pStyle w:val="XML3"/>
              <w:rPr>
                <w:del w:id="25384" w:author="Thomas Dietz" w:date="2012-08-08T14:26:00Z"/>
              </w:rPr>
            </w:pPr>
            <w:del w:id="25385" w:author="Thomas Dietz" w:date="2012-08-08T14:26:00Z">
              <w:r w:rsidDel="004238F6">
                <w:delText>&lt;xs:element name="action-types" type="OFActionTypes"&gt;</w:delText>
              </w:r>
            </w:del>
          </w:p>
          <w:p w14:paraId="37F4037B" w14:textId="40B2E140" w:rsidR="0035256A" w:rsidDel="004238F6" w:rsidRDefault="0035256A" w:rsidP="0035256A">
            <w:pPr>
              <w:pStyle w:val="XML4"/>
              <w:rPr>
                <w:del w:id="25386" w:author="Thomas Dietz" w:date="2012-08-08T14:26:00Z"/>
              </w:rPr>
            </w:pPr>
            <w:del w:id="25387" w:author="Thomas Dietz" w:date="2012-08-08T14:26:00Z">
              <w:r w:rsidDel="004238F6">
                <w:delText>&lt;xs:annotation&gt;</w:delText>
              </w:r>
            </w:del>
          </w:p>
          <w:p w14:paraId="2736472C" w14:textId="011A2AB7" w:rsidR="0035256A" w:rsidDel="004238F6" w:rsidRDefault="0035256A" w:rsidP="0035256A">
            <w:pPr>
              <w:pStyle w:val="XML5"/>
              <w:rPr>
                <w:del w:id="25388" w:author="Thomas Dietz" w:date="2012-08-08T14:26:00Z"/>
              </w:rPr>
            </w:pPr>
            <w:del w:id="25389" w:author="Thomas Dietz" w:date="2012-08-08T14:26:00Z">
              <w:r w:rsidDel="004238F6">
                <w:delText>&lt;xs:documentation&gt;The action types supported by the switch. See OpenFlow protocol 1.2 section 5.9 and A.2.5.</w:delText>
              </w:r>
            </w:del>
          </w:p>
          <w:p w14:paraId="68553361" w14:textId="7108AFE4" w:rsidR="0035256A" w:rsidDel="004238F6" w:rsidRDefault="0035256A" w:rsidP="0035256A">
            <w:pPr>
              <w:pStyle w:val="XML5"/>
              <w:rPr>
                <w:del w:id="25390" w:author="Thomas Dietz" w:date="2012-08-08T14:26:00Z"/>
              </w:rPr>
            </w:pPr>
            <w:del w:id="25391" w:author="Thomas Dietz" w:date="2012-08-08T14:26:00Z">
              <w:r w:rsidDel="004238F6">
                <w:delText>&lt;/xs:documentation&gt;</w:delText>
              </w:r>
            </w:del>
          </w:p>
          <w:p w14:paraId="27A10C9F" w14:textId="344999A8" w:rsidR="0035256A" w:rsidDel="004238F6" w:rsidRDefault="0035256A" w:rsidP="0035256A">
            <w:pPr>
              <w:pStyle w:val="XML4"/>
              <w:rPr>
                <w:del w:id="25392" w:author="Thomas Dietz" w:date="2012-08-08T14:26:00Z"/>
              </w:rPr>
            </w:pPr>
            <w:del w:id="25393" w:author="Thomas Dietz" w:date="2012-08-08T14:26:00Z">
              <w:r w:rsidDel="004238F6">
                <w:delText xml:space="preserve">&lt;/xs:annotation&gt;  </w:delText>
              </w:r>
              <w:r w:rsidDel="004238F6">
                <w:tab/>
              </w:r>
            </w:del>
          </w:p>
          <w:p w14:paraId="686DF751" w14:textId="25842400" w:rsidR="0035256A" w:rsidDel="004238F6" w:rsidRDefault="0035256A" w:rsidP="0035256A">
            <w:pPr>
              <w:pStyle w:val="XML3"/>
              <w:rPr>
                <w:del w:id="25394" w:author="Thomas Dietz" w:date="2012-08-08T14:26:00Z"/>
              </w:rPr>
            </w:pPr>
            <w:del w:id="25395" w:author="Thomas Dietz" w:date="2012-08-08T14:26:00Z">
              <w:r w:rsidDel="004238F6">
                <w:delText>&lt;/xs:element&gt;</w:delText>
              </w:r>
            </w:del>
          </w:p>
          <w:p w14:paraId="5DB5CA2C" w14:textId="31B098D6" w:rsidR="0035256A" w:rsidDel="004238F6" w:rsidRDefault="0035256A" w:rsidP="0035256A">
            <w:pPr>
              <w:pStyle w:val="XML3"/>
              <w:rPr>
                <w:del w:id="25396" w:author="Thomas Dietz" w:date="2012-08-08T14:26:00Z"/>
              </w:rPr>
            </w:pPr>
            <w:del w:id="25397" w:author="Thomas Dietz" w:date="2012-08-08T14:26:00Z">
              <w:r w:rsidDel="004238F6">
                <w:delText>&lt;xs:element name="instruction-types" type="OFInstructionTypes"&gt;</w:delText>
              </w:r>
            </w:del>
          </w:p>
          <w:p w14:paraId="2219DB78" w14:textId="1AFD53FD" w:rsidR="0035256A" w:rsidDel="004238F6" w:rsidRDefault="0035256A" w:rsidP="0035256A">
            <w:pPr>
              <w:pStyle w:val="XML4"/>
              <w:rPr>
                <w:del w:id="25398" w:author="Thomas Dietz" w:date="2012-08-08T14:26:00Z"/>
              </w:rPr>
            </w:pPr>
            <w:del w:id="25399" w:author="Thomas Dietz" w:date="2012-08-08T14:26:00Z">
              <w:r w:rsidDel="004238F6">
                <w:delText>&lt;xs:annotation&gt;</w:delText>
              </w:r>
            </w:del>
          </w:p>
          <w:p w14:paraId="55054A22" w14:textId="24DA118D" w:rsidR="0035256A" w:rsidDel="004238F6" w:rsidRDefault="0035256A" w:rsidP="0035256A">
            <w:pPr>
              <w:pStyle w:val="XML5"/>
              <w:rPr>
                <w:del w:id="25400" w:author="Thomas Dietz" w:date="2012-08-08T14:26:00Z"/>
              </w:rPr>
            </w:pPr>
            <w:del w:id="25401" w:author="Thomas Dietz" w:date="2012-08-08T14:26:00Z">
              <w:r w:rsidDel="004238F6">
                <w:delText>&lt;xs:documentation&gt;The instruction types supported by the switch. See OpenFlow protocol 1.2 section 5.6.</w:delText>
              </w:r>
            </w:del>
          </w:p>
          <w:p w14:paraId="46F9D564" w14:textId="1C2ED95A" w:rsidR="0035256A" w:rsidDel="004238F6" w:rsidRDefault="0035256A" w:rsidP="0035256A">
            <w:pPr>
              <w:pStyle w:val="XML5"/>
              <w:rPr>
                <w:del w:id="25402" w:author="Thomas Dietz" w:date="2012-08-08T14:26:00Z"/>
              </w:rPr>
            </w:pPr>
            <w:del w:id="25403" w:author="Thomas Dietz" w:date="2012-08-08T14:26:00Z">
              <w:r w:rsidDel="004238F6">
                <w:delText>&lt;/xs:documentation&gt;</w:delText>
              </w:r>
            </w:del>
          </w:p>
          <w:p w14:paraId="797C2B66" w14:textId="776BDB5B" w:rsidR="0035256A" w:rsidDel="004238F6" w:rsidRDefault="0035256A" w:rsidP="0035256A">
            <w:pPr>
              <w:pStyle w:val="XML4"/>
              <w:rPr>
                <w:del w:id="25404" w:author="Thomas Dietz" w:date="2012-08-08T14:26:00Z"/>
              </w:rPr>
            </w:pPr>
            <w:del w:id="25405" w:author="Thomas Dietz" w:date="2012-08-08T14:26:00Z">
              <w:r w:rsidDel="004238F6">
                <w:delText xml:space="preserve">&lt;/xs:annotation&gt;  </w:delText>
              </w:r>
              <w:r w:rsidDel="004238F6">
                <w:tab/>
              </w:r>
            </w:del>
          </w:p>
          <w:p w14:paraId="2B99F299" w14:textId="3148869B" w:rsidR="0035256A" w:rsidDel="004238F6" w:rsidRDefault="0035256A" w:rsidP="0035256A">
            <w:pPr>
              <w:pStyle w:val="XML3"/>
              <w:rPr>
                <w:del w:id="25406" w:author="Thomas Dietz" w:date="2012-08-08T14:26:00Z"/>
              </w:rPr>
            </w:pPr>
            <w:del w:id="25407" w:author="Thomas Dietz" w:date="2012-08-08T14:26:00Z">
              <w:r w:rsidDel="004238F6">
                <w:delText>&lt;/xs:element&gt;</w:delText>
              </w:r>
            </w:del>
          </w:p>
          <w:p w14:paraId="4BFCABE0" w14:textId="06BA97DD" w:rsidR="0035256A" w:rsidDel="004238F6" w:rsidRDefault="0035256A" w:rsidP="0035256A">
            <w:pPr>
              <w:pStyle w:val="XML2"/>
              <w:rPr>
                <w:del w:id="25408" w:author="Thomas Dietz" w:date="2012-08-08T14:26:00Z"/>
              </w:rPr>
            </w:pPr>
            <w:del w:id="25409" w:author="Thomas Dietz" w:date="2012-08-08T14:26:00Z">
              <w:r w:rsidDel="004238F6">
                <w:delText>&lt;/xs:sequence&gt;</w:delText>
              </w:r>
            </w:del>
          </w:p>
          <w:p w14:paraId="375A977A" w14:textId="7A40CCFA" w:rsidR="0035256A" w:rsidDel="004238F6" w:rsidRDefault="0035256A" w:rsidP="0035256A">
            <w:pPr>
              <w:pStyle w:val="XML1"/>
              <w:rPr>
                <w:del w:id="25410" w:author="Thomas Dietz" w:date="2012-08-08T14:26:00Z"/>
              </w:rPr>
            </w:pPr>
            <w:del w:id="25411" w:author="Thomas Dietz" w:date="2012-08-08T14:26:00Z">
              <w:r w:rsidDel="004238F6">
                <w:delText>&lt;/xs:complexType&gt;</w:delText>
              </w:r>
            </w:del>
          </w:p>
          <w:p w14:paraId="2971FAC3" w14:textId="23047A73" w:rsidR="0035256A" w:rsidDel="004238F6" w:rsidRDefault="0035256A" w:rsidP="0035256A">
            <w:pPr>
              <w:pStyle w:val="XML1"/>
              <w:rPr>
                <w:del w:id="25412" w:author="Thomas Dietz" w:date="2012-08-08T14:26:00Z"/>
              </w:rPr>
            </w:pPr>
          </w:p>
          <w:p w14:paraId="14ADE3B5" w14:textId="3A3C9E52" w:rsidR="0035256A" w:rsidDel="004238F6" w:rsidRDefault="0035256A" w:rsidP="0035256A">
            <w:pPr>
              <w:pStyle w:val="XML1"/>
              <w:rPr>
                <w:del w:id="25413" w:author="Thomas Dietz" w:date="2012-08-08T14:26:00Z"/>
              </w:rPr>
            </w:pPr>
            <w:del w:id="25414" w:author="Thomas Dietz" w:date="2012-08-08T14:26:00Z">
              <w:r w:rsidDel="004238F6">
                <w:delText>&lt;xs:complexType name="OFReservedPortTypes"&gt;</w:delText>
              </w:r>
            </w:del>
          </w:p>
          <w:p w14:paraId="6E055A90" w14:textId="5C3F979D" w:rsidR="0035256A" w:rsidDel="004238F6" w:rsidRDefault="0035256A" w:rsidP="0035256A">
            <w:pPr>
              <w:pStyle w:val="XML2"/>
              <w:rPr>
                <w:del w:id="25415" w:author="Thomas Dietz" w:date="2012-08-08T14:26:00Z"/>
              </w:rPr>
            </w:pPr>
            <w:del w:id="25416" w:author="Thomas Dietz" w:date="2012-08-08T14:26:00Z">
              <w:r w:rsidDel="004238F6">
                <w:delText>&lt;xs:sequence minOccurs="1" maxOccurs="unbounded"&gt;</w:delText>
              </w:r>
            </w:del>
          </w:p>
          <w:p w14:paraId="5E702EE9" w14:textId="6AAE4846" w:rsidR="0035256A" w:rsidDel="004238F6" w:rsidRDefault="0035256A" w:rsidP="0035256A">
            <w:pPr>
              <w:pStyle w:val="XML3"/>
              <w:rPr>
                <w:del w:id="25417" w:author="Thomas Dietz" w:date="2012-08-08T14:26:00Z"/>
              </w:rPr>
            </w:pPr>
            <w:del w:id="25418" w:author="Thomas Dietz" w:date="2012-08-08T14:26:00Z">
              <w:r w:rsidDel="004238F6">
                <w:delText>&lt;xs:element name="type" type="OFReservedPortType"/&gt;</w:delText>
              </w:r>
            </w:del>
          </w:p>
          <w:p w14:paraId="10C4905E" w14:textId="11269879" w:rsidR="0035256A" w:rsidDel="004238F6" w:rsidRDefault="0035256A" w:rsidP="0035256A">
            <w:pPr>
              <w:pStyle w:val="XML2"/>
              <w:rPr>
                <w:del w:id="25419" w:author="Thomas Dietz" w:date="2012-08-08T14:26:00Z"/>
              </w:rPr>
            </w:pPr>
            <w:del w:id="25420" w:author="Thomas Dietz" w:date="2012-08-08T14:26:00Z">
              <w:r w:rsidDel="004238F6">
                <w:delText>&lt;/xs:sequence&gt;</w:delText>
              </w:r>
            </w:del>
          </w:p>
          <w:p w14:paraId="5FE312F4" w14:textId="665A4E28" w:rsidR="0035256A" w:rsidDel="004238F6" w:rsidRDefault="0035256A" w:rsidP="0035256A">
            <w:pPr>
              <w:pStyle w:val="XML1"/>
              <w:rPr>
                <w:del w:id="25421" w:author="Thomas Dietz" w:date="2012-08-08T14:26:00Z"/>
              </w:rPr>
            </w:pPr>
            <w:del w:id="25422" w:author="Thomas Dietz" w:date="2012-08-08T14:26:00Z">
              <w:r w:rsidDel="004238F6">
                <w:delText>&lt;/xs:complexType&gt;</w:delText>
              </w:r>
            </w:del>
          </w:p>
          <w:p w14:paraId="255B0C4F" w14:textId="31755303" w:rsidR="0035256A" w:rsidDel="004238F6" w:rsidRDefault="0035256A" w:rsidP="0035256A">
            <w:pPr>
              <w:pStyle w:val="XML1"/>
              <w:rPr>
                <w:del w:id="25423" w:author="Thomas Dietz" w:date="2012-08-08T14:26:00Z"/>
              </w:rPr>
            </w:pPr>
          </w:p>
          <w:p w14:paraId="30F3FB3B" w14:textId="46735CFF" w:rsidR="0035256A" w:rsidDel="004238F6" w:rsidRDefault="0035256A" w:rsidP="0035256A">
            <w:pPr>
              <w:pStyle w:val="XML1"/>
              <w:rPr>
                <w:del w:id="25424" w:author="Thomas Dietz" w:date="2012-08-08T14:26:00Z"/>
              </w:rPr>
            </w:pPr>
            <w:del w:id="25425" w:author="Thomas Dietz" w:date="2012-08-08T14:26:00Z">
              <w:r w:rsidDel="004238F6">
                <w:delText>&lt;xs:simpleType name="OFReservedPortType"&gt;</w:delText>
              </w:r>
            </w:del>
          </w:p>
          <w:p w14:paraId="1AF9D9AE" w14:textId="3342C6B2" w:rsidR="0035256A" w:rsidDel="004238F6" w:rsidRDefault="0035256A" w:rsidP="0035256A">
            <w:pPr>
              <w:pStyle w:val="XML2"/>
              <w:rPr>
                <w:del w:id="25426" w:author="Thomas Dietz" w:date="2012-08-08T14:26:00Z"/>
              </w:rPr>
            </w:pPr>
            <w:del w:id="25427" w:author="Thomas Dietz" w:date="2012-08-08T14:26:00Z">
              <w:r w:rsidDel="004238F6">
                <w:delText>&lt;xs:restriction base="xs:string"&gt;</w:delText>
              </w:r>
            </w:del>
          </w:p>
          <w:p w14:paraId="7E20BA7B" w14:textId="1BEFCB0E" w:rsidR="0035256A" w:rsidDel="004238F6" w:rsidRDefault="0035256A" w:rsidP="0035256A">
            <w:pPr>
              <w:pStyle w:val="XML3"/>
              <w:rPr>
                <w:del w:id="25428" w:author="Thomas Dietz" w:date="2012-08-08T14:26:00Z"/>
              </w:rPr>
            </w:pPr>
            <w:del w:id="25429" w:author="Thomas Dietz" w:date="2012-08-08T14:26:00Z">
              <w:r w:rsidDel="004238F6">
                <w:delText>&lt;xs:enumeration value="all"/&gt;</w:delText>
              </w:r>
            </w:del>
          </w:p>
          <w:p w14:paraId="489EEB75" w14:textId="530CF58A" w:rsidR="0035256A" w:rsidDel="004238F6" w:rsidRDefault="0035256A" w:rsidP="0035256A">
            <w:pPr>
              <w:pStyle w:val="XML3"/>
              <w:rPr>
                <w:del w:id="25430" w:author="Thomas Dietz" w:date="2012-08-08T14:26:00Z"/>
              </w:rPr>
            </w:pPr>
            <w:del w:id="25431" w:author="Thomas Dietz" w:date="2012-08-08T14:26:00Z">
              <w:r w:rsidDel="004238F6">
                <w:delText>&lt;xs:enumeration value="controller"/&gt;</w:delText>
              </w:r>
            </w:del>
          </w:p>
          <w:p w14:paraId="13BBBB34" w14:textId="003E383B" w:rsidR="0035256A" w:rsidDel="004238F6" w:rsidRDefault="0035256A" w:rsidP="0035256A">
            <w:pPr>
              <w:pStyle w:val="XML3"/>
              <w:rPr>
                <w:del w:id="25432" w:author="Thomas Dietz" w:date="2012-08-08T14:26:00Z"/>
              </w:rPr>
            </w:pPr>
            <w:del w:id="25433" w:author="Thomas Dietz" w:date="2012-08-08T14:26:00Z">
              <w:r w:rsidDel="004238F6">
                <w:delText>&lt;xs:enumeration value="table"/&gt;</w:delText>
              </w:r>
            </w:del>
          </w:p>
          <w:p w14:paraId="2409693F" w14:textId="0AF34A5E" w:rsidR="0035256A" w:rsidDel="004238F6" w:rsidRDefault="0035256A" w:rsidP="0035256A">
            <w:pPr>
              <w:pStyle w:val="XML3"/>
              <w:rPr>
                <w:del w:id="25434" w:author="Thomas Dietz" w:date="2012-08-08T14:26:00Z"/>
              </w:rPr>
            </w:pPr>
            <w:del w:id="25435" w:author="Thomas Dietz" w:date="2012-08-08T14:26:00Z">
              <w:r w:rsidDel="004238F6">
                <w:delText>&lt;xs:enumeration value="inport"/&gt;</w:delText>
              </w:r>
            </w:del>
          </w:p>
          <w:p w14:paraId="181767F0" w14:textId="5A6E2A05" w:rsidR="0035256A" w:rsidDel="004238F6" w:rsidRDefault="0035256A" w:rsidP="0035256A">
            <w:pPr>
              <w:pStyle w:val="XML3"/>
              <w:rPr>
                <w:del w:id="25436" w:author="Thomas Dietz" w:date="2012-08-08T14:26:00Z"/>
              </w:rPr>
            </w:pPr>
            <w:del w:id="25437" w:author="Thomas Dietz" w:date="2012-08-08T14:26:00Z">
              <w:r w:rsidDel="004238F6">
                <w:delText>&lt;xs:enumeration value="any"/&gt;</w:delText>
              </w:r>
            </w:del>
          </w:p>
          <w:p w14:paraId="54FB11B1" w14:textId="214776F2" w:rsidR="0035256A" w:rsidDel="004238F6" w:rsidRDefault="0035256A" w:rsidP="0035256A">
            <w:pPr>
              <w:pStyle w:val="XML3"/>
              <w:rPr>
                <w:del w:id="25438" w:author="Thomas Dietz" w:date="2012-08-08T14:26:00Z"/>
              </w:rPr>
            </w:pPr>
            <w:del w:id="25439" w:author="Thomas Dietz" w:date="2012-08-08T14:26:00Z">
              <w:r w:rsidDel="004238F6">
                <w:delText>&lt;xs:enumeration value="local"/&gt;</w:delText>
              </w:r>
            </w:del>
          </w:p>
          <w:p w14:paraId="3EE29349" w14:textId="2E41E992" w:rsidR="0035256A" w:rsidDel="004238F6" w:rsidRDefault="0035256A" w:rsidP="0035256A">
            <w:pPr>
              <w:pStyle w:val="XML3"/>
              <w:rPr>
                <w:del w:id="25440" w:author="Thomas Dietz" w:date="2012-08-08T14:26:00Z"/>
              </w:rPr>
            </w:pPr>
            <w:del w:id="25441" w:author="Thomas Dietz" w:date="2012-08-08T14:26:00Z">
              <w:r w:rsidDel="004238F6">
                <w:delText>&lt;xs:enumeration value="normal"/&gt;</w:delText>
              </w:r>
            </w:del>
          </w:p>
          <w:p w14:paraId="15392526" w14:textId="6D2AAF11" w:rsidR="0035256A" w:rsidDel="004238F6" w:rsidRDefault="0035256A" w:rsidP="0035256A">
            <w:pPr>
              <w:pStyle w:val="XML3"/>
              <w:rPr>
                <w:del w:id="25442" w:author="Thomas Dietz" w:date="2012-08-08T14:26:00Z"/>
              </w:rPr>
            </w:pPr>
            <w:del w:id="25443" w:author="Thomas Dietz" w:date="2012-08-08T14:26:00Z">
              <w:r w:rsidDel="004238F6">
                <w:delText>&lt;xs:enumeration value="flood"/&gt;</w:delText>
              </w:r>
            </w:del>
          </w:p>
          <w:p w14:paraId="4C52DD2C" w14:textId="07F7ECBB" w:rsidR="0035256A" w:rsidDel="004238F6" w:rsidRDefault="0035256A" w:rsidP="0035256A">
            <w:pPr>
              <w:pStyle w:val="XML2"/>
              <w:rPr>
                <w:del w:id="25444" w:author="Thomas Dietz" w:date="2012-08-08T14:26:00Z"/>
              </w:rPr>
            </w:pPr>
            <w:del w:id="25445" w:author="Thomas Dietz" w:date="2012-08-08T14:26:00Z">
              <w:r w:rsidDel="004238F6">
                <w:delText>&lt;/xs:restriction&gt;</w:delText>
              </w:r>
            </w:del>
          </w:p>
          <w:p w14:paraId="21FBCDEF" w14:textId="65A65345" w:rsidR="0035256A" w:rsidDel="004238F6" w:rsidRDefault="0035256A" w:rsidP="0035256A">
            <w:pPr>
              <w:pStyle w:val="XML1"/>
              <w:rPr>
                <w:del w:id="25446" w:author="Thomas Dietz" w:date="2012-08-08T14:26:00Z"/>
              </w:rPr>
            </w:pPr>
            <w:del w:id="25447" w:author="Thomas Dietz" w:date="2012-08-08T14:26:00Z">
              <w:r w:rsidDel="004238F6">
                <w:delText>&lt;/xs:simpleType&gt;</w:delText>
              </w:r>
            </w:del>
          </w:p>
          <w:p w14:paraId="54180158" w14:textId="38D55C07" w:rsidR="0035256A" w:rsidDel="004238F6" w:rsidRDefault="0035256A" w:rsidP="0035256A">
            <w:pPr>
              <w:pStyle w:val="XML1"/>
              <w:rPr>
                <w:del w:id="25448" w:author="Thomas Dietz" w:date="2012-08-08T14:26:00Z"/>
              </w:rPr>
            </w:pPr>
          </w:p>
          <w:p w14:paraId="37F87DA9" w14:textId="28A26E49" w:rsidR="0035256A" w:rsidDel="004238F6" w:rsidRDefault="0035256A" w:rsidP="0035256A">
            <w:pPr>
              <w:pStyle w:val="XML1"/>
              <w:rPr>
                <w:del w:id="25449" w:author="Thomas Dietz" w:date="2012-08-08T14:26:00Z"/>
              </w:rPr>
            </w:pPr>
            <w:del w:id="25450" w:author="Thomas Dietz" w:date="2012-08-08T14:26:00Z">
              <w:r w:rsidDel="004238F6">
                <w:delText>&lt;xs:complexType name="OFGroupTypes"&gt;</w:delText>
              </w:r>
            </w:del>
          </w:p>
          <w:p w14:paraId="52F99D6D" w14:textId="5D1516A4" w:rsidR="0035256A" w:rsidDel="004238F6" w:rsidRDefault="0035256A" w:rsidP="0035256A">
            <w:pPr>
              <w:pStyle w:val="XML2"/>
              <w:rPr>
                <w:del w:id="25451" w:author="Thomas Dietz" w:date="2012-08-08T14:26:00Z"/>
              </w:rPr>
            </w:pPr>
            <w:del w:id="25452" w:author="Thomas Dietz" w:date="2012-08-08T14:26:00Z">
              <w:r w:rsidDel="004238F6">
                <w:delText>&lt;xs:sequence minOccurs="1" maxOccurs="unbounded"&gt;</w:delText>
              </w:r>
            </w:del>
          </w:p>
          <w:p w14:paraId="4D19410E" w14:textId="15F20215" w:rsidR="0035256A" w:rsidDel="004238F6" w:rsidRDefault="0035256A" w:rsidP="0035256A">
            <w:pPr>
              <w:pStyle w:val="XML3"/>
              <w:rPr>
                <w:del w:id="25453" w:author="Thomas Dietz" w:date="2012-08-08T14:26:00Z"/>
              </w:rPr>
            </w:pPr>
            <w:del w:id="25454" w:author="Thomas Dietz" w:date="2012-08-08T14:26:00Z">
              <w:r w:rsidDel="004238F6">
                <w:delText>&lt;xs:element name="type" type="OFGroupType"/&gt;</w:delText>
              </w:r>
            </w:del>
          </w:p>
          <w:p w14:paraId="5CE1837C" w14:textId="2EF93F4F" w:rsidR="0035256A" w:rsidDel="004238F6" w:rsidRDefault="0035256A" w:rsidP="0035256A">
            <w:pPr>
              <w:pStyle w:val="XML2"/>
              <w:rPr>
                <w:del w:id="25455" w:author="Thomas Dietz" w:date="2012-08-08T14:26:00Z"/>
              </w:rPr>
            </w:pPr>
            <w:del w:id="25456" w:author="Thomas Dietz" w:date="2012-08-08T14:26:00Z">
              <w:r w:rsidDel="004238F6">
                <w:delText>&lt;/xs:sequence&gt;</w:delText>
              </w:r>
            </w:del>
          </w:p>
          <w:p w14:paraId="527E1E3D" w14:textId="01A8C9A1" w:rsidR="0035256A" w:rsidDel="004238F6" w:rsidRDefault="0035256A" w:rsidP="0035256A">
            <w:pPr>
              <w:pStyle w:val="XML1"/>
              <w:rPr>
                <w:del w:id="25457" w:author="Thomas Dietz" w:date="2012-08-08T14:26:00Z"/>
              </w:rPr>
            </w:pPr>
            <w:del w:id="25458" w:author="Thomas Dietz" w:date="2012-08-08T14:26:00Z">
              <w:r w:rsidDel="004238F6">
                <w:delText>&lt;/xs:complexType&gt;</w:delText>
              </w:r>
            </w:del>
          </w:p>
          <w:p w14:paraId="4B5ADD1B" w14:textId="434BD2AC" w:rsidR="0035256A" w:rsidDel="004238F6" w:rsidRDefault="0035256A" w:rsidP="0035256A">
            <w:pPr>
              <w:pStyle w:val="XML1"/>
              <w:rPr>
                <w:del w:id="25459" w:author="Thomas Dietz" w:date="2012-08-08T14:26:00Z"/>
              </w:rPr>
            </w:pPr>
          </w:p>
          <w:p w14:paraId="77E13191" w14:textId="2FBE8E75" w:rsidR="0035256A" w:rsidDel="004238F6" w:rsidRDefault="0035256A" w:rsidP="0035256A">
            <w:pPr>
              <w:pStyle w:val="XML1"/>
              <w:rPr>
                <w:del w:id="25460" w:author="Thomas Dietz" w:date="2012-08-08T14:26:00Z"/>
              </w:rPr>
            </w:pPr>
            <w:del w:id="25461" w:author="Thomas Dietz" w:date="2012-08-08T14:26:00Z">
              <w:r w:rsidDel="004238F6">
                <w:delText>&lt;xs:simpleType name="OFGroupType"&gt;</w:delText>
              </w:r>
            </w:del>
          </w:p>
          <w:p w14:paraId="153782F0" w14:textId="133A6FA1" w:rsidR="0035256A" w:rsidDel="004238F6" w:rsidRDefault="0035256A" w:rsidP="0035256A">
            <w:pPr>
              <w:pStyle w:val="XML2"/>
              <w:rPr>
                <w:del w:id="25462" w:author="Thomas Dietz" w:date="2012-08-08T14:26:00Z"/>
              </w:rPr>
            </w:pPr>
            <w:del w:id="25463" w:author="Thomas Dietz" w:date="2012-08-08T14:26:00Z">
              <w:r w:rsidDel="004238F6">
                <w:delText>&lt;xs:restriction base="xs:string"&gt;</w:delText>
              </w:r>
            </w:del>
          </w:p>
          <w:p w14:paraId="0DA6DD06" w14:textId="7E2892D8" w:rsidR="0035256A" w:rsidDel="004238F6" w:rsidRDefault="0035256A" w:rsidP="0035256A">
            <w:pPr>
              <w:pStyle w:val="XML3"/>
              <w:rPr>
                <w:del w:id="25464" w:author="Thomas Dietz" w:date="2012-08-08T14:26:00Z"/>
              </w:rPr>
            </w:pPr>
            <w:del w:id="25465" w:author="Thomas Dietz" w:date="2012-08-08T14:26:00Z">
              <w:r w:rsidDel="004238F6">
                <w:delText>&lt;xs:enumeration value="all"/&gt;</w:delText>
              </w:r>
            </w:del>
          </w:p>
          <w:p w14:paraId="5579EC9F" w14:textId="36190E87" w:rsidR="0035256A" w:rsidDel="004238F6" w:rsidRDefault="0035256A" w:rsidP="0035256A">
            <w:pPr>
              <w:pStyle w:val="XML3"/>
              <w:rPr>
                <w:del w:id="25466" w:author="Thomas Dietz" w:date="2012-08-08T14:26:00Z"/>
              </w:rPr>
            </w:pPr>
            <w:del w:id="25467" w:author="Thomas Dietz" w:date="2012-08-08T14:26:00Z">
              <w:r w:rsidDel="004238F6">
                <w:delText>&lt;xs:enumeration value="select"/&gt;</w:delText>
              </w:r>
            </w:del>
          </w:p>
          <w:p w14:paraId="41776781" w14:textId="49F6543B" w:rsidR="0035256A" w:rsidDel="004238F6" w:rsidRDefault="0035256A" w:rsidP="0035256A">
            <w:pPr>
              <w:pStyle w:val="XML3"/>
              <w:rPr>
                <w:del w:id="25468" w:author="Thomas Dietz" w:date="2012-08-08T14:26:00Z"/>
              </w:rPr>
            </w:pPr>
            <w:del w:id="25469" w:author="Thomas Dietz" w:date="2012-08-08T14:26:00Z">
              <w:r w:rsidDel="004238F6">
                <w:delText>&lt;xs:enumeration value="indirect"/&gt;</w:delText>
              </w:r>
            </w:del>
          </w:p>
          <w:p w14:paraId="1CCA8E3E" w14:textId="44D88E08" w:rsidR="0035256A" w:rsidDel="004238F6" w:rsidRDefault="0035256A" w:rsidP="0035256A">
            <w:pPr>
              <w:pStyle w:val="XML3"/>
              <w:rPr>
                <w:del w:id="25470" w:author="Thomas Dietz" w:date="2012-08-08T14:26:00Z"/>
              </w:rPr>
            </w:pPr>
            <w:del w:id="25471" w:author="Thomas Dietz" w:date="2012-08-08T14:26:00Z">
              <w:r w:rsidDel="004238F6">
                <w:delText>&lt;xs:enumeration value="fast-failover"/&gt;</w:delText>
              </w:r>
            </w:del>
          </w:p>
          <w:p w14:paraId="21BF93DA" w14:textId="6775F936" w:rsidR="0035256A" w:rsidDel="004238F6" w:rsidRDefault="0035256A" w:rsidP="0035256A">
            <w:pPr>
              <w:pStyle w:val="XML2"/>
              <w:rPr>
                <w:del w:id="25472" w:author="Thomas Dietz" w:date="2012-08-08T14:26:00Z"/>
              </w:rPr>
            </w:pPr>
            <w:del w:id="25473" w:author="Thomas Dietz" w:date="2012-08-08T14:26:00Z">
              <w:r w:rsidDel="004238F6">
                <w:delText>&lt;/xs:restriction&gt;</w:delText>
              </w:r>
            </w:del>
          </w:p>
          <w:p w14:paraId="4D97D5EE" w14:textId="29E6DD50" w:rsidR="0035256A" w:rsidDel="004238F6" w:rsidRDefault="0035256A" w:rsidP="0035256A">
            <w:pPr>
              <w:pStyle w:val="XML1"/>
              <w:rPr>
                <w:del w:id="25474" w:author="Thomas Dietz" w:date="2012-08-08T14:26:00Z"/>
              </w:rPr>
            </w:pPr>
            <w:del w:id="25475" w:author="Thomas Dietz" w:date="2012-08-08T14:26:00Z">
              <w:r w:rsidDel="004238F6">
                <w:delText>&lt;/xs:simpleType&gt;</w:delText>
              </w:r>
            </w:del>
          </w:p>
          <w:p w14:paraId="54F6ED17" w14:textId="18C51E8E" w:rsidR="0035256A" w:rsidDel="004238F6" w:rsidRDefault="0035256A" w:rsidP="0035256A">
            <w:pPr>
              <w:pStyle w:val="XML1"/>
              <w:rPr>
                <w:del w:id="25476" w:author="Thomas Dietz" w:date="2012-08-08T14:26:00Z"/>
              </w:rPr>
            </w:pPr>
          </w:p>
          <w:p w14:paraId="1FF27F32" w14:textId="608DB236" w:rsidR="0035256A" w:rsidDel="004238F6" w:rsidRDefault="0035256A" w:rsidP="0035256A">
            <w:pPr>
              <w:pStyle w:val="XML1"/>
              <w:rPr>
                <w:del w:id="25477" w:author="Thomas Dietz" w:date="2012-08-08T14:26:00Z"/>
              </w:rPr>
            </w:pPr>
            <w:del w:id="25478" w:author="Thomas Dietz" w:date="2012-08-08T14:26:00Z">
              <w:r w:rsidDel="004238F6">
                <w:delText>&lt;xs:complexType name="OFGroupCapabilities"&gt;</w:delText>
              </w:r>
            </w:del>
          </w:p>
          <w:p w14:paraId="350673F6" w14:textId="4A2A26A5" w:rsidR="0035256A" w:rsidDel="004238F6" w:rsidRDefault="0035256A" w:rsidP="0035256A">
            <w:pPr>
              <w:pStyle w:val="XML2"/>
              <w:rPr>
                <w:del w:id="25479" w:author="Thomas Dietz" w:date="2012-08-08T14:26:00Z"/>
              </w:rPr>
            </w:pPr>
            <w:del w:id="25480" w:author="Thomas Dietz" w:date="2012-08-08T14:26:00Z">
              <w:r w:rsidDel="004238F6">
                <w:delText>&lt;xs:sequence minOccurs="1" maxOccurs="unbounded"&gt;</w:delText>
              </w:r>
            </w:del>
          </w:p>
          <w:p w14:paraId="539B7331" w14:textId="6259EBBD" w:rsidR="0035256A" w:rsidDel="004238F6" w:rsidRDefault="0035256A" w:rsidP="0035256A">
            <w:pPr>
              <w:pStyle w:val="XML3"/>
              <w:rPr>
                <w:del w:id="25481" w:author="Thomas Dietz" w:date="2012-08-08T14:26:00Z"/>
              </w:rPr>
            </w:pPr>
            <w:del w:id="25482" w:author="Thomas Dietz" w:date="2012-08-08T14:26:00Z">
              <w:r w:rsidDel="004238F6">
                <w:delText>&lt;xs:element name="capability" type="OFGroupCapability"/&gt;</w:delText>
              </w:r>
            </w:del>
          </w:p>
          <w:p w14:paraId="0D9EFBF1" w14:textId="0708AFEA" w:rsidR="0035256A" w:rsidDel="004238F6" w:rsidRDefault="0035256A" w:rsidP="0035256A">
            <w:pPr>
              <w:pStyle w:val="XML2"/>
              <w:rPr>
                <w:del w:id="25483" w:author="Thomas Dietz" w:date="2012-08-08T14:26:00Z"/>
              </w:rPr>
            </w:pPr>
            <w:del w:id="25484" w:author="Thomas Dietz" w:date="2012-08-08T14:26:00Z">
              <w:r w:rsidDel="004238F6">
                <w:delText>&lt;/xs:sequence&gt;</w:delText>
              </w:r>
            </w:del>
          </w:p>
          <w:p w14:paraId="2733F790" w14:textId="1461ED08" w:rsidR="0035256A" w:rsidDel="004238F6" w:rsidRDefault="0035256A" w:rsidP="0035256A">
            <w:pPr>
              <w:pStyle w:val="XML1"/>
              <w:rPr>
                <w:del w:id="25485" w:author="Thomas Dietz" w:date="2012-08-08T14:26:00Z"/>
              </w:rPr>
            </w:pPr>
            <w:del w:id="25486" w:author="Thomas Dietz" w:date="2012-08-08T14:26:00Z">
              <w:r w:rsidDel="004238F6">
                <w:delText>&lt;/xs:complexType&gt;</w:delText>
              </w:r>
            </w:del>
          </w:p>
          <w:p w14:paraId="0FAD0CD5" w14:textId="0BCEF7BE" w:rsidR="0035256A" w:rsidDel="004238F6" w:rsidRDefault="0035256A" w:rsidP="0035256A">
            <w:pPr>
              <w:pStyle w:val="XML1"/>
              <w:rPr>
                <w:del w:id="25487" w:author="Thomas Dietz" w:date="2012-08-08T14:26:00Z"/>
              </w:rPr>
            </w:pPr>
          </w:p>
          <w:p w14:paraId="7CD1FFB9" w14:textId="71F639F8" w:rsidR="0035256A" w:rsidDel="004238F6" w:rsidRDefault="0035256A" w:rsidP="0035256A">
            <w:pPr>
              <w:pStyle w:val="XML1"/>
              <w:rPr>
                <w:del w:id="25488" w:author="Thomas Dietz" w:date="2012-08-08T14:26:00Z"/>
              </w:rPr>
            </w:pPr>
            <w:del w:id="25489" w:author="Thomas Dietz" w:date="2012-08-08T14:26:00Z">
              <w:r w:rsidDel="004238F6">
                <w:delText>&lt;xs:simpleType name="OFGroupCapability"&gt;</w:delText>
              </w:r>
            </w:del>
          </w:p>
          <w:p w14:paraId="1F4C4CD4" w14:textId="363D6C12" w:rsidR="0035256A" w:rsidDel="004238F6" w:rsidRDefault="0035256A" w:rsidP="0035256A">
            <w:pPr>
              <w:pStyle w:val="XML2"/>
              <w:rPr>
                <w:del w:id="25490" w:author="Thomas Dietz" w:date="2012-08-08T14:26:00Z"/>
              </w:rPr>
            </w:pPr>
            <w:del w:id="25491" w:author="Thomas Dietz" w:date="2012-08-08T14:26:00Z">
              <w:r w:rsidDel="004238F6">
                <w:delText>&lt;xs:restriction base="xs:string"&gt;</w:delText>
              </w:r>
            </w:del>
          </w:p>
          <w:p w14:paraId="4D2C14CA" w14:textId="3E2F0910" w:rsidR="0035256A" w:rsidDel="004238F6" w:rsidRDefault="0035256A" w:rsidP="0035256A">
            <w:pPr>
              <w:pStyle w:val="XML3"/>
              <w:rPr>
                <w:del w:id="25492" w:author="Thomas Dietz" w:date="2012-08-08T14:26:00Z"/>
              </w:rPr>
            </w:pPr>
            <w:del w:id="25493" w:author="Thomas Dietz" w:date="2012-08-08T14:26:00Z">
              <w:r w:rsidDel="004238F6">
                <w:delText>&lt;xs:enumeration value="select-weight"/&gt;</w:delText>
              </w:r>
            </w:del>
          </w:p>
          <w:p w14:paraId="2F2676EE" w14:textId="74C5618C" w:rsidR="0035256A" w:rsidDel="004238F6" w:rsidRDefault="0035256A" w:rsidP="0035256A">
            <w:pPr>
              <w:pStyle w:val="XML3"/>
              <w:rPr>
                <w:del w:id="25494" w:author="Thomas Dietz" w:date="2012-08-08T14:26:00Z"/>
              </w:rPr>
            </w:pPr>
            <w:del w:id="25495" w:author="Thomas Dietz" w:date="2012-08-08T14:26:00Z">
              <w:r w:rsidDel="004238F6">
                <w:delText>&lt;xs:enumeration value="select-liveness"/&gt;</w:delText>
              </w:r>
            </w:del>
          </w:p>
          <w:p w14:paraId="71AD515D" w14:textId="45E3B365" w:rsidR="0035256A" w:rsidDel="004238F6" w:rsidRDefault="0035256A" w:rsidP="0035256A">
            <w:pPr>
              <w:pStyle w:val="XML3"/>
              <w:rPr>
                <w:del w:id="25496" w:author="Thomas Dietz" w:date="2012-08-08T14:26:00Z"/>
              </w:rPr>
            </w:pPr>
            <w:del w:id="25497" w:author="Thomas Dietz" w:date="2012-08-08T14:26:00Z">
              <w:r w:rsidDel="004238F6">
                <w:delText>&lt;xs:enumeration value="chaining"/&gt;</w:delText>
              </w:r>
            </w:del>
          </w:p>
          <w:p w14:paraId="211752E0" w14:textId="216EE36E" w:rsidR="0035256A" w:rsidDel="004238F6" w:rsidRDefault="0035256A" w:rsidP="0035256A">
            <w:pPr>
              <w:pStyle w:val="XML3"/>
              <w:rPr>
                <w:del w:id="25498" w:author="Thomas Dietz" w:date="2012-08-08T14:26:00Z"/>
              </w:rPr>
            </w:pPr>
            <w:del w:id="25499" w:author="Thomas Dietz" w:date="2012-08-08T14:26:00Z">
              <w:r w:rsidDel="004238F6">
                <w:delText>&lt;xs:enumeration value="chaining-check"/&gt;</w:delText>
              </w:r>
            </w:del>
          </w:p>
          <w:p w14:paraId="16D3190B" w14:textId="44982584" w:rsidR="0035256A" w:rsidDel="004238F6" w:rsidRDefault="0035256A" w:rsidP="0035256A">
            <w:pPr>
              <w:pStyle w:val="XML2"/>
              <w:rPr>
                <w:del w:id="25500" w:author="Thomas Dietz" w:date="2012-08-08T14:26:00Z"/>
              </w:rPr>
            </w:pPr>
            <w:del w:id="25501" w:author="Thomas Dietz" w:date="2012-08-08T14:26:00Z">
              <w:r w:rsidDel="004238F6">
                <w:delText>&lt;/xs:restriction&gt;</w:delText>
              </w:r>
            </w:del>
          </w:p>
          <w:p w14:paraId="3B748148" w14:textId="1589E040" w:rsidR="0035256A" w:rsidDel="004238F6" w:rsidRDefault="0035256A" w:rsidP="0035256A">
            <w:pPr>
              <w:pStyle w:val="XML1"/>
              <w:rPr>
                <w:del w:id="25502" w:author="Thomas Dietz" w:date="2012-08-08T14:26:00Z"/>
              </w:rPr>
            </w:pPr>
            <w:del w:id="25503" w:author="Thomas Dietz" w:date="2012-08-08T14:26:00Z">
              <w:r w:rsidDel="004238F6">
                <w:delText>&lt;/xs:simpleType&gt;</w:delText>
              </w:r>
            </w:del>
          </w:p>
          <w:p w14:paraId="7F90692A" w14:textId="656CC240" w:rsidR="0035256A" w:rsidDel="004238F6" w:rsidRDefault="0035256A" w:rsidP="0035256A">
            <w:pPr>
              <w:pStyle w:val="XML1"/>
              <w:rPr>
                <w:del w:id="25504" w:author="Thomas Dietz" w:date="2012-08-08T14:26:00Z"/>
              </w:rPr>
            </w:pPr>
          </w:p>
          <w:p w14:paraId="621F716F" w14:textId="7755CC94" w:rsidR="0035256A" w:rsidDel="004238F6" w:rsidRDefault="0035256A" w:rsidP="0035256A">
            <w:pPr>
              <w:pStyle w:val="XML1"/>
              <w:rPr>
                <w:del w:id="25505" w:author="Thomas Dietz" w:date="2012-08-08T14:26:00Z"/>
              </w:rPr>
            </w:pPr>
            <w:del w:id="25506" w:author="Thomas Dietz" w:date="2012-08-08T14:26:00Z">
              <w:r w:rsidDel="004238F6">
                <w:delText>&lt;xs:complexType name="OFActionTypes"&gt;</w:delText>
              </w:r>
            </w:del>
          </w:p>
          <w:p w14:paraId="6B4F8EDB" w14:textId="6C44B069" w:rsidR="0035256A" w:rsidDel="004238F6" w:rsidRDefault="0035256A" w:rsidP="0035256A">
            <w:pPr>
              <w:pStyle w:val="XML2"/>
              <w:rPr>
                <w:del w:id="25507" w:author="Thomas Dietz" w:date="2012-08-08T14:26:00Z"/>
              </w:rPr>
            </w:pPr>
            <w:del w:id="25508" w:author="Thomas Dietz" w:date="2012-08-08T14:26:00Z">
              <w:r w:rsidDel="004238F6">
                <w:delText>&lt;xs:sequence minOccurs="1" maxOccurs="unbounded"&gt;</w:delText>
              </w:r>
            </w:del>
          </w:p>
          <w:p w14:paraId="66285819" w14:textId="403C84E9" w:rsidR="0035256A" w:rsidDel="004238F6" w:rsidRDefault="0035256A" w:rsidP="0035256A">
            <w:pPr>
              <w:pStyle w:val="XML3"/>
              <w:rPr>
                <w:del w:id="25509" w:author="Thomas Dietz" w:date="2012-08-08T14:26:00Z"/>
              </w:rPr>
            </w:pPr>
            <w:del w:id="25510" w:author="Thomas Dietz" w:date="2012-08-08T14:26:00Z">
              <w:r w:rsidDel="004238F6">
                <w:delText>&lt;xs:element name="type" type="OFActionType"/&gt;</w:delText>
              </w:r>
            </w:del>
          </w:p>
          <w:p w14:paraId="34C8B08B" w14:textId="2A0AEFEC" w:rsidR="0035256A" w:rsidDel="004238F6" w:rsidRDefault="0035256A" w:rsidP="0035256A">
            <w:pPr>
              <w:pStyle w:val="XML2"/>
              <w:rPr>
                <w:del w:id="25511" w:author="Thomas Dietz" w:date="2012-08-08T14:26:00Z"/>
              </w:rPr>
            </w:pPr>
            <w:del w:id="25512" w:author="Thomas Dietz" w:date="2012-08-08T14:26:00Z">
              <w:r w:rsidDel="004238F6">
                <w:delText>&lt;/xs:sequence&gt;</w:delText>
              </w:r>
            </w:del>
          </w:p>
          <w:p w14:paraId="122988D5" w14:textId="05B1EAEE" w:rsidR="0035256A" w:rsidDel="004238F6" w:rsidRDefault="0035256A" w:rsidP="0035256A">
            <w:pPr>
              <w:pStyle w:val="XML1"/>
              <w:rPr>
                <w:del w:id="25513" w:author="Thomas Dietz" w:date="2012-08-08T14:26:00Z"/>
              </w:rPr>
            </w:pPr>
            <w:del w:id="25514" w:author="Thomas Dietz" w:date="2012-08-08T14:26:00Z">
              <w:r w:rsidDel="004238F6">
                <w:delText>&lt;/xs:complexType&gt;</w:delText>
              </w:r>
            </w:del>
          </w:p>
          <w:p w14:paraId="5E732007" w14:textId="158E55C0" w:rsidR="0035256A" w:rsidDel="004238F6" w:rsidRDefault="0035256A" w:rsidP="0035256A">
            <w:pPr>
              <w:pStyle w:val="XML1"/>
              <w:rPr>
                <w:del w:id="25515" w:author="Thomas Dietz" w:date="2012-08-08T14:26:00Z"/>
              </w:rPr>
            </w:pPr>
          </w:p>
          <w:p w14:paraId="01A0A5C8" w14:textId="2E667DEE" w:rsidR="0035256A" w:rsidDel="004238F6" w:rsidRDefault="0035256A" w:rsidP="0035256A">
            <w:pPr>
              <w:pStyle w:val="XML1"/>
              <w:rPr>
                <w:del w:id="25516" w:author="Thomas Dietz" w:date="2012-08-08T14:26:00Z"/>
              </w:rPr>
            </w:pPr>
            <w:del w:id="25517" w:author="Thomas Dietz" w:date="2012-08-08T14:26:00Z">
              <w:r w:rsidDel="004238F6">
                <w:delText>&lt;xs:simpleType name="OFActionType"&gt;</w:delText>
              </w:r>
            </w:del>
          </w:p>
          <w:p w14:paraId="0B049917" w14:textId="08DC9E10" w:rsidR="0035256A" w:rsidDel="004238F6" w:rsidRDefault="0035256A" w:rsidP="0035256A">
            <w:pPr>
              <w:pStyle w:val="XML2"/>
              <w:rPr>
                <w:del w:id="25518" w:author="Thomas Dietz" w:date="2012-08-08T14:26:00Z"/>
              </w:rPr>
            </w:pPr>
            <w:del w:id="25519" w:author="Thomas Dietz" w:date="2012-08-08T14:26:00Z">
              <w:r w:rsidDel="004238F6">
                <w:delText>&lt;xs:restriction base="xs:string"&gt;</w:delText>
              </w:r>
            </w:del>
          </w:p>
          <w:p w14:paraId="4A71BA02" w14:textId="62D67642" w:rsidR="0035256A" w:rsidDel="004238F6" w:rsidRDefault="0035256A" w:rsidP="0035256A">
            <w:pPr>
              <w:pStyle w:val="XML3"/>
              <w:rPr>
                <w:del w:id="25520" w:author="Thomas Dietz" w:date="2012-08-08T14:26:00Z"/>
              </w:rPr>
            </w:pPr>
            <w:del w:id="25521" w:author="Thomas Dietz" w:date="2012-08-08T14:26:00Z">
              <w:r w:rsidDel="004238F6">
                <w:delText>&lt;xs:enumeration value="output"/&gt;</w:delText>
              </w:r>
            </w:del>
          </w:p>
          <w:p w14:paraId="07F9BBFB" w14:textId="4FD8D636" w:rsidR="0035256A" w:rsidDel="004238F6" w:rsidRDefault="0035256A" w:rsidP="0035256A">
            <w:pPr>
              <w:pStyle w:val="XML3"/>
              <w:rPr>
                <w:del w:id="25522" w:author="Thomas Dietz" w:date="2012-08-08T14:26:00Z"/>
              </w:rPr>
            </w:pPr>
            <w:del w:id="25523" w:author="Thomas Dietz" w:date="2012-08-08T14:26:00Z">
              <w:r w:rsidDel="004238F6">
                <w:delText>&lt;xs:enumeration value="copy-ttl-out"/&gt;</w:delText>
              </w:r>
            </w:del>
          </w:p>
          <w:p w14:paraId="12AD2E81" w14:textId="7FC66146" w:rsidR="0035256A" w:rsidDel="004238F6" w:rsidRDefault="0035256A" w:rsidP="0035256A">
            <w:pPr>
              <w:pStyle w:val="XML3"/>
              <w:rPr>
                <w:del w:id="25524" w:author="Thomas Dietz" w:date="2012-08-08T14:26:00Z"/>
              </w:rPr>
            </w:pPr>
            <w:del w:id="25525" w:author="Thomas Dietz" w:date="2012-08-08T14:26:00Z">
              <w:r w:rsidDel="004238F6">
                <w:delText>&lt;xs:enumeration value="copy-ttl-in"/&gt;</w:delText>
              </w:r>
            </w:del>
          </w:p>
          <w:p w14:paraId="18DDC5AF" w14:textId="1735E39E" w:rsidR="0035256A" w:rsidDel="004238F6" w:rsidRDefault="0035256A" w:rsidP="0035256A">
            <w:pPr>
              <w:pStyle w:val="XML3"/>
              <w:rPr>
                <w:del w:id="25526" w:author="Thomas Dietz" w:date="2012-08-08T14:26:00Z"/>
              </w:rPr>
            </w:pPr>
            <w:del w:id="25527" w:author="Thomas Dietz" w:date="2012-08-08T14:26:00Z">
              <w:r w:rsidDel="004238F6">
                <w:delText>&lt;xs:enumeration value="set-mpls-ttl"/&gt;</w:delText>
              </w:r>
            </w:del>
          </w:p>
          <w:p w14:paraId="0EF5949B" w14:textId="3EADA57A" w:rsidR="0035256A" w:rsidDel="004238F6" w:rsidRDefault="0035256A" w:rsidP="0035256A">
            <w:pPr>
              <w:pStyle w:val="XML3"/>
              <w:rPr>
                <w:del w:id="25528" w:author="Thomas Dietz" w:date="2012-08-08T14:26:00Z"/>
              </w:rPr>
            </w:pPr>
            <w:del w:id="25529" w:author="Thomas Dietz" w:date="2012-08-08T14:26:00Z">
              <w:r w:rsidDel="004238F6">
                <w:delText>&lt;xs:enumeration value="dec-mpls-ttl"/&gt;</w:delText>
              </w:r>
            </w:del>
          </w:p>
          <w:p w14:paraId="7E52C377" w14:textId="1628F981" w:rsidR="0035256A" w:rsidDel="004238F6" w:rsidRDefault="0035256A" w:rsidP="0035256A">
            <w:pPr>
              <w:pStyle w:val="XML3"/>
              <w:rPr>
                <w:del w:id="25530" w:author="Thomas Dietz" w:date="2012-08-08T14:26:00Z"/>
              </w:rPr>
            </w:pPr>
            <w:del w:id="25531" w:author="Thomas Dietz" w:date="2012-08-08T14:26:00Z">
              <w:r w:rsidDel="004238F6">
                <w:delText>&lt;xs:enumeration value="push-vlan"/&gt;</w:delText>
              </w:r>
            </w:del>
          </w:p>
          <w:p w14:paraId="48219F2C" w14:textId="2506F79B" w:rsidR="0035256A" w:rsidDel="004238F6" w:rsidRDefault="0035256A" w:rsidP="0035256A">
            <w:pPr>
              <w:pStyle w:val="XML3"/>
              <w:rPr>
                <w:del w:id="25532" w:author="Thomas Dietz" w:date="2012-08-08T14:26:00Z"/>
              </w:rPr>
            </w:pPr>
            <w:del w:id="25533" w:author="Thomas Dietz" w:date="2012-08-08T14:26:00Z">
              <w:r w:rsidDel="004238F6">
                <w:delText>&lt;xs:enumeration value="pop-vlan"/&gt;</w:delText>
              </w:r>
            </w:del>
          </w:p>
          <w:p w14:paraId="4CE426E3" w14:textId="4EDF5A2B" w:rsidR="0035256A" w:rsidDel="004238F6" w:rsidRDefault="0035256A" w:rsidP="0035256A">
            <w:pPr>
              <w:pStyle w:val="XML3"/>
              <w:rPr>
                <w:del w:id="25534" w:author="Thomas Dietz" w:date="2012-08-08T14:26:00Z"/>
              </w:rPr>
            </w:pPr>
            <w:del w:id="25535" w:author="Thomas Dietz" w:date="2012-08-08T14:26:00Z">
              <w:r w:rsidDel="004238F6">
                <w:delText>&lt;xs:enumeration value="push-mpls"/&gt;</w:delText>
              </w:r>
            </w:del>
          </w:p>
          <w:p w14:paraId="67B4AC60" w14:textId="4ABB7F61" w:rsidR="0035256A" w:rsidDel="004238F6" w:rsidRDefault="0035256A" w:rsidP="0035256A">
            <w:pPr>
              <w:pStyle w:val="XML3"/>
              <w:rPr>
                <w:del w:id="25536" w:author="Thomas Dietz" w:date="2012-08-08T14:26:00Z"/>
              </w:rPr>
            </w:pPr>
            <w:del w:id="25537" w:author="Thomas Dietz" w:date="2012-08-08T14:26:00Z">
              <w:r w:rsidDel="004238F6">
                <w:delText>&lt;xs:enumeration value="pop-mpls"/&gt;</w:delText>
              </w:r>
            </w:del>
          </w:p>
          <w:p w14:paraId="1945DDE2" w14:textId="5F808101" w:rsidR="0035256A" w:rsidDel="004238F6" w:rsidRDefault="0035256A" w:rsidP="0035256A">
            <w:pPr>
              <w:pStyle w:val="XML3"/>
              <w:rPr>
                <w:del w:id="25538" w:author="Thomas Dietz" w:date="2012-08-08T14:26:00Z"/>
              </w:rPr>
            </w:pPr>
            <w:del w:id="25539" w:author="Thomas Dietz" w:date="2012-08-08T14:26:00Z">
              <w:r w:rsidDel="004238F6">
                <w:delText>&lt;xs:enumeration value="set-queue"/&gt;</w:delText>
              </w:r>
            </w:del>
          </w:p>
          <w:p w14:paraId="285DD602" w14:textId="7B0076BE" w:rsidR="0035256A" w:rsidDel="004238F6" w:rsidRDefault="0035256A" w:rsidP="0035256A">
            <w:pPr>
              <w:pStyle w:val="XML3"/>
              <w:rPr>
                <w:del w:id="25540" w:author="Thomas Dietz" w:date="2012-08-08T14:26:00Z"/>
              </w:rPr>
            </w:pPr>
            <w:del w:id="25541" w:author="Thomas Dietz" w:date="2012-08-08T14:26:00Z">
              <w:r w:rsidDel="004238F6">
                <w:delText>&lt;xs:enumeration value="group"/&gt;</w:delText>
              </w:r>
            </w:del>
          </w:p>
          <w:p w14:paraId="32E7D954" w14:textId="162C9718" w:rsidR="0035256A" w:rsidDel="004238F6" w:rsidRDefault="0035256A" w:rsidP="0035256A">
            <w:pPr>
              <w:pStyle w:val="XML3"/>
              <w:rPr>
                <w:del w:id="25542" w:author="Thomas Dietz" w:date="2012-08-08T14:26:00Z"/>
              </w:rPr>
            </w:pPr>
            <w:del w:id="25543" w:author="Thomas Dietz" w:date="2012-08-08T14:26:00Z">
              <w:r w:rsidDel="004238F6">
                <w:delText>&lt;xs:enumeration value="set-nw-ttl"/&gt;</w:delText>
              </w:r>
            </w:del>
          </w:p>
          <w:p w14:paraId="038933C0" w14:textId="7743EA70" w:rsidR="0035256A" w:rsidDel="004238F6" w:rsidRDefault="0035256A" w:rsidP="0035256A">
            <w:pPr>
              <w:pStyle w:val="XML3"/>
              <w:rPr>
                <w:del w:id="25544" w:author="Thomas Dietz" w:date="2012-08-08T14:26:00Z"/>
              </w:rPr>
            </w:pPr>
            <w:del w:id="25545" w:author="Thomas Dietz" w:date="2012-08-08T14:26:00Z">
              <w:r w:rsidDel="004238F6">
                <w:delText>&lt;xs:enumeration value="dec-nw-ttl"/&gt;</w:delText>
              </w:r>
            </w:del>
          </w:p>
          <w:p w14:paraId="4193041F" w14:textId="3C91F7EC" w:rsidR="0035256A" w:rsidDel="004238F6" w:rsidRDefault="0035256A" w:rsidP="0035256A">
            <w:pPr>
              <w:pStyle w:val="XML3"/>
              <w:rPr>
                <w:del w:id="25546" w:author="Thomas Dietz" w:date="2012-08-08T14:26:00Z"/>
              </w:rPr>
            </w:pPr>
            <w:del w:id="25547" w:author="Thomas Dietz" w:date="2012-08-08T14:26:00Z">
              <w:r w:rsidDel="004238F6">
                <w:delText>&lt;xs:enumeration value="pop-mpls"/&gt;</w:delText>
              </w:r>
            </w:del>
          </w:p>
          <w:p w14:paraId="4011FC04" w14:textId="40115434" w:rsidR="0035256A" w:rsidDel="004238F6" w:rsidRDefault="0035256A" w:rsidP="0035256A">
            <w:pPr>
              <w:pStyle w:val="XML3"/>
              <w:rPr>
                <w:del w:id="25548" w:author="Thomas Dietz" w:date="2012-08-08T14:26:00Z"/>
              </w:rPr>
            </w:pPr>
            <w:del w:id="25549" w:author="Thomas Dietz" w:date="2012-08-08T14:26:00Z">
              <w:r w:rsidDel="004238F6">
                <w:delText>&lt;xs:enumeration value="set-field"/&gt;</w:delText>
              </w:r>
            </w:del>
          </w:p>
          <w:p w14:paraId="0CFE0EBB" w14:textId="4485D7CA" w:rsidR="0035256A" w:rsidDel="004238F6" w:rsidRDefault="0035256A" w:rsidP="0035256A">
            <w:pPr>
              <w:pStyle w:val="XML2"/>
              <w:rPr>
                <w:del w:id="25550" w:author="Thomas Dietz" w:date="2012-08-08T14:26:00Z"/>
              </w:rPr>
            </w:pPr>
            <w:del w:id="25551" w:author="Thomas Dietz" w:date="2012-08-08T14:26:00Z">
              <w:r w:rsidDel="004238F6">
                <w:delText>&lt;/xs:restriction&gt;</w:delText>
              </w:r>
            </w:del>
          </w:p>
          <w:p w14:paraId="0987D748" w14:textId="669D6934" w:rsidR="0035256A" w:rsidDel="004238F6" w:rsidRDefault="0035256A" w:rsidP="0035256A">
            <w:pPr>
              <w:pStyle w:val="XML1"/>
              <w:rPr>
                <w:del w:id="25552" w:author="Thomas Dietz" w:date="2012-08-08T14:26:00Z"/>
              </w:rPr>
            </w:pPr>
            <w:del w:id="25553" w:author="Thomas Dietz" w:date="2012-08-08T14:26:00Z">
              <w:r w:rsidDel="004238F6">
                <w:delText>&lt;/xs:simpleType&gt;</w:delText>
              </w:r>
            </w:del>
          </w:p>
          <w:p w14:paraId="3B5A933D" w14:textId="3FD9E441" w:rsidR="0035256A" w:rsidDel="004238F6" w:rsidRDefault="0035256A" w:rsidP="0035256A">
            <w:pPr>
              <w:pStyle w:val="XML1"/>
              <w:rPr>
                <w:del w:id="25554" w:author="Thomas Dietz" w:date="2012-08-08T14:26:00Z"/>
              </w:rPr>
            </w:pPr>
          </w:p>
          <w:p w14:paraId="1CCF59D6" w14:textId="68A66CFE" w:rsidR="0035256A" w:rsidDel="004238F6" w:rsidRDefault="0035256A" w:rsidP="0035256A">
            <w:pPr>
              <w:pStyle w:val="XML1"/>
              <w:rPr>
                <w:del w:id="25555" w:author="Thomas Dietz" w:date="2012-08-08T14:26:00Z"/>
              </w:rPr>
            </w:pPr>
            <w:del w:id="25556" w:author="Thomas Dietz" w:date="2012-08-08T14:26:00Z">
              <w:r w:rsidDel="004238F6">
                <w:delText>&lt;xs:complexType name="OFInstructionTypes"&gt;</w:delText>
              </w:r>
            </w:del>
          </w:p>
          <w:p w14:paraId="59B635F1" w14:textId="28960DFE" w:rsidR="0035256A" w:rsidDel="004238F6" w:rsidRDefault="0035256A" w:rsidP="0035256A">
            <w:pPr>
              <w:pStyle w:val="XML2"/>
              <w:rPr>
                <w:del w:id="25557" w:author="Thomas Dietz" w:date="2012-08-08T14:26:00Z"/>
              </w:rPr>
            </w:pPr>
            <w:del w:id="25558" w:author="Thomas Dietz" w:date="2012-08-08T14:26:00Z">
              <w:r w:rsidDel="004238F6">
                <w:delText>&lt;xs:sequence minOccurs="1" maxOccurs="unbounded"&gt;</w:delText>
              </w:r>
            </w:del>
          </w:p>
          <w:p w14:paraId="3E40382A" w14:textId="683B8D86" w:rsidR="0035256A" w:rsidDel="004238F6" w:rsidRDefault="0035256A" w:rsidP="0035256A">
            <w:pPr>
              <w:pStyle w:val="XML3"/>
              <w:rPr>
                <w:del w:id="25559" w:author="Thomas Dietz" w:date="2012-08-08T14:26:00Z"/>
              </w:rPr>
            </w:pPr>
            <w:del w:id="25560" w:author="Thomas Dietz" w:date="2012-08-08T14:26:00Z">
              <w:r w:rsidDel="004238F6">
                <w:delText>&lt;xs:element name="type" type="OFInstructionType"/&gt;</w:delText>
              </w:r>
            </w:del>
          </w:p>
          <w:p w14:paraId="40B78663" w14:textId="5B769D47" w:rsidR="0035256A" w:rsidDel="004238F6" w:rsidRDefault="0035256A" w:rsidP="0035256A">
            <w:pPr>
              <w:pStyle w:val="XML2"/>
              <w:rPr>
                <w:del w:id="25561" w:author="Thomas Dietz" w:date="2012-08-08T14:26:00Z"/>
              </w:rPr>
            </w:pPr>
            <w:del w:id="25562" w:author="Thomas Dietz" w:date="2012-08-08T14:26:00Z">
              <w:r w:rsidDel="004238F6">
                <w:delText>&lt;/xs:sequence&gt;</w:delText>
              </w:r>
            </w:del>
          </w:p>
          <w:p w14:paraId="5BAB69B7" w14:textId="77BB1EB0" w:rsidR="0035256A" w:rsidDel="004238F6" w:rsidRDefault="0035256A" w:rsidP="0035256A">
            <w:pPr>
              <w:pStyle w:val="XML1"/>
              <w:rPr>
                <w:del w:id="25563" w:author="Thomas Dietz" w:date="2012-08-08T14:26:00Z"/>
              </w:rPr>
            </w:pPr>
            <w:del w:id="25564" w:author="Thomas Dietz" w:date="2012-08-08T14:26:00Z">
              <w:r w:rsidDel="004238F6">
                <w:delText>&lt;/xs:complexType&gt;</w:delText>
              </w:r>
            </w:del>
          </w:p>
          <w:p w14:paraId="5A0384F2" w14:textId="60954264" w:rsidR="0035256A" w:rsidDel="004238F6" w:rsidRDefault="0035256A" w:rsidP="0035256A">
            <w:pPr>
              <w:pStyle w:val="XML1"/>
              <w:rPr>
                <w:del w:id="25565" w:author="Thomas Dietz" w:date="2012-08-08T14:26:00Z"/>
              </w:rPr>
            </w:pPr>
          </w:p>
          <w:p w14:paraId="54100E3B" w14:textId="5EEF647A" w:rsidR="0035256A" w:rsidDel="004238F6" w:rsidRDefault="0035256A" w:rsidP="0035256A">
            <w:pPr>
              <w:pStyle w:val="XML1"/>
              <w:rPr>
                <w:del w:id="25566" w:author="Thomas Dietz" w:date="2012-08-08T14:26:00Z"/>
              </w:rPr>
            </w:pPr>
            <w:del w:id="25567" w:author="Thomas Dietz" w:date="2012-08-08T14:26:00Z">
              <w:r w:rsidDel="004238F6">
                <w:delText>&lt;xs:simpleType name="OFInstructionType"&gt;</w:delText>
              </w:r>
            </w:del>
          </w:p>
          <w:p w14:paraId="06FED0DE" w14:textId="77CD4DD7" w:rsidR="0035256A" w:rsidDel="004238F6" w:rsidRDefault="0035256A" w:rsidP="0035256A">
            <w:pPr>
              <w:pStyle w:val="XML2"/>
              <w:rPr>
                <w:del w:id="25568" w:author="Thomas Dietz" w:date="2012-08-08T14:26:00Z"/>
              </w:rPr>
            </w:pPr>
            <w:del w:id="25569" w:author="Thomas Dietz" w:date="2012-08-08T14:26:00Z">
              <w:r w:rsidDel="004238F6">
                <w:delText>&lt;xs:restriction base="xs:string"&gt;</w:delText>
              </w:r>
            </w:del>
          </w:p>
          <w:p w14:paraId="789F898B" w14:textId="4270DD05" w:rsidR="0035256A" w:rsidDel="004238F6" w:rsidRDefault="0035256A" w:rsidP="0035256A">
            <w:pPr>
              <w:pStyle w:val="XML3"/>
              <w:rPr>
                <w:del w:id="25570" w:author="Thomas Dietz" w:date="2012-08-08T14:26:00Z"/>
              </w:rPr>
            </w:pPr>
            <w:del w:id="25571" w:author="Thomas Dietz" w:date="2012-08-08T14:26:00Z">
              <w:r w:rsidDel="004238F6">
                <w:delText>&lt;xs:enumeration value="apply-actions"/&gt;</w:delText>
              </w:r>
            </w:del>
          </w:p>
          <w:p w14:paraId="1B6CA2D8" w14:textId="54CF75FC" w:rsidR="0035256A" w:rsidDel="004238F6" w:rsidRDefault="0035256A" w:rsidP="0035256A">
            <w:pPr>
              <w:pStyle w:val="XML3"/>
              <w:rPr>
                <w:del w:id="25572" w:author="Thomas Dietz" w:date="2012-08-08T14:26:00Z"/>
              </w:rPr>
            </w:pPr>
            <w:del w:id="25573" w:author="Thomas Dietz" w:date="2012-08-08T14:26:00Z">
              <w:r w:rsidDel="004238F6">
                <w:delText>&lt;xs:enumeration value="clear-actions"/&gt;</w:delText>
              </w:r>
            </w:del>
          </w:p>
          <w:p w14:paraId="31AFE9FF" w14:textId="0F495D03" w:rsidR="0035256A" w:rsidDel="004238F6" w:rsidRDefault="0035256A" w:rsidP="0035256A">
            <w:pPr>
              <w:pStyle w:val="XML3"/>
              <w:rPr>
                <w:del w:id="25574" w:author="Thomas Dietz" w:date="2012-08-08T14:26:00Z"/>
              </w:rPr>
            </w:pPr>
            <w:del w:id="25575" w:author="Thomas Dietz" w:date="2012-08-08T14:26:00Z">
              <w:r w:rsidDel="004238F6">
                <w:delText>&lt;xs:enumeration value="write-actions"/&gt;</w:delText>
              </w:r>
            </w:del>
          </w:p>
          <w:p w14:paraId="44B0B7F3" w14:textId="733FF7C5" w:rsidR="0035256A" w:rsidDel="004238F6" w:rsidRDefault="0035256A" w:rsidP="0035256A">
            <w:pPr>
              <w:pStyle w:val="XML3"/>
              <w:rPr>
                <w:del w:id="25576" w:author="Thomas Dietz" w:date="2012-08-08T14:26:00Z"/>
              </w:rPr>
            </w:pPr>
            <w:del w:id="25577" w:author="Thomas Dietz" w:date="2012-08-08T14:26:00Z">
              <w:r w:rsidDel="004238F6">
                <w:delText>&lt;xs:enumeration value="write-metadata"/&gt;</w:delText>
              </w:r>
            </w:del>
          </w:p>
          <w:p w14:paraId="4A8DB6B9" w14:textId="499B0F8E" w:rsidR="0035256A" w:rsidDel="004238F6" w:rsidRDefault="0035256A" w:rsidP="0035256A">
            <w:pPr>
              <w:pStyle w:val="XML3"/>
              <w:rPr>
                <w:del w:id="25578" w:author="Thomas Dietz" w:date="2012-08-08T14:26:00Z"/>
              </w:rPr>
            </w:pPr>
            <w:del w:id="25579" w:author="Thomas Dietz" w:date="2012-08-08T14:26:00Z">
              <w:r w:rsidDel="004238F6">
                <w:delText>&lt;xs:enumeration value="goto-table"/&gt;</w:delText>
              </w:r>
            </w:del>
          </w:p>
          <w:p w14:paraId="39A7C20E" w14:textId="7BA87D5F" w:rsidR="0035256A" w:rsidDel="004238F6" w:rsidRDefault="0035256A" w:rsidP="0035256A">
            <w:pPr>
              <w:pStyle w:val="XML2"/>
              <w:rPr>
                <w:del w:id="25580" w:author="Thomas Dietz" w:date="2012-08-08T14:26:00Z"/>
              </w:rPr>
            </w:pPr>
            <w:del w:id="25581" w:author="Thomas Dietz" w:date="2012-08-08T14:26:00Z">
              <w:r w:rsidDel="004238F6">
                <w:delText>&lt;/xs:restriction&gt;</w:delText>
              </w:r>
            </w:del>
          </w:p>
          <w:p w14:paraId="73CC6DAC" w14:textId="3DB06D6B" w:rsidR="0035256A" w:rsidDel="004238F6" w:rsidRDefault="0035256A" w:rsidP="0035256A">
            <w:pPr>
              <w:pStyle w:val="XML1"/>
              <w:rPr>
                <w:del w:id="25582" w:author="Thomas Dietz" w:date="2012-08-08T14:26:00Z"/>
              </w:rPr>
            </w:pPr>
            <w:del w:id="25583" w:author="Thomas Dietz" w:date="2012-08-08T14:26:00Z">
              <w:r w:rsidDel="004238F6">
                <w:delText>&lt;/xs:simpleType&gt;</w:delText>
              </w:r>
            </w:del>
          </w:p>
          <w:p w14:paraId="6FFCE4EC" w14:textId="34626EE6" w:rsidR="0035256A" w:rsidRPr="009F1B7D" w:rsidDel="004238F6" w:rsidRDefault="0035256A" w:rsidP="00011096">
            <w:pPr>
              <w:pStyle w:val="XML2"/>
              <w:rPr>
                <w:del w:id="25584" w:author="Thomas Dietz" w:date="2012-08-08T14:26:00Z"/>
              </w:rPr>
            </w:pPr>
          </w:p>
          <w:p w14:paraId="726BFB5D" w14:textId="5E3E5178" w:rsidR="00C31DBC" w:rsidRPr="009F1B7D" w:rsidDel="004238F6" w:rsidRDefault="00C31DBC" w:rsidP="00011096">
            <w:pPr>
              <w:pStyle w:val="XML2"/>
              <w:rPr>
                <w:del w:id="25585" w:author="Thomas Dietz" w:date="2012-08-08T14:26:00Z"/>
              </w:rPr>
            </w:pPr>
            <w:del w:id="25586" w:author="Thomas Dietz" w:date="2012-08-08T14:26:00Z">
              <w:r w:rsidRPr="009F1B7D" w:rsidDel="004238F6">
                <w:delText>&lt;xs:complexType name="OFControllerType"&gt;</w:delText>
              </w:r>
            </w:del>
          </w:p>
          <w:p w14:paraId="33972223" w14:textId="78D1AC2F" w:rsidR="00C31DBC" w:rsidRPr="009F1B7D" w:rsidDel="004238F6" w:rsidRDefault="00C31DBC" w:rsidP="00011096">
            <w:pPr>
              <w:pStyle w:val="XML4"/>
              <w:rPr>
                <w:del w:id="25587" w:author="Thomas Dietz" w:date="2012-08-08T14:26:00Z"/>
              </w:rPr>
            </w:pPr>
            <w:del w:id="25588" w:author="Thomas Dietz" w:date="2012-08-08T14:26:00Z">
              <w:r w:rsidRPr="009F1B7D" w:rsidDel="004238F6">
                <w:delText>&lt;xs:annotation&gt;</w:delText>
              </w:r>
            </w:del>
          </w:p>
          <w:p w14:paraId="48055C3A" w14:textId="64A6A2AE" w:rsidR="00C31DBC" w:rsidRPr="009F1B7D" w:rsidDel="004238F6" w:rsidRDefault="00C31DBC" w:rsidP="00011096">
            <w:pPr>
              <w:pStyle w:val="XML5"/>
              <w:rPr>
                <w:del w:id="25589" w:author="Thomas Dietz" w:date="2012-08-08T14:26:00Z"/>
              </w:rPr>
            </w:pPr>
            <w:del w:id="25590" w:author="Thomas Dietz" w:date="2012-08-08T14:26:00Z">
              <w:r w:rsidRPr="009F1B7D" w:rsidDel="004238F6">
                <w:delText>&lt;xs:documentation&gt;Representation of an OpenFlow Controller</w:delText>
              </w:r>
            </w:del>
          </w:p>
          <w:p w14:paraId="10AFE9CD" w14:textId="2CDB0C59" w:rsidR="00C31DBC" w:rsidRPr="009F1B7D" w:rsidDel="004238F6" w:rsidRDefault="00C31DBC" w:rsidP="00011096">
            <w:pPr>
              <w:pStyle w:val="XML5"/>
              <w:rPr>
                <w:del w:id="25591" w:author="Thomas Dietz" w:date="2012-08-08T14:26:00Z"/>
              </w:rPr>
            </w:pPr>
            <w:del w:id="25592" w:author="Thomas Dietz" w:date="2012-08-08T14:26:00Z">
              <w:r w:rsidRPr="009F1B7D" w:rsidDel="004238F6">
                <w:delText>&lt;/xs:documentation&gt;</w:delText>
              </w:r>
            </w:del>
          </w:p>
          <w:p w14:paraId="47A910F3" w14:textId="021C0850" w:rsidR="00C31DBC" w:rsidRPr="009F1B7D" w:rsidDel="004238F6" w:rsidRDefault="00C31DBC" w:rsidP="00011096">
            <w:pPr>
              <w:pStyle w:val="XML4"/>
              <w:rPr>
                <w:del w:id="25593" w:author="Thomas Dietz" w:date="2012-08-08T14:26:00Z"/>
              </w:rPr>
            </w:pPr>
            <w:del w:id="25594" w:author="Thomas Dietz" w:date="2012-08-08T14:26:00Z">
              <w:r w:rsidRPr="009F1B7D" w:rsidDel="004238F6">
                <w:delText>&lt;/xs:annotation&gt;</w:delText>
              </w:r>
            </w:del>
          </w:p>
          <w:p w14:paraId="3BFC0BF3" w14:textId="6F9C725F" w:rsidR="00C31DBC" w:rsidRPr="009F1B7D" w:rsidDel="004238F6" w:rsidRDefault="00C31DBC" w:rsidP="00011096">
            <w:pPr>
              <w:pStyle w:val="XML3"/>
              <w:rPr>
                <w:del w:id="25595" w:author="Thomas Dietz" w:date="2012-08-08T14:26:00Z"/>
              </w:rPr>
            </w:pPr>
            <w:del w:id="25596" w:author="Thomas Dietz" w:date="2012-08-08T14:26:00Z">
              <w:r w:rsidRPr="009F1B7D" w:rsidDel="004238F6">
                <w:delText>&lt;xs:sequence&gt;</w:delText>
              </w:r>
            </w:del>
          </w:p>
          <w:p w14:paraId="4F6342AB" w14:textId="2F644B19" w:rsidR="00C31DBC" w:rsidRPr="009F1B7D" w:rsidDel="004238F6" w:rsidRDefault="00C31DBC" w:rsidP="00011096">
            <w:pPr>
              <w:pStyle w:val="XML4"/>
              <w:rPr>
                <w:del w:id="25597" w:author="Thomas Dietz" w:date="2012-08-08T14:26:00Z"/>
              </w:rPr>
            </w:pPr>
            <w:del w:id="25598" w:author="Thomas Dietz" w:date="2012-08-08T14:26:00Z">
              <w:r w:rsidRPr="009F1B7D" w:rsidDel="004238F6">
                <w:delText>&lt;xs:element name="id" type="OFConfigID"&gt;</w:delText>
              </w:r>
            </w:del>
          </w:p>
          <w:p w14:paraId="2E016859" w14:textId="1B6CBB5A" w:rsidR="00C31DBC" w:rsidRPr="009F1B7D" w:rsidDel="004238F6" w:rsidRDefault="00C31DBC" w:rsidP="00011096">
            <w:pPr>
              <w:pStyle w:val="XML5"/>
              <w:rPr>
                <w:del w:id="25599" w:author="Thomas Dietz" w:date="2012-08-08T14:26:00Z"/>
              </w:rPr>
            </w:pPr>
            <w:del w:id="25600" w:author="Thomas Dietz" w:date="2012-08-08T14:26:00Z">
              <w:r w:rsidRPr="009F1B7D" w:rsidDel="004238F6">
                <w:delText>&lt;xs:annotation&gt;</w:delText>
              </w:r>
            </w:del>
          </w:p>
          <w:p w14:paraId="070CEA17" w14:textId="36875508" w:rsidR="00C31DBC" w:rsidRPr="009F1B7D" w:rsidDel="004238F6" w:rsidRDefault="00C31DBC" w:rsidP="00011096">
            <w:pPr>
              <w:pStyle w:val="XML6"/>
              <w:rPr>
                <w:del w:id="25601" w:author="Thomas Dietz" w:date="2012-08-08T14:26:00Z"/>
              </w:rPr>
            </w:pPr>
            <w:del w:id="25602" w:author="Thomas Dietz" w:date="2012-08-08T14:26:00Z">
              <w:r w:rsidRPr="009F1B7D" w:rsidDel="004238F6">
                <w:delText>&lt;xs:documentation&gt;An unique but locally arbitrary identifier that identifies an OpenFlow Controller within the context of an OpenFlow Capable Switch. It is persistent across reboots of the system.</w:delText>
              </w:r>
            </w:del>
          </w:p>
          <w:p w14:paraId="157D19F9" w14:textId="2A0E8A0F" w:rsidR="00C31DBC" w:rsidRPr="009F1B7D" w:rsidDel="004238F6" w:rsidRDefault="00C31DBC" w:rsidP="00011096">
            <w:pPr>
              <w:pStyle w:val="XML6"/>
              <w:rPr>
                <w:del w:id="25603" w:author="Thomas Dietz" w:date="2012-08-08T14:26:00Z"/>
              </w:rPr>
            </w:pPr>
            <w:del w:id="25604" w:author="Thomas Dietz" w:date="2012-08-08T14:26:00Z">
              <w:r w:rsidRPr="009F1B7D" w:rsidDel="004238F6">
                <w:delText>&lt;/xs:documentation&gt;</w:delText>
              </w:r>
            </w:del>
          </w:p>
          <w:p w14:paraId="7B5A1FF9" w14:textId="648523D5" w:rsidR="00C31DBC" w:rsidRPr="009F1B7D" w:rsidDel="004238F6" w:rsidRDefault="00C31DBC" w:rsidP="00011096">
            <w:pPr>
              <w:pStyle w:val="XML5"/>
              <w:rPr>
                <w:del w:id="25605" w:author="Thomas Dietz" w:date="2012-08-08T14:26:00Z"/>
              </w:rPr>
            </w:pPr>
            <w:del w:id="25606" w:author="Thomas Dietz" w:date="2012-08-08T14:26:00Z">
              <w:r w:rsidRPr="009F1B7D" w:rsidDel="004238F6">
                <w:delText>&lt;/xs:annotation&gt;</w:delText>
              </w:r>
            </w:del>
          </w:p>
          <w:p w14:paraId="4B898E57" w14:textId="740BD115" w:rsidR="00C31DBC" w:rsidRPr="009F1B7D" w:rsidDel="004238F6" w:rsidRDefault="00C31DBC" w:rsidP="00011096">
            <w:pPr>
              <w:pStyle w:val="XML4"/>
              <w:rPr>
                <w:del w:id="25607" w:author="Thomas Dietz" w:date="2012-08-08T14:26:00Z"/>
              </w:rPr>
            </w:pPr>
            <w:del w:id="25608" w:author="Thomas Dietz" w:date="2012-08-08T14:26:00Z">
              <w:r w:rsidRPr="009F1B7D" w:rsidDel="004238F6">
                <w:delText>&lt;/xs:element&gt;</w:delText>
              </w:r>
            </w:del>
          </w:p>
          <w:p w14:paraId="7726753F" w14:textId="16EEF73D" w:rsidR="00C31DBC" w:rsidRPr="009F1B7D" w:rsidDel="004238F6" w:rsidRDefault="00C31DBC" w:rsidP="00011096">
            <w:pPr>
              <w:pStyle w:val="XML4"/>
              <w:rPr>
                <w:del w:id="25609" w:author="Thomas Dietz" w:date="2012-08-08T14:26:00Z"/>
              </w:rPr>
            </w:pPr>
            <w:del w:id="25610" w:author="Thomas Dietz" w:date="2012-08-08T14:26:00Z">
              <w:r w:rsidRPr="009F1B7D" w:rsidDel="004238F6">
                <w:delText>&lt;xs:element name="role" type="OFControllerRoleType"&gt;</w:delText>
              </w:r>
            </w:del>
          </w:p>
          <w:p w14:paraId="196CE355" w14:textId="67B9E038" w:rsidR="00C31DBC" w:rsidRPr="009F1B7D" w:rsidDel="004238F6" w:rsidRDefault="00C31DBC" w:rsidP="00011096">
            <w:pPr>
              <w:pStyle w:val="XML5"/>
              <w:rPr>
                <w:del w:id="25611" w:author="Thomas Dietz" w:date="2012-08-08T14:26:00Z"/>
              </w:rPr>
            </w:pPr>
            <w:del w:id="25612" w:author="Thomas Dietz" w:date="2012-08-08T14:26:00Z">
              <w:r w:rsidRPr="009F1B7D" w:rsidDel="004238F6">
                <w:delText>&lt;xs:annotation&gt;</w:delText>
              </w:r>
            </w:del>
          </w:p>
          <w:p w14:paraId="0159E7A9" w14:textId="68DC6E5E" w:rsidR="00C31DBC" w:rsidRPr="009F1B7D" w:rsidDel="004238F6" w:rsidRDefault="00C31DBC" w:rsidP="00011096">
            <w:pPr>
              <w:pStyle w:val="XML6"/>
              <w:rPr>
                <w:del w:id="25613" w:author="Thomas Dietz" w:date="2012-08-08T14:26:00Z"/>
              </w:rPr>
            </w:pPr>
            <w:del w:id="25614" w:author="Thomas Dietz" w:date="2012-08-08T14:26:00Z">
              <w:r w:rsidRPr="009F1B7D" w:rsidDel="004238F6">
                <w:delText>&lt;xs:documentation&gt;The predefined role of the controller.</w:delText>
              </w:r>
            </w:del>
          </w:p>
          <w:p w14:paraId="7118DF36" w14:textId="1A83ECA4" w:rsidR="00C31DBC" w:rsidRPr="009F1B7D" w:rsidDel="004238F6" w:rsidRDefault="00C31DBC" w:rsidP="00011096">
            <w:pPr>
              <w:pStyle w:val="XML6"/>
              <w:rPr>
                <w:del w:id="25615" w:author="Thomas Dietz" w:date="2012-08-08T14:26:00Z"/>
              </w:rPr>
            </w:pPr>
            <w:del w:id="25616" w:author="Thomas Dietz" w:date="2012-08-08T14:26:00Z">
              <w:r w:rsidRPr="009F1B7D" w:rsidDel="004238F6">
                <w:delText>&lt;/xs:documentation&gt;</w:delText>
              </w:r>
            </w:del>
          </w:p>
          <w:p w14:paraId="623809E3" w14:textId="4D94A37F" w:rsidR="00C31DBC" w:rsidRPr="009F1B7D" w:rsidDel="004238F6" w:rsidRDefault="00C31DBC" w:rsidP="00011096">
            <w:pPr>
              <w:pStyle w:val="XML5"/>
              <w:rPr>
                <w:del w:id="25617" w:author="Thomas Dietz" w:date="2012-08-08T14:26:00Z"/>
              </w:rPr>
            </w:pPr>
            <w:del w:id="25618" w:author="Thomas Dietz" w:date="2012-08-08T14:26:00Z">
              <w:r w:rsidRPr="009F1B7D" w:rsidDel="004238F6">
                <w:delText>&lt;/xs:annotation&gt;</w:delText>
              </w:r>
            </w:del>
          </w:p>
          <w:p w14:paraId="1AE024CE" w14:textId="735D8A51" w:rsidR="00C31DBC" w:rsidRPr="009F1B7D" w:rsidDel="004238F6" w:rsidRDefault="00C31DBC" w:rsidP="00011096">
            <w:pPr>
              <w:pStyle w:val="XML4"/>
              <w:rPr>
                <w:del w:id="25619" w:author="Thomas Dietz" w:date="2012-08-08T14:26:00Z"/>
              </w:rPr>
            </w:pPr>
            <w:del w:id="25620" w:author="Thomas Dietz" w:date="2012-08-08T14:26:00Z">
              <w:r w:rsidRPr="009F1B7D" w:rsidDel="004238F6">
                <w:delText>&lt;/xs:element&gt;</w:delText>
              </w:r>
            </w:del>
          </w:p>
          <w:p w14:paraId="23F0B66C" w14:textId="48AC3926" w:rsidR="00C31DBC" w:rsidRPr="009F1B7D" w:rsidDel="004238F6" w:rsidRDefault="00C31DBC" w:rsidP="00011096">
            <w:pPr>
              <w:pStyle w:val="XML4"/>
              <w:rPr>
                <w:del w:id="25621" w:author="Thomas Dietz" w:date="2012-08-08T14:26:00Z"/>
              </w:rPr>
            </w:pPr>
            <w:del w:id="25622" w:author="Thomas Dietz" w:date="2012-08-08T14:26:00Z">
              <w:r w:rsidRPr="009F1B7D" w:rsidDel="004238F6">
                <w:delText>&lt;xs:element name="ip-address" type="inet:ip-prefix"&gt;</w:delText>
              </w:r>
            </w:del>
          </w:p>
          <w:p w14:paraId="649320ED" w14:textId="6C9E3973" w:rsidR="00C31DBC" w:rsidRPr="009F1B7D" w:rsidDel="004238F6" w:rsidRDefault="00C31DBC" w:rsidP="00011096">
            <w:pPr>
              <w:pStyle w:val="XML5"/>
              <w:rPr>
                <w:del w:id="25623" w:author="Thomas Dietz" w:date="2012-08-08T14:26:00Z"/>
              </w:rPr>
            </w:pPr>
            <w:del w:id="25624" w:author="Thomas Dietz" w:date="2012-08-08T14:26:00Z">
              <w:r w:rsidRPr="009F1B7D" w:rsidDel="004238F6">
                <w:delText>&lt;xs:annotation&gt;</w:delText>
              </w:r>
            </w:del>
          </w:p>
          <w:p w14:paraId="7B63202D" w14:textId="0E45E121" w:rsidR="00C31DBC" w:rsidRPr="009F1B7D" w:rsidDel="004238F6" w:rsidRDefault="00C31DBC" w:rsidP="00011096">
            <w:pPr>
              <w:pStyle w:val="XML7"/>
              <w:rPr>
                <w:del w:id="25625" w:author="Thomas Dietz" w:date="2012-08-08T14:26:00Z"/>
              </w:rPr>
            </w:pPr>
            <w:del w:id="25626" w:author="Thomas Dietz" w:date="2012-08-08T14:26:00Z">
              <w:r w:rsidRPr="009F1B7D" w:rsidDel="004238F6">
                <w:delText>&lt;xs:documentation&gt;The remote IP of the controller to connect to.&lt;/xs:documentation&gt;</w:delText>
              </w:r>
            </w:del>
          </w:p>
          <w:p w14:paraId="24D656C2" w14:textId="3C9E02C5" w:rsidR="00C31DBC" w:rsidRPr="009F1B7D" w:rsidDel="004238F6" w:rsidRDefault="00C31DBC" w:rsidP="00011096">
            <w:pPr>
              <w:pStyle w:val="XML6"/>
              <w:rPr>
                <w:del w:id="25627" w:author="Thomas Dietz" w:date="2012-08-08T14:26:00Z"/>
              </w:rPr>
            </w:pPr>
            <w:del w:id="25628" w:author="Thomas Dietz" w:date="2012-08-08T14:26:00Z">
              <w:r w:rsidRPr="009F1B7D" w:rsidDel="004238F6">
                <w:delText>&lt;/xs:annotation&gt;</w:delText>
              </w:r>
            </w:del>
          </w:p>
          <w:p w14:paraId="4DCB266B" w14:textId="00E81F2C" w:rsidR="00C31DBC" w:rsidRPr="009F1B7D" w:rsidDel="004238F6" w:rsidRDefault="00C31DBC" w:rsidP="00011096">
            <w:pPr>
              <w:pStyle w:val="XML5"/>
              <w:rPr>
                <w:del w:id="25629" w:author="Thomas Dietz" w:date="2012-08-08T14:26:00Z"/>
              </w:rPr>
            </w:pPr>
            <w:del w:id="25630" w:author="Thomas Dietz" w:date="2012-08-08T14:26:00Z">
              <w:r w:rsidRPr="009F1B7D" w:rsidDel="004238F6">
                <w:delText>&lt;/xs:element&gt;</w:delText>
              </w:r>
            </w:del>
          </w:p>
          <w:p w14:paraId="058DBDD4" w14:textId="05CD6661" w:rsidR="00C31DBC" w:rsidRPr="009F1B7D" w:rsidDel="004238F6" w:rsidRDefault="00C31DBC" w:rsidP="00011096">
            <w:pPr>
              <w:pStyle w:val="XML5"/>
              <w:rPr>
                <w:del w:id="25631" w:author="Thomas Dietz" w:date="2012-08-08T14:26:00Z"/>
              </w:rPr>
            </w:pPr>
            <w:del w:id="25632" w:author="Thomas Dietz" w:date="2012-08-08T14:26:00Z">
              <w:r w:rsidRPr="009F1B7D" w:rsidDel="004238F6">
                <w:delText>&lt;xs:element name="port" type="inet:port-number"&gt;</w:delText>
              </w:r>
            </w:del>
          </w:p>
          <w:p w14:paraId="29B81129" w14:textId="4AB92977" w:rsidR="00C31DBC" w:rsidRPr="009F1B7D" w:rsidDel="004238F6" w:rsidRDefault="00C31DBC" w:rsidP="00011096">
            <w:pPr>
              <w:pStyle w:val="XML6"/>
              <w:rPr>
                <w:del w:id="25633" w:author="Thomas Dietz" w:date="2012-08-08T14:26:00Z"/>
              </w:rPr>
            </w:pPr>
            <w:del w:id="25634" w:author="Thomas Dietz" w:date="2012-08-08T14:26:00Z">
              <w:r w:rsidRPr="009F1B7D" w:rsidDel="004238F6">
                <w:delText>&lt;xs:annotation&gt;</w:delText>
              </w:r>
            </w:del>
          </w:p>
          <w:p w14:paraId="15770CA4" w14:textId="7E315C87" w:rsidR="00C31DBC" w:rsidRPr="009F1B7D" w:rsidDel="004238F6" w:rsidRDefault="00C31DBC" w:rsidP="00011096">
            <w:pPr>
              <w:pStyle w:val="XML6"/>
              <w:rPr>
                <w:del w:id="25635" w:author="Thomas Dietz" w:date="2012-08-08T14:26:00Z"/>
              </w:rPr>
            </w:pPr>
            <w:del w:id="25636" w:author="Thomas Dietz" w:date="2012-08-08T14:26:00Z">
              <w:r w:rsidRPr="009F1B7D" w:rsidDel="004238F6">
                <w:delText>&lt;xs:documentation&gt;The port number the controller listens on.</w:delText>
              </w:r>
            </w:del>
          </w:p>
          <w:p w14:paraId="132CB2A4" w14:textId="1063D8F2" w:rsidR="00C31DBC" w:rsidRPr="009F1B7D" w:rsidDel="004238F6" w:rsidRDefault="00C31DBC" w:rsidP="00011096">
            <w:pPr>
              <w:pStyle w:val="XML6"/>
              <w:rPr>
                <w:del w:id="25637" w:author="Thomas Dietz" w:date="2012-08-08T14:26:00Z"/>
              </w:rPr>
            </w:pPr>
            <w:del w:id="25638" w:author="Thomas Dietz" w:date="2012-08-08T14:26:00Z">
              <w:r w:rsidRPr="009F1B7D" w:rsidDel="004238F6">
                <w:delText>&lt;/xs:documentation&gt;</w:delText>
              </w:r>
            </w:del>
          </w:p>
          <w:p w14:paraId="34CE06DC" w14:textId="7D524229" w:rsidR="00C31DBC" w:rsidRPr="009F1B7D" w:rsidDel="004238F6" w:rsidRDefault="00C31DBC" w:rsidP="00011096">
            <w:pPr>
              <w:pStyle w:val="XML5"/>
              <w:rPr>
                <w:del w:id="25639" w:author="Thomas Dietz" w:date="2012-08-08T14:26:00Z"/>
              </w:rPr>
            </w:pPr>
            <w:del w:id="25640" w:author="Thomas Dietz" w:date="2012-08-08T14:26:00Z">
              <w:r w:rsidRPr="009F1B7D" w:rsidDel="004238F6">
                <w:delText>&lt;/xs:annotation&gt;</w:delText>
              </w:r>
            </w:del>
          </w:p>
          <w:p w14:paraId="5EE9F21F" w14:textId="2690B6BB" w:rsidR="00C31DBC" w:rsidRPr="009F1B7D" w:rsidDel="004238F6" w:rsidRDefault="00C31DBC" w:rsidP="00011096">
            <w:pPr>
              <w:pStyle w:val="XML4"/>
              <w:rPr>
                <w:del w:id="25641" w:author="Thomas Dietz" w:date="2012-08-08T14:26:00Z"/>
              </w:rPr>
            </w:pPr>
            <w:del w:id="25642" w:author="Thomas Dietz" w:date="2012-08-08T14:26:00Z">
              <w:r w:rsidRPr="009F1B7D" w:rsidDel="004238F6">
                <w:delText>&lt;/xs:element&gt;</w:delText>
              </w:r>
            </w:del>
          </w:p>
          <w:p w14:paraId="4FFA850C" w14:textId="6EFE2A6C" w:rsidR="00C31DBC" w:rsidRPr="009F1B7D" w:rsidDel="004238F6" w:rsidRDefault="00C31DBC" w:rsidP="00011096">
            <w:pPr>
              <w:pStyle w:val="XML4"/>
              <w:rPr>
                <w:del w:id="25643" w:author="Thomas Dietz" w:date="2012-08-08T14:26:00Z"/>
              </w:rPr>
            </w:pPr>
            <w:del w:id="25644" w:author="Thomas Dietz" w:date="2012-08-08T14:26:00Z">
              <w:r w:rsidRPr="009F1B7D" w:rsidDel="004238F6">
                <w:delText>&lt;xs:element name="local-ip-address" type="inet:ip-address"&gt;</w:delText>
              </w:r>
            </w:del>
          </w:p>
          <w:p w14:paraId="58CF0BE1" w14:textId="68CA184D" w:rsidR="00C31DBC" w:rsidRPr="009F1B7D" w:rsidDel="004238F6" w:rsidRDefault="00C31DBC" w:rsidP="00011096">
            <w:pPr>
              <w:pStyle w:val="XML5"/>
              <w:rPr>
                <w:del w:id="25645" w:author="Thomas Dietz" w:date="2012-08-08T14:26:00Z"/>
              </w:rPr>
            </w:pPr>
            <w:del w:id="25646" w:author="Thomas Dietz" w:date="2012-08-08T14:26:00Z">
              <w:r w:rsidRPr="009F1B7D" w:rsidDel="004238F6">
                <w:delText>&lt;xs:annotation&gt;</w:delText>
              </w:r>
            </w:del>
          </w:p>
          <w:p w14:paraId="1A078D82" w14:textId="3714C5CC" w:rsidR="00C31DBC" w:rsidRPr="009F1B7D" w:rsidDel="004238F6" w:rsidRDefault="00C31DBC" w:rsidP="00011096">
            <w:pPr>
              <w:pStyle w:val="XML6"/>
              <w:rPr>
                <w:del w:id="25647" w:author="Thomas Dietz" w:date="2012-08-08T14:26:00Z"/>
              </w:rPr>
            </w:pPr>
            <w:del w:id="25648" w:author="Thomas Dietz" w:date="2012-08-08T14:26:00Z">
              <w:r w:rsidRPr="009F1B7D" w:rsidDel="004238F6">
                <w:delText>&lt;xs:documentation&gt;This specifies the source IP for packets sent to this controller and overrides the default IP used.</w:delText>
              </w:r>
            </w:del>
          </w:p>
          <w:p w14:paraId="2ECC74BE" w14:textId="7B98C7F2" w:rsidR="00C31DBC" w:rsidRPr="009F1B7D" w:rsidDel="004238F6" w:rsidRDefault="00C31DBC" w:rsidP="00011096">
            <w:pPr>
              <w:pStyle w:val="XML6"/>
              <w:rPr>
                <w:del w:id="25649" w:author="Thomas Dietz" w:date="2012-08-08T14:26:00Z"/>
              </w:rPr>
            </w:pPr>
            <w:del w:id="25650" w:author="Thomas Dietz" w:date="2012-08-08T14:26:00Z">
              <w:r w:rsidRPr="009F1B7D" w:rsidDel="004238F6">
                <w:delText>&lt;/xs:documentation&gt;</w:delText>
              </w:r>
            </w:del>
          </w:p>
          <w:p w14:paraId="74A75F8F" w14:textId="1ADD046C" w:rsidR="00C31DBC" w:rsidRPr="009F1B7D" w:rsidDel="004238F6" w:rsidRDefault="00C31DBC" w:rsidP="00011096">
            <w:pPr>
              <w:pStyle w:val="XML5"/>
              <w:rPr>
                <w:del w:id="25651" w:author="Thomas Dietz" w:date="2012-08-08T14:26:00Z"/>
              </w:rPr>
            </w:pPr>
            <w:del w:id="25652" w:author="Thomas Dietz" w:date="2012-08-08T14:26:00Z">
              <w:r w:rsidRPr="009F1B7D" w:rsidDel="004238F6">
                <w:delText>&lt;/xs:annotation&gt;</w:delText>
              </w:r>
            </w:del>
          </w:p>
          <w:p w14:paraId="5409D62D" w14:textId="025CFFDD" w:rsidR="00C31DBC" w:rsidRPr="009F1B7D" w:rsidDel="004238F6" w:rsidRDefault="00C31DBC" w:rsidP="00011096">
            <w:pPr>
              <w:pStyle w:val="XML4"/>
              <w:rPr>
                <w:del w:id="25653" w:author="Thomas Dietz" w:date="2012-08-08T14:26:00Z"/>
              </w:rPr>
            </w:pPr>
            <w:del w:id="25654" w:author="Thomas Dietz" w:date="2012-08-08T14:26:00Z">
              <w:r w:rsidRPr="009F1B7D" w:rsidDel="004238F6">
                <w:delText>&lt;/xs:element&gt;</w:delText>
              </w:r>
            </w:del>
          </w:p>
          <w:p w14:paraId="186A657A" w14:textId="0D38C1B7" w:rsidR="00C31DBC" w:rsidRPr="009F1B7D" w:rsidDel="004238F6" w:rsidRDefault="00C31DBC" w:rsidP="00011096">
            <w:pPr>
              <w:pStyle w:val="XML4"/>
              <w:rPr>
                <w:del w:id="25655" w:author="Thomas Dietz" w:date="2012-08-08T14:26:00Z"/>
              </w:rPr>
            </w:pPr>
            <w:del w:id="25656" w:author="Thomas Dietz" w:date="2012-08-08T14:26:00Z">
              <w:r w:rsidRPr="009F1B7D" w:rsidDel="004238F6">
                <w:delText>&lt;xs:element name="local-port" type="inet:port-number"&gt;</w:delText>
              </w:r>
            </w:del>
          </w:p>
          <w:p w14:paraId="44C3A6BA" w14:textId="342657C8" w:rsidR="00C31DBC" w:rsidRPr="009F1B7D" w:rsidDel="004238F6" w:rsidRDefault="00C31DBC" w:rsidP="00011096">
            <w:pPr>
              <w:pStyle w:val="XML5"/>
              <w:rPr>
                <w:del w:id="25657" w:author="Thomas Dietz" w:date="2012-08-08T14:26:00Z"/>
              </w:rPr>
            </w:pPr>
            <w:del w:id="25658" w:author="Thomas Dietz" w:date="2012-08-08T14:26:00Z">
              <w:r w:rsidRPr="009F1B7D" w:rsidDel="004238F6">
                <w:delText>&lt;xs:annotation&gt;</w:delText>
              </w:r>
            </w:del>
          </w:p>
          <w:p w14:paraId="20E00A42" w14:textId="5C4474DC" w:rsidR="00C31DBC" w:rsidRPr="009F1B7D" w:rsidDel="004238F6" w:rsidRDefault="00C31DBC" w:rsidP="00011096">
            <w:pPr>
              <w:pStyle w:val="XML6"/>
              <w:rPr>
                <w:del w:id="25659" w:author="Thomas Dietz" w:date="2012-08-08T14:26:00Z"/>
              </w:rPr>
            </w:pPr>
            <w:del w:id="25660" w:author="Thomas Dietz" w:date="2012-08-08T14:26:00Z">
              <w:r w:rsidRPr="009F1B7D" w:rsidDel="004238F6">
                <w:delText>&lt;xs:documentation&gt;The port number the controller listens on. If 0 the port is chosen dynamically.</w:delText>
              </w:r>
            </w:del>
          </w:p>
          <w:p w14:paraId="4DF653E7" w14:textId="5245E856" w:rsidR="00C31DBC" w:rsidRPr="009F1B7D" w:rsidDel="004238F6" w:rsidRDefault="00C31DBC" w:rsidP="00011096">
            <w:pPr>
              <w:pStyle w:val="XML6"/>
              <w:rPr>
                <w:del w:id="25661" w:author="Thomas Dietz" w:date="2012-08-08T14:26:00Z"/>
              </w:rPr>
            </w:pPr>
            <w:del w:id="25662" w:author="Thomas Dietz" w:date="2012-08-08T14:26:00Z">
              <w:r w:rsidRPr="009F1B7D" w:rsidDel="004238F6">
                <w:delText>&lt;/xs:documentation&gt;</w:delText>
              </w:r>
            </w:del>
          </w:p>
          <w:p w14:paraId="7DFD9B28" w14:textId="114F9790" w:rsidR="00C31DBC" w:rsidRPr="009F1B7D" w:rsidDel="004238F6" w:rsidRDefault="00C31DBC" w:rsidP="00011096">
            <w:pPr>
              <w:pStyle w:val="XML5"/>
              <w:rPr>
                <w:del w:id="25663" w:author="Thomas Dietz" w:date="2012-08-08T14:26:00Z"/>
              </w:rPr>
            </w:pPr>
            <w:del w:id="25664" w:author="Thomas Dietz" w:date="2012-08-08T14:26:00Z">
              <w:r w:rsidRPr="009F1B7D" w:rsidDel="004238F6">
                <w:delText>&lt;/xs:annotation&gt;</w:delText>
              </w:r>
            </w:del>
          </w:p>
          <w:p w14:paraId="0536505C" w14:textId="13F2C516" w:rsidR="00C31DBC" w:rsidRPr="009F1B7D" w:rsidDel="004238F6" w:rsidRDefault="00C31DBC" w:rsidP="00011096">
            <w:pPr>
              <w:pStyle w:val="XML4"/>
              <w:rPr>
                <w:del w:id="25665" w:author="Thomas Dietz" w:date="2012-08-08T14:26:00Z"/>
              </w:rPr>
            </w:pPr>
            <w:del w:id="25666" w:author="Thomas Dietz" w:date="2012-08-08T14:26:00Z">
              <w:r w:rsidRPr="009F1B7D" w:rsidDel="004238F6">
                <w:delText>&lt;/xs:element&gt;</w:delText>
              </w:r>
            </w:del>
          </w:p>
          <w:p w14:paraId="0FB59298" w14:textId="32823E7D" w:rsidR="00C31DBC" w:rsidRPr="009F1B7D" w:rsidDel="004238F6" w:rsidRDefault="00C31DBC" w:rsidP="00011096">
            <w:pPr>
              <w:pStyle w:val="XML4"/>
              <w:rPr>
                <w:del w:id="25667" w:author="Thomas Dietz" w:date="2012-08-08T14:26:00Z"/>
              </w:rPr>
            </w:pPr>
            <w:del w:id="25668" w:author="Thomas Dietz" w:date="2012-08-08T14:26:00Z">
              <w:r w:rsidRPr="009F1B7D" w:rsidDel="004238F6">
                <w:delText>&lt;xs:element name="protocol" type="OFControllerProtocolType"&gt;</w:delText>
              </w:r>
            </w:del>
          </w:p>
          <w:p w14:paraId="43C59B66" w14:textId="34635E34" w:rsidR="00C31DBC" w:rsidRPr="009F1B7D" w:rsidDel="004238F6" w:rsidRDefault="00C31DBC" w:rsidP="00011096">
            <w:pPr>
              <w:pStyle w:val="XML5"/>
              <w:rPr>
                <w:del w:id="25669" w:author="Thomas Dietz" w:date="2012-08-08T14:26:00Z"/>
              </w:rPr>
            </w:pPr>
            <w:del w:id="25670" w:author="Thomas Dietz" w:date="2012-08-08T14:26:00Z">
              <w:r w:rsidRPr="009F1B7D" w:rsidDel="004238F6">
                <w:delText>&lt;xs:annotation&gt;</w:delText>
              </w:r>
            </w:del>
          </w:p>
          <w:p w14:paraId="0EE76B27" w14:textId="244C48BA" w:rsidR="00C31DBC" w:rsidRPr="009F1B7D" w:rsidDel="004238F6" w:rsidRDefault="00C31DBC" w:rsidP="00011096">
            <w:pPr>
              <w:pStyle w:val="XML6"/>
              <w:rPr>
                <w:del w:id="25671" w:author="Thomas Dietz" w:date="2012-08-08T14:26:00Z"/>
              </w:rPr>
            </w:pPr>
            <w:del w:id="25672" w:author="Thomas Dietz" w:date="2012-08-08T14:26:00Z">
              <w:r w:rsidRPr="009F1B7D" w:rsidDel="004238F6">
                <w:delText>&lt;xs:documentation&gt;The protocol used for connecting to the controller. Both sides must support the chosen protocol for a successful establishment of a connection.</w:delText>
              </w:r>
            </w:del>
          </w:p>
          <w:p w14:paraId="5F067B80" w14:textId="0B3F83C8" w:rsidR="00C31DBC" w:rsidRPr="009F1B7D" w:rsidDel="004238F6" w:rsidRDefault="00C31DBC" w:rsidP="00011096">
            <w:pPr>
              <w:pStyle w:val="XML6"/>
              <w:rPr>
                <w:del w:id="25673" w:author="Thomas Dietz" w:date="2012-08-08T14:26:00Z"/>
              </w:rPr>
            </w:pPr>
            <w:del w:id="25674" w:author="Thomas Dietz" w:date="2012-08-08T14:26:00Z">
              <w:r w:rsidRPr="009F1B7D" w:rsidDel="004238F6">
                <w:delText>&lt;/xs:documentation&gt;</w:delText>
              </w:r>
            </w:del>
          </w:p>
          <w:p w14:paraId="16BCD085" w14:textId="43143384" w:rsidR="00C31DBC" w:rsidRPr="009F1B7D" w:rsidDel="004238F6" w:rsidRDefault="00C31DBC" w:rsidP="00011096">
            <w:pPr>
              <w:pStyle w:val="XML5"/>
              <w:rPr>
                <w:del w:id="25675" w:author="Thomas Dietz" w:date="2012-08-08T14:26:00Z"/>
              </w:rPr>
            </w:pPr>
            <w:del w:id="25676" w:author="Thomas Dietz" w:date="2012-08-08T14:26:00Z">
              <w:r w:rsidRPr="009F1B7D" w:rsidDel="004238F6">
                <w:delText>&lt;/xs:annotation&gt;</w:delText>
              </w:r>
            </w:del>
          </w:p>
          <w:p w14:paraId="64982AD2" w14:textId="71714E44" w:rsidR="00C31DBC" w:rsidRPr="009F1B7D" w:rsidDel="004238F6" w:rsidRDefault="00C31DBC" w:rsidP="00011096">
            <w:pPr>
              <w:pStyle w:val="XML4"/>
              <w:rPr>
                <w:del w:id="25677" w:author="Thomas Dietz" w:date="2012-08-08T14:26:00Z"/>
              </w:rPr>
            </w:pPr>
            <w:del w:id="25678" w:author="Thomas Dietz" w:date="2012-08-08T14:26:00Z">
              <w:r w:rsidRPr="009F1B7D" w:rsidDel="004238F6">
                <w:delText>&lt;/xs:element&gt;</w:delText>
              </w:r>
            </w:del>
          </w:p>
          <w:p w14:paraId="3CAFB672" w14:textId="4CE993CE" w:rsidR="00C31DBC" w:rsidRPr="009F1B7D" w:rsidDel="004238F6" w:rsidRDefault="00C31DBC" w:rsidP="00011096">
            <w:pPr>
              <w:pStyle w:val="XML4"/>
              <w:rPr>
                <w:del w:id="25679" w:author="Thomas Dietz" w:date="2012-08-08T14:26:00Z"/>
              </w:rPr>
            </w:pPr>
            <w:del w:id="25680" w:author="Thomas Dietz" w:date="2012-08-08T14:26:00Z">
              <w:r w:rsidRPr="009F1B7D" w:rsidDel="004238F6">
                <w:delText>&lt;xs:element name="state" type="OFControllerOpenFlowStateType"&gt;</w:delText>
              </w:r>
            </w:del>
          </w:p>
          <w:p w14:paraId="3BF70C6E" w14:textId="7AD94F48" w:rsidR="00C31DBC" w:rsidRPr="009F1B7D" w:rsidDel="004238F6" w:rsidRDefault="00C31DBC" w:rsidP="00011096">
            <w:pPr>
              <w:pStyle w:val="XML5"/>
              <w:rPr>
                <w:del w:id="25681" w:author="Thomas Dietz" w:date="2012-08-08T14:26:00Z"/>
              </w:rPr>
            </w:pPr>
            <w:del w:id="25682" w:author="Thomas Dietz" w:date="2012-08-08T14:26:00Z">
              <w:r w:rsidRPr="009F1B7D" w:rsidDel="004238F6">
                <w:delText>&lt;xs:annotation&gt;</w:delText>
              </w:r>
            </w:del>
          </w:p>
          <w:p w14:paraId="0FA4A9B6" w14:textId="573B650A" w:rsidR="00C31DBC" w:rsidRPr="009F1B7D" w:rsidDel="004238F6" w:rsidRDefault="00C31DBC" w:rsidP="00011096">
            <w:pPr>
              <w:pStyle w:val="XML6"/>
              <w:rPr>
                <w:del w:id="25683" w:author="Thomas Dietz" w:date="2012-08-08T14:26:00Z"/>
              </w:rPr>
            </w:pPr>
            <w:del w:id="25684" w:author="Thomas Dietz" w:date="2012-08-08T14:26:00Z">
              <w:r w:rsidRPr="009F1B7D" w:rsidDel="004238F6">
                <w:delText>&lt;xs:documentation&gt;This element represents the state of the OpenFlow protocol connection to the controller.</w:delText>
              </w:r>
            </w:del>
          </w:p>
          <w:p w14:paraId="3B0F651D" w14:textId="433FEFCF" w:rsidR="00C31DBC" w:rsidRPr="009F1B7D" w:rsidDel="004238F6" w:rsidRDefault="00C31DBC" w:rsidP="00011096">
            <w:pPr>
              <w:pStyle w:val="XML6"/>
              <w:rPr>
                <w:del w:id="25685" w:author="Thomas Dietz" w:date="2012-08-08T14:26:00Z"/>
              </w:rPr>
            </w:pPr>
            <w:del w:id="25686" w:author="Thomas Dietz" w:date="2012-08-08T14:26:00Z">
              <w:r w:rsidRPr="009F1B7D" w:rsidDel="004238F6">
                <w:delText>&lt;/xs:documentation&gt;</w:delText>
              </w:r>
            </w:del>
          </w:p>
          <w:p w14:paraId="58A6D3A3" w14:textId="4FA11116" w:rsidR="00C31DBC" w:rsidRPr="009F1B7D" w:rsidDel="004238F6" w:rsidRDefault="00C31DBC" w:rsidP="00011096">
            <w:pPr>
              <w:pStyle w:val="XML5"/>
              <w:rPr>
                <w:del w:id="25687" w:author="Thomas Dietz" w:date="2012-08-08T14:26:00Z"/>
              </w:rPr>
            </w:pPr>
            <w:del w:id="25688" w:author="Thomas Dietz" w:date="2012-08-08T14:26:00Z">
              <w:r w:rsidRPr="009F1B7D" w:rsidDel="004238F6">
                <w:delText>&lt;/xs:annotation&gt;</w:delText>
              </w:r>
            </w:del>
          </w:p>
          <w:p w14:paraId="131206B5" w14:textId="766E45D0" w:rsidR="00C31DBC" w:rsidRPr="009F1B7D" w:rsidDel="004238F6" w:rsidRDefault="00C31DBC" w:rsidP="00011096">
            <w:pPr>
              <w:pStyle w:val="XML4"/>
              <w:rPr>
                <w:del w:id="25689" w:author="Thomas Dietz" w:date="2012-08-08T14:26:00Z"/>
              </w:rPr>
            </w:pPr>
            <w:del w:id="25690" w:author="Thomas Dietz" w:date="2012-08-08T14:26:00Z">
              <w:r w:rsidRPr="009F1B7D" w:rsidDel="004238F6">
                <w:delText>&lt;/xs:element&gt;</w:delText>
              </w:r>
            </w:del>
          </w:p>
          <w:p w14:paraId="35981636" w14:textId="6590A5D1" w:rsidR="00C31DBC" w:rsidRPr="009F1B7D" w:rsidDel="004238F6" w:rsidRDefault="00C31DBC" w:rsidP="00011096">
            <w:pPr>
              <w:pStyle w:val="XML3"/>
              <w:rPr>
                <w:del w:id="25691" w:author="Thomas Dietz" w:date="2012-08-08T14:26:00Z"/>
              </w:rPr>
            </w:pPr>
            <w:del w:id="25692" w:author="Thomas Dietz" w:date="2012-08-08T14:26:00Z">
              <w:r w:rsidRPr="009F1B7D" w:rsidDel="004238F6">
                <w:delText>&lt;/xs:sequence&gt;</w:delText>
              </w:r>
            </w:del>
          </w:p>
          <w:p w14:paraId="2698E1E5" w14:textId="2CA6D51E" w:rsidR="00C31DBC" w:rsidRPr="009F1B7D" w:rsidDel="004238F6" w:rsidRDefault="00C31DBC" w:rsidP="00011096">
            <w:pPr>
              <w:pStyle w:val="XML2"/>
              <w:rPr>
                <w:del w:id="25693" w:author="Thomas Dietz" w:date="2012-08-08T14:26:00Z"/>
              </w:rPr>
            </w:pPr>
            <w:del w:id="25694" w:author="Thomas Dietz" w:date="2012-08-08T14:26:00Z">
              <w:r w:rsidRPr="009F1B7D" w:rsidDel="004238F6">
                <w:delText>&lt;/xs:complexType&gt;</w:delText>
              </w:r>
            </w:del>
          </w:p>
          <w:p w14:paraId="521EE495" w14:textId="174AA835" w:rsidR="00C31DBC" w:rsidRPr="009F1B7D" w:rsidDel="004238F6" w:rsidRDefault="00C31DBC" w:rsidP="00011096">
            <w:pPr>
              <w:pStyle w:val="XML2"/>
              <w:rPr>
                <w:del w:id="25695" w:author="Thomas Dietz" w:date="2012-08-08T14:26:00Z"/>
              </w:rPr>
            </w:pPr>
          </w:p>
          <w:p w14:paraId="06341288" w14:textId="434720DA" w:rsidR="00C31DBC" w:rsidRPr="009F1B7D" w:rsidDel="004238F6" w:rsidRDefault="00C31DBC" w:rsidP="00011096">
            <w:pPr>
              <w:pStyle w:val="XML2"/>
              <w:rPr>
                <w:del w:id="25696" w:author="Thomas Dietz" w:date="2012-08-08T14:26:00Z"/>
              </w:rPr>
            </w:pPr>
            <w:del w:id="25697" w:author="Thomas Dietz" w:date="2012-08-08T14:26:00Z">
              <w:r w:rsidRPr="009F1B7D" w:rsidDel="004238F6">
                <w:delText>&lt;xs:simpleType name="OFControllerRoleType"&gt;</w:delText>
              </w:r>
            </w:del>
          </w:p>
          <w:p w14:paraId="16B79C30" w14:textId="742C20A7" w:rsidR="00C31DBC" w:rsidRPr="009F1B7D" w:rsidDel="004238F6" w:rsidRDefault="00C31DBC" w:rsidP="00011096">
            <w:pPr>
              <w:pStyle w:val="XML3"/>
              <w:rPr>
                <w:del w:id="25698" w:author="Thomas Dietz" w:date="2012-08-08T14:26:00Z"/>
              </w:rPr>
            </w:pPr>
            <w:del w:id="25699" w:author="Thomas Dietz" w:date="2012-08-08T14:26:00Z">
              <w:r w:rsidRPr="009F1B7D" w:rsidDel="004238F6">
                <w:delText>&lt;xs:restriction base="xs:string"&gt;</w:delText>
              </w:r>
            </w:del>
          </w:p>
          <w:p w14:paraId="1CEF9A6E" w14:textId="4342178F" w:rsidR="00C31DBC" w:rsidRPr="009F1B7D" w:rsidDel="004238F6" w:rsidRDefault="00C31DBC" w:rsidP="00011096">
            <w:pPr>
              <w:pStyle w:val="XML4"/>
              <w:rPr>
                <w:del w:id="25700" w:author="Thomas Dietz" w:date="2012-08-08T14:26:00Z"/>
              </w:rPr>
            </w:pPr>
            <w:del w:id="25701" w:author="Thomas Dietz" w:date="2012-08-08T14:26:00Z">
              <w:r w:rsidRPr="009F1B7D" w:rsidDel="004238F6">
                <w:delText>&lt;xs:enumeration value="master"/&gt;</w:delText>
              </w:r>
            </w:del>
          </w:p>
          <w:p w14:paraId="2F044242" w14:textId="02D956B8" w:rsidR="00C31DBC" w:rsidRPr="009F1B7D" w:rsidDel="004238F6" w:rsidRDefault="00C31DBC" w:rsidP="00011096">
            <w:pPr>
              <w:pStyle w:val="XML4"/>
              <w:rPr>
                <w:del w:id="25702" w:author="Thomas Dietz" w:date="2012-08-08T14:26:00Z"/>
              </w:rPr>
            </w:pPr>
            <w:del w:id="25703" w:author="Thomas Dietz" w:date="2012-08-08T14:26:00Z">
              <w:r w:rsidRPr="009F1B7D" w:rsidDel="004238F6">
                <w:delText>&lt;xs:enumeration value="slave"/&gt;</w:delText>
              </w:r>
            </w:del>
          </w:p>
          <w:p w14:paraId="516E9EB7" w14:textId="4E580E6E" w:rsidR="00C31DBC" w:rsidRPr="009F1B7D" w:rsidDel="004238F6" w:rsidRDefault="00C31DBC" w:rsidP="00011096">
            <w:pPr>
              <w:pStyle w:val="XML4"/>
              <w:rPr>
                <w:del w:id="25704" w:author="Thomas Dietz" w:date="2012-08-08T14:26:00Z"/>
              </w:rPr>
            </w:pPr>
            <w:del w:id="25705" w:author="Thomas Dietz" w:date="2012-08-08T14:26:00Z">
              <w:r w:rsidRPr="009F1B7D" w:rsidDel="004238F6">
                <w:delText>&lt;xs:enumeration value="equal"/&gt;</w:delText>
              </w:r>
            </w:del>
          </w:p>
          <w:p w14:paraId="1BCBA9ED" w14:textId="455ADB1F" w:rsidR="00C31DBC" w:rsidRPr="009F1B7D" w:rsidDel="004238F6" w:rsidRDefault="00C31DBC" w:rsidP="00011096">
            <w:pPr>
              <w:pStyle w:val="XML4"/>
              <w:rPr>
                <w:del w:id="25706" w:author="Thomas Dietz" w:date="2012-08-08T14:26:00Z"/>
              </w:rPr>
            </w:pPr>
            <w:del w:id="25707" w:author="Thomas Dietz" w:date="2012-08-08T14:26:00Z">
              <w:r w:rsidRPr="009F1B7D" w:rsidDel="004238F6">
                <w:delText>&lt;/xs:restriction&gt;</w:delText>
              </w:r>
            </w:del>
          </w:p>
          <w:p w14:paraId="6F429B99" w14:textId="75D4F26B" w:rsidR="00C31DBC" w:rsidRPr="009F1B7D" w:rsidDel="004238F6" w:rsidRDefault="00C31DBC" w:rsidP="00011096">
            <w:pPr>
              <w:pStyle w:val="XML3"/>
              <w:rPr>
                <w:del w:id="25708" w:author="Thomas Dietz" w:date="2012-08-08T14:26:00Z"/>
              </w:rPr>
            </w:pPr>
            <w:del w:id="25709" w:author="Thomas Dietz" w:date="2012-08-08T14:26:00Z">
              <w:r w:rsidRPr="009F1B7D" w:rsidDel="004238F6">
                <w:delText>&lt;/xs:simpleType&gt;</w:delText>
              </w:r>
            </w:del>
          </w:p>
          <w:p w14:paraId="695826C1" w14:textId="0564DBC6" w:rsidR="00C31DBC" w:rsidRPr="009F1B7D" w:rsidDel="004238F6" w:rsidRDefault="00C31DBC" w:rsidP="00011096">
            <w:pPr>
              <w:pStyle w:val="XML3"/>
              <w:rPr>
                <w:del w:id="25710" w:author="Thomas Dietz" w:date="2012-08-08T14:26:00Z"/>
              </w:rPr>
            </w:pPr>
          </w:p>
          <w:p w14:paraId="75D3A2C9" w14:textId="5C2EC9CB" w:rsidR="00C31DBC" w:rsidRPr="009F1B7D" w:rsidDel="004238F6" w:rsidRDefault="00C31DBC" w:rsidP="00011096">
            <w:pPr>
              <w:pStyle w:val="XML2"/>
              <w:rPr>
                <w:del w:id="25711" w:author="Thomas Dietz" w:date="2012-08-08T14:26:00Z"/>
              </w:rPr>
            </w:pPr>
            <w:del w:id="25712" w:author="Thomas Dietz" w:date="2012-08-08T14:26:00Z">
              <w:r w:rsidRPr="009F1B7D" w:rsidDel="004238F6">
                <w:delText>&lt;xs:simpleType name="OFControllerProtocolType"&gt;</w:delText>
              </w:r>
            </w:del>
          </w:p>
          <w:p w14:paraId="5318EFB5" w14:textId="4C05C274" w:rsidR="00C31DBC" w:rsidRPr="009F1B7D" w:rsidDel="004238F6" w:rsidRDefault="00C31DBC" w:rsidP="00011096">
            <w:pPr>
              <w:pStyle w:val="XML3"/>
              <w:rPr>
                <w:del w:id="25713" w:author="Thomas Dietz" w:date="2012-08-08T14:26:00Z"/>
              </w:rPr>
            </w:pPr>
            <w:del w:id="25714" w:author="Thomas Dietz" w:date="2012-08-08T14:26:00Z">
              <w:r w:rsidRPr="009F1B7D" w:rsidDel="004238F6">
                <w:delText>&lt;xs:restriction base="xs:string"&gt;</w:delText>
              </w:r>
            </w:del>
          </w:p>
          <w:p w14:paraId="7EB0C1CD" w14:textId="1ED7C511" w:rsidR="00C31DBC" w:rsidRPr="009F1B7D" w:rsidDel="004238F6" w:rsidRDefault="00C31DBC" w:rsidP="00011096">
            <w:pPr>
              <w:pStyle w:val="XML4"/>
              <w:rPr>
                <w:del w:id="25715" w:author="Thomas Dietz" w:date="2012-08-08T14:26:00Z"/>
              </w:rPr>
            </w:pPr>
            <w:del w:id="25716" w:author="Thomas Dietz" w:date="2012-08-08T14:26:00Z">
              <w:r w:rsidRPr="009F1B7D" w:rsidDel="004238F6">
                <w:delText>&lt;xs:enumeration value="tcp"/&gt;</w:delText>
              </w:r>
            </w:del>
          </w:p>
          <w:p w14:paraId="5E07C783" w14:textId="355F8040" w:rsidR="00C31DBC" w:rsidRPr="009F1B7D" w:rsidDel="004238F6" w:rsidRDefault="00C31DBC" w:rsidP="00011096">
            <w:pPr>
              <w:pStyle w:val="XML4"/>
              <w:rPr>
                <w:del w:id="25717" w:author="Thomas Dietz" w:date="2012-08-08T14:26:00Z"/>
              </w:rPr>
            </w:pPr>
            <w:del w:id="25718" w:author="Thomas Dietz" w:date="2012-08-08T14:26:00Z">
              <w:r w:rsidRPr="009F1B7D" w:rsidDel="004238F6">
                <w:delText>&lt;xs:enumeration value="tls"/&gt;</w:delText>
              </w:r>
            </w:del>
          </w:p>
          <w:p w14:paraId="6B7DD81C" w14:textId="2EACE5B9" w:rsidR="00C31DBC" w:rsidRPr="009F1B7D" w:rsidDel="004238F6" w:rsidRDefault="00C31DBC" w:rsidP="00011096">
            <w:pPr>
              <w:pStyle w:val="XML3"/>
              <w:rPr>
                <w:del w:id="25719" w:author="Thomas Dietz" w:date="2012-08-08T14:26:00Z"/>
              </w:rPr>
            </w:pPr>
            <w:del w:id="25720" w:author="Thomas Dietz" w:date="2012-08-08T14:26:00Z">
              <w:r w:rsidRPr="009F1B7D" w:rsidDel="004238F6">
                <w:delText>&lt;/xs:restriction&gt;</w:delText>
              </w:r>
            </w:del>
          </w:p>
          <w:p w14:paraId="55D89D1C" w14:textId="1FB1C89C" w:rsidR="00C31DBC" w:rsidRPr="009F1B7D" w:rsidDel="004238F6" w:rsidRDefault="00C31DBC" w:rsidP="00011096">
            <w:pPr>
              <w:pStyle w:val="XML2"/>
              <w:rPr>
                <w:del w:id="25721" w:author="Thomas Dietz" w:date="2012-08-08T14:26:00Z"/>
              </w:rPr>
            </w:pPr>
            <w:del w:id="25722" w:author="Thomas Dietz" w:date="2012-08-08T14:26:00Z">
              <w:r w:rsidRPr="009F1B7D" w:rsidDel="004238F6">
                <w:delText>&lt;/xs:simpleType&gt;</w:delText>
              </w:r>
            </w:del>
          </w:p>
          <w:p w14:paraId="72102D96" w14:textId="0269C871" w:rsidR="00C31DBC" w:rsidRPr="009F1B7D" w:rsidDel="004238F6" w:rsidRDefault="00C31DBC" w:rsidP="00011096">
            <w:pPr>
              <w:pStyle w:val="XML2"/>
              <w:rPr>
                <w:del w:id="25723" w:author="Thomas Dietz" w:date="2012-08-08T14:26:00Z"/>
              </w:rPr>
            </w:pPr>
          </w:p>
          <w:p w14:paraId="71B1BB57" w14:textId="75711099" w:rsidR="00C31DBC" w:rsidRPr="009F1B7D" w:rsidDel="004238F6" w:rsidRDefault="00C31DBC" w:rsidP="00011096">
            <w:pPr>
              <w:pStyle w:val="XML2"/>
              <w:rPr>
                <w:del w:id="25724" w:author="Thomas Dietz" w:date="2012-08-08T14:26:00Z"/>
              </w:rPr>
            </w:pPr>
            <w:del w:id="25725" w:author="Thomas Dietz" w:date="2012-08-08T14:26:00Z">
              <w:r w:rsidRPr="009F1B7D" w:rsidDel="004238F6">
                <w:delText>&lt;xs:complexType name="OFControllerOpenFlowStateType"&gt;</w:delText>
              </w:r>
            </w:del>
          </w:p>
          <w:p w14:paraId="4A6CEF84" w14:textId="6732E546" w:rsidR="00C31DBC" w:rsidRPr="009F1B7D" w:rsidDel="004238F6" w:rsidRDefault="00C31DBC" w:rsidP="00011096">
            <w:pPr>
              <w:pStyle w:val="XML3"/>
              <w:rPr>
                <w:del w:id="25726" w:author="Thomas Dietz" w:date="2012-08-08T14:26:00Z"/>
              </w:rPr>
            </w:pPr>
            <w:del w:id="25727" w:author="Thomas Dietz" w:date="2012-08-08T14:26:00Z">
              <w:r w:rsidRPr="009F1B7D" w:rsidDel="004238F6">
                <w:delText>&lt;xs:sequence&gt;</w:delText>
              </w:r>
            </w:del>
          </w:p>
          <w:p w14:paraId="502D7EFB" w14:textId="5F996431" w:rsidR="00C31DBC" w:rsidRPr="009F1B7D" w:rsidDel="004238F6" w:rsidRDefault="00C31DBC" w:rsidP="00011096">
            <w:pPr>
              <w:pStyle w:val="XML4"/>
              <w:rPr>
                <w:del w:id="25728" w:author="Thomas Dietz" w:date="2012-08-08T14:26:00Z"/>
              </w:rPr>
            </w:pPr>
            <w:del w:id="25729" w:author="Thomas Dietz" w:date="2012-08-08T14:26:00Z">
              <w:r w:rsidRPr="009F1B7D" w:rsidDel="004238F6">
                <w:delText xml:space="preserve">&lt;xs:element name="connection-state" </w:delText>
              </w:r>
            </w:del>
          </w:p>
          <w:p w14:paraId="7C6D4FD4" w14:textId="5E49309D" w:rsidR="00C31DBC" w:rsidRPr="009F1B7D" w:rsidDel="004238F6" w:rsidRDefault="00C31DBC" w:rsidP="00011096">
            <w:pPr>
              <w:pStyle w:val="XML9"/>
              <w:rPr>
                <w:del w:id="25730" w:author="Thomas Dietz" w:date="2012-08-08T14:26:00Z"/>
              </w:rPr>
            </w:pPr>
            <w:del w:id="25731" w:author="Thomas Dietz" w:date="2012-08-08T14:26:00Z">
              <w:r w:rsidRPr="009F1B7D" w:rsidDel="004238F6">
                <w:delText>type="OFControllerConnectionStateType"&gt;</w:delText>
              </w:r>
            </w:del>
          </w:p>
          <w:p w14:paraId="089C6065" w14:textId="41BC22CF" w:rsidR="00C31DBC" w:rsidRPr="009F1B7D" w:rsidDel="004238F6" w:rsidRDefault="00C31DBC" w:rsidP="00011096">
            <w:pPr>
              <w:pStyle w:val="XML5"/>
              <w:rPr>
                <w:del w:id="25732" w:author="Thomas Dietz" w:date="2012-08-08T14:26:00Z"/>
              </w:rPr>
            </w:pPr>
            <w:del w:id="25733" w:author="Thomas Dietz" w:date="2012-08-08T14:26:00Z">
              <w:r w:rsidRPr="009F1B7D" w:rsidDel="004238F6">
                <w:delText>&lt;xs:annotation&gt;</w:delText>
              </w:r>
            </w:del>
          </w:p>
          <w:p w14:paraId="722AB737" w14:textId="5C8367BB" w:rsidR="00C31DBC" w:rsidRPr="009F1B7D" w:rsidDel="004238F6" w:rsidRDefault="00C31DBC" w:rsidP="00011096">
            <w:pPr>
              <w:pStyle w:val="XML6"/>
              <w:rPr>
                <w:del w:id="25734" w:author="Thomas Dietz" w:date="2012-08-08T14:26:00Z"/>
              </w:rPr>
            </w:pPr>
            <w:del w:id="25735" w:author="Thomas Dietz" w:date="2012-08-08T14:26:00Z">
              <w:r w:rsidRPr="009F1B7D" w:rsidDel="004238F6">
                <w:delText xml:space="preserve">&lt;xs:documentation&gt;This element represents the run-time state of the OpenFlow connection to the </w:delText>
              </w:r>
              <w:r w:rsidR="00920140" w:rsidRPr="009F1B7D" w:rsidDel="004238F6">
                <w:delText>Controller</w:delText>
              </w:r>
              <w:r w:rsidRPr="009F1B7D" w:rsidDel="004238F6">
                <w:delText>.</w:delText>
              </w:r>
            </w:del>
          </w:p>
          <w:p w14:paraId="6BC39F7B" w14:textId="0D1FF3E5" w:rsidR="00C31DBC" w:rsidRPr="009F1B7D" w:rsidDel="004238F6" w:rsidRDefault="00C31DBC" w:rsidP="00011096">
            <w:pPr>
              <w:pStyle w:val="XML6"/>
              <w:rPr>
                <w:del w:id="25736" w:author="Thomas Dietz" w:date="2012-08-08T14:26:00Z"/>
              </w:rPr>
            </w:pPr>
            <w:del w:id="25737" w:author="Thomas Dietz" w:date="2012-08-08T14:26:00Z">
              <w:r w:rsidRPr="009F1B7D" w:rsidDel="004238F6">
                <w:delText>&lt;/xs:documentation&gt;</w:delText>
              </w:r>
            </w:del>
          </w:p>
          <w:p w14:paraId="4ACA1E1B" w14:textId="25784601" w:rsidR="00C31DBC" w:rsidRPr="009F1B7D" w:rsidDel="004238F6" w:rsidRDefault="00C31DBC" w:rsidP="00011096">
            <w:pPr>
              <w:pStyle w:val="XML5"/>
              <w:rPr>
                <w:del w:id="25738" w:author="Thomas Dietz" w:date="2012-08-08T14:26:00Z"/>
              </w:rPr>
            </w:pPr>
            <w:del w:id="25739" w:author="Thomas Dietz" w:date="2012-08-08T14:26:00Z">
              <w:r w:rsidRPr="009F1B7D" w:rsidDel="004238F6">
                <w:delText>&lt;/xs:annotation&gt;</w:delText>
              </w:r>
            </w:del>
          </w:p>
          <w:p w14:paraId="46F1C55B" w14:textId="4BA5ECB0" w:rsidR="00C31DBC" w:rsidRPr="009F1B7D" w:rsidDel="004238F6" w:rsidRDefault="00C31DBC" w:rsidP="00011096">
            <w:pPr>
              <w:pStyle w:val="XML4"/>
              <w:rPr>
                <w:del w:id="25740" w:author="Thomas Dietz" w:date="2012-08-08T14:26:00Z"/>
              </w:rPr>
            </w:pPr>
            <w:del w:id="25741" w:author="Thomas Dietz" w:date="2012-08-08T14:26:00Z">
              <w:r w:rsidRPr="009F1B7D" w:rsidDel="004238F6">
                <w:delText>&lt;/xs:element&gt;</w:delText>
              </w:r>
            </w:del>
          </w:p>
          <w:p w14:paraId="442CFBD7" w14:textId="4196B9A8" w:rsidR="00C31DBC" w:rsidRPr="009F1B7D" w:rsidDel="004238F6" w:rsidRDefault="00C31DBC" w:rsidP="00011096">
            <w:pPr>
              <w:pStyle w:val="XML4"/>
              <w:rPr>
                <w:del w:id="25742" w:author="Thomas Dietz" w:date="2012-08-08T14:26:00Z"/>
              </w:rPr>
            </w:pPr>
            <w:del w:id="25743" w:author="Thomas Dietz" w:date="2012-08-08T14:26:00Z">
              <w:r w:rsidRPr="009F1B7D" w:rsidDel="004238F6">
                <w:delText>&lt;xs:element name="current-version" type="OFOpenFlowVersionType"&gt;</w:delText>
              </w:r>
            </w:del>
          </w:p>
          <w:p w14:paraId="0CC64166" w14:textId="6AD1600B" w:rsidR="00C31DBC" w:rsidRPr="009F1B7D" w:rsidDel="004238F6" w:rsidRDefault="00C31DBC" w:rsidP="00011096">
            <w:pPr>
              <w:pStyle w:val="XML5"/>
              <w:rPr>
                <w:del w:id="25744" w:author="Thomas Dietz" w:date="2012-08-08T14:26:00Z"/>
              </w:rPr>
            </w:pPr>
            <w:del w:id="25745" w:author="Thomas Dietz" w:date="2012-08-08T14:26:00Z">
              <w:r w:rsidRPr="009F1B7D" w:rsidDel="004238F6">
                <w:delText>&lt;xs:annotation&gt;</w:delText>
              </w:r>
            </w:del>
          </w:p>
          <w:p w14:paraId="2CC794D0" w14:textId="194C5905" w:rsidR="00C31DBC" w:rsidRPr="009F1B7D" w:rsidDel="004238F6" w:rsidRDefault="00C31DBC" w:rsidP="00011096">
            <w:pPr>
              <w:pStyle w:val="XML6"/>
              <w:rPr>
                <w:del w:id="25746" w:author="Thomas Dietz" w:date="2012-08-08T14:26:00Z"/>
              </w:rPr>
            </w:pPr>
            <w:del w:id="25747" w:author="Thomas Dietz" w:date="2012-08-08T14:26:00Z">
              <w:r w:rsidRPr="009F1B7D" w:rsidDel="004238F6">
                <w:delText xml:space="preserve">&lt;xs:documentation&gt;This element denotes the version of OpenFlow that </w:delText>
              </w:r>
              <w:r w:rsidR="00920140" w:rsidRPr="009F1B7D" w:rsidDel="004238F6">
                <w:delText>Controller</w:delText>
              </w:r>
              <w:r w:rsidRPr="009F1B7D" w:rsidDel="004238F6">
                <w:delText xml:space="preserve"> is currently communicating with. It is only relevant when the connection-state element is set to "up".</w:delText>
              </w:r>
            </w:del>
          </w:p>
          <w:p w14:paraId="7FA4B039" w14:textId="126877C1" w:rsidR="00C31DBC" w:rsidRPr="009F1B7D" w:rsidDel="004238F6" w:rsidRDefault="00C31DBC" w:rsidP="00011096">
            <w:pPr>
              <w:pStyle w:val="XML6"/>
              <w:rPr>
                <w:del w:id="25748" w:author="Thomas Dietz" w:date="2012-08-08T14:26:00Z"/>
              </w:rPr>
            </w:pPr>
            <w:del w:id="25749" w:author="Thomas Dietz" w:date="2012-08-08T14:26:00Z">
              <w:r w:rsidRPr="009F1B7D" w:rsidDel="004238F6">
                <w:delText>&lt;/xs:documentation&gt;</w:delText>
              </w:r>
            </w:del>
          </w:p>
          <w:p w14:paraId="6C09718A" w14:textId="044F3DF0" w:rsidR="00C31DBC" w:rsidRPr="009F1B7D" w:rsidDel="004238F6" w:rsidRDefault="00C31DBC" w:rsidP="00011096">
            <w:pPr>
              <w:pStyle w:val="XML5"/>
              <w:rPr>
                <w:del w:id="25750" w:author="Thomas Dietz" w:date="2012-08-08T14:26:00Z"/>
              </w:rPr>
            </w:pPr>
            <w:del w:id="25751" w:author="Thomas Dietz" w:date="2012-08-08T14:26:00Z">
              <w:r w:rsidRPr="009F1B7D" w:rsidDel="004238F6">
                <w:delText>&lt;/xs:annotation&gt;</w:delText>
              </w:r>
            </w:del>
          </w:p>
          <w:p w14:paraId="4155BEA2" w14:textId="177E72E5" w:rsidR="00C31DBC" w:rsidRPr="009F1B7D" w:rsidDel="004238F6" w:rsidRDefault="00C31DBC" w:rsidP="00011096">
            <w:pPr>
              <w:pStyle w:val="XML4"/>
              <w:rPr>
                <w:del w:id="25752" w:author="Thomas Dietz" w:date="2012-08-08T14:26:00Z"/>
              </w:rPr>
            </w:pPr>
            <w:del w:id="25753" w:author="Thomas Dietz" w:date="2012-08-08T14:26:00Z">
              <w:r w:rsidRPr="009F1B7D" w:rsidDel="004238F6">
                <w:delText>&lt;/xs:element&gt;</w:delText>
              </w:r>
            </w:del>
          </w:p>
          <w:p w14:paraId="117F1E4D" w14:textId="4FFF6AE5" w:rsidR="00C31DBC" w:rsidRPr="009F1B7D" w:rsidDel="004238F6" w:rsidRDefault="00C31DBC" w:rsidP="00011096">
            <w:pPr>
              <w:pStyle w:val="XML4"/>
              <w:rPr>
                <w:del w:id="25754" w:author="Thomas Dietz" w:date="2012-08-08T14:26:00Z"/>
              </w:rPr>
            </w:pPr>
            <w:del w:id="25755" w:author="Thomas Dietz" w:date="2012-08-08T14:26:00Z">
              <w:r w:rsidRPr="009F1B7D" w:rsidDel="004238F6">
                <w:delText xml:space="preserve">&lt;xs:element name="supported-versions" </w:delText>
              </w:r>
            </w:del>
          </w:p>
          <w:p w14:paraId="54BA3475" w14:textId="75A07812" w:rsidR="00C31DBC" w:rsidRPr="009F1B7D" w:rsidDel="004238F6" w:rsidRDefault="00C31DBC" w:rsidP="00011096">
            <w:pPr>
              <w:pStyle w:val="XML9"/>
              <w:rPr>
                <w:del w:id="25756" w:author="Thomas Dietz" w:date="2012-08-08T14:26:00Z"/>
              </w:rPr>
            </w:pPr>
            <w:del w:id="25757" w:author="Thomas Dietz" w:date="2012-08-08T14:26:00Z">
              <w:r w:rsidRPr="009F1B7D" w:rsidDel="004238F6">
                <w:delText>type="OFOpenFlowSupportedVersionsType"&gt;</w:delText>
              </w:r>
            </w:del>
          </w:p>
          <w:p w14:paraId="067B4719" w14:textId="1EEDB7A3" w:rsidR="00C31DBC" w:rsidRPr="009F1B7D" w:rsidDel="004238F6" w:rsidRDefault="00C31DBC" w:rsidP="00011096">
            <w:pPr>
              <w:pStyle w:val="XML5"/>
              <w:rPr>
                <w:del w:id="25758" w:author="Thomas Dietz" w:date="2012-08-08T14:26:00Z"/>
              </w:rPr>
            </w:pPr>
            <w:del w:id="25759" w:author="Thomas Dietz" w:date="2012-08-08T14:26:00Z">
              <w:r w:rsidRPr="009F1B7D" w:rsidDel="004238F6">
                <w:delText>&lt;xs:annotation&gt;</w:delText>
              </w:r>
            </w:del>
          </w:p>
          <w:p w14:paraId="42632E59" w14:textId="6714EABB" w:rsidR="00C31DBC" w:rsidRPr="009F1B7D" w:rsidDel="004238F6" w:rsidRDefault="00C31DBC" w:rsidP="00011096">
            <w:pPr>
              <w:pStyle w:val="XML6"/>
              <w:rPr>
                <w:del w:id="25760" w:author="Thomas Dietz" w:date="2012-08-08T14:26:00Z"/>
              </w:rPr>
            </w:pPr>
            <w:del w:id="25761" w:author="Thomas Dietz" w:date="2012-08-08T14:26:00Z">
              <w:r w:rsidRPr="009F1B7D" w:rsidDel="004238F6">
                <w:delText xml:space="preserve">&lt;xs:documentation&gt;This element denotes all of the versions of the OpenFlow protocol that the </w:delText>
              </w:r>
              <w:r w:rsidR="00920140" w:rsidRPr="009F1B7D" w:rsidDel="004238F6">
                <w:delText>controller</w:delText>
              </w:r>
              <w:r w:rsidRPr="009F1B7D" w:rsidDel="004238F6">
                <w:delText xml:space="preserve"> supports.</w:delText>
              </w:r>
            </w:del>
          </w:p>
          <w:p w14:paraId="71F5E2DF" w14:textId="02F75BD3" w:rsidR="00C31DBC" w:rsidRPr="009F1B7D" w:rsidDel="004238F6" w:rsidRDefault="00C31DBC" w:rsidP="00011096">
            <w:pPr>
              <w:pStyle w:val="XML6"/>
              <w:rPr>
                <w:del w:id="25762" w:author="Thomas Dietz" w:date="2012-08-08T14:26:00Z"/>
              </w:rPr>
            </w:pPr>
            <w:del w:id="25763" w:author="Thomas Dietz" w:date="2012-08-08T14:26:00Z">
              <w:r w:rsidRPr="009F1B7D" w:rsidDel="004238F6">
                <w:delText>&lt;/xs:documentation&gt;</w:delText>
              </w:r>
            </w:del>
          </w:p>
          <w:p w14:paraId="010D7D5A" w14:textId="6829E4BA" w:rsidR="00C31DBC" w:rsidRPr="009F1B7D" w:rsidDel="004238F6" w:rsidRDefault="00C31DBC" w:rsidP="00011096">
            <w:pPr>
              <w:pStyle w:val="XML5"/>
              <w:rPr>
                <w:del w:id="25764" w:author="Thomas Dietz" w:date="2012-08-08T14:26:00Z"/>
              </w:rPr>
            </w:pPr>
            <w:del w:id="25765" w:author="Thomas Dietz" w:date="2012-08-08T14:26:00Z">
              <w:r w:rsidRPr="009F1B7D" w:rsidDel="004238F6">
                <w:delText>&lt;/xs:annotation&gt;</w:delText>
              </w:r>
            </w:del>
          </w:p>
          <w:p w14:paraId="7D8E8E61" w14:textId="58CC0D57" w:rsidR="00C31DBC" w:rsidRPr="009F1B7D" w:rsidDel="004238F6" w:rsidRDefault="00C31DBC" w:rsidP="00011096">
            <w:pPr>
              <w:pStyle w:val="XML4"/>
              <w:rPr>
                <w:del w:id="25766" w:author="Thomas Dietz" w:date="2012-08-08T14:26:00Z"/>
              </w:rPr>
            </w:pPr>
            <w:del w:id="25767" w:author="Thomas Dietz" w:date="2012-08-08T14:26:00Z">
              <w:r w:rsidRPr="009F1B7D" w:rsidDel="004238F6">
                <w:delText>&lt;/xs:element&gt;</w:delText>
              </w:r>
            </w:del>
          </w:p>
          <w:p w14:paraId="60F91147" w14:textId="5B06BE98" w:rsidR="00C31DBC" w:rsidRPr="009F1B7D" w:rsidDel="004238F6" w:rsidRDefault="00C31DBC" w:rsidP="00011096">
            <w:pPr>
              <w:pStyle w:val="XML3"/>
              <w:rPr>
                <w:del w:id="25768" w:author="Thomas Dietz" w:date="2012-08-08T14:26:00Z"/>
              </w:rPr>
            </w:pPr>
            <w:del w:id="25769" w:author="Thomas Dietz" w:date="2012-08-08T14:26:00Z">
              <w:r w:rsidRPr="009F1B7D" w:rsidDel="004238F6">
                <w:delText>&lt;/xs:sequence&gt;</w:delText>
              </w:r>
            </w:del>
          </w:p>
          <w:p w14:paraId="4E18C7B4" w14:textId="789F77C7" w:rsidR="00C31DBC" w:rsidRPr="009F1B7D" w:rsidDel="004238F6" w:rsidRDefault="00C31DBC" w:rsidP="00011096">
            <w:pPr>
              <w:pStyle w:val="XML2"/>
              <w:rPr>
                <w:del w:id="25770" w:author="Thomas Dietz" w:date="2012-08-08T14:26:00Z"/>
              </w:rPr>
            </w:pPr>
            <w:del w:id="25771" w:author="Thomas Dietz" w:date="2012-08-08T14:26:00Z">
              <w:r w:rsidRPr="009F1B7D" w:rsidDel="004238F6">
                <w:delText>&lt;/xs:complexType&gt;</w:delText>
              </w:r>
            </w:del>
          </w:p>
          <w:p w14:paraId="27B22859" w14:textId="18C305EE" w:rsidR="00C31DBC" w:rsidRPr="009F1B7D" w:rsidDel="004238F6" w:rsidRDefault="00C31DBC" w:rsidP="00011096">
            <w:pPr>
              <w:pStyle w:val="XML2"/>
              <w:rPr>
                <w:del w:id="25772" w:author="Thomas Dietz" w:date="2012-08-08T14:26:00Z"/>
              </w:rPr>
            </w:pPr>
          </w:p>
          <w:p w14:paraId="78C29DA5" w14:textId="52EA21A2" w:rsidR="00C31DBC" w:rsidRPr="009F1B7D" w:rsidDel="004238F6" w:rsidRDefault="00C31DBC" w:rsidP="00011096">
            <w:pPr>
              <w:pStyle w:val="XML2"/>
              <w:rPr>
                <w:del w:id="25773" w:author="Thomas Dietz" w:date="2012-08-08T14:26:00Z"/>
              </w:rPr>
            </w:pPr>
            <w:del w:id="25774" w:author="Thomas Dietz" w:date="2012-08-08T14:26:00Z">
              <w:r w:rsidRPr="009F1B7D" w:rsidDel="004238F6">
                <w:delText>&lt;xs:simpleType name="OFControllerConnectionStateType"&gt;</w:delText>
              </w:r>
            </w:del>
          </w:p>
          <w:p w14:paraId="5D26AF70" w14:textId="62D25207" w:rsidR="00C31DBC" w:rsidRPr="009F1B7D" w:rsidDel="004238F6" w:rsidRDefault="00C31DBC" w:rsidP="00011096">
            <w:pPr>
              <w:pStyle w:val="XML3"/>
              <w:rPr>
                <w:del w:id="25775" w:author="Thomas Dietz" w:date="2012-08-08T14:26:00Z"/>
              </w:rPr>
            </w:pPr>
            <w:del w:id="25776" w:author="Thomas Dietz" w:date="2012-08-08T14:26:00Z">
              <w:r w:rsidRPr="009F1B7D" w:rsidDel="004238F6">
                <w:delText>&lt;xs:restriction base="xs:string"&gt;</w:delText>
              </w:r>
            </w:del>
          </w:p>
          <w:p w14:paraId="30253621" w14:textId="0C6B4098" w:rsidR="00C31DBC" w:rsidRPr="009F1B7D" w:rsidDel="004238F6" w:rsidRDefault="00C31DBC" w:rsidP="00011096">
            <w:pPr>
              <w:pStyle w:val="XML4"/>
              <w:rPr>
                <w:del w:id="25777" w:author="Thomas Dietz" w:date="2012-08-08T14:26:00Z"/>
              </w:rPr>
            </w:pPr>
            <w:del w:id="25778" w:author="Thomas Dietz" w:date="2012-08-08T14:26:00Z">
              <w:r w:rsidRPr="009F1B7D" w:rsidDel="004238F6">
                <w:delText>&lt;xs:enumeration value="up"/&gt;</w:delText>
              </w:r>
            </w:del>
          </w:p>
          <w:p w14:paraId="1E9A4CAF" w14:textId="6A5CA7AB" w:rsidR="00C31DBC" w:rsidRPr="009F1B7D" w:rsidDel="004238F6" w:rsidRDefault="00C31DBC" w:rsidP="00011096">
            <w:pPr>
              <w:pStyle w:val="XML4"/>
              <w:rPr>
                <w:del w:id="25779" w:author="Thomas Dietz" w:date="2012-08-08T14:26:00Z"/>
              </w:rPr>
            </w:pPr>
            <w:del w:id="25780" w:author="Thomas Dietz" w:date="2012-08-08T14:26:00Z">
              <w:r w:rsidRPr="009F1B7D" w:rsidDel="004238F6">
                <w:delText>&lt;xs:enumeration value="down"/&gt;</w:delText>
              </w:r>
            </w:del>
          </w:p>
          <w:p w14:paraId="207C8DFF" w14:textId="35B7EEAA" w:rsidR="00C31DBC" w:rsidRPr="009F1B7D" w:rsidDel="004238F6" w:rsidRDefault="00C31DBC" w:rsidP="00011096">
            <w:pPr>
              <w:pStyle w:val="XML3"/>
              <w:rPr>
                <w:del w:id="25781" w:author="Thomas Dietz" w:date="2012-08-08T14:26:00Z"/>
              </w:rPr>
            </w:pPr>
            <w:del w:id="25782" w:author="Thomas Dietz" w:date="2012-08-08T14:26:00Z">
              <w:r w:rsidRPr="009F1B7D" w:rsidDel="004238F6">
                <w:delText>&lt;/xs:restriction&gt;</w:delText>
              </w:r>
            </w:del>
          </w:p>
          <w:p w14:paraId="656040DB" w14:textId="2F8AE666" w:rsidR="00C31DBC" w:rsidRPr="009F1B7D" w:rsidDel="004238F6" w:rsidRDefault="00C31DBC" w:rsidP="00011096">
            <w:pPr>
              <w:pStyle w:val="XML2"/>
              <w:rPr>
                <w:del w:id="25783" w:author="Thomas Dietz" w:date="2012-08-08T14:26:00Z"/>
              </w:rPr>
            </w:pPr>
            <w:del w:id="25784" w:author="Thomas Dietz" w:date="2012-08-08T14:26:00Z">
              <w:r w:rsidRPr="009F1B7D" w:rsidDel="004238F6">
                <w:delText>&lt;/xs:simpleType&gt;</w:delText>
              </w:r>
            </w:del>
          </w:p>
          <w:p w14:paraId="38A50DDE" w14:textId="7EB597DD" w:rsidR="00C31DBC" w:rsidRPr="009F1B7D" w:rsidDel="004238F6" w:rsidRDefault="00C31DBC" w:rsidP="00011096">
            <w:pPr>
              <w:pStyle w:val="XML2"/>
              <w:rPr>
                <w:del w:id="25785" w:author="Thomas Dietz" w:date="2012-08-08T14:26:00Z"/>
              </w:rPr>
            </w:pPr>
          </w:p>
          <w:p w14:paraId="2F11BE3D" w14:textId="0A125A32" w:rsidR="00C31DBC" w:rsidRPr="009F1B7D" w:rsidDel="004238F6" w:rsidRDefault="00C31DBC" w:rsidP="00011096">
            <w:pPr>
              <w:pStyle w:val="XML2"/>
              <w:rPr>
                <w:del w:id="25786" w:author="Thomas Dietz" w:date="2012-08-08T14:26:00Z"/>
              </w:rPr>
            </w:pPr>
            <w:del w:id="25787" w:author="Thomas Dietz" w:date="2012-08-08T14:26:00Z">
              <w:r w:rsidRPr="009F1B7D" w:rsidDel="004238F6">
                <w:delText>&lt;xs:complexType name="OFOpenFlowSupportedVersionsType"&gt;</w:delText>
              </w:r>
            </w:del>
          </w:p>
          <w:p w14:paraId="56BBF3AA" w14:textId="0E1CDF6A" w:rsidR="00C31DBC" w:rsidRPr="009F1B7D" w:rsidDel="004238F6" w:rsidRDefault="00C31DBC" w:rsidP="00011096">
            <w:pPr>
              <w:pStyle w:val="XML3"/>
              <w:rPr>
                <w:del w:id="25788" w:author="Thomas Dietz" w:date="2012-08-08T14:26:00Z"/>
              </w:rPr>
            </w:pPr>
            <w:del w:id="25789" w:author="Thomas Dietz" w:date="2012-08-08T14:26:00Z">
              <w:r w:rsidRPr="009F1B7D" w:rsidDel="004238F6">
                <w:delText>&lt;xs:sequence&gt;</w:delText>
              </w:r>
            </w:del>
          </w:p>
          <w:p w14:paraId="037FA1DE" w14:textId="79348AE3" w:rsidR="00C31DBC" w:rsidRPr="009F1B7D" w:rsidDel="004238F6" w:rsidRDefault="00C31DBC" w:rsidP="00011096">
            <w:pPr>
              <w:pStyle w:val="XML4"/>
              <w:rPr>
                <w:del w:id="25790" w:author="Thomas Dietz" w:date="2012-08-08T14:26:00Z"/>
              </w:rPr>
            </w:pPr>
            <w:del w:id="25791" w:author="Thomas Dietz" w:date="2012-08-08T14:26:00Z">
              <w:r w:rsidRPr="009F1B7D" w:rsidDel="004238F6">
                <w:delText xml:space="preserve">&lt;xs:element name="version" </w:delText>
              </w:r>
            </w:del>
          </w:p>
          <w:p w14:paraId="527184B5" w14:textId="6045BC3F" w:rsidR="00C31DBC" w:rsidRPr="009F1B7D" w:rsidDel="004238F6" w:rsidRDefault="00C31DBC" w:rsidP="00011096">
            <w:pPr>
              <w:pStyle w:val="XML9"/>
              <w:rPr>
                <w:del w:id="25792" w:author="Thomas Dietz" w:date="2012-08-08T14:26:00Z"/>
              </w:rPr>
            </w:pPr>
            <w:del w:id="25793" w:author="Thomas Dietz" w:date="2012-08-08T14:26:00Z">
              <w:r w:rsidRPr="009F1B7D" w:rsidDel="004238F6">
                <w:delText xml:space="preserve">type="OFOpenFlowVersionType" </w:delText>
              </w:r>
            </w:del>
          </w:p>
          <w:p w14:paraId="67FD0365" w14:textId="18BBA462" w:rsidR="00C31DBC" w:rsidRPr="009F1B7D" w:rsidDel="004238F6" w:rsidRDefault="00C31DBC" w:rsidP="00011096">
            <w:pPr>
              <w:pStyle w:val="XML9"/>
              <w:rPr>
                <w:del w:id="25794" w:author="Thomas Dietz" w:date="2012-08-08T14:26:00Z"/>
              </w:rPr>
            </w:pPr>
            <w:del w:id="25795" w:author="Thomas Dietz" w:date="2012-08-08T14:26:00Z">
              <w:r w:rsidRPr="009F1B7D" w:rsidDel="004238F6">
                <w:delText>maxOccurs="unbounded"/&gt;</w:delText>
              </w:r>
            </w:del>
          </w:p>
          <w:p w14:paraId="70782C41" w14:textId="53E8CE44" w:rsidR="00C31DBC" w:rsidRPr="009F1B7D" w:rsidDel="004238F6" w:rsidRDefault="00C31DBC" w:rsidP="00011096">
            <w:pPr>
              <w:pStyle w:val="XML3"/>
              <w:rPr>
                <w:del w:id="25796" w:author="Thomas Dietz" w:date="2012-08-08T14:26:00Z"/>
              </w:rPr>
            </w:pPr>
            <w:del w:id="25797" w:author="Thomas Dietz" w:date="2012-08-08T14:26:00Z">
              <w:r w:rsidRPr="009F1B7D" w:rsidDel="004238F6">
                <w:delText>&lt;/xs:sequence&gt;</w:delText>
              </w:r>
            </w:del>
          </w:p>
          <w:p w14:paraId="4D46AF66" w14:textId="51690B57" w:rsidR="00C31DBC" w:rsidRPr="009F1B7D" w:rsidDel="004238F6" w:rsidRDefault="00C31DBC" w:rsidP="00011096">
            <w:pPr>
              <w:pStyle w:val="XML2"/>
              <w:rPr>
                <w:del w:id="25798" w:author="Thomas Dietz" w:date="2012-08-08T14:26:00Z"/>
              </w:rPr>
            </w:pPr>
            <w:del w:id="25799" w:author="Thomas Dietz" w:date="2012-08-08T14:26:00Z">
              <w:r w:rsidRPr="009F1B7D" w:rsidDel="004238F6">
                <w:delText>&lt;/xs:complexType&gt;</w:delText>
              </w:r>
            </w:del>
          </w:p>
          <w:p w14:paraId="2BC3CA93" w14:textId="45E4ED62" w:rsidR="00C31DBC" w:rsidRPr="009F1B7D" w:rsidDel="004238F6" w:rsidRDefault="00C31DBC" w:rsidP="00011096">
            <w:pPr>
              <w:pStyle w:val="XML2"/>
              <w:rPr>
                <w:del w:id="25800" w:author="Thomas Dietz" w:date="2012-08-08T14:26:00Z"/>
              </w:rPr>
            </w:pPr>
          </w:p>
          <w:p w14:paraId="113F402C" w14:textId="42EEE66B" w:rsidR="00C31DBC" w:rsidRPr="009F1B7D" w:rsidDel="004238F6" w:rsidRDefault="00C31DBC" w:rsidP="00011096">
            <w:pPr>
              <w:pStyle w:val="XML2"/>
              <w:rPr>
                <w:del w:id="25801" w:author="Thomas Dietz" w:date="2012-08-08T14:26:00Z"/>
              </w:rPr>
            </w:pPr>
            <w:del w:id="25802" w:author="Thomas Dietz" w:date="2012-08-08T14:26:00Z">
              <w:r w:rsidRPr="009F1B7D" w:rsidDel="004238F6">
                <w:delText>&lt;xs:simpleType name="OFOpenFlowVersionType"&gt;</w:delText>
              </w:r>
            </w:del>
          </w:p>
          <w:p w14:paraId="428D987F" w14:textId="464ABF83" w:rsidR="00C31DBC" w:rsidRPr="009F1B7D" w:rsidDel="004238F6" w:rsidRDefault="00C31DBC" w:rsidP="00011096">
            <w:pPr>
              <w:pStyle w:val="XML3"/>
              <w:rPr>
                <w:del w:id="25803" w:author="Thomas Dietz" w:date="2012-08-08T14:26:00Z"/>
              </w:rPr>
            </w:pPr>
            <w:del w:id="25804" w:author="Thomas Dietz" w:date="2012-08-08T14:26:00Z">
              <w:r w:rsidRPr="009F1B7D" w:rsidDel="004238F6">
                <w:delText>&lt;xs:restriction base="xs:string"&gt;</w:delText>
              </w:r>
            </w:del>
          </w:p>
          <w:p w14:paraId="4D202909" w14:textId="2985AC22" w:rsidR="00C31DBC" w:rsidRPr="009F1B7D" w:rsidDel="004238F6" w:rsidRDefault="00C31DBC" w:rsidP="00011096">
            <w:pPr>
              <w:pStyle w:val="XML4"/>
              <w:rPr>
                <w:del w:id="25805" w:author="Thomas Dietz" w:date="2012-08-08T14:26:00Z"/>
              </w:rPr>
            </w:pPr>
            <w:del w:id="25806" w:author="Thomas Dietz" w:date="2012-08-08T14:26:00Z">
              <w:r w:rsidRPr="009F1B7D" w:rsidDel="004238F6">
                <w:delText>&lt;xs:enumeration value="1.2"/&gt;</w:delText>
              </w:r>
            </w:del>
          </w:p>
          <w:p w14:paraId="65D3237F" w14:textId="3710AF83" w:rsidR="00C31DBC" w:rsidRPr="009F1B7D" w:rsidDel="004238F6" w:rsidRDefault="00C31DBC" w:rsidP="00011096">
            <w:pPr>
              <w:pStyle w:val="XML4"/>
              <w:rPr>
                <w:del w:id="25807" w:author="Thomas Dietz" w:date="2012-08-08T14:26:00Z"/>
              </w:rPr>
            </w:pPr>
            <w:del w:id="25808" w:author="Thomas Dietz" w:date="2012-08-08T14:26:00Z">
              <w:r w:rsidRPr="009F1B7D" w:rsidDel="004238F6">
                <w:delText>&lt;xs:enumeration value="1.1"/&gt;</w:delText>
              </w:r>
            </w:del>
          </w:p>
          <w:p w14:paraId="7005A82F" w14:textId="627ED16A" w:rsidR="00C31DBC" w:rsidRPr="009F1B7D" w:rsidDel="004238F6" w:rsidRDefault="00C31DBC" w:rsidP="00011096">
            <w:pPr>
              <w:pStyle w:val="XML4"/>
              <w:rPr>
                <w:del w:id="25809" w:author="Thomas Dietz" w:date="2012-08-08T14:26:00Z"/>
              </w:rPr>
            </w:pPr>
            <w:del w:id="25810" w:author="Thomas Dietz" w:date="2012-08-08T14:26:00Z">
              <w:r w:rsidRPr="009F1B7D" w:rsidDel="004238F6">
                <w:delText>&lt;xs:enumeration value="1.0"/&gt;</w:delText>
              </w:r>
            </w:del>
          </w:p>
          <w:p w14:paraId="2412063E" w14:textId="1D688BF9" w:rsidR="00C31DBC" w:rsidRPr="009F1B7D" w:rsidDel="004238F6" w:rsidRDefault="00C31DBC" w:rsidP="00011096">
            <w:pPr>
              <w:pStyle w:val="XML3"/>
              <w:rPr>
                <w:del w:id="25811" w:author="Thomas Dietz" w:date="2012-08-08T14:26:00Z"/>
              </w:rPr>
            </w:pPr>
            <w:del w:id="25812" w:author="Thomas Dietz" w:date="2012-08-08T14:26:00Z">
              <w:r w:rsidRPr="009F1B7D" w:rsidDel="004238F6">
                <w:delText>&lt;/xs:restriction&gt;</w:delText>
              </w:r>
            </w:del>
          </w:p>
          <w:p w14:paraId="6286330A" w14:textId="761C1A4F" w:rsidR="00C31DBC" w:rsidRPr="009F1B7D" w:rsidDel="004238F6" w:rsidRDefault="00C31DBC" w:rsidP="00011096">
            <w:pPr>
              <w:pStyle w:val="XML2"/>
              <w:rPr>
                <w:del w:id="25813" w:author="Thomas Dietz" w:date="2012-08-08T14:26:00Z"/>
              </w:rPr>
            </w:pPr>
            <w:del w:id="25814" w:author="Thomas Dietz" w:date="2012-08-08T14:26:00Z">
              <w:r w:rsidRPr="009F1B7D" w:rsidDel="004238F6">
                <w:delText>&lt;/xs:simpleType&gt;</w:delText>
              </w:r>
            </w:del>
          </w:p>
          <w:p w14:paraId="51610184" w14:textId="2F2A2FA7" w:rsidR="00C31DBC" w:rsidRPr="009F1B7D" w:rsidDel="004238F6" w:rsidRDefault="00C31DBC" w:rsidP="00011096">
            <w:pPr>
              <w:pStyle w:val="XML2"/>
              <w:rPr>
                <w:del w:id="25815" w:author="Thomas Dietz" w:date="2012-08-08T14:26:00Z"/>
              </w:rPr>
            </w:pPr>
          </w:p>
          <w:p w14:paraId="1183FA99" w14:textId="5281F017" w:rsidR="00C31DBC" w:rsidRPr="009F1B7D" w:rsidDel="004238F6" w:rsidRDefault="00C31DBC" w:rsidP="00011096">
            <w:pPr>
              <w:pStyle w:val="XML2"/>
              <w:rPr>
                <w:del w:id="25816" w:author="Thomas Dietz" w:date="2012-08-08T14:26:00Z"/>
              </w:rPr>
            </w:pPr>
            <w:del w:id="25817" w:author="Thomas Dietz" w:date="2012-08-08T14:26:00Z">
              <w:r w:rsidRPr="009F1B7D" w:rsidDel="004238F6">
                <w:delText>&lt;xs:complexType name="OFResourceType"&gt;</w:delText>
              </w:r>
            </w:del>
          </w:p>
          <w:p w14:paraId="0F318AAA" w14:textId="23D34C67" w:rsidR="00C31DBC" w:rsidRPr="009F1B7D" w:rsidDel="004238F6" w:rsidRDefault="00C31DBC" w:rsidP="00011096">
            <w:pPr>
              <w:pStyle w:val="XML3"/>
              <w:rPr>
                <w:del w:id="25818" w:author="Thomas Dietz" w:date="2012-08-08T14:26:00Z"/>
              </w:rPr>
            </w:pPr>
            <w:del w:id="25819" w:author="Thomas Dietz" w:date="2012-08-08T14:26:00Z">
              <w:r w:rsidRPr="009F1B7D" w:rsidDel="004238F6">
                <w:delText>&lt;xs:annotation&gt;</w:delText>
              </w:r>
            </w:del>
          </w:p>
          <w:p w14:paraId="7AA14F61" w14:textId="77F72C05" w:rsidR="00C31DBC" w:rsidRPr="009F1B7D" w:rsidDel="004238F6" w:rsidRDefault="00C31DBC" w:rsidP="00011096">
            <w:pPr>
              <w:pStyle w:val="XML4"/>
              <w:rPr>
                <w:del w:id="25820" w:author="Thomas Dietz" w:date="2012-08-08T14:26:00Z"/>
              </w:rPr>
            </w:pPr>
            <w:del w:id="25821" w:author="Thomas Dietz" w:date="2012-08-08T14:26:00Z">
              <w:r w:rsidRPr="009F1B7D" w:rsidDel="004238F6">
                <w:delText>&lt;xs:documentation&gt;A Base Class for OpenFlow Resources.</w:delText>
              </w:r>
            </w:del>
          </w:p>
          <w:p w14:paraId="196F4236" w14:textId="7A4D9B3B" w:rsidR="00C31DBC" w:rsidRPr="009F1B7D" w:rsidDel="004238F6" w:rsidRDefault="00C31DBC" w:rsidP="00011096">
            <w:pPr>
              <w:pStyle w:val="XML4"/>
              <w:rPr>
                <w:del w:id="25822" w:author="Thomas Dietz" w:date="2012-08-08T14:26:00Z"/>
              </w:rPr>
            </w:pPr>
            <w:del w:id="25823" w:author="Thomas Dietz" w:date="2012-08-08T14:26:00Z">
              <w:r w:rsidRPr="009F1B7D" w:rsidDel="004238F6">
                <w:delText>&lt;/xs:documentation&gt;</w:delText>
              </w:r>
            </w:del>
          </w:p>
          <w:p w14:paraId="5C4BE2C3" w14:textId="28B7DD3D" w:rsidR="00C31DBC" w:rsidRPr="009F1B7D" w:rsidDel="004238F6" w:rsidRDefault="00C31DBC" w:rsidP="00011096">
            <w:pPr>
              <w:pStyle w:val="XML3"/>
              <w:rPr>
                <w:del w:id="25824" w:author="Thomas Dietz" w:date="2012-08-08T14:26:00Z"/>
              </w:rPr>
            </w:pPr>
            <w:del w:id="25825" w:author="Thomas Dietz" w:date="2012-08-08T14:26:00Z">
              <w:r w:rsidRPr="009F1B7D" w:rsidDel="004238F6">
                <w:delText>&lt;/xs:annotation&gt;</w:delText>
              </w:r>
            </w:del>
          </w:p>
          <w:p w14:paraId="6647482D" w14:textId="4F353D51" w:rsidR="00C31DBC" w:rsidRPr="009F1B7D" w:rsidDel="004238F6" w:rsidRDefault="00C31DBC" w:rsidP="00011096">
            <w:pPr>
              <w:pStyle w:val="XML3"/>
              <w:rPr>
                <w:del w:id="25826" w:author="Thomas Dietz" w:date="2012-08-08T14:26:00Z"/>
              </w:rPr>
            </w:pPr>
            <w:del w:id="25827" w:author="Thomas Dietz" w:date="2012-08-08T14:26:00Z">
              <w:r w:rsidRPr="009F1B7D" w:rsidDel="004238F6">
                <w:delText>&lt;xs:sequence&gt;</w:delText>
              </w:r>
            </w:del>
          </w:p>
          <w:p w14:paraId="57A8D16B" w14:textId="2D940D96" w:rsidR="00C31DBC" w:rsidRPr="009F1B7D" w:rsidDel="004238F6" w:rsidRDefault="00C31DBC" w:rsidP="00011096">
            <w:pPr>
              <w:pStyle w:val="XML4"/>
              <w:rPr>
                <w:del w:id="25828" w:author="Thomas Dietz" w:date="2012-08-08T14:26:00Z"/>
              </w:rPr>
            </w:pPr>
            <w:del w:id="25829" w:author="Thomas Dietz" w:date="2012-08-08T14:26:00Z">
              <w:r w:rsidRPr="009F1B7D" w:rsidDel="004238F6">
                <w:delText>&lt;xs:element name="resource-id" type="OFConfigID"&gt;</w:delText>
              </w:r>
            </w:del>
          </w:p>
          <w:p w14:paraId="0276E55E" w14:textId="7FC56178" w:rsidR="00C31DBC" w:rsidRPr="009F1B7D" w:rsidDel="004238F6" w:rsidRDefault="00C31DBC" w:rsidP="00011096">
            <w:pPr>
              <w:pStyle w:val="XML5"/>
              <w:rPr>
                <w:del w:id="25830" w:author="Thomas Dietz" w:date="2012-08-08T14:26:00Z"/>
              </w:rPr>
            </w:pPr>
            <w:del w:id="25831" w:author="Thomas Dietz" w:date="2012-08-08T14:26:00Z">
              <w:r w:rsidRPr="009F1B7D" w:rsidDel="004238F6">
                <w:delText>&lt;xs:annotation&gt;</w:delText>
              </w:r>
            </w:del>
          </w:p>
          <w:p w14:paraId="264A056A" w14:textId="255DEE70" w:rsidR="00C31DBC" w:rsidRPr="009F1B7D" w:rsidDel="004238F6" w:rsidRDefault="00C31DBC" w:rsidP="00011096">
            <w:pPr>
              <w:pStyle w:val="XML6"/>
              <w:rPr>
                <w:del w:id="25832" w:author="Thomas Dietz" w:date="2012-08-08T14:26:00Z"/>
              </w:rPr>
            </w:pPr>
            <w:del w:id="25833" w:author="Thomas Dietz" w:date="2012-08-08T14:26:00Z">
              <w:r w:rsidRPr="009F1B7D" w:rsidDel="004238F6">
                <w:delText>&lt;xs:documentation&gt;An unique but locally arbitrary identifier that identifies a resource within the context of and OpenFlow Capable Switch and is persistent across reboots of the system.</w:delText>
              </w:r>
            </w:del>
          </w:p>
          <w:p w14:paraId="00BE8B2E" w14:textId="18EBACCF" w:rsidR="00C31DBC" w:rsidRPr="009F1B7D" w:rsidDel="004238F6" w:rsidRDefault="00C31DBC" w:rsidP="00011096">
            <w:pPr>
              <w:pStyle w:val="XML6"/>
              <w:rPr>
                <w:del w:id="25834" w:author="Thomas Dietz" w:date="2012-08-08T14:26:00Z"/>
              </w:rPr>
            </w:pPr>
            <w:del w:id="25835" w:author="Thomas Dietz" w:date="2012-08-08T14:26:00Z">
              <w:r w:rsidRPr="009F1B7D" w:rsidDel="004238F6">
                <w:delText>&lt;/xs:documentation&gt;</w:delText>
              </w:r>
            </w:del>
          </w:p>
          <w:p w14:paraId="28EE1BC2" w14:textId="5C080F61" w:rsidR="00C31DBC" w:rsidRPr="009F1B7D" w:rsidDel="004238F6" w:rsidRDefault="00C31DBC" w:rsidP="00011096">
            <w:pPr>
              <w:pStyle w:val="XML5"/>
              <w:rPr>
                <w:del w:id="25836" w:author="Thomas Dietz" w:date="2012-08-08T14:26:00Z"/>
              </w:rPr>
            </w:pPr>
            <w:del w:id="25837" w:author="Thomas Dietz" w:date="2012-08-08T14:26:00Z">
              <w:r w:rsidRPr="009F1B7D" w:rsidDel="004238F6">
                <w:delText>&lt;/xs:annotation&gt;</w:delText>
              </w:r>
            </w:del>
          </w:p>
          <w:p w14:paraId="51ABB639" w14:textId="6B9FC8FC" w:rsidR="00C31DBC" w:rsidRPr="009F1B7D" w:rsidDel="004238F6" w:rsidRDefault="00C31DBC" w:rsidP="00011096">
            <w:pPr>
              <w:pStyle w:val="XML4"/>
              <w:rPr>
                <w:del w:id="25838" w:author="Thomas Dietz" w:date="2012-08-08T14:26:00Z"/>
              </w:rPr>
            </w:pPr>
            <w:del w:id="25839" w:author="Thomas Dietz" w:date="2012-08-08T14:26:00Z">
              <w:r w:rsidRPr="009F1B7D" w:rsidDel="004238F6">
                <w:delText>&lt;/xs:element&gt;</w:delText>
              </w:r>
            </w:del>
          </w:p>
          <w:p w14:paraId="437A7865" w14:textId="34ED7365" w:rsidR="00C31DBC" w:rsidRPr="009F1B7D" w:rsidDel="004238F6" w:rsidRDefault="00C31DBC" w:rsidP="00011096">
            <w:pPr>
              <w:pStyle w:val="XML3"/>
              <w:rPr>
                <w:del w:id="25840" w:author="Thomas Dietz" w:date="2012-08-08T14:26:00Z"/>
              </w:rPr>
            </w:pPr>
            <w:del w:id="25841" w:author="Thomas Dietz" w:date="2012-08-08T14:26:00Z">
              <w:r w:rsidRPr="009F1B7D" w:rsidDel="004238F6">
                <w:delText>&lt;/xs:sequence&gt;</w:delText>
              </w:r>
            </w:del>
          </w:p>
          <w:p w14:paraId="4C698804" w14:textId="42B424FA" w:rsidR="00C31DBC" w:rsidRPr="009F1B7D" w:rsidDel="004238F6" w:rsidRDefault="00C31DBC" w:rsidP="00011096">
            <w:pPr>
              <w:pStyle w:val="XML2"/>
              <w:rPr>
                <w:del w:id="25842" w:author="Thomas Dietz" w:date="2012-08-08T14:26:00Z"/>
              </w:rPr>
            </w:pPr>
            <w:del w:id="25843" w:author="Thomas Dietz" w:date="2012-08-08T14:26:00Z">
              <w:r w:rsidRPr="009F1B7D" w:rsidDel="004238F6">
                <w:delText>&lt;/xs:complexType&gt;</w:delText>
              </w:r>
            </w:del>
          </w:p>
          <w:p w14:paraId="0793ECAE" w14:textId="13FB7166" w:rsidR="00C31DBC" w:rsidRPr="009F1B7D" w:rsidDel="004238F6" w:rsidRDefault="00C31DBC" w:rsidP="00011096">
            <w:pPr>
              <w:pStyle w:val="XML2"/>
              <w:rPr>
                <w:del w:id="25844" w:author="Thomas Dietz" w:date="2012-08-08T14:26:00Z"/>
              </w:rPr>
            </w:pPr>
          </w:p>
          <w:p w14:paraId="50EB7FEA" w14:textId="34B27D5F" w:rsidR="00C31DBC" w:rsidRPr="009F1B7D" w:rsidDel="004238F6" w:rsidRDefault="00C31DBC" w:rsidP="00011096">
            <w:pPr>
              <w:pStyle w:val="XML2"/>
              <w:rPr>
                <w:del w:id="25845" w:author="Thomas Dietz" w:date="2012-08-08T14:26:00Z"/>
              </w:rPr>
            </w:pPr>
            <w:del w:id="25846" w:author="Thomas Dietz" w:date="2012-08-08T14:26:00Z">
              <w:r w:rsidRPr="009F1B7D" w:rsidDel="004238F6">
                <w:delText>&lt;xs:complexType name="OFPortType"&gt;</w:delText>
              </w:r>
            </w:del>
          </w:p>
          <w:p w14:paraId="75971064" w14:textId="62CAAF8E" w:rsidR="00C31DBC" w:rsidRPr="009F1B7D" w:rsidDel="004238F6" w:rsidRDefault="00C31DBC" w:rsidP="00011096">
            <w:pPr>
              <w:pStyle w:val="XML3"/>
              <w:rPr>
                <w:del w:id="25847" w:author="Thomas Dietz" w:date="2012-08-08T14:26:00Z"/>
              </w:rPr>
            </w:pPr>
            <w:del w:id="25848" w:author="Thomas Dietz" w:date="2012-08-08T14:26:00Z">
              <w:r w:rsidRPr="009F1B7D" w:rsidDel="004238F6">
                <w:delText>&lt;xs:complexContent&gt;</w:delText>
              </w:r>
            </w:del>
          </w:p>
          <w:p w14:paraId="3F5CCB1B" w14:textId="4F886B32" w:rsidR="00C31DBC" w:rsidRPr="009F1B7D" w:rsidDel="004238F6" w:rsidRDefault="00C31DBC" w:rsidP="00011096">
            <w:pPr>
              <w:pStyle w:val="XML4"/>
              <w:rPr>
                <w:del w:id="25849" w:author="Thomas Dietz" w:date="2012-08-08T14:26:00Z"/>
              </w:rPr>
            </w:pPr>
            <w:del w:id="25850" w:author="Thomas Dietz" w:date="2012-08-08T14:26:00Z">
              <w:r w:rsidRPr="009F1B7D" w:rsidDel="004238F6">
                <w:delText>&lt;xs:extension base="OFResourceType"&gt;</w:delText>
              </w:r>
            </w:del>
          </w:p>
          <w:p w14:paraId="65E8B189" w14:textId="769B9C03" w:rsidR="00C31DBC" w:rsidRPr="009F1B7D" w:rsidDel="004238F6" w:rsidRDefault="00C31DBC" w:rsidP="00011096">
            <w:pPr>
              <w:pStyle w:val="XML5"/>
              <w:rPr>
                <w:del w:id="25851" w:author="Thomas Dietz" w:date="2012-08-08T14:26:00Z"/>
              </w:rPr>
            </w:pPr>
            <w:del w:id="25852" w:author="Thomas Dietz" w:date="2012-08-08T14:26:00Z">
              <w:r w:rsidRPr="009F1B7D" w:rsidDel="004238F6">
                <w:delText>&lt;xs:sequence&gt;</w:delText>
              </w:r>
            </w:del>
          </w:p>
          <w:p w14:paraId="2AEFAFBC" w14:textId="53A2DAC9" w:rsidR="00C31DBC" w:rsidRPr="009F1B7D" w:rsidDel="004238F6" w:rsidRDefault="00C31DBC" w:rsidP="00011096">
            <w:pPr>
              <w:pStyle w:val="XML6"/>
              <w:rPr>
                <w:del w:id="25853" w:author="Thomas Dietz" w:date="2012-08-08T14:26:00Z"/>
              </w:rPr>
            </w:pPr>
            <w:del w:id="25854" w:author="Thomas Dietz" w:date="2012-08-08T14:26:00Z">
              <w:r w:rsidRPr="009F1B7D" w:rsidDel="004238F6">
                <w:delText>&lt;xs:element name="number" type="xs:unsignedInt"/&gt;</w:delText>
              </w:r>
            </w:del>
          </w:p>
          <w:p w14:paraId="48358667" w14:textId="69238C2A" w:rsidR="00C31DBC" w:rsidRPr="009F1B7D" w:rsidDel="004238F6" w:rsidRDefault="00C31DBC" w:rsidP="00011096">
            <w:pPr>
              <w:pStyle w:val="XML6"/>
              <w:rPr>
                <w:del w:id="25855" w:author="Thomas Dietz" w:date="2012-08-08T14:26:00Z"/>
              </w:rPr>
            </w:pPr>
            <w:del w:id="25856" w:author="Thomas Dietz" w:date="2012-08-08T14:26:00Z">
              <w:r w:rsidRPr="009F1B7D" w:rsidDel="004238F6">
                <w:delText>&lt;xs:element name="name" type="xs:string"/&gt;</w:delText>
              </w:r>
            </w:del>
          </w:p>
          <w:p w14:paraId="487205B8" w14:textId="0CDE132C" w:rsidR="00C31DBC" w:rsidRPr="009F1B7D" w:rsidDel="004238F6" w:rsidRDefault="00C31DBC" w:rsidP="00011096">
            <w:pPr>
              <w:pStyle w:val="XML6"/>
              <w:rPr>
                <w:del w:id="25857" w:author="Thomas Dietz" w:date="2012-08-08T14:26:00Z"/>
              </w:rPr>
            </w:pPr>
            <w:del w:id="25858" w:author="Thomas Dietz" w:date="2012-08-08T14:26:00Z">
              <w:r w:rsidRPr="009F1B7D" w:rsidDel="004238F6">
                <w:delText>&lt;xs:element name="current-rate" type="xs:unsignedLong"/&gt;</w:delText>
              </w:r>
            </w:del>
          </w:p>
          <w:p w14:paraId="595237B0" w14:textId="49D85D43" w:rsidR="00C31DBC" w:rsidRPr="009F1B7D" w:rsidDel="004238F6" w:rsidRDefault="00C31DBC" w:rsidP="00011096">
            <w:pPr>
              <w:pStyle w:val="XML6"/>
              <w:rPr>
                <w:del w:id="25859" w:author="Thomas Dietz" w:date="2012-08-08T14:26:00Z"/>
              </w:rPr>
            </w:pPr>
            <w:del w:id="25860" w:author="Thomas Dietz" w:date="2012-08-08T14:26:00Z">
              <w:r w:rsidRPr="009F1B7D" w:rsidDel="004238F6">
                <w:delText>&lt;xs:element name="max-rate" type="xs:unsignedLong"/&gt;</w:delText>
              </w:r>
            </w:del>
          </w:p>
          <w:p w14:paraId="422F3E98" w14:textId="74A979A7" w:rsidR="00C31DBC" w:rsidRPr="009F1B7D" w:rsidDel="004238F6" w:rsidRDefault="00C31DBC" w:rsidP="00011096">
            <w:pPr>
              <w:pStyle w:val="XML6"/>
              <w:rPr>
                <w:del w:id="25861" w:author="Thomas Dietz" w:date="2012-08-08T14:26:00Z"/>
              </w:rPr>
            </w:pPr>
            <w:del w:id="25862" w:author="Thomas Dietz" w:date="2012-08-08T14:26:00Z">
              <w:r w:rsidRPr="009F1B7D" w:rsidDel="004238F6">
                <w:delText>&lt;xs:element name="configuration" type="OFPortConfigurationType"/&gt;</w:delText>
              </w:r>
            </w:del>
          </w:p>
          <w:p w14:paraId="29811706" w14:textId="1AF12FA4" w:rsidR="00C31DBC" w:rsidRPr="009F1B7D" w:rsidDel="004238F6" w:rsidRDefault="00C31DBC" w:rsidP="00011096">
            <w:pPr>
              <w:pStyle w:val="XML6"/>
              <w:rPr>
                <w:del w:id="25863" w:author="Thomas Dietz" w:date="2012-08-08T14:26:00Z"/>
              </w:rPr>
            </w:pPr>
            <w:del w:id="25864" w:author="Thomas Dietz" w:date="2012-08-08T14:26:00Z">
              <w:r w:rsidRPr="009F1B7D" w:rsidDel="004238F6">
                <w:delText>&lt;xs:element name="state" type="OFPortStateType"/&gt;</w:delText>
              </w:r>
            </w:del>
          </w:p>
          <w:p w14:paraId="585D17CC" w14:textId="4A7662C3" w:rsidR="00C31DBC" w:rsidRPr="009F1B7D" w:rsidDel="004238F6" w:rsidRDefault="00C31DBC" w:rsidP="00011096">
            <w:pPr>
              <w:pStyle w:val="XML6"/>
              <w:rPr>
                <w:del w:id="25865" w:author="Thomas Dietz" w:date="2012-08-08T14:26:00Z"/>
              </w:rPr>
            </w:pPr>
            <w:del w:id="25866" w:author="Thomas Dietz" w:date="2012-08-08T14:26:00Z">
              <w:r w:rsidRPr="009F1B7D" w:rsidDel="004238F6">
                <w:delText>&lt;xs:element name="features" type="OFPortFeatureMasterList"/&gt;</w:delText>
              </w:r>
            </w:del>
          </w:p>
          <w:p w14:paraId="0666C60E" w14:textId="35AFE6A1" w:rsidR="00C31DBC" w:rsidRPr="009F1B7D" w:rsidDel="004238F6" w:rsidRDefault="00C31DBC" w:rsidP="00011096">
            <w:pPr>
              <w:pStyle w:val="XML5"/>
              <w:rPr>
                <w:del w:id="25867" w:author="Thomas Dietz" w:date="2012-08-08T14:26:00Z"/>
              </w:rPr>
            </w:pPr>
            <w:del w:id="25868" w:author="Thomas Dietz" w:date="2012-08-08T14:26:00Z">
              <w:r w:rsidRPr="009F1B7D" w:rsidDel="004238F6">
                <w:delText>&lt;/xs:sequence&gt;</w:delText>
              </w:r>
            </w:del>
          </w:p>
          <w:p w14:paraId="2FC8AB81" w14:textId="1399242A" w:rsidR="00C31DBC" w:rsidRPr="009F1B7D" w:rsidDel="004238F6" w:rsidRDefault="00C31DBC" w:rsidP="00011096">
            <w:pPr>
              <w:pStyle w:val="XML4"/>
              <w:rPr>
                <w:del w:id="25869" w:author="Thomas Dietz" w:date="2012-08-08T14:26:00Z"/>
              </w:rPr>
            </w:pPr>
            <w:del w:id="25870" w:author="Thomas Dietz" w:date="2012-08-08T14:26:00Z">
              <w:r w:rsidRPr="009F1B7D" w:rsidDel="004238F6">
                <w:delText>&lt;/xs:extension&gt;</w:delText>
              </w:r>
            </w:del>
          </w:p>
          <w:p w14:paraId="406831FB" w14:textId="1BEAA4AC" w:rsidR="00C31DBC" w:rsidRPr="009F1B7D" w:rsidDel="004238F6" w:rsidRDefault="00C31DBC" w:rsidP="00011096">
            <w:pPr>
              <w:pStyle w:val="XML3"/>
              <w:rPr>
                <w:del w:id="25871" w:author="Thomas Dietz" w:date="2012-08-08T14:26:00Z"/>
              </w:rPr>
            </w:pPr>
            <w:del w:id="25872" w:author="Thomas Dietz" w:date="2012-08-08T14:26:00Z">
              <w:r w:rsidRPr="009F1B7D" w:rsidDel="004238F6">
                <w:delText>&lt;/xs:complexContent&gt;</w:delText>
              </w:r>
            </w:del>
          </w:p>
          <w:p w14:paraId="785233E9" w14:textId="2FAFD0B5" w:rsidR="00C31DBC" w:rsidRPr="009F1B7D" w:rsidDel="004238F6" w:rsidRDefault="00C31DBC" w:rsidP="00011096">
            <w:pPr>
              <w:pStyle w:val="XML2"/>
              <w:rPr>
                <w:del w:id="25873" w:author="Thomas Dietz" w:date="2012-08-08T14:26:00Z"/>
              </w:rPr>
            </w:pPr>
            <w:del w:id="25874" w:author="Thomas Dietz" w:date="2012-08-08T14:26:00Z">
              <w:r w:rsidRPr="009F1B7D" w:rsidDel="004238F6">
                <w:delText>&lt;/xs:complexType&gt;</w:delText>
              </w:r>
            </w:del>
          </w:p>
          <w:p w14:paraId="049E67A9" w14:textId="06E66A5A" w:rsidR="00C31DBC" w:rsidRPr="009F1B7D" w:rsidDel="004238F6" w:rsidRDefault="00C31DBC" w:rsidP="00011096">
            <w:pPr>
              <w:pStyle w:val="XML2"/>
              <w:rPr>
                <w:del w:id="25875" w:author="Thomas Dietz" w:date="2012-08-08T14:26:00Z"/>
              </w:rPr>
            </w:pPr>
          </w:p>
          <w:p w14:paraId="4BFB752B" w14:textId="742150CF" w:rsidR="00C31DBC" w:rsidRPr="009F1B7D" w:rsidDel="004238F6" w:rsidRDefault="00C31DBC" w:rsidP="00011096">
            <w:pPr>
              <w:pStyle w:val="XML2"/>
              <w:rPr>
                <w:del w:id="25876" w:author="Thomas Dietz" w:date="2012-08-08T14:26:00Z"/>
              </w:rPr>
            </w:pPr>
            <w:del w:id="25877" w:author="Thomas Dietz" w:date="2012-08-08T14:26:00Z">
              <w:r w:rsidRPr="009F1B7D" w:rsidDel="004238F6">
                <w:delText>&lt;xs:complexType name="OFPortFeatureMasterList"&gt;</w:delText>
              </w:r>
            </w:del>
          </w:p>
          <w:p w14:paraId="08CAC3FF" w14:textId="76E7FAFE" w:rsidR="00C31DBC" w:rsidRPr="009F1B7D" w:rsidDel="004238F6" w:rsidRDefault="00C31DBC" w:rsidP="00011096">
            <w:pPr>
              <w:pStyle w:val="XML3"/>
              <w:rPr>
                <w:del w:id="25878" w:author="Thomas Dietz" w:date="2012-08-08T14:26:00Z"/>
              </w:rPr>
            </w:pPr>
            <w:del w:id="25879" w:author="Thomas Dietz" w:date="2012-08-08T14:26:00Z">
              <w:r w:rsidRPr="009F1B7D" w:rsidDel="004238F6">
                <w:delText>&lt;xs:sequence&gt;</w:delText>
              </w:r>
            </w:del>
          </w:p>
          <w:p w14:paraId="65CDCB27" w14:textId="35936193" w:rsidR="00C31DBC" w:rsidRPr="009F1B7D" w:rsidDel="004238F6" w:rsidRDefault="00C31DBC" w:rsidP="00011096">
            <w:pPr>
              <w:pStyle w:val="XML4"/>
              <w:rPr>
                <w:del w:id="25880" w:author="Thomas Dietz" w:date="2012-08-08T14:26:00Z"/>
              </w:rPr>
            </w:pPr>
            <w:del w:id="25881" w:author="Thomas Dietz" w:date="2012-08-08T14:26:00Z">
              <w:r w:rsidRPr="009F1B7D" w:rsidDel="004238F6">
                <w:delText>&lt;xs:element name="current" type="OFPortCurrentFeatureListType"/&gt;</w:delText>
              </w:r>
            </w:del>
          </w:p>
          <w:p w14:paraId="22F775E1" w14:textId="5E4612B1" w:rsidR="00C31DBC" w:rsidRPr="009F1B7D" w:rsidDel="004238F6" w:rsidRDefault="00C31DBC" w:rsidP="00011096">
            <w:pPr>
              <w:pStyle w:val="XML4"/>
              <w:rPr>
                <w:del w:id="25882" w:author="Thomas Dietz" w:date="2012-08-08T14:26:00Z"/>
              </w:rPr>
            </w:pPr>
            <w:del w:id="25883" w:author="Thomas Dietz" w:date="2012-08-08T14:26:00Z">
              <w:r w:rsidRPr="009F1B7D" w:rsidDel="004238F6">
                <w:delText>&lt;xs:element name="advertised" type="OFPortOtherFeatureListType"/&gt;</w:delText>
              </w:r>
            </w:del>
          </w:p>
          <w:p w14:paraId="0A7202FF" w14:textId="6285DFD5" w:rsidR="00C31DBC" w:rsidRPr="009F1B7D" w:rsidDel="004238F6" w:rsidRDefault="00C31DBC" w:rsidP="00011096">
            <w:pPr>
              <w:pStyle w:val="XML4"/>
              <w:rPr>
                <w:del w:id="25884" w:author="Thomas Dietz" w:date="2012-08-08T14:26:00Z"/>
              </w:rPr>
            </w:pPr>
            <w:del w:id="25885" w:author="Thomas Dietz" w:date="2012-08-08T14:26:00Z">
              <w:r w:rsidRPr="009F1B7D" w:rsidDel="004238F6">
                <w:delText>&lt;xs:element name="supported" type="OFPortOtherFeatureListType"/&gt;</w:delText>
              </w:r>
            </w:del>
          </w:p>
          <w:p w14:paraId="52E9A456" w14:textId="31B4C537" w:rsidR="00C31DBC" w:rsidRPr="009F1B7D" w:rsidDel="004238F6" w:rsidRDefault="00C31DBC" w:rsidP="00011096">
            <w:pPr>
              <w:pStyle w:val="XML4"/>
              <w:rPr>
                <w:del w:id="25886" w:author="Thomas Dietz" w:date="2012-08-08T14:26:00Z"/>
              </w:rPr>
            </w:pPr>
            <w:del w:id="25887" w:author="Thomas Dietz" w:date="2012-08-08T14:26:00Z">
              <w:r w:rsidRPr="009F1B7D" w:rsidDel="004238F6">
                <w:delText xml:space="preserve">&lt;xs:element name="advertised-peer" </w:delText>
              </w:r>
            </w:del>
          </w:p>
          <w:p w14:paraId="68525DD1" w14:textId="063884A9" w:rsidR="00C31DBC" w:rsidRPr="009F1B7D" w:rsidDel="004238F6" w:rsidRDefault="00C31DBC" w:rsidP="00011096">
            <w:pPr>
              <w:pStyle w:val="XML9"/>
              <w:rPr>
                <w:del w:id="25888" w:author="Thomas Dietz" w:date="2012-08-08T14:26:00Z"/>
              </w:rPr>
            </w:pPr>
            <w:del w:id="25889" w:author="Thomas Dietz" w:date="2012-08-08T14:26:00Z">
              <w:r w:rsidRPr="009F1B7D" w:rsidDel="004238F6">
                <w:delText>type="OFPortOtherFeatureListType"/&gt;</w:delText>
              </w:r>
            </w:del>
          </w:p>
          <w:p w14:paraId="3AE60E51" w14:textId="3545C838" w:rsidR="00C31DBC" w:rsidRPr="009F1B7D" w:rsidDel="004238F6" w:rsidRDefault="00C31DBC" w:rsidP="00011096">
            <w:pPr>
              <w:pStyle w:val="XML3"/>
              <w:rPr>
                <w:del w:id="25890" w:author="Thomas Dietz" w:date="2012-08-08T14:26:00Z"/>
              </w:rPr>
            </w:pPr>
            <w:del w:id="25891" w:author="Thomas Dietz" w:date="2012-08-08T14:26:00Z">
              <w:r w:rsidRPr="009F1B7D" w:rsidDel="004238F6">
                <w:delText>&lt;/xs:sequence&gt;</w:delText>
              </w:r>
            </w:del>
          </w:p>
          <w:p w14:paraId="26C008C7" w14:textId="273E0419" w:rsidR="00C31DBC" w:rsidRPr="009F1B7D" w:rsidDel="004238F6" w:rsidRDefault="00C31DBC" w:rsidP="00011096">
            <w:pPr>
              <w:pStyle w:val="XML2"/>
              <w:rPr>
                <w:del w:id="25892" w:author="Thomas Dietz" w:date="2012-08-08T14:26:00Z"/>
              </w:rPr>
            </w:pPr>
            <w:del w:id="25893" w:author="Thomas Dietz" w:date="2012-08-08T14:26:00Z">
              <w:r w:rsidRPr="009F1B7D" w:rsidDel="004238F6">
                <w:delText>&lt;/xs:complexType&gt;</w:delText>
              </w:r>
            </w:del>
          </w:p>
          <w:p w14:paraId="301D7B7B" w14:textId="112FE836" w:rsidR="00C31DBC" w:rsidRPr="009F1B7D" w:rsidDel="004238F6" w:rsidRDefault="00C31DBC" w:rsidP="00011096">
            <w:pPr>
              <w:pStyle w:val="XML2"/>
              <w:rPr>
                <w:del w:id="25894" w:author="Thomas Dietz" w:date="2012-08-08T14:26:00Z"/>
              </w:rPr>
            </w:pPr>
          </w:p>
          <w:p w14:paraId="7616F892" w14:textId="7B663FBE" w:rsidR="00C31DBC" w:rsidRPr="009F1B7D" w:rsidDel="004238F6" w:rsidRDefault="00C31DBC" w:rsidP="00011096">
            <w:pPr>
              <w:pStyle w:val="XML2"/>
              <w:rPr>
                <w:del w:id="25895" w:author="Thomas Dietz" w:date="2012-08-08T14:26:00Z"/>
              </w:rPr>
            </w:pPr>
            <w:del w:id="25896" w:author="Thomas Dietz" w:date="2012-08-08T14:26:00Z">
              <w:r w:rsidRPr="009F1B7D" w:rsidDel="004238F6">
                <w:delText>&lt;xs:complexType name="OFPortConfigurationType"&gt;</w:delText>
              </w:r>
            </w:del>
          </w:p>
          <w:p w14:paraId="6A4ADF8A" w14:textId="01687483" w:rsidR="00C31DBC" w:rsidRPr="009F1B7D" w:rsidDel="004238F6" w:rsidRDefault="00C31DBC" w:rsidP="00011096">
            <w:pPr>
              <w:pStyle w:val="XML3"/>
              <w:rPr>
                <w:del w:id="25897" w:author="Thomas Dietz" w:date="2012-08-08T14:26:00Z"/>
              </w:rPr>
            </w:pPr>
            <w:del w:id="25898" w:author="Thomas Dietz" w:date="2012-08-08T14:26:00Z">
              <w:r w:rsidRPr="009F1B7D" w:rsidDel="004238F6">
                <w:delText>&lt;xs:sequence&gt;</w:delText>
              </w:r>
            </w:del>
          </w:p>
          <w:p w14:paraId="556E9D8E" w14:textId="36CA4785" w:rsidR="00C31DBC" w:rsidRPr="009F1B7D" w:rsidDel="004238F6" w:rsidRDefault="00C31DBC" w:rsidP="00011096">
            <w:pPr>
              <w:pStyle w:val="XML4"/>
              <w:rPr>
                <w:del w:id="25899" w:author="Thomas Dietz" w:date="2012-08-08T14:26:00Z"/>
              </w:rPr>
            </w:pPr>
            <w:del w:id="25900" w:author="Thomas Dietz" w:date="2012-08-08T14:26:00Z">
              <w:r w:rsidRPr="009F1B7D" w:rsidDel="004238F6">
                <w:delText>&lt;xs:element name="admin-state" type="OFPortStateOptionsType"/&gt;</w:delText>
              </w:r>
            </w:del>
          </w:p>
          <w:p w14:paraId="0F9F240F" w14:textId="2562E447" w:rsidR="00C31DBC" w:rsidRPr="009F1B7D" w:rsidDel="004238F6" w:rsidRDefault="00C31DBC" w:rsidP="00011096">
            <w:pPr>
              <w:pStyle w:val="XML4"/>
              <w:rPr>
                <w:del w:id="25901" w:author="Thomas Dietz" w:date="2012-08-08T14:26:00Z"/>
              </w:rPr>
            </w:pPr>
            <w:del w:id="25902" w:author="Thomas Dietz" w:date="2012-08-08T14:26:00Z">
              <w:r w:rsidRPr="009F1B7D" w:rsidDel="004238F6">
                <w:delText>&lt;xs:element name="no-receive" type="xs:boolean"/&gt;</w:delText>
              </w:r>
            </w:del>
          </w:p>
          <w:p w14:paraId="67371443" w14:textId="63943ACE" w:rsidR="00C31DBC" w:rsidRPr="009F1B7D" w:rsidDel="004238F6" w:rsidRDefault="00C31DBC" w:rsidP="00011096">
            <w:pPr>
              <w:pStyle w:val="XML4"/>
              <w:rPr>
                <w:del w:id="25903" w:author="Thomas Dietz" w:date="2012-08-08T14:26:00Z"/>
              </w:rPr>
            </w:pPr>
            <w:del w:id="25904" w:author="Thomas Dietz" w:date="2012-08-08T14:26:00Z">
              <w:r w:rsidRPr="009F1B7D" w:rsidDel="004238F6">
                <w:delText>&lt;xs:element name="no-forward" type="xs:boolean"/&gt;</w:delText>
              </w:r>
            </w:del>
          </w:p>
          <w:p w14:paraId="47112CC0" w14:textId="5CF65039" w:rsidR="00C31DBC" w:rsidRPr="009F1B7D" w:rsidDel="004238F6" w:rsidRDefault="00C31DBC" w:rsidP="00011096">
            <w:pPr>
              <w:pStyle w:val="XML4"/>
              <w:rPr>
                <w:del w:id="25905" w:author="Thomas Dietz" w:date="2012-08-08T14:26:00Z"/>
              </w:rPr>
            </w:pPr>
            <w:del w:id="25906" w:author="Thomas Dietz" w:date="2012-08-08T14:26:00Z">
              <w:r w:rsidRPr="009F1B7D" w:rsidDel="004238F6">
                <w:delText>&lt;xs:element name="no-packet-in" type="xs:boolean"/&gt;</w:delText>
              </w:r>
            </w:del>
          </w:p>
          <w:p w14:paraId="78EE967E" w14:textId="27CED288" w:rsidR="00C31DBC" w:rsidRPr="009F1B7D" w:rsidDel="004238F6" w:rsidRDefault="00C31DBC" w:rsidP="00011096">
            <w:pPr>
              <w:pStyle w:val="XML3"/>
              <w:rPr>
                <w:del w:id="25907" w:author="Thomas Dietz" w:date="2012-08-08T14:26:00Z"/>
              </w:rPr>
            </w:pPr>
            <w:del w:id="25908" w:author="Thomas Dietz" w:date="2012-08-08T14:26:00Z">
              <w:r w:rsidRPr="009F1B7D" w:rsidDel="004238F6">
                <w:delText>&lt;/xs:sequence&gt;</w:delText>
              </w:r>
            </w:del>
          </w:p>
          <w:p w14:paraId="74104A52" w14:textId="7FF9915F" w:rsidR="00C31DBC" w:rsidRPr="009F1B7D" w:rsidDel="004238F6" w:rsidRDefault="00C31DBC" w:rsidP="00011096">
            <w:pPr>
              <w:pStyle w:val="XML2"/>
              <w:rPr>
                <w:del w:id="25909" w:author="Thomas Dietz" w:date="2012-08-08T14:26:00Z"/>
              </w:rPr>
            </w:pPr>
            <w:del w:id="25910" w:author="Thomas Dietz" w:date="2012-08-08T14:26:00Z">
              <w:r w:rsidRPr="009F1B7D" w:rsidDel="004238F6">
                <w:delText>&lt;/xs:complexType&gt;</w:delText>
              </w:r>
            </w:del>
          </w:p>
          <w:p w14:paraId="30001105" w14:textId="244AF69B" w:rsidR="00C31DBC" w:rsidRPr="009F1B7D" w:rsidDel="004238F6" w:rsidRDefault="00C31DBC" w:rsidP="00011096">
            <w:pPr>
              <w:pStyle w:val="XML2"/>
              <w:rPr>
                <w:del w:id="25911" w:author="Thomas Dietz" w:date="2012-08-08T14:26:00Z"/>
              </w:rPr>
            </w:pPr>
          </w:p>
          <w:p w14:paraId="0D99AF95" w14:textId="2D0D2DA0" w:rsidR="00C31DBC" w:rsidRPr="009F1B7D" w:rsidDel="004238F6" w:rsidRDefault="00C31DBC" w:rsidP="00011096">
            <w:pPr>
              <w:pStyle w:val="XML2"/>
              <w:rPr>
                <w:del w:id="25912" w:author="Thomas Dietz" w:date="2012-08-08T14:26:00Z"/>
              </w:rPr>
            </w:pPr>
            <w:del w:id="25913" w:author="Thomas Dietz" w:date="2012-08-08T14:26:00Z">
              <w:r w:rsidRPr="009F1B7D" w:rsidDel="004238F6">
                <w:delText>&lt;xs:complexType name="OFPortStateType"&gt;</w:delText>
              </w:r>
            </w:del>
          </w:p>
          <w:p w14:paraId="5BF19489" w14:textId="771082B2" w:rsidR="00C31DBC" w:rsidRPr="009F1B7D" w:rsidDel="004238F6" w:rsidRDefault="00C31DBC" w:rsidP="00011096">
            <w:pPr>
              <w:pStyle w:val="XML3"/>
              <w:rPr>
                <w:del w:id="25914" w:author="Thomas Dietz" w:date="2012-08-08T14:26:00Z"/>
              </w:rPr>
            </w:pPr>
            <w:del w:id="25915" w:author="Thomas Dietz" w:date="2012-08-08T14:26:00Z">
              <w:r w:rsidRPr="009F1B7D" w:rsidDel="004238F6">
                <w:delText>&lt;xs:sequence&gt;</w:delText>
              </w:r>
            </w:del>
          </w:p>
          <w:p w14:paraId="5DDC2874" w14:textId="0651C15A" w:rsidR="00C31DBC" w:rsidRPr="009F1B7D" w:rsidDel="004238F6" w:rsidRDefault="00C31DBC" w:rsidP="00011096">
            <w:pPr>
              <w:pStyle w:val="XML4"/>
              <w:rPr>
                <w:del w:id="25916" w:author="Thomas Dietz" w:date="2012-08-08T14:26:00Z"/>
              </w:rPr>
            </w:pPr>
            <w:del w:id="25917" w:author="Thomas Dietz" w:date="2012-08-08T14:26:00Z">
              <w:r w:rsidRPr="009F1B7D" w:rsidDel="004238F6">
                <w:delText>&lt;xs:element name="oper-state" type="OFPortStateOptionsType"/&gt;</w:delText>
              </w:r>
            </w:del>
          </w:p>
          <w:p w14:paraId="6208DE6D" w14:textId="249E629A" w:rsidR="00C31DBC" w:rsidRPr="009F1B7D" w:rsidDel="004238F6" w:rsidRDefault="00C31DBC" w:rsidP="00011096">
            <w:pPr>
              <w:pStyle w:val="XML4"/>
              <w:rPr>
                <w:del w:id="25918" w:author="Thomas Dietz" w:date="2012-08-08T14:26:00Z"/>
              </w:rPr>
            </w:pPr>
            <w:del w:id="25919" w:author="Thomas Dietz" w:date="2012-08-08T14:26:00Z">
              <w:r w:rsidRPr="009F1B7D" w:rsidDel="004238F6">
                <w:delText>&lt;xs:element name="blocked" type="xs:boolean"/&gt;</w:delText>
              </w:r>
            </w:del>
          </w:p>
          <w:p w14:paraId="0949F835" w14:textId="165ABB61" w:rsidR="00C31DBC" w:rsidRPr="009F1B7D" w:rsidDel="004238F6" w:rsidRDefault="00C31DBC" w:rsidP="00011096">
            <w:pPr>
              <w:pStyle w:val="XML4"/>
              <w:rPr>
                <w:del w:id="25920" w:author="Thomas Dietz" w:date="2012-08-08T14:26:00Z"/>
              </w:rPr>
            </w:pPr>
            <w:del w:id="25921" w:author="Thomas Dietz" w:date="2012-08-08T14:26:00Z">
              <w:r w:rsidRPr="009F1B7D" w:rsidDel="004238F6">
                <w:delText>&lt;xs:element name="live" type="xs:boolean"/&gt;</w:delText>
              </w:r>
            </w:del>
          </w:p>
          <w:p w14:paraId="75C3BF59" w14:textId="0F0708B9" w:rsidR="00C31DBC" w:rsidRPr="009F1B7D" w:rsidDel="004238F6" w:rsidRDefault="00C31DBC" w:rsidP="00011096">
            <w:pPr>
              <w:pStyle w:val="XML3"/>
              <w:rPr>
                <w:del w:id="25922" w:author="Thomas Dietz" w:date="2012-08-08T14:26:00Z"/>
              </w:rPr>
            </w:pPr>
            <w:del w:id="25923" w:author="Thomas Dietz" w:date="2012-08-08T14:26:00Z">
              <w:r w:rsidRPr="009F1B7D" w:rsidDel="004238F6">
                <w:delText>&lt;/xs:sequence&gt;</w:delText>
              </w:r>
            </w:del>
          </w:p>
          <w:p w14:paraId="7190BF14" w14:textId="6E628E35" w:rsidR="00C31DBC" w:rsidRPr="009F1B7D" w:rsidDel="004238F6" w:rsidRDefault="00C31DBC" w:rsidP="00011096">
            <w:pPr>
              <w:pStyle w:val="XML2"/>
              <w:rPr>
                <w:del w:id="25924" w:author="Thomas Dietz" w:date="2012-08-08T14:26:00Z"/>
              </w:rPr>
            </w:pPr>
            <w:del w:id="25925" w:author="Thomas Dietz" w:date="2012-08-08T14:26:00Z">
              <w:r w:rsidRPr="009F1B7D" w:rsidDel="004238F6">
                <w:delText>&lt;/xs:complexType&gt;</w:delText>
              </w:r>
            </w:del>
          </w:p>
          <w:p w14:paraId="58FF44F2" w14:textId="55F68C67" w:rsidR="00C31DBC" w:rsidRPr="009F1B7D" w:rsidDel="004238F6" w:rsidRDefault="00C31DBC" w:rsidP="00011096">
            <w:pPr>
              <w:pStyle w:val="XML2"/>
              <w:rPr>
                <w:del w:id="25926" w:author="Thomas Dietz" w:date="2012-08-08T14:26:00Z"/>
              </w:rPr>
            </w:pPr>
          </w:p>
          <w:p w14:paraId="5404DA4B" w14:textId="1DDB7565" w:rsidR="00C31DBC" w:rsidRPr="009F1B7D" w:rsidDel="004238F6" w:rsidRDefault="00C31DBC" w:rsidP="00011096">
            <w:pPr>
              <w:pStyle w:val="XML2"/>
              <w:rPr>
                <w:del w:id="25927" w:author="Thomas Dietz" w:date="2012-08-08T14:26:00Z"/>
              </w:rPr>
            </w:pPr>
            <w:del w:id="25928" w:author="Thomas Dietz" w:date="2012-08-08T14:26:00Z">
              <w:r w:rsidRPr="009F1B7D" w:rsidDel="004238F6">
                <w:delText>&lt;xs:simpleType name="OFPortStateOptionsType"&gt;</w:delText>
              </w:r>
            </w:del>
          </w:p>
          <w:p w14:paraId="59375C0A" w14:textId="75955F83" w:rsidR="00C31DBC" w:rsidRPr="009F1B7D" w:rsidDel="004238F6" w:rsidRDefault="00C31DBC" w:rsidP="00011096">
            <w:pPr>
              <w:pStyle w:val="XML3"/>
              <w:rPr>
                <w:del w:id="25929" w:author="Thomas Dietz" w:date="2012-08-08T14:26:00Z"/>
              </w:rPr>
            </w:pPr>
            <w:del w:id="25930" w:author="Thomas Dietz" w:date="2012-08-08T14:26:00Z">
              <w:r w:rsidRPr="009F1B7D" w:rsidDel="004238F6">
                <w:delText>&lt;xs:restriction base="xs:string"&gt;</w:delText>
              </w:r>
            </w:del>
          </w:p>
          <w:p w14:paraId="3BD2E1F2" w14:textId="4795BA15" w:rsidR="00C31DBC" w:rsidRPr="009F1B7D" w:rsidDel="004238F6" w:rsidRDefault="00C31DBC" w:rsidP="00011096">
            <w:pPr>
              <w:pStyle w:val="XML4"/>
              <w:rPr>
                <w:del w:id="25931" w:author="Thomas Dietz" w:date="2012-08-08T14:26:00Z"/>
              </w:rPr>
            </w:pPr>
            <w:del w:id="25932" w:author="Thomas Dietz" w:date="2012-08-08T14:26:00Z">
              <w:r w:rsidRPr="009F1B7D" w:rsidDel="004238F6">
                <w:delText>&lt;xs:enumeration value="up"/&gt;</w:delText>
              </w:r>
            </w:del>
          </w:p>
          <w:p w14:paraId="2432D37D" w14:textId="55BD6DD9" w:rsidR="00C31DBC" w:rsidRPr="009F1B7D" w:rsidDel="004238F6" w:rsidRDefault="00C31DBC" w:rsidP="00011096">
            <w:pPr>
              <w:pStyle w:val="XML4"/>
              <w:rPr>
                <w:del w:id="25933" w:author="Thomas Dietz" w:date="2012-08-08T14:26:00Z"/>
              </w:rPr>
            </w:pPr>
            <w:del w:id="25934" w:author="Thomas Dietz" w:date="2012-08-08T14:26:00Z">
              <w:r w:rsidRPr="009F1B7D" w:rsidDel="004238F6">
                <w:delText>&lt;xs:enumeration value="down"/&gt;</w:delText>
              </w:r>
            </w:del>
          </w:p>
          <w:p w14:paraId="4CE81C54" w14:textId="38ABE669" w:rsidR="00C31DBC" w:rsidRPr="009F1B7D" w:rsidDel="004238F6" w:rsidRDefault="00C31DBC" w:rsidP="00011096">
            <w:pPr>
              <w:pStyle w:val="XML3"/>
              <w:rPr>
                <w:del w:id="25935" w:author="Thomas Dietz" w:date="2012-08-08T14:26:00Z"/>
              </w:rPr>
            </w:pPr>
            <w:del w:id="25936" w:author="Thomas Dietz" w:date="2012-08-08T14:26:00Z">
              <w:r w:rsidRPr="009F1B7D" w:rsidDel="004238F6">
                <w:delText>&lt;/xs:restriction&gt;</w:delText>
              </w:r>
            </w:del>
          </w:p>
          <w:p w14:paraId="7F93AC03" w14:textId="336FD81E" w:rsidR="00C31DBC" w:rsidRPr="009F1B7D" w:rsidDel="004238F6" w:rsidRDefault="00C31DBC" w:rsidP="00011096">
            <w:pPr>
              <w:pStyle w:val="XML2"/>
              <w:rPr>
                <w:del w:id="25937" w:author="Thomas Dietz" w:date="2012-08-08T14:26:00Z"/>
              </w:rPr>
            </w:pPr>
            <w:del w:id="25938" w:author="Thomas Dietz" w:date="2012-08-08T14:26:00Z">
              <w:r w:rsidRPr="009F1B7D" w:rsidDel="004238F6">
                <w:delText>&lt;/xs:simpleType&gt;</w:delText>
              </w:r>
            </w:del>
          </w:p>
          <w:p w14:paraId="5F3AE5B3" w14:textId="64C2CBCA" w:rsidR="00C31DBC" w:rsidRPr="009F1B7D" w:rsidDel="004238F6" w:rsidRDefault="00C31DBC" w:rsidP="00011096">
            <w:pPr>
              <w:pStyle w:val="XML2"/>
              <w:rPr>
                <w:del w:id="25939" w:author="Thomas Dietz" w:date="2012-08-08T14:26:00Z"/>
              </w:rPr>
            </w:pPr>
          </w:p>
          <w:p w14:paraId="718AF28B" w14:textId="46C1AD7C" w:rsidR="00C31DBC" w:rsidRPr="009F1B7D" w:rsidDel="004238F6" w:rsidRDefault="00C31DBC" w:rsidP="00011096">
            <w:pPr>
              <w:pStyle w:val="XML2"/>
              <w:rPr>
                <w:del w:id="25940" w:author="Thomas Dietz" w:date="2012-08-08T14:26:00Z"/>
              </w:rPr>
            </w:pPr>
            <w:del w:id="25941" w:author="Thomas Dietz" w:date="2012-08-08T14:26:00Z">
              <w:r w:rsidRPr="009F1B7D" w:rsidDel="004238F6">
                <w:delText>&lt;xs:complexType name="OFPortCurrentFeatureListType"&gt;</w:delText>
              </w:r>
            </w:del>
          </w:p>
          <w:p w14:paraId="7A87BBA0" w14:textId="3E053DA5" w:rsidR="00C31DBC" w:rsidRPr="009F1B7D" w:rsidDel="004238F6" w:rsidRDefault="00C31DBC" w:rsidP="00011096">
            <w:pPr>
              <w:pStyle w:val="XML3"/>
              <w:rPr>
                <w:del w:id="25942" w:author="Thomas Dietz" w:date="2012-08-08T14:26:00Z"/>
              </w:rPr>
            </w:pPr>
            <w:del w:id="25943" w:author="Thomas Dietz" w:date="2012-08-08T14:26:00Z">
              <w:r w:rsidRPr="009F1B7D" w:rsidDel="004238F6">
                <w:delText>&lt;xs:sequence&gt;</w:delText>
              </w:r>
            </w:del>
          </w:p>
          <w:p w14:paraId="4435D027" w14:textId="1F4A7083" w:rsidR="00C31DBC" w:rsidRPr="009F1B7D" w:rsidDel="004238F6" w:rsidRDefault="00C31DBC" w:rsidP="00011096">
            <w:pPr>
              <w:pStyle w:val="XML4"/>
              <w:rPr>
                <w:del w:id="25944" w:author="Thomas Dietz" w:date="2012-08-08T14:26:00Z"/>
              </w:rPr>
            </w:pPr>
            <w:del w:id="25945" w:author="Thomas Dietz" w:date="2012-08-08T14:26:00Z">
              <w:r w:rsidRPr="009F1B7D" w:rsidDel="004238F6">
                <w:delText>&lt;xs:element name="rate" type="OFPortRateType"/&gt;</w:delText>
              </w:r>
            </w:del>
          </w:p>
          <w:p w14:paraId="5F7F38B7" w14:textId="6962C195" w:rsidR="00C31DBC" w:rsidRPr="009F1B7D" w:rsidDel="004238F6" w:rsidRDefault="00C31DBC" w:rsidP="00011096">
            <w:pPr>
              <w:pStyle w:val="XML4"/>
              <w:rPr>
                <w:del w:id="25946" w:author="Thomas Dietz" w:date="2012-08-08T14:26:00Z"/>
              </w:rPr>
            </w:pPr>
            <w:del w:id="25947" w:author="Thomas Dietz" w:date="2012-08-08T14:26:00Z">
              <w:r w:rsidRPr="009F1B7D" w:rsidDel="004238F6">
                <w:delText>&lt;xs:element name="auto-negotiate" type="OFPortAutoNegotiateType"/&gt;</w:delText>
              </w:r>
            </w:del>
          </w:p>
          <w:p w14:paraId="2EAFA870" w14:textId="585FBEBA" w:rsidR="00C31DBC" w:rsidRPr="009F1B7D" w:rsidDel="004238F6" w:rsidRDefault="00C31DBC" w:rsidP="00011096">
            <w:pPr>
              <w:pStyle w:val="XML4"/>
              <w:rPr>
                <w:del w:id="25948" w:author="Thomas Dietz" w:date="2012-08-08T14:26:00Z"/>
              </w:rPr>
            </w:pPr>
            <w:del w:id="25949" w:author="Thomas Dietz" w:date="2012-08-08T14:26:00Z">
              <w:r w:rsidRPr="009F1B7D" w:rsidDel="004238F6">
                <w:delText>&lt;xs:element name="medium" type="OFPortMediumType"/&gt;</w:delText>
              </w:r>
            </w:del>
          </w:p>
          <w:p w14:paraId="23DD9001" w14:textId="5A00A31B" w:rsidR="00C31DBC" w:rsidRPr="009F1B7D" w:rsidDel="004238F6" w:rsidRDefault="00C31DBC" w:rsidP="00011096">
            <w:pPr>
              <w:pStyle w:val="XML4"/>
              <w:rPr>
                <w:del w:id="25950" w:author="Thomas Dietz" w:date="2012-08-08T14:26:00Z"/>
              </w:rPr>
            </w:pPr>
            <w:del w:id="25951" w:author="Thomas Dietz" w:date="2012-08-08T14:26:00Z">
              <w:r w:rsidRPr="009F1B7D" w:rsidDel="004238F6">
                <w:delText>&lt;xs:element name="pause" type="OFPortPauseType"/&gt;</w:delText>
              </w:r>
            </w:del>
          </w:p>
          <w:p w14:paraId="05EA3C80" w14:textId="35933625" w:rsidR="00C31DBC" w:rsidRPr="009F1B7D" w:rsidDel="004238F6" w:rsidRDefault="00C31DBC" w:rsidP="00011096">
            <w:pPr>
              <w:pStyle w:val="XML3"/>
              <w:rPr>
                <w:del w:id="25952" w:author="Thomas Dietz" w:date="2012-08-08T14:26:00Z"/>
              </w:rPr>
            </w:pPr>
            <w:del w:id="25953" w:author="Thomas Dietz" w:date="2012-08-08T14:26:00Z">
              <w:r w:rsidRPr="009F1B7D" w:rsidDel="004238F6">
                <w:delText>&lt;/xs:sequence&gt;</w:delText>
              </w:r>
            </w:del>
          </w:p>
          <w:p w14:paraId="061FAE94" w14:textId="34A7F94C" w:rsidR="00C31DBC" w:rsidRPr="009F1B7D" w:rsidDel="004238F6" w:rsidRDefault="00C31DBC" w:rsidP="00011096">
            <w:pPr>
              <w:pStyle w:val="XML2"/>
              <w:rPr>
                <w:del w:id="25954" w:author="Thomas Dietz" w:date="2012-08-08T14:26:00Z"/>
              </w:rPr>
            </w:pPr>
            <w:del w:id="25955" w:author="Thomas Dietz" w:date="2012-08-08T14:26:00Z">
              <w:r w:rsidRPr="009F1B7D" w:rsidDel="004238F6">
                <w:delText>&lt;/xs:complexType&gt;</w:delText>
              </w:r>
            </w:del>
          </w:p>
          <w:p w14:paraId="08792076" w14:textId="2B1399E0" w:rsidR="00C31DBC" w:rsidRPr="009F1B7D" w:rsidDel="004238F6" w:rsidRDefault="00C31DBC" w:rsidP="00011096">
            <w:pPr>
              <w:pStyle w:val="XML2"/>
              <w:rPr>
                <w:del w:id="25956" w:author="Thomas Dietz" w:date="2012-08-08T14:26:00Z"/>
              </w:rPr>
            </w:pPr>
          </w:p>
          <w:p w14:paraId="29DF074A" w14:textId="4B9FE407" w:rsidR="00C31DBC" w:rsidRPr="009F1B7D" w:rsidDel="004238F6" w:rsidRDefault="00C31DBC" w:rsidP="00011096">
            <w:pPr>
              <w:pStyle w:val="XML2"/>
              <w:rPr>
                <w:del w:id="25957" w:author="Thomas Dietz" w:date="2012-08-08T14:26:00Z"/>
              </w:rPr>
            </w:pPr>
            <w:del w:id="25958" w:author="Thomas Dietz" w:date="2012-08-08T14:26:00Z">
              <w:r w:rsidRPr="009F1B7D" w:rsidDel="004238F6">
                <w:delText>&lt;xs:complexType name="OFPortOtherFeatureListType"&gt;</w:delText>
              </w:r>
            </w:del>
          </w:p>
          <w:p w14:paraId="6C27731A" w14:textId="0A01528F" w:rsidR="00C31DBC" w:rsidRPr="009F1B7D" w:rsidDel="004238F6" w:rsidRDefault="00C31DBC" w:rsidP="00011096">
            <w:pPr>
              <w:pStyle w:val="XML3"/>
              <w:rPr>
                <w:del w:id="25959" w:author="Thomas Dietz" w:date="2012-08-08T14:26:00Z"/>
              </w:rPr>
            </w:pPr>
            <w:del w:id="25960" w:author="Thomas Dietz" w:date="2012-08-08T14:26:00Z">
              <w:r w:rsidRPr="009F1B7D" w:rsidDel="004238F6">
                <w:delText>&lt;xs:sequence&gt;</w:delText>
              </w:r>
            </w:del>
          </w:p>
          <w:p w14:paraId="4077A8C0" w14:textId="08E5B2D1" w:rsidR="00C31DBC" w:rsidRPr="009F1B7D" w:rsidDel="004238F6" w:rsidRDefault="00C31DBC" w:rsidP="00011096">
            <w:pPr>
              <w:pStyle w:val="XML4"/>
              <w:rPr>
                <w:del w:id="25961" w:author="Thomas Dietz" w:date="2012-08-08T14:26:00Z"/>
              </w:rPr>
            </w:pPr>
            <w:del w:id="25962" w:author="Thomas Dietz" w:date="2012-08-08T14:26:00Z">
              <w:r w:rsidRPr="009F1B7D" w:rsidDel="004238F6">
                <w:delText xml:space="preserve">&lt;xs:element name="rate" type="OFPortRateType" </w:delText>
              </w:r>
            </w:del>
          </w:p>
          <w:p w14:paraId="4991B4C7" w14:textId="63F678EE" w:rsidR="00C31DBC" w:rsidRPr="009F1B7D" w:rsidDel="004238F6" w:rsidRDefault="00C31DBC" w:rsidP="00011096">
            <w:pPr>
              <w:pStyle w:val="XML9"/>
              <w:rPr>
                <w:del w:id="25963" w:author="Thomas Dietz" w:date="2012-08-08T14:26:00Z"/>
              </w:rPr>
            </w:pPr>
            <w:del w:id="25964" w:author="Thomas Dietz" w:date="2012-08-08T14:26:00Z">
              <w:r w:rsidRPr="009F1B7D" w:rsidDel="004238F6">
                <w:delText>maxOccurs="unbounded"/&gt;</w:delText>
              </w:r>
            </w:del>
          </w:p>
          <w:p w14:paraId="75D106C3" w14:textId="2CE4EB32" w:rsidR="00C31DBC" w:rsidRPr="009F1B7D" w:rsidDel="004238F6" w:rsidRDefault="00C31DBC" w:rsidP="00011096">
            <w:pPr>
              <w:pStyle w:val="XML4"/>
              <w:rPr>
                <w:del w:id="25965" w:author="Thomas Dietz" w:date="2012-08-08T14:26:00Z"/>
              </w:rPr>
            </w:pPr>
            <w:del w:id="25966" w:author="Thomas Dietz" w:date="2012-08-08T14:26:00Z">
              <w:r w:rsidRPr="009F1B7D" w:rsidDel="004238F6">
                <w:delText>&lt;xs:element name="auto-negotiate" type="OFPortAutoNegotiateType"/&gt;</w:delText>
              </w:r>
            </w:del>
          </w:p>
          <w:p w14:paraId="6EFD6A30" w14:textId="0907E938" w:rsidR="00C31DBC" w:rsidRPr="009F1B7D" w:rsidDel="004238F6" w:rsidRDefault="00C31DBC" w:rsidP="00011096">
            <w:pPr>
              <w:pStyle w:val="XML4"/>
              <w:rPr>
                <w:del w:id="25967" w:author="Thomas Dietz" w:date="2012-08-08T14:26:00Z"/>
              </w:rPr>
            </w:pPr>
            <w:del w:id="25968" w:author="Thomas Dietz" w:date="2012-08-08T14:26:00Z">
              <w:r w:rsidRPr="009F1B7D" w:rsidDel="004238F6">
                <w:delText xml:space="preserve">&lt;xs:element name="medium" type="OFPortMediumType" </w:delText>
              </w:r>
            </w:del>
          </w:p>
          <w:p w14:paraId="0ADF9D51" w14:textId="577221DC" w:rsidR="00C31DBC" w:rsidRPr="009F1B7D" w:rsidDel="004238F6" w:rsidRDefault="00C31DBC" w:rsidP="00011096">
            <w:pPr>
              <w:pStyle w:val="XML9"/>
              <w:rPr>
                <w:del w:id="25969" w:author="Thomas Dietz" w:date="2012-08-08T14:26:00Z"/>
              </w:rPr>
            </w:pPr>
            <w:del w:id="25970" w:author="Thomas Dietz" w:date="2012-08-08T14:26:00Z">
              <w:r w:rsidRPr="009F1B7D" w:rsidDel="004238F6">
                <w:delText>maxOccurs="unbounded"/&gt;</w:delText>
              </w:r>
            </w:del>
          </w:p>
          <w:p w14:paraId="3FA2D2DD" w14:textId="74038E31" w:rsidR="00C31DBC" w:rsidRPr="009F1B7D" w:rsidDel="004238F6" w:rsidRDefault="00C31DBC" w:rsidP="00011096">
            <w:pPr>
              <w:pStyle w:val="XML4"/>
              <w:rPr>
                <w:del w:id="25971" w:author="Thomas Dietz" w:date="2012-08-08T14:26:00Z"/>
              </w:rPr>
            </w:pPr>
            <w:del w:id="25972" w:author="Thomas Dietz" w:date="2012-08-08T14:26:00Z">
              <w:r w:rsidRPr="009F1B7D" w:rsidDel="004238F6">
                <w:delText>&lt;xs:element name="pause" type="OFPortPauseType"/&gt;</w:delText>
              </w:r>
            </w:del>
          </w:p>
          <w:p w14:paraId="64804917" w14:textId="1F6F0A8C" w:rsidR="00C31DBC" w:rsidRPr="009F1B7D" w:rsidDel="004238F6" w:rsidRDefault="00C31DBC" w:rsidP="00011096">
            <w:pPr>
              <w:pStyle w:val="XML3"/>
              <w:rPr>
                <w:del w:id="25973" w:author="Thomas Dietz" w:date="2012-08-08T14:26:00Z"/>
              </w:rPr>
            </w:pPr>
            <w:del w:id="25974" w:author="Thomas Dietz" w:date="2012-08-08T14:26:00Z">
              <w:r w:rsidRPr="009F1B7D" w:rsidDel="004238F6">
                <w:delText>&lt;/xs:sequence&gt;</w:delText>
              </w:r>
            </w:del>
          </w:p>
          <w:p w14:paraId="2880EB45" w14:textId="153C1F19" w:rsidR="00C31DBC" w:rsidRPr="009F1B7D" w:rsidDel="004238F6" w:rsidRDefault="00C31DBC" w:rsidP="00011096">
            <w:pPr>
              <w:pStyle w:val="XML2"/>
              <w:rPr>
                <w:del w:id="25975" w:author="Thomas Dietz" w:date="2012-08-08T14:26:00Z"/>
              </w:rPr>
            </w:pPr>
            <w:del w:id="25976" w:author="Thomas Dietz" w:date="2012-08-08T14:26:00Z">
              <w:r w:rsidRPr="009F1B7D" w:rsidDel="004238F6">
                <w:delText>&lt;/xs:complexType&gt;</w:delText>
              </w:r>
            </w:del>
          </w:p>
          <w:p w14:paraId="74CE8FD4" w14:textId="3E81BB7B" w:rsidR="00C31DBC" w:rsidRPr="009F1B7D" w:rsidDel="004238F6" w:rsidRDefault="00C31DBC" w:rsidP="00011096">
            <w:pPr>
              <w:pStyle w:val="XML2"/>
              <w:rPr>
                <w:del w:id="25977" w:author="Thomas Dietz" w:date="2012-08-08T14:26:00Z"/>
              </w:rPr>
            </w:pPr>
          </w:p>
          <w:p w14:paraId="3370A915" w14:textId="7894D2CF" w:rsidR="00C31DBC" w:rsidRPr="009F1B7D" w:rsidDel="004238F6" w:rsidRDefault="00C31DBC" w:rsidP="00011096">
            <w:pPr>
              <w:pStyle w:val="XML2"/>
              <w:rPr>
                <w:del w:id="25978" w:author="Thomas Dietz" w:date="2012-08-08T14:26:00Z"/>
              </w:rPr>
            </w:pPr>
            <w:del w:id="25979" w:author="Thomas Dietz" w:date="2012-08-08T14:26:00Z">
              <w:r w:rsidRPr="009F1B7D" w:rsidDel="004238F6">
                <w:delText>&lt;xs:simpleType name="OFPortRateType"&gt;</w:delText>
              </w:r>
            </w:del>
          </w:p>
          <w:p w14:paraId="04136838" w14:textId="39CCB5D8" w:rsidR="00C31DBC" w:rsidRPr="009F1B7D" w:rsidDel="004238F6" w:rsidRDefault="00C31DBC" w:rsidP="00011096">
            <w:pPr>
              <w:pStyle w:val="XML3"/>
              <w:rPr>
                <w:del w:id="25980" w:author="Thomas Dietz" w:date="2012-08-08T14:26:00Z"/>
              </w:rPr>
            </w:pPr>
            <w:del w:id="25981" w:author="Thomas Dietz" w:date="2012-08-08T14:26:00Z">
              <w:r w:rsidRPr="009F1B7D" w:rsidDel="004238F6">
                <w:delText>&lt;xs:restriction base="xs:string"&gt;</w:delText>
              </w:r>
            </w:del>
          </w:p>
          <w:p w14:paraId="7791DACC" w14:textId="3F568A14" w:rsidR="00C31DBC" w:rsidRPr="009F1B7D" w:rsidDel="004238F6" w:rsidRDefault="00C31DBC" w:rsidP="00011096">
            <w:pPr>
              <w:pStyle w:val="XML4"/>
              <w:rPr>
                <w:del w:id="25982" w:author="Thomas Dietz" w:date="2012-08-08T14:26:00Z"/>
              </w:rPr>
            </w:pPr>
            <w:del w:id="25983" w:author="Thomas Dietz" w:date="2012-08-08T14:26:00Z">
              <w:r w:rsidRPr="009F1B7D" w:rsidDel="004238F6">
                <w:delText>&lt;xs:enumeration value="10Mb-HD"/&gt;</w:delText>
              </w:r>
            </w:del>
          </w:p>
          <w:p w14:paraId="3183B5A0" w14:textId="5BCF2FA8" w:rsidR="00C31DBC" w:rsidRPr="009F1B7D" w:rsidDel="004238F6" w:rsidRDefault="00C31DBC" w:rsidP="00011096">
            <w:pPr>
              <w:pStyle w:val="XML4"/>
              <w:rPr>
                <w:del w:id="25984" w:author="Thomas Dietz" w:date="2012-08-08T14:26:00Z"/>
              </w:rPr>
            </w:pPr>
            <w:del w:id="25985" w:author="Thomas Dietz" w:date="2012-08-08T14:26:00Z">
              <w:r w:rsidRPr="009F1B7D" w:rsidDel="004238F6">
                <w:delText>&lt;xs:enumeration value="10Mb-FD"/&gt;</w:delText>
              </w:r>
            </w:del>
          </w:p>
          <w:p w14:paraId="24DB9C29" w14:textId="3A7203FA" w:rsidR="00C31DBC" w:rsidRPr="009F1B7D" w:rsidDel="004238F6" w:rsidRDefault="00C31DBC" w:rsidP="00011096">
            <w:pPr>
              <w:pStyle w:val="XML4"/>
              <w:rPr>
                <w:del w:id="25986" w:author="Thomas Dietz" w:date="2012-08-08T14:26:00Z"/>
              </w:rPr>
            </w:pPr>
            <w:del w:id="25987" w:author="Thomas Dietz" w:date="2012-08-08T14:26:00Z">
              <w:r w:rsidRPr="009F1B7D" w:rsidDel="004238F6">
                <w:delText>&lt;xs:enumeration value="100Mb-HD"/&gt;</w:delText>
              </w:r>
            </w:del>
          </w:p>
          <w:p w14:paraId="18028CFD" w14:textId="3EBE2A73" w:rsidR="00C31DBC" w:rsidRPr="009F1B7D" w:rsidDel="004238F6" w:rsidRDefault="00C31DBC" w:rsidP="00011096">
            <w:pPr>
              <w:pStyle w:val="XML4"/>
              <w:rPr>
                <w:del w:id="25988" w:author="Thomas Dietz" w:date="2012-08-08T14:26:00Z"/>
              </w:rPr>
            </w:pPr>
            <w:del w:id="25989" w:author="Thomas Dietz" w:date="2012-08-08T14:26:00Z">
              <w:r w:rsidRPr="009F1B7D" w:rsidDel="004238F6">
                <w:delText>&lt;xs:enumeration value="100Mb-FD"/&gt;</w:delText>
              </w:r>
            </w:del>
          </w:p>
          <w:p w14:paraId="34E79350" w14:textId="6C114F65" w:rsidR="00C31DBC" w:rsidRPr="009F1B7D" w:rsidDel="004238F6" w:rsidRDefault="00C31DBC" w:rsidP="00011096">
            <w:pPr>
              <w:pStyle w:val="XML4"/>
              <w:rPr>
                <w:del w:id="25990" w:author="Thomas Dietz" w:date="2012-08-08T14:26:00Z"/>
              </w:rPr>
            </w:pPr>
            <w:del w:id="25991" w:author="Thomas Dietz" w:date="2012-08-08T14:26:00Z">
              <w:r w:rsidRPr="009F1B7D" w:rsidDel="004238F6">
                <w:delText>&lt;xs:enumeration value="1Gb-HD"/&gt;</w:delText>
              </w:r>
            </w:del>
          </w:p>
          <w:p w14:paraId="330B2FE4" w14:textId="2ED1583E" w:rsidR="00C31DBC" w:rsidRPr="009F1B7D" w:rsidDel="004238F6" w:rsidRDefault="00C31DBC" w:rsidP="00011096">
            <w:pPr>
              <w:pStyle w:val="XML4"/>
              <w:rPr>
                <w:del w:id="25992" w:author="Thomas Dietz" w:date="2012-08-08T14:26:00Z"/>
              </w:rPr>
            </w:pPr>
            <w:del w:id="25993" w:author="Thomas Dietz" w:date="2012-08-08T14:26:00Z">
              <w:r w:rsidRPr="009F1B7D" w:rsidDel="004238F6">
                <w:delText>&lt;xs:enumeration value="1Gb-FD"/&gt;</w:delText>
              </w:r>
            </w:del>
          </w:p>
          <w:p w14:paraId="4F3910C6" w14:textId="30EE4ED3" w:rsidR="00C31DBC" w:rsidRPr="009F1B7D" w:rsidDel="004238F6" w:rsidRDefault="00C31DBC" w:rsidP="00011096">
            <w:pPr>
              <w:pStyle w:val="XML4"/>
              <w:rPr>
                <w:del w:id="25994" w:author="Thomas Dietz" w:date="2012-08-08T14:26:00Z"/>
              </w:rPr>
            </w:pPr>
            <w:del w:id="25995" w:author="Thomas Dietz" w:date="2012-08-08T14:26:00Z">
              <w:r w:rsidRPr="009F1B7D" w:rsidDel="004238F6">
                <w:delText>&lt;xs:enumeration value="1 Tb"/&gt;</w:delText>
              </w:r>
            </w:del>
          </w:p>
          <w:p w14:paraId="5B4558B1" w14:textId="1F139D1B" w:rsidR="00C31DBC" w:rsidRPr="009F1B7D" w:rsidDel="004238F6" w:rsidRDefault="00C31DBC" w:rsidP="00011096">
            <w:pPr>
              <w:pStyle w:val="XML4"/>
              <w:rPr>
                <w:del w:id="25996" w:author="Thomas Dietz" w:date="2012-08-08T14:26:00Z"/>
              </w:rPr>
            </w:pPr>
            <w:del w:id="25997" w:author="Thomas Dietz" w:date="2012-08-08T14:26:00Z">
              <w:r w:rsidRPr="009F1B7D" w:rsidDel="004238F6">
                <w:delText>&lt;xs:enumeration value="Other"/&gt;</w:delText>
              </w:r>
            </w:del>
          </w:p>
          <w:p w14:paraId="0E685333" w14:textId="72A8153D" w:rsidR="00C31DBC" w:rsidRPr="009F1B7D" w:rsidDel="004238F6" w:rsidRDefault="00C31DBC" w:rsidP="00011096">
            <w:pPr>
              <w:pStyle w:val="XML3"/>
              <w:rPr>
                <w:del w:id="25998" w:author="Thomas Dietz" w:date="2012-08-08T14:26:00Z"/>
              </w:rPr>
            </w:pPr>
            <w:del w:id="25999" w:author="Thomas Dietz" w:date="2012-08-08T14:26:00Z">
              <w:r w:rsidRPr="009F1B7D" w:rsidDel="004238F6">
                <w:delText>&lt;/xs:restriction&gt;</w:delText>
              </w:r>
            </w:del>
          </w:p>
          <w:p w14:paraId="534C7749" w14:textId="0195EDF4" w:rsidR="00C31DBC" w:rsidRPr="009F1B7D" w:rsidDel="004238F6" w:rsidRDefault="00C31DBC" w:rsidP="00011096">
            <w:pPr>
              <w:pStyle w:val="XML2"/>
              <w:rPr>
                <w:del w:id="26000" w:author="Thomas Dietz" w:date="2012-08-08T14:26:00Z"/>
              </w:rPr>
            </w:pPr>
            <w:del w:id="26001" w:author="Thomas Dietz" w:date="2012-08-08T14:26:00Z">
              <w:r w:rsidRPr="009F1B7D" w:rsidDel="004238F6">
                <w:delText>&lt;/xs:simpleType&gt;</w:delText>
              </w:r>
            </w:del>
          </w:p>
          <w:p w14:paraId="3789085B" w14:textId="6FD65AF1" w:rsidR="00C31DBC" w:rsidRPr="009F1B7D" w:rsidDel="004238F6" w:rsidRDefault="00C31DBC" w:rsidP="00011096">
            <w:pPr>
              <w:pStyle w:val="XML2"/>
              <w:rPr>
                <w:del w:id="26002" w:author="Thomas Dietz" w:date="2012-08-08T14:26:00Z"/>
              </w:rPr>
            </w:pPr>
          </w:p>
          <w:p w14:paraId="1F1266EC" w14:textId="794ADC0F" w:rsidR="00C31DBC" w:rsidRPr="009F1B7D" w:rsidDel="004238F6" w:rsidRDefault="00C31DBC" w:rsidP="00011096">
            <w:pPr>
              <w:pStyle w:val="XML2"/>
              <w:rPr>
                <w:del w:id="26003" w:author="Thomas Dietz" w:date="2012-08-08T14:26:00Z"/>
              </w:rPr>
            </w:pPr>
            <w:del w:id="26004" w:author="Thomas Dietz" w:date="2012-08-08T14:26:00Z">
              <w:r w:rsidRPr="009F1B7D" w:rsidDel="004238F6">
                <w:delText>&lt;xs:simpleType name="OFPortAutoNegotiateType"&gt;</w:delText>
              </w:r>
            </w:del>
          </w:p>
          <w:p w14:paraId="200339BD" w14:textId="586A49C2" w:rsidR="00C31DBC" w:rsidRPr="009F1B7D" w:rsidDel="004238F6" w:rsidRDefault="00C31DBC" w:rsidP="00011096">
            <w:pPr>
              <w:pStyle w:val="XML3"/>
              <w:rPr>
                <w:del w:id="26005" w:author="Thomas Dietz" w:date="2012-08-08T14:26:00Z"/>
              </w:rPr>
            </w:pPr>
            <w:del w:id="26006" w:author="Thomas Dietz" w:date="2012-08-08T14:26:00Z">
              <w:r w:rsidRPr="009F1B7D" w:rsidDel="004238F6">
                <w:delText>&lt;xs:restriction base="xs:string"&gt;</w:delText>
              </w:r>
            </w:del>
          </w:p>
          <w:p w14:paraId="36CABE82" w14:textId="4E9978C8" w:rsidR="00C31DBC" w:rsidRPr="009F1B7D" w:rsidDel="004238F6" w:rsidRDefault="00C31DBC" w:rsidP="00011096">
            <w:pPr>
              <w:pStyle w:val="XML4"/>
              <w:rPr>
                <w:del w:id="26007" w:author="Thomas Dietz" w:date="2012-08-08T14:26:00Z"/>
              </w:rPr>
            </w:pPr>
            <w:del w:id="26008" w:author="Thomas Dietz" w:date="2012-08-08T14:26:00Z">
              <w:r w:rsidRPr="009F1B7D" w:rsidDel="004238F6">
                <w:delText>&lt;xs:enumeration value="enabled"/&gt;</w:delText>
              </w:r>
            </w:del>
          </w:p>
          <w:p w14:paraId="1AFB5992" w14:textId="640F07F5" w:rsidR="00C31DBC" w:rsidRPr="009F1B7D" w:rsidDel="004238F6" w:rsidRDefault="00C31DBC" w:rsidP="00011096">
            <w:pPr>
              <w:pStyle w:val="XML4"/>
              <w:rPr>
                <w:del w:id="26009" w:author="Thomas Dietz" w:date="2012-08-08T14:26:00Z"/>
              </w:rPr>
            </w:pPr>
            <w:del w:id="26010" w:author="Thomas Dietz" w:date="2012-08-08T14:26:00Z">
              <w:r w:rsidRPr="009F1B7D" w:rsidDel="004238F6">
                <w:delText>&lt;xs:enumeration value="disabled"/&gt;</w:delText>
              </w:r>
            </w:del>
          </w:p>
          <w:p w14:paraId="37A7EF6F" w14:textId="3A12AD4B" w:rsidR="00C31DBC" w:rsidRPr="009F1B7D" w:rsidDel="004238F6" w:rsidRDefault="00C31DBC" w:rsidP="00011096">
            <w:pPr>
              <w:pStyle w:val="XML3"/>
              <w:rPr>
                <w:del w:id="26011" w:author="Thomas Dietz" w:date="2012-08-08T14:26:00Z"/>
              </w:rPr>
            </w:pPr>
            <w:del w:id="26012" w:author="Thomas Dietz" w:date="2012-08-08T14:26:00Z">
              <w:r w:rsidRPr="009F1B7D" w:rsidDel="004238F6">
                <w:delText>&lt;/xs:restriction&gt;</w:delText>
              </w:r>
            </w:del>
          </w:p>
          <w:p w14:paraId="40995469" w14:textId="7C8EC2CC" w:rsidR="00C31DBC" w:rsidRPr="009F1B7D" w:rsidDel="004238F6" w:rsidRDefault="00C31DBC" w:rsidP="00011096">
            <w:pPr>
              <w:pStyle w:val="XML2"/>
              <w:rPr>
                <w:del w:id="26013" w:author="Thomas Dietz" w:date="2012-08-08T14:26:00Z"/>
              </w:rPr>
            </w:pPr>
            <w:del w:id="26014" w:author="Thomas Dietz" w:date="2012-08-08T14:26:00Z">
              <w:r w:rsidRPr="009F1B7D" w:rsidDel="004238F6">
                <w:delText>&lt;/xs:simpleType&gt;</w:delText>
              </w:r>
            </w:del>
          </w:p>
          <w:p w14:paraId="554806E0" w14:textId="0BD40AF7" w:rsidR="00C31DBC" w:rsidRPr="009F1B7D" w:rsidDel="004238F6" w:rsidRDefault="00C31DBC" w:rsidP="00011096">
            <w:pPr>
              <w:pStyle w:val="XML2"/>
              <w:rPr>
                <w:del w:id="26015" w:author="Thomas Dietz" w:date="2012-08-08T14:26:00Z"/>
              </w:rPr>
            </w:pPr>
          </w:p>
          <w:p w14:paraId="473CAB32" w14:textId="2B28B587" w:rsidR="00C31DBC" w:rsidRPr="009F1B7D" w:rsidDel="004238F6" w:rsidRDefault="00C31DBC" w:rsidP="00011096">
            <w:pPr>
              <w:pStyle w:val="XML2"/>
              <w:rPr>
                <w:del w:id="26016" w:author="Thomas Dietz" w:date="2012-08-08T14:26:00Z"/>
              </w:rPr>
            </w:pPr>
            <w:del w:id="26017" w:author="Thomas Dietz" w:date="2012-08-08T14:26:00Z">
              <w:r w:rsidRPr="009F1B7D" w:rsidDel="004238F6">
                <w:delText>&lt;xs:simpleType name="OFPortMediumType"&gt;</w:delText>
              </w:r>
            </w:del>
          </w:p>
          <w:p w14:paraId="7D80859C" w14:textId="5763B792" w:rsidR="00C31DBC" w:rsidRPr="009F1B7D" w:rsidDel="004238F6" w:rsidRDefault="00C31DBC" w:rsidP="00011096">
            <w:pPr>
              <w:pStyle w:val="XML3"/>
              <w:rPr>
                <w:del w:id="26018" w:author="Thomas Dietz" w:date="2012-08-08T14:26:00Z"/>
              </w:rPr>
            </w:pPr>
            <w:del w:id="26019" w:author="Thomas Dietz" w:date="2012-08-08T14:26:00Z">
              <w:r w:rsidRPr="009F1B7D" w:rsidDel="004238F6">
                <w:delText>&lt;xs:restriction base="xs:string"&gt;</w:delText>
              </w:r>
            </w:del>
          </w:p>
          <w:p w14:paraId="4692B9D1" w14:textId="6409FC2F" w:rsidR="00C31DBC" w:rsidRPr="009F1B7D" w:rsidDel="004238F6" w:rsidRDefault="00C31DBC" w:rsidP="00011096">
            <w:pPr>
              <w:pStyle w:val="XML4"/>
              <w:rPr>
                <w:del w:id="26020" w:author="Thomas Dietz" w:date="2012-08-08T14:26:00Z"/>
              </w:rPr>
            </w:pPr>
            <w:del w:id="26021" w:author="Thomas Dietz" w:date="2012-08-08T14:26:00Z">
              <w:r w:rsidRPr="009F1B7D" w:rsidDel="004238F6">
                <w:delText>&lt;xs:enumeration value="copper"/&gt;</w:delText>
              </w:r>
            </w:del>
          </w:p>
          <w:p w14:paraId="05EF626B" w14:textId="5521874C" w:rsidR="00C31DBC" w:rsidRPr="009F1B7D" w:rsidDel="004238F6" w:rsidRDefault="00C31DBC" w:rsidP="00011096">
            <w:pPr>
              <w:pStyle w:val="XML4"/>
              <w:rPr>
                <w:del w:id="26022" w:author="Thomas Dietz" w:date="2012-08-08T14:26:00Z"/>
              </w:rPr>
            </w:pPr>
            <w:del w:id="26023" w:author="Thomas Dietz" w:date="2012-08-08T14:26:00Z">
              <w:r w:rsidRPr="009F1B7D" w:rsidDel="004238F6">
                <w:delText>&lt;xs:enumeration value="fiber"/&gt;</w:delText>
              </w:r>
            </w:del>
          </w:p>
          <w:p w14:paraId="4B9F4E08" w14:textId="600BD203" w:rsidR="00C31DBC" w:rsidRPr="009F1B7D" w:rsidDel="004238F6" w:rsidRDefault="00C31DBC" w:rsidP="00011096">
            <w:pPr>
              <w:pStyle w:val="XML3"/>
              <w:rPr>
                <w:del w:id="26024" w:author="Thomas Dietz" w:date="2012-08-08T14:26:00Z"/>
              </w:rPr>
            </w:pPr>
            <w:del w:id="26025" w:author="Thomas Dietz" w:date="2012-08-08T14:26:00Z">
              <w:r w:rsidRPr="009F1B7D" w:rsidDel="004238F6">
                <w:delText>&lt;/xs:restriction&gt;</w:delText>
              </w:r>
            </w:del>
          </w:p>
          <w:p w14:paraId="3981545C" w14:textId="7C7EB4FC" w:rsidR="00C31DBC" w:rsidRPr="009F1B7D" w:rsidDel="004238F6" w:rsidRDefault="00C31DBC" w:rsidP="00011096">
            <w:pPr>
              <w:pStyle w:val="XML2"/>
              <w:rPr>
                <w:del w:id="26026" w:author="Thomas Dietz" w:date="2012-08-08T14:26:00Z"/>
              </w:rPr>
            </w:pPr>
            <w:del w:id="26027" w:author="Thomas Dietz" w:date="2012-08-08T14:26:00Z">
              <w:r w:rsidRPr="009F1B7D" w:rsidDel="004238F6">
                <w:delText>&lt;/xs:simpleType&gt;</w:delText>
              </w:r>
            </w:del>
          </w:p>
          <w:p w14:paraId="318E23E4" w14:textId="23F21445" w:rsidR="00C31DBC" w:rsidRPr="009F1B7D" w:rsidDel="004238F6" w:rsidRDefault="00C31DBC" w:rsidP="00011096">
            <w:pPr>
              <w:pStyle w:val="XML2"/>
              <w:rPr>
                <w:del w:id="26028" w:author="Thomas Dietz" w:date="2012-08-08T14:26:00Z"/>
              </w:rPr>
            </w:pPr>
          </w:p>
          <w:p w14:paraId="3503ACD5" w14:textId="3F0DD6EC" w:rsidR="00C31DBC" w:rsidRPr="009F1B7D" w:rsidDel="004238F6" w:rsidRDefault="00C31DBC" w:rsidP="00011096">
            <w:pPr>
              <w:pStyle w:val="XML2"/>
              <w:rPr>
                <w:del w:id="26029" w:author="Thomas Dietz" w:date="2012-08-08T14:26:00Z"/>
              </w:rPr>
            </w:pPr>
            <w:del w:id="26030" w:author="Thomas Dietz" w:date="2012-08-08T14:26:00Z">
              <w:r w:rsidRPr="009F1B7D" w:rsidDel="004238F6">
                <w:delText>&lt;xs:simpleType name="OFPortPauseType"&gt;</w:delText>
              </w:r>
            </w:del>
          </w:p>
          <w:p w14:paraId="690A3A66" w14:textId="06F696B7" w:rsidR="00C31DBC" w:rsidRPr="009F1B7D" w:rsidDel="004238F6" w:rsidRDefault="00C31DBC" w:rsidP="00011096">
            <w:pPr>
              <w:pStyle w:val="XML3"/>
              <w:rPr>
                <w:del w:id="26031" w:author="Thomas Dietz" w:date="2012-08-08T14:26:00Z"/>
              </w:rPr>
            </w:pPr>
            <w:del w:id="26032" w:author="Thomas Dietz" w:date="2012-08-08T14:26:00Z">
              <w:r w:rsidRPr="009F1B7D" w:rsidDel="004238F6">
                <w:delText>&lt;xs:restriction base="xs:string"&gt;</w:delText>
              </w:r>
            </w:del>
          </w:p>
          <w:p w14:paraId="486F3EC9" w14:textId="5CD804BE" w:rsidR="00C31DBC" w:rsidRPr="009F1B7D" w:rsidDel="004238F6" w:rsidRDefault="00C31DBC" w:rsidP="00011096">
            <w:pPr>
              <w:pStyle w:val="XML4"/>
              <w:rPr>
                <w:del w:id="26033" w:author="Thomas Dietz" w:date="2012-08-08T14:26:00Z"/>
              </w:rPr>
            </w:pPr>
            <w:del w:id="26034" w:author="Thomas Dietz" w:date="2012-08-08T14:26:00Z">
              <w:r w:rsidRPr="009F1B7D" w:rsidDel="004238F6">
                <w:delText>&lt;xs:enumeration value="unsupported"/&gt;</w:delText>
              </w:r>
            </w:del>
          </w:p>
          <w:p w14:paraId="6EC875CA" w14:textId="79560DA9" w:rsidR="00C31DBC" w:rsidRPr="009F1B7D" w:rsidDel="004238F6" w:rsidRDefault="00C31DBC" w:rsidP="00011096">
            <w:pPr>
              <w:pStyle w:val="XML4"/>
              <w:rPr>
                <w:del w:id="26035" w:author="Thomas Dietz" w:date="2012-08-08T14:26:00Z"/>
              </w:rPr>
            </w:pPr>
            <w:del w:id="26036" w:author="Thomas Dietz" w:date="2012-08-08T14:26:00Z">
              <w:r w:rsidRPr="009F1B7D" w:rsidDel="004238F6">
                <w:delText>&lt;xs:enumeration value="symmetric"/&gt;</w:delText>
              </w:r>
            </w:del>
          </w:p>
          <w:p w14:paraId="1B5BBF3F" w14:textId="24663F8B" w:rsidR="00C31DBC" w:rsidRPr="009F1B7D" w:rsidDel="004238F6" w:rsidRDefault="00C31DBC" w:rsidP="00011096">
            <w:pPr>
              <w:pStyle w:val="XML4"/>
              <w:rPr>
                <w:del w:id="26037" w:author="Thomas Dietz" w:date="2012-08-08T14:26:00Z"/>
              </w:rPr>
            </w:pPr>
            <w:del w:id="26038" w:author="Thomas Dietz" w:date="2012-08-08T14:26:00Z">
              <w:r w:rsidRPr="009F1B7D" w:rsidDel="004238F6">
                <w:delText>&lt;xs:enumeration value="asymmetric"/&gt;</w:delText>
              </w:r>
            </w:del>
          </w:p>
          <w:p w14:paraId="29C486EA" w14:textId="03A49394" w:rsidR="00C31DBC" w:rsidRPr="009F1B7D" w:rsidDel="004238F6" w:rsidRDefault="00C31DBC" w:rsidP="00011096">
            <w:pPr>
              <w:pStyle w:val="XML3"/>
              <w:rPr>
                <w:del w:id="26039" w:author="Thomas Dietz" w:date="2012-08-08T14:26:00Z"/>
              </w:rPr>
            </w:pPr>
            <w:del w:id="26040" w:author="Thomas Dietz" w:date="2012-08-08T14:26:00Z">
              <w:r w:rsidRPr="009F1B7D" w:rsidDel="004238F6">
                <w:delText>&lt;/xs:restriction&gt;</w:delText>
              </w:r>
            </w:del>
          </w:p>
          <w:p w14:paraId="73788D3B" w14:textId="2F44FFEC" w:rsidR="00C31DBC" w:rsidRPr="009F1B7D" w:rsidDel="004238F6" w:rsidRDefault="00C31DBC" w:rsidP="00011096">
            <w:pPr>
              <w:pStyle w:val="XML2"/>
              <w:rPr>
                <w:del w:id="26041" w:author="Thomas Dietz" w:date="2012-08-08T14:26:00Z"/>
              </w:rPr>
            </w:pPr>
            <w:del w:id="26042" w:author="Thomas Dietz" w:date="2012-08-08T14:26:00Z">
              <w:r w:rsidRPr="009F1B7D" w:rsidDel="004238F6">
                <w:delText>&lt;/xs:simpleType&gt;</w:delText>
              </w:r>
            </w:del>
          </w:p>
          <w:p w14:paraId="72CF028C" w14:textId="051ABE67" w:rsidR="00C31DBC" w:rsidRPr="009F1B7D" w:rsidDel="004238F6" w:rsidRDefault="00C31DBC" w:rsidP="00011096">
            <w:pPr>
              <w:pStyle w:val="XML3"/>
              <w:rPr>
                <w:del w:id="26043" w:author="Thomas Dietz" w:date="2012-08-08T14:26:00Z"/>
              </w:rPr>
            </w:pPr>
          </w:p>
          <w:p w14:paraId="0AA1A747" w14:textId="1D898C4F" w:rsidR="00C31DBC" w:rsidRPr="009F1B7D" w:rsidDel="004238F6" w:rsidRDefault="00C31DBC" w:rsidP="00011096">
            <w:pPr>
              <w:pStyle w:val="XML2"/>
              <w:rPr>
                <w:del w:id="26044" w:author="Thomas Dietz" w:date="2012-08-08T14:26:00Z"/>
              </w:rPr>
            </w:pPr>
            <w:del w:id="26045" w:author="Thomas Dietz" w:date="2012-08-08T14:26:00Z">
              <w:r w:rsidRPr="009F1B7D" w:rsidDel="004238F6">
                <w:delText>&lt;xs:complexType name="OFQueueType"&gt;</w:delText>
              </w:r>
            </w:del>
          </w:p>
          <w:p w14:paraId="769B105A" w14:textId="4ABA682A" w:rsidR="00C31DBC" w:rsidRPr="009F1B7D" w:rsidDel="004238F6" w:rsidRDefault="00C31DBC" w:rsidP="00011096">
            <w:pPr>
              <w:pStyle w:val="XML3"/>
              <w:rPr>
                <w:del w:id="26046" w:author="Thomas Dietz" w:date="2012-08-08T14:26:00Z"/>
              </w:rPr>
            </w:pPr>
            <w:del w:id="26047" w:author="Thomas Dietz" w:date="2012-08-08T14:26:00Z">
              <w:r w:rsidRPr="009F1B7D" w:rsidDel="004238F6">
                <w:delText>&lt;xs:complexContent&gt;</w:delText>
              </w:r>
            </w:del>
          </w:p>
          <w:p w14:paraId="35CF4A6D" w14:textId="2AB254C0" w:rsidR="00C31DBC" w:rsidRPr="009F1B7D" w:rsidDel="004238F6" w:rsidRDefault="00C31DBC" w:rsidP="00011096">
            <w:pPr>
              <w:pStyle w:val="XML4"/>
              <w:rPr>
                <w:del w:id="26048" w:author="Thomas Dietz" w:date="2012-08-08T14:26:00Z"/>
              </w:rPr>
            </w:pPr>
            <w:del w:id="26049" w:author="Thomas Dietz" w:date="2012-08-08T14:26:00Z">
              <w:r w:rsidRPr="009F1B7D" w:rsidDel="004238F6">
                <w:delText>&lt;xs:extension base="OFResourceType"&gt;</w:delText>
              </w:r>
            </w:del>
          </w:p>
          <w:p w14:paraId="6C6709A4" w14:textId="7BD6A3B8" w:rsidR="00C31DBC" w:rsidRPr="009F1B7D" w:rsidDel="004238F6" w:rsidRDefault="00C31DBC" w:rsidP="00011096">
            <w:pPr>
              <w:pStyle w:val="XML5"/>
              <w:rPr>
                <w:del w:id="26050" w:author="Thomas Dietz" w:date="2012-08-08T14:26:00Z"/>
              </w:rPr>
            </w:pPr>
            <w:del w:id="26051" w:author="Thomas Dietz" w:date="2012-08-08T14:26:00Z">
              <w:r w:rsidRPr="009F1B7D" w:rsidDel="004238F6">
                <w:delText>&lt;xs:sequence maxOccurs="1" minOccurs="1"&gt;</w:delText>
              </w:r>
            </w:del>
          </w:p>
          <w:p w14:paraId="47E9D4CF" w14:textId="4F5DEA61" w:rsidR="00C31DBC" w:rsidRPr="009F1B7D" w:rsidDel="004238F6" w:rsidRDefault="00C31DBC" w:rsidP="00011096">
            <w:pPr>
              <w:pStyle w:val="XML6"/>
              <w:rPr>
                <w:del w:id="26052" w:author="Thomas Dietz" w:date="2012-08-08T14:26:00Z"/>
              </w:rPr>
            </w:pPr>
            <w:del w:id="26053" w:author="Thomas Dietz" w:date="2012-08-08T14:26:00Z">
              <w:r w:rsidRPr="009F1B7D" w:rsidDel="004238F6">
                <w:delText>&lt;xs:element name="id" type="OFConfigID"&gt;</w:delText>
              </w:r>
            </w:del>
          </w:p>
          <w:p w14:paraId="7095E954" w14:textId="41EB79A9" w:rsidR="00C31DBC" w:rsidRPr="009F1B7D" w:rsidDel="004238F6" w:rsidRDefault="00C31DBC" w:rsidP="00011096">
            <w:pPr>
              <w:pStyle w:val="XML7"/>
              <w:rPr>
                <w:del w:id="26054" w:author="Thomas Dietz" w:date="2012-08-08T14:26:00Z"/>
              </w:rPr>
            </w:pPr>
            <w:del w:id="26055" w:author="Thomas Dietz" w:date="2012-08-08T14:26:00Z">
              <w:r w:rsidRPr="009F1B7D" w:rsidDel="004238F6">
                <w:delText>&lt;xs:annotation&gt;</w:delText>
              </w:r>
            </w:del>
          </w:p>
          <w:p w14:paraId="42253D71" w14:textId="390CB7A5" w:rsidR="00C31DBC" w:rsidRPr="009F1B7D" w:rsidDel="004238F6" w:rsidRDefault="00C31DBC" w:rsidP="00011096">
            <w:pPr>
              <w:pStyle w:val="XML8"/>
              <w:rPr>
                <w:del w:id="26056" w:author="Thomas Dietz" w:date="2012-08-08T14:26:00Z"/>
              </w:rPr>
            </w:pPr>
            <w:del w:id="26057" w:author="Thomas Dietz" w:date="2012-08-08T14:26:00Z">
              <w:r w:rsidRPr="009F1B7D" w:rsidDel="004238F6">
                <w:delText>&lt;xs:documentation&gt;An unique but locally arbitrary number that identifies a queue within the context of and OpenFlow Logical Switch and is persistent across reboots of the system.</w:delText>
              </w:r>
            </w:del>
          </w:p>
          <w:p w14:paraId="29B2F0B1" w14:textId="40376D45" w:rsidR="00C31DBC" w:rsidRPr="009F1B7D" w:rsidDel="004238F6" w:rsidRDefault="00C31DBC" w:rsidP="00011096">
            <w:pPr>
              <w:pStyle w:val="XML8"/>
              <w:rPr>
                <w:del w:id="26058" w:author="Thomas Dietz" w:date="2012-08-08T14:26:00Z"/>
              </w:rPr>
            </w:pPr>
            <w:del w:id="26059" w:author="Thomas Dietz" w:date="2012-08-08T14:26:00Z">
              <w:r w:rsidRPr="009F1B7D" w:rsidDel="004238F6">
                <w:delText>&lt;/xs:documentation&gt;</w:delText>
              </w:r>
            </w:del>
          </w:p>
          <w:p w14:paraId="50C88B92" w14:textId="0E3AF523" w:rsidR="00C31DBC" w:rsidRPr="009F1B7D" w:rsidDel="004238F6" w:rsidRDefault="00C31DBC" w:rsidP="00011096">
            <w:pPr>
              <w:pStyle w:val="XML7"/>
              <w:rPr>
                <w:del w:id="26060" w:author="Thomas Dietz" w:date="2012-08-08T14:26:00Z"/>
              </w:rPr>
            </w:pPr>
            <w:del w:id="26061" w:author="Thomas Dietz" w:date="2012-08-08T14:26:00Z">
              <w:r w:rsidRPr="009F1B7D" w:rsidDel="004238F6">
                <w:delText>&lt;/xs:annotation&gt;</w:delText>
              </w:r>
            </w:del>
          </w:p>
          <w:p w14:paraId="389F2EA4" w14:textId="19938642" w:rsidR="00C31DBC" w:rsidRPr="009F1B7D" w:rsidDel="004238F6" w:rsidRDefault="00C31DBC" w:rsidP="00011096">
            <w:pPr>
              <w:pStyle w:val="XML6"/>
              <w:rPr>
                <w:del w:id="26062" w:author="Thomas Dietz" w:date="2012-08-08T14:26:00Z"/>
              </w:rPr>
            </w:pPr>
            <w:del w:id="26063" w:author="Thomas Dietz" w:date="2012-08-08T14:26:00Z">
              <w:r w:rsidRPr="009F1B7D" w:rsidDel="004238F6">
                <w:delText>&lt;/xs:element&gt;</w:delText>
              </w:r>
            </w:del>
          </w:p>
          <w:p w14:paraId="4DCD11CF" w14:textId="48620393" w:rsidR="00C31DBC" w:rsidRPr="009F1B7D" w:rsidDel="004238F6" w:rsidRDefault="00C31DBC" w:rsidP="00011096">
            <w:pPr>
              <w:pStyle w:val="XML6"/>
              <w:rPr>
                <w:del w:id="26064" w:author="Thomas Dietz" w:date="2012-08-08T14:26:00Z"/>
              </w:rPr>
            </w:pPr>
            <w:del w:id="26065" w:author="Thomas Dietz" w:date="2012-08-08T14:26:00Z">
              <w:r w:rsidRPr="009F1B7D" w:rsidDel="004238F6">
                <w:delText>&lt;xs:element name="port" type="OFConfigID"&gt;</w:delText>
              </w:r>
            </w:del>
          </w:p>
          <w:p w14:paraId="4F310FEF" w14:textId="1483BAFB" w:rsidR="00C31DBC" w:rsidRPr="009F1B7D" w:rsidDel="004238F6" w:rsidRDefault="00C31DBC" w:rsidP="00011096">
            <w:pPr>
              <w:pStyle w:val="XML7"/>
              <w:rPr>
                <w:del w:id="26066" w:author="Thomas Dietz" w:date="2012-08-08T14:26:00Z"/>
              </w:rPr>
            </w:pPr>
            <w:del w:id="26067" w:author="Thomas Dietz" w:date="2012-08-08T14:26:00Z">
              <w:r w:rsidRPr="009F1B7D" w:rsidDel="004238F6">
                <w:delText>&lt;xs:annotation&gt;</w:delText>
              </w:r>
            </w:del>
          </w:p>
          <w:p w14:paraId="283D2695" w14:textId="68E96228" w:rsidR="00C31DBC" w:rsidRPr="009F1B7D" w:rsidDel="004238F6" w:rsidRDefault="00C31DBC" w:rsidP="00011096">
            <w:pPr>
              <w:pStyle w:val="XML8"/>
              <w:rPr>
                <w:del w:id="26068" w:author="Thomas Dietz" w:date="2012-08-08T14:26:00Z"/>
              </w:rPr>
            </w:pPr>
            <w:del w:id="26069" w:author="Thomas Dietz" w:date="2012-08-08T14:26:00Z">
              <w:r w:rsidRPr="009F1B7D" w:rsidDel="004238F6">
                <w:delText>&lt;xs:documentation&gt;Port in the context of the same Logical Switch which this Queue is associated with.</w:delText>
              </w:r>
            </w:del>
          </w:p>
          <w:p w14:paraId="4CFDE50A" w14:textId="0CD9DBCB" w:rsidR="00C31DBC" w:rsidRPr="009F1B7D" w:rsidDel="004238F6" w:rsidRDefault="00C31DBC" w:rsidP="00011096">
            <w:pPr>
              <w:pStyle w:val="XML8"/>
              <w:rPr>
                <w:del w:id="26070" w:author="Thomas Dietz" w:date="2012-08-08T14:26:00Z"/>
              </w:rPr>
            </w:pPr>
            <w:del w:id="26071" w:author="Thomas Dietz" w:date="2012-08-08T14:26:00Z">
              <w:r w:rsidRPr="009F1B7D" w:rsidDel="004238F6">
                <w:delText>&lt;/xs:documentation&gt;</w:delText>
              </w:r>
            </w:del>
          </w:p>
          <w:p w14:paraId="43489257" w14:textId="320FFE26" w:rsidR="00C31DBC" w:rsidRPr="009F1B7D" w:rsidDel="004238F6" w:rsidRDefault="00C31DBC" w:rsidP="00011096">
            <w:pPr>
              <w:pStyle w:val="XML7"/>
              <w:rPr>
                <w:del w:id="26072" w:author="Thomas Dietz" w:date="2012-08-08T14:26:00Z"/>
              </w:rPr>
            </w:pPr>
            <w:del w:id="26073" w:author="Thomas Dietz" w:date="2012-08-08T14:26:00Z">
              <w:r w:rsidRPr="009F1B7D" w:rsidDel="004238F6">
                <w:delText>&lt;/xs:annotation&gt;</w:delText>
              </w:r>
            </w:del>
          </w:p>
          <w:p w14:paraId="5222E80D" w14:textId="4F3CA843" w:rsidR="00C31DBC" w:rsidRPr="009F1B7D" w:rsidDel="004238F6" w:rsidRDefault="00C31DBC" w:rsidP="00011096">
            <w:pPr>
              <w:pStyle w:val="XML6"/>
              <w:rPr>
                <w:del w:id="26074" w:author="Thomas Dietz" w:date="2012-08-08T14:26:00Z"/>
              </w:rPr>
            </w:pPr>
            <w:del w:id="26075" w:author="Thomas Dietz" w:date="2012-08-08T14:26:00Z">
              <w:r w:rsidRPr="009F1B7D" w:rsidDel="004238F6">
                <w:delText>&lt;/xs:element&gt;</w:delText>
              </w:r>
            </w:del>
          </w:p>
          <w:p w14:paraId="202D0966" w14:textId="2ED0534A" w:rsidR="00C31DBC" w:rsidRPr="009F1B7D" w:rsidDel="004238F6" w:rsidRDefault="00C31DBC" w:rsidP="00011096">
            <w:pPr>
              <w:pStyle w:val="XML6"/>
              <w:rPr>
                <w:del w:id="26076" w:author="Thomas Dietz" w:date="2012-08-08T14:26:00Z"/>
              </w:rPr>
            </w:pPr>
            <w:del w:id="26077" w:author="Thomas Dietz" w:date="2012-08-08T14:26:00Z">
              <w:r w:rsidRPr="009F1B7D" w:rsidDel="004238F6">
                <w:delText>&lt;xs:element name="properties" type="OFQueuePropertiesType"&gt;</w:delText>
              </w:r>
            </w:del>
          </w:p>
          <w:p w14:paraId="7ACE5D40" w14:textId="7AD49713" w:rsidR="00C31DBC" w:rsidRPr="009F1B7D" w:rsidDel="004238F6" w:rsidRDefault="00C31DBC" w:rsidP="00011096">
            <w:pPr>
              <w:pStyle w:val="XML7"/>
              <w:rPr>
                <w:del w:id="26078" w:author="Thomas Dietz" w:date="2012-08-08T14:26:00Z"/>
              </w:rPr>
            </w:pPr>
            <w:del w:id="26079" w:author="Thomas Dietz" w:date="2012-08-08T14:26:00Z">
              <w:r w:rsidRPr="009F1B7D" w:rsidDel="004238F6">
                <w:delText>&lt;xs:annotation&gt;</w:delText>
              </w:r>
            </w:del>
          </w:p>
          <w:p w14:paraId="59DC603A" w14:textId="59038F3F" w:rsidR="00C31DBC" w:rsidRPr="009F1B7D" w:rsidDel="004238F6" w:rsidRDefault="00C31DBC" w:rsidP="00011096">
            <w:pPr>
              <w:pStyle w:val="XML8"/>
              <w:rPr>
                <w:del w:id="26080" w:author="Thomas Dietz" w:date="2012-08-08T14:26:00Z"/>
              </w:rPr>
            </w:pPr>
            <w:del w:id="26081" w:author="Thomas Dietz" w:date="2012-08-08T14:26:00Z">
              <w:r w:rsidRPr="009F1B7D" w:rsidDel="004238F6">
                <w:delText>&lt;xs:documentation&gt;Properties of the Queue.</w:delText>
              </w:r>
            </w:del>
          </w:p>
          <w:p w14:paraId="76647433" w14:textId="75B304B7" w:rsidR="00C31DBC" w:rsidRPr="009F1B7D" w:rsidDel="004238F6" w:rsidRDefault="00C31DBC" w:rsidP="00011096">
            <w:pPr>
              <w:pStyle w:val="XML8"/>
              <w:rPr>
                <w:del w:id="26082" w:author="Thomas Dietz" w:date="2012-08-08T14:26:00Z"/>
              </w:rPr>
            </w:pPr>
            <w:del w:id="26083" w:author="Thomas Dietz" w:date="2012-08-08T14:26:00Z">
              <w:r w:rsidRPr="009F1B7D" w:rsidDel="004238F6">
                <w:delText>&lt;/xs:documentation&gt;</w:delText>
              </w:r>
            </w:del>
          </w:p>
          <w:p w14:paraId="06CAAE49" w14:textId="069A3FC2" w:rsidR="00C31DBC" w:rsidRPr="009F1B7D" w:rsidDel="004238F6" w:rsidRDefault="00C31DBC" w:rsidP="00011096">
            <w:pPr>
              <w:pStyle w:val="XML7"/>
              <w:rPr>
                <w:del w:id="26084" w:author="Thomas Dietz" w:date="2012-08-08T14:26:00Z"/>
              </w:rPr>
            </w:pPr>
            <w:del w:id="26085" w:author="Thomas Dietz" w:date="2012-08-08T14:26:00Z">
              <w:r w:rsidRPr="009F1B7D" w:rsidDel="004238F6">
                <w:delText>&lt;/xs:annotation&gt;</w:delText>
              </w:r>
            </w:del>
          </w:p>
          <w:p w14:paraId="288CCD69" w14:textId="6567F45C" w:rsidR="00C31DBC" w:rsidRPr="009F1B7D" w:rsidDel="004238F6" w:rsidRDefault="00C31DBC" w:rsidP="00011096">
            <w:pPr>
              <w:pStyle w:val="XML6"/>
              <w:rPr>
                <w:del w:id="26086" w:author="Thomas Dietz" w:date="2012-08-08T14:26:00Z"/>
              </w:rPr>
            </w:pPr>
            <w:del w:id="26087" w:author="Thomas Dietz" w:date="2012-08-08T14:26:00Z">
              <w:r w:rsidRPr="009F1B7D" w:rsidDel="004238F6">
                <w:delText>&lt;/xs:element&gt;</w:delText>
              </w:r>
            </w:del>
          </w:p>
          <w:p w14:paraId="3CB0F309" w14:textId="5422AB35" w:rsidR="00C31DBC" w:rsidRPr="009F1B7D" w:rsidDel="004238F6" w:rsidRDefault="00C31DBC" w:rsidP="00011096">
            <w:pPr>
              <w:pStyle w:val="XML5"/>
              <w:rPr>
                <w:del w:id="26088" w:author="Thomas Dietz" w:date="2012-08-08T14:26:00Z"/>
              </w:rPr>
            </w:pPr>
            <w:del w:id="26089" w:author="Thomas Dietz" w:date="2012-08-08T14:26:00Z">
              <w:r w:rsidRPr="009F1B7D" w:rsidDel="004238F6">
                <w:delText>&lt;/xs:sequence&gt;</w:delText>
              </w:r>
            </w:del>
          </w:p>
          <w:p w14:paraId="6B687B74" w14:textId="43995381" w:rsidR="00C31DBC" w:rsidRPr="009F1B7D" w:rsidDel="004238F6" w:rsidRDefault="00C31DBC" w:rsidP="00011096">
            <w:pPr>
              <w:pStyle w:val="XML4"/>
              <w:rPr>
                <w:del w:id="26090" w:author="Thomas Dietz" w:date="2012-08-08T14:26:00Z"/>
              </w:rPr>
            </w:pPr>
            <w:del w:id="26091" w:author="Thomas Dietz" w:date="2012-08-08T14:26:00Z">
              <w:r w:rsidRPr="009F1B7D" w:rsidDel="004238F6">
                <w:delText>&lt;/xs:extension&gt;</w:delText>
              </w:r>
            </w:del>
          </w:p>
          <w:p w14:paraId="22551385" w14:textId="6EBD52EA" w:rsidR="00C31DBC" w:rsidRPr="009F1B7D" w:rsidDel="004238F6" w:rsidRDefault="00C31DBC" w:rsidP="00011096">
            <w:pPr>
              <w:pStyle w:val="XML3"/>
              <w:rPr>
                <w:del w:id="26092" w:author="Thomas Dietz" w:date="2012-08-08T14:26:00Z"/>
              </w:rPr>
            </w:pPr>
            <w:del w:id="26093" w:author="Thomas Dietz" w:date="2012-08-08T14:26:00Z">
              <w:r w:rsidRPr="009F1B7D" w:rsidDel="004238F6">
                <w:delText>&lt;/xs:complexContent&gt;</w:delText>
              </w:r>
            </w:del>
          </w:p>
          <w:p w14:paraId="34DA8AE4" w14:textId="026ECD52" w:rsidR="00C31DBC" w:rsidRPr="009F1B7D" w:rsidDel="004238F6" w:rsidRDefault="00C31DBC" w:rsidP="00011096">
            <w:pPr>
              <w:pStyle w:val="XML2"/>
              <w:rPr>
                <w:del w:id="26094" w:author="Thomas Dietz" w:date="2012-08-08T14:26:00Z"/>
              </w:rPr>
            </w:pPr>
            <w:del w:id="26095" w:author="Thomas Dietz" w:date="2012-08-08T14:26:00Z">
              <w:r w:rsidRPr="009F1B7D" w:rsidDel="004238F6">
                <w:delText>&lt;/xs:complexType&gt;</w:delText>
              </w:r>
            </w:del>
          </w:p>
          <w:p w14:paraId="3F0F21CC" w14:textId="6FC765EE" w:rsidR="00C31DBC" w:rsidRPr="009F1B7D" w:rsidDel="004238F6" w:rsidRDefault="00C31DBC" w:rsidP="00011096">
            <w:pPr>
              <w:pStyle w:val="XML2"/>
              <w:rPr>
                <w:del w:id="26096" w:author="Thomas Dietz" w:date="2012-08-08T14:26:00Z"/>
              </w:rPr>
            </w:pPr>
          </w:p>
          <w:p w14:paraId="42906833" w14:textId="04868708" w:rsidR="00C31DBC" w:rsidRPr="009F1B7D" w:rsidDel="004238F6" w:rsidRDefault="00C31DBC" w:rsidP="00011096">
            <w:pPr>
              <w:pStyle w:val="XML2"/>
              <w:rPr>
                <w:del w:id="26097" w:author="Thomas Dietz" w:date="2012-08-08T14:26:00Z"/>
              </w:rPr>
            </w:pPr>
            <w:del w:id="26098" w:author="Thomas Dietz" w:date="2012-08-08T14:26:00Z">
              <w:r w:rsidRPr="009F1B7D" w:rsidDel="004238F6">
                <w:delText>&lt;xs:complexType name="OFQueuePropertiesType"&gt;</w:delText>
              </w:r>
            </w:del>
          </w:p>
          <w:p w14:paraId="38FA453E" w14:textId="18746451" w:rsidR="00C31DBC" w:rsidRPr="009F1B7D" w:rsidDel="004238F6" w:rsidRDefault="00C31DBC" w:rsidP="00011096">
            <w:pPr>
              <w:pStyle w:val="XML3"/>
              <w:rPr>
                <w:del w:id="26099" w:author="Thomas Dietz" w:date="2012-08-08T14:26:00Z"/>
              </w:rPr>
            </w:pPr>
            <w:del w:id="26100" w:author="Thomas Dietz" w:date="2012-08-08T14:26:00Z">
              <w:r w:rsidRPr="009F1B7D" w:rsidDel="004238F6">
                <w:delText>&lt;xs:sequence&gt;</w:delText>
              </w:r>
            </w:del>
          </w:p>
          <w:p w14:paraId="743F37C2" w14:textId="644EA220" w:rsidR="00C31DBC" w:rsidRPr="009F1B7D" w:rsidDel="004238F6" w:rsidRDefault="00C31DBC" w:rsidP="00011096">
            <w:pPr>
              <w:pStyle w:val="XML4"/>
              <w:rPr>
                <w:del w:id="26101" w:author="Thomas Dietz" w:date="2012-08-08T14:26:00Z"/>
              </w:rPr>
            </w:pPr>
            <w:del w:id="26102" w:author="Thomas Dietz" w:date="2012-08-08T14:26:00Z">
              <w:r w:rsidRPr="009F1B7D" w:rsidDel="004238F6">
                <w:delText xml:space="preserve">&lt;xs:element name="min-rate" type="OFQueueMinRateType" </w:delText>
              </w:r>
            </w:del>
          </w:p>
          <w:p w14:paraId="384AFE52" w14:textId="3F9B8487" w:rsidR="00C31DBC" w:rsidRPr="009F1B7D" w:rsidDel="004238F6" w:rsidRDefault="00C31DBC" w:rsidP="00011096">
            <w:pPr>
              <w:pStyle w:val="XML9"/>
              <w:rPr>
                <w:del w:id="26103" w:author="Thomas Dietz" w:date="2012-08-08T14:26:00Z"/>
              </w:rPr>
            </w:pPr>
            <w:del w:id="26104" w:author="Thomas Dietz" w:date="2012-08-08T14:26:00Z">
              <w:r w:rsidRPr="009F1B7D" w:rsidDel="004238F6">
                <w:delText>maxOccurs="1"&gt;</w:delText>
              </w:r>
            </w:del>
          </w:p>
          <w:p w14:paraId="300B588C" w14:textId="1C663B87" w:rsidR="00C31DBC" w:rsidRPr="009F1B7D" w:rsidDel="004238F6" w:rsidRDefault="00C31DBC" w:rsidP="00011096">
            <w:pPr>
              <w:pStyle w:val="XML5"/>
              <w:rPr>
                <w:del w:id="26105" w:author="Thomas Dietz" w:date="2012-08-08T14:26:00Z"/>
              </w:rPr>
            </w:pPr>
            <w:del w:id="26106" w:author="Thomas Dietz" w:date="2012-08-08T14:26:00Z">
              <w:r w:rsidRPr="009F1B7D" w:rsidDel="004238F6">
                <w:delText>&lt;xs:annotation&gt;</w:delText>
              </w:r>
            </w:del>
          </w:p>
          <w:p w14:paraId="3E50B4A6" w14:textId="62AE1781" w:rsidR="00C31DBC" w:rsidRPr="009F1B7D" w:rsidDel="004238F6" w:rsidRDefault="00C31DBC" w:rsidP="00011096">
            <w:pPr>
              <w:pStyle w:val="XML6"/>
              <w:rPr>
                <w:del w:id="26107" w:author="Thomas Dietz" w:date="2012-08-08T14:26:00Z"/>
              </w:rPr>
            </w:pPr>
            <w:del w:id="26108" w:author="Thomas Dietz" w:date="2012-08-08T14:26:00Z">
              <w:r w:rsidRPr="009F1B7D" w:rsidDel="004238F6">
                <w:delText>&lt;xs:documentation&gt;The minimal rate that is reserved for this queue in 1/10 of a percent of the actual rate.</w:delText>
              </w:r>
            </w:del>
          </w:p>
          <w:p w14:paraId="392F0A37" w14:textId="6893C1D6" w:rsidR="00C31DBC" w:rsidRPr="009F1B7D" w:rsidDel="004238F6" w:rsidRDefault="00C31DBC" w:rsidP="00011096">
            <w:pPr>
              <w:pStyle w:val="XML6"/>
              <w:rPr>
                <w:del w:id="26109" w:author="Thomas Dietz" w:date="2012-08-08T14:26:00Z"/>
              </w:rPr>
            </w:pPr>
            <w:del w:id="26110" w:author="Thomas Dietz" w:date="2012-08-08T14:26:00Z">
              <w:r w:rsidRPr="009F1B7D" w:rsidDel="004238F6">
                <w:delText>&lt;/xs:documentation&gt;</w:delText>
              </w:r>
            </w:del>
          </w:p>
          <w:p w14:paraId="5CA7A583" w14:textId="56D3026B" w:rsidR="00C31DBC" w:rsidRPr="009F1B7D" w:rsidDel="004238F6" w:rsidRDefault="00C31DBC" w:rsidP="00011096">
            <w:pPr>
              <w:pStyle w:val="XML5"/>
              <w:rPr>
                <w:del w:id="26111" w:author="Thomas Dietz" w:date="2012-08-08T14:26:00Z"/>
              </w:rPr>
            </w:pPr>
            <w:del w:id="26112" w:author="Thomas Dietz" w:date="2012-08-08T14:26:00Z">
              <w:r w:rsidRPr="009F1B7D" w:rsidDel="004238F6">
                <w:delText>&lt;/xs:annotation&gt;</w:delText>
              </w:r>
            </w:del>
          </w:p>
          <w:p w14:paraId="26858203" w14:textId="336C605B" w:rsidR="00C31DBC" w:rsidRPr="009F1B7D" w:rsidDel="004238F6" w:rsidRDefault="00C31DBC" w:rsidP="00011096">
            <w:pPr>
              <w:pStyle w:val="XML4"/>
              <w:rPr>
                <w:del w:id="26113" w:author="Thomas Dietz" w:date="2012-08-08T14:26:00Z"/>
              </w:rPr>
            </w:pPr>
            <w:del w:id="26114" w:author="Thomas Dietz" w:date="2012-08-08T14:26:00Z">
              <w:r w:rsidRPr="009F1B7D" w:rsidDel="004238F6">
                <w:delText>&lt;/xs:element&gt;</w:delText>
              </w:r>
            </w:del>
          </w:p>
          <w:p w14:paraId="6AD96462" w14:textId="629E52B6" w:rsidR="00C31DBC" w:rsidRPr="009F1B7D" w:rsidDel="004238F6" w:rsidRDefault="00C31DBC" w:rsidP="00011096">
            <w:pPr>
              <w:pStyle w:val="XML4"/>
              <w:rPr>
                <w:del w:id="26115" w:author="Thomas Dietz" w:date="2012-08-08T14:26:00Z"/>
              </w:rPr>
            </w:pPr>
            <w:del w:id="26116" w:author="Thomas Dietz" w:date="2012-08-08T14:26:00Z">
              <w:r w:rsidRPr="009F1B7D" w:rsidDel="004238F6">
                <w:delText>&lt;xs:element name="max-rate" type="OFQueueMaxRateType"&gt;</w:delText>
              </w:r>
            </w:del>
          </w:p>
          <w:p w14:paraId="30ED05C1" w14:textId="6EFA4DDC" w:rsidR="00C31DBC" w:rsidRPr="009F1B7D" w:rsidDel="004238F6" w:rsidRDefault="00C31DBC" w:rsidP="00011096">
            <w:pPr>
              <w:pStyle w:val="XML5"/>
              <w:rPr>
                <w:del w:id="26117" w:author="Thomas Dietz" w:date="2012-08-08T14:26:00Z"/>
              </w:rPr>
            </w:pPr>
            <w:del w:id="26118" w:author="Thomas Dietz" w:date="2012-08-08T14:26:00Z">
              <w:r w:rsidRPr="009F1B7D" w:rsidDel="004238F6">
                <w:delText>&lt;xs:annotation&gt;</w:delText>
              </w:r>
            </w:del>
          </w:p>
          <w:p w14:paraId="10028439" w14:textId="0D6DB75D" w:rsidR="00C31DBC" w:rsidRPr="009F1B7D" w:rsidDel="004238F6" w:rsidRDefault="00C31DBC" w:rsidP="00011096">
            <w:pPr>
              <w:pStyle w:val="XML6"/>
              <w:rPr>
                <w:del w:id="26119" w:author="Thomas Dietz" w:date="2012-08-08T14:26:00Z"/>
              </w:rPr>
            </w:pPr>
            <w:del w:id="26120" w:author="Thomas Dietz" w:date="2012-08-08T14:26:00Z">
              <w:r w:rsidRPr="009F1B7D" w:rsidDel="004238F6">
                <w:delText>&lt;xs:documentation&gt;The maximum rate that is reserved for this queue in 1/10 of a percent of the actual rate.</w:delText>
              </w:r>
            </w:del>
          </w:p>
          <w:p w14:paraId="4B9740A5" w14:textId="7E85E75E" w:rsidR="00C31DBC" w:rsidRPr="009F1B7D" w:rsidDel="004238F6" w:rsidRDefault="00C31DBC" w:rsidP="00011096">
            <w:pPr>
              <w:pStyle w:val="XML6"/>
              <w:rPr>
                <w:del w:id="26121" w:author="Thomas Dietz" w:date="2012-08-08T14:26:00Z"/>
              </w:rPr>
            </w:pPr>
            <w:del w:id="26122" w:author="Thomas Dietz" w:date="2012-08-08T14:26:00Z">
              <w:r w:rsidRPr="009F1B7D" w:rsidDel="004238F6">
                <w:delText>&lt;/xs:documentation&gt;</w:delText>
              </w:r>
            </w:del>
          </w:p>
          <w:p w14:paraId="0497CDCA" w14:textId="0413B4C2" w:rsidR="00C31DBC" w:rsidRPr="009F1B7D" w:rsidDel="004238F6" w:rsidRDefault="00C31DBC" w:rsidP="00011096">
            <w:pPr>
              <w:pStyle w:val="XML5"/>
              <w:rPr>
                <w:del w:id="26123" w:author="Thomas Dietz" w:date="2012-08-08T14:26:00Z"/>
              </w:rPr>
            </w:pPr>
            <w:del w:id="26124" w:author="Thomas Dietz" w:date="2012-08-08T14:26:00Z">
              <w:r w:rsidRPr="009F1B7D" w:rsidDel="004238F6">
                <w:delText>&lt;/xs:annotation&gt;</w:delText>
              </w:r>
            </w:del>
          </w:p>
          <w:p w14:paraId="4EBE7BAC" w14:textId="376E4D85" w:rsidR="00C31DBC" w:rsidRPr="009F1B7D" w:rsidDel="004238F6" w:rsidRDefault="00C31DBC" w:rsidP="00011096">
            <w:pPr>
              <w:pStyle w:val="XML4"/>
              <w:rPr>
                <w:del w:id="26125" w:author="Thomas Dietz" w:date="2012-08-08T14:26:00Z"/>
              </w:rPr>
            </w:pPr>
            <w:del w:id="26126" w:author="Thomas Dietz" w:date="2012-08-08T14:26:00Z">
              <w:r w:rsidRPr="009F1B7D" w:rsidDel="004238F6">
                <w:delText>&lt;/xs:element&gt;</w:delText>
              </w:r>
            </w:del>
          </w:p>
          <w:p w14:paraId="7C9B65A6" w14:textId="3BF3BAA3" w:rsidR="00C31DBC" w:rsidRPr="009F1B7D" w:rsidDel="004238F6" w:rsidRDefault="00C31DBC" w:rsidP="00011096">
            <w:pPr>
              <w:pStyle w:val="XML4"/>
              <w:rPr>
                <w:del w:id="26127" w:author="Thomas Dietz" w:date="2012-08-08T14:26:00Z"/>
              </w:rPr>
            </w:pPr>
            <w:del w:id="26128" w:author="Thomas Dietz" w:date="2012-08-08T14:26:00Z">
              <w:r w:rsidRPr="009F1B7D" w:rsidDel="004238F6">
                <w:delText xml:space="preserve">&lt;xs:element maxOccurs="unbounded" name="experimenter" </w:delText>
              </w:r>
            </w:del>
          </w:p>
          <w:p w14:paraId="70978E48" w14:textId="47B06CD2" w:rsidR="00C31DBC" w:rsidRPr="009F1B7D" w:rsidDel="004238F6" w:rsidRDefault="00C31DBC" w:rsidP="00011096">
            <w:pPr>
              <w:pStyle w:val="XML9"/>
              <w:rPr>
                <w:del w:id="26129" w:author="Thomas Dietz" w:date="2012-08-08T14:26:00Z"/>
              </w:rPr>
            </w:pPr>
            <w:del w:id="26130" w:author="Thomas Dietz" w:date="2012-08-08T14:26:00Z">
              <w:r w:rsidRPr="009F1B7D" w:rsidDel="004238F6">
                <w:delText>type="xs:unsignedLong"&gt;</w:delText>
              </w:r>
            </w:del>
          </w:p>
          <w:p w14:paraId="013A5F77" w14:textId="2AA9C465" w:rsidR="00C31DBC" w:rsidRPr="009F1B7D" w:rsidDel="004238F6" w:rsidRDefault="00C31DBC" w:rsidP="00011096">
            <w:pPr>
              <w:pStyle w:val="XML5"/>
              <w:rPr>
                <w:del w:id="26131" w:author="Thomas Dietz" w:date="2012-08-08T14:26:00Z"/>
              </w:rPr>
            </w:pPr>
            <w:del w:id="26132" w:author="Thomas Dietz" w:date="2012-08-08T14:26:00Z">
              <w:r w:rsidRPr="009F1B7D" w:rsidDel="004238F6">
                <w:delText>&lt;xs:annotation&gt;</w:delText>
              </w:r>
            </w:del>
          </w:p>
          <w:p w14:paraId="376CFCB9" w14:textId="40ACCB03" w:rsidR="00C31DBC" w:rsidRPr="009F1B7D" w:rsidDel="004238F6" w:rsidRDefault="00C31DBC" w:rsidP="00011096">
            <w:pPr>
              <w:pStyle w:val="XML6"/>
              <w:rPr>
                <w:del w:id="26133" w:author="Thomas Dietz" w:date="2012-08-08T14:26:00Z"/>
              </w:rPr>
            </w:pPr>
            <w:del w:id="26134" w:author="Thomas Dietz" w:date="2012-08-08T14:26:00Z">
              <w:r w:rsidRPr="009F1B7D" w:rsidDel="004238F6">
                <w:delText>&lt;xs:documentation&gt;Experimental Properties&lt;/xs:documentation&gt;</w:delText>
              </w:r>
            </w:del>
          </w:p>
          <w:p w14:paraId="6B280A4A" w14:textId="38196CA6" w:rsidR="00C31DBC" w:rsidRPr="009F1B7D" w:rsidDel="004238F6" w:rsidRDefault="00C31DBC" w:rsidP="00011096">
            <w:pPr>
              <w:pStyle w:val="XML5"/>
              <w:rPr>
                <w:del w:id="26135" w:author="Thomas Dietz" w:date="2012-08-08T14:26:00Z"/>
              </w:rPr>
            </w:pPr>
            <w:del w:id="26136" w:author="Thomas Dietz" w:date="2012-08-08T14:26:00Z">
              <w:r w:rsidRPr="009F1B7D" w:rsidDel="004238F6">
                <w:delText>&lt;/xs:annotation&gt;</w:delText>
              </w:r>
            </w:del>
          </w:p>
          <w:p w14:paraId="7A1FB051" w14:textId="75D57DF5" w:rsidR="00C31DBC" w:rsidRPr="009F1B7D" w:rsidDel="004238F6" w:rsidRDefault="00C31DBC" w:rsidP="00011096">
            <w:pPr>
              <w:pStyle w:val="XML4"/>
              <w:rPr>
                <w:del w:id="26137" w:author="Thomas Dietz" w:date="2012-08-08T14:26:00Z"/>
              </w:rPr>
            </w:pPr>
            <w:del w:id="26138" w:author="Thomas Dietz" w:date="2012-08-08T14:26:00Z">
              <w:r w:rsidRPr="009F1B7D" w:rsidDel="004238F6">
                <w:delText>&lt;/xs:element&gt;</w:delText>
              </w:r>
            </w:del>
          </w:p>
          <w:p w14:paraId="2CBC01F2" w14:textId="3E7C0DF0" w:rsidR="00C31DBC" w:rsidRPr="009F1B7D" w:rsidDel="004238F6" w:rsidRDefault="00C31DBC" w:rsidP="00011096">
            <w:pPr>
              <w:pStyle w:val="XML3"/>
              <w:rPr>
                <w:del w:id="26139" w:author="Thomas Dietz" w:date="2012-08-08T14:26:00Z"/>
              </w:rPr>
            </w:pPr>
            <w:del w:id="26140" w:author="Thomas Dietz" w:date="2012-08-08T14:26:00Z">
              <w:r w:rsidRPr="009F1B7D" w:rsidDel="004238F6">
                <w:delText>&lt;/xs:sequence&gt;</w:delText>
              </w:r>
            </w:del>
          </w:p>
          <w:p w14:paraId="43A377C2" w14:textId="11DAAB36" w:rsidR="00C31DBC" w:rsidRPr="009F1B7D" w:rsidDel="004238F6" w:rsidRDefault="00C31DBC" w:rsidP="00011096">
            <w:pPr>
              <w:pStyle w:val="XML2"/>
              <w:rPr>
                <w:del w:id="26141" w:author="Thomas Dietz" w:date="2012-08-08T14:26:00Z"/>
              </w:rPr>
            </w:pPr>
            <w:del w:id="26142" w:author="Thomas Dietz" w:date="2012-08-08T14:26:00Z">
              <w:r w:rsidRPr="009F1B7D" w:rsidDel="004238F6">
                <w:delText>&lt;/xs:complexType&gt;</w:delText>
              </w:r>
            </w:del>
          </w:p>
          <w:p w14:paraId="713614F5" w14:textId="0CE6EEAB" w:rsidR="00C31DBC" w:rsidRPr="009F1B7D" w:rsidDel="004238F6" w:rsidRDefault="00C31DBC" w:rsidP="00011096">
            <w:pPr>
              <w:pStyle w:val="XML3"/>
              <w:rPr>
                <w:del w:id="26143" w:author="Thomas Dietz" w:date="2012-08-08T14:26:00Z"/>
              </w:rPr>
            </w:pPr>
          </w:p>
          <w:p w14:paraId="42CEDFC8" w14:textId="58A54D0C" w:rsidR="00C31DBC" w:rsidRPr="009F1B7D" w:rsidDel="004238F6" w:rsidRDefault="00C31DBC" w:rsidP="00011096">
            <w:pPr>
              <w:pStyle w:val="XML2"/>
              <w:rPr>
                <w:del w:id="26144" w:author="Thomas Dietz" w:date="2012-08-08T14:26:00Z"/>
              </w:rPr>
            </w:pPr>
            <w:del w:id="26145" w:author="Thomas Dietz" w:date="2012-08-08T14:26:00Z">
              <w:r w:rsidRPr="009F1B7D" w:rsidDel="004238F6">
                <w:delText>&lt;xs:simpleType name="OFQueueMinRateType"&gt;</w:delText>
              </w:r>
            </w:del>
          </w:p>
          <w:p w14:paraId="156BE156" w14:textId="345C65CD" w:rsidR="00C31DBC" w:rsidRPr="009F1B7D" w:rsidDel="004238F6" w:rsidRDefault="00C31DBC" w:rsidP="00011096">
            <w:pPr>
              <w:pStyle w:val="XML3"/>
              <w:rPr>
                <w:del w:id="26146" w:author="Thomas Dietz" w:date="2012-08-08T14:26:00Z"/>
              </w:rPr>
            </w:pPr>
            <w:del w:id="26147" w:author="Thomas Dietz" w:date="2012-08-08T14:26:00Z">
              <w:r w:rsidRPr="009F1B7D" w:rsidDel="004238F6">
                <w:delText>&lt;xs:restriction base="xs:integer"/&gt;</w:delText>
              </w:r>
            </w:del>
          </w:p>
          <w:p w14:paraId="66B0665F" w14:textId="1EFD2E03" w:rsidR="00C31DBC" w:rsidRPr="009F1B7D" w:rsidDel="004238F6" w:rsidRDefault="00C31DBC" w:rsidP="00011096">
            <w:pPr>
              <w:pStyle w:val="XML2"/>
              <w:rPr>
                <w:del w:id="26148" w:author="Thomas Dietz" w:date="2012-08-08T14:26:00Z"/>
              </w:rPr>
            </w:pPr>
            <w:del w:id="26149" w:author="Thomas Dietz" w:date="2012-08-08T14:26:00Z">
              <w:r w:rsidRPr="009F1B7D" w:rsidDel="004238F6">
                <w:delText>&lt;/xs:simpleType&gt;</w:delText>
              </w:r>
            </w:del>
          </w:p>
          <w:p w14:paraId="18544B51" w14:textId="7942FF2F" w:rsidR="00C31DBC" w:rsidRPr="009F1B7D" w:rsidDel="004238F6" w:rsidRDefault="00C31DBC" w:rsidP="00011096">
            <w:pPr>
              <w:pStyle w:val="XML3"/>
              <w:rPr>
                <w:del w:id="26150" w:author="Thomas Dietz" w:date="2012-08-08T14:26:00Z"/>
              </w:rPr>
            </w:pPr>
            <w:del w:id="26151" w:author="Thomas Dietz" w:date="2012-08-08T14:26:00Z">
              <w:r w:rsidRPr="009F1B7D" w:rsidDel="004238F6">
                <w:delText>&lt;xs:simpleType name="OFQueueMaxRateType"&gt;</w:delText>
              </w:r>
            </w:del>
          </w:p>
          <w:p w14:paraId="74DA1F1D" w14:textId="550A4C21" w:rsidR="00C31DBC" w:rsidRPr="009F1B7D" w:rsidDel="004238F6" w:rsidRDefault="00C31DBC" w:rsidP="00011096">
            <w:pPr>
              <w:pStyle w:val="XML3"/>
              <w:rPr>
                <w:del w:id="26152" w:author="Thomas Dietz" w:date="2012-08-08T14:26:00Z"/>
              </w:rPr>
            </w:pPr>
            <w:del w:id="26153" w:author="Thomas Dietz" w:date="2012-08-08T14:26:00Z">
              <w:r w:rsidRPr="009F1B7D" w:rsidDel="004238F6">
                <w:delText>&lt;xs:restriction base="xs:integer"/&gt;</w:delText>
              </w:r>
            </w:del>
          </w:p>
          <w:p w14:paraId="6EE8A0AE" w14:textId="295891C8" w:rsidR="00C31DBC" w:rsidDel="004238F6" w:rsidRDefault="00C31DBC" w:rsidP="00011096">
            <w:pPr>
              <w:pStyle w:val="XML2"/>
              <w:rPr>
                <w:del w:id="26154" w:author="Thomas Dietz" w:date="2012-08-08T14:26:00Z"/>
              </w:rPr>
            </w:pPr>
            <w:del w:id="26155" w:author="Thomas Dietz" w:date="2012-08-08T14:26:00Z">
              <w:r w:rsidRPr="009F1B7D" w:rsidDel="004238F6">
                <w:delText>&lt;/xs:simpleType&gt;</w:delText>
              </w:r>
            </w:del>
          </w:p>
          <w:p w14:paraId="2D1FA4A8" w14:textId="45DD76E1" w:rsidR="009D0278" w:rsidDel="004238F6" w:rsidRDefault="009D0278" w:rsidP="00011096">
            <w:pPr>
              <w:pStyle w:val="XML2"/>
              <w:rPr>
                <w:del w:id="26156" w:author="Thomas Dietz" w:date="2012-08-08T14:26:00Z"/>
              </w:rPr>
            </w:pPr>
          </w:p>
          <w:p w14:paraId="417AFDF2" w14:textId="166E3357" w:rsidR="009D0278" w:rsidRPr="009F1B7D" w:rsidDel="004238F6" w:rsidRDefault="009D0278" w:rsidP="00004328">
            <w:pPr>
              <w:pStyle w:val="XML2"/>
              <w:rPr>
                <w:del w:id="26157" w:author="Thomas Dietz" w:date="2012-08-08T14:26:00Z"/>
              </w:rPr>
            </w:pPr>
            <w:del w:id="26158" w:author="Thomas Dietz" w:date="2012-08-08T14:26:00Z">
              <w:r w:rsidRPr="009F1B7D" w:rsidDel="004238F6">
                <w:delText>&lt;xs:complexType name="</w:delText>
              </w:r>
              <w:r w:rsidDel="004238F6">
                <w:delText>OFExternalCertificate</w:delText>
              </w:r>
              <w:r w:rsidR="00487636" w:rsidDel="004238F6">
                <w:delText>Type</w:delText>
              </w:r>
              <w:r w:rsidRPr="009F1B7D" w:rsidDel="004238F6">
                <w:delText>"&gt;</w:delText>
              </w:r>
            </w:del>
          </w:p>
          <w:p w14:paraId="266CF9DE" w14:textId="4DE925AB" w:rsidR="009D0278" w:rsidRPr="009F1B7D" w:rsidDel="004238F6" w:rsidRDefault="009D0278" w:rsidP="00004328">
            <w:pPr>
              <w:pStyle w:val="XML3"/>
              <w:rPr>
                <w:del w:id="26159" w:author="Thomas Dietz" w:date="2012-08-08T14:26:00Z"/>
              </w:rPr>
            </w:pPr>
            <w:del w:id="26160" w:author="Thomas Dietz" w:date="2012-08-08T14:26:00Z">
              <w:r w:rsidRPr="009F1B7D" w:rsidDel="004238F6">
                <w:delText>&lt;xs:complexContent&gt;</w:delText>
              </w:r>
            </w:del>
          </w:p>
          <w:p w14:paraId="3DBA8208" w14:textId="13F12305" w:rsidR="009D0278" w:rsidRPr="009F1B7D" w:rsidDel="004238F6" w:rsidRDefault="009D0278" w:rsidP="00004328">
            <w:pPr>
              <w:pStyle w:val="XML4"/>
              <w:rPr>
                <w:del w:id="26161" w:author="Thomas Dietz" w:date="2012-08-08T14:26:00Z"/>
              </w:rPr>
            </w:pPr>
            <w:del w:id="26162" w:author="Thomas Dietz" w:date="2012-08-08T14:26:00Z">
              <w:r w:rsidRPr="009F1B7D" w:rsidDel="004238F6">
                <w:delText>&lt;xs:extension base="OFResourceType"&gt;</w:delText>
              </w:r>
            </w:del>
          </w:p>
          <w:p w14:paraId="371B3237" w14:textId="100DCEC1" w:rsidR="009D0278" w:rsidRPr="009F1B7D" w:rsidDel="004238F6" w:rsidRDefault="009D0278" w:rsidP="00004328">
            <w:pPr>
              <w:pStyle w:val="XML5"/>
              <w:rPr>
                <w:del w:id="26163" w:author="Thomas Dietz" w:date="2012-08-08T14:26:00Z"/>
              </w:rPr>
            </w:pPr>
            <w:del w:id="26164" w:author="Thomas Dietz" w:date="2012-08-08T14:26:00Z">
              <w:r w:rsidRPr="009F1B7D" w:rsidDel="004238F6">
                <w:delText>&lt;x</w:delText>
              </w:r>
              <w:r w:rsidRPr="009D0278" w:rsidDel="004238F6">
                <w:delText>s</w:delText>
              </w:r>
              <w:r w:rsidRPr="009F1B7D" w:rsidDel="004238F6">
                <w:delText>:sequence maxOccurs="1" minOccurs="1"&gt;</w:delText>
              </w:r>
            </w:del>
          </w:p>
          <w:p w14:paraId="2962427F" w14:textId="0A1768EB" w:rsidR="009D0278" w:rsidRPr="009F1B7D" w:rsidDel="004238F6" w:rsidRDefault="009D0278" w:rsidP="00004328">
            <w:pPr>
              <w:pStyle w:val="XML6"/>
              <w:rPr>
                <w:del w:id="26165" w:author="Thomas Dietz" w:date="2012-08-08T14:26:00Z"/>
              </w:rPr>
            </w:pPr>
            <w:del w:id="26166" w:author="Thomas Dietz" w:date="2012-08-08T14:26:00Z">
              <w:r w:rsidRPr="009F1B7D" w:rsidDel="004238F6">
                <w:delText>&lt;xs:element name="</w:delText>
              </w:r>
              <w:r w:rsidDel="004238F6">
                <w:delText>certificate</w:delText>
              </w:r>
              <w:r w:rsidRPr="009F1B7D" w:rsidDel="004238F6">
                <w:delText xml:space="preserve">" </w:delText>
              </w:r>
            </w:del>
          </w:p>
          <w:p w14:paraId="399DC5CC" w14:textId="674A5863" w:rsidR="009D0278" w:rsidRPr="009F1B7D" w:rsidDel="004238F6" w:rsidRDefault="009D0278" w:rsidP="009D0278">
            <w:pPr>
              <w:pStyle w:val="XML9"/>
              <w:rPr>
                <w:del w:id="26167" w:author="Thomas Dietz" w:date="2012-08-08T14:26:00Z"/>
              </w:rPr>
            </w:pPr>
            <w:del w:id="26168"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74B9FDC5" w14:textId="395F63E6" w:rsidR="009D0278" w:rsidRPr="009F1B7D" w:rsidDel="004238F6" w:rsidRDefault="009D0278" w:rsidP="00004328">
            <w:pPr>
              <w:pStyle w:val="XML5"/>
              <w:rPr>
                <w:del w:id="26169" w:author="Thomas Dietz" w:date="2012-08-08T14:26:00Z"/>
              </w:rPr>
            </w:pPr>
            <w:del w:id="26170" w:author="Thomas Dietz" w:date="2012-08-08T14:26:00Z">
              <w:r w:rsidRPr="009F1B7D" w:rsidDel="004238F6">
                <w:delText>&lt;/xs:sequence&gt;</w:delText>
              </w:r>
            </w:del>
          </w:p>
          <w:p w14:paraId="1E496687" w14:textId="4107F08C" w:rsidR="009D0278" w:rsidRPr="009F1B7D" w:rsidDel="004238F6" w:rsidRDefault="009D0278" w:rsidP="00004328">
            <w:pPr>
              <w:pStyle w:val="XML4"/>
              <w:rPr>
                <w:del w:id="26171" w:author="Thomas Dietz" w:date="2012-08-08T14:26:00Z"/>
              </w:rPr>
            </w:pPr>
            <w:del w:id="26172" w:author="Thomas Dietz" w:date="2012-08-08T14:26:00Z">
              <w:r w:rsidRPr="009F1B7D" w:rsidDel="004238F6">
                <w:delText>&lt;/xs:extension&gt;</w:delText>
              </w:r>
            </w:del>
          </w:p>
          <w:p w14:paraId="00EF1B8B" w14:textId="75808DC7" w:rsidR="009D0278" w:rsidRPr="009F1B7D" w:rsidDel="004238F6" w:rsidRDefault="009D0278" w:rsidP="00004328">
            <w:pPr>
              <w:pStyle w:val="XML3"/>
              <w:rPr>
                <w:del w:id="26173" w:author="Thomas Dietz" w:date="2012-08-08T14:26:00Z"/>
              </w:rPr>
            </w:pPr>
            <w:del w:id="26174" w:author="Thomas Dietz" w:date="2012-08-08T14:26:00Z">
              <w:r w:rsidRPr="009F1B7D" w:rsidDel="004238F6">
                <w:delText>&lt;/xs:complexContent&gt;</w:delText>
              </w:r>
            </w:del>
          </w:p>
          <w:p w14:paraId="31FC9208" w14:textId="2EFF1A0C" w:rsidR="009D0278" w:rsidDel="004238F6" w:rsidRDefault="009D0278" w:rsidP="009D0278">
            <w:pPr>
              <w:pStyle w:val="XML2"/>
              <w:rPr>
                <w:del w:id="26175" w:author="Thomas Dietz" w:date="2012-08-08T14:26:00Z"/>
              </w:rPr>
            </w:pPr>
            <w:del w:id="26176" w:author="Thomas Dietz" w:date="2012-08-08T14:26:00Z">
              <w:r w:rsidRPr="009F1B7D" w:rsidDel="004238F6">
                <w:delText>&lt;/xs:complexType&gt;</w:delText>
              </w:r>
            </w:del>
          </w:p>
          <w:p w14:paraId="4AD0AE9C" w14:textId="0B9708B1" w:rsidR="00004328" w:rsidDel="004238F6" w:rsidRDefault="00004328" w:rsidP="009D0278">
            <w:pPr>
              <w:pStyle w:val="XML2"/>
              <w:rPr>
                <w:del w:id="26177" w:author="Thomas Dietz" w:date="2012-08-08T14:26:00Z"/>
              </w:rPr>
            </w:pPr>
          </w:p>
          <w:p w14:paraId="0324A264" w14:textId="6D3D6FF3" w:rsidR="00004328" w:rsidRPr="009F1B7D" w:rsidDel="004238F6" w:rsidRDefault="00004328" w:rsidP="00004328">
            <w:pPr>
              <w:pStyle w:val="XML2"/>
              <w:rPr>
                <w:del w:id="26178" w:author="Thomas Dietz" w:date="2012-08-08T14:26:00Z"/>
              </w:rPr>
            </w:pPr>
            <w:del w:id="26179" w:author="Thomas Dietz" w:date="2012-08-08T14:26:00Z">
              <w:r w:rsidRPr="009F1B7D" w:rsidDel="004238F6">
                <w:delText>&lt;xs:complexType name="</w:delText>
              </w:r>
              <w:r w:rsidR="00487636" w:rsidDel="004238F6">
                <w:delText>OFOwnedCertificateType</w:delText>
              </w:r>
              <w:r w:rsidRPr="009F1B7D" w:rsidDel="004238F6">
                <w:delText>"&gt;</w:delText>
              </w:r>
            </w:del>
          </w:p>
          <w:p w14:paraId="2F767F3E" w14:textId="41F57554" w:rsidR="00004328" w:rsidRPr="009F1B7D" w:rsidDel="004238F6" w:rsidRDefault="00004328" w:rsidP="00004328">
            <w:pPr>
              <w:pStyle w:val="XML3"/>
              <w:rPr>
                <w:del w:id="26180" w:author="Thomas Dietz" w:date="2012-08-08T14:26:00Z"/>
              </w:rPr>
            </w:pPr>
            <w:del w:id="26181" w:author="Thomas Dietz" w:date="2012-08-08T14:26:00Z">
              <w:r w:rsidRPr="009F1B7D" w:rsidDel="004238F6">
                <w:delText>&lt;xs:complexContent&gt;</w:delText>
              </w:r>
            </w:del>
          </w:p>
          <w:p w14:paraId="6FFC27BE" w14:textId="065F9E3E" w:rsidR="00004328" w:rsidRPr="009F1B7D" w:rsidDel="004238F6" w:rsidRDefault="00004328" w:rsidP="00004328">
            <w:pPr>
              <w:pStyle w:val="XML4"/>
              <w:rPr>
                <w:del w:id="26182" w:author="Thomas Dietz" w:date="2012-08-08T14:26:00Z"/>
              </w:rPr>
            </w:pPr>
            <w:del w:id="26183" w:author="Thomas Dietz" w:date="2012-08-08T14:26:00Z">
              <w:r w:rsidRPr="009F1B7D" w:rsidDel="004238F6">
                <w:delText>&lt;xs:extension base="OFResourceType"&gt;</w:delText>
              </w:r>
            </w:del>
          </w:p>
          <w:p w14:paraId="378D9A09" w14:textId="30F88B5B" w:rsidR="00004328" w:rsidRPr="009F1B7D" w:rsidDel="004238F6" w:rsidRDefault="00004328" w:rsidP="00004328">
            <w:pPr>
              <w:pStyle w:val="XML5"/>
              <w:rPr>
                <w:del w:id="26184" w:author="Thomas Dietz" w:date="2012-08-08T14:26:00Z"/>
              </w:rPr>
            </w:pPr>
            <w:del w:id="26185" w:author="Thomas Dietz" w:date="2012-08-08T14:26:00Z">
              <w:r w:rsidRPr="009F1B7D" w:rsidDel="004238F6">
                <w:delText>&lt;xs:sequence maxOccurs="1" minOccurs="1"&gt;</w:delText>
              </w:r>
            </w:del>
          </w:p>
          <w:p w14:paraId="4E5B2868" w14:textId="5462DEDF" w:rsidR="00004328" w:rsidRPr="009F1B7D" w:rsidDel="004238F6" w:rsidRDefault="00004328" w:rsidP="00004328">
            <w:pPr>
              <w:pStyle w:val="XML6"/>
              <w:rPr>
                <w:del w:id="26186" w:author="Thomas Dietz" w:date="2012-08-08T14:26:00Z"/>
              </w:rPr>
            </w:pPr>
            <w:del w:id="26187" w:author="Thomas Dietz" w:date="2012-08-08T14:26:00Z">
              <w:r w:rsidRPr="009F1B7D" w:rsidDel="004238F6">
                <w:delText>&lt;xs:element name="</w:delText>
              </w:r>
              <w:r w:rsidDel="004238F6">
                <w:delText>certificate</w:delText>
              </w:r>
              <w:r w:rsidRPr="009F1B7D" w:rsidDel="004238F6">
                <w:delText xml:space="preserve">" </w:delText>
              </w:r>
            </w:del>
          </w:p>
          <w:p w14:paraId="1A29EF28" w14:textId="52E3D7BC" w:rsidR="00004328" w:rsidRPr="009F1B7D" w:rsidDel="004238F6" w:rsidRDefault="00004328" w:rsidP="00004328">
            <w:pPr>
              <w:pStyle w:val="XML9"/>
              <w:rPr>
                <w:del w:id="26188" w:author="Thomas Dietz" w:date="2012-08-08T14:26:00Z"/>
              </w:rPr>
            </w:pPr>
            <w:del w:id="26189"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55C88F0C" w14:textId="146C650C" w:rsidR="00004328" w:rsidRPr="009F1B7D" w:rsidDel="004238F6" w:rsidRDefault="00004328" w:rsidP="00004328">
            <w:pPr>
              <w:pStyle w:val="XML6"/>
              <w:rPr>
                <w:del w:id="26190" w:author="Thomas Dietz" w:date="2012-08-08T14:26:00Z"/>
              </w:rPr>
            </w:pPr>
            <w:del w:id="26191" w:author="Thomas Dietz" w:date="2012-08-08T14:26:00Z">
              <w:r w:rsidRPr="009F1B7D" w:rsidDel="004238F6">
                <w:delText>&lt;xs:element name="</w:delText>
              </w:r>
              <w:r w:rsidDel="004238F6">
                <w:delText>private-key</w:delText>
              </w:r>
              <w:r w:rsidRPr="009F1B7D" w:rsidDel="004238F6">
                <w:delText xml:space="preserve">" </w:delText>
              </w:r>
            </w:del>
          </w:p>
          <w:p w14:paraId="0A249E13" w14:textId="055316A4" w:rsidR="00004328" w:rsidRPr="009F1B7D" w:rsidDel="004238F6" w:rsidRDefault="00004328" w:rsidP="00004328">
            <w:pPr>
              <w:pStyle w:val="XML9"/>
              <w:rPr>
                <w:del w:id="26192" w:author="Thomas Dietz" w:date="2012-08-08T14:26:00Z"/>
              </w:rPr>
            </w:pPr>
            <w:del w:id="26193" w:author="Thomas Dietz" w:date="2012-08-08T14:26:00Z">
              <w:r w:rsidRPr="009F1B7D" w:rsidDel="004238F6">
                <w:delText>type="</w:delText>
              </w:r>
              <w:r w:rsidR="00487636" w:rsidDel="004238F6">
                <w:delText>ds</w:delText>
              </w:r>
              <w:r w:rsidDel="004238F6">
                <w:delText>:</w:delText>
              </w:r>
              <w:r w:rsidRPr="00325239" w:rsidDel="004238F6">
                <w:delText>KeyValue</w:delText>
              </w:r>
              <w:r w:rsidRPr="009F1B7D" w:rsidDel="004238F6">
                <w:delText>"/&gt;</w:delText>
              </w:r>
            </w:del>
          </w:p>
          <w:p w14:paraId="39D0E2CB" w14:textId="6F28210F" w:rsidR="00004328" w:rsidRPr="009F1B7D" w:rsidDel="004238F6" w:rsidRDefault="00004328" w:rsidP="00004328">
            <w:pPr>
              <w:pStyle w:val="XML5"/>
              <w:rPr>
                <w:del w:id="26194" w:author="Thomas Dietz" w:date="2012-08-08T14:26:00Z"/>
              </w:rPr>
            </w:pPr>
            <w:del w:id="26195" w:author="Thomas Dietz" w:date="2012-08-08T14:26:00Z">
              <w:r w:rsidRPr="009F1B7D" w:rsidDel="004238F6">
                <w:delText>&lt;/xs:sequence&gt;</w:delText>
              </w:r>
            </w:del>
          </w:p>
          <w:p w14:paraId="1D995FD0" w14:textId="356AAC90" w:rsidR="00004328" w:rsidRPr="009F1B7D" w:rsidDel="004238F6" w:rsidRDefault="00004328" w:rsidP="00004328">
            <w:pPr>
              <w:pStyle w:val="XML4"/>
              <w:rPr>
                <w:del w:id="26196" w:author="Thomas Dietz" w:date="2012-08-08T14:26:00Z"/>
              </w:rPr>
            </w:pPr>
            <w:del w:id="26197" w:author="Thomas Dietz" w:date="2012-08-08T14:26:00Z">
              <w:r w:rsidRPr="009F1B7D" w:rsidDel="004238F6">
                <w:delText>&lt;/xs:extension&gt;</w:delText>
              </w:r>
            </w:del>
          </w:p>
          <w:p w14:paraId="1FFD6EC7" w14:textId="153053AD" w:rsidR="00004328" w:rsidRPr="009F1B7D" w:rsidDel="004238F6" w:rsidRDefault="00004328" w:rsidP="00004328">
            <w:pPr>
              <w:pStyle w:val="XML3"/>
              <w:rPr>
                <w:del w:id="26198" w:author="Thomas Dietz" w:date="2012-08-08T14:26:00Z"/>
              </w:rPr>
            </w:pPr>
            <w:del w:id="26199" w:author="Thomas Dietz" w:date="2012-08-08T14:26:00Z">
              <w:r w:rsidRPr="009F1B7D" w:rsidDel="004238F6">
                <w:delText>&lt;/xs:complexContent&gt;</w:delText>
              </w:r>
            </w:del>
          </w:p>
          <w:p w14:paraId="68B1AC1C" w14:textId="7186C7E8" w:rsidR="00004328" w:rsidDel="004238F6" w:rsidRDefault="00004328" w:rsidP="00004328">
            <w:pPr>
              <w:pStyle w:val="XML2"/>
              <w:rPr>
                <w:del w:id="26200" w:author="Thomas Dietz" w:date="2012-08-08T14:26:00Z"/>
              </w:rPr>
            </w:pPr>
            <w:del w:id="26201" w:author="Thomas Dietz" w:date="2012-08-08T14:26:00Z">
              <w:r w:rsidRPr="009F1B7D" w:rsidDel="004238F6">
                <w:delText>&lt;/xs:complexType&gt;</w:delText>
              </w:r>
            </w:del>
          </w:p>
          <w:p w14:paraId="3C1F083F" w14:textId="5AB00BE3" w:rsidR="00487636" w:rsidDel="004238F6" w:rsidRDefault="00487636" w:rsidP="00487636">
            <w:pPr>
              <w:pStyle w:val="XML2"/>
              <w:rPr>
                <w:del w:id="26202" w:author="Thomas Dietz" w:date="2012-08-08T14:26:00Z"/>
              </w:rPr>
            </w:pPr>
          </w:p>
          <w:p w14:paraId="332ECF48" w14:textId="238786D9" w:rsidR="00487636" w:rsidDel="004238F6" w:rsidRDefault="00487636" w:rsidP="009767AE">
            <w:pPr>
              <w:pStyle w:val="XML2"/>
              <w:rPr>
                <w:del w:id="26203" w:author="Thomas Dietz" w:date="2012-08-08T14:26:00Z"/>
              </w:rPr>
            </w:pPr>
            <w:del w:id="26204" w:author="Thomas Dietz" w:date="2012-08-08T14:26:00Z">
              <w:r w:rsidDel="004238F6">
                <w:delText>&lt;xs:simpleType name=</w:delText>
              </w:r>
              <w:r w:rsidRPr="009F1B7D" w:rsidDel="004238F6">
                <w:delText>"</w:delText>
              </w:r>
              <w:r w:rsidDel="004238F6">
                <w:delText>OFX509CertificateType</w:delText>
              </w:r>
              <w:r w:rsidRPr="009F1B7D" w:rsidDel="004238F6">
                <w:delText>"</w:delText>
              </w:r>
              <w:r w:rsidDel="004238F6">
                <w:delText>&gt;</w:delText>
              </w:r>
            </w:del>
          </w:p>
          <w:p w14:paraId="25D2CEFB" w14:textId="13EB290C" w:rsidR="00487636" w:rsidDel="004238F6" w:rsidRDefault="00487636" w:rsidP="009767AE">
            <w:pPr>
              <w:pStyle w:val="XML3"/>
              <w:rPr>
                <w:del w:id="26205" w:author="Thomas Dietz" w:date="2012-08-08T14:26:00Z"/>
              </w:rPr>
            </w:pPr>
            <w:del w:id="26206" w:author="Thomas Dietz" w:date="2012-08-08T14:26:00Z">
              <w:r w:rsidDel="004238F6">
                <w:delText>&lt;xs:restriction base=</w:delText>
              </w:r>
              <w:r w:rsidRPr="009F1B7D" w:rsidDel="004238F6">
                <w:delText>"</w:delText>
              </w:r>
              <w:r w:rsidDel="004238F6">
                <w:delText>base64Binary</w:delText>
              </w:r>
              <w:r w:rsidRPr="009F1B7D" w:rsidDel="004238F6">
                <w:delText>"</w:delText>
              </w:r>
              <w:r w:rsidDel="004238F6">
                <w:delText>&gt;&lt;/xs:restriction&gt;</w:delText>
              </w:r>
            </w:del>
          </w:p>
          <w:p w14:paraId="22A8C394" w14:textId="725507D2" w:rsidR="00487636" w:rsidDel="004238F6" w:rsidRDefault="00487636" w:rsidP="00487636">
            <w:pPr>
              <w:pStyle w:val="XML2"/>
              <w:rPr>
                <w:del w:id="26207" w:author="Thomas Dietz" w:date="2012-08-08T14:26:00Z"/>
              </w:rPr>
            </w:pPr>
            <w:del w:id="26208" w:author="Thomas Dietz" w:date="2012-08-08T14:26:00Z">
              <w:r w:rsidDel="004238F6">
                <w:delText>&lt;/xs:simpleType&gt;</w:delText>
              </w:r>
            </w:del>
          </w:p>
          <w:p w14:paraId="06685777" w14:textId="4319EEA9" w:rsidR="00223854" w:rsidDel="004238F6" w:rsidRDefault="00223854" w:rsidP="00487636">
            <w:pPr>
              <w:pStyle w:val="XML2"/>
              <w:rPr>
                <w:del w:id="26209" w:author="Thomas Dietz" w:date="2012-08-08T14:26:00Z"/>
              </w:rPr>
            </w:pPr>
          </w:p>
          <w:p w14:paraId="79318A6B" w14:textId="5C39E808" w:rsidR="00223854" w:rsidRPr="009F1B7D" w:rsidDel="004238F6" w:rsidRDefault="00223854" w:rsidP="00223854">
            <w:pPr>
              <w:pStyle w:val="XML1"/>
              <w:rPr>
                <w:del w:id="26210" w:author="Thomas Dietz" w:date="2012-08-08T14:26:00Z"/>
              </w:rPr>
            </w:pPr>
            <w:del w:id="26211" w:author="Thomas Dietz" w:date="2012-08-08T14:26:00Z">
              <w:r w:rsidRPr="009F1B7D" w:rsidDel="004238F6">
                <w:delText>&lt;xs:complexType name="</w:delText>
              </w:r>
              <w:r w:rsidDel="004238F6">
                <w:delText>OFFlowTableType</w:delText>
              </w:r>
              <w:r w:rsidRPr="009F1B7D" w:rsidDel="004238F6">
                <w:delText>"&gt;</w:delText>
              </w:r>
            </w:del>
          </w:p>
          <w:p w14:paraId="7C982D9E" w14:textId="47355046" w:rsidR="00223854" w:rsidRPr="009F1B7D" w:rsidDel="004238F6" w:rsidRDefault="00223854" w:rsidP="00223854">
            <w:pPr>
              <w:pStyle w:val="XML2"/>
              <w:rPr>
                <w:del w:id="26212" w:author="Thomas Dietz" w:date="2012-08-08T14:26:00Z"/>
              </w:rPr>
            </w:pPr>
            <w:del w:id="26213" w:author="Thomas Dietz" w:date="2012-08-08T14:26:00Z">
              <w:r w:rsidRPr="009F1B7D" w:rsidDel="004238F6">
                <w:delText>&lt;xs:complexContent&gt;</w:delText>
              </w:r>
            </w:del>
          </w:p>
          <w:p w14:paraId="751B0540" w14:textId="5E7BB2D5" w:rsidR="00223854" w:rsidRPr="009F1B7D" w:rsidDel="004238F6" w:rsidRDefault="00223854" w:rsidP="00223854">
            <w:pPr>
              <w:pStyle w:val="XML3"/>
              <w:rPr>
                <w:del w:id="26214" w:author="Thomas Dietz" w:date="2012-08-08T14:26:00Z"/>
              </w:rPr>
            </w:pPr>
            <w:del w:id="26215" w:author="Thomas Dietz" w:date="2012-08-08T14:26:00Z">
              <w:r w:rsidRPr="009F1B7D" w:rsidDel="004238F6">
                <w:delText>&lt;xs:extension base="OFResourceType"&gt;</w:delText>
              </w:r>
            </w:del>
          </w:p>
          <w:p w14:paraId="28A55606" w14:textId="707B595D" w:rsidR="00223854" w:rsidDel="004238F6" w:rsidRDefault="00223854" w:rsidP="00223854">
            <w:pPr>
              <w:pStyle w:val="XML4"/>
              <w:rPr>
                <w:del w:id="26216" w:author="Thomas Dietz" w:date="2012-08-08T14:26:00Z"/>
              </w:rPr>
            </w:pPr>
            <w:del w:id="26217" w:author="Thomas Dietz" w:date="2012-08-08T14:26:00Z">
              <w:r w:rsidRPr="009F1B7D" w:rsidDel="004238F6">
                <w:delText>&lt;xs:sequence maxOccurs="1" minOccurs="1"&gt;</w:delText>
              </w:r>
            </w:del>
          </w:p>
          <w:p w14:paraId="69E1DBB3" w14:textId="682A3DD5" w:rsidR="00223854" w:rsidDel="004238F6" w:rsidRDefault="00223854" w:rsidP="00223854">
            <w:pPr>
              <w:pStyle w:val="XML5"/>
              <w:rPr>
                <w:del w:id="26218" w:author="Thomas Dietz" w:date="2012-08-08T14:26:00Z"/>
              </w:rPr>
            </w:pPr>
            <w:del w:id="26219" w:author="Thomas Dietz" w:date="2012-08-08T14:26:00Z">
              <w:r w:rsidDel="004238F6">
                <w:delText>&lt;xs:element name=</w:delText>
              </w:r>
              <w:r w:rsidR="008E4BC1" w:rsidDel="004238F6">
                <w:delText>"</w:delText>
              </w:r>
              <w:r w:rsidDel="004238F6">
                <w:delText>max-entries</w:delText>
              </w:r>
              <w:r w:rsidR="008E4BC1" w:rsidDel="004238F6">
                <w:delText>"</w:delText>
              </w:r>
              <w:r w:rsidDel="004238F6">
                <w:delText xml:space="preserve"> type=</w:delText>
              </w:r>
              <w:r w:rsidR="008E4BC1" w:rsidDel="004238F6">
                <w:delText>"</w:delText>
              </w:r>
              <w:r w:rsidDel="004238F6">
                <w:delText>xs:integer</w:delText>
              </w:r>
              <w:r w:rsidR="008E4BC1" w:rsidDel="004238F6">
                <w:delText>"</w:delText>
              </w:r>
              <w:r w:rsidDel="004238F6">
                <w:delText>/&gt;</w:delText>
              </w:r>
            </w:del>
          </w:p>
          <w:p w14:paraId="5BBDE28E" w14:textId="1D89EC55" w:rsidR="00705101" w:rsidDel="004238F6" w:rsidRDefault="00705101" w:rsidP="00705101">
            <w:pPr>
              <w:pStyle w:val="XML5"/>
              <w:rPr>
                <w:del w:id="26220" w:author="Thomas Dietz" w:date="2012-08-08T14:26:00Z"/>
              </w:rPr>
            </w:pPr>
            <w:del w:id="26221" w:author="Thomas Dietz" w:date="2012-08-08T14:26:00Z">
              <w:r w:rsidDel="004238F6">
                <w:delText>&lt;xs:element name="next-tables" type="OFNextFlowTables"/&gt;</w:delText>
              </w:r>
            </w:del>
          </w:p>
          <w:p w14:paraId="18B652B9" w14:textId="180F6FD3" w:rsidR="00223854" w:rsidDel="004238F6" w:rsidRDefault="00223854" w:rsidP="00223854">
            <w:pPr>
              <w:pStyle w:val="XML5"/>
              <w:rPr>
                <w:del w:id="26222" w:author="Thomas Dietz" w:date="2012-08-08T14:26:00Z"/>
              </w:rPr>
            </w:pPr>
            <w:del w:id="26223" w:author="Thomas Dietz" w:date="2012-08-08T14:26:00Z">
              <w:r w:rsidDel="004238F6">
                <w:delText>&lt;xs:element name="instructions" type="OFFlowTableInstructions"/&gt;</w:delText>
              </w:r>
            </w:del>
          </w:p>
          <w:p w14:paraId="25903DE1" w14:textId="28ADB18F" w:rsidR="00223854" w:rsidDel="004238F6" w:rsidRDefault="00223854" w:rsidP="00223854">
            <w:pPr>
              <w:pStyle w:val="XML5"/>
              <w:rPr>
                <w:del w:id="26224" w:author="Thomas Dietz" w:date="2012-08-08T14:26:00Z"/>
              </w:rPr>
            </w:pPr>
            <w:del w:id="26225" w:author="Thomas Dietz" w:date="2012-08-08T14:26:00Z">
              <w:r w:rsidDel="004238F6">
                <w:delText>&lt;xs:element name="matches" type="OFFlowTableMatches"/&gt;</w:delText>
              </w:r>
            </w:del>
          </w:p>
          <w:p w14:paraId="29A29CD5" w14:textId="44D1C21C" w:rsidR="00223854" w:rsidDel="004238F6" w:rsidRDefault="00223854" w:rsidP="00223854">
            <w:pPr>
              <w:pStyle w:val="XML5"/>
              <w:rPr>
                <w:del w:id="26226" w:author="Thomas Dietz" w:date="2012-08-08T14:26:00Z"/>
              </w:rPr>
            </w:pPr>
            <w:del w:id="26227" w:author="Thomas Dietz" w:date="2012-08-08T14:26:00Z">
              <w:r w:rsidDel="004238F6">
                <w:delText>&lt;xs:element name="write-actions" type="OFFlowTableWriteActions"/&gt;</w:delText>
              </w:r>
            </w:del>
          </w:p>
          <w:p w14:paraId="5E6764C7" w14:textId="1D6A5650" w:rsidR="00223854" w:rsidDel="004238F6" w:rsidRDefault="00223854" w:rsidP="00223854">
            <w:pPr>
              <w:pStyle w:val="XML5"/>
              <w:rPr>
                <w:del w:id="26228" w:author="Thomas Dietz" w:date="2012-08-08T14:26:00Z"/>
              </w:rPr>
            </w:pPr>
            <w:del w:id="26229" w:author="Thomas Dietz" w:date="2012-08-08T14:26:00Z">
              <w:r w:rsidDel="004238F6">
                <w:delText>&lt;xs:element name="apply-actions" type="OFFlowTableApplyActions"/&gt;</w:delText>
              </w:r>
            </w:del>
          </w:p>
          <w:p w14:paraId="4DF18BF7" w14:textId="2DD60154" w:rsidR="00705101" w:rsidDel="004238F6" w:rsidRDefault="00705101" w:rsidP="00705101">
            <w:pPr>
              <w:pStyle w:val="XML5"/>
              <w:rPr>
                <w:del w:id="26230" w:author="Thomas Dietz" w:date="2012-08-08T14:26:00Z"/>
              </w:rPr>
            </w:pPr>
            <w:del w:id="26231" w:author="Thomas Dietz" w:date="2012-08-08T14:26:00Z">
              <w:r w:rsidDel="004238F6">
                <w:delText>&lt;xs:element name="write-setfields" type="OFFlowTableMatchFields"/&gt;</w:delText>
              </w:r>
            </w:del>
          </w:p>
          <w:p w14:paraId="46936A0E" w14:textId="71B6B084" w:rsidR="00705101" w:rsidDel="004238F6" w:rsidRDefault="00705101" w:rsidP="00705101">
            <w:pPr>
              <w:pStyle w:val="XML5"/>
              <w:rPr>
                <w:del w:id="26232" w:author="Thomas Dietz" w:date="2012-08-08T14:26:00Z"/>
              </w:rPr>
            </w:pPr>
            <w:del w:id="26233" w:author="Thomas Dietz" w:date="2012-08-08T14:26:00Z">
              <w:r w:rsidDel="004238F6">
                <w:delText>&lt;xs:element name="apply-setfields" type="OFFlowTableMatchFields"/&gt;</w:delText>
              </w:r>
            </w:del>
          </w:p>
          <w:p w14:paraId="431D1669" w14:textId="4B620FD5" w:rsidR="00705101" w:rsidDel="004238F6" w:rsidRDefault="00705101" w:rsidP="00705101">
            <w:pPr>
              <w:pStyle w:val="XML5"/>
              <w:rPr>
                <w:del w:id="26234" w:author="Thomas Dietz" w:date="2012-08-08T14:26:00Z"/>
              </w:rPr>
            </w:pPr>
            <w:del w:id="26235" w:author="Thomas Dietz" w:date="2012-08-08T14:26:00Z">
              <w:r w:rsidDel="004238F6">
                <w:delText>&lt;xs:element name="wildcards" type="OFFlowTableMatchFields"/&gt;</w:delText>
              </w:r>
            </w:del>
          </w:p>
          <w:p w14:paraId="3F92187C" w14:textId="6787986B" w:rsidR="00223854" w:rsidDel="004238F6" w:rsidRDefault="00223854" w:rsidP="00223854">
            <w:pPr>
              <w:pStyle w:val="XML5"/>
              <w:rPr>
                <w:del w:id="26236" w:author="Thomas Dietz" w:date="2012-08-08T14:26:00Z"/>
              </w:rPr>
            </w:pPr>
            <w:del w:id="26237" w:author="Thomas Dietz" w:date="2012-08-08T14:26:00Z">
              <w:r w:rsidDel="004238F6">
                <w:delText>&lt;xs:element name="metadata-match" type="xs:hexBinary"/&gt;</w:delText>
              </w:r>
            </w:del>
          </w:p>
          <w:p w14:paraId="62C21FFE" w14:textId="27F33B0A" w:rsidR="00223854" w:rsidRPr="009F1B7D" w:rsidDel="004238F6" w:rsidRDefault="00223854" w:rsidP="00223854">
            <w:pPr>
              <w:pStyle w:val="XML5"/>
              <w:rPr>
                <w:del w:id="26238" w:author="Thomas Dietz" w:date="2012-08-08T14:26:00Z"/>
              </w:rPr>
            </w:pPr>
            <w:del w:id="26239" w:author="Thomas Dietz" w:date="2012-08-08T14:26:00Z">
              <w:r w:rsidDel="004238F6">
                <w:delText>&lt;xs:element name="metadata-write" type="xs:hexBinary"/&gt;</w:delText>
              </w:r>
            </w:del>
          </w:p>
          <w:p w14:paraId="4C523009" w14:textId="05BD5F83" w:rsidR="00223854" w:rsidRPr="009F1B7D" w:rsidDel="004238F6" w:rsidRDefault="00223854" w:rsidP="00223854">
            <w:pPr>
              <w:pStyle w:val="XML4"/>
              <w:rPr>
                <w:del w:id="26240" w:author="Thomas Dietz" w:date="2012-08-08T14:26:00Z"/>
              </w:rPr>
            </w:pPr>
            <w:del w:id="26241" w:author="Thomas Dietz" w:date="2012-08-08T14:26:00Z">
              <w:r w:rsidRPr="009F1B7D" w:rsidDel="004238F6">
                <w:delText>&lt;/xs:sequence&gt;</w:delText>
              </w:r>
            </w:del>
          </w:p>
          <w:p w14:paraId="08099E2B" w14:textId="757547E1" w:rsidR="00223854" w:rsidRPr="009F1B7D" w:rsidDel="004238F6" w:rsidRDefault="00223854" w:rsidP="00223854">
            <w:pPr>
              <w:pStyle w:val="XML3"/>
              <w:rPr>
                <w:del w:id="26242" w:author="Thomas Dietz" w:date="2012-08-08T14:26:00Z"/>
              </w:rPr>
            </w:pPr>
            <w:del w:id="26243" w:author="Thomas Dietz" w:date="2012-08-08T14:26:00Z">
              <w:r w:rsidRPr="009F1B7D" w:rsidDel="004238F6">
                <w:delText>&lt;/xs:extension&gt;</w:delText>
              </w:r>
            </w:del>
          </w:p>
          <w:p w14:paraId="74058360" w14:textId="2E4C91E8" w:rsidR="00223854" w:rsidRPr="009F1B7D" w:rsidDel="004238F6" w:rsidRDefault="00223854" w:rsidP="00223854">
            <w:pPr>
              <w:pStyle w:val="XML2"/>
              <w:rPr>
                <w:del w:id="26244" w:author="Thomas Dietz" w:date="2012-08-08T14:26:00Z"/>
              </w:rPr>
            </w:pPr>
            <w:del w:id="26245" w:author="Thomas Dietz" w:date="2012-08-08T14:26:00Z">
              <w:r w:rsidRPr="009F1B7D" w:rsidDel="004238F6">
                <w:delText>&lt;/xs:complexContent&gt;</w:delText>
              </w:r>
            </w:del>
          </w:p>
          <w:p w14:paraId="128DFD14" w14:textId="1C6A1C88" w:rsidR="00223854" w:rsidDel="004238F6" w:rsidRDefault="00223854" w:rsidP="00223854">
            <w:pPr>
              <w:pStyle w:val="XML1"/>
              <w:rPr>
                <w:del w:id="26246" w:author="Thomas Dietz" w:date="2012-08-08T14:26:00Z"/>
              </w:rPr>
            </w:pPr>
            <w:del w:id="26247" w:author="Thomas Dietz" w:date="2012-08-08T14:26:00Z">
              <w:r w:rsidRPr="009F1B7D" w:rsidDel="004238F6">
                <w:delText>&lt;/xs:complexType&gt;</w:delText>
              </w:r>
            </w:del>
          </w:p>
          <w:p w14:paraId="6C329DD6" w14:textId="2DD552CB" w:rsidR="00223854" w:rsidDel="004238F6" w:rsidRDefault="00223854" w:rsidP="00223854">
            <w:pPr>
              <w:pStyle w:val="XML1"/>
              <w:rPr>
                <w:del w:id="26248" w:author="Thomas Dietz" w:date="2012-08-08T14:26:00Z"/>
              </w:rPr>
            </w:pPr>
          </w:p>
          <w:p w14:paraId="21C340D1" w14:textId="09863431" w:rsidR="00CE2DFB" w:rsidDel="004238F6" w:rsidRDefault="00CE2DFB" w:rsidP="00CE2DFB">
            <w:pPr>
              <w:pStyle w:val="XML1"/>
              <w:rPr>
                <w:del w:id="26249" w:author="Thomas Dietz" w:date="2012-08-08T14:26:00Z"/>
              </w:rPr>
            </w:pPr>
            <w:del w:id="26250" w:author="Thomas Dietz" w:date="2012-08-08T14:26:00Z">
              <w:r w:rsidDel="004238F6">
                <w:delText>&lt;xs:complexType name="OFNextFlowTables"&gt;</w:delText>
              </w:r>
            </w:del>
          </w:p>
          <w:p w14:paraId="5A9A4566" w14:textId="45F24665" w:rsidR="00CE2DFB" w:rsidDel="004238F6" w:rsidRDefault="00CE2DFB" w:rsidP="00CE2DFB">
            <w:pPr>
              <w:pStyle w:val="XML2"/>
              <w:rPr>
                <w:del w:id="26251" w:author="Thomas Dietz" w:date="2012-08-08T14:26:00Z"/>
              </w:rPr>
            </w:pPr>
            <w:del w:id="26252" w:author="Thomas Dietz" w:date="2012-08-08T14:26:00Z">
              <w:r w:rsidDel="004238F6">
                <w:delText>&lt;xs:sequence minOccurs="1" maxOccurs="unbounded"&gt;</w:delText>
              </w:r>
            </w:del>
          </w:p>
          <w:p w14:paraId="6B655216" w14:textId="2027633C" w:rsidR="00CE2DFB" w:rsidDel="004238F6" w:rsidRDefault="00CE2DFB" w:rsidP="00CE2DFB">
            <w:pPr>
              <w:pStyle w:val="XML3"/>
              <w:rPr>
                <w:del w:id="26253" w:author="Thomas Dietz" w:date="2012-08-08T14:26:00Z"/>
              </w:rPr>
            </w:pPr>
            <w:del w:id="26254" w:author="Thomas Dietz" w:date="2012-08-08T14:26:00Z">
              <w:r w:rsidDel="004238F6">
                <w:delText>&lt;xs:element name="table-id" type="OFConfigID"/&gt;</w:delText>
              </w:r>
            </w:del>
          </w:p>
          <w:p w14:paraId="290B15BF" w14:textId="5B33CC3D" w:rsidR="00CE2DFB" w:rsidDel="004238F6" w:rsidRDefault="00CE2DFB" w:rsidP="00CE2DFB">
            <w:pPr>
              <w:pStyle w:val="XML2"/>
              <w:rPr>
                <w:del w:id="26255" w:author="Thomas Dietz" w:date="2012-08-08T14:26:00Z"/>
              </w:rPr>
            </w:pPr>
            <w:del w:id="26256" w:author="Thomas Dietz" w:date="2012-08-08T14:26:00Z">
              <w:r w:rsidDel="004238F6">
                <w:delText>&lt;/xs:sequence&gt;</w:delText>
              </w:r>
            </w:del>
          </w:p>
          <w:p w14:paraId="294E0EB0" w14:textId="42D18600" w:rsidR="00CE2DFB" w:rsidDel="004238F6" w:rsidRDefault="00CE2DFB" w:rsidP="00CE2DFB">
            <w:pPr>
              <w:pStyle w:val="XML1"/>
              <w:rPr>
                <w:del w:id="26257" w:author="Thomas Dietz" w:date="2012-08-08T14:26:00Z"/>
              </w:rPr>
            </w:pPr>
            <w:del w:id="26258" w:author="Thomas Dietz" w:date="2012-08-08T14:26:00Z">
              <w:r w:rsidDel="004238F6">
                <w:delText>&lt;/xs:complexType&gt;</w:delText>
              </w:r>
            </w:del>
          </w:p>
          <w:p w14:paraId="182A170E" w14:textId="7B0E84D7" w:rsidR="00CE2DFB" w:rsidDel="004238F6" w:rsidRDefault="00CE2DFB" w:rsidP="00223854">
            <w:pPr>
              <w:pStyle w:val="XML1"/>
              <w:rPr>
                <w:del w:id="26259" w:author="Thomas Dietz" w:date="2012-08-08T14:26:00Z"/>
              </w:rPr>
            </w:pPr>
          </w:p>
          <w:p w14:paraId="6CDE1612" w14:textId="7FEF640D" w:rsidR="00223854" w:rsidDel="004238F6" w:rsidRDefault="00223854" w:rsidP="00223854">
            <w:pPr>
              <w:pStyle w:val="XML1"/>
              <w:rPr>
                <w:del w:id="26260" w:author="Thomas Dietz" w:date="2012-08-08T14:26:00Z"/>
              </w:rPr>
            </w:pPr>
            <w:del w:id="26261" w:author="Thomas Dietz" w:date="2012-08-08T14:26:00Z">
              <w:r w:rsidDel="004238F6">
                <w:delText>&lt;xs:complexType name="OFFlowTableInstructions"&gt;</w:delText>
              </w:r>
            </w:del>
          </w:p>
          <w:p w14:paraId="1F01AFFF" w14:textId="7519EF68" w:rsidR="00223854" w:rsidDel="004238F6" w:rsidRDefault="00223854" w:rsidP="00223854">
            <w:pPr>
              <w:pStyle w:val="XML2"/>
              <w:rPr>
                <w:del w:id="26262" w:author="Thomas Dietz" w:date="2012-08-08T14:26:00Z"/>
              </w:rPr>
            </w:pPr>
            <w:del w:id="26263" w:author="Thomas Dietz" w:date="2012-08-08T14:26:00Z">
              <w:r w:rsidDel="004238F6">
                <w:delText>&lt;xs:sequence minOccurs="1" maxOccurs="unbounded"&gt;</w:delText>
              </w:r>
            </w:del>
          </w:p>
          <w:p w14:paraId="1EC97C11" w14:textId="1BA4B029" w:rsidR="00223854" w:rsidDel="004238F6" w:rsidRDefault="00223854" w:rsidP="00223854">
            <w:pPr>
              <w:pStyle w:val="XML3"/>
              <w:rPr>
                <w:del w:id="26264" w:author="Thomas Dietz" w:date="2012-08-08T14:26:00Z"/>
              </w:rPr>
            </w:pPr>
            <w:del w:id="26265" w:author="Thomas Dietz" w:date="2012-08-08T14:26:00Z">
              <w:r w:rsidDel="004238F6">
                <w:delText>&lt;xs:element name="type" type="OFInstructionType"/&gt;</w:delText>
              </w:r>
            </w:del>
          </w:p>
          <w:p w14:paraId="32A95505" w14:textId="5810ACDF" w:rsidR="00223854" w:rsidDel="004238F6" w:rsidRDefault="00223854" w:rsidP="00223854">
            <w:pPr>
              <w:pStyle w:val="XML2"/>
              <w:rPr>
                <w:del w:id="26266" w:author="Thomas Dietz" w:date="2012-08-08T14:26:00Z"/>
              </w:rPr>
            </w:pPr>
            <w:del w:id="26267" w:author="Thomas Dietz" w:date="2012-08-08T14:26:00Z">
              <w:r w:rsidDel="004238F6">
                <w:delText>&lt;/xs:sequence&gt;</w:delText>
              </w:r>
            </w:del>
          </w:p>
          <w:p w14:paraId="252F672D" w14:textId="229CEC0F" w:rsidR="00223854" w:rsidDel="004238F6" w:rsidRDefault="00223854" w:rsidP="00223854">
            <w:pPr>
              <w:pStyle w:val="XML1"/>
              <w:rPr>
                <w:del w:id="26268" w:author="Thomas Dietz" w:date="2012-08-08T14:26:00Z"/>
              </w:rPr>
            </w:pPr>
            <w:del w:id="26269" w:author="Thomas Dietz" w:date="2012-08-08T14:26:00Z">
              <w:r w:rsidDel="004238F6">
                <w:delText>&lt;/xs:complexType&gt;</w:delText>
              </w:r>
            </w:del>
          </w:p>
          <w:p w14:paraId="2695F254" w14:textId="7918AFD2" w:rsidR="00223854" w:rsidDel="004238F6" w:rsidRDefault="00223854" w:rsidP="00223854">
            <w:pPr>
              <w:pStyle w:val="XML1"/>
              <w:rPr>
                <w:del w:id="26270" w:author="Thomas Dietz" w:date="2012-08-08T14:26:00Z"/>
              </w:rPr>
            </w:pPr>
          </w:p>
          <w:p w14:paraId="617E5735" w14:textId="108D155F" w:rsidR="00223854" w:rsidDel="004238F6" w:rsidRDefault="00223854" w:rsidP="00223854">
            <w:pPr>
              <w:pStyle w:val="XML1"/>
              <w:rPr>
                <w:del w:id="26271" w:author="Thomas Dietz" w:date="2012-08-08T14:26:00Z"/>
              </w:rPr>
            </w:pPr>
            <w:del w:id="26272" w:author="Thomas Dietz" w:date="2012-08-08T14:26:00Z">
              <w:r w:rsidDel="004238F6">
                <w:delText>&lt;xs:complexType name="OFFlowTableMatch</w:delText>
              </w:r>
              <w:r w:rsidR="00443358" w:rsidDel="004238F6">
                <w:delText>Fields</w:delText>
              </w:r>
              <w:r w:rsidDel="004238F6">
                <w:delText>"&gt;</w:delText>
              </w:r>
            </w:del>
          </w:p>
          <w:p w14:paraId="46E46C29" w14:textId="45742ED1" w:rsidR="00223854" w:rsidDel="004238F6" w:rsidRDefault="00223854" w:rsidP="00223854">
            <w:pPr>
              <w:pStyle w:val="XML2"/>
              <w:rPr>
                <w:del w:id="26273" w:author="Thomas Dietz" w:date="2012-08-08T14:26:00Z"/>
              </w:rPr>
            </w:pPr>
            <w:del w:id="26274" w:author="Thomas Dietz" w:date="2012-08-08T14:26:00Z">
              <w:r w:rsidDel="004238F6">
                <w:delText>&lt;xs:sequence minOccurs="1" maxOccurs="unbounded"&gt;</w:delText>
              </w:r>
            </w:del>
          </w:p>
          <w:p w14:paraId="44164DEA" w14:textId="2E5A7291" w:rsidR="00223854" w:rsidDel="004238F6" w:rsidRDefault="00223854" w:rsidP="00223854">
            <w:pPr>
              <w:pStyle w:val="XML3"/>
              <w:rPr>
                <w:del w:id="26275" w:author="Thomas Dietz" w:date="2012-08-08T14:26:00Z"/>
              </w:rPr>
            </w:pPr>
            <w:del w:id="26276" w:author="Thomas Dietz" w:date="2012-08-08T14:26:00Z">
              <w:r w:rsidDel="004238F6">
                <w:delText>&lt;xs:element name="type" type="OFMatch</w:delText>
              </w:r>
              <w:r w:rsidR="00443358" w:rsidDel="004238F6">
                <w:delText>Field</w:delText>
              </w:r>
              <w:r w:rsidDel="004238F6">
                <w:delText>Type"/&gt;</w:delText>
              </w:r>
            </w:del>
          </w:p>
          <w:p w14:paraId="26B7EEDD" w14:textId="519F4215" w:rsidR="00223854" w:rsidDel="004238F6" w:rsidRDefault="00223854" w:rsidP="00223854">
            <w:pPr>
              <w:pStyle w:val="XML2"/>
              <w:rPr>
                <w:del w:id="26277" w:author="Thomas Dietz" w:date="2012-08-08T14:26:00Z"/>
              </w:rPr>
            </w:pPr>
            <w:del w:id="26278" w:author="Thomas Dietz" w:date="2012-08-08T14:26:00Z">
              <w:r w:rsidDel="004238F6">
                <w:delText>&lt;/xs:sequence&gt;</w:delText>
              </w:r>
            </w:del>
          </w:p>
          <w:p w14:paraId="79535A7D" w14:textId="37B86054" w:rsidR="00223854" w:rsidDel="004238F6" w:rsidRDefault="00223854" w:rsidP="00223854">
            <w:pPr>
              <w:pStyle w:val="XML1"/>
              <w:rPr>
                <w:del w:id="26279" w:author="Thomas Dietz" w:date="2012-08-08T14:26:00Z"/>
              </w:rPr>
            </w:pPr>
            <w:del w:id="26280" w:author="Thomas Dietz" w:date="2012-08-08T14:26:00Z">
              <w:r w:rsidDel="004238F6">
                <w:delText>&lt;/xs:complexType&gt;</w:delText>
              </w:r>
            </w:del>
          </w:p>
          <w:p w14:paraId="0DC3752F" w14:textId="37543874" w:rsidR="00223854" w:rsidDel="004238F6" w:rsidRDefault="00223854" w:rsidP="00223854">
            <w:pPr>
              <w:pStyle w:val="XML1"/>
              <w:rPr>
                <w:del w:id="26281" w:author="Thomas Dietz" w:date="2012-08-08T14:26:00Z"/>
              </w:rPr>
            </w:pPr>
          </w:p>
          <w:p w14:paraId="1E7344A6" w14:textId="5781E033" w:rsidR="00223854" w:rsidDel="004238F6" w:rsidRDefault="00223854" w:rsidP="00223854">
            <w:pPr>
              <w:pStyle w:val="XML1"/>
              <w:rPr>
                <w:del w:id="26282" w:author="Thomas Dietz" w:date="2012-08-08T14:26:00Z"/>
              </w:rPr>
            </w:pPr>
            <w:del w:id="26283" w:author="Thomas Dietz" w:date="2012-08-08T14:26:00Z">
              <w:r w:rsidDel="004238F6">
                <w:delText>&lt;xs:complexType name="OFFlowTableWriteActions"&gt;</w:delText>
              </w:r>
            </w:del>
          </w:p>
          <w:p w14:paraId="471D4D1A" w14:textId="36F22748" w:rsidR="00223854" w:rsidDel="004238F6" w:rsidRDefault="00223854" w:rsidP="00223854">
            <w:pPr>
              <w:pStyle w:val="XML2"/>
              <w:rPr>
                <w:del w:id="26284" w:author="Thomas Dietz" w:date="2012-08-08T14:26:00Z"/>
              </w:rPr>
            </w:pPr>
            <w:del w:id="26285" w:author="Thomas Dietz" w:date="2012-08-08T14:26:00Z">
              <w:r w:rsidDel="004238F6">
                <w:delText>&lt;xs:sequence minOccurs="1" maxOccurs="unbounded"&gt;</w:delText>
              </w:r>
            </w:del>
          </w:p>
          <w:p w14:paraId="4A23AC25" w14:textId="209E5F68" w:rsidR="00223854" w:rsidDel="004238F6" w:rsidRDefault="00223854" w:rsidP="00223854">
            <w:pPr>
              <w:pStyle w:val="XML3"/>
              <w:rPr>
                <w:del w:id="26286" w:author="Thomas Dietz" w:date="2012-08-08T14:26:00Z"/>
              </w:rPr>
            </w:pPr>
            <w:del w:id="26287" w:author="Thomas Dietz" w:date="2012-08-08T14:26:00Z">
              <w:r w:rsidDel="004238F6">
                <w:delText>&lt;xs:element name="type" type="OFActionType"/&gt;</w:delText>
              </w:r>
            </w:del>
          </w:p>
          <w:p w14:paraId="558FEF24" w14:textId="11B745C1" w:rsidR="00223854" w:rsidDel="004238F6" w:rsidRDefault="00223854" w:rsidP="00223854">
            <w:pPr>
              <w:pStyle w:val="XML2"/>
              <w:rPr>
                <w:del w:id="26288" w:author="Thomas Dietz" w:date="2012-08-08T14:26:00Z"/>
              </w:rPr>
            </w:pPr>
            <w:del w:id="26289" w:author="Thomas Dietz" w:date="2012-08-08T14:26:00Z">
              <w:r w:rsidDel="004238F6">
                <w:delText>&lt;/xs:sequence&gt;</w:delText>
              </w:r>
            </w:del>
          </w:p>
          <w:p w14:paraId="0DD620E8" w14:textId="594D9B8B" w:rsidR="00223854" w:rsidDel="004238F6" w:rsidRDefault="00223854" w:rsidP="00223854">
            <w:pPr>
              <w:pStyle w:val="XML1"/>
              <w:rPr>
                <w:del w:id="26290" w:author="Thomas Dietz" w:date="2012-08-08T14:26:00Z"/>
              </w:rPr>
            </w:pPr>
            <w:del w:id="26291" w:author="Thomas Dietz" w:date="2012-08-08T14:26:00Z">
              <w:r w:rsidDel="004238F6">
                <w:delText>&lt;/xs:complexType&gt;</w:delText>
              </w:r>
            </w:del>
          </w:p>
          <w:p w14:paraId="6AB91C2D" w14:textId="11550488" w:rsidR="00223854" w:rsidDel="004238F6" w:rsidRDefault="00223854" w:rsidP="00223854">
            <w:pPr>
              <w:pStyle w:val="XML1"/>
              <w:rPr>
                <w:del w:id="26292" w:author="Thomas Dietz" w:date="2012-08-08T14:26:00Z"/>
              </w:rPr>
            </w:pPr>
          </w:p>
          <w:p w14:paraId="5A7AD784" w14:textId="3C29A8E7" w:rsidR="00223854" w:rsidDel="004238F6" w:rsidRDefault="00223854" w:rsidP="00223854">
            <w:pPr>
              <w:pStyle w:val="XML1"/>
              <w:rPr>
                <w:del w:id="26293" w:author="Thomas Dietz" w:date="2012-08-08T14:26:00Z"/>
              </w:rPr>
            </w:pPr>
            <w:del w:id="26294" w:author="Thomas Dietz" w:date="2012-08-08T14:26:00Z">
              <w:r w:rsidDel="004238F6">
                <w:delText>&lt;xs:complexType name="OFFlowTableApplyActions"&gt;</w:delText>
              </w:r>
            </w:del>
          </w:p>
          <w:p w14:paraId="35AAD5BF" w14:textId="5AB57F55" w:rsidR="00223854" w:rsidDel="004238F6" w:rsidRDefault="00223854" w:rsidP="00223854">
            <w:pPr>
              <w:pStyle w:val="XML2"/>
              <w:rPr>
                <w:del w:id="26295" w:author="Thomas Dietz" w:date="2012-08-08T14:26:00Z"/>
              </w:rPr>
            </w:pPr>
            <w:del w:id="26296" w:author="Thomas Dietz" w:date="2012-08-08T14:26:00Z">
              <w:r w:rsidDel="004238F6">
                <w:delText>&lt;xs:sequence minOccurs="1" maxOccurs="unbounded"&gt;</w:delText>
              </w:r>
            </w:del>
          </w:p>
          <w:p w14:paraId="75D6BE59" w14:textId="386BB479" w:rsidR="00223854" w:rsidDel="004238F6" w:rsidRDefault="00223854" w:rsidP="00223854">
            <w:pPr>
              <w:pStyle w:val="XML3"/>
              <w:rPr>
                <w:del w:id="26297" w:author="Thomas Dietz" w:date="2012-08-08T14:26:00Z"/>
              </w:rPr>
            </w:pPr>
            <w:del w:id="26298" w:author="Thomas Dietz" w:date="2012-08-08T14:26:00Z">
              <w:r w:rsidDel="004238F6">
                <w:delText>&lt;xs:element name="type" type="OFActionType"/&gt;</w:delText>
              </w:r>
            </w:del>
          </w:p>
          <w:p w14:paraId="4A5164DA" w14:textId="29FDB3F9" w:rsidR="00223854" w:rsidDel="004238F6" w:rsidRDefault="00223854" w:rsidP="00223854">
            <w:pPr>
              <w:pStyle w:val="XML2"/>
              <w:rPr>
                <w:del w:id="26299" w:author="Thomas Dietz" w:date="2012-08-08T14:26:00Z"/>
              </w:rPr>
            </w:pPr>
            <w:del w:id="26300" w:author="Thomas Dietz" w:date="2012-08-08T14:26:00Z">
              <w:r w:rsidDel="004238F6">
                <w:delText>&lt;/xs:sequence&gt;</w:delText>
              </w:r>
            </w:del>
          </w:p>
          <w:p w14:paraId="2F96D716" w14:textId="409585E7" w:rsidR="00223854" w:rsidDel="004238F6" w:rsidRDefault="00223854" w:rsidP="00223854">
            <w:pPr>
              <w:pStyle w:val="XML1"/>
              <w:rPr>
                <w:del w:id="26301" w:author="Thomas Dietz" w:date="2012-08-08T14:26:00Z"/>
              </w:rPr>
            </w:pPr>
            <w:del w:id="26302" w:author="Thomas Dietz" w:date="2012-08-08T14:26:00Z">
              <w:r w:rsidDel="004238F6">
                <w:delText>&lt;/xs:complexType&gt;</w:delText>
              </w:r>
            </w:del>
          </w:p>
          <w:p w14:paraId="48C6434E" w14:textId="433EC89B" w:rsidR="00223854" w:rsidDel="004238F6" w:rsidRDefault="00223854" w:rsidP="00223854">
            <w:pPr>
              <w:pStyle w:val="XML1"/>
              <w:rPr>
                <w:del w:id="26303" w:author="Thomas Dietz" w:date="2012-08-08T14:26:00Z"/>
              </w:rPr>
            </w:pPr>
          </w:p>
          <w:p w14:paraId="7910D8C8" w14:textId="5EF9C2CB" w:rsidR="00223854" w:rsidDel="004238F6" w:rsidRDefault="00223854" w:rsidP="00223854">
            <w:pPr>
              <w:pStyle w:val="XML1"/>
              <w:rPr>
                <w:del w:id="26304" w:author="Thomas Dietz" w:date="2012-08-08T14:26:00Z"/>
              </w:rPr>
            </w:pPr>
            <w:del w:id="26305" w:author="Thomas Dietz" w:date="2012-08-08T14:26:00Z">
              <w:r w:rsidDel="004238F6">
                <w:delText>&lt;xs:simpleType name="OFMatch</w:delText>
              </w:r>
              <w:r w:rsidR="00443358" w:rsidDel="004238F6">
                <w:delText>Field</w:delText>
              </w:r>
              <w:r w:rsidDel="004238F6">
                <w:delText>Type"&gt;</w:delText>
              </w:r>
            </w:del>
          </w:p>
          <w:p w14:paraId="16595B82" w14:textId="1AEB297A" w:rsidR="00223854" w:rsidDel="004238F6" w:rsidRDefault="00223854" w:rsidP="00223854">
            <w:pPr>
              <w:pStyle w:val="XML2"/>
              <w:rPr>
                <w:del w:id="26306" w:author="Thomas Dietz" w:date="2012-08-08T14:26:00Z"/>
              </w:rPr>
            </w:pPr>
            <w:del w:id="26307" w:author="Thomas Dietz" w:date="2012-08-08T14:26:00Z">
              <w:r w:rsidDel="004238F6">
                <w:delText>&lt;xs:annotation&gt;</w:delText>
              </w:r>
            </w:del>
          </w:p>
          <w:p w14:paraId="7D183E73" w14:textId="1D10FAC2" w:rsidR="00223854" w:rsidDel="004238F6" w:rsidRDefault="00223854" w:rsidP="00223854">
            <w:pPr>
              <w:pStyle w:val="XML3"/>
              <w:rPr>
                <w:del w:id="26308" w:author="Thomas Dietz" w:date="2012-08-08T14:26:00Z"/>
              </w:rPr>
            </w:pPr>
            <w:del w:id="26309" w:author="Thomas Dietz" w:date="2012-08-08T14:26:00Z">
              <w:r w:rsidDel="004238F6">
                <w:delText xml:space="preserve">&lt;xs:documentation&gt; The open flow match </w:delText>
              </w:r>
              <w:r w:rsidR="00443358" w:rsidDel="004238F6">
                <w:delText xml:space="preserve">field </w:delText>
              </w:r>
              <w:r w:rsidDel="004238F6">
                <w:delText>types. See OpenFlow protocol 1.2 section A.2.3.7</w:delText>
              </w:r>
              <w:r w:rsidDel="004238F6">
                <w:tab/>
              </w:r>
              <w:r w:rsidDel="004238F6">
                <w:tab/>
              </w:r>
            </w:del>
          </w:p>
          <w:p w14:paraId="2620B2C5" w14:textId="0F6AE755" w:rsidR="00223854" w:rsidDel="004238F6" w:rsidRDefault="00223854" w:rsidP="00223854">
            <w:pPr>
              <w:pStyle w:val="XML3"/>
              <w:rPr>
                <w:del w:id="26310" w:author="Thomas Dietz" w:date="2012-08-08T14:26:00Z"/>
              </w:rPr>
            </w:pPr>
            <w:del w:id="26311" w:author="Thomas Dietz" w:date="2012-08-08T14:26:00Z">
              <w:r w:rsidDel="004238F6">
                <w:delText>&lt;/xs:documentation&gt;</w:delText>
              </w:r>
            </w:del>
          </w:p>
          <w:p w14:paraId="4F77061C" w14:textId="18E015D7" w:rsidR="00223854" w:rsidDel="004238F6" w:rsidRDefault="00223854" w:rsidP="00223854">
            <w:pPr>
              <w:pStyle w:val="XML2"/>
              <w:rPr>
                <w:del w:id="26312" w:author="Thomas Dietz" w:date="2012-08-08T14:26:00Z"/>
              </w:rPr>
            </w:pPr>
            <w:del w:id="26313" w:author="Thomas Dietz" w:date="2012-08-08T14:26:00Z">
              <w:r w:rsidDel="004238F6">
                <w:delText>&lt;/xs:annotation&gt;</w:delText>
              </w:r>
            </w:del>
          </w:p>
          <w:p w14:paraId="24323225" w14:textId="47F03FFD" w:rsidR="00223854" w:rsidDel="004238F6" w:rsidRDefault="00223854" w:rsidP="00223854">
            <w:pPr>
              <w:pStyle w:val="XML2"/>
              <w:rPr>
                <w:del w:id="26314" w:author="Thomas Dietz" w:date="2012-08-08T14:26:00Z"/>
              </w:rPr>
            </w:pPr>
            <w:del w:id="26315" w:author="Thomas Dietz" w:date="2012-08-08T14:26:00Z">
              <w:r w:rsidDel="004238F6">
                <w:delText>&lt;xs:restriction base="xs:string"&gt;</w:delText>
              </w:r>
            </w:del>
          </w:p>
          <w:p w14:paraId="34BA8458" w14:textId="6379C559" w:rsidR="00223854" w:rsidDel="004238F6" w:rsidRDefault="00223854" w:rsidP="00223854">
            <w:pPr>
              <w:pStyle w:val="XML3"/>
              <w:rPr>
                <w:del w:id="26316" w:author="Thomas Dietz" w:date="2012-08-08T14:26:00Z"/>
              </w:rPr>
            </w:pPr>
            <w:del w:id="26317" w:author="Thomas Dietz" w:date="2012-08-08T14:26:00Z">
              <w:r w:rsidDel="004238F6">
                <w:delText>&lt;xs:enumeration value="input-port"/&gt;</w:delText>
              </w:r>
            </w:del>
          </w:p>
          <w:p w14:paraId="7273E1B5" w14:textId="5F0754F5" w:rsidR="00223854" w:rsidDel="004238F6" w:rsidRDefault="00223854" w:rsidP="00223854">
            <w:pPr>
              <w:pStyle w:val="XML3"/>
              <w:rPr>
                <w:del w:id="26318" w:author="Thomas Dietz" w:date="2012-08-08T14:26:00Z"/>
              </w:rPr>
            </w:pPr>
            <w:del w:id="26319" w:author="Thomas Dietz" w:date="2012-08-08T14:26:00Z">
              <w:r w:rsidDel="004238F6">
                <w:delText>&lt;xs:enumeration value="physical-input-port"/&gt;</w:delText>
              </w:r>
            </w:del>
          </w:p>
          <w:p w14:paraId="62A6D05E" w14:textId="0BD4774E" w:rsidR="00223854" w:rsidDel="004238F6" w:rsidRDefault="00223854" w:rsidP="00223854">
            <w:pPr>
              <w:pStyle w:val="XML3"/>
              <w:rPr>
                <w:del w:id="26320" w:author="Thomas Dietz" w:date="2012-08-08T14:26:00Z"/>
              </w:rPr>
            </w:pPr>
            <w:del w:id="26321" w:author="Thomas Dietz" w:date="2012-08-08T14:26:00Z">
              <w:r w:rsidDel="004238F6">
                <w:delText>&lt;xs:enumeration value="metadata"/&gt;</w:delText>
              </w:r>
            </w:del>
          </w:p>
          <w:p w14:paraId="34948A7A" w14:textId="0097410A" w:rsidR="00223854" w:rsidDel="004238F6" w:rsidRDefault="00223854" w:rsidP="00223854">
            <w:pPr>
              <w:pStyle w:val="XML3"/>
              <w:rPr>
                <w:del w:id="26322" w:author="Thomas Dietz" w:date="2012-08-08T14:26:00Z"/>
              </w:rPr>
            </w:pPr>
            <w:del w:id="26323" w:author="Thomas Dietz" w:date="2012-08-08T14:26:00Z">
              <w:r w:rsidDel="004238F6">
                <w:delText>&lt;xs:enumeration value="ethernet-dest"/&gt;</w:delText>
              </w:r>
            </w:del>
          </w:p>
          <w:p w14:paraId="41914C7A" w14:textId="2C7C08FC" w:rsidR="00223854" w:rsidDel="004238F6" w:rsidRDefault="00223854" w:rsidP="00223854">
            <w:pPr>
              <w:pStyle w:val="XML3"/>
              <w:rPr>
                <w:del w:id="26324" w:author="Thomas Dietz" w:date="2012-08-08T14:26:00Z"/>
              </w:rPr>
            </w:pPr>
            <w:del w:id="26325" w:author="Thomas Dietz" w:date="2012-08-08T14:26:00Z">
              <w:r w:rsidDel="004238F6">
                <w:delText>&lt;xs:enumeration value="ethernet-src"/&gt;</w:delText>
              </w:r>
            </w:del>
          </w:p>
          <w:p w14:paraId="7E2FBC35" w14:textId="72DB4964" w:rsidR="00223854" w:rsidDel="004238F6" w:rsidRDefault="00223854" w:rsidP="00223854">
            <w:pPr>
              <w:pStyle w:val="XML3"/>
              <w:rPr>
                <w:del w:id="26326" w:author="Thomas Dietz" w:date="2012-08-08T14:26:00Z"/>
              </w:rPr>
            </w:pPr>
            <w:del w:id="26327" w:author="Thomas Dietz" w:date="2012-08-08T14:26:00Z">
              <w:r w:rsidDel="004238F6">
                <w:delText>&lt;xs:enumeration value="ethernet-frame-type"/&gt;</w:delText>
              </w:r>
            </w:del>
          </w:p>
          <w:p w14:paraId="08543FEF" w14:textId="22D11218" w:rsidR="00223854" w:rsidDel="004238F6" w:rsidRDefault="00223854" w:rsidP="00223854">
            <w:pPr>
              <w:pStyle w:val="XML3"/>
              <w:rPr>
                <w:del w:id="26328" w:author="Thomas Dietz" w:date="2012-08-08T14:26:00Z"/>
              </w:rPr>
            </w:pPr>
            <w:del w:id="26329" w:author="Thomas Dietz" w:date="2012-08-08T14:26:00Z">
              <w:r w:rsidDel="004238F6">
                <w:delText>&lt;xs:enumeration value="vlan-id"/&gt;</w:delText>
              </w:r>
            </w:del>
          </w:p>
          <w:p w14:paraId="23255EE9" w14:textId="472984AF" w:rsidR="00223854" w:rsidDel="004238F6" w:rsidRDefault="00223854" w:rsidP="00223854">
            <w:pPr>
              <w:pStyle w:val="XML3"/>
              <w:rPr>
                <w:del w:id="26330" w:author="Thomas Dietz" w:date="2012-08-08T14:26:00Z"/>
              </w:rPr>
            </w:pPr>
            <w:del w:id="26331" w:author="Thomas Dietz" w:date="2012-08-08T14:26:00Z">
              <w:r w:rsidDel="004238F6">
                <w:delText>&lt;xs:enumeration value="vlan-priority"/&gt;</w:delText>
              </w:r>
            </w:del>
          </w:p>
          <w:p w14:paraId="6BB6D520" w14:textId="4697C5E8" w:rsidR="00223854" w:rsidDel="004238F6" w:rsidRDefault="00223854" w:rsidP="00223854">
            <w:pPr>
              <w:pStyle w:val="XML3"/>
              <w:rPr>
                <w:del w:id="26332" w:author="Thomas Dietz" w:date="2012-08-08T14:26:00Z"/>
              </w:rPr>
            </w:pPr>
            <w:del w:id="26333" w:author="Thomas Dietz" w:date="2012-08-08T14:26:00Z">
              <w:r w:rsidDel="004238F6">
                <w:delText>&lt;xs:enumeration value="ip-dscp"/&gt;</w:delText>
              </w:r>
            </w:del>
          </w:p>
          <w:p w14:paraId="601B2D93" w14:textId="7EF9E620" w:rsidR="00223854" w:rsidDel="004238F6" w:rsidRDefault="00223854" w:rsidP="00223854">
            <w:pPr>
              <w:pStyle w:val="XML3"/>
              <w:rPr>
                <w:del w:id="26334" w:author="Thomas Dietz" w:date="2012-08-08T14:26:00Z"/>
              </w:rPr>
            </w:pPr>
            <w:del w:id="26335" w:author="Thomas Dietz" w:date="2012-08-08T14:26:00Z">
              <w:r w:rsidDel="004238F6">
                <w:delText>&lt;xs:enumeration value="ip-ecn"/&gt;</w:delText>
              </w:r>
            </w:del>
          </w:p>
          <w:p w14:paraId="0DB05179" w14:textId="5C5F1313" w:rsidR="00223854" w:rsidDel="004238F6" w:rsidRDefault="00223854" w:rsidP="00223854">
            <w:pPr>
              <w:pStyle w:val="XML3"/>
              <w:rPr>
                <w:del w:id="26336" w:author="Thomas Dietz" w:date="2012-08-08T14:26:00Z"/>
              </w:rPr>
            </w:pPr>
            <w:del w:id="26337" w:author="Thomas Dietz" w:date="2012-08-08T14:26:00Z">
              <w:r w:rsidDel="004238F6">
                <w:delText>&lt;xs:enumeration value="ip-protocol"/&gt;</w:delText>
              </w:r>
            </w:del>
          </w:p>
          <w:p w14:paraId="4032461B" w14:textId="2DB5C8FE" w:rsidR="00223854" w:rsidDel="004238F6" w:rsidRDefault="00223854" w:rsidP="00223854">
            <w:pPr>
              <w:pStyle w:val="XML3"/>
              <w:rPr>
                <w:del w:id="26338" w:author="Thomas Dietz" w:date="2012-08-08T14:26:00Z"/>
              </w:rPr>
            </w:pPr>
            <w:del w:id="26339" w:author="Thomas Dietz" w:date="2012-08-08T14:26:00Z">
              <w:r w:rsidDel="004238F6">
                <w:delText>&lt;xs:enumeration value="ipv4-src"/&gt;</w:delText>
              </w:r>
            </w:del>
          </w:p>
          <w:p w14:paraId="63B847A8" w14:textId="59163214" w:rsidR="00223854" w:rsidDel="004238F6" w:rsidRDefault="00223854" w:rsidP="00223854">
            <w:pPr>
              <w:pStyle w:val="XML3"/>
              <w:rPr>
                <w:del w:id="26340" w:author="Thomas Dietz" w:date="2012-08-08T14:26:00Z"/>
              </w:rPr>
            </w:pPr>
            <w:del w:id="26341" w:author="Thomas Dietz" w:date="2012-08-08T14:26:00Z">
              <w:r w:rsidDel="004238F6">
                <w:delText>&lt;xs:enumeration value="ipv4-dest"/&gt;</w:delText>
              </w:r>
            </w:del>
          </w:p>
          <w:p w14:paraId="2FA1EDAC" w14:textId="71FD5F53" w:rsidR="00223854" w:rsidDel="004238F6" w:rsidRDefault="00223854" w:rsidP="00223854">
            <w:pPr>
              <w:pStyle w:val="XML3"/>
              <w:rPr>
                <w:del w:id="26342" w:author="Thomas Dietz" w:date="2012-08-08T14:26:00Z"/>
              </w:rPr>
            </w:pPr>
            <w:del w:id="26343" w:author="Thomas Dietz" w:date="2012-08-08T14:26:00Z">
              <w:r w:rsidDel="004238F6">
                <w:delText>&lt;xs:enumeration value="tcp-src"/&gt;</w:delText>
              </w:r>
            </w:del>
          </w:p>
          <w:p w14:paraId="722799B3" w14:textId="37FC7966" w:rsidR="00223854" w:rsidDel="004238F6" w:rsidRDefault="00223854" w:rsidP="00223854">
            <w:pPr>
              <w:pStyle w:val="XML3"/>
              <w:rPr>
                <w:del w:id="26344" w:author="Thomas Dietz" w:date="2012-08-08T14:26:00Z"/>
              </w:rPr>
            </w:pPr>
            <w:del w:id="26345" w:author="Thomas Dietz" w:date="2012-08-08T14:26:00Z">
              <w:r w:rsidDel="004238F6">
                <w:delText>&lt;xs:enumeration value="tcp-dest"/&gt;</w:delText>
              </w:r>
            </w:del>
          </w:p>
          <w:p w14:paraId="74406D66" w14:textId="425CC55D" w:rsidR="00223854" w:rsidDel="004238F6" w:rsidRDefault="00223854" w:rsidP="00223854">
            <w:pPr>
              <w:pStyle w:val="XML3"/>
              <w:rPr>
                <w:del w:id="26346" w:author="Thomas Dietz" w:date="2012-08-08T14:26:00Z"/>
              </w:rPr>
            </w:pPr>
            <w:del w:id="26347" w:author="Thomas Dietz" w:date="2012-08-08T14:26:00Z">
              <w:r w:rsidDel="004238F6">
                <w:delText>&lt;xs:enumeration value="udp-src"/&gt;</w:delText>
              </w:r>
            </w:del>
          </w:p>
          <w:p w14:paraId="66B1C82E" w14:textId="023F6F51" w:rsidR="00223854" w:rsidDel="004238F6" w:rsidRDefault="00223854" w:rsidP="00223854">
            <w:pPr>
              <w:pStyle w:val="XML3"/>
              <w:rPr>
                <w:del w:id="26348" w:author="Thomas Dietz" w:date="2012-08-08T14:26:00Z"/>
              </w:rPr>
            </w:pPr>
            <w:del w:id="26349" w:author="Thomas Dietz" w:date="2012-08-08T14:26:00Z">
              <w:r w:rsidDel="004238F6">
                <w:delText>&lt;xs:enumeration value="udp-dest"/&gt;</w:delText>
              </w:r>
            </w:del>
          </w:p>
          <w:p w14:paraId="4D597CBA" w14:textId="0C7B1771" w:rsidR="00223854" w:rsidDel="004238F6" w:rsidRDefault="00223854" w:rsidP="00223854">
            <w:pPr>
              <w:pStyle w:val="XML3"/>
              <w:rPr>
                <w:del w:id="26350" w:author="Thomas Dietz" w:date="2012-08-08T14:26:00Z"/>
              </w:rPr>
            </w:pPr>
            <w:del w:id="26351" w:author="Thomas Dietz" w:date="2012-08-08T14:26:00Z">
              <w:r w:rsidDel="004238F6">
                <w:delText>&lt;xs:enumeration value="sctp-src"/&gt;</w:delText>
              </w:r>
            </w:del>
          </w:p>
          <w:p w14:paraId="7D12DA9C" w14:textId="304918F3" w:rsidR="00223854" w:rsidDel="004238F6" w:rsidRDefault="00223854" w:rsidP="00223854">
            <w:pPr>
              <w:pStyle w:val="XML3"/>
              <w:rPr>
                <w:del w:id="26352" w:author="Thomas Dietz" w:date="2012-08-08T14:26:00Z"/>
              </w:rPr>
            </w:pPr>
            <w:del w:id="26353" w:author="Thomas Dietz" w:date="2012-08-08T14:26:00Z">
              <w:r w:rsidDel="004238F6">
                <w:delText>&lt;xs:enumeration value="sctp-dest"/&gt;</w:delText>
              </w:r>
            </w:del>
          </w:p>
          <w:p w14:paraId="57599A37" w14:textId="124AD22C" w:rsidR="00223854" w:rsidDel="004238F6" w:rsidRDefault="00223854" w:rsidP="00223854">
            <w:pPr>
              <w:pStyle w:val="XML3"/>
              <w:rPr>
                <w:del w:id="26354" w:author="Thomas Dietz" w:date="2012-08-08T14:26:00Z"/>
              </w:rPr>
            </w:pPr>
            <w:del w:id="26355" w:author="Thomas Dietz" w:date="2012-08-08T14:26:00Z">
              <w:r w:rsidDel="004238F6">
                <w:delText>&lt;xs:enumeration value="icmpv4-type"/&gt;</w:delText>
              </w:r>
            </w:del>
          </w:p>
          <w:p w14:paraId="237E2073" w14:textId="15A42633" w:rsidR="00223854" w:rsidDel="004238F6" w:rsidRDefault="00223854" w:rsidP="00223854">
            <w:pPr>
              <w:pStyle w:val="XML3"/>
              <w:rPr>
                <w:del w:id="26356" w:author="Thomas Dietz" w:date="2012-08-08T14:26:00Z"/>
              </w:rPr>
            </w:pPr>
            <w:del w:id="26357" w:author="Thomas Dietz" w:date="2012-08-08T14:26:00Z">
              <w:r w:rsidDel="004238F6">
                <w:delText>&lt;xs:enumeration value="icmpv4-code"/&gt;</w:delText>
              </w:r>
            </w:del>
          </w:p>
          <w:p w14:paraId="38AFA7E8" w14:textId="670F84BF" w:rsidR="00223854" w:rsidDel="004238F6" w:rsidRDefault="00223854" w:rsidP="00223854">
            <w:pPr>
              <w:pStyle w:val="XML3"/>
              <w:rPr>
                <w:del w:id="26358" w:author="Thomas Dietz" w:date="2012-08-08T14:26:00Z"/>
              </w:rPr>
            </w:pPr>
            <w:del w:id="26359" w:author="Thomas Dietz" w:date="2012-08-08T14:26:00Z">
              <w:r w:rsidDel="004238F6">
                <w:delText>&lt;xs:enumeration value="arp-op"/&gt;</w:delText>
              </w:r>
            </w:del>
          </w:p>
          <w:p w14:paraId="45C937BD" w14:textId="025C5B15" w:rsidR="00223854" w:rsidDel="004238F6" w:rsidRDefault="00223854" w:rsidP="00223854">
            <w:pPr>
              <w:pStyle w:val="XML3"/>
              <w:rPr>
                <w:del w:id="26360" w:author="Thomas Dietz" w:date="2012-08-08T14:26:00Z"/>
              </w:rPr>
            </w:pPr>
            <w:del w:id="26361" w:author="Thomas Dietz" w:date="2012-08-08T14:26:00Z">
              <w:r w:rsidDel="004238F6">
                <w:delText>&lt;xs:enumeration value="arp-src-ip-address"/&gt;</w:delText>
              </w:r>
            </w:del>
          </w:p>
          <w:p w14:paraId="536C19F0" w14:textId="3A53531F" w:rsidR="00223854" w:rsidDel="004238F6" w:rsidRDefault="00223854" w:rsidP="00223854">
            <w:pPr>
              <w:pStyle w:val="XML3"/>
              <w:rPr>
                <w:del w:id="26362" w:author="Thomas Dietz" w:date="2012-08-08T14:26:00Z"/>
              </w:rPr>
            </w:pPr>
            <w:del w:id="26363" w:author="Thomas Dietz" w:date="2012-08-08T14:26:00Z">
              <w:r w:rsidDel="004238F6">
                <w:delText>&lt;xs:enumeration value="arp-target-ip-address"/&gt;</w:delText>
              </w:r>
            </w:del>
          </w:p>
          <w:p w14:paraId="752BE294" w14:textId="4224D138" w:rsidR="00223854" w:rsidDel="004238F6" w:rsidRDefault="00223854" w:rsidP="00223854">
            <w:pPr>
              <w:pStyle w:val="XML3"/>
              <w:rPr>
                <w:del w:id="26364" w:author="Thomas Dietz" w:date="2012-08-08T14:26:00Z"/>
              </w:rPr>
            </w:pPr>
            <w:del w:id="26365" w:author="Thomas Dietz" w:date="2012-08-08T14:26:00Z">
              <w:r w:rsidDel="004238F6">
                <w:delText>&lt;xs:enumeration value="arp-src-hardware-address"/&gt;</w:delText>
              </w:r>
            </w:del>
          </w:p>
          <w:p w14:paraId="2FA0322A" w14:textId="2303F4F7" w:rsidR="00223854" w:rsidDel="004238F6" w:rsidRDefault="00223854" w:rsidP="00223854">
            <w:pPr>
              <w:pStyle w:val="XML3"/>
              <w:rPr>
                <w:del w:id="26366" w:author="Thomas Dietz" w:date="2012-08-08T14:26:00Z"/>
              </w:rPr>
            </w:pPr>
            <w:del w:id="26367" w:author="Thomas Dietz" w:date="2012-08-08T14:26:00Z">
              <w:r w:rsidDel="004238F6">
                <w:delText>&lt;xs:enumeration value="arp-target-hardware-address"/&gt;</w:delText>
              </w:r>
            </w:del>
          </w:p>
          <w:p w14:paraId="2FB14C67" w14:textId="57EDB3FA" w:rsidR="00223854" w:rsidDel="004238F6" w:rsidRDefault="00223854" w:rsidP="00223854">
            <w:pPr>
              <w:pStyle w:val="XML3"/>
              <w:rPr>
                <w:del w:id="26368" w:author="Thomas Dietz" w:date="2012-08-08T14:26:00Z"/>
              </w:rPr>
            </w:pPr>
            <w:del w:id="26369" w:author="Thomas Dietz" w:date="2012-08-08T14:26:00Z">
              <w:r w:rsidDel="004238F6">
                <w:delText>&lt;xs:enumeration value="ipv6-src"/&gt;</w:delText>
              </w:r>
            </w:del>
          </w:p>
          <w:p w14:paraId="3FCCC869" w14:textId="5E8D11B7" w:rsidR="00223854" w:rsidDel="004238F6" w:rsidRDefault="00223854" w:rsidP="00223854">
            <w:pPr>
              <w:pStyle w:val="XML3"/>
              <w:rPr>
                <w:del w:id="26370" w:author="Thomas Dietz" w:date="2012-08-08T14:26:00Z"/>
              </w:rPr>
            </w:pPr>
            <w:del w:id="26371" w:author="Thomas Dietz" w:date="2012-08-08T14:26:00Z">
              <w:r w:rsidDel="004238F6">
                <w:delText>&lt;xs:enumeration value="ipv6-dest"/&gt;</w:delText>
              </w:r>
            </w:del>
          </w:p>
          <w:p w14:paraId="2E313871" w14:textId="06848A69" w:rsidR="00223854" w:rsidDel="004238F6" w:rsidRDefault="00223854" w:rsidP="00223854">
            <w:pPr>
              <w:pStyle w:val="XML3"/>
              <w:rPr>
                <w:del w:id="26372" w:author="Thomas Dietz" w:date="2012-08-08T14:26:00Z"/>
              </w:rPr>
            </w:pPr>
            <w:del w:id="26373" w:author="Thomas Dietz" w:date="2012-08-08T14:26:00Z">
              <w:r w:rsidDel="004238F6">
                <w:delText>&lt;xs:enumeration value="ipv6-flow-label"/&gt;</w:delText>
              </w:r>
            </w:del>
          </w:p>
          <w:p w14:paraId="314F07CA" w14:textId="1AF0D1EB" w:rsidR="00223854" w:rsidDel="004238F6" w:rsidRDefault="00223854" w:rsidP="00223854">
            <w:pPr>
              <w:pStyle w:val="XML3"/>
              <w:rPr>
                <w:del w:id="26374" w:author="Thomas Dietz" w:date="2012-08-08T14:26:00Z"/>
              </w:rPr>
            </w:pPr>
            <w:del w:id="26375" w:author="Thomas Dietz" w:date="2012-08-08T14:26:00Z">
              <w:r w:rsidDel="004238F6">
                <w:delText>&lt;xs:enumeration value="icmpv6-type"/&gt;</w:delText>
              </w:r>
            </w:del>
          </w:p>
          <w:p w14:paraId="3FEAA7D3" w14:textId="7BE88C83" w:rsidR="00223854" w:rsidDel="004238F6" w:rsidRDefault="00223854" w:rsidP="00223854">
            <w:pPr>
              <w:pStyle w:val="XML3"/>
              <w:rPr>
                <w:del w:id="26376" w:author="Thomas Dietz" w:date="2012-08-08T14:26:00Z"/>
              </w:rPr>
            </w:pPr>
            <w:del w:id="26377" w:author="Thomas Dietz" w:date="2012-08-08T14:26:00Z">
              <w:r w:rsidDel="004238F6">
                <w:delText>&lt;xs:enumeration value="icmpv6-code"/&gt;</w:delText>
              </w:r>
            </w:del>
          </w:p>
          <w:p w14:paraId="28352285" w14:textId="3C6494E8" w:rsidR="00223854" w:rsidDel="004238F6" w:rsidRDefault="00223854" w:rsidP="00223854">
            <w:pPr>
              <w:pStyle w:val="XML3"/>
              <w:rPr>
                <w:del w:id="26378" w:author="Thomas Dietz" w:date="2012-08-08T14:26:00Z"/>
              </w:rPr>
            </w:pPr>
            <w:del w:id="26379" w:author="Thomas Dietz" w:date="2012-08-08T14:26:00Z">
              <w:r w:rsidDel="004238F6">
                <w:delText>&lt;xs:enumeration value="ipv6-nd-target"/&gt;</w:delText>
              </w:r>
            </w:del>
          </w:p>
          <w:p w14:paraId="197A0C21" w14:textId="22874E09" w:rsidR="00223854" w:rsidDel="004238F6" w:rsidRDefault="00223854" w:rsidP="00223854">
            <w:pPr>
              <w:pStyle w:val="XML3"/>
              <w:rPr>
                <w:del w:id="26380" w:author="Thomas Dietz" w:date="2012-08-08T14:26:00Z"/>
              </w:rPr>
            </w:pPr>
            <w:del w:id="26381" w:author="Thomas Dietz" w:date="2012-08-08T14:26:00Z">
              <w:r w:rsidDel="004238F6">
                <w:delText>&lt;xs:enumeration value="ipv6-nd-source-link-layer"/&gt;</w:delText>
              </w:r>
            </w:del>
          </w:p>
          <w:p w14:paraId="7A301039" w14:textId="2EE902E0" w:rsidR="00223854" w:rsidDel="004238F6" w:rsidRDefault="00223854" w:rsidP="00223854">
            <w:pPr>
              <w:pStyle w:val="XML3"/>
              <w:rPr>
                <w:del w:id="26382" w:author="Thomas Dietz" w:date="2012-08-08T14:26:00Z"/>
              </w:rPr>
            </w:pPr>
            <w:del w:id="26383" w:author="Thomas Dietz" w:date="2012-08-08T14:26:00Z">
              <w:r w:rsidDel="004238F6">
                <w:delText>&lt;xs:enumeration value="ipv6-nd-target-link-layer"/&gt;</w:delText>
              </w:r>
            </w:del>
          </w:p>
          <w:p w14:paraId="20EB4A6D" w14:textId="355DC1E4" w:rsidR="00223854" w:rsidDel="004238F6" w:rsidRDefault="00223854" w:rsidP="00223854">
            <w:pPr>
              <w:pStyle w:val="XML3"/>
              <w:rPr>
                <w:del w:id="26384" w:author="Thomas Dietz" w:date="2012-08-08T14:26:00Z"/>
              </w:rPr>
            </w:pPr>
            <w:del w:id="26385" w:author="Thomas Dietz" w:date="2012-08-08T14:26:00Z">
              <w:r w:rsidDel="004238F6">
                <w:delText>&lt;xs:enumeration value="mpls-label"/&gt;</w:delText>
              </w:r>
            </w:del>
          </w:p>
          <w:p w14:paraId="7D930AD7" w14:textId="10996991" w:rsidR="00223854" w:rsidDel="004238F6" w:rsidRDefault="00223854" w:rsidP="00223854">
            <w:pPr>
              <w:pStyle w:val="XML3"/>
              <w:rPr>
                <w:del w:id="26386" w:author="Thomas Dietz" w:date="2012-08-08T14:26:00Z"/>
              </w:rPr>
            </w:pPr>
            <w:del w:id="26387" w:author="Thomas Dietz" w:date="2012-08-08T14:26:00Z">
              <w:r w:rsidDel="004238F6">
                <w:delText>&lt;xs:enumeration value="mpls-tc"/&gt;</w:delText>
              </w:r>
            </w:del>
          </w:p>
          <w:p w14:paraId="0D13D2BE" w14:textId="362BA1F8" w:rsidR="00223854" w:rsidDel="004238F6" w:rsidRDefault="00223854" w:rsidP="00223854">
            <w:pPr>
              <w:pStyle w:val="XML2"/>
              <w:rPr>
                <w:del w:id="26388" w:author="Thomas Dietz" w:date="2012-08-08T14:26:00Z"/>
              </w:rPr>
            </w:pPr>
            <w:del w:id="26389" w:author="Thomas Dietz" w:date="2012-08-08T14:26:00Z">
              <w:r w:rsidDel="004238F6">
                <w:delText>&lt;/xs:restriction&gt;</w:delText>
              </w:r>
            </w:del>
          </w:p>
          <w:p w14:paraId="6BF03516" w14:textId="43D29AAE" w:rsidR="00223854" w:rsidDel="004238F6" w:rsidRDefault="00223854" w:rsidP="00223854">
            <w:pPr>
              <w:pStyle w:val="XML2"/>
              <w:rPr>
                <w:del w:id="26390" w:author="Thomas Dietz" w:date="2012-08-08T14:26:00Z"/>
              </w:rPr>
            </w:pPr>
            <w:del w:id="26391" w:author="Thomas Dietz" w:date="2012-08-08T14:26:00Z">
              <w:r w:rsidDel="004238F6">
                <w:delText>&lt;/xs:simpleType&gt;</w:delText>
              </w:r>
            </w:del>
          </w:p>
          <w:p w14:paraId="2CC080F2" w14:textId="0184E1FA" w:rsidR="00223854" w:rsidRPr="009F1B7D" w:rsidDel="004238F6" w:rsidRDefault="00223854" w:rsidP="00223854">
            <w:pPr>
              <w:pStyle w:val="XML2"/>
              <w:rPr>
                <w:del w:id="26392" w:author="Thomas Dietz" w:date="2012-08-08T14:26:00Z"/>
              </w:rPr>
            </w:pPr>
          </w:p>
          <w:p w14:paraId="6D692ADE" w14:textId="184168D2" w:rsidR="00C31DBC" w:rsidRPr="009F1B7D" w:rsidDel="004238F6" w:rsidRDefault="00C31DBC" w:rsidP="00011096">
            <w:pPr>
              <w:pStyle w:val="XML1"/>
              <w:rPr>
                <w:del w:id="26393" w:author="Thomas Dietz" w:date="2012-08-08T14:26:00Z"/>
              </w:rPr>
            </w:pPr>
            <w:del w:id="26394" w:author="Thomas Dietz" w:date="2012-08-08T14:26:00Z">
              <w:r w:rsidRPr="009F1B7D" w:rsidDel="004238F6">
                <w:delText>&lt;/xs:schema&gt;</w:delText>
              </w:r>
            </w:del>
          </w:p>
          <w:p w14:paraId="7410BFF3" w14:textId="77777777" w:rsidR="00D708FE" w:rsidRPr="00B80901" w:rsidRDefault="00D708FE" w:rsidP="00D708FE">
            <w:pPr>
              <w:pStyle w:val="XML1"/>
              <w:rPr>
                <w:ins w:id="26395" w:author="Thomas Dietz" w:date="2012-08-08T16:18:00Z"/>
                <w:lang w:val="de-DE"/>
                <w:rPrChange w:id="26396" w:author="Thomas Dietz" w:date="2012-08-10T13:21:00Z">
                  <w:rPr>
                    <w:ins w:id="26397" w:author="Thomas Dietz" w:date="2012-08-08T16:18:00Z"/>
                  </w:rPr>
                </w:rPrChange>
              </w:rPr>
            </w:pPr>
            <w:ins w:id="26398" w:author="Thomas Dietz" w:date="2012-08-08T16:18:00Z">
              <w:r w:rsidRPr="00B80901">
                <w:rPr>
                  <w:lang w:val="de-DE"/>
                  <w:rPrChange w:id="26399" w:author="Thomas Dietz" w:date="2012-08-10T13:21:00Z">
                    <w:rPr/>
                  </w:rPrChange>
                </w:rPr>
                <w:t>&lt;?xml version="1.0" encoding="UTF-8"?&gt;</w:t>
              </w:r>
            </w:ins>
          </w:p>
          <w:p w14:paraId="41A0BAE6" w14:textId="77777777" w:rsidR="00D708FE" w:rsidRPr="00D708FE" w:rsidRDefault="00D708FE" w:rsidP="00D708FE">
            <w:pPr>
              <w:pStyle w:val="XML1"/>
              <w:rPr>
                <w:ins w:id="26400" w:author="Thomas Dietz" w:date="2012-08-08T16:18:00Z"/>
                <w:lang w:val="de-DE"/>
                <w:rPrChange w:id="26401" w:author="Thomas Dietz" w:date="2012-08-08T16:18:00Z">
                  <w:rPr>
                    <w:ins w:id="26402" w:author="Thomas Dietz" w:date="2012-08-08T16:18:00Z"/>
                  </w:rPr>
                </w:rPrChange>
              </w:rPr>
            </w:pPr>
            <w:ins w:id="26403" w:author="Thomas Dietz" w:date="2012-08-08T16:18:00Z">
              <w:r w:rsidRPr="00D708FE">
                <w:rPr>
                  <w:lang w:val="de-DE"/>
                  <w:rPrChange w:id="26404" w:author="Thomas Dietz" w:date="2012-08-08T16:18:00Z">
                    <w:rPr/>
                  </w:rPrChange>
                </w:rPr>
                <w:t>&lt;xs:schema xmlns:xs="http://www.w3.org/2001/XMLSchema"</w:t>
              </w:r>
            </w:ins>
          </w:p>
          <w:p w14:paraId="4E2ED981" w14:textId="77777777" w:rsidR="00D708FE" w:rsidRPr="00D708FE" w:rsidRDefault="00D708FE" w:rsidP="00D708FE">
            <w:pPr>
              <w:pStyle w:val="XML1"/>
              <w:rPr>
                <w:ins w:id="26405" w:author="Thomas Dietz" w:date="2012-08-08T16:18:00Z"/>
                <w:lang w:val="de-DE"/>
                <w:rPrChange w:id="26406" w:author="Thomas Dietz" w:date="2012-08-08T16:18:00Z">
                  <w:rPr>
                    <w:ins w:id="26407" w:author="Thomas Dietz" w:date="2012-08-08T16:18:00Z"/>
                  </w:rPr>
                </w:rPrChange>
              </w:rPr>
            </w:pPr>
            <w:ins w:id="26408" w:author="Thomas Dietz" w:date="2012-08-08T16:18:00Z">
              <w:r w:rsidRPr="00D708FE">
                <w:rPr>
                  <w:lang w:val="de-DE"/>
                  <w:rPrChange w:id="26409" w:author="Thomas Dietz" w:date="2012-08-08T16:18:00Z">
                    <w:rPr/>
                  </w:rPrChange>
                </w:rPr>
                <w:t xml:space="preserve">           xmlns:yin="urn:ietf:params:xml:schema:yang:yin:1"</w:t>
              </w:r>
            </w:ins>
          </w:p>
          <w:p w14:paraId="765AFC6E" w14:textId="77777777" w:rsidR="00D708FE" w:rsidRDefault="00D708FE" w:rsidP="00D708FE">
            <w:pPr>
              <w:pStyle w:val="XML1"/>
              <w:rPr>
                <w:ins w:id="26410" w:author="Thomas Dietz" w:date="2012-08-08T16:18:00Z"/>
              </w:rPr>
            </w:pPr>
            <w:ins w:id="26411" w:author="Thomas Dietz" w:date="2012-08-08T16:18:00Z">
              <w:r w:rsidRPr="00D708FE">
                <w:rPr>
                  <w:lang w:val="de-DE"/>
                  <w:rPrChange w:id="26412" w:author="Thomas Dietz" w:date="2012-08-08T16:18:00Z">
                    <w:rPr/>
                  </w:rPrChange>
                </w:rPr>
                <w:t xml:space="preserve">           </w:t>
              </w:r>
              <w:r>
                <w:t>targetNamespace="urn:onf:of111:config:yang"</w:t>
              </w:r>
            </w:ins>
          </w:p>
          <w:p w14:paraId="1B930E9C" w14:textId="77777777" w:rsidR="00D708FE" w:rsidRDefault="00D708FE" w:rsidP="00D708FE">
            <w:pPr>
              <w:pStyle w:val="XML1"/>
              <w:rPr>
                <w:ins w:id="26413" w:author="Thomas Dietz" w:date="2012-08-08T16:18:00Z"/>
              </w:rPr>
            </w:pPr>
            <w:ins w:id="26414" w:author="Thomas Dietz" w:date="2012-08-08T16:18:00Z">
              <w:r>
                <w:t xml:space="preserve">           xmlns="urn:onf:of111:config:yang"</w:t>
              </w:r>
            </w:ins>
          </w:p>
          <w:p w14:paraId="73A439E1" w14:textId="77777777" w:rsidR="00D708FE" w:rsidRDefault="00D708FE" w:rsidP="00D708FE">
            <w:pPr>
              <w:pStyle w:val="XML1"/>
              <w:rPr>
                <w:ins w:id="26415" w:author="Thomas Dietz" w:date="2012-08-08T16:18:00Z"/>
              </w:rPr>
            </w:pPr>
            <w:ins w:id="26416" w:author="Thomas Dietz" w:date="2012-08-08T16:18:00Z">
              <w:r>
                <w:t xml:space="preserve">           elementFormDefault="qualified"</w:t>
              </w:r>
            </w:ins>
          </w:p>
          <w:p w14:paraId="7E4D6A51" w14:textId="77777777" w:rsidR="00D708FE" w:rsidRDefault="00D708FE" w:rsidP="00D708FE">
            <w:pPr>
              <w:pStyle w:val="XML1"/>
              <w:rPr>
                <w:ins w:id="26417" w:author="Thomas Dietz" w:date="2012-08-08T16:18:00Z"/>
              </w:rPr>
            </w:pPr>
            <w:ins w:id="26418" w:author="Thomas Dietz" w:date="2012-08-08T16:18:00Z">
              <w:r>
                <w:t xml:space="preserve">           attributeFormDefault="unqualified"</w:t>
              </w:r>
            </w:ins>
          </w:p>
          <w:p w14:paraId="7AF48FBF" w14:textId="77777777" w:rsidR="00D708FE" w:rsidRDefault="00D708FE" w:rsidP="00D708FE">
            <w:pPr>
              <w:pStyle w:val="XML1"/>
              <w:rPr>
                <w:ins w:id="26419" w:author="Thomas Dietz" w:date="2012-08-08T16:18:00Z"/>
              </w:rPr>
            </w:pPr>
            <w:ins w:id="26420" w:author="Thomas Dietz" w:date="2012-08-08T16:18:00Z">
              <w:r>
                <w:t xml:space="preserve">           version="2011-12-07"</w:t>
              </w:r>
            </w:ins>
          </w:p>
          <w:p w14:paraId="133B8900" w14:textId="77777777" w:rsidR="00D708FE" w:rsidRDefault="00D708FE" w:rsidP="00D708FE">
            <w:pPr>
              <w:pStyle w:val="XML1"/>
              <w:rPr>
                <w:ins w:id="26421" w:author="Thomas Dietz" w:date="2012-08-08T16:18:00Z"/>
              </w:rPr>
            </w:pPr>
            <w:ins w:id="26422" w:author="Thomas Dietz" w:date="2012-08-08T16:18:00Z">
              <w:r>
                <w:t xml:space="preserve">           xml:lang="en"</w:t>
              </w:r>
            </w:ins>
          </w:p>
          <w:p w14:paraId="6E038D27" w14:textId="77777777" w:rsidR="00D708FE" w:rsidRDefault="00D708FE" w:rsidP="00D708FE">
            <w:pPr>
              <w:pStyle w:val="XML1"/>
              <w:rPr>
                <w:ins w:id="26423" w:author="Thomas Dietz" w:date="2012-08-08T16:18:00Z"/>
              </w:rPr>
            </w:pPr>
            <w:ins w:id="26424" w:author="Thomas Dietz" w:date="2012-08-08T16:18:00Z">
              <w:r>
                <w:t xml:space="preserve">          xmlns:yang="urn:ietf:params:xml:ns:yang:ietf-yang-types"</w:t>
              </w:r>
            </w:ins>
          </w:p>
          <w:p w14:paraId="194B0E4D" w14:textId="77777777" w:rsidR="00D708FE" w:rsidRDefault="00D708FE" w:rsidP="00D708FE">
            <w:pPr>
              <w:pStyle w:val="XML1"/>
              <w:rPr>
                <w:ins w:id="26425" w:author="Thomas Dietz" w:date="2012-08-08T16:18:00Z"/>
              </w:rPr>
            </w:pPr>
            <w:ins w:id="26426" w:author="Thomas Dietz" w:date="2012-08-08T16:18:00Z">
              <w:r>
                <w:t xml:space="preserve">          xmlns:inet="urn:ietf:params:xml:ns:yang:ietf-inet-types"</w:t>
              </w:r>
            </w:ins>
          </w:p>
          <w:p w14:paraId="6F70607C" w14:textId="77777777" w:rsidR="00D708FE" w:rsidRDefault="00D708FE" w:rsidP="00D708FE">
            <w:pPr>
              <w:pStyle w:val="XML1"/>
              <w:rPr>
                <w:ins w:id="26427" w:author="Thomas Dietz" w:date="2012-08-08T16:18:00Z"/>
              </w:rPr>
            </w:pPr>
            <w:ins w:id="26428" w:author="Thomas Dietz" w:date="2012-08-08T16:18:00Z">
              <w:r>
                <w:t xml:space="preserve">          xmlns:of11-config="urn:onf:of111:config:yang"&gt;</w:t>
              </w:r>
            </w:ins>
          </w:p>
          <w:p w14:paraId="45325DF2" w14:textId="77777777" w:rsidR="00D708FE" w:rsidRDefault="00D708FE" w:rsidP="00D708FE">
            <w:pPr>
              <w:pStyle w:val="XML1"/>
              <w:rPr>
                <w:ins w:id="26429" w:author="Thomas Dietz" w:date="2012-08-08T16:18:00Z"/>
              </w:rPr>
            </w:pPr>
          </w:p>
          <w:p w14:paraId="384AF225" w14:textId="77777777" w:rsidR="00D708FE" w:rsidRDefault="00D708FE" w:rsidP="00D708FE">
            <w:pPr>
              <w:pStyle w:val="XML1"/>
              <w:rPr>
                <w:ins w:id="26430" w:author="Thomas Dietz" w:date="2012-08-08T16:18:00Z"/>
              </w:rPr>
            </w:pPr>
            <w:ins w:id="26431" w:author="Thomas Dietz" w:date="2012-08-08T16:18:00Z">
              <w:r>
                <w:t xml:space="preserve">  &lt;xs:import namespace="urn:ietf:params:xml:ns:yang:ietf-yang-types"</w:t>
              </w:r>
            </w:ins>
          </w:p>
          <w:p w14:paraId="2E383821" w14:textId="77777777" w:rsidR="00D708FE" w:rsidRDefault="00D708FE" w:rsidP="00D708FE">
            <w:pPr>
              <w:pStyle w:val="XML1"/>
              <w:rPr>
                <w:ins w:id="26432" w:author="Thomas Dietz" w:date="2012-08-08T16:18:00Z"/>
              </w:rPr>
            </w:pPr>
            <w:ins w:id="26433" w:author="Thomas Dietz" w:date="2012-08-08T16:18:00Z">
              <w:r>
                <w:t xml:space="preserve">             schemaLocation="ietf-yang-types.xsd"/&gt;</w:t>
              </w:r>
            </w:ins>
          </w:p>
          <w:p w14:paraId="3DCE16CA" w14:textId="77777777" w:rsidR="00D708FE" w:rsidRDefault="00D708FE" w:rsidP="00D708FE">
            <w:pPr>
              <w:pStyle w:val="XML1"/>
              <w:rPr>
                <w:ins w:id="26434" w:author="Thomas Dietz" w:date="2012-08-08T16:18:00Z"/>
              </w:rPr>
            </w:pPr>
            <w:ins w:id="26435" w:author="Thomas Dietz" w:date="2012-08-08T16:18:00Z">
              <w:r>
                <w:t xml:space="preserve">  &lt;xs:import namespace="urn:ietf:params:xml:ns:yang:ietf-inet-types"</w:t>
              </w:r>
            </w:ins>
          </w:p>
          <w:p w14:paraId="264D2431" w14:textId="77777777" w:rsidR="00D708FE" w:rsidRDefault="00D708FE" w:rsidP="00D708FE">
            <w:pPr>
              <w:pStyle w:val="XML1"/>
              <w:rPr>
                <w:ins w:id="26436" w:author="Thomas Dietz" w:date="2012-08-08T16:18:00Z"/>
              </w:rPr>
            </w:pPr>
            <w:ins w:id="26437" w:author="Thomas Dietz" w:date="2012-08-08T16:18:00Z">
              <w:r>
                <w:t xml:space="preserve">             schemaLocation="ietf-inet-types.xsd"/&gt;</w:t>
              </w:r>
            </w:ins>
          </w:p>
          <w:p w14:paraId="78723959" w14:textId="77777777" w:rsidR="00D708FE" w:rsidRDefault="00D708FE" w:rsidP="00D708FE">
            <w:pPr>
              <w:pStyle w:val="XML1"/>
              <w:rPr>
                <w:ins w:id="26438" w:author="Thomas Dietz" w:date="2012-08-08T16:18:00Z"/>
              </w:rPr>
            </w:pPr>
          </w:p>
          <w:p w14:paraId="510F0B75" w14:textId="77777777" w:rsidR="00D708FE" w:rsidRDefault="00D708FE" w:rsidP="00D708FE">
            <w:pPr>
              <w:pStyle w:val="XML1"/>
              <w:rPr>
                <w:ins w:id="26439" w:author="Thomas Dietz" w:date="2012-08-08T16:18:00Z"/>
              </w:rPr>
            </w:pPr>
            <w:ins w:id="26440" w:author="Thomas Dietz" w:date="2012-08-08T16:18:00Z">
              <w:r>
                <w:t xml:space="preserve">  &lt;xs:annotation&gt;</w:t>
              </w:r>
            </w:ins>
          </w:p>
          <w:p w14:paraId="49377892" w14:textId="77777777" w:rsidR="00D708FE" w:rsidRDefault="00D708FE" w:rsidP="00D708FE">
            <w:pPr>
              <w:pStyle w:val="XML1"/>
              <w:rPr>
                <w:ins w:id="26441" w:author="Thomas Dietz" w:date="2012-08-08T16:18:00Z"/>
              </w:rPr>
            </w:pPr>
            <w:ins w:id="26442" w:author="Thomas Dietz" w:date="2012-08-08T16:18:00Z">
              <w:r>
                <w:t xml:space="preserve">    &lt;xs:documentation&gt;</w:t>
              </w:r>
            </w:ins>
          </w:p>
          <w:p w14:paraId="7019568C" w14:textId="77777777" w:rsidR="00D708FE" w:rsidRDefault="00D708FE" w:rsidP="00D708FE">
            <w:pPr>
              <w:pStyle w:val="XML1"/>
              <w:rPr>
                <w:ins w:id="26443" w:author="Thomas Dietz" w:date="2012-08-08T16:18:00Z"/>
              </w:rPr>
            </w:pPr>
            <w:ins w:id="26444" w:author="Thomas Dietz" w:date="2012-08-08T16:18:00Z">
              <w:r>
                <w:t xml:space="preserve">      This schema was generated from the YANG module of-config1.1.1</w:t>
              </w:r>
            </w:ins>
          </w:p>
          <w:p w14:paraId="171A2D13" w14:textId="77777777" w:rsidR="00D708FE" w:rsidRDefault="00D708FE" w:rsidP="00D708FE">
            <w:pPr>
              <w:pStyle w:val="XML1"/>
              <w:rPr>
                <w:ins w:id="26445" w:author="Thomas Dietz" w:date="2012-08-08T16:18:00Z"/>
              </w:rPr>
            </w:pPr>
            <w:ins w:id="26446" w:author="Thomas Dietz" w:date="2012-08-08T16:18:00Z">
              <w:r>
                <w:t xml:space="preserve">      by pyang version 1.2.</w:t>
              </w:r>
            </w:ins>
          </w:p>
          <w:p w14:paraId="62400140" w14:textId="77777777" w:rsidR="00D708FE" w:rsidRDefault="00D708FE" w:rsidP="00D708FE">
            <w:pPr>
              <w:pStyle w:val="XML1"/>
              <w:rPr>
                <w:ins w:id="26447" w:author="Thomas Dietz" w:date="2012-08-08T16:18:00Z"/>
              </w:rPr>
            </w:pPr>
          </w:p>
          <w:p w14:paraId="4C7CDBCD" w14:textId="77777777" w:rsidR="00D708FE" w:rsidRDefault="00D708FE" w:rsidP="00D708FE">
            <w:pPr>
              <w:pStyle w:val="XML1"/>
              <w:rPr>
                <w:ins w:id="26448" w:author="Thomas Dietz" w:date="2012-08-08T16:18:00Z"/>
              </w:rPr>
            </w:pPr>
            <w:ins w:id="26449" w:author="Thomas Dietz" w:date="2012-08-08T16:18:00Z">
              <w:r>
                <w:t xml:space="preserve">      The schema describes an instance document consisting</w:t>
              </w:r>
            </w:ins>
          </w:p>
          <w:p w14:paraId="6D09225C" w14:textId="77777777" w:rsidR="00D708FE" w:rsidRDefault="00D708FE" w:rsidP="00D708FE">
            <w:pPr>
              <w:pStyle w:val="XML1"/>
              <w:rPr>
                <w:ins w:id="26450" w:author="Thomas Dietz" w:date="2012-08-08T16:18:00Z"/>
              </w:rPr>
            </w:pPr>
            <w:ins w:id="26451" w:author="Thomas Dietz" w:date="2012-08-08T16:18:00Z">
              <w:r>
                <w:t xml:space="preserve">      of the entire configuration data store, operational</w:t>
              </w:r>
            </w:ins>
          </w:p>
          <w:p w14:paraId="127809ED" w14:textId="77777777" w:rsidR="00D708FE" w:rsidRDefault="00D708FE" w:rsidP="00D708FE">
            <w:pPr>
              <w:pStyle w:val="XML1"/>
              <w:rPr>
                <w:ins w:id="26452" w:author="Thomas Dietz" w:date="2012-08-08T16:18:00Z"/>
              </w:rPr>
            </w:pPr>
            <w:ins w:id="26453" w:author="Thomas Dietz" w:date="2012-08-08T16:18:00Z">
              <w:r>
                <w:t xml:space="preserve">      data, rpc operations, and notifications.</w:t>
              </w:r>
            </w:ins>
          </w:p>
          <w:p w14:paraId="22218F28" w14:textId="77777777" w:rsidR="00D708FE" w:rsidRDefault="00D708FE" w:rsidP="00D708FE">
            <w:pPr>
              <w:pStyle w:val="XML1"/>
              <w:rPr>
                <w:ins w:id="26454" w:author="Thomas Dietz" w:date="2012-08-08T16:18:00Z"/>
              </w:rPr>
            </w:pPr>
            <w:ins w:id="26455" w:author="Thomas Dietz" w:date="2012-08-08T16:18:00Z">
              <w:r>
                <w:t xml:space="preserve">      This schema can thus NOT be used as-is to</w:t>
              </w:r>
            </w:ins>
          </w:p>
          <w:p w14:paraId="7C7DC4FF" w14:textId="77777777" w:rsidR="00D708FE" w:rsidRDefault="00D708FE" w:rsidP="00D708FE">
            <w:pPr>
              <w:pStyle w:val="XML1"/>
              <w:rPr>
                <w:ins w:id="26456" w:author="Thomas Dietz" w:date="2012-08-08T16:18:00Z"/>
              </w:rPr>
            </w:pPr>
            <w:ins w:id="26457" w:author="Thomas Dietz" w:date="2012-08-08T16:18:00Z">
              <w:r>
                <w:t xml:space="preserve">      validate NETCONF PDUs.</w:t>
              </w:r>
            </w:ins>
          </w:p>
          <w:p w14:paraId="7FFB782C" w14:textId="77777777" w:rsidR="00D708FE" w:rsidRDefault="00D708FE" w:rsidP="00D708FE">
            <w:pPr>
              <w:pStyle w:val="XML1"/>
              <w:rPr>
                <w:ins w:id="26458" w:author="Thomas Dietz" w:date="2012-08-08T16:18:00Z"/>
              </w:rPr>
            </w:pPr>
            <w:ins w:id="26459" w:author="Thomas Dietz" w:date="2012-08-08T16:18:00Z">
              <w:r>
                <w:t xml:space="preserve">    &lt;/xs:documentation&gt;</w:t>
              </w:r>
            </w:ins>
          </w:p>
          <w:p w14:paraId="6D3E34D4" w14:textId="77777777" w:rsidR="00D708FE" w:rsidRDefault="00D708FE" w:rsidP="00D708FE">
            <w:pPr>
              <w:pStyle w:val="XML1"/>
              <w:rPr>
                <w:ins w:id="26460" w:author="Thomas Dietz" w:date="2012-08-08T16:18:00Z"/>
              </w:rPr>
            </w:pPr>
            <w:ins w:id="26461" w:author="Thomas Dietz" w:date="2012-08-08T16:18:00Z">
              <w:r>
                <w:t xml:space="preserve">  &lt;/xs:annotation&gt;</w:t>
              </w:r>
            </w:ins>
          </w:p>
          <w:p w14:paraId="067DAB2B" w14:textId="77777777" w:rsidR="00D708FE" w:rsidRDefault="00D708FE" w:rsidP="00D708FE">
            <w:pPr>
              <w:pStyle w:val="XML1"/>
              <w:rPr>
                <w:ins w:id="26462" w:author="Thomas Dietz" w:date="2012-08-08T16:18:00Z"/>
              </w:rPr>
            </w:pPr>
          </w:p>
          <w:p w14:paraId="1E1C57BB" w14:textId="77777777" w:rsidR="00D708FE" w:rsidRDefault="00D708FE" w:rsidP="00D708FE">
            <w:pPr>
              <w:pStyle w:val="XML1"/>
              <w:rPr>
                <w:ins w:id="26463" w:author="Thomas Dietz" w:date="2012-08-08T16:18:00Z"/>
              </w:rPr>
            </w:pPr>
            <w:ins w:id="26464" w:author="Thomas Dietz" w:date="2012-08-08T16:18:00Z">
              <w:r>
                <w:t xml:space="preserve">  &lt;xs:annotation&gt;</w:t>
              </w:r>
            </w:ins>
          </w:p>
          <w:p w14:paraId="405E62DF" w14:textId="77777777" w:rsidR="00D708FE" w:rsidDel="003914B2" w:rsidRDefault="00D708FE" w:rsidP="00D708FE">
            <w:pPr>
              <w:pStyle w:val="XML1"/>
              <w:rPr>
                <w:ins w:id="26465" w:author="Thomas Dietz" w:date="2012-08-08T16:18:00Z"/>
                <w:del w:id="26466" w:author="Deepak Bansal (AZURE)" w:date="2012-08-25T05:35:00Z"/>
              </w:rPr>
            </w:pPr>
            <w:ins w:id="26467" w:author="Thomas Dietz" w:date="2012-08-08T16:18:00Z">
              <w:r>
                <w:t xml:space="preserve">    &lt;xs:documentation&gt;</w:t>
              </w:r>
            </w:ins>
          </w:p>
          <w:p w14:paraId="0003D8DC" w14:textId="77777777" w:rsidR="00D708FE" w:rsidRDefault="00D708FE">
            <w:pPr>
              <w:pStyle w:val="XML1"/>
              <w:rPr>
                <w:ins w:id="26468" w:author="Thomas Dietz" w:date="2012-08-08T16:18:00Z"/>
              </w:rPr>
            </w:pPr>
            <w:ins w:id="26469" w:author="Thomas Dietz" w:date="2012-08-08T16:18:00Z">
              <w:del w:id="26470" w:author="Deepak Bansal (AZURE)" w:date="2012-08-25T05:35:00Z">
                <w:r w:rsidDel="003914B2">
                  <w:delText xml:space="preserve"> </w:delText>
                </w:r>
              </w:del>
              <w:del w:id="26471" w:author="Deepak Bansal (AZURE)" w:date="2012-08-25T05:34:00Z">
                <w:r w:rsidDel="003914B2">
                  <w:delText xml:space="preserve">     tbd</w:delText>
                </w:r>
              </w:del>
            </w:ins>
          </w:p>
          <w:p w14:paraId="2EA32D37" w14:textId="77777777" w:rsidR="00D708FE" w:rsidRDefault="00D708FE" w:rsidP="00D708FE">
            <w:pPr>
              <w:pStyle w:val="XML1"/>
              <w:rPr>
                <w:ins w:id="26472" w:author="Thomas Dietz" w:date="2012-08-08T16:18:00Z"/>
              </w:rPr>
            </w:pPr>
          </w:p>
          <w:p w14:paraId="450A60C9" w14:textId="77777777" w:rsidR="00D708FE" w:rsidRDefault="00D708FE" w:rsidP="00D708FE">
            <w:pPr>
              <w:pStyle w:val="XML1"/>
              <w:rPr>
                <w:ins w:id="26473" w:author="Thomas Dietz" w:date="2012-08-08T16:18:00Z"/>
              </w:rPr>
            </w:pPr>
            <w:ins w:id="26474" w:author="Thomas Dietz" w:date="2012-08-08T16:18:00Z">
              <w:r>
                <w:t xml:space="preserve">      NETCONF Operational Considerations</w:t>
              </w:r>
            </w:ins>
          </w:p>
          <w:p w14:paraId="3A2FE376" w14:textId="77777777" w:rsidR="00D708FE" w:rsidRDefault="00D708FE" w:rsidP="00D708FE">
            <w:pPr>
              <w:pStyle w:val="XML1"/>
              <w:rPr>
                <w:ins w:id="26475" w:author="Thomas Dietz" w:date="2012-08-08T16:18:00Z"/>
              </w:rPr>
            </w:pPr>
          </w:p>
          <w:p w14:paraId="5A35FF55" w14:textId="77777777" w:rsidR="00D708FE" w:rsidRDefault="00D708FE" w:rsidP="00D708FE">
            <w:pPr>
              <w:pStyle w:val="XML1"/>
              <w:rPr>
                <w:ins w:id="26476" w:author="Thomas Dietz" w:date="2012-08-08T16:18:00Z"/>
              </w:rPr>
            </w:pPr>
            <w:ins w:id="26477" w:author="Thomas Dietz" w:date="2012-08-08T16:18:00Z">
              <w:r>
                <w:t xml:space="preserve">      Elements that are configurable, optional and have a default</w:t>
              </w:r>
            </w:ins>
          </w:p>
          <w:p w14:paraId="64913512" w14:textId="77777777" w:rsidR="00D708FE" w:rsidRDefault="00D708FE" w:rsidP="00D708FE">
            <w:pPr>
              <w:pStyle w:val="XML1"/>
              <w:rPr>
                <w:ins w:id="26478" w:author="Thomas Dietz" w:date="2012-08-08T16:18:00Z"/>
              </w:rPr>
            </w:pPr>
            <w:ins w:id="26479" w:author="Thomas Dietz" w:date="2012-08-08T16:18:00Z">
              <w:r>
                <w:t xml:space="preserve">      value MAY be reported by replies to NETCONF &amp;lt;get-config&amp;gt;</w:t>
              </w:r>
            </w:ins>
          </w:p>
          <w:p w14:paraId="31ADE189" w14:textId="77777777" w:rsidR="00D708FE" w:rsidRDefault="00D708FE" w:rsidP="00D708FE">
            <w:pPr>
              <w:pStyle w:val="XML1"/>
              <w:rPr>
                <w:ins w:id="26480" w:author="Thomas Dietz" w:date="2012-08-08T16:18:00Z"/>
              </w:rPr>
            </w:pPr>
            <w:ins w:id="26481" w:author="Thomas Dietz" w:date="2012-08-08T16:18:00Z">
              <w:r>
                <w:t xml:space="preserve">      requests. All non-configurable values SHOULD be reported by</w:t>
              </w:r>
            </w:ins>
          </w:p>
          <w:p w14:paraId="76B2111E" w14:textId="77777777" w:rsidR="00D708FE" w:rsidRDefault="00D708FE" w:rsidP="00D708FE">
            <w:pPr>
              <w:pStyle w:val="XML1"/>
              <w:rPr>
                <w:ins w:id="26482" w:author="Thomas Dietz" w:date="2012-08-08T16:18:00Z"/>
              </w:rPr>
            </w:pPr>
            <w:ins w:id="26483" w:author="Thomas Dietz" w:date="2012-08-08T16:18:00Z">
              <w:r>
                <w:t xml:space="preserve">      replies to NETCONF &amp;lt;get&amp;gt; requests.</w:t>
              </w:r>
            </w:ins>
          </w:p>
          <w:p w14:paraId="2847AFA0" w14:textId="77777777" w:rsidR="00D708FE" w:rsidRDefault="00D708FE" w:rsidP="00D708FE">
            <w:pPr>
              <w:pStyle w:val="XML1"/>
              <w:rPr>
                <w:ins w:id="26484" w:author="Thomas Dietz" w:date="2012-08-08T16:18:00Z"/>
              </w:rPr>
            </w:pPr>
          </w:p>
          <w:p w14:paraId="61294D0A" w14:textId="77777777" w:rsidR="00D708FE" w:rsidRDefault="00D708FE" w:rsidP="00D708FE">
            <w:pPr>
              <w:pStyle w:val="XML1"/>
              <w:rPr>
                <w:ins w:id="26485" w:author="Thomas Dietz" w:date="2012-08-08T16:18:00Z"/>
              </w:rPr>
            </w:pPr>
            <w:ins w:id="26486" w:author="Thomas Dietz" w:date="2012-08-08T16:18:00Z">
              <w:r>
                <w:t xml:space="preserve">      Attemps to modify non-configurable elements with a NETCONF</w:t>
              </w:r>
            </w:ins>
          </w:p>
          <w:p w14:paraId="087D5027" w14:textId="77777777" w:rsidR="00D708FE" w:rsidRDefault="00D708FE" w:rsidP="00D708FE">
            <w:pPr>
              <w:pStyle w:val="XML1"/>
              <w:rPr>
                <w:ins w:id="26487" w:author="Thomas Dietz" w:date="2012-08-08T16:18:00Z"/>
              </w:rPr>
            </w:pPr>
            <w:ins w:id="26488" w:author="Thomas Dietz" w:date="2012-08-08T16:18:00Z">
              <w:r>
                <w:t xml:space="preserve">      &amp;lt;edit-config&amp;gt; operation MUST result in an</w:t>
              </w:r>
            </w:ins>
          </w:p>
          <w:p w14:paraId="4A78A1A3" w14:textId="77777777" w:rsidR="00D708FE" w:rsidRDefault="00D708FE" w:rsidP="00D708FE">
            <w:pPr>
              <w:pStyle w:val="XML1"/>
              <w:rPr>
                <w:ins w:id="26489" w:author="Thomas Dietz" w:date="2012-08-08T16:18:00Z"/>
              </w:rPr>
            </w:pPr>
            <w:ins w:id="26490" w:author="Thomas Dietz" w:date="2012-08-08T16:18:00Z">
              <w:r>
                <w:t xml:space="preserve">      'operation-not-supported' error with type 'application'.</w:t>
              </w:r>
            </w:ins>
          </w:p>
          <w:p w14:paraId="10DDD045" w14:textId="77777777" w:rsidR="00D708FE" w:rsidRDefault="00D708FE" w:rsidP="00D708FE">
            <w:pPr>
              <w:pStyle w:val="XML1"/>
              <w:rPr>
                <w:ins w:id="26491" w:author="Thomas Dietz" w:date="2012-08-08T16:18:00Z"/>
              </w:rPr>
            </w:pPr>
          </w:p>
          <w:p w14:paraId="288BA9AE" w14:textId="77777777" w:rsidR="00D708FE" w:rsidRDefault="00D708FE" w:rsidP="00D708FE">
            <w:pPr>
              <w:pStyle w:val="XML1"/>
              <w:rPr>
                <w:ins w:id="26492" w:author="Thomas Dietz" w:date="2012-08-08T16:18:00Z"/>
              </w:rPr>
            </w:pPr>
            <w:ins w:id="26493" w:author="Thomas Dietz" w:date="2012-08-08T16:18:00Z">
              <w:r>
                <w:t xml:space="preserve">      When validating an &amp;lt;edit</w:t>
              </w:r>
              <w:r>
                <w:rPr>
                  <w:rFonts w:ascii="MS Mincho" w:eastAsia="MS Mincho" w:hAnsi="MS Mincho" w:cs="MS Mincho" w:hint="eastAsia"/>
                </w:rPr>
                <w:t>‑</w:t>
              </w:r>
              <w:r>
                <w:t xml:space="preserve">config&amp;gt; operation the following </w:t>
              </w:r>
            </w:ins>
          </w:p>
          <w:p w14:paraId="10F93E0C" w14:textId="77777777" w:rsidR="00D708FE" w:rsidRDefault="00D708FE" w:rsidP="00D708FE">
            <w:pPr>
              <w:pStyle w:val="XML1"/>
              <w:rPr>
                <w:ins w:id="26494" w:author="Thomas Dietz" w:date="2012-08-08T16:18:00Z"/>
              </w:rPr>
            </w:pPr>
            <w:ins w:id="26495" w:author="Thomas Dietz" w:date="2012-08-08T16:18:00Z">
              <w:r>
                <w:t xml:space="preserve">      errors MUST be detected:</w:t>
              </w:r>
            </w:ins>
          </w:p>
          <w:p w14:paraId="44CE10ED" w14:textId="77777777" w:rsidR="00D708FE" w:rsidRDefault="00D708FE" w:rsidP="00D708FE">
            <w:pPr>
              <w:pStyle w:val="XML1"/>
              <w:rPr>
                <w:ins w:id="26496" w:author="Thomas Dietz" w:date="2012-08-08T16:18:00Z"/>
              </w:rPr>
            </w:pPr>
          </w:p>
          <w:p w14:paraId="306C2146" w14:textId="77777777" w:rsidR="00D708FE" w:rsidRDefault="00D708FE" w:rsidP="00D708FE">
            <w:pPr>
              <w:pStyle w:val="XML1"/>
              <w:rPr>
                <w:ins w:id="26497" w:author="Thomas Dietz" w:date="2012-08-08T16:18:00Z"/>
              </w:rPr>
            </w:pPr>
            <w:ins w:id="26498" w:author="Thomas Dietz" w:date="2012-08-08T16:18:00Z">
              <w:r>
                <w:t xml:space="preserve">      * Delete requests for non-existent data. In this case a</w:t>
              </w:r>
            </w:ins>
          </w:p>
          <w:p w14:paraId="3F4557B7" w14:textId="77777777" w:rsidR="00D708FE" w:rsidRDefault="00D708FE" w:rsidP="00D708FE">
            <w:pPr>
              <w:pStyle w:val="XML1"/>
              <w:rPr>
                <w:ins w:id="26499" w:author="Thomas Dietz" w:date="2012-08-08T16:18:00Z"/>
              </w:rPr>
            </w:pPr>
            <w:ins w:id="26500" w:author="Thomas Dietz" w:date="2012-08-08T16:18:00Z">
              <w:r>
                <w:t xml:space="preserve">      'data-missing' error is returned.</w:t>
              </w:r>
            </w:ins>
          </w:p>
          <w:p w14:paraId="6242E6CA" w14:textId="77777777" w:rsidR="00D708FE" w:rsidRDefault="00D708FE" w:rsidP="00D708FE">
            <w:pPr>
              <w:pStyle w:val="XML1"/>
              <w:rPr>
                <w:ins w:id="26501" w:author="Thomas Dietz" w:date="2012-08-08T16:18:00Z"/>
              </w:rPr>
            </w:pPr>
            <w:ins w:id="26502" w:author="Thomas Dietz" w:date="2012-08-08T16:18:00Z">
              <w:r>
                <w:t xml:space="preserve">      * Create requests for existent data. In this case a </w:t>
              </w:r>
            </w:ins>
          </w:p>
          <w:p w14:paraId="3B9CAF05" w14:textId="77777777" w:rsidR="00D708FE" w:rsidRDefault="00D708FE" w:rsidP="00D708FE">
            <w:pPr>
              <w:pStyle w:val="XML1"/>
              <w:rPr>
                <w:ins w:id="26503" w:author="Thomas Dietz" w:date="2012-08-08T16:18:00Z"/>
              </w:rPr>
            </w:pPr>
            <w:ins w:id="26504" w:author="Thomas Dietz" w:date="2012-08-08T16:18:00Z">
              <w:r>
                <w:t xml:space="preserve">      'data-exists' error is returned.</w:t>
              </w:r>
            </w:ins>
          </w:p>
          <w:p w14:paraId="04F33247" w14:textId="77777777" w:rsidR="00D708FE" w:rsidRDefault="00D708FE" w:rsidP="00D708FE">
            <w:pPr>
              <w:pStyle w:val="XML1"/>
              <w:rPr>
                <w:ins w:id="26505" w:author="Thomas Dietz" w:date="2012-08-08T16:18:00Z"/>
              </w:rPr>
            </w:pPr>
            <w:ins w:id="26506" w:author="Thomas Dietz" w:date="2012-08-08T16:18:00Z">
              <w:r>
                <w:lastRenderedPageBreak/>
                <w:t xml:space="preserve">      * If the NETCONF operation creates data nodes under a</w:t>
              </w:r>
            </w:ins>
          </w:p>
          <w:p w14:paraId="00DC9102" w14:textId="77777777" w:rsidR="00D708FE" w:rsidRDefault="00D708FE" w:rsidP="00D708FE">
            <w:pPr>
              <w:pStyle w:val="XML1"/>
              <w:rPr>
                <w:ins w:id="26507" w:author="Thomas Dietz" w:date="2012-08-08T16:18:00Z"/>
              </w:rPr>
            </w:pPr>
            <w:ins w:id="26508" w:author="Thomas Dietz" w:date="2012-08-08T16:18:00Z">
              <w:r>
                <w:t xml:space="preserve">      'choice', any existing nodes from other branches are</w:t>
              </w:r>
            </w:ins>
          </w:p>
          <w:p w14:paraId="28B3AA95" w14:textId="77777777" w:rsidR="00D708FE" w:rsidRDefault="00D708FE" w:rsidP="00D708FE">
            <w:pPr>
              <w:pStyle w:val="XML1"/>
              <w:rPr>
                <w:ins w:id="26509" w:author="Thomas Dietz" w:date="2012-08-08T16:18:00Z"/>
              </w:rPr>
            </w:pPr>
            <w:ins w:id="26510" w:author="Thomas Dietz" w:date="2012-08-08T16:18:00Z">
              <w:r>
                <w:t xml:space="preserve">      deleted.</w:t>
              </w:r>
            </w:ins>
          </w:p>
          <w:p w14:paraId="0FA3DA18" w14:textId="77777777" w:rsidR="00D708FE" w:rsidRDefault="00D708FE" w:rsidP="00D708FE">
            <w:pPr>
              <w:pStyle w:val="XML1"/>
              <w:rPr>
                <w:ins w:id="26511" w:author="Thomas Dietz" w:date="2012-08-08T16:18:00Z"/>
              </w:rPr>
            </w:pPr>
            <w:ins w:id="26512" w:author="Thomas Dietz" w:date="2012-08-08T16:18:00Z">
              <w:r>
                <w:t xml:space="preserve">    &lt;/xs:documentation&gt;</w:t>
              </w:r>
            </w:ins>
          </w:p>
          <w:p w14:paraId="1BF28008" w14:textId="77777777" w:rsidR="00D708FE" w:rsidRDefault="00D708FE" w:rsidP="00D708FE">
            <w:pPr>
              <w:pStyle w:val="XML1"/>
              <w:rPr>
                <w:ins w:id="26513" w:author="Thomas Dietz" w:date="2012-08-08T16:18:00Z"/>
              </w:rPr>
            </w:pPr>
            <w:ins w:id="26514" w:author="Thomas Dietz" w:date="2012-08-08T16:18:00Z">
              <w:r>
                <w:t xml:space="preserve">  &lt;/xs:annotation&gt;</w:t>
              </w:r>
            </w:ins>
          </w:p>
          <w:p w14:paraId="412682AB" w14:textId="77777777" w:rsidR="00D708FE" w:rsidRDefault="00D708FE" w:rsidP="00D708FE">
            <w:pPr>
              <w:pStyle w:val="XML1"/>
              <w:rPr>
                <w:ins w:id="26515" w:author="Thomas Dietz" w:date="2012-08-08T16:18:00Z"/>
              </w:rPr>
            </w:pPr>
          </w:p>
          <w:p w14:paraId="7D6FAE73" w14:textId="77777777" w:rsidR="00D708FE" w:rsidRDefault="00D708FE" w:rsidP="00D708FE">
            <w:pPr>
              <w:pStyle w:val="XML1"/>
              <w:rPr>
                <w:ins w:id="26516" w:author="Thomas Dietz" w:date="2012-08-08T16:18:00Z"/>
              </w:rPr>
            </w:pPr>
            <w:ins w:id="26517" w:author="Thomas Dietz" w:date="2012-08-08T16:18:00Z">
              <w:r>
                <w:t xml:space="preserve">  &lt;!-- YANG typedefs --&gt;</w:t>
              </w:r>
            </w:ins>
          </w:p>
          <w:p w14:paraId="40846F95" w14:textId="77777777" w:rsidR="00D708FE" w:rsidRDefault="00D708FE" w:rsidP="00D708FE">
            <w:pPr>
              <w:pStyle w:val="XML1"/>
              <w:rPr>
                <w:ins w:id="26518" w:author="Thomas Dietz" w:date="2012-08-08T16:18:00Z"/>
              </w:rPr>
            </w:pPr>
            <w:ins w:id="26519" w:author="Thomas Dietz" w:date="2012-08-08T16:18:00Z">
              <w:r>
                <w:t xml:space="preserve">  &lt;xs:simpleType name="OFConfigId"&gt;</w:t>
              </w:r>
            </w:ins>
          </w:p>
          <w:p w14:paraId="33B98012" w14:textId="77777777" w:rsidR="00D708FE" w:rsidRDefault="00D708FE" w:rsidP="00D708FE">
            <w:pPr>
              <w:pStyle w:val="XML1"/>
              <w:rPr>
                <w:ins w:id="26520" w:author="Thomas Dietz" w:date="2012-08-08T16:18:00Z"/>
              </w:rPr>
            </w:pPr>
            <w:ins w:id="26521" w:author="Thomas Dietz" w:date="2012-08-08T16:18:00Z">
              <w:r>
                <w:t xml:space="preserve">    &lt;xs:annotation&gt;</w:t>
              </w:r>
            </w:ins>
          </w:p>
          <w:p w14:paraId="6E72FD51" w14:textId="77777777" w:rsidR="00D708FE" w:rsidRDefault="00D708FE" w:rsidP="00D708FE">
            <w:pPr>
              <w:pStyle w:val="XML1"/>
              <w:rPr>
                <w:ins w:id="26522" w:author="Thomas Dietz" w:date="2012-08-08T16:18:00Z"/>
              </w:rPr>
            </w:pPr>
            <w:ins w:id="26523" w:author="Thomas Dietz" w:date="2012-08-08T16:18:00Z">
              <w:r>
                <w:t xml:space="preserve">      &lt;xs:documentation&gt;</w:t>
              </w:r>
            </w:ins>
          </w:p>
          <w:p w14:paraId="4C6CF0E7" w14:textId="77777777" w:rsidR="00D708FE" w:rsidRDefault="00D708FE" w:rsidP="00D708FE">
            <w:pPr>
              <w:pStyle w:val="XML1"/>
              <w:rPr>
                <w:ins w:id="26524" w:author="Thomas Dietz" w:date="2012-08-08T16:18:00Z"/>
              </w:rPr>
            </w:pPr>
            <w:ins w:id="26525" w:author="Thomas Dietz" w:date="2012-08-08T16:18:00Z">
              <w:r>
                <w:t xml:space="preserve">        Generic type of an identifier in OF-CONFIG</w:t>
              </w:r>
            </w:ins>
          </w:p>
          <w:p w14:paraId="0A62BE17" w14:textId="77777777" w:rsidR="00D708FE" w:rsidRDefault="00D708FE" w:rsidP="00D708FE">
            <w:pPr>
              <w:pStyle w:val="XML1"/>
              <w:rPr>
                <w:ins w:id="26526" w:author="Thomas Dietz" w:date="2012-08-08T16:18:00Z"/>
              </w:rPr>
            </w:pPr>
            <w:ins w:id="26527" w:author="Thomas Dietz" w:date="2012-08-08T16:18:00Z">
              <w:r>
                <w:t xml:space="preserve">      &lt;/xs:documentation&gt;</w:t>
              </w:r>
            </w:ins>
          </w:p>
          <w:p w14:paraId="0923289D" w14:textId="77777777" w:rsidR="00D708FE" w:rsidRDefault="00D708FE" w:rsidP="00D708FE">
            <w:pPr>
              <w:pStyle w:val="XML1"/>
              <w:rPr>
                <w:ins w:id="26528" w:author="Thomas Dietz" w:date="2012-08-08T16:18:00Z"/>
              </w:rPr>
            </w:pPr>
            <w:ins w:id="26529" w:author="Thomas Dietz" w:date="2012-08-08T16:18:00Z">
              <w:r>
                <w:t xml:space="preserve">    &lt;/xs:annotation&gt;</w:t>
              </w:r>
            </w:ins>
          </w:p>
          <w:p w14:paraId="24D9C19D" w14:textId="77777777" w:rsidR="00D708FE" w:rsidRDefault="00D708FE" w:rsidP="00D708FE">
            <w:pPr>
              <w:pStyle w:val="XML1"/>
              <w:rPr>
                <w:ins w:id="26530" w:author="Thomas Dietz" w:date="2012-08-08T16:18:00Z"/>
              </w:rPr>
            </w:pPr>
          </w:p>
          <w:p w14:paraId="50E56ED0" w14:textId="77777777" w:rsidR="00D708FE" w:rsidRDefault="00D708FE" w:rsidP="00D708FE">
            <w:pPr>
              <w:pStyle w:val="XML1"/>
              <w:rPr>
                <w:ins w:id="26531" w:author="Thomas Dietz" w:date="2012-08-08T16:18:00Z"/>
              </w:rPr>
            </w:pPr>
            <w:ins w:id="26532" w:author="Thomas Dietz" w:date="2012-08-08T16:18:00Z">
              <w:r>
                <w:t xml:space="preserve">    &lt;xs:restriction base="inet:uri"&gt;</w:t>
              </w:r>
            </w:ins>
          </w:p>
          <w:p w14:paraId="0CD9060B" w14:textId="77777777" w:rsidR="00D708FE" w:rsidRDefault="00D708FE" w:rsidP="00D708FE">
            <w:pPr>
              <w:pStyle w:val="XML1"/>
              <w:rPr>
                <w:ins w:id="26533" w:author="Thomas Dietz" w:date="2012-08-08T16:18:00Z"/>
              </w:rPr>
            </w:pPr>
            <w:ins w:id="26534" w:author="Thomas Dietz" w:date="2012-08-08T16:18:00Z">
              <w:r>
                <w:t xml:space="preserve">    &lt;/xs:restriction&gt;</w:t>
              </w:r>
            </w:ins>
          </w:p>
          <w:p w14:paraId="7CC99DB9" w14:textId="77777777" w:rsidR="00D708FE" w:rsidRDefault="00D708FE" w:rsidP="00D708FE">
            <w:pPr>
              <w:pStyle w:val="XML1"/>
              <w:rPr>
                <w:ins w:id="26535" w:author="Thomas Dietz" w:date="2012-08-08T16:18:00Z"/>
              </w:rPr>
            </w:pPr>
            <w:ins w:id="26536" w:author="Thomas Dietz" w:date="2012-08-08T16:18:00Z">
              <w:r>
                <w:t xml:space="preserve">  &lt;/xs:simpleType&gt;</w:t>
              </w:r>
            </w:ins>
          </w:p>
          <w:p w14:paraId="5DB4B838" w14:textId="77777777" w:rsidR="00D708FE" w:rsidRDefault="00D708FE" w:rsidP="00D708FE">
            <w:pPr>
              <w:pStyle w:val="XML1"/>
              <w:rPr>
                <w:ins w:id="26537" w:author="Thomas Dietz" w:date="2012-08-08T16:18:00Z"/>
              </w:rPr>
            </w:pPr>
            <w:ins w:id="26538" w:author="Thomas Dietz" w:date="2012-08-08T16:18:00Z">
              <w:r>
                <w:t xml:space="preserve">  &lt;xs:simpleType name="OFConfigurationPointProtocolType"&gt;</w:t>
              </w:r>
            </w:ins>
          </w:p>
          <w:p w14:paraId="790C197A" w14:textId="77777777" w:rsidR="00D708FE" w:rsidRDefault="00D708FE" w:rsidP="00D708FE">
            <w:pPr>
              <w:pStyle w:val="XML1"/>
              <w:rPr>
                <w:ins w:id="26539" w:author="Thomas Dietz" w:date="2012-08-08T16:18:00Z"/>
              </w:rPr>
            </w:pPr>
            <w:ins w:id="26540" w:author="Thomas Dietz" w:date="2012-08-08T16:18:00Z">
              <w:r>
                <w:t xml:space="preserve">    &lt;xs:annotation&gt;</w:t>
              </w:r>
            </w:ins>
          </w:p>
          <w:p w14:paraId="603A550E" w14:textId="77777777" w:rsidR="00D708FE" w:rsidRDefault="00D708FE" w:rsidP="00D708FE">
            <w:pPr>
              <w:pStyle w:val="XML1"/>
              <w:rPr>
                <w:ins w:id="26541" w:author="Thomas Dietz" w:date="2012-08-08T16:18:00Z"/>
              </w:rPr>
            </w:pPr>
            <w:ins w:id="26542" w:author="Thomas Dietz" w:date="2012-08-08T16:18:00Z">
              <w:r>
                <w:t xml:space="preserve">      &lt;xs:documentation&gt;</w:t>
              </w:r>
            </w:ins>
          </w:p>
          <w:p w14:paraId="38DDDDF7" w14:textId="77777777" w:rsidR="00D708FE" w:rsidRDefault="00D708FE" w:rsidP="00D708FE">
            <w:pPr>
              <w:pStyle w:val="XML1"/>
              <w:rPr>
                <w:ins w:id="26543" w:author="Thomas Dietz" w:date="2012-08-08T16:18:00Z"/>
              </w:rPr>
            </w:pPr>
            <w:ins w:id="26544" w:author="Thomas Dietz" w:date="2012-08-08T16:18:00Z">
              <w:r>
                <w:t xml:space="preserve">        Possible protocols to connect ot an OF</w:t>
              </w:r>
            </w:ins>
          </w:p>
          <w:p w14:paraId="32992B71" w14:textId="77777777" w:rsidR="00D708FE" w:rsidRDefault="00D708FE" w:rsidP="00D708FE">
            <w:pPr>
              <w:pStyle w:val="XML1"/>
              <w:rPr>
                <w:ins w:id="26545" w:author="Thomas Dietz" w:date="2012-08-08T16:18:00Z"/>
              </w:rPr>
            </w:pPr>
            <w:ins w:id="26546" w:author="Thomas Dietz" w:date="2012-08-08T16:18:00Z">
              <w:r>
                <w:t xml:space="preserve">        Configuration Point</w:t>
              </w:r>
            </w:ins>
          </w:p>
          <w:p w14:paraId="3924584E" w14:textId="77777777" w:rsidR="00D708FE" w:rsidRDefault="00D708FE" w:rsidP="00D708FE">
            <w:pPr>
              <w:pStyle w:val="XML1"/>
              <w:rPr>
                <w:ins w:id="26547" w:author="Thomas Dietz" w:date="2012-08-08T16:18:00Z"/>
              </w:rPr>
            </w:pPr>
            <w:ins w:id="26548" w:author="Thomas Dietz" w:date="2012-08-08T16:18:00Z">
              <w:r>
                <w:t xml:space="preserve">      &lt;/xs:documentation&gt;</w:t>
              </w:r>
            </w:ins>
          </w:p>
          <w:p w14:paraId="425C8266" w14:textId="77777777" w:rsidR="00D708FE" w:rsidRDefault="00D708FE" w:rsidP="00D708FE">
            <w:pPr>
              <w:pStyle w:val="XML1"/>
              <w:rPr>
                <w:ins w:id="26549" w:author="Thomas Dietz" w:date="2012-08-08T16:18:00Z"/>
              </w:rPr>
            </w:pPr>
            <w:ins w:id="26550" w:author="Thomas Dietz" w:date="2012-08-08T16:18:00Z">
              <w:r>
                <w:t xml:space="preserve">    &lt;/xs:annotation&gt;</w:t>
              </w:r>
            </w:ins>
          </w:p>
          <w:p w14:paraId="720369A1" w14:textId="77777777" w:rsidR="00D708FE" w:rsidRDefault="00D708FE" w:rsidP="00D708FE">
            <w:pPr>
              <w:pStyle w:val="XML1"/>
              <w:rPr>
                <w:ins w:id="26551" w:author="Thomas Dietz" w:date="2012-08-08T16:18:00Z"/>
              </w:rPr>
            </w:pPr>
          </w:p>
          <w:p w14:paraId="07F838E2" w14:textId="77777777" w:rsidR="00D708FE" w:rsidRDefault="00D708FE" w:rsidP="00D708FE">
            <w:pPr>
              <w:pStyle w:val="XML1"/>
              <w:rPr>
                <w:ins w:id="26552" w:author="Thomas Dietz" w:date="2012-08-08T16:18:00Z"/>
              </w:rPr>
            </w:pPr>
            <w:ins w:id="26553" w:author="Thomas Dietz" w:date="2012-08-08T16:18:00Z">
              <w:r>
                <w:t xml:space="preserve">    &lt;xs:restriction base="xs:string"&gt;</w:t>
              </w:r>
            </w:ins>
          </w:p>
          <w:p w14:paraId="58AADF16" w14:textId="77777777" w:rsidR="00D708FE" w:rsidRDefault="00D708FE" w:rsidP="00D708FE">
            <w:pPr>
              <w:pStyle w:val="XML1"/>
              <w:rPr>
                <w:ins w:id="26554" w:author="Thomas Dietz" w:date="2012-08-08T16:18:00Z"/>
              </w:rPr>
            </w:pPr>
            <w:ins w:id="26555" w:author="Thomas Dietz" w:date="2012-08-08T16:18:00Z">
              <w:r>
                <w:t xml:space="preserve">      &lt;xs:enumeration value="ssh"/&gt;</w:t>
              </w:r>
            </w:ins>
          </w:p>
          <w:p w14:paraId="2E3D368B" w14:textId="77777777" w:rsidR="00D708FE" w:rsidRDefault="00D708FE" w:rsidP="00D708FE">
            <w:pPr>
              <w:pStyle w:val="XML1"/>
              <w:rPr>
                <w:ins w:id="26556" w:author="Thomas Dietz" w:date="2012-08-08T16:18:00Z"/>
              </w:rPr>
            </w:pPr>
            <w:ins w:id="26557" w:author="Thomas Dietz" w:date="2012-08-08T16:18:00Z">
              <w:r>
                <w:t xml:space="preserve">      &lt;xs:enumeration value="soap"/&gt;</w:t>
              </w:r>
            </w:ins>
          </w:p>
          <w:p w14:paraId="7D624D61" w14:textId="77777777" w:rsidR="00D708FE" w:rsidRDefault="00D708FE" w:rsidP="00D708FE">
            <w:pPr>
              <w:pStyle w:val="XML1"/>
              <w:rPr>
                <w:ins w:id="26558" w:author="Thomas Dietz" w:date="2012-08-08T16:18:00Z"/>
              </w:rPr>
            </w:pPr>
            <w:ins w:id="26559" w:author="Thomas Dietz" w:date="2012-08-08T16:18:00Z">
              <w:r>
                <w:t xml:space="preserve">      &lt;xs:enumeration value="tls"/&gt;</w:t>
              </w:r>
            </w:ins>
          </w:p>
          <w:p w14:paraId="3F3F8F1B" w14:textId="77777777" w:rsidR="00D708FE" w:rsidRDefault="00D708FE" w:rsidP="00D708FE">
            <w:pPr>
              <w:pStyle w:val="XML1"/>
              <w:rPr>
                <w:ins w:id="26560" w:author="Thomas Dietz" w:date="2012-08-08T16:18:00Z"/>
              </w:rPr>
            </w:pPr>
            <w:ins w:id="26561" w:author="Thomas Dietz" w:date="2012-08-08T16:18:00Z">
              <w:r>
                <w:t xml:space="preserve">      &lt;xs:enumeration value="beep"/&gt;</w:t>
              </w:r>
            </w:ins>
          </w:p>
          <w:p w14:paraId="0461C4DF" w14:textId="77777777" w:rsidR="00D708FE" w:rsidRDefault="00D708FE" w:rsidP="00D708FE">
            <w:pPr>
              <w:pStyle w:val="XML1"/>
              <w:rPr>
                <w:ins w:id="26562" w:author="Thomas Dietz" w:date="2012-08-08T16:18:00Z"/>
              </w:rPr>
            </w:pPr>
            <w:ins w:id="26563" w:author="Thomas Dietz" w:date="2012-08-08T16:18:00Z">
              <w:r>
                <w:t xml:space="preserve">    &lt;/xs:restriction&gt;</w:t>
              </w:r>
            </w:ins>
          </w:p>
          <w:p w14:paraId="35CA4C1F" w14:textId="77777777" w:rsidR="00D708FE" w:rsidRDefault="00D708FE" w:rsidP="00D708FE">
            <w:pPr>
              <w:pStyle w:val="XML1"/>
              <w:rPr>
                <w:ins w:id="26564" w:author="Thomas Dietz" w:date="2012-08-08T16:18:00Z"/>
              </w:rPr>
            </w:pPr>
            <w:ins w:id="26565" w:author="Thomas Dietz" w:date="2012-08-08T16:18:00Z">
              <w:r>
                <w:t xml:space="preserve">  &lt;/xs:simpleType&gt;</w:t>
              </w:r>
            </w:ins>
          </w:p>
          <w:p w14:paraId="2CD70214" w14:textId="77777777" w:rsidR="00D708FE" w:rsidRDefault="00D708FE" w:rsidP="00D708FE">
            <w:pPr>
              <w:pStyle w:val="XML1"/>
              <w:rPr>
                <w:ins w:id="26566" w:author="Thomas Dietz" w:date="2012-08-08T16:18:00Z"/>
              </w:rPr>
            </w:pPr>
            <w:ins w:id="26567" w:author="Thomas Dietz" w:date="2012-08-08T16:18:00Z">
              <w:r>
                <w:t xml:space="preserve">  &lt;xs:simpleType name="OFOpenFlowVersionType"&gt;</w:t>
              </w:r>
            </w:ins>
          </w:p>
          <w:p w14:paraId="4F777150" w14:textId="77777777" w:rsidR="00D708FE" w:rsidRDefault="00D708FE" w:rsidP="00D708FE">
            <w:pPr>
              <w:pStyle w:val="XML1"/>
              <w:rPr>
                <w:ins w:id="26568" w:author="Thomas Dietz" w:date="2012-08-08T16:18:00Z"/>
              </w:rPr>
            </w:pPr>
            <w:ins w:id="26569" w:author="Thomas Dietz" w:date="2012-08-08T16:18:00Z">
              <w:r>
                <w:t xml:space="preserve">    &lt;xs:annotation&gt;</w:t>
              </w:r>
            </w:ins>
          </w:p>
          <w:p w14:paraId="3442DECF" w14:textId="77777777" w:rsidR="00D708FE" w:rsidRDefault="00D708FE" w:rsidP="00D708FE">
            <w:pPr>
              <w:pStyle w:val="XML1"/>
              <w:rPr>
                <w:ins w:id="26570" w:author="Thomas Dietz" w:date="2012-08-08T16:18:00Z"/>
              </w:rPr>
            </w:pPr>
            <w:ins w:id="26571" w:author="Thomas Dietz" w:date="2012-08-08T16:18:00Z">
              <w:r>
                <w:t xml:space="preserve">      &lt;xs:documentation&gt;</w:t>
              </w:r>
            </w:ins>
          </w:p>
          <w:p w14:paraId="046A6F63" w14:textId="77777777" w:rsidR="00D708FE" w:rsidRDefault="00D708FE" w:rsidP="00D708FE">
            <w:pPr>
              <w:pStyle w:val="XML1"/>
              <w:rPr>
                <w:ins w:id="26572" w:author="Thomas Dietz" w:date="2012-08-08T16:18:00Z"/>
              </w:rPr>
            </w:pPr>
            <w:ins w:id="26573" w:author="Thomas Dietz" w:date="2012-08-08T16:18:00Z">
              <w:r>
                <w:t xml:space="preserve">        This enumeration contains the all OpenFlow</w:t>
              </w:r>
            </w:ins>
          </w:p>
          <w:p w14:paraId="023FE7AF" w14:textId="77777777" w:rsidR="00D708FE" w:rsidRDefault="00D708FE" w:rsidP="00D708FE">
            <w:pPr>
              <w:pStyle w:val="XML1"/>
              <w:rPr>
                <w:ins w:id="26574" w:author="Thomas Dietz" w:date="2012-08-08T16:18:00Z"/>
              </w:rPr>
            </w:pPr>
            <w:ins w:id="26575" w:author="Thomas Dietz" w:date="2012-08-08T16:18:00Z">
              <w:r>
                <w:t xml:space="preserve">        versions released so far.</w:t>
              </w:r>
            </w:ins>
          </w:p>
          <w:p w14:paraId="68A7D952" w14:textId="77777777" w:rsidR="00D708FE" w:rsidRDefault="00D708FE" w:rsidP="00D708FE">
            <w:pPr>
              <w:pStyle w:val="XML1"/>
              <w:rPr>
                <w:ins w:id="26576" w:author="Thomas Dietz" w:date="2012-08-08T16:18:00Z"/>
              </w:rPr>
            </w:pPr>
            <w:ins w:id="26577" w:author="Thomas Dietz" w:date="2012-08-08T16:18:00Z">
              <w:r>
                <w:t xml:space="preserve">      &lt;/xs:documentation&gt;</w:t>
              </w:r>
            </w:ins>
          </w:p>
          <w:p w14:paraId="0A491A34" w14:textId="77777777" w:rsidR="00D708FE" w:rsidRDefault="00D708FE" w:rsidP="00D708FE">
            <w:pPr>
              <w:pStyle w:val="XML1"/>
              <w:rPr>
                <w:ins w:id="26578" w:author="Thomas Dietz" w:date="2012-08-08T16:18:00Z"/>
              </w:rPr>
            </w:pPr>
            <w:ins w:id="26579" w:author="Thomas Dietz" w:date="2012-08-08T16:18:00Z">
              <w:r>
                <w:t xml:space="preserve">    &lt;/xs:annotation&gt;</w:t>
              </w:r>
            </w:ins>
          </w:p>
          <w:p w14:paraId="317EE73A" w14:textId="77777777" w:rsidR="00D708FE" w:rsidRDefault="00D708FE" w:rsidP="00D708FE">
            <w:pPr>
              <w:pStyle w:val="XML1"/>
              <w:rPr>
                <w:ins w:id="26580" w:author="Thomas Dietz" w:date="2012-08-08T16:18:00Z"/>
              </w:rPr>
            </w:pPr>
          </w:p>
          <w:p w14:paraId="6C796798" w14:textId="77777777" w:rsidR="00D708FE" w:rsidRDefault="00D708FE" w:rsidP="00D708FE">
            <w:pPr>
              <w:pStyle w:val="XML1"/>
              <w:rPr>
                <w:ins w:id="26581" w:author="Thomas Dietz" w:date="2012-08-08T16:18:00Z"/>
              </w:rPr>
            </w:pPr>
            <w:ins w:id="26582" w:author="Thomas Dietz" w:date="2012-08-08T16:18:00Z">
              <w:r>
                <w:t xml:space="preserve">    &lt;xs:restriction base="xs:string"&gt;</w:t>
              </w:r>
            </w:ins>
          </w:p>
          <w:p w14:paraId="08883605" w14:textId="77777777" w:rsidR="00D708FE" w:rsidRDefault="00D708FE" w:rsidP="00D708FE">
            <w:pPr>
              <w:pStyle w:val="XML1"/>
              <w:rPr>
                <w:ins w:id="26583" w:author="Thomas Dietz" w:date="2012-08-08T16:18:00Z"/>
              </w:rPr>
            </w:pPr>
            <w:ins w:id="26584" w:author="Thomas Dietz" w:date="2012-08-08T16:18:00Z">
              <w:r>
                <w:t xml:space="preserve">      &lt;xs:enumeration value="not-applicable"/&gt;</w:t>
              </w:r>
            </w:ins>
          </w:p>
          <w:p w14:paraId="6C8D24C5" w14:textId="77777777" w:rsidR="00D708FE" w:rsidRDefault="00D708FE" w:rsidP="00D708FE">
            <w:pPr>
              <w:pStyle w:val="XML1"/>
              <w:rPr>
                <w:ins w:id="26585" w:author="Thomas Dietz" w:date="2012-08-08T16:18:00Z"/>
              </w:rPr>
            </w:pPr>
            <w:ins w:id="26586" w:author="Thomas Dietz" w:date="2012-08-08T16:18:00Z">
              <w:r>
                <w:t xml:space="preserve">      &lt;xs:enumeration value="1.0"/&gt;</w:t>
              </w:r>
            </w:ins>
          </w:p>
          <w:p w14:paraId="7DC89A4A" w14:textId="77777777" w:rsidR="00D708FE" w:rsidRDefault="00D708FE" w:rsidP="00D708FE">
            <w:pPr>
              <w:pStyle w:val="XML1"/>
              <w:rPr>
                <w:ins w:id="26587" w:author="Thomas Dietz" w:date="2012-08-08T16:18:00Z"/>
              </w:rPr>
            </w:pPr>
            <w:ins w:id="26588" w:author="Thomas Dietz" w:date="2012-08-08T16:18:00Z">
              <w:r>
                <w:t xml:space="preserve">      &lt;xs:enumeration value="1.0.1"/&gt;</w:t>
              </w:r>
            </w:ins>
          </w:p>
          <w:p w14:paraId="13D40B56" w14:textId="77777777" w:rsidR="00D708FE" w:rsidRDefault="00D708FE" w:rsidP="00D708FE">
            <w:pPr>
              <w:pStyle w:val="XML1"/>
              <w:rPr>
                <w:ins w:id="26589" w:author="Thomas Dietz" w:date="2012-08-08T16:18:00Z"/>
              </w:rPr>
            </w:pPr>
            <w:ins w:id="26590" w:author="Thomas Dietz" w:date="2012-08-08T16:18:00Z">
              <w:r>
                <w:t xml:space="preserve">      &lt;xs:enumeration value="1.1"/&gt;</w:t>
              </w:r>
            </w:ins>
          </w:p>
          <w:p w14:paraId="48C39EDC" w14:textId="77777777" w:rsidR="00D708FE" w:rsidRDefault="00D708FE" w:rsidP="00D708FE">
            <w:pPr>
              <w:pStyle w:val="XML1"/>
              <w:rPr>
                <w:ins w:id="26591" w:author="Thomas Dietz" w:date="2012-08-08T16:18:00Z"/>
              </w:rPr>
            </w:pPr>
            <w:ins w:id="26592" w:author="Thomas Dietz" w:date="2012-08-08T16:18:00Z">
              <w:r>
                <w:t xml:space="preserve">      &lt;xs:enumeration value="1.2"/&gt;</w:t>
              </w:r>
            </w:ins>
          </w:p>
          <w:p w14:paraId="13B235BE" w14:textId="77777777" w:rsidR="00D708FE" w:rsidRDefault="00D708FE" w:rsidP="00D708FE">
            <w:pPr>
              <w:pStyle w:val="XML1"/>
              <w:rPr>
                <w:ins w:id="26593" w:author="Thomas Dietz" w:date="2012-08-08T16:18:00Z"/>
              </w:rPr>
            </w:pPr>
            <w:ins w:id="26594" w:author="Thomas Dietz" w:date="2012-08-08T16:18:00Z">
              <w:r>
                <w:t xml:space="preserve">      &lt;xs:enumeration value="1.3"/&gt;</w:t>
              </w:r>
            </w:ins>
          </w:p>
          <w:p w14:paraId="36C46901" w14:textId="77777777" w:rsidR="00D708FE" w:rsidRDefault="00D708FE" w:rsidP="00D708FE">
            <w:pPr>
              <w:pStyle w:val="XML1"/>
              <w:rPr>
                <w:ins w:id="26595" w:author="Thomas Dietz" w:date="2012-08-08T16:18:00Z"/>
              </w:rPr>
            </w:pPr>
            <w:ins w:id="26596" w:author="Thomas Dietz" w:date="2012-08-08T16:18:00Z">
              <w:r>
                <w:t xml:space="preserve">      &lt;xs:enumeration value="1.3.1"/&gt;</w:t>
              </w:r>
            </w:ins>
          </w:p>
          <w:p w14:paraId="27FD20EF" w14:textId="77777777" w:rsidR="00D708FE" w:rsidRDefault="00D708FE" w:rsidP="00D708FE">
            <w:pPr>
              <w:pStyle w:val="XML1"/>
              <w:rPr>
                <w:ins w:id="26597" w:author="Thomas Dietz" w:date="2012-08-08T16:18:00Z"/>
              </w:rPr>
            </w:pPr>
            <w:ins w:id="26598" w:author="Thomas Dietz" w:date="2012-08-08T16:18:00Z">
              <w:r>
                <w:t xml:space="preserve">    &lt;/xs:restriction&gt;</w:t>
              </w:r>
            </w:ins>
          </w:p>
          <w:p w14:paraId="34E534EF" w14:textId="77777777" w:rsidR="00D708FE" w:rsidRDefault="00D708FE" w:rsidP="00D708FE">
            <w:pPr>
              <w:pStyle w:val="XML1"/>
              <w:rPr>
                <w:ins w:id="26599" w:author="Thomas Dietz" w:date="2012-08-08T16:18:00Z"/>
              </w:rPr>
            </w:pPr>
            <w:ins w:id="26600" w:author="Thomas Dietz" w:date="2012-08-08T16:18:00Z">
              <w:r>
                <w:t xml:space="preserve">  &lt;/xs:simpleType&gt;</w:t>
              </w:r>
            </w:ins>
          </w:p>
          <w:p w14:paraId="582C92EF" w14:textId="77777777" w:rsidR="00D708FE" w:rsidRDefault="00D708FE" w:rsidP="00D708FE">
            <w:pPr>
              <w:pStyle w:val="XML1"/>
              <w:rPr>
                <w:ins w:id="26601" w:author="Thomas Dietz" w:date="2012-08-08T16:18:00Z"/>
              </w:rPr>
            </w:pPr>
            <w:ins w:id="26602" w:author="Thomas Dietz" w:date="2012-08-08T16:18:00Z">
              <w:r>
                <w:t xml:space="preserve">  &lt;xs:simpleType name="datapath-id-type"&gt;</w:t>
              </w:r>
            </w:ins>
          </w:p>
          <w:p w14:paraId="410DBA0F" w14:textId="77777777" w:rsidR="00D708FE" w:rsidRDefault="00D708FE" w:rsidP="00D708FE">
            <w:pPr>
              <w:pStyle w:val="XML1"/>
              <w:rPr>
                <w:ins w:id="26603" w:author="Thomas Dietz" w:date="2012-08-08T16:18:00Z"/>
              </w:rPr>
            </w:pPr>
            <w:ins w:id="26604" w:author="Thomas Dietz" w:date="2012-08-08T16:18:00Z">
              <w:r>
                <w:t xml:space="preserve">    &lt;xs:annotation&gt;</w:t>
              </w:r>
            </w:ins>
          </w:p>
          <w:p w14:paraId="46A7A61E" w14:textId="77777777" w:rsidR="00D708FE" w:rsidRDefault="00D708FE" w:rsidP="00D708FE">
            <w:pPr>
              <w:pStyle w:val="XML1"/>
              <w:rPr>
                <w:ins w:id="26605" w:author="Thomas Dietz" w:date="2012-08-08T16:18:00Z"/>
              </w:rPr>
            </w:pPr>
            <w:ins w:id="26606" w:author="Thomas Dietz" w:date="2012-08-08T16:18:00Z">
              <w:r>
                <w:t xml:space="preserve">      &lt;xs:documentation&gt;</w:t>
              </w:r>
            </w:ins>
          </w:p>
          <w:p w14:paraId="289CB07B" w14:textId="77777777" w:rsidR="00D708FE" w:rsidRDefault="00D708FE" w:rsidP="00D708FE">
            <w:pPr>
              <w:pStyle w:val="XML1"/>
              <w:rPr>
                <w:ins w:id="26607" w:author="Thomas Dietz" w:date="2012-08-08T16:18:00Z"/>
              </w:rPr>
            </w:pPr>
            <w:ins w:id="26608" w:author="Thomas Dietz" w:date="2012-08-08T16:18:00Z">
              <w:r>
                <w:t xml:space="preserve">        The datapath-id type represents an OpenFlow</w:t>
              </w:r>
            </w:ins>
          </w:p>
          <w:p w14:paraId="1E2B2186" w14:textId="77777777" w:rsidR="00D708FE" w:rsidRDefault="00D708FE" w:rsidP="00D708FE">
            <w:pPr>
              <w:pStyle w:val="XML1"/>
              <w:rPr>
                <w:ins w:id="26609" w:author="Thomas Dietz" w:date="2012-08-08T16:18:00Z"/>
              </w:rPr>
            </w:pPr>
            <w:ins w:id="26610" w:author="Thomas Dietz" w:date="2012-08-08T16:18:00Z">
              <w:r>
                <w:t xml:space="preserve">        datapath identifier.</w:t>
              </w:r>
            </w:ins>
          </w:p>
          <w:p w14:paraId="77B1C60D" w14:textId="77777777" w:rsidR="00D708FE" w:rsidRDefault="00D708FE" w:rsidP="00D708FE">
            <w:pPr>
              <w:pStyle w:val="XML1"/>
              <w:rPr>
                <w:ins w:id="26611" w:author="Thomas Dietz" w:date="2012-08-08T16:18:00Z"/>
              </w:rPr>
            </w:pPr>
            <w:ins w:id="26612" w:author="Thomas Dietz" w:date="2012-08-08T16:18:00Z">
              <w:r>
                <w:t xml:space="preserve">      &lt;/xs:documentation&gt;</w:t>
              </w:r>
            </w:ins>
          </w:p>
          <w:p w14:paraId="7A07DFA6" w14:textId="77777777" w:rsidR="00D708FE" w:rsidRDefault="00D708FE" w:rsidP="00D708FE">
            <w:pPr>
              <w:pStyle w:val="XML1"/>
              <w:rPr>
                <w:ins w:id="26613" w:author="Thomas Dietz" w:date="2012-08-08T16:18:00Z"/>
              </w:rPr>
            </w:pPr>
            <w:ins w:id="26614" w:author="Thomas Dietz" w:date="2012-08-08T16:18:00Z">
              <w:r>
                <w:lastRenderedPageBreak/>
                <w:t xml:space="preserve">    &lt;/xs:annotation&gt;</w:t>
              </w:r>
            </w:ins>
          </w:p>
          <w:p w14:paraId="1B1BD7F8" w14:textId="77777777" w:rsidR="00D708FE" w:rsidRDefault="00D708FE" w:rsidP="00D708FE">
            <w:pPr>
              <w:pStyle w:val="XML1"/>
              <w:rPr>
                <w:ins w:id="26615" w:author="Thomas Dietz" w:date="2012-08-08T16:18:00Z"/>
              </w:rPr>
            </w:pPr>
          </w:p>
          <w:p w14:paraId="163917E4" w14:textId="77777777" w:rsidR="00D708FE" w:rsidRDefault="00D708FE" w:rsidP="00D708FE">
            <w:pPr>
              <w:pStyle w:val="XML1"/>
              <w:rPr>
                <w:ins w:id="26616" w:author="Thomas Dietz" w:date="2012-08-08T16:18:00Z"/>
              </w:rPr>
            </w:pPr>
            <w:ins w:id="26617" w:author="Thomas Dietz" w:date="2012-08-08T16:18:00Z">
              <w:r>
                <w:t xml:space="preserve">    &lt;xs:restriction base="xs:string"&gt;</w:t>
              </w:r>
            </w:ins>
          </w:p>
          <w:p w14:paraId="275654A8" w14:textId="77777777" w:rsidR="00D708FE" w:rsidRDefault="00D708FE" w:rsidP="00D708FE">
            <w:pPr>
              <w:pStyle w:val="XML1"/>
              <w:rPr>
                <w:ins w:id="26618" w:author="Thomas Dietz" w:date="2012-08-08T16:18:00Z"/>
              </w:rPr>
            </w:pPr>
            <w:ins w:id="26619" w:author="Thomas Dietz" w:date="2012-08-08T16:18:00Z">
              <w:r>
                <w:t xml:space="preserve">    &lt;xs:pattern value="[0-9a-fA-F]{2}(:[0-9a-fA-F]{2}){7}"/&gt;</w:t>
              </w:r>
            </w:ins>
          </w:p>
          <w:p w14:paraId="35FA67CE" w14:textId="77777777" w:rsidR="00D708FE" w:rsidRDefault="00D708FE" w:rsidP="00D708FE">
            <w:pPr>
              <w:pStyle w:val="XML1"/>
              <w:rPr>
                <w:ins w:id="26620" w:author="Thomas Dietz" w:date="2012-08-08T16:18:00Z"/>
              </w:rPr>
            </w:pPr>
            <w:ins w:id="26621" w:author="Thomas Dietz" w:date="2012-08-08T16:18:00Z">
              <w:r>
                <w:t xml:space="preserve">    &lt;/xs:restriction&gt;</w:t>
              </w:r>
            </w:ins>
          </w:p>
          <w:p w14:paraId="626D1B35" w14:textId="77777777" w:rsidR="00D708FE" w:rsidRDefault="00D708FE" w:rsidP="00D708FE">
            <w:pPr>
              <w:pStyle w:val="XML1"/>
              <w:rPr>
                <w:ins w:id="26622" w:author="Thomas Dietz" w:date="2012-08-08T16:18:00Z"/>
              </w:rPr>
            </w:pPr>
            <w:ins w:id="26623" w:author="Thomas Dietz" w:date="2012-08-08T16:18:00Z">
              <w:r>
                <w:t xml:space="preserve">  &lt;/xs:simpleType&gt;</w:t>
              </w:r>
            </w:ins>
          </w:p>
          <w:p w14:paraId="0EB9A423" w14:textId="77777777" w:rsidR="00D708FE" w:rsidRDefault="00D708FE" w:rsidP="00D708FE">
            <w:pPr>
              <w:pStyle w:val="XML1"/>
              <w:rPr>
                <w:ins w:id="26624" w:author="Thomas Dietz" w:date="2012-08-08T16:18:00Z"/>
              </w:rPr>
            </w:pPr>
            <w:ins w:id="26625" w:author="Thomas Dietz" w:date="2012-08-08T16:18:00Z">
              <w:r>
                <w:t xml:space="preserve">  &lt;xs:simpleType name="OFTenthOfAPercentType"&gt;</w:t>
              </w:r>
            </w:ins>
          </w:p>
          <w:p w14:paraId="02DA8B11" w14:textId="77777777" w:rsidR="00D708FE" w:rsidRDefault="00D708FE" w:rsidP="00D708FE">
            <w:pPr>
              <w:pStyle w:val="XML1"/>
              <w:rPr>
                <w:ins w:id="26626" w:author="Thomas Dietz" w:date="2012-08-08T16:18:00Z"/>
              </w:rPr>
            </w:pPr>
            <w:ins w:id="26627" w:author="Thomas Dietz" w:date="2012-08-08T16:18:00Z">
              <w:r>
                <w:t xml:space="preserve">    &lt;xs:annotation&gt;</w:t>
              </w:r>
            </w:ins>
          </w:p>
          <w:p w14:paraId="1515AF12" w14:textId="77777777" w:rsidR="00D708FE" w:rsidRDefault="00D708FE" w:rsidP="00D708FE">
            <w:pPr>
              <w:pStyle w:val="XML1"/>
              <w:rPr>
                <w:ins w:id="26628" w:author="Thomas Dietz" w:date="2012-08-08T16:18:00Z"/>
              </w:rPr>
            </w:pPr>
            <w:ins w:id="26629" w:author="Thomas Dietz" w:date="2012-08-08T16:18:00Z">
              <w:r>
                <w:t xml:space="preserve">      &lt;xs:documentation&gt;</w:t>
              </w:r>
            </w:ins>
          </w:p>
          <w:p w14:paraId="7BE9F93D" w14:textId="77777777" w:rsidR="00D708FE" w:rsidRDefault="00D708FE" w:rsidP="00D708FE">
            <w:pPr>
              <w:pStyle w:val="XML1"/>
              <w:rPr>
                <w:ins w:id="26630" w:author="Thomas Dietz" w:date="2012-08-08T16:18:00Z"/>
              </w:rPr>
            </w:pPr>
            <w:ins w:id="26631" w:author="Thomas Dietz" w:date="2012-08-08T16:18:00Z">
              <w:r>
                <w:t xml:space="preserve">        This type defines a value in tenth of a percent.</w:t>
              </w:r>
            </w:ins>
          </w:p>
          <w:p w14:paraId="5A0B96BD" w14:textId="77777777" w:rsidR="00D708FE" w:rsidRDefault="00D708FE" w:rsidP="00D708FE">
            <w:pPr>
              <w:pStyle w:val="XML1"/>
              <w:rPr>
                <w:ins w:id="26632" w:author="Thomas Dietz" w:date="2012-08-08T16:18:00Z"/>
              </w:rPr>
            </w:pPr>
            <w:ins w:id="26633" w:author="Thomas Dietz" w:date="2012-08-08T16:18:00Z">
              <w:r>
                <w:t xml:space="preserve">      &lt;/xs:documentation&gt;</w:t>
              </w:r>
            </w:ins>
          </w:p>
          <w:p w14:paraId="09A2BAFD" w14:textId="77777777" w:rsidR="00D708FE" w:rsidRDefault="00D708FE" w:rsidP="00D708FE">
            <w:pPr>
              <w:pStyle w:val="XML1"/>
              <w:rPr>
                <w:ins w:id="26634" w:author="Thomas Dietz" w:date="2012-08-08T16:18:00Z"/>
              </w:rPr>
            </w:pPr>
            <w:ins w:id="26635" w:author="Thomas Dietz" w:date="2012-08-08T16:18:00Z">
              <w:r>
                <w:t xml:space="preserve">    &lt;/xs:annotation&gt;</w:t>
              </w:r>
            </w:ins>
          </w:p>
          <w:p w14:paraId="42EC25B8" w14:textId="77777777" w:rsidR="00D708FE" w:rsidRDefault="00D708FE" w:rsidP="00D708FE">
            <w:pPr>
              <w:pStyle w:val="XML1"/>
              <w:rPr>
                <w:ins w:id="26636" w:author="Thomas Dietz" w:date="2012-08-08T16:18:00Z"/>
              </w:rPr>
            </w:pPr>
          </w:p>
          <w:p w14:paraId="786FEB51" w14:textId="77777777" w:rsidR="00D708FE" w:rsidRDefault="00D708FE" w:rsidP="00D708FE">
            <w:pPr>
              <w:pStyle w:val="XML1"/>
              <w:rPr>
                <w:ins w:id="26637" w:author="Thomas Dietz" w:date="2012-08-08T16:18:00Z"/>
              </w:rPr>
            </w:pPr>
            <w:ins w:id="26638" w:author="Thomas Dietz" w:date="2012-08-08T16:18:00Z">
              <w:r>
                <w:t xml:space="preserve">    &lt;xs:restriction base="xs:unsignedShort"&gt;</w:t>
              </w:r>
            </w:ins>
          </w:p>
          <w:p w14:paraId="78A37CB5" w14:textId="77777777" w:rsidR="00D708FE" w:rsidRDefault="00D708FE" w:rsidP="00D708FE">
            <w:pPr>
              <w:pStyle w:val="XML1"/>
              <w:rPr>
                <w:ins w:id="26639" w:author="Thomas Dietz" w:date="2012-08-08T16:18:00Z"/>
              </w:rPr>
            </w:pPr>
            <w:ins w:id="26640" w:author="Thomas Dietz" w:date="2012-08-08T16:18:00Z">
              <w:r>
                <w:t xml:space="preserve">      &lt;xs:minInclusive value="0"/&gt;</w:t>
              </w:r>
            </w:ins>
          </w:p>
          <w:p w14:paraId="32F41661" w14:textId="77777777" w:rsidR="00D708FE" w:rsidRDefault="00D708FE" w:rsidP="00D708FE">
            <w:pPr>
              <w:pStyle w:val="XML1"/>
              <w:rPr>
                <w:ins w:id="26641" w:author="Thomas Dietz" w:date="2012-08-08T16:18:00Z"/>
              </w:rPr>
            </w:pPr>
            <w:ins w:id="26642" w:author="Thomas Dietz" w:date="2012-08-08T16:18:00Z">
              <w:r>
                <w:t xml:space="preserve">      &lt;xs:maxInclusive value="1000"/&gt;</w:t>
              </w:r>
            </w:ins>
          </w:p>
          <w:p w14:paraId="590B4CFF" w14:textId="77777777" w:rsidR="00D708FE" w:rsidRDefault="00D708FE" w:rsidP="00D708FE">
            <w:pPr>
              <w:pStyle w:val="XML1"/>
              <w:rPr>
                <w:ins w:id="26643" w:author="Thomas Dietz" w:date="2012-08-08T16:18:00Z"/>
              </w:rPr>
            </w:pPr>
            <w:ins w:id="26644" w:author="Thomas Dietz" w:date="2012-08-08T16:18:00Z">
              <w:r>
                <w:t xml:space="preserve">    &lt;/xs:restriction&gt;</w:t>
              </w:r>
            </w:ins>
          </w:p>
          <w:p w14:paraId="2195B099" w14:textId="77777777" w:rsidR="00D708FE" w:rsidRDefault="00D708FE" w:rsidP="00D708FE">
            <w:pPr>
              <w:pStyle w:val="XML1"/>
              <w:rPr>
                <w:ins w:id="26645" w:author="Thomas Dietz" w:date="2012-08-08T16:18:00Z"/>
              </w:rPr>
            </w:pPr>
            <w:ins w:id="26646" w:author="Thomas Dietz" w:date="2012-08-08T16:18:00Z">
              <w:r>
                <w:t xml:space="preserve">  &lt;/xs:simpleType&gt;</w:t>
              </w:r>
            </w:ins>
          </w:p>
          <w:p w14:paraId="06A4AEE2" w14:textId="77777777" w:rsidR="00D708FE" w:rsidRDefault="00D708FE" w:rsidP="00D708FE">
            <w:pPr>
              <w:pStyle w:val="XML1"/>
              <w:rPr>
                <w:ins w:id="26647" w:author="Thomas Dietz" w:date="2012-08-08T16:18:00Z"/>
              </w:rPr>
            </w:pPr>
            <w:ins w:id="26648" w:author="Thomas Dietz" w:date="2012-08-08T16:18:00Z">
              <w:r>
                <w:t xml:space="preserve">  &lt;xs:simpleType name="OFUpDownStateType"&gt;</w:t>
              </w:r>
            </w:ins>
          </w:p>
          <w:p w14:paraId="76D5CAA5" w14:textId="77777777" w:rsidR="00D708FE" w:rsidRDefault="00D708FE" w:rsidP="00D708FE">
            <w:pPr>
              <w:pStyle w:val="XML1"/>
              <w:rPr>
                <w:ins w:id="26649" w:author="Thomas Dietz" w:date="2012-08-08T16:18:00Z"/>
              </w:rPr>
            </w:pPr>
            <w:ins w:id="26650" w:author="Thomas Dietz" w:date="2012-08-08T16:18:00Z">
              <w:r>
                <w:t xml:space="preserve">    &lt;xs:annotation&gt;</w:t>
              </w:r>
            </w:ins>
          </w:p>
          <w:p w14:paraId="02CC2524" w14:textId="77777777" w:rsidR="00D708FE" w:rsidRDefault="00D708FE" w:rsidP="00D708FE">
            <w:pPr>
              <w:pStyle w:val="XML1"/>
              <w:rPr>
                <w:ins w:id="26651" w:author="Thomas Dietz" w:date="2012-08-08T16:18:00Z"/>
              </w:rPr>
            </w:pPr>
            <w:ins w:id="26652" w:author="Thomas Dietz" w:date="2012-08-08T16:18:00Z">
              <w:r>
                <w:t xml:space="preserve">      &lt;xs:documentation&gt;</w:t>
              </w:r>
            </w:ins>
          </w:p>
          <w:p w14:paraId="6CB979AB" w14:textId="77777777" w:rsidR="00D708FE" w:rsidRDefault="00D708FE" w:rsidP="00D708FE">
            <w:pPr>
              <w:pStyle w:val="XML1"/>
              <w:rPr>
                <w:ins w:id="26653" w:author="Thomas Dietz" w:date="2012-08-08T16:18:00Z"/>
              </w:rPr>
            </w:pPr>
            <w:ins w:id="26654" w:author="Thomas Dietz" w:date="2012-08-08T16:18:00Z">
              <w:r>
                <w:t xml:space="preserve">        Type to specify state information for a port or a</w:t>
              </w:r>
            </w:ins>
          </w:p>
          <w:p w14:paraId="227D79AE" w14:textId="77777777" w:rsidR="00D708FE" w:rsidRDefault="00D708FE" w:rsidP="00D708FE">
            <w:pPr>
              <w:pStyle w:val="XML1"/>
              <w:rPr>
                <w:ins w:id="26655" w:author="Thomas Dietz" w:date="2012-08-08T16:18:00Z"/>
              </w:rPr>
            </w:pPr>
            <w:ins w:id="26656" w:author="Thomas Dietz" w:date="2012-08-08T16:18:00Z">
              <w:r>
                <w:t xml:space="preserve">        connection.</w:t>
              </w:r>
            </w:ins>
          </w:p>
          <w:p w14:paraId="42B1C979" w14:textId="77777777" w:rsidR="00D708FE" w:rsidRDefault="00D708FE" w:rsidP="00D708FE">
            <w:pPr>
              <w:pStyle w:val="XML1"/>
              <w:rPr>
                <w:ins w:id="26657" w:author="Thomas Dietz" w:date="2012-08-08T16:18:00Z"/>
              </w:rPr>
            </w:pPr>
            <w:ins w:id="26658" w:author="Thomas Dietz" w:date="2012-08-08T16:18:00Z">
              <w:r>
                <w:t xml:space="preserve">      &lt;/xs:documentation&gt;</w:t>
              </w:r>
            </w:ins>
          </w:p>
          <w:p w14:paraId="398B08D0" w14:textId="77777777" w:rsidR="00D708FE" w:rsidRDefault="00D708FE" w:rsidP="00D708FE">
            <w:pPr>
              <w:pStyle w:val="XML1"/>
              <w:rPr>
                <w:ins w:id="26659" w:author="Thomas Dietz" w:date="2012-08-08T16:18:00Z"/>
              </w:rPr>
            </w:pPr>
            <w:ins w:id="26660" w:author="Thomas Dietz" w:date="2012-08-08T16:18:00Z">
              <w:r>
                <w:t xml:space="preserve">    &lt;/xs:annotation&gt;</w:t>
              </w:r>
            </w:ins>
          </w:p>
          <w:p w14:paraId="25DDF5F2" w14:textId="77777777" w:rsidR="00D708FE" w:rsidRDefault="00D708FE" w:rsidP="00D708FE">
            <w:pPr>
              <w:pStyle w:val="XML1"/>
              <w:rPr>
                <w:ins w:id="26661" w:author="Thomas Dietz" w:date="2012-08-08T16:18:00Z"/>
              </w:rPr>
            </w:pPr>
          </w:p>
          <w:p w14:paraId="4F310B59" w14:textId="77777777" w:rsidR="00D708FE" w:rsidRDefault="00D708FE" w:rsidP="00D708FE">
            <w:pPr>
              <w:pStyle w:val="XML1"/>
              <w:rPr>
                <w:ins w:id="26662" w:author="Thomas Dietz" w:date="2012-08-08T16:18:00Z"/>
              </w:rPr>
            </w:pPr>
            <w:ins w:id="26663" w:author="Thomas Dietz" w:date="2012-08-08T16:18:00Z">
              <w:r>
                <w:t xml:space="preserve">    &lt;xs:restriction base="xs:string"&gt;</w:t>
              </w:r>
            </w:ins>
          </w:p>
          <w:p w14:paraId="278D2548" w14:textId="77777777" w:rsidR="00D708FE" w:rsidRDefault="00D708FE" w:rsidP="00D708FE">
            <w:pPr>
              <w:pStyle w:val="XML1"/>
              <w:rPr>
                <w:ins w:id="26664" w:author="Thomas Dietz" w:date="2012-08-08T16:18:00Z"/>
              </w:rPr>
            </w:pPr>
            <w:ins w:id="26665" w:author="Thomas Dietz" w:date="2012-08-08T16:18:00Z">
              <w:r>
                <w:t xml:space="preserve">      &lt;xs:enumeration value="up"/&gt;</w:t>
              </w:r>
            </w:ins>
          </w:p>
          <w:p w14:paraId="6CDC0DBA" w14:textId="77777777" w:rsidR="00D708FE" w:rsidRDefault="00D708FE" w:rsidP="00D708FE">
            <w:pPr>
              <w:pStyle w:val="XML1"/>
              <w:rPr>
                <w:ins w:id="26666" w:author="Thomas Dietz" w:date="2012-08-08T16:18:00Z"/>
              </w:rPr>
            </w:pPr>
            <w:ins w:id="26667" w:author="Thomas Dietz" w:date="2012-08-08T16:18:00Z">
              <w:r>
                <w:t xml:space="preserve">      &lt;xs:enumeration value="down"/&gt;</w:t>
              </w:r>
            </w:ins>
          </w:p>
          <w:p w14:paraId="510778DA" w14:textId="77777777" w:rsidR="00D708FE" w:rsidRDefault="00D708FE" w:rsidP="00D708FE">
            <w:pPr>
              <w:pStyle w:val="XML1"/>
              <w:rPr>
                <w:ins w:id="26668" w:author="Thomas Dietz" w:date="2012-08-08T16:18:00Z"/>
              </w:rPr>
            </w:pPr>
            <w:ins w:id="26669" w:author="Thomas Dietz" w:date="2012-08-08T16:18:00Z">
              <w:r>
                <w:t xml:space="preserve">    &lt;/xs:restriction&gt;</w:t>
              </w:r>
            </w:ins>
          </w:p>
          <w:p w14:paraId="26B42CC5" w14:textId="77777777" w:rsidR="00D708FE" w:rsidRDefault="00D708FE" w:rsidP="00D708FE">
            <w:pPr>
              <w:pStyle w:val="XML1"/>
              <w:rPr>
                <w:ins w:id="26670" w:author="Thomas Dietz" w:date="2012-08-08T16:18:00Z"/>
              </w:rPr>
            </w:pPr>
            <w:ins w:id="26671" w:author="Thomas Dietz" w:date="2012-08-08T16:18:00Z">
              <w:r>
                <w:t xml:space="preserve">  &lt;/xs:simpleType&gt;</w:t>
              </w:r>
            </w:ins>
          </w:p>
          <w:p w14:paraId="692658C8" w14:textId="77777777" w:rsidR="00D708FE" w:rsidRDefault="00D708FE" w:rsidP="00D708FE">
            <w:pPr>
              <w:pStyle w:val="XML1"/>
              <w:rPr>
                <w:ins w:id="26672" w:author="Thomas Dietz" w:date="2012-08-08T16:18:00Z"/>
              </w:rPr>
            </w:pPr>
            <w:ins w:id="26673" w:author="Thomas Dietz" w:date="2012-08-08T16:18:00Z">
              <w:r>
                <w:t xml:space="preserve">  &lt;xs:simpleType name="OFPortRateType"&gt;</w:t>
              </w:r>
            </w:ins>
          </w:p>
          <w:p w14:paraId="7F28DAFA" w14:textId="77777777" w:rsidR="00D708FE" w:rsidRDefault="00D708FE" w:rsidP="00D708FE">
            <w:pPr>
              <w:pStyle w:val="XML1"/>
              <w:rPr>
                <w:ins w:id="26674" w:author="Thomas Dietz" w:date="2012-08-08T16:18:00Z"/>
              </w:rPr>
            </w:pPr>
            <w:ins w:id="26675" w:author="Thomas Dietz" w:date="2012-08-08T16:18:00Z">
              <w:r>
                <w:t xml:space="preserve">    &lt;xs:annotation&gt;</w:t>
              </w:r>
            </w:ins>
          </w:p>
          <w:p w14:paraId="5D659F5B" w14:textId="77777777" w:rsidR="00D708FE" w:rsidRDefault="00D708FE" w:rsidP="00D708FE">
            <w:pPr>
              <w:pStyle w:val="XML1"/>
              <w:rPr>
                <w:ins w:id="26676" w:author="Thomas Dietz" w:date="2012-08-08T16:18:00Z"/>
              </w:rPr>
            </w:pPr>
            <w:ins w:id="26677" w:author="Thomas Dietz" w:date="2012-08-08T16:18:00Z">
              <w:r>
                <w:t xml:space="preserve">      &lt;xs:documentation&gt;</w:t>
              </w:r>
            </w:ins>
          </w:p>
          <w:p w14:paraId="1E9F4D89" w14:textId="77777777" w:rsidR="00D708FE" w:rsidRDefault="00D708FE" w:rsidP="00D708FE">
            <w:pPr>
              <w:pStyle w:val="XML1"/>
              <w:rPr>
                <w:ins w:id="26678" w:author="Thomas Dietz" w:date="2012-08-08T16:18:00Z"/>
              </w:rPr>
            </w:pPr>
            <w:ins w:id="26679" w:author="Thomas Dietz" w:date="2012-08-08T16:18:00Z">
              <w:r>
                <w:t xml:space="preserve">        Type to specify the rate of a port including the</w:t>
              </w:r>
            </w:ins>
          </w:p>
          <w:p w14:paraId="606E54B0" w14:textId="77777777" w:rsidR="00D708FE" w:rsidRDefault="00D708FE" w:rsidP="00D708FE">
            <w:pPr>
              <w:pStyle w:val="XML1"/>
              <w:rPr>
                <w:ins w:id="26680" w:author="Thomas Dietz" w:date="2012-08-08T16:18:00Z"/>
              </w:rPr>
            </w:pPr>
            <w:ins w:id="26681" w:author="Thomas Dietz" w:date="2012-08-08T16:18:00Z">
              <w:r>
                <w:t xml:space="preserve">        duplex transmission feature. Possible rates are 10Mb, 100Mb,</w:t>
              </w:r>
            </w:ins>
          </w:p>
          <w:p w14:paraId="03B3CE91" w14:textId="77777777" w:rsidR="00D708FE" w:rsidRDefault="00D708FE" w:rsidP="00D708FE">
            <w:pPr>
              <w:pStyle w:val="XML1"/>
              <w:rPr>
                <w:ins w:id="26682" w:author="Thomas Dietz" w:date="2012-08-08T16:18:00Z"/>
              </w:rPr>
            </w:pPr>
            <w:ins w:id="26683" w:author="Thomas Dietz" w:date="2012-08-08T16:18:00Z">
              <w:r>
                <w:t xml:space="preserve">        1Gb, 10Gb, 40Gb, 100Gb, 1Tb or other. Rates of 10Mb, 100Mb</w:t>
              </w:r>
            </w:ins>
          </w:p>
          <w:p w14:paraId="24082FFF" w14:textId="77777777" w:rsidR="00D708FE" w:rsidRDefault="00D708FE" w:rsidP="00D708FE">
            <w:pPr>
              <w:pStyle w:val="XML1"/>
              <w:rPr>
                <w:ins w:id="26684" w:author="Thomas Dietz" w:date="2012-08-08T16:18:00Z"/>
              </w:rPr>
            </w:pPr>
            <w:ins w:id="26685" w:author="Thomas Dietz" w:date="2012-08-08T16:18:00Z">
              <w:r>
                <w:t xml:space="preserve">        and 1 Gb can support half or full duplex transmission.</w:t>
              </w:r>
            </w:ins>
          </w:p>
          <w:p w14:paraId="692620A0" w14:textId="77777777" w:rsidR="00D708FE" w:rsidRDefault="00D708FE" w:rsidP="00D708FE">
            <w:pPr>
              <w:pStyle w:val="XML1"/>
              <w:rPr>
                <w:ins w:id="26686" w:author="Thomas Dietz" w:date="2012-08-08T16:18:00Z"/>
              </w:rPr>
            </w:pPr>
            <w:ins w:id="26687" w:author="Thomas Dietz" w:date="2012-08-08T16:18:00Z">
              <w:r>
                <w:t xml:space="preserve">      &lt;/xs:documentation&gt;</w:t>
              </w:r>
            </w:ins>
          </w:p>
          <w:p w14:paraId="76BE95E7" w14:textId="77777777" w:rsidR="00D708FE" w:rsidRDefault="00D708FE" w:rsidP="00D708FE">
            <w:pPr>
              <w:pStyle w:val="XML1"/>
              <w:rPr>
                <w:ins w:id="26688" w:author="Thomas Dietz" w:date="2012-08-08T16:18:00Z"/>
              </w:rPr>
            </w:pPr>
            <w:ins w:id="26689" w:author="Thomas Dietz" w:date="2012-08-08T16:18:00Z">
              <w:r>
                <w:t xml:space="preserve">    &lt;/xs:annotation&gt;</w:t>
              </w:r>
            </w:ins>
          </w:p>
          <w:p w14:paraId="0889C1D2" w14:textId="77777777" w:rsidR="00D708FE" w:rsidRDefault="00D708FE" w:rsidP="00D708FE">
            <w:pPr>
              <w:pStyle w:val="XML1"/>
              <w:rPr>
                <w:ins w:id="26690" w:author="Thomas Dietz" w:date="2012-08-08T16:18:00Z"/>
              </w:rPr>
            </w:pPr>
          </w:p>
          <w:p w14:paraId="27DD555B" w14:textId="77777777" w:rsidR="00D708FE" w:rsidRDefault="00D708FE" w:rsidP="00D708FE">
            <w:pPr>
              <w:pStyle w:val="XML1"/>
              <w:rPr>
                <w:ins w:id="26691" w:author="Thomas Dietz" w:date="2012-08-08T16:18:00Z"/>
              </w:rPr>
            </w:pPr>
            <w:ins w:id="26692" w:author="Thomas Dietz" w:date="2012-08-08T16:18:00Z">
              <w:r>
                <w:t xml:space="preserve">    &lt;xs:restriction base="xs:string"&gt;</w:t>
              </w:r>
            </w:ins>
          </w:p>
          <w:p w14:paraId="71204325" w14:textId="77777777" w:rsidR="00D708FE" w:rsidRDefault="00D708FE" w:rsidP="00D708FE">
            <w:pPr>
              <w:pStyle w:val="XML1"/>
              <w:rPr>
                <w:ins w:id="26693" w:author="Thomas Dietz" w:date="2012-08-08T16:18:00Z"/>
              </w:rPr>
            </w:pPr>
            <w:ins w:id="26694" w:author="Thomas Dietz" w:date="2012-08-08T16:18:00Z">
              <w:r>
                <w:t xml:space="preserve">      &lt;xs:enumeration value="10Mb-HD"/&gt;</w:t>
              </w:r>
            </w:ins>
          </w:p>
          <w:p w14:paraId="7DBCE064" w14:textId="77777777" w:rsidR="00D708FE" w:rsidRDefault="00D708FE" w:rsidP="00D708FE">
            <w:pPr>
              <w:pStyle w:val="XML1"/>
              <w:rPr>
                <w:ins w:id="26695" w:author="Thomas Dietz" w:date="2012-08-08T16:18:00Z"/>
              </w:rPr>
            </w:pPr>
            <w:ins w:id="26696" w:author="Thomas Dietz" w:date="2012-08-08T16:18:00Z">
              <w:r>
                <w:t xml:space="preserve">      &lt;xs:enumeration value="10Mb-FD"/&gt;</w:t>
              </w:r>
            </w:ins>
          </w:p>
          <w:p w14:paraId="51F96991" w14:textId="77777777" w:rsidR="00D708FE" w:rsidRDefault="00D708FE" w:rsidP="00D708FE">
            <w:pPr>
              <w:pStyle w:val="XML1"/>
              <w:rPr>
                <w:ins w:id="26697" w:author="Thomas Dietz" w:date="2012-08-08T16:18:00Z"/>
              </w:rPr>
            </w:pPr>
            <w:ins w:id="26698" w:author="Thomas Dietz" w:date="2012-08-08T16:18:00Z">
              <w:r>
                <w:t xml:space="preserve">      &lt;xs:enumeration value="100Mb-HD"/&gt;</w:t>
              </w:r>
            </w:ins>
          </w:p>
          <w:p w14:paraId="6853C8A6" w14:textId="77777777" w:rsidR="00D708FE" w:rsidRDefault="00D708FE" w:rsidP="00D708FE">
            <w:pPr>
              <w:pStyle w:val="XML1"/>
              <w:rPr>
                <w:ins w:id="26699" w:author="Thomas Dietz" w:date="2012-08-08T16:18:00Z"/>
              </w:rPr>
            </w:pPr>
            <w:ins w:id="26700" w:author="Thomas Dietz" w:date="2012-08-08T16:18:00Z">
              <w:r>
                <w:t xml:space="preserve">      &lt;xs:enumeration value="100Mb-FD"/&gt;</w:t>
              </w:r>
            </w:ins>
          </w:p>
          <w:p w14:paraId="71457480" w14:textId="77777777" w:rsidR="00D708FE" w:rsidRDefault="00D708FE" w:rsidP="00D708FE">
            <w:pPr>
              <w:pStyle w:val="XML1"/>
              <w:rPr>
                <w:ins w:id="26701" w:author="Thomas Dietz" w:date="2012-08-08T16:18:00Z"/>
              </w:rPr>
            </w:pPr>
            <w:ins w:id="26702" w:author="Thomas Dietz" w:date="2012-08-08T16:18:00Z">
              <w:r>
                <w:t xml:space="preserve">      &lt;xs:enumeration value="1Gb-HD"/&gt;</w:t>
              </w:r>
            </w:ins>
          </w:p>
          <w:p w14:paraId="1093376E" w14:textId="77777777" w:rsidR="00D708FE" w:rsidRDefault="00D708FE" w:rsidP="00D708FE">
            <w:pPr>
              <w:pStyle w:val="XML1"/>
              <w:rPr>
                <w:ins w:id="26703" w:author="Thomas Dietz" w:date="2012-08-08T16:18:00Z"/>
              </w:rPr>
            </w:pPr>
            <w:ins w:id="26704" w:author="Thomas Dietz" w:date="2012-08-08T16:18:00Z">
              <w:r>
                <w:t xml:space="preserve">      &lt;xs:enumeration value="1Gb-FD"/&gt;</w:t>
              </w:r>
            </w:ins>
          </w:p>
          <w:p w14:paraId="7AC24435" w14:textId="77777777" w:rsidR="00D708FE" w:rsidRDefault="00D708FE" w:rsidP="00D708FE">
            <w:pPr>
              <w:pStyle w:val="XML1"/>
              <w:rPr>
                <w:ins w:id="26705" w:author="Thomas Dietz" w:date="2012-08-08T16:18:00Z"/>
              </w:rPr>
            </w:pPr>
            <w:ins w:id="26706" w:author="Thomas Dietz" w:date="2012-08-08T16:18:00Z">
              <w:r>
                <w:t xml:space="preserve">      &lt;xs:enumeration value="10Gb"/&gt;</w:t>
              </w:r>
            </w:ins>
          </w:p>
          <w:p w14:paraId="09BFAFE0" w14:textId="77777777" w:rsidR="00D708FE" w:rsidRDefault="00D708FE" w:rsidP="00D708FE">
            <w:pPr>
              <w:pStyle w:val="XML1"/>
              <w:rPr>
                <w:ins w:id="26707" w:author="Thomas Dietz" w:date="2012-08-08T16:18:00Z"/>
              </w:rPr>
            </w:pPr>
            <w:ins w:id="26708" w:author="Thomas Dietz" w:date="2012-08-08T16:18:00Z">
              <w:r>
                <w:t xml:space="preserve">      &lt;xs:enumeration value="40Gb"/&gt;</w:t>
              </w:r>
            </w:ins>
          </w:p>
          <w:p w14:paraId="19CAD934" w14:textId="77777777" w:rsidR="00D708FE" w:rsidRDefault="00D708FE" w:rsidP="00D708FE">
            <w:pPr>
              <w:pStyle w:val="XML1"/>
              <w:rPr>
                <w:ins w:id="26709" w:author="Thomas Dietz" w:date="2012-08-08T16:18:00Z"/>
              </w:rPr>
            </w:pPr>
            <w:ins w:id="26710" w:author="Thomas Dietz" w:date="2012-08-08T16:18:00Z">
              <w:r>
                <w:t xml:space="preserve">      &lt;xs:enumeration value="100Gb"/&gt;</w:t>
              </w:r>
            </w:ins>
          </w:p>
          <w:p w14:paraId="15FB558B" w14:textId="77777777" w:rsidR="00D708FE" w:rsidRDefault="00D708FE" w:rsidP="00D708FE">
            <w:pPr>
              <w:pStyle w:val="XML1"/>
              <w:rPr>
                <w:ins w:id="26711" w:author="Thomas Dietz" w:date="2012-08-08T16:18:00Z"/>
              </w:rPr>
            </w:pPr>
            <w:ins w:id="26712" w:author="Thomas Dietz" w:date="2012-08-08T16:18:00Z">
              <w:r>
                <w:t xml:space="preserve">      &lt;xs:enumeration value="1Tb"/&gt;</w:t>
              </w:r>
            </w:ins>
          </w:p>
          <w:p w14:paraId="660D6B11" w14:textId="77777777" w:rsidR="00D708FE" w:rsidRDefault="00D708FE" w:rsidP="00D708FE">
            <w:pPr>
              <w:pStyle w:val="XML1"/>
              <w:rPr>
                <w:ins w:id="26713" w:author="Thomas Dietz" w:date="2012-08-08T16:18:00Z"/>
              </w:rPr>
            </w:pPr>
            <w:ins w:id="26714" w:author="Thomas Dietz" w:date="2012-08-08T16:18:00Z">
              <w:r>
                <w:t xml:space="preserve">      &lt;xs:enumeration value="other"/&gt;</w:t>
              </w:r>
            </w:ins>
          </w:p>
          <w:p w14:paraId="2BD16682" w14:textId="77777777" w:rsidR="00D708FE" w:rsidRDefault="00D708FE" w:rsidP="00D708FE">
            <w:pPr>
              <w:pStyle w:val="XML1"/>
              <w:rPr>
                <w:ins w:id="26715" w:author="Thomas Dietz" w:date="2012-08-08T16:18:00Z"/>
              </w:rPr>
            </w:pPr>
            <w:ins w:id="26716" w:author="Thomas Dietz" w:date="2012-08-08T16:18:00Z">
              <w:r>
                <w:t xml:space="preserve">    &lt;/xs:restriction&gt;</w:t>
              </w:r>
            </w:ins>
          </w:p>
          <w:p w14:paraId="1B566252" w14:textId="77777777" w:rsidR="00D708FE" w:rsidRDefault="00D708FE" w:rsidP="00D708FE">
            <w:pPr>
              <w:pStyle w:val="XML1"/>
              <w:rPr>
                <w:ins w:id="26717" w:author="Thomas Dietz" w:date="2012-08-08T16:18:00Z"/>
              </w:rPr>
            </w:pPr>
            <w:ins w:id="26718" w:author="Thomas Dietz" w:date="2012-08-08T16:18:00Z">
              <w:r>
                <w:t xml:space="preserve">  &lt;/xs:simpleType&gt;</w:t>
              </w:r>
            </w:ins>
          </w:p>
          <w:p w14:paraId="5C069624" w14:textId="77777777" w:rsidR="00D708FE" w:rsidRDefault="00D708FE" w:rsidP="00D708FE">
            <w:pPr>
              <w:pStyle w:val="XML1"/>
              <w:rPr>
                <w:ins w:id="26719" w:author="Thomas Dietz" w:date="2012-08-08T16:18:00Z"/>
              </w:rPr>
            </w:pPr>
            <w:ins w:id="26720" w:author="Thomas Dietz" w:date="2012-08-08T16:18:00Z">
              <w:r>
                <w:t xml:space="preserve">  &lt;xs:simpleType name="OFActionType"&gt;</w:t>
              </w:r>
            </w:ins>
          </w:p>
          <w:p w14:paraId="03BABF52" w14:textId="77777777" w:rsidR="00D708FE" w:rsidRDefault="00D708FE" w:rsidP="00D708FE">
            <w:pPr>
              <w:pStyle w:val="XML1"/>
              <w:rPr>
                <w:ins w:id="26721" w:author="Thomas Dietz" w:date="2012-08-08T16:18:00Z"/>
              </w:rPr>
            </w:pPr>
            <w:ins w:id="26722" w:author="Thomas Dietz" w:date="2012-08-08T16:18:00Z">
              <w:r>
                <w:lastRenderedPageBreak/>
                <w:t xml:space="preserve">    &lt;xs:annotation&gt;</w:t>
              </w:r>
            </w:ins>
          </w:p>
          <w:p w14:paraId="2E4A50E8" w14:textId="77777777" w:rsidR="00D708FE" w:rsidRDefault="00D708FE" w:rsidP="00D708FE">
            <w:pPr>
              <w:pStyle w:val="XML1"/>
              <w:rPr>
                <w:ins w:id="26723" w:author="Thomas Dietz" w:date="2012-08-08T16:18:00Z"/>
              </w:rPr>
            </w:pPr>
            <w:ins w:id="26724" w:author="Thomas Dietz" w:date="2012-08-08T16:18:00Z">
              <w:r>
                <w:t xml:space="preserve">      &lt;xs:documentation&gt;</w:t>
              </w:r>
            </w:ins>
          </w:p>
          <w:p w14:paraId="740E9CE2" w14:textId="77777777" w:rsidR="00D708FE" w:rsidRDefault="00D708FE" w:rsidP="00D708FE">
            <w:pPr>
              <w:pStyle w:val="XML1"/>
              <w:rPr>
                <w:ins w:id="26725" w:author="Thomas Dietz" w:date="2012-08-08T16:18:00Z"/>
              </w:rPr>
            </w:pPr>
            <w:ins w:id="26726" w:author="Thomas Dietz" w:date="2012-08-08T16:18:00Z">
              <w:r>
                <w:t xml:space="preserve">        The types of actions defined in OpenFlow Switch</w:t>
              </w:r>
            </w:ins>
          </w:p>
          <w:p w14:paraId="6FA58AAD" w14:textId="77777777" w:rsidR="00D708FE" w:rsidRDefault="00D708FE" w:rsidP="00D708FE">
            <w:pPr>
              <w:pStyle w:val="XML1"/>
              <w:rPr>
                <w:ins w:id="26727" w:author="Thomas Dietz" w:date="2012-08-08T16:18:00Z"/>
              </w:rPr>
            </w:pPr>
            <w:ins w:id="26728" w:author="Thomas Dietz" w:date="2012-08-08T16:18:00Z">
              <w:r>
                <w:t xml:space="preserve">        Specification versions 1.2, 1.3, and 1.3.1</w:t>
              </w:r>
            </w:ins>
          </w:p>
          <w:p w14:paraId="3CC6035D" w14:textId="77777777" w:rsidR="00D708FE" w:rsidRDefault="00D708FE" w:rsidP="00D708FE">
            <w:pPr>
              <w:pStyle w:val="XML1"/>
              <w:rPr>
                <w:ins w:id="26729" w:author="Thomas Dietz" w:date="2012-08-08T16:18:00Z"/>
              </w:rPr>
            </w:pPr>
            <w:ins w:id="26730" w:author="Thomas Dietz" w:date="2012-08-08T16:18:00Z">
              <w:r>
                <w:t xml:space="preserve">      &lt;/xs:documentation&gt;</w:t>
              </w:r>
            </w:ins>
          </w:p>
          <w:p w14:paraId="137BCBA6" w14:textId="77777777" w:rsidR="00D708FE" w:rsidRDefault="00D708FE" w:rsidP="00D708FE">
            <w:pPr>
              <w:pStyle w:val="XML1"/>
              <w:rPr>
                <w:ins w:id="26731" w:author="Thomas Dietz" w:date="2012-08-08T16:18:00Z"/>
              </w:rPr>
            </w:pPr>
            <w:ins w:id="26732" w:author="Thomas Dietz" w:date="2012-08-08T16:18:00Z">
              <w:r>
                <w:t xml:space="preserve">    &lt;/xs:annotation&gt;</w:t>
              </w:r>
            </w:ins>
          </w:p>
          <w:p w14:paraId="0F405003" w14:textId="77777777" w:rsidR="00D708FE" w:rsidRDefault="00D708FE" w:rsidP="00D708FE">
            <w:pPr>
              <w:pStyle w:val="XML1"/>
              <w:rPr>
                <w:ins w:id="26733" w:author="Thomas Dietz" w:date="2012-08-08T16:18:00Z"/>
              </w:rPr>
            </w:pPr>
          </w:p>
          <w:p w14:paraId="314A391D" w14:textId="77777777" w:rsidR="00D708FE" w:rsidRDefault="00D708FE" w:rsidP="00D708FE">
            <w:pPr>
              <w:pStyle w:val="XML1"/>
              <w:rPr>
                <w:ins w:id="26734" w:author="Thomas Dietz" w:date="2012-08-08T16:18:00Z"/>
              </w:rPr>
            </w:pPr>
            <w:ins w:id="26735" w:author="Thomas Dietz" w:date="2012-08-08T16:18:00Z">
              <w:r>
                <w:t xml:space="preserve">    &lt;xs:restriction base="xs:string"&gt;</w:t>
              </w:r>
            </w:ins>
          </w:p>
          <w:p w14:paraId="077DE5F4" w14:textId="77777777" w:rsidR="00D708FE" w:rsidRDefault="00D708FE" w:rsidP="00D708FE">
            <w:pPr>
              <w:pStyle w:val="XML1"/>
              <w:rPr>
                <w:ins w:id="26736" w:author="Thomas Dietz" w:date="2012-08-08T16:18:00Z"/>
              </w:rPr>
            </w:pPr>
            <w:ins w:id="26737" w:author="Thomas Dietz" w:date="2012-08-08T16:18:00Z">
              <w:r>
                <w:t xml:space="preserve">      &lt;xs:enumeration value="output"/&gt;</w:t>
              </w:r>
            </w:ins>
          </w:p>
          <w:p w14:paraId="03EB8202" w14:textId="77777777" w:rsidR="00D708FE" w:rsidRDefault="00D708FE" w:rsidP="00D708FE">
            <w:pPr>
              <w:pStyle w:val="XML1"/>
              <w:rPr>
                <w:ins w:id="26738" w:author="Thomas Dietz" w:date="2012-08-08T16:18:00Z"/>
              </w:rPr>
            </w:pPr>
            <w:ins w:id="26739" w:author="Thomas Dietz" w:date="2012-08-08T16:18:00Z">
              <w:r>
                <w:t xml:space="preserve">      &lt;xs:enumeration value="copy-ttl-out"/&gt;</w:t>
              </w:r>
            </w:ins>
          </w:p>
          <w:p w14:paraId="7CE73B53" w14:textId="77777777" w:rsidR="00D708FE" w:rsidRDefault="00D708FE" w:rsidP="00D708FE">
            <w:pPr>
              <w:pStyle w:val="XML1"/>
              <w:rPr>
                <w:ins w:id="26740" w:author="Thomas Dietz" w:date="2012-08-08T16:18:00Z"/>
              </w:rPr>
            </w:pPr>
            <w:ins w:id="26741" w:author="Thomas Dietz" w:date="2012-08-08T16:18:00Z">
              <w:r>
                <w:t xml:space="preserve">      &lt;xs:enumeration value="copy-ttl-in"/&gt;</w:t>
              </w:r>
            </w:ins>
          </w:p>
          <w:p w14:paraId="4DDBCC9F" w14:textId="77777777" w:rsidR="00D708FE" w:rsidRDefault="00D708FE" w:rsidP="00D708FE">
            <w:pPr>
              <w:pStyle w:val="XML1"/>
              <w:rPr>
                <w:ins w:id="26742" w:author="Thomas Dietz" w:date="2012-08-08T16:18:00Z"/>
              </w:rPr>
            </w:pPr>
            <w:ins w:id="26743" w:author="Thomas Dietz" w:date="2012-08-08T16:18:00Z">
              <w:r>
                <w:t xml:space="preserve">      &lt;xs:enumeration value="set-mpls-ttl"/&gt;</w:t>
              </w:r>
            </w:ins>
          </w:p>
          <w:p w14:paraId="0445D824" w14:textId="77777777" w:rsidR="00D708FE" w:rsidRDefault="00D708FE" w:rsidP="00D708FE">
            <w:pPr>
              <w:pStyle w:val="XML1"/>
              <w:rPr>
                <w:ins w:id="26744" w:author="Thomas Dietz" w:date="2012-08-08T16:18:00Z"/>
              </w:rPr>
            </w:pPr>
            <w:ins w:id="26745" w:author="Thomas Dietz" w:date="2012-08-08T16:18:00Z">
              <w:r>
                <w:t xml:space="preserve">      &lt;xs:enumeration value="dec-mpls-ttl"/&gt;</w:t>
              </w:r>
            </w:ins>
          </w:p>
          <w:p w14:paraId="06819188" w14:textId="77777777" w:rsidR="00D708FE" w:rsidRDefault="00D708FE" w:rsidP="00D708FE">
            <w:pPr>
              <w:pStyle w:val="XML1"/>
              <w:rPr>
                <w:ins w:id="26746" w:author="Thomas Dietz" w:date="2012-08-08T16:18:00Z"/>
              </w:rPr>
            </w:pPr>
            <w:ins w:id="26747" w:author="Thomas Dietz" w:date="2012-08-08T16:18:00Z">
              <w:r>
                <w:t xml:space="preserve">      &lt;xs:enumeration value="push-vlan"/&gt;</w:t>
              </w:r>
            </w:ins>
          </w:p>
          <w:p w14:paraId="33B8C794" w14:textId="77777777" w:rsidR="00D708FE" w:rsidRDefault="00D708FE" w:rsidP="00D708FE">
            <w:pPr>
              <w:pStyle w:val="XML1"/>
              <w:rPr>
                <w:ins w:id="26748" w:author="Thomas Dietz" w:date="2012-08-08T16:18:00Z"/>
              </w:rPr>
            </w:pPr>
            <w:ins w:id="26749" w:author="Thomas Dietz" w:date="2012-08-08T16:18:00Z">
              <w:r>
                <w:t xml:space="preserve">      &lt;xs:enumeration value="pop-vlan"/&gt;</w:t>
              </w:r>
            </w:ins>
          </w:p>
          <w:p w14:paraId="52CD42F2" w14:textId="77777777" w:rsidR="00D708FE" w:rsidRDefault="00D708FE" w:rsidP="00D708FE">
            <w:pPr>
              <w:pStyle w:val="XML1"/>
              <w:rPr>
                <w:ins w:id="26750" w:author="Thomas Dietz" w:date="2012-08-08T16:18:00Z"/>
              </w:rPr>
            </w:pPr>
            <w:ins w:id="26751" w:author="Thomas Dietz" w:date="2012-08-08T16:18:00Z">
              <w:r>
                <w:t xml:space="preserve">      &lt;xs:enumeration value="push-mpls"/&gt;</w:t>
              </w:r>
            </w:ins>
          </w:p>
          <w:p w14:paraId="278E1103" w14:textId="77777777" w:rsidR="00D708FE" w:rsidRDefault="00D708FE" w:rsidP="00D708FE">
            <w:pPr>
              <w:pStyle w:val="XML1"/>
              <w:rPr>
                <w:ins w:id="26752" w:author="Thomas Dietz" w:date="2012-08-08T16:18:00Z"/>
              </w:rPr>
            </w:pPr>
            <w:ins w:id="26753" w:author="Thomas Dietz" w:date="2012-08-08T16:18:00Z">
              <w:r>
                <w:t xml:space="preserve">      &lt;xs:enumeration value="pop-mpls"/&gt;</w:t>
              </w:r>
            </w:ins>
          </w:p>
          <w:p w14:paraId="102F646D" w14:textId="77777777" w:rsidR="00D708FE" w:rsidRDefault="00D708FE" w:rsidP="00D708FE">
            <w:pPr>
              <w:pStyle w:val="XML1"/>
              <w:rPr>
                <w:ins w:id="26754" w:author="Thomas Dietz" w:date="2012-08-08T16:18:00Z"/>
              </w:rPr>
            </w:pPr>
            <w:ins w:id="26755" w:author="Thomas Dietz" w:date="2012-08-08T16:18:00Z">
              <w:r>
                <w:t xml:space="preserve">      &lt;xs:enumeration value="set-queue"/&gt;</w:t>
              </w:r>
            </w:ins>
          </w:p>
          <w:p w14:paraId="052C7641" w14:textId="77777777" w:rsidR="00D708FE" w:rsidRDefault="00D708FE" w:rsidP="00D708FE">
            <w:pPr>
              <w:pStyle w:val="XML1"/>
              <w:rPr>
                <w:ins w:id="26756" w:author="Thomas Dietz" w:date="2012-08-08T16:18:00Z"/>
              </w:rPr>
            </w:pPr>
            <w:ins w:id="26757" w:author="Thomas Dietz" w:date="2012-08-08T16:18:00Z">
              <w:r>
                <w:t xml:space="preserve">      &lt;xs:enumeration value="group"/&gt;</w:t>
              </w:r>
            </w:ins>
          </w:p>
          <w:p w14:paraId="15C14820" w14:textId="77777777" w:rsidR="00D708FE" w:rsidRDefault="00D708FE" w:rsidP="00D708FE">
            <w:pPr>
              <w:pStyle w:val="XML1"/>
              <w:rPr>
                <w:ins w:id="26758" w:author="Thomas Dietz" w:date="2012-08-08T16:18:00Z"/>
              </w:rPr>
            </w:pPr>
            <w:ins w:id="26759" w:author="Thomas Dietz" w:date="2012-08-08T16:18:00Z">
              <w:r>
                <w:t xml:space="preserve">      &lt;xs:enumeration value="set-nw-ttl"/&gt;</w:t>
              </w:r>
            </w:ins>
          </w:p>
          <w:p w14:paraId="32F8A30E" w14:textId="77777777" w:rsidR="00D708FE" w:rsidRDefault="00D708FE" w:rsidP="00D708FE">
            <w:pPr>
              <w:pStyle w:val="XML1"/>
              <w:rPr>
                <w:ins w:id="26760" w:author="Thomas Dietz" w:date="2012-08-08T16:18:00Z"/>
              </w:rPr>
            </w:pPr>
            <w:ins w:id="26761" w:author="Thomas Dietz" w:date="2012-08-08T16:18:00Z">
              <w:r>
                <w:t xml:space="preserve">      &lt;xs:enumeration value="dec-nw-ttl"/&gt;</w:t>
              </w:r>
            </w:ins>
          </w:p>
          <w:p w14:paraId="0794291B" w14:textId="77777777" w:rsidR="00D708FE" w:rsidRDefault="00D708FE" w:rsidP="00D708FE">
            <w:pPr>
              <w:pStyle w:val="XML1"/>
              <w:rPr>
                <w:ins w:id="26762" w:author="Thomas Dietz" w:date="2012-08-08T16:18:00Z"/>
              </w:rPr>
            </w:pPr>
            <w:ins w:id="26763" w:author="Thomas Dietz" w:date="2012-08-08T16:18:00Z">
              <w:r>
                <w:t xml:space="preserve">      &lt;xs:enumeration value="set-field"/&gt;</w:t>
              </w:r>
            </w:ins>
          </w:p>
          <w:p w14:paraId="59F99C31" w14:textId="77777777" w:rsidR="00D708FE" w:rsidRDefault="00D708FE" w:rsidP="00D708FE">
            <w:pPr>
              <w:pStyle w:val="XML1"/>
              <w:rPr>
                <w:ins w:id="26764" w:author="Thomas Dietz" w:date="2012-08-08T16:18:00Z"/>
              </w:rPr>
            </w:pPr>
            <w:ins w:id="26765" w:author="Thomas Dietz" w:date="2012-08-08T16:18:00Z">
              <w:r>
                <w:t xml:space="preserve">    &lt;/xs:restriction&gt;</w:t>
              </w:r>
            </w:ins>
          </w:p>
          <w:p w14:paraId="57E9E428" w14:textId="77777777" w:rsidR="00D708FE" w:rsidRDefault="00D708FE" w:rsidP="00D708FE">
            <w:pPr>
              <w:pStyle w:val="XML1"/>
              <w:rPr>
                <w:ins w:id="26766" w:author="Thomas Dietz" w:date="2012-08-08T16:18:00Z"/>
              </w:rPr>
            </w:pPr>
            <w:ins w:id="26767" w:author="Thomas Dietz" w:date="2012-08-08T16:18:00Z">
              <w:r>
                <w:t xml:space="preserve">  &lt;/xs:simpleType&gt;</w:t>
              </w:r>
            </w:ins>
          </w:p>
          <w:p w14:paraId="42E2C300" w14:textId="77777777" w:rsidR="00D708FE" w:rsidRDefault="00D708FE" w:rsidP="00D708FE">
            <w:pPr>
              <w:pStyle w:val="XML1"/>
              <w:rPr>
                <w:ins w:id="26768" w:author="Thomas Dietz" w:date="2012-08-08T16:18:00Z"/>
              </w:rPr>
            </w:pPr>
            <w:ins w:id="26769" w:author="Thomas Dietz" w:date="2012-08-08T16:18:00Z">
              <w:r>
                <w:t xml:space="preserve">  &lt;xs:simpleType name="OFInstructionType"&gt;</w:t>
              </w:r>
            </w:ins>
          </w:p>
          <w:p w14:paraId="105FA321" w14:textId="77777777" w:rsidR="00D708FE" w:rsidRDefault="00D708FE" w:rsidP="00D708FE">
            <w:pPr>
              <w:pStyle w:val="XML1"/>
              <w:rPr>
                <w:ins w:id="26770" w:author="Thomas Dietz" w:date="2012-08-08T16:18:00Z"/>
              </w:rPr>
            </w:pPr>
            <w:ins w:id="26771" w:author="Thomas Dietz" w:date="2012-08-08T16:18:00Z">
              <w:r>
                <w:t xml:space="preserve">    &lt;xs:annotation&gt;</w:t>
              </w:r>
            </w:ins>
          </w:p>
          <w:p w14:paraId="4001F172" w14:textId="77777777" w:rsidR="00D708FE" w:rsidRDefault="00D708FE" w:rsidP="00D708FE">
            <w:pPr>
              <w:pStyle w:val="XML1"/>
              <w:rPr>
                <w:ins w:id="26772" w:author="Thomas Dietz" w:date="2012-08-08T16:18:00Z"/>
              </w:rPr>
            </w:pPr>
            <w:ins w:id="26773" w:author="Thomas Dietz" w:date="2012-08-08T16:18:00Z">
              <w:r>
                <w:t xml:space="preserve">      &lt;xs:documentation&gt;</w:t>
              </w:r>
            </w:ins>
          </w:p>
          <w:p w14:paraId="25986EB1" w14:textId="77777777" w:rsidR="00D708FE" w:rsidRDefault="00D708FE" w:rsidP="00D708FE">
            <w:pPr>
              <w:pStyle w:val="XML1"/>
              <w:rPr>
                <w:ins w:id="26774" w:author="Thomas Dietz" w:date="2012-08-08T16:18:00Z"/>
              </w:rPr>
            </w:pPr>
            <w:ins w:id="26775" w:author="Thomas Dietz" w:date="2012-08-08T16:18:00Z">
              <w:r>
                <w:t xml:space="preserve">        The types of instructions defined in OpenFlow</w:t>
              </w:r>
            </w:ins>
          </w:p>
          <w:p w14:paraId="63DB52B1" w14:textId="77777777" w:rsidR="00D708FE" w:rsidRDefault="00D708FE" w:rsidP="00D708FE">
            <w:pPr>
              <w:pStyle w:val="XML1"/>
              <w:rPr>
                <w:ins w:id="26776" w:author="Thomas Dietz" w:date="2012-08-08T16:18:00Z"/>
              </w:rPr>
            </w:pPr>
            <w:ins w:id="26777" w:author="Thomas Dietz" w:date="2012-08-08T16:18:00Z">
              <w:r>
                <w:t xml:space="preserve">        Switch Specification versions 1.2, 1.3, and 1.3.1.</w:t>
              </w:r>
            </w:ins>
          </w:p>
          <w:p w14:paraId="70003AB2" w14:textId="77777777" w:rsidR="00D708FE" w:rsidRDefault="00D708FE" w:rsidP="00D708FE">
            <w:pPr>
              <w:pStyle w:val="XML1"/>
              <w:rPr>
                <w:ins w:id="26778" w:author="Thomas Dietz" w:date="2012-08-08T16:18:00Z"/>
              </w:rPr>
            </w:pPr>
            <w:ins w:id="26779" w:author="Thomas Dietz" w:date="2012-08-08T16:18:00Z">
              <w:r>
                <w:t xml:space="preserve">      &lt;/xs:documentation&gt;</w:t>
              </w:r>
            </w:ins>
          </w:p>
          <w:p w14:paraId="53D8BC2B" w14:textId="77777777" w:rsidR="00D708FE" w:rsidRDefault="00D708FE" w:rsidP="00D708FE">
            <w:pPr>
              <w:pStyle w:val="XML1"/>
              <w:rPr>
                <w:ins w:id="26780" w:author="Thomas Dietz" w:date="2012-08-08T16:18:00Z"/>
              </w:rPr>
            </w:pPr>
            <w:ins w:id="26781" w:author="Thomas Dietz" w:date="2012-08-08T16:18:00Z">
              <w:r>
                <w:t xml:space="preserve">    &lt;/xs:annotation&gt;</w:t>
              </w:r>
            </w:ins>
          </w:p>
          <w:p w14:paraId="3CB7A10D" w14:textId="77777777" w:rsidR="00D708FE" w:rsidRDefault="00D708FE" w:rsidP="00D708FE">
            <w:pPr>
              <w:pStyle w:val="XML1"/>
              <w:rPr>
                <w:ins w:id="26782" w:author="Thomas Dietz" w:date="2012-08-08T16:18:00Z"/>
              </w:rPr>
            </w:pPr>
          </w:p>
          <w:p w14:paraId="6BAA4AFC" w14:textId="77777777" w:rsidR="00D708FE" w:rsidRDefault="00D708FE" w:rsidP="00D708FE">
            <w:pPr>
              <w:pStyle w:val="XML1"/>
              <w:rPr>
                <w:ins w:id="26783" w:author="Thomas Dietz" w:date="2012-08-08T16:18:00Z"/>
              </w:rPr>
            </w:pPr>
            <w:ins w:id="26784" w:author="Thomas Dietz" w:date="2012-08-08T16:18:00Z">
              <w:r>
                <w:t xml:space="preserve">    &lt;xs:restriction base="xs:string"&gt;</w:t>
              </w:r>
            </w:ins>
          </w:p>
          <w:p w14:paraId="7F0B8886" w14:textId="77777777" w:rsidR="00D708FE" w:rsidRDefault="00D708FE" w:rsidP="00D708FE">
            <w:pPr>
              <w:pStyle w:val="XML1"/>
              <w:rPr>
                <w:ins w:id="26785" w:author="Thomas Dietz" w:date="2012-08-08T16:18:00Z"/>
              </w:rPr>
            </w:pPr>
            <w:ins w:id="26786" w:author="Thomas Dietz" w:date="2012-08-08T16:18:00Z">
              <w:r>
                <w:t xml:space="preserve">      &lt;xs:enumeration value="apply-actions"/&gt;</w:t>
              </w:r>
            </w:ins>
          </w:p>
          <w:p w14:paraId="78817AEE" w14:textId="77777777" w:rsidR="00D708FE" w:rsidRDefault="00D708FE" w:rsidP="00D708FE">
            <w:pPr>
              <w:pStyle w:val="XML1"/>
              <w:rPr>
                <w:ins w:id="26787" w:author="Thomas Dietz" w:date="2012-08-08T16:18:00Z"/>
              </w:rPr>
            </w:pPr>
            <w:ins w:id="26788" w:author="Thomas Dietz" w:date="2012-08-08T16:18:00Z">
              <w:r>
                <w:t xml:space="preserve">      &lt;xs:enumeration value="clear-actions"/&gt;</w:t>
              </w:r>
            </w:ins>
          </w:p>
          <w:p w14:paraId="1A55FF37" w14:textId="77777777" w:rsidR="00D708FE" w:rsidRDefault="00D708FE" w:rsidP="00D708FE">
            <w:pPr>
              <w:pStyle w:val="XML1"/>
              <w:rPr>
                <w:ins w:id="26789" w:author="Thomas Dietz" w:date="2012-08-08T16:18:00Z"/>
              </w:rPr>
            </w:pPr>
            <w:ins w:id="26790" w:author="Thomas Dietz" w:date="2012-08-08T16:18:00Z">
              <w:r>
                <w:t xml:space="preserve">      &lt;xs:enumeration value="write-actions"/&gt;</w:t>
              </w:r>
            </w:ins>
          </w:p>
          <w:p w14:paraId="702C931B" w14:textId="77777777" w:rsidR="00D708FE" w:rsidRDefault="00D708FE" w:rsidP="00D708FE">
            <w:pPr>
              <w:pStyle w:val="XML1"/>
              <w:rPr>
                <w:ins w:id="26791" w:author="Thomas Dietz" w:date="2012-08-08T16:18:00Z"/>
              </w:rPr>
            </w:pPr>
            <w:ins w:id="26792" w:author="Thomas Dietz" w:date="2012-08-08T16:18:00Z">
              <w:r>
                <w:t xml:space="preserve">      &lt;xs:enumeration value="write-metadata"/&gt;</w:t>
              </w:r>
            </w:ins>
          </w:p>
          <w:p w14:paraId="79146080" w14:textId="77777777" w:rsidR="00D708FE" w:rsidRDefault="00D708FE" w:rsidP="00D708FE">
            <w:pPr>
              <w:pStyle w:val="XML1"/>
              <w:rPr>
                <w:ins w:id="26793" w:author="Thomas Dietz" w:date="2012-08-08T16:18:00Z"/>
              </w:rPr>
            </w:pPr>
            <w:ins w:id="26794" w:author="Thomas Dietz" w:date="2012-08-08T16:18:00Z">
              <w:r>
                <w:t xml:space="preserve">      &lt;xs:enumeration value="goto-table"/&gt;</w:t>
              </w:r>
            </w:ins>
          </w:p>
          <w:p w14:paraId="1DC70BB5" w14:textId="77777777" w:rsidR="00D708FE" w:rsidRDefault="00D708FE" w:rsidP="00D708FE">
            <w:pPr>
              <w:pStyle w:val="XML1"/>
              <w:rPr>
                <w:ins w:id="26795" w:author="Thomas Dietz" w:date="2012-08-08T16:18:00Z"/>
              </w:rPr>
            </w:pPr>
            <w:ins w:id="26796" w:author="Thomas Dietz" w:date="2012-08-08T16:18:00Z">
              <w:r>
                <w:t xml:space="preserve">    &lt;/xs:restriction&gt;</w:t>
              </w:r>
            </w:ins>
          </w:p>
          <w:p w14:paraId="7818E64F" w14:textId="77777777" w:rsidR="00D708FE" w:rsidRDefault="00D708FE" w:rsidP="00D708FE">
            <w:pPr>
              <w:pStyle w:val="XML1"/>
              <w:rPr>
                <w:ins w:id="26797" w:author="Thomas Dietz" w:date="2012-08-08T16:18:00Z"/>
              </w:rPr>
            </w:pPr>
            <w:ins w:id="26798" w:author="Thomas Dietz" w:date="2012-08-08T16:18:00Z">
              <w:r>
                <w:t xml:space="preserve">  &lt;/xs:simpleType&gt;</w:t>
              </w:r>
            </w:ins>
          </w:p>
          <w:p w14:paraId="6E485072" w14:textId="77777777" w:rsidR="00D708FE" w:rsidRDefault="00D708FE" w:rsidP="00D708FE">
            <w:pPr>
              <w:pStyle w:val="XML1"/>
              <w:rPr>
                <w:ins w:id="26799" w:author="Thomas Dietz" w:date="2012-08-08T16:18:00Z"/>
              </w:rPr>
            </w:pPr>
            <w:ins w:id="26800" w:author="Thomas Dietz" w:date="2012-08-08T16:18:00Z">
              <w:r>
                <w:t xml:space="preserve">  &lt;xs:simpleType name="OFMatchFieldType"&gt;</w:t>
              </w:r>
            </w:ins>
          </w:p>
          <w:p w14:paraId="674306E5" w14:textId="77777777" w:rsidR="00D708FE" w:rsidRDefault="00D708FE" w:rsidP="00D708FE">
            <w:pPr>
              <w:pStyle w:val="XML1"/>
              <w:rPr>
                <w:ins w:id="26801" w:author="Thomas Dietz" w:date="2012-08-08T16:18:00Z"/>
              </w:rPr>
            </w:pPr>
            <w:ins w:id="26802" w:author="Thomas Dietz" w:date="2012-08-08T16:18:00Z">
              <w:r>
                <w:t xml:space="preserve">    &lt;xs:annotation&gt;</w:t>
              </w:r>
            </w:ins>
          </w:p>
          <w:p w14:paraId="116C652C" w14:textId="77777777" w:rsidR="00D708FE" w:rsidRDefault="00D708FE" w:rsidP="00D708FE">
            <w:pPr>
              <w:pStyle w:val="XML1"/>
              <w:rPr>
                <w:ins w:id="26803" w:author="Thomas Dietz" w:date="2012-08-08T16:18:00Z"/>
              </w:rPr>
            </w:pPr>
            <w:ins w:id="26804" w:author="Thomas Dietz" w:date="2012-08-08T16:18:00Z">
              <w:r>
                <w:t xml:space="preserve">      &lt;xs:documentation&gt;</w:t>
              </w:r>
            </w:ins>
          </w:p>
          <w:p w14:paraId="067204A2" w14:textId="77777777" w:rsidR="00D708FE" w:rsidRDefault="00D708FE" w:rsidP="00D708FE">
            <w:pPr>
              <w:pStyle w:val="XML1"/>
              <w:rPr>
                <w:ins w:id="26805" w:author="Thomas Dietz" w:date="2012-08-08T16:18:00Z"/>
              </w:rPr>
            </w:pPr>
            <w:ins w:id="26806" w:author="Thomas Dietz" w:date="2012-08-08T16:18:00Z">
              <w:r>
                <w:t xml:space="preserve">        The types of match field defined in OpenFlow</w:t>
              </w:r>
            </w:ins>
          </w:p>
          <w:p w14:paraId="5F285E71" w14:textId="77777777" w:rsidR="00D708FE" w:rsidRDefault="00D708FE" w:rsidP="00D708FE">
            <w:pPr>
              <w:pStyle w:val="XML1"/>
              <w:rPr>
                <w:ins w:id="26807" w:author="Thomas Dietz" w:date="2012-08-08T16:18:00Z"/>
              </w:rPr>
            </w:pPr>
            <w:ins w:id="26808" w:author="Thomas Dietz" w:date="2012-08-08T16:18:00Z">
              <w:r>
                <w:t xml:space="preserve">        Switch Specification versions 1.2, 1.3, and 1.3.1.</w:t>
              </w:r>
            </w:ins>
          </w:p>
          <w:p w14:paraId="2ABBF99B" w14:textId="77777777" w:rsidR="00D708FE" w:rsidRDefault="00D708FE" w:rsidP="00D708FE">
            <w:pPr>
              <w:pStyle w:val="XML1"/>
              <w:rPr>
                <w:ins w:id="26809" w:author="Thomas Dietz" w:date="2012-08-08T16:18:00Z"/>
              </w:rPr>
            </w:pPr>
            <w:ins w:id="26810" w:author="Thomas Dietz" w:date="2012-08-08T16:18:00Z">
              <w:r>
                <w:t xml:space="preserve">      &lt;/xs:documentation&gt;</w:t>
              </w:r>
            </w:ins>
          </w:p>
          <w:p w14:paraId="08638003" w14:textId="77777777" w:rsidR="00D708FE" w:rsidRDefault="00D708FE" w:rsidP="00D708FE">
            <w:pPr>
              <w:pStyle w:val="XML1"/>
              <w:rPr>
                <w:ins w:id="26811" w:author="Thomas Dietz" w:date="2012-08-08T16:18:00Z"/>
              </w:rPr>
            </w:pPr>
            <w:ins w:id="26812" w:author="Thomas Dietz" w:date="2012-08-08T16:18:00Z">
              <w:r>
                <w:t xml:space="preserve">    &lt;/xs:annotation&gt;</w:t>
              </w:r>
            </w:ins>
          </w:p>
          <w:p w14:paraId="6C329840" w14:textId="77777777" w:rsidR="00D708FE" w:rsidRDefault="00D708FE" w:rsidP="00D708FE">
            <w:pPr>
              <w:pStyle w:val="XML1"/>
              <w:rPr>
                <w:ins w:id="26813" w:author="Thomas Dietz" w:date="2012-08-08T16:18:00Z"/>
              </w:rPr>
            </w:pPr>
          </w:p>
          <w:p w14:paraId="6C07D30C" w14:textId="77777777" w:rsidR="00D708FE" w:rsidRDefault="00D708FE" w:rsidP="00D708FE">
            <w:pPr>
              <w:pStyle w:val="XML1"/>
              <w:rPr>
                <w:ins w:id="26814" w:author="Thomas Dietz" w:date="2012-08-08T16:18:00Z"/>
              </w:rPr>
            </w:pPr>
            <w:ins w:id="26815" w:author="Thomas Dietz" w:date="2012-08-08T16:18:00Z">
              <w:r>
                <w:t xml:space="preserve">    &lt;xs:restriction base="xs:string"&gt;</w:t>
              </w:r>
            </w:ins>
          </w:p>
          <w:p w14:paraId="033860AF" w14:textId="77777777" w:rsidR="00D708FE" w:rsidRDefault="00D708FE" w:rsidP="00D708FE">
            <w:pPr>
              <w:pStyle w:val="XML1"/>
              <w:rPr>
                <w:ins w:id="26816" w:author="Thomas Dietz" w:date="2012-08-08T16:18:00Z"/>
              </w:rPr>
            </w:pPr>
            <w:ins w:id="26817" w:author="Thomas Dietz" w:date="2012-08-08T16:18:00Z">
              <w:r>
                <w:t xml:space="preserve">      &lt;xs:enumeration value="input-port"/&gt;</w:t>
              </w:r>
            </w:ins>
          </w:p>
          <w:p w14:paraId="24E1CDA7" w14:textId="77777777" w:rsidR="00D708FE" w:rsidRDefault="00D708FE" w:rsidP="00D708FE">
            <w:pPr>
              <w:pStyle w:val="XML1"/>
              <w:rPr>
                <w:ins w:id="26818" w:author="Thomas Dietz" w:date="2012-08-08T16:18:00Z"/>
              </w:rPr>
            </w:pPr>
            <w:ins w:id="26819" w:author="Thomas Dietz" w:date="2012-08-08T16:18:00Z">
              <w:r>
                <w:t xml:space="preserve">      &lt;xs:enumeration value="physical-input-port"/&gt;</w:t>
              </w:r>
            </w:ins>
          </w:p>
          <w:p w14:paraId="059B3C5E" w14:textId="77777777" w:rsidR="00D708FE" w:rsidRDefault="00D708FE" w:rsidP="00D708FE">
            <w:pPr>
              <w:pStyle w:val="XML1"/>
              <w:rPr>
                <w:ins w:id="26820" w:author="Thomas Dietz" w:date="2012-08-08T16:18:00Z"/>
              </w:rPr>
            </w:pPr>
            <w:ins w:id="26821" w:author="Thomas Dietz" w:date="2012-08-08T16:18:00Z">
              <w:r>
                <w:t xml:space="preserve">      &lt;xs:enumeration value="metadata"/&gt;</w:t>
              </w:r>
            </w:ins>
          </w:p>
          <w:p w14:paraId="2F678B36" w14:textId="77777777" w:rsidR="00D708FE" w:rsidRDefault="00D708FE" w:rsidP="00D708FE">
            <w:pPr>
              <w:pStyle w:val="XML1"/>
              <w:rPr>
                <w:ins w:id="26822" w:author="Thomas Dietz" w:date="2012-08-08T16:18:00Z"/>
              </w:rPr>
            </w:pPr>
            <w:ins w:id="26823" w:author="Thomas Dietz" w:date="2012-08-08T16:18:00Z">
              <w:r>
                <w:t xml:space="preserve">      &lt;xs:enumeration value="ethernet-dest"/&gt;</w:t>
              </w:r>
            </w:ins>
          </w:p>
          <w:p w14:paraId="32545EC6" w14:textId="77777777" w:rsidR="00D708FE" w:rsidRDefault="00D708FE" w:rsidP="00D708FE">
            <w:pPr>
              <w:pStyle w:val="XML1"/>
              <w:rPr>
                <w:ins w:id="26824" w:author="Thomas Dietz" w:date="2012-08-08T16:18:00Z"/>
              </w:rPr>
            </w:pPr>
            <w:ins w:id="26825" w:author="Thomas Dietz" w:date="2012-08-08T16:18:00Z">
              <w:r>
                <w:t xml:space="preserve">      &lt;xs:enumeration value="ethernet-src"/&gt;</w:t>
              </w:r>
            </w:ins>
          </w:p>
          <w:p w14:paraId="69C4A8B2" w14:textId="77777777" w:rsidR="00D708FE" w:rsidRDefault="00D708FE" w:rsidP="00D708FE">
            <w:pPr>
              <w:pStyle w:val="XML1"/>
              <w:rPr>
                <w:ins w:id="26826" w:author="Thomas Dietz" w:date="2012-08-08T16:18:00Z"/>
              </w:rPr>
            </w:pPr>
            <w:ins w:id="26827" w:author="Thomas Dietz" w:date="2012-08-08T16:18:00Z">
              <w:r>
                <w:t xml:space="preserve">      &lt;xs:enumeration value="ethernet-frame-type"/&gt;</w:t>
              </w:r>
            </w:ins>
          </w:p>
          <w:p w14:paraId="38889B8B" w14:textId="77777777" w:rsidR="00D708FE" w:rsidRDefault="00D708FE" w:rsidP="00D708FE">
            <w:pPr>
              <w:pStyle w:val="XML1"/>
              <w:rPr>
                <w:ins w:id="26828" w:author="Thomas Dietz" w:date="2012-08-08T16:18:00Z"/>
              </w:rPr>
            </w:pPr>
            <w:ins w:id="26829" w:author="Thomas Dietz" w:date="2012-08-08T16:18:00Z">
              <w:r>
                <w:t xml:space="preserve">      &lt;xs:enumeration value="vlan-id"/&gt;</w:t>
              </w:r>
            </w:ins>
          </w:p>
          <w:p w14:paraId="6BC3E608" w14:textId="77777777" w:rsidR="00D708FE" w:rsidRDefault="00D708FE" w:rsidP="00D708FE">
            <w:pPr>
              <w:pStyle w:val="XML1"/>
              <w:rPr>
                <w:ins w:id="26830" w:author="Thomas Dietz" w:date="2012-08-08T16:18:00Z"/>
              </w:rPr>
            </w:pPr>
            <w:ins w:id="26831" w:author="Thomas Dietz" w:date="2012-08-08T16:18:00Z">
              <w:r>
                <w:lastRenderedPageBreak/>
                <w:t xml:space="preserve">      &lt;xs:enumeration value="vlan-priority"/&gt;</w:t>
              </w:r>
            </w:ins>
          </w:p>
          <w:p w14:paraId="555CA622" w14:textId="77777777" w:rsidR="00D708FE" w:rsidRDefault="00D708FE" w:rsidP="00D708FE">
            <w:pPr>
              <w:pStyle w:val="XML1"/>
              <w:rPr>
                <w:ins w:id="26832" w:author="Thomas Dietz" w:date="2012-08-08T16:18:00Z"/>
              </w:rPr>
            </w:pPr>
            <w:ins w:id="26833" w:author="Thomas Dietz" w:date="2012-08-08T16:18:00Z">
              <w:r>
                <w:t xml:space="preserve">      &lt;xs:enumeration value="ip-dscp"/&gt;</w:t>
              </w:r>
            </w:ins>
          </w:p>
          <w:p w14:paraId="5E5E4F79" w14:textId="77777777" w:rsidR="00D708FE" w:rsidRDefault="00D708FE" w:rsidP="00D708FE">
            <w:pPr>
              <w:pStyle w:val="XML1"/>
              <w:rPr>
                <w:ins w:id="26834" w:author="Thomas Dietz" w:date="2012-08-08T16:18:00Z"/>
              </w:rPr>
            </w:pPr>
            <w:ins w:id="26835" w:author="Thomas Dietz" w:date="2012-08-08T16:18:00Z">
              <w:r>
                <w:t xml:space="preserve">      &lt;xs:enumeration value="ip-ecn"/&gt;</w:t>
              </w:r>
            </w:ins>
          </w:p>
          <w:p w14:paraId="631BCF17" w14:textId="77777777" w:rsidR="00D708FE" w:rsidRDefault="00D708FE" w:rsidP="00D708FE">
            <w:pPr>
              <w:pStyle w:val="XML1"/>
              <w:rPr>
                <w:ins w:id="26836" w:author="Thomas Dietz" w:date="2012-08-08T16:18:00Z"/>
              </w:rPr>
            </w:pPr>
            <w:ins w:id="26837" w:author="Thomas Dietz" w:date="2012-08-08T16:18:00Z">
              <w:r>
                <w:t xml:space="preserve">      &lt;xs:enumeration value="ip-protocol"/&gt;</w:t>
              </w:r>
            </w:ins>
          </w:p>
          <w:p w14:paraId="3CE4820B" w14:textId="77777777" w:rsidR="00D708FE" w:rsidRDefault="00D708FE" w:rsidP="00D708FE">
            <w:pPr>
              <w:pStyle w:val="XML1"/>
              <w:rPr>
                <w:ins w:id="26838" w:author="Thomas Dietz" w:date="2012-08-08T16:18:00Z"/>
              </w:rPr>
            </w:pPr>
            <w:ins w:id="26839" w:author="Thomas Dietz" w:date="2012-08-08T16:18:00Z">
              <w:r>
                <w:t xml:space="preserve">      &lt;xs:enumeration value="ipv4-src"/&gt;</w:t>
              </w:r>
            </w:ins>
          </w:p>
          <w:p w14:paraId="255DADEC" w14:textId="77777777" w:rsidR="00D708FE" w:rsidRDefault="00D708FE" w:rsidP="00D708FE">
            <w:pPr>
              <w:pStyle w:val="XML1"/>
              <w:rPr>
                <w:ins w:id="26840" w:author="Thomas Dietz" w:date="2012-08-08T16:18:00Z"/>
              </w:rPr>
            </w:pPr>
            <w:ins w:id="26841" w:author="Thomas Dietz" w:date="2012-08-08T16:18:00Z">
              <w:r>
                <w:t xml:space="preserve">      &lt;xs:enumeration value="ipv4-dest"/&gt;</w:t>
              </w:r>
            </w:ins>
          </w:p>
          <w:p w14:paraId="15E60CFB" w14:textId="77777777" w:rsidR="00D708FE" w:rsidRDefault="00D708FE" w:rsidP="00D708FE">
            <w:pPr>
              <w:pStyle w:val="XML1"/>
              <w:rPr>
                <w:ins w:id="26842" w:author="Thomas Dietz" w:date="2012-08-08T16:18:00Z"/>
              </w:rPr>
            </w:pPr>
            <w:ins w:id="26843" w:author="Thomas Dietz" w:date="2012-08-08T16:18:00Z">
              <w:r>
                <w:t xml:space="preserve">      &lt;xs:enumeration value="tcp-src"/&gt;</w:t>
              </w:r>
            </w:ins>
          </w:p>
          <w:p w14:paraId="358CAF48" w14:textId="77777777" w:rsidR="00D708FE" w:rsidRDefault="00D708FE" w:rsidP="00D708FE">
            <w:pPr>
              <w:pStyle w:val="XML1"/>
              <w:rPr>
                <w:ins w:id="26844" w:author="Thomas Dietz" w:date="2012-08-08T16:18:00Z"/>
              </w:rPr>
            </w:pPr>
            <w:ins w:id="26845" w:author="Thomas Dietz" w:date="2012-08-08T16:18:00Z">
              <w:r>
                <w:t xml:space="preserve">      &lt;xs:enumeration value="tcp-dest"/&gt;</w:t>
              </w:r>
            </w:ins>
          </w:p>
          <w:p w14:paraId="712D3C8A" w14:textId="77777777" w:rsidR="00D708FE" w:rsidRDefault="00D708FE" w:rsidP="00D708FE">
            <w:pPr>
              <w:pStyle w:val="XML1"/>
              <w:rPr>
                <w:ins w:id="26846" w:author="Thomas Dietz" w:date="2012-08-08T16:18:00Z"/>
              </w:rPr>
            </w:pPr>
            <w:ins w:id="26847" w:author="Thomas Dietz" w:date="2012-08-08T16:18:00Z">
              <w:r>
                <w:t xml:space="preserve">      &lt;xs:enumeration value="udp-src"/&gt;</w:t>
              </w:r>
            </w:ins>
          </w:p>
          <w:p w14:paraId="6F785CBC" w14:textId="77777777" w:rsidR="00D708FE" w:rsidRDefault="00D708FE" w:rsidP="00D708FE">
            <w:pPr>
              <w:pStyle w:val="XML1"/>
              <w:rPr>
                <w:ins w:id="26848" w:author="Thomas Dietz" w:date="2012-08-08T16:18:00Z"/>
              </w:rPr>
            </w:pPr>
            <w:ins w:id="26849" w:author="Thomas Dietz" w:date="2012-08-08T16:18:00Z">
              <w:r>
                <w:t xml:space="preserve">      &lt;xs:enumeration value="udp-dest"/&gt;</w:t>
              </w:r>
            </w:ins>
          </w:p>
          <w:p w14:paraId="778A99FF" w14:textId="77777777" w:rsidR="00D708FE" w:rsidRDefault="00D708FE" w:rsidP="00D708FE">
            <w:pPr>
              <w:pStyle w:val="XML1"/>
              <w:rPr>
                <w:ins w:id="26850" w:author="Thomas Dietz" w:date="2012-08-08T16:18:00Z"/>
              </w:rPr>
            </w:pPr>
            <w:ins w:id="26851" w:author="Thomas Dietz" w:date="2012-08-08T16:18:00Z">
              <w:r>
                <w:t xml:space="preserve">      &lt;xs:enumeration value="sctp-src"/&gt;</w:t>
              </w:r>
            </w:ins>
          </w:p>
          <w:p w14:paraId="1B42B5AA" w14:textId="77777777" w:rsidR="00D708FE" w:rsidRDefault="00D708FE" w:rsidP="00D708FE">
            <w:pPr>
              <w:pStyle w:val="XML1"/>
              <w:rPr>
                <w:ins w:id="26852" w:author="Thomas Dietz" w:date="2012-08-08T16:18:00Z"/>
              </w:rPr>
            </w:pPr>
            <w:ins w:id="26853" w:author="Thomas Dietz" w:date="2012-08-08T16:18:00Z">
              <w:r>
                <w:t xml:space="preserve">      &lt;xs:enumeration value="sctp-dest"/&gt;</w:t>
              </w:r>
            </w:ins>
          </w:p>
          <w:p w14:paraId="693FEF21" w14:textId="77777777" w:rsidR="00D708FE" w:rsidRDefault="00D708FE" w:rsidP="00D708FE">
            <w:pPr>
              <w:pStyle w:val="XML1"/>
              <w:rPr>
                <w:ins w:id="26854" w:author="Thomas Dietz" w:date="2012-08-08T16:18:00Z"/>
              </w:rPr>
            </w:pPr>
            <w:ins w:id="26855" w:author="Thomas Dietz" w:date="2012-08-08T16:18:00Z">
              <w:r>
                <w:t xml:space="preserve">      &lt;xs:enumeration value="icmpv4-type"/&gt;</w:t>
              </w:r>
            </w:ins>
          </w:p>
          <w:p w14:paraId="54C5C3EA" w14:textId="77777777" w:rsidR="00D708FE" w:rsidRDefault="00D708FE" w:rsidP="00D708FE">
            <w:pPr>
              <w:pStyle w:val="XML1"/>
              <w:rPr>
                <w:ins w:id="26856" w:author="Thomas Dietz" w:date="2012-08-08T16:18:00Z"/>
              </w:rPr>
            </w:pPr>
            <w:ins w:id="26857" w:author="Thomas Dietz" w:date="2012-08-08T16:18:00Z">
              <w:r>
                <w:t xml:space="preserve">      &lt;xs:enumeration value="icmpv4-code"/&gt;</w:t>
              </w:r>
            </w:ins>
          </w:p>
          <w:p w14:paraId="41F9DCAC" w14:textId="77777777" w:rsidR="00D708FE" w:rsidRDefault="00D708FE" w:rsidP="00D708FE">
            <w:pPr>
              <w:pStyle w:val="XML1"/>
              <w:rPr>
                <w:ins w:id="26858" w:author="Thomas Dietz" w:date="2012-08-08T16:18:00Z"/>
              </w:rPr>
            </w:pPr>
            <w:ins w:id="26859" w:author="Thomas Dietz" w:date="2012-08-08T16:18:00Z">
              <w:r>
                <w:t xml:space="preserve">      &lt;xs:enumeration value="arp-op"/&gt;</w:t>
              </w:r>
            </w:ins>
          </w:p>
          <w:p w14:paraId="29938535" w14:textId="77777777" w:rsidR="00D708FE" w:rsidRDefault="00D708FE" w:rsidP="00D708FE">
            <w:pPr>
              <w:pStyle w:val="XML1"/>
              <w:rPr>
                <w:ins w:id="26860" w:author="Thomas Dietz" w:date="2012-08-08T16:18:00Z"/>
              </w:rPr>
            </w:pPr>
            <w:ins w:id="26861" w:author="Thomas Dietz" w:date="2012-08-08T16:18:00Z">
              <w:r>
                <w:t xml:space="preserve">      &lt;xs:enumeration value="arp-src-ip-address"/&gt;</w:t>
              </w:r>
            </w:ins>
          </w:p>
          <w:p w14:paraId="1B6A0A1D" w14:textId="77777777" w:rsidR="00D708FE" w:rsidRDefault="00D708FE" w:rsidP="00D708FE">
            <w:pPr>
              <w:pStyle w:val="XML1"/>
              <w:rPr>
                <w:ins w:id="26862" w:author="Thomas Dietz" w:date="2012-08-08T16:18:00Z"/>
              </w:rPr>
            </w:pPr>
            <w:ins w:id="26863" w:author="Thomas Dietz" w:date="2012-08-08T16:18:00Z">
              <w:r>
                <w:t xml:space="preserve">      &lt;xs:enumeration value="arp-target-ip-address"/&gt;</w:t>
              </w:r>
            </w:ins>
          </w:p>
          <w:p w14:paraId="4E12B56E" w14:textId="77777777" w:rsidR="00D708FE" w:rsidRDefault="00D708FE" w:rsidP="00D708FE">
            <w:pPr>
              <w:pStyle w:val="XML1"/>
              <w:rPr>
                <w:ins w:id="26864" w:author="Thomas Dietz" w:date="2012-08-08T16:18:00Z"/>
              </w:rPr>
            </w:pPr>
            <w:ins w:id="26865" w:author="Thomas Dietz" w:date="2012-08-08T16:18:00Z">
              <w:r>
                <w:t xml:space="preserve">      &lt;xs:enumeration value="arp-src-hardware-address"/&gt;</w:t>
              </w:r>
            </w:ins>
          </w:p>
          <w:p w14:paraId="3EC70DF5" w14:textId="77777777" w:rsidR="00D708FE" w:rsidRDefault="00D708FE" w:rsidP="00D708FE">
            <w:pPr>
              <w:pStyle w:val="XML1"/>
              <w:rPr>
                <w:ins w:id="26866" w:author="Thomas Dietz" w:date="2012-08-08T16:18:00Z"/>
              </w:rPr>
            </w:pPr>
            <w:ins w:id="26867" w:author="Thomas Dietz" w:date="2012-08-08T16:18:00Z">
              <w:r>
                <w:t xml:space="preserve">      &lt;xs:enumeration value="arp-target-hardware-address"/&gt;</w:t>
              </w:r>
            </w:ins>
          </w:p>
          <w:p w14:paraId="756F5767" w14:textId="77777777" w:rsidR="00D708FE" w:rsidRDefault="00D708FE" w:rsidP="00D708FE">
            <w:pPr>
              <w:pStyle w:val="XML1"/>
              <w:rPr>
                <w:ins w:id="26868" w:author="Thomas Dietz" w:date="2012-08-08T16:18:00Z"/>
              </w:rPr>
            </w:pPr>
            <w:ins w:id="26869" w:author="Thomas Dietz" w:date="2012-08-08T16:18:00Z">
              <w:r>
                <w:t xml:space="preserve">      &lt;xs:enumeration value="ipv6-src"/&gt;</w:t>
              </w:r>
            </w:ins>
          </w:p>
          <w:p w14:paraId="4B78FDBB" w14:textId="77777777" w:rsidR="00D708FE" w:rsidRDefault="00D708FE" w:rsidP="00D708FE">
            <w:pPr>
              <w:pStyle w:val="XML1"/>
              <w:rPr>
                <w:ins w:id="26870" w:author="Thomas Dietz" w:date="2012-08-08T16:18:00Z"/>
              </w:rPr>
            </w:pPr>
            <w:ins w:id="26871" w:author="Thomas Dietz" w:date="2012-08-08T16:18:00Z">
              <w:r>
                <w:t xml:space="preserve">      &lt;xs:enumeration value="ipv6-dest"/&gt;</w:t>
              </w:r>
            </w:ins>
          </w:p>
          <w:p w14:paraId="7BAADDC0" w14:textId="77777777" w:rsidR="00D708FE" w:rsidRDefault="00D708FE" w:rsidP="00D708FE">
            <w:pPr>
              <w:pStyle w:val="XML1"/>
              <w:rPr>
                <w:ins w:id="26872" w:author="Thomas Dietz" w:date="2012-08-08T16:18:00Z"/>
              </w:rPr>
            </w:pPr>
            <w:ins w:id="26873" w:author="Thomas Dietz" w:date="2012-08-08T16:18:00Z">
              <w:r>
                <w:t xml:space="preserve">      &lt;xs:enumeration value="ipv6-flow-label"/&gt;</w:t>
              </w:r>
            </w:ins>
          </w:p>
          <w:p w14:paraId="650A0163" w14:textId="77777777" w:rsidR="00D708FE" w:rsidRDefault="00D708FE" w:rsidP="00D708FE">
            <w:pPr>
              <w:pStyle w:val="XML1"/>
              <w:rPr>
                <w:ins w:id="26874" w:author="Thomas Dietz" w:date="2012-08-08T16:18:00Z"/>
              </w:rPr>
            </w:pPr>
            <w:ins w:id="26875" w:author="Thomas Dietz" w:date="2012-08-08T16:18:00Z">
              <w:r>
                <w:t xml:space="preserve">      &lt;xs:enumeration value="icmpv6-type"/&gt;</w:t>
              </w:r>
            </w:ins>
          </w:p>
          <w:p w14:paraId="4BE42FB8" w14:textId="77777777" w:rsidR="00D708FE" w:rsidRDefault="00D708FE" w:rsidP="00D708FE">
            <w:pPr>
              <w:pStyle w:val="XML1"/>
              <w:rPr>
                <w:ins w:id="26876" w:author="Thomas Dietz" w:date="2012-08-08T16:18:00Z"/>
              </w:rPr>
            </w:pPr>
            <w:ins w:id="26877" w:author="Thomas Dietz" w:date="2012-08-08T16:18:00Z">
              <w:r>
                <w:t xml:space="preserve">      &lt;xs:enumeration value="icmpv6-code"/&gt;</w:t>
              </w:r>
            </w:ins>
          </w:p>
          <w:p w14:paraId="0C07903F" w14:textId="77777777" w:rsidR="00D708FE" w:rsidRDefault="00D708FE" w:rsidP="00D708FE">
            <w:pPr>
              <w:pStyle w:val="XML1"/>
              <w:rPr>
                <w:ins w:id="26878" w:author="Thomas Dietz" w:date="2012-08-08T16:18:00Z"/>
              </w:rPr>
            </w:pPr>
            <w:ins w:id="26879" w:author="Thomas Dietz" w:date="2012-08-08T16:18:00Z">
              <w:r>
                <w:t xml:space="preserve">      &lt;xs:enumeration value="ipv6-nd-target"/&gt;</w:t>
              </w:r>
            </w:ins>
          </w:p>
          <w:p w14:paraId="193571AB" w14:textId="77777777" w:rsidR="00D708FE" w:rsidRDefault="00D708FE" w:rsidP="00D708FE">
            <w:pPr>
              <w:pStyle w:val="XML1"/>
              <w:rPr>
                <w:ins w:id="26880" w:author="Thomas Dietz" w:date="2012-08-08T16:18:00Z"/>
              </w:rPr>
            </w:pPr>
            <w:ins w:id="26881" w:author="Thomas Dietz" w:date="2012-08-08T16:18:00Z">
              <w:r>
                <w:t xml:space="preserve">      &lt;xs:enumeration value="ipv6-nd-source-link-layer"/&gt;</w:t>
              </w:r>
            </w:ins>
          </w:p>
          <w:p w14:paraId="32566A1D" w14:textId="77777777" w:rsidR="00D708FE" w:rsidRDefault="00D708FE" w:rsidP="00D708FE">
            <w:pPr>
              <w:pStyle w:val="XML1"/>
              <w:rPr>
                <w:ins w:id="26882" w:author="Thomas Dietz" w:date="2012-08-08T16:18:00Z"/>
              </w:rPr>
            </w:pPr>
            <w:ins w:id="26883" w:author="Thomas Dietz" w:date="2012-08-08T16:18:00Z">
              <w:r>
                <w:t xml:space="preserve">      &lt;xs:enumeration value="ipv6-nd-target-link-layer"/&gt;</w:t>
              </w:r>
            </w:ins>
          </w:p>
          <w:p w14:paraId="3831AED5" w14:textId="77777777" w:rsidR="00D708FE" w:rsidRDefault="00D708FE" w:rsidP="00D708FE">
            <w:pPr>
              <w:pStyle w:val="XML1"/>
              <w:rPr>
                <w:ins w:id="26884" w:author="Thomas Dietz" w:date="2012-08-08T16:18:00Z"/>
              </w:rPr>
            </w:pPr>
            <w:ins w:id="26885" w:author="Thomas Dietz" w:date="2012-08-08T16:18:00Z">
              <w:r>
                <w:t xml:space="preserve">      &lt;xs:enumeration value="mpls-label"/&gt;</w:t>
              </w:r>
            </w:ins>
          </w:p>
          <w:p w14:paraId="650CE21D" w14:textId="77777777" w:rsidR="00D708FE" w:rsidRDefault="00D708FE" w:rsidP="00D708FE">
            <w:pPr>
              <w:pStyle w:val="XML1"/>
              <w:rPr>
                <w:ins w:id="26886" w:author="Thomas Dietz" w:date="2012-08-08T16:18:00Z"/>
              </w:rPr>
            </w:pPr>
            <w:ins w:id="26887" w:author="Thomas Dietz" w:date="2012-08-08T16:18:00Z">
              <w:r>
                <w:t xml:space="preserve">      &lt;xs:enumeration value="mpls-tc"/&gt;</w:t>
              </w:r>
            </w:ins>
          </w:p>
          <w:p w14:paraId="3A4B7057" w14:textId="77777777" w:rsidR="00D708FE" w:rsidRDefault="00D708FE" w:rsidP="00D708FE">
            <w:pPr>
              <w:pStyle w:val="XML1"/>
              <w:rPr>
                <w:ins w:id="26888" w:author="Thomas Dietz" w:date="2012-08-08T16:18:00Z"/>
              </w:rPr>
            </w:pPr>
            <w:ins w:id="26889" w:author="Thomas Dietz" w:date="2012-08-08T16:18:00Z">
              <w:r>
                <w:t xml:space="preserve">    &lt;/xs:restriction&gt;</w:t>
              </w:r>
            </w:ins>
          </w:p>
          <w:p w14:paraId="7B219278" w14:textId="77777777" w:rsidR="00D708FE" w:rsidRDefault="00D708FE" w:rsidP="00D708FE">
            <w:pPr>
              <w:pStyle w:val="XML1"/>
              <w:rPr>
                <w:ins w:id="26890" w:author="Thomas Dietz" w:date="2012-08-08T16:18:00Z"/>
              </w:rPr>
            </w:pPr>
            <w:ins w:id="26891" w:author="Thomas Dietz" w:date="2012-08-08T16:18:00Z">
              <w:r>
                <w:t xml:space="preserve">  &lt;/xs:simpleType&gt;</w:t>
              </w:r>
            </w:ins>
          </w:p>
          <w:p w14:paraId="51FCEFC4" w14:textId="77777777" w:rsidR="00D708FE" w:rsidRDefault="00D708FE" w:rsidP="00D708FE">
            <w:pPr>
              <w:pStyle w:val="XML1"/>
              <w:rPr>
                <w:ins w:id="26892" w:author="Thomas Dietz" w:date="2012-08-08T16:18:00Z"/>
              </w:rPr>
            </w:pPr>
            <w:ins w:id="26893" w:author="Thomas Dietz" w:date="2012-08-08T16:18:00Z">
              <w:r>
                <w:t xml:space="preserve">  &lt;xs:simpleType name="hex-binary"&gt;</w:t>
              </w:r>
            </w:ins>
          </w:p>
          <w:p w14:paraId="6F871AE0" w14:textId="77777777" w:rsidR="00D708FE" w:rsidRDefault="00D708FE" w:rsidP="00D708FE">
            <w:pPr>
              <w:pStyle w:val="XML1"/>
              <w:rPr>
                <w:ins w:id="26894" w:author="Thomas Dietz" w:date="2012-08-08T16:18:00Z"/>
              </w:rPr>
            </w:pPr>
            <w:ins w:id="26895" w:author="Thomas Dietz" w:date="2012-08-08T16:18:00Z">
              <w:r>
                <w:t xml:space="preserve">    &lt;xs:annotation&gt;</w:t>
              </w:r>
            </w:ins>
          </w:p>
          <w:p w14:paraId="2D1EFA10" w14:textId="77777777" w:rsidR="00D708FE" w:rsidRDefault="00D708FE" w:rsidP="00D708FE">
            <w:pPr>
              <w:pStyle w:val="XML1"/>
              <w:rPr>
                <w:ins w:id="26896" w:author="Thomas Dietz" w:date="2012-08-08T16:18:00Z"/>
              </w:rPr>
            </w:pPr>
            <w:ins w:id="26897" w:author="Thomas Dietz" w:date="2012-08-08T16:18:00Z">
              <w:r>
                <w:t xml:space="preserve">      &lt;xs:documentation&gt;</w:t>
              </w:r>
            </w:ins>
          </w:p>
          <w:p w14:paraId="186C06DD" w14:textId="77777777" w:rsidR="00D708FE" w:rsidRDefault="00D708FE" w:rsidP="00D708FE">
            <w:pPr>
              <w:pStyle w:val="XML1"/>
              <w:rPr>
                <w:ins w:id="26898" w:author="Thomas Dietz" w:date="2012-08-08T16:18:00Z"/>
              </w:rPr>
            </w:pPr>
            <w:ins w:id="26899" w:author="Thomas Dietz" w:date="2012-08-08T16:18:00Z">
              <w:r>
                <w:t xml:space="preserve">        hex binary encoded string</w:t>
              </w:r>
            </w:ins>
          </w:p>
          <w:p w14:paraId="035017F7" w14:textId="77777777" w:rsidR="00D708FE" w:rsidRDefault="00D708FE" w:rsidP="00D708FE">
            <w:pPr>
              <w:pStyle w:val="XML1"/>
              <w:rPr>
                <w:ins w:id="26900" w:author="Thomas Dietz" w:date="2012-08-08T16:18:00Z"/>
              </w:rPr>
            </w:pPr>
            <w:ins w:id="26901" w:author="Thomas Dietz" w:date="2012-08-08T16:18:00Z">
              <w:r>
                <w:t xml:space="preserve">      &lt;/xs:documentation&gt;</w:t>
              </w:r>
            </w:ins>
          </w:p>
          <w:p w14:paraId="32B423BE" w14:textId="77777777" w:rsidR="00D708FE" w:rsidRDefault="00D708FE" w:rsidP="00D708FE">
            <w:pPr>
              <w:pStyle w:val="XML1"/>
              <w:rPr>
                <w:ins w:id="26902" w:author="Thomas Dietz" w:date="2012-08-08T16:18:00Z"/>
              </w:rPr>
            </w:pPr>
            <w:ins w:id="26903" w:author="Thomas Dietz" w:date="2012-08-08T16:18:00Z">
              <w:r>
                <w:t xml:space="preserve">    &lt;/xs:annotation&gt;</w:t>
              </w:r>
            </w:ins>
          </w:p>
          <w:p w14:paraId="43CBEEAA" w14:textId="77777777" w:rsidR="00D708FE" w:rsidRDefault="00D708FE" w:rsidP="00D708FE">
            <w:pPr>
              <w:pStyle w:val="XML1"/>
              <w:rPr>
                <w:ins w:id="26904" w:author="Thomas Dietz" w:date="2012-08-08T16:18:00Z"/>
              </w:rPr>
            </w:pPr>
          </w:p>
          <w:p w14:paraId="018FDAE9" w14:textId="77777777" w:rsidR="00D708FE" w:rsidRDefault="00D708FE" w:rsidP="00D708FE">
            <w:pPr>
              <w:pStyle w:val="XML1"/>
              <w:rPr>
                <w:ins w:id="26905" w:author="Thomas Dietz" w:date="2012-08-08T16:18:00Z"/>
              </w:rPr>
            </w:pPr>
            <w:ins w:id="26906" w:author="Thomas Dietz" w:date="2012-08-08T16:18:00Z">
              <w:r>
                <w:t xml:space="preserve">    &lt;xs:restriction base="xs:base64Binary"&gt;</w:t>
              </w:r>
            </w:ins>
          </w:p>
          <w:p w14:paraId="06CDC662" w14:textId="77777777" w:rsidR="00D708FE" w:rsidRDefault="00D708FE" w:rsidP="00D708FE">
            <w:pPr>
              <w:pStyle w:val="XML1"/>
              <w:rPr>
                <w:ins w:id="26907" w:author="Thomas Dietz" w:date="2012-08-08T16:18:00Z"/>
              </w:rPr>
            </w:pPr>
            <w:ins w:id="26908" w:author="Thomas Dietz" w:date="2012-08-08T16:18:00Z">
              <w:r>
                <w:t xml:space="preserve">    &lt;/xs:restriction&gt;</w:t>
              </w:r>
            </w:ins>
          </w:p>
          <w:p w14:paraId="1F4057C0" w14:textId="77777777" w:rsidR="00D708FE" w:rsidRDefault="00D708FE" w:rsidP="00D708FE">
            <w:pPr>
              <w:pStyle w:val="XML1"/>
              <w:rPr>
                <w:ins w:id="26909" w:author="Thomas Dietz" w:date="2012-08-08T16:18:00Z"/>
              </w:rPr>
            </w:pPr>
            <w:ins w:id="26910" w:author="Thomas Dietz" w:date="2012-08-08T16:18:00Z">
              <w:r>
                <w:t xml:space="preserve">  &lt;/xs:simpleType&gt;</w:t>
              </w:r>
            </w:ins>
          </w:p>
          <w:p w14:paraId="02731DEF" w14:textId="77777777" w:rsidR="00D708FE" w:rsidRDefault="00D708FE" w:rsidP="00D708FE">
            <w:pPr>
              <w:pStyle w:val="XML1"/>
              <w:rPr>
                <w:ins w:id="26911" w:author="Thomas Dietz" w:date="2012-08-08T16:18:00Z"/>
              </w:rPr>
            </w:pPr>
          </w:p>
          <w:p w14:paraId="155005FF" w14:textId="77777777" w:rsidR="00D708FE" w:rsidRDefault="00D708FE" w:rsidP="00D708FE">
            <w:pPr>
              <w:pStyle w:val="XML1"/>
              <w:rPr>
                <w:ins w:id="26912" w:author="Thomas Dietz" w:date="2012-08-08T16:18:00Z"/>
              </w:rPr>
            </w:pPr>
            <w:ins w:id="26913" w:author="Thomas Dietz" w:date="2012-08-08T16:18:00Z">
              <w:r>
                <w:t xml:space="preserve">  &lt;!-- YANG groupings --&gt;</w:t>
              </w:r>
            </w:ins>
          </w:p>
          <w:p w14:paraId="3A02D142" w14:textId="77777777" w:rsidR="00D708FE" w:rsidRDefault="00D708FE" w:rsidP="00D708FE">
            <w:pPr>
              <w:pStyle w:val="XML1"/>
              <w:rPr>
                <w:ins w:id="26914" w:author="Thomas Dietz" w:date="2012-08-08T16:18:00Z"/>
              </w:rPr>
            </w:pPr>
          </w:p>
          <w:p w14:paraId="192299FF" w14:textId="77777777" w:rsidR="00D708FE" w:rsidRDefault="00D708FE" w:rsidP="00D708FE">
            <w:pPr>
              <w:pStyle w:val="XML1"/>
              <w:rPr>
                <w:ins w:id="26915" w:author="Thomas Dietz" w:date="2012-08-08T16:18:00Z"/>
              </w:rPr>
            </w:pPr>
            <w:ins w:id="26916" w:author="Thomas Dietz" w:date="2012-08-08T16:18:00Z">
              <w:r>
                <w:t xml:space="preserve">  &lt;xs:group name="OFPortCurrentFeatureListType"&gt;</w:t>
              </w:r>
            </w:ins>
          </w:p>
          <w:p w14:paraId="5F7A92AB" w14:textId="77777777" w:rsidR="00D708FE" w:rsidRDefault="00D708FE" w:rsidP="00D708FE">
            <w:pPr>
              <w:pStyle w:val="XML1"/>
              <w:rPr>
                <w:ins w:id="26917" w:author="Thomas Dietz" w:date="2012-08-08T16:18:00Z"/>
              </w:rPr>
            </w:pPr>
            <w:ins w:id="26918" w:author="Thomas Dietz" w:date="2012-08-08T16:18:00Z">
              <w:r>
                <w:t xml:space="preserve">    &lt;xs:annotation&gt;</w:t>
              </w:r>
            </w:ins>
          </w:p>
          <w:p w14:paraId="7C598B73" w14:textId="77777777" w:rsidR="00D708FE" w:rsidRDefault="00D708FE" w:rsidP="00D708FE">
            <w:pPr>
              <w:pStyle w:val="XML1"/>
              <w:rPr>
                <w:ins w:id="26919" w:author="Thomas Dietz" w:date="2012-08-08T16:18:00Z"/>
              </w:rPr>
            </w:pPr>
            <w:ins w:id="26920" w:author="Thomas Dietz" w:date="2012-08-08T16:18:00Z">
              <w:r>
                <w:t xml:space="preserve">      &lt;xs:documentation&gt;</w:t>
              </w:r>
            </w:ins>
          </w:p>
          <w:p w14:paraId="1247B91C" w14:textId="77777777" w:rsidR="00D708FE" w:rsidRDefault="00D708FE" w:rsidP="00D708FE">
            <w:pPr>
              <w:pStyle w:val="XML1"/>
              <w:rPr>
                <w:ins w:id="26921" w:author="Thomas Dietz" w:date="2012-08-08T16:18:00Z"/>
              </w:rPr>
            </w:pPr>
            <w:ins w:id="26922" w:author="Thomas Dietz" w:date="2012-08-08T16:18:00Z">
              <w:r>
                <w:t xml:space="preserve">        The current features of a port.</w:t>
              </w:r>
            </w:ins>
          </w:p>
          <w:p w14:paraId="64952416" w14:textId="77777777" w:rsidR="00D708FE" w:rsidRDefault="00D708FE" w:rsidP="00D708FE">
            <w:pPr>
              <w:pStyle w:val="XML1"/>
              <w:rPr>
                <w:ins w:id="26923" w:author="Thomas Dietz" w:date="2012-08-08T16:18:00Z"/>
              </w:rPr>
            </w:pPr>
          </w:p>
          <w:p w14:paraId="489653AE" w14:textId="77777777" w:rsidR="00D708FE" w:rsidRDefault="00D708FE" w:rsidP="00D708FE">
            <w:pPr>
              <w:pStyle w:val="XML1"/>
              <w:rPr>
                <w:ins w:id="26924" w:author="Thomas Dietz" w:date="2012-08-08T16:18:00Z"/>
              </w:rPr>
            </w:pPr>
            <w:ins w:id="26925" w:author="Thomas Dietz" w:date="2012-08-08T16:18:00Z">
              <w:r>
                <w:t xml:space="preserve">        Elements in the type OFPortCurrentFeatureListType are not</w:t>
              </w:r>
            </w:ins>
          </w:p>
          <w:p w14:paraId="4A15256F" w14:textId="77777777" w:rsidR="00D708FE" w:rsidRDefault="00D708FE" w:rsidP="00D708FE">
            <w:pPr>
              <w:pStyle w:val="XML1"/>
              <w:rPr>
                <w:ins w:id="26926" w:author="Thomas Dietz" w:date="2012-08-08T16:18:00Z"/>
              </w:rPr>
            </w:pPr>
            <w:ins w:id="26927" w:author="Thomas Dietz" w:date="2012-08-08T16:18:00Z">
              <w:r>
                <w:t xml:space="preserve">        configurable and can only be retrieved by NETCONF &amp;lt;get&amp;gt;</w:t>
              </w:r>
            </w:ins>
          </w:p>
          <w:p w14:paraId="2849EA65" w14:textId="77777777" w:rsidR="00D708FE" w:rsidRDefault="00D708FE" w:rsidP="00D708FE">
            <w:pPr>
              <w:pStyle w:val="XML1"/>
              <w:rPr>
                <w:ins w:id="26928" w:author="Thomas Dietz" w:date="2012-08-08T16:18:00Z"/>
              </w:rPr>
            </w:pPr>
            <w:ins w:id="26929" w:author="Thomas Dietz" w:date="2012-08-08T16:18:00Z">
              <w:r>
                <w:t xml:space="preserve">        operations. Attemps to modify this element and its children</w:t>
              </w:r>
            </w:ins>
          </w:p>
          <w:p w14:paraId="36B1DAB7" w14:textId="77777777" w:rsidR="00D708FE" w:rsidRDefault="00D708FE" w:rsidP="00D708FE">
            <w:pPr>
              <w:pStyle w:val="XML1"/>
              <w:rPr>
                <w:ins w:id="26930" w:author="Thomas Dietz" w:date="2012-08-08T16:18:00Z"/>
              </w:rPr>
            </w:pPr>
            <w:ins w:id="26931" w:author="Thomas Dietz" w:date="2012-08-08T16:18:00Z">
              <w:r>
                <w:t xml:space="preserve">        with a NETCONF &amp;lt;edit-config&amp;gt; operation MUST result in an </w:t>
              </w:r>
            </w:ins>
          </w:p>
          <w:p w14:paraId="602076E5" w14:textId="77777777" w:rsidR="00D708FE" w:rsidRDefault="00D708FE" w:rsidP="00D708FE">
            <w:pPr>
              <w:pStyle w:val="XML1"/>
              <w:rPr>
                <w:ins w:id="26932" w:author="Thomas Dietz" w:date="2012-08-08T16:18:00Z"/>
              </w:rPr>
            </w:pPr>
            <w:ins w:id="26933" w:author="Thomas Dietz" w:date="2012-08-08T16:18:00Z">
              <w:r>
                <w:t xml:space="preserve">        'operation-not-supported' error with type 'application'.</w:t>
              </w:r>
            </w:ins>
          </w:p>
          <w:p w14:paraId="587E15EB" w14:textId="77777777" w:rsidR="00D708FE" w:rsidRDefault="00D708FE" w:rsidP="00D708FE">
            <w:pPr>
              <w:pStyle w:val="XML1"/>
              <w:rPr>
                <w:ins w:id="26934" w:author="Thomas Dietz" w:date="2012-08-08T16:18:00Z"/>
              </w:rPr>
            </w:pPr>
            <w:ins w:id="26935" w:author="Thomas Dietz" w:date="2012-08-08T16:18:00Z">
              <w:r>
                <w:t xml:space="preserve">      &lt;/xs:documentation&gt;</w:t>
              </w:r>
            </w:ins>
          </w:p>
          <w:p w14:paraId="781BB355" w14:textId="77777777" w:rsidR="00D708FE" w:rsidRDefault="00D708FE" w:rsidP="00D708FE">
            <w:pPr>
              <w:pStyle w:val="XML1"/>
              <w:rPr>
                <w:ins w:id="26936" w:author="Thomas Dietz" w:date="2012-08-08T16:18:00Z"/>
              </w:rPr>
            </w:pPr>
            <w:ins w:id="26937" w:author="Thomas Dietz" w:date="2012-08-08T16:18:00Z">
              <w:r>
                <w:t xml:space="preserve">    &lt;/xs:annotation&gt;</w:t>
              </w:r>
            </w:ins>
          </w:p>
          <w:p w14:paraId="59BBB159" w14:textId="77777777" w:rsidR="00D708FE" w:rsidRDefault="00D708FE" w:rsidP="00D708FE">
            <w:pPr>
              <w:pStyle w:val="XML1"/>
              <w:rPr>
                <w:ins w:id="26938" w:author="Thomas Dietz" w:date="2012-08-08T16:18:00Z"/>
              </w:rPr>
            </w:pPr>
          </w:p>
          <w:p w14:paraId="108F8BB6" w14:textId="77777777" w:rsidR="00D708FE" w:rsidRDefault="00D708FE" w:rsidP="00D708FE">
            <w:pPr>
              <w:pStyle w:val="XML1"/>
              <w:rPr>
                <w:ins w:id="26939" w:author="Thomas Dietz" w:date="2012-08-08T16:18:00Z"/>
              </w:rPr>
            </w:pPr>
            <w:ins w:id="26940" w:author="Thomas Dietz" w:date="2012-08-08T16:18:00Z">
              <w:r>
                <w:t xml:space="preserve">    &lt;xs:sequence&gt;</w:t>
              </w:r>
            </w:ins>
          </w:p>
          <w:p w14:paraId="6DEF7991" w14:textId="77777777" w:rsidR="00D708FE" w:rsidRDefault="00D708FE" w:rsidP="00D708FE">
            <w:pPr>
              <w:pStyle w:val="XML1"/>
              <w:rPr>
                <w:ins w:id="26941" w:author="Thomas Dietz" w:date="2012-08-08T16:18:00Z"/>
              </w:rPr>
            </w:pPr>
            <w:ins w:id="26942" w:author="Thomas Dietz" w:date="2012-08-08T16:18:00Z">
              <w:r>
                <w:t xml:space="preserve">      &lt;xs:element name="rate"  type="OFPortRateType"&gt;</w:t>
              </w:r>
            </w:ins>
          </w:p>
          <w:p w14:paraId="17178F36" w14:textId="77777777" w:rsidR="00D708FE" w:rsidRDefault="00D708FE" w:rsidP="00D708FE">
            <w:pPr>
              <w:pStyle w:val="XML1"/>
              <w:rPr>
                <w:ins w:id="26943" w:author="Thomas Dietz" w:date="2012-08-08T16:18:00Z"/>
              </w:rPr>
            </w:pPr>
            <w:ins w:id="26944" w:author="Thomas Dietz" w:date="2012-08-08T16:18:00Z">
              <w:r>
                <w:t xml:space="preserve">        &lt;xs:annotation&gt;</w:t>
              </w:r>
            </w:ins>
          </w:p>
          <w:p w14:paraId="7DDDD4DE" w14:textId="77777777" w:rsidR="00D708FE" w:rsidRDefault="00D708FE" w:rsidP="00D708FE">
            <w:pPr>
              <w:pStyle w:val="XML1"/>
              <w:rPr>
                <w:ins w:id="26945" w:author="Thomas Dietz" w:date="2012-08-08T16:18:00Z"/>
              </w:rPr>
            </w:pPr>
            <w:ins w:id="26946" w:author="Thomas Dietz" w:date="2012-08-08T16:18:00Z">
              <w:r>
                <w:t xml:space="preserve">          &lt;xs:documentation&gt;</w:t>
              </w:r>
            </w:ins>
          </w:p>
          <w:p w14:paraId="423C4913" w14:textId="77777777" w:rsidR="00D708FE" w:rsidRDefault="00D708FE" w:rsidP="00D708FE">
            <w:pPr>
              <w:pStyle w:val="XML1"/>
              <w:rPr>
                <w:ins w:id="26947" w:author="Thomas Dietz" w:date="2012-08-08T16:18:00Z"/>
              </w:rPr>
            </w:pPr>
            <w:ins w:id="26948" w:author="Thomas Dietz" w:date="2012-08-08T16:18:00Z">
              <w:r>
                <w:t xml:space="preserve">            The transmission rate that is currently used.</w:t>
              </w:r>
            </w:ins>
          </w:p>
          <w:p w14:paraId="1DCC447B" w14:textId="77777777" w:rsidR="00D708FE" w:rsidRDefault="00D708FE" w:rsidP="00D708FE">
            <w:pPr>
              <w:pStyle w:val="XML1"/>
              <w:rPr>
                <w:ins w:id="26949" w:author="Thomas Dietz" w:date="2012-08-08T16:18:00Z"/>
              </w:rPr>
            </w:pPr>
            <w:ins w:id="26950" w:author="Thomas Dietz" w:date="2012-08-08T16:18:00Z">
              <w:r>
                <w:t xml:space="preserve">            The value MUST indicate a valid forwarding rate.  </w:t>
              </w:r>
            </w:ins>
          </w:p>
          <w:p w14:paraId="406BEFB6" w14:textId="77777777" w:rsidR="00D708FE" w:rsidRDefault="00D708FE" w:rsidP="00D708FE">
            <w:pPr>
              <w:pStyle w:val="XML1"/>
              <w:rPr>
                <w:ins w:id="26951" w:author="Thomas Dietz" w:date="2012-08-08T16:18:00Z"/>
              </w:rPr>
            </w:pPr>
            <w:ins w:id="26952" w:author="Thomas Dietz" w:date="2012-08-08T16:18:00Z">
              <w:r>
                <w:t xml:space="preserve">                  </w:t>
              </w:r>
            </w:ins>
          </w:p>
          <w:p w14:paraId="07D7E878" w14:textId="77777777" w:rsidR="00D708FE" w:rsidRDefault="00D708FE" w:rsidP="00D708FE">
            <w:pPr>
              <w:pStyle w:val="XML1"/>
              <w:rPr>
                <w:ins w:id="26953" w:author="Thomas Dietz" w:date="2012-08-08T16:18:00Z"/>
              </w:rPr>
            </w:pPr>
            <w:ins w:id="26954" w:author="Thomas Dietz" w:date="2012-08-08T16:18:00Z">
              <w:r>
                <w:t xml:space="preserve">            The current Port Feature set MUST contain this element</w:t>
              </w:r>
            </w:ins>
          </w:p>
          <w:p w14:paraId="00FE04C9" w14:textId="77777777" w:rsidR="00D708FE" w:rsidRDefault="00D708FE" w:rsidP="00D708FE">
            <w:pPr>
              <w:pStyle w:val="XML1"/>
              <w:rPr>
                <w:ins w:id="26955" w:author="Thomas Dietz" w:date="2012-08-08T16:18:00Z"/>
              </w:rPr>
            </w:pPr>
            <w:ins w:id="26956" w:author="Thomas Dietz" w:date="2012-08-08T16:18:00Z">
              <w:r>
                <w:t xml:space="preserve">            exactly once.  The other Port Feature sets MAY contain this</w:t>
              </w:r>
            </w:ins>
          </w:p>
          <w:p w14:paraId="2C0A478C" w14:textId="77777777" w:rsidR="00D708FE" w:rsidRDefault="00D708FE" w:rsidP="00D708FE">
            <w:pPr>
              <w:pStyle w:val="XML1"/>
              <w:rPr>
                <w:ins w:id="26957" w:author="Thomas Dietz" w:date="2012-08-08T16:18:00Z"/>
              </w:rPr>
            </w:pPr>
            <w:ins w:id="26958" w:author="Thomas Dietz" w:date="2012-08-08T16:18:00Z">
              <w:r>
                <w:t xml:space="preserve">            element more than once.  If this element appears more than</w:t>
              </w:r>
            </w:ins>
          </w:p>
          <w:p w14:paraId="21678600" w14:textId="77777777" w:rsidR="00D708FE" w:rsidRDefault="00D708FE" w:rsidP="00D708FE">
            <w:pPr>
              <w:pStyle w:val="XML1"/>
              <w:rPr>
                <w:ins w:id="26959" w:author="Thomas Dietz" w:date="2012-08-08T16:18:00Z"/>
              </w:rPr>
            </w:pPr>
            <w:ins w:id="26960" w:author="Thomas Dietz" w:date="2012-08-08T16:18:00Z">
              <w:r>
                <w:t xml:space="preserve">            once in a Port Feature set than the value MUST be unique</w:t>
              </w:r>
            </w:ins>
          </w:p>
          <w:p w14:paraId="1B8C7F90" w14:textId="77777777" w:rsidR="00D708FE" w:rsidRDefault="00D708FE" w:rsidP="00D708FE">
            <w:pPr>
              <w:pStyle w:val="XML1"/>
              <w:rPr>
                <w:ins w:id="26961" w:author="Thomas Dietz" w:date="2012-08-08T16:18:00Z"/>
              </w:rPr>
            </w:pPr>
            <w:ins w:id="26962" w:author="Thomas Dietz" w:date="2012-08-08T16:18:00Z">
              <w:r>
                <w:t xml:space="preserve">            within the Port Feature set.</w:t>
              </w:r>
            </w:ins>
          </w:p>
          <w:p w14:paraId="78067311" w14:textId="77777777" w:rsidR="00D708FE" w:rsidRDefault="00D708FE" w:rsidP="00D708FE">
            <w:pPr>
              <w:pStyle w:val="XML1"/>
              <w:rPr>
                <w:ins w:id="26963" w:author="Thomas Dietz" w:date="2012-08-08T16:18:00Z"/>
              </w:rPr>
            </w:pPr>
            <w:ins w:id="26964" w:author="Thomas Dietz" w:date="2012-08-08T16:18:00Z">
              <w:r>
                <w:t xml:space="preserve">          &lt;/xs:documentation&gt;</w:t>
              </w:r>
            </w:ins>
          </w:p>
          <w:p w14:paraId="2A793AC4" w14:textId="77777777" w:rsidR="00D708FE" w:rsidRDefault="00D708FE" w:rsidP="00D708FE">
            <w:pPr>
              <w:pStyle w:val="XML1"/>
              <w:rPr>
                <w:ins w:id="26965" w:author="Thomas Dietz" w:date="2012-08-08T16:18:00Z"/>
              </w:rPr>
            </w:pPr>
            <w:ins w:id="26966" w:author="Thomas Dietz" w:date="2012-08-08T16:18:00Z">
              <w:r>
                <w:t xml:space="preserve">        &lt;/xs:annotation&gt;</w:t>
              </w:r>
            </w:ins>
          </w:p>
          <w:p w14:paraId="07D03C5C" w14:textId="77777777" w:rsidR="00D708FE" w:rsidRDefault="00D708FE" w:rsidP="00D708FE">
            <w:pPr>
              <w:pStyle w:val="XML1"/>
              <w:rPr>
                <w:ins w:id="26967" w:author="Thomas Dietz" w:date="2012-08-08T16:18:00Z"/>
              </w:rPr>
            </w:pPr>
            <w:ins w:id="26968" w:author="Thomas Dietz" w:date="2012-08-08T16:18:00Z">
              <w:r>
                <w:t xml:space="preserve">      &lt;/xs:element&gt;</w:t>
              </w:r>
            </w:ins>
          </w:p>
          <w:p w14:paraId="5AA85004" w14:textId="77777777" w:rsidR="00D708FE" w:rsidRDefault="00D708FE" w:rsidP="00D708FE">
            <w:pPr>
              <w:pStyle w:val="XML1"/>
              <w:rPr>
                <w:ins w:id="26969" w:author="Thomas Dietz" w:date="2012-08-08T16:18:00Z"/>
              </w:rPr>
            </w:pPr>
            <w:ins w:id="26970" w:author="Thomas Dietz" w:date="2012-08-08T16:18:00Z">
              <w:r>
                <w:t xml:space="preserve">      &lt;xs:element name="auto-negotiate"  type="xs:boolean"&gt;</w:t>
              </w:r>
            </w:ins>
          </w:p>
          <w:p w14:paraId="061284F2" w14:textId="77777777" w:rsidR="00D708FE" w:rsidRDefault="00D708FE" w:rsidP="00D708FE">
            <w:pPr>
              <w:pStyle w:val="XML1"/>
              <w:rPr>
                <w:ins w:id="26971" w:author="Thomas Dietz" w:date="2012-08-08T16:18:00Z"/>
              </w:rPr>
            </w:pPr>
            <w:ins w:id="26972" w:author="Thomas Dietz" w:date="2012-08-08T16:18:00Z">
              <w:r>
                <w:t xml:space="preserve">        &lt;xs:annotation&gt;</w:t>
              </w:r>
            </w:ins>
          </w:p>
          <w:p w14:paraId="0F82E313" w14:textId="77777777" w:rsidR="00D708FE" w:rsidRDefault="00D708FE" w:rsidP="00D708FE">
            <w:pPr>
              <w:pStyle w:val="XML1"/>
              <w:rPr>
                <w:ins w:id="26973" w:author="Thomas Dietz" w:date="2012-08-08T16:18:00Z"/>
              </w:rPr>
            </w:pPr>
            <w:ins w:id="26974" w:author="Thomas Dietz" w:date="2012-08-08T16:18:00Z">
              <w:r>
                <w:t xml:space="preserve">          &lt;xs:documentation&gt;</w:t>
              </w:r>
            </w:ins>
          </w:p>
          <w:p w14:paraId="2B4E1B5B" w14:textId="77777777" w:rsidR="00D708FE" w:rsidRDefault="00D708FE" w:rsidP="00D708FE">
            <w:pPr>
              <w:pStyle w:val="XML1"/>
              <w:rPr>
                <w:ins w:id="26975" w:author="Thomas Dietz" w:date="2012-08-08T16:18:00Z"/>
              </w:rPr>
            </w:pPr>
            <w:ins w:id="26976" w:author="Thomas Dietz" w:date="2012-08-08T16:18:00Z">
              <w:r>
                <w:t xml:space="preserve">            Specifies the administrative state of the </w:t>
              </w:r>
            </w:ins>
          </w:p>
          <w:p w14:paraId="6E7C4886" w14:textId="77777777" w:rsidR="00D708FE" w:rsidRDefault="00D708FE" w:rsidP="00D708FE">
            <w:pPr>
              <w:pStyle w:val="XML1"/>
              <w:rPr>
                <w:ins w:id="26977" w:author="Thomas Dietz" w:date="2012-08-08T16:18:00Z"/>
              </w:rPr>
            </w:pPr>
            <w:ins w:id="26978" w:author="Thomas Dietz" w:date="2012-08-08T16:18:00Z">
              <w:r>
                <w:t xml:space="preserve">            forwarding rate auto-negotiation protocol at this OpenFlow</w:t>
              </w:r>
            </w:ins>
          </w:p>
          <w:p w14:paraId="30F72E0C" w14:textId="77777777" w:rsidR="00D708FE" w:rsidRDefault="00D708FE" w:rsidP="00D708FE">
            <w:pPr>
              <w:pStyle w:val="XML1"/>
              <w:rPr>
                <w:ins w:id="26979" w:author="Thomas Dietz" w:date="2012-08-08T16:18:00Z"/>
              </w:rPr>
            </w:pPr>
            <w:ins w:id="26980" w:author="Thomas Dietz" w:date="2012-08-08T16:18:00Z">
              <w:r>
                <w:t xml:space="preserve">            Port.</w:t>
              </w:r>
            </w:ins>
          </w:p>
          <w:p w14:paraId="15AE5575" w14:textId="77777777" w:rsidR="00D708FE" w:rsidRDefault="00D708FE" w:rsidP="00D708FE">
            <w:pPr>
              <w:pStyle w:val="XML1"/>
              <w:rPr>
                <w:ins w:id="26981" w:author="Thomas Dietz" w:date="2012-08-08T16:18:00Z"/>
              </w:rPr>
            </w:pPr>
            <w:ins w:id="26982" w:author="Thomas Dietz" w:date="2012-08-08T16:18:00Z">
              <w:r>
                <w:t xml:space="preserve">          &lt;/xs:documentation&gt;</w:t>
              </w:r>
            </w:ins>
          </w:p>
          <w:p w14:paraId="5C112DD6" w14:textId="77777777" w:rsidR="00D708FE" w:rsidRDefault="00D708FE" w:rsidP="00D708FE">
            <w:pPr>
              <w:pStyle w:val="XML1"/>
              <w:rPr>
                <w:ins w:id="26983" w:author="Thomas Dietz" w:date="2012-08-08T16:18:00Z"/>
              </w:rPr>
            </w:pPr>
            <w:ins w:id="26984" w:author="Thomas Dietz" w:date="2012-08-08T16:18:00Z">
              <w:r>
                <w:t xml:space="preserve">        &lt;/xs:annotation&gt;</w:t>
              </w:r>
            </w:ins>
          </w:p>
          <w:p w14:paraId="1A185DC2" w14:textId="77777777" w:rsidR="00D708FE" w:rsidRDefault="00D708FE" w:rsidP="00D708FE">
            <w:pPr>
              <w:pStyle w:val="XML1"/>
              <w:rPr>
                <w:ins w:id="26985" w:author="Thomas Dietz" w:date="2012-08-08T16:18:00Z"/>
              </w:rPr>
            </w:pPr>
            <w:ins w:id="26986" w:author="Thomas Dietz" w:date="2012-08-08T16:18:00Z">
              <w:r>
                <w:t xml:space="preserve">      &lt;/xs:element&gt;</w:t>
              </w:r>
            </w:ins>
          </w:p>
          <w:p w14:paraId="33D1AE59" w14:textId="77777777" w:rsidR="00D708FE" w:rsidRDefault="00D708FE" w:rsidP="00D708FE">
            <w:pPr>
              <w:pStyle w:val="XML1"/>
              <w:rPr>
                <w:ins w:id="26987" w:author="Thomas Dietz" w:date="2012-08-08T16:18:00Z"/>
              </w:rPr>
            </w:pPr>
            <w:ins w:id="26988" w:author="Thomas Dietz" w:date="2012-08-08T16:18:00Z">
              <w:r>
                <w:t xml:space="preserve">      &lt;xs:element name="medium"&gt;</w:t>
              </w:r>
            </w:ins>
          </w:p>
          <w:p w14:paraId="0E1A6221" w14:textId="77777777" w:rsidR="00D708FE" w:rsidRDefault="00D708FE" w:rsidP="00D708FE">
            <w:pPr>
              <w:pStyle w:val="XML1"/>
              <w:rPr>
                <w:ins w:id="26989" w:author="Thomas Dietz" w:date="2012-08-08T16:18:00Z"/>
              </w:rPr>
            </w:pPr>
            <w:ins w:id="26990" w:author="Thomas Dietz" w:date="2012-08-08T16:18:00Z">
              <w:r>
                <w:t xml:space="preserve">        &lt;xs:annotation&gt;</w:t>
              </w:r>
            </w:ins>
          </w:p>
          <w:p w14:paraId="25333EA4" w14:textId="77777777" w:rsidR="00D708FE" w:rsidRDefault="00D708FE" w:rsidP="00D708FE">
            <w:pPr>
              <w:pStyle w:val="XML1"/>
              <w:rPr>
                <w:ins w:id="26991" w:author="Thomas Dietz" w:date="2012-08-08T16:18:00Z"/>
              </w:rPr>
            </w:pPr>
            <w:ins w:id="26992" w:author="Thomas Dietz" w:date="2012-08-08T16:18:00Z">
              <w:r>
                <w:t xml:space="preserve">          &lt;xs:documentation&gt;</w:t>
              </w:r>
            </w:ins>
          </w:p>
          <w:p w14:paraId="39F6EB53" w14:textId="77777777" w:rsidR="00D708FE" w:rsidRDefault="00D708FE" w:rsidP="00D708FE">
            <w:pPr>
              <w:pStyle w:val="XML1"/>
              <w:rPr>
                <w:ins w:id="26993" w:author="Thomas Dietz" w:date="2012-08-08T16:18:00Z"/>
              </w:rPr>
            </w:pPr>
            <w:ins w:id="26994" w:author="Thomas Dietz" w:date="2012-08-08T16:18:00Z">
              <w:r>
                <w:t xml:space="preserve">            This element MUST indicate a valid physical</w:t>
              </w:r>
            </w:ins>
          </w:p>
          <w:p w14:paraId="50AEAF82" w14:textId="77777777" w:rsidR="00D708FE" w:rsidRDefault="00D708FE" w:rsidP="00D708FE">
            <w:pPr>
              <w:pStyle w:val="XML1"/>
              <w:rPr>
                <w:ins w:id="26995" w:author="Thomas Dietz" w:date="2012-08-08T16:18:00Z"/>
              </w:rPr>
            </w:pPr>
            <w:ins w:id="26996" w:author="Thomas Dietz" w:date="2012-08-08T16:18:00Z">
              <w:r>
                <w:t xml:space="preserve">            medium used by the OpenFlow Port.</w:t>
              </w:r>
            </w:ins>
          </w:p>
          <w:p w14:paraId="588FFEB1" w14:textId="77777777" w:rsidR="00D708FE" w:rsidRDefault="00D708FE" w:rsidP="00D708FE">
            <w:pPr>
              <w:pStyle w:val="XML1"/>
              <w:rPr>
                <w:ins w:id="26997" w:author="Thomas Dietz" w:date="2012-08-08T16:18:00Z"/>
              </w:rPr>
            </w:pPr>
            <w:ins w:id="26998" w:author="Thomas Dietz" w:date="2012-08-08T16:18:00Z">
              <w:r>
                <w:t xml:space="preserve">                  </w:t>
              </w:r>
            </w:ins>
          </w:p>
          <w:p w14:paraId="272ABECB" w14:textId="77777777" w:rsidR="00D708FE" w:rsidRDefault="00D708FE" w:rsidP="00D708FE">
            <w:pPr>
              <w:pStyle w:val="XML1"/>
              <w:rPr>
                <w:ins w:id="26999" w:author="Thomas Dietz" w:date="2012-08-08T16:18:00Z"/>
              </w:rPr>
            </w:pPr>
            <w:ins w:id="27000" w:author="Thomas Dietz" w:date="2012-08-08T16:18:00Z">
              <w:r>
                <w:t xml:space="preserve">            The current Port Feature set MUST contain this element</w:t>
              </w:r>
            </w:ins>
          </w:p>
          <w:p w14:paraId="2DE63A34" w14:textId="77777777" w:rsidR="00D708FE" w:rsidRDefault="00D708FE" w:rsidP="00D708FE">
            <w:pPr>
              <w:pStyle w:val="XML1"/>
              <w:rPr>
                <w:ins w:id="27001" w:author="Thomas Dietz" w:date="2012-08-08T16:18:00Z"/>
              </w:rPr>
            </w:pPr>
            <w:ins w:id="27002" w:author="Thomas Dietz" w:date="2012-08-08T16:18:00Z">
              <w:r>
                <w:t xml:space="preserve">            exactly once. The other Port Feature sets MAY contain this</w:t>
              </w:r>
            </w:ins>
          </w:p>
          <w:p w14:paraId="7453A92A" w14:textId="77777777" w:rsidR="00D708FE" w:rsidRDefault="00D708FE" w:rsidP="00D708FE">
            <w:pPr>
              <w:pStyle w:val="XML1"/>
              <w:rPr>
                <w:ins w:id="27003" w:author="Thomas Dietz" w:date="2012-08-08T16:18:00Z"/>
              </w:rPr>
            </w:pPr>
            <w:ins w:id="27004" w:author="Thomas Dietz" w:date="2012-08-08T16:18:00Z">
              <w:r>
                <w:t xml:space="preserve">            element more than once. If this element appears more than</w:t>
              </w:r>
            </w:ins>
          </w:p>
          <w:p w14:paraId="488DAD03" w14:textId="77777777" w:rsidR="00D708FE" w:rsidRDefault="00D708FE" w:rsidP="00D708FE">
            <w:pPr>
              <w:pStyle w:val="XML1"/>
              <w:rPr>
                <w:ins w:id="27005" w:author="Thomas Dietz" w:date="2012-08-08T16:18:00Z"/>
              </w:rPr>
            </w:pPr>
            <w:ins w:id="27006" w:author="Thomas Dietz" w:date="2012-08-08T16:18:00Z">
              <w:r>
                <w:t xml:space="preserve">            once in a Port Feature set than the value MUST be unique</w:t>
              </w:r>
            </w:ins>
          </w:p>
          <w:p w14:paraId="7E33368F" w14:textId="77777777" w:rsidR="00D708FE" w:rsidRDefault="00D708FE" w:rsidP="00D708FE">
            <w:pPr>
              <w:pStyle w:val="XML1"/>
              <w:rPr>
                <w:ins w:id="27007" w:author="Thomas Dietz" w:date="2012-08-08T16:18:00Z"/>
              </w:rPr>
            </w:pPr>
            <w:ins w:id="27008" w:author="Thomas Dietz" w:date="2012-08-08T16:18:00Z">
              <w:r>
                <w:t xml:space="preserve">            within the Port Feature set.</w:t>
              </w:r>
            </w:ins>
          </w:p>
          <w:p w14:paraId="0DC1106D" w14:textId="77777777" w:rsidR="00D708FE" w:rsidRDefault="00D708FE" w:rsidP="00D708FE">
            <w:pPr>
              <w:pStyle w:val="XML1"/>
              <w:rPr>
                <w:ins w:id="27009" w:author="Thomas Dietz" w:date="2012-08-08T16:18:00Z"/>
              </w:rPr>
            </w:pPr>
            <w:ins w:id="27010" w:author="Thomas Dietz" w:date="2012-08-08T16:18:00Z">
              <w:r>
                <w:t xml:space="preserve">          &lt;/xs:documentation&gt;</w:t>
              </w:r>
            </w:ins>
          </w:p>
          <w:p w14:paraId="429FDE78" w14:textId="77777777" w:rsidR="00D708FE" w:rsidRDefault="00D708FE" w:rsidP="00D708FE">
            <w:pPr>
              <w:pStyle w:val="XML1"/>
              <w:rPr>
                <w:ins w:id="27011" w:author="Thomas Dietz" w:date="2012-08-08T16:18:00Z"/>
              </w:rPr>
            </w:pPr>
            <w:ins w:id="27012" w:author="Thomas Dietz" w:date="2012-08-08T16:18:00Z">
              <w:r>
                <w:t xml:space="preserve">        &lt;/xs:annotation&gt;</w:t>
              </w:r>
            </w:ins>
          </w:p>
          <w:p w14:paraId="0A267644" w14:textId="77777777" w:rsidR="00D708FE" w:rsidRDefault="00D708FE" w:rsidP="00D708FE">
            <w:pPr>
              <w:pStyle w:val="XML1"/>
              <w:rPr>
                <w:ins w:id="27013" w:author="Thomas Dietz" w:date="2012-08-08T16:18:00Z"/>
              </w:rPr>
            </w:pPr>
            <w:ins w:id="27014" w:author="Thomas Dietz" w:date="2012-08-08T16:18:00Z">
              <w:r>
                <w:t xml:space="preserve">        &lt;xs:simpleType&gt;</w:t>
              </w:r>
            </w:ins>
          </w:p>
          <w:p w14:paraId="0093CBEC" w14:textId="77777777" w:rsidR="00D708FE" w:rsidRDefault="00D708FE" w:rsidP="00D708FE">
            <w:pPr>
              <w:pStyle w:val="XML1"/>
              <w:rPr>
                <w:ins w:id="27015" w:author="Thomas Dietz" w:date="2012-08-08T16:18:00Z"/>
              </w:rPr>
            </w:pPr>
            <w:ins w:id="27016" w:author="Thomas Dietz" w:date="2012-08-08T16:18:00Z">
              <w:r>
                <w:t xml:space="preserve">          &lt;xs:restriction base="xs:string"&gt;</w:t>
              </w:r>
            </w:ins>
          </w:p>
          <w:p w14:paraId="4102DF92" w14:textId="77777777" w:rsidR="00D708FE" w:rsidRDefault="00D708FE" w:rsidP="00D708FE">
            <w:pPr>
              <w:pStyle w:val="XML1"/>
              <w:rPr>
                <w:ins w:id="27017" w:author="Thomas Dietz" w:date="2012-08-08T16:18:00Z"/>
              </w:rPr>
            </w:pPr>
            <w:ins w:id="27018" w:author="Thomas Dietz" w:date="2012-08-08T16:18:00Z">
              <w:r>
                <w:t xml:space="preserve">            &lt;xs:enumeration value="copper"/&gt;</w:t>
              </w:r>
            </w:ins>
          </w:p>
          <w:p w14:paraId="2647BEC8" w14:textId="77777777" w:rsidR="00D708FE" w:rsidRDefault="00D708FE" w:rsidP="00D708FE">
            <w:pPr>
              <w:pStyle w:val="XML1"/>
              <w:rPr>
                <w:ins w:id="27019" w:author="Thomas Dietz" w:date="2012-08-08T16:18:00Z"/>
              </w:rPr>
            </w:pPr>
            <w:ins w:id="27020" w:author="Thomas Dietz" w:date="2012-08-08T16:18:00Z">
              <w:r>
                <w:t xml:space="preserve">            &lt;xs:enumeration value="fiber"/&gt;</w:t>
              </w:r>
            </w:ins>
          </w:p>
          <w:p w14:paraId="296EBC53" w14:textId="77777777" w:rsidR="00D708FE" w:rsidRDefault="00D708FE" w:rsidP="00D708FE">
            <w:pPr>
              <w:pStyle w:val="XML1"/>
              <w:rPr>
                <w:ins w:id="27021" w:author="Thomas Dietz" w:date="2012-08-08T16:18:00Z"/>
              </w:rPr>
            </w:pPr>
            <w:ins w:id="27022" w:author="Thomas Dietz" w:date="2012-08-08T16:18:00Z">
              <w:r>
                <w:t xml:space="preserve">          &lt;/xs:restriction&gt;</w:t>
              </w:r>
            </w:ins>
          </w:p>
          <w:p w14:paraId="183B8270" w14:textId="77777777" w:rsidR="00D708FE" w:rsidRDefault="00D708FE" w:rsidP="00D708FE">
            <w:pPr>
              <w:pStyle w:val="XML1"/>
              <w:rPr>
                <w:ins w:id="27023" w:author="Thomas Dietz" w:date="2012-08-08T16:18:00Z"/>
              </w:rPr>
            </w:pPr>
            <w:ins w:id="27024" w:author="Thomas Dietz" w:date="2012-08-08T16:18:00Z">
              <w:r>
                <w:t xml:space="preserve">        &lt;/xs:simpleType&gt;</w:t>
              </w:r>
            </w:ins>
          </w:p>
          <w:p w14:paraId="3E07C4B3" w14:textId="77777777" w:rsidR="00D708FE" w:rsidRDefault="00D708FE" w:rsidP="00D708FE">
            <w:pPr>
              <w:pStyle w:val="XML1"/>
              <w:rPr>
                <w:ins w:id="27025" w:author="Thomas Dietz" w:date="2012-08-08T16:18:00Z"/>
              </w:rPr>
            </w:pPr>
            <w:ins w:id="27026" w:author="Thomas Dietz" w:date="2012-08-08T16:18:00Z">
              <w:r>
                <w:t xml:space="preserve">      &lt;/xs:element&gt;</w:t>
              </w:r>
            </w:ins>
          </w:p>
          <w:p w14:paraId="4B11E1D7" w14:textId="77777777" w:rsidR="00D708FE" w:rsidRDefault="00D708FE" w:rsidP="00D708FE">
            <w:pPr>
              <w:pStyle w:val="XML1"/>
              <w:rPr>
                <w:ins w:id="27027" w:author="Thomas Dietz" w:date="2012-08-08T16:18:00Z"/>
              </w:rPr>
            </w:pPr>
            <w:ins w:id="27028" w:author="Thomas Dietz" w:date="2012-08-08T16:18:00Z">
              <w:r>
                <w:t xml:space="preserve">      &lt;xs:element name="pause"&gt;</w:t>
              </w:r>
            </w:ins>
          </w:p>
          <w:p w14:paraId="0811D4A5" w14:textId="77777777" w:rsidR="00D708FE" w:rsidRDefault="00D708FE" w:rsidP="00D708FE">
            <w:pPr>
              <w:pStyle w:val="XML1"/>
              <w:rPr>
                <w:ins w:id="27029" w:author="Thomas Dietz" w:date="2012-08-08T16:18:00Z"/>
              </w:rPr>
            </w:pPr>
            <w:ins w:id="27030" w:author="Thomas Dietz" w:date="2012-08-08T16:18:00Z">
              <w:r>
                <w:t xml:space="preserve">        &lt;xs:annotation&gt;</w:t>
              </w:r>
            </w:ins>
          </w:p>
          <w:p w14:paraId="2F1761C2" w14:textId="77777777" w:rsidR="00D708FE" w:rsidRDefault="00D708FE" w:rsidP="00D708FE">
            <w:pPr>
              <w:pStyle w:val="XML1"/>
              <w:rPr>
                <w:ins w:id="27031" w:author="Thomas Dietz" w:date="2012-08-08T16:18:00Z"/>
              </w:rPr>
            </w:pPr>
            <w:ins w:id="27032" w:author="Thomas Dietz" w:date="2012-08-08T16:18:00Z">
              <w:r>
                <w:t xml:space="preserve">          &lt;xs:documentation&gt;</w:t>
              </w:r>
            </w:ins>
          </w:p>
          <w:p w14:paraId="2F0E2293" w14:textId="77777777" w:rsidR="00D708FE" w:rsidRDefault="00D708FE" w:rsidP="00D708FE">
            <w:pPr>
              <w:pStyle w:val="XML1"/>
              <w:rPr>
                <w:ins w:id="27033" w:author="Thomas Dietz" w:date="2012-08-08T16:18:00Z"/>
              </w:rPr>
            </w:pPr>
            <w:ins w:id="27034" w:author="Thomas Dietz" w:date="2012-08-08T16:18:00Z">
              <w:r>
                <w:t xml:space="preserve">            Specifies if pausing of transmission is</w:t>
              </w:r>
            </w:ins>
          </w:p>
          <w:p w14:paraId="4C5125BD" w14:textId="77777777" w:rsidR="00D708FE" w:rsidRDefault="00D708FE" w:rsidP="00D708FE">
            <w:pPr>
              <w:pStyle w:val="XML1"/>
              <w:rPr>
                <w:ins w:id="27035" w:author="Thomas Dietz" w:date="2012-08-08T16:18:00Z"/>
              </w:rPr>
            </w:pPr>
            <w:ins w:id="27036" w:author="Thomas Dietz" w:date="2012-08-08T16:18:00Z">
              <w:r>
                <w:t xml:space="preserve">            supported at all and if yes if it is asymmetric or</w:t>
              </w:r>
            </w:ins>
          </w:p>
          <w:p w14:paraId="6021904F" w14:textId="77777777" w:rsidR="00D708FE" w:rsidRDefault="00D708FE" w:rsidP="00D708FE">
            <w:pPr>
              <w:pStyle w:val="XML1"/>
              <w:rPr>
                <w:ins w:id="27037" w:author="Thomas Dietz" w:date="2012-08-08T16:18:00Z"/>
              </w:rPr>
            </w:pPr>
            <w:ins w:id="27038" w:author="Thomas Dietz" w:date="2012-08-08T16:18:00Z">
              <w:r>
                <w:t xml:space="preserve">            symmetric.</w:t>
              </w:r>
            </w:ins>
          </w:p>
          <w:p w14:paraId="02AA1FF0" w14:textId="77777777" w:rsidR="00D708FE" w:rsidRDefault="00D708FE" w:rsidP="00D708FE">
            <w:pPr>
              <w:pStyle w:val="XML1"/>
              <w:rPr>
                <w:ins w:id="27039" w:author="Thomas Dietz" w:date="2012-08-08T16:18:00Z"/>
              </w:rPr>
            </w:pPr>
            <w:ins w:id="27040" w:author="Thomas Dietz" w:date="2012-08-08T16:18:00Z">
              <w:r>
                <w:t xml:space="preserve">          &lt;/xs:documentation&gt;</w:t>
              </w:r>
            </w:ins>
          </w:p>
          <w:p w14:paraId="5397E99E" w14:textId="77777777" w:rsidR="00D708FE" w:rsidRDefault="00D708FE" w:rsidP="00D708FE">
            <w:pPr>
              <w:pStyle w:val="XML1"/>
              <w:rPr>
                <w:ins w:id="27041" w:author="Thomas Dietz" w:date="2012-08-08T16:18:00Z"/>
              </w:rPr>
            </w:pPr>
            <w:ins w:id="27042" w:author="Thomas Dietz" w:date="2012-08-08T16:18:00Z">
              <w:r>
                <w:t xml:space="preserve">        &lt;/xs:annotation&gt;</w:t>
              </w:r>
            </w:ins>
          </w:p>
          <w:p w14:paraId="05EA2B6B" w14:textId="77777777" w:rsidR="00D708FE" w:rsidRDefault="00D708FE" w:rsidP="00D708FE">
            <w:pPr>
              <w:pStyle w:val="XML1"/>
              <w:rPr>
                <w:ins w:id="27043" w:author="Thomas Dietz" w:date="2012-08-08T16:18:00Z"/>
              </w:rPr>
            </w:pPr>
            <w:ins w:id="27044" w:author="Thomas Dietz" w:date="2012-08-08T16:18:00Z">
              <w:r>
                <w:t xml:space="preserve">        &lt;xs:simpleType&gt;</w:t>
              </w:r>
            </w:ins>
          </w:p>
          <w:p w14:paraId="03906A43" w14:textId="77777777" w:rsidR="00D708FE" w:rsidRDefault="00D708FE" w:rsidP="00D708FE">
            <w:pPr>
              <w:pStyle w:val="XML1"/>
              <w:rPr>
                <w:ins w:id="27045" w:author="Thomas Dietz" w:date="2012-08-08T16:18:00Z"/>
              </w:rPr>
            </w:pPr>
            <w:ins w:id="27046" w:author="Thomas Dietz" w:date="2012-08-08T16:18:00Z">
              <w:r>
                <w:t xml:space="preserve">          &lt;xs:restriction base="xs:string"&gt;</w:t>
              </w:r>
            </w:ins>
          </w:p>
          <w:p w14:paraId="56493D44" w14:textId="77777777" w:rsidR="00D708FE" w:rsidRDefault="00D708FE" w:rsidP="00D708FE">
            <w:pPr>
              <w:pStyle w:val="XML1"/>
              <w:rPr>
                <w:ins w:id="27047" w:author="Thomas Dietz" w:date="2012-08-08T16:18:00Z"/>
              </w:rPr>
            </w:pPr>
            <w:ins w:id="27048" w:author="Thomas Dietz" w:date="2012-08-08T16:18:00Z">
              <w:r>
                <w:t xml:space="preserve">            &lt;xs:enumeration value="unsupported"/&gt;</w:t>
              </w:r>
            </w:ins>
          </w:p>
          <w:p w14:paraId="52C04AFE" w14:textId="77777777" w:rsidR="00D708FE" w:rsidRDefault="00D708FE" w:rsidP="00D708FE">
            <w:pPr>
              <w:pStyle w:val="XML1"/>
              <w:rPr>
                <w:ins w:id="27049" w:author="Thomas Dietz" w:date="2012-08-08T16:18:00Z"/>
              </w:rPr>
            </w:pPr>
            <w:ins w:id="27050" w:author="Thomas Dietz" w:date="2012-08-08T16:18:00Z">
              <w:r>
                <w:lastRenderedPageBreak/>
                <w:t xml:space="preserve">            &lt;xs:enumeration value="symmetric"/&gt;</w:t>
              </w:r>
            </w:ins>
          </w:p>
          <w:p w14:paraId="3609E4B1" w14:textId="77777777" w:rsidR="00D708FE" w:rsidRDefault="00D708FE" w:rsidP="00D708FE">
            <w:pPr>
              <w:pStyle w:val="XML1"/>
              <w:rPr>
                <w:ins w:id="27051" w:author="Thomas Dietz" w:date="2012-08-08T16:18:00Z"/>
              </w:rPr>
            </w:pPr>
            <w:ins w:id="27052" w:author="Thomas Dietz" w:date="2012-08-08T16:18:00Z">
              <w:r>
                <w:t xml:space="preserve">            &lt;xs:enumeration value="asymmetric"/&gt;</w:t>
              </w:r>
            </w:ins>
          </w:p>
          <w:p w14:paraId="34971BCA" w14:textId="77777777" w:rsidR="00D708FE" w:rsidRDefault="00D708FE" w:rsidP="00D708FE">
            <w:pPr>
              <w:pStyle w:val="XML1"/>
              <w:rPr>
                <w:ins w:id="27053" w:author="Thomas Dietz" w:date="2012-08-08T16:18:00Z"/>
              </w:rPr>
            </w:pPr>
            <w:ins w:id="27054" w:author="Thomas Dietz" w:date="2012-08-08T16:18:00Z">
              <w:r>
                <w:t xml:space="preserve">          &lt;/xs:restriction&gt;</w:t>
              </w:r>
            </w:ins>
          </w:p>
          <w:p w14:paraId="2411E4C8" w14:textId="77777777" w:rsidR="00D708FE" w:rsidRDefault="00D708FE" w:rsidP="00D708FE">
            <w:pPr>
              <w:pStyle w:val="XML1"/>
              <w:rPr>
                <w:ins w:id="27055" w:author="Thomas Dietz" w:date="2012-08-08T16:18:00Z"/>
              </w:rPr>
            </w:pPr>
            <w:ins w:id="27056" w:author="Thomas Dietz" w:date="2012-08-08T16:18:00Z">
              <w:r>
                <w:t xml:space="preserve">        &lt;/xs:simpleType&gt;</w:t>
              </w:r>
            </w:ins>
          </w:p>
          <w:p w14:paraId="5D82A2AC" w14:textId="77777777" w:rsidR="00D708FE" w:rsidRDefault="00D708FE" w:rsidP="00D708FE">
            <w:pPr>
              <w:pStyle w:val="XML1"/>
              <w:rPr>
                <w:ins w:id="27057" w:author="Thomas Dietz" w:date="2012-08-08T16:18:00Z"/>
              </w:rPr>
            </w:pPr>
            <w:ins w:id="27058" w:author="Thomas Dietz" w:date="2012-08-08T16:18:00Z">
              <w:r>
                <w:t xml:space="preserve">      &lt;/xs:element&gt;</w:t>
              </w:r>
            </w:ins>
          </w:p>
          <w:p w14:paraId="77A78E67" w14:textId="77777777" w:rsidR="00D708FE" w:rsidRDefault="00D708FE" w:rsidP="00D708FE">
            <w:pPr>
              <w:pStyle w:val="XML1"/>
              <w:rPr>
                <w:ins w:id="27059" w:author="Thomas Dietz" w:date="2012-08-08T16:18:00Z"/>
              </w:rPr>
            </w:pPr>
            <w:ins w:id="27060" w:author="Thomas Dietz" w:date="2012-08-08T16:18:00Z">
              <w:r>
                <w:t xml:space="preserve">    &lt;/xs:sequence&gt;</w:t>
              </w:r>
            </w:ins>
          </w:p>
          <w:p w14:paraId="720EF12A" w14:textId="77777777" w:rsidR="00D708FE" w:rsidRDefault="00D708FE" w:rsidP="00D708FE">
            <w:pPr>
              <w:pStyle w:val="XML1"/>
              <w:rPr>
                <w:ins w:id="27061" w:author="Thomas Dietz" w:date="2012-08-08T16:18:00Z"/>
              </w:rPr>
            </w:pPr>
            <w:ins w:id="27062" w:author="Thomas Dietz" w:date="2012-08-08T16:18:00Z">
              <w:r>
                <w:t xml:space="preserve">  &lt;/xs:group&gt;</w:t>
              </w:r>
            </w:ins>
          </w:p>
          <w:p w14:paraId="4246B9BD" w14:textId="77777777" w:rsidR="00D708FE" w:rsidRDefault="00D708FE" w:rsidP="00D708FE">
            <w:pPr>
              <w:pStyle w:val="XML1"/>
              <w:rPr>
                <w:ins w:id="27063" w:author="Thomas Dietz" w:date="2012-08-08T16:18:00Z"/>
              </w:rPr>
            </w:pPr>
          </w:p>
          <w:p w14:paraId="2E506DA4" w14:textId="77777777" w:rsidR="00D708FE" w:rsidRDefault="00D708FE" w:rsidP="00D708FE">
            <w:pPr>
              <w:pStyle w:val="XML1"/>
              <w:rPr>
                <w:ins w:id="27064" w:author="Thomas Dietz" w:date="2012-08-08T16:18:00Z"/>
              </w:rPr>
            </w:pPr>
            <w:ins w:id="27065" w:author="Thomas Dietz" w:date="2012-08-08T16:18:00Z">
              <w:r>
                <w:t xml:space="preserve">  &lt;xs:group name="OFPortOtherFeatureListType"&gt;</w:t>
              </w:r>
            </w:ins>
          </w:p>
          <w:p w14:paraId="5E8AE838" w14:textId="77777777" w:rsidR="00D708FE" w:rsidRDefault="00D708FE" w:rsidP="00D708FE">
            <w:pPr>
              <w:pStyle w:val="XML1"/>
              <w:rPr>
                <w:ins w:id="27066" w:author="Thomas Dietz" w:date="2012-08-08T16:18:00Z"/>
              </w:rPr>
            </w:pPr>
            <w:ins w:id="27067" w:author="Thomas Dietz" w:date="2012-08-08T16:18:00Z">
              <w:r>
                <w:t xml:space="preserve">    &lt;xs:annotation&gt;</w:t>
              </w:r>
            </w:ins>
          </w:p>
          <w:p w14:paraId="11FB9CAA" w14:textId="77777777" w:rsidR="00D708FE" w:rsidRDefault="00D708FE" w:rsidP="00D708FE">
            <w:pPr>
              <w:pStyle w:val="XML1"/>
              <w:rPr>
                <w:ins w:id="27068" w:author="Thomas Dietz" w:date="2012-08-08T16:18:00Z"/>
              </w:rPr>
            </w:pPr>
            <w:ins w:id="27069" w:author="Thomas Dietz" w:date="2012-08-08T16:18:00Z">
              <w:r>
                <w:t xml:space="preserve">      &lt;xs:documentation&gt;</w:t>
              </w:r>
            </w:ins>
          </w:p>
          <w:p w14:paraId="7CB5E3F2" w14:textId="77777777" w:rsidR="00D708FE" w:rsidRDefault="00D708FE" w:rsidP="00D708FE">
            <w:pPr>
              <w:pStyle w:val="XML1"/>
              <w:rPr>
                <w:ins w:id="27070" w:author="Thomas Dietz" w:date="2012-08-08T16:18:00Z"/>
              </w:rPr>
            </w:pPr>
            <w:ins w:id="27071" w:author="Thomas Dietz" w:date="2012-08-08T16:18:00Z">
              <w:r>
                <w:t xml:space="preserve">        The features of a port that are supported or</w:t>
              </w:r>
            </w:ins>
          </w:p>
          <w:p w14:paraId="68F6B1F9" w14:textId="77777777" w:rsidR="00D708FE" w:rsidRDefault="00D708FE" w:rsidP="00D708FE">
            <w:pPr>
              <w:pStyle w:val="XML1"/>
              <w:rPr>
                <w:ins w:id="27072" w:author="Thomas Dietz" w:date="2012-08-08T16:18:00Z"/>
              </w:rPr>
            </w:pPr>
            <w:ins w:id="27073" w:author="Thomas Dietz" w:date="2012-08-08T16:18:00Z">
              <w:r>
                <w:t xml:space="preserve">        advertised.</w:t>
              </w:r>
            </w:ins>
          </w:p>
          <w:p w14:paraId="5B168F6C" w14:textId="77777777" w:rsidR="00D708FE" w:rsidRDefault="00D708FE" w:rsidP="00D708FE">
            <w:pPr>
              <w:pStyle w:val="XML1"/>
              <w:rPr>
                <w:ins w:id="27074" w:author="Thomas Dietz" w:date="2012-08-08T16:18:00Z"/>
              </w:rPr>
            </w:pPr>
          </w:p>
          <w:p w14:paraId="0B8906A4" w14:textId="77777777" w:rsidR="00D708FE" w:rsidRDefault="00D708FE" w:rsidP="00D708FE">
            <w:pPr>
              <w:pStyle w:val="XML1"/>
              <w:rPr>
                <w:ins w:id="27075" w:author="Thomas Dietz" w:date="2012-08-08T16:18:00Z"/>
              </w:rPr>
            </w:pPr>
            <w:ins w:id="27076" w:author="Thomas Dietz" w:date="2012-08-08T16:18:00Z">
              <w:r>
                <w:t xml:space="preserve">        If the elements in the OFPortOtherFeatureListType ares used</w:t>
              </w:r>
            </w:ins>
          </w:p>
          <w:p w14:paraId="22D08457" w14:textId="77777777" w:rsidR="00D708FE" w:rsidRDefault="00D708FE" w:rsidP="00D708FE">
            <w:pPr>
              <w:pStyle w:val="XML1"/>
              <w:rPr>
                <w:ins w:id="27077" w:author="Thomas Dietz" w:date="2012-08-08T16:18:00Z"/>
              </w:rPr>
            </w:pPr>
            <w:ins w:id="27078" w:author="Thomas Dietz" w:date="2012-08-08T16:18:00Z">
              <w:r>
                <w:t xml:space="preserve">        as configurable elements the NETCONF &amp;lt;edit-config&amp;gt; operations</w:t>
              </w:r>
            </w:ins>
          </w:p>
          <w:p w14:paraId="3471D160" w14:textId="77777777" w:rsidR="00D708FE" w:rsidRDefault="00D708FE" w:rsidP="00D708FE">
            <w:pPr>
              <w:pStyle w:val="XML1"/>
              <w:rPr>
                <w:ins w:id="27079" w:author="Thomas Dietz" w:date="2012-08-08T16:18:00Z"/>
              </w:rPr>
            </w:pPr>
            <w:ins w:id="27080" w:author="Thomas Dietz" w:date="2012-08-08T16:18:00Z">
              <w:r>
                <w:t xml:space="preserve">        MUST be implemented as follows: </w:t>
              </w:r>
            </w:ins>
          </w:p>
          <w:p w14:paraId="0D7A2C91" w14:textId="77777777" w:rsidR="00D708FE" w:rsidRDefault="00D708FE" w:rsidP="00D708FE">
            <w:pPr>
              <w:pStyle w:val="XML1"/>
              <w:rPr>
                <w:ins w:id="27081" w:author="Thomas Dietz" w:date="2012-08-08T16:18:00Z"/>
              </w:rPr>
            </w:pPr>
          </w:p>
          <w:p w14:paraId="230C5E3D" w14:textId="77777777" w:rsidR="00D708FE" w:rsidRDefault="00D708FE" w:rsidP="00D708FE">
            <w:pPr>
              <w:pStyle w:val="XML1"/>
              <w:rPr>
                <w:ins w:id="27082" w:author="Thomas Dietz" w:date="2012-08-08T16:18:00Z"/>
              </w:rPr>
            </w:pPr>
            <w:ins w:id="27083" w:author="Thomas Dietz" w:date="2012-08-08T16:18:00Z">
              <w:r>
                <w:t xml:space="preserve">        * The 'resource-id' element MUST be present in the path or in</w:t>
              </w:r>
            </w:ins>
          </w:p>
          <w:p w14:paraId="2C882067" w14:textId="77777777" w:rsidR="00D708FE" w:rsidRDefault="00D708FE" w:rsidP="00D708FE">
            <w:pPr>
              <w:pStyle w:val="XML1"/>
              <w:rPr>
                <w:ins w:id="27084" w:author="Thomas Dietz" w:date="2012-08-08T16:18:00Z"/>
              </w:rPr>
            </w:pPr>
            <w:ins w:id="27085" w:author="Thomas Dietz" w:date="2012-08-08T16:18:00Z">
              <w:r>
                <w:t xml:space="preserve">        the filter at all &amp;lt;edit-config&amp;gt; operations to identify the</w:t>
              </w:r>
            </w:ins>
          </w:p>
          <w:p w14:paraId="7D4FEBE0" w14:textId="77777777" w:rsidR="00D708FE" w:rsidRDefault="00D708FE" w:rsidP="00D708FE">
            <w:pPr>
              <w:pStyle w:val="XML1"/>
              <w:rPr>
                <w:ins w:id="27086" w:author="Thomas Dietz" w:date="2012-08-08T16:18:00Z"/>
              </w:rPr>
            </w:pPr>
            <w:ins w:id="27087" w:author="Thomas Dietz" w:date="2012-08-08T16:18:00Z">
              <w:r>
                <w:t xml:space="preserve">        resource.</w:t>
              </w:r>
            </w:ins>
          </w:p>
          <w:p w14:paraId="7E18F61E" w14:textId="77777777" w:rsidR="00D708FE" w:rsidRDefault="00D708FE" w:rsidP="00D708FE">
            <w:pPr>
              <w:pStyle w:val="XML1"/>
              <w:rPr>
                <w:ins w:id="27088" w:author="Thomas Dietz" w:date="2012-08-08T16:18:00Z"/>
              </w:rPr>
            </w:pPr>
            <w:ins w:id="27089" w:author="Thomas Dietz" w:date="2012-08-08T16:18:00Z">
              <w:r>
                <w:t xml:space="preserve">        * If the operation is 'merge' or 'replace', the element is</w:t>
              </w:r>
            </w:ins>
          </w:p>
          <w:p w14:paraId="1EA6E5F2" w14:textId="77777777" w:rsidR="00D708FE" w:rsidRDefault="00D708FE" w:rsidP="00D708FE">
            <w:pPr>
              <w:pStyle w:val="XML1"/>
              <w:rPr>
                <w:ins w:id="27090" w:author="Thomas Dietz" w:date="2012-08-08T16:18:00Z"/>
              </w:rPr>
            </w:pPr>
            <w:ins w:id="27091" w:author="Thomas Dietz" w:date="2012-08-08T16:18:00Z">
              <w:r>
                <w:t xml:space="preserve">        created if it does not exist, and its value is set to the</w:t>
              </w:r>
            </w:ins>
          </w:p>
          <w:p w14:paraId="03D030F0" w14:textId="77777777" w:rsidR="00D708FE" w:rsidRDefault="00D708FE" w:rsidP="00D708FE">
            <w:pPr>
              <w:pStyle w:val="XML1"/>
              <w:rPr>
                <w:ins w:id="27092" w:author="Thomas Dietz" w:date="2012-08-08T16:18:00Z"/>
              </w:rPr>
            </w:pPr>
            <w:ins w:id="27093" w:author="Thomas Dietz" w:date="2012-08-08T16:18:00Z">
              <w:r>
                <w:t xml:space="preserve">        value found in the XML RPC data.</w:t>
              </w:r>
            </w:ins>
          </w:p>
          <w:p w14:paraId="64F20741" w14:textId="77777777" w:rsidR="00D708FE" w:rsidRDefault="00D708FE" w:rsidP="00D708FE">
            <w:pPr>
              <w:pStyle w:val="XML1"/>
              <w:rPr>
                <w:ins w:id="27094" w:author="Thomas Dietz" w:date="2012-08-08T16:18:00Z"/>
              </w:rPr>
            </w:pPr>
            <w:ins w:id="27095" w:author="Thomas Dietz" w:date="2012-08-08T16:18:00Z">
              <w:r>
                <w:t xml:space="preserve">        * If the operation is 'create', the element is created if it</w:t>
              </w:r>
            </w:ins>
          </w:p>
          <w:p w14:paraId="340D3EED" w14:textId="77777777" w:rsidR="00D708FE" w:rsidRDefault="00D708FE" w:rsidP="00D708FE">
            <w:pPr>
              <w:pStyle w:val="XML1"/>
              <w:rPr>
                <w:ins w:id="27096" w:author="Thomas Dietz" w:date="2012-08-08T16:18:00Z"/>
              </w:rPr>
            </w:pPr>
            <w:ins w:id="27097" w:author="Thomas Dietz" w:date="2012-08-08T16:18:00Z">
              <w:r>
                <w:t xml:space="preserve">        does not exist. If the element already exists, a</w:t>
              </w:r>
            </w:ins>
          </w:p>
          <w:p w14:paraId="7B33DCAA" w14:textId="77777777" w:rsidR="00D708FE" w:rsidRDefault="00D708FE" w:rsidP="00D708FE">
            <w:pPr>
              <w:pStyle w:val="XML1"/>
              <w:rPr>
                <w:ins w:id="27098" w:author="Thomas Dietz" w:date="2012-08-08T16:18:00Z"/>
              </w:rPr>
            </w:pPr>
            <w:ins w:id="27099" w:author="Thomas Dietz" w:date="2012-08-08T16:18:00Z">
              <w:r>
                <w:t xml:space="preserve">        'data</w:t>
              </w:r>
              <w:r>
                <w:rPr>
                  <w:rFonts w:ascii="MS Mincho" w:eastAsia="MS Mincho" w:hAnsi="MS Mincho" w:cs="MS Mincho" w:hint="eastAsia"/>
                </w:rPr>
                <w:t>‑</w:t>
              </w:r>
              <w:r>
                <w:t>exists' error is returned.</w:t>
              </w:r>
            </w:ins>
          </w:p>
          <w:p w14:paraId="0FA56C68" w14:textId="77777777" w:rsidR="00D708FE" w:rsidRDefault="00D708FE" w:rsidP="00D708FE">
            <w:pPr>
              <w:pStyle w:val="XML1"/>
              <w:rPr>
                <w:ins w:id="27100" w:author="Thomas Dietz" w:date="2012-08-08T16:18:00Z"/>
              </w:rPr>
            </w:pPr>
            <w:ins w:id="27101" w:author="Thomas Dietz" w:date="2012-08-08T16:18:00Z">
              <w:r>
                <w:t xml:space="preserve">        * If the operation is 'delete', the element is deleted if it</w:t>
              </w:r>
            </w:ins>
          </w:p>
          <w:p w14:paraId="583C94FE" w14:textId="77777777" w:rsidR="00D708FE" w:rsidRDefault="00D708FE" w:rsidP="00D708FE">
            <w:pPr>
              <w:pStyle w:val="XML1"/>
              <w:rPr>
                <w:ins w:id="27102" w:author="Thomas Dietz" w:date="2012-08-08T16:18:00Z"/>
              </w:rPr>
            </w:pPr>
            <w:ins w:id="27103" w:author="Thomas Dietz" w:date="2012-08-08T16:18:00Z">
              <w:r>
                <w:t xml:space="preserve">        exists. If the element does not exist, a 'data</w:t>
              </w:r>
              <w:r>
                <w:rPr>
                  <w:rFonts w:ascii="MS Mincho" w:eastAsia="MS Mincho" w:hAnsi="MS Mincho" w:cs="MS Mincho" w:hint="eastAsia"/>
                </w:rPr>
                <w:t>‑</w:t>
              </w:r>
              <w:r>
                <w:t>missing'</w:t>
              </w:r>
            </w:ins>
          </w:p>
          <w:p w14:paraId="272CAB7E" w14:textId="77777777" w:rsidR="00D708FE" w:rsidRDefault="00D708FE" w:rsidP="00D708FE">
            <w:pPr>
              <w:pStyle w:val="XML1"/>
              <w:rPr>
                <w:ins w:id="27104" w:author="Thomas Dietz" w:date="2012-08-08T16:18:00Z"/>
              </w:rPr>
            </w:pPr>
            <w:ins w:id="27105" w:author="Thomas Dietz" w:date="2012-08-08T16:18:00Z">
              <w:r>
                <w:t xml:space="preserve">        error is returned.</w:t>
              </w:r>
            </w:ins>
          </w:p>
          <w:p w14:paraId="77BBC4BB" w14:textId="77777777" w:rsidR="00D708FE" w:rsidRDefault="00D708FE" w:rsidP="00D708FE">
            <w:pPr>
              <w:pStyle w:val="XML1"/>
              <w:rPr>
                <w:ins w:id="27106" w:author="Thomas Dietz" w:date="2012-08-08T16:18:00Z"/>
              </w:rPr>
            </w:pPr>
          </w:p>
          <w:p w14:paraId="79773078" w14:textId="77777777" w:rsidR="00D708FE" w:rsidRDefault="00D708FE" w:rsidP="00D708FE">
            <w:pPr>
              <w:pStyle w:val="XML1"/>
              <w:rPr>
                <w:ins w:id="27107" w:author="Thomas Dietz" w:date="2012-08-08T16:18:00Z"/>
              </w:rPr>
            </w:pPr>
            <w:ins w:id="27108" w:author="Thomas Dietz" w:date="2012-08-08T16:18:00Z">
              <w:r>
                <w:t xml:space="preserve">        If elements in the type OFPortOtherFeatureListType are used</w:t>
              </w:r>
            </w:ins>
          </w:p>
          <w:p w14:paraId="6C8B5311" w14:textId="77777777" w:rsidR="00D708FE" w:rsidRDefault="00D708FE" w:rsidP="00D708FE">
            <w:pPr>
              <w:pStyle w:val="XML1"/>
              <w:rPr>
                <w:ins w:id="27109" w:author="Thomas Dietz" w:date="2012-08-08T16:18:00Z"/>
              </w:rPr>
            </w:pPr>
            <w:ins w:id="27110" w:author="Thomas Dietz" w:date="2012-08-08T16:18:00Z">
              <w:r>
                <w:t xml:space="preserve">        in an non-configurable way, they only be retrieved by NETCONF</w:t>
              </w:r>
            </w:ins>
          </w:p>
          <w:p w14:paraId="37FEAD89" w14:textId="77777777" w:rsidR="00D708FE" w:rsidRDefault="00D708FE" w:rsidP="00D708FE">
            <w:pPr>
              <w:pStyle w:val="XML1"/>
              <w:rPr>
                <w:ins w:id="27111" w:author="Thomas Dietz" w:date="2012-08-08T16:18:00Z"/>
              </w:rPr>
            </w:pPr>
            <w:ins w:id="27112" w:author="Thomas Dietz" w:date="2012-08-08T16:18:00Z">
              <w:r>
                <w:t xml:space="preserve">        &amp;lt;get&amp;gt; operations. Attemps to modify this element and its</w:t>
              </w:r>
            </w:ins>
          </w:p>
          <w:p w14:paraId="40542C13" w14:textId="77777777" w:rsidR="00D708FE" w:rsidRDefault="00D708FE" w:rsidP="00D708FE">
            <w:pPr>
              <w:pStyle w:val="XML1"/>
              <w:rPr>
                <w:ins w:id="27113" w:author="Thomas Dietz" w:date="2012-08-08T16:18:00Z"/>
              </w:rPr>
            </w:pPr>
            <w:ins w:id="27114" w:author="Thomas Dietz" w:date="2012-08-08T16:18:00Z">
              <w:r>
                <w:t xml:space="preserve">        children with a NETCONF &amp;lt;edit-config&amp;gt; operation MUST result</w:t>
              </w:r>
            </w:ins>
          </w:p>
          <w:p w14:paraId="782B9D6E" w14:textId="77777777" w:rsidR="00D708FE" w:rsidRDefault="00D708FE" w:rsidP="00D708FE">
            <w:pPr>
              <w:pStyle w:val="XML1"/>
              <w:rPr>
                <w:ins w:id="27115" w:author="Thomas Dietz" w:date="2012-08-08T16:18:00Z"/>
              </w:rPr>
            </w:pPr>
            <w:ins w:id="27116" w:author="Thomas Dietz" w:date="2012-08-08T16:18:00Z">
              <w:r>
                <w:t xml:space="preserve">        in an 'operation-not-supported' error with type</w:t>
              </w:r>
            </w:ins>
          </w:p>
          <w:p w14:paraId="3C437E92" w14:textId="77777777" w:rsidR="00D708FE" w:rsidRDefault="00D708FE" w:rsidP="00D708FE">
            <w:pPr>
              <w:pStyle w:val="XML1"/>
              <w:rPr>
                <w:ins w:id="27117" w:author="Thomas Dietz" w:date="2012-08-08T16:18:00Z"/>
              </w:rPr>
            </w:pPr>
            <w:ins w:id="27118" w:author="Thomas Dietz" w:date="2012-08-08T16:18:00Z">
              <w:r>
                <w:t xml:space="preserve">        'application'.</w:t>
              </w:r>
            </w:ins>
          </w:p>
          <w:p w14:paraId="045B7964" w14:textId="77777777" w:rsidR="00D708FE" w:rsidRDefault="00D708FE" w:rsidP="00D708FE">
            <w:pPr>
              <w:pStyle w:val="XML1"/>
              <w:rPr>
                <w:ins w:id="27119" w:author="Thomas Dietz" w:date="2012-08-08T16:18:00Z"/>
              </w:rPr>
            </w:pPr>
            <w:ins w:id="27120" w:author="Thomas Dietz" w:date="2012-08-08T16:18:00Z">
              <w:r>
                <w:t xml:space="preserve">      &lt;/xs:documentation&gt;</w:t>
              </w:r>
            </w:ins>
          </w:p>
          <w:p w14:paraId="444C9658" w14:textId="77777777" w:rsidR="00D708FE" w:rsidRDefault="00D708FE" w:rsidP="00D708FE">
            <w:pPr>
              <w:pStyle w:val="XML1"/>
              <w:rPr>
                <w:ins w:id="27121" w:author="Thomas Dietz" w:date="2012-08-08T16:18:00Z"/>
              </w:rPr>
            </w:pPr>
            <w:ins w:id="27122" w:author="Thomas Dietz" w:date="2012-08-08T16:18:00Z">
              <w:r>
                <w:t xml:space="preserve">    &lt;/xs:annotation&gt;</w:t>
              </w:r>
            </w:ins>
          </w:p>
          <w:p w14:paraId="49307D78" w14:textId="77777777" w:rsidR="00D708FE" w:rsidRDefault="00D708FE" w:rsidP="00D708FE">
            <w:pPr>
              <w:pStyle w:val="XML1"/>
              <w:rPr>
                <w:ins w:id="27123" w:author="Thomas Dietz" w:date="2012-08-08T16:18:00Z"/>
              </w:rPr>
            </w:pPr>
          </w:p>
          <w:p w14:paraId="644A33B7" w14:textId="77777777" w:rsidR="00D708FE" w:rsidRDefault="00D708FE" w:rsidP="00D708FE">
            <w:pPr>
              <w:pStyle w:val="XML1"/>
              <w:rPr>
                <w:ins w:id="27124" w:author="Thomas Dietz" w:date="2012-08-08T16:18:00Z"/>
              </w:rPr>
            </w:pPr>
            <w:ins w:id="27125" w:author="Thomas Dietz" w:date="2012-08-08T16:18:00Z">
              <w:r>
                <w:t xml:space="preserve">    &lt;xs:sequence&gt;</w:t>
              </w:r>
            </w:ins>
          </w:p>
          <w:p w14:paraId="0DAEEC7E" w14:textId="77777777" w:rsidR="00D708FE" w:rsidRDefault="00D708FE" w:rsidP="00D708FE">
            <w:pPr>
              <w:pStyle w:val="XML1"/>
              <w:rPr>
                <w:ins w:id="27126" w:author="Thomas Dietz" w:date="2012-08-08T16:18:00Z"/>
              </w:rPr>
            </w:pPr>
            <w:ins w:id="27127" w:author="Thomas Dietz" w:date="2012-08-08T16:18:00Z">
              <w:r>
                <w:t xml:space="preserve">      &lt;xs:element name="rate"  type="OFPortRateType"&gt;</w:t>
              </w:r>
            </w:ins>
          </w:p>
          <w:p w14:paraId="0AB35EAA" w14:textId="77777777" w:rsidR="00D708FE" w:rsidRDefault="00D708FE" w:rsidP="00D708FE">
            <w:pPr>
              <w:pStyle w:val="XML1"/>
              <w:rPr>
                <w:ins w:id="27128" w:author="Thomas Dietz" w:date="2012-08-08T16:18:00Z"/>
              </w:rPr>
            </w:pPr>
            <w:ins w:id="27129" w:author="Thomas Dietz" w:date="2012-08-08T16:18:00Z">
              <w:r>
                <w:t xml:space="preserve">        &lt;xs:annotation&gt;</w:t>
              </w:r>
            </w:ins>
          </w:p>
          <w:p w14:paraId="1E435EC6" w14:textId="77777777" w:rsidR="00D708FE" w:rsidRDefault="00D708FE" w:rsidP="00D708FE">
            <w:pPr>
              <w:pStyle w:val="XML1"/>
              <w:rPr>
                <w:ins w:id="27130" w:author="Thomas Dietz" w:date="2012-08-08T16:18:00Z"/>
              </w:rPr>
            </w:pPr>
            <w:ins w:id="27131" w:author="Thomas Dietz" w:date="2012-08-08T16:18:00Z">
              <w:r>
                <w:t xml:space="preserve">          &lt;xs:documentation&gt;</w:t>
              </w:r>
            </w:ins>
          </w:p>
          <w:p w14:paraId="1997A28E" w14:textId="77777777" w:rsidR="00D708FE" w:rsidRDefault="00D708FE" w:rsidP="00D708FE">
            <w:pPr>
              <w:pStyle w:val="XML1"/>
              <w:rPr>
                <w:ins w:id="27132" w:author="Thomas Dietz" w:date="2012-08-08T16:18:00Z"/>
              </w:rPr>
            </w:pPr>
            <w:ins w:id="27133" w:author="Thomas Dietz" w:date="2012-08-08T16:18:00Z">
              <w:r>
                <w:t xml:space="preserve">            The transmission rate that is supported or</w:t>
              </w:r>
            </w:ins>
          </w:p>
          <w:p w14:paraId="6943E625" w14:textId="77777777" w:rsidR="00D708FE" w:rsidRDefault="00D708FE" w:rsidP="00D708FE">
            <w:pPr>
              <w:pStyle w:val="XML1"/>
              <w:rPr>
                <w:ins w:id="27134" w:author="Thomas Dietz" w:date="2012-08-08T16:18:00Z"/>
              </w:rPr>
            </w:pPr>
            <w:ins w:id="27135" w:author="Thomas Dietz" w:date="2012-08-08T16:18:00Z">
              <w:r>
                <w:t xml:space="preserve">            advertised. Multiple transmissions rates are allowed.</w:t>
              </w:r>
            </w:ins>
          </w:p>
          <w:p w14:paraId="6CE0FAFF" w14:textId="77777777" w:rsidR="00D708FE" w:rsidRDefault="00D708FE" w:rsidP="00D708FE">
            <w:pPr>
              <w:pStyle w:val="XML1"/>
              <w:rPr>
                <w:ins w:id="27136" w:author="Thomas Dietz" w:date="2012-08-08T16:18:00Z"/>
              </w:rPr>
            </w:pPr>
          </w:p>
          <w:p w14:paraId="0E09F583" w14:textId="77777777" w:rsidR="00D708FE" w:rsidRDefault="00D708FE" w:rsidP="00D708FE">
            <w:pPr>
              <w:pStyle w:val="XML1"/>
              <w:rPr>
                <w:ins w:id="27137" w:author="Thomas Dietz" w:date="2012-08-08T16:18:00Z"/>
              </w:rPr>
            </w:pPr>
            <w:ins w:id="27138" w:author="Thomas Dietz" w:date="2012-08-08T16:18:00Z">
              <w:r>
                <w:t xml:space="preserve">            At least one element MUST be present in the NETCONF data</w:t>
              </w:r>
            </w:ins>
          </w:p>
          <w:p w14:paraId="2F1C5338" w14:textId="77777777" w:rsidR="00D708FE" w:rsidRDefault="00D708FE" w:rsidP="00D708FE">
            <w:pPr>
              <w:pStyle w:val="XML1"/>
              <w:rPr>
                <w:ins w:id="27139" w:author="Thomas Dietz" w:date="2012-08-08T16:18:00Z"/>
              </w:rPr>
            </w:pPr>
            <w:ins w:id="27140" w:author="Thomas Dietz" w:date="2012-08-08T16:18:00Z">
              <w:r>
                <w:t xml:space="preserve">            store. If none of this elements is are present in a NETCONF</w:t>
              </w:r>
            </w:ins>
          </w:p>
          <w:p w14:paraId="6CB160C2" w14:textId="77777777" w:rsidR="00D708FE" w:rsidRDefault="00D708FE" w:rsidP="00D708FE">
            <w:pPr>
              <w:pStyle w:val="XML1"/>
              <w:rPr>
                <w:ins w:id="27141" w:author="Thomas Dietz" w:date="2012-08-08T16:18:00Z"/>
              </w:rPr>
            </w:pPr>
            <w:ins w:id="27142" w:author="Thomas Dietz" w:date="2012-08-08T16:18:00Z">
              <w:r>
                <w:t xml:space="preserve">            &amp;lt;edit-config&amp;gt; operation 'create', 'merge' or 'replace' and</w:t>
              </w:r>
            </w:ins>
          </w:p>
          <w:p w14:paraId="6BD9F560" w14:textId="77777777" w:rsidR="00D708FE" w:rsidRDefault="00D708FE" w:rsidP="00D708FE">
            <w:pPr>
              <w:pStyle w:val="XML1"/>
              <w:rPr>
                <w:ins w:id="27143" w:author="Thomas Dietz" w:date="2012-08-08T16:18:00Z"/>
              </w:rPr>
            </w:pPr>
            <w:ins w:id="27144" w:author="Thomas Dietz" w:date="2012-08-08T16:18:00Z">
              <w:r>
                <w:t xml:space="preserve">            the parent element does not exist, a 'data-missing' error</w:t>
              </w:r>
            </w:ins>
          </w:p>
          <w:p w14:paraId="23A74A4E" w14:textId="77777777" w:rsidR="00D708FE" w:rsidRDefault="00D708FE" w:rsidP="00D708FE">
            <w:pPr>
              <w:pStyle w:val="XML1"/>
              <w:rPr>
                <w:ins w:id="27145" w:author="Thomas Dietz" w:date="2012-08-08T16:18:00Z"/>
              </w:rPr>
            </w:pPr>
            <w:ins w:id="27146" w:author="Thomas Dietz" w:date="2012-08-08T16:18:00Z">
              <w:r>
                <w:t xml:space="preserve">            is returned.</w:t>
              </w:r>
            </w:ins>
          </w:p>
          <w:p w14:paraId="63DA5180" w14:textId="77777777" w:rsidR="00D708FE" w:rsidRDefault="00D708FE" w:rsidP="00D708FE">
            <w:pPr>
              <w:pStyle w:val="XML1"/>
              <w:rPr>
                <w:ins w:id="27147" w:author="Thomas Dietz" w:date="2012-08-08T16:18:00Z"/>
              </w:rPr>
            </w:pPr>
            <w:ins w:id="27148" w:author="Thomas Dietz" w:date="2012-08-08T16:18:00Z">
              <w:r>
                <w:t xml:space="preserve">          &lt;/xs:documentation&gt;</w:t>
              </w:r>
            </w:ins>
          </w:p>
          <w:p w14:paraId="49757A0F" w14:textId="77777777" w:rsidR="00D708FE" w:rsidRDefault="00D708FE" w:rsidP="00D708FE">
            <w:pPr>
              <w:pStyle w:val="XML1"/>
              <w:rPr>
                <w:ins w:id="27149" w:author="Thomas Dietz" w:date="2012-08-08T16:18:00Z"/>
              </w:rPr>
            </w:pPr>
            <w:ins w:id="27150" w:author="Thomas Dietz" w:date="2012-08-08T16:18:00Z">
              <w:r>
                <w:t xml:space="preserve">        &lt;/xs:annotation&gt;</w:t>
              </w:r>
            </w:ins>
          </w:p>
          <w:p w14:paraId="3AD87421" w14:textId="77777777" w:rsidR="00D708FE" w:rsidRDefault="00D708FE" w:rsidP="00D708FE">
            <w:pPr>
              <w:pStyle w:val="XML1"/>
              <w:rPr>
                <w:ins w:id="27151" w:author="Thomas Dietz" w:date="2012-08-08T16:18:00Z"/>
              </w:rPr>
            </w:pPr>
            <w:ins w:id="27152" w:author="Thomas Dietz" w:date="2012-08-08T16:18:00Z">
              <w:r>
                <w:t xml:space="preserve">      &lt;/xs:element&gt;</w:t>
              </w:r>
            </w:ins>
          </w:p>
          <w:p w14:paraId="1CEBF84C" w14:textId="77777777" w:rsidR="00D708FE" w:rsidRDefault="00D708FE" w:rsidP="00D708FE">
            <w:pPr>
              <w:pStyle w:val="XML1"/>
              <w:rPr>
                <w:ins w:id="27153" w:author="Thomas Dietz" w:date="2012-08-08T16:18:00Z"/>
              </w:rPr>
            </w:pPr>
            <w:ins w:id="27154" w:author="Thomas Dietz" w:date="2012-08-08T16:18:00Z">
              <w:r>
                <w:t xml:space="preserve">      &lt;xs:element name="auto-negotiate"  type="xs:boolean"&gt;</w:t>
              </w:r>
            </w:ins>
          </w:p>
          <w:p w14:paraId="23A13B13" w14:textId="77777777" w:rsidR="00D708FE" w:rsidRDefault="00D708FE" w:rsidP="00D708FE">
            <w:pPr>
              <w:pStyle w:val="XML1"/>
              <w:rPr>
                <w:ins w:id="27155" w:author="Thomas Dietz" w:date="2012-08-08T16:18:00Z"/>
              </w:rPr>
            </w:pPr>
            <w:ins w:id="27156" w:author="Thomas Dietz" w:date="2012-08-08T16:18:00Z">
              <w:r>
                <w:lastRenderedPageBreak/>
                <w:t xml:space="preserve">        &lt;xs:annotation&gt;</w:t>
              </w:r>
            </w:ins>
          </w:p>
          <w:p w14:paraId="7B641BF8" w14:textId="77777777" w:rsidR="00D708FE" w:rsidRDefault="00D708FE" w:rsidP="00D708FE">
            <w:pPr>
              <w:pStyle w:val="XML1"/>
              <w:rPr>
                <w:ins w:id="27157" w:author="Thomas Dietz" w:date="2012-08-08T16:18:00Z"/>
              </w:rPr>
            </w:pPr>
            <w:ins w:id="27158" w:author="Thomas Dietz" w:date="2012-08-08T16:18:00Z">
              <w:r>
                <w:t xml:space="preserve">          &lt;xs:documentation&gt;</w:t>
              </w:r>
            </w:ins>
          </w:p>
          <w:p w14:paraId="4A91F1A7" w14:textId="77777777" w:rsidR="00D708FE" w:rsidRDefault="00D708FE" w:rsidP="00D708FE">
            <w:pPr>
              <w:pStyle w:val="XML1"/>
              <w:rPr>
                <w:ins w:id="27159" w:author="Thomas Dietz" w:date="2012-08-08T16:18:00Z"/>
              </w:rPr>
            </w:pPr>
            <w:ins w:id="27160" w:author="Thomas Dietz" w:date="2012-08-08T16:18:00Z">
              <w:r>
                <w:t xml:space="preserve">            Specifies if auto-negotiation of transmission</w:t>
              </w:r>
            </w:ins>
          </w:p>
          <w:p w14:paraId="5BF0778C" w14:textId="77777777" w:rsidR="00D708FE" w:rsidRDefault="00D708FE" w:rsidP="00D708FE">
            <w:pPr>
              <w:pStyle w:val="XML1"/>
              <w:rPr>
                <w:ins w:id="27161" w:author="Thomas Dietz" w:date="2012-08-08T16:18:00Z"/>
              </w:rPr>
            </w:pPr>
            <w:ins w:id="27162" w:author="Thomas Dietz" w:date="2012-08-08T16:18:00Z">
              <w:r>
                <w:t xml:space="preserve">            parameters is enabled for the port.</w:t>
              </w:r>
            </w:ins>
          </w:p>
          <w:p w14:paraId="33271492" w14:textId="77777777" w:rsidR="00D708FE" w:rsidRDefault="00D708FE" w:rsidP="00D708FE">
            <w:pPr>
              <w:pStyle w:val="XML1"/>
              <w:rPr>
                <w:ins w:id="27163" w:author="Thomas Dietz" w:date="2012-08-08T16:18:00Z"/>
              </w:rPr>
            </w:pPr>
          </w:p>
          <w:p w14:paraId="7D4CEF4A" w14:textId="77777777" w:rsidR="00D708FE" w:rsidRDefault="00D708FE" w:rsidP="00D708FE">
            <w:pPr>
              <w:pStyle w:val="XML1"/>
              <w:rPr>
                <w:ins w:id="27164" w:author="Thomas Dietz" w:date="2012-08-08T16:18:00Z"/>
              </w:rPr>
            </w:pPr>
            <w:ins w:id="27165" w:author="Thomas Dietz" w:date="2012-08-08T16:18:00Z">
              <w:r>
                <w:t xml:space="preserve">            This element is optional. If this element is not present it</w:t>
              </w:r>
            </w:ins>
          </w:p>
          <w:p w14:paraId="0B84EA50" w14:textId="77777777" w:rsidR="00D708FE" w:rsidRDefault="00D708FE" w:rsidP="00D708FE">
            <w:pPr>
              <w:pStyle w:val="XML1"/>
              <w:rPr>
                <w:ins w:id="27166" w:author="Thomas Dietz" w:date="2012-08-08T16:18:00Z"/>
              </w:rPr>
            </w:pPr>
            <w:ins w:id="27167" w:author="Thomas Dietz" w:date="2012-08-08T16:18:00Z">
              <w:r>
                <w:t xml:space="preserve">            defaults to 'true'.</w:t>
              </w:r>
            </w:ins>
          </w:p>
          <w:p w14:paraId="051DBF48" w14:textId="77777777" w:rsidR="00D708FE" w:rsidRDefault="00D708FE" w:rsidP="00D708FE">
            <w:pPr>
              <w:pStyle w:val="XML1"/>
              <w:rPr>
                <w:ins w:id="27168" w:author="Thomas Dietz" w:date="2012-08-08T16:18:00Z"/>
              </w:rPr>
            </w:pPr>
            <w:ins w:id="27169" w:author="Thomas Dietz" w:date="2012-08-08T16:18:00Z">
              <w:r>
                <w:t xml:space="preserve">          &lt;/xs:documentation&gt;</w:t>
              </w:r>
            </w:ins>
          </w:p>
          <w:p w14:paraId="613FD3D1" w14:textId="77777777" w:rsidR="00D708FE" w:rsidRDefault="00D708FE" w:rsidP="00D708FE">
            <w:pPr>
              <w:pStyle w:val="XML1"/>
              <w:rPr>
                <w:ins w:id="27170" w:author="Thomas Dietz" w:date="2012-08-08T16:18:00Z"/>
              </w:rPr>
            </w:pPr>
            <w:ins w:id="27171" w:author="Thomas Dietz" w:date="2012-08-08T16:18:00Z">
              <w:r>
                <w:t xml:space="preserve">        &lt;/xs:annotation&gt;</w:t>
              </w:r>
            </w:ins>
          </w:p>
          <w:p w14:paraId="68ADEEA3" w14:textId="77777777" w:rsidR="00D708FE" w:rsidRDefault="00D708FE" w:rsidP="00D708FE">
            <w:pPr>
              <w:pStyle w:val="XML1"/>
              <w:rPr>
                <w:ins w:id="27172" w:author="Thomas Dietz" w:date="2012-08-08T16:18:00Z"/>
              </w:rPr>
            </w:pPr>
            <w:ins w:id="27173" w:author="Thomas Dietz" w:date="2012-08-08T16:18:00Z">
              <w:r>
                <w:t xml:space="preserve">      &lt;/xs:element&gt;</w:t>
              </w:r>
            </w:ins>
          </w:p>
          <w:p w14:paraId="73A8CAC3" w14:textId="77777777" w:rsidR="00D708FE" w:rsidRDefault="00D708FE" w:rsidP="00D708FE">
            <w:pPr>
              <w:pStyle w:val="XML1"/>
              <w:rPr>
                <w:ins w:id="27174" w:author="Thomas Dietz" w:date="2012-08-08T16:18:00Z"/>
              </w:rPr>
            </w:pPr>
            <w:ins w:id="27175" w:author="Thomas Dietz" w:date="2012-08-08T16:18:00Z">
              <w:r>
                <w:t xml:space="preserve">      &lt;xs:element name="medium"&gt;</w:t>
              </w:r>
            </w:ins>
          </w:p>
          <w:p w14:paraId="2D779C18" w14:textId="77777777" w:rsidR="00D708FE" w:rsidRDefault="00D708FE" w:rsidP="00D708FE">
            <w:pPr>
              <w:pStyle w:val="XML1"/>
              <w:rPr>
                <w:ins w:id="27176" w:author="Thomas Dietz" w:date="2012-08-08T16:18:00Z"/>
              </w:rPr>
            </w:pPr>
            <w:ins w:id="27177" w:author="Thomas Dietz" w:date="2012-08-08T16:18:00Z">
              <w:r>
                <w:t xml:space="preserve">        &lt;xs:annotation&gt;</w:t>
              </w:r>
            </w:ins>
          </w:p>
          <w:p w14:paraId="60AC04EE" w14:textId="77777777" w:rsidR="00D708FE" w:rsidRDefault="00D708FE" w:rsidP="00D708FE">
            <w:pPr>
              <w:pStyle w:val="XML1"/>
              <w:rPr>
                <w:ins w:id="27178" w:author="Thomas Dietz" w:date="2012-08-08T16:18:00Z"/>
              </w:rPr>
            </w:pPr>
            <w:ins w:id="27179" w:author="Thomas Dietz" w:date="2012-08-08T16:18:00Z">
              <w:r>
                <w:t xml:space="preserve">          &lt;xs:documentation&gt;</w:t>
              </w:r>
            </w:ins>
          </w:p>
          <w:p w14:paraId="424611DA" w14:textId="77777777" w:rsidR="00D708FE" w:rsidRDefault="00D708FE" w:rsidP="00D708FE">
            <w:pPr>
              <w:pStyle w:val="XML1"/>
              <w:rPr>
                <w:ins w:id="27180" w:author="Thomas Dietz" w:date="2012-08-08T16:18:00Z"/>
              </w:rPr>
            </w:pPr>
            <w:ins w:id="27181" w:author="Thomas Dietz" w:date="2012-08-08T16:18:00Z">
              <w:r>
                <w:t xml:space="preserve">            The transmission medium used by the port.</w:t>
              </w:r>
            </w:ins>
          </w:p>
          <w:p w14:paraId="1527A78C" w14:textId="77777777" w:rsidR="00D708FE" w:rsidRDefault="00D708FE" w:rsidP="00D708FE">
            <w:pPr>
              <w:pStyle w:val="XML1"/>
              <w:rPr>
                <w:ins w:id="27182" w:author="Thomas Dietz" w:date="2012-08-08T16:18:00Z"/>
              </w:rPr>
            </w:pPr>
            <w:ins w:id="27183" w:author="Thomas Dietz" w:date="2012-08-08T16:18:00Z">
              <w:r>
                <w:t xml:space="preserve">            Multiple media are allowed.</w:t>
              </w:r>
            </w:ins>
          </w:p>
          <w:p w14:paraId="2D53670C" w14:textId="77777777" w:rsidR="00D708FE" w:rsidRDefault="00D708FE" w:rsidP="00D708FE">
            <w:pPr>
              <w:pStyle w:val="XML1"/>
              <w:rPr>
                <w:ins w:id="27184" w:author="Thomas Dietz" w:date="2012-08-08T16:18:00Z"/>
              </w:rPr>
            </w:pPr>
          </w:p>
          <w:p w14:paraId="73A5123F" w14:textId="77777777" w:rsidR="00D708FE" w:rsidRDefault="00D708FE" w:rsidP="00D708FE">
            <w:pPr>
              <w:pStyle w:val="XML1"/>
              <w:rPr>
                <w:ins w:id="27185" w:author="Thomas Dietz" w:date="2012-08-08T16:18:00Z"/>
              </w:rPr>
            </w:pPr>
            <w:ins w:id="27186" w:author="Thomas Dietz" w:date="2012-08-08T16:18:00Z">
              <w:r>
                <w:t xml:space="preserve">            At least one element MUST be present in the NETCONF data</w:t>
              </w:r>
            </w:ins>
          </w:p>
          <w:p w14:paraId="1EB9E164" w14:textId="77777777" w:rsidR="00D708FE" w:rsidRDefault="00D708FE" w:rsidP="00D708FE">
            <w:pPr>
              <w:pStyle w:val="XML1"/>
              <w:rPr>
                <w:ins w:id="27187" w:author="Thomas Dietz" w:date="2012-08-08T16:18:00Z"/>
              </w:rPr>
            </w:pPr>
            <w:ins w:id="27188" w:author="Thomas Dietz" w:date="2012-08-08T16:18:00Z">
              <w:r>
                <w:t xml:space="preserve">            store. If none of this elements is are present in a NETCONF</w:t>
              </w:r>
            </w:ins>
          </w:p>
          <w:p w14:paraId="5C087F62" w14:textId="77777777" w:rsidR="00D708FE" w:rsidRDefault="00D708FE" w:rsidP="00D708FE">
            <w:pPr>
              <w:pStyle w:val="XML1"/>
              <w:rPr>
                <w:ins w:id="27189" w:author="Thomas Dietz" w:date="2012-08-08T16:18:00Z"/>
              </w:rPr>
            </w:pPr>
            <w:ins w:id="27190" w:author="Thomas Dietz" w:date="2012-08-08T16:18:00Z">
              <w:r>
                <w:t xml:space="preserve">            &amp;lt;edit-config&amp;gt; operation 'create', 'merge' or 'replace' and</w:t>
              </w:r>
            </w:ins>
          </w:p>
          <w:p w14:paraId="4D0BCC6F" w14:textId="77777777" w:rsidR="00D708FE" w:rsidRDefault="00D708FE" w:rsidP="00D708FE">
            <w:pPr>
              <w:pStyle w:val="XML1"/>
              <w:rPr>
                <w:ins w:id="27191" w:author="Thomas Dietz" w:date="2012-08-08T16:18:00Z"/>
              </w:rPr>
            </w:pPr>
            <w:ins w:id="27192" w:author="Thomas Dietz" w:date="2012-08-08T16:18:00Z">
              <w:r>
                <w:t xml:space="preserve">            the parent element does not exist, a 'data-missing' error</w:t>
              </w:r>
            </w:ins>
          </w:p>
          <w:p w14:paraId="58AEA580" w14:textId="77777777" w:rsidR="00D708FE" w:rsidRDefault="00D708FE" w:rsidP="00D708FE">
            <w:pPr>
              <w:pStyle w:val="XML1"/>
              <w:rPr>
                <w:ins w:id="27193" w:author="Thomas Dietz" w:date="2012-08-08T16:18:00Z"/>
              </w:rPr>
            </w:pPr>
            <w:ins w:id="27194" w:author="Thomas Dietz" w:date="2012-08-08T16:18:00Z">
              <w:r>
                <w:t xml:space="preserve">            is returned.</w:t>
              </w:r>
            </w:ins>
          </w:p>
          <w:p w14:paraId="3F0FFDE9" w14:textId="77777777" w:rsidR="00D708FE" w:rsidRDefault="00D708FE" w:rsidP="00D708FE">
            <w:pPr>
              <w:pStyle w:val="XML1"/>
              <w:rPr>
                <w:ins w:id="27195" w:author="Thomas Dietz" w:date="2012-08-08T16:18:00Z"/>
              </w:rPr>
            </w:pPr>
            <w:ins w:id="27196" w:author="Thomas Dietz" w:date="2012-08-08T16:18:00Z">
              <w:r>
                <w:t xml:space="preserve">          &lt;/xs:documentation&gt;</w:t>
              </w:r>
            </w:ins>
          </w:p>
          <w:p w14:paraId="638CA863" w14:textId="77777777" w:rsidR="00D708FE" w:rsidRDefault="00D708FE" w:rsidP="00D708FE">
            <w:pPr>
              <w:pStyle w:val="XML1"/>
              <w:rPr>
                <w:ins w:id="27197" w:author="Thomas Dietz" w:date="2012-08-08T16:18:00Z"/>
              </w:rPr>
            </w:pPr>
            <w:ins w:id="27198" w:author="Thomas Dietz" w:date="2012-08-08T16:18:00Z">
              <w:r>
                <w:t xml:space="preserve">        &lt;/xs:annotation&gt;</w:t>
              </w:r>
            </w:ins>
          </w:p>
          <w:p w14:paraId="2624C884" w14:textId="77777777" w:rsidR="00D708FE" w:rsidRDefault="00D708FE" w:rsidP="00D708FE">
            <w:pPr>
              <w:pStyle w:val="XML1"/>
              <w:rPr>
                <w:ins w:id="27199" w:author="Thomas Dietz" w:date="2012-08-08T16:18:00Z"/>
              </w:rPr>
            </w:pPr>
            <w:ins w:id="27200" w:author="Thomas Dietz" w:date="2012-08-08T16:18:00Z">
              <w:r>
                <w:t xml:space="preserve">        &lt;xs:simpleType&gt;</w:t>
              </w:r>
            </w:ins>
          </w:p>
          <w:p w14:paraId="6C2D2EAA" w14:textId="77777777" w:rsidR="00D708FE" w:rsidRDefault="00D708FE" w:rsidP="00D708FE">
            <w:pPr>
              <w:pStyle w:val="XML1"/>
              <w:rPr>
                <w:ins w:id="27201" w:author="Thomas Dietz" w:date="2012-08-08T16:18:00Z"/>
              </w:rPr>
            </w:pPr>
            <w:ins w:id="27202" w:author="Thomas Dietz" w:date="2012-08-08T16:18:00Z">
              <w:r>
                <w:t xml:space="preserve">          &lt;xs:restriction base="xs:string"&gt;</w:t>
              </w:r>
            </w:ins>
          </w:p>
          <w:p w14:paraId="1C64313D" w14:textId="77777777" w:rsidR="00D708FE" w:rsidRDefault="00D708FE" w:rsidP="00D708FE">
            <w:pPr>
              <w:pStyle w:val="XML1"/>
              <w:rPr>
                <w:ins w:id="27203" w:author="Thomas Dietz" w:date="2012-08-08T16:18:00Z"/>
              </w:rPr>
            </w:pPr>
            <w:ins w:id="27204" w:author="Thomas Dietz" w:date="2012-08-08T16:18:00Z">
              <w:r>
                <w:t xml:space="preserve">            &lt;xs:enumeration value="copper"/&gt;</w:t>
              </w:r>
            </w:ins>
          </w:p>
          <w:p w14:paraId="4AC19FD7" w14:textId="77777777" w:rsidR="00D708FE" w:rsidRDefault="00D708FE" w:rsidP="00D708FE">
            <w:pPr>
              <w:pStyle w:val="XML1"/>
              <w:rPr>
                <w:ins w:id="27205" w:author="Thomas Dietz" w:date="2012-08-08T16:18:00Z"/>
              </w:rPr>
            </w:pPr>
            <w:ins w:id="27206" w:author="Thomas Dietz" w:date="2012-08-08T16:18:00Z">
              <w:r>
                <w:t xml:space="preserve">            &lt;xs:enumeration value="fiber"/&gt;</w:t>
              </w:r>
            </w:ins>
          </w:p>
          <w:p w14:paraId="011DDB2B" w14:textId="77777777" w:rsidR="00D708FE" w:rsidRDefault="00D708FE" w:rsidP="00D708FE">
            <w:pPr>
              <w:pStyle w:val="XML1"/>
              <w:rPr>
                <w:ins w:id="27207" w:author="Thomas Dietz" w:date="2012-08-08T16:18:00Z"/>
              </w:rPr>
            </w:pPr>
            <w:ins w:id="27208" w:author="Thomas Dietz" w:date="2012-08-08T16:18:00Z">
              <w:r>
                <w:t xml:space="preserve">          &lt;/xs:restriction&gt;</w:t>
              </w:r>
            </w:ins>
          </w:p>
          <w:p w14:paraId="716DAED9" w14:textId="77777777" w:rsidR="00D708FE" w:rsidRDefault="00D708FE" w:rsidP="00D708FE">
            <w:pPr>
              <w:pStyle w:val="XML1"/>
              <w:rPr>
                <w:ins w:id="27209" w:author="Thomas Dietz" w:date="2012-08-08T16:18:00Z"/>
              </w:rPr>
            </w:pPr>
            <w:ins w:id="27210" w:author="Thomas Dietz" w:date="2012-08-08T16:18:00Z">
              <w:r>
                <w:t xml:space="preserve">        &lt;/xs:simpleType&gt;</w:t>
              </w:r>
            </w:ins>
          </w:p>
          <w:p w14:paraId="17D9BDD0" w14:textId="77777777" w:rsidR="00D708FE" w:rsidRDefault="00D708FE" w:rsidP="00D708FE">
            <w:pPr>
              <w:pStyle w:val="XML1"/>
              <w:rPr>
                <w:ins w:id="27211" w:author="Thomas Dietz" w:date="2012-08-08T16:18:00Z"/>
              </w:rPr>
            </w:pPr>
            <w:ins w:id="27212" w:author="Thomas Dietz" w:date="2012-08-08T16:18:00Z">
              <w:r>
                <w:t xml:space="preserve">      &lt;/xs:element&gt;</w:t>
              </w:r>
            </w:ins>
          </w:p>
          <w:p w14:paraId="175380B3" w14:textId="77777777" w:rsidR="00D708FE" w:rsidRDefault="00D708FE" w:rsidP="00D708FE">
            <w:pPr>
              <w:pStyle w:val="XML1"/>
              <w:rPr>
                <w:ins w:id="27213" w:author="Thomas Dietz" w:date="2012-08-08T16:18:00Z"/>
              </w:rPr>
            </w:pPr>
            <w:ins w:id="27214" w:author="Thomas Dietz" w:date="2012-08-08T16:18:00Z">
              <w:r>
                <w:t xml:space="preserve">      &lt;xs:element name="pause"&gt;</w:t>
              </w:r>
            </w:ins>
          </w:p>
          <w:p w14:paraId="797D05FA" w14:textId="77777777" w:rsidR="00D708FE" w:rsidRDefault="00D708FE" w:rsidP="00D708FE">
            <w:pPr>
              <w:pStyle w:val="XML1"/>
              <w:rPr>
                <w:ins w:id="27215" w:author="Thomas Dietz" w:date="2012-08-08T16:18:00Z"/>
              </w:rPr>
            </w:pPr>
            <w:ins w:id="27216" w:author="Thomas Dietz" w:date="2012-08-08T16:18:00Z">
              <w:r>
                <w:t xml:space="preserve">        &lt;xs:annotation&gt;</w:t>
              </w:r>
            </w:ins>
          </w:p>
          <w:p w14:paraId="4C5B3571" w14:textId="77777777" w:rsidR="00D708FE" w:rsidRDefault="00D708FE" w:rsidP="00D708FE">
            <w:pPr>
              <w:pStyle w:val="XML1"/>
              <w:rPr>
                <w:ins w:id="27217" w:author="Thomas Dietz" w:date="2012-08-08T16:18:00Z"/>
              </w:rPr>
            </w:pPr>
            <w:ins w:id="27218" w:author="Thomas Dietz" w:date="2012-08-08T16:18:00Z">
              <w:r>
                <w:t xml:space="preserve">          &lt;xs:documentation&gt;</w:t>
              </w:r>
            </w:ins>
          </w:p>
          <w:p w14:paraId="621DFFFF" w14:textId="77777777" w:rsidR="00D708FE" w:rsidRDefault="00D708FE" w:rsidP="00D708FE">
            <w:pPr>
              <w:pStyle w:val="XML1"/>
              <w:rPr>
                <w:ins w:id="27219" w:author="Thomas Dietz" w:date="2012-08-08T16:18:00Z"/>
              </w:rPr>
            </w:pPr>
            <w:ins w:id="27220" w:author="Thomas Dietz" w:date="2012-08-08T16:18:00Z">
              <w:r>
                <w:t xml:space="preserve">            Specifies if pausing of transmission is</w:t>
              </w:r>
            </w:ins>
          </w:p>
          <w:p w14:paraId="33F2D292" w14:textId="77777777" w:rsidR="00D708FE" w:rsidRDefault="00D708FE" w:rsidP="00D708FE">
            <w:pPr>
              <w:pStyle w:val="XML1"/>
              <w:rPr>
                <w:ins w:id="27221" w:author="Thomas Dietz" w:date="2012-08-08T16:18:00Z"/>
              </w:rPr>
            </w:pPr>
            <w:ins w:id="27222" w:author="Thomas Dietz" w:date="2012-08-08T16:18:00Z">
              <w:r>
                <w:t xml:space="preserve">            supported at all and if yes if it is asymmetric or</w:t>
              </w:r>
            </w:ins>
          </w:p>
          <w:p w14:paraId="05850B53" w14:textId="77777777" w:rsidR="00D708FE" w:rsidRDefault="00D708FE" w:rsidP="00D708FE">
            <w:pPr>
              <w:pStyle w:val="XML1"/>
              <w:rPr>
                <w:ins w:id="27223" w:author="Thomas Dietz" w:date="2012-08-08T16:18:00Z"/>
              </w:rPr>
            </w:pPr>
            <w:ins w:id="27224" w:author="Thomas Dietz" w:date="2012-08-08T16:18:00Z">
              <w:r>
                <w:t xml:space="preserve">            symmetric.</w:t>
              </w:r>
            </w:ins>
          </w:p>
          <w:p w14:paraId="5C103249" w14:textId="77777777" w:rsidR="00D708FE" w:rsidRDefault="00D708FE" w:rsidP="00D708FE">
            <w:pPr>
              <w:pStyle w:val="XML1"/>
              <w:rPr>
                <w:ins w:id="27225" w:author="Thomas Dietz" w:date="2012-08-08T16:18:00Z"/>
              </w:rPr>
            </w:pPr>
          </w:p>
          <w:p w14:paraId="74661121" w14:textId="77777777" w:rsidR="00D708FE" w:rsidRDefault="00D708FE" w:rsidP="00D708FE">
            <w:pPr>
              <w:pStyle w:val="XML1"/>
              <w:rPr>
                <w:ins w:id="27226" w:author="Thomas Dietz" w:date="2012-08-08T16:18:00Z"/>
              </w:rPr>
            </w:pPr>
            <w:ins w:id="27227" w:author="Thomas Dietz" w:date="2012-08-08T16:18:00Z">
              <w:r>
                <w:t xml:space="preserve">            This element MUST be present in the NETCONF data store.</w:t>
              </w:r>
            </w:ins>
          </w:p>
          <w:p w14:paraId="0AAC0D70" w14:textId="77777777" w:rsidR="00D708FE" w:rsidRDefault="00D708FE" w:rsidP="00D708FE">
            <w:pPr>
              <w:pStyle w:val="XML1"/>
              <w:rPr>
                <w:ins w:id="27228" w:author="Thomas Dietz" w:date="2012-08-08T16:18:00Z"/>
              </w:rPr>
            </w:pPr>
            <w:ins w:id="27229" w:author="Thomas Dietz" w:date="2012-08-08T16:18:00Z">
              <w:r>
                <w:t xml:space="preserve">            If this element is not present in a NETCONF &amp;lt;edit-config&amp;gt;</w:t>
              </w:r>
            </w:ins>
          </w:p>
          <w:p w14:paraId="058C2B20" w14:textId="77777777" w:rsidR="00D708FE" w:rsidRDefault="00D708FE" w:rsidP="00D708FE">
            <w:pPr>
              <w:pStyle w:val="XML1"/>
              <w:rPr>
                <w:ins w:id="27230" w:author="Thomas Dietz" w:date="2012-08-08T16:18:00Z"/>
              </w:rPr>
            </w:pPr>
            <w:ins w:id="27231" w:author="Thomas Dietz" w:date="2012-08-08T16:18:00Z">
              <w:r>
                <w:t xml:space="preserve">            operation 'create', 'merge' or 'replace' and the parent</w:t>
              </w:r>
            </w:ins>
          </w:p>
          <w:p w14:paraId="6D5F2F42" w14:textId="77777777" w:rsidR="00D708FE" w:rsidRDefault="00D708FE" w:rsidP="00D708FE">
            <w:pPr>
              <w:pStyle w:val="XML1"/>
              <w:rPr>
                <w:ins w:id="27232" w:author="Thomas Dietz" w:date="2012-08-08T16:18:00Z"/>
              </w:rPr>
            </w:pPr>
            <w:ins w:id="27233" w:author="Thomas Dietz" w:date="2012-08-08T16:18:00Z">
              <w:r>
                <w:t xml:space="preserve">            element does not exist, a 'data-missing' error is</w:t>
              </w:r>
            </w:ins>
          </w:p>
          <w:p w14:paraId="77A4DF80" w14:textId="77777777" w:rsidR="00D708FE" w:rsidRDefault="00D708FE" w:rsidP="00D708FE">
            <w:pPr>
              <w:pStyle w:val="XML1"/>
              <w:rPr>
                <w:ins w:id="27234" w:author="Thomas Dietz" w:date="2012-08-08T16:18:00Z"/>
              </w:rPr>
            </w:pPr>
            <w:ins w:id="27235" w:author="Thomas Dietz" w:date="2012-08-08T16:18:00Z">
              <w:r>
                <w:t xml:space="preserve">            returned.</w:t>
              </w:r>
            </w:ins>
          </w:p>
          <w:p w14:paraId="0B1F1A54" w14:textId="77777777" w:rsidR="00D708FE" w:rsidRDefault="00D708FE" w:rsidP="00D708FE">
            <w:pPr>
              <w:pStyle w:val="XML1"/>
              <w:rPr>
                <w:ins w:id="27236" w:author="Thomas Dietz" w:date="2012-08-08T16:18:00Z"/>
              </w:rPr>
            </w:pPr>
            <w:ins w:id="27237" w:author="Thomas Dietz" w:date="2012-08-08T16:18:00Z">
              <w:r>
                <w:t xml:space="preserve">          &lt;/xs:documentation&gt;</w:t>
              </w:r>
            </w:ins>
          </w:p>
          <w:p w14:paraId="4341C07D" w14:textId="77777777" w:rsidR="00D708FE" w:rsidRDefault="00D708FE" w:rsidP="00D708FE">
            <w:pPr>
              <w:pStyle w:val="XML1"/>
              <w:rPr>
                <w:ins w:id="27238" w:author="Thomas Dietz" w:date="2012-08-08T16:18:00Z"/>
              </w:rPr>
            </w:pPr>
            <w:ins w:id="27239" w:author="Thomas Dietz" w:date="2012-08-08T16:18:00Z">
              <w:r>
                <w:t xml:space="preserve">        &lt;/xs:annotation&gt;</w:t>
              </w:r>
            </w:ins>
          </w:p>
          <w:p w14:paraId="4C82492F" w14:textId="77777777" w:rsidR="00D708FE" w:rsidRDefault="00D708FE" w:rsidP="00D708FE">
            <w:pPr>
              <w:pStyle w:val="XML1"/>
              <w:rPr>
                <w:ins w:id="27240" w:author="Thomas Dietz" w:date="2012-08-08T16:18:00Z"/>
              </w:rPr>
            </w:pPr>
            <w:ins w:id="27241" w:author="Thomas Dietz" w:date="2012-08-08T16:18:00Z">
              <w:r>
                <w:t xml:space="preserve">        &lt;xs:simpleType&gt;</w:t>
              </w:r>
            </w:ins>
          </w:p>
          <w:p w14:paraId="3D3E7EBE" w14:textId="77777777" w:rsidR="00D708FE" w:rsidRDefault="00D708FE" w:rsidP="00D708FE">
            <w:pPr>
              <w:pStyle w:val="XML1"/>
              <w:rPr>
                <w:ins w:id="27242" w:author="Thomas Dietz" w:date="2012-08-08T16:18:00Z"/>
              </w:rPr>
            </w:pPr>
            <w:ins w:id="27243" w:author="Thomas Dietz" w:date="2012-08-08T16:18:00Z">
              <w:r>
                <w:t xml:space="preserve">          &lt;xs:restriction base="xs:string"&gt;</w:t>
              </w:r>
            </w:ins>
          </w:p>
          <w:p w14:paraId="219123BB" w14:textId="77777777" w:rsidR="00D708FE" w:rsidRDefault="00D708FE" w:rsidP="00D708FE">
            <w:pPr>
              <w:pStyle w:val="XML1"/>
              <w:rPr>
                <w:ins w:id="27244" w:author="Thomas Dietz" w:date="2012-08-08T16:18:00Z"/>
              </w:rPr>
            </w:pPr>
            <w:ins w:id="27245" w:author="Thomas Dietz" w:date="2012-08-08T16:18:00Z">
              <w:r>
                <w:t xml:space="preserve">            &lt;xs:enumeration value="unsupported"/&gt;</w:t>
              </w:r>
            </w:ins>
          </w:p>
          <w:p w14:paraId="58147534" w14:textId="77777777" w:rsidR="00D708FE" w:rsidRDefault="00D708FE" w:rsidP="00D708FE">
            <w:pPr>
              <w:pStyle w:val="XML1"/>
              <w:rPr>
                <w:ins w:id="27246" w:author="Thomas Dietz" w:date="2012-08-08T16:18:00Z"/>
              </w:rPr>
            </w:pPr>
            <w:ins w:id="27247" w:author="Thomas Dietz" w:date="2012-08-08T16:18:00Z">
              <w:r>
                <w:t xml:space="preserve">            &lt;xs:enumeration value="symmetric"/&gt;</w:t>
              </w:r>
            </w:ins>
          </w:p>
          <w:p w14:paraId="23E1358B" w14:textId="77777777" w:rsidR="00D708FE" w:rsidRDefault="00D708FE" w:rsidP="00D708FE">
            <w:pPr>
              <w:pStyle w:val="XML1"/>
              <w:rPr>
                <w:ins w:id="27248" w:author="Thomas Dietz" w:date="2012-08-08T16:18:00Z"/>
              </w:rPr>
            </w:pPr>
            <w:ins w:id="27249" w:author="Thomas Dietz" w:date="2012-08-08T16:18:00Z">
              <w:r>
                <w:t xml:space="preserve">            &lt;xs:enumeration value="asymmetric"/&gt;</w:t>
              </w:r>
            </w:ins>
          </w:p>
          <w:p w14:paraId="11CFCD52" w14:textId="77777777" w:rsidR="00D708FE" w:rsidRDefault="00D708FE" w:rsidP="00D708FE">
            <w:pPr>
              <w:pStyle w:val="XML1"/>
              <w:rPr>
                <w:ins w:id="27250" w:author="Thomas Dietz" w:date="2012-08-08T16:18:00Z"/>
              </w:rPr>
            </w:pPr>
            <w:ins w:id="27251" w:author="Thomas Dietz" w:date="2012-08-08T16:18:00Z">
              <w:r>
                <w:t xml:space="preserve">          &lt;/xs:restriction&gt;</w:t>
              </w:r>
            </w:ins>
          </w:p>
          <w:p w14:paraId="6C0482A0" w14:textId="77777777" w:rsidR="00D708FE" w:rsidRDefault="00D708FE" w:rsidP="00D708FE">
            <w:pPr>
              <w:pStyle w:val="XML1"/>
              <w:rPr>
                <w:ins w:id="27252" w:author="Thomas Dietz" w:date="2012-08-08T16:18:00Z"/>
              </w:rPr>
            </w:pPr>
            <w:ins w:id="27253" w:author="Thomas Dietz" w:date="2012-08-08T16:18:00Z">
              <w:r>
                <w:t xml:space="preserve">        &lt;/xs:simpleType&gt;</w:t>
              </w:r>
            </w:ins>
          </w:p>
          <w:p w14:paraId="04142B0A" w14:textId="77777777" w:rsidR="00D708FE" w:rsidRDefault="00D708FE" w:rsidP="00D708FE">
            <w:pPr>
              <w:pStyle w:val="XML1"/>
              <w:rPr>
                <w:ins w:id="27254" w:author="Thomas Dietz" w:date="2012-08-08T16:18:00Z"/>
              </w:rPr>
            </w:pPr>
            <w:ins w:id="27255" w:author="Thomas Dietz" w:date="2012-08-08T16:18:00Z">
              <w:r>
                <w:t xml:space="preserve">      &lt;/xs:element&gt;</w:t>
              </w:r>
            </w:ins>
          </w:p>
          <w:p w14:paraId="14C3DC4D" w14:textId="77777777" w:rsidR="00D708FE" w:rsidRDefault="00D708FE" w:rsidP="00D708FE">
            <w:pPr>
              <w:pStyle w:val="XML1"/>
              <w:rPr>
                <w:ins w:id="27256" w:author="Thomas Dietz" w:date="2012-08-08T16:18:00Z"/>
              </w:rPr>
            </w:pPr>
            <w:ins w:id="27257" w:author="Thomas Dietz" w:date="2012-08-08T16:18:00Z">
              <w:r>
                <w:t xml:space="preserve">    &lt;/xs:sequence&gt;</w:t>
              </w:r>
            </w:ins>
          </w:p>
          <w:p w14:paraId="38E73C42" w14:textId="77777777" w:rsidR="00D708FE" w:rsidRDefault="00D708FE" w:rsidP="00D708FE">
            <w:pPr>
              <w:pStyle w:val="XML1"/>
              <w:rPr>
                <w:ins w:id="27258" w:author="Thomas Dietz" w:date="2012-08-08T16:18:00Z"/>
              </w:rPr>
            </w:pPr>
            <w:ins w:id="27259" w:author="Thomas Dietz" w:date="2012-08-08T16:18:00Z">
              <w:r>
                <w:t xml:space="preserve">  &lt;/xs:group&gt;</w:t>
              </w:r>
            </w:ins>
          </w:p>
          <w:p w14:paraId="19FF71FE" w14:textId="77777777" w:rsidR="00D708FE" w:rsidRDefault="00D708FE" w:rsidP="00D708FE">
            <w:pPr>
              <w:pStyle w:val="XML1"/>
              <w:rPr>
                <w:ins w:id="27260" w:author="Thomas Dietz" w:date="2012-08-08T16:18:00Z"/>
              </w:rPr>
            </w:pPr>
          </w:p>
          <w:p w14:paraId="77C4D1B8" w14:textId="77777777" w:rsidR="00D708FE" w:rsidRDefault="00D708FE" w:rsidP="00D708FE">
            <w:pPr>
              <w:pStyle w:val="XML1"/>
              <w:rPr>
                <w:ins w:id="27261" w:author="Thomas Dietz" w:date="2012-08-08T16:18:00Z"/>
              </w:rPr>
            </w:pPr>
            <w:ins w:id="27262" w:author="Thomas Dietz" w:date="2012-08-08T16:18:00Z">
              <w:r>
                <w:t xml:space="preserve">  &lt;xs:group name="DSAKeyValueType"&gt;</w:t>
              </w:r>
            </w:ins>
          </w:p>
          <w:p w14:paraId="54AE85BD" w14:textId="77777777" w:rsidR="00D708FE" w:rsidRDefault="00D708FE" w:rsidP="00D708FE">
            <w:pPr>
              <w:pStyle w:val="XML1"/>
              <w:rPr>
                <w:ins w:id="27263" w:author="Thomas Dietz" w:date="2012-08-08T16:18:00Z"/>
              </w:rPr>
            </w:pPr>
            <w:ins w:id="27264" w:author="Thomas Dietz" w:date="2012-08-08T16:18:00Z">
              <w:r>
                <w:lastRenderedPageBreak/>
                <w:t xml:space="preserve">    &lt;xs:annotation&gt;</w:t>
              </w:r>
            </w:ins>
          </w:p>
          <w:p w14:paraId="464D9447" w14:textId="77777777" w:rsidR="00D708FE" w:rsidRDefault="00D708FE" w:rsidP="00D708FE">
            <w:pPr>
              <w:pStyle w:val="XML1"/>
              <w:rPr>
                <w:ins w:id="27265" w:author="Thomas Dietz" w:date="2012-08-08T16:18:00Z"/>
              </w:rPr>
            </w:pPr>
            <w:ins w:id="27266" w:author="Thomas Dietz" w:date="2012-08-08T16:18:00Z">
              <w:r>
                <w:t xml:space="preserve">      &lt;xs:documentation&gt;</w:t>
              </w:r>
            </w:ins>
          </w:p>
          <w:p w14:paraId="293E41DC" w14:textId="77777777" w:rsidR="00D708FE" w:rsidRDefault="00D708FE" w:rsidP="00D708FE">
            <w:pPr>
              <w:pStyle w:val="XML1"/>
              <w:rPr>
                <w:ins w:id="27267" w:author="Thomas Dietz" w:date="2012-08-08T16:18:00Z"/>
              </w:rPr>
            </w:pPr>
            <w:ins w:id="27268" w:author="Thomas Dietz" w:date="2012-08-08T16:18:00Z">
              <w:r>
                <w:t xml:space="preserve">        DSA keys and the DSA signature algorithm are</w:t>
              </w:r>
            </w:ins>
          </w:p>
          <w:p w14:paraId="54715522" w14:textId="77777777" w:rsidR="00D708FE" w:rsidRDefault="00D708FE" w:rsidP="00D708FE">
            <w:pPr>
              <w:pStyle w:val="XML1"/>
              <w:rPr>
                <w:ins w:id="27269" w:author="Thomas Dietz" w:date="2012-08-08T16:18:00Z"/>
              </w:rPr>
            </w:pPr>
            <w:ins w:id="27270" w:author="Thomas Dietz" w:date="2012-08-08T16:18:00Z">
              <w:r>
                <w:t xml:space="preserve">        specified in 'FIPS PUB 186-2, Digital Signature Standard (DSS),</w:t>
              </w:r>
            </w:ins>
          </w:p>
          <w:p w14:paraId="1ADBECBE" w14:textId="77777777" w:rsidR="00D708FE" w:rsidRDefault="00D708FE" w:rsidP="00D708FE">
            <w:pPr>
              <w:pStyle w:val="XML1"/>
              <w:rPr>
                <w:ins w:id="27271" w:author="Thomas Dietz" w:date="2012-08-08T16:18:00Z"/>
              </w:rPr>
            </w:pPr>
            <w:ins w:id="27272" w:author="Thomas Dietz" w:date="2012-08-08T16:18:00Z">
              <w:r>
                <w:t xml:space="preserve">        U.S. Department of Commerce/National Institute of Standards and</w:t>
              </w:r>
            </w:ins>
          </w:p>
          <w:p w14:paraId="02160460" w14:textId="77777777" w:rsidR="00D708FE" w:rsidRDefault="00D708FE" w:rsidP="00D708FE">
            <w:pPr>
              <w:pStyle w:val="XML1"/>
              <w:rPr>
                <w:ins w:id="27273" w:author="Thomas Dietz" w:date="2012-08-08T16:18:00Z"/>
              </w:rPr>
            </w:pPr>
            <w:ins w:id="27274" w:author="Thomas Dietz" w:date="2012-08-08T16:18:00Z">
              <w:r>
                <w:t xml:space="preserve">        Technology,</w:t>
              </w:r>
            </w:ins>
          </w:p>
          <w:p w14:paraId="21B29811" w14:textId="77777777" w:rsidR="00D708FE" w:rsidRDefault="00D708FE" w:rsidP="00D708FE">
            <w:pPr>
              <w:pStyle w:val="XML1"/>
              <w:rPr>
                <w:ins w:id="27275" w:author="Thomas Dietz" w:date="2012-08-08T16:18:00Z"/>
              </w:rPr>
            </w:pPr>
            <w:ins w:id="27276" w:author="Thomas Dietz" w:date="2012-08-08T16:18:00Z">
              <w:r>
                <w:t xml:space="preserve">        http://csrc.nist.gov/publications/fips/fips186-2/fips186-2.pdf'.</w:t>
              </w:r>
            </w:ins>
          </w:p>
          <w:p w14:paraId="5B8078B4" w14:textId="77777777" w:rsidR="00D708FE" w:rsidRDefault="00D708FE" w:rsidP="00D708FE">
            <w:pPr>
              <w:pStyle w:val="XML1"/>
              <w:rPr>
                <w:ins w:id="27277" w:author="Thomas Dietz" w:date="2012-08-08T16:18:00Z"/>
              </w:rPr>
            </w:pPr>
            <w:ins w:id="27278" w:author="Thomas Dietz" w:date="2012-08-08T16:18:00Z">
              <w:r>
                <w:t xml:space="preserve">        DSA public key values can have the following fields:</w:t>
              </w:r>
            </w:ins>
          </w:p>
          <w:p w14:paraId="6AA36888" w14:textId="77777777" w:rsidR="00D708FE" w:rsidRDefault="00D708FE" w:rsidP="00D708FE">
            <w:pPr>
              <w:pStyle w:val="XML1"/>
              <w:rPr>
                <w:ins w:id="27279" w:author="Thomas Dietz" w:date="2012-08-08T16:18:00Z"/>
              </w:rPr>
            </w:pPr>
          </w:p>
          <w:p w14:paraId="19EE0CC4" w14:textId="77777777" w:rsidR="00D708FE" w:rsidRDefault="00D708FE" w:rsidP="00D708FE">
            <w:pPr>
              <w:pStyle w:val="XML1"/>
              <w:rPr>
                <w:ins w:id="27280" w:author="Thomas Dietz" w:date="2012-08-08T16:18:00Z"/>
              </w:rPr>
            </w:pPr>
            <w:ins w:id="27281" w:author="Thomas Dietz" w:date="2012-08-08T16:18:00Z">
              <w:r>
                <w:t xml:space="preserve">        P</w:t>
              </w:r>
            </w:ins>
          </w:p>
          <w:p w14:paraId="5C6C6922" w14:textId="77777777" w:rsidR="00D708FE" w:rsidRDefault="00D708FE" w:rsidP="00D708FE">
            <w:pPr>
              <w:pStyle w:val="XML1"/>
              <w:rPr>
                <w:ins w:id="27282" w:author="Thomas Dietz" w:date="2012-08-08T16:18:00Z"/>
              </w:rPr>
            </w:pPr>
            <w:ins w:id="27283" w:author="Thomas Dietz" w:date="2012-08-08T16:18:00Z">
              <w:r>
                <w:t xml:space="preserve">        a prime modulus meeting the requirements of the standard</w:t>
              </w:r>
            </w:ins>
          </w:p>
          <w:p w14:paraId="460A2474" w14:textId="77777777" w:rsidR="00D708FE" w:rsidRDefault="00D708FE" w:rsidP="00D708FE">
            <w:pPr>
              <w:pStyle w:val="XML1"/>
              <w:rPr>
                <w:ins w:id="27284" w:author="Thomas Dietz" w:date="2012-08-08T16:18:00Z"/>
              </w:rPr>
            </w:pPr>
            <w:ins w:id="27285" w:author="Thomas Dietz" w:date="2012-08-08T16:18:00Z">
              <w:r>
                <w:t xml:space="preserve">        above</w:t>
              </w:r>
            </w:ins>
          </w:p>
          <w:p w14:paraId="0E254D96" w14:textId="77777777" w:rsidR="00D708FE" w:rsidRDefault="00D708FE" w:rsidP="00D708FE">
            <w:pPr>
              <w:pStyle w:val="XML1"/>
              <w:rPr>
                <w:ins w:id="27286" w:author="Thomas Dietz" w:date="2012-08-08T16:18:00Z"/>
              </w:rPr>
            </w:pPr>
            <w:ins w:id="27287" w:author="Thomas Dietz" w:date="2012-08-08T16:18:00Z">
              <w:r>
                <w:t xml:space="preserve">        Q</w:t>
              </w:r>
            </w:ins>
          </w:p>
          <w:p w14:paraId="481E25FE" w14:textId="77777777" w:rsidR="00D708FE" w:rsidRDefault="00D708FE" w:rsidP="00D708FE">
            <w:pPr>
              <w:pStyle w:val="XML1"/>
              <w:rPr>
                <w:ins w:id="27288" w:author="Thomas Dietz" w:date="2012-08-08T16:18:00Z"/>
              </w:rPr>
            </w:pPr>
            <w:ins w:id="27289" w:author="Thomas Dietz" w:date="2012-08-08T16:18:00Z">
              <w:r>
                <w:t xml:space="preserve">        an integer in the range 2**159 &amp;lt; Q &amp;lt; 2**160 which is a</w:t>
              </w:r>
            </w:ins>
          </w:p>
          <w:p w14:paraId="47A46B72" w14:textId="77777777" w:rsidR="00D708FE" w:rsidRDefault="00D708FE" w:rsidP="00D708FE">
            <w:pPr>
              <w:pStyle w:val="XML1"/>
              <w:rPr>
                <w:ins w:id="27290" w:author="Thomas Dietz" w:date="2012-08-08T16:18:00Z"/>
              </w:rPr>
            </w:pPr>
            <w:ins w:id="27291" w:author="Thomas Dietz" w:date="2012-08-08T16:18:00Z">
              <w:r>
                <w:t xml:space="preserve">        prime divisor of P-1</w:t>
              </w:r>
            </w:ins>
          </w:p>
          <w:p w14:paraId="09BADD05" w14:textId="77777777" w:rsidR="00D708FE" w:rsidRDefault="00D708FE" w:rsidP="00D708FE">
            <w:pPr>
              <w:pStyle w:val="XML1"/>
              <w:rPr>
                <w:ins w:id="27292" w:author="Thomas Dietz" w:date="2012-08-08T16:18:00Z"/>
              </w:rPr>
            </w:pPr>
            <w:ins w:id="27293" w:author="Thomas Dietz" w:date="2012-08-08T16:18:00Z">
              <w:r>
                <w:t xml:space="preserve">        G</w:t>
              </w:r>
            </w:ins>
          </w:p>
          <w:p w14:paraId="60BDABCE" w14:textId="77777777" w:rsidR="00D708FE" w:rsidRDefault="00D708FE" w:rsidP="00D708FE">
            <w:pPr>
              <w:pStyle w:val="XML1"/>
              <w:rPr>
                <w:ins w:id="27294" w:author="Thomas Dietz" w:date="2012-08-08T16:18:00Z"/>
              </w:rPr>
            </w:pPr>
            <w:ins w:id="27295" w:author="Thomas Dietz" w:date="2012-08-08T16:18:00Z">
              <w:r>
                <w:t xml:space="preserve">        an integer with certain properties with respect to P and Q</w:t>
              </w:r>
            </w:ins>
          </w:p>
          <w:p w14:paraId="6774F75E" w14:textId="77777777" w:rsidR="00D708FE" w:rsidRDefault="00D708FE" w:rsidP="00D708FE">
            <w:pPr>
              <w:pStyle w:val="XML1"/>
              <w:rPr>
                <w:ins w:id="27296" w:author="Thomas Dietz" w:date="2012-08-08T16:18:00Z"/>
              </w:rPr>
            </w:pPr>
            <w:ins w:id="27297" w:author="Thomas Dietz" w:date="2012-08-08T16:18:00Z">
              <w:r>
                <w:t xml:space="preserve">        J</w:t>
              </w:r>
            </w:ins>
          </w:p>
          <w:p w14:paraId="0D42C2D1" w14:textId="77777777" w:rsidR="00D708FE" w:rsidRDefault="00D708FE" w:rsidP="00D708FE">
            <w:pPr>
              <w:pStyle w:val="XML1"/>
              <w:rPr>
                <w:ins w:id="27298" w:author="Thomas Dietz" w:date="2012-08-08T16:18:00Z"/>
              </w:rPr>
            </w:pPr>
            <w:ins w:id="27299" w:author="Thomas Dietz" w:date="2012-08-08T16:18:00Z">
              <w:r>
                <w:t xml:space="preserve">        (P - 1) / Q</w:t>
              </w:r>
            </w:ins>
          </w:p>
          <w:p w14:paraId="55389475" w14:textId="77777777" w:rsidR="00D708FE" w:rsidRDefault="00D708FE" w:rsidP="00D708FE">
            <w:pPr>
              <w:pStyle w:val="XML1"/>
              <w:rPr>
                <w:ins w:id="27300" w:author="Thomas Dietz" w:date="2012-08-08T16:18:00Z"/>
              </w:rPr>
            </w:pPr>
            <w:ins w:id="27301" w:author="Thomas Dietz" w:date="2012-08-08T16:18:00Z">
              <w:r>
                <w:t xml:space="preserve">        Y</w:t>
              </w:r>
            </w:ins>
          </w:p>
          <w:p w14:paraId="76A41FBF" w14:textId="77777777" w:rsidR="00D708FE" w:rsidRDefault="00D708FE" w:rsidP="00D708FE">
            <w:pPr>
              <w:pStyle w:val="XML1"/>
              <w:rPr>
                <w:ins w:id="27302" w:author="Thomas Dietz" w:date="2012-08-08T16:18:00Z"/>
              </w:rPr>
            </w:pPr>
            <w:ins w:id="27303" w:author="Thomas Dietz" w:date="2012-08-08T16:18:00Z">
              <w:r>
                <w:t xml:space="preserve">        G**X mod P (where X is part of the private key and not made</w:t>
              </w:r>
            </w:ins>
          </w:p>
          <w:p w14:paraId="1162DB06" w14:textId="77777777" w:rsidR="00D708FE" w:rsidRDefault="00D708FE" w:rsidP="00D708FE">
            <w:pPr>
              <w:pStyle w:val="XML1"/>
              <w:rPr>
                <w:ins w:id="27304" w:author="Thomas Dietz" w:date="2012-08-08T16:18:00Z"/>
              </w:rPr>
            </w:pPr>
            <w:ins w:id="27305" w:author="Thomas Dietz" w:date="2012-08-08T16:18:00Z">
              <w:r>
                <w:t xml:space="preserve">        public)</w:t>
              </w:r>
            </w:ins>
          </w:p>
          <w:p w14:paraId="18793998" w14:textId="77777777" w:rsidR="00D708FE" w:rsidRDefault="00D708FE" w:rsidP="00D708FE">
            <w:pPr>
              <w:pStyle w:val="XML1"/>
              <w:rPr>
                <w:ins w:id="27306" w:author="Thomas Dietz" w:date="2012-08-08T16:18:00Z"/>
              </w:rPr>
            </w:pPr>
            <w:ins w:id="27307" w:author="Thomas Dietz" w:date="2012-08-08T16:18:00Z">
              <w:r>
                <w:t xml:space="preserve">        seed</w:t>
              </w:r>
            </w:ins>
          </w:p>
          <w:p w14:paraId="7DA32979" w14:textId="77777777" w:rsidR="00D708FE" w:rsidRDefault="00D708FE" w:rsidP="00D708FE">
            <w:pPr>
              <w:pStyle w:val="XML1"/>
              <w:rPr>
                <w:ins w:id="27308" w:author="Thomas Dietz" w:date="2012-08-08T16:18:00Z"/>
              </w:rPr>
            </w:pPr>
            <w:ins w:id="27309" w:author="Thomas Dietz" w:date="2012-08-08T16:18:00Z">
              <w:r>
                <w:t xml:space="preserve">        a DSA prime generation seed</w:t>
              </w:r>
            </w:ins>
          </w:p>
          <w:p w14:paraId="777AFC11" w14:textId="77777777" w:rsidR="00D708FE" w:rsidRDefault="00D708FE" w:rsidP="00D708FE">
            <w:pPr>
              <w:pStyle w:val="XML1"/>
              <w:rPr>
                <w:ins w:id="27310" w:author="Thomas Dietz" w:date="2012-08-08T16:18:00Z"/>
              </w:rPr>
            </w:pPr>
            <w:ins w:id="27311" w:author="Thomas Dietz" w:date="2012-08-08T16:18:00Z">
              <w:r>
                <w:t xml:space="preserve">        pgenCounter</w:t>
              </w:r>
            </w:ins>
          </w:p>
          <w:p w14:paraId="442514C8" w14:textId="77777777" w:rsidR="00D708FE" w:rsidRDefault="00D708FE" w:rsidP="00D708FE">
            <w:pPr>
              <w:pStyle w:val="XML1"/>
              <w:rPr>
                <w:ins w:id="27312" w:author="Thomas Dietz" w:date="2012-08-08T16:18:00Z"/>
              </w:rPr>
            </w:pPr>
            <w:ins w:id="27313" w:author="Thomas Dietz" w:date="2012-08-08T16:18:00Z">
              <w:r>
                <w:t xml:space="preserve">        a DSA prime generation counter</w:t>
              </w:r>
            </w:ins>
          </w:p>
          <w:p w14:paraId="5D9B1931" w14:textId="77777777" w:rsidR="00D708FE" w:rsidRDefault="00D708FE" w:rsidP="00D708FE">
            <w:pPr>
              <w:pStyle w:val="XML1"/>
              <w:rPr>
                <w:ins w:id="27314" w:author="Thomas Dietz" w:date="2012-08-08T16:18:00Z"/>
              </w:rPr>
            </w:pPr>
          </w:p>
          <w:p w14:paraId="22225328" w14:textId="77777777" w:rsidR="00D708FE" w:rsidRDefault="00D708FE" w:rsidP="00D708FE">
            <w:pPr>
              <w:pStyle w:val="XML1"/>
              <w:rPr>
                <w:ins w:id="27315" w:author="Thomas Dietz" w:date="2012-08-08T16:18:00Z"/>
              </w:rPr>
            </w:pPr>
            <w:ins w:id="27316" w:author="Thomas Dietz" w:date="2012-08-08T16:18:00Z">
              <w:r>
                <w:t xml:space="preserve">        Parameter J is avilable for inclusion solely for efficiency as</w:t>
              </w:r>
            </w:ins>
          </w:p>
          <w:p w14:paraId="19DCDDA8" w14:textId="77777777" w:rsidR="00D708FE" w:rsidRDefault="00D708FE" w:rsidP="00D708FE">
            <w:pPr>
              <w:pStyle w:val="XML1"/>
              <w:rPr>
                <w:ins w:id="27317" w:author="Thomas Dietz" w:date="2012-08-08T16:18:00Z"/>
              </w:rPr>
            </w:pPr>
            <w:ins w:id="27318" w:author="Thomas Dietz" w:date="2012-08-08T16:18:00Z">
              <w:r>
                <w:t xml:space="preserve">        it is calculatable from P and Q. Parameters seed and</w:t>
              </w:r>
            </w:ins>
          </w:p>
          <w:p w14:paraId="49302B61" w14:textId="77777777" w:rsidR="00D708FE" w:rsidRDefault="00D708FE" w:rsidP="00D708FE">
            <w:pPr>
              <w:pStyle w:val="XML1"/>
              <w:rPr>
                <w:ins w:id="27319" w:author="Thomas Dietz" w:date="2012-08-08T16:18:00Z"/>
              </w:rPr>
            </w:pPr>
            <w:ins w:id="27320" w:author="Thomas Dietz" w:date="2012-08-08T16:18:00Z">
              <w:r>
                <w:t xml:space="preserve">        pgenCounter are used in the DSA prime number generation</w:t>
              </w:r>
            </w:ins>
          </w:p>
          <w:p w14:paraId="57FD0EAA" w14:textId="77777777" w:rsidR="00D708FE" w:rsidRDefault="00D708FE" w:rsidP="00D708FE">
            <w:pPr>
              <w:pStyle w:val="XML1"/>
              <w:rPr>
                <w:ins w:id="27321" w:author="Thomas Dietz" w:date="2012-08-08T16:18:00Z"/>
              </w:rPr>
            </w:pPr>
            <w:ins w:id="27322" w:author="Thomas Dietz" w:date="2012-08-08T16:18:00Z">
              <w:r>
                <w:t xml:space="preserve">        algorithm specified in the above standard. As such, they are</w:t>
              </w:r>
            </w:ins>
          </w:p>
          <w:p w14:paraId="22287536" w14:textId="77777777" w:rsidR="00D708FE" w:rsidRDefault="00D708FE" w:rsidP="00D708FE">
            <w:pPr>
              <w:pStyle w:val="XML1"/>
              <w:rPr>
                <w:ins w:id="27323" w:author="Thomas Dietz" w:date="2012-08-08T16:18:00Z"/>
              </w:rPr>
            </w:pPr>
            <w:ins w:id="27324" w:author="Thomas Dietz" w:date="2012-08-08T16:18:00Z">
              <w:r>
                <w:t xml:space="preserve">        optional but MUST either both be present or both be absent.</w:t>
              </w:r>
            </w:ins>
          </w:p>
          <w:p w14:paraId="05257036" w14:textId="77777777" w:rsidR="00D708FE" w:rsidRDefault="00D708FE" w:rsidP="00D708FE">
            <w:pPr>
              <w:pStyle w:val="XML1"/>
              <w:rPr>
                <w:ins w:id="27325" w:author="Thomas Dietz" w:date="2012-08-08T16:18:00Z"/>
              </w:rPr>
            </w:pPr>
            <w:ins w:id="27326" w:author="Thomas Dietz" w:date="2012-08-08T16:18:00Z">
              <w:r>
                <w:t xml:space="preserve">        This prime generation algorithm is designed to provide</w:t>
              </w:r>
            </w:ins>
          </w:p>
          <w:p w14:paraId="084E880F" w14:textId="77777777" w:rsidR="00D708FE" w:rsidRDefault="00D708FE" w:rsidP="00D708FE">
            <w:pPr>
              <w:pStyle w:val="XML1"/>
              <w:rPr>
                <w:ins w:id="27327" w:author="Thomas Dietz" w:date="2012-08-08T16:18:00Z"/>
              </w:rPr>
            </w:pPr>
            <w:ins w:id="27328" w:author="Thomas Dietz" w:date="2012-08-08T16:18:00Z">
              <w:r>
                <w:t xml:space="preserve">        assurance that a weak prime is not being used and it yields a P</w:t>
              </w:r>
            </w:ins>
          </w:p>
          <w:p w14:paraId="47C66304" w14:textId="77777777" w:rsidR="00D708FE" w:rsidRDefault="00D708FE" w:rsidP="00D708FE">
            <w:pPr>
              <w:pStyle w:val="XML1"/>
              <w:rPr>
                <w:ins w:id="27329" w:author="Thomas Dietz" w:date="2012-08-08T16:18:00Z"/>
              </w:rPr>
            </w:pPr>
            <w:ins w:id="27330" w:author="Thomas Dietz" w:date="2012-08-08T16:18:00Z">
              <w:r>
                <w:t xml:space="preserve">        and Q value. Parameters P, Q, and G can be public and common to</w:t>
              </w:r>
            </w:ins>
          </w:p>
          <w:p w14:paraId="20D179CE" w14:textId="77777777" w:rsidR="00D708FE" w:rsidRDefault="00D708FE" w:rsidP="00D708FE">
            <w:pPr>
              <w:pStyle w:val="XML1"/>
              <w:rPr>
                <w:ins w:id="27331" w:author="Thomas Dietz" w:date="2012-08-08T16:18:00Z"/>
              </w:rPr>
            </w:pPr>
            <w:ins w:id="27332" w:author="Thomas Dietz" w:date="2012-08-08T16:18:00Z">
              <w:r>
                <w:t xml:space="preserve">        a group of users. They might be known from application context.</w:t>
              </w:r>
            </w:ins>
          </w:p>
          <w:p w14:paraId="1F3A9626" w14:textId="77777777" w:rsidR="00D708FE" w:rsidRDefault="00D708FE" w:rsidP="00D708FE">
            <w:pPr>
              <w:pStyle w:val="XML1"/>
              <w:rPr>
                <w:ins w:id="27333" w:author="Thomas Dietz" w:date="2012-08-08T16:18:00Z"/>
              </w:rPr>
            </w:pPr>
            <w:ins w:id="27334" w:author="Thomas Dietz" w:date="2012-08-08T16:18:00Z">
              <w:r>
                <w:t xml:space="preserve">        As such, they are optional but P and Q MUST either both appear</w:t>
              </w:r>
            </w:ins>
          </w:p>
          <w:p w14:paraId="259F0021" w14:textId="77777777" w:rsidR="00D708FE" w:rsidRDefault="00D708FE" w:rsidP="00D708FE">
            <w:pPr>
              <w:pStyle w:val="XML1"/>
              <w:rPr>
                <w:ins w:id="27335" w:author="Thomas Dietz" w:date="2012-08-08T16:18:00Z"/>
              </w:rPr>
            </w:pPr>
            <w:ins w:id="27336" w:author="Thomas Dietz" w:date="2012-08-08T16:18:00Z">
              <w:r>
                <w:t xml:space="preserve">        or both be absent. If all of P, Q, seed, and pgenCounter are</w:t>
              </w:r>
            </w:ins>
          </w:p>
          <w:p w14:paraId="5FD4C109" w14:textId="77777777" w:rsidR="00D708FE" w:rsidRDefault="00D708FE" w:rsidP="00D708FE">
            <w:pPr>
              <w:pStyle w:val="XML1"/>
              <w:rPr>
                <w:ins w:id="27337" w:author="Thomas Dietz" w:date="2012-08-08T16:18:00Z"/>
              </w:rPr>
            </w:pPr>
            <w:ins w:id="27338" w:author="Thomas Dietz" w:date="2012-08-08T16:18:00Z">
              <w:r>
                <w:t xml:space="preserve">        present, implementations are not required to check if they are</w:t>
              </w:r>
            </w:ins>
          </w:p>
          <w:p w14:paraId="7FFE684F" w14:textId="77777777" w:rsidR="00D708FE" w:rsidRDefault="00D708FE" w:rsidP="00D708FE">
            <w:pPr>
              <w:pStyle w:val="XML1"/>
              <w:rPr>
                <w:ins w:id="27339" w:author="Thomas Dietz" w:date="2012-08-08T16:18:00Z"/>
              </w:rPr>
            </w:pPr>
            <w:ins w:id="27340" w:author="Thomas Dietz" w:date="2012-08-08T16:18:00Z">
              <w:r>
                <w:t xml:space="preserve">        consistent and are free to use either P and Q or seed and</w:t>
              </w:r>
            </w:ins>
          </w:p>
          <w:p w14:paraId="5DF48A12" w14:textId="77777777" w:rsidR="00D708FE" w:rsidRDefault="00D708FE" w:rsidP="00D708FE">
            <w:pPr>
              <w:pStyle w:val="XML1"/>
              <w:rPr>
                <w:ins w:id="27341" w:author="Thomas Dietz" w:date="2012-08-08T16:18:00Z"/>
              </w:rPr>
            </w:pPr>
            <w:ins w:id="27342" w:author="Thomas Dietz" w:date="2012-08-08T16:18:00Z">
              <w:r>
                <w:t xml:space="preserve">        pgenCounter. All parameters are encoded as base64 values.</w:t>
              </w:r>
            </w:ins>
          </w:p>
          <w:p w14:paraId="0961B99F" w14:textId="77777777" w:rsidR="00D708FE" w:rsidRDefault="00D708FE" w:rsidP="00D708FE">
            <w:pPr>
              <w:pStyle w:val="XML1"/>
              <w:rPr>
                <w:ins w:id="27343" w:author="Thomas Dietz" w:date="2012-08-08T16:18:00Z"/>
              </w:rPr>
            </w:pPr>
            <w:ins w:id="27344" w:author="Thomas Dietz" w:date="2012-08-08T16:18:00Z">
              <w:r>
                <w:t xml:space="preserve">      &lt;/xs:documentation&gt;</w:t>
              </w:r>
            </w:ins>
          </w:p>
          <w:p w14:paraId="051ABD84" w14:textId="77777777" w:rsidR="00D708FE" w:rsidRDefault="00D708FE" w:rsidP="00D708FE">
            <w:pPr>
              <w:pStyle w:val="XML1"/>
              <w:rPr>
                <w:ins w:id="27345" w:author="Thomas Dietz" w:date="2012-08-08T16:18:00Z"/>
              </w:rPr>
            </w:pPr>
            <w:ins w:id="27346" w:author="Thomas Dietz" w:date="2012-08-08T16:18:00Z">
              <w:r>
                <w:t xml:space="preserve">    &lt;/xs:annotation&gt;</w:t>
              </w:r>
            </w:ins>
          </w:p>
          <w:p w14:paraId="6DE51FA2" w14:textId="77777777" w:rsidR="00D708FE" w:rsidRDefault="00D708FE" w:rsidP="00D708FE">
            <w:pPr>
              <w:pStyle w:val="XML1"/>
              <w:rPr>
                <w:ins w:id="27347" w:author="Thomas Dietz" w:date="2012-08-08T16:18:00Z"/>
              </w:rPr>
            </w:pPr>
          </w:p>
          <w:p w14:paraId="09FB69EA" w14:textId="77777777" w:rsidR="00D708FE" w:rsidRDefault="00D708FE" w:rsidP="00D708FE">
            <w:pPr>
              <w:pStyle w:val="XML1"/>
              <w:rPr>
                <w:ins w:id="27348" w:author="Thomas Dietz" w:date="2012-08-08T16:18:00Z"/>
              </w:rPr>
            </w:pPr>
            <w:ins w:id="27349" w:author="Thomas Dietz" w:date="2012-08-08T16:18:00Z">
              <w:r>
                <w:t xml:space="preserve">    &lt;xs:sequence&gt;</w:t>
              </w:r>
            </w:ins>
          </w:p>
          <w:p w14:paraId="0D1AE43E" w14:textId="77777777" w:rsidR="00D708FE" w:rsidRDefault="00D708FE" w:rsidP="00D708FE">
            <w:pPr>
              <w:pStyle w:val="XML1"/>
              <w:rPr>
                <w:ins w:id="27350" w:author="Thomas Dietz" w:date="2012-08-08T16:18:00Z"/>
              </w:rPr>
            </w:pPr>
            <w:ins w:id="27351" w:author="Thomas Dietz" w:date="2012-08-08T16:18:00Z">
              <w:r>
                <w:t xml:space="preserve">      &lt;xs:element name="P"  type="xs:base64Binary"&gt;</w:t>
              </w:r>
            </w:ins>
          </w:p>
          <w:p w14:paraId="5BB2D4C5" w14:textId="77777777" w:rsidR="00D708FE" w:rsidRDefault="00D708FE" w:rsidP="00D708FE">
            <w:pPr>
              <w:pStyle w:val="XML1"/>
              <w:rPr>
                <w:ins w:id="27352" w:author="Thomas Dietz" w:date="2012-08-08T16:18:00Z"/>
              </w:rPr>
            </w:pPr>
            <w:ins w:id="27353" w:author="Thomas Dietz" w:date="2012-08-08T16:18:00Z">
              <w:r>
                <w:t xml:space="preserve">        &lt;xs:annotation&gt;</w:t>
              </w:r>
            </w:ins>
          </w:p>
          <w:p w14:paraId="769976E2" w14:textId="77777777" w:rsidR="00D708FE" w:rsidRDefault="00D708FE" w:rsidP="00D708FE">
            <w:pPr>
              <w:pStyle w:val="XML1"/>
              <w:rPr>
                <w:ins w:id="27354" w:author="Thomas Dietz" w:date="2012-08-08T16:18:00Z"/>
              </w:rPr>
            </w:pPr>
            <w:ins w:id="27355" w:author="Thomas Dietz" w:date="2012-08-08T16:18:00Z">
              <w:r>
                <w:t xml:space="preserve">          &lt;xs:documentation&gt;</w:t>
              </w:r>
            </w:ins>
          </w:p>
          <w:p w14:paraId="7872BCD3" w14:textId="77777777" w:rsidR="00D708FE" w:rsidRDefault="00D708FE" w:rsidP="00D708FE">
            <w:pPr>
              <w:pStyle w:val="XML1"/>
              <w:rPr>
                <w:ins w:id="27356" w:author="Thomas Dietz" w:date="2012-08-08T16:18:00Z"/>
              </w:rPr>
            </w:pPr>
            <w:ins w:id="27357" w:author="Thomas Dietz" w:date="2012-08-08T16:18:00Z">
              <w:r>
                <w:t xml:space="preserve">            This element is optional. It MUST be present in</w:t>
              </w:r>
            </w:ins>
          </w:p>
          <w:p w14:paraId="64C2ED1A" w14:textId="77777777" w:rsidR="00D708FE" w:rsidRDefault="00D708FE" w:rsidP="00D708FE">
            <w:pPr>
              <w:pStyle w:val="XML1"/>
              <w:rPr>
                <w:ins w:id="27358" w:author="Thomas Dietz" w:date="2012-08-08T16:18:00Z"/>
              </w:rPr>
            </w:pPr>
            <w:ins w:id="27359" w:author="Thomas Dietz" w:date="2012-08-08T16:18:00Z">
              <w:r>
                <w:t xml:space="preserve">            the NETCONF data store, if the element 'Q' is present.</w:t>
              </w:r>
            </w:ins>
          </w:p>
          <w:p w14:paraId="250EE16D" w14:textId="77777777" w:rsidR="00D708FE" w:rsidRDefault="00D708FE" w:rsidP="00D708FE">
            <w:pPr>
              <w:pStyle w:val="XML1"/>
              <w:rPr>
                <w:ins w:id="27360" w:author="Thomas Dietz" w:date="2012-08-08T16:18:00Z"/>
              </w:rPr>
            </w:pPr>
            <w:ins w:id="27361" w:author="Thomas Dietz" w:date="2012-08-08T16:18:00Z">
              <w:r>
                <w:t xml:space="preserve">                    </w:t>
              </w:r>
            </w:ins>
          </w:p>
          <w:p w14:paraId="46EAEA6A" w14:textId="77777777" w:rsidR="00D708FE" w:rsidRDefault="00D708FE" w:rsidP="00D708FE">
            <w:pPr>
              <w:pStyle w:val="XML1"/>
              <w:rPr>
                <w:ins w:id="27362" w:author="Thomas Dietz" w:date="2012-08-08T16:18:00Z"/>
              </w:rPr>
            </w:pPr>
            <w:ins w:id="27363" w:author="Thomas Dietz" w:date="2012-08-08T16:18:00Z">
              <w:r>
                <w:t xml:space="preserve">            If element 'Q' is present in a NETCONF &amp;lt;edit-config&amp;gt;</w:t>
              </w:r>
            </w:ins>
          </w:p>
          <w:p w14:paraId="3D2FB9DA" w14:textId="77777777" w:rsidR="00D708FE" w:rsidRDefault="00D708FE" w:rsidP="00D708FE">
            <w:pPr>
              <w:pStyle w:val="XML1"/>
              <w:rPr>
                <w:ins w:id="27364" w:author="Thomas Dietz" w:date="2012-08-08T16:18:00Z"/>
              </w:rPr>
            </w:pPr>
            <w:ins w:id="27365" w:author="Thomas Dietz" w:date="2012-08-08T16:18:00Z">
              <w:r>
                <w:t xml:space="preserve">            operation 'create', 'merge' or 'replace' and this element</w:t>
              </w:r>
            </w:ins>
          </w:p>
          <w:p w14:paraId="6AF9B5C3" w14:textId="77777777" w:rsidR="00D708FE" w:rsidRDefault="00D708FE" w:rsidP="00D708FE">
            <w:pPr>
              <w:pStyle w:val="XML1"/>
              <w:rPr>
                <w:ins w:id="27366" w:author="Thomas Dietz" w:date="2012-08-08T16:18:00Z"/>
              </w:rPr>
            </w:pPr>
            <w:ins w:id="27367" w:author="Thomas Dietz" w:date="2012-08-08T16:18:00Z">
              <w:r>
                <w:t xml:space="preserve">            is missing, a 'data-missing' error is returned.</w:t>
              </w:r>
            </w:ins>
          </w:p>
          <w:p w14:paraId="08BEE451" w14:textId="77777777" w:rsidR="00D708FE" w:rsidRDefault="00D708FE" w:rsidP="00D708FE">
            <w:pPr>
              <w:pStyle w:val="XML1"/>
              <w:rPr>
                <w:ins w:id="27368" w:author="Thomas Dietz" w:date="2012-08-08T16:18:00Z"/>
              </w:rPr>
            </w:pPr>
            <w:ins w:id="27369" w:author="Thomas Dietz" w:date="2012-08-08T16:18:00Z">
              <w:r>
                <w:t xml:space="preserve">          &lt;/xs:documentation&gt;</w:t>
              </w:r>
            </w:ins>
          </w:p>
          <w:p w14:paraId="1E49AF40" w14:textId="77777777" w:rsidR="00D708FE" w:rsidRDefault="00D708FE" w:rsidP="00D708FE">
            <w:pPr>
              <w:pStyle w:val="XML1"/>
              <w:rPr>
                <w:ins w:id="27370" w:author="Thomas Dietz" w:date="2012-08-08T16:18:00Z"/>
              </w:rPr>
            </w:pPr>
            <w:ins w:id="27371" w:author="Thomas Dietz" w:date="2012-08-08T16:18:00Z">
              <w:r>
                <w:t xml:space="preserve">        &lt;/xs:annotation&gt;</w:t>
              </w:r>
            </w:ins>
          </w:p>
          <w:p w14:paraId="0BD4EA18" w14:textId="77777777" w:rsidR="00D708FE" w:rsidRDefault="00D708FE" w:rsidP="00D708FE">
            <w:pPr>
              <w:pStyle w:val="XML1"/>
              <w:rPr>
                <w:ins w:id="27372" w:author="Thomas Dietz" w:date="2012-08-08T16:18:00Z"/>
              </w:rPr>
            </w:pPr>
            <w:ins w:id="27373" w:author="Thomas Dietz" w:date="2012-08-08T16:18:00Z">
              <w:r>
                <w:lastRenderedPageBreak/>
                <w:t xml:space="preserve">      &lt;/xs:element&gt;</w:t>
              </w:r>
            </w:ins>
          </w:p>
          <w:p w14:paraId="022544E8" w14:textId="77777777" w:rsidR="00D708FE" w:rsidRDefault="00D708FE" w:rsidP="00D708FE">
            <w:pPr>
              <w:pStyle w:val="XML1"/>
              <w:rPr>
                <w:ins w:id="27374" w:author="Thomas Dietz" w:date="2012-08-08T16:18:00Z"/>
              </w:rPr>
            </w:pPr>
            <w:ins w:id="27375" w:author="Thomas Dietz" w:date="2012-08-08T16:18:00Z">
              <w:r>
                <w:t xml:space="preserve">      &lt;xs:element name="Q"  type="xs:base64Binary"&gt;</w:t>
              </w:r>
            </w:ins>
          </w:p>
          <w:p w14:paraId="6AD135DF" w14:textId="77777777" w:rsidR="00D708FE" w:rsidRDefault="00D708FE" w:rsidP="00D708FE">
            <w:pPr>
              <w:pStyle w:val="XML1"/>
              <w:rPr>
                <w:ins w:id="27376" w:author="Thomas Dietz" w:date="2012-08-08T16:18:00Z"/>
              </w:rPr>
            </w:pPr>
            <w:ins w:id="27377" w:author="Thomas Dietz" w:date="2012-08-08T16:18:00Z">
              <w:r>
                <w:t xml:space="preserve">        &lt;xs:annotation&gt;</w:t>
              </w:r>
            </w:ins>
          </w:p>
          <w:p w14:paraId="770C91B0" w14:textId="77777777" w:rsidR="00D708FE" w:rsidRDefault="00D708FE" w:rsidP="00D708FE">
            <w:pPr>
              <w:pStyle w:val="XML1"/>
              <w:rPr>
                <w:ins w:id="27378" w:author="Thomas Dietz" w:date="2012-08-08T16:18:00Z"/>
              </w:rPr>
            </w:pPr>
            <w:ins w:id="27379" w:author="Thomas Dietz" w:date="2012-08-08T16:18:00Z">
              <w:r>
                <w:t xml:space="preserve">          &lt;xs:documentation&gt;</w:t>
              </w:r>
            </w:ins>
          </w:p>
          <w:p w14:paraId="383E1070" w14:textId="77777777" w:rsidR="00D708FE" w:rsidRDefault="00D708FE" w:rsidP="00D708FE">
            <w:pPr>
              <w:pStyle w:val="XML1"/>
              <w:rPr>
                <w:ins w:id="27380" w:author="Thomas Dietz" w:date="2012-08-08T16:18:00Z"/>
              </w:rPr>
            </w:pPr>
            <w:ins w:id="27381" w:author="Thomas Dietz" w:date="2012-08-08T16:18:00Z">
              <w:r>
                <w:t xml:space="preserve">            This element is optional. It MUST be present in</w:t>
              </w:r>
            </w:ins>
          </w:p>
          <w:p w14:paraId="40096A23" w14:textId="77777777" w:rsidR="00D708FE" w:rsidRDefault="00D708FE" w:rsidP="00D708FE">
            <w:pPr>
              <w:pStyle w:val="XML1"/>
              <w:rPr>
                <w:ins w:id="27382" w:author="Thomas Dietz" w:date="2012-08-08T16:18:00Z"/>
              </w:rPr>
            </w:pPr>
            <w:ins w:id="27383" w:author="Thomas Dietz" w:date="2012-08-08T16:18:00Z">
              <w:r>
                <w:t xml:space="preserve">            the NETCONF data store, if the element 'P' is present.</w:t>
              </w:r>
            </w:ins>
          </w:p>
          <w:p w14:paraId="44398533" w14:textId="77777777" w:rsidR="00D708FE" w:rsidRDefault="00D708FE" w:rsidP="00D708FE">
            <w:pPr>
              <w:pStyle w:val="XML1"/>
              <w:rPr>
                <w:ins w:id="27384" w:author="Thomas Dietz" w:date="2012-08-08T16:18:00Z"/>
              </w:rPr>
            </w:pPr>
            <w:ins w:id="27385" w:author="Thomas Dietz" w:date="2012-08-08T16:18:00Z">
              <w:r>
                <w:t xml:space="preserve">                    </w:t>
              </w:r>
            </w:ins>
          </w:p>
          <w:p w14:paraId="6DB7D01D" w14:textId="77777777" w:rsidR="00D708FE" w:rsidRDefault="00D708FE" w:rsidP="00D708FE">
            <w:pPr>
              <w:pStyle w:val="XML1"/>
              <w:rPr>
                <w:ins w:id="27386" w:author="Thomas Dietz" w:date="2012-08-08T16:18:00Z"/>
              </w:rPr>
            </w:pPr>
            <w:ins w:id="27387" w:author="Thomas Dietz" w:date="2012-08-08T16:18:00Z">
              <w:r>
                <w:t xml:space="preserve">            If element 'P' is present in a NETCONF &amp;lt;edit-config&amp;gt;</w:t>
              </w:r>
            </w:ins>
          </w:p>
          <w:p w14:paraId="3FB7D987" w14:textId="77777777" w:rsidR="00D708FE" w:rsidRDefault="00D708FE" w:rsidP="00D708FE">
            <w:pPr>
              <w:pStyle w:val="XML1"/>
              <w:rPr>
                <w:ins w:id="27388" w:author="Thomas Dietz" w:date="2012-08-08T16:18:00Z"/>
              </w:rPr>
            </w:pPr>
            <w:ins w:id="27389" w:author="Thomas Dietz" w:date="2012-08-08T16:18:00Z">
              <w:r>
                <w:t xml:space="preserve">            operation 'create', 'merge' or 'replace' and this element</w:t>
              </w:r>
            </w:ins>
          </w:p>
          <w:p w14:paraId="0B20E697" w14:textId="77777777" w:rsidR="00D708FE" w:rsidRDefault="00D708FE" w:rsidP="00D708FE">
            <w:pPr>
              <w:pStyle w:val="XML1"/>
              <w:rPr>
                <w:ins w:id="27390" w:author="Thomas Dietz" w:date="2012-08-08T16:18:00Z"/>
              </w:rPr>
            </w:pPr>
            <w:ins w:id="27391" w:author="Thomas Dietz" w:date="2012-08-08T16:18:00Z">
              <w:r>
                <w:t xml:space="preserve">            is missing, a 'data-missing' error is returned.</w:t>
              </w:r>
            </w:ins>
          </w:p>
          <w:p w14:paraId="083ADA78" w14:textId="77777777" w:rsidR="00D708FE" w:rsidRDefault="00D708FE" w:rsidP="00D708FE">
            <w:pPr>
              <w:pStyle w:val="XML1"/>
              <w:rPr>
                <w:ins w:id="27392" w:author="Thomas Dietz" w:date="2012-08-08T16:18:00Z"/>
              </w:rPr>
            </w:pPr>
            <w:ins w:id="27393" w:author="Thomas Dietz" w:date="2012-08-08T16:18:00Z">
              <w:r>
                <w:t xml:space="preserve">          &lt;/xs:documentation&gt;</w:t>
              </w:r>
            </w:ins>
          </w:p>
          <w:p w14:paraId="54DBD621" w14:textId="77777777" w:rsidR="00D708FE" w:rsidRDefault="00D708FE" w:rsidP="00D708FE">
            <w:pPr>
              <w:pStyle w:val="XML1"/>
              <w:rPr>
                <w:ins w:id="27394" w:author="Thomas Dietz" w:date="2012-08-08T16:18:00Z"/>
              </w:rPr>
            </w:pPr>
            <w:ins w:id="27395" w:author="Thomas Dietz" w:date="2012-08-08T16:18:00Z">
              <w:r>
                <w:t xml:space="preserve">        &lt;/xs:annotation&gt;</w:t>
              </w:r>
            </w:ins>
          </w:p>
          <w:p w14:paraId="10B29418" w14:textId="77777777" w:rsidR="00D708FE" w:rsidRDefault="00D708FE" w:rsidP="00D708FE">
            <w:pPr>
              <w:pStyle w:val="XML1"/>
              <w:rPr>
                <w:ins w:id="27396" w:author="Thomas Dietz" w:date="2012-08-08T16:18:00Z"/>
              </w:rPr>
            </w:pPr>
            <w:ins w:id="27397" w:author="Thomas Dietz" w:date="2012-08-08T16:18:00Z">
              <w:r>
                <w:t xml:space="preserve">      &lt;/xs:element&gt;</w:t>
              </w:r>
            </w:ins>
          </w:p>
          <w:p w14:paraId="2DE829F9" w14:textId="77777777" w:rsidR="00D708FE" w:rsidRDefault="00D708FE" w:rsidP="00D708FE">
            <w:pPr>
              <w:pStyle w:val="XML1"/>
              <w:rPr>
                <w:ins w:id="27398" w:author="Thomas Dietz" w:date="2012-08-08T16:18:00Z"/>
              </w:rPr>
            </w:pPr>
            <w:ins w:id="27399" w:author="Thomas Dietz" w:date="2012-08-08T16:18:00Z">
              <w:r>
                <w:t xml:space="preserve">      &lt;xs:element name="J"  type="xs:base64Binary"&gt;</w:t>
              </w:r>
            </w:ins>
          </w:p>
          <w:p w14:paraId="3E9EF359" w14:textId="77777777" w:rsidR="00D708FE" w:rsidRDefault="00D708FE" w:rsidP="00D708FE">
            <w:pPr>
              <w:pStyle w:val="XML1"/>
              <w:rPr>
                <w:ins w:id="27400" w:author="Thomas Dietz" w:date="2012-08-08T16:18:00Z"/>
              </w:rPr>
            </w:pPr>
            <w:ins w:id="27401" w:author="Thomas Dietz" w:date="2012-08-08T16:18:00Z">
              <w:r>
                <w:t xml:space="preserve">        &lt;xs:annotation&gt;</w:t>
              </w:r>
            </w:ins>
          </w:p>
          <w:p w14:paraId="72EA7884" w14:textId="77777777" w:rsidR="00D708FE" w:rsidRDefault="00D708FE" w:rsidP="00D708FE">
            <w:pPr>
              <w:pStyle w:val="XML1"/>
              <w:rPr>
                <w:ins w:id="27402" w:author="Thomas Dietz" w:date="2012-08-08T16:18:00Z"/>
              </w:rPr>
            </w:pPr>
            <w:ins w:id="27403" w:author="Thomas Dietz" w:date="2012-08-08T16:18:00Z">
              <w:r>
                <w:t xml:space="preserve">          &lt;xs:documentation&gt;</w:t>
              </w:r>
            </w:ins>
          </w:p>
          <w:p w14:paraId="281E6255" w14:textId="77777777" w:rsidR="00D708FE" w:rsidRDefault="00D708FE" w:rsidP="00D708FE">
            <w:pPr>
              <w:pStyle w:val="XML1"/>
              <w:rPr>
                <w:ins w:id="27404" w:author="Thomas Dietz" w:date="2012-08-08T16:18:00Z"/>
              </w:rPr>
            </w:pPr>
            <w:ins w:id="27405" w:author="Thomas Dietz" w:date="2012-08-08T16:18:00Z">
              <w:r>
                <w:t xml:space="preserve">            This element is optional.</w:t>
              </w:r>
            </w:ins>
          </w:p>
          <w:p w14:paraId="30AF0C74" w14:textId="77777777" w:rsidR="00D708FE" w:rsidRDefault="00D708FE" w:rsidP="00D708FE">
            <w:pPr>
              <w:pStyle w:val="XML1"/>
              <w:rPr>
                <w:ins w:id="27406" w:author="Thomas Dietz" w:date="2012-08-08T16:18:00Z"/>
              </w:rPr>
            </w:pPr>
            <w:ins w:id="27407" w:author="Thomas Dietz" w:date="2012-08-08T16:18:00Z">
              <w:r>
                <w:t xml:space="preserve">          &lt;/xs:documentation&gt;</w:t>
              </w:r>
            </w:ins>
          </w:p>
          <w:p w14:paraId="467D931C" w14:textId="77777777" w:rsidR="00D708FE" w:rsidRDefault="00D708FE" w:rsidP="00D708FE">
            <w:pPr>
              <w:pStyle w:val="XML1"/>
              <w:rPr>
                <w:ins w:id="27408" w:author="Thomas Dietz" w:date="2012-08-08T16:18:00Z"/>
              </w:rPr>
            </w:pPr>
            <w:ins w:id="27409" w:author="Thomas Dietz" w:date="2012-08-08T16:18:00Z">
              <w:r>
                <w:t xml:space="preserve">        &lt;/xs:annotation&gt;</w:t>
              </w:r>
            </w:ins>
          </w:p>
          <w:p w14:paraId="5A817243" w14:textId="77777777" w:rsidR="00D708FE" w:rsidRDefault="00D708FE" w:rsidP="00D708FE">
            <w:pPr>
              <w:pStyle w:val="XML1"/>
              <w:rPr>
                <w:ins w:id="27410" w:author="Thomas Dietz" w:date="2012-08-08T16:18:00Z"/>
              </w:rPr>
            </w:pPr>
            <w:ins w:id="27411" w:author="Thomas Dietz" w:date="2012-08-08T16:18:00Z">
              <w:r>
                <w:t xml:space="preserve">      &lt;/xs:element&gt;</w:t>
              </w:r>
            </w:ins>
          </w:p>
          <w:p w14:paraId="33094D0E" w14:textId="77777777" w:rsidR="00D708FE" w:rsidRDefault="00D708FE" w:rsidP="00D708FE">
            <w:pPr>
              <w:pStyle w:val="XML1"/>
              <w:rPr>
                <w:ins w:id="27412" w:author="Thomas Dietz" w:date="2012-08-08T16:18:00Z"/>
              </w:rPr>
            </w:pPr>
            <w:ins w:id="27413" w:author="Thomas Dietz" w:date="2012-08-08T16:18:00Z">
              <w:r>
                <w:t xml:space="preserve">      &lt;xs:element name="G"  type="xs:base64Binary"&gt;</w:t>
              </w:r>
            </w:ins>
          </w:p>
          <w:p w14:paraId="06DDEE54" w14:textId="77777777" w:rsidR="00D708FE" w:rsidRDefault="00D708FE" w:rsidP="00D708FE">
            <w:pPr>
              <w:pStyle w:val="XML1"/>
              <w:rPr>
                <w:ins w:id="27414" w:author="Thomas Dietz" w:date="2012-08-08T16:18:00Z"/>
              </w:rPr>
            </w:pPr>
            <w:ins w:id="27415" w:author="Thomas Dietz" w:date="2012-08-08T16:18:00Z">
              <w:r>
                <w:t xml:space="preserve">        &lt;xs:annotation&gt;</w:t>
              </w:r>
            </w:ins>
          </w:p>
          <w:p w14:paraId="0B0CB0A2" w14:textId="77777777" w:rsidR="00D708FE" w:rsidRDefault="00D708FE" w:rsidP="00D708FE">
            <w:pPr>
              <w:pStyle w:val="XML1"/>
              <w:rPr>
                <w:ins w:id="27416" w:author="Thomas Dietz" w:date="2012-08-08T16:18:00Z"/>
              </w:rPr>
            </w:pPr>
            <w:ins w:id="27417" w:author="Thomas Dietz" w:date="2012-08-08T16:18:00Z">
              <w:r>
                <w:t xml:space="preserve">          &lt;xs:documentation&gt;</w:t>
              </w:r>
            </w:ins>
          </w:p>
          <w:p w14:paraId="00E0FF76" w14:textId="77777777" w:rsidR="00D708FE" w:rsidRDefault="00D708FE" w:rsidP="00D708FE">
            <w:pPr>
              <w:pStyle w:val="XML1"/>
              <w:rPr>
                <w:ins w:id="27418" w:author="Thomas Dietz" w:date="2012-08-08T16:18:00Z"/>
              </w:rPr>
            </w:pPr>
            <w:ins w:id="27419" w:author="Thomas Dietz" w:date="2012-08-08T16:18:00Z">
              <w:r>
                <w:t xml:space="preserve">            This element is optional.</w:t>
              </w:r>
            </w:ins>
          </w:p>
          <w:p w14:paraId="52B505B7" w14:textId="77777777" w:rsidR="00D708FE" w:rsidRDefault="00D708FE" w:rsidP="00D708FE">
            <w:pPr>
              <w:pStyle w:val="XML1"/>
              <w:rPr>
                <w:ins w:id="27420" w:author="Thomas Dietz" w:date="2012-08-08T16:18:00Z"/>
              </w:rPr>
            </w:pPr>
            <w:ins w:id="27421" w:author="Thomas Dietz" w:date="2012-08-08T16:18:00Z">
              <w:r>
                <w:t xml:space="preserve">          &lt;/xs:documentation&gt;</w:t>
              </w:r>
            </w:ins>
          </w:p>
          <w:p w14:paraId="05A93200" w14:textId="77777777" w:rsidR="00D708FE" w:rsidRDefault="00D708FE" w:rsidP="00D708FE">
            <w:pPr>
              <w:pStyle w:val="XML1"/>
              <w:rPr>
                <w:ins w:id="27422" w:author="Thomas Dietz" w:date="2012-08-08T16:18:00Z"/>
              </w:rPr>
            </w:pPr>
            <w:ins w:id="27423" w:author="Thomas Dietz" w:date="2012-08-08T16:18:00Z">
              <w:r>
                <w:t xml:space="preserve">        &lt;/xs:annotation&gt;</w:t>
              </w:r>
            </w:ins>
          </w:p>
          <w:p w14:paraId="46EFD3E3" w14:textId="77777777" w:rsidR="00D708FE" w:rsidRDefault="00D708FE" w:rsidP="00D708FE">
            <w:pPr>
              <w:pStyle w:val="XML1"/>
              <w:rPr>
                <w:ins w:id="27424" w:author="Thomas Dietz" w:date="2012-08-08T16:18:00Z"/>
              </w:rPr>
            </w:pPr>
            <w:ins w:id="27425" w:author="Thomas Dietz" w:date="2012-08-08T16:18:00Z">
              <w:r>
                <w:t xml:space="preserve">      &lt;/xs:element&gt;</w:t>
              </w:r>
            </w:ins>
          </w:p>
          <w:p w14:paraId="79A0738B" w14:textId="77777777" w:rsidR="00D708FE" w:rsidRDefault="00D708FE" w:rsidP="00D708FE">
            <w:pPr>
              <w:pStyle w:val="XML1"/>
              <w:rPr>
                <w:ins w:id="27426" w:author="Thomas Dietz" w:date="2012-08-08T16:18:00Z"/>
              </w:rPr>
            </w:pPr>
            <w:ins w:id="27427" w:author="Thomas Dietz" w:date="2012-08-08T16:18:00Z">
              <w:r>
                <w:t xml:space="preserve">      &lt;xs:element name="Y"  type="xs:base64Binary"&gt;</w:t>
              </w:r>
            </w:ins>
          </w:p>
          <w:p w14:paraId="1B7D91A9" w14:textId="77777777" w:rsidR="00D708FE" w:rsidRDefault="00D708FE" w:rsidP="00D708FE">
            <w:pPr>
              <w:pStyle w:val="XML1"/>
              <w:rPr>
                <w:ins w:id="27428" w:author="Thomas Dietz" w:date="2012-08-08T16:18:00Z"/>
              </w:rPr>
            </w:pPr>
            <w:ins w:id="27429" w:author="Thomas Dietz" w:date="2012-08-08T16:18:00Z">
              <w:r>
                <w:t xml:space="preserve">        &lt;xs:annotation&gt;</w:t>
              </w:r>
            </w:ins>
          </w:p>
          <w:p w14:paraId="3B49C51B" w14:textId="77777777" w:rsidR="00D708FE" w:rsidRDefault="00D708FE" w:rsidP="00D708FE">
            <w:pPr>
              <w:pStyle w:val="XML1"/>
              <w:rPr>
                <w:ins w:id="27430" w:author="Thomas Dietz" w:date="2012-08-08T16:18:00Z"/>
              </w:rPr>
            </w:pPr>
            <w:ins w:id="27431" w:author="Thomas Dietz" w:date="2012-08-08T16:18:00Z">
              <w:r>
                <w:t xml:space="preserve">          &lt;xs:documentation&gt;</w:t>
              </w:r>
            </w:ins>
          </w:p>
          <w:p w14:paraId="181B65F1" w14:textId="77777777" w:rsidR="00D708FE" w:rsidRDefault="00D708FE" w:rsidP="00D708FE">
            <w:pPr>
              <w:pStyle w:val="XML1"/>
              <w:rPr>
                <w:ins w:id="27432" w:author="Thomas Dietz" w:date="2012-08-08T16:18:00Z"/>
              </w:rPr>
            </w:pPr>
            <w:ins w:id="27433" w:author="Thomas Dietz" w:date="2012-08-08T16:18:00Z">
              <w:r>
                <w:t xml:space="preserve">            This element MUST be present in the NETCONF data</w:t>
              </w:r>
            </w:ins>
          </w:p>
          <w:p w14:paraId="6E228CD0" w14:textId="77777777" w:rsidR="00D708FE" w:rsidRDefault="00D708FE" w:rsidP="00D708FE">
            <w:pPr>
              <w:pStyle w:val="XML1"/>
              <w:rPr>
                <w:ins w:id="27434" w:author="Thomas Dietz" w:date="2012-08-08T16:18:00Z"/>
              </w:rPr>
            </w:pPr>
            <w:ins w:id="27435" w:author="Thomas Dietz" w:date="2012-08-08T16:18:00Z">
              <w:r>
                <w:t xml:space="preserve">            store. If this element is not present in a NETCONF</w:t>
              </w:r>
            </w:ins>
          </w:p>
          <w:p w14:paraId="3E810598" w14:textId="77777777" w:rsidR="00D708FE" w:rsidRDefault="00D708FE" w:rsidP="00D708FE">
            <w:pPr>
              <w:pStyle w:val="XML1"/>
              <w:rPr>
                <w:ins w:id="27436" w:author="Thomas Dietz" w:date="2012-08-08T16:18:00Z"/>
              </w:rPr>
            </w:pPr>
            <w:ins w:id="27437" w:author="Thomas Dietz" w:date="2012-08-08T16:18:00Z">
              <w:r>
                <w:t xml:space="preserve">            &amp;lt;edit-config&amp;gt; operation 'create', 'merge' or 'replace' and</w:t>
              </w:r>
            </w:ins>
          </w:p>
          <w:p w14:paraId="76C05F9F" w14:textId="77777777" w:rsidR="00D708FE" w:rsidRDefault="00D708FE" w:rsidP="00D708FE">
            <w:pPr>
              <w:pStyle w:val="XML1"/>
              <w:rPr>
                <w:ins w:id="27438" w:author="Thomas Dietz" w:date="2012-08-08T16:18:00Z"/>
              </w:rPr>
            </w:pPr>
            <w:ins w:id="27439" w:author="Thomas Dietz" w:date="2012-08-08T16:18:00Z">
              <w:r>
                <w:t xml:space="preserve">            the parent element does not exist, a 'data-missing' error</w:t>
              </w:r>
            </w:ins>
          </w:p>
          <w:p w14:paraId="4D215AEF" w14:textId="77777777" w:rsidR="00D708FE" w:rsidRDefault="00D708FE" w:rsidP="00D708FE">
            <w:pPr>
              <w:pStyle w:val="XML1"/>
              <w:rPr>
                <w:ins w:id="27440" w:author="Thomas Dietz" w:date="2012-08-08T16:18:00Z"/>
              </w:rPr>
            </w:pPr>
            <w:ins w:id="27441" w:author="Thomas Dietz" w:date="2012-08-08T16:18:00Z">
              <w:r>
                <w:t xml:space="preserve">            is returned.</w:t>
              </w:r>
            </w:ins>
          </w:p>
          <w:p w14:paraId="13AA6C8D" w14:textId="77777777" w:rsidR="00D708FE" w:rsidRDefault="00D708FE" w:rsidP="00D708FE">
            <w:pPr>
              <w:pStyle w:val="XML1"/>
              <w:rPr>
                <w:ins w:id="27442" w:author="Thomas Dietz" w:date="2012-08-08T16:18:00Z"/>
              </w:rPr>
            </w:pPr>
            <w:ins w:id="27443" w:author="Thomas Dietz" w:date="2012-08-08T16:18:00Z">
              <w:r>
                <w:t xml:space="preserve">          &lt;/xs:documentation&gt;</w:t>
              </w:r>
            </w:ins>
          </w:p>
          <w:p w14:paraId="0C131C04" w14:textId="77777777" w:rsidR="00D708FE" w:rsidRDefault="00D708FE" w:rsidP="00D708FE">
            <w:pPr>
              <w:pStyle w:val="XML1"/>
              <w:rPr>
                <w:ins w:id="27444" w:author="Thomas Dietz" w:date="2012-08-08T16:18:00Z"/>
              </w:rPr>
            </w:pPr>
            <w:ins w:id="27445" w:author="Thomas Dietz" w:date="2012-08-08T16:18:00Z">
              <w:r>
                <w:t xml:space="preserve">        &lt;/xs:annotation&gt;</w:t>
              </w:r>
            </w:ins>
          </w:p>
          <w:p w14:paraId="5426812C" w14:textId="77777777" w:rsidR="00D708FE" w:rsidRDefault="00D708FE" w:rsidP="00D708FE">
            <w:pPr>
              <w:pStyle w:val="XML1"/>
              <w:rPr>
                <w:ins w:id="27446" w:author="Thomas Dietz" w:date="2012-08-08T16:18:00Z"/>
              </w:rPr>
            </w:pPr>
            <w:ins w:id="27447" w:author="Thomas Dietz" w:date="2012-08-08T16:18:00Z">
              <w:r>
                <w:t xml:space="preserve">      &lt;/xs:element&gt;</w:t>
              </w:r>
            </w:ins>
          </w:p>
          <w:p w14:paraId="643645E8" w14:textId="77777777" w:rsidR="00D708FE" w:rsidRDefault="00D708FE" w:rsidP="00D708FE">
            <w:pPr>
              <w:pStyle w:val="XML1"/>
              <w:rPr>
                <w:ins w:id="27448" w:author="Thomas Dietz" w:date="2012-08-08T16:18:00Z"/>
              </w:rPr>
            </w:pPr>
            <w:ins w:id="27449" w:author="Thomas Dietz" w:date="2012-08-08T16:18:00Z">
              <w:r>
                <w:t xml:space="preserve">      &lt;xs:element name="Seed"  type="xs:base64Binary"&gt;</w:t>
              </w:r>
            </w:ins>
          </w:p>
          <w:p w14:paraId="1124B5B8" w14:textId="77777777" w:rsidR="00D708FE" w:rsidRDefault="00D708FE" w:rsidP="00D708FE">
            <w:pPr>
              <w:pStyle w:val="XML1"/>
              <w:rPr>
                <w:ins w:id="27450" w:author="Thomas Dietz" w:date="2012-08-08T16:18:00Z"/>
              </w:rPr>
            </w:pPr>
            <w:ins w:id="27451" w:author="Thomas Dietz" w:date="2012-08-08T16:18:00Z">
              <w:r>
                <w:t xml:space="preserve">        &lt;xs:annotation&gt;</w:t>
              </w:r>
            </w:ins>
          </w:p>
          <w:p w14:paraId="485BFE8D" w14:textId="77777777" w:rsidR="00D708FE" w:rsidRDefault="00D708FE" w:rsidP="00D708FE">
            <w:pPr>
              <w:pStyle w:val="XML1"/>
              <w:rPr>
                <w:ins w:id="27452" w:author="Thomas Dietz" w:date="2012-08-08T16:18:00Z"/>
              </w:rPr>
            </w:pPr>
            <w:ins w:id="27453" w:author="Thomas Dietz" w:date="2012-08-08T16:18:00Z">
              <w:r>
                <w:t xml:space="preserve">          &lt;xs:documentation&gt;</w:t>
              </w:r>
            </w:ins>
          </w:p>
          <w:p w14:paraId="0C415598" w14:textId="77777777" w:rsidR="00D708FE" w:rsidRDefault="00D708FE" w:rsidP="00D708FE">
            <w:pPr>
              <w:pStyle w:val="XML1"/>
              <w:rPr>
                <w:ins w:id="27454" w:author="Thomas Dietz" w:date="2012-08-08T16:18:00Z"/>
              </w:rPr>
            </w:pPr>
            <w:ins w:id="27455" w:author="Thomas Dietz" w:date="2012-08-08T16:18:00Z">
              <w:r>
                <w:t xml:space="preserve">            This element is optional. It MUST be present in</w:t>
              </w:r>
            </w:ins>
          </w:p>
          <w:p w14:paraId="417D710D" w14:textId="77777777" w:rsidR="00D708FE" w:rsidRDefault="00D708FE" w:rsidP="00D708FE">
            <w:pPr>
              <w:pStyle w:val="XML1"/>
              <w:rPr>
                <w:ins w:id="27456" w:author="Thomas Dietz" w:date="2012-08-08T16:18:00Z"/>
              </w:rPr>
            </w:pPr>
            <w:ins w:id="27457" w:author="Thomas Dietz" w:date="2012-08-08T16:18:00Z">
              <w:r>
                <w:t xml:space="preserve">            the NETCONF data store, if the element 'PgenCounter' is</w:t>
              </w:r>
            </w:ins>
          </w:p>
          <w:p w14:paraId="0466C87B" w14:textId="77777777" w:rsidR="00D708FE" w:rsidRDefault="00D708FE" w:rsidP="00D708FE">
            <w:pPr>
              <w:pStyle w:val="XML1"/>
              <w:rPr>
                <w:ins w:id="27458" w:author="Thomas Dietz" w:date="2012-08-08T16:18:00Z"/>
              </w:rPr>
            </w:pPr>
            <w:ins w:id="27459" w:author="Thomas Dietz" w:date="2012-08-08T16:18:00Z">
              <w:r>
                <w:t xml:space="preserve">            present.</w:t>
              </w:r>
            </w:ins>
          </w:p>
          <w:p w14:paraId="7625D878" w14:textId="77777777" w:rsidR="00D708FE" w:rsidRDefault="00D708FE" w:rsidP="00D708FE">
            <w:pPr>
              <w:pStyle w:val="XML1"/>
              <w:rPr>
                <w:ins w:id="27460" w:author="Thomas Dietz" w:date="2012-08-08T16:18:00Z"/>
              </w:rPr>
            </w:pPr>
            <w:ins w:id="27461" w:author="Thomas Dietz" w:date="2012-08-08T16:18:00Z">
              <w:r>
                <w:t xml:space="preserve">                    </w:t>
              </w:r>
            </w:ins>
          </w:p>
          <w:p w14:paraId="24EE5FDE" w14:textId="77777777" w:rsidR="00D708FE" w:rsidRDefault="00D708FE" w:rsidP="00D708FE">
            <w:pPr>
              <w:pStyle w:val="XML1"/>
              <w:rPr>
                <w:ins w:id="27462" w:author="Thomas Dietz" w:date="2012-08-08T16:18:00Z"/>
              </w:rPr>
            </w:pPr>
            <w:ins w:id="27463" w:author="Thomas Dietz" w:date="2012-08-08T16:18:00Z">
              <w:r>
                <w:t xml:space="preserve">            If element 'PgenCounter' is present in a NETCONF</w:t>
              </w:r>
            </w:ins>
          </w:p>
          <w:p w14:paraId="67E08D41" w14:textId="77777777" w:rsidR="00D708FE" w:rsidRDefault="00D708FE" w:rsidP="00D708FE">
            <w:pPr>
              <w:pStyle w:val="XML1"/>
              <w:rPr>
                <w:ins w:id="27464" w:author="Thomas Dietz" w:date="2012-08-08T16:18:00Z"/>
              </w:rPr>
            </w:pPr>
            <w:ins w:id="27465" w:author="Thomas Dietz" w:date="2012-08-08T16:18:00Z">
              <w:r>
                <w:t xml:space="preserve">            &amp;lt;edit-config&amp;gt; operation 'create', 'merge' or 'replace' and</w:t>
              </w:r>
            </w:ins>
          </w:p>
          <w:p w14:paraId="2C97ED00" w14:textId="77777777" w:rsidR="00D708FE" w:rsidRDefault="00D708FE" w:rsidP="00D708FE">
            <w:pPr>
              <w:pStyle w:val="XML1"/>
              <w:rPr>
                <w:ins w:id="27466" w:author="Thomas Dietz" w:date="2012-08-08T16:18:00Z"/>
              </w:rPr>
            </w:pPr>
            <w:ins w:id="27467" w:author="Thomas Dietz" w:date="2012-08-08T16:18:00Z">
              <w:r>
                <w:t xml:space="preserve">            this element is missing, a 'data-missing' error is</w:t>
              </w:r>
            </w:ins>
          </w:p>
          <w:p w14:paraId="5B6BF28A" w14:textId="77777777" w:rsidR="00D708FE" w:rsidRDefault="00D708FE" w:rsidP="00D708FE">
            <w:pPr>
              <w:pStyle w:val="XML1"/>
              <w:rPr>
                <w:ins w:id="27468" w:author="Thomas Dietz" w:date="2012-08-08T16:18:00Z"/>
              </w:rPr>
            </w:pPr>
            <w:ins w:id="27469" w:author="Thomas Dietz" w:date="2012-08-08T16:18:00Z">
              <w:r>
                <w:t xml:space="preserve">            returned.</w:t>
              </w:r>
            </w:ins>
          </w:p>
          <w:p w14:paraId="5744744B" w14:textId="77777777" w:rsidR="00D708FE" w:rsidRDefault="00D708FE" w:rsidP="00D708FE">
            <w:pPr>
              <w:pStyle w:val="XML1"/>
              <w:rPr>
                <w:ins w:id="27470" w:author="Thomas Dietz" w:date="2012-08-08T16:18:00Z"/>
              </w:rPr>
            </w:pPr>
            <w:ins w:id="27471" w:author="Thomas Dietz" w:date="2012-08-08T16:18:00Z">
              <w:r>
                <w:t xml:space="preserve">          &lt;/xs:documentation&gt;</w:t>
              </w:r>
            </w:ins>
          </w:p>
          <w:p w14:paraId="782E4B1E" w14:textId="77777777" w:rsidR="00D708FE" w:rsidRDefault="00D708FE" w:rsidP="00D708FE">
            <w:pPr>
              <w:pStyle w:val="XML1"/>
              <w:rPr>
                <w:ins w:id="27472" w:author="Thomas Dietz" w:date="2012-08-08T16:18:00Z"/>
              </w:rPr>
            </w:pPr>
            <w:ins w:id="27473" w:author="Thomas Dietz" w:date="2012-08-08T16:18:00Z">
              <w:r>
                <w:t xml:space="preserve">        &lt;/xs:annotation&gt;</w:t>
              </w:r>
            </w:ins>
          </w:p>
          <w:p w14:paraId="2304B0FE" w14:textId="77777777" w:rsidR="00D708FE" w:rsidRDefault="00D708FE" w:rsidP="00D708FE">
            <w:pPr>
              <w:pStyle w:val="XML1"/>
              <w:rPr>
                <w:ins w:id="27474" w:author="Thomas Dietz" w:date="2012-08-08T16:18:00Z"/>
              </w:rPr>
            </w:pPr>
            <w:ins w:id="27475" w:author="Thomas Dietz" w:date="2012-08-08T16:18:00Z">
              <w:r>
                <w:t xml:space="preserve">      &lt;/xs:element&gt;</w:t>
              </w:r>
            </w:ins>
          </w:p>
          <w:p w14:paraId="0606B3C1" w14:textId="77777777" w:rsidR="00D708FE" w:rsidRDefault="00D708FE" w:rsidP="00D708FE">
            <w:pPr>
              <w:pStyle w:val="XML1"/>
              <w:rPr>
                <w:ins w:id="27476" w:author="Thomas Dietz" w:date="2012-08-08T16:18:00Z"/>
              </w:rPr>
            </w:pPr>
            <w:ins w:id="27477" w:author="Thomas Dietz" w:date="2012-08-08T16:18:00Z">
              <w:r>
                <w:t xml:space="preserve">      &lt;xs:element name="PgenCounter"  type="xs:base64Binary"&gt;</w:t>
              </w:r>
            </w:ins>
          </w:p>
          <w:p w14:paraId="4A2A9E6C" w14:textId="77777777" w:rsidR="00D708FE" w:rsidRDefault="00D708FE" w:rsidP="00D708FE">
            <w:pPr>
              <w:pStyle w:val="XML1"/>
              <w:rPr>
                <w:ins w:id="27478" w:author="Thomas Dietz" w:date="2012-08-08T16:18:00Z"/>
              </w:rPr>
            </w:pPr>
            <w:ins w:id="27479" w:author="Thomas Dietz" w:date="2012-08-08T16:18:00Z">
              <w:r>
                <w:t xml:space="preserve">        &lt;xs:annotation&gt;</w:t>
              </w:r>
            </w:ins>
          </w:p>
          <w:p w14:paraId="600C6E9F" w14:textId="77777777" w:rsidR="00D708FE" w:rsidRDefault="00D708FE" w:rsidP="00D708FE">
            <w:pPr>
              <w:pStyle w:val="XML1"/>
              <w:rPr>
                <w:ins w:id="27480" w:author="Thomas Dietz" w:date="2012-08-08T16:18:00Z"/>
              </w:rPr>
            </w:pPr>
            <w:ins w:id="27481" w:author="Thomas Dietz" w:date="2012-08-08T16:18:00Z">
              <w:r>
                <w:t xml:space="preserve">          &lt;xs:documentation&gt;</w:t>
              </w:r>
            </w:ins>
          </w:p>
          <w:p w14:paraId="57FCBE59" w14:textId="77777777" w:rsidR="00D708FE" w:rsidRDefault="00D708FE" w:rsidP="00D708FE">
            <w:pPr>
              <w:pStyle w:val="XML1"/>
              <w:rPr>
                <w:ins w:id="27482" w:author="Thomas Dietz" w:date="2012-08-08T16:18:00Z"/>
              </w:rPr>
            </w:pPr>
            <w:ins w:id="27483" w:author="Thomas Dietz" w:date="2012-08-08T16:18:00Z">
              <w:r>
                <w:t xml:space="preserve">            This element is optional. It MUST be present in</w:t>
              </w:r>
            </w:ins>
          </w:p>
          <w:p w14:paraId="161F4E73" w14:textId="77777777" w:rsidR="00D708FE" w:rsidRDefault="00D708FE" w:rsidP="00D708FE">
            <w:pPr>
              <w:pStyle w:val="XML1"/>
              <w:rPr>
                <w:ins w:id="27484" w:author="Thomas Dietz" w:date="2012-08-08T16:18:00Z"/>
              </w:rPr>
            </w:pPr>
            <w:ins w:id="27485" w:author="Thomas Dietz" w:date="2012-08-08T16:18:00Z">
              <w:r>
                <w:lastRenderedPageBreak/>
                <w:t xml:space="preserve">            the NETCONF data store, if the element 'Seed' is present.</w:t>
              </w:r>
            </w:ins>
          </w:p>
          <w:p w14:paraId="4A115DC1" w14:textId="77777777" w:rsidR="00D708FE" w:rsidRDefault="00D708FE" w:rsidP="00D708FE">
            <w:pPr>
              <w:pStyle w:val="XML1"/>
              <w:rPr>
                <w:ins w:id="27486" w:author="Thomas Dietz" w:date="2012-08-08T16:18:00Z"/>
              </w:rPr>
            </w:pPr>
            <w:ins w:id="27487" w:author="Thomas Dietz" w:date="2012-08-08T16:18:00Z">
              <w:r>
                <w:t xml:space="preserve">                    </w:t>
              </w:r>
            </w:ins>
          </w:p>
          <w:p w14:paraId="17469600" w14:textId="77777777" w:rsidR="00D708FE" w:rsidRDefault="00D708FE" w:rsidP="00D708FE">
            <w:pPr>
              <w:pStyle w:val="XML1"/>
              <w:rPr>
                <w:ins w:id="27488" w:author="Thomas Dietz" w:date="2012-08-08T16:18:00Z"/>
              </w:rPr>
            </w:pPr>
            <w:ins w:id="27489" w:author="Thomas Dietz" w:date="2012-08-08T16:18:00Z">
              <w:r>
                <w:t xml:space="preserve">            If element 'Seed' is present in a NETCONF &amp;lt;edit-config&amp;gt;</w:t>
              </w:r>
            </w:ins>
          </w:p>
          <w:p w14:paraId="09F52C29" w14:textId="77777777" w:rsidR="00D708FE" w:rsidRDefault="00D708FE" w:rsidP="00D708FE">
            <w:pPr>
              <w:pStyle w:val="XML1"/>
              <w:rPr>
                <w:ins w:id="27490" w:author="Thomas Dietz" w:date="2012-08-08T16:18:00Z"/>
              </w:rPr>
            </w:pPr>
            <w:ins w:id="27491" w:author="Thomas Dietz" w:date="2012-08-08T16:18:00Z">
              <w:r>
                <w:t xml:space="preserve">            operation 'create', 'merge' or 'replace' and this element</w:t>
              </w:r>
            </w:ins>
          </w:p>
          <w:p w14:paraId="1DABD02D" w14:textId="77777777" w:rsidR="00D708FE" w:rsidRDefault="00D708FE" w:rsidP="00D708FE">
            <w:pPr>
              <w:pStyle w:val="XML1"/>
              <w:rPr>
                <w:ins w:id="27492" w:author="Thomas Dietz" w:date="2012-08-08T16:18:00Z"/>
              </w:rPr>
            </w:pPr>
            <w:ins w:id="27493" w:author="Thomas Dietz" w:date="2012-08-08T16:18:00Z">
              <w:r>
                <w:t xml:space="preserve">            is missing, a 'data-missing' error is returned.</w:t>
              </w:r>
            </w:ins>
          </w:p>
          <w:p w14:paraId="635E196D" w14:textId="77777777" w:rsidR="00D708FE" w:rsidRDefault="00D708FE" w:rsidP="00D708FE">
            <w:pPr>
              <w:pStyle w:val="XML1"/>
              <w:rPr>
                <w:ins w:id="27494" w:author="Thomas Dietz" w:date="2012-08-08T16:18:00Z"/>
              </w:rPr>
            </w:pPr>
            <w:ins w:id="27495" w:author="Thomas Dietz" w:date="2012-08-08T16:18:00Z">
              <w:r>
                <w:t xml:space="preserve">          &lt;/xs:documentation&gt;</w:t>
              </w:r>
            </w:ins>
          </w:p>
          <w:p w14:paraId="2C024497" w14:textId="77777777" w:rsidR="00D708FE" w:rsidRDefault="00D708FE" w:rsidP="00D708FE">
            <w:pPr>
              <w:pStyle w:val="XML1"/>
              <w:rPr>
                <w:ins w:id="27496" w:author="Thomas Dietz" w:date="2012-08-08T16:18:00Z"/>
              </w:rPr>
            </w:pPr>
            <w:ins w:id="27497" w:author="Thomas Dietz" w:date="2012-08-08T16:18:00Z">
              <w:r>
                <w:t xml:space="preserve">        &lt;/xs:annotation&gt;</w:t>
              </w:r>
            </w:ins>
          </w:p>
          <w:p w14:paraId="6E0E0E19" w14:textId="77777777" w:rsidR="00D708FE" w:rsidRDefault="00D708FE" w:rsidP="00D708FE">
            <w:pPr>
              <w:pStyle w:val="XML1"/>
              <w:rPr>
                <w:ins w:id="27498" w:author="Thomas Dietz" w:date="2012-08-08T16:18:00Z"/>
              </w:rPr>
            </w:pPr>
            <w:ins w:id="27499" w:author="Thomas Dietz" w:date="2012-08-08T16:18:00Z">
              <w:r>
                <w:t xml:space="preserve">      &lt;/xs:element&gt;</w:t>
              </w:r>
            </w:ins>
          </w:p>
          <w:p w14:paraId="2C3FCC98" w14:textId="77777777" w:rsidR="00D708FE" w:rsidRDefault="00D708FE" w:rsidP="00D708FE">
            <w:pPr>
              <w:pStyle w:val="XML1"/>
              <w:rPr>
                <w:ins w:id="27500" w:author="Thomas Dietz" w:date="2012-08-08T16:18:00Z"/>
              </w:rPr>
            </w:pPr>
            <w:ins w:id="27501" w:author="Thomas Dietz" w:date="2012-08-08T16:18:00Z">
              <w:r>
                <w:t xml:space="preserve">    &lt;/xs:sequence&gt;</w:t>
              </w:r>
            </w:ins>
          </w:p>
          <w:p w14:paraId="2698B245" w14:textId="77777777" w:rsidR="00D708FE" w:rsidRDefault="00D708FE" w:rsidP="00D708FE">
            <w:pPr>
              <w:pStyle w:val="XML1"/>
              <w:rPr>
                <w:ins w:id="27502" w:author="Thomas Dietz" w:date="2012-08-08T16:18:00Z"/>
              </w:rPr>
            </w:pPr>
            <w:ins w:id="27503" w:author="Thomas Dietz" w:date="2012-08-08T16:18:00Z">
              <w:r>
                <w:t xml:space="preserve">  &lt;/xs:group&gt;</w:t>
              </w:r>
            </w:ins>
          </w:p>
          <w:p w14:paraId="4AFBCCBE" w14:textId="77777777" w:rsidR="00D708FE" w:rsidRDefault="00D708FE" w:rsidP="00D708FE">
            <w:pPr>
              <w:pStyle w:val="XML1"/>
              <w:rPr>
                <w:ins w:id="27504" w:author="Thomas Dietz" w:date="2012-08-08T16:18:00Z"/>
              </w:rPr>
            </w:pPr>
          </w:p>
          <w:p w14:paraId="38EA8065" w14:textId="77777777" w:rsidR="00D708FE" w:rsidRDefault="00D708FE" w:rsidP="00D708FE">
            <w:pPr>
              <w:pStyle w:val="XML1"/>
              <w:rPr>
                <w:ins w:id="27505" w:author="Thomas Dietz" w:date="2012-08-08T16:18:00Z"/>
              </w:rPr>
            </w:pPr>
            <w:ins w:id="27506" w:author="Thomas Dietz" w:date="2012-08-08T16:18:00Z">
              <w:r>
                <w:t xml:space="preserve">  &lt;xs:group name="OFPortBaseTunnelType"&gt;</w:t>
              </w:r>
            </w:ins>
          </w:p>
          <w:p w14:paraId="174C87B3" w14:textId="77777777" w:rsidR="00D708FE" w:rsidRDefault="00D708FE" w:rsidP="00D708FE">
            <w:pPr>
              <w:pStyle w:val="XML1"/>
              <w:rPr>
                <w:ins w:id="27507" w:author="Thomas Dietz" w:date="2012-08-08T16:18:00Z"/>
              </w:rPr>
            </w:pPr>
            <w:ins w:id="27508" w:author="Thomas Dietz" w:date="2012-08-08T16:18:00Z">
              <w:r>
                <w:t xml:space="preserve">    &lt;xs:annotation&gt;</w:t>
              </w:r>
            </w:ins>
          </w:p>
          <w:p w14:paraId="6DFE8BCE" w14:textId="77777777" w:rsidR="00D708FE" w:rsidRDefault="00D708FE" w:rsidP="00D708FE">
            <w:pPr>
              <w:pStyle w:val="XML1"/>
              <w:rPr>
                <w:ins w:id="27509" w:author="Thomas Dietz" w:date="2012-08-08T16:18:00Z"/>
              </w:rPr>
            </w:pPr>
            <w:ins w:id="27510" w:author="Thomas Dietz" w:date="2012-08-08T16:18:00Z">
              <w:r>
                <w:t xml:space="preserve">      &lt;xs:documentation&gt;</w:t>
              </w:r>
            </w:ins>
          </w:p>
          <w:p w14:paraId="59465D5D" w14:textId="77777777" w:rsidR="00D708FE" w:rsidRDefault="00D708FE" w:rsidP="00D708FE">
            <w:pPr>
              <w:pStyle w:val="XML1"/>
              <w:rPr>
                <w:ins w:id="27511" w:author="Thomas Dietz" w:date="2012-08-08T16:18:00Z"/>
              </w:rPr>
            </w:pPr>
            <w:ins w:id="27512" w:author="Thomas Dietz" w:date="2012-08-08T16:18:00Z">
              <w:r>
                <w:t xml:space="preserve">        A group of common elements that are included</w:t>
              </w:r>
            </w:ins>
          </w:p>
          <w:p w14:paraId="7B789877" w14:textId="77777777" w:rsidR="00D708FE" w:rsidRDefault="00D708FE" w:rsidP="00D708FE">
            <w:pPr>
              <w:pStyle w:val="XML1"/>
              <w:rPr>
                <w:ins w:id="27513" w:author="Thomas Dietz" w:date="2012-08-08T16:18:00Z"/>
              </w:rPr>
            </w:pPr>
            <w:ins w:id="27514" w:author="Thomas Dietz" w:date="2012-08-08T16:18:00Z">
              <w:r>
                <w:t xml:space="preserve">        in every supported tunnel type.  Tunnels are modeled as </w:t>
              </w:r>
            </w:ins>
          </w:p>
          <w:p w14:paraId="5C7E0BB5" w14:textId="77777777" w:rsidR="00D708FE" w:rsidRDefault="00D708FE" w:rsidP="00D708FE">
            <w:pPr>
              <w:pStyle w:val="XML1"/>
              <w:rPr>
                <w:ins w:id="27515" w:author="Thomas Dietz" w:date="2012-08-08T16:18:00Z"/>
              </w:rPr>
            </w:pPr>
            <w:ins w:id="27516" w:author="Thomas Dietz" w:date="2012-08-08T16:18:00Z">
              <w:r>
                <w:t xml:space="preserve">        logical ports.</w:t>
              </w:r>
            </w:ins>
          </w:p>
          <w:p w14:paraId="6A940FF8" w14:textId="77777777" w:rsidR="00D708FE" w:rsidRDefault="00D708FE" w:rsidP="00D708FE">
            <w:pPr>
              <w:pStyle w:val="XML1"/>
              <w:rPr>
                <w:ins w:id="27517" w:author="Thomas Dietz" w:date="2012-08-08T16:18:00Z"/>
              </w:rPr>
            </w:pPr>
          </w:p>
          <w:p w14:paraId="4D35888A" w14:textId="77777777" w:rsidR="00D708FE" w:rsidRDefault="00D708FE" w:rsidP="00D708FE">
            <w:pPr>
              <w:pStyle w:val="XML1"/>
              <w:rPr>
                <w:ins w:id="27518" w:author="Thomas Dietz" w:date="2012-08-08T16:18:00Z"/>
              </w:rPr>
            </w:pPr>
            <w:ins w:id="27519" w:author="Thomas Dietz" w:date="2012-08-08T16:18:00Z">
              <w:r>
                <w:t xml:space="preserve">        One pair of local/remote endpoints must exist for a tunnel</w:t>
              </w:r>
            </w:ins>
          </w:p>
          <w:p w14:paraId="19C4021B" w14:textId="77777777" w:rsidR="00D708FE" w:rsidRDefault="00D708FE" w:rsidP="00D708FE">
            <w:pPr>
              <w:pStyle w:val="XML1"/>
              <w:rPr>
                <w:ins w:id="27520" w:author="Thomas Dietz" w:date="2012-08-08T16:18:00Z"/>
              </w:rPr>
            </w:pPr>
            <w:ins w:id="27521" w:author="Thomas Dietz" w:date="2012-08-08T16:18:00Z">
              <w:r>
                <w:t xml:space="preserve">        configuration.</w:t>
              </w:r>
            </w:ins>
          </w:p>
          <w:p w14:paraId="0F9195D6" w14:textId="77777777" w:rsidR="00D708FE" w:rsidRDefault="00D708FE" w:rsidP="00D708FE">
            <w:pPr>
              <w:pStyle w:val="XML1"/>
              <w:rPr>
                <w:ins w:id="27522" w:author="Thomas Dietz" w:date="2012-08-08T16:18:00Z"/>
              </w:rPr>
            </w:pPr>
          </w:p>
          <w:p w14:paraId="5F2DE5EB" w14:textId="77777777" w:rsidR="00D708FE" w:rsidRDefault="00D708FE" w:rsidP="00D708FE">
            <w:pPr>
              <w:pStyle w:val="XML1"/>
              <w:rPr>
                <w:ins w:id="27523" w:author="Thomas Dietz" w:date="2012-08-08T16:18:00Z"/>
              </w:rPr>
            </w:pPr>
            <w:ins w:id="27524" w:author="Thomas Dietz" w:date="2012-08-08T16:18:00Z">
              <w:r>
                <w:t xml:space="preserve">        Only elements from one choice must exist at a time.</w:t>
              </w:r>
            </w:ins>
          </w:p>
          <w:p w14:paraId="7EDA4488" w14:textId="77777777" w:rsidR="00D708FE" w:rsidRDefault="00D708FE" w:rsidP="00D708FE">
            <w:pPr>
              <w:pStyle w:val="XML1"/>
              <w:rPr>
                <w:ins w:id="27525" w:author="Thomas Dietz" w:date="2012-08-08T16:18:00Z"/>
              </w:rPr>
            </w:pPr>
            <w:ins w:id="27526" w:author="Thomas Dietz" w:date="2012-08-08T16:18:00Z">
              <w:r>
                <w:t xml:space="preserve">      &lt;/xs:documentation&gt;</w:t>
              </w:r>
            </w:ins>
          </w:p>
          <w:p w14:paraId="1683FF48" w14:textId="77777777" w:rsidR="00D708FE" w:rsidRDefault="00D708FE" w:rsidP="00D708FE">
            <w:pPr>
              <w:pStyle w:val="XML1"/>
              <w:rPr>
                <w:ins w:id="27527" w:author="Thomas Dietz" w:date="2012-08-08T16:18:00Z"/>
              </w:rPr>
            </w:pPr>
            <w:ins w:id="27528" w:author="Thomas Dietz" w:date="2012-08-08T16:18:00Z">
              <w:r>
                <w:t xml:space="preserve">    &lt;/xs:annotation&gt;</w:t>
              </w:r>
            </w:ins>
          </w:p>
          <w:p w14:paraId="60E539F5" w14:textId="77777777" w:rsidR="00D708FE" w:rsidRDefault="00D708FE" w:rsidP="00D708FE">
            <w:pPr>
              <w:pStyle w:val="XML1"/>
              <w:rPr>
                <w:ins w:id="27529" w:author="Thomas Dietz" w:date="2012-08-08T16:18:00Z"/>
              </w:rPr>
            </w:pPr>
          </w:p>
          <w:p w14:paraId="54ED4CCF" w14:textId="77777777" w:rsidR="00D708FE" w:rsidRDefault="00D708FE" w:rsidP="00D708FE">
            <w:pPr>
              <w:pStyle w:val="XML1"/>
              <w:rPr>
                <w:ins w:id="27530" w:author="Thomas Dietz" w:date="2012-08-08T16:18:00Z"/>
              </w:rPr>
            </w:pPr>
            <w:ins w:id="27531" w:author="Thomas Dietz" w:date="2012-08-08T16:18:00Z">
              <w:r>
                <w:t xml:space="preserve">    &lt;xs:sequence&gt;</w:t>
              </w:r>
            </w:ins>
          </w:p>
          <w:p w14:paraId="2EA8951D" w14:textId="77777777" w:rsidR="00D708FE" w:rsidRDefault="00D708FE" w:rsidP="00D708FE">
            <w:pPr>
              <w:pStyle w:val="XML1"/>
              <w:rPr>
                <w:ins w:id="27532" w:author="Thomas Dietz" w:date="2012-08-08T16:18:00Z"/>
              </w:rPr>
            </w:pPr>
            <w:ins w:id="27533" w:author="Thomas Dietz" w:date="2012-08-08T16:18:00Z">
              <w:r>
                <w:t xml:space="preserve">      &lt;xs:choice&gt;</w:t>
              </w:r>
            </w:ins>
          </w:p>
          <w:p w14:paraId="146D534D" w14:textId="77777777" w:rsidR="00D708FE" w:rsidRDefault="00D708FE" w:rsidP="00D708FE">
            <w:pPr>
              <w:pStyle w:val="XML1"/>
              <w:rPr>
                <w:ins w:id="27534" w:author="Thomas Dietz" w:date="2012-08-08T16:18:00Z"/>
              </w:rPr>
            </w:pPr>
            <w:ins w:id="27535" w:author="Thomas Dietz" w:date="2012-08-08T16:18:00Z">
              <w:r>
                <w:t xml:space="preserve">        &lt;xs:sequence&gt;</w:t>
              </w:r>
            </w:ins>
          </w:p>
          <w:p w14:paraId="41217BAD" w14:textId="77777777" w:rsidR="00D708FE" w:rsidRDefault="00D708FE" w:rsidP="00D708FE">
            <w:pPr>
              <w:pStyle w:val="XML1"/>
              <w:rPr>
                <w:ins w:id="27536" w:author="Thomas Dietz" w:date="2012-08-08T16:18:00Z"/>
              </w:rPr>
            </w:pPr>
            <w:ins w:id="27537" w:author="Thomas Dietz" w:date="2012-08-08T16:18:00Z">
              <w:r>
                <w:t xml:space="preserve">          &lt;xs:element name="local-endpoint-ipv4-adress"  type="inet:ipv4-address"&gt;</w:t>
              </w:r>
            </w:ins>
          </w:p>
          <w:p w14:paraId="3C92795C" w14:textId="77777777" w:rsidR="00D708FE" w:rsidRDefault="00D708FE" w:rsidP="00D708FE">
            <w:pPr>
              <w:pStyle w:val="XML1"/>
              <w:rPr>
                <w:ins w:id="27538" w:author="Thomas Dietz" w:date="2012-08-08T16:18:00Z"/>
              </w:rPr>
            </w:pPr>
            <w:ins w:id="27539" w:author="Thomas Dietz" w:date="2012-08-08T16:18:00Z">
              <w:r>
                <w:t xml:space="preserve">            &lt;xs:annotation&gt;</w:t>
              </w:r>
            </w:ins>
          </w:p>
          <w:p w14:paraId="5A468C45" w14:textId="77777777" w:rsidR="00D708FE" w:rsidRDefault="00D708FE" w:rsidP="00D708FE">
            <w:pPr>
              <w:pStyle w:val="XML1"/>
              <w:rPr>
                <w:ins w:id="27540" w:author="Thomas Dietz" w:date="2012-08-08T16:18:00Z"/>
              </w:rPr>
            </w:pPr>
            <w:ins w:id="27541" w:author="Thomas Dietz" w:date="2012-08-08T16:18:00Z">
              <w:r>
                <w:t xml:space="preserve">              &lt;xs:documentation&gt;</w:t>
              </w:r>
            </w:ins>
          </w:p>
          <w:p w14:paraId="5F8028B4" w14:textId="77777777" w:rsidR="00D708FE" w:rsidRDefault="00D708FE" w:rsidP="00D708FE">
            <w:pPr>
              <w:pStyle w:val="XML1"/>
              <w:rPr>
                <w:ins w:id="27542" w:author="Thomas Dietz" w:date="2012-08-08T16:18:00Z"/>
              </w:rPr>
            </w:pPr>
            <w:ins w:id="27543" w:author="Thomas Dietz" w:date="2012-08-08T16:18:00Z">
              <w:r>
                <w:t xml:space="preserve">                The IPv4 address of the local tunnel</w:t>
              </w:r>
            </w:ins>
          </w:p>
          <w:p w14:paraId="52A661F9" w14:textId="77777777" w:rsidR="00D708FE" w:rsidRDefault="00D708FE" w:rsidP="00D708FE">
            <w:pPr>
              <w:pStyle w:val="XML1"/>
              <w:rPr>
                <w:ins w:id="27544" w:author="Thomas Dietz" w:date="2012-08-08T16:18:00Z"/>
              </w:rPr>
            </w:pPr>
            <w:ins w:id="27545" w:author="Thomas Dietz" w:date="2012-08-08T16:18:00Z">
              <w:r>
                <w:t xml:space="preserve">                endpoint.</w:t>
              </w:r>
            </w:ins>
          </w:p>
          <w:p w14:paraId="54096C77" w14:textId="77777777" w:rsidR="00D708FE" w:rsidRDefault="00D708FE" w:rsidP="00D708FE">
            <w:pPr>
              <w:pStyle w:val="XML1"/>
              <w:rPr>
                <w:ins w:id="27546" w:author="Thomas Dietz" w:date="2012-08-08T16:18:00Z"/>
              </w:rPr>
            </w:pPr>
            <w:ins w:id="27547" w:author="Thomas Dietz" w:date="2012-08-08T16:18:00Z">
              <w:r>
                <w:t xml:space="preserve">              &lt;/xs:documentation&gt;</w:t>
              </w:r>
            </w:ins>
          </w:p>
          <w:p w14:paraId="0892F75D" w14:textId="77777777" w:rsidR="00D708FE" w:rsidRDefault="00D708FE" w:rsidP="00D708FE">
            <w:pPr>
              <w:pStyle w:val="XML1"/>
              <w:rPr>
                <w:ins w:id="27548" w:author="Thomas Dietz" w:date="2012-08-08T16:18:00Z"/>
              </w:rPr>
            </w:pPr>
            <w:ins w:id="27549" w:author="Thomas Dietz" w:date="2012-08-08T16:18:00Z">
              <w:r>
                <w:t xml:space="preserve">            &lt;/xs:annotation&gt;</w:t>
              </w:r>
            </w:ins>
          </w:p>
          <w:p w14:paraId="09284E01" w14:textId="77777777" w:rsidR="00D708FE" w:rsidRDefault="00D708FE" w:rsidP="00D708FE">
            <w:pPr>
              <w:pStyle w:val="XML1"/>
              <w:rPr>
                <w:ins w:id="27550" w:author="Thomas Dietz" w:date="2012-08-08T16:18:00Z"/>
              </w:rPr>
            </w:pPr>
            <w:ins w:id="27551" w:author="Thomas Dietz" w:date="2012-08-08T16:18:00Z">
              <w:r>
                <w:t xml:space="preserve">          &lt;/xs:element&gt;</w:t>
              </w:r>
            </w:ins>
          </w:p>
          <w:p w14:paraId="6A453E13" w14:textId="77777777" w:rsidR="00D708FE" w:rsidRDefault="00D708FE" w:rsidP="00D708FE">
            <w:pPr>
              <w:pStyle w:val="XML1"/>
              <w:rPr>
                <w:ins w:id="27552" w:author="Thomas Dietz" w:date="2012-08-08T16:18:00Z"/>
              </w:rPr>
            </w:pPr>
            <w:ins w:id="27553" w:author="Thomas Dietz" w:date="2012-08-08T16:18:00Z">
              <w:r>
                <w:t xml:space="preserve">          &lt;xs:element name="remote-endpoint-ipv4-adress"  type="inet:ipv4-address"&gt;</w:t>
              </w:r>
            </w:ins>
          </w:p>
          <w:p w14:paraId="7D6B4434" w14:textId="77777777" w:rsidR="00D708FE" w:rsidRDefault="00D708FE" w:rsidP="00D708FE">
            <w:pPr>
              <w:pStyle w:val="XML1"/>
              <w:rPr>
                <w:ins w:id="27554" w:author="Thomas Dietz" w:date="2012-08-08T16:18:00Z"/>
              </w:rPr>
            </w:pPr>
            <w:ins w:id="27555" w:author="Thomas Dietz" w:date="2012-08-08T16:18:00Z">
              <w:r>
                <w:t xml:space="preserve">            &lt;xs:annotation&gt;</w:t>
              </w:r>
            </w:ins>
          </w:p>
          <w:p w14:paraId="17246EE9" w14:textId="77777777" w:rsidR="00D708FE" w:rsidRDefault="00D708FE" w:rsidP="00D708FE">
            <w:pPr>
              <w:pStyle w:val="XML1"/>
              <w:rPr>
                <w:ins w:id="27556" w:author="Thomas Dietz" w:date="2012-08-08T16:18:00Z"/>
              </w:rPr>
            </w:pPr>
            <w:ins w:id="27557" w:author="Thomas Dietz" w:date="2012-08-08T16:18:00Z">
              <w:r>
                <w:t xml:space="preserve">              &lt;xs:documentation&gt;</w:t>
              </w:r>
            </w:ins>
          </w:p>
          <w:p w14:paraId="6BBFA966" w14:textId="77777777" w:rsidR="00D708FE" w:rsidRDefault="00D708FE" w:rsidP="00D708FE">
            <w:pPr>
              <w:pStyle w:val="XML1"/>
              <w:rPr>
                <w:ins w:id="27558" w:author="Thomas Dietz" w:date="2012-08-08T16:18:00Z"/>
              </w:rPr>
            </w:pPr>
            <w:ins w:id="27559" w:author="Thomas Dietz" w:date="2012-08-08T16:18:00Z">
              <w:r>
                <w:t xml:space="preserve">                The IPv4 address of the remote tunnel</w:t>
              </w:r>
            </w:ins>
          </w:p>
          <w:p w14:paraId="32D29635" w14:textId="77777777" w:rsidR="00D708FE" w:rsidRDefault="00D708FE" w:rsidP="00D708FE">
            <w:pPr>
              <w:pStyle w:val="XML1"/>
              <w:rPr>
                <w:ins w:id="27560" w:author="Thomas Dietz" w:date="2012-08-08T16:18:00Z"/>
              </w:rPr>
            </w:pPr>
            <w:ins w:id="27561" w:author="Thomas Dietz" w:date="2012-08-08T16:18:00Z">
              <w:r>
                <w:t xml:space="preserve">                endpoint.</w:t>
              </w:r>
            </w:ins>
          </w:p>
          <w:p w14:paraId="53D93529" w14:textId="77777777" w:rsidR="00D708FE" w:rsidRDefault="00D708FE" w:rsidP="00D708FE">
            <w:pPr>
              <w:pStyle w:val="XML1"/>
              <w:rPr>
                <w:ins w:id="27562" w:author="Thomas Dietz" w:date="2012-08-08T16:18:00Z"/>
              </w:rPr>
            </w:pPr>
            <w:ins w:id="27563" w:author="Thomas Dietz" w:date="2012-08-08T16:18:00Z">
              <w:r>
                <w:t xml:space="preserve">              &lt;/xs:documentation&gt;</w:t>
              </w:r>
            </w:ins>
          </w:p>
          <w:p w14:paraId="4ED951CA" w14:textId="77777777" w:rsidR="00D708FE" w:rsidRDefault="00D708FE" w:rsidP="00D708FE">
            <w:pPr>
              <w:pStyle w:val="XML1"/>
              <w:rPr>
                <w:ins w:id="27564" w:author="Thomas Dietz" w:date="2012-08-08T16:18:00Z"/>
              </w:rPr>
            </w:pPr>
            <w:ins w:id="27565" w:author="Thomas Dietz" w:date="2012-08-08T16:18:00Z">
              <w:r>
                <w:t xml:space="preserve">            &lt;/xs:annotation&gt;</w:t>
              </w:r>
            </w:ins>
          </w:p>
          <w:p w14:paraId="0223A1CE" w14:textId="77777777" w:rsidR="00D708FE" w:rsidRDefault="00D708FE" w:rsidP="00D708FE">
            <w:pPr>
              <w:pStyle w:val="XML1"/>
              <w:rPr>
                <w:ins w:id="27566" w:author="Thomas Dietz" w:date="2012-08-08T16:18:00Z"/>
              </w:rPr>
            </w:pPr>
            <w:ins w:id="27567" w:author="Thomas Dietz" w:date="2012-08-08T16:18:00Z">
              <w:r>
                <w:t xml:space="preserve">          &lt;/xs:element&gt;</w:t>
              </w:r>
            </w:ins>
          </w:p>
          <w:p w14:paraId="2C031322" w14:textId="77777777" w:rsidR="00D708FE" w:rsidRDefault="00D708FE" w:rsidP="00D708FE">
            <w:pPr>
              <w:pStyle w:val="XML1"/>
              <w:rPr>
                <w:ins w:id="27568" w:author="Thomas Dietz" w:date="2012-08-08T16:18:00Z"/>
              </w:rPr>
            </w:pPr>
            <w:ins w:id="27569" w:author="Thomas Dietz" w:date="2012-08-08T16:18:00Z">
              <w:r>
                <w:t xml:space="preserve">        &lt;/xs:sequence&gt;</w:t>
              </w:r>
            </w:ins>
          </w:p>
          <w:p w14:paraId="0D01DB25" w14:textId="77777777" w:rsidR="00D708FE" w:rsidRDefault="00D708FE" w:rsidP="00D708FE">
            <w:pPr>
              <w:pStyle w:val="XML1"/>
              <w:rPr>
                <w:ins w:id="27570" w:author="Thomas Dietz" w:date="2012-08-08T16:18:00Z"/>
              </w:rPr>
            </w:pPr>
            <w:ins w:id="27571" w:author="Thomas Dietz" w:date="2012-08-08T16:18:00Z">
              <w:r>
                <w:t xml:space="preserve">        &lt;xs:sequence&gt;</w:t>
              </w:r>
            </w:ins>
          </w:p>
          <w:p w14:paraId="1B40D21E" w14:textId="77777777" w:rsidR="00D708FE" w:rsidRDefault="00D708FE" w:rsidP="00D708FE">
            <w:pPr>
              <w:pStyle w:val="XML1"/>
              <w:rPr>
                <w:ins w:id="27572" w:author="Thomas Dietz" w:date="2012-08-08T16:18:00Z"/>
              </w:rPr>
            </w:pPr>
            <w:ins w:id="27573" w:author="Thomas Dietz" w:date="2012-08-08T16:18:00Z">
              <w:r>
                <w:t xml:space="preserve">          &lt;xs:element name="local-endpoint-ipv6-adress"  type="inet:ipv6-address"&gt;</w:t>
              </w:r>
            </w:ins>
          </w:p>
          <w:p w14:paraId="20C97ACE" w14:textId="77777777" w:rsidR="00D708FE" w:rsidRDefault="00D708FE" w:rsidP="00D708FE">
            <w:pPr>
              <w:pStyle w:val="XML1"/>
              <w:rPr>
                <w:ins w:id="27574" w:author="Thomas Dietz" w:date="2012-08-08T16:18:00Z"/>
              </w:rPr>
            </w:pPr>
            <w:ins w:id="27575" w:author="Thomas Dietz" w:date="2012-08-08T16:18:00Z">
              <w:r>
                <w:t xml:space="preserve">            &lt;xs:annotation&gt;</w:t>
              </w:r>
            </w:ins>
          </w:p>
          <w:p w14:paraId="6C78E343" w14:textId="77777777" w:rsidR="00D708FE" w:rsidRDefault="00D708FE" w:rsidP="00D708FE">
            <w:pPr>
              <w:pStyle w:val="XML1"/>
              <w:rPr>
                <w:ins w:id="27576" w:author="Thomas Dietz" w:date="2012-08-08T16:18:00Z"/>
              </w:rPr>
            </w:pPr>
            <w:ins w:id="27577" w:author="Thomas Dietz" w:date="2012-08-08T16:18:00Z">
              <w:r>
                <w:t xml:space="preserve">              &lt;xs:documentation&gt;</w:t>
              </w:r>
            </w:ins>
          </w:p>
          <w:p w14:paraId="74B3648B" w14:textId="77777777" w:rsidR="00D708FE" w:rsidRDefault="00D708FE" w:rsidP="00D708FE">
            <w:pPr>
              <w:pStyle w:val="XML1"/>
              <w:rPr>
                <w:ins w:id="27578" w:author="Thomas Dietz" w:date="2012-08-08T16:18:00Z"/>
              </w:rPr>
            </w:pPr>
            <w:ins w:id="27579" w:author="Thomas Dietz" w:date="2012-08-08T16:18:00Z">
              <w:r>
                <w:t xml:space="preserve">                The IPv6 address of the local tunnel</w:t>
              </w:r>
            </w:ins>
          </w:p>
          <w:p w14:paraId="21251538" w14:textId="77777777" w:rsidR="00D708FE" w:rsidRDefault="00D708FE" w:rsidP="00D708FE">
            <w:pPr>
              <w:pStyle w:val="XML1"/>
              <w:rPr>
                <w:ins w:id="27580" w:author="Thomas Dietz" w:date="2012-08-08T16:18:00Z"/>
              </w:rPr>
            </w:pPr>
            <w:ins w:id="27581" w:author="Thomas Dietz" w:date="2012-08-08T16:18:00Z">
              <w:r>
                <w:t xml:space="preserve">                endpoint.</w:t>
              </w:r>
            </w:ins>
          </w:p>
          <w:p w14:paraId="26ABCE67" w14:textId="77777777" w:rsidR="00D708FE" w:rsidRDefault="00D708FE" w:rsidP="00D708FE">
            <w:pPr>
              <w:pStyle w:val="XML1"/>
              <w:rPr>
                <w:ins w:id="27582" w:author="Thomas Dietz" w:date="2012-08-08T16:18:00Z"/>
              </w:rPr>
            </w:pPr>
            <w:ins w:id="27583" w:author="Thomas Dietz" w:date="2012-08-08T16:18:00Z">
              <w:r>
                <w:t xml:space="preserve">              &lt;/xs:documentation&gt;</w:t>
              </w:r>
            </w:ins>
          </w:p>
          <w:p w14:paraId="2819FCB8" w14:textId="77777777" w:rsidR="00D708FE" w:rsidRDefault="00D708FE" w:rsidP="00D708FE">
            <w:pPr>
              <w:pStyle w:val="XML1"/>
              <w:rPr>
                <w:ins w:id="27584" w:author="Thomas Dietz" w:date="2012-08-08T16:18:00Z"/>
              </w:rPr>
            </w:pPr>
            <w:ins w:id="27585" w:author="Thomas Dietz" w:date="2012-08-08T16:18:00Z">
              <w:r>
                <w:t xml:space="preserve">            &lt;/xs:annotation&gt;</w:t>
              </w:r>
            </w:ins>
          </w:p>
          <w:p w14:paraId="0800D445" w14:textId="77777777" w:rsidR="00D708FE" w:rsidRDefault="00D708FE" w:rsidP="00D708FE">
            <w:pPr>
              <w:pStyle w:val="XML1"/>
              <w:rPr>
                <w:ins w:id="27586" w:author="Thomas Dietz" w:date="2012-08-08T16:18:00Z"/>
              </w:rPr>
            </w:pPr>
            <w:ins w:id="27587" w:author="Thomas Dietz" w:date="2012-08-08T16:18:00Z">
              <w:r>
                <w:lastRenderedPageBreak/>
                <w:t xml:space="preserve">          &lt;/xs:element&gt;</w:t>
              </w:r>
            </w:ins>
          </w:p>
          <w:p w14:paraId="22DC221A" w14:textId="77777777" w:rsidR="00D708FE" w:rsidRDefault="00D708FE" w:rsidP="00D708FE">
            <w:pPr>
              <w:pStyle w:val="XML1"/>
              <w:rPr>
                <w:ins w:id="27588" w:author="Thomas Dietz" w:date="2012-08-08T16:18:00Z"/>
              </w:rPr>
            </w:pPr>
            <w:ins w:id="27589" w:author="Thomas Dietz" w:date="2012-08-08T16:18:00Z">
              <w:r>
                <w:t xml:space="preserve">          &lt;xs:element name="remote-endpoint-ipv6-adress"  type="inet:ipv6-address"&gt;</w:t>
              </w:r>
            </w:ins>
          </w:p>
          <w:p w14:paraId="7214FA69" w14:textId="77777777" w:rsidR="00D708FE" w:rsidRDefault="00D708FE" w:rsidP="00D708FE">
            <w:pPr>
              <w:pStyle w:val="XML1"/>
              <w:rPr>
                <w:ins w:id="27590" w:author="Thomas Dietz" w:date="2012-08-08T16:18:00Z"/>
              </w:rPr>
            </w:pPr>
            <w:ins w:id="27591" w:author="Thomas Dietz" w:date="2012-08-08T16:18:00Z">
              <w:r>
                <w:t xml:space="preserve">            &lt;xs:annotation&gt;</w:t>
              </w:r>
            </w:ins>
          </w:p>
          <w:p w14:paraId="29D78C7A" w14:textId="77777777" w:rsidR="00D708FE" w:rsidRDefault="00D708FE" w:rsidP="00D708FE">
            <w:pPr>
              <w:pStyle w:val="XML1"/>
              <w:rPr>
                <w:ins w:id="27592" w:author="Thomas Dietz" w:date="2012-08-08T16:18:00Z"/>
              </w:rPr>
            </w:pPr>
            <w:ins w:id="27593" w:author="Thomas Dietz" w:date="2012-08-08T16:18:00Z">
              <w:r>
                <w:t xml:space="preserve">              &lt;xs:documentation&gt;</w:t>
              </w:r>
            </w:ins>
          </w:p>
          <w:p w14:paraId="4D34E13D" w14:textId="77777777" w:rsidR="00D708FE" w:rsidRDefault="00D708FE" w:rsidP="00D708FE">
            <w:pPr>
              <w:pStyle w:val="XML1"/>
              <w:rPr>
                <w:ins w:id="27594" w:author="Thomas Dietz" w:date="2012-08-08T16:18:00Z"/>
              </w:rPr>
            </w:pPr>
            <w:ins w:id="27595" w:author="Thomas Dietz" w:date="2012-08-08T16:18:00Z">
              <w:r>
                <w:t xml:space="preserve">                The IPv6 address of the remote tunnel</w:t>
              </w:r>
            </w:ins>
          </w:p>
          <w:p w14:paraId="00B1AE7E" w14:textId="77777777" w:rsidR="00D708FE" w:rsidRDefault="00D708FE" w:rsidP="00D708FE">
            <w:pPr>
              <w:pStyle w:val="XML1"/>
              <w:rPr>
                <w:ins w:id="27596" w:author="Thomas Dietz" w:date="2012-08-08T16:18:00Z"/>
              </w:rPr>
            </w:pPr>
            <w:ins w:id="27597" w:author="Thomas Dietz" w:date="2012-08-08T16:18:00Z">
              <w:r>
                <w:t xml:space="preserve">                endpoint.</w:t>
              </w:r>
            </w:ins>
          </w:p>
          <w:p w14:paraId="3B7FB645" w14:textId="77777777" w:rsidR="00D708FE" w:rsidRDefault="00D708FE" w:rsidP="00D708FE">
            <w:pPr>
              <w:pStyle w:val="XML1"/>
              <w:rPr>
                <w:ins w:id="27598" w:author="Thomas Dietz" w:date="2012-08-08T16:18:00Z"/>
              </w:rPr>
            </w:pPr>
            <w:ins w:id="27599" w:author="Thomas Dietz" w:date="2012-08-08T16:18:00Z">
              <w:r>
                <w:t xml:space="preserve">              &lt;/xs:documentation&gt;</w:t>
              </w:r>
            </w:ins>
          </w:p>
          <w:p w14:paraId="2D804C23" w14:textId="77777777" w:rsidR="00D708FE" w:rsidRDefault="00D708FE" w:rsidP="00D708FE">
            <w:pPr>
              <w:pStyle w:val="XML1"/>
              <w:rPr>
                <w:ins w:id="27600" w:author="Thomas Dietz" w:date="2012-08-08T16:18:00Z"/>
              </w:rPr>
            </w:pPr>
            <w:ins w:id="27601" w:author="Thomas Dietz" w:date="2012-08-08T16:18:00Z">
              <w:r>
                <w:t xml:space="preserve">            &lt;/xs:annotation&gt;</w:t>
              </w:r>
            </w:ins>
          </w:p>
          <w:p w14:paraId="2DF59C34" w14:textId="77777777" w:rsidR="00D708FE" w:rsidRDefault="00D708FE" w:rsidP="00D708FE">
            <w:pPr>
              <w:pStyle w:val="XML1"/>
              <w:rPr>
                <w:ins w:id="27602" w:author="Thomas Dietz" w:date="2012-08-08T16:18:00Z"/>
              </w:rPr>
            </w:pPr>
            <w:ins w:id="27603" w:author="Thomas Dietz" w:date="2012-08-08T16:18:00Z">
              <w:r>
                <w:t xml:space="preserve">          &lt;/xs:element&gt;</w:t>
              </w:r>
            </w:ins>
          </w:p>
          <w:p w14:paraId="4276474A" w14:textId="77777777" w:rsidR="00D708FE" w:rsidRDefault="00D708FE" w:rsidP="00D708FE">
            <w:pPr>
              <w:pStyle w:val="XML1"/>
              <w:rPr>
                <w:ins w:id="27604" w:author="Thomas Dietz" w:date="2012-08-08T16:18:00Z"/>
              </w:rPr>
            </w:pPr>
            <w:ins w:id="27605" w:author="Thomas Dietz" w:date="2012-08-08T16:18:00Z">
              <w:r>
                <w:t xml:space="preserve">        &lt;/xs:sequence&gt;</w:t>
              </w:r>
            </w:ins>
          </w:p>
          <w:p w14:paraId="4E99B7E6" w14:textId="77777777" w:rsidR="00D708FE" w:rsidRDefault="00D708FE" w:rsidP="00D708FE">
            <w:pPr>
              <w:pStyle w:val="XML1"/>
              <w:rPr>
                <w:ins w:id="27606" w:author="Thomas Dietz" w:date="2012-08-08T16:18:00Z"/>
              </w:rPr>
            </w:pPr>
            <w:ins w:id="27607" w:author="Thomas Dietz" w:date="2012-08-08T16:18:00Z">
              <w:r>
                <w:t xml:space="preserve">        &lt;xs:sequence&gt;</w:t>
              </w:r>
            </w:ins>
          </w:p>
          <w:p w14:paraId="7A30E079" w14:textId="77777777" w:rsidR="00D708FE" w:rsidRDefault="00D708FE" w:rsidP="00D708FE">
            <w:pPr>
              <w:pStyle w:val="XML1"/>
              <w:rPr>
                <w:ins w:id="27608" w:author="Thomas Dietz" w:date="2012-08-08T16:18:00Z"/>
              </w:rPr>
            </w:pPr>
            <w:ins w:id="27609" w:author="Thomas Dietz" w:date="2012-08-08T16:18:00Z">
              <w:r>
                <w:t xml:space="preserve">          &lt;xs:element name="local-endpoint-mac-adress"  type="yang:mac-address"&gt;</w:t>
              </w:r>
            </w:ins>
          </w:p>
          <w:p w14:paraId="40206DB4" w14:textId="77777777" w:rsidR="00D708FE" w:rsidRDefault="00D708FE" w:rsidP="00D708FE">
            <w:pPr>
              <w:pStyle w:val="XML1"/>
              <w:rPr>
                <w:ins w:id="27610" w:author="Thomas Dietz" w:date="2012-08-08T16:18:00Z"/>
              </w:rPr>
            </w:pPr>
            <w:ins w:id="27611" w:author="Thomas Dietz" w:date="2012-08-08T16:18:00Z">
              <w:r>
                <w:t xml:space="preserve">            &lt;xs:annotation&gt;</w:t>
              </w:r>
            </w:ins>
          </w:p>
          <w:p w14:paraId="371D73E0" w14:textId="77777777" w:rsidR="00D708FE" w:rsidRDefault="00D708FE" w:rsidP="00D708FE">
            <w:pPr>
              <w:pStyle w:val="XML1"/>
              <w:rPr>
                <w:ins w:id="27612" w:author="Thomas Dietz" w:date="2012-08-08T16:18:00Z"/>
              </w:rPr>
            </w:pPr>
            <w:ins w:id="27613" w:author="Thomas Dietz" w:date="2012-08-08T16:18:00Z">
              <w:r>
                <w:t xml:space="preserve">              &lt;xs:documentation&gt;</w:t>
              </w:r>
            </w:ins>
          </w:p>
          <w:p w14:paraId="7FF317E9" w14:textId="77777777" w:rsidR="00D708FE" w:rsidRDefault="00D708FE" w:rsidP="00D708FE">
            <w:pPr>
              <w:pStyle w:val="XML1"/>
              <w:rPr>
                <w:ins w:id="27614" w:author="Thomas Dietz" w:date="2012-08-08T16:18:00Z"/>
              </w:rPr>
            </w:pPr>
            <w:ins w:id="27615" w:author="Thomas Dietz" w:date="2012-08-08T16:18:00Z">
              <w:r>
                <w:t xml:space="preserve">                The MAC address of the local tunnel</w:t>
              </w:r>
            </w:ins>
          </w:p>
          <w:p w14:paraId="2BE9470C" w14:textId="77777777" w:rsidR="00D708FE" w:rsidRDefault="00D708FE" w:rsidP="00D708FE">
            <w:pPr>
              <w:pStyle w:val="XML1"/>
              <w:rPr>
                <w:ins w:id="27616" w:author="Thomas Dietz" w:date="2012-08-08T16:18:00Z"/>
              </w:rPr>
            </w:pPr>
            <w:ins w:id="27617" w:author="Thomas Dietz" w:date="2012-08-08T16:18:00Z">
              <w:r>
                <w:t xml:space="preserve">                endpoint.</w:t>
              </w:r>
            </w:ins>
          </w:p>
          <w:p w14:paraId="2F576583" w14:textId="77777777" w:rsidR="00D708FE" w:rsidRDefault="00D708FE" w:rsidP="00D708FE">
            <w:pPr>
              <w:pStyle w:val="XML1"/>
              <w:rPr>
                <w:ins w:id="27618" w:author="Thomas Dietz" w:date="2012-08-08T16:18:00Z"/>
              </w:rPr>
            </w:pPr>
            <w:ins w:id="27619" w:author="Thomas Dietz" w:date="2012-08-08T16:18:00Z">
              <w:r>
                <w:t xml:space="preserve">              &lt;/xs:documentation&gt;</w:t>
              </w:r>
            </w:ins>
          </w:p>
          <w:p w14:paraId="46DE1760" w14:textId="77777777" w:rsidR="00D708FE" w:rsidRDefault="00D708FE" w:rsidP="00D708FE">
            <w:pPr>
              <w:pStyle w:val="XML1"/>
              <w:rPr>
                <w:ins w:id="27620" w:author="Thomas Dietz" w:date="2012-08-08T16:18:00Z"/>
              </w:rPr>
            </w:pPr>
            <w:ins w:id="27621" w:author="Thomas Dietz" w:date="2012-08-08T16:18:00Z">
              <w:r>
                <w:t xml:space="preserve">            &lt;/xs:annotation&gt;</w:t>
              </w:r>
            </w:ins>
          </w:p>
          <w:p w14:paraId="51338DF9" w14:textId="77777777" w:rsidR="00D708FE" w:rsidRDefault="00D708FE" w:rsidP="00D708FE">
            <w:pPr>
              <w:pStyle w:val="XML1"/>
              <w:rPr>
                <w:ins w:id="27622" w:author="Thomas Dietz" w:date="2012-08-08T16:18:00Z"/>
              </w:rPr>
            </w:pPr>
            <w:ins w:id="27623" w:author="Thomas Dietz" w:date="2012-08-08T16:18:00Z">
              <w:r>
                <w:t xml:space="preserve">          &lt;/xs:element&gt;</w:t>
              </w:r>
            </w:ins>
          </w:p>
          <w:p w14:paraId="41DA69F7" w14:textId="77777777" w:rsidR="00D708FE" w:rsidRDefault="00D708FE" w:rsidP="00D708FE">
            <w:pPr>
              <w:pStyle w:val="XML1"/>
              <w:rPr>
                <w:ins w:id="27624" w:author="Thomas Dietz" w:date="2012-08-08T16:18:00Z"/>
              </w:rPr>
            </w:pPr>
            <w:ins w:id="27625" w:author="Thomas Dietz" w:date="2012-08-08T16:18:00Z">
              <w:r>
                <w:t xml:space="preserve">          &lt;xs:element name="remote-endpoint-mac-adress"  type="yang:mac-address"&gt;</w:t>
              </w:r>
            </w:ins>
          </w:p>
          <w:p w14:paraId="732000C5" w14:textId="77777777" w:rsidR="00D708FE" w:rsidRDefault="00D708FE" w:rsidP="00D708FE">
            <w:pPr>
              <w:pStyle w:val="XML1"/>
              <w:rPr>
                <w:ins w:id="27626" w:author="Thomas Dietz" w:date="2012-08-08T16:18:00Z"/>
              </w:rPr>
            </w:pPr>
            <w:ins w:id="27627" w:author="Thomas Dietz" w:date="2012-08-08T16:18:00Z">
              <w:r>
                <w:t xml:space="preserve">            &lt;xs:annotation&gt;</w:t>
              </w:r>
            </w:ins>
          </w:p>
          <w:p w14:paraId="2DCA6FD1" w14:textId="77777777" w:rsidR="00D708FE" w:rsidRDefault="00D708FE" w:rsidP="00D708FE">
            <w:pPr>
              <w:pStyle w:val="XML1"/>
              <w:rPr>
                <w:ins w:id="27628" w:author="Thomas Dietz" w:date="2012-08-08T16:18:00Z"/>
              </w:rPr>
            </w:pPr>
            <w:ins w:id="27629" w:author="Thomas Dietz" w:date="2012-08-08T16:18:00Z">
              <w:r>
                <w:t xml:space="preserve">              &lt;xs:documentation&gt;</w:t>
              </w:r>
            </w:ins>
          </w:p>
          <w:p w14:paraId="4A306E21" w14:textId="77777777" w:rsidR="00D708FE" w:rsidRDefault="00D708FE" w:rsidP="00D708FE">
            <w:pPr>
              <w:pStyle w:val="XML1"/>
              <w:rPr>
                <w:ins w:id="27630" w:author="Thomas Dietz" w:date="2012-08-08T16:18:00Z"/>
              </w:rPr>
            </w:pPr>
            <w:ins w:id="27631" w:author="Thomas Dietz" w:date="2012-08-08T16:18:00Z">
              <w:r>
                <w:t xml:space="preserve">                The MAC address of the remote tunnel</w:t>
              </w:r>
            </w:ins>
          </w:p>
          <w:p w14:paraId="3EFDD396" w14:textId="77777777" w:rsidR="00D708FE" w:rsidRDefault="00D708FE" w:rsidP="00D708FE">
            <w:pPr>
              <w:pStyle w:val="XML1"/>
              <w:rPr>
                <w:ins w:id="27632" w:author="Thomas Dietz" w:date="2012-08-08T16:18:00Z"/>
              </w:rPr>
            </w:pPr>
            <w:ins w:id="27633" w:author="Thomas Dietz" w:date="2012-08-08T16:18:00Z">
              <w:r>
                <w:t xml:space="preserve">                endpoint.</w:t>
              </w:r>
            </w:ins>
          </w:p>
          <w:p w14:paraId="2AAAF50A" w14:textId="77777777" w:rsidR="00D708FE" w:rsidRDefault="00D708FE" w:rsidP="00D708FE">
            <w:pPr>
              <w:pStyle w:val="XML1"/>
              <w:rPr>
                <w:ins w:id="27634" w:author="Thomas Dietz" w:date="2012-08-08T16:18:00Z"/>
              </w:rPr>
            </w:pPr>
            <w:ins w:id="27635" w:author="Thomas Dietz" w:date="2012-08-08T16:18:00Z">
              <w:r>
                <w:t xml:space="preserve">              &lt;/xs:documentation&gt;</w:t>
              </w:r>
            </w:ins>
          </w:p>
          <w:p w14:paraId="7B874869" w14:textId="77777777" w:rsidR="00D708FE" w:rsidRDefault="00D708FE" w:rsidP="00D708FE">
            <w:pPr>
              <w:pStyle w:val="XML1"/>
              <w:rPr>
                <w:ins w:id="27636" w:author="Thomas Dietz" w:date="2012-08-08T16:18:00Z"/>
              </w:rPr>
            </w:pPr>
            <w:ins w:id="27637" w:author="Thomas Dietz" w:date="2012-08-08T16:18:00Z">
              <w:r>
                <w:t xml:space="preserve">            &lt;/xs:annotation&gt;</w:t>
              </w:r>
            </w:ins>
          </w:p>
          <w:p w14:paraId="0FF1E4CD" w14:textId="77777777" w:rsidR="00D708FE" w:rsidRDefault="00D708FE" w:rsidP="00D708FE">
            <w:pPr>
              <w:pStyle w:val="XML1"/>
              <w:rPr>
                <w:ins w:id="27638" w:author="Thomas Dietz" w:date="2012-08-08T16:18:00Z"/>
              </w:rPr>
            </w:pPr>
            <w:ins w:id="27639" w:author="Thomas Dietz" w:date="2012-08-08T16:18:00Z">
              <w:r>
                <w:t xml:space="preserve">          &lt;/xs:element&gt;</w:t>
              </w:r>
            </w:ins>
          </w:p>
          <w:p w14:paraId="4DE33B4D" w14:textId="77777777" w:rsidR="00D708FE" w:rsidRDefault="00D708FE" w:rsidP="00D708FE">
            <w:pPr>
              <w:pStyle w:val="XML1"/>
              <w:rPr>
                <w:ins w:id="27640" w:author="Thomas Dietz" w:date="2012-08-08T16:18:00Z"/>
              </w:rPr>
            </w:pPr>
            <w:ins w:id="27641" w:author="Thomas Dietz" w:date="2012-08-08T16:18:00Z">
              <w:r>
                <w:t xml:space="preserve">        &lt;/xs:sequence&gt;</w:t>
              </w:r>
            </w:ins>
          </w:p>
          <w:p w14:paraId="2166E6F8" w14:textId="77777777" w:rsidR="00D708FE" w:rsidRDefault="00D708FE" w:rsidP="00D708FE">
            <w:pPr>
              <w:pStyle w:val="XML1"/>
              <w:rPr>
                <w:ins w:id="27642" w:author="Thomas Dietz" w:date="2012-08-08T16:18:00Z"/>
              </w:rPr>
            </w:pPr>
            <w:ins w:id="27643" w:author="Thomas Dietz" w:date="2012-08-08T16:18:00Z">
              <w:r>
                <w:t xml:space="preserve">      &lt;/xs:choice&gt;</w:t>
              </w:r>
            </w:ins>
          </w:p>
          <w:p w14:paraId="03B78473" w14:textId="77777777" w:rsidR="00D708FE" w:rsidRDefault="00D708FE" w:rsidP="00D708FE">
            <w:pPr>
              <w:pStyle w:val="XML1"/>
              <w:rPr>
                <w:ins w:id="27644" w:author="Thomas Dietz" w:date="2012-08-08T16:18:00Z"/>
              </w:rPr>
            </w:pPr>
            <w:ins w:id="27645" w:author="Thomas Dietz" w:date="2012-08-08T16:18:00Z">
              <w:r>
                <w:t xml:space="preserve">    &lt;/xs:sequence&gt;</w:t>
              </w:r>
            </w:ins>
          </w:p>
          <w:p w14:paraId="3260E6C7" w14:textId="77777777" w:rsidR="00D708FE" w:rsidRDefault="00D708FE" w:rsidP="00D708FE">
            <w:pPr>
              <w:pStyle w:val="XML1"/>
              <w:rPr>
                <w:ins w:id="27646" w:author="Thomas Dietz" w:date="2012-08-08T16:18:00Z"/>
              </w:rPr>
            </w:pPr>
            <w:ins w:id="27647" w:author="Thomas Dietz" w:date="2012-08-08T16:18:00Z">
              <w:r>
                <w:t xml:space="preserve">  &lt;/xs:group&gt;</w:t>
              </w:r>
            </w:ins>
          </w:p>
          <w:p w14:paraId="4A822035" w14:textId="77777777" w:rsidR="00D708FE" w:rsidRDefault="00D708FE" w:rsidP="00D708FE">
            <w:pPr>
              <w:pStyle w:val="XML1"/>
              <w:rPr>
                <w:ins w:id="27648" w:author="Thomas Dietz" w:date="2012-08-08T16:18:00Z"/>
              </w:rPr>
            </w:pPr>
          </w:p>
          <w:p w14:paraId="7D1A68C4" w14:textId="77777777" w:rsidR="00D708FE" w:rsidRDefault="00D708FE" w:rsidP="00D708FE">
            <w:pPr>
              <w:pStyle w:val="XML1"/>
              <w:rPr>
                <w:ins w:id="27649" w:author="Thomas Dietz" w:date="2012-08-08T16:18:00Z"/>
              </w:rPr>
            </w:pPr>
            <w:ins w:id="27650" w:author="Thomas Dietz" w:date="2012-08-08T16:18:00Z">
              <w:r>
                <w:t xml:space="preserve">  &lt;xs:group name="OFPortIPGRETunnelType"&gt;</w:t>
              </w:r>
            </w:ins>
          </w:p>
          <w:p w14:paraId="79322D66" w14:textId="77777777" w:rsidR="00D708FE" w:rsidRDefault="00D708FE" w:rsidP="00D708FE">
            <w:pPr>
              <w:pStyle w:val="XML1"/>
              <w:rPr>
                <w:ins w:id="27651" w:author="Thomas Dietz" w:date="2012-08-08T16:18:00Z"/>
              </w:rPr>
            </w:pPr>
            <w:ins w:id="27652" w:author="Thomas Dietz" w:date="2012-08-08T16:18:00Z">
              <w:r>
                <w:t xml:space="preserve">    &lt;xs:annotation&gt;</w:t>
              </w:r>
            </w:ins>
          </w:p>
          <w:p w14:paraId="1504882F" w14:textId="77777777" w:rsidR="00D708FE" w:rsidRDefault="00D708FE" w:rsidP="00D708FE">
            <w:pPr>
              <w:pStyle w:val="XML1"/>
              <w:rPr>
                <w:ins w:id="27653" w:author="Thomas Dietz" w:date="2012-08-08T16:18:00Z"/>
              </w:rPr>
            </w:pPr>
            <w:ins w:id="27654" w:author="Thomas Dietz" w:date="2012-08-08T16:18:00Z">
              <w:r>
                <w:t xml:space="preserve">      &lt;xs:documentation&gt;</w:t>
              </w:r>
            </w:ins>
          </w:p>
          <w:p w14:paraId="69E93CBA" w14:textId="77777777" w:rsidR="00D708FE" w:rsidRDefault="00D708FE" w:rsidP="00D708FE">
            <w:pPr>
              <w:pStyle w:val="XML1"/>
              <w:rPr>
                <w:ins w:id="27655" w:author="Thomas Dietz" w:date="2012-08-08T16:18:00Z"/>
              </w:rPr>
            </w:pPr>
            <w:ins w:id="27656" w:author="Thomas Dietz" w:date="2012-08-08T16:18:00Z">
              <w:r>
                <w:t xml:space="preserve">        Properties of a IP-in-GRE tunnel with key,</w:t>
              </w:r>
            </w:ins>
          </w:p>
          <w:p w14:paraId="33CB9A9D" w14:textId="77777777" w:rsidR="00D708FE" w:rsidRDefault="00D708FE" w:rsidP="00D708FE">
            <w:pPr>
              <w:pStyle w:val="XML1"/>
              <w:rPr>
                <w:ins w:id="27657" w:author="Thomas Dietz" w:date="2012-08-08T16:18:00Z"/>
              </w:rPr>
            </w:pPr>
            <w:ins w:id="27658" w:author="Thomas Dietz" w:date="2012-08-08T16:18:00Z">
              <w:r>
                <w:t xml:space="preserve">        checksum, and sequence number information.</w:t>
              </w:r>
            </w:ins>
          </w:p>
          <w:p w14:paraId="24F75A38" w14:textId="77777777" w:rsidR="00D708FE" w:rsidRDefault="00D708FE" w:rsidP="00D708FE">
            <w:pPr>
              <w:pStyle w:val="XML1"/>
              <w:rPr>
                <w:ins w:id="27659" w:author="Thomas Dietz" w:date="2012-08-08T16:18:00Z"/>
              </w:rPr>
            </w:pPr>
            <w:ins w:id="27660" w:author="Thomas Dietz" w:date="2012-08-08T16:18:00Z">
              <w:r>
                <w:t xml:space="preserve">      &lt;/xs:documentation&gt;</w:t>
              </w:r>
            </w:ins>
          </w:p>
          <w:p w14:paraId="404CE060" w14:textId="77777777" w:rsidR="00D708FE" w:rsidRDefault="00D708FE" w:rsidP="00D708FE">
            <w:pPr>
              <w:pStyle w:val="XML1"/>
              <w:rPr>
                <w:ins w:id="27661" w:author="Thomas Dietz" w:date="2012-08-08T16:18:00Z"/>
              </w:rPr>
            </w:pPr>
            <w:ins w:id="27662" w:author="Thomas Dietz" w:date="2012-08-08T16:18:00Z">
              <w:r>
                <w:t xml:space="preserve">    &lt;/xs:annotation&gt;</w:t>
              </w:r>
            </w:ins>
          </w:p>
          <w:p w14:paraId="60488808" w14:textId="77777777" w:rsidR="00D708FE" w:rsidRDefault="00D708FE" w:rsidP="00D708FE">
            <w:pPr>
              <w:pStyle w:val="XML1"/>
              <w:rPr>
                <w:ins w:id="27663" w:author="Thomas Dietz" w:date="2012-08-08T16:18:00Z"/>
              </w:rPr>
            </w:pPr>
          </w:p>
          <w:p w14:paraId="59978DD8" w14:textId="77777777" w:rsidR="00D708FE" w:rsidRDefault="00D708FE" w:rsidP="00D708FE">
            <w:pPr>
              <w:pStyle w:val="XML1"/>
              <w:rPr>
                <w:ins w:id="27664" w:author="Thomas Dietz" w:date="2012-08-08T16:18:00Z"/>
              </w:rPr>
            </w:pPr>
            <w:ins w:id="27665" w:author="Thomas Dietz" w:date="2012-08-08T16:18:00Z">
              <w:r>
                <w:t xml:space="preserve">    &lt;xs:sequence&gt;</w:t>
              </w:r>
            </w:ins>
          </w:p>
          <w:p w14:paraId="262989BC" w14:textId="77777777" w:rsidR="00D708FE" w:rsidRDefault="00D708FE" w:rsidP="00D708FE">
            <w:pPr>
              <w:pStyle w:val="XML1"/>
              <w:rPr>
                <w:ins w:id="27666" w:author="Thomas Dietz" w:date="2012-08-08T16:18:00Z"/>
              </w:rPr>
            </w:pPr>
            <w:ins w:id="27667" w:author="Thomas Dietz" w:date="2012-08-08T16:18:00Z">
              <w:r>
                <w:t xml:space="preserve">      &lt;xs:group ref="OFPortBaseTunnelType"/&gt;</w:t>
              </w:r>
            </w:ins>
          </w:p>
          <w:p w14:paraId="2295CB37" w14:textId="77777777" w:rsidR="00D708FE" w:rsidRDefault="00D708FE" w:rsidP="00D708FE">
            <w:pPr>
              <w:pStyle w:val="XML1"/>
              <w:rPr>
                <w:ins w:id="27668" w:author="Thomas Dietz" w:date="2012-08-08T16:18:00Z"/>
              </w:rPr>
            </w:pPr>
            <w:ins w:id="27669" w:author="Thomas Dietz" w:date="2012-08-08T16:18:00Z">
              <w:r>
                <w:t xml:space="preserve">      &lt;xs:element name="checksum-present"  type="xs:boolean"&gt;</w:t>
              </w:r>
            </w:ins>
          </w:p>
          <w:p w14:paraId="67A1AF41" w14:textId="77777777" w:rsidR="00D708FE" w:rsidRDefault="00D708FE" w:rsidP="00D708FE">
            <w:pPr>
              <w:pStyle w:val="XML1"/>
              <w:rPr>
                <w:ins w:id="27670" w:author="Thomas Dietz" w:date="2012-08-08T16:18:00Z"/>
              </w:rPr>
            </w:pPr>
            <w:ins w:id="27671" w:author="Thomas Dietz" w:date="2012-08-08T16:18:00Z">
              <w:r>
                <w:t xml:space="preserve">        &lt;xs:annotation&gt;</w:t>
              </w:r>
            </w:ins>
          </w:p>
          <w:p w14:paraId="40CD4C3F" w14:textId="77777777" w:rsidR="00D708FE" w:rsidRDefault="00D708FE" w:rsidP="00D708FE">
            <w:pPr>
              <w:pStyle w:val="XML1"/>
              <w:rPr>
                <w:ins w:id="27672" w:author="Thomas Dietz" w:date="2012-08-08T16:18:00Z"/>
              </w:rPr>
            </w:pPr>
            <w:ins w:id="27673" w:author="Thomas Dietz" w:date="2012-08-08T16:18:00Z">
              <w:r>
                <w:t xml:space="preserve">          &lt;xs:documentation&gt;</w:t>
              </w:r>
            </w:ins>
          </w:p>
          <w:p w14:paraId="1EF2DB7D" w14:textId="77777777" w:rsidR="00D708FE" w:rsidRDefault="00D708FE" w:rsidP="00D708FE">
            <w:pPr>
              <w:pStyle w:val="XML1"/>
              <w:rPr>
                <w:ins w:id="27674" w:author="Thomas Dietz" w:date="2012-08-08T16:18:00Z"/>
              </w:rPr>
            </w:pPr>
            <w:ins w:id="27675" w:author="Thomas Dietz" w:date="2012-08-08T16:18:00Z">
              <w:r>
                <w:t xml:space="preserve">            Indicates presence of the GRE checksum.</w:t>
              </w:r>
            </w:ins>
          </w:p>
          <w:p w14:paraId="65DB12A4" w14:textId="77777777" w:rsidR="00D708FE" w:rsidRDefault="00D708FE" w:rsidP="00D708FE">
            <w:pPr>
              <w:pStyle w:val="XML1"/>
              <w:rPr>
                <w:ins w:id="27676" w:author="Thomas Dietz" w:date="2012-08-08T16:18:00Z"/>
              </w:rPr>
            </w:pPr>
            <w:ins w:id="27677" w:author="Thomas Dietz" w:date="2012-08-08T16:18:00Z">
              <w:r>
                <w:t xml:space="preserve">          &lt;/xs:documentation&gt;</w:t>
              </w:r>
            </w:ins>
          </w:p>
          <w:p w14:paraId="2066FB51" w14:textId="77777777" w:rsidR="00D708FE" w:rsidRDefault="00D708FE" w:rsidP="00D708FE">
            <w:pPr>
              <w:pStyle w:val="XML1"/>
              <w:rPr>
                <w:ins w:id="27678" w:author="Thomas Dietz" w:date="2012-08-08T16:18:00Z"/>
              </w:rPr>
            </w:pPr>
            <w:ins w:id="27679" w:author="Thomas Dietz" w:date="2012-08-08T16:18:00Z">
              <w:r>
                <w:t xml:space="preserve">        &lt;/xs:annotation&gt;</w:t>
              </w:r>
            </w:ins>
          </w:p>
          <w:p w14:paraId="29C40ED2" w14:textId="77777777" w:rsidR="00D708FE" w:rsidRDefault="00D708FE" w:rsidP="00D708FE">
            <w:pPr>
              <w:pStyle w:val="XML1"/>
              <w:rPr>
                <w:ins w:id="27680" w:author="Thomas Dietz" w:date="2012-08-08T16:18:00Z"/>
              </w:rPr>
            </w:pPr>
            <w:ins w:id="27681" w:author="Thomas Dietz" w:date="2012-08-08T16:18:00Z">
              <w:r>
                <w:t xml:space="preserve">      &lt;/xs:element&gt;</w:t>
              </w:r>
            </w:ins>
          </w:p>
          <w:p w14:paraId="61795133" w14:textId="77777777" w:rsidR="00D708FE" w:rsidRDefault="00D708FE" w:rsidP="00D708FE">
            <w:pPr>
              <w:pStyle w:val="XML1"/>
              <w:rPr>
                <w:ins w:id="27682" w:author="Thomas Dietz" w:date="2012-08-08T16:18:00Z"/>
              </w:rPr>
            </w:pPr>
            <w:ins w:id="27683" w:author="Thomas Dietz" w:date="2012-08-08T16:18:00Z">
              <w:r>
                <w:t xml:space="preserve">      &lt;xs:element name="key-present"  type="xs:boolean"&gt;</w:t>
              </w:r>
            </w:ins>
          </w:p>
          <w:p w14:paraId="062CF33D" w14:textId="77777777" w:rsidR="00D708FE" w:rsidRDefault="00D708FE" w:rsidP="00D708FE">
            <w:pPr>
              <w:pStyle w:val="XML1"/>
              <w:rPr>
                <w:ins w:id="27684" w:author="Thomas Dietz" w:date="2012-08-08T16:18:00Z"/>
              </w:rPr>
            </w:pPr>
            <w:ins w:id="27685" w:author="Thomas Dietz" w:date="2012-08-08T16:18:00Z">
              <w:r>
                <w:t xml:space="preserve">        &lt;xs:annotation&gt;</w:t>
              </w:r>
            </w:ins>
          </w:p>
          <w:p w14:paraId="057C193F" w14:textId="77777777" w:rsidR="00D708FE" w:rsidRDefault="00D708FE" w:rsidP="00D708FE">
            <w:pPr>
              <w:pStyle w:val="XML1"/>
              <w:rPr>
                <w:ins w:id="27686" w:author="Thomas Dietz" w:date="2012-08-08T16:18:00Z"/>
              </w:rPr>
            </w:pPr>
            <w:ins w:id="27687" w:author="Thomas Dietz" w:date="2012-08-08T16:18:00Z">
              <w:r>
                <w:t xml:space="preserve">          &lt;xs:documentation&gt;</w:t>
              </w:r>
            </w:ins>
          </w:p>
          <w:p w14:paraId="04E12E34" w14:textId="77777777" w:rsidR="00D708FE" w:rsidRDefault="00D708FE" w:rsidP="00D708FE">
            <w:pPr>
              <w:pStyle w:val="XML1"/>
              <w:rPr>
                <w:ins w:id="27688" w:author="Thomas Dietz" w:date="2012-08-08T16:18:00Z"/>
              </w:rPr>
            </w:pPr>
            <w:ins w:id="27689" w:author="Thomas Dietz" w:date="2012-08-08T16:18:00Z">
              <w:r>
                <w:t xml:space="preserve">            Indicates presence of the GRE key.</w:t>
              </w:r>
            </w:ins>
          </w:p>
          <w:p w14:paraId="4DB629BA" w14:textId="77777777" w:rsidR="00D708FE" w:rsidRDefault="00D708FE" w:rsidP="00D708FE">
            <w:pPr>
              <w:pStyle w:val="XML1"/>
              <w:rPr>
                <w:ins w:id="27690" w:author="Thomas Dietz" w:date="2012-08-08T16:18:00Z"/>
              </w:rPr>
            </w:pPr>
            <w:ins w:id="27691" w:author="Thomas Dietz" w:date="2012-08-08T16:18:00Z">
              <w:r>
                <w:lastRenderedPageBreak/>
                <w:t xml:space="preserve">          &lt;/xs:documentation&gt;</w:t>
              </w:r>
            </w:ins>
          </w:p>
          <w:p w14:paraId="606B9E2F" w14:textId="77777777" w:rsidR="00D708FE" w:rsidRDefault="00D708FE" w:rsidP="00D708FE">
            <w:pPr>
              <w:pStyle w:val="XML1"/>
              <w:rPr>
                <w:ins w:id="27692" w:author="Thomas Dietz" w:date="2012-08-08T16:18:00Z"/>
              </w:rPr>
            </w:pPr>
            <w:ins w:id="27693" w:author="Thomas Dietz" w:date="2012-08-08T16:18:00Z">
              <w:r>
                <w:t xml:space="preserve">        &lt;/xs:annotation&gt;</w:t>
              </w:r>
            </w:ins>
          </w:p>
          <w:p w14:paraId="1BA05435" w14:textId="77777777" w:rsidR="00D708FE" w:rsidRDefault="00D708FE" w:rsidP="00D708FE">
            <w:pPr>
              <w:pStyle w:val="XML1"/>
              <w:rPr>
                <w:ins w:id="27694" w:author="Thomas Dietz" w:date="2012-08-08T16:18:00Z"/>
              </w:rPr>
            </w:pPr>
            <w:ins w:id="27695" w:author="Thomas Dietz" w:date="2012-08-08T16:18:00Z">
              <w:r>
                <w:t xml:space="preserve">      &lt;/xs:element&gt;</w:t>
              </w:r>
            </w:ins>
          </w:p>
          <w:p w14:paraId="70CB34A4" w14:textId="77777777" w:rsidR="00D708FE" w:rsidRDefault="00D708FE" w:rsidP="00D708FE">
            <w:pPr>
              <w:pStyle w:val="XML1"/>
              <w:rPr>
                <w:ins w:id="27696" w:author="Thomas Dietz" w:date="2012-08-08T16:18:00Z"/>
              </w:rPr>
            </w:pPr>
            <w:ins w:id="27697" w:author="Thomas Dietz" w:date="2012-08-08T16:18:00Z">
              <w:r>
                <w:t xml:space="preserve">      &lt;xs:element name="key"  type="xs:unsignedInt"&gt;</w:t>
              </w:r>
            </w:ins>
          </w:p>
          <w:p w14:paraId="3EAF6B0B" w14:textId="77777777" w:rsidR="00D708FE" w:rsidRDefault="00D708FE" w:rsidP="00D708FE">
            <w:pPr>
              <w:pStyle w:val="XML1"/>
              <w:rPr>
                <w:ins w:id="27698" w:author="Thomas Dietz" w:date="2012-08-08T16:18:00Z"/>
              </w:rPr>
            </w:pPr>
            <w:ins w:id="27699" w:author="Thomas Dietz" w:date="2012-08-08T16:18:00Z">
              <w:r>
                <w:t xml:space="preserve">        &lt;xs:annotation&gt;</w:t>
              </w:r>
            </w:ins>
          </w:p>
          <w:p w14:paraId="6AAA5B63" w14:textId="77777777" w:rsidR="00D708FE" w:rsidRDefault="00D708FE" w:rsidP="00D708FE">
            <w:pPr>
              <w:pStyle w:val="XML1"/>
              <w:rPr>
                <w:ins w:id="27700" w:author="Thomas Dietz" w:date="2012-08-08T16:18:00Z"/>
              </w:rPr>
            </w:pPr>
            <w:ins w:id="27701" w:author="Thomas Dietz" w:date="2012-08-08T16:18:00Z">
              <w:r>
                <w:t xml:space="preserve">          &lt;xs:documentation&gt;</w:t>
              </w:r>
            </w:ins>
          </w:p>
          <w:p w14:paraId="2480CF5D" w14:textId="77777777" w:rsidR="00D708FE" w:rsidRDefault="00D708FE" w:rsidP="00D708FE">
            <w:pPr>
              <w:pStyle w:val="XML1"/>
              <w:rPr>
                <w:ins w:id="27702" w:author="Thomas Dietz" w:date="2012-08-08T16:18:00Z"/>
              </w:rPr>
            </w:pPr>
            <w:ins w:id="27703" w:author="Thomas Dietz" w:date="2012-08-08T16:18:00Z">
              <w:r>
                <w:t xml:space="preserve">            The (optional) key of the GRE tunnel.  It MAY</w:t>
              </w:r>
            </w:ins>
          </w:p>
          <w:p w14:paraId="7C9FF9EC" w14:textId="77777777" w:rsidR="00D708FE" w:rsidRDefault="00D708FE" w:rsidP="00D708FE">
            <w:pPr>
              <w:pStyle w:val="XML1"/>
              <w:rPr>
                <w:ins w:id="27704" w:author="Thomas Dietz" w:date="2012-08-08T16:18:00Z"/>
              </w:rPr>
            </w:pPr>
            <w:ins w:id="27705" w:author="Thomas Dietz" w:date="2012-08-08T16:18:00Z">
              <w:r>
                <w:t xml:space="preserve">            be used to set the OXM_OF_TUNNEL_ID match field metadata </w:t>
              </w:r>
            </w:ins>
          </w:p>
          <w:p w14:paraId="2043DC74" w14:textId="77777777" w:rsidR="00D708FE" w:rsidRDefault="00D708FE" w:rsidP="00D708FE">
            <w:pPr>
              <w:pStyle w:val="XML1"/>
              <w:rPr>
                <w:ins w:id="27706" w:author="Thomas Dietz" w:date="2012-08-08T16:18:00Z"/>
              </w:rPr>
            </w:pPr>
            <w:ins w:id="27707" w:author="Thomas Dietz" w:date="2012-08-08T16:18:00Z">
              <w:r>
                <w:t xml:space="preserve">            in the OpenFlow protocol</w:t>
              </w:r>
            </w:ins>
          </w:p>
          <w:p w14:paraId="666D226F" w14:textId="77777777" w:rsidR="00D708FE" w:rsidRDefault="00D708FE" w:rsidP="00D708FE">
            <w:pPr>
              <w:pStyle w:val="XML1"/>
              <w:rPr>
                <w:ins w:id="27708" w:author="Thomas Dietz" w:date="2012-08-08T16:18:00Z"/>
              </w:rPr>
            </w:pPr>
            <w:ins w:id="27709" w:author="Thomas Dietz" w:date="2012-08-08T16:18:00Z">
              <w:r>
                <w:t xml:space="preserve">          &lt;/xs:documentation&gt;</w:t>
              </w:r>
            </w:ins>
          </w:p>
          <w:p w14:paraId="03CEE36E" w14:textId="77777777" w:rsidR="00D708FE" w:rsidRDefault="00D708FE" w:rsidP="00D708FE">
            <w:pPr>
              <w:pStyle w:val="XML1"/>
              <w:rPr>
                <w:ins w:id="27710" w:author="Thomas Dietz" w:date="2012-08-08T16:18:00Z"/>
              </w:rPr>
            </w:pPr>
            <w:ins w:id="27711" w:author="Thomas Dietz" w:date="2012-08-08T16:18:00Z">
              <w:r>
                <w:t xml:space="preserve">        &lt;/xs:annotation&gt;</w:t>
              </w:r>
            </w:ins>
          </w:p>
          <w:p w14:paraId="32F7A40A" w14:textId="77777777" w:rsidR="00D708FE" w:rsidRDefault="00D708FE" w:rsidP="00D708FE">
            <w:pPr>
              <w:pStyle w:val="XML1"/>
              <w:rPr>
                <w:ins w:id="27712" w:author="Thomas Dietz" w:date="2012-08-08T16:18:00Z"/>
              </w:rPr>
            </w:pPr>
            <w:ins w:id="27713" w:author="Thomas Dietz" w:date="2012-08-08T16:18:00Z">
              <w:r>
                <w:t xml:space="preserve">      &lt;/xs:element&gt;</w:t>
              </w:r>
            </w:ins>
          </w:p>
          <w:p w14:paraId="615CEC7F" w14:textId="77777777" w:rsidR="00D708FE" w:rsidRDefault="00D708FE" w:rsidP="00D708FE">
            <w:pPr>
              <w:pStyle w:val="XML1"/>
              <w:rPr>
                <w:ins w:id="27714" w:author="Thomas Dietz" w:date="2012-08-08T16:18:00Z"/>
              </w:rPr>
            </w:pPr>
            <w:ins w:id="27715" w:author="Thomas Dietz" w:date="2012-08-08T16:18:00Z">
              <w:r>
                <w:t xml:space="preserve">      &lt;xs:element name="sequence-number-present"  type="xs:boolean"&gt;</w:t>
              </w:r>
            </w:ins>
          </w:p>
          <w:p w14:paraId="44E9AE4F" w14:textId="77777777" w:rsidR="00D708FE" w:rsidRDefault="00D708FE" w:rsidP="00D708FE">
            <w:pPr>
              <w:pStyle w:val="XML1"/>
              <w:rPr>
                <w:ins w:id="27716" w:author="Thomas Dietz" w:date="2012-08-08T16:18:00Z"/>
              </w:rPr>
            </w:pPr>
            <w:ins w:id="27717" w:author="Thomas Dietz" w:date="2012-08-08T16:18:00Z">
              <w:r>
                <w:t xml:space="preserve">        &lt;xs:annotation&gt;</w:t>
              </w:r>
            </w:ins>
          </w:p>
          <w:p w14:paraId="53D0F54C" w14:textId="77777777" w:rsidR="00D708FE" w:rsidRDefault="00D708FE" w:rsidP="00D708FE">
            <w:pPr>
              <w:pStyle w:val="XML1"/>
              <w:rPr>
                <w:ins w:id="27718" w:author="Thomas Dietz" w:date="2012-08-08T16:18:00Z"/>
              </w:rPr>
            </w:pPr>
            <w:ins w:id="27719" w:author="Thomas Dietz" w:date="2012-08-08T16:18:00Z">
              <w:r>
                <w:t xml:space="preserve">          &lt;xs:documentation&gt;</w:t>
              </w:r>
            </w:ins>
          </w:p>
          <w:p w14:paraId="125F5455" w14:textId="77777777" w:rsidR="00D708FE" w:rsidRDefault="00D708FE" w:rsidP="00D708FE">
            <w:pPr>
              <w:pStyle w:val="XML1"/>
              <w:rPr>
                <w:ins w:id="27720" w:author="Thomas Dietz" w:date="2012-08-08T16:18:00Z"/>
              </w:rPr>
            </w:pPr>
            <w:ins w:id="27721" w:author="Thomas Dietz" w:date="2012-08-08T16:18:00Z">
              <w:r>
                <w:t xml:space="preserve">            Indicates presence of the GRE sequence</w:t>
              </w:r>
            </w:ins>
          </w:p>
          <w:p w14:paraId="6E32EDAF" w14:textId="77777777" w:rsidR="00D708FE" w:rsidRDefault="00D708FE" w:rsidP="00D708FE">
            <w:pPr>
              <w:pStyle w:val="XML1"/>
              <w:rPr>
                <w:ins w:id="27722" w:author="Thomas Dietz" w:date="2012-08-08T16:18:00Z"/>
              </w:rPr>
            </w:pPr>
            <w:ins w:id="27723" w:author="Thomas Dietz" w:date="2012-08-08T16:18:00Z">
              <w:r>
                <w:t xml:space="preserve">            number.</w:t>
              </w:r>
            </w:ins>
          </w:p>
          <w:p w14:paraId="32D5443E" w14:textId="77777777" w:rsidR="00D708FE" w:rsidRDefault="00D708FE" w:rsidP="00D708FE">
            <w:pPr>
              <w:pStyle w:val="XML1"/>
              <w:rPr>
                <w:ins w:id="27724" w:author="Thomas Dietz" w:date="2012-08-08T16:18:00Z"/>
              </w:rPr>
            </w:pPr>
            <w:ins w:id="27725" w:author="Thomas Dietz" w:date="2012-08-08T16:18:00Z">
              <w:r>
                <w:t xml:space="preserve">          &lt;/xs:documentation&gt;</w:t>
              </w:r>
            </w:ins>
          </w:p>
          <w:p w14:paraId="3AA7C721" w14:textId="77777777" w:rsidR="00D708FE" w:rsidRDefault="00D708FE" w:rsidP="00D708FE">
            <w:pPr>
              <w:pStyle w:val="XML1"/>
              <w:rPr>
                <w:ins w:id="27726" w:author="Thomas Dietz" w:date="2012-08-08T16:18:00Z"/>
              </w:rPr>
            </w:pPr>
            <w:ins w:id="27727" w:author="Thomas Dietz" w:date="2012-08-08T16:18:00Z">
              <w:r>
                <w:t xml:space="preserve">        &lt;/xs:annotation&gt;</w:t>
              </w:r>
            </w:ins>
          </w:p>
          <w:p w14:paraId="518F1734" w14:textId="77777777" w:rsidR="00D708FE" w:rsidRDefault="00D708FE" w:rsidP="00D708FE">
            <w:pPr>
              <w:pStyle w:val="XML1"/>
              <w:rPr>
                <w:ins w:id="27728" w:author="Thomas Dietz" w:date="2012-08-08T16:18:00Z"/>
              </w:rPr>
            </w:pPr>
            <w:ins w:id="27729" w:author="Thomas Dietz" w:date="2012-08-08T16:18:00Z">
              <w:r>
                <w:t xml:space="preserve">      &lt;/xs:element&gt;</w:t>
              </w:r>
            </w:ins>
          </w:p>
          <w:p w14:paraId="7979F40A" w14:textId="77777777" w:rsidR="00D708FE" w:rsidRDefault="00D708FE" w:rsidP="00D708FE">
            <w:pPr>
              <w:pStyle w:val="XML1"/>
              <w:rPr>
                <w:ins w:id="27730" w:author="Thomas Dietz" w:date="2012-08-08T16:18:00Z"/>
              </w:rPr>
            </w:pPr>
            <w:ins w:id="27731" w:author="Thomas Dietz" w:date="2012-08-08T16:18:00Z">
              <w:r>
                <w:t xml:space="preserve">    &lt;/xs:sequence&gt;</w:t>
              </w:r>
            </w:ins>
          </w:p>
          <w:p w14:paraId="56940EC7" w14:textId="77777777" w:rsidR="00D708FE" w:rsidRDefault="00D708FE" w:rsidP="00D708FE">
            <w:pPr>
              <w:pStyle w:val="XML1"/>
              <w:rPr>
                <w:ins w:id="27732" w:author="Thomas Dietz" w:date="2012-08-08T16:18:00Z"/>
              </w:rPr>
            </w:pPr>
            <w:ins w:id="27733" w:author="Thomas Dietz" w:date="2012-08-08T16:18:00Z">
              <w:r>
                <w:t xml:space="preserve">  &lt;/xs:group&gt;</w:t>
              </w:r>
            </w:ins>
          </w:p>
          <w:p w14:paraId="0907DEC2" w14:textId="77777777" w:rsidR="00D708FE" w:rsidRDefault="00D708FE" w:rsidP="00D708FE">
            <w:pPr>
              <w:pStyle w:val="XML1"/>
              <w:rPr>
                <w:ins w:id="27734" w:author="Thomas Dietz" w:date="2012-08-08T16:18:00Z"/>
              </w:rPr>
            </w:pPr>
          </w:p>
          <w:p w14:paraId="0DF972A0" w14:textId="77777777" w:rsidR="00D708FE" w:rsidRDefault="00D708FE" w:rsidP="00D708FE">
            <w:pPr>
              <w:pStyle w:val="XML1"/>
              <w:rPr>
                <w:ins w:id="27735" w:author="Thomas Dietz" w:date="2012-08-08T16:18:00Z"/>
              </w:rPr>
            </w:pPr>
            <w:ins w:id="27736" w:author="Thomas Dietz" w:date="2012-08-08T16:18:00Z">
              <w:r>
                <w:t xml:space="preserve">  &lt;xs:group name="OFPortNVGRETunnelType"&gt;</w:t>
              </w:r>
            </w:ins>
          </w:p>
          <w:p w14:paraId="35AF15CE" w14:textId="77777777" w:rsidR="00D708FE" w:rsidRDefault="00D708FE" w:rsidP="00D708FE">
            <w:pPr>
              <w:pStyle w:val="XML1"/>
              <w:rPr>
                <w:ins w:id="27737" w:author="Thomas Dietz" w:date="2012-08-08T16:18:00Z"/>
              </w:rPr>
            </w:pPr>
            <w:ins w:id="27738" w:author="Thomas Dietz" w:date="2012-08-08T16:18:00Z">
              <w:r>
                <w:t xml:space="preserve">    &lt;xs:annotation&gt;</w:t>
              </w:r>
            </w:ins>
          </w:p>
          <w:p w14:paraId="18E443B9" w14:textId="77777777" w:rsidR="00D708FE" w:rsidRDefault="00D708FE" w:rsidP="00D708FE">
            <w:pPr>
              <w:pStyle w:val="XML1"/>
              <w:rPr>
                <w:ins w:id="27739" w:author="Thomas Dietz" w:date="2012-08-08T16:18:00Z"/>
              </w:rPr>
            </w:pPr>
            <w:ins w:id="27740" w:author="Thomas Dietz" w:date="2012-08-08T16:18:00Z">
              <w:r>
                <w:t xml:space="preserve">      &lt;xs:documentation&gt;</w:t>
              </w:r>
            </w:ins>
          </w:p>
          <w:p w14:paraId="0806D96A" w14:textId="77777777" w:rsidR="00D708FE" w:rsidRDefault="00D708FE" w:rsidP="00D708FE">
            <w:pPr>
              <w:pStyle w:val="XML1"/>
              <w:rPr>
                <w:ins w:id="27741" w:author="Thomas Dietz" w:date="2012-08-08T16:18:00Z"/>
              </w:rPr>
            </w:pPr>
            <w:ins w:id="27742" w:author="Thomas Dietz" w:date="2012-08-08T16:18:00Z">
              <w:r>
                <w:t xml:space="preserve">        Properties of a NVGRE tunnel.</w:t>
              </w:r>
            </w:ins>
          </w:p>
          <w:p w14:paraId="09CF7CBF" w14:textId="77777777" w:rsidR="00D708FE" w:rsidRDefault="00D708FE" w:rsidP="00D708FE">
            <w:pPr>
              <w:pStyle w:val="XML1"/>
              <w:rPr>
                <w:ins w:id="27743" w:author="Thomas Dietz" w:date="2012-08-08T16:18:00Z"/>
              </w:rPr>
            </w:pPr>
            <w:ins w:id="27744" w:author="Thomas Dietz" w:date="2012-08-08T16:18:00Z">
              <w:r>
                <w:t xml:space="preserve">      &lt;/xs:documentation&gt;</w:t>
              </w:r>
            </w:ins>
          </w:p>
          <w:p w14:paraId="77F15891" w14:textId="77777777" w:rsidR="00D708FE" w:rsidRDefault="00D708FE" w:rsidP="00D708FE">
            <w:pPr>
              <w:pStyle w:val="XML1"/>
              <w:rPr>
                <w:ins w:id="27745" w:author="Thomas Dietz" w:date="2012-08-08T16:18:00Z"/>
              </w:rPr>
            </w:pPr>
            <w:ins w:id="27746" w:author="Thomas Dietz" w:date="2012-08-08T16:18:00Z">
              <w:r>
                <w:t xml:space="preserve">    &lt;/xs:annotation&gt;</w:t>
              </w:r>
            </w:ins>
          </w:p>
          <w:p w14:paraId="00DFA0D3" w14:textId="77777777" w:rsidR="00D708FE" w:rsidRDefault="00D708FE" w:rsidP="00D708FE">
            <w:pPr>
              <w:pStyle w:val="XML1"/>
              <w:rPr>
                <w:ins w:id="27747" w:author="Thomas Dietz" w:date="2012-08-08T16:18:00Z"/>
              </w:rPr>
            </w:pPr>
          </w:p>
          <w:p w14:paraId="1E297294" w14:textId="77777777" w:rsidR="00D708FE" w:rsidRDefault="00D708FE" w:rsidP="00D708FE">
            <w:pPr>
              <w:pStyle w:val="XML1"/>
              <w:rPr>
                <w:ins w:id="27748" w:author="Thomas Dietz" w:date="2012-08-08T16:18:00Z"/>
              </w:rPr>
            </w:pPr>
            <w:ins w:id="27749" w:author="Thomas Dietz" w:date="2012-08-08T16:18:00Z">
              <w:r>
                <w:t xml:space="preserve">    &lt;xs:sequence&gt;</w:t>
              </w:r>
            </w:ins>
          </w:p>
          <w:p w14:paraId="371D6CE3" w14:textId="77777777" w:rsidR="00D708FE" w:rsidRDefault="00D708FE" w:rsidP="00D708FE">
            <w:pPr>
              <w:pStyle w:val="XML1"/>
              <w:rPr>
                <w:ins w:id="27750" w:author="Thomas Dietz" w:date="2012-08-08T16:18:00Z"/>
              </w:rPr>
            </w:pPr>
            <w:ins w:id="27751" w:author="Thomas Dietz" w:date="2012-08-08T16:18:00Z">
              <w:r>
                <w:t xml:space="preserve">      &lt;xs:group ref="OFPortBaseTunnelType"/&gt;</w:t>
              </w:r>
            </w:ins>
          </w:p>
          <w:p w14:paraId="7EE70CA0" w14:textId="77777777" w:rsidR="00D708FE" w:rsidRDefault="00D708FE" w:rsidP="00D708FE">
            <w:pPr>
              <w:pStyle w:val="XML1"/>
              <w:rPr>
                <w:ins w:id="27752" w:author="Thomas Dietz" w:date="2012-08-08T16:18:00Z"/>
              </w:rPr>
            </w:pPr>
            <w:ins w:id="27753" w:author="Thomas Dietz" w:date="2012-08-08T16:18:00Z">
              <w:r>
                <w:t xml:space="preserve">      &lt;xs:element name="tni"  type="xs:unsignedInt"&gt;</w:t>
              </w:r>
            </w:ins>
          </w:p>
          <w:p w14:paraId="00DC5BA7" w14:textId="77777777" w:rsidR="00D708FE" w:rsidRDefault="00D708FE" w:rsidP="00D708FE">
            <w:pPr>
              <w:pStyle w:val="XML1"/>
              <w:rPr>
                <w:ins w:id="27754" w:author="Thomas Dietz" w:date="2012-08-08T16:18:00Z"/>
              </w:rPr>
            </w:pPr>
            <w:ins w:id="27755" w:author="Thomas Dietz" w:date="2012-08-08T16:18:00Z">
              <w:r>
                <w:t xml:space="preserve">        &lt;xs:annotation&gt;</w:t>
              </w:r>
            </w:ins>
          </w:p>
          <w:p w14:paraId="20B4BD02" w14:textId="77777777" w:rsidR="00D708FE" w:rsidRDefault="00D708FE" w:rsidP="00D708FE">
            <w:pPr>
              <w:pStyle w:val="XML1"/>
              <w:rPr>
                <w:ins w:id="27756" w:author="Thomas Dietz" w:date="2012-08-08T16:18:00Z"/>
              </w:rPr>
            </w:pPr>
            <w:ins w:id="27757" w:author="Thomas Dietz" w:date="2012-08-08T16:18:00Z">
              <w:r>
                <w:t xml:space="preserve">          &lt;xs:documentation&gt;</w:t>
              </w:r>
            </w:ins>
          </w:p>
          <w:p w14:paraId="50C3B711" w14:textId="77777777" w:rsidR="00D708FE" w:rsidRDefault="00D708FE" w:rsidP="00D708FE">
            <w:pPr>
              <w:pStyle w:val="XML1"/>
              <w:rPr>
                <w:ins w:id="27758" w:author="Thomas Dietz" w:date="2012-08-08T16:18:00Z"/>
              </w:rPr>
            </w:pPr>
            <w:ins w:id="27759" w:author="Thomas Dietz" w:date="2012-08-08T16:18:00Z">
              <w:r>
                <w:t xml:space="preserve">            Specifies the tenant network identifier</w:t>
              </w:r>
            </w:ins>
          </w:p>
          <w:p w14:paraId="7F52D523" w14:textId="77777777" w:rsidR="00D708FE" w:rsidRDefault="00D708FE" w:rsidP="00D708FE">
            <w:pPr>
              <w:pStyle w:val="XML1"/>
              <w:rPr>
                <w:ins w:id="27760" w:author="Thomas Dietz" w:date="2012-08-08T16:18:00Z"/>
              </w:rPr>
            </w:pPr>
            <w:ins w:id="27761" w:author="Thomas Dietz" w:date="2012-08-08T16:18:00Z">
              <w:r>
                <w:t xml:space="preserve">            assigned to all packets sent on the tunnel</w:t>
              </w:r>
            </w:ins>
          </w:p>
          <w:p w14:paraId="27C78CAA" w14:textId="77777777" w:rsidR="00D708FE" w:rsidRDefault="00D708FE" w:rsidP="00D708FE">
            <w:pPr>
              <w:pStyle w:val="XML1"/>
              <w:rPr>
                <w:ins w:id="27762" w:author="Thomas Dietz" w:date="2012-08-08T16:18:00Z"/>
              </w:rPr>
            </w:pPr>
            <w:ins w:id="27763" w:author="Thomas Dietz" w:date="2012-08-08T16:18:00Z">
              <w:r>
                <w:t xml:space="preserve">          &lt;/xs:documentation&gt;</w:t>
              </w:r>
            </w:ins>
          </w:p>
          <w:p w14:paraId="2D6C0D48" w14:textId="77777777" w:rsidR="00D708FE" w:rsidRDefault="00D708FE" w:rsidP="00D708FE">
            <w:pPr>
              <w:pStyle w:val="XML1"/>
              <w:rPr>
                <w:ins w:id="27764" w:author="Thomas Dietz" w:date="2012-08-08T16:18:00Z"/>
              </w:rPr>
            </w:pPr>
            <w:ins w:id="27765" w:author="Thomas Dietz" w:date="2012-08-08T16:18:00Z">
              <w:r>
                <w:t xml:space="preserve">        &lt;/xs:annotation&gt;</w:t>
              </w:r>
            </w:ins>
          </w:p>
          <w:p w14:paraId="25464D7D" w14:textId="77777777" w:rsidR="00D708FE" w:rsidRDefault="00D708FE" w:rsidP="00D708FE">
            <w:pPr>
              <w:pStyle w:val="XML1"/>
              <w:rPr>
                <w:ins w:id="27766" w:author="Thomas Dietz" w:date="2012-08-08T16:18:00Z"/>
              </w:rPr>
            </w:pPr>
            <w:ins w:id="27767" w:author="Thomas Dietz" w:date="2012-08-08T16:18:00Z">
              <w:r>
                <w:t xml:space="preserve">      &lt;/xs:element&gt;</w:t>
              </w:r>
            </w:ins>
          </w:p>
          <w:p w14:paraId="15176F15" w14:textId="77777777" w:rsidR="00D708FE" w:rsidRDefault="00D708FE" w:rsidP="00D708FE">
            <w:pPr>
              <w:pStyle w:val="XML1"/>
              <w:rPr>
                <w:ins w:id="27768" w:author="Thomas Dietz" w:date="2012-08-08T16:18:00Z"/>
              </w:rPr>
            </w:pPr>
            <w:ins w:id="27769" w:author="Thomas Dietz" w:date="2012-08-08T16:18:00Z">
              <w:r>
                <w:t xml:space="preserve">      &lt;xs:element name="tni-resv"  type="xs:unsignedInt"&gt;</w:t>
              </w:r>
            </w:ins>
          </w:p>
          <w:p w14:paraId="3F0D34B9" w14:textId="77777777" w:rsidR="00D708FE" w:rsidRDefault="00D708FE" w:rsidP="00D708FE">
            <w:pPr>
              <w:pStyle w:val="XML1"/>
              <w:rPr>
                <w:ins w:id="27770" w:author="Thomas Dietz" w:date="2012-08-08T16:18:00Z"/>
              </w:rPr>
            </w:pPr>
            <w:ins w:id="27771" w:author="Thomas Dietz" w:date="2012-08-08T16:18:00Z">
              <w:r>
                <w:t xml:space="preserve">        &lt;xs:annotation&gt;</w:t>
              </w:r>
            </w:ins>
          </w:p>
          <w:p w14:paraId="78AC6A9B" w14:textId="77777777" w:rsidR="00D708FE" w:rsidRDefault="00D708FE" w:rsidP="00D708FE">
            <w:pPr>
              <w:pStyle w:val="XML1"/>
              <w:rPr>
                <w:ins w:id="27772" w:author="Thomas Dietz" w:date="2012-08-08T16:18:00Z"/>
              </w:rPr>
            </w:pPr>
            <w:ins w:id="27773" w:author="Thomas Dietz" w:date="2012-08-08T16:18:00Z">
              <w:r>
                <w:t xml:space="preserve">          &lt;xs:documentation&gt;</w:t>
              </w:r>
            </w:ins>
          </w:p>
          <w:p w14:paraId="0982AE81" w14:textId="77777777" w:rsidR="00D708FE" w:rsidRDefault="00D708FE" w:rsidP="00D708FE">
            <w:pPr>
              <w:pStyle w:val="XML1"/>
              <w:rPr>
                <w:ins w:id="27774" w:author="Thomas Dietz" w:date="2012-08-08T16:18:00Z"/>
              </w:rPr>
            </w:pPr>
            <w:ins w:id="27775" w:author="Thomas Dietz" w:date="2012-08-08T16:18:00Z">
              <w:r>
                <w:t xml:space="preserve">            Used to set the reserved user-defined bits of</w:t>
              </w:r>
            </w:ins>
          </w:p>
          <w:p w14:paraId="756D3771" w14:textId="77777777" w:rsidR="00D708FE" w:rsidRDefault="00D708FE" w:rsidP="00D708FE">
            <w:pPr>
              <w:pStyle w:val="XML1"/>
              <w:rPr>
                <w:ins w:id="27776" w:author="Thomas Dietz" w:date="2012-08-08T16:18:00Z"/>
              </w:rPr>
            </w:pPr>
            <w:ins w:id="27777" w:author="Thomas Dietz" w:date="2012-08-08T16:18:00Z">
              <w:r>
                <w:t xml:space="preserve">            the GRE key field</w:t>
              </w:r>
            </w:ins>
          </w:p>
          <w:p w14:paraId="79F4ED2C" w14:textId="77777777" w:rsidR="00D708FE" w:rsidRDefault="00D708FE" w:rsidP="00D708FE">
            <w:pPr>
              <w:pStyle w:val="XML1"/>
              <w:rPr>
                <w:ins w:id="27778" w:author="Thomas Dietz" w:date="2012-08-08T16:18:00Z"/>
              </w:rPr>
            </w:pPr>
            <w:ins w:id="27779" w:author="Thomas Dietz" w:date="2012-08-08T16:18:00Z">
              <w:r>
                <w:t xml:space="preserve">          &lt;/xs:documentation&gt;</w:t>
              </w:r>
            </w:ins>
          </w:p>
          <w:p w14:paraId="443BAC3E" w14:textId="77777777" w:rsidR="00D708FE" w:rsidRDefault="00D708FE" w:rsidP="00D708FE">
            <w:pPr>
              <w:pStyle w:val="XML1"/>
              <w:rPr>
                <w:ins w:id="27780" w:author="Thomas Dietz" w:date="2012-08-08T16:18:00Z"/>
              </w:rPr>
            </w:pPr>
            <w:ins w:id="27781" w:author="Thomas Dietz" w:date="2012-08-08T16:18:00Z">
              <w:r>
                <w:t xml:space="preserve">        &lt;/xs:annotation&gt;</w:t>
              </w:r>
            </w:ins>
          </w:p>
          <w:p w14:paraId="404B98B8" w14:textId="77777777" w:rsidR="00D708FE" w:rsidRDefault="00D708FE" w:rsidP="00D708FE">
            <w:pPr>
              <w:pStyle w:val="XML1"/>
              <w:rPr>
                <w:ins w:id="27782" w:author="Thomas Dietz" w:date="2012-08-08T16:18:00Z"/>
              </w:rPr>
            </w:pPr>
            <w:ins w:id="27783" w:author="Thomas Dietz" w:date="2012-08-08T16:18:00Z">
              <w:r>
                <w:t xml:space="preserve">      &lt;/xs:element&gt;</w:t>
              </w:r>
            </w:ins>
          </w:p>
          <w:p w14:paraId="2F2EAEA6" w14:textId="77777777" w:rsidR="00D708FE" w:rsidRDefault="00D708FE" w:rsidP="00D708FE">
            <w:pPr>
              <w:pStyle w:val="XML1"/>
              <w:rPr>
                <w:ins w:id="27784" w:author="Thomas Dietz" w:date="2012-08-08T16:18:00Z"/>
              </w:rPr>
            </w:pPr>
            <w:ins w:id="27785" w:author="Thomas Dietz" w:date="2012-08-08T16:18:00Z">
              <w:r>
                <w:t xml:space="preserve">      &lt;xs:element name="tni-multicast-group"  type="inet:ip-address"&gt;</w:t>
              </w:r>
            </w:ins>
          </w:p>
          <w:p w14:paraId="2CEEEE0C" w14:textId="77777777" w:rsidR="00D708FE" w:rsidRDefault="00D708FE" w:rsidP="00D708FE">
            <w:pPr>
              <w:pStyle w:val="XML1"/>
              <w:rPr>
                <w:ins w:id="27786" w:author="Thomas Dietz" w:date="2012-08-08T16:18:00Z"/>
              </w:rPr>
            </w:pPr>
            <w:ins w:id="27787" w:author="Thomas Dietz" w:date="2012-08-08T16:18:00Z">
              <w:r>
                <w:t xml:space="preserve">        &lt;xs:annotation&gt;</w:t>
              </w:r>
            </w:ins>
          </w:p>
          <w:p w14:paraId="652F10BC" w14:textId="77777777" w:rsidR="00D708FE" w:rsidRDefault="00D708FE" w:rsidP="00D708FE">
            <w:pPr>
              <w:pStyle w:val="XML1"/>
              <w:rPr>
                <w:ins w:id="27788" w:author="Thomas Dietz" w:date="2012-08-08T16:18:00Z"/>
              </w:rPr>
            </w:pPr>
            <w:ins w:id="27789" w:author="Thomas Dietz" w:date="2012-08-08T16:18:00Z">
              <w:r>
                <w:t xml:space="preserve">          &lt;xs:documentation&gt;</w:t>
              </w:r>
            </w:ins>
          </w:p>
          <w:p w14:paraId="59A1D5FC" w14:textId="77777777" w:rsidR="00D708FE" w:rsidRDefault="00D708FE" w:rsidP="00D708FE">
            <w:pPr>
              <w:pStyle w:val="XML1"/>
              <w:rPr>
                <w:ins w:id="27790" w:author="Thomas Dietz" w:date="2012-08-08T16:18:00Z"/>
              </w:rPr>
            </w:pPr>
            <w:ins w:id="27791" w:author="Thomas Dietz" w:date="2012-08-08T16:18:00Z">
              <w:r>
                <w:t xml:space="preserve">            If IP multicast is used to support broadcast</w:t>
              </w:r>
            </w:ins>
          </w:p>
          <w:p w14:paraId="309B0EA6" w14:textId="77777777" w:rsidR="00D708FE" w:rsidRDefault="00D708FE" w:rsidP="00D708FE">
            <w:pPr>
              <w:pStyle w:val="XML1"/>
              <w:rPr>
                <w:ins w:id="27792" w:author="Thomas Dietz" w:date="2012-08-08T16:18:00Z"/>
              </w:rPr>
            </w:pPr>
            <w:ins w:id="27793" w:author="Thomas Dietz" w:date="2012-08-08T16:18:00Z">
              <w:r>
                <w:t xml:space="preserve">            on the tunnel this element specifies the corresponding </w:t>
              </w:r>
            </w:ins>
          </w:p>
          <w:p w14:paraId="478DB193" w14:textId="77777777" w:rsidR="00D708FE" w:rsidRDefault="00D708FE" w:rsidP="00D708FE">
            <w:pPr>
              <w:pStyle w:val="XML1"/>
              <w:rPr>
                <w:ins w:id="27794" w:author="Thomas Dietz" w:date="2012-08-08T16:18:00Z"/>
              </w:rPr>
            </w:pPr>
            <w:ins w:id="27795" w:author="Thomas Dietz" w:date="2012-08-08T16:18:00Z">
              <w:r>
                <w:t xml:space="preserve">            multicast IP address</w:t>
              </w:r>
            </w:ins>
          </w:p>
          <w:p w14:paraId="21E221E1" w14:textId="77777777" w:rsidR="00D708FE" w:rsidRDefault="00D708FE" w:rsidP="00D708FE">
            <w:pPr>
              <w:pStyle w:val="XML1"/>
              <w:rPr>
                <w:ins w:id="27796" w:author="Thomas Dietz" w:date="2012-08-08T16:18:00Z"/>
              </w:rPr>
            </w:pPr>
            <w:ins w:id="27797" w:author="Thomas Dietz" w:date="2012-08-08T16:18:00Z">
              <w:r>
                <w:t xml:space="preserve">          &lt;/xs:documentation&gt;</w:t>
              </w:r>
            </w:ins>
          </w:p>
          <w:p w14:paraId="7B3A8788" w14:textId="77777777" w:rsidR="00D708FE" w:rsidRDefault="00D708FE" w:rsidP="00D708FE">
            <w:pPr>
              <w:pStyle w:val="XML1"/>
              <w:rPr>
                <w:ins w:id="27798" w:author="Thomas Dietz" w:date="2012-08-08T16:18:00Z"/>
              </w:rPr>
            </w:pPr>
            <w:ins w:id="27799" w:author="Thomas Dietz" w:date="2012-08-08T16:18:00Z">
              <w:r>
                <w:t xml:space="preserve">        &lt;/xs:annotation&gt;</w:t>
              </w:r>
            </w:ins>
          </w:p>
          <w:p w14:paraId="0F6E6199" w14:textId="77777777" w:rsidR="00D708FE" w:rsidRDefault="00D708FE" w:rsidP="00D708FE">
            <w:pPr>
              <w:pStyle w:val="XML1"/>
              <w:rPr>
                <w:ins w:id="27800" w:author="Thomas Dietz" w:date="2012-08-08T16:18:00Z"/>
              </w:rPr>
            </w:pPr>
            <w:ins w:id="27801" w:author="Thomas Dietz" w:date="2012-08-08T16:18:00Z">
              <w:r>
                <w:lastRenderedPageBreak/>
                <w:t xml:space="preserve">      &lt;/xs:element&gt;</w:t>
              </w:r>
            </w:ins>
          </w:p>
          <w:p w14:paraId="18A2E15B" w14:textId="77777777" w:rsidR="00D708FE" w:rsidRDefault="00D708FE" w:rsidP="00D708FE">
            <w:pPr>
              <w:pStyle w:val="XML1"/>
              <w:rPr>
                <w:ins w:id="27802" w:author="Thomas Dietz" w:date="2012-08-08T16:18:00Z"/>
              </w:rPr>
            </w:pPr>
            <w:ins w:id="27803" w:author="Thomas Dietz" w:date="2012-08-08T16:18:00Z">
              <w:r>
                <w:t xml:space="preserve">    &lt;/xs:sequence&gt;</w:t>
              </w:r>
            </w:ins>
          </w:p>
          <w:p w14:paraId="3BAC316E" w14:textId="77777777" w:rsidR="00D708FE" w:rsidRDefault="00D708FE" w:rsidP="00D708FE">
            <w:pPr>
              <w:pStyle w:val="XML1"/>
              <w:rPr>
                <w:ins w:id="27804" w:author="Thomas Dietz" w:date="2012-08-08T16:18:00Z"/>
              </w:rPr>
            </w:pPr>
            <w:ins w:id="27805" w:author="Thomas Dietz" w:date="2012-08-08T16:18:00Z">
              <w:r>
                <w:t xml:space="preserve">  &lt;/xs:group&gt;</w:t>
              </w:r>
            </w:ins>
          </w:p>
          <w:p w14:paraId="57F12CD7" w14:textId="77777777" w:rsidR="00D708FE" w:rsidRDefault="00D708FE" w:rsidP="00D708FE">
            <w:pPr>
              <w:pStyle w:val="XML1"/>
              <w:rPr>
                <w:ins w:id="27806" w:author="Thomas Dietz" w:date="2012-08-08T16:18:00Z"/>
              </w:rPr>
            </w:pPr>
          </w:p>
          <w:p w14:paraId="5A5212D0" w14:textId="77777777" w:rsidR="00D708FE" w:rsidRDefault="00D708FE" w:rsidP="00D708FE">
            <w:pPr>
              <w:pStyle w:val="XML1"/>
              <w:rPr>
                <w:ins w:id="27807" w:author="Thomas Dietz" w:date="2012-08-08T16:18:00Z"/>
              </w:rPr>
            </w:pPr>
            <w:ins w:id="27808" w:author="Thomas Dietz" w:date="2012-08-08T16:18:00Z">
              <w:r>
                <w:t xml:space="preserve">  &lt;xs:group name="OFQueueType"&gt;</w:t>
              </w:r>
            </w:ins>
          </w:p>
          <w:p w14:paraId="19A8A62F" w14:textId="77777777" w:rsidR="00D708FE" w:rsidRDefault="00D708FE" w:rsidP="00D708FE">
            <w:pPr>
              <w:pStyle w:val="XML1"/>
              <w:rPr>
                <w:ins w:id="27809" w:author="Thomas Dietz" w:date="2012-08-08T16:18:00Z"/>
              </w:rPr>
            </w:pPr>
            <w:ins w:id="27810" w:author="Thomas Dietz" w:date="2012-08-08T16:18:00Z">
              <w:r>
                <w:t xml:space="preserve">    &lt;xs:annotation&gt;</w:t>
              </w:r>
            </w:ins>
          </w:p>
          <w:p w14:paraId="75FC0CC6" w14:textId="77777777" w:rsidR="00D708FE" w:rsidRDefault="00D708FE" w:rsidP="00D708FE">
            <w:pPr>
              <w:pStyle w:val="XML1"/>
              <w:rPr>
                <w:ins w:id="27811" w:author="Thomas Dietz" w:date="2012-08-08T16:18:00Z"/>
              </w:rPr>
            </w:pPr>
            <w:ins w:id="27812" w:author="Thomas Dietz" w:date="2012-08-08T16:18:00Z">
              <w:r>
                <w:t xml:space="preserve">      &lt;xs:documentation&gt;</w:t>
              </w:r>
            </w:ins>
          </w:p>
          <w:p w14:paraId="6182EE81" w14:textId="77777777" w:rsidR="00D708FE" w:rsidRDefault="00D708FE" w:rsidP="00D708FE">
            <w:pPr>
              <w:pStyle w:val="XML1"/>
              <w:rPr>
                <w:ins w:id="27813" w:author="Thomas Dietz" w:date="2012-08-08T16:18:00Z"/>
              </w:rPr>
            </w:pPr>
            <w:ins w:id="27814" w:author="Thomas Dietz" w:date="2012-08-08T16:18:00Z">
              <w:r>
                <w:t xml:space="preserve">        This grouping specifies all properties of a queue</w:t>
              </w:r>
            </w:ins>
          </w:p>
          <w:p w14:paraId="7704BE53" w14:textId="77777777" w:rsidR="00D708FE" w:rsidRDefault="00D708FE" w:rsidP="00D708FE">
            <w:pPr>
              <w:pStyle w:val="XML1"/>
              <w:rPr>
                <w:ins w:id="27815" w:author="Thomas Dietz" w:date="2012-08-08T16:18:00Z"/>
              </w:rPr>
            </w:pPr>
            <w:ins w:id="27816" w:author="Thomas Dietz" w:date="2012-08-08T16:18:00Z">
              <w:r>
                <w:t xml:space="preserve">        resource.</w:t>
              </w:r>
            </w:ins>
          </w:p>
          <w:p w14:paraId="0C0672D6" w14:textId="77777777" w:rsidR="00D708FE" w:rsidRDefault="00D708FE" w:rsidP="00D708FE">
            <w:pPr>
              <w:pStyle w:val="XML1"/>
              <w:rPr>
                <w:ins w:id="27817" w:author="Thomas Dietz" w:date="2012-08-08T16:18:00Z"/>
              </w:rPr>
            </w:pPr>
          </w:p>
          <w:p w14:paraId="6E7038CE" w14:textId="77777777" w:rsidR="00D708FE" w:rsidRDefault="00D708FE" w:rsidP="00D708FE">
            <w:pPr>
              <w:pStyle w:val="XML1"/>
              <w:rPr>
                <w:ins w:id="27818" w:author="Thomas Dietz" w:date="2012-08-08T16:18:00Z"/>
              </w:rPr>
            </w:pPr>
            <w:ins w:id="27819" w:author="Thomas Dietz" w:date="2012-08-08T16:18:00Z">
              <w:r>
                <w:t xml:space="preserve">        NETCONF &amp;lt;edit-config&amp;gt; operations MUST be implemented as </w:t>
              </w:r>
            </w:ins>
          </w:p>
          <w:p w14:paraId="62403876" w14:textId="77777777" w:rsidR="00D708FE" w:rsidRDefault="00D708FE" w:rsidP="00D708FE">
            <w:pPr>
              <w:pStyle w:val="XML1"/>
              <w:rPr>
                <w:ins w:id="27820" w:author="Thomas Dietz" w:date="2012-08-08T16:18:00Z"/>
              </w:rPr>
            </w:pPr>
            <w:ins w:id="27821" w:author="Thomas Dietz" w:date="2012-08-08T16:18:00Z">
              <w:r>
                <w:t xml:space="preserve">        follows: </w:t>
              </w:r>
            </w:ins>
          </w:p>
          <w:p w14:paraId="54C2E9D9" w14:textId="77777777" w:rsidR="00D708FE" w:rsidRDefault="00D708FE" w:rsidP="00D708FE">
            <w:pPr>
              <w:pStyle w:val="XML1"/>
              <w:rPr>
                <w:ins w:id="27822" w:author="Thomas Dietz" w:date="2012-08-08T16:18:00Z"/>
              </w:rPr>
            </w:pPr>
          </w:p>
          <w:p w14:paraId="549201A6" w14:textId="77777777" w:rsidR="00D708FE" w:rsidRDefault="00D708FE" w:rsidP="00D708FE">
            <w:pPr>
              <w:pStyle w:val="XML1"/>
              <w:rPr>
                <w:ins w:id="27823" w:author="Thomas Dietz" w:date="2012-08-08T16:18:00Z"/>
              </w:rPr>
            </w:pPr>
            <w:ins w:id="27824" w:author="Thomas Dietz" w:date="2012-08-08T16:18:00Z">
              <w:r>
                <w:t xml:space="preserve">        * The 'resource-id' element of OFResoureType MUST be present</w:t>
              </w:r>
            </w:ins>
          </w:p>
          <w:p w14:paraId="005612A7" w14:textId="77777777" w:rsidR="00D708FE" w:rsidRDefault="00D708FE" w:rsidP="00D708FE">
            <w:pPr>
              <w:pStyle w:val="XML1"/>
              <w:rPr>
                <w:ins w:id="27825" w:author="Thomas Dietz" w:date="2012-08-08T16:18:00Z"/>
              </w:rPr>
            </w:pPr>
            <w:ins w:id="27826" w:author="Thomas Dietz" w:date="2012-08-08T16:18:00Z">
              <w:r>
                <w:t xml:space="preserve">        at all &amp;lt;edit-config&amp;gt; operations to identify the port.</w:t>
              </w:r>
            </w:ins>
          </w:p>
          <w:p w14:paraId="01163FE1" w14:textId="77777777" w:rsidR="00D708FE" w:rsidRDefault="00D708FE" w:rsidP="00D708FE">
            <w:pPr>
              <w:pStyle w:val="XML1"/>
              <w:rPr>
                <w:ins w:id="27827" w:author="Thomas Dietz" w:date="2012-08-08T16:18:00Z"/>
              </w:rPr>
            </w:pPr>
            <w:ins w:id="27828" w:author="Thomas Dietz" w:date="2012-08-08T16:18:00Z">
              <w:r>
                <w:t xml:space="preserve">        * If the operation is 'merge' or 'replace', the element is</w:t>
              </w:r>
            </w:ins>
          </w:p>
          <w:p w14:paraId="4D9D387C" w14:textId="77777777" w:rsidR="00D708FE" w:rsidRDefault="00D708FE" w:rsidP="00D708FE">
            <w:pPr>
              <w:pStyle w:val="XML1"/>
              <w:rPr>
                <w:ins w:id="27829" w:author="Thomas Dietz" w:date="2012-08-08T16:18:00Z"/>
              </w:rPr>
            </w:pPr>
            <w:ins w:id="27830" w:author="Thomas Dietz" w:date="2012-08-08T16:18:00Z">
              <w:r>
                <w:t xml:space="preserve">        created if it does not exist, and its value is set to the</w:t>
              </w:r>
            </w:ins>
          </w:p>
          <w:p w14:paraId="238CD988" w14:textId="77777777" w:rsidR="00D708FE" w:rsidRDefault="00D708FE" w:rsidP="00D708FE">
            <w:pPr>
              <w:pStyle w:val="XML1"/>
              <w:rPr>
                <w:ins w:id="27831" w:author="Thomas Dietz" w:date="2012-08-08T16:18:00Z"/>
              </w:rPr>
            </w:pPr>
            <w:ins w:id="27832" w:author="Thomas Dietz" w:date="2012-08-08T16:18:00Z">
              <w:r>
                <w:t xml:space="preserve">        value found in the XML RPC data.</w:t>
              </w:r>
            </w:ins>
          </w:p>
          <w:p w14:paraId="6D820574" w14:textId="77777777" w:rsidR="00D708FE" w:rsidRDefault="00D708FE" w:rsidP="00D708FE">
            <w:pPr>
              <w:pStyle w:val="XML1"/>
              <w:rPr>
                <w:ins w:id="27833" w:author="Thomas Dietz" w:date="2012-08-08T16:18:00Z"/>
              </w:rPr>
            </w:pPr>
            <w:ins w:id="27834" w:author="Thomas Dietz" w:date="2012-08-08T16:18:00Z">
              <w:r>
                <w:t xml:space="preserve">        * If the operation is 'create', the element is created if it</w:t>
              </w:r>
            </w:ins>
          </w:p>
          <w:p w14:paraId="3018252F" w14:textId="77777777" w:rsidR="00D708FE" w:rsidRDefault="00D708FE" w:rsidP="00D708FE">
            <w:pPr>
              <w:pStyle w:val="XML1"/>
              <w:rPr>
                <w:ins w:id="27835" w:author="Thomas Dietz" w:date="2012-08-08T16:18:00Z"/>
              </w:rPr>
            </w:pPr>
            <w:ins w:id="27836" w:author="Thomas Dietz" w:date="2012-08-08T16:18:00Z">
              <w:r>
                <w:t xml:space="preserve">        does not exist. If the element already exists, a</w:t>
              </w:r>
            </w:ins>
          </w:p>
          <w:p w14:paraId="29574116" w14:textId="77777777" w:rsidR="00D708FE" w:rsidRDefault="00D708FE" w:rsidP="00D708FE">
            <w:pPr>
              <w:pStyle w:val="XML1"/>
              <w:rPr>
                <w:ins w:id="27837" w:author="Thomas Dietz" w:date="2012-08-08T16:18:00Z"/>
              </w:rPr>
            </w:pPr>
            <w:ins w:id="27838" w:author="Thomas Dietz" w:date="2012-08-08T16:18:00Z">
              <w:r>
                <w:t xml:space="preserve">        'data</w:t>
              </w:r>
              <w:r>
                <w:rPr>
                  <w:rFonts w:ascii="MS Mincho" w:eastAsia="MS Mincho" w:hAnsi="MS Mincho" w:cs="MS Mincho" w:hint="eastAsia"/>
                </w:rPr>
                <w:t>‑</w:t>
              </w:r>
              <w:r>
                <w:t>exists' error is returned.</w:t>
              </w:r>
            </w:ins>
          </w:p>
          <w:p w14:paraId="1368A7A3" w14:textId="77777777" w:rsidR="00D708FE" w:rsidRDefault="00D708FE" w:rsidP="00D708FE">
            <w:pPr>
              <w:pStyle w:val="XML1"/>
              <w:rPr>
                <w:ins w:id="27839" w:author="Thomas Dietz" w:date="2012-08-08T16:18:00Z"/>
              </w:rPr>
            </w:pPr>
            <w:ins w:id="27840" w:author="Thomas Dietz" w:date="2012-08-08T16:18:00Z">
              <w:r>
                <w:t xml:space="preserve">        * If the operation is 'delete', the element is deleted if it</w:t>
              </w:r>
            </w:ins>
          </w:p>
          <w:p w14:paraId="30F3C5FF" w14:textId="77777777" w:rsidR="00D708FE" w:rsidRDefault="00D708FE" w:rsidP="00D708FE">
            <w:pPr>
              <w:pStyle w:val="XML1"/>
              <w:rPr>
                <w:ins w:id="27841" w:author="Thomas Dietz" w:date="2012-08-08T16:18:00Z"/>
              </w:rPr>
            </w:pPr>
            <w:ins w:id="27842" w:author="Thomas Dietz" w:date="2012-08-08T16:18:00Z">
              <w:r>
                <w:t xml:space="preserve">        exists. If the element does not exist, a 'data</w:t>
              </w:r>
              <w:r>
                <w:rPr>
                  <w:rFonts w:ascii="MS Mincho" w:eastAsia="MS Mincho" w:hAnsi="MS Mincho" w:cs="MS Mincho" w:hint="eastAsia"/>
                </w:rPr>
                <w:t>‑</w:t>
              </w:r>
              <w:r>
                <w:t>missing'</w:t>
              </w:r>
            </w:ins>
          </w:p>
          <w:p w14:paraId="12FFA0CE" w14:textId="77777777" w:rsidR="00D708FE" w:rsidRDefault="00D708FE" w:rsidP="00D708FE">
            <w:pPr>
              <w:pStyle w:val="XML1"/>
              <w:rPr>
                <w:ins w:id="27843" w:author="Thomas Dietz" w:date="2012-08-08T16:18:00Z"/>
              </w:rPr>
            </w:pPr>
            <w:ins w:id="27844" w:author="Thomas Dietz" w:date="2012-08-08T16:18:00Z">
              <w:r>
                <w:t xml:space="preserve">        error is returned.</w:t>
              </w:r>
            </w:ins>
          </w:p>
          <w:p w14:paraId="73C8B827" w14:textId="77777777" w:rsidR="00D708FE" w:rsidRDefault="00D708FE" w:rsidP="00D708FE">
            <w:pPr>
              <w:pStyle w:val="XML1"/>
              <w:rPr>
                <w:ins w:id="27845" w:author="Thomas Dietz" w:date="2012-08-08T16:18:00Z"/>
              </w:rPr>
            </w:pPr>
            <w:ins w:id="27846" w:author="Thomas Dietz" w:date="2012-08-08T16:18:00Z">
              <w:r>
                <w:t xml:space="preserve">      &lt;/xs:documentation&gt;</w:t>
              </w:r>
            </w:ins>
          </w:p>
          <w:p w14:paraId="764DAEA5" w14:textId="77777777" w:rsidR="00D708FE" w:rsidRDefault="00D708FE" w:rsidP="00D708FE">
            <w:pPr>
              <w:pStyle w:val="XML1"/>
              <w:rPr>
                <w:ins w:id="27847" w:author="Thomas Dietz" w:date="2012-08-08T16:18:00Z"/>
              </w:rPr>
            </w:pPr>
            <w:ins w:id="27848" w:author="Thomas Dietz" w:date="2012-08-08T16:18:00Z">
              <w:r>
                <w:t xml:space="preserve">    &lt;/xs:annotation&gt;</w:t>
              </w:r>
            </w:ins>
          </w:p>
          <w:p w14:paraId="1D31E129" w14:textId="77777777" w:rsidR="00D708FE" w:rsidRDefault="00D708FE" w:rsidP="00D708FE">
            <w:pPr>
              <w:pStyle w:val="XML1"/>
              <w:rPr>
                <w:ins w:id="27849" w:author="Thomas Dietz" w:date="2012-08-08T16:18:00Z"/>
              </w:rPr>
            </w:pPr>
          </w:p>
          <w:p w14:paraId="1D97A70E" w14:textId="77777777" w:rsidR="00D708FE" w:rsidRDefault="00D708FE" w:rsidP="00D708FE">
            <w:pPr>
              <w:pStyle w:val="XML1"/>
              <w:rPr>
                <w:ins w:id="27850" w:author="Thomas Dietz" w:date="2012-08-08T16:18:00Z"/>
              </w:rPr>
            </w:pPr>
            <w:ins w:id="27851" w:author="Thomas Dietz" w:date="2012-08-08T16:18:00Z">
              <w:r>
                <w:t xml:space="preserve">    &lt;xs:sequence&gt;</w:t>
              </w:r>
            </w:ins>
          </w:p>
          <w:p w14:paraId="5DF090A9" w14:textId="77777777" w:rsidR="00D708FE" w:rsidRDefault="00D708FE" w:rsidP="00D708FE">
            <w:pPr>
              <w:pStyle w:val="XML1"/>
              <w:rPr>
                <w:ins w:id="27852" w:author="Thomas Dietz" w:date="2012-08-08T16:18:00Z"/>
              </w:rPr>
            </w:pPr>
            <w:ins w:id="27853" w:author="Thomas Dietz" w:date="2012-08-08T16:18:00Z">
              <w:r>
                <w:t xml:space="preserve">      &lt;xs:group ref="OFResourceType"/&gt;</w:t>
              </w:r>
            </w:ins>
          </w:p>
          <w:p w14:paraId="70EA95A8" w14:textId="77777777" w:rsidR="00D708FE" w:rsidRDefault="00D708FE" w:rsidP="00D708FE">
            <w:pPr>
              <w:pStyle w:val="XML1"/>
              <w:rPr>
                <w:ins w:id="27854" w:author="Thomas Dietz" w:date="2012-08-08T16:18:00Z"/>
              </w:rPr>
            </w:pPr>
            <w:ins w:id="27855" w:author="Thomas Dietz" w:date="2012-08-08T16:18:00Z">
              <w:r>
                <w:t xml:space="preserve">      &lt;xs:element name="id"  type="xs:unsignedLong"&gt;</w:t>
              </w:r>
            </w:ins>
          </w:p>
          <w:p w14:paraId="727C4E4E" w14:textId="77777777" w:rsidR="00D708FE" w:rsidRDefault="00D708FE" w:rsidP="00D708FE">
            <w:pPr>
              <w:pStyle w:val="XML1"/>
              <w:rPr>
                <w:ins w:id="27856" w:author="Thomas Dietz" w:date="2012-08-08T16:18:00Z"/>
              </w:rPr>
            </w:pPr>
            <w:ins w:id="27857" w:author="Thomas Dietz" w:date="2012-08-08T16:18:00Z">
              <w:r>
                <w:t xml:space="preserve">        &lt;xs:annotation&gt;</w:t>
              </w:r>
            </w:ins>
          </w:p>
          <w:p w14:paraId="25D50557" w14:textId="77777777" w:rsidR="00D708FE" w:rsidRDefault="00D708FE" w:rsidP="00D708FE">
            <w:pPr>
              <w:pStyle w:val="XML1"/>
              <w:rPr>
                <w:ins w:id="27858" w:author="Thomas Dietz" w:date="2012-08-08T16:18:00Z"/>
              </w:rPr>
            </w:pPr>
            <w:ins w:id="27859" w:author="Thomas Dietz" w:date="2012-08-08T16:18:00Z">
              <w:r>
                <w:t xml:space="preserve">          &lt;xs:documentation&gt;</w:t>
              </w:r>
            </w:ins>
          </w:p>
          <w:p w14:paraId="783AAFF2" w14:textId="77777777" w:rsidR="00D708FE" w:rsidRDefault="00D708FE" w:rsidP="00D708FE">
            <w:pPr>
              <w:pStyle w:val="XML1"/>
              <w:rPr>
                <w:ins w:id="27860" w:author="Thomas Dietz" w:date="2012-08-08T16:18:00Z"/>
              </w:rPr>
            </w:pPr>
            <w:ins w:id="27861" w:author="Thomas Dietz" w:date="2012-08-08T16:18:00Z">
              <w:r>
                <w:t xml:space="preserve">            This id identifies the OpenFlow Queue to </w:t>
              </w:r>
            </w:ins>
          </w:p>
          <w:p w14:paraId="7E7CD2D8" w14:textId="77777777" w:rsidR="00D708FE" w:rsidRDefault="00D708FE" w:rsidP="00D708FE">
            <w:pPr>
              <w:pStyle w:val="XML1"/>
              <w:rPr>
                <w:ins w:id="27862" w:author="Thomas Dietz" w:date="2012-08-08T16:18:00Z"/>
              </w:rPr>
            </w:pPr>
            <w:ins w:id="27863" w:author="Thomas Dietz" w:date="2012-08-08T16:18:00Z">
              <w:r>
                <w:t xml:space="preserve">            OpenFlow Controllers. It is assigned to an OpenFlow Queue </w:t>
              </w:r>
            </w:ins>
          </w:p>
          <w:p w14:paraId="15B192F2" w14:textId="77777777" w:rsidR="00D708FE" w:rsidRDefault="00D708FE" w:rsidP="00D708FE">
            <w:pPr>
              <w:pStyle w:val="XML1"/>
              <w:rPr>
                <w:ins w:id="27864" w:author="Thomas Dietz" w:date="2012-08-08T16:18:00Z"/>
              </w:rPr>
            </w:pPr>
            <w:ins w:id="27865" w:author="Thomas Dietz" w:date="2012-08-08T16:18:00Z">
              <w:r>
                <w:t xml:space="preserve">            latest when the OpenFlow Queue is associated with and</w:t>
              </w:r>
            </w:ins>
          </w:p>
          <w:p w14:paraId="585F05BC" w14:textId="77777777" w:rsidR="00D708FE" w:rsidRDefault="00D708FE" w:rsidP="00D708FE">
            <w:pPr>
              <w:pStyle w:val="XML1"/>
              <w:rPr>
                <w:ins w:id="27866" w:author="Thomas Dietz" w:date="2012-08-08T16:18:00Z"/>
              </w:rPr>
            </w:pPr>
            <w:ins w:id="27867" w:author="Thomas Dietz" w:date="2012-08-08T16:18:00Z">
              <w:r>
                <w:t xml:space="preserve">            OpenFlow Logical Switch.  If the OpenFlow Queue is</w:t>
              </w:r>
            </w:ins>
          </w:p>
          <w:p w14:paraId="506BE380" w14:textId="77777777" w:rsidR="00D708FE" w:rsidRDefault="00D708FE" w:rsidP="00D708FE">
            <w:pPr>
              <w:pStyle w:val="XML1"/>
              <w:rPr>
                <w:ins w:id="27868" w:author="Thomas Dietz" w:date="2012-08-08T16:18:00Z"/>
              </w:rPr>
            </w:pPr>
            <w:ins w:id="27869" w:author="Thomas Dietz" w:date="2012-08-08T16:18:00Z">
              <w:r>
                <w:t xml:space="preserve">            associated with an OpenFlow Logical Switch, this element</w:t>
              </w:r>
            </w:ins>
          </w:p>
          <w:p w14:paraId="5603760C" w14:textId="77777777" w:rsidR="00D708FE" w:rsidRDefault="00D708FE" w:rsidP="00D708FE">
            <w:pPr>
              <w:pStyle w:val="XML1"/>
              <w:rPr>
                <w:ins w:id="27870" w:author="Thomas Dietz" w:date="2012-08-08T16:18:00Z"/>
              </w:rPr>
            </w:pPr>
            <w:ins w:id="27871" w:author="Thomas Dietz" w:date="2012-08-08T16:18:00Z">
              <w:r>
                <w:t xml:space="preserve">            MUST be unique within the context of the OpenFlow Logical</w:t>
              </w:r>
            </w:ins>
          </w:p>
          <w:p w14:paraId="5DD48E50" w14:textId="77777777" w:rsidR="00D708FE" w:rsidRDefault="00D708FE" w:rsidP="00D708FE">
            <w:pPr>
              <w:pStyle w:val="XML1"/>
              <w:rPr>
                <w:ins w:id="27872" w:author="Thomas Dietz" w:date="2012-08-08T16:18:00Z"/>
              </w:rPr>
            </w:pPr>
            <w:ins w:id="27873" w:author="Thomas Dietz" w:date="2012-08-08T16:18:00Z">
              <w:r>
                <w:t xml:space="preserve">            Switch.  </w:t>
              </w:r>
            </w:ins>
          </w:p>
          <w:p w14:paraId="3E6478BE" w14:textId="77777777" w:rsidR="00D708FE" w:rsidRDefault="00D708FE" w:rsidP="00D708FE">
            <w:pPr>
              <w:pStyle w:val="XML1"/>
              <w:rPr>
                <w:ins w:id="27874" w:author="Thomas Dietz" w:date="2012-08-08T16:18:00Z"/>
              </w:rPr>
            </w:pPr>
            <w:ins w:id="27875" w:author="Thomas Dietz" w:date="2012-08-08T16:18:00Z">
              <w:r>
                <w:t xml:space="preserve">                  </w:t>
              </w:r>
            </w:ins>
          </w:p>
          <w:p w14:paraId="2F78D728" w14:textId="77777777" w:rsidR="00D708FE" w:rsidRDefault="00D708FE" w:rsidP="00D708FE">
            <w:pPr>
              <w:pStyle w:val="XML1"/>
              <w:rPr>
                <w:ins w:id="27876" w:author="Thomas Dietz" w:date="2012-08-08T16:18:00Z"/>
              </w:rPr>
            </w:pPr>
            <w:ins w:id="27877" w:author="Thomas Dietz" w:date="2012-08-08T16:18:00Z">
              <w:r>
                <w:t xml:space="preserve">            OpenFlow Capable Switch implementations may choose to</w:t>
              </w:r>
            </w:ins>
          </w:p>
          <w:p w14:paraId="49E2F3F8" w14:textId="77777777" w:rsidR="00D708FE" w:rsidRDefault="00D708FE" w:rsidP="00D708FE">
            <w:pPr>
              <w:pStyle w:val="XML1"/>
              <w:rPr>
                <w:ins w:id="27878" w:author="Thomas Dietz" w:date="2012-08-08T16:18:00Z"/>
              </w:rPr>
            </w:pPr>
            <w:ins w:id="27879" w:author="Thomas Dietz" w:date="2012-08-08T16:18:00Z">
              <w:r>
                <w:t xml:space="preserve">            assign values to OpenFlow Queues that are unique within the</w:t>
              </w:r>
            </w:ins>
          </w:p>
          <w:p w14:paraId="22B65427" w14:textId="77777777" w:rsidR="00D708FE" w:rsidRDefault="00D708FE" w:rsidP="00D708FE">
            <w:pPr>
              <w:pStyle w:val="XML1"/>
              <w:rPr>
                <w:ins w:id="27880" w:author="Thomas Dietz" w:date="2012-08-08T16:18:00Z"/>
              </w:rPr>
            </w:pPr>
            <w:ins w:id="27881" w:author="Thomas Dietz" w:date="2012-08-08T16:18:00Z">
              <w:r>
                <w:t xml:space="preserve">            context of the OpenFlow Logical Switch.  These id can be</w:t>
              </w:r>
            </w:ins>
          </w:p>
          <w:p w14:paraId="47C71497" w14:textId="77777777" w:rsidR="00D708FE" w:rsidRDefault="00D708FE" w:rsidP="00D708FE">
            <w:pPr>
              <w:pStyle w:val="XML1"/>
              <w:rPr>
                <w:ins w:id="27882" w:author="Thomas Dietz" w:date="2012-08-08T16:18:00Z"/>
              </w:rPr>
            </w:pPr>
            <w:ins w:id="27883" w:author="Thomas Dietz" w:date="2012-08-08T16:18:00Z">
              <w:r>
                <w:t xml:space="preserve">            used independent of assignments to OpenFlow Logical</w:t>
              </w:r>
            </w:ins>
          </w:p>
          <w:p w14:paraId="3B6DB614" w14:textId="77777777" w:rsidR="00D708FE" w:rsidRDefault="00D708FE" w:rsidP="00D708FE">
            <w:pPr>
              <w:pStyle w:val="XML1"/>
              <w:rPr>
                <w:ins w:id="27884" w:author="Thomas Dietz" w:date="2012-08-08T16:18:00Z"/>
              </w:rPr>
            </w:pPr>
            <w:ins w:id="27885" w:author="Thomas Dietz" w:date="2012-08-08T16:18:00Z">
              <w:r>
                <w:t xml:space="preserve">            Switches. </w:t>
              </w:r>
            </w:ins>
          </w:p>
          <w:p w14:paraId="7AEEF335" w14:textId="77777777" w:rsidR="00D708FE" w:rsidRDefault="00D708FE" w:rsidP="00D708FE">
            <w:pPr>
              <w:pStyle w:val="XML1"/>
              <w:rPr>
                <w:ins w:id="27886" w:author="Thomas Dietz" w:date="2012-08-08T16:18:00Z"/>
              </w:rPr>
            </w:pPr>
            <w:ins w:id="27887" w:author="Thomas Dietz" w:date="2012-08-08T16:18:00Z">
              <w:r>
                <w:t xml:space="preserve">                  </w:t>
              </w:r>
            </w:ins>
          </w:p>
          <w:p w14:paraId="3BF51F35" w14:textId="77777777" w:rsidR="00D708FE" w:rsidRDefault="00D708FE" w:rsidP="00D708FE">
            <w:pPr>
              <w:pStyle w:val="XML1"/>
              <w:rPr>
                <w:ins w:id="27888" w:author="Thomas Dietz" w:date="2012-08-08T16:18:00Z"/>
              </w:rPr>
            </w:pPr>
            <w:ins w:id="27889" w:author="Thomas Dietz" w:date="2012-08-08T16:18:00Z">
              <w:r>
                <w:t xml:space="preserve">            Other implementations may assign values to this element</w:t>
              </w:r>
            </w:ins>
          </w:p>
          <w:p w14:paraId="45BAFDC2" w14:textId="77777777" w:rsidR="00D708FE" w:rsidRDefault="00D708FE" w:rsidP="00D708FE">
            <w:pPr>
              <w:pStyle w:val="XML1"/>
              <w:rPr>
                <w:ins w:id="27890" w:author="Thomas Dietz" w:date="2012-08-08T16:18:00Z"/>
              </w:rPr>
            </w:pPr>
            <w:ins w:id="27891" w:author="Thomas Dietz" w:date="2012-08-08T16:18:00Z">
              <w:r>
                <w:t xml:space="preserve">            only if the OpenFlow Queue is assigned to an OpenFlow</w:t>
              </w:r>
            </w:ins>
          </w:p>
          <w:p w14:paraId="31A5DC96" w14:textId="77777777" w:rsidR="00D708FE" w:rsidRDefault="00D708FE" w:rsidP="00D708FE">
            <w:pPr>
              <w:pStyle w:val="XML1"/>
              <w:rPr>
                <w:ins w:id="27892" w:author="Thomas Dietz" w:date="2012-08-08T16:18:00Z"/>
              </w:rPr>
            </w:pPr>
            <w:ins w:id="27893" w:author="Thomas Dietz" w:date="2012-08-08T16:18:00Z">
              <w:r>
                <w:t xml:space="preserve">            Logical Switch.  If no value is currently assigned to this</w:t>
              </w:r>
            </w:ins>
          </w:p>
          <w:p w14:paraId="430C298E" w14:textId="77777777" w:rsidR="00D708FE" w:rsidRDefault="00D708FE" w:rsidP="00D708FE">
            <w:pPr>
              <w:pStyle w:val="XML1"/>
              <w:rPr>
                <w:ins w:id="27894" w:author="Thomas Dietz" w:date="2012-08-08T16:18:00Z"/>
              </w:rPr>
            </w:pPr>
            <w:ins w:id="27895" w:author="Thomas Dietz" w:date="2012-08-08T16:18:00Z">
              <w:r>
                <w:t xml:space="preserve">            element then this element MUST NOT be included in replies</w:t>
              </w:r>
            </w:ins>
          </w:p>
          <w:p w14:paraId="44A2F5DE" w14:textId="77777777" w:rsidR="00D708FE" w:rsidRDefault="00D708FE" w:rsidP="00D708FE">
            <w:pPr>
              <w:pStyle w:val="XML1"/>
              <w:rPr>
                <w:ins w:id="27896" w:author="Thomas Dietz" w:date="2012-08-08T16:18:00Z"/>
              </w:rPr>
            </w:pPr>
            <w:ins w:id="27897" w:author="Thomas Dietz" w:date="2012-08-08T16:18:00Z">
              <w:r>
                <w:t xml:space="preserve">            to NETCONF &amp;lt;get&amp;gt; requests. Since this element is not</w:t>
              </w:r>
            </w:ins>
          </w:p>
          <w:p w14:paraId="3ABF11DA" w14:textId="77777777" w:rsidR="00D708FE" w:rsidRDefault="00D708FE" w:rsidP="00D708FE">
            <w:pPr>
              <w:pStyle w:val="XML1"/>
              <w:rPr>
                <w:ins w:id="27898" w:author="Thomas Dietz" w:date="2012-08-08T16:18:00Z"/>
              </w:rPr>
            </w:pPr>
            <w:ins w:id="27899" w:author="Thomas Dietz" w:date="2012-08-08T16:18:00Z">
              <w:r>
                <w:t xml:space="preserve">            configurable with the NETCONF protocol it MUST NOT be</w:t>
              </w:r>
            </w:ins>
          </w:p>
          <w:p w14:paraId="4F1CA79E" w14:textId="77777777" w:rsidR="00D708FE" w:rsidRDefault="00D708FE" w:rsidP="00D708FE">
            <w:pPr>
              <w:pStyle w:val="XML1"/>
              <w:rPr>
                <w:ins w:id="27900" w:author="Thomas Dietz" w:date="2012-08-08T16:18:00Z"/>
              </w:rPr>
            </w:pPr>
            <w:ins w:id="27901" w:author="Thomas Dietz" w:date="2012-08-08T16:18:00Z">
              <w:r>
                <w:t xml:space="preserve">            included in replies to NETCONF &amp;lt;get-config&amp;gt; requests.</w:t>
              </w:r>
            </w:ins>
          </w:p>
          <w:p w14:paraId="195746EC" w14:textId="77777777" w:rsidR="00D708FE" w:rsidRDefault="00D708FE" w:rsidP="00D708FE">
            <w:pPr>
              <w:pStyle w:val="XML1"/>
              <w:rPr>
                <w:ins w:id="27902" w:author="Thomas Dietz" w:date="2012-08-08T16:18:00Z"/>
              </w:rPr>
            </w:pPr>
            <w:ins w:id="27903" w:author="Thomas Dietz" w:date="2012-08-08T16:18:00Z">
              <w:r>
                <w:t xml:space="preserve">          &lt;/xs:documentation&gt;</w:t>
              </w:r>
            </w:ins>
          </w:p>
          <w:p w14:paraId="44487C23" w14:textId="77777777" w:rsidR="00D708FE" w:rsidRDefault="00D708FE" w:rsidP="00D708FE">
            <w:pPr>
              <w:pStyle w:val="XML1"/>
              <w:rPr>
                <w:ins w:id="27904" w:author="Thomas Dietz" w:date="2012-08-08T16:18:00Z"/>
              </w:rPr>
            </w:pPr>
            <w:ins w:id="27905" w:author="Thomas Dietz" w:date="2012-08-08T16:18:00Z">
              <w:r>
                <w:t xml:space="preserve">        &lt;/xs:annotation&gt;</w:t>
              </w:r>
            </w:ins>
          </w:p>
          <w:p w14:paraId="2BCF3198" w14:textId="77777777" w:rsidR="00D708FE" w:rsidRDefault="00D708FE" w:rsidP="00D708FE">
            <w:pPr>
              <w:pStyle w:val="XML1"/>
              <w:rPr>
                <w:ins w:id="27906" w:author="Thomas Dietz" w:date="2012-08-08T16:18:00Z"/>
              </w:rPr>
            </w:pPr>
            <w:ins w:id="27907" w:author="Thomas Dietz" w:date="2012-08-08T16:18:00Z">
              <w:r>
                <w:t xml:space="preserve">      &lt;/xs:element&gt;</w:t>
              </w:r>
            </w:ins>
          </w:p>
          <w:p w14:paraId="46AE56C1" w14:textId="77777777" w:rsidR="00D708FE" w:rsidRDefault="00D708FE" w:rsidP="00D708FE">
            <w:pPr>
              <w:pStyle w:val="XML1"/>
              <w:rPr>
                <w:ins w:id="27908" w:author="Thomas Dietz" w:date="2012-08-08T16:18:00Z"/>
              </w:rPr>
            </w:pPr>
            <w:ins w:id="27909" w:author="Thomas Dietz" w:date="2012-08-08T16:18:00Z">
              <w:r>
                <w:lastRenderedPageBreak/>
                <w:t xml:space="preserve">      &lt;xs:element name="port"&gt;</w:t>
              </w:r>
            </w:ins>
          </w:p>
          <w:p w14:paraId="29430F58" w14:textId="77777777" w:rsidR="00D708FE" w:rsidRDefault="00D708FE" w:rsidP="00D708FE">
            <w:pPr>
              <w:pStyle w:val="XML1"/>
              <w:rPr>
                <w:ins w:id="27910" w:author="Thomas Dietz" w:date="2012-08-08T16:18:00Z"/>
              </w:rPr>
            </w:pPr>
            <w:ins w:id="27911" w:author="Thomas Dietz" w:date="2012-08-08T16:18:00Z">
              <w:r>
                <w:t xml:space="preserve">        &lt;xs:annotation&gt;</w:t>
              </w:r>
            </w:ins>
          </w:p>
          <w:p w14:paraId="0CB065A9" w14:textId="77777777" w:rsidR="00D708FE" w:rsidRDefault="00D708FE" w:rsidP="00D708FE">
            <w:pPr>
              <w:pStyle w:val="XML1"/>
              <w:rPr>
                <w:ins w:id="27912" w:author="Thomas Dietz" w:date="2012-08-08T16:18:00Z"/>
              </w:rPr>
            </w:pPr>
            <w:ins w:id="27913" w:author="Thomas Dietz" w:date="2012-08-08T16:18:00Z">
              <w:r>
                <w:t xml:space="preserve">          &lt;xs:documentation&gt;</w:t>
              </w:r>
            </w:ins>
          </w:p>
          <w:p w14:paraId="6638AAD5" w14:textId="77777777" w:rsidR="00D708FE" w:rsidRDefault="00D708FE" w:rsidP="00D708FE">
            <w:pPr>
              <w:pStyle w:val="XML1"/>
              <w:rPr>
                <w:ins w:id="27914" w:author="Thomas Dietz" w:date="2012-08-08T16:18:00Z"/>
              </w:rPr>
            </w:pPr>
            <w:ins w:id="27915" w:author="Thomas Dietz" w:date="2012-08-08T16:18:00Z">
              <w:r>
                <w:t xml:space="preserve">            Reference to port resources in the Capable</w:t>
              </w:r>
            </w:ins>
          </w:p>
          <w:p w14:paraId="26FE8E30" w14:textId="77777777" w:rsidR="00D708FE" w:rsidRDefault="00D708FE" w:rsidP="00D708FE">
            <w:pPr>
              <w:pStyle w:val="XML1"/>
              <w:rPr>
                <w:ins w:id="27916" w:author="Thomas Dietz" w:date="2012-08-08T16:18:00Z"/>
              </w:rPr>
            </w:pPr>
            <w:ins w:id="27917" w:author="Thomas Dietz" w:date="2012-08-08T16:18:00Z">
              <w:r>
                <w:t xml:space="preserve">            Switch.</w:t>
              </w:r>
            </w:ins>
          </w:p>
          <w:p w14:paraId="0EA194FE" w14:textId="77777777" w:rsidR="00D708FE" w:rsidRDefault="00D708FE" w:rsidP="00D708FE">
            <w:pPr>
              <w:pStyle w:val="XML1"/>
              <w:rPr>
                <w:ins w:id="27918" w:author="Thomas Dietz" w:date="2012-08-08T16:18:00Z"/>
              </w:rPr>
            </w:pPr>
            <w:ins w:id="27919" w:author="Thomas Dietz" w:date="2012-08-08T16:18:00Z">
              <w:r>
                <w:t xml:space="preserve">                  </w:t>
              </w:r>
            </w:ins>
          </w:p>
          <w:p w14:paraId="67DD87AC" w14:textId="77777777" w:rsidR="00D708FE" w:rsidRDefault="00D708FE" w:rsidP="00D708FE">
            <w:pPr>
              <w:pStyle w:val="XML1"/>
              <w:rPr>
                <w:ins w:id="27920" w:author="Thomas Dietz" w:date="2012-08-08T16:18:00Z"/>
              </w:rPr>
            </w:pPr>
            <w:ins w:id="27921" w:author="Thomas Dietz" w:date="2012-08-08T16:18:00Z">
              <w:r>
                <w:t xml:space="preserve">            This element associates an OpenFlow Queue with an OpenFlow </w:t>
              </w:r>
            </w:ins>
          </w:p>
          <w:p w14:paraId="38AAC28D" w14:textId="77777777" w:rsidR="00D708FE" w:rsidRDefault="00D708FE" w:rsidP="00D708FE">
            <w:pPr>
              <w:pStyle w:val="XML1"/>
              <w:rPr>
                <w:ins w:id="27922" w:author="Thomas Dietz" w:date="2012-08-08T16:18:00Z"/>
              </w:rPr>
            </w:pPr>
            <w:ins w:id="27923" w:author="Thomas Dietz" w:date="2012-08-08T16:18:00Z">
              <w:r>
                <w:t xml:space="preserve">            Port. If the OpenFlow Queue is associated with an OpenFlow </w:t>
              </w:r>
            </w:ins>
          </w:p>
          <w:p w14:paraId="09F678BD" w14:textId="77777777" w:rsidR="00D708FE" w:rsidRDefault="00D708FE" w:rsidP="00D708FE">
            <w:pPr>
              <w:pStyle w:val="XML1"/>
              <w:rPr>
                <w:ins w:id="27924" w:author="Thomas Dietz" w:date="2012-08-08T16:18:00Z"/>
              </w:rPr>
            </w:pPr>
            <w:ins w:id="27925" w:author="Thomas Dietz" w:date="2012-08-08T16:18:00Z">
              <w:r>
                <w:t xml:space="preserve">            Logical Switch S and this element is present, then it MUST </w:t>
              </w:r>
            </w:ins>
          </w:p>
          <w:p w14:paraId="4F829226" w14:textId="77777777" w:rsidR="00D708FE" w:rsidRDefault="00D708FE" w:rsidP="00D708FE">
            <w:pPr>
              <w:pStyle w:val="XML1"/>
              <w:rPr>
                <w:ins w:id="27926" w:author="Thomas Dietz" w:date="2012-08-08T16:18:00Z"/>
              </w:rPr>
            </w:pPr>
            <w:ins w:id="27927" w:author="Thomas Dietz" w:date="2012-08-08T16:18:00Z">
              <w:r>
                <w:t xml:space="preserve">            be set to the value of element resource-id of an OpenFlow</w:t>
              </w:r>
            </w:ins>
          </w:p>
          <w:p w14:paraId="5F2D8B14" w14:textId="77777777" w:rsidR="00D708FE" w:rsidRDefault="00D708FE" w:rsidP="00D708FE">
            <w:pPr>
              <w:pStyle w:val="XML1"/>
              <w:rPr>
                <w:ins w:id="27928" w:author="Thomas Dietz" w:date="2012-08-08T16:18:00Z"/>
              </w:rPr>
            </w:pPr>
            <w:ins w:id="27929" w:author="Thomas Dietz" w:date="2012-08-08T16:18:00Z">
              <w:r>
                <w:t xml:space="preserve">            Port which is associated with the OpenFlow Logical Switch</w:t>
              </w:r>
            </w:ins>
          </w:p>
          <w:p w14:paraId="713D5ED8" w14:textId="77777777" w:rsidR="00D708FE" w:rsidRDefault="00D708FE" w:rsidP="00D708FE">
            <w:pPr>
              <w:pStyle w:val="XML1"/>
              <w:rPr>
                <w:ins w:id="27930" w:author="Thomas Dietz" w:date="2012-08-08T16:18:00Z"/>
              </w:rPr>
            </w:pPr>
            <w:ins w:id="27931" w:author="Thomas Dietz" w:date="2012-08-08T16:18:00Z">
              <w:r>
                <w:t xml:space="preserve">            S.</w:t>
              </w:r>
            </w:ins>
          </w:p>
          <w:p w14:paraId="5A6C89D7" w14:textId="77777777" w:rsidR="00D708FE" w:rsidRDefault="00D708FE" w:rsidP="00D708FE">
            <w:pPr>
              <w:pStyle w:val="XML1"/>
              <w:rPr>
                <w:ins w:id="27932" w:author="Thomas Dietz" w:date="2012-08-08T16:18:00Z"/>
              </w:rPr>
            </w:pPr>
          </w:p>
          <w:p w14:paraId="10F0E33C" w14:textId="77777777" w:rsidR="00D708FE" w:rsidRDefault="00D708FE" w:rsidP="00D708FE">
            <w:pPr>
              <w:pStyle w:val="XML1"/>
              <w:rPr>
                <w:ins w:id="27933" w:author="Thomas Dietz" w:date="2012-08-08T16:18:00Z"/>
              </w:rPr>
            </w:pPr>
            <w:ins w:id="27934" w:author="Thomas Dietz" w:date="2012-08-08T16:18:00Z">
              <w:r>
                <w:t xml:space="preserve">            The element MUST refer to an element at the following path:</w:t>
              </w:r>
            </w:ins>
          </w:p>
          <w:p w14:paraId="044A3E61" w14:textId="77777777" w:rsidR="00D708FE" w:rsidRDefault="00D708FE" w:rsidP="00D708FE">
            <w:pPr>
              <w:pStyle w:val="XML1"/>
              <w:rPr>
                <w:ins w:id="27935" w:author="Thomas Dietz" w:date="2012-08-08T16:18:00Z"/>
              </w:rPr>
            </w:pPr>
            <w:ins w:id="27936" w:author="Thomas Dietz" w:date="2012-08-08T16:18:00Z">
              <w:r>
                <w:t xml:space="preserve">            /capable-switch/resources/port/resource-id</w:t>
              </w:r>
            </w:ins>
          </w:p>
          <w:p w14:paraId="2F47D0F4" w14:textId="77777777" w:rsidR="00D708FE" w:rsidRDefault="00D708FE" w:rsidP="00D708FE">
            <w:pPr>
              <w:pStyle w:val="XML1"/>
              <w:rPr>
                <w:ins w:id="27937" w:author="Thomas Dietz" w:date="2012-08-08T16:18:00Z"/>
              </w:rPr>
            </w:pPr>
            <w:ins w:id="27938" w:author="Thomas Dietz" w:date="2012-08-08T16:18:00Z">
              <w:r>
                <w:t xml:space="preserve">          &lt;/xs:documentation&gt;</w:t>
              </w:r>
            </w:ins>
          </w:p>
          <w:p w14:paraId="7127DF94" w14:textId="77777777" w:rsidR="00D708FE" w:rsidRDefault="00D708FE" w:rsidP="00D708FE">
            <w:pPr>
              <w:pStyle w:val="XML1"/>
              <w:rPr>
                <w:ins w:id="27939" w:author="Thomas Dietz" w:date="2012-08-08T16:18:00Z"/>
              </w:rPr>
            </w:pPr>
            <w:ins w:id="27940" w:author="Thomas Dietz" w:date="2012-08-08T16:18:00Z">
              <w:r>
                <w:t xml:space="preserve">        &lt;/xs:annotation&gt;</w:t>
              </w:r>
            </w:ins>
          </w:p>
          <w:p w14:paraId="21B920C9" w14:textId="77777777" w:rsidR="00D708FE" w:rsidRDefault="00D708FE" w:rsidP="00D708FE">
            <w:pPr>
              <w:pStyle w:val="XML1"/>
              <w:rPr>
                <w:ins w:id="27941" w:author="Thomas Dietz" w:date="2012-08-08T16:18:00Z"/>
              </w:rPr>
            </w:pPr>
            <w:ins w:id="27942" w:author="Thomas Dietz" w:date="2012-08-08T16:18:00Z">
              <w:r>
                <w:t xml:space="preserve">        &lt;xs:simpleType&gt;</w:t>
              </w:r>
            </w:ins>
          </w:p>
          <w:p w14:paraId="562B87C6" w14:textId="77777777" w:rsidR="00D708FE" w:rsidRDefault="00D708FE" w:rsidP="00D708FE">
            <w:pPr>
              <w:pStyle w:val="XML1"/>
              <w:rPr>
                <w:ins w:id="27943" w:author="Thomas Dietz" w:date="2012-08-08T16:18:00Z"/>
              </w:rPr>
            </w:pPr>
            <w:ins w:id="27944" w:author="Thomas Dietz" w:date="2012-08-08T16:18:00Z">
              <w:r>
                <w:t xml:space="preserve">          &lt;xs:restriction base="inet:uri"&gt;</w:t>
              </w:r>
            </w:ins>
          </w:p>
          <w:p w14:paraId="5F049F14" w14:textId="77777777" w:rsidR="00D708FE" w:rsidRDefault="00D708FE" w:rsidP="00D708FE">
            <w:pPr>
              <w:pStyle w:val="XML1"/>
              <w:rPr>
                <w:ins w:id="27945" w:author="Thomas Dietz" w:date="2012-08-08T16:18:00Z"/>
              </w:rPr>
            </w:pPr>
            <w:ins w:id="27946" w:author="Thomas Dietz" w:date="2012-08-08T16:18:00Z">
              <w:r>
                <w:t xml:space="preserve">          &lt;/xs:restriction&gt;</w:t>
              </w:r>
            </w:ins>
          </w:p>
          <w:p w14:paraId="4F57AE89" w14:textId="77777777" w:rsidR="00D708FE" w:rsidRDefault="00D708FE" w:rsidP="00D708FE">
            <w:pPr>
              <w:pStyle w:val="XML1"/>
              <w:rPr>
                <w:ins w:id="27947" w:author="Thomas Dietz" w:date="2012-08-08T16:18:00Z"/>
              </w:rPr>
            </w:pPr>
            <w:ins w:id="27948" w:author="Thomas Dietz" w:date="2012-08-08T16:18:00Z">
              <w:r>
                <w:t xml:space="preserve">        &lt;/xs:simpleType&gt;</w:t>
              </w:r>
            </w:ins>
          </w:p>
          <w:p w14:paraId="71CFA9AA" w14:textId="77777777" w:rsidR="00D708FE" w:rsidRDefault="00D708FE" w:rsidP="00D708FE">
            <w:pPr>
              <w:pStyle w:val="XML1"/>
              <w:rPr>
                <w:ins w:id="27949" w:author="Thomas Dietz" w:date="2012-08-08T16:18:00Z"/>
              </w:rPr>
            </w:pPr>
            <w:ins w:id="27950" w:author="Thomas Dietz" w:date="2012-08-08T16:18:00Z">
              <w:r>
                <w:t xml:space="preserve">      &lt;/xs:element&gt;</w:t>
              </w:r>
            </w:ins>
          </w:p>
          <w:p w14:paraId="46ACCE2D" w14:textId="77777777" w:rsidR="00D708FE" w:rsidRDefault="00D708FE" w:rsidP="00D708FE">
            <w:pPr>
              <w:pStyle w:val="XML1"/>
              <w:rPr>
                <w:ins w:id="27951" w:author="Thomas Dietz" w:date="2012-08-08T16:18:00Z"/>
              </w:rPr>
            </w:pPr>
            <w:ins w:id="27952" w:author="Thomas Dietz" w:date="2012-08-08T16:18:00Z">
              <w:r>
                <w:t xml:space="preserve">      &lt;xs:element name="properties"&gt;</w:t>
              </w:r>
            </w:ins>
          </w:p>
          <w:p w14:paraId="6E6E7215" w14:textId="77777777" w:rsidR="00D708FE" w:rsidRDefault="00D708FE" w:rsidP="00D708FE">
            <w:pPr>
              <w:pStyle w:val="XML1"/>
              <w:rPr>
                <w:ins w:id="27953" w:author="Thomas Dietz" w:date="2012-08-08T16:18:00Z"/>
              </w:rPr>
            </w:pPr>
            <w:ins w:id="27954" w:author="Thomas Dietz" w:date="2012-08-08T16:18:00Z">
              <w:r>
                <w:t xml:space="preserve">        &lt;xs:annotation&gt;</w:t>
              </w:r>
            </w:ins>
          </w:p>
          <w:p w14:paraId="1E1B7263" w14:textId="77777777" w:rsidR="00D708FE" w:rsidRDefault="00D708FE" w:rsidP="00D708FE">
            <w:pPr>
              <w:pStyle w:val="XML1"/>
              <w:rPr>
                <w:ins w:id="27955" w:author="Thomas Dietz" w:date="2012-08-08T16:18:00Z"/>
              </w:rPr>
            </w:pPr>
            <w:ins w:id="27956" w:author="Thomas Dietz" w:date="2012-08-08T16:18:00Z">
              <w:r>
                <w:t xml:space="preserve">          &lt;xs:documentation&gt;</w:t>
              </w:r>
            </w:ins>
          </w:p>
          <w:p w14:paraId="1E0002E1" w14:textId="77777777" w:rsidR="00D708FE" w:rsidRDefault="00D708FE" w:rsidP="00D708FE">
            <w:pPr>
              <w:pStyle w:val="XML1"/>
              <w:rPr>
                <w:ins w:id="27957" w:author="Thomas Dietz" w:date="2012-08-08T16:18:00Z"/>
              </w:rPr>
            </w:pPr>
            <w:ins w:id="27958" w:author="Thomas Dietz" w:date="2012-08-08T16:18:00Z">
              <w:r>
                <w:t xml:space="preserve">            The queue properties currently configured.</w:t>
              </w:r>
            </w:ins>
          </w:p>
          <w:p w14:paraId="017B2D16" w14:textId="77777777" w:rsidR="00D708FE" w:rsidRDefault="00D708FE" w:rsidP="00D708FE">
            <w:pPr>
              <w:pStyle w:val="XML1"/>
              <w:rPr>
                <w:ins w:id="27959" w:author="Thomas Dietz" w:date="2012-08-08T16:18:00Z"/>
              </w:rPr>
            </w:pPr>
            <w:ins w:id="27960" w:author="Thomas Dietz" w:date="2012-08-08T16:18:00Z">
              <w:r>
                <w:t xml:space="preserve">          &lt;/xs:documentation&gt;</w:t>
              </w:r>
            </w:ins>
          </w:p>
          <w:p w14:paraId="6D7D5312" w14:textId="77777777" w:rsidR="00D708FE" w:rsidRDefault="00D708FE" w:rsidP="00D708FE">
            <w:pPr>
              <w:pStyle w:val="XML1"/>
              <w:rPr>
                <w:ins w:id="27961" w:author="Thomas Dietz" w:date="2012-08-08T16:18:00Z"/>
              </w:rPr>
            </w:pPr>
            <w:ins w:id="27962" w:author="Thomas Dietz" w:date="2012-08-08T16:18:00Z">
              <w:r>
                <w:t xml:space="preserve">        &lt;/xs:annotation&gt;</w:t>
              </w:r>
            </w:ins>
          </w:p>
          <w:p w14:paraId="7BE8CE93" w14:textId="77777777" w:rsidR="00D708FE" w:rsidRDefault="00D708FE" w:rsidP="00D708FE">
            <w:pPr>
              <w:pStyle w:val="XML1"/>
              <w:rPr>
                <w:ins w:id="27963" w:author="Thomas Dietz" w:date="2012-08-08T16:18:00Z"/>
              </w:rPr>
            </w:pPr>
            <w:ins w:id="27964" w:author="Thomas Dietz" w:date="2012-08-08T16:18:00Z">
              <w:r>
                <w:t xml:space="preserve">        &lt;xs:complexType&gt;</w:t>
              </w:r>
            </w:ins>
          </w:p>
          <w:p w14:paraId="2D49DE81" w14:textId="77777777" w:rsidR="00D708FE" w:rsidRDefault="00D708FE" w:rsidP="00D708FE">
            <w:pPr>
              <w:pStyle w:val="XML1"/>
              <w:rPr>
                <w:ins w:id="27965" w:author="Thomas Dietz" w:date="2012-08-08T16:18:00Z"/>
              </w:rPr>
            </w:pPr>
            <w:ins w:id="27966" w:author="Thomas Dietz" w:date="2012-08-08T16:18:00Z">
              <w:r>
                <w:t xml:space="preserve">          &lt;xs:sequence&gt;</w:t>
              </w:r>
            </w:ins>
          </w:p>
          <w:p w14:paraId="05E9D382" w14:textId="77777777" w:rsidR="00D708FE" w:rsidRDefault="00D708FE" w:rsidP="00D708FE">
            <w:pPr>
              <w:pStyle w:val="XML1"/>
              <w:rPr>
                <w:ins w:id="27967" w:author="Thomas Dietz" w:date="2012-08-08T16:18:00Z"/>
              </w:rPr>
            </w:pPr>
            <w:ins w:id="27968" w:author="Thomas Dietz" w:date="2012-08-08T16:18:00Z">
              <w:r>
                <w:t xml:space="preserve">            &lt;xs:element name="min-rate" minOccurs="0"  type="OFTenthOfAPercentType"&gt;</w:t>
              </w:r>
            </w:ins>
          </w:p>
          <w:p w14:paraId="7663D121" w14:textId="77777777" w:rsidR="00D708FE" w:rsidRDefault="00D708FE" w:rsidP="00D708FE">
            <w:pPr>
              <w:pStyle w:val="XML1"/>
              <w:rPr>
                <w:ins w:id="27969" w:author="Thomas Dietz" w:date="2012-08-08T16:18:00Z"/>
              </w:rPr>
            </w:pPr>
            <w:ins w:id="27970" w:author="Thomas Dietz" w:date="2012-08-08T16:18:00Z">
              <w:r>
                <w:t xml:space="preserve">              &lt;xs:annotation&gt;</w:t>
              </w:r>
            </w:ins>
          </w:p>
          <w:p w14:paraId="6E5AD3F3" w14:textId="77777777" w:rsidR="00D708FE" w:rsidRDefault="00D708FE" w:rsidP="00D708FE">
            <w:pPr>
              <w:pStyle w:val="XML1"/>
              <w:rPr>
                <w:ins w:id="27971" w:author="Thomas Dietz" w:date="2012-08-08T16:18:00Z"/>
              </w:rPr>
            </w:pPr>
            <w:ins w:id="27972" w:author="Thomas Dietz" w:date="2012-08-08T16:18:00Z">
              <w:r>
                <w:t xml:space="preserve">                &lt;xs:documentation&gt;</w:t>
              </w:r>
            </w:ins>
          </w:p>
          <w:p w14:paraId="2D81FFF3" w14:textId="77777777" w:rsidR="00D708FE" w:rsidRDefault="00D708FE" w:rsidP="00D708FE">
            <w:pPr>
              <w:pStyle w:val="XML1"/>
              <w:rPr>
                <w:ins w:id="27973" w:author="Thomas Dietz" w:date="2012-08-08T16:18:00Z"/>
              </w:rPr>
            </w:pPr>
            <w:ins w:id="27974" w:author="Thomas Dietz" w:date="2012-08-08T16:18:00Z">
              <w:r>
                <w:t xml:space="preserve">                  The minimal rate that is reserved for this</w:t>
              </w:r>
            </w:ins>
          </w:p>
          <w:p w14:paraId="6F44CBB1" w14:textId="77777777" w:rsidR="00D708FE" w:rsidRDefault="00D708FE" w:rsidP="00D708FE">
            <w:pPr>
              <w:pStyle w:val="XML1"/>
              <w:rPr>
                <w:ins w:id="27975" w:author="Thomas Dietz" w:date="2012-08-08T16:18:00Z"/>
              </w:rPr>
            </w:pPr>
            <w:ins w:id="27976" w:author="Thomas Dietz" w:date="2012-08-08T16:18:00Z">
              <w:r>
                <w:t xml:space="preserve">                  queue in 1/10 of a percent of the actual rate.</w:t>
              </w:r>
            </w:ins>
          </w:p>
          <w:p w14:paraId="3D472AE7" w14:textId="77777777" w:rsidR="00D708FE" w:rsidRDefault="00D708FE" w:rsidP="00D708FE">
            <w:pPr>
              <w:pStyle w:val="XML1"/>
              <w:rPr>
                <w:ins w:id="27977" w:author="Thomas Dietz" w:date="2012-08-08T16:18:00Z"/>
              </w:rPr>
            </w:pPr>
          </w:p>
          <w:p w14:paraId="6E45C571" w14:textId="77777777" w:rsidR="00D708FE" w:rsidRDefault="00D708FE" w:rsidP="00D708FE">
            <w:pPr>
              <w:pStyle w:val="XML1"/>
              <w:rPr>
                <w:ins w:id="27978" w:author="Thomas Dietz" w:date="2012-08-08T16:18:00Z"/>
              </w:rPr>
            </w:pPr>
            <w:ins w:id="27979" w:author="Thomas Dietz" w:date="2012-08-08T16:18:00Z">
              <w:r>
                <w:t xml:space="preserve">                  This element is optional. If not present a min-rate is</w:t>
              </w:r>
            </w:ins>
          </w:p>
          <w:p w14:paraId="05B484FA" w14:textId="77777777" w:rsidR="00D708FE" w:rsidRDefault="00D708FE" w:rsidP="00D708FE">
            <w:pPr>
              <w:pStyle w:val="XML1"/>
              <w:rPr>
                <w:ins w:id="27980" w:author="Thomas Dietz" w:date="2012-08-08T16:18:00Z"/>
              </w:rPr>
            </w:pPr>
            <w:ins w:id="27981" w:author="Thomas Dietz" w:date="2012-08-08T16:18:00Z">
              <w:r>
                <w:t xml:space="preserve">                  not set.</w:t>
              </w:r>
            </w:ins>
          </w:p>
          <w:p w14:paraId="795E2722" w14:textId="77777777" w:rsidR="00D708FE" w:rsidRDefault="00D708FE" w:rsidP="00D708FE">
            <w:pPr>
              <w:pStyle w:val="XML1"/>
              <w:rPr>
                <w:ins w:id="27982" w:author="Thomas Dietz" w:date="2012-08-08T16:18:00Z"/>
              </w:rPr>
            </w:pPr>
            <w:ins w:id="27983" w:author="Thomas Dietz" w:date="2012-08-08T16:18:00Z">
              <w:r>
                <w:t xml:space="preserve">                &lt;/xs:documentation&gt;</w:t>
              </w:r>
            </w:ins>
          </w:p>
          <w:p w14:paraId="2C104C06" w14:textId="77777777" w:rsidR="00D708FE" w:rsidRDefault="00D708FE" w:rsidP="00D708FE">
            <w:pPr>
              <w:pStyle w:val="XML1"/>
              <w:rPr>
                <w:ins w:id="27984" w:author="Thomas Dietz" w:date="2012-08-08T16:18:00Z"/>
              </w:rPr>
            </w:pPr>
            <w:ins w:id="27985" w:author="Thomas Dietz" w:date="2012-08-08T16:18:00Z">
              <w:r>
                <w:t xml:space="preserve">              &lt;/xs:annotation&gt;</w:t>
              </w:r>
            </w:ins>
          </w:p>
          <w:p w14:paraId="084141A6" w14:textId="77777777" w:rsidR="00D708FE" w:rsidRDefault="00D708FE" w:rsidP="00D708FE">
            <w:pPr>
              <w:pStyle w:val="XML1"/>
              <w:rPr>
                <w:ins w:id="27986" w:author="Thomas Dietz" w:date="2012-08-08T16:18:00Z"/>
              </w:rPr>
            </w:pPr>
            <w:ins w:id="27987" w:author="Thomas Dietz" w:date="2012-08-08T16:18:00Z">
              <w:r>
                <w:t xml:space="preserve">            &lt;/xs:element&gt;</w:t>
              </w:r>
            </w:ins>
          </w:p>
          <w:p w14:paraId="4A802B03" w14:textId="77777777" w:rsidR="00D708FE" w:rsidRDefault="00D708FE" w:rsidP="00D708FE">
            <w:pPr>
              <w:pStyle w:val="XML1"/>
              <w:rPr>
                <w:ins w:id="27988" w:author="Thomas Dietz" w:date="2012-08-08T16:18:00Z"/>
              </w:rPr>
            </w:pPr>
            <w:ins w:id="27989" w:author="Thomas Dietz" w:date="2012-08-08T16:18:00Z">
              <w:r>
                <w:t xml:space="preserve">            &lt;xs:element name="max-rate" minOccurs="0"  type="OFTenthOfAPercentType"&gt;</w:t>
              </w:r>
            </w:ins>
          </w:p>
          <w:p w14:paraId="31FEE44A" w14:textId="77777777" w:rsidR="00D708FE" w:rsidRDefault="00D708FE" w:rsidP="00D708FE">
            <w:pPr>
              <w:pStyle w:val="XML1"/>
              <w:rPr>
                <w:ins w:id="27990" w:author="Thomas Dietz" w:date="2012-08-08T16:18:00Z"/>
              </w:rPr>
            </w:pPr>
            <w:ins w:id="27991" w:author="Thomas Dietz" w:date="2012-08-08T16:18:00Z">
              <w:r>
                <w:t xml:space="preserve">              &lt;xs:annotation&gt;</w:t>
              </w:r>
            </w:ins>
          </w:p>
          <w:p w14:paraId="1A88A854" w14:textId="77777777" w:rsidR="00D708FE" w:rsidRDefault="00D708FE" w:rsidP="00D708FE">
            <w:pPr>
              <w:pStyle w:val="XML1"/>
              <w:rPr>
                <w:ins w:id="27992" w:author="Thomas Dietz" w:date="2012-08-08T16:18:00Z"/>
              </w:rPr>
            </w:pPr>
            <w:ins w:id="27993" w:author="Thomas Dietz" w:date="2012-08-08T16:18:00Z">
              <w:r>
                <w:t xml:space="preserve">                &lt;xs:documentation&gt;</w:t>
              </w:r>
            </w:ins>
          </w:p>
          <w:p w14:paraId="07AE4FE6" w14:textId="77777777" w:rsidR="00D708FE" w:rsidRDefault="00D708FE" w:rsidP="00D708FE">
            <w:pPr>
              <w:pStyle w:val="XML1"/>
              <w:rPr>
                <w:ins w:id="27994" w:author="Thomas Dietz" w:date="2012-08-08T16:18:00Z"/>
              </w:rPr>
            </w:pPr>
            <w:ins w:id="27995" w:author="Thomas Dietz" w:date="2012-08-08T16:18:00Z">
              <w:r>
                <w:t xml:space="preserve">                  The maximum rate that is reserved for this</w:t>
              </w:r>
            </w:ins>
          </w:p>
          <w:p w14:paraId="453BD291" w14:textId="77777777" w:rsidR="00D708FE" w:rsidRDefault="00D708FE" w:rsidP="00D708FE">
            <w:pPr>
              <w:pStyle w:val="XML1"/>
              <w:rPr>
                <w:ins w:id="27996" w:author="Thomas Dietz" w:date="2012-08-08T16:18:00Z"/>
              </w:rPr>
            </w:pPr>
            <w:ins w:id="27997" w:author="Thomas Dietz" w:date="2012-08-08T16:18:00Z">
              <w:r>
                <w:t xml:space="preserve">                  queue in 1/10 of a percent of the actual rate.</w:t>
              </w:r>
            </w:ins>
          </w:p>
          <w:p w14:paraId="2309DE5E" w14:textId="77777777" w:rsidR="00D708FE" w:rsidRDefault="00D708FE" w:rsidP="00D708FE">
            <w:pPr>
              <w:pStyle w:val="XML1"/>
              <w:rPr>
                <w:ins w:id="27998" w:author="Thomas Dietz" w:date="2012-08-08T16:18:00Z"/>
              </w:rPr>
            </w:pPr>
          </w:p>
          <w:p w14:paraId="4CA47FE2" w14:textId="77777777" w:rsidR="00D708FE" w:rsidRDefault="00D708FE" w:rsidP="00D708FE">
            <w:pPr>
              <w:pStyle w:val="XML1"/>
              <w:rPr>
                <w:ins w:id="27999" w:author="Thomas Dietz" w:date="2012-08-08T16:18:00Z"/>
              </w:rPr>
            </w:pPr>
            <w:ins w:id="28000" w:author="Thomas Dietz" w:date="2012-08-08T16:18:00Z">
              <w:r>
                <w:t xml:space="preserve">                  This element is optional. If not present the max-rate is</w:t>
              </w:r>
            </w:ins>
          </w:p>
          <w:p w14:paraId="5DCAE2BB" w14:textId="77777777" w:rsidR="00D708FE" w:rsidRDefault="00D708FE" w:rsidP="00D708FE">
            <w:pPr>
              <w:pStyle w:val="XML1"/>
              <w:rPr>
                <w:ins w:id="28001" w:author="Thomas Dietz" w:date="2012-08-08T16:18:00Z"/>
              </w:rPr>
            </w:pPr>
            <w:ins w:id="28002" w:author="Thomas Dietz" w:date="2012-08-08T16:18:00Z">
              <w:r>
                <w:t xml:space="preserve">                  not set.</w:t>
              </w:r>
            </w:ins>
          </w:p>
          <w:p w14:paraId="4B6913C6" w14:textId="77777777" w:rsidR="00D708FE" w:rsidRDefault="00D708FE" w:rsidP="00D708FE">
            <w:pPr>
              <w:pStyle w:val="XML1"/>
              <w:rPr>
                <w:ins w:id="28003" w:author="Thomas Dietz" w:date="2012-08-08T16:18:00Z"/>
              </w:rPr>
            </w:pPr>
            <w:ins w:id="28004" w:author="Thomas Dietz" w:date="2012-08-08T16:18:00Z">
              <w:r>
                <w:t xml:space="preserve">                &lt;/xs:documentation&gt;</w:t>
              </w:r>
            </w:ins>
          </w:p>
          <w:p w14:paraId="192865BA" w14:textId="77777777" w:rsidR="00D708FE" w:rsidRDefault="00D708FE" w:rsidP="00D708FE">
            <w:pPr>
              <w:pStyle w:val="XML1"/>
              <w:rPr>
                <w:ins w:id="28005" w:author="Thomas Dietz" w:date="2012-08-08T16:18:00Z"/>
              </w:rPr>
            </w:pPr>
            <w:ins w:id="28006" w:author="Thomas Dietz" w:date="2012-08-08T16:18:00Z">
              <w:r>
                <w:t xml:space="preserve">              &lt;/xs:annotation&gt;</w:t>
              </w:r>
            </w:ins>
          </w:p>
          <w:p w14:paraId="3DD35F65" w14:textId="77777777" w:rsidR="00D708FE" w:rsidRDefault="00D708FE" w:rsidP="00D708FE">
            <w:pPr>
              <w:pStyle w:val="XML1"/>
              <w:rPr>
                <w:ins w:id="28007" w:author="Thomas Dietz" w:date="2012-08-08T16:18:00Z"/>
              </w:rPr>
            </w:pPr>
            <w:ins w:id="28008" w:author="Thomas Dietz" w:date="2012-08-08T16:18:00Z">
              <w:r>
                <w:t xml:space="preserve">            &lt;/xs:element&gt;</w:t>
              </w:r>
            </w:ins>
          </w:p>
          <w:p w14:paraId="70FF82D3" w14:textId="77777777" w:rsidR="00D708FE" w:rsidRDefault="00D708FE" w:rsidP="00D708FE">
            <w:pPr>
              <w:pStyle w:val="XML1"/>
              <w:rPr>
                <w:ins w:id="28009" w:author="Thomas Dietz" w:date="2012-08-08T16:18:00Z"/>
              </w:rPr>
            </w:pPr>
            <w:ins w:id="28010" w:author="Thomas Dietz" w:date="2012-08-08T16:18:00Z">
              <w:r>
                <w:t xml:space="preserve">            &lt;xs:element name="experimenter" minOccurs="0" maxOccurs="unbounded"  type="xs:unsignedInt"&gt;</w:t>
              </w:r>
            </w:ins>
          </w:p>
          <w:p w14:paraId="154AD064" w14:textId="77777777" w:rsidR="00D708FE" w:rsidRDefault="00D708FE" w:rsidP="00D708FE">
            <w:pPr>
              <w:pStyle w:val="XML1"/>
              <w:rPr>
                <w:ins w:id="28011" w:author="Thomas Dietz" w:date="2012-08-08T16:18:00Z"/>
              </w:rPr>
            </w:pPr>
            <w:ins w:id="28012" w:author="Thomas Dietz" w:date="2012-08-08T16:18:00Z">
              <w:r>
                <w:lastRenderedPageBreak/>
                <w:t xml:space="preserve">              &lt;xs:annotation&gt;</w:t>
              </w:r>
            </w:ins>
          </w:p>
          <w:p w14:paraId="722949D7" w14:textId="77777777" w:rsidR="00D708FE" w:rsidRDefault="00D708FE" w:rsidP="00D708FE">
            <w:pPr>
              <w:pStyle w:val="XML1"/>
              <w:rPr>
                <w:ins w:id="28013" w:author="Thomas Dietz" w:date="2012-08-08T16:18:00Z"/>
              </w:rPr>
            </w:pPr>
            <w:ins w:id="28014" w:author="Thomas Dietz" w:date="2012-08-08T16:18:00Z">
              <w:r>
                <w:t xml:space="preserve">                &lt;xs:documentation&gt;</w:t>
              </w:r>
            </w:ins>
          </w:p>
          <w:p w14:paraId="3502C22E" w14:textId="77777777" w:rsidR="00D708FE" w:rsidRDefault="00D708FE" w:rsidP="00D708FE">
            <w:pPr>
              <w:pStyle w:val="XML1"/>
              <w:rPr>
                <w:ins w:id="28015" w:author="Thomas Dietz" w:date="2012-08-08T16:18:00Z"/>
              </w:rPr>
            </w:pPr>
            <w:ins w:id="28016" w:author="Thomas Dietz" w:date="2012-08-08T16:18:00Z">
              <w:r>
                <w:t xml:space="preserve">                  A list of experimenter identifiers of queue</w:t>
              </w:r>
            </w:ins>
          </w:p>
          <w:p w14:paraId="45E028F7" w14:textId="77777777" w:rsidR="00D708FE" w:rsidRDefault="00D708FE" w:rsidP="00D708FE">
            <w:pPr>
              <w:pStyle w:val="XML1"/>
              <w:rPr>
                <w:ins w:id="28017" w:author="Thomas Dietz" w:date="2012-08-08T16:18:00Z"/>
              </w:rPr>
            </w:pPr>
            <w:ins w:id="28018" w:author="Thomas Dietz" w:date="2012-08-08T16:18:00Z">
              <w:r>
                <w:t xml:space="preserve">                  properties used.</w:t>
              </w:r>
            </w:ins>
          </w:p>
          <w:p w14:paraId="439065CB" w14:textId="77777777" w:rsidR="00D708FE" w:rsidRDefault="00D708FE" w:rsidP="00D708FE">
            <w:pPr>
              <w:pStyle w:val="XML1"/>
              <w:rPr>
                <w:ins w:id="28019" w:author="Thomas Dietz" w:date="2012-08-08T16:18:00Z"/>
              </w:rPr>
            </w:pPr>
          </w:p>
          <w:p w14:paraId="159E0353" w14:textId="77777777" w:rsidR="00D708FE" w:rsidRDefault="00D708FE" w:rsidP="00D708FE">
            <w:pPr>
              <w:pStyle w:val="XML1"/>
              <w:rPr>
                <w:ins w:id="28020" w:author="Thomas Dietz" w:date="2012-08-08T16:18:00Z"/>
              </w:rPr>
            </w:pPr>
            <w:ins w:id="28021" w:author="Thomas Dietz" w:date="2012-08-08T16:18:00Z">
              <w:r>
                <w:t xml:space="preserve">                  This element is optional.</w:t>
              </w:r>
            </w:ins>
          </w:p>
          <w:p w14:paraId="69F2542D" w14:textId="77777777" w:rsidR="00D708FE" w:rsidRDefault="00D708FE" w:rsidP="00D708FE">
            <w:pPr>
              <w:pStyle w:val="XML1"/>
              <w:rPr>
                <w:ins w:id="28022" w:author="Thomas Dietz" w:date="2012-08-08T16:18:00Z"/>
              </w:rPr>
            </w:pPr>
            <w:ins w:id="28023" w:author="Thomas Dietz" w:date="2012-08-08T16:18:00Z">
              <w:r>
                <w:t xml:space="preserve">                &lt;/xs:documentation&gt;</w:t>
              </w:r>
            </w:ins>
          </w:p>
          <w:p w14:paraId="10943810" w14:textId="77777777" w:rsidR="00D708FE" w:rsidRDefault="00D708FE" w:rsidP="00D708FE">
            <w:pPr>
              <w:pStyle w:val="XML1"/>
              <w:rPr>
                <w:ins w:id="28024" w:author="Thomas Dietz" w:date="2012-08-08T16:18:00Z"/>
              </w:rPr>
            </w:pPr>
            <w:ins w:id="28025" w:author="Thomas Dietz" w:date="2012-08-08T16:18:00Z">
              <w:r>
                <w:t xml:space="preserve">              &lt;/xs:annotation&gt;</w:t>
              </w:r>
            </w:ins>
          </w:p>
          <w:p w14:paraId="21377F01" w14:textId="77777777" w:rsidR="00D708FE" w:rsidRDefault="00D708FE" w:rsidP="00D708FE">
            <w:pPr>
              <w:pStyle w:val="XML1"/>
              <w:rPr>
                <w:ins w:id="28026" w:author="Thomas Dietz" w:date="2012-08-08T16:18:00Z"/>
              </w:rPr>
            </w:pPr>
            <w:ins w:id="28027" w:author="Thomas Dietz" w:date="2012-08-08T16:18:00Z">
              <w:r>
                <w:t xml:space="preserve">            &lt;/xs:element&gt;</w:t>
              </w:r>
            </w:ins>
          </w:p>
          <w:p w14:paraId="690FFDE3" w14:textId="77777777" w:rsidR="00D708FE" w:rsidRDefault="00D708FE" w:rsidP="00D708FE">
            <w:pPr>
              <w:pStyle w:val="XML1"/>
              <w:rPr>
                <w:ins w:id="28028" w:author="Thomas Dietz" w:date="2012-08-08T16:18:00Z"/>
              </w:rPr>
            </w:pPr>
            <w:ins w:id="28029" w:author="Thomas Dietz" w:date="2012-08-08T16:18:00Z">
              <w:r>
                <w:t xml:space="preserve">          &lt;/xs:sequence&gt;</w:t>
              </w:r>
            </w:ins>
          </w:p>
          <w:p w14:paraId="258BD3F8" w14:textId="77777777" w:rsidR="00D708FE" w:rsidRDefault="00D708FE" w:rsidP="00D708FE">
            <w:pPr>
              <w:pStyle w:val="XML1"/>
              <w:rPr>
                <w:ins w:id="28030" w:author="Thomas Dietz" w:date="2012-08-08T16:18:00Z"/>
              </w:rPr>
            </w:pPr>
            <w:ins w:id="28031" w:author="Thomas Dietz" w:date="2012-08-08T16:18:00Z">
              <w:r>
                <w:t xml:space="preserve">        &lt;/xs:complexType&gt;</w:t>
              </w:r>
            </w:ins>
          </w:p>
          <w:p w14:paraId="004F9728" w14:textId="77777777" w:rsidR="00D708FE" w:rsidRDefault="00D708FE" w:rsidP="00D708FE">
            <w:pPr>
              <w:pStyle w:val="XML1"/>
              <w:rPr>
                <w:ins w:id="28032" w:author="Thomas Dietz" w:date="2012-08-08T16:18:00Z"/>
              </w:rPr>
            </w:pPr>
            <w:ins w:id="28033" w:author="Thomas Dietz" w:date="2012-08-08T16:18:00Z">
              <w:r>
                <w:t xml:space="preserve">      &lt;/xs:element&gt;</w:t>
              </w:r>
            </w:ins>
          </w:p>
          <w:p w14:paraId="086686A4" w14:textId="77777777" w:rsidR="00D708FE" w:rsidRDefault="00D708FE" w:rsidP="00D708FE">
            <w:pPr>
              <w:pStyle w:val="XML1"/>
              <w:rPr>
                <w:ins w:id="28034" w:author="Thomas Dietz" w:date="2012-08-08T16:18:00Z"/>
              </w:rPr>
            </w:pPr>
            <w:ins w:id="28035" w:author="Thomas Dietz" w:date="2012-08-08T16:18:00Z">
              <w:r>
                <w:t xml:space="preserve">    &lt;/xs:sequence&gt;</w:t>
              </w:r>
            </w:ins>
          </w:p>
          <w:p w14:paraId="60480264" w14:textId="77777777" w:rsidR="00D708FE" w:rsidRDefault="00D708FE" w:rsidP="00D708FE">
            <w:pPr>
              <w:pStyle w:val="XML1"/>
              <w:rPr>
                <w:ins w:id="28036" w:author="Thomas Dietz" w:date="2012-08-08T16:18:00Z"/>
              </w:rPr>
            </w:pPr>
            <w:ins w:id="28037" w:author="Thomas Dietz" w:date="2012-08-08T16:18:00Z">
              <w:r>
                <w:t xml:space="preserve">  &lt;/xs:group&gt;</w:t>
              </w:r>
            </w:ins>
          </w:p>
          <w:p w14:paraId="4590A31D" w14:textId="77777777" w:rsidR="00D708FE" w:rsidRDefault="00D708FE" w:rsidP="00D708FE">
            <w:pPr>
              <w:pStyle w:val="XML1"/>
              <w:rPr>
                <w:ins w:id="28038" w:author="Thomas Dietz" w:date="2012-08-08T16:18:00Z"/>
              </w:rPr>
            </w:pPr>
          </w:p>
          <w:p w14:paraId="58CE768F" w14:textId="77777777" w:rsidR="00D708FE" w:rsidRDefault="00D708FE" w:rsidP="00D708FE">
            <w:pPr>
              <w:pStyle w:val="XML1"/>
              <w:rPr>
                <w:ins w:id="28039" w:author="Thomas Dietz" w:date="2012-08-08T16:18:00Z"/>
              </w:rPr>
            </w:pPr>
            <w:ins w:id="28040" w:author="Thomas Dietz" w:date="2012-08-08T16:18:00Z">
              <w:r>
                <w:t xml:space="preserve">  &lt;xs:group name="OFOwnedCertificateType"&gt;</w:t>
              </w:r>
            </w:ins>
          </w:p>
          <w:p w14:paraId="03A742CA" w14:textId="77777777" w:rsidR="00D708FE" w:rsidRDefault="00D708FE" w:rsidP="00D708FE">
            <w:pPr>
              <w:pStyle w:val="XML1"/>
              <w:rPr>
                <w:ins w:id="28041" w:author="Thomas Dietz" w:date="2012-08-08T16:18:00Z"/>
              </w:rPr>
            </w:pPr>
            <w:ins w:id="28042" w:author="Thomas Dietz" w:date="2012-08-08T16:18:00Z">
              <w:r>
                <w:t xml:space="preserve">    &lt;xs:annotation&gt;</w:t>
              </w:r>
            </w:ins>
          </w:p>
          <w:p w14:paraId="42B9F601" w14:textId="77777777" w:rsidR="00D708FE" w:rsidRDefault="00D708FE" w:rsidP="00D708FE">
            <w:pPr>
              <w:pStyle w:val="XML1"/>
              <w:rPr>
                <w:ins w:id="28043" w:author="Thomas Dietz" w:date="2012-08-08T16:18:00Z"/>
              </w:rPr>
            </w:pPr>
            <w:ins w:id="28044" w:author="Thomas Dietz" w:date="2012-08-08T16:18:00Z">
              <w:r>
                <w:t xml:space="preserve">      &lt;xs:documentation&gt;</w:t>
              </w:r>
            </w:ins>
          </w:p>
          <w:p w14:paraId="731F6E29" w14:textId="77777777" w:rsidR="00D708FE" w:rsidRDefault="00D708FE" w:rsidP="00D708FE">
            <w:pPr>
              <w:pStyle w:val="XML1"/>
              <w:rPr>
                <w:ins w:id="28045" w:author="Thomas Dietz" w:date="2012-08-08T16:18:00Z"/>
              </w:rPr>
            </w:pPr>
            <w:ins w:id="28046" w:author="Thomas Dietz" w:date="2012-08-08T16:18:00Z">
              <w:r>
                <w:t xml:space="preserve">        This grouping specifies a certificate and a</w:t>
              </w:r>
            </w:ins>
          </w:p>
          <w:p w14:paraId="17D20705" w14:textId="77777777" w:rsidR="00D708FE" w:rsidRDefault="00D708FE" w:rsidP="00D708FE">
            <w:pPr>
              <w:pStyle w:val="XML1"/>
              <w:rPr>
                <w:ins w:id="28047" w:author="Thomas Dietz" w:date="2012-08-08T16:18:00Z"/>
              </w:rPr>
            </w:pPr>
            <w:ins w:id="28048" w:author="Thomas Dietz" w:date="2012-08-08T16:18:00Z">
              <w:r>
                <w:t xml:space="preserve">        private key. It can be used by an OpenFlow Logical Switch for</w:t>
              </w:r>
            </w:ins>
          </w:p>
          <w:p w14:paraId="6F64027C" w14:textId="77777777" w:rsidR="00D708FE" w:rsidRDefault="00D708FE" w:rsidP="00D708FE">
            <w:pPr>
              <w:pStyle w:val="XML1"/>
              <w:rPr>
                <w:ins w:id="28049" w:author="Thomas Dietz" w:date="2012-08-08T16:18:00Z"/>
              </w:rPr>
            </w:pPr>
            <w:ins w:id="28050" w:author="Thomas Dietz" w:date="2012-08-08T16:18:00Z">
              <w:r>
                <w:t xml:space="preserve">        authenticating itself to a controller when a TLS connection</w:t>
              </w:r>
            </w:ins>
          </w:p>
          <w:p w14:paraId="6AC04DAC" w14:textId="77777777" w:rsidR="00D708FE" w:rsidRDefault="00D708FE" w:rsidP="00D708FE">
            <w:pPr>
              <w:pStyle w:val="XML1"/>
              <w:rPr>
                <w:ins w:id="28051" w:author="Thomas Dietz" w:date="2012-08-08T16:18:00Z"/>
              </w:rPr>
            </w:pPr>
            <w:ins w:id="28052" w:author="Thomas Dietz" w:date="2012-08-08T16:18:00Z">
              <w:r>
                <w:t xml:space="preserve">        is established.</w:t>
              </w:r>
            </w:ins>
          </w:p>
          <w:p w14:paraId="6E70BEA3" w14:textId="77777777" w:rsidR="00D708FE" w:rsidRDefault="00D708FE" w:rsidP="00D708FE">
            <w:pPr>
              <w:pStyle w:val="XML1"/>
              <w:rPr>
                <w:ins w:id="28053" w:author="Thomas Dietz" w:date="2012-08-08T16:18:00Z"/>
              </w:rPr>
            </w:pPr>
            <w:ins w:id="28054" w:author="Thomas Dietz" w:date="2012-08-08T16:18:00Z">
              <w:r>
                <w:t xml:space="preserve">      &lt;/xs:documentation&gt;</w:t>
              </w:r>
            </w:ins>
          </w:p>
          <w:p w14:paraId="764E566B" w14:textId="77777777" w:rsidR="00D708FE" w:rsidRDefault="00D708FE" w:rsidP="00D708FE">
            <w:pPr>
              <w:pStyle w:val="XML1"/>
              <w:rPr>
                <w:ins w:id="28055" w:author="Thomas Dietz" w:date="2012-08-08T16:18:00Z"/>
              </w:rPr>
            </w:pPr>
            <w:ins w:id="28056" w:author="Thomas Dietz" w:date="2012-08-08T16:18:00Z">
              <w:r>
                <w:t xml:space="preserve">    &lt;/xs:annotation&gt;</w:t>
              </w:r>
            </w:ins>
          </w:p>
          <w:p w14:paraId="36563398" w14:textId="77777777" w:rsidR="00D708FE" w:rsidRDefault="00D708FE" w:rsidP="00D708FE">
            <w:pPr>
              <w:pStyle w:val="XML1"/>
              <w:rPr>
                <w:ins w:id="28057" w:author="Thomas Dietz" w:date="2012-08-08T16:18:00Z"/>
              </w:rPr>
            </w:pPr>
          </w:p>
          <w:p w14:paraId="24061747" w14:textId="77777777" w:rsidR="00D708FE" w:rsidRDefault="00D708FE" w:rsidP="00D708FE">
            <w:pPr>
              <w:pStyle w:val="XML1"/>
              <w:rPr>
                <w:ins w:id="28058" w:author="Thomas Dietz" w:date="2012-08-08T16:18:00Z"/>
              </w:rPr>
            </w:pPr>
            <w:ins w:id="28059" w:author="Thomas Dietz" w:date="2012-08-08T16:18:00Z">
              <w:r>
                <w:t xml:space="preserve">    &lt;xs:sequence&gt;</w:t>
              </w:r>
            </w:ins>
          </w:p>
          <w:p w14:paraId="18B7B618" w14:textId="77777777" w:rsidR="00D708FE" w:rsidRDefault="00D708FE" w:rsidP="00D708FE">
            <w:pPr>
              <w:pStyle w:val="XML1"/>
              <w:rPr>
                <w:ins w:id="28060" w:author="Thomas Dietz" w:date="2012-08-08T16:18:00Z"/>
              </w:rPr>
            </w:pPr>
            <w:ins w:id="28061" w:author="Thomas Dietz" w:date="2012-08-08T16:18:00Z">
              <w:r>
                <w:t xml:space="preserve">      &lt;xs:group ref="OFResourceType"/&gt;</w:t>
              </w:r>
            </w:ins>
          </w:p>
          <w:p w14:paraId="5AD16C24" w14:textId="77777777" w:rsidR="00D708FE" w:rsidRDefault="00D708FE" w:rsidP="00D708FE">
            <w:pPr>
              <w:pStyle w:val="XML1"/>
              <w:rPr>
                <w:ins w:id="28062" w:author="Thomas Dietz" w:date="2012-08-08T16:18:00Z"/>
              </w:rPr>
            </w:pPr>
            <w:ins w:id="28063" w:author="Thomas Dietz" w:date="2012-08-08T16:18:00Z">
              <w:r>
                <w:t xml:space="preserve">      &lt;xs:element name="certificate"  type="xs:string"&gt;</w:t>
              </w:r>
            </w:ins>
          </w:p>
          <w:p w14:paraId="2F2E8E7A" w14:textId="77777777" w:rsidR="00D708FE" w:rsidRDefault="00D708FE" w:rsidP="00D708FE">
            <w:pPr>
              <w:pStyle w:val="XML1"/>
              <w:rPr>
                <w:ins w:id="28064" w:author="Thomas Dietz" w:date="2012-08-08T16:18:00Z"/>
              </w:rPr>
            </w:pPr>
            <w:ins w:id="28065" w:author="Thomas Dietz" w:date="2012-08-08T16:18:00Z">
              <w:r>
                <w:t xml:space="preserve">        &lt;xs:annotation&gt;</w:t>
              </w:r>
            </w:ins>
          </w:p>
          <w:p w14:paraId="281C994A" w14:textId="77777777" w:rsidR="00D708FE" w:rsidRDefault="00D708FE" w:rsidP="00D708FE">
            <w:pPr>
              <w:pStyle w:val="XML1"/>
              <w:rPr>
                <w:ins w:id="28066" w:author="Thomas Dietz" w:date="2012-08-08T16:18:00Z"/>
              </w:rPr>
            </w:pPr>
            <w:ins w:id="28067" w:author="Thomas Dietz" w:date="2012-08-08T16:18:00Z">
              <w:r>
                <w:t xml:space="preserve">          &lt;xs:documentation&gt;</w:t>
              </w:r>
            </w:ins>
          </w:p>
          <w:p w14:paraId="6C3183D9" w14:textId="77777777" w:rsidR="00D708FE" w:rsidRDefault="00D708FE" w:rsidP="00D708FE">
            <w:pPr>
              <w:pStyle w:val="XML1"/>
              <w:rPr>
                <w:ins w:id="28068" w:author="Thomas Dietz" w:date="2012-08-08T16:18:00Z"/>
              </w:rPr>
            </w:pPr>
            <w:ins w:id="28069" w:author="Thomas Dietz" w:date="2012-08-08T16:18:00Z">
              <w:r>
                <w:t xml:space="preserve">            An X.509 certificate in DER format base64</w:t>
              </w:r>
            </w:ins>
          </w:p>
          <w:p w14:paraId="429BFF1D" w14:textId="77777777" w:rsidR="00D708FE" w:rsidRDefault="00D708FE" w:rsidP="00D708FE">
            <w:pPr>
              <w:pStyle w:val="XML1"/>
              <w:rPr>
                <w:ins w:id="28070" w:author="Thomas Dietz" w:date="2012-08-08T16:18:00Z"/>
              </w:rPr>
            </w:pPr>
            <w:ins w:id="28071" w:author="Thomas Dietz" w:date="2012-08-08T16:18:00Z">
              <w:r>
                <w:t xml:space="preserve">            encoded.</w:t>
              </w:r>
            </w:ins>
          </w:p>
          <w:p w14:paraId="7596C8EF" w14:textId="77777777" w:rsidR="00D708FE" w:rsidRDefault="00D708FE" w:rsidP="00D708FE">
            <w:pPr>
              <w:pStyle w:val="XML1"/>
              <w:rPr>
                <w:ins w:id="28072" w:author="Thomas Dietz" w:date="2012-08-08T16:18:00Z"/>
              </w:rPr>
            </w:pPr>
          </w:p>
          <w:p w14:paraId="34A76B04" w14:textId="77777777" w:rsidR="00D708FE" w:rsidRDefault="00D708FE" w:rsidP="00D708FE">
            <w:pPr>
              <w:pStyle w:val="XML1"/>
              <w:rPr>
                <w:ins w:id="28073" w:author="Thomas Dietz" w:date="2012-08-08T16:18:00Z"/>
              </w:rPr>
            </w:pPr>
            <w:ins w:id="28074" w:author="Thomas Dietz" w:date="2012-08-08T16:18:00Z">
              <w:r>
                <w:t xml:space="preserve">            This element MUST be present in the NETCONF data store.</w:t>
              </w:r>
            </w:ins>
          </w:p>
          <w:p w14:paraId="15C14B67" w14:textId="77777777" w:rsidR="00D708FE" w:rsidRDefault="00D708FE" w:rsidP="00D708FE">
            <w:pPr>
              <w:pStyle w:val="XML1"/>
              <w:rPr>
                <w:ins w:id="28075" w:author="Thomas Dietz" w:date="2012-08-08T16:18:00Z"/>
              </w:rPr>
            </w:pPr>
            <w:ins w:id="28076" w:author="Thomas Dietz" w:date="2012-08-08T16:18:00Z">
              <w:r>
                <w:t xml:space="preserve">            If this element is not present in a NETCONF &amp;lt;edit-config&amp;gt;</w:t>
              </w:r>
            </w:ins>
          </w:p>
          <w:p w14:paraId="337664D1" w14:textId="77777777" w:rsidR="00D708FE" w:rsidRDefault="00D708FE" w:rsidP="00D708FE">
            <w:pPr>
              <w:pStyle w:val="XML1"/>
              <w:rPr>
                <w:ins w:id="28077" w:author="Thomas Dietz" w:date="2012-08-08T16:18:00Z"/>
              </w:rPr>
            </w:pPr>
            <w:ins w:id="28078" w:author="Thomas Dietz" w:date="2012-08-08T16:18:00Z">
              <w:r>
                <w:t xml:space="preserve">            operation 'create', 'merge' or 'replace' and the parent</w:t>
              </w:r>
            </w:ins>
          </w:p>
          <w:p w14:paraId="60067AD1" w14:textId="77777777" w:rsidR="00D708FE" w:rsidRDefault="00D708FE" w:rsidP="00D708FE">
            <w:pPr>
              <w:pStyle w:val="XML1"/>
              <w:rPr>
                <w:ins w:id="28079" w:author="Thomas Dietz" w:date="2012-08-08T16:18:00Z"/>
              </w:rPr>
            </w:pPr>
            <w:ins w:id="28080" w:author="Thomas Dietz" w:date="2012-08-08T16:18:00Z">
              <w:r>
                <w:t xml:space="preserve">            element does not exist, a 'data-missing' error is</w:t>
              </w:r>
            </w:ins>
          </w:p>
          <w:p w14:paraId="73A29C68" w14:textId="77777777" w:rsidR="00D708FE" w:rsidRDefault="00D708FE" w:rsidP="00D708FE">
            <w:pPr>
              <w:pStyle w:val="XML1"/>
              <w:rPr>
                <w:ins w:id="28081" w:author="Thomas Dietz" w:date="2012-08-08T16:18:00Z"/>
              </w:rPr>
            </w:pPr>
            <w:ins w:id="28082" w:author="Thomas Dietz" w:date="2012-08-08T16:18:00Z">
              <w:r>
                <w:t xml:space="preserve">            returned.</w:t>
              </w:r>
            </w:ins>
          </w:p>
          <w:p w14:paraId="405744FB" w14:textId="77777777" w:rsidR="00D708FE" w:rsidRDefault="00D708FE" w:rsidP="00D708FE">
            <w:pPr>
              <w:pStyle w:val="XML1"/>
              <w:rPr>
                <w:ins w:id="28083" w:author="Thomas Dietz" w:date="2012-08-08T16:18:00Z"/>
              </w:rPr>
            </w:pPr>
            <w:ins w:id="28084" w:author="Thomas Dietz" w:date="2012-08-08T16:18:00Z">
              <w:r>
                <w:t xml:space="preserve">          &lt;/xs:documentation&gt;</w:t>
              </w:r>
            </w:ins>
          </w:p>
          <w:p w14:paraId="6EFE2D1E" w14:textId="77777777" w:rsidR="00D708FE" w:rsidRDefault="00D708FE" w:rsidP="00D708FE">
            <w:pPr>
              <w:pStyle w:val="XML1"/>
              <w:rPr>
                <w:ins w:id="28085" w:author="Thomas Dietz" w:date="2012-08-08T16:18:00Z"/>
              </w:rPr>
            </w:pPr>
            <w:ins w:id="28086" w:author="Thomas Dietz" w:date="2012-08-08T16:18:00Z">
              <w:r>
                <w:t xml:space="preserve">        &lt;/xs:annotation&gt;</w:t>
              </w:r>
            </w:ins>
          </w:p>
          <w:p w14:paraId="2815D33B" w14:textId="77777777" w:rsidR="00D708FE" w:rsidRDefault="00D708FE" w:rsidP="00D708FE">
            <w:pPr>
              <w:pStyle w:val="XML1"/>
              <w:rPr>
                <w:ins w:id="28087" w:author="Thomas Dietz" w:date="2012-08-08T16:18:00Z"/>
              </w:rPr>
            </w:pPr>
            <w:ins w:id="28088" w:author="Thomas Dietz" w:date="2012-08-08T16:18:00Z">
              <w:r>
                <w:t xml:space="preserve">      &lt;/xs:element&gt;</w:t>
              </w:r>
            </w:ins>
          </w:p>
          <w:p w14:paraId="68555785" w14:textId="77777777" w:rsidR="00D708FE" w:rsidRDefault="00D708FE" w:rsidP="00D708FE">
            <w:pPr>
              <w:pStyle w:val="XML1"/>
              <w:rPr>
                <w:ins w:id="28089" w:author="Thomas Dietz" w:date="2012-08-08T16:18:00Z"/>
              </w:rPr>
            </w:pPr>
            <w:ins w:id="28090" w:author="Thomas Dietz" w:date="2012-08-08T16:18:00Z">
              <w:r>
                <w:t xml:space="preserve">      &lt;xs:element name="private-key"&gt;</w:t>
              </w:r>
            </w:ins>
          </w:p>
          <w:p w14:paraId="2D0B8865" w14:textId="77777777" w:rsidR="00D708FE" w:rsidRDefault="00D708FE" w:rsidP="00D708FE">
            <w:pPr>
              <w:pStyle w:val="XML1"/>
              <w:rPr>
                <w:ins w:id="28091" w:author="Thomas Dietz" w:date="2012-08-08T16:18:00Z"/>
              </w:rPr>
            </w:pPr>
            <w:ins w:id="28092" w:author="Thomas Dietz" w:date="2012-08-08T16:18:00Z">
              <w:r>
                <w:t xml:space="preserve">        &lt;xs:annotation&gt;</w:t>
              </w:r>
            </w:ins>
          </w:p>
          <w:p w14:paraId="2E7C66EE" w14:textId="77777777" w:rsidR="00D708FE" w:rsidRDefault="00D708FE" w:rsidP="00D708FE">
            <w:pPr>
              <w:pStyle w:val="XML1"/>
              <w:rPr>
                <w:ins w:id="28093" w:author="Thomas Dietz" w:date="2012-08-08T16:18:00Z"/>
              </w:rPr>
            </w:pPr>
            <w:ins w:id="28094" w:author="Thomas Dietz" w:date="2012-08-08T16:18:00Z">
              <w:r>
                <w:t xml:space="preserve">          &lt;xs:documentation&gt;</w:t>
              </w:r>
            </w:ins>
          </w:p>
          <w:p w14:paraId="758582F0" w14:textId="77777777" w:rsidR="00D708FE" w:rsidRDefault="00D708FE" w:rsidP="00D708FE">
            <w:pPr>
              <w:pStyle w:val="XML1"/>
              <w:rPr>
                <w:ins w:id="28095" w:author="Thomas Dietz" w:date="2012-08-08T16:18:00Z"/>
              </w:rPr>
            </w:pPr>
            <w:ins w:id="28096" w:author="Thomas Dietz" w:date="2012-08-08T16:18:00Z">
              <w:r>
                <w:t xml:space="preserve">            This element contains the private key</w:t>
              </w:r>
            </w:ins>
          </w:p>
          <w:p w14:paraId="1DFD2029" w14:textId="77777777" w:rsidR="00D708FE" w:rsidRDefault="00D708FE" w:rsidP="00D708FE">
            <w:pPr>
              <w:pStyle w:val="XML1"/>
              <w:rPr>
                <w:ins w:id="28097" w:author="Thomas Dietz" w:date="2012-08-08T16:18:00Z"/>
              </w:rPr>
            </w:pPr>
            <w:ins w:id="28098" w:author="Thomas Dietz" w:date="2012-08-08T16:18:00Z">
              <w:r>
                <w:t xml:space="preserve">            corresponding to the certificate. The private key is</w:t>
              </w:r>
            </w:ins>
          </w:p>
          <w:p w14:paraId="12C778D3" w14:textId="77777777" w:rsidR="00D708FE" w:rsidRDefault="00D708FE" w:rsidP="00D708FE">
            <w:pPr>
              <w:pStyle w:val="XML1"/>
              <w:rPr>
                <w:ins w:id="28099" w:author="Thomas Dietz" w:date="2012-08-08T16:18:00Z"/>
              </w:rPr>
            </w:pPr>
            <w:ins w:id="28100" w:author="Thomas Dietz" w:date="2012-08-08T16:18:00Z">
              <w:r>
                <w:t xml:space="preserve">            encoded as specified in XML-Signature Syntax and Processing</w:t>
              </w:r>
            </w:ins>
          </w:p>
          <w:p w14:paraId="0972E569" w14:textId="77777777" w:rsidR="00D708FE" w:rsidRDefault="00D708FE" w:rsidP="00D708FE">
            <w:pPr>
              <w:pStyle w:val="XML1"/>
              <w:rPr>
                <w:ins w:id="28101" w:author="Thomas Dietz" w:date="2012-08-08T16:18:00Z"/>
              </w:rPr>
            </w:pPr>
            <w:ins w:id="28102" w:author="Thomas Dietz" w:date="2012-08-08T16:18:00Z">
              <w:r>
                <w:t xml:space="preserve">            (http://www.w3.org/TR/2001/PR-xmldsig-core-20010820/).  </w:t>
              </w:r>
            </w:ins>
          </w:p>
          <w:p w14:paraId="17D7ADCF" w14:textId="77777777" w:rsidR="00D708FE" w:rsidRDefault="00D708FE" w:rsidP="00D708FE">
            <w:pPr>
              <w:pStyle w:val="XML1"/>
              <w:rPr>
                <w:ins w:id="28103" w:author="Thomas Dietz" w:date="2012-08-08T16:18:00Z"/>
              </w:rPr>
            </w:pPr>
            <w:ins w:id="28104" w:author="Thomas Dietz" w:date="2012-08-08T16:18:00Z">
              <w:r>
                <w:t xml:space="preserve">            Currently the specification only support DSA and RSA keys.</w:t>
              </w:r>
            </w:ins>
          </w:p>
          <w:p w14:paraId="4833AEAC" w14:textId="77777777" w:rsidR="00D708FE" w:rsidRDefault="00D708FE" w:rsidP="00D708FE">
            <w:pPr>
              <w:pStyle w:val="XML1"/>
              <w:rPr>
                <w:ins w:id="28105" w:author="Thomas Dietz" w:date="2012-08-08T16:18:00Z"/>
              </w:rPr>
            </w:pPr>
          </w:p>
          <w:p w14:paraId="01C0D979" w14:textId="77777777" w:rsidR="00D708FE" w:rsidRDefault="00D708FE" w:rsidP="00D708FE">
            <w:pPr>
              <w:pStyle w:val="XML1"/>
              <w:rPr>
                <w:ins w:id="28106" w:author="Thomas Dietz" w:date="2012-08-08T16:18:00Z"/>
              </w:rPr>
            </w:pPr>
            <w:ins w:id="28107" w:author="Thomas Dietz" w:date="2012-08-08T16:18:00Z">
              <w:r>
                <w:t xml:space="preserve">            This element MUST be present in the NETCONF data store.</w:t>
              </w:r>
            </w:ins>
          </w:p>
          <w:p w14:paraId="5E63BA64" w14:textId="77777777" w:rsidR="00D708FE" w:rsidRDefault="00D708FE" w:rsidP="00D708FE">
            <w:pPr>
              <w:pStyle w:val="XML1"/>
              <w:rPr>
                <w:ins w:id="28108" w:author="Thomas Dietz" w:date="2012-08-08T16:18:00Z"/>
              </w:rPr>
            </w:pPr>
            <w:ins w:id="28109" w:author="Thomas Dietz" w:date="2012-08-08T16:18:00Z">
              <w:r>
                <w:t xml:space="preserve">            If this element is not present in a NETCONF &amp;lt;edit-config&amp;gt;</w:t>
              </w:r>
            </w:ins>
          </w:p>
          <w:p w14:paraId="32F27A74" w14:textId="77777777" w:rsidR="00D708FE" w:rsidRDefault="00D708FE" w:rsidP="00D708FE">
            <w:pPr>
              <w:pStyle w:val="XML1"/>
              <w:rPr>
                <w:ins w:id="28110" w:author="Thomas Dietz" w:date="2012-08-08T16:18:00Z"/>
              </w:rPr>
            </w:pPr>
            <w:ins w:id="28111" w:author="Thomas Dietz" w:date="2012-08-08T16:18:00Z">
              <w:r>
                <w:t xml:space="preserve">            operation 'create', 'merge' or 'replace' and the parent</w:t>
              </w:r>
            </w:ins>
          </w:p>
          <w:p w14:paraId="1B5082BE" w14:textId="77777777" w:rsidR="00D708FE" w:rsidRDefault="00D708FE" w:rsidP="00D708FE">
            <w:pPr>
              <w:pStyle w:val="XML1"/>
              <w:rPr>
                <w:ins w:id="28112" w:author="Thomas Dietz" w:date="2012-08-08T16:18:00Z"/>
              </w:rPr>
            </w:pPr>
            <w:ins w:id="28113" w:author="Thomas Dietz" w:date="2012-08-08T16:18:00Z">
              <w:r>
                <w:t xml:space="preserve">            element does not exist, a 'data-missing' error is</w:t>
              </w:r>
            </w:ins>
          </w:p>
          <w:p w14:paraId="7AB47B40" w14:textId="77777777" w:rsidR="00D708FE" w:rsidRDefault="00D708FE" w:rsidP="00D708FE">
            <w:pPr>
              <w:pStyle w:val="XML1"/>
              <w:rPr>
                <w:ins w:id="28114" w:author="Thomas Dietz" w:date="2012-08-08T16:18:00Z"/>
              </w:rPr>
            </w:pPr>
            <w:ins w:id="28115" w:author="Thomas Dietz" w:date="2012-08-08T16:18:00Z">
              <w:r>
                <w:t xml:space="preserve">            returned.</w:t>
              </w:r>
            </w:ins>
          </w:p>
          <w:p w14:paraId="78E94A58" w14:textId="77777777" w:rsidR="00D708FE" w:rsidRDefault="00D708FE" w:rsidP="00D708FE">
            <w:pPr>
              <w:pStyle w:val="XML1"/>
              <w:rPr>
                <w:ins w:id="28116" w:author="Thomas Dietz" w:date="2012-08-08T16:18:00Z"/>
              </w:rPr>
            </w:pPr>
            <w:ins w:id="28117" w:author="Thomas Dietz" w:date="2012-08-08T16:18:00Z">
              <w:r>
                <w:t xml:space="preserve">          &lt;/xs:documentation&gt;</w:t>
              </w:r>
            </w:ins>
          </w:p>
          <w:p w14:paraId="28D61B2A" w14:textId="77777777" w:rsidR="00D708FE" w:rsidRDefault="00D708FE" w:rsidP="00D708FE">
            <w:pPr>
              <w:pStyle w:val="XML1"/>
              <w:rPr>
                <w:ins w:id="28118" w:author="Thomas Dietz" w:date="2012-08-08T16:18:00Z"/>
              </w:rPr>
            </w:pPr>
            <w:ins w:id="28119" w:author="Thomas Dietz" w:date="2012-08-08T16:18:00Z">
              <w:r>
                <w:lastRenderedPageBreak/>
                <w:t xml:space="preserve">        &lt;/xs:annotation&gt;</w:t>
              </w:r>
            </w:ins>
          </w:p>
          <w:p w14:paraId="38DCE436" w14:textId="77777777" w:rsidR="00D708FE" w:rsidRDefault="00D708FE" w:rsidP="00D708FE">
            <w:pPr>
              <w:pStyle w:val="XML1"/>
              <w:rPr>
                <w:ins w:id="28120" w:author="Thomas Dietz" w:date="2012-08-08T16:18:00Z"/>
              </w:rPr>
            </w:pPr>
            <w:ins w:id="28121" w:author="Thomas Dietz" w:date="2012-08-08T16:18:00Z">
              <w:r>
                <w:t xml:space="preserve">        &lt;xs:complexType&gt;</w:t>
              </w:r>
            </w:ins>
          </w:p>
          <w:p w14:paraId="0D2BD02D" w14:textId="77777777" w:rsidR="00D708FE" w:rsidRDefault="00D708FE" w:rsidP="00D708FE">
            <w:pPr>
              <w:pStyle w:val="XML1"/>
              <w:rPr>
                <w:ins w:id="28122" w:author="Thomas Dietz" w:date="2012-08-08T16:18:00Z"/>
              </w:rPr>
            </w:pPr>
            <w:ins w:id="28123" w:author="Thomas Dietz" w:date="2012-08-08T16:18:00Z">
              <w:r>
                <w:t xml:space="preserve">          &lt;xs:sequence&gt;</w:t>
              </w:r>
            </w:ins>
          </w:p>
          <w:p w14:paraId="64DDF8AE" w14:textId="77777777" w:rsidR="00D708FE" w:rsidRDefault="00D708FE" w:rsidP="00D708FE">
            <w:pPr>
              <w:pStyle w:val="XML1"/>
              <w:rPr>
                <w:ins w:id="28124" w:author="Thomas Dietz" w:date="2012-08-08T16:18:00Z"/>
              </w:rPr>
            </w:pPr>
            <w:ins w:id="28125" w:author="Thomas Dietz" w:date="2012-08-08T16:18:00Z">
              <w:r>
                <w:t xml:space="preserve">            &lt;xs:group ref="KeyValueType"/&gt;</w:t>
              </w:r>
            </w:ins>
          </w:p>
          <w:p w14:paraId="329A1D1A" w14:textId="77777777" w:rsidR="00D708FE" w:rsidRDefault="00D708FE" w:rsidP="00D708FE">
            <w:pPr>
              <w:pStyle w:val="XML1"/>
              <w:rPr>
                <w:ins w:id="28126" w:author="Thomas Dietz" w:date="2012-08-08T16:18:00Z"/>
              </w:rPr>
            </w:pPr>
            <w:ins w:id="28127" w:author="Thomas Dietz" w:date="2012-08-08T16:18:00Z">
              <w:r>
                <w:t xml:space="preserve">          &lt;/xs:sequence&gt;</w:t>
              </w:r>
            </w:ins>
          </w:p>
          <w:p w14:paraId="5D5B4BE1" w14:textId="77777777" w:rsidR="00D708FE" w:rsidRDefault="00D708FE" w:rsidP="00D708FE">
            <w:pPr>
              <w:pStyle w:val="XML1"/>
              <w:rPr>
                <w:ins w:id="28128" w:author="Thomas Dietz" w:date="2012-08-08T16:18:00Z"/>
              </w:rPr>
            </w:pPr>
            <w:ins w:id="28129" w:author="Thomas Dietz" w:date="2012-08-08T16:18:00Z">
              <w:r>
                <w:t xml:space="preserve">        &lt;/xs:complexType&gt;</w:t>
              </w:r>
            </w:ins>
          </w:p>
          <w:p w14:paraId="127AE3FD" w14:textId="77777777" w:rsidR="00D708FE" w:rsidRDefault="00D708FE" w:rsidP="00D708FE">
            <w:pPr>
              <w:pStyle w:val="XML1"/>
              <w:rPr>
                <w:ins w:id="28130" w:author="Thomas Dietz" w:date="2012-08-08T16:18:00Z"/>
              </w:rPr>
            </w:pPr>
            <w:ins w:id="28131" w:author="Thomas Dietz" w:date="2012-08-08T16:18:00Z">
              <w:r>
                <w:t xml:space="preserve">      &lt;/xs:element&gt;</w:t>
              </w:r>
            </w:ins>
          </w:p>
          <w:p w14:paraId="0F890DF2" w14:textId="77777777" w:rsidR="00D708FE" w:rsidRDefault="00D708FE" w:rsidP="00D708FE">
            <w:pPr>
              <w:pStyle w:val="XML1"/>
              <w:rPr>
                <w:ins w:id="28132" w:author="Thomas Dietz" w:date="2012-08-08T16:18:00Z"/>
              </w:rPr>
            </w:pPr>
            <w:ins w:id="28133" w:author="Thomas Dietz" w:date="2012-08-08T16:18:00Z">
              <w:r>
                <w:t xml:space="preserve">    &lt;/xs:sequence&gt;</w:t>
              </w:r>
            </w:ins>
          </w:p>
          <w:p w14:paraId="17E8B6C3" w14:textId="77777777" w:rsidR="00D708FE" w:rsidRDefault="00D708FE" w:rsidP="00D708FE">
            <w:pPr>
              <w:pStyle w:val="XML1"/>
              <w:rPr>
                <w:ins w:id="28134" w:author="Thomas Dietz" w:date="2012-08-08T16:18:00Z"/>
              </w:rPr>
            </w:pPr>
            <w:ins w:id="28135" w:author="Thomas Dietz" w:date="2012-08-08T16:18:00Z">
              <w:r>
                <w:t xml:space="preserve">  &lt;/xs:group&gt;</w:t>
              </w:r>
            </w:ins>
          </w:p>
          <w:p w14:paraId="55B81302" w14:textId="77777777" w:rsidR="00D708FE" w:rsidRDefault="00D708FE" w:rsidP="00D708FE">
            <w:pPr>
              <w:pStyle w:val="XML1"/>
              <w:rPr>
                <w:ins w:id="28136" w:author="Thomas Dietz" w:date="2012-08-08T16:18:00Z"/>
              </w:rPr>
            </w:pPr>
          </w:p>
          <w:p w14:paraId="11BE0819" w14:textId="77777777" w:rsidR="00D708FE" w:rsidRDefault="00D708FE" w:rsidP="00D708FE">
            <w:pPr>
              <w:pStyle w:val="XML1"/>
              <w:rPr>
                <w:ins w:id="28137" w:author="Thomas Dietz" w:date="2012-08-08T16:18:00Z"/>
              </w:rPr>
            </w:pPr>
            <w:ins w:id="28138" w:author="Thomas Dietz" w:date="2012-08-08T16:18:00Z">
              <w:r>
                <w:t xml:space="preserve">  &lt;xs:group name="OFExternalCertificateType"&gt;</w:t>
              </w:r>
            </w:ins>
          </w:p>
          <w:p w14:paraId="42496ECA" w14:textId="77777777" w:rsidR="00D708FE" w:rsidRDefault="00D708FE" w:rsidP="00D708FE">
            <w:pPr>
              <w:pStyle w:val="XML1"/>
              <w:rPr>
                <w:ins w:id="28139" w:author="Thomas Dietz" w:date="2012-08-08T16:18:00Z"/>
              </w:rPr>
            </w:pPr>
            <w:ins w:id="28140" w:author="Thomas Dietz" w:date="2012-08-08T16:18:00Z">
              <w:r>
                <w:t xml:space="preserve">    &lt;xs:annotation&gt;</w:t>
              </w:r>
            </w:ins>
          </w:p>
          <w:p w14:paraId="162C0EB5" w14:textId="77777777" w:rsidR="00D708FE" w:rsidRDefault="00D708FE" w:rsidP="00D708FE">
            <w:pPr>
              <w:pStyle w:val="XML1"/>
              <w:rPr>
                <w:ins w:id="28141" w:author="Thomas Dietz" w:date="2012-08-08T16:18:00Z"/>
              </w:rPr>
            </w:pPr>
            <w:ins w:id="28142" w:author="Thomas Dietz" w:date="2012-08-08T16:18:00Z">
              <w:r>
                <w:t xml:space="preserve">      &lt;xs:documentation&gt;</w:t>
              </w:r>
            </w:ins>
          </w:p>
          <w:p w14:paraId="333CE8A2" w14:textId="77777777" w:rsidR="00D708FE" w:rsidRDefault="00D708FE" w:rsidP="00D708FE">
            <w:pPr>
              <w:pStyle w:val="XML1"/>
              <w:rPr>
                <w:ins w:id="28143" w:author="Thomas Dietz" w:date="2012-08-08T16:18:00Z"/>
              </w:rPr>
            </w:pPr>
            <w:ins w:id="28144" w:author="Thomas Dietz" w:date="2012-08-08T16:18:00Z">
              <w:r>
                <w:t xml:space="preserve">        This grouping specifies a certificate that can be</w:t>
              </w:r>
            </w:ins>
          </w:p>
          <w:p w14:paraId="42B54F24" w14:textId="77777777" w:rsidR="00D708FE" w:rsidRDefault="00D708FE" w:rsidP="00D708FE">
            <w:pPr>
              <w:pStyle w:val="XML1"/>
              <w:rPr>
                <w:ins w:id="28145" w:author="Thomas Dietz" w:date="2012-08-08T16:18:00Z"/>
              </w:rPr>
            </w:pPr>
            <w:ins w:id="28146" w:author="Thomas Dietz" w:date="2012-08-08T16:18:00Z">
              <w:r>
                <w:t xml:space="preserve">        used by an OpenFlow Logical Switch for authenticating a </w:t>
              </w:r>
            </w:ins>
          </w:p>
          <w:p w14:paraId="40A9EC13" w14:textId="77777777" w:rsidR="00D708FE" w:rsidRDefault="00D708FE" w:rsidP="00D708FE">
            <w:pPr>
              <w:pStyle w:val="XML1"/>
              <w:rPr>
                <w:ins w:id="28147" w:author="Thomas Dietz" w:date="2012-08-08T16:18:00Z"/>
              </w:rPr>
            </w:pPr>
            <w:ins w:id="28148" w:author="Thomas Dietz" w:date="2012-08-08T16:18:00Z">
              <w:r>
                <w:t xml:space="preserve">        controller when a TLS connection is established.</w:t>
              </w:r>
            </w:ins>
          </w:p>
          <w:p w14:paraId="51D26021" w14:textId="77777777" w:rsidR="00D708FE" w:rsidRDefault="00D708FE" w:rsidP="00D708FE">
            <w:pPr>
              <w:pStyle w:val="XML1"/>
              <w:rPr>
                <w:ins w:id="28149" w:author="Thomas Dietz" w:date="2012-08-08T16:18:00Z"/>
              </w:rPr>
            </w:pPr>
            <w:ins w:id="28150" w:author="Thomas Dietz" w:date="2012-08-08T16:18:00Z">
              <w:r>
                <w:t xml:space="preserve">      &lt;/xs:documentation&gt;</w:t>
              </w:r>
            </w:ins>
          </w:p>
          <w:p w14:paraId="0EBEB9EB" w14:textId="77777777" w:rsidR="00D708FE" w:rsidRDefault="00D708FE" w:rsidP="00D708FE">
            <w:pPr>
              <w:pStyle w:val="XML1"/>
              <w:rPr>
                <w:ins w:id="28151" w:author="Thomas Dietz" w:date="2012-08-08T16:18:00Z"/>
              </w:rPr>
            </w:pPr>
            <w:ins w:id="28152" w:author="Thomas Dietz" w:date="2012-08-08T16:18:00Z">
              <w:r>
                <w:t xml:space="preserve">    &lt;/xs:annotation&gt;</w:t>
              </w:r>
            </w:ins>
          </w:p>
          <w:p w14:paraId="45EF1D60" w14:textId="77777777" w:rsidR="00D708FE" w:rsidRDefault="00D708FE" w:rsidP="00D708FE">
            <w:pPr>
              <w:pStyle w:val="XML1"/>
              <w:rPr>
                <w:ins w:id="28153" w:author="Thomas Dietz" w:date="2012-08-08T16:18:00Z"/>
              </w:rPr>
            </w:pPr>
          </w:p>
          <w:p w14:paraId="0146BDC7" w14:textId="77777777" w:rsidR="00D708FE" w:rsidRDefault="00D708FE" w:rsidP="00D708FE">
            <w:pPr>
              <w:pStyle w:val="XML1"/>
              <w:rPr>
                <w:ins w:id="28154" w:author="Thomas Dietz" w:date="2012-08-08T16:18:00Z"/>
              </w:rPr>
            </w:pPr>
            <w:ins w:id="28155" w:author="Thomas Dietz" w:date="2012-08-08T16:18:00Z">
              <w:r>
                <w:t xml:space="preserve">    &lt;xs:sequence&gt;</w:t>
              </w:r>
            </w:ins>
          </w:p>
          <w:p w14:paraId="11EB1CDD" w14:textId="77777777" w:rsidR="00D708FE" w:rsidRDefault="00D708FE" w:rsidP="00D708FE">
            <w:pPr>
              <w:pStyle w:val="XML1"/>
              <w:rPr>
                <w:ins w:id="28156" w:author="Thomas Dietz" w:date="2012-08-08T16:18:00Z"/>
              </w:rPr>
            </w:pPr>
            <w:ins w:id="28157" w:author="Thomas Dietz" w:date="2012-08-08T16:18:00Z">
              <w:r>
                <w:t xml:space="preserve">      &lt;xs:group ref="OFResourceType"/&gt;</w:t>
              </w:r>
            </w:ins>
          </w:p>
          <w:p w14:paraId="03BF0C27" w14:textId="77777777" w:rsidR="00D708FE" w:rsidRDefault="00D708FE" w:rsidP="00D708FE">
            <w:pPr>
              <w:pStyle w:val="XML1"/>
              <w:rPr>
                <w:ins w:id="28158" w:author="Thomas Dietz" w:date="2012-08-08T16:18:00Z"/>
              </w:rPr>
            </w:pPr>
            <w:ins w:id="28159" w:author="Thomas Dietz" w:date="2012-08-08T16:18:00Z">
              <w:r>
                <w:t xml:space="preserve">      &lt;xs:element name="certificate"  type="xs:string"&gt;</w:t>
              </w:r>
            </w:ins>
          </w:p>
          <w:p w14:paraId="5341E62F" w14:textId="77777777" w:rsidR="00D708FE" w:rsidRDefault="00D708FE" w:rsidP="00D708FE">
            <w:pPr>
              <w:pStyle w:val="XML1"/>
              <w:rPr>
                <w:ins w:id="28160" w:author="Thomas Dietz" w:date="2012-08-08T16:18:00Z"/>
              </w:rPr>
            </w:pPr>
            <w:ins w:id="28161" w:author="Thomas Dietz" w:date="2012-08-08T16:18:00Z">
              <w:r>
                <w:t xml:space="preserve">        &lt;xs:annotation&gt;</w:t>
              </w:r>
            </w:ins>
          </w:p>
          <w:p w14:paraId="22286923" w14:textId="77777777" w:rsidR="00D708FE" w:rsidRDefault="00D708FE" w:rsidP="00D708FE">
            <w:pPr>
              <w:pStyle w:val="XML1"/>
              <w:rPr>
                <w:ins w:id="28162" w:author="Thomas Dietz" w:date="2012-08-08T16:18:00Z"/>
              </w:rPr>
            </w:pPr>
            <w:ins w:id="28163" w:author="Thomas Dietz" w:date="2012-08-08T16:18:00Z">
              <w:r>
                <w:t xml:space="preserve">          &lt;xs:documentation&gt;</w:t>
              </w:r>
            </w:ins>
          </w:p>
          <w:p w14:paraId="03562D99" w14:textId="77777777" w:rsidR="00D708FE" w:rsidRDefault="00D708FE" w:rsidP="00D708FE">
            <w:pPr>
              <w:pStyle w:val="XML1"/>
              <w:rPr>
                <w:ins w:id="28164" w:author="Thomas Dietz" w:date="2012-08-08T16:18:00Z"/>
              </w:rPr>
            </w:pPr>
            <w:ins w:id="28165" w:author="Thomas Dietz" w:date="2012-08-08T16:18:00Z">
              <w:r>
                <w:t xml:space="preserve">            An X.509 certificate in DER format base64</w:t>
              </w:r>
            </w:ins>
          </w:p>
          <w:p w14:paraId="1C1FFDCF" w14:textId="77777777" w:rsidR="00D708FE" w:rsidRDefault="00D708FE" w:rsidP="00D708FE">
            <w:pPr>
              <w:pStyle w:val="XML1"/>
              <w:rPr>
                <w:ins w:id="28166" w:author="Thomas Dietz" w:date="2012-08-08T16:18:00Z"/>
              </w:rPr>
            </w:pPr>
            <w:ins w:id="28167" w:author="Thomas Dietz" w:date="2012-08-08T16:18:00Z">
              <w:r>
                <w:t xml:space="preserve">            encoded.</w:t>
              </w:r>
            </w:ins>
          </w:p>
          <w:p w14:paraId="12589CA8" w14:textId="77777777" w:rsidR="00D708FE" w:rsidRDefault="00D708FE" w:rsidP="00D708FE">
            <w:pPr>
              <w:pStyle w:val="XML1"/>
              <w:rPr>
                <w:ins w:id="28168" w:author="Thomas Dietz" w:date="2012-08-08T16:18:00Z"/>
              </w:rPr>
            </w:pPr>
          </w:p>
          <w:p w14:paraId="6C7EA42F" w14:textId="77777777" w:rsidR="00D708FE" w:rsidRDefault="00D708FE" w:rsidP="00D708FE">
            <w:pPr>
              <w:pStyle w:val="XML1"/>
              <w:rPr>
                <w:ins w:id="28169" w:author="Thomas Dietz" w:date="2012-08-08T16:18:00Z"/>
              </w:rPr>
            </w:pPr>
            <w:ins w:id="28170" w:author="Thomas Dietz" w:date="2012-08-08T16:18:00Z">
              <w:r>
                <w:t xml:space="preserve">            This element MUST be present in the NETCONF data store.</w:t>
              </w:r>
            </w:ins>
          </w:p>
          <w:p w14:paraId="516D8008" w14:textId="77777777" w:rsidR="00D708FE" w:rsidRDefault="00D708FE" w:rsidP="00D708FE">
            <w:pPr>
              <w:pStyle w:val="XML1"/>
              <w:rPr>
                <w:ins w:id="28171" w:author="Thomas Dietz" w:date="2012-08-08T16:18:00Z"/>
              </w:rPr>
            </w:pPr>
            <w:ins w:id="28172" w:author="Thomas Dietz" w:date="2012-08-08T16:18:00Z">
              <w:r>
                <w:t xml:space="preserve">            If this element is not present in a NETCONF &amp;lt;edit-config&amp;gt;</w:t>
              </w:r>
            </w:ins>
          </w:p>
          <w:p w14:paraId="70D58E64" w14:textId="77777777" w:rsidR="00D708FE" w:rsidRDefault="00D708FE" w:rsidP="00D708FE">
            <w:pPr>
              <w:pStyle w:val="XML1"/>
              <w:rPr>
                <w:ins w:id="28173" w:author="Thomas Dietz" w:date="2012-08-08T16:18:00Z"/>
              </w:rPr>
            </w:pPr>
            <w:ins w:id="28174" w:author="Thomas Dietz" w:date="2012-08-08T16:18:00Z">
              <w:r>
                <w:t xml:space="preserve">            operation 'create', 'merge' or 'replace' and the parent</w:t>
              </w:r>
            </w:ins>
          </w:p>
          <w:p w14:paraId="4BC48A37" w14:textId="77777777" w:rsidR="00D708FE" w:rsidRDefault="00D708FE" w:rsidP="00D708FE">
            <w:pPr>
              <w:pStyle w:val="XML1"/>
              <w:rPr>
                <w:ins w:id="28175" w:author="Thomas Dietz" w:date="2012-08-08T16:18:00Z"/>
              </w:rPr>
            </w:pPr>
            <w:ins w:id="28176" w:author="Thomas Dietz" w:date="2012-08-08T16:18:00Z">
              <w:r>
                <w:t xml:space="preserve">            element does not exist, a 'data-missing' error is</w:t>
              </w:r>
            </w:ins>
          </w:p>
          <w:p w14:paraId="4DF72B6F" w14:textId="77777777" w:rsidR="00D708FE" w:rsidRDefault="00D708FE" w:rsidP="00D708FE">
            <w:pPr>
              <w:pStyle w:val="XML1"/>
              <w:rPr>
                <w:ins w:id="28177" w:author="Thomas Dietz" w:date="2012-08-08T16:18:00Z"/>
              </w:rPr>
            </w:pPr>
            <w:ins w:id="28178" w:author="Thomas Dietz" w:date="2012-08-08T16:18:00Z">
              <w:r>
                <w:t xml:space="preserve">            returned.</w:t>
              </w:r>
            </w:ins>
          </w:p>
          <w:p w14:paraId="1E4A17CB" w14:textId="77777777" w:rsidR="00D708FE" w:rsidRDefault="00D708FE" w:rsidP="00D708FE">
            <w:pPr>
              <w:pStyle w:val="XML1"/>
              <w:rPr>
                <w:ins w:id="28179" w:author="Thomas Dietz" w:date="2012-08-08T16:18:00Z"/>
              </w:rPr>
            </w:pPr>
            <w:ins w:id="28180" w:author="Thomas Dietz" w:date="2012-08-08T16:18:00Z">
              <w:r>
                <w:t xml:space="preserve">          &lt;/xs:documentation&gt;</w:t>
              </w:r>
            </w:ins>
          </w:p>
          <w:p w14:paraId="1B7F91C0" w14:textId="77777777" w:rsidR="00D708FE" w:rsidRDefault="00D708FE" w:rsidP="00D708FE">
            <w:pPr>
              <w:pStyle w:val="XML1"/>
              <w:rPr>
                <w:ins w:id="28181" w:author="Thomas Dietz" w:date="2012-08-08T16:18:00Z"/>
              </w:rPr>
            </w:pPr>
            <w:ins w:id="28182" w:author="Thomas Dietz" w:date="2012-08-08T16:18:00Z">
              <w:r>
                <w:t xml:space="preserve">        &lt;/xs:annotation&gt;</w:t>
              </w:r>
            </w:ins>
          </w:p>
          <w:p w14:paraId="080745C6" w14:textId="77777777" w:rsidR="00D708FE" w:rsidRDefault="00D708FE" w:rsidP="00D708FE">
            <w:pPr>
              <w:pStyle w:val="XML1"/>
              <w:rPr>
                <w:ins w:id="28183" w:author="Thomas Dietz" w:date="2012-08-08T16:18:00Z"/>
              </w:rPr>
            </w:pPr>
            <w:ins w:id="28184" w:author="Thomas Dietz" w:date="2012-08-08T16:18:00Z">
              <w:r>
                <w:t xml:space="preserve">      &lt;/xs:element&gt;</w:t>
              </w:r>
            </w:ins>
          </w:p>
          <w:p w14:paraId="1A0C7A4C" w14:textId="77777777" w:rsidR="00D708FE" w:rsidRDefault="00D708FE" w:rsidP="00D708FE">
            <w:pPr>
              <w:pStyle w:val="XML1"/>
              <w:rPr>
                <w:ins w:id="28185" w:author="Thomas Dietz" w:date="2012-08-08T16:18:00Z"/>
              </w:rPr>
            </w:pPr>
            <w:ins w:id="28186" w:author="Thomas Dietz" w:date="2012-08-08T16:18:00Z">
              <w:r>
                <w:t xml:space="preserve">    &lt;/xs:sequence&gt;</w:t>
              </w:r>
            </w:ins>
          </w:p>
          <w:p w14:paraId="6BBC8661" w14:textId="77777777" w:rsidR="00D708FE" w:rsidRDefault="00D708FE" w:rsidP="00D708FE">
            <w:pPr>
              <w:pStyle w:val="XML1"/>
              <w:rPr>
                <w:ins w:id="28187" w:author="Thomas Dietz" w:date="2012-08-08T16:18:00Z"/>
              </w:rPr>
            </w:pPr>
            <w:ins w:id="28188" w:author="Thomas Dietz" w:date="2012-08-08T16:18:00Z">
              <w:r>
                <w:t xml:space="preserve">  &lt;/xs:group&gt;</w:t>
              </w:r>
            </w:ins>
          </w:p>
          <w:p w14:paraId="3A7C3019" w14:textId="77777777" w:rsidR="00D708FE" w:rsidRDefault="00D708FE" w:rsidP="00D708FE">
            <w:pPr>
              <w:pStyle w:val="XML1"/>
              <w:rPr>
                <w:ins w:id="28189" w:author="Thomas Dietz" w:date="2012-08-08T16:18:00Z"/>
              </w:rPr>
            </w:pPr>
          </w:p>
          <w:p w14:paraId="494E0879" w14:textId="77777777" w:rsidR="00D708FE" w:rsidRDefault="00D708FE" w:rsidP="00D708FE">
            <w:pPr>
              <w:pStyle w:val="XML1"/>
              <w:rPr>
                <w:ins w:id="28190" w:author="Thomas Dietz" w:date="2012-08-08T16:18:00Z"/>
              </w:rPr>
            </w:pPr>
            <w:ins w:id="28191" w:author="Thomas Dietz" w:date="2012-08-08T16:18:00Z">
              <w:r>
                <w:t xml:space="preserve">  &lt;xs:group name="OFConfigurationPointType"&gt;</w:t>
              </w:r>
            </w:ins>
          </w:p>
          <w:p w14:paraId="51A7D82E" w14:textId="77777777" w:rsidR="00D708FE" w:rsidRDefault="00D708FE" w:rsidP="00D708FE">
            <w:pPr>
              <w:pStyle w:val="XML1"/>
              <w:rPr>
                <w:ins w:id="28192" w:author="Thomas Dietz" w:date="2012-08-08T16:18:00Z"/>
              </w:rPr>
            </w:pPr>
            <w:ins w:id="28193" w:author="Thomas Dietz" w:date="2012-08-08T16:18:00Z">
              <w:r>
                <w:t xml:space="preserve">    &lt;xs:annotation&gt;</w:t>
              </w:r>
            </w:ins>
          </w:p>
          <w:p w14:paraId="2F1D4ED4" w14:textId="77777777" w:rsidR="00D708FE" w:rsidRDefault="00D708FE" w:rsidP="00D708FE">
            <w:pPr>
              <w:pStyle w:val="XML1"/>
              <w:rPr>
                <w:ins w:id="28194" w:author="Thomas Dietz" w:date="2012-08-08T16:18:00Z"/>
              </w:rPr>
            </w:pPr>
            <w:ins w:id="28195" w:author="Thomas Dietz" w:date="2012-08-08T16:18:00Z">
              <w:r>
                <w:t xml:space="preserve">      &lt;xs:documentation&gt;</w:t>
              </w:r>
            </w:ins>
          </w:p>
          <w:p w14:paraId="1265E6FF" w14:textId="77777777" w:rsidR="00D708FE" w:rsidRDefault="00D708FE" w:rsidP="00D708FE">
            <w:pPr>
              <w:pStyle w:val="XML1"/>
              <w:rPr>
                <w:ins w:id="28196" w:author="Thomas Dietz" w:date="2012-08-08T16:18:00Z"/>
              </w:rPr>
            </w:pPr>
            <w:ins w:id="28197" w:author="Thomas Dietz" w:date="2012-08-08T16:18:00Z">
              <w:r>
                <w:t xml:space="preserve">        Representation of an OpenFlow Configuration Point.</w:t>
              </w:r>
            </w:ins>
          </w:p>
          <w:p w14:paraId="6A5B7F27" w14:textId="77777777" w:rsidR="00D708FE" w:rsidRDefault="00D708FE" w:rsidP="00D708FE">
            <w:pPr>
              <w:pStyle w:val="XML1"/>
              <w:rPr>
                <w:ins w:id="28198" w:author="Thomas Dietz" w:date="2012-08-08T16:18:00Z"/>
              </w:rPr>
            </w:pPr>
            <w:ins w:id="28199" w:author="Thomas Dietz" w:date="2012-08-08T16:18:00Z">
              <w:r>
                <w:t xml:space="preserve">        Instances of the Configuration Point class SHOULD be stored </w:t>
              </w:r>
            </w:ins>
          </w:p>
          <w:p w14:paraId="5329F60D" w14:textId="77777777" w:rsidR="00D708FE" w:rsidRDefault="00D708FE" w:rsidP="00D708FE">
            <w:pPr>
              <w:pStyle w:val="XML1"/>
              <w:rPr>
                <w:ins w:id="28200" w:author="Thomas Dietz" w:date="2012-08-08T16:18:00Z"/>
              </w:rPr>
            </w:pPr>
            <w:ins w:id="28201" w:author="Thomas Dietz" w:date="2012-08-08T16:18:00Z">
              <w:r>
                <w:t xml:space="preserve">        persistently across reboots of the OpenFlow Capable Switch.</w:t>
              </w:r>
            </w:ins>
          </w:p>
          <w:p w14:paraId="0BD1265F" w14:textId="77777777" w:rsidR="00D708FE" w:rsidRDefault="00D708FE" w:rsidP="00D708FE">
            <w:pPr>
              <w:pStyle w:val="XML1"/>
              <w:rPr>
                <w:ins w:id="28202" w:author="Thomas Dietz" w:date="2012-08-08T16:18:00Z"/>
              </w:rPr>
            </w:pPr>
            <w:ins w:id="28203" w:author="Thomas Dietz" w:date="2012-08-08T16:18:00Z">
              <w:r>
                <w:t xml:space="preserve">            </w:t>
              </w:r>
            </w:ins>
          </w:p>
          <w:p w14:paraId="71B9AF39" w14:textId="77777777" w:rsidR="00D708FE" w:rsidRDefault="00D708FE" w:rsidP="00D708FE">
            <w:pPr>
              <w:pStyle w:val="XML1"/>
              <w:rPr>
                <w:ins w:id="28204" w:author="Thomas Dietz" w:date="2012-08-08T16:18:00Z"/>
              </w:rPr>
            </w:pPr>
            <w:ins w:id="28205" w:author="Thomas Dietz" w:date="2012-08-08T16:18:00Z">
              <w:r>
                <w:t xml:space="preserve">        When a connection is established between an OpenFlow Capable </w:t>
              </w:r>
            </w:ins>
          </w:p>
          <w:p w14:paraId="7B841E0E" w14:textId="77777777" w:rsidR="00D708FE" w:rsidRDefault="00D708FE" w:rsidP="00D708FE">
            <w:pPr>
              <w:pStyle w:val="XML1"/>
              <w:rPr>
                <w:ins w:id="28206" w:author="Thomas Dietz" w:date="2012-08-08T16:18:00Z"/>
              </w:rPr>
            </w:pPr>
            <w:ins w:id="28207" w:author="Thomas Dietz" w:date="2012-08-08T16:18:00Z">
              <w:r>
                <w:t xml:space="preserve">        Switch and a Configuration Point the switch  MUST store the </w:t>
              </w:r>
            </w:ins>
          </w:p>
          <w:p w14:paraId="16820523" w14:textId="77777777" w:rsidR="00D708FE" w:rsidRDefault="00D708FE" w:rsidP="00D708FE">
            <w:pPr>
              <w:pStyle w:val="XML1"/>
              <w:rPr>
                <w:ins w:id="28208" w:author="Thomas Dietz" w:date="2012-08-08T16:18:00Z"/>
              </w:rPr>
            </w:pPr>
            <w:ins w:id="28209" w:author="Thomas Dietz" w:date="2012-08-08T16:18:00Z">
              <w:r>
                <w:t xml:space="preserve">        connection information in an instance of the Configuration </w:t>
              </w:r>
            </w:ins>
          </w:p>
          <w:p w14:paraId="150BC18C" w14:textId="77777777" w:rsidR="00D708FE" w:rsidRDefault="00D708FE" w:rsidP="00D708FE">
            <w:pPr>
              <w:pStyle w:val="XML1"/>
              <w:rPr>
                <w:ins w:id="28210" w:author="Thomas Dietz" w:date="2012-08-08T16:18:00Z"/>
              </w:rPr>
            </w:pPr>
            <w:ins w:id="28211" w:author="Thomas Dietz" w:date="2012-08-08T16:18:00Z">
              <w:r>
                <w:t xml:space="preserve">        Point class. If such an instance does not exist, the OpenFlow</w:t>
              </w:r>
            </w:ins>
          </w:p>
          <w:p w14:paraId="7F0CC350" w14:textId="77777777" w:rsidR="00D708FE" w:rsidRDefault="00D708FE" w:rsidP="00D708FE">
            <w:pPr>
              <w:pStyle w:val="XML1"/>
              <w:rPr>
                <w:ins w:id="28212" w:author="Thomas Dietz" w:date="2012-08-08T16:18:00Z"/>
              </w:rPr>
            </w:pPr>
            <w:ins w:id="28213" w:author="Thomas Dietz" w:date="2012-08-08T16:18:00Z">
              <w:r>
                <w:t xml:space="preserve">        Capable Switch MUST create an instance where it then stores </w:t>
              </w:r>
            </w:ins>
          </w:p>
          <w:p w14:paraId="27ADE1C1" w14:textId="77777777" w:rsidR="00D708FE" w:rsidRDefault="00D708FE" w:rsidP="00D708FE">
            <w:pPr>
              <w:pStyle w:val="XML1"/>
              <w:rPr>
                <w:ins w:id="28214" w:author="Thomas Dietz" w:date="2012-08-08T16:18:00Z"/>
              </w:rPr>
            </w:pPr>
            <w:ins w:id="28215" w:author="Thomas Dietz" w:date="2012-08-08T16:18:00Z">
              <w:r>
                <w:t xml:space="preserve">        the connection information.</w:t>
              </w:r>
            </w:ins>
          </w:p>
          <w:p w14:paraId="54BA6F2C" w14:textId="77777777" w:rsidR="00D708FE" w:rsidRDefault="00D708FE" w:rsidP="00D708FE">
            <w:pPr>
              <w:pStyle w:val="XML1"/>
              <w:rPr>
                <w:ins w:id="28216" w:author="Thomas Dietz" w:date="2012-08-08T16:18:00Z"/>
              </w:rPr>
            </w:pPr>
            <w:ins w:id="28217" w:author="Thomas Dietz" w:date="2012-08-08T16:18:00Z">
              <w:r>
                <w:t xml:space="preserve">            </w:t>
              </w:r>
            </w:ins>
          </w:p>
          <w:p w14:paraId="0F47BE75" w14:textId="77777777" w:rsidR="00D708FE" w:rsidRDefault="00D708FE" w:rsidP="00D708FE">
            <w:pPr>
              <w:pStyle w:val="XML1"/>
              <w:rPr>
                <w:ins w:id="28218" w:author="Thomas Dietz" w:date="2012-08-08T16:18:00Z"/>
              </w:rPr>
            </w:pPr>
            <w:ins w:id="28219" w:author="Thomas Dietz" w:date="2012-08-08T16:18:00Z">
              <w:r>
                <w:t xml:space="preserve">        An OpenFlow Capable Switch that cannot initiate a connection </w:t>
              </w:r>
            </w:ins>
          </w:p>
          <w:p w14:paraId="4E624F51" w14:textId="77777777" w:rsidR="00D708FE" w:rsidRDefault="00D708FE" w:rsidP="00D708FE">
            <w:pPr>
              <w:pStyle w:val="XML1"/>
              <w:rPr>
                <w:ins w:id="28220" w:author="Thomas Dietz" w:date="2012-08-08T16:18:00Z"/>
              </w:rPr>
            </w:pPr>
            <w:ins w:id="28221" w:author="Thomas Dietz" w:date="2012-08-08T16:18:00Z">
              <w:r>
                <w:t xml:space="preserve">        to a configuration point does not have to implement the </w:t>
              </w:r>
            </w:ins>
          </w:p>
          <w:p w14:paraId="2C89B4D6" w14:textId="77777777" w:rsidR="00D708FE" w:rsidRDefault="00D708FE" w:rsidP="00D708FE">
            <w:pPr>
              <w:pStyle w:val="XML1"/>
              <w:rPr>
                <w:ins w:id="28222" w:author="Thomas Dietz" w:date="2012-08-08T16:18:00Z"/>
              </w:rPr>
            </w:pPr>
            <w:ins w:id="28223" w:author="Thomas Dietz" w:date="2012-08-08T16:18:00Z">
              <w:r>
                <w:t xml:space="preserve">        Configuration Point class. It SHOULD block attempts to write</w:t>
              </w:r>
            </w:ins>
          </w:p>
          <w:p w14:paraId="39EB4A7D" w14:textId="77777777" w:rsidR="00D708FE" w:rsidRDefault="00D708FE" w:rsidP="00D708FE">
            <w:pPr>
              <w:pStyle w:val="XML1"/>
              <w:rPr>
                <w:ins w:id="28224" w:author="Thomas Dietz" w:date="2012-08-08T16:18:00Z"/>
              </w:rPr>
            </w:pPr>
            <w:ins w:id="28225" w:author="Thomas Dietz" w:date="2012-08-08T16:18:00Z">
              <w:r>
                <w:t xml:space="preserve">        to instances of the Configuration Point class with NETCONF </w:t>
              </w:r>
            </w:ins>
          </w:p>
          <w:p w14:paraId="12956199" w14:textId="77777777" w:rsidR="00D708FE" w:rsidRDefault="00D708FE" w:rsidP="00D708FE">
            <w:pPr>
              <w:pStyle w:val="XML1"/>
              <w:rPr>
                <w:ins w:id="28226" w:author="Thomas Dietz" w:date="2012-08-08T16:18:00Z"/>
              </w:rPr>
            </w:pPr>
            <w:ins w:id="28227" w:author="Thomas Dietz" w:date="2012-08-08T16:18:00Z">
              <w:r>
                <w:lastRenderedPageBreak/>
                <w:t xml:space="preserve">        &amp;lt;edit-config&amp;gt; operations.</w:t>
              </w:r>
            </w:ins>
          </w:p>
          <w:p w14:paraId="07CDE94D" w14:textId="77777777" w:rsidR="00D708FE" w:rsidRDefault="00D708FE" w:rsidP="00D708FE">
            <w:pPr>
              <w:pStyle w:val="XML1"/>
              <w:rPr>
                <w:ins w:id="28228" w:author="Thomas Dietz" w:date="2012-08-08T16:18:00Z"/>
              </w:rPr>
            </w:pPr>
          </w:p>
          <w:p w14:paraId="017BE3BA" w14:textId="77777777" w:rsidR="00D708FE" w:rsidRDefault="00D708FE" w:rsidP="00D708FE">
            <w:pPr>
              <w:pStyle w:val="XML1"/>
              <w:rPr>
                <w:ins w:id="28229" w:author="Thomas Dietz" w:date="2012-08-08T16:18:00Z"/>
              </w:rPr>
            </w:pPr>
            <w:ins w:id="28230" w:author="Thomas Dietz" w:date="2012-08-08T16:18:00Z">
              <w:r>
                <w:t xml:space="preserve">        NETCONF &amp;lt;edit-config&amp;gt; operations MUST be implemented as </w:t>
              </w:r>
            </w:ins>
          </w:p>
          <w:p w14:paraId="08DC0541" w14:textId="77777777" w:rsidR="00D708FE" w:rsidRDefault="00D708FE" w:rsidP="00D708FE">
            <w:pPr>
              <w:pStyle w:val="XML1"/>
              <w:rPr>
                <w:ins w:id="28231" w:author="Thomas Dietz" w:date="2012-08-08T16:18:00Z"/>
              </w:rPr>
            </w:pPr>
            <w:ins w:id="28232" w:author="Thomas Dietz" w:date="2012-08-08T16:18:00Z">
              <w:r>
                <w:t xml:space="preserve">        follows: </w:t>
              </w:r>
            </w:ins>
          </w:p>
          <w:p w14:paraId="7BC2484E" w14:textId="77777777" w:rsidR="00D708FE" w:rsidRDefault="00D708FE" w:rsidP="00D708FE">
            <w:pPr>
              <w:pStyle w:val="XML1"/>
              <w:rPr>
                <w:ins w:id="28233" w:author="Thomas Dietz" w:date="2012-08-08T16:18:00Z"/>
              </w:rPr>
            </w:pPr>
          </w:p>
          <w:p w14:paraId="675CDECB" w14:textId="77777777" w:rsidR="00D708FE" w:rsidRDefault="00D708FE" w:rsidP="00D708FE">
            <w:pPr>
              <w:pStyle w:val="XML1"/>
              <w:rPr>
                <w:ins w:id="28234" w:author="Thomas Dietz" w:date="2012-08-08T16:18:00Z"/>
              </w:rPr>
            </w:pPr>
            <w:ins w:id="28235" w:author="Thomas Dietz" w:date="2012-08-08T16:18:00Z">
              <w:r>
                <w:t xml:space="preserve">        * The 'id' element MUST be present at all &amp;lt;edit-config&amp;gt;</w:t>
              </w:r>
            </w:ins>
          </w:p>
          <w:p w14:paraId="70DBFCF7" w14:textId="77777777" w:rsidR="00D708FE" w:rsidRDefault="00D708FE" w:rsidP="00D708FE">
            <w:pPr>
              <w:pStyle w:val="XML1"/>
              <w:rPr>
                <w:ins w:id="28236" w:author="Thomas Dietz" w:date="2012-08-08T16:18:00Z"/>
              </w:rPr>
            </w:pPr>
            <w:ins w:id="28237" w:author="Thomas Dietz" w:date="2012-08-08T16:18:00Z">
              <w:r>
                <w:t xml:space="preserve">        operations to identify the configuration point.</w:t>
              </w:r>
            </w:ins>
          </w:p>
          <w:p w14:paraId="42848D29" w14:textId="77777777" w:rsidR="00D708FE" w:rsidRDefault="00D708FE" w:rsidP="00D708FE">
            <w:pPr>
              <w:pStyle w:val="XML1"/>
              <w:rPr>
                <w:ins w:id="28238" w:author="Thomas Dietz" w:date="2012-08-08T16:18:00Z"/>
              </w:rPr>
            </w:pPr>
            <w:ins w:id="28239" w:author="Thomas Dietz" w:date="2012-08-08T16:18:00Z">
              <w:r>
                <w:t xml:space="preserve">        * If the operation is 'merge' or 'replace', the element is</w:t>
              </w:r>
            </w:ins>
          </w:p>
          <w:p w14:paraId="72283A47" w14:textId="77777777" w:rsidR="00D708FE" w:rsidRDefault="00D708FE" w:rsidP="00D708FE">
            <w:pPr>
              <w:pStyle w:val="XML1"/>
              <w:rPr>
                <w:ins w:id="28240" w:author="Thomas Dietz" w:date="2012-08-08T16:18:00Z"/>
              </w:rPr>
            </w:pPr>
            <w:ins w:id="28241" w:author="Thomas Dietz" w:date="2012-08-08T16:18:00Z">
              <w:r>
                <w:t xml:space="preserve">        created if it does not exist, and its value is set to the</w:t>
              </w:r>
            </w:ins>
          </w:p>
          <w:p w14:paraId="0C50B493" w14:textId="77777777" w:rsidR="00D708FE" w:rsidRDefault="00D708FE" w:rsidP="00D708FE">
            <w:pPr>
              <w:pStyle w:val="XML1"/>
              <w:rPr>
                <w:ins w:id="28242" w:author="Thomas Dietz" w:date="2012-08-08T16:18:00Z"/>
              </w:rPr>
            </w:pPr>
            <w:ins w:id="28243" w:author="Thomas Dietz" w:date="2012-08-08T16:18:00Z">
              <w:r>
                <w:t xml:space="preserve">        value found in the XML RPC data.</w:t>
              </w:r>
            </w:ins>
          </w:p>
          <w:p w14:paraId="0F2C2BC5" w14:textId="77777777" w:rsidR="00D708FE" w:rsidRDefault="00D708FE" w:rsidP="00D708FE">
            <w:pPr>
              <w:pStyle w:val="XML1"/>
              <w:rPr>
                <w:ins w:id="28244" w:author="Thomas Dietz" w:date="2012-08-08T16:18:00Z"/>
              </w:rPr>
            </w:pPr>
            <w:ins w:id="28245" w:author="Thomas Dietz" w:date="2012-08-08T16:18:00Z">
              <w:r>
                <w:t xml:space="preserve">        * If the operation is 'create', the element is created if it</w:t>
              </w:r>
            </w:ins>
          </w:p>
          <w:p w14:paraId="2C97D92B" w14:textId="77777777" w:rsidR="00D708FE" w:rsidRDefault="00D708FE" w:rsidP="00D708FE">
            <w:pPr>
              <w:pStyle w:val="XML1"/>
              <w:rPr>
                <w:ins w:id="28246" w:author="Thomas Dietz" w:date="2012-08-08T16:18:00Z"/>
              </w:rPr>
            </w:pPr>
            <w:ins w:id="28247" w:author="Thomas Dietz" w:date="2012-08-08T16:18:00Z">
              <w:r>
                <w:t xml:space="preserve">        does not exist. If the element already exists, a</w:t>
              </w:r>
            </w:ins>
          </w:p>
          <w:p w14:paraId="58730DBA" w14:textId="77777777" w:rsidR="00D708FE" w:rsidRDefault="00D708FE" w:rsidP="00D708FE">
            <w:pPr>
              <w:pStyle w:val="XML1"/>
              <w:rPr>
                <w:ins w:id="28248" w:author="Thomas Dietz" w:date="2012-08-08T16:18:00Z"/>
              </w:rPr>
            </w:pPr>
            <w:ins w:id="28249" w:author="Thomas Dietz" w:date="2012-08-08T16:18:00Z">
              <w:r>
                <w:t xml:space="preserve">        'data</w:t>
              </w:r>
              <w:r>
                <w:rPr>
                  <w:rFonts w:ascii="MS Mincho" w:eastAsia="MS Mincho" w:hAnsi="MS Mincho" w:cs="MS Mincho" w:hint="eastAsia"/>
                </w:rPr>
                <w:t>‑</w:t>
              </w:r>
              <w:r>
                <w:t>exists' error is returned.</w:t>
              </w:r>
            </w:ins>
          </w:p>
          <w:p w14:paraId="50E280DF" w14:textId="77777777" w:rsidR="00D708FE" w:rsidRDefault="00D708FE" w:rsidP="00D708FE">
            <w:pPr>
              <w:pStyle w:val="XML1"/>
              <w:rPr>
                <w:ins w:id="28250" w:author="Thomas Dietz" w:date="2012-08-08T16:18:00Z"/>
              </w:rPr>
            </w:pPr>
            <w:ins w:id="28251" w:author="Thomas Dietz" w:date="2012-08-08T16:18:00Z">
              <w:r>
                <w:t xml:space="preserve">        * If the operation is 'delete', the element is deleted if it</w:t>
              </w:r>
            </w:ins>
          </w:p>
          <w:p w14:paraId="1C76BEDC" w14:textId="77777777" w:rsidR="00D708FE" w:rsidRDefault="00D708FE" w:rsidP="00D708FE">
            <w:pPr>
              <w:pStyle w:val="XML1"/>
              <w:rPr>
                <w:ins w:id="28252" w:author="Thomas Dietz" w:date="2012-08-08T16:18:00Z"/>
              </w:rPr>
            </w:pPr>
            <w:ins w:id="28253" w:author="Thomas Dietz" w:date="2012-08-08T16:18:00Z">
              <w:r>
                <w:t xml:space="preserve">        exists. If the element does not exist, a 'data</w:t>
              </w:r>
              <w:r>
                <w:rPr>
                  <w:rFonts w:ascii="MS Mincho" w:eastAsia="MS Mincho" w:hAnsi="MS Mincho" w:cs="MS Mincho" w:hint="eastAsia"/>
                </w:rPr>
                <w:t>‑</w:t>
              </w:r>
              <w:r>
                <w:t>missing'</w:t>
              </w:r>
            </w:ins>
          </w:p>
          <w:p w14:paraId="1284BB37" w14:textId="77777777" w:rsidR="00D708FE" w:rsidRDefault="00D708FE" w:rsidP="00D708FE">
            <w:pPr>
              <w:pStyle w:val="XML1"/>
              <w:rPr>
                <w:ins w:id="28254" w:author="Thomas Dietz" w:date="2012-08-08T16:18:00Z"/>
              </w:rPr>
            </w:pPr>
            <w:ins w:id="28255" w:author="Thomas Dietz" w:date="2012-08-08T16:18:00Z">
              <w:r>
                <w:t xml:space="preserve">        error is returned.</w:t>
              </w:r>
            </w:ins>
          </w:p>
          <w:p w14:paraId="090EF6CA" w14:textId="77777777" w:rsidR="00D708FE" w:rsidRDefault="00D708FE" w:rsidP="00D708FE">
            <w:pPr>
              <w:pStyle w:val="XML1"/>
              <w:rPr>
                <w:ins w:id="28256" w:author="Thomas Dietz" w:date="2012-08-08T16:18:00Z"/>
              </w:rPr>
            </w:pPr>
            <w:ins w:id="28257" w:author="Thomas Dietz" w:date="2012-08-08T16:18:00Z">
              <w:r>
                <w:t xml:space="preserve">      &lt;/xs:documentation&gt;</w:t>
              </w:r>
            </w:ins>
          </w:p>
          <w:p w14:paraId="1E1E53A4" w14:textId="77777777" w:rsidR="00D708FE" w:rsidRDefault="00D708FE" w:rsidP="00D708FE">
            <w:pPr>
              <w:pStyle w:val="XML1"/>
              <w:rPr>
                <w:ins w:id="28258" w:author="Thomas Dietz" w:date="2012-08-08T16:18:00Z"/>
              </w:rPr>
            </w:pPr>
            <w:ins w:id="28259" w:author="Thomas Dietz" w:date="2012-08-08T16:18:00Z">
              <w:r>
                <w:t xml:space="preserve">    &lt;/xs:annotation&gt;</w:t>
              </w:r>
            </w:ins>
          </w:p>
          <w:p w14:paraId="0C7B6D28" w14:textId="77777777" w:rsidR="00D708FE" w:rsidRDefault="00D708FE" w:rsidP="00D708FE">
            <w:pPr>
              <w:pStyle w:val="XML1"/>
              <w:rPr>
                <w:ins w:id="28260" w:author="Thomas Dietz" w:date="2012-08-08T16:18:00Z"/>
              </w:rPr>
            </w:pPr>
          </w:p>
          <w:p w14:paraId="7617624F" w14:textId="77777777" w:rsidR="00D708FE" w:rsidRDefault="00D708FE" w:rsidP="00D708FE">
            <w:pPr>
              <w:pStyle w:val="XML1"/>
              <w:rPr>
                <w:ins w:id="28261" w:author="Thomas Dietz" w:date="2012-08-08T16:18:00Z"/>
              </w:rPr>
            </w:pPr>
            <w:ins w:id="28262" w:author="Thomas Dietz" w:date="2012-08-08T16:18:00Z">
              <w:r>
                <w:t xml:space="preserve">    &lt;xs:sequence&gt;</w:t>
              </w:r>
            </w:ins>
          </w:p>
          <w:p w14:paraId="7A23552D" w14:textId="77777777" w:rsidR="00D708FE" w:rsidRDefault="00D708FE" w:rsidP="00D708FE">
            <w:pPr>
              <w:pStyle w:val="XML1"/>
              <w:rPr>
                <w:ins w:id="28263" w:author="Thomas Dietz" w:date="2012-08-08T16:18:00Z"/>
              </w:rPr>
            </w:pPr>
            <w:ins w:id="28264" w:author="Thomas Dietz" w:date="2012-08-08T16:18:00Z">
              <w:r>
                <w:t xml:space="preserve">      &lt;xs:element name="id"  type="OFConfigId"&gt;</w:t>
              </w:r>
            </w:ins>
          </w:p>
          <w:p w14:paraId="38878F84" w14:textId="77777777" w:rsidR="00D708FE" w:rsidRDefault="00D708FE" w:rsidP="00D708FE">
            <w:pPr>
              <w:pStyle w:val="XML1"/>
              <w:rPr>
                <w:ins w:id="28265" w:author="Thomas Dietz" w:date="2012-08-08T16:18:00Z"/>
              </w:rPr>
            </w:pPr>
            <w:ins w:id="28266" w:author="Thomas Dietz" w:date="2012-08-08T16:18:00Z">
              <w:r>
                <w:t xml:space="preserve">        &lt;xs:annotation&gt;</w:t>
              </w:r>
            </w:ins>
          </w:p>
          <w:p w14:paraId="439991A5" w14:textId="77777777" w:rsidR="00D708FE" w:rsidRDefault="00D708FE" w:rsidP="00D708FE">
            <w:pPr>
              <w:pStyle w:val="XML1"/>
              <w:rPr>
                <w:ins w:id="28267" w:author="Thomas Dietz" w:date="2012-08-08T16:18:00Z"/>
              </w:rPr>
            </w:pPr>
            <w:ins w:id="28268" w:author="Thomas Dietz" w:date="2012-08-08T16:18:00Z">
              <w:r>
                <w:t xml:space="preserve">          &lt;xs:documentation&gt;</w:t>
              </w:r>
            </w:ins>
          </w:p>
          <w:p w14:paraId="757546D9" w14:textId="77777777" w:rsidR="00D708FE" w:rsidRDefault="00D708FE" w:rsidP="00D708FE">
            <w:pPr>
              <w:pStyle w:val="XML1"/>
              <w:rPr>
                <w:ins w:id="28269" w:author="Thomas Dietz" w:date="2012-08-08T16:18:00Z"/>
              </w:rPr>
            </w:pPr>
            <w:ins w:id="28270" w:author="Thomas Dietz" w:date="2012-08-08T16:18:00Z">
              <w:r>
                <w:t xml:space="preserve">            A unique but locally arbitrary identifier that</w:t>
              </w:r>
            </w:ins>
          </w:p>
          <w:p w14:paraId="2F2BDFDB" w14:textId="77777777" w:rsidR="00D708FE" w:rsidRDefault="00D708FE" w:rsidP="00D708FE">
            <w:pPr>
              <w:pStyle w:val="XML1"/>
              <w:rPr>
                <w:ins w:id="28271" w:author="Thomas Dietz" w:date="2012-08-08T16:18:00Z"/>
              </w:rPr>
            </w:pPr>
            <w:ins w:id="28272" w:author="Thomas Dietz" w:date="2012-08-08T16:18:00Z">
              <w:r>
                <w:t xml:space="preserve">            identifies a Configuration Point within the context of an </w:t>
              </w:r>
            </w:ins>
          </w:p>
          <w:p w14:paraId="41379320" w14:textId="77777777" w:rsidR="00D708FE" w:rsidRDefault="00D708FE" w:rsidP="00D708FE">
            <w:pPr>
              <w:pStyle w:val="XML1"/>
              <w:rPr>
                <w:ins w:id="28273" w:author="Thomas Dietz" w:date="2012-08-08T16:18:00Z"/>
              </w:rPr>
            </w:pPr>
            <w:ins w:id="28274" w:author="Thomas Dietz" w:date="2012-08-08T16:18:00Z">
              <w:r>
                <w:t xml:space="preserve">            OpenFlow Capable Switch.</w:t>
              </w:r>
            </w:ins>
          </w:p>
          <w:p w14:paraId="0C13FFCE" w14:textId="77777777" w:rsidR="00D708FE" w:rsidRDefault="00D708FE" w:rsidP="00D708FE">
            <w:pPr>
              <w:pStyle w:val="XML1"/>
              <w:rPr>
                <w:ins w:id="28275" w:author="Thomas Dietz" w:date="2012-08-08T16:18:00Z"/>
              </w:rPr>
            </w:pPr>
          </w:p>
          <w:p w14:paraId="764938C1" w14:textId="77777777" w:rsidR="00D708FE" w:rsidRDefault="00D708FE" w:rsidP="00D708FE">
            <w:pPr>
              <w:pStyle w:val="XML1"/>
              <w:rPr>
                <w:ins w:id="28276" w:author="Thomas Dietz" w:date="2012-08-08T16:18:00Z"/>
              </w:rPr>
            </w:pPr>
            <w:ins w:id="28277" w:author="Thomas Dietz" w:date="2012-08-08T16:18:00Z">
              <w:r>
                <w:t xml:space="preserve">            This element MUST be present to identify the configuration</w:t>
              </w:r>
            </w:ins>
          </w:p>
          <w:p w14:paraId="721349C8" w14:textId="77777777" w:rsidR="00D708FE" w:rsidRDefault="00D708FE" w:rsidP="00D708FE">
            <w:pPr>
              <w:pStyle w:val="XML1"/>
              <w:rPr>
                <w:ins w:id="28278" w:author="Thomas Dietz" w:date="2012-08-08T16:18:00Z"/>
              </w:rPr>
            </w:pPr>
            <w:ins w:id="28279" w:author="Thomas Dietz" w:date="2012-08-08T16:18:00Z">
              <w:r>
                <w:t xml:space="preserve">            point.</w:t>
              </w:r>
            </w:ins>
          </w:p>
          <w:p w14:paraId="69027FA8" w14:textId="77777777" w:rsidR="00D708FE" w:rsidRDefault="00D708FE" w:rsidP="00D708FE">
            <w:pPr>
              <w:pStyle w:val="XML1"/>
              <w:rPr>
                <w:ins w:id="28280" w:author="Thomas Dietz" w:date="2012-08-08T16:18:00Z"/>
              </w:rPr>
            </w:pPr>
            <w:ins w:id="28281" w:author="Thomas Dietz" w:date="2012-08-08T16:18:00Z">
              <w:r>
                <w:t xml:space="preserve">          &lt;/xs:documentation&gt;</w:t>
              </w:r>
            </w:ins>
          </w:p>
          <w:p w14:paraId="1FE82F91" w14:textId="77777777" w:rsidR="00D708FE" w:rsidRDefault="00D708FE" w:rsidP="00D708FE">
            <w:pPr>
              <w:pStyle w:val="XML1"/>
              <w:rPr>
                <w:ins w:id="28282" w:author="Thomas Dietz" w:date="2012-08-08T16:18:00Z"/>
              </w:rPr>
            </w:pPr>
            <w:ins w:id="28283" w:author="Thomas Dietz" w:date="2012-08-08T16:18:00Z">
              <w:r>
                <w:t xml:space="preserve">        &lt;/xs:annotation&gt;</w:t>
              </w:r>
            </w:ins>
          </w:p>
          <w:p w14:paraId="297597DB" w14:textId="77777777" w:rsidR="00D708FE" w:rsidRDefault="00D708FE" w:rsidP="00D708FE">
            <w:pPr>
              <w:pStyle w:val="XML1"/>
              <w:rPr>
                <w:ins w:id="28284" w:author="Thomas Dietz" w:date="2012-08-08T16:18:00Z"/>
              </w:rPr>
            </w:pPr>
            <w:ins w:id="28285" w:author="Thomas Dietz" w:date="2012-08-08T16:18:00Z">
              <w:r>
                <w:t xml:space="preserve">      &lt;/xs:element&gt;</w:t>
              </w:r>
            </w:ins>
          </w:p>
          <w:p w14:paraId="1F4F7FA8" w14:textId="77777777" w:rsidR="00D708FE" w:rsidRDefault="00D708FE" w:rsidP="00D708FE">
            <w:pPr>
              <w:pStyle w:val="XML1"/>
              <w:rPr>
                <w:ins w:id="28286" w:author="Thomas Dietz" w:date="2012-08-08T16:18:00Z"/>
              </w:rPr>
            </w:pPr>
            <w:ins w:id="28287" w:author="Thomas Dietz" w:date="2012-08-08T16:18:00Z">
              <w:r>
                <w:t xml:space="preserve">      &lt;xs:element name="uri"  type="inet:uri"&gt;</w:t>
              </w:r>
            </w:ins>
          </w:p>
          <w:p w14:paraId="47E1145E" w14:textId="77777777" w:rsidR="00D708FE" w:rsidRDefault="00D708FE" w:rsidP="00D708FE">
            <w:pPr>
              <w:pStyle w:val="XML1"/>
              <w:rPr>
                <w:ins w:id="28288" w:author="Thomas Dietz" w:date="2012-08-08T16:18:00Z"/>
              </w:rPr>
            </w:pPr>
            <w:ins w:id="28289" w:author="Thomas Dietz" w:date="2012-08-08T16:18:00Z">
              <w:r>
                <w:t xml:space="preserve">        &lt;xs:annotation&gt;</w:t>
              </w:r>
            </w:ins>
          </w:p>
          <w:p w14:paraId="20D726CD" w14:textId="77777777" w:rsidR="00D708FE" w:rsidRDefault="00D708FE" w:rsidP="00D708FE">
            <w:pPr>
              <w:pStyle w:val="XML1"/>
              <w:rPr>
                <w:ins w:id="28290" w:author="Thomas Dietz" w:date="2012-08-08T16:18:00Z"/>
              </w:rPr>
            </w:pPr>
            <w:ins w:id="28291" w:author="Thomas Dietz" w:date="2012-08-08T16:18:00Z">
              <w:r>
                <w:t xml:space="preserve">          &lt;xs:documentation&gt;</w:t>
              </w:r>
            </w:ins>
          </w:p>
          <w:p w14:paraId="78F85957" w14:textId="77777777" w:rsidR="00D708FE" w:rsidRDefault="00D708FE" w:rsidP="00D708FE">
            <w:pPr>
              <w:pStyle w:val="XML1"/>
              <w:rPr>
                <w:ins w:id="28292" w:author="Thomas Dietz" w:date="2012-08-08T16:18:00Z"/>
              </w:rPr>
            </w:pPr>
            <w:ins w:id="28293" w:author="Thomas Dietz" w:date="2012-08-08T16:18:00Z">
              <w:r>
                <w:t xml:space="preserve">            A locator of the Configuration Point.  It </w:t>
              </w:r>
            </w:ins>
          </w:p>
          <w:p w14:paraId="6A885AC2" w14:textId="77777777" w:rsidR="00D708FE" w:rsidRDefault="00D708FE" w:rsidP="00D708FE">
            <w:pPr>
              <w:pStyle w:val="XML1"/>
              <w:rPr>
                <w:ins w:id="28294" w:author="Thomas Dietz" w:date="2012-08-08T16:18:00Z"/>
              </w:rPr>
            </w:pPr>
            <w:ins w:id="28295" w:author="Thomas Dietz" w:date="2012-08-08T16:18:00Z">
              <w:r>
                <w:t xml:space="preserve">            identifies the location of the Configuration Point as a </w:t>
              </w:r>
            </w:ins>
          </w:p>
          <w:p w14:paraId="0C0EC3EF" w14:textId="77777777" w:rsidR="00D708FE" w:rsidRDefault="00D708FE" w:rsidP="00D708FE">
            <w:pPr>
              <w:pStyle w:val="XML1"/>
              <w:rPr>
                <w:ins w:id="28296" w:author="Thomas Dietz" w:date="2012-08-08T16:18:00Z"/>
              </w:rPr>
            </w:pPr>
            <w:ins w:id="28297" w:author="Thomas Dietz" w:date="2012-08-08T16:18:00Z">
              <w:r>
                <w:t xml:space="preserve">            service resource and MUST include all information necessary</w:t>
              </w:r>
            </w:ins>
          </w:p>
          <w:p w14:paraId="2D7F5A2D" w14:textId="77777777" w:rsidR="00D708FE" w:rsidRDefault="00D708FE" w:rsidP="00D708FE">
            <w:pPr>
              <w:pStyle w:val="XML1"/>
              <w:rPr>
                <w:ins w:id="28298" w:author="Thomas Dietz" w:date="2012-08-08T16:18:00Z"/>
              </w:rPr>
            </w:pPr>
            <w:ins w:id="28299" w:author="Thomas Dietz" w:date="2012-08-08T16:18:00Z">
              <w:r>
                <w:t xml:space="preserve">            for the OpenFlow Capable Switch to connect to the </w:t>
              </w:r>
            </w:ins>
          </w:p>
          <w:p w14:paraId="09B34C97" w14:textId="77777777" w:rsidR="00D708FE" w:rsidRDefault="00D708FE" w:rsidP="00D708FE">
            <w:pPr>
              <w:pStyle w:val="XML1"/>
              <w:rPr>
                <w:ins w:id="28300" w:author="Thomas Dietz" w:date="2012-08-08T16:18:00Z"/>
              </w:rPr>
            </w:pPr>
            <w:ins w:id="28301" w:author="Thomas Dietz" w:date="2012-08-08T16:18:00Z">
              <w:r>
                <w:t xml:space="preserve">            Configuration Point or re-connect to it should it become </w:t>
              </w:r>
            </w:ins>
          </w:p>
          <w:p w14:paraId="3E8DE0F9" w14:textId="77777777" w:rsidR="00D708FE" w:rsidRDefault="00D708FE" w:rsidP="00D708FE">
            <w:pPr>
              <w:pStyle w:val="XML1"/>
              <w:rPr>
                <w:ins w:id="28302" w:author="Thomas Dietz" w:date="2012-08-08T16:18:00Z"/>
              </w:rPr>
            </w:pPr>
            <w:ins w:id="28303" w:author="Thomas Dietz" w:date="2012-08-08T16:18:00Z">
              <w:r>
                <w:t xml:space="preserve">            disconnected.  Such information MAY include, for example, </w:t>
              </w:r>
            </w:ins>
          </w:p>
          <w:p w14:paraId="63FC7910" w14:textId="77777777" w:rsidR="00D708FE" w:rsidRDefault="00D708FE" w:rsidP="00D708FE">
            <w:pPr>
              <w:pStyle w:val="XML1"/>
              <w:rPr>
                <w:ins w:id="28304" w:author="Thomas Dietz" w:date="2012-08-08T16:18:00Z"/>
              </w:rPr>
            </w:pPr>
            <w:ins w:id="28305" w:author="Thomas Dietz" w:date="2012-08-08T16:18:00Z">
              <w:r>
                <w:t xml:space="preserve">            protocol, fully qualified domain name, IP address, port </w:t>
              </w:r>
            </w:ins>
          </w:p>
          <w:p w14:paraId="67BD3506" w14:textId="77777777" w:rsidR="00D708FE" w:rsidRDefault="00D708FE" w:rsidP="00D708FE">
            <w:pPr>
              <w:pStyle w:val="XML1"/>
              <w:rPr>
                <w:ins w:id="28306" w:author="Thomas Dietz" w:date="2012-08-08T16:18:00Z"/>
              </w:rPr>
            </w:pPr>
            <w:ins w:id="28307" w:author="Thomas Dietz" w:date="2012-08-08T16:18:00Z">
              <w:r>
                <w:t xml:space="preserve">            number, etc.</w:t>
              </w:r>
            </w:ins>
          </w:p>
          <w:p w14:paraId="60A81BB1" w14:textId="77777777" w:rsidR="00D708FE" w:rsidRDefault="00D708FE" w:rsidP="00D708FE">
            <w:pPr>
              <w:pStyle w:val="XML1"/>
              <w:rPr>
                <w:ins w:id="28308" w:author="Thomas Dietz" w:date="2012-08-08T16:18:00Z"/>
              </w:rPr>
            </w:pPr>
          </w:p>
          <w:p w14:paraId="2C3B4073" w14:textId="77777777" w:rsidR="00D708FE" w:rsidRDefault="00D708FE" w:rsidP="00D708FE">
            <w:pPr>
              <w:pStyle w:val="XML1"/>
              <w:rPr>
                <w:ins w:id="28309" w:author="Thomas Dietz" w:date="2012-08-08T16:18:00Z"/>
              </w:rPr>
            </w:pPr>
            <w:ins w:id="28310" w:author="Thomas Dietz" w:date="2012-08-08T16:18:00Z">
              <w:r>
                <w:t xml:space="preserve">            This element MUST be present in the NETCONF data store.</w:t>
              </w:r>
            </w:ins>
          </w:p>
          <w:p w14:paraId="78244BDF" w14:textId="77777777" w:rsidR="00D708FE" w:rsidRDefault="00D708FE" w:rsidP="00D708FE">
            <w:pPr>
              <w:pStyle w:val="XML1"/>
              <w:rPr>
                <w:ins w:id="28311" w:author="Thomas Dietz" w:date="2012-08-08T16:18:00Z"/>
              </w:rPr>
            </w:pPr>
            <w:ins w:id="28312" w:author="Thomas Dietz" w:date="2012-08-08T16:18:00Z">
              <w:r>
                <w:t xml:space="preserve">            If this element is not present in a NETCONF &amp;lt;edit-config&amp;gt;</w:t>
              </w:r>
            </w:ins>
          </w:p>
          <w:p w14:paraId="237FB0E2" w14:textId="77777777" w:rsidR="00D708FE" w:rsidRDefault="00D708FE" w:rsidP="00D708FE">
            <w:pPr>
              <w:pStyle w:val="XML1"/>
              <w:rPr>
                <w:ins w:id="28313" w:author="Thomas Dietz" w:date="2012-08-08T16:18:00Z"/>
              </w:rPr>
            </w:pPr>
            <w:ins w:id="28314" w:author="Thomas Dietz" w:date="2012-08-08T16:18:00Z">
              <w:r>
                <w:t xml:space="preserve">            operation 'create', 'merge' or 'replace' and the parent</w:t>
              </w:r>
            </w:ins>
          </w:p>
          <w:p w14:paraId="74B1A624" w14:textId="77777777" w:rsidR="00D708FE" w:rsidRDefault="00D708FE" w:rsidP="00D708FE">
            <w:pPr>
              <w:pStyle w:val="XML1"/>
              <w:rPr>
                <w:ins w:id="28315" w:author="Thomas Dietz" w:date="2012-08-08T16:18:00Z"/>
              </w:rPr>
            </w:pPr>
            <w:ins w:id="28316" w:author="Thomas Dietz" w:date="2012-08-08T16:18:00Z">
              <w:r>
                <w:t xml:space="preserve">            element does not exist, a 'data-missing' error is</w:t>
              </w:r>
            </w:ins>
          </w:p>
          <w:p w14:paraId="5E3F9D53" w14:textId="77777777" w:rsidR="00D708FE" w:rsidRDefault="00D708FE" w:rsidP="00D708FE">
            <w:pPr>
              <w:pStyle w:val="XML1"/>
              <w:rPr>
                <w:ins w:id="28317" w:author="Thomas Dietz" w:date="2012-08-08T16:18:00Z"/>
              </w:rPr>
            </w:pPr>
            <w:ins w:id="28318" w:author="Thomas Dietz" w:date="2012-08-08T16:18:00Z">
              <w:r>
                <w:t xml:space="preserve">            returned.</w:t>
              </w:r>
            </w:ins>
          </w:p>
          <w:p w14:paraId="498368B8" w14:textId="77777777" w:rsidR="00D708FE" w:rsidRDefault="00D708FE" w:rsidP="00D708FE">
            <w:pPr>
              <w:pStyle w:val="XML1"/>
              <w:rPr>
                <w:ins w:id="28319" w:author="Thomas Dietz" w:date="2012-08-08T16:18:00Z"/>
              </w:rPr>
            </w:pPr>
            <w:ins w:id="28320" w:author="Thomas Dietz" w:date="2012-08-08T16:18:00Z">
              <w:r>
                <w:t xml:space="preserve">          &lt;/xs:documentation&gt;</w:t>
              </w:r>
            </w:ins>
          </w:p>
          <w:p w14:paraId="51554671" w14:textId="77777777" w:rsidR="00D708FE" w:rsidRDefault="00D708FE" w:rsidP="00D708FE">
            <w:pPr>
              <w:pStyle w:val="XML1"/>
              <w:rPr>
                <w:ins w:id="28321" w:author="Thomas Dietz" w:date="2012-08-08T16:18:00Z"/>
              </w:rPr>
            </w:pPr>
            <w:ins w:id="28322" w:author="Thomas Dietz" w:date="2012-08-08T16:18:00Z">
              <w:r>
                <w:t xml:space="preserve">        &lt;/xs:annotation&gt;</w:t>
              </w:r>
            </w:ins>
          </w:p>
          <w:p w14:paraId="4F7C3098" w14:textId="77777777" w:rsidR="00D708FE" w:rsidRDefault="00D708FE" w:rsidP="00D708FE">
            <w:pPr>
              <w:pStyle w:val="XML1"/>
              <w:rPr>
                <w:ins w:id="28323" w:author="Thomas Dietz" w:date="2012-08-08T16:18:00Z"/>
              </w:rPr>
            </w:pPr>
            <w:ins w:id="28324" w:author="Thomas Dietz" w:date="2012-08-08T16:18:00Z">
              <w:r>
                <w:t xml:space="preserve">      &lt;/xs:element&gt;</w:t>
              </w:r>
            </w:ins>
          </w:p>
          <w:p w14:paraId="6A61255C" w14:textId="77777777" w:rsidR="00D708FE" w:rsidRDefault="00D708FE" w:rsidP="00D708FE">
            <w:pPr>
              <w:pStyle w:val="XML1"/>
              <w:rPr>
                <w:ins w:id="28325" w:author="Thomas Dietz" w:date="2012-08-08T16:18:00Z"/>
              </w:rPr>
            </w:pPr>
            <w:ins w:id="28326" w:author="Thomas Dietz" w:date="2012-08-08T16:18:00Z">
              <w:r>
                <w:t xml:space="preserve">      &lt;xs:element name="protocol"  type="OFConfigurationPointProtocolType"&gt;</w:t>
              </w:r>
            </w:ins>
          </w:p>
          <w:p w14:paraId="2BE33B13" w14:textId="77777777" w:rsidR="00D708FE" w:rsidRDefault="00D708FE" w:rsidP="00D708FE">
            <w:pPr>
              <w:pStyle w:val="XML1"/>
              <w:rPr>
                <w:ins w:id="28327" w:author="Thomas Dietz" w:date="2012-08-08T16:18:00Z"/>
              </w:rPr>
            </w:pPr>
            <w:ins w:id="28328" w:author="Thomas Dietz" w:date="2012-08-08T16:18:00Z">
              <w:r>
                <w:t xml:space="preserve">        &lt;xs:annotation&gt;</w:t>
              </w:r>
            </w:ins>
          </w:p>
          <w:p w14:paraId="475E1D05" w14:textId="77777777" w:rsidR="00D708FE" w:rsidRDefault="00D708FE" w:rsidP="00D708FE">
            <w:pPr>
              <w:pStyle w:val="XML1"/>
              <w:rPr>
                <w:ins w:id="28329" w:author="Thomas Dietz" w:date="2012-08-08T16:18:00Z"/>
              </w:rPr>
            </w:pPr>
            <w:ins w:id="28330" w:author="Thomas Dietz" w:date="2012-08-08T16:18:00Z">
              <w:r>
                <w:t xml:space="preserve">          &lt;xs:documentation&gt;</w:t>
              </w:r>
            </w:ins>
          </w:p>
          <w:p w14:paraId="008C2FD9" w14:textId="77777777" w:rsidR="00D708FE" w:rsidRDefault="00D708FE" w:rsidP="00D708FE">
            <w:pPr>
              <w:pStyle w:val="XML1"/>
              <w:rPr>
                <w:ins w:id="28331" w:author="Thomas Dietz" w:date="2012-08-08T16:18:00Z"/>
              </w:rPr>
            </w:pPr>
            <w:ins w:id="28332" w:author="Thomas Dietz" w:date="2012-08-08T16:18:00Z">
              <w:r>
                <w:t xml:space="preserve">            The transport protocol that the Configuration</w:t>
              </w:r>
            </w:ins>
          </w:p>
          <w:p w14:paraId="1D1441F2" w14:textId="77777777" w:rsidR="00D708FE" w:rsidRDefault="00D708FE" w:rsidP="00D708FE">
            <w:pPr>
              <w:pStyle w:val="XML1"/>
              <w:rPr>
                <w:ins w:id="28333" w:author="Thomas Dietz" w:date="2012-08-08T16:18:00Z"/>
              </w:rPr>
            </w:pPr>
            <w:ins w:id="28334" w:author="Thomas Dietz" w:date="2012-08-08T16:18:00Z">
              <w:r>
                <w:lastRenderedPageBreak/>
                <w:t xml:space="preserve">            Point uses when communicating via NETCONF with the OpenFlow</w:t>
              </w:r>
            </w:ins>
          </w:p>
          <w:p w14:paraId="2D32978A" w14:textId="77777777" w:rsidR="00D708FE" w:rsidRDefault="00D708FE" w:rsidP="00D708FE">
            <w:pPr>
              <w:pStyle w:val="XML1"/>
              <w:rPr>
                <w:ins w:id="28335" w:author="Thomas Dietz" w:date="2012-08-08T16:18:00Z"/>
              </w:rPr>
            </w:pPr>
            <w:ins w:id="28336" w:author="Thomas Dietz" w:date="2012-08-08T16:18:00Z">
              <w:r>
                <w:t xml:space="preserve">            Capable Switch.</w:t>
              </w:r>
            </w:ins>
          </w:p>
          <w:p w14:paraId="08EC5813" w14:textId="77777777" w:rsidR="00D708FE" w:rsidRDefault="00D708FE" w:rsidP="00D708FE">
            <w:pPr>
              <w:pStyle w:val="XML1"/>
              <w:rPr>
                <w:ins w:id="28337" w:author="Thomas Dietz" w:date="2012-08-08T16:18:00Z"/>
              </w:rPr>
            </w:pPr>
          </w:p>
          <w:p w14:paraId="6DFB7EF1" w14:textId="77777777" w:rsidR="00D708FE" w:rsidRDefault="00D708FE" w:rsidP="00D708FE">
            <w:pPr>
              <w:pStyle w:val="XML1"/>
              <w:rPr>
                <w:ins w:id="28338" w:author="Thomas Dietz" w:date="2012-08-08T16:18:00Z"/>
              </w:rPr>
            </w:pPr>
            <w:ins w:id="28339" w:author="Thomas Dietz" w:date="2012-08-08T16:18:00Z">
              <w:r>
                <w:t xml:space="preserve">            This element is optional. If it is not present its value </w:t>
              </w:r>
            </w:ins>
          </w:p>
          <w:p w14:paraId="6441E849" w14:textId="77777777" w:rsidR="00D708FE" w:rsidRDefault="00D708FE" w:rsidP="00D708FE">
            <w:pPr>
              <w:pStyle w:val="XML1"/>
              <w:rPr>
                <w:ins w:id="28340" w:author="Thomas Dietz" w:date="2012-08-08T16:18:00Z"/>
              </w:rPr>
            </w:pPr>
            <w:ins w:id="28341" w:author="Thomas Dietz" w:date="2012-08-08T16:18:00Z">
              <w:r>
                <w:t xml:space="preserve">            defaults to 'ssh'.</w:t>
              </w:r>
            </w:ins>
          </w:p>
          <w:p w14:paraId="4F791CFF" w14:textId="77777777" w:rsidR="00D708FE" w:rsidRDefault="00D708FE" w:rsidP="00D708FE">
            <w:pPr>
              <w:pStyle w:val="XML1"/>
              <w:rPr>
                <w:ins w:id="28342" w:author="Thomas Dietz" w:date="2012-08-08T16:18:00Z"/>
              </w:rPr>
            </w:pPr>
            <w:ins w:id="28343" w:author="Thomas Dietz" w:date="2012-08-08T16:18:00Z">
              <w:r>
                <w:t xml:space="preserve">          &lt;/xs:documentation&gt;</w:t>
              </w:r>
            </w:ins>
          </w:p>
          <w:p w14:paraId="745A52BA" w14:textId="77777777" w:rsidR="00D708FE" w:rsidRDefault="00D708FE" w:rsidP="00D708FE">
            <w:pPr>
              <w:pStyle w:val="XML1"/>
              <w:rPr>
                <w:ins w:id="28344" w:author="Thomas Dietz" w:date="2012-08-08T16:18:00Z"/>
              </w:rPr>
            </w:pPr>
            <w:ins w:id="28345" w:author="Thomas Dietz" w:date="2012-08-08T16:18:00Z">
              <w:r>
                <w:t xml:space="preserve">        &lt;/xs:annotation&gt;</w:t>
              </w:r>
            </w:ins>
          </w:p>
          <w:p w14:paraId="48249F95" w14:textId="77777777" w:rsidR="00D708FE" w:rsidRDefault="00D708FE" w:rsidP="00D708FE">
            <w:pPr>
              <w:pStyle w:val="XML1"/>
              <w:rPr>
                <w:ins w:id="28346" w:author="Thomas Dietz" w:date="2012-08-08T16:18:00Z"/>
              </w:rPr>
            </w:pPr>
            <w:ins w:id="28347" w:author="Thomas Dietz" w:date="2012-08-08T16:18:00Z">
              <w:r>
                <w:t xml:space="preserve">      &lt;/xs:element&gt;</w:t>
              </w:r>
            </w:ins>
          </w:p>
          <w:p w14:paraId="400AF444" w14:textId="77777777" w:rsidR="00D708FE" w:rsidRDefault="00D708FE" w:rsidP="00D708FE">
            <w:pPr>
              <w:pStyle w:val="XML1"/>
              <w:rPr>
                <w:ins w:id="28348" w:author="Thomas Dietz" w:date="2012-08-08T16:18:00Z"/>
              </w:rPr>
            </w:pPr>
            <w:ins w:id="28349" w:author="Thomas Dietz" w:date="2012-08-08T16:18:00Z">
              <w:r>
                <w:t xml:space="preserve">    &lt;/xs:sequence&gt;</w:t>
              </w:r>
            </w:ins>
          </w:p>
          <w:p w14:paraId="7F49A612" w14:textId="77777777" w:rsidR="00D708FE" w:rsidRDefault="00D708FE" w:rsidP="00D708FE">
            <w:pPr>
              <w:pStyle w:val="XML1"/>
              <w:rPr>
                <w:ins w:id="28350" w:author="Thomas Dietz" w:date="2012-08-08T16:18:00Z"/>
              </w:rPr>
            </w:pPr>
            <w:ins w:id="28351" w:author="Thomas Dietz" w:date="2012-08-08T16:18:00Z">
              <w:r>
                <w:t xml:space="preserve">  &lt;/xs:group&gt;</w:t>
              </w:r>
            </w:ins>
          </w:p>
          <w:p w14:paraId="47750AC8" w14:textId="77777777" w:rsidR="00D708FE" w:rsidRDefault="00D708FE" w:rsidP="00D708FE">
            <w:pPr>
              <w:pStyle w:val="XML1"/>
              <w:rPr>
                <w:ins w:id="28352" w:author="Thomas Dietz" w:date="2012-08-08T16:18:00Z"/>
              </w:rPr>
            </w:pPr>
          </w:p>
          <w:p w14:paraId="702B7970" w14:textId="77777777" w:rsidR="00D708FE" w:rsidRDefault="00D708FE" w:rsidP="00D708FE">
            <w:pPr>
              <w:pStyle w:val="XML1"/>
              <w:rPr>
                <w:ins w:id="28353" w:author="Thomas Dietz" w:date="2012-08-08T16:18:00Z"/>
              </w:rPr>
            </w:pPr>
            <w:ins w:id="28354" w:author="Thomas Dietz" w:date="2012-08-08T16:18:00Z">
              <w:r>
                <w:t xml:space="preserve">  &lt;xs:group name="RSAKeyValueType"&gt;</w:t>
              </w:r>
            </w:ins>
          </w:p>
          <w:p w14:paraId="4EDEB546" w14:textId="77777777" w:rsidR="00D708FE" w:rsidRDefault="00D708FE" w:rsidP="00D708FE">
            <w:pPr>
              <w:pStyle w:val="XML1"/>
              <w:rPr>
                <w:ins w:id="28355" w:author="Thomas Dietz" w:date="2012-08-08T16:18:00Z"/>
              </w:rPr>
            </w:pPr>
            <w:ins w:id="28356" w:author="Thomas Dietz" w:date="2012-08-08T16:18:00Z">
              <w:r>
                <w:t xml:space="preserve">    &lt;xs:annotation&gt;</w:t>
              </w:r>
            </w:ins>
          </w:p>
          <w:p w14:paraId="50DD145F" w14:textId="77777777" w:rsidR="00D708FE" w:rsidRDefault="00D708FE" w:rsidP="00D708FE">
            <w:pPr>
              <w:pStyle w:val="XML1"/>
              <w:rPr>
                <w:ins w:id="28357" w:author="Thomas Dietz" w:date="2012-08-08T16:18:00Z"/>
              </w:rPr>
            </w:pPr>
            <w:ins w:id="28358" w:author="Thomas Dietz" w:date="2012-08-08T16:18:00Z">
              <w:r>
                <w:t xml:space="preserve">      &lt;xs:documentation&gt;</w:t>
              </w:r>
            </w:ins>
          </w:p>
          <w:p w14:paraId="4C636776" w14:textId="77777777" w:rsidR="00D708FE" w:rsidRDefault="00D708FE" w:rsidP="00D708FE">
            <w:pPr>
              <w:pStyle w:val="XML1"/>
              <w:rPr>
                <w:ins w:id="28359" w:author="Thomas Dietz" w:date="2012-08-08T16:18:00Z"/>
              </w:rPr>
            </w:pPr>
            <w:ins w:id="28360" w:author="Thomas Dietz" w:date="2012-08-08T16:18:00Z">
              <w:r>
                <w:t xml:space="preserve">        RSA key values have two fields: Modulus and</w:t>
              </w:r>
            </w:ins>
          </w:p>
          <w:p w14:paraId="1C8509BD" w14:textId="77777777" w:rsidR="00D708FE" w:rsidRDefault="00D708FE" w:rsidP="00D708FE">
            <w:pPr>
              <w:pStyle w:val="XML1"/>
              <w:rPr>
                <w:ins w:id="28361" w:author="Thomas Dietz" w:date="2012-08-08T16:18:00Z"/>
              </w:rPr>
            </w:pPr>
            <w:ins w:id="28362" w:author="Thomas Dietz" w:date="2012-08-08T16:18:00Z">
              <w:r>
                <w:t xml:space="preserve">        Exponent.</w:t>
              </w:r>
            </w:ins>
          </w:p>
          <w:p w14:paraId="36D35268" w14:textId="77777777" w:rsidR="00D708FE" w:rsidRDefault="00D708FE" w:rsidP="00D708FE">
            <w:pPr>
              <w:pStyle w:val="XML1"/>
              <w:rPr>
                <w:ins w:id="28363" w:author="Thomas Dietz" w:date="2012-08-08T16:18:00Z"/>
              </w:rPr>
            </w:pPr>
            <w:ins w:id="28364" w:author="Thomas Dietz" w:date="2012-08-08T16:18:00Z">
              <w:r>
                <w:t xml:space="preserve">      &lt;/xs:documentation&gt;</w:t>
              </w:r>
            </w:ins>
          </w:p>
          <w:p w14:paraId="640D22D7" w14:textId="77777777" w:rsidR="00D708FE" w:rsidRDefault="00D708FE" w:rsidP="00D708FE">
            <w:pPr>
              <w:pStyle w:val="XML1"/>
              <w:rPr>
                <w:ins w:id="28365" w:author="Thomas Dietz" w:date="2012-08-08T16:18:00Z"/>
              </w:rPr>
            </w:pPr>
            <w:ins w:id="28366" w:author="Thomas Dietz" w:date="2012-08-08T16:18:00Z">
              <w:r>
                <w:t xml:space="preserve">    &lt;/xs:annotation&gt;</w:t>
              </w:r>
            </w:ins>
          </w:p>
          <w:p w14:paraId="66FE81BF" w14:textId="77777777" w:rsidR="00D708FE" w:rsidRDefault="00D708FE" w:rsidP="00D708FE">
            <w:pPr>
              <w:pStyle w:val="XML1"/>
              <w:rPr>
                <w:ins w:id="28367" w:author="Thomas Dietz" w:date="2012-08-08T16:18:00Z"/>
              </w:rPr>
            </w:pPr>
          </w:p>
          <w:p w14:paraId="4CC46EF4" w14:textId="77777777" w:rsidR="00D708FE" w:rsidRDefault="00D708FE" w:rsidP="00D708FE">
            <w:pPr>
              <w:pStyle w:val="XML1"/>
              <w:rPr>
                <w:ins w:id="28368" w:author="Thomas Dietz" w:date="2012-08-08T16:18:00Z"/>
              </w:rPr>
            </w:pPr>
            <w:ins w:id="28369" w:author="Thomas Dietz" w:date="2012-08-08T16:18:00Z">
              <w:r>
                <w:t xml:space="preserve">    &lt;xs:sequence&gt;</w:t>
              </w:r>
            </w:ins>
          </w:p>
          <w:p w14:paraId="26E15611" w14:textId="77777777" w:rsidR="00D708FE" w:rsidRDefault="00D708FE" w:rsidP="00D708FE">
            <w:pPr>
              <w:pStyle w:val="XML1"/>
              <w:rPr>
                <w:ins w:id="28370" w:author="Thomas Dietz" w:date="2012-08-08T16:18:00Z"/>
              </w:rPr>
            </w:pPr>
            <w:ins w:id="28371" w:author="Thomas Dietz" w:date="2012-08-08T16:18:00Z">
              <w:r>
                <w:t xml:space="preserve">      &lt;xs:element name="Modulus"  type="xs:base64Binary"&gt;</w:t>
              </w:r>
            </w:ins>
          </w:p>
          <w:p w14:paraId="2DAF9255" w14:textId="77777777" w:rsidR="00D708FE" w:rsidRDefault="00D708FE" w:rsidP="00D708FE">
            <w:pPr>
              <w:pStyle w:val="XML1"/>
              <w:rPr>
                <w:ins w:id="28372" w:author="Thomas Dietz" w:date="2012-08-08T16:18:00Z"/>
              </w:rPr>
            </w:pPr>
            <w:ins w:id="28373" w:author="Thomas Dietz" w:date="2012-08-08T16:18:00Z">
              <w:r>
                <w:t xml:space="preserve">        &lt;xs:annotation&gt;</w:t>
              </w:r>
            </w:ins>
          </w:p>
          <w:p w14:paraId="438D9DA5" w14:textId="77777777" w:rsidR="00D708FE" w:rsidRDefault="00D708FE" w:rsidP="00D708FE">
            <w:pPr>
              <w:pStyle w:val="XML1"/>
              <w:rPr>
                <w:ins w:id="28374" w:author="Thomas Dietz" w:date="2012-08-08T16:18:00Z"/>
              </w:rPr>
            </w:pPr>
            <w:ins w:id="28375" w:author="Thomas Dietz" w:date="2012-08-08T16:18:00Z">
              <w:r>
                <w:t xml:space="preserve">          &lt;xs:documentation&gt;</w:t>
              </w:r>
            </w:ins>
          </w:p>
          <w:p w14:paraId="2AE5A9D2" w14:textId="77777777" w:rsidR="00D708FE" w:rsidRDefault="00D708FE" w:rsidP="00D708FE">
            <w:pPr>
              <w:pStyle w:val="XML1"/>
              <w:rPr>
                <w:ins w:id="28376" w:author="Thomas Dietz" w:date="2012-08-08T16:18:00Z"/>
              </w:rPr>
            </w:pPr>
            <w:ins w:id="28377" w:author="Thomas Dietz" w:date="2012-08-08T16:18:00Z">
              <w:r>
                <w:t xml:space="preserve">            This element MUST be present in the NETCONF data</w:t>
              </w:r>
            </w:ins>
          </w:p>
          <w:p w14:paraId="47B09FD3" w14:textId="77777777" w:rsidR="00D708FE" w:rsidRDefault="00D708FE" w:rsidP="00D708FE">
            <w:pPr>
              <w:pStyle w:val="XML1"/>
              <w:rPr>
                <w:ins w:id="28378" w:author="Thomas Dietz" w:date="2012-08-08T16:18:00Z"/>
              </w:rPr>
            </w:pPr>
            <w:ins w:id="28379" w:author="Thomas Dietz" w:date="2012-08-08T16:18:00Z">
              <w:r>
                <w:t xml:space="preserve">            store. If this element is not present in a NETCONF</w:t>
              </w:r>
            </w:ins>
          </w:p>
          <w:p w14:paraId="5DF046E1" w14:textId="77777777" w:rsidR="00D708FE" w:rsidRDefault="00D708FE" w:rsidP="00D708FE">
            <w:pPr>
              <w:pStyle w:val="XML1"/>
              <w:rPr>
                <w:ins w:id="28380" w:author="Thomas Dietz" w:date="2012-08-08T16:18:00Z"/>
              </w:rPr>
            </w:pPr>
            <w:ins w:id="28381" w:author="Thomas Dietz" w:date="2012-08-08T16:18:00Z">
              <w:r>
                <w:t xml:space="preserve">            &amp;lt;edit-config&amp;gt; operation 'create', 'merge' or 'replace' and</w:t>
              </w:r>
            </w:ins>
          </w:p>
          <w:p w14:paraId="65DC0EC9" w14:textId="77777777" w:rsidR="00D708FE" w:rsidRDefault="00D708FE" w:rsidP="00D708FE">
            <w:pPr>
              <w:pStyle w:val="XML1"/>
              <w:rPr>
                <w:ins w:id="28382" w:author="Thomas Dietz" w:date="2012-08-08T16:18:00Z"/>
              </w:rPr>
            </w:pPr>
            <w:ins w:id="28383" w:author="Thomas Dietz" w:date="2012-08-08T16:18:00Z">
              <w:r>
                <w:t xml:space="preserve">            the parent element does not exist, a 'data-missing' error</w:t>
              </w:r>
            </w:ins>
          </w:p>
          <w:p w14:paraId="4630282F" w14:textId="77777777" w:rsidR="00D708FE" w:rsidRDefault="00D708FE" w:rsidP="00D708FE">
            <w:pPr>
              <w:pStyle w:val="XML1"/>
              <w:rPr>
                <w:ins w:id="28384" w:author="Thomas Dietz" w:date="2012-08-08T16:18:00Z"/>
              </w:rPr>
            </w:pPr>
            <w:ins w:id="28385" w:author="Thomas Dietz" w:date="2012-08-08T16:18:00Z">
              <w:r>
                <w:t xml:space="preserve">            is returned.</w:t>
              </w:r>
            </w:ins>
          </w:p>
          <w:p w14:paraId="408273E2" w14:textId="77777777" w:rsidR="00D708FE" w:rsidRDefault="00D708FE" w:rsidP="00D708FE">
            <w:pPr>
              <w:pStyle w:val="XML1"/>
              <w:rPr>
                <w:ins w:id="28386" w:author="Thomas Dietz" w:date="2012-08-08T16:18:00Z"/>
              </w:rPr>
            </w:pPr>
            <w:ins w:id="28387" w:author="Thomas Dietz" w:date="2012-08-08T16:18:00Z">
              <w:r>
                <w:t xml:space="preserve">          &lt;/xs:documentation&gt;</w:t>
              </w:r>
            </w:ins>
          </w:p>
          <w:p w14:paraId="67A472A6" w14:textId="77777777" w:rsidR="00D708FE" w:rsidRDefault="00D708FE" w:rsidP="00D708FE">
            <w:pPr>
              <w:pStyle w:val="XML1"/>
              <w:rPr>
                <w:ins w:id="28388" w:author="Thomas Dietz" w:date="2012-08-08T16:18:00Z"/>
              </w:rPr>
            </w:pPr>
            <w:ins w:id="28389" w:author="Thomas Dietz" w:date="2012-08-08T16:18:00Z">
              <w:r>
                <w:t xml:space="preserve">        &lt;/xs:annotation&gt;</w:t>
              </w:r>
            </w:ins>
          </w:p>
          <w:p w14:paraId="2ACF4A6F" w14:textId="77777777" w:rsidR="00D708FE" w:rsidRDefault="00D708FE" w:rsidP="00D708FE">
            <w:pPr>
              <w:pStyle w:val="XML1"/>
              <w:rPr>
                <w:ins w:id="28390" w:author="Thomas Dietz" w:date="2012-08-08T16:18:00Z"/>
              </w:rPr>
            </w:pPr>
            <w:ins w:id="28391" w:author="Thomas Dietz" w:date="2012-08-08T16:18:00Z">
              <w:r>
                <w:t xml:space="preserve">      &lt;/xs:element&gt;</w:t>
              </w:r>
            </w:ins>
          </w:p>
          <w:p w14:paraId="6D674F06" w14:textId="77777777" w:rsidR="00D708FE" w:rsidRDefault="00D708FE" w:rsidP="00D708FE">
            <w:pPr>
              <w:pStyle w:val="XML1"/>
              <w:rPr>
                <w:ins w:id="28392" w:author="Thomas Dietz" w:date="2012-08-08T16:18:00Z"/>
              </w:rPr>
            </w:pPr>
            <w:ins w:id="28393" w:author="Thomas Dietz" w:date="2012-08-08T16:18:00Z">
              <w:r>
                <w:t xml:space="preserve">      &lt;xs:element name="Exponent"  type="xs:base64Binary"&gt;</w:t>
              </w:r>
            </w:ins>
          </w:p>
          <w:p w14:paraId="2F4F9D0E" w14:textId="77777777" w:rsidR="00D708FE" w:rsidRDefault="00D708FE" w:rsidP="00D708FE">
            <w:pPr>
              <w:pStyle w:val="XML1"/>
              <w:rPr>
                <w:ins w:id="28394" w:author="Thomas Dietz" w:date="2012-08-08T16:18:00Z"/>
              </w:rPr>
            </w:pPr>
            <w:ins w:id="28395" w:author="Thomas Dietz" w:date="2012-08-08T16:18:00Z">
              <w:r>
                <w:t xml:space="preserve">        &lt;xs:annotation&gt;</w:t>
              </w:r>
            </w:ins>
          </w:p>
          <w:p w14:paraId="1C48EFF0" w14:textId="77777777" w:rsidR="00D708FE" w:rsidRDefault="00D708FE" w:rsidP="00D708FE">
            <w:pPr>
              <w:pStyle w:val="XML1"/>
              <w:rPr>
                <w:ins w:id="28396" w:author="Thomas Dietz" w:date="2012-08-08T16:18:00Z"/>
              </w:rPr>
            </w:pPr>
            <w:ins w:id="28397" w:author="Thomas Dietz" w:date="2012-08-08T16:18:00Z">
              <w:r>
                <w:t xml:space="preserve">          &lt;xs:documentation&gt;</w:t>
              </w:r>
            </w:ins>
          </w:p>
          <w:p w14:paraId="35299976" w14:textId="77777777" w:rsidR="00D708FE" w:rsidRDefault="00D708FE" w:rsidP="00D708FE">
            <w:pPr>
              <w:pStyle w:val="XML1"/>
              <w:rPr>
                <w:ins w:id="28398" w:author="Thomas Dietz" w:date="2012-08-08T16:18:00Z"/>
              </w:rPr>
            </w:pPr>
            <w:ins w:id="28399" w:author="Thomas Dietz" w:date="2012-08-08T16:18:00Z">
              <w:r>
                <w:t xml:space="preserve">            This element MUST be present in the NETCONF data</w:t>
              </w:r>
            </w:ins>
          </w:p>
          <w:p w14:paraId="17F12474" w14:textId="77777777" w:rsidR="00D708FE" w:rsidRDefault="00D708FE" w:rsidP="00D708FE">
            <w:pPr>
              <w:pStyle w:val="XML1"/>
              <w:rPr>
                <w:ins w:id="28400" w:author="Thomas Dietz" w:date="2012-08-08T16:18:00Z"/>
              </w:rPr>
            </w:pPr>
            <w:ins w:id="28401" w:author="Thomas Dietz" w:date="2012-08-08T16:18:00Z">
              <w:r>
                <w:t xml:space="preserve">            store. If this element is not present in a NETCONF</w:t>
              </w:r>
            </w:ins>
          </w:p>
          <w:p w14:paraId="19102ECA" w14:textId="77777777" w:rsidR="00D708FE" w:rsidRDefault="00D708FE" w:rsidP="00D708FE">
            <w:pPr>
              <w:pStyle w:val="XML1"/>
              <w:rPr>
                <w:ins w:id="28402" w:author="Thomas Dietz" w:date="2012-08-08T16:18:00Z"/>
              </w:rPr>
            </w:pPr>
            <w:ins w:id="28403" w:author="Thomas Dietz" w:date="2012-08-08T16:18:00Z">
              <w:r>
                <w:t xml:space="preserve">            &amp;lt;edit-config&amp;gt; operation 'create', 'merge' or 'replace' and</w:t>
              </w:r>
            </w:ins>
          </w:p>
          <w:p w14:paraId="1CDFBB26" w14:textId="77777777" w:rsidR="00D708FE" w:rsidRDefault="00D708FE" w:rsidP="00D708FE">
            <w:pPr>
              <w:pStyle w:val="XML1"/>
              <w:rPr>
                <w:ins w:id="28404" w:author="Thomas Dietz" w:date="2012-08-08T16:18:00Z"/>
              </w:rPr>
            </w:pPr>
            <w:ins w:id="28405" w:author="Thomas Dietz" w:date="2012-08-08T16:18:00Z">
              <w:r>
                <w:t xml:space="preserve">            the parent element does not exist, a 'data-missing' error</w:t>
              </w:r>
            </w:ins>
          </w:p>
          <w:p w14:paraId="4E1B6A62" w14:textId="77777777" w:rsidR="00D708FE" w:rsidRDefault="00D708FE" w:rsidP="00D708FE">
            <w:pPr>
              <w:pStyle w:val="XML1"/>
              <w:rPr>
                <w:ins w:id="28406" w:author="Thomas Dietz" w:date="2012-08-08T16:18:00Z"/>
              </w:rPr>
            </w:pPr>
            <w:ins w:id="28407" w:author="Thomas Dietz" w:date="2012-08-08T16:18:00Z">
              <w:r>
                <w:t xml:space="preserve">            is returned.</w:t>
              </w:r>
            </w:ins>
          </w:p>
          <w:p w14:paraId="0CCD19AE" w14:textId="77777777" w:rsidR="00D708FE" w:rsidRDefault="00D708FE" w:rsidP="00D708FE">
            <w:pPr>
              <w:pStyle w:val="XML1"/>
              <w:rPr>
                <w:ins w:id="28408" w:author="Thomas Dietz" w:date="2012-08-08T16:18:00Z"/>
              </w:rPr>
            </w:pPr>
            <w:ins w:id="28409" w:author="Thomas Dietz" w:date="2012-08-08T16:18:00Z">
              <w:r>
                <w:t xml:space="preserve">          &lt;/xs:documentation&gt;</w:t>
              </w:r>
            </w:ins>
          </w:p>
          <w:p w14:paraId="335EE727" w14:textId="77777777" w:rsidR="00D708FE" w:rsidRDefault="00D708FE" w:rsidP="00D708FE">
            <w:pPr>
              <w:pStyle w:val="XML1"/>
              <w:rPr>
                <w:ins w:id="28410" w:author="Thomas Dietz" w:date="2012-08-08T16:18:00Z"/>
              </w:rPr>
            </w:pPr>
            <w:ins w:id="28411" w:author="Thomas Dietz" w:date="2012-08-08T16:18:00Z">
              <w:r>
                <w:t xml:space="preserve">        &lt;/xs:annotation&gt;</w:t>
              </w:r>
            </w:ins>
          </w:p>
          <w:p w14:paraId="5AD68CD2" w14:textId="77777777" w:rsidR="00D708FE" w:rsidRDefault="00D708FE" w:rsidP="00D708FE">
            <w:pPr>
              <w:pStyle w:val="XML1"/>
              <w:rPr>
                <w:ins w:id="28412" w:author="Thomas Dietz" w:date="2012-08-08T16:18:00Z"/>
              </w:rPr>
            </w:pPr>
            <w:ins w:id="28413" w:author="Thomas Dietz" w:date="2012-08-08T16:18:00Z">
              <w:r>
                <w:t xml:space="preserve">      &lt;/xs:element&gt;</w:t>
              </w:r>
            </w:ins>
          </w:p>
          <w:p w14:paraId="73E54354" w14:textId="77777777" w:rsidR="00D708FE" w:rsidRDefault="00D708FE" w:rsidP="00D708FE">
            <w:pPr>
              <w:pStyle w:val="XML1"/>
              <w:rPr>
                <w:ins w:id="28414" w:author="Thomas Dietz" w:date="2012-08-08T16:18:00Z"/>
              </w:rPr>
            </w:pPr>
            <w:ins w:id="28415" w:author="Thomas Dietz" w:date="2012-08-08T16:18:00Z">
              <w:r>
                <w:t xml:space="preserve">    &lt;/xs:sequence&gt;</w:t>
              </w:r>
            </w:ins>
          </w:p>
          <w:p w14:paraId="3D54F510" w14:textId="77777777" w:rsidR="00D708FE" w:rsidRDefault="00D708FE" w:rsidP="00D708FE">
            <w:pPr>
              <w:pStyle w:val="XML1"/>
              <w:rPr>
                <w:ins w:id="28416" w:author="Thomas Dietz" w:date="2012-08-08T16:18:00Z"/>
              </w:rPr>
            </w:pPr>
            <w:ins w:id="28417" w:author="Thomas Dietz" w:date="2012-08-08T16:18:00Z">
              <w:r>
                <w:t xml:space="preserve">  &lt;/xs:group&gt;</w:t>
              </w:r>
            </w:ins>
          </w:p>
          <w:p w14:paraId="7F4A30EA" w14:textId="77777777" w:rsidR="00D708FE" w:rsidRDefault="00D708FE" w:rsidP="00D708FE">
            <w:pPr>
              <w:pStyle w:val="XML1"/>
              <w:rPr>
                <w:ins w:id="28418" w:author="Thomas Dietz" w:date="2012-08-08T16:18:00Z"/>
              </w:rPr>
            </w:pPr>
          </w:p>
          <w:p w14:paraId="5C43737F" w14:textId="77777777" w:rsidR="00D708FE" w:rsidRDefault="00D708FE" w:rsidP="00D708FE">
            <w:pPr>
              <w:pStyle w:val="XML1"/>
              <w:rPr>
                <w:ins w:id="28419" w:author="Thomas Dietz" w:date="2012-08-08T16:18:00Z"/>
              </w:rPr>
            </w:pPr>
            <w:ins w:id="28420" w:author="Thomas Dietz" w:date="2012-08-08T16:18:00Z">
              <w:r>
                <w:t xml:space="preserve">  &lt;xs:group name="OFFlowTableType"&gt;</w:t>
              </w:r>
            </w:ins>
          </w:p>
          <w:p w14:paraId="22B2BDF5" w14:textId="77777777" w:rsidR="00D708FE" w:rsidRDefault="00D708FE" w:rsidP="00D708FE">
            <w:pPr>
              <w:pStyle w:val="XML1"/>
              <w:rPr>
                <w:ins w:id="28421" w:author="Thomas Dietz" w:date="2012-08-08T16:18:00Z"/>
              </w:rPr>
            </w:pPr>
            <w:ins w:id="28422" w:author="Thomas Dietz" w:date="2012-08-08T16:18:00Z">
              <w:r>
                <w:t xml:space="preserve">    &lt;xs:annotation&gt;</w:t>
              </w:r>
            </w:ins>
          </w:p>
          <w:p w14:paraId="3E2E2C48" w14:textId="77777777" w:rsidR="00D708FE" w:rsidRDefault="00D708FE" w:rsidP="00D708FE">
            <w:pPr>
              <w:pStyle w:val="XML1"/>
              <w:rPr>
                <w:ins w:id="28423" w:author="Thomas Dietz" w:date="2012-08-08T16:18:00Z"/>
              </w:rPr>
            </w:pPr>
            <w:ins w:id="28424" w:author="Thomas Dietz" w:date="2012-08-08T16:18:00Z">
              <w:r>
                <w:t xml:space="preserve">      &lt;xs:documentation&gt;</w:t>
              </w:r>
            </w:ins>
          </w:p>
          <w:p w14:paraId="0C659C8D" w14:textId="77777777" w:rsidR="00D708FE" w:rsidRDefault="00D708FE" w:rsidP="00D708FE">
            <w:pPr>
              <w:pStyle w:val="XML1"/>
              <w:rPr>
                <w:ins w:id="28425" w:author="Thomas Dietz" w:date="2012-08-08T16:18:00Z"/>
              </w:rPr>
            </w:pPr>
            <w:ins w:id="28426" w:author="Thomas Dietz" w:date="2012-08-08T16:18:00Z">
              <w:r>
                <w:t xml:space="preserve">        Representation of an OpenFlow Flow Table Resource.</w:t>
              </w:r>
            </w:ins>
          </w:p>
          <w:p w14:paraId="31339142" w14:textId="77777777" w:rsidR="00D708FE" w:rsidRDefault="00D708FE" w:rsidP="00D708FE">
            <w:pPr>
              <w:pStyle w:val="XML1"/>
              <w:rPr>
                <w:ins w:id="28427" w:author="Thomas Dietz" w:date="2012-08-08T16:18:00Z"/>
              </w:rPr>
            </w:pPr>
          </w:p>
          <w:p w14:paraId="2258681F" w14:textId="77777777" w:rsidR="00D708FE" w:rsidRDefault="00D708FE" w:rsidP="00D708FE">
            <w:pPr>
              <w:pStyle w:val="XML1"/>
              <w:rPr>
                <w:ins w:id="28428" w:author="Thomas Dietz" w:date="2012-08-08T16:18:00Z"/>
              </w:rPr>
            </w:pPr>
            <w:ins w:id="28429" w:author="Thomas Dietz" w:date="2012-08-08T16:18:00Z">
              <w:r>
                <w:t xml:space="preserve">        Elements in the type OFFlowTableType are not configurable and</w:t>
              </w:r>
            </w:ins>
          </w:p>
          <w:p w14:paraId="349F2A41" w14:textId="77777777" w:rsidR="00D708FE" w:rsidRDefault="00D708FE" w:rsidP="00D708FE">
            <w:pPr>
              <w:pStyle w:val="XML1"/>
              <w:rPr>
                <w:ins w:id="28430" w:author="Thomas Dietz" w:date="2012-08-08T16:18:00Z"/>
              </w:rPr>
            </w:pPr>
            <w:ins w:id="28431" w:author="Thomas Dietz" w:date="2012-08-08T16:18:00Z">
              <w:r>
                <w:t xml:space="preserve">        can only be retrieved by NETCONF &amp;lt;get&amp;gt; operations. Attemps to</w:t>
              </w:r>
            </w:ins>
          </w:p>
          <w:p w14:paraId="5924D3E8" w14:textId="77777777" w:rsidR="00D708FE" w:rsidRDefault="00D708FE" w:rsidP="00D708FE">
            <w:pPr>
              <w:pStyle w:val="XML1"/>
              <w:rPr>
                <w:ins w:id="28432" w:author="Thomas Dietz" w:date="2012-08-08T16:18:00Z"/>
              </w:rPr>
            </w:pPr>
            <w:ins w:id="28433" w:author="Thomas Dietz" w:date="2012-08-08T16:18:00Z">
              <w:r>
                <w:t xml:space="preserve">        modify this element and its children with a NETCONF</w:t>
              </w:r>
            </w:ins>
          </w:p>
          <w:p w14:paraId="74E25261" w14:textId="77777777" w:rsidR="00D708FE" w:rsidRDefault="00D708FE" w:rsidP="00D708FE">
            <w:pPr>
              <w:pStyle w:val="XML1"/>
              <w:rPr>
                <w:ins w:id="28434" w:author="Thomas Dietz" w:date="2012-08-08T16:18:00Z"/>
              </w:rPr>
            </w:pPr>
            <w:ins w:id="28435" w:author="Thomas Dietz" w:date="2012-08-08T16:18:00Z">
              <w:r>
                <w:t xml:space="preserve">        &amp;lt;edit-config&amp;gt; operation MUST result in an</w:t>
              </w:r>
            </w:ins>
          </w:p>
          <w:p w14:paraId="297F510B" w14:textId="77777777" w:rsidR="00D708FE" w:rsidRDefault="00D708FE" w:rsidP="00D708FE">
            <w:pPr>
              <w:pStyle w:val="XML1"/>
              <w:rPr>
                <w:ins w:id="28436" w:author="Thomas Dietz" w:date="2012-08-08T16:18:00Z"/>
              </w:rPr>
            </w:pPr>
            <w:ins w:id="28437" w:author="Thomas Dietz" w:date="2012-08-08T16:18:00Z">
              <w:r>
                <w:t xml:space="preserve">        'operation-not-supported' error with type 'application'.</w:t>
              </w:r>
            </w:ins>
          </w:p>
          <w:p w14:paraId="1454EBF0" w14:textId="77777777" w:rsidR="00D708FE" w:rsidRDefault="00D708FE" w:rsidP="00D708FE">
            <w:pPr>
              <w:pStyle w:val="XML1"/>
              <w:rPr>
                <w:ins w:id="28438" w:author="Thomas Dietz" w:date="2012-08-08T16:18:00Z"/>
              </w:rPr>
            </w:pPr>
            <w:ins w:id="28439" w:author="Thomas Dietz" w:date="2012-08-08T16:18:00Z">
              <w:r>
                <w:t xml:space="preserve">      &lt;/xs:documentation&gt;</w:t>
              </w:r>
            </w:ins>
          </w:p>
          <w:p w14:paraId="18EC20F8" w14:textId="77777777" w:rsidR="00D708FE" w:rsidRDefault="00D708FE" w:rsidP="00D708FE">
            <w:pPr>
              <w:pStyle w:val="XML1"/>
              <w:rPr>
                <w:ins w:id="28440" w:author="Thomas Dietz" w:date="2012-08-08T16:18:00Z"/>
              </w:rPr>
            </w:pPr>
            <w:ins w:id="28441" w:author="Thomas Dietz" w:date="2012-08-08T16:18:00Z">
              <w:r>
                <w:lastRenderedPageBreak/>
                <w:t xml:space="preserve">    &lt;/xs:annotation&gt;</w:t>
              </w:r>
            </w:ins>
          </w:p>
          <w:p w14:paraId="35B98836" w14:textId="77777777" w:rsidR="00D708FE" w:rsidRDefault="00D708FE" w:rsidP="00D708FE">
            <w:pPr>
              <w:pStyle w:val="XML1"/>
              <w:rPr>
                <w:ins w:id="28442" w:author="Thomas Dietz" w:date="2012-08-08T16:18:00Z"/>
              </w:rPr>
            </w:pPr>
          </w:p>
          <w:p w14:paraId="29AB4959" w14:textId="77777777" w:rsidR="00D708FE" w:rsidRDefault="00D708FE" w:rsidP="00D708FE">
            <w:pPr>
              <w:pStyle w:val="XML1"/>
              <w:rPr>
                <w:ins w:id="28443" w:author="Thomas Dietz" w:date="2012-08-08T16:18:00Z"/>
              </w:rPr>
            </w:pPr>
            <w:ins w:id="28444" w:author="Thomas Dietz" w:date="2012-08-08T16:18:00Z">
              <w:r>
                <w:t xml:space="preserve">    &lt;xs:sequence&gt;</w:t>
              </w:r>
            </w:ins>
          </w:p>
          <w:p w14:paraId="2B29AAFB" w14:textId="77777777" w:rsidR="00D708FE" w:rsidRDefault="00D708FE" w:rsidP="00D708FE">
            <w:pPr>
              <w:pStyle w:val="XML1"/>
              <w:rPr>
                <w:ins w:id="28445" w:author="Thomas Dietz" w:date="2012-08-08T16:18:00Z"/>
              </w:rPr>
            </w:pPr>
            <w:ins w:id="28446" w:author="Thomas Dietz" w:date="2012-08-08T16:18:00Z">
              <w:r>
                <w:t xml:space="preserve">      &lt;xs:group ref="OFResourceType"/&gt;</w:t>
              </w:r>
            </w:ins>
          </w:p>
          <w:p w14:paraId="78913C3E" w14:textId="77777777" w:rsidR="00D708FE" w:rsidRDefault="00D708FE" w:rsidP="00D708FE">
            <w:pPr>
              <w:pStyle w:val="XML1"/>
              <w:rPr>
                <w:ins w:id="28447" w:author="Thomas Dietz" w:date="2012-08-08T16:18:00Z"/>
              </w:rPr>
            </w:pPr>
            <w:ins w:id="28448" w:author="Thomas Dietz" w:date="2012-08-08T16:18:00Z">
              <w:r>
                <w:t xml:space="preserve">      &lt;xs:element name="max-entries"  type="xs:unsignedByte"&gt;</w:t>
              </w:r>
            </w:ins>
          </w:p>
          <w:p w14:paraId="76C1074A" w14:textId="77777777" w:rsidR="00D708FE" w:rsidRDefault="00D708FE" w:rsidP="00D708FE">
            <w:pPr>
              <w:pStyle w:val="XML1"/>
              <w:rPr>
                <w:ins w:id="28449" w:author="Thomas Dietz" w:date="2012-08-08T16:18:00Z"/>
              </w:rPr>
            </w:pPr>
            <w:ins w:id="28450" w:author="Thomas Dietz" w:date="2012-08-08T16:18:00Z">
              <w:r>
                <w:t xml:space="preserve">        &lt;xs:annotation&gt;</w:t>
              </w:r>
            </w:ins>
          </w:p>
          <w:p w14:paraId="664189F5" w14:textId="77777777" w:rsidR="00D708FE" w:rsidRDefault="00D708FE" w:rsidP="00D708FE">
            <w:pPr>
              <w:pStyle w:val="XML1"/>
              <w:rPr>
                <w:ins w:id="28451" w:author="Thomas Dietz" w:date="2012-08-08T16:18:00Z"/>
              </w:rPr>
            </w:pPr>
            <w:ins w:id="28452" w:author="Thomas Dietz" w:date="2012-08-08T16:18:00Z">
              <w:r>
                <w:t xml:space="preserve">          &lt;xs:documentation&gt;</w:t>
              </w:r>
            </w:ins>
          </w:p>
          <w:p w14:paraId="7B566161" w14:textId="77777777" w:rsidR="00D708FE" w:rsidRDefault="00D708FE" w:rsidP="00D708FE">
            <w:pPr>
              <w:pStyle w:val="XML1"/>
              <w:rPr>
                <w:ins w:id="28453" w:author="Thomas Dietz" w:date="2012-08-08T16:18:00Z"/>
              </w:rPr>
            </w:pPr>
            <w:ins w:id="28454" w:author="Thomas Dietz" w:date="2012-08-08T16:18:00Z">
              <w:r>
                <w:t xml:space="preserve">            The maximum number of flow entries supported by</w:t>
              </w:r>
            </w:ins>
          </w:p>
          <w:p w14:paraId="3BE2BD3A" w14:textId="77777777" w:rsidR="00D708FE" w:rsidRDefault="00D708FE" w:rsidP="00D708FE">
            <w:pPr>
              <w:pStyle w:val="XML1"/>
              <w:rPr>
                <w:ins w:id="28455" w:author="Thomas Dietz" w:date="2012-08-08T16:18:00Z"/>
              </w:rPr>
            </w:pPr>
            <w:ins w:id="28456" w:author="Thomas Dietz" w:date="2012-08-08T16:18:00Z">
              <w:r>
                <w:t xml:space="preserve">            the flow table.</w:t>
              </w:r>
            </w:ins>
          </w:p>
          <w:p w14:paraId="04821EA2" w14:textId="77777777" w:rsidR="00D708FE" w:rsidRDefault="00D708FE" w:rsidP="00D708FE">
            <w:pPr>
              <w:pStyle w:val="XML1"/>
              <w:rPr>
                <w:ins w:id="28457" w:author="Thomas Dietz" w:date="2012-08-08T16:18:00Z"/>
              </w:rPr>
            </w:pPr>
            <w:ins w:id="28458" w:author="Thomas Dietz" w:date="2012-08-08T16:18:00Z">
              <w:r>
                <w:t xml:space="preserve">          &lt;/xs:documentation&gt;</w:t>
              </w:r>
            </w:ins>
          </w:p>
          <w:p w14:paraId="0EDDE80C" w14:textId="77777777" w:rsidR="00D708FE" w:rsidRDefault="00D708FE" w:rsidP="00D708FE">
            <w:pPr>
              <w:pStyle w:val="XML1"/>
              <w:rPr>
                <w:ins w:id="28459" w:author="Thomas Dietz" w:date="2012-08-08T16:18:00Z"/>
              </w:rPr>
            </w:pPr>
            <w:ins w:id="28460" w:author="Thomas Dietz" w:date="2012-08-08T16:18:00Z">
              <w:r>
                <w:t xml:space="preserve">        &lt;/xs:annotation&gt;</w:t>
              </w:r>
            </w:ins>
          </w:p>
          <w:p w14:paraId="721BDADD" w14:textId="77777777" w:rsidR="00D708FE" w:rsidRDefault="00D708FE" w:rsidP="00D708FE">
            <w:pPr>
              <w:pStyle w:val="XML1"/>
              <w:rPr>
                <w:ins w:id="28461" w:author="Thomas Dietz" w:date="2012-08-08T16:18:00Z"/>
              </w:rPr>
            </w:pPr>
            <w:ins w:id="28462" w:author="Thomas Dietz" w:date="2012-08-08T16:18:00Z">
              <w:r>
                <w:t xml:space="preserve">      &lt;/xs:element&gt;</w:t>
              </w:r>
            </w:ins>
          </w:p>
          <w:p w14:paraId="31A84D91" w14:textId="77777777" w:rsidR="00D708FE" w:rsidRDefault="00D708FE" w:rsidP="00D708FE">
            <w:pPr>
              <w:pStyle w:val="XML1"/>
              <w:rPr>
                <w:ins w:id="28463" w:author="Thomas Dietz" w:date="2012-08-08T16:18:00Z"/>
              </w:rPr>
            </w:pPr>
            <w:ins w:id="28464" w:author="Thomas Dietz" w:date="2012-08-08T16:18:00Z">
              <w:r>
                <w:t xml:space="preserve">      &lt;xs:element name="next-tables"&gt;</w:t>
              </w:r>
            </w:ins>
          </w:p>
          <w:p w14:paraId="20B48221" w14:textId="77777777" w:rsidR="00D708FE" w:rsidRDefault="00D708FE" w:rsidP="00D708FE">
            <w:pPr>
              <w:pStyle w:val="XML1"/>
              <w:rPr>
                <w:ins w:id="28465" w:author="Thomas Dietz" w:date="2012-08-08T16:18:00Z"/>
              </w:rPr>
            </w:pPr>
            <w:ins w:id="28466" w:author="Thomas Dietz" w:date="2012-08-08T16:18:00Z">
              <w:r>
                <w:t xml:space="preserve">        &lt;xs:annotation&gt;</w:t>
              </w:r>
            </w:ins>
          </w:p>
          <w:p w14:paraId="47F0E648" w14:textId="77777777" w:rsidR="00D708FE" w:rsidRDefault="00D708FE" w:rsidP="00D708FE">
            <w:pPr>
              <w:pStyle w:val="XML1"/>
              <w:rPr>
                <w:ins w:id="28467" w:author="Thomas Dietz" w:date="2012-08-08T16:18:00Z"/>
              </w:rPr>
            </w:pPr>
            <w:ins w:id="28468" w:author="Thomas Dietz" w:date="2012-08-08T16:18:00Z">
              <w:r>
                <w:t xml:space="preserve">          &lt;xs:documentation&gt;</w:t>
              </w:r>
            </w:ins>
          </w:p>
          <w:p w14:paraId="7FBF3E21" w14:textId="77777777" w:rsidR="00D708FE" w:rsidRDefault="00D708FE" w:rsidP="00D708FE">
            <w:pPr>
              <w:pStyle w:val="XML1"/>
              <w:rPr>
                <w:ins w:id="28469" w:author="Thomas Dietz" w:date="2012-08-08T16:18:00Z"/>
              </w:rPr>
            </w:pPr>
            <w:ins w:id="28470" w:author="Thomas Dietz" w:date="2012-08-08T16:18:00Z">
              <w:r>
                <w:t xml:space="preserve">            An array of resource-ids of all flow tables that</w:t>
              </w:r>
            </w:ins>
          </w:p>
          <w:p w14:paraId="66BF805B" w14:textId="77777777" w:rsidR="00D708FE" w:rsidRDefault="00D708FE" w:rsidP="00D708FE">
            <w:pPr>
              <w:pStyle w:val="XML1"/>
              <w:rPr>
                <w:ins w:id="28471" w:author="Thomas Dietz" w:date="2012-08-08T16:18:00Z"/>
              </w:rPr>
            </w:pPr>
            <w:ins w:id="28472" w:author="Thomas Dietz" w:date="2012-08-08T16:18:00Z">
              <w:r>
                <w:t xml:space="preserve">            can be directly reached from this table using the </w:t>
              </w:r>
            </w:ins>
          </w:p>
          <w:p w14:paraId="5BAC1360" w14:textId="77777777" w:rsidR="00D708FE" w:rsidRDefault="00D708FE" w:rsidP="00D708FE">
            <w:pPr>
              <w:pStyle w:val="XML1"/>
              <w:rPr>
                <w:ins w:id="28473" w:author="Thomas Dietz" w:date="2012-08-08T16:18:00Z"/>
              </w:rPr>
            </w:pPr>
            <w:ins w:id="28474" w:author="Thomas Dietz" w:date="2012-08-08T16:18:00Z">
              <w:r>
                <w:t xml:space="preserve">            'goto-table' instruction.</w:t>
              </w:r>
            </w:ins>
          </w:p>
          <w:p w14:paraId="73702E6D" w14:textId="77777777" w:rsidR="00D708FE" w:rsidRDefault="00D708FE" w:rsidP="00D708FE">
            <w:pPr>
              <w:pStyle w:val="XML1"/>
              <w:rPr>
                <w:ins w:id="28475" w:author="Thomas Dietz" w:date="2012-08-08T16:18:00Z"/>
              </w:rPr>
            </w:pPr>
            <w:ins w:id="28476" w:author="Thomas Dietz" w:date="2012-08-08T16:18:00Z">
              <w:r>
                <w:t xml:space="preserve">          &lt;/xs:documentation&gt;</w:t>
              </w:r>
            </w:ins>
          </w:p>
          <w:p w14:paraId="31B202A9" w14:textId="77777777" w:rsidR="00D708FE" w:rsidRDefault="00D708FE" w:rsidP="00D708FE">
            <w:pPr>
              <w:pStyle w:val="XML1"/>
              <w:rPr>
                <w:ins w:id="28477" w:author="Thomas Dietz" w:date="2012-08-08T16:18:00Z"/>
              </w:rPr>
            </w:pPr>
            <w:ins w:id="28478" w:author="Thomas Dietz" w:date="2012-08-08T16:18:00Z">
              <w:r>
                <w:t xml:space="preserve">        &lt;/xs:annotation&gt;</w:t>
              </w:r>
            </w:ins>
          </w:p>
          <w:p w14:paraId="151CD900" w14:textId="77777777" w:rsidR="00D708FE" w:rsidRDefault="00D708FE" w:rsidP="00D708FE">
            <w:pPr>
              <w:pStyle w:val="XML1"/>
              <w:rPr>
                <w:ins w:id="28479" w:author="Thomas Dietz" w:date="2012-08-08T16:18:00Z"/>
              </w:rPr>
            </w:pPr>
            <w:ins w:id="28480" w:author="Thomas Dietz" w:date="2012-08-08T16:18:00Z">
              <w:r>
                <w:t xml:space="preserve">        &lt;xs:complexType&gt;</w:t>
              </w:r>
            </w:ins>
          </w:p>
          <w:p w14:paraId="0EBD930B" w14:textId="77777777" w:rsidR="00D708FE" w:rsidRDefault="00D708FE" w:rsidP="00D708FE">
            <w:pPr>
              <w:pStyle w:val="XML1"/>
              <w:rPr>
                <w:ins w:id="28481" w:author="Thomas Dietz" w:date="2012-08-08T16:18:00Z"/>
              </w:rPr>
            </w:pPr>
            <w:ins w:id="28482" w:author="Thomas Dietz" w:date="2012-08-08T16:18:00Z">
              <w:r>
                <w:t xml:space="preserve">          &lt;xs:sequence&gt;</w:t>
              </w:r>
            </w:ins>
          </w:p>
          <w:p w14:paraId="19BECFC3" w14:textId="77777777" w:rsidR="00D708FE" w:rsidRDefault="00D708FE" w:rsidP="00D708FE">
            <w:pPr>
              <w:pStyle w:val="XML1"/>
              <w:rPr>
                <w:ins w:id="28483" w:author="Thomas Dietz" w:date="2012-08-08T16:18:00Z"/>
              </w:rPr>
            </w:pPr>
            <w:ins w:id="28484" w:author="Thomas Dietz" w:date="2012-08-08T16:18:00Z">
              <w:r>
                <w:t xml:space="preserve">            &lt;xs:element name="table-id" minOccurs="0" maxOccurs="unbounded"  type="inet:uri"/&gt;</w:t>
              </w:r>
            </w:ins>
          </w:p>
          <w:p w14:paraId="4835193F" w14:textId="77777777" w:rsidR="00D708FE" w:rsidRDefault="00D708FE" w:rsidP="00D708FE">
            <w:pPr>
              <w:pStyle w:val="XML1"/>
              <w:rPr>
                <w:ins w:id="28485" w:author="Thomas Dietz" w:date="2012-08-08T16:18:00Z"/>
              </w:rPr>
            </w:pPr>
            <w:ins w:id="28486" w:author="Thomas Dietz" w:date="2012-08-08T16:18:00Z">
              <w:r>
                <w:t xml:space="preserve">          &lt;/xs:sequence&gt;</w:t>
              </w:r>
            </w:ins>
          </w:p>
          <w:p w14:paraId="38166293" w14:textId="77777777" w:rsidR="00D708FE" w:rsidRDefault="00D708FE" w:rsidP="00D708FE">
            <w:pPr>
              <w:pStyle w:val="XML1"/>
              <w:rPr>
                <w:ins w:id="28487" w:author="Thomas Dietz" w:date="2012-08-08T16:18:00Z"/>
              </w:rPr>
            </w:pPr>
            <w:ins w:id="28488" w:author="Thomas Dietz" w:date="2012-08-08T16:18:00Z">
              <w:r>
                <w:t xml:space="preserve">        &lt;/xs:complexType&gt;</w:t>
              </w:r>
            </w:ins>
          </w:p>
          <w:p w14:paraId="4DD06F54" w14:textId="77777777" w:rsidR="00D708FE" w:rsidRDefault="00D708FE" w:rsidP="00D708FE">
            <w:pPr>
              <w:pStyle w:val="XML1"/>
              <w:rPr>
                <w:ins w:id="28489" w:author="Thomas Dietz" w:date="2012-08-08T16:18:00Z"/>
              </w:rPr>
            </w:pPr>
            <w:ins w:id="28490" w:author="Thomas Dietz" w:date="2012-08-08T16:18:00Z">
              <w:r>
                <w:t xml:space="preserve">      &lt;/xs:element&gt;</w:t>
              </w:r>
            </w:ins>
          </w:p>
          <w:p w14:paraId="504BBFC2" w14:textId="77777777" w:rsidR="00D708FE" w:rsidRDefault="00D708FE" w:rsidP="00D708FE">
            <w:pPr>
              <w:pStyle w:val="XML1"/>
              <w:rPr>
                <w:ins w:id="28491" w:author="Thomas Dietz" w:date="2012-08-08T16:18:00Z"/>
              </w:rPr>
            </w:pPr>
            <w:ins w:id="28492" w:author="Thomas Dietz" w:date="2012-08-08T16:18:00Z">
              <w:r>
                <w:t xml:space="preserve">      &lt;xs:element name="instructions"&gt;</w:t>
              </w:r>
            </w:ins>
          </w:p>
          <w:p w14:paraId="050851F1" w14:textId="77777777" w:rsidR="00D708FE" w:rsidRDefault="00D708FE" w:rsidP="00D708FE">
            <w:pPr>
              <w:pStyle w:val="XML1"/>
              <w:rPr>
                <w:ins w:id="28493" w:author="Thomas Dietz" w:date="2012-08-08T16:18:00Z"/>
              </w:rPr>
            </w:pPr>
            <w:ins w:id="28494" w:author="Thomas Dietz" w:date="2012-08-08T16:18:00Z">
              <w:r>
                <w:t xml:space="preserve">        &lt;xs:annotation&gt;</w:t>
              </w:r>
            </w:ins>
          </w:p>
          <w:p w14:paraId="2B3C4393" w14:textId="77777777" w:rsidR="00D708FE" w:rsidRDefault="00D708FE" w:rsidP="00D708FE">
            <w:pPr>
              <w:pStyle w:val="XML1"/>
              <w:rPr>
                <w:ins w:id="28495" w:author="Thomas Dietz" w:date="2012-08-08T16:18:00Z"/>
              </w:rPr>
            </w:pPr>
            <w:ins w:id="28496" w:author="Thomas Dietz" w:date="2012-08-08T16:18:00Z">
              <w:r>
                <w:t xml:space="preserve">          &lt;xs:documentation&gt;</w:t>
              </w:r>
            </w:ins>
          </w:p>
          <w:p w14:paraId="41F91AA5" w14:textId="77777777" w:rsidR="00D708FE" w:rsidRDefault="00D708FE" w:rsidP="00D708FE">
            <w:pPr>
              <w:pStyle w:val="XML1"/>
              <w:rPr>
                <w:ins w:id="28497" w:author="Thomas Dietz" w:date="2012-08-08T16:18:00Z"/>
              </w:rPr>
            </w:pPr>
            <w:ins w:id="28498" w:author="Thomas Dietz" w:date="2012-08-08T16:18:00Z">
              <w:r>
                <w:t xml:space="preserve">            The list of all instruction types supported by</w:t>
              </w:r>
            </w:ins>
          </w:p>
          <w:p w14:paraId="0C800748" w14:textId="77777777" w:rsidR="00D708FE" w:rsidRDefault="00D708FE" w:rsidP="00D708FE">
            <w:pPr>
              <w:pStyle w:val="XML1"/>
              <w:rPr>
                <w:ins w:id="28499" w:author="Thomas Dietz" w:date="2012-08-08T16:18:00Z"/>
              </w:rPr>
            </w:pPr>
            <w:ins w:id="28500" w:author="Thomas Dietz" w:date="2012-08-08T16:18:00Z">
              <w:r>
                <w:t xml:space="preserve">            the flow table.</w:t>
              </w:r>
            </w:ins>
          </w:p>
          <w:p w14:paraId="26A418BE" w14:textId="77777777" w:rsidR="00D708FE" w:rsidRDefault="00D708FE" w:rsidP="00D708FE">
            <w:pPr>
              <w:pStyle w:val="XML1"/>
              <w:rPr>
                <w:ins w:id="28501" w:author="Thomas Dietz" w:date="2012-08-08T16:18:00Z"/>
              </w:rPr>
            </w:pPr>
            <w:ins w:id="28502" w:author="Thomas Dietz" w:date="2012-08-08T16:18:00Z">
              <w:r>
                <w:t xml:space="preserve">          &lt;/xs:documentation&gt;</w:t>
              </w:r>
            </w:ins>
          </w:p>
          <w:p w14:paraId="005604B9" w14:textId="77777777" w:rsidR="00D708FE" w:rsidRDefault="00D708FE" w:rsidP="00D708FE">
            <w:pPr>
              <w:pStyle w:val="XML1"/>
              <w:rPr>
                <w:ins w:id="28503" w:author="Thomas Dietz" w:date="2012-08-08T16:18:00Z"/>
              </w:rPr>
            </w:pPr>
            <w:ins w:id="28504" w:author="Thomas Dietz" w:date="2012-08-08T16:18:00Z">
              <w:r>
                <w:t xml:space="preserve">        &lt;/xs:annotation&gt;</w:t>
              </w:r>
            </w:ins>
          </w:p>
          <w:p w14:paraId="7EFFDC8F" w14:textId="77777777" w:rsidR="00D708FE" w:rsidRDefault="00D708FE" w:rsidP="00D708FE">
            <w:pPr>
              <w:pStyle w:val="XML1"/>
              <w:rPr>
                <w:ins w:id="28505" w:author="Thomas Dietz" w:date="2012-08-08T16:18:00Z"/>
              </w:rPr>
            </w:pPr>
            <w:ins w:id="28506" w:author="Thomas Dietz" w:date="2012-08-08T16:18:00Z">
              <w:r>
                <w:t xml:space="preserve">        &lt;xs:complexType&gt;</w:t>
              </w:r>
            </w:ins>
          </w:p>
          <w:p w14:paraId="38BD525C" w14:textId="77777777" w:rsidR="00D708FE" w:rsidRDefault="00D708FE" w:rsidP="00D708FE">
            <w:pPr>
              <w:pStyle w:val="XML1"/>
              <w:rPr>
                <w:ins w:id="28507" w:author="Thomas Dietz" w:date="2012-08-08T16:18:00Z"/>
              </w:rPr>
            </w:pPr>
            <w:ins w:id="28508" w:author="Thomas Dietz" w:date="2012-08-08T16:18:00Z">
              <w:r>
                <w:t xml:space="preserve">          &lt;xs:sequence&gt;</w:t>
              </w:r>
            </w:ins>
          </w:p>
          <w:p w14:paraId="520D779A" w14:textId="77777777" w:rsidR="00D708FE" w:rsidRDefault="00D708FE" w:rsidP="00D708FE">
            <w:pPr>
              <w:pStyle w:val="XML1"/>
              <w:rPr>
                <w:ins w:id="28509" w:author="Thomas Dietz" w:date="2012-08-08T16:18:00Z"/>
              </w:rPr>
            </w:pPr>
            <w:ins w:id="28510" w:author="Thomas Dietz" w:date="2012-08-08T16:18:00Z">
              <w:r>
                <w:t xml:space="preserve">            &lt;xs:element name="type" minOccurs="0" maxOccurs="unbounded"  type="OFInstructionType"/&gt;</w:t>
              </w:r>
            </w:ins>
          </w:p>
          <w:p w14:paraId="69B2232A" w14:textId="77777777" w:rsidR="00D708FE" w:rsidRDefault="00D708FE" w:rsidP="00D708FE">
            <w:pPr>
              <w:pStyle w:val="XML1"/>
              <w:rPr>
                <w:ins w:id="28511" w:author="Thomas Dietz" w:date="2012-08-08T16:18:00Z"/>
              </w:rPr>
            </w:pPr>
            <w:ins w:id="28512" w:author="Thomas Dietz" w:date="2012-08-08T16:18:00Z">
              <w:r>
                <w:t xml:space="preserve">          &lt;/xs:sequence&gt;</w:t>
              </w:r>
            </w:ins>
          </w:p>
          <w:p w14:paraId="71FBE263" w14:textId="77777777" w:rsidR="00D708FE" w:rsidRDefault="00D708FE" w:rsidP="00D708FE">
            <w:pPr>
              <w:pStyle w:val="XML1"/>
              <w:rPr>
                <w:ins w:id="28513" w:author="Thomas Dietz" w:date="2012-08-08T16:18:00Z"/>
              </w:rPr>
            </w:pPr>
            <w:ins w:id="28514" w:author="Thomas Dietz" w:date="2012-08-08T16:18:00Z">
              <w:r>
                <w:t xml:space="preserve">        &lt;/xs:complexType&gt;</w:t>
              </w:r>
            </w:ins>
          </w:p>
          <w:p w14:paraId="6728F1E3" w14:textId="77777777" w:rsidR="00D708FE" w:rsidRDefault="00D708FE" w:rsidP="00D708FE">
            <w:pPr>
              <w:pStyle w:val="XML1"/>
              <w:rPr>
                <w:ins w:id="28515" w:author="Thomas Dietz" w:date="2012-08-08T16:18:00Z"/>
              </w:rPr>
            </w:pPr>
            <w:ins w:id="28516" w:author="Thomas Dietz" w:date="2012-08-08T16:18:00Z">
              <w:r>
                <w:t xml:space="preserve">      &lt;/xs:element&gt;</w:t>
              </w:r>
            </w:ins>
          </w:p>
          <w:p w14:paraId="28D49052" w14:textId="77777777" w:rsidR="00D708FE" w:rsidRDefault="00D708FE" w:rsidP="00D708FE">
            <w:pPr>
              <w:pStyle w:val="XML1"/>
              <w:rPr>
                <w:ins w:id="28517" w:author="Thomas Dietz" w:date="2012-08-08T16:18:00Z"/>
              </w:rPr>
            </w:pPr>
            <w:ins w:id="28518" w:author="Thomas Dietz" w:date="2012-08-08T16:18:00Z">
              <w:r>
                <w:t xml:space="preserve">      &lt;xs:element name="matches"&gt;</w:t>
              </w:r>
            </w:ins>
          </w:p>
          <w:p w14:paraId="7DB1611E" w14:textId="77777777" w:rsidR="00D708FE" w:rsidRDefault="00D708FE" w:rsidP="00D708FE">
            <w:pPr>
              <w:pStyle w:val="XML1"/>
              <w:rPr>
                <w:ins w:id="28519" w:author="Thomas Dietz" w:date="2012-08-08T16:18:00Z"/>
              </w:rPr>
            </w:pPr>
            <w:ins w:id="28520" w:author="Thomas Dietz" w:date="2012-08-08T16:18:00Z">
              <w:r>
                <w:t xml:space="preserve">        &lt;xs:annotation&gt;</w:t>
              </w:r>
            </w:ins>
          </w:p>
          <w:p w14:paraId="18E7B91B" w14:textId="77777777" w:rsidR="00D708FE" w:rsidRDefault="00D708FE" w:rsidP="00D708FE">
            <w:pPr>
              <w:pStyle w:val="XML1"/>
              <w:rPr>
                <w:ins w:id="28521" w:author="Thomas Dietz" w:date="2012-08-08T16:18:00Z"/>
              </w:rPr>
            </w:pPr>
            <w:ins w:id="28522" w:author="Thomas Dietz" w:date="2012-08-08T16:18:00Z">
              <w:r>
                <w:t xml:space="preserve">          &lt;xs:documentation&gt;</w:t>
              </w:r>
            </w:ins>
          </w:p>
          <w:p w14:paraId="0CB5085E" w14:textId="77777777" w:rsidR="00D708FE" w:rsidRDefault="00D708FE" w:rsidP="00D708FE">
            <w:pPr>
              <w:pStyle w:val="XML1"/>
              <w:rPr>
                <w:ins w:id="28523" w:author="Thomas Dietz" w:date="2012-08-08T16:18:00Z"/>
              </w:rPr>
            </w:pPr>
            <w:ins w:id="28524" w:author="Thomas Dietz" w:date="2012-08-08T16:18:00Z">
              <w:r>
                <w:t xml:space="preserve">            The list of all match types supported by the</w:t>
              </w:r>
            </w:ins>
          </w:p>
          <w:p w14:paraId="180EC389" w14:textId="77777777" w:rsidR="00D708FE" w:rsidRDefault="00D708FE" w:rsidP="00D708FE">
            <w:pPr>
              <w:pStyle w:val="XML1"/>
              <w:rPr>
                <w:ins w:id="28525" w:author="Thomas Dietz" w:date="2012-08-08T16:18:00Z"/>
              </w:rPr>
            </w:pPr>
            <w:ins w:id="28526" w:author="Thomas Dietz" w:date="2012-08-08T16:18:00Z">
              <w:r>
                <w:t xml:space="preserve">            flow table.</w:t>
              </w:r>
            </w:ins>
          </w:p>
          <w:p w14:paraId="097019E4" w14:textId="77777777" w:rsidR="00D708FE" w:rsidRDefault="00D708FE" w:rsidP="00D708FE">
            <w:pPr>
              <w:pStyle w:val="XML1"/>
              <w:rPr>
                <w:ins w:id="28527" w:author="Thomas Dietz" w:date="2012-08-08T16:18:00Z"/>
              </w:rPr>
            </w:pPr>
            <w:ins w:id="28528" w:author="Thomas Dietz" w:date="2012-08-08T16:18:00Z">
              <w:r>
                <w:t xml:space="preserve">          &lt;/xs:documentation&gt;</w:t>
              </w:r>
            </w:ins>
          </w:p>
          <w:p w14:paraId="2C9DFF5E" w14:textId="77777777" w:rsidR="00D708FE" w:rsidRDefault="00D708FE" w:rsidP="00D708FE">
            <w:pPr>
              <w:pStyle w:val="XML1"/>
              <w:rPr>
                <w:ins w:id="28529" w:author="Thomas Dietz" w:date="2012-08-08T16:18:00Z"/>
              </w:rPr>
            </w:pPr>
            <w:ins w:id="28530" w:author="Thomas Dietz" w:date="2012-08-08T16:18:00Z">
              <w:r>
                <w:t xml:space="preserve">        &lt;/xs:annotation&gt;</w:t>
              </w:r>
            </w:ins>
          </w:p>
          <w:p w14:paraId="445A9430" w14:textId="77777777" w:rsidR="00D708FE" w:rsidRDefault="00D708FE" w:rsidP="00D708FE">
            <w:pPr>
              <w:pStyle w:val="XML1"/>
              <w:rPr>
                <w:ins w:id="28531" w:author="Thomas Dietz" w:date="2012-08-08T16:18:00Z"/>
              </w:rPr>
            </w:pPr>
            <w:ins w:id="28532" w:author="Thomas Dietz" w:date="2012-08-08T16:18:00Z">
              <w:r>
                <w:t xml:space="preserve">        &lt;xs:complexType&gt;</w:t>
              </w:r>
            </w:ins>
          </w:p>
          <w:p w14:paraId="61F3C383" w14:textId="77777777" w:rsidR="00D708FE" w:rsidRDefault="00D708FE" w:rsidP="00D708FE">
            <w:pPr>
              <w:pStyle w:val="XML1"/>
              <w:rPr>
                <w:ins w:id="28533" w:author="Thomas Dietz" w:date="2012-08-08T16:18:00Z"/>
              </w:rPr>
            </w:pPr>
            <w:ins w:id="28534" w:author="Thomas Dietz" w:date="2012-08-08T16:18:00Z">
              <w:r>
                <w:t xml:space="preserve">          &lt;xs:sequence&gt;</w:t>
              </w:r>
            </w:ins>
          </w:p>
          <w:p w14:paraId="5FA05CC4" w14:textId="77777777" w:rsidR="00D708FE" w:rsidRDefault="00D708FE" w:rsidP="00D708FE">
            <w:pPr>
              <w:pStyle w:val="XML1"/>
              <w:rPr>
                <w:ins w:id="28535" w:author="Thomas Dietz" w:date="2012-08-08T16:18:00Z"/>
              </w:rPr>
            </w:pPr>
            <w:ins w:id="28536" w:author="Thomas Dietz" w:date="2012-08-08T16:18:00Z">
              <w:r>
                <w:t xml:space="preserve">            &lt;xs:element name="type" minOccurs="0" maxOccurs="unbounded"  type="OFMatchFieldType"/&gt;</w:t>
              </w:r>
            </w:ins>
          </w:p>
          <w:p w14:paraId="2613C5CA" w14:textId="77777777" w:rsidR="00D708FE" w:rsidRDefault="00D708FE" w:rsidP="00D708FE">
            <w:pPr>
              <w:pStyle w:val="XML1"/>
              <w:rPr>
                <w:ins w:id="28537" w:author="Thomas Dietz" w:date="2012-08-08T16:18:00Z"/>
              </w:rPr>
            </w:pPr>
            <w:ins w:id="28538" w:author="Thomas Dietz" w:date="2012-08-08T16:18:00Z">
              <w:r>
                <w:t xml:space="preserve">          &lt;/xs:sequence&gt;</w:t>
              </w:r>
            </w:ins>
          </w:p>
          <w:p w14:paraId="5F979027" w14:textId="77777777" w:rsidR="00D708FE" w:rsidRDefault="00D708FE" w:rsidP="00D708FE">
            <w:pPr>
              <w:pStyle w:val="XML1"/>
              <w:rPr>
                <w:ins w:id="28539" w:author="Thomas Dietz" w:date="2012-08-08T16:18:00Z"/>
              </w:rPr>
            </w:pPr>
            <w:ins w:id="28540" w:author="Thomas Dietz" w:date="2012-08-08T16:18:00Z">
              <w:r>
                <w:t xml:space="preserve">        &lt;/xs:complexType&gt;</w:t>
              </w:r>
            </w:ins>
          </w:p>
          <w:p w14:paraId="548203BB" w14:textId="77777777" w:rsidR="00D708FE" w:rsidRDefault="00D708FE" w:rsidP="00D708FE">
            <w:pPr>
              <w:pStyle w:val="XML1"/>
              <w:rPr>
                <w:ins w:id="28541" w:author="Thomas Dietz" w:date="2012-08-08T16:18:00Z"/>
              </w:rPr>
            </w:pPr>
            <w:ins w:id="28542" w:author="Thomas Dietz" w:date="2012-08-08T16:18:00Z">
              <w:r>
                <w:t xml:space="preserve">      &lt;/xs:element&gt;</w:t>
              </w:r>
            </w:ins>
          </w:p>
          <w:p w14:paraId="1AD5F56D" w14:textId="77777777" w:rsidR="00D708FE" w:rsidRDefault="00D708FE" w:rsidP="00D708FE">
            <w:pPr>
              <w:pStyle w:val="XML1"/>
              <w:rPr>
                <w:ins w:id="28543" w:author="Thomas Dietz" w:date="2012-08-08T16:18:00Z"/>
              </w:rPr>
            </w:pPr>
            <w:ins w:id="28544" w:author="Thomas Dietz" w:date="2012-08-08T16:18:00Z">
              <w:r>
                <w:t xml:space="preserve">      &lt;xs:element name="write-actions"&gt;</w:t>
              </w:r>
            </w:ins>
          </w:p>
          <w:p w14:paraId="1D351DEF" w14:textId="77777777" w:rsidR="00D708FE" w:rsidRDefault="00D708FE" w:rsidP="00D708FE">
            <w:pPr>
              <w:pStyle w:val="XML1"/>
              <w:rPr>
                <w:ins w:id="28545" w:author="Thomas Dietz" w:date="2012-08-08T16:18:00Z"/>
              </w:rPr>
            </w:pPr>
            <w:ins w:id="28546" w:author="Thomas Dietz" w:date="2012-08-08T16:18:00Z">
              <w:r>
                <w:lastRenderedPageBreak/>
                <w:t xml:space="preserve">        &lt;xs:annotation&gt;</w:t>
              </w:r>
            </w:ins>
          </w:p>
          <w:p w14:paraId="19CA0A4E" w14:textId="77777777" w:rsidR="00D708FE" w:rsidRDefault="00D708FE" w:rsidP="00D708FE">
            <w:pPr>
              <w:pStyle w:val="XML1"/>
              <w:rPr>
                <w:ins w:id="28547" w:author="Thomas Dietz" w:date="2012-08-08T16:18:00Z"/>
              </w:rPr>
            </w:pPr>
            <w:ins w:id="28548" w:author="Thomas Dietz" w:date="2012-08-08T16:18:00Z">
              <w:r>
                <w:t xml:space="preserve">          &lt;xs:documentation&gt;</w:t>
              </w:r>
            </w:ins>
          </w:p>
          <w:p w14:paraId="76FA19D1" w14:textId="77777777" w:rsidR="00D708FE" w:rsidRDefault="00D708FE" w:rsidP="00D708FE">
            <w:pPr>
              <w:pStyle w:val="XML1"/>
              <w:rPr>
                <w:ins w:id="28549" w:author="Thomas Dietz" w:date="2012-08-08T16:18:00Z"/>
              </w:rPr>
            </w:pPr>
            <w:ins w:id="28550" w:author="Thomas Dietz" w:date="2012-08-08T16:18:00Z">
              <w:r>
                <w:t xml:space="preserve">            The list of all write action types supported by</w:t>
              </w:r>
            </w:ins>
          </w:p>
          <w:p w14:paraId="73BD4BB4" w14:textId="77777777" w:rsidR="00D708FE" w:rsidRDefault="00D708FE" w:rsidP="00D708FE">
            <w:pPr>
              <w:pStyle w:val="XML1"/>
              <w:rPr>
                <w:ins w:id="28551" w:author="Thomas Dietz" w:date="2012-08-08T16:18:00Z"/>
              </w:rPr>
            </w:pPr>
            <w:ins w:id="28552" w:author="Thomas Dietz" w:date="2012-08-08T16:18:00Z">
              <w:r>
                <w:t xml:space="preserve">            the flow table.</w:t>
              </w:r>
            </w:ins>
          </w:p>
          <w:p w14:paraId="400E1E12" w14:textId="77777777" w:rsidR="00D708FE" w:rsidRDefault="00D708FE" w:rsidP="00D708FE">
            <w:pPr>
              <w:pStyle w:val="XML1"/>
              <w:rPr>
                <w:ins w:id="28553" w:author="Thomas Dietz" w:date="2012-08-08T16:18:00Z"/>
              </w:rPr>
            </w:pPr>
            <w:ins w:id="28554" w:author="Thomas Dietz" w:date="2012-08-08T16:18:00Z">
              <w:r>
                <w:t xml:space="preserve">          &lt;/xs:documentation&gt;</w:t>
              </w:r>
            </w:ins>
          </w:p>
          <w:p w14:paraId="78A45EBE" w14:textId="77777777" w:rsidR="00D708FE" w:rsidRDefault="00D708FE" w:rsidP="00D708FE">
            <w:pPr>
              <w:pStyle w:val="XML1"/>
              <w:rPr>
                <w:ins w:id="28555" w:author="Thomas Dietz" w:date="2012-08-08T16:18:00Z"/>
              </w:rPr>
            </w:pPr>
            <w:ins w:id="28556" w:author="Thomas Dietz" w:date="2012-08-08T16:18:00Z">
              <w:r>
                <w:t xml:space="preserve">        &lt;/xs:annotation&gt;</w:t>
              </w:r>
            </w:ins>
          </w:p>
          <w:p w14:paraId="54D3A6CB" w14:textId="77777777" w:rsidR="00D708FE" w:rsidRDefault="00D708FE" w:rsidP="00D708FE">
            <w:pPr>
              <w:pStyle w:val="XML1"/>
              <w:rPr>
                <w:ins w:id="28557" w:author="Thomas Dietz" w:date="2012-08-08T16:18:00Z"/>
              </w:rPr>
            </w:pPr>
            <w:ins w:id="28558" w:author="Thomas Dietz" w:date="2012-08-08T16:18:00Z">
              <w:r>
                <w:t xml:space="preserve">        &lt;xs:complexType&gt;</w:t>
              </w:r>
            </w:ins>
          </w:p>
          <w:p w14:paraId="56B298AE" w14:textId="77777777" w:rsidR="00D708FE" w:rsidRDefault="00D708FE" w:rsidP="00D708FE">
            <w:pPr>
              <w:pStyle w:val="XML1"/>
              <w:rPr>
                <w:ins w:id="28559" w:author="Thomas Dietz" w:date="2012-08-08T16:18:00Z"/>
              </w:rPr>
            </w:pPr>
            <w:ins w:id="28560" w:author="Thomas Dietz" w:date="2012-08-08T16:18:00Z">
              <w:r>
                <w:t xml:space="preserve">          &lt;xs:sequence&gt;</w:t>
              </w:r>
            </w:ins>
          </w:p>
          <w:p w14:paraId="1C982A5F" w14:textId="77777777" w:rsidR="00D708FE" w:rsidRDefault="00D708FE" w:rsidP="00D708FE">
            <w:pPr>
              <w:pStyle w:val="XML1"/>
              <w:rPr>
                <w:ins w:id="28561" w:author="Thomas Dietz" w:date="2012-08-08T16:18:00Z"/>
              </w:rPr>
            </w:pPr>
            <w:ins w:id="28562" w:author="Thomas Dietz" w:date="2012-08-08T16:18:00Z">
              <w:r>
                <w:t xml:space="preserve">            &lt;xs:element name="type" minOccurs="0" maxOccurs="unbounded"  type="OFActionType"/&gt;</w:t>
              </w:r>
            </w:ins>
          </w:p>
          <w:p w14:paraId="149E4C37" w14:textId="77777777" w:rsidR="00D708FE" w:rsidRDefault="00D708FE" w:rsidP="00D708FE">
            <w:pPr>
              <w:pStyle w:val="XML1"/>
              <w:rPr>
                <w:ins w:id="28563" w:author="Thomas Dietz" w:date="2012-08-08T16:18:00Z"/>
              </w:rPr>
            </w:pPr>
            <w:ins w:id="28564" w:author="Thomas Dietz" w:date="2012-08-08T16:18:00Z">
              <w:r>
                <w:t xml:space="preserve">          &lt;/xs:sequence&gt;</w:t>
              </w:r>
            </w:ins>
          </w:p>
          <w:p w14:paraId="17DE9B52" w14:textId="77777777" w:rsidR="00D708FE" w:rsidRDefault="00D708FE" w:rsidP="00D708FE">
            <w:pPr>
              <w:pStyle w:val="XML1"/>
              <w:rPr>
                <w:ins w:id="28565" w:author="Thomas Dietz" w:date="2012-08-08T16:18:00Z"/>
              </w:rPr>
            </w:pPr>
            <w:ins w:id="28566" w:author="Thomas Dietz" w:date="2012-08-08T16:18:00Z">
              <w:r>
                <w:t xml:space="preserve">        &lt;/xs:complexType&gt;</w:t>
              </w:r>
            </w:ins>
          </w:p>
          <w:p w14:paraId="51F95B40" w14:textId="77777777" w:rsidR="00D708FE" w:rsidRDefault="00D708FE" w:rsidP="00D708FE">
            <w:pPr>
              <w:pStyle w:val="XML1"/>
              <w:rPr>
                <w:ins w:id="28567" w:author="Thomas Dietz" w:date="2012-08-08T16:18:00Z"/>
              </w:rPr>
            </w:pPr>
            <w:ins w:id="28568" w:author="Thomas Dietz" w:date="2012-08-08T16:18:00Z">
              <w:r>
                <w:t xml:space="preserve">      &lt;/xs:element&gt;</w:t>
              </w:r>
            </w:ins>
          </w:p>
          <w:p w14:paraId="662E8482" w14:textId="77777777" w:rsidR="00D708FE" w:rsidRDefault="00D708FE" w:rsidP="00D708FE">
            <w:pPr>
              <w:pStyle w:val="XML1"/>
              <w:rPr>
                <w:ins w:id="28569" w:author="Thomas Dietz" w:date="2012-08-08T16:18:00Z"/>
              </w:rPr>
            </w:pPr>
            <w:ins w:id="28570" w:author="Thomas Dietz" w:date="2012-08-08T16:18:00Z">
              <w:r>
                <w:t xml:space="preserve">      &lt;xs:element name="apply-actions"&gt;</w:t>
              </w:r>
            </w:ins>
          </w:p>
          <w:p w14:paraId="219E5C66" w14:textId="77777777" w:rsidR="00D708FE" w:rsidRDefault="00D708FE" w:rsidP="00D708FE">
            <w:pPr>
              <w:pStyle w:val="XML1"/>
              <w:rPr>
                <w:ins w:id="28571" w:author="Thomas Dietz" w:date="2012-08-08T16:18:00Z"/>
              </w:rPr>
            </w:pPr>
            <w:ins w:id="28572" w:author="Thomas Dietz" w:date="2012-08-08T16:18:00Z">
              <w:r>
                <w:t xml:space="preserve">        &lt;xs:annotation&gt;</w:t>
              </w:r>
            </w:ins>
          </w:p>
          <w:p w14:paraId="534B817B" w14:textId="77777777" w:rsidR="00D708FE" w:rsidRDefault="00D708FE" w:rsidP="00D708FE">
            <w:pPr>
              <w:pStyle w:val="XML1"/>
              <w:rPr>
                <w:ins w:id="28573" w:author="Thomas Dietz" w:date="2012-08-08T16:18:00Z"/>
              </w:rPr>
            </w:pPr>
            <w:ins w:id="28574" w:author="Thomas Dietz" w:date="2012-08-08T16:18:00Z">
              <w:r>
                <w:t xml:space="preserve">          &lt;xs:documentation&gt;</w:t>
              </w:r>
            </w:ins>
          </w:p>
          <w:p w14:paraId="12B33004" w14:textId="77777777" w:rsidR="00D708FE" w:rsidRDefault="00D708FE" w:rsidP="00D708FE">
            <w:pPr>
              <w:pStyle w:val="XML1"/>
              <w:rPr>
                <w:ins w:id="28575" w:author="Thomas Dietz" w:date="2012-08-08T16:18:00Z"/>
              </w:rPr>
            </w:pPr>
            <w:ins w:id="28576" w:author="Thomas Dietz" w:date="2012-08-08T16:18:00Z">
              <w:r>
                <w:t xml:space="preserve">            The list of all apply action types supported by</w:t>
              </w:r>
            </w:ins>
          </w:p>
          <w:p w14:paraId="7F45C53E" w14:textId="77777777" w:rsidR="00D708FE" w:rsidRDefault="00D708FE" w:rsidP="00D708FE">
            <w:pPr>
              <w:pStyle w:val="XML1"/>
              <w:rPr>
                <w:ins w:id="28577" w:author="Thomas Dietz" w:date="2012-08-08T16:18:00Z"/>
              </w:rPr>
            </w:pPr>
            <w:ins w:id="28578" w:author="Thomas Dietz" w:date="2012-08-08T16:18:00Z">
              <w:r>
                <w:t xml:space="preserve">            the flow table.</w:t>
              </w:r>
            </w:ins>
          </w:p>
          <w:p w14:paraId="32ACD9C7" w14:textId="77777777" w:rsidR="00D708FE" w:rsidRDefault="00D708FE" w:rsidP="00D708FE">
            <w:pPr>
              <w:pStyle w:val="XML1"/>
              <w:rPr>
                <w:ins w:id="28579" w:author="Thomas Dietz" w:date="2012-08-08T16:18:00Z"/>
              </w:rPr>
            </w:pPr>
            <w:ins w:id="28580" w:author="Thomas Dietz" w:date="2012-08-08T16:18:00Z">
              <w:r>
                <w:t xml:space="preserve">          &lt;/xs:documentation&gt;</w:t>
              </w:r>
            </w:ins>
          </w:p>
          <w:p w14:paraId="2C2B83AE" w14:textId="77777777" w:rsidR="00D708FE" w:rsidRDefault="00D708FE" w:rsidP="00D708FE">
            <w:pPr>
              <w:pStyle w:val="XML1"/>
              <w:rPr>
                <w:ins w:id="28581" w:author="Thomas Dietz" w:date="2012-08-08T16:18:00Z"/>
              </w:rPr>
            </w:pPr>
            <w:ins w:id="28582" w:author="Thomas Dietz" w:date="2012-08-08T16:18:00Z">
              <w:r>
                <w:t xml:space="preserve">        &lt;/xs:annotation&gt;</w:t>
              </w:r>
            </w:ins>
          </w:p>
          <w:p w14:paraId="1C6782A1" w14:textId="77777777" w:rsidR="00D708FE" w:rsidRDefault="00D708FE" w:rsidP="00D708FE">
            <w:pPr>
              <w:pStyle w:val="XML1"/>
              <w:rPr>
                <w:ins w:id="28583" w:author="Thomas Dietz" w:date="2012-08-08T16:18:00Z"/>
              </w:rPr>
            </w:pPr>
            <w:ins w:id="28584" w:author="Thomas Dietz" w:date="2012-08-08T16:18:00Z">
              <w:r>
                <w:t xml:space="preserve">        &lt;xs:complexType&gt;</w:t>
              </w:r>
            </w:ins>
          </w:p>
          <w:p w14:paraId="4A0B1ADA" w14:textId="77777777" w:rsidR="00D708FE" w:rsidRDefault="00D708FE" w:rsidP="00D708FE">
            <w:pPr>
              <w:pStyle w:val="XML1"/>
              <w:rPr>
                <w:ins w:id="28585" w:author="Thomas Dietz" w:date="2012-08-08T16:18:00Z"/>
              </w:rPr>
            </w:pPr>
            <w:ins w:id="28586" w:author="Thomas Dietz" w:date="2012-08-08T16:18:00Z">
              <w:r>
                <w:t xml:space="preserve">          &lt;xs:sequence&gt;</w:t>
              </w:r>
            </w:ins>
          </w:p>
          <w:p w14:paraId="2711F829" w14:textId="77777777" w:rsidR="00D708FE" w:rsidRDefault="00D708FE" w:rsidP="00D708FE">
            <w:pPr>
              <w:pStyle w:val="XML1"/>
              <w:rPr>
                <w:ins w:id="28587" w:author="Thomas Dietz" w:date="2012-08-08T16:18:00Z"/>
              </w:rPr>
            </w:pPr>
            <w:ins w:id="28588" w:author="Thomas Dietz" w:date="2012-08-08T16:18:00Z">
              <w:r>
                <w:t xml:space="preserve">            &lt;xs:element name="type" minOccurs="0" maxOccurs="unbounded"  type="OFActionType"/&gt;</w:t>
              </w:r>
            </w:ins>
          </w:p>
          <w:p w14:paraId="776A0400" w14:textId="77777777" w:rsidR="00D708FE" w:rsidRDefault="00D708FE" w:rsidP="00D708FE">
            <w:pPr>
              <w:pStyle w:val="XML1"/>
              <w:rPr>
                <w:ins w:id="28589" w:author="Thomas Dietz" w:date="2012-08-08T16:18:00Z"/>
              </w:rPr>
            </w:pPr>
            <w:ins w:id="28590" w:author="Thomas Dietz" w:date="2012-08-08T16:18:00Z">
              <w:r>
                <w:t xml:space="preserve">          &lt;/xs:sequence&gt;</w:t>
              </w:r>
            </w:ins>
          </w:p>
          <w:p w14:paraId="39285C4D" w14:textId="77777777" w:rsidR="00D708FE" w:rsidRDefault="00D708FE" w:rsidP="00D708FE">
            <w:pPr>
              <w:pStyle w:val="XML1"/>
              <w:rPr>
                <w:ins w:id="28591" w:author="Thomas Dietz" w:date="2012-08-08T16:18:00Z"/>
              </w:rPr>
            </w:pPr>
            <w:ins w:id="28592" w:author="Thomas Dietz" w:date="2012-08-08T16:18:00Z">
              <w:r>
                <w:t xml:space="preserve">        &lt;/xs:complexType&gt;</w:t>
              </w:r>
            </w:ins>
          </w:p>
          <w:p w14:paraId="5C69C9D1" w14:textId="77777777" w:rsidR="00D708FE" w:rsidRDefault="00D708FE" w:rsidP="00D708FE">
            <w:pPr>
              <w:pStyle w:val="XML1"/>
              <w:rPr>
                <w:ins w:id="28593" w:author="Thomas Dietz" w:date="2012-08-08T16:18:00Z"/>
              </w:rPr>
            </w:pPr>
            <w:ins w:id="28594" w:author="Thomas Dietz" w:date="2012-08-08T16:18:00Z">
              <w:r>
                <w:t xml:space="preserve">      &lt;/xs:element&gt;</w:t>
              </w:r>
            </w:ins>
          </w:p>
          <w:p w14:paraId="61703A94" w14:textId="77777777" w:rsidR="00D708FE" w:rsidRDefault="00D708FE" w:rsidP="00D708FE">
            <w:pPr>
              <w:pStyle w:val="XML1"/>
              <w:rPr>
                <w:ins w:id="28595" w:author="Thomas Dietz" w:date="2012-08-08T16:18:00Z"/>
              </w:rPr>
            </w:pPr>
            <w:ins w:id="28596" w:author="Thomas Dietz" w:date="2012-08-08T16:18:00Z">
              <w:r>
                <w:t xml:space="preserve">      &lt;xs:element name="write-setfields"&gt;</w:t>
              </w:r>
            </w:ins>
          </w:p>
          <w:p w14:paraId="29842FEF" w14:textId="77777777" w:rsidR="00D708FE" w:rsidRDefault="00D708FE" w:rsidP="00D708FE">
            <w:pPr>
              <w:pStyle w:val="XML1"/>
              <w:rPr>
                <w:ins w:id="28597" w:author="Thomas Dietz" w:date="2012-08-08T16:18:00Z"/>
              </w:rPr>
            </w:pPr>
            <w:ins w:id="28598" w:author="Thomas Dietz" w:date="2012-08-08T16:18:00Z">
              <w:r>
                <w:t xml:space="preserve">        &lt;xs:annotation&gt;</w:t>
              </w:r>
            </w:ins>
          </w:p>
          <w:p w14:paraId="4F2FBA71" w14:textId="77777777" w:rsidR="00D708FE" w:rsidRDefault="00D708FE" w:rsidP="00D708FE">
            <w:pPr>
              <w:pStyle w:val="XML1"/>
              <w:rPr>
                <w:ins w:id="28599" w:author="Thomas Dietz" w:date="2012-08-08T16:18:00Z"/>
              </w:rPr>
            </w:pPr>
            <w:ins w:id="28600" w:author="Thomas Dietz" w:date="2012-08-08T16:18:00Z">
              <w:r>
                <w:t xml:space="preserve">          &lt;xs:documentation&gt;</w:t>
              </w:r>
            </w:ins>
          </w:p>
          <w:p w14:paraId="751059FD" w14:textId="77777777" w:rsidR="00D708FE" w:rsidRDefault="00D708FE" w:rsidP="00D708FE">
            <w:pPr>
              <w:pStyle w:val="XML1"/>
              <w:rPr>
                <w:ins w:id="28601" w:author="Thomas Dietz" w:date="2012-08-08T16:18:00Z"/>
              </w:rPr>
            </w:pPr>
            <w:ins w:id="28602" w:author="Thomas Dietz" w:date="2012-08-08T16:18:00Z">
              <w:r>
                <w:t xml:space="preserve">            The list of all 'set-field' action types </w:t>
              </w:r>
            </w:ins>
          </w:p>
          <w:p w14:paraId="0F59300E" w14:textId="77777777" w:rsidR="00D708FE" w:rsidRDefault="00D708FE" w:rsidP="00D708FE">
            <w:pPr>
              <w:pStyle w:val="XML1"/>
              <w:rPr>
                <w:ins w:id="28603" w:author="Thomas Dietz" w:date="2012-08-08T16:18:00Z"/>
              </w:rPr>
            </w:pPr>
            <w:ins w:id="28604" w:author="Thomas Dietz" w:date="2012-08-08T16:18:00Z">
              <w:r>
                <w:t xml:space="preserve">            supported by the table using write actions.</w:t>
              </w:r>
            </w:ins>
          </w:p>
          <w:p w14:paraId="6B954733" w14:textId="77777777" w:rsidR="00D708FE" w:rsidRDefault="00D708FE" w:rsidP="00D708FE">
            <w:pPr>
              <w:pStyle w:val="XML1"/>
              <w:rPr>
                <w:ins w:id="28605" w:author="Thomas Dietz" w:date="2012-08-08T16:18:00Z"/>
              </w:rPr>
            </w:pPr>
            <w:ins w:id="28606" w:author="Thomas Dietz" w:date="2012-08-08T16:18:00Z">
              <w:r>
                <w:t xml:space="preserve">          &lt;/xs:documentation&gt;</w:t>
              </w:r>
            </w:ins>
          </w:p>
          <w:p w14:paraId="58D95F9E" w14:textId="77777777" w:rsidR="00D708FE" w:rsidRDefault="00D708FE" w:rsidP="00D708FE">
            <w:pPr>
              <w:pStyle w:val="XML1"/>
              <w:rPr>
                <w:ins w:id="28607" w:author="Thomas Dietz" w:date="2012-08-08T16:18:00Z"/>
              </w:rPr>
            </w:pPr>
            <w:ins w:id="28608" w:author="Thomas Dietz" w:date="2012-08-08T16:18:00Z">
              <w:r>
                <w:t xml:space="preserve">        &lt;/xs:annotation&gt;</w:t>
              </w:r>
            </w:ins>
          </w:p>
          <w:p w14:paraId="2636266A" w14:textId="77777777" w:rsidR="00D708FE" w:rsidRDefault="00D708FE" w:rsidP="00D708FE">
            <w:pPr>
              <w:pStyle w:val="XML1"/>
              <w:rPr>
                <w:ins w:id="28609" w:author="Thomas Dietz" w:date="2012-08-08T16:18:00Z"/>
              </w:rPr>
            </w:pPr>
            <w:ins w:id="28610" w:author="Thomas Dietz" w:date="2012-08-08T16:18:00Z">
              <w:r>
                <w:t xml:space="preserve">        &lt;xs:complexType&gt;</w:t>
              </w:r>
            </w:ins>
          </w:p>
          <w:p w14:paraId="066C6736" w14:textId="77777777" w:rsidR="00D708FE" w:rsidRDefault="00D708FE" w:rsidP="00D708FE">
            <w:pPr>
              <w:pStyle w:val="XML1"/>
              <w:rPr>
                <w:ins w:id="28611" w:author="Thomas Dietz" w:date="2012-08-08T16:18:00Z"/>
              </w:rPr>
            </w:pPr>
            <w:ins w:id="28612" w:author="Thomas Dietz" w:date="2012-08-08T16:18:00Z">
              <w:r>
                <w:t xml:space="preserve">          &lt;xs:sequence&gt;</w:t>
              </w:r>
            </w:ins>
          </w:p>
          <w:p w14:paraId="07C026A9" w14:textId="77777777" w:rsidR="00D708FE" w:rsidRDefault="00D708FE" w:rsidP="00D708FE">
            <w:pPr>
              <w:pStyle w:val="XML1"/>
              <w:rPr>
                <w:ins w:id="28613" w:author="Thomas Dietz" w:date="2012-08-08T16:18:00Z"/>
              </w:rPr>
            </w:pPr>
            <w:ins w:id="28614" w:author="Thomas Dietz" w:date="2012-08-08T16:18:00Z">
              <w:r>
                <w:t xml:space="preserve">            &lt;xs:element name="type" minOccurs="0" maxOccurs="unbounded"  type="OFMatchFieldType"/&gt;</w:t>
              </w:r>
            </w:ins>
          </w:p>
          <w:p w14:paraId="7197E307" w14:textId="77777777" w:rsidR="00D708FE" w:rsidRDefault="00D708FE" w:rsidP="00D708FE">
            <w:pPr>
              <w:pStyle w:val="XML1"/>
              <w:rPr>
                <w:ins w:id="28615" w:author="Thomas Dietz" w:date="2012-08-08T16:18:00Z"/>
              </w:rPr>
            </w:pPr>
            <w:ins w:id="28616" w:author="Thomas Dietz" w:date="2012-08-08T16:18:00Z">
              <w:r>
                <w:t xml:space="preserve">          &lt;/xs:sequence&gt;</w:t>
              </w:r>
            </w:ins>
          </w:p>
          <w:p w14:paraId="6AED883D" w14:textId="77777777" w:rsidR="00D708FE" w:rsidRDefault="00D708FE" w:rsidP="00D708FE">
            <w:pPr>
              <w:pStyle w:val="XML1"/>
              <w:rPr>
                <w:ins w:id="28617" w:author="Thomas Dietz" w:date="2012-08-08T16:18:00Z"/>
              </w:rPr>
            </w:pPr>
            <w:ins w:id="28618" w:author="Thomas Dietz" w:date="2012-08-08T16:18:00Z">
              <w:r>
                <w:t xml:space="preserve">        &lt;/xs:complexType&gt;</w:t>
              </w:r>
            </w:ins>
          </w:p>
          <w:p w14:paraId="35908060" w14:textId="77777777" w:rsidR="00D708FE" w:rsidRDefault="00D708FE" w:rsidP="00D708FE">
            <w:pPr>
              <w:pStyle w:val="XML1"/>
              <w:rPr>
                <w:ins w:id="28619" w:author="Thomas Dietz" w:date="2012-08-08T16:18:00Z"/>
              </w:rPr>
            </w:pPr>
            <w:ins w:id="28620" w:author="Thomas Dietz" w:date="2012-08-08T16:18:00Z">
              <w:r>
                <w:t xml:space="preserve">      &lt;/xs:element&gt;</w:t>
              </w:r>
            </w:ins>
          </w:p>
          <w:p w14:paraId="0399B23A" w14:textId="77777777" w:rsidR="00D708FE" w:rsidRDefault="00D708FE" w:rsidP="00D708FE">
            <w:pPr>
              <w:pStyle w:val="XML1"/>
              <w:rPr>
                <w:ins w:id="28621" w:author="Thomas Dietz" w:date="2012-08-08T16:18:00Z"/>
              </w:rPr>
            </w:pPr>
            <w:ins w:id="28622" w:author="Thomas Dietz" w:date="2012-08-08T16:18:00Z">
              <w:r>
                <w:t xml:space="preserve">      &lt;xs:element name="apply-setfields"&gt;</w:t>
              </w:r>
            </w:ins>
          </w:p>
          <w:p w14:paraId="3A571C42" w14:textId="77777777" w:rsidR="00D708FE" w:rsidRDefault="00D708FE" w:rsidP="00D708FE">
            <w:pPr>
              <w:pStyle w:val="XML1"/>
              <w:rPr>
                <w:ins w:id="28623" w:author="Thomas Dietz" w:date="2012-08-08T16:18:00Z"/>
              </w:rPr>
            </w:pPr>
            <w:ins w:id="28624" w:author="Thomas Dietz" w:date="2012-08-08T16:18:00Z">
              <w:r>
                <w:t xml:space="preserve">        &lt;xs:annotation&gt;</w:t>
              </w:r>
            </w:ins>
          </w:p>
          <w:p w14:paraId="3AE3EADD" w14:textId="77777777" w:rsidR="00D708FE" w:rsidRDefault="00D708FE" w:rsidP="00D708FE">
            <w:pPr>
              <w:pStyle w:val="XML1"/>
              <w:rPr>
                <w:ins w:id="28625" w:author="Thomas Dietz" w:date="2012-08-08T16:18:00Z"/>
              </w:rPr>
            </w:pPr>
            <w:ins w:id="28626" w:author="Thomas Dietz" w:date="2012-08-08T16:18:00Z">
              <w:r>
                <w:t xml:space="preserve">          &lt;xs:documentation&gt;</w:t>
              </w:r>
            </w:ins>
          </w:p>
          <w:p w14:paraId="54B606C9" w14:textId="77777777" w:rsidR="00D708FE" w:rsidRDefault="00D708FE" w:rsidP="00D708FE">
            <w:pPr>
              <w:pStyle w:val="XML1"/>
              <w:rPr>
                <w:ins w:id="28627" w:author="Thomas Dietz" w:date="2012-08-08T16:18:00Z"/>
              </w:rPr>
            </w:pPr>
            <w:ins w:id="28628" w:author="Thomas Dietz" w:date="2012-08-08T16:18:00Z">
              <w:r>
                <w:t xml:space="preserve">            The list of all 'set-field' action types </w:t>
              </w:r>
            </w:ins>
          </w:p>
          <w:p w14:paraId="662F3970" w14:textId="77777777" w:rsidR="00D708FE" w:rsidRDefault="00D708FE" w:rsidP="00D708FE">
            <w:pPr>
              <w:pStyle w:val="XML1"/>
              <w:rPr>
                <w:ins w:id="28629" w:author="Thomas Dietz" w:date="2012-08-08T16:18:00Z"/>
              </w:rPr>
            </w:pPr>
            <w:ins w:id="28630" w:author="Thomas Dietz" w:date="2012-08-08T16:18:00Z">
              <w:r>
                <w:t xml:space="preserve">            supported by the table using apply actions.</w:t>
              </w:r>
            </w:ins>
          </w:p>
          <w:p w14:paraId="3CBB7785" w14:textId="77777777" w:rsidR="00D708FE" w:rsidRDefault="00D708FE" w:rsidP="00D708FE">
            <w:pPr>
              <w:pStyle w:val="XML1"/>
              <w:rPr>
                <w:ins w:id="28631" w:author="Thomas Dietz" w:date="2012-08-08T16:18:00Z"/>
              </w:rPr>
            </w:pPr>
            <w:ins w:id="28632" w:author="Thomas Dietz" w:date="2012-08-08T16:18:00Z">
              <w:r>
                <w:t xml:space="preserve">          &lt;/xs:documentation&gt;</w:t>
              </w:r>
            </w:ins>
          </w:p>
          <w:p w14:paraId="7EE5107D" w14:textId="77777777" w:rsidR="00D708FE" w:rsidRDefault="00D708FE" w:rsidP="00D708FE">
            <w:pPr>
              <w:pStyle w:val="XML1"/>
              <w:rPr>
                <w:ins w:id="28633" w:author="Thomas Dietz" w:date="2012-08-08T16:18:00Z"/>
              </w:rPr>
            </w:pPr>
            <w:ins w:id="28634" w:author="Thomas Dietz" w:date="2012-08-08T16:18:00Z">
              <w:r>
                <w:t xml:space="preserve">        &lt;/xs:annotation&gt;</w:t>
              </w:r>
            </w:ins>
          </w:p>
          <w:p w14:paraId="34B6902F" w14:textId="77777777" w:rsidR="00D708FE" w:rsidRDefault="00D708FE" w:rsidP="00D708FE">
            <w:pPr>
              <w:pStyle w:val="XML1"/>
              <w:rPr>
                <w:ins w:id="28635" w:author="Thomas Dietz" w:date="2012-08-08T16:18:00Z"/>
              </w:rPr>
            </w:pPr>
            <w:ins w:id="28636" w:author="Thomas Dietz" w:date="2012-08-08T16:18:00Z">
              <w:r>
                <w:t xml:space="preserve">        &lt;xs:complexType&gt;</w:t>
              </w:r>
            </w:ins>
          </w:p>
          <w:p w14:paraId="5AC62FD1" w14:textId="77777777" w:rsidR="00D708FE" w:rsidRDefault="00D708FE" w:rsidP="00D708FE">
            <w:pPr>
              <w:pStyle w:val="XML1"/>
              <w:rPr>
                <w:ins w:id="28637" w:author="Thomas Dietz" w:date="2012-08-08T16:18:00Z"/>
              </w:rPr>
            </w:pPr>
            <w:ins w:id="28638" w:author="Thomas Dietz" w:date="2012-08-08T16:18:00Z">
              <w:r>
                <w:t xml:space="preserve">          &lt;xs:sequence&gt;</w:t>
              </w:r>
            </w:ins>
          </w:p>
          <w:p w14:paraId="00254F7A" w14:textId="77777777" w:rsidR="00D708FE" w:rsidRDefault="00D708FE" w:rsidP="00D708FE">
            <w:pPr>
              <w:pStyle w:val="XML1"/>
              <w:rPr>
                <w:ins w:id="28639" w:author="Thomas Dietz" w:date="2012-08-08T16:18:00Z"/>
              </w:rPr>
            </w:pPr>
            <w:ins w:id="28640" w:author="Thomas Dietz" w:date="2012-08-08T16:18:00Z">
              <w:r>
                <w:t xml:space="preserve">            &lt;xs:element name="type" minOccurs="0" maxOccurs="unbounded"  type="OFMatchFieldType"/&gt;</w:t>
              </w:r>
            </w:ins>
          </w:p>
          <w:p w14:paraId="3266BA09" w14:textId="77777777" w:rsidR="00D708FE" w:rsidRDefault="00D708FE" w:rsidP="00D708FE">
            <w:pPr>
              <w:pStyle w:val="XML1"/>
              <w:rPr>
                <w:ins w:id="28641" w:author="Thomas Dietz" w:date="2012-08-08T16:18:00Z"/>
              </w:rPr>
            </w:pPr>
            <w:ins w:id="28642" w:author="Thomas Dietz" w:date="2012-08-08T16:18:00Z">
              <w:r>
                <w:t xml:space="preserve">          &lt;/xs:sequence&gt;</w:t>
              </w:r>
            </w:ins>
          </w:p>
          <w:p w14:paraId="29FBC663" w14:textId="77777777" w:rsidR="00D708FE" w:rsidRDefault="00D708FE" w:rsidP="00D708FE">
            <w:pPr>
              <w:pStyle w:val="XML1"/>
              <w:rPr>
                <w:ins w:id="28643" w:author="Thomas Dietz" w:date="2012-08-08T16:18:00Z"/>
              </w:rPr>
            </w:pPr>
            <w:ins w:id="28644" w:author="Thomas Dietz" w:date="2012-08-08T16:18:00Z">
              <w:r>
                <w:t xml:space="preserve">        &lt;/xs:complexType&gt;</w:t>
              </w:r>
            </w:ins>
          </w:p>
          <w:p w14:paraId="3AF68108" w14:textId="77777777" w:rsidR="00D708FE" w:rsidRDefault="00D708FE" w:rsidP="00D708FE">
            <w:pPr>
              <w:pStyle w:val="XML1"/>
              <w:rPr>
                <w:ins w:id="28645" w:author="Thomas Dietz" w:date="2012-08-08T16:18:00Z"/>
              </w:rPr>
            </w:pPr>
            <w:ins w:id="28646" w:author="Thomas Dietz" w:date="2012-08-08T16:18:00Z">
              <w:r>
                <w:t xml:space="preserve">      &lt;/xs:element&gt;</w:t>
              </w:r>
            </w:ins>
          </w:p>
          <w:p w14:paraId="1DC0EB2C" w14:textId="77777777" w:rsidR="00D708FE" w:rsidRDefault="00D708FE" w:rsidP="00D708FE">
            <w:pPr>
              <w:pStyle w:val="XML1"/>
              <w:rPr>
                <w:ins w:id="28647" w:author="Thomas Dietz" w:date="2012-08-08T16:18:00Z"/>
              </w:rPr>
            </w:pPr>
            <w:ins w:id="28648" w:author="Thomas Dietz" w:date="2012-08-08T16:18:00Z">
              <w:r>
                <w:t xml:space="preserve">      &lt;xs:element name="wildcards"&gt;</w:t>
              </w:r>
            </w:ins>
          </w:p>
          <w:p w14:paraId="0D0AB39B" w14:textId="77777777" w:rsidR="00D708FE" w:rsidRDefault="00D708FE" w:rsidP="00D708FE">
            <w:pPr>
              <w:pStyle w:val="XML1"/>
              <w:rPr>
                <w:ins w:id="28649" w:author="Thomas Dietz" w:date="2012-08-08T16:18:00Z"/>
              </w:rPr>
            </w:pPr>
            <w:ins w:id="28650" w:author="Thomas Dietz" w:date="2012-08-08T16:18:00Z">
              <w:r>
                <w:lastRenderedPageBreak/>
                <w:t xml:space="preserve">        &lt;xs:annotation&gt;</w:t>
              </w:r>
            </w:ins>
          </w:p>
          <w:p w14:paraId="6E98F2C2" w14:textId="77777777" w:rsidR="00D708FE" w:rsidRDefault="00D708FE" w:rsidP="00D708FE">
            <w:pPr>
              <w:pStyle w:val="XML1"/>
              <w:rPr>
                <w:ins w:id="28651" w:author="Thomas Dietz" w:date="2012-08-08T16:18:00Z"/>
              </w:rPr>
            </w:pPr>
            <w:ins w:id="28652" w:author="Thomas Dietz" w:date="2012-08-08T16:18:00Z">
              <w:r>
                <w:t xml:space="preserve">          &lt;xs:documentation&gt;</w:t>
              </w:r>
            </w:ins>
          </w:p>
          <w:p w14:paraId="7CA5F82E" w14:textId="77777777" w:rsidR="00D708FE" w:rsidRDefault="00D708FE" w:rsidP="00D708FE">
            <w:pPr>
              <w:pStyle w:val="XML1"/>
              <w:rPr>
                <w:ins w:id="28653" w:author="Thomas Dietz" w:date="2012-08-08T16:18:00Z"/>
              </w:rPr>
            </w:pPr>
            <w:ins w:id="28654" w:author="Thomas Dietz" w:date="2012-08-08T16:18:00Z">
              <w:r>
                <w:t xml:space="preserve">            The list of all fields for which the table </w:t>
              </w:r>
            </w:ins>
          </w:p>
          <w:p w14:paraId="062EF8B9" w14:textId="77777777" w:rsidR="00D708FE" w:rsidRDefault="00D708FE" w:rsidP="00D708FE">
            <w:pPr>
              <w:pStyle w:val="XML1"/>
              <w:rPr>
                <w:ins w:id="28655" w:author="Thomas Dietz" w:date="2012-08-08T16:18:00Z"/>
              </w:rPr>
            </w:pPr>
            <w:ins w:id="28656" w:author="Thomas Dietz" w:date="2012-08-08T16:18:00Z">
              <w:r>
                <w:t xml:space="preserve">            supports wildcarding.</w:t>
              </w:r>
            </w:ins>
          </w:p>
          <w:p w14:paraId="530875FF" w14:textId="77777777" w:rsidR="00D708FE" w:rsidRDefault="00D708FE" w:rsidP="00D708FE">
            <w:pPr>
              <w:pStyle w:val="XML1"/>
              <w:rPr>
                <w:ins w:id="28657" w:author="Thomas Dietz" w:date="2012-08-08T16:18:00Z"/>
              </w:rPr>
            </w:pPr>
            <w:ins w:id="28658" w:author="Thomas Dietz" w:date="2012-08-08T16:18:00Z">
              <w:r>
                <w:t xml:space="preserve">          &lt;/xs:documentation&gt;</w:t>
              </w:r>
            </w:ins>
          </w:p>
          <w:p w14:paraId="06A39899" w14:textId="77777777" w:rsidR="00D708FE" w:rsidRDefault="00D708FE" w:rsidP="00D708FE">
            <w:pPr>
              <w:pStyle w:val="XML1"/>
              <w:rPr>
                <w:ins w:id="28659" w:author="Thomas Dietz" w:date="2012-08-08T16:18:00Z"/>
              </w:rPr>
            </w:pPr>
            <w:ins w:id="28660" w:author="Thomas Dietz" w:date="2012-08-08T16:18:00Z">
              <w:r>
                <w:t xml:space="preserve">        &lt;/xs:annotation&gt;</w:t>
              </w:r>
            </w:ins>
          </w:p>
          <w:p w14:paraId="4D21DAB5" w14:textId="77777777" w:rsidR="00D708FE" w:rsidRDefault="00D708FE" w:rsidP="00D708FE">
            <w:pPr>
              <w:pStyle w:val="XML1"/>
              <w:rPr>
                <w:ins w:id="28661" w:author="Thomas Dietz" w:date="2012-08-08T16:18:00Z"/>
              </w:rPr>
            </w:pPr>
            <w:ins w:id="28662" w:author="Thomas Dietz" w:date="2012-08-08T16:18:00Z">
              <w:r>
                <w:t xml:space="preserve">        &lt;xs:complexType&gt;</w:t>
              </w:r>
            </w:ins>
          </w:p>
          <w:p w14:paraId="26D02347" w14:textId="77777777" w:rsidR="00D708FE" w:rsidRDefault="00D708FE" w:rsidP="00D708FE">
            <w:pPr>
              <w:pStyle w:val="XML1"/>
              <w:rPr>
                <w:ins w:id="28663" w:author="Thomas Dietz" w:date="2012-08-08T16:18:00Z"/>
              </w:rPr>
            </w:pPr>
            <w:ins w:id="28664" w:author="Thomas Dietz" w:date="2012-08-08T16:18:00Z">
              <w:r>
                <w:t xml:space="preserve">          &lt;xs:sequence&gt;</w:t>
              </w:r>
            </w:ins>
          </w:p>
          <w:p w14:paraId="19E62640" w14:textId="77777777" w:rsidR="00D708FE" w:rsidRDefault="00D708FE" w:rsidP="00D708FE">
            <w:pPr>
              <w:pStyle w:val="XML1"/>
              <w:rPr>
                <w:ins w:id="28665" w:author="Thomas Dietz" w:date="2012-08-08T16:18:00Z"/>
              </w:rPr>
            </w:pPr>
            <w:ins w:id="28666" w:author="Thomas Dietz" w:date="2012-08-08T16:18:00Z">
              <w:r>
                <w:t xml:space="preserve">            &lt;xs:element name="type" minOccurs="0" maxOccurs="unbounded"  type="OFMatchFieldType"/&gt;</w:t>
              </w:r>
            </w:ins>
          </w:p>
          <w:p w14:paraId="2D56155B" w14:textId="77777777" w:rsidR="00D708FE" w:rsidRDefault="00D708FE" w:rsidP="00D708FE">
            <w:pPr>
              <w:pStyle w:val="XML1"/>
              <w:rPr>
                <w:ins w:id="28667" w:author="Thomas Dietz" w:date="2012-08-08T16:18:00Z"/>
              </w:rPr>
            </w:pPr>
            <w:ins w:id="28668" w:author="Thomas Dietz" w:date="2012-08-08T16:18:00Z">
              <w:r>
                <w:t xml:space="preserve">          &lt;/xs:sequence&gt;</w:t>
              </w:r>
            </w:ins>
          </w:p>
          <w:p w14:paraId="5A7E0F0F" w14:textId="77777777" w:rsidR="00D708FE" w:rsidRDefault="00D708FE" w:rsidP="00D708FE">
            <w:pPr>
              <w:pStyle w:val="XML1"/>
              <w:rPr>
                <w:ins w:id="28669" w:author="Thomas Dietz" w:date="2012-08-08T16:18:00Z"/>
              </w:rPr>
            </w:pPr>
            <w:ins w:id="28670" w:author="Thomas Dietz" w:date="2012-08-08T16:18:00Z">
              <w:r>
                <w:t xml:space="preserve">        &lt;/xs:complexType&gt;</w:t>
              </w:r>
            </w:ins>
          </w:p>
          <w:p w14:paraId="3114ABD6" w14:textId="77777777" w:rsidR="00D708FE" w:rsidRDefault="00D708FE" w:rsidP="00D708FE">
            <w:pPr>
              <w:pStyle w:val="XML1"/>
              <w:rPr>
                <w:ins w:id="28671" w:author="Thomas Dietz" w:date="2012-08-08T16:18:00Z"/>
              </w:rPr>
            </w:pPr>
            <w:ins w:id="28672" w:author="Thomas Dietz" w:date="2012-08-08T16:18:00Z">
              <w:r>
                <w:t xml:space="preserve">      &lt;/xs:element&gt;</w:t>
              </w:r>
            </w:ins>
          </w:p>
          <w:p w14:paraId="0110EE1D" w14:textId="77777777" w:rsidR="00D708FE" w:rsidRDefault="00D708FE" w:rsidP="00D708FE">
            <w:pPr>
              <w:pStyle w:val="XML1"/>
              <w:rPr>
                <w:ins w:id="28673" w:author="Thomas Dietz" w:date="2012-08-08T16:18:00Z"/>
              </w:rPr>
            </w:pPr>
            <w:ins w:id="28674" w:author="Thomas Dietz" w:date="2012-08-08T16:18:00Z">
              <w:r>
                <w:t xml:space="preserve">      &lt;xs:element name="metadata-match"  type="hex-binary"&gt;</w:t>
              </w:r>
            </w:ins>
          </w:p>
          <w:p w14:paraId="018B78F3" w14:textId="77777777" w:rsidR="00D708FE" w:rsidRDefault="00D708FE" w:rsidP="00D708FE">
            <w:pPr>
              <w:pStyle w:val="XML1"/>
              <w:rPr>
                <w:ins w:id="28675" w:author="Thomas Dietz" w:date="2012-08-08T16:18:00Z"/>
              </w:rPr>
            </w:pPr>
            <w:ins w:id="28676" w:author="Thomas Dietz" w:date="2012-08-08T16:18:00Z">
              <w:r>
                <w:t xml:space="preserve">        &lt;xs:annotation&gt;</w:t>
              </w:r>
            </w:ins>
          </w:p>
          <w:p w14:paraId="5EABAE69" w14:textId="77777777" w:rsidR="00D708FE" w:rsidRDefault="00D708FE" w:rsidP="00D708FE">
            <w:pPr>
              <w:pStyle w:val="XML1"/>
              <w:rPr>
                <w:ins w:id="28677" w:author="Thomas Dietz" w:date="2012-08-08T16:18:00Z"/>
              </w:rPr>
            </w:pPr>
            <w:ins w:id="28678" w:author="Thomas Dietz" w:date="2012-08-08T16:18:00Z">
              <w:r>
                <w:t xml:space="preserve">          &lt;xs:documentation&gt;</w:t>
              </w:r>
            </w:ins>
          </w:p>
          <w:p w14:paraId="7B4ED6F4" w14:textId="77777777" w:rsidR="00D708FE" w:rsidRDefault="00D708FE" w:rsidP="00D708FE">
            <w:pPr>
              <w:pStyle w:val="XML1"/>
              <w:rPr>
                <w:ins w:id="28679" w:author="Thomas Dietz" w:date="2012-08-08T16:18:00Z"/>
              </w:rPr>
            </w:pPr>
            <w:ins w:id="28680" w:author="Thomas Dietz" w:date="2012-08-08T16:18:00Z">
              <w:r>
                <w:t xml:space="preserve">            This element indicates the bits of the metadata </w:t>
              </w:r>
            </w:ins>
          </w:p>
          <w:p w14:paraId="1A995A4F" w14:textId="77777777" w:rsidR="00D708FE" w:rsidRDefault="00D708FE" w:rsidP="00D708FE">
            <w:pPr>
              <w:pStyle w:val="XML1"/>
              <w:rPr>
                <w:ins w:id="28681" w:author="Thomas Dietz" w:date="2012-08-08T16:18:00Z"/>
              </w:rPr>
            </w:pPr>
            <w:ins w:id="28682" w:author="Thomas Dietz" w:date="2012-08-08T16:18:00Z">
              <w:r>
                <w:t xml:space="preserve">            field on which the flow table can match.  It is represented</w:t>
              </w:r>
            </w:ins>
          </w:p>
          <w:p w14:paraId="082A525C" w14:textId="77777777" w:rsidR="00D708FE" w:rsidRDefault="00D708FE" w:rsidP="00D708FE">
            <w:pPr>
              <w:pStyle w:val="XML1"/>
              <w:rPr>
                <w:ins w:id="28683" w:author="Thomas Dietz" w:date="2012-08-08T16:18:00Z"/>
              </w:rPr>
            </w:pPr>
            <w:ins w:id="28684" w:author="Thomas Dietz" w:date="2012-08-08T16:18:00Z">
              <w:r>
                <w:t xml:space="preserve">            as 64-bit integer in hexadecimal digits([0-9a-fA-F]) </w:t>
              </w:r>
            </w:ins>
          </w:p>
          <w:p w14:paraId="5AA635BD" w14:textId="77777777" w:rsidR="00D708FE" w:rsidRDefault="00D708FE" w:rsidP="00D708FE">
            <w:pPr>
              <w:pStyle w:val="XML1"/>
              <w:rPr>
                <w:ins w:id="28685" w:author="Thomas Dietz" w:date="2012-08-08T16:18:00Z"/>
              </w:rPr>
            </w:pPr>
            <w:ins w:id="28686" w:author="Thomas Dietz" w:date="2012-08-08T16:18:00Z">
              <w:r>
                <w:t xml:space="preserve">            format.</w:t>
              </w:r>
            </w:ins>
          </w:p>
          <w:p w14:paraId="356874D8" w14:textId="77777777" w:rsidR="00D708FE" w:rsidRDefault="00D708FE" w:rsidP="00D708FE">
            <w:pPr>
              <w:pStyle w:val="XML1"/>
              <w:rPr>
                <w:ins w:id="28687" w:author="Thomas Dietz" w:date="2012-08-08T16:18:00Z"/>
              </w:rPr>
            </w:pPr>
            <w:ins w:id="28688" w:author="Thomas Dietz" w:date="2012-08-08T16:18:00Z">
              <w:r>
                <w:t xml:space="preserve">          &lt;/xs:documentation&gt;</w:t>
              </w:r>
            </w:ins>
          </w:p>
          <w:p w14:paraId="03574C80" w14:textId="77777777" w:rsidR="00D708FE" w:rsidRDefault="00D708FE" w:rsidP="00D708FE">
            <w:pPr>
              <w:pStyle w:val="XML1"/>
              <w:rPr>
                <w:ins w:id="28689" w:author="Thomas Dietz" w:date="2012-08-08T16:18:00Z"/>
              </w:rPr>
            </w:pPr>
            <w:ins w:id="28690" w:author="Thomas Dietz" w:date="2012-08-08T16:18:00Z">
              <w:r>
                <w:t xml:space="preserve">        &lt;/xs:annotation&gt;</w:t>
              </w:r>
            </w:ins>
          </w:p>
          <w:p w14:paraId="471E8FA9" w14:textId="77777777" w:rsidR="00D708FE" w:rsidRDefault="00D708FE" w:rsidP="00D708FE">
            <w:pPr>
              <w:pStyle w:val="XML1"/>
              <w:rPr>
                <w:ins w:id="28691" w:author="Thomas Dietz" w:date="2012-08-08T16:18:00Z"/>
              </w:rPr>
            </w:pPr>
            <w:ins w:id="28692" w:author="Thomas Dietz" w:date="2012-08-08T16:18:00Z">
              <w:r>
                <w:t xml:space="preserve">      &lt;/xs:element&gt;</w:t>
              </w:r>
            </w:ins>
          </w:p>
          <w:p w14:paraId="7A7A12F8" w14:textId="77777777" w:rsidR="00D708FE" w:rsidRDefault="00D708FE" w:rsidP="00D708FE">
            <w:pPr>
              <w:pStyle w:val="XML1"/>
              <w:rPr>
                <w:ins w:id="28693" w:author="Thomas Dietz" w:date="2012-08-08T16:18:00Z"/>
              </w:rPr>
            </w:pPr>
            <w:ins w:id="28694" w:author="Thomas Dietz" w:date="2012-08-08T16:18:00Z">
              <w:r>
                <w:t xml:space="preserve">      &lt;xs:element name="metadata-write"  type="hex-binary"&gt;</w:t>
              </w:r>
            </w:ins>
          </w:p>
          <w:p w14:paraId="3836A65C" w14:textId="77777777" w:rsidR="00D708FE" w:rsidRDefault="00D708FE" w:rsidP="00D708FE">
            <w:pPr>
              <w:pStyle w:val="XML1"/>
              <w:rPr>
                <w:ins w:id="28695" w:author="Thomas Dietz" w:date="2012-08-08T16:18:00Z"/>
              </w:rPr>
            </w:pPr>
            <w:ins w:id="28696" w:author="Thomas Dietz" w:date="2012-08-08T16:18:00Z">
              <w:r>
                <w:t xml:space="preserve">        &lt;xs:annotation&gt;</w:t>
              </w:r>
            </w:ins>
          </w:p>
          <w:p w14:paraId="2398F16A" w14:textId="77777777" w:rsidR="00D708FE" w:rsidRDefault="00D708FE" w:rsidP="00D708FE">
            <w:pPr>
              <w:pStyle w:val="XML1"/>
              <w:rPr>
                <w:ins w:id="28697" w:author="Thomas Dietz" w:date="2012-08-08T16:18:00Z"/>
              </w:rPr>
            </w:pPr>
            <w:ins w:id="28698" w:author="Thomas Dietz" w:date="2012-08-08T16:18:00Z">
              <w:r>
                <w:t xml:space="preserve">          &lt;xs:documentation&gt;</w:t>
              </w:r>
            </w:ins>
          </w:p>
          <w:p w14:paraId="3D7228C1" w14:textId="77777777" w:rsidR="00D708FE" w:rsidRDefault="00D708FE" w:rsidP="00D708FE">
            <w:pPr>
              <w:pStyle w:val="XML1"/>
              <w:rPr>
                <w:ins w:id="28699" w:author="Thomas Dietz" w:date="2012-08-08T16:18:00Z"/>
              </w:rPr>
            </w:pPr>
            <w:ins w:id="28700" w:author="Thomas Dietz" w:date="2012-08-08T16:18:00Z">
              <w:r>
                <w:t xml:space="preserve">            This element indicates the bits of the metadata </w:t>
              </w:r>
            </w:ins>
          </w:p>
          <w:p w14:paraId="5F924542" w14:textId="77777777" w:rsidR="00D708FE" w:rsidRDefault="00D708FE" w:rsidP="00D708FE">
            <w:pPr>
              <w:pStyle w:val="XML1"/>
              <w:rPr>
                <w:ins w:id="28701" w:author="Thomas Dietz" w:date="2012-08-08T16:18:00Z"/>
              </w:rPr>
            </w:pPr>
            <w:ins w:id="28702" w:author="Thomas Dietz" w:date="2012-08-08T16:18:00Z">
              <w:r>
                <w:t xml:space="preserve">            field on which flow table can write using the </w:t>
              </w:r>
            </w:ins>
          </w:p>
          <w:p w14:paraId="0977EA51" w14:textId="77777777" w:rsidR="00D708FE" w:rsidRDefault="00D708FE" w:rsidP="00D708FE">
            <w:pPr>
              <w:pStyle w:val="XML1"/>
              <w:rPr>
                <w:ins w:id="28703" w:author="Thomas Dietz" w:date="2012-08-08T16:18:00Z"/>
              </w:rPr>
            </w:pPr>
            <w:ins w:id="28704" w:author="Thomas Dietz" w:date="2012-08-08T16:18:00Z">
              <w:r>
                <w:t xml:space="preserve">            'write-metadata' instruction.  It is represented as </w:t>
              </w:r>
            </w:ins>
          </w:p>
          <w:p w14:paraId="5864EA22" w14:textId="77777777" w:rsidR="00D708FE" w:rsidRDefault="00D708FE" w:rsidP="00D708FE">
            <w:pPr>
              <w:pStyle w:val="XML1"/>
              <w:rPr>
                <w:ins w:id="28705" w:author="Thomas Dietz" w:date="2012-08-08T16:18:00Z"/>
              </w:rPr>
            </w:pPr>
            <w:ins w:id="28706" w:author="Thomas Dietz" w:date="2012-08-08T16:18:00Z">
              <w:r>
                <w:t xml:space="preserve">            64-bit integer in hexadecimal digits([0-9a-fA-F]) format.</w:t>
              </w:r>
            </w:ins>
          </w:p>
          <w:p w14:paraId="327709D9" w14:textId="77777777" w:rsidR="00D708FE" w:rsidRDefault="00D708FE" w:rsidP="00D708FE">
            <w:pPr>
              <w:pStyle w:val="XML1"/>
              <w:rPr>
                <w:ins w:id="28707" w:author="Thomas Dietz" w:date="2012-08-08T16:18:00Z"/>
              </w:rPr>
            </w:pPr>
            <w:ins w:id="28708" w:author="Thomas Dietz" w:date="2012-08-08T16:18:00Z">
              <w:r>
                <w:t xml:space="preserve">          &lt;/xs:documentation&gt;</w:t>
              </w:r>
            </w:ins>
          </w:p>
          <w:p w14:paraId="1BC1881A" w14:textId="77777777" w:rsidR="00D708FE" w:rsidRDefault="00D708FE" w:rsidP="00D708FE">
            <w:pPr>
              <w:pStyle w:val="XML1"/>
              <w:rPr>
                <w:ins w:id="28709" w:author="Thomas Dietz" w:date="2012-08-08T16:18:00Z"/>
              </w:rPr>
            </w:pPr>
            <w:ins w:id="28710" w:author="Thomas Dietz" w:date="2012-08-08T16:18:00Z">
              <w:r>
                <w:t xml:space="preserve">        &lt;/xs:annotation&gt;</w:t>
              </w:r>
            </w:ins>
          </w:p>
          <w:p w14:paraId="6A8EFEBF" w14:textId="77777777" w:rsidR="00D708FE" w:rsidRDefault="00D708FE" w:rsidP="00D708FE">
            <w:pPr>
              <w:pStyle w:val="XML1"/>
              <w:rPr>
                <w:ins w:id="28711" w:author="Thomas Dietz" w:date="2012-08-08T16:18:00Z"/>
              </w:rPr>
            </w:pPr>
            <w:ins w:id="28712" w:author="Thomas Dietz" w:date="2012-08-08T16:18:00Z">
              <w:r>
                <w:t xml:space="preserve">      &lt;/xs:element&gt;</w:t>
              </w:r>
            </w:ins>
          </w:p>
          <w:p w14:paraId="0ACFD329" w14:textId="77777777" w:rsidR="00D708FE" w:rsidRDefault="00D708FE" w:rsidP="00D708FE">
            <w:pPr>
              <w:pStyle w:val="XML1"/>
              <w:rPr>
                <w:ins w:id="28713" w:author="Thomas Dietz" w:date="2012-08-08T16:18:00Z"/>
              </w:rPr>
            </w:pPr>
            <w:ins w:id="28714" w:author="Thomas Dietz" w:date="2012-08-08T16:18:00Z">
              <w:r>
                <w:t xml:space="preserve">    &lt;/xs:sequence&gt;</w:t>
              </w:r>
            </w:ins>
          </w:p>
          <w:p w14:paraId="61E48357" w14:textId="77777777" w:rsidR="00D708FE" w:rsidRDefault="00D708FE" w:rsidP="00D708FE">
            <w:pPr>
              <w:pStyle w:val="XML1"/>
              <w:rPr>
                <w:ins w:id="28715" w:author="Thomas Dietz" w:date="2012-08-08T16:18:00Z"/>
              </w:rPr>
            </w:pPr>
            <w:ins w:id="28716" w:author="Thomas Dietz" w:date="2012-08-08T16:18:00Z">
              <w:r>
                <w:t xml:space="preserve">  &lt;/xs:group&gt;</w:t>
              </w:r>
            </w:ins>
          </w:p>
          <w:p w14:paraId="168F8A55" w14:textId="77777777" w:rsidR="00D708FE" w:rsidRDefault="00D708FE" w:rsidP="00D708FE">
            <w:pPr>
              <w:pStyle w:val="XML1"/>
              <w:rPr>
                <w:ins w:id="28717" w:author="Thomas Dietz" w:date="2012-08-08T16:18:00Z"/>
              </w:rPr>
            </w:pPr>
          </w:p>
          <w:p w14:paraId="1BBA9DAC" w14:textId="77777777" w:rsidR="00D708FE" w:rsidRDefault="00D708FE" w:rsidP="00D708FE">
            <w:pPr>
              <w:pStyle w:val="XML1"/>
              <w:rPr>
                <w:ins w:id="28718" w:author="Thomas Dietz" w:date="2012-08-08T16:18:00Z"/>
              </w:rPr>
            </w:pPr>
            <w:ins w:id="28719" w:author="Thomas Dietz" w:date="2012-08-08T16:18:00Z">
              <w:r>
                <w:t xml:space="preserve">  &lt;xs:group name="OFLogicalSwitchType"&gt;</w:t>
              </w:r>
            </w:ins>
          </w:p>
          <w:p w14:paraId="613F8B33" w14:textId="77777777" w:rsidR="00D708FE" w:rsidRDefault="00D708FE" w:rsidP="00D708FE">
            <w:pPr>
              <w:pStyle w:val="XML1"/>
              <w:rPr>
                <w:ins w:id="28720" w:author="Thomas Dietz" w:date="2012-08-08T16:18:00Z"/>
              </w:rPr>
            </w:pPr>
            <w:ins w:id="28721" w:author="Thomas Dietz" w:date="2012-08-08T16:18:00Z">
              <w:r>
                <w:t xml:space="preserve">    &lt;xs:annotation&gt;</w:t>
              </w:r>
            </w:ins>
          </w:p>
          <w:p w14:paraId="5DCC1AD0" w14:textId="77777777" w:rsidR="00D708FE" w:rsidRDefault="00D708FE" w:rsidP="00D708FE">
            <w:pPr>
              <w:pStyle w:val="XML1"/>
              <w:rPr>
                <w:ins w:id="28722" w:author="Thomas Dietz" w:date="2012-08-08T16:18:00Z"/>
              </w:rPr>
            </w:pPr>
            <w:ins w:id="28723" w:author="Thomas Dietz" w:date="2012-08-08T16:18:00Z">
              <w:r>
                <w:t xml:space="preserve">      &lt;xs:documentation&gt;</w:t>
              </w:r>
            </w:ins>
          </w:p>
          <w:p w14:paraId="7A2D7DFE" w14:textId="77777777" w:rsidR="00D708FE" w:rsidRDefault="00D708FE" w:rsidP="00D708FE">
            <w:pPr>
              <w:pStyle w:val="XML1"/>
              <w:rPr>
                <w:ins w:id="28724" w:author="Thomas Dietz" w:date="2012-08-08T16:18:00Z"/>
              </w:rPr>
            </w:pPr>
            <w:ins w:id="28725" w:author="Thomas Dietz" w:date="2012-08-08T16:18:00Z">
              <w:r>
                <w:t xml:space="preserve">        This grouping specifies all properties of an</w:t>
              </w:r>
            </w:ins>
          </w:p>
          <w:p w14:paraId="3E4770B6" w14:textId="77777777" w:rsidR="00D708FE" w:rsidRDefault="00D708FE" w:rsidP="00D708FE">
            <w:pPr>
              <w:pStyle w:val="XML1"/>
              <w:rPr>
                <w:ins w:id="28726" w:author="Thomas Dietz" w:date="2012-08-08T16:18:00Z"/>
              </w:rPr>
            </w:pPr>
            <w:ins w:id="28727" w:author="Thomas Dietz" w:date="2012-08-08T16:18:00Z">
              <w:r>
                <w:t xml:space="preserve">        OpenFlow Logical Switch.</w:t>
              </w:r>
            </w:ins>
          </w:p>
          <w:p w14:paraId="55BBBE1F" w14:textId="77777777" w:rsidR="00D708FE" w:rsidRDefault="00D708FE" w:rsidP="00D708FE">
            <w:pPr>
              <w:pStyle w:val="XML1"/>
              <w:rPr>
                <w:ins w:id="28728" w:author="Thomas Dietz" w:date="2012-08-08T16:18:00Z"/>
              </w:rPr>
            </w:pPr>
          </w:p>
          <w:p w14:paraId="1E799A75" w14:textId="77777777" w:rsidR="00D708FE" w:rsidRDefault="00D708FE" w:rsidP="00D708FE">
            <w:pPr>
              <w:pStyle w:val="XML1"/>
              <w:rPr>
                <w:ins w:id="28729" w:author="Thomas Dietz" w:date="2012-08-08T16:18:00Z"/>
              </w:rPr>
            </w:pPr>
            <w:ins w:id="28730" w:author="Thomas Dietz" w:date="2012-08-08T16:18:00Z">
              <w:r>
                <w:t xml:space="preserve">        Elements of type OFLogicalSwitchType cannot be created or</w:t>
              </w:r>
            </w:ins>
          </w:p>
          <w:p w14:paraId="3A274343" w14:textId="77777777" w:rsidR="00D708FE" w:rsidRDefault="00D708FE" w:rsidP="00D708FE">
            <w:pPr>
              <w:pStyle w:val="XML1"/>
              <w:rPr>
                <w:ins w:id="28731" w:author="Thomas Dietz" w:date="2012-08-08T16:18:00Z"/>
              </w:rPr>
            </w:pPr>
            <w:ins w:id="28732" w:author="Thomas Dietz" w:date="2012-08-08T16:18:00Z">
              <w:r>
                <w:t xml:space="preserve">        deleted with NETCONF &amp;lt;edit-config&amp;gt; operations 'create' or</w:t>
              </w:r>
            </w:ins>
          </w:p>
          <w:p w14:paraId="0F4C2321" w14:textId="77777777" w:rsidR="00D708FE" w:rsidRDefault="00D708FE" w:rsidP="00D708FE">
            <w:pPr>
              <w:pStyle w:val="XML1"/>
              <w:rPr>
                <w:ins w:id="28733" w:author="Thomas Dietz" w:date="2012-08-08T16:18:00Z"/>
              </w:rPr>
            </w:pPr>
            <w:ins w:id="28734" w:author="Thomas Dietz" w:date="2012-08-08T16:18:00Z">
              <w:r>
                <w:t xml:space="preserve">        'delete'. The other NETCONF &amp;lt;edit-config&amp;gt; operations MUST be</w:t>
              </w:r>
            </w:ins>
          </w:p>
          <w:p w14:paraId="76EC6EE5" w14:textId="77777777" w:rsidR="00D708FE" w:rsidRDefault="00D708FE" w:rsidP="00D708FE">
            <w:pPr>
              <w:pStyle w:val="XML1"/>
              <w:rPr>
                <w:ins w:id="28735" w:author="Thomas Dietz" w:date="2012-08-08T16:18:00Z"/>
              </w:rPr>
            </w:pPr>
            <w:ins w:id="28736" w:author="Thomas Dietz" w:date="2012-08-08T16:18:00Z">
              <w:r>
                <w:t xml:space="preserve">        implemented as follows: </w:t>
              </w:r>
            </w:ins>
          </w:p>
          <w:p w14:paraId="67673316" w14:textId="77777777" w:rsidR="00D708FE" w:rsidRDefault="00D708FE" w:rsidP="00D708FE">
            <w:pPr>
              <w:pStyle w:val="XML1"/>
              <w:rPr>
                <w:ins w:id="28737" w:author="Thomas Dietz" w:date="2012-08-08T16:18:00Z"/>
              </w:rPr>
            </w:pPr>
          </w:p>
          <w:p w14:paraId="7D1FC268" w14:textId="77777777" w:rsidR="00D708FE" w:rsidRDefault="00D708FE" w:rsidP="00D708FE">
            <w:pPr>
              <w:pStyle w:val="XML1"/>
              <w:rPr>
                <w:ins w:id="28738" w:author="Thomas Dietz" w:date="2012-08-08T16:18:00Z"/>
              </w:rPr>
            </w:pPr>
            <w:ins w:id="28739" w:author="Thomas Dietz" w:date="2012-08-08T16:18:00Z">
              <w:r>
                <w:t xml:space="preserve">        * The 'id' element MUST be present at all &amp;lt;edit-config&amp;gt;</w:t>
              </w:r>
            </w:ins>
          </w:p>
          <w:p w14:paraId="467213CE" w14:textId="77777777" w:rsidR="00D708FE" w:rsidRDefault="00D708FE" w:rsidP="00D708FE">
            <w:pPr>
              <w:pStyle w:val="XML1"/>
              <w:rPr>
                <w:ins w:id="28740" w:author="Thomas Dietz" w:date="2012-08-08T16:18:00Z"/>
              </w:rPr>
            </w:pPr>
            <w:ins w:id="28741" w:author="Thomas Dietz" w:date="2012-08-08T16:18:00Z">
              <w:r>
                <w:t xml:space="preserve">        operations to identify the OpenFlow Logical Switch.</w:t>
              </w:r>
            </w:ins>
          </w:p>
          <w:p w14:paraId="216EA1A0" w14:textId="77777777" w:rsidR="00D708FE" w:rsidRDefault="00D708FE" w:rsidP="00D708FE">
            <w:pPr>
              <w:pStyle w:val="XML1"/>
              <w:rPr>
                <w:ins w:id="28742" w:author="Thomas Dietz" w:date="2012-08-08T16:18:00Z"/>
              </w:rPr>
            </w:pPr>
            <w:ins w:id="28743" w:author="Thomas Dietz" w:date="2012-08-08T16:18:00Z">
              <w:r>
                <w:t xml:space="preserve">        * If the operation is 'merge' or 'replace', and the element</w:t>
              </w:r>
            </w:ins>
          </w:p>
          <w:p w14:paraId="2C3B3E29" w14:textId="77777777" w:rsidR="00D708FE" w:rsidRDefault="00D708FE" w:rsidP="00D708FE">
            <w:pPr>
              <w:pStyle w:val="XML1"/>
              <w:rPr>
                <w:ins w:id="28744" w:author="Thomas Dietz" w:date="2012-08-08T16:18:00Z"/>
              </w:rPr>
            </w:pPr>
            <w:ins w:id="28745" w:author="Thomas Dietz" w:date="2012-08-08T16:18:00Z">
              <w:r>
                <w:t xml:space="preserve">        does not exist, a 'data-missing' error is returned. If the</w:t>
              </w:r>
            </w:ins>
          </w:p>
          <w:p w14:paraId="77CC65DC" w14:textId="77777777" w:rsidR="00D708FE" w:rsidRDefault="00D708FE" w:rsidP="00D708FE">
            <w:pPr>
              <w:pStyle w:val="XML1"/>
              <w:rPr>
                <w:ins w:id="28746" w:author="Thomas Dietz" w:date="2012-08-08T16:18:00Z"/>
              </w:rPr>
            </w:pPr>
            <w:ins w:id="28747" w:author="Thomas Dietz" w:date="2012-08-08T16:18:00Z">
              <w:r>
                <w:t xml:space="preserve">        element exists its value is set to the value found in the</w:t>
              </w:r>
            </w:ins>
          </w:p>
          <w:p w14:paraId="776CA73F" w14:textId="77777777" w:rsidR="00D708FE" w:rsidRDefault="00D708FE" w:rsidP="00D708FE">
            <w:pPr>
              <w:pStyle w:val="XML1"/>
              <w:rPr>
                <w:ins w:id="28748" w:author="Thomas Dietz" w:date="2012-08-08T16:18:00Z"/>
              </w:rPr>
            </w:pPr>
            <w:ins w:id="28749" w:author="Thomas Dietz" w:date="2012-08-08T16:18:00Z">
              <w:r>
                <w:t xml:space="preserve">        XML RPC data.</w:t>
              </w:r>
            </w:ins>
          </w:p>
          <w:p w14:paraId="1E592588" w14:textId="77777777" w:rsidR="00D708FE" w:rsidRDefault="00D708FE" w:rsidP="00D708FE">
            <w:pPr>
              <w:pStyle w:val="XML1"/>
              <w:rPr>
                <w:ins w:id="28750" w:author="Thomas Dietz" w:date="2012-08-08T16:18:00Z"/>
              </w:rPr>
            </w:pPr>
            <w:ins w:id="28751" w:author="Thomas Dietz" w:date="2012-08-08T16:18:00Z">
              <w:r>
                <w:t xml:space="preserve">        * If the operation is 'create', a 'operation-not-supported'</w:t>
              </w:r>
            </w:ins>
          </w:p>
          <w:p w14:paraId="5D019FCE" w14:textId="77777777" w:rsidR="00D708FE" w:rsidRDefault="00D708FE" w:rsidP="00D708FE">
            <w:pPr>
              <w:pStyle w:val="XML1"/>
              <w:rPr>
                <w:ins w:id="28752" w:author="Thomas Dietz" w:date="2012-08-08T16:18:00Z"/>
              </w:rPr>
            </w:pPr>
            <w:ins w:id="28753" w:author="Thomas Dietz" w:date="2012-08-08T16:18:00Z">
              <w:r>
                <w:t xml:space="preserve">        error with type 'application' is returned.</w:t>
              </w:r>
            </w:ins>
          </w:p>
          <w:p w14:paraId="225C9407" w14:textId="77777777" w:rsidR="00D708FE" w:rsidRDefault="00D708FE" w:rsidP="00D708FE">
            <w:pPr>
              <w:pStyle w:val="XML1"/>
              <w:rPr>
                <w:ins w:id="28754" w:author="Thomas Dietz" w:date="2012-08-08T16:18:00Z"/>
              </w:rPr>
            </w:pPr>
            <w:ins w:id="28755" w:author="Thomas Dietz" w:date="2012-08-08T16:18:00Z">
              <w:r>
                <w:t xml:space="preserve">        * If the operation is 'delete', 'operation-not-supported'</w:t>
              </w:r>
            </w:ins>
          </w:p>
          <w:p w14:paraId="54A7A37D" w14:textId="77777777" w:rsidR="00D708FE" w:rsidRDefault="00D708FE" w:rsidP="00D708FE">
            <w:pPr>
              <w:pStyle w:val="XML1"/>
              <w:rPr>
                <w:ins w:id="28756" w:author="Thomas Dietz" w:date="2012-08-08T16:18:00Z"/>
              </w:rPr>
            </w:pPr>
            <w:ins w:id="28757" w:author="Thomas Dietz" w:date="2012-08-08T16:18:00Z">
              <w:r>
                <w:lastRenderedPageBreak/>
                <w:t xml:space="preserve">        error with type 'application' is returned.</w:t>
              </w:r>
            </w:ins>
          </w:p>
          <w:p w14:paraId="3E37CF2C" w14:textId="77777777" w:rsidR="00D708FE" w:rsidRDefault="00D708FE" w:rsidP="00D708FE">
            <w:pPr>
              <w:pStyle w:val="XML1"/>
              <w:rPr>
                <w:ins w:id="28758" w:author="Thomas Dietz" w:date="2012-08-08T16:18:00Z"/>
              </w:rPr>
            </w:pPr>
            <w:ins w:id="28759" w:author="Thomas Dietz" w:date="2012-08-08T16:18:00Z">
              <w:r>
                <w:t xml:space="preserve">      &lt;/xs:documentation&gt;</w:t>
              </w:r>
            </w:ins>
          </w:p>
          <w:p w14:paraId="7E139FE0" w14:textId="77777777" w:rsidR="00D708FE" w:rsidRDefault="00D708FE" w:rsidP="00D708FE">
            <w:pPr>
              <w:pStyle w:val="XML1"/>
              <w:rPr>
                <w:ins w:id="28760" w:author="Thomas Dietz" w:date="2012-08-08T16:18:00Z"/>
              </w:rPr>
            </w:pPr>
            <w:ins w:id="28761" w:author="Thomas Dietz" w:date="2012-08-08T16:18:00Z">
              <w:r>
                <w:t xml:space="preserve">    &lt;/xs:annotation&gt;</w:t>
              </w:r>
            </w:ins>
          </w:p>
          <w:p w14:paraId="51E94CDC" w14:textId="77777777" w:rsidR="00D708FE" w:rsidRDefault="00D708FE" w:rsidP="00D708FE">
            <w:pPr>
              <w:pStyle w:val="XML1"/>
              <w:rPr>
                <w:ins w:id="28762" w:author="Thomas Dietz" w:date="2012-08-08T16:18:00Z"/>
              </w:rPr>
            </w:pPr>
          </w:p>
          <w:p w14:paraId="7E3670C1" w14:textId="77777777" w:rsidR="00D708FE" w:rsidRDefault="00D708FE" w:rsidP="00D708FE">
            <w:pPr>
              <w:pStyle w:val="XML1"/>
              <w:rPr>
                <w:ins w:id="28763" w:author="Thomas Dietz" w:date="2012-08-08T16:18:00Z"/>
              </w:rPr>
            </w:pPr>
            <w:ins w:id="28764" w:author="Thomas Dietz" w:date="2012-08-08T16:18:00Z">
              <w:r>
                <w:t xml:space="preserve">    &lt;xs:sequence&gt;</w:t>
              </w:r>
            </w:ins>
          </w:p>
          <w:p w14:paraId="09909E58" w14:textId="77777777" w:rsidR="00D708FE" w:rsidRDefault="00D708FE" w:rsidP="00D708FE">
            <w:pPr>
              <w:pStyle w:val="XML1"/>
              <w:rPr>
                <w:ins w:id="28765" w:author="Thomas Dietz" w:date="2012-08-08T16:18:00Z"/>
              </w:rPr>
            </w:pPr>
            <w:ins w:id="28766" w:author="Thomas Dietz" w:date="2012-08-08T16:18:00Z">
              <w:r>
                <w:t xml:space="preserve">      &lt;xs:element name="id"  type="OFConfigId"&gt;</w:t>
              </w:r>
            </w:ins>
          </w:p>
          <w:p w14:paraId="0C173D9C" w14:textId="77777777" w:rsidR="00D708FE" w:rsidRDefault="00D708FE" w:rsidP="00D708FE">
            <w:pPr>
              <w:pStyle w:val="XML1"/>
              <w:rPr>
                <w:ins w:id="28767" w:author="Thomas Dietz" w:date="2012-08-08T16:18:00Z"/>
              </w:rPr>
            </w:pPr>
            <w:ins w:id="28768" w:author="Thomas Dietz" w:date="2012-08-08T16:18:00Z">
              <w:r>
                <w:t xml:space="preserve">        &lt;xs:annotation&gt;</w:t>
              </w:r>
            </w:ins>
          </w:p>
          <w:p w14:paraId="72A34084" w14:textId="77777777" w:rsidR="00D708FE" w:rsidRDefault="00D708FE" w:rsidP="00D708FE">
            <w:pPr>
              <w:pStyle w:val="XML1"/>
              <w:rPr>
                <w:ins w:id="28769" w:author="Thomas Dietz" w:date="2012-08-08T16:18:00Z"/>
              </w:rPr>
            </w:pPr>
            <w:ins w:id="28770" w:author="Thomas Dietz" w:date="2012-08-08T16:18:00Z">
              <w:r>
                <w:t xml:space="preserve">          &lt;xs:documentation&gt;</w:t>
              </w:r>
            </w:ins>
          </w:p>
          <w:p w14:paraId="7BEF06A7" w14:textId="77777777" w:rsidR="00D708FE" w:rsidRDefault="00D708FE" w:rsidP="00D708FE">
            <w:pPr>
              <w:pStyle w:val="XML1"/>
              <w:rPr>
                <w:ins w:id="28771" w:author="Thomas Dietz" w:date="2012-08-08T16:18:00Z"/>
              </w:rPr>
            </w:pPr>
            <w:ins w:id="28772" w:author="Thomas Dietz" w:date="2012-08-08T16:18:00Z">
              <w:r>
                <w:t xml:space="preserve">            A unique but locally arbitrary identifier that</w:t>
              </w:r>
            </w:ins>
          </w:p>
          <w:p w14:paraId="1BDF3ADE" w14:textId="77777777" w:rsidR="00D708FE" w:rsidRDefault="00D708FE" w:rsidP="00D708FE">
            <w:pPr>
              <w:pStyle w:val="XML1"/>
              <w:rPr>
                <w:ins w:id="28773" w:author="Thomas Dietz" w:date="2012-08-08T16:18:00Z"/>
              </w:rPr>
            </w:pPr>
            <w:ins w:id="28774" w:author="Thomas Dietz" w:date="2012-08-08T16:18:00Z">
              <w:r>
                <w:t xml:space="preserve">            identifies a Logical Switch within the context of an</w:t>
              </w:r>
            </w:ins>
          </w:p>
          <w:p w14:paraId="5DE21669" w14:textId="77777777" w:rsidR="00D708FE" w:rsidRDefault="00D708FE" w:rsidP="00D708FE">
            <w:pPr>
              <w:pStyle w:val="XML1"/>
              <w:rPr>
                <w:ins w:id="28775" w:author="Thomas Dietz" w:date="2012-08-08T16:18:00Z"/>
              </w:rPr>
            </w:pPr>
            <w:ins w:id="28776" w:author="Thomas Dietz" w:date="2012-08-08T16:18:00Z">
              <w:r>
                <w:t xml:space="preserve">            OpenFlow Capable Switch. It MUST be persistent across</w:t>
              </w:r>
            </w:ins>
          </w:p>
          <w:p w14:paraId="4582AA16" w14:textId="77777777" w:rsidR="00D708FE" w:rsidRDefault="00D708FE" w:rsidP="00D708FE">
            <w:pPr>
              <w:pStyle w:val="XML1"/>
              <w:rPr>
                <w:ins w:id="28777" w:author="Thomas Dietz" w:date="2012-08-08T16:18:00Z"/>
              </w:rPr>
            </w:pPr>
            <w:ins w:id="28778" w:author="Thomas Dietz" w:date="2012-08-08T16:18:00Z">
              <w:r>
                <w:t xml:space="preserve">            reboots of the OpenFlow Capable Switch.</w:t>
              </w:r>
            </w:ins>
          </w:p>
          <w:p w14:paraId="40C3F611" w14:textId="77777777" w:rsidR="00D708FE" w:rsidRDefault="00D708FE" w:rsidP="00D708FE">
            <w:pPr>
              <w:pStyle w:val="XML1"/>
              <w:rPr>
                <w:ins w:id="28779" w:author="Thomas Dietz" w:date="2012-08-08T16:18:00Z"/>
              </w:rPr>
            </w:pPr>
          </w:p>
          <w:p w14:paraId="38C3CF7B" w14:textId="77777777" w:rsidR="00D708FE" w:rsidRDefault="00D708FE" w:rsidP="00D708FE">
            <w:pPr>
              <w:pStyle w:val="XML1"/>
              <w:rPr>
                <w:ins w:id="28780" w:author="Thomas Dietz" w:date="2012-08-08T16:18:00Z"/>
              </w:rPr>
            </w:pPr>
            <w:ins w:id="28781" w:author="Thomas Dietz" w:date="2012-08-08T16:18:00Z">
              <w:r>
                <w:t xml:space="preserve">            This element MUST be present to identify the OpenFlow</w:t>
              </w:r>
            </w:ins>
          </w:p>
          <w:p w14:paraId="4AFB6B56" w14:textId="77777777" w:rsidR="00D708FE" w:rsidRDefault="00D708FE" w:rsidP="00D708FE">
            <w:pPr>
              <w:pStyle w:val="XML1"/>
              <w:rPr>
                <w:ins w:id="28782" w:author="Thomas Dietz" w:date="2012-08-08T16:18:00Z"/>
              </w:rPr>
            </w:pPr>
            <w:ins w:id="28783" w:author="Thomas Dietz" w:date="2012-08-08T16:18:00Z">
              <w:r>
                <w:t xml:space="preserve">            Logical Switch.</w:t>
              </w:r>
            </w:ins>
          </w:p>
          <w:p w14:paraId="2A51B14A" w14:textId="77777777" w:rsidR="00D708FE" w:rsidRDefault="00D708FE" w:rsidP="00D708FE">
            <w:pPr>
              <w:pStyle w:val="XML1"/>
              <w:rPr>
                <w:ins w:id="28784" w:author="Thomas Dietz" w:date="2012-08-08T16:18:00Z"/>
              </w:rPr>
            </w:pPr>
            <w:ins w:id="28785" w:author="Thomas Dietz" w:date="2012-08-08T16:18:00Z">
              <w:r>
                <w:t xml:space="preserve">          &lt;/xs:documentation&gt;</w:t>
              </w:r>
            </w:ins>
          </w:p>
          <w:p w14:paraId="1B0B1EB4" w14:textId="77777777" w:rsidR="00D708FE" w:rsidRDefault="00D708FE" w:rsidP="00D708FE">
            <w:pPr>
              <w:pStyle w:val="XML1"/>
              <w:rPr>
                <w:ins w:id="28786" w:author="Thomas Dietz" w:date="2012-08-08T16:18:00Z"/>
              </w:rPr>
            </w:pPr>
            <w:ins w:id="28787" w:author="Thomas Dietz" w:date="2012-08-08T16:18:00Z">
              <w:r>
                <w:t xml:space="preserve">        &lt;/xs:annotation&gt;</w:t>
              </w:r>
            </w:ins>
          </w:p>
          <w:p w14:paraId="14A5A96C" w14:textId="77777777" w:rsidR="00D708FE" w:rsidRDefault="00D708FE" w:rsidP="00D708FE">
            <w:pPr>
              <w:pStyle w:val="XML1"/>
              <w:rPr>
                <w:ins w:id="28788" w:author="Thomas Dietz" w:date="2012-08-08T16:18:00Z"/>
              </w:rPr>
            </w:pPr>
            <w:ins w:id="28789" w:author="Thomas Dietz" w:date="2012-08-08T16:18:00Z">
              <w:r>
                <w:t xml:space="preserve">      &lt;/xs:element&gt;</w:t>
              </w:r>
            </w:ins>
          </w:p>
          <w:p w14:paraId="32615965" w14:textId="77777777" w:rsidR="00D708FE" w:rsidRDefault="00D708FE" w:rsidP="00D708FE">
            <w:pPr>
              <w:pStyle w:val="XML1"/>
              <w:rPr>
                <w:ins w:id="28790" w:author="Thomas Dietz" w:date="2012-08-08T16:18:00Z"/>
              </w:rPr>
            </w:pPr>
            <w:ins w:id="28791" w:author="Thomas Dietz" w:date="2012-08-08T16:18:00Z">
              <w:r>
                <w:t xml:space="preserve">      &lt;xs:element name="capabilities"&gt;</w:t>
              </w:r>
            </w:ins>
          </w:p>
          <w:p w14:paraId="5BAF4444" w14:textId="77777777" w:rsidR="00D708FE" w:rsidRDefault="00D708FE" w:rsidP="00D708FE">
            <w:pPr>
              <w:pStyle w:val="XML1"/>
              <w:rPr>
                <w:ins w:id="28792" w:author="Thomas Dietz" w:date="2012-08-08T16:18:00Z"/>
              </w:rPr>
            </w:pPr>
            <w:ins w:id="28793" w:author="Thomas Dietz" w:date="2012-08-08T16:18:00Z">
              <w:r>
                <w:t xml:space="preserve">        &lt;xs:annotation&gt;</w:t>
              </w:r>
            </w:ins>
          </w:p>
          <w:p w14:paraId="6DDAD6F7" w14:textId="77777777" w:rsidR="00D708FE" w:rsidRDefault="00D708FE" w:rsidP="00D708FE">
            <w:pPr>
              <w:pStyle w:val="XML1"/>
              <w:rPr>
                <w:ins w:id="28794" w:author="Thomas Dietz" w:date="2012-08-08T16:18:00Z"/>
              </w:rPr>
            </w:pPr>
            <w:ins w:id="28795" w:author="Thomas Dietz" w:date="2012-08-08T16:18:00Z">
              <w:r>
                <w:t xml:space="preserve">          &lt;xs:documentation&gt;</w:t>
              </w:r>
            </w:ins>
          </w:p>
          <w:p w14:paraId="7F75C201" w14:textId="77777777" w:rsidR="00D708FE" w:rsidRDefault="00D708FE" w:rsidP="00D708FE">
            <w:pPr>
              <w:pStyle w:val="XML1"/>
              <w:rPr>
                <w:ins w:id="28796" w:author="Thomas Dietz" w:date="2012-08-08T16:18:00Z"/>
              </w:rPr>
            </w:pPr>
            <w:ins w:id="28797" w:author="Thomas Dietz" w:date="2012-08-08T16:18:00Z">
              <w:r>
                <w:t xml:space="preserve">            This element contains all capability items that</w:t>
              </w:r>
            </w:ins>
          </w:p>
          <w:p w14:paraId="63A09F5D" w14:textId="77777777" w:rsidR="00D708FE" w:rsidRDefault="00D708FE" w:rsidP="00D708FE">
            <w:pPr>
              <w:pStyle w:val="XML1"/>
              <w:rPr>
                <w:ins w:id="28798" w:author="Thomas Dietz" w:date="2012-08-08T16:18:00Z"/>
              </w:rPr>
            </w:pPr>
            <w:ins w:id="28799" w:author="Thomas Dietz" w:date="2012-08-08T16:18:00Z">
              <w:r>
                <w:t xml:space="preserve">            an OpenFlow Logical Switch MAY implement.</w:t>
              </w:r>
            </w:ins>
          </w:p>
          <w:p w14:paraId="240EAE7E" w14:textId="77777777" w:rsidR="00D708FE" w:rsidRDefault="00D708FE" w:rsidP="00D708FE">
            <w:pPr>
              <w:pStyle w:val="XML1"/>
              <w:rPr>
                <w:ins w:id="28800" w:author="Thomas Dietz" w:date="2012-08-08T16:18:00Z"/>
              </w:rPr>
            </w:pPr>
          </w:p>
          <w:p w14:paraId="6248ED57" w14:textId="77777777" w:rsidR="00D708FE" w:rsidRDefault="00D708FE" w:rsidP="00D708FE">
            <w:pPr>
              <w:pStyle w:val="XML1"/>
              <w:rPr>
                <w:ins w:id="28801" w:author="Thomas Dietz" w:date="2012-08-08T16:18:00Z"/>
              </w:rPr>
            </w:pPr>
            <w:ins w:id="28802" w:author="Thomas Dietz" w:date="2012-08-08T16:18:00Z">
              <w:r>
                <w:t xml:space="preserve">            This element and its children can only be retrieved by</w:t>
              </w:r>
            </w:ins>
          </w:p>
          <w:p w14:paraId="22C60D15" w14:textId="77777777" w:rsidR="00D708FE" w:rsidRDefault="00D708FE" w:rsidP="00D708FE">
            <w:pPr>
              <w:pStyle w:val="XML1"/>
              <w:rPr>
                <w:ins w:id="28803" w:author="Thomas Dietz" w:date="2012-08-08T16:18:00Z"/>
              </w:rPr>
            </w:pPr>
            <w:ins w:id="28804" w:author="Thomas Dietz" w:date="2012-08-08T16:18:00Z">
              <w:r>
                <w:t xml:space="preserve">            NETCONF &amp;lt;get&amp;gt; operation since it contain no configuration</w:t>
              </w:r>
            </w:ins>
          </w:p>
          <w:p w14:paraId="22F09661" w14:textId="77777777" w:rsidR="00D708FE" w:rsidRDefault="00D708FE" w:rsidP="00D708FE">
            <w:pPr>
              <w:pStyle w:val="XML1"/>
              <w:rPr>
                <w:ins w:id="28805" w:author="Thomas Dietz" w:date="2012-08-08T16:18:00Z"/>
              </w:rPr>
            </w:pPr>
            <w:ins w:id="28806" w:author="Thomas Dietz" w:date="2012-08-08T16:18:00Z">
              <w:r>
                <w:t xml:space="preserve">            data.</w:t>
              </w:r>
            </w:ins>
          </w:p>
          <w:p w14:paraId="02C5C01D" w14:textId="77777777" w:rsidR="00D708FE" w:rsidRDefault="00D708FE" w:rsidP="00D708FE">
            <w:pPr>
              <w:pStyle w:val="XML1"/>
              <w:rPr>
                <w:ins w:id="28807" w:author="Thomas Dietz" w:date="2012-08-08T16:18:00Z"/>
              </w:rPr>
            </w:pPr>
            <w:ins w:id="28808" w:author="Thomas Dietz" w:date="2012-08-08T16:18:00Z">
              <w:r>
                <w:t xml:space="preserve">          &lt;/xs:documentation&gt;</w:t>
              </w:r>
            </w:ins>
          </w:p>
          <w:p w14:paraId="7767C6D6" w14:textId="77777777" w:rsidR="00D708FE" w:rsidRDefault="00D708FE" w:rsidP="00D708FE">
            <w:pPr>
              <w:pStyle w:val="XML1"/>
              <w:rPr>
                <w:ins w:id="28809" w:author="Thomas Dietz" w:date="2012-08-08T16:18:00Z"/>
              </w:rPr>
            </w:pPr>
            <w:ins w:id="28810" w:author="Thomas Dietz" w:date="2012-08-08T16:18:00Z">
              <w:r>
                <w:t xml:space="preserve">        &lt;/xs:annotation&gt;</w:t>
              </w:r>
            </w:ins>
          </w:p>
          <w:p w14:paraId="634409B0" w14:textId="77777777" w:rsidR="00D708FE" w:rsidRDefault="00D708FE" w:rsidP="00D708FE">
            <w:pPr>
              <w:pStyle w:val="XML1"/>
              <w:rPr>
                <w:ins w:id="28811" w:author="Thomas Dietz" w:date="2012-08-08T16:18:00Z"/>
              </w:rPr>
            </w:pPr>
            <w:ins w:id="28812" w:author="Thomas Dietz" w:date="2012-08-08T16:18:00Z">
              <w:r>
                <w:t xml:space="preserve">        &lt;xs:complexType&gt;</w:t>
              </w:r>
            </w:ins>
          </w:p>
          <w:p w14:paraId="44347EC7" w14:textId="77777777" w:rsidR="00D708FE" w:rsidRDefault="00D708FE" w:rsidP="00D708FE">
            <w:pPr>
              <w:pStyle w:val="XML1"/>
              <w:rPr>
                <w:ins w:id="28813" w:author="Thomas Dietz" w:date="2012-08-08T16:18:00Z"/>
              </w:rPr>
            </w:pPr>
            <w:ins w:id="28814" w:author="Thomas Dietz" w:date="2012-08-08T16:18:00Z">
              <w:r>
                <w:t xml:space="preserve">          &lt;xs:sequence&gt;</w:t>
              </w:r>
            </w:ins>
          </w:p>
          <w:p w14:paraId="2CF069F7" w14:textId="77777777" w:rsidR="00D708FE" w:rsidRDefault="00D708FE" w:rsidP="00D708FE">
            <w:pPr>
              <w:pStyle w:val="XML1"/>
              <w:rPr>
                <w:ins w:id="28815" w:author="Thomas Dietz" w:date="2012-08-08T16:18:00Z"/>
              </w:rPr>
            </w:pPr>
            <w:ins w:id="28816" w:author="Thomas Dietz" w:date="2012-08-08T16:18:00Z">
              <w:r>
                <w:t xml:space="preserve">            &lt;xs:group ref="OFLogicalSwitchCapabilitiesType"/&gt;</w:t>
              </w:r>
            </w:ins>
          </w:p>
          <w:p w14:paraId="1E1E021F" w14:textId="77777777" w:rsidR="00D708FE" w:rsidRDefault="00D708FE" w:rsidP="00D708FE">
            <w:pPr>
              <w:pStyle w:val="XML1"/>
              <w:rPr>
                <w:ins w:id="28817" w:author="Thomas Dietz" w:date="2012-08-08T16:18:00Z"/>
              </w:rPr>
            </w:pPr>
            <w:ins w:id="28818" w:author="Thomas Dietz" w:date="2012-08-08T16:18:00Z">
              <w:r>
                <w:t xml:space="preserve">          &lt;/xs:sequence&gt;</w:t>
              </w:r>
            </w:ins>
          </w:p>
          <w:p w14:paraId="00442D7E" w14:textId="77777777" w:rsidR="00D708FE" w:rsidRDefault="00D708FE" w:rsidP="00D708FE">
            <w:pPr>
              <w:pStyle w:val="XML1"/>
              <w:rPr>
                <w:ins w:id="28819" w:author="Thomas Dietz" w:date="2012-08-08T16:18:00Z"/>
              </w:rPr>
            </w:pPr>
            <w:ins w:id="28820" w:author="Thomas Dietz" w:date="2012-08-08T16:18:00Z">
              <w:r>
                <w:t xml:space="preserve">        &lt;/xs:complexType&gt;</w:t>
              </w:r>
            </w:ins>
          </w:p>
          <w:p w14:paraId="5291E029" w14:textId="77777777" w:rsidR="00D708FE" w:rsidRDefault="00D708FE" w:rsidP="00D708FE">
            <w:pPr>
              <w:pStyle w:val="XML1"/>
              <w:rPr>
                <w:ins w:id="28821" w:author="Thomas Dietz" w:date="2012-08-08T16:18:00Z"/>
              </w:rPr>
            </w:pPr>
            <w:ins w:id="28822" w:author="Thomas Dietz" w:date="2012-08-08T16:18:00Z">
              <w:r>
                <w:t xml:space="preserve">      &lt;/xs:element&gt;</w:t>
              </w:r>
            </w:ins>
          </w:p>
          <w:p w14:paraId="4151773D" w14:textId="77777777" w:rsidR="00D708FE" w:rsidRDefault="00D708FE" w:rsidP="00D708FE">
            <w:pPr>
              <w:pStyle w:val="XML1"/>
              <w:rPr>
                <w:ins w:id="28823" w:author="Thomas Dietz" w:date="2012-08-08T16:18:00Z"/>
              </w:rPr>
            </w:pPr>
            <w:ins w:id="28824" w:author="Thomas Dietz" w:date="2012-08-08T16:18:00Z">
              <w:r>
                <w:t xml:space="preserve">      &lt;xs:element name="datapath-id"  type="datapath-id-type"&gt;</w:t>
              </w:r>
            </w:ins>
          </w:p>
          <w:p w14:paraId="6D582810" w14:textId="77777777" w:rsidR="00D708FE" w:rsidRDefault="00D708FE" w:rsidP="00D708FE">
            <w:pPr>
              <w:pStyle w:val="XML1"/>
              <w:rPr>
                <w:ins w:id="28825" w:author="Thomas Dietz" w:date="2012-08-08T16:18:00Z"/>
              </w:rPr>
            </w:pPr>
            <w:ins w:id="28826" w:author="Thomas Dietz" w:date="2012-08-08T16:18:00Z">
              <w:r>
                <w:t xml:space="preserve">        &lt;xs:annotation&gt;</w:t>
              </w:r>
            </w:ins>
          </w:p>
          <w:p w14:paraId="6A05E3E6" w14:textId="77777777" w:rsidR="00D708FE" w:rsidRDefault="00D708FE" w:rsidP="00D708FE">
            <w:pPr>
              <w:pStyle w:val="XML1"/>
              <w:rPr>
                <w:ins w:id="28827" w:author="Thomas Dietz" w:date="2012-08-08T16:18:00Z"/>
              </w:rPr>
            </w:pPr>
            <w:ins w:id="28828" w:author="Thomas Dietz" w:date="2012-08-08T16:18:00Z">
              <w:r>
                <w:t xml:space="preserve">          &lt;xs:documentation&gt;</w:t>
              </w:r>
            </w:ins>
          </w:p>
          <w:p w14:paraId="7F04D295" w14:textId="77777777" w:rsidR="00D708FE" w:rsidRDefault="00D708FE" w:rsidP="00D708FE">
            <w:pPr>
              <w:pStyle w:val="XML1"/>
              <w:rPr>
                <w:ins w:id="28829" w:author="Thomas Dietz" w:date="2012-08-08T16:18:00Z"/>
              </w:rPr>
            </w:pPr>
            <w:ins w:id="28830" w:author="Thomas Dietz" w:date="2012-08-08T16:18:00Z">
              <w:r>
                <w:t xml:space="preserve">            The datapath identifier of the Logical Switch</w:t>
              </w:r>
            </w:ins>
          </w:p>
          <w:p w14:paraId="770F8AC6" w14:textId="77777777" w:rsidR="00D708FE" w:rsidRDefault="00D708FE" w:rsidP="00D708FE">
            <w:pPr>
              <w:pStyle w:val="XML1"/>
              <w:rPr>
                <w:ins w:id="28831" w:author="Thomas Dietz" w:date="2012-08-08T16:18:00Z"/>
              </w:rPr>
            </w:pPr>
            <w:ins w:id="28832" w:author="Thomas Dietz" w:date="2012-08-08T16:18:00Z">
              <w:r>
                <w:t xml:space="preserve">            that uniquely identifies this Logical Switch within the</w:t>
              </w:r>
            </w:ins>
          </w:p>
          <w:p w14:paraId="2A4BB64E" w14:textId="77777777" w:rsidR="00D708FE" w:rsidRDefault="00D708FE" w:rsidP="00D708FE">
            <w:pPr>
              <w:pStyle w:val="XML1"/>
              <w:rPr>
                <w:ins w:id="28833" w:author="Thomas Dietz" w:date="2012-08-08T16:18:00Z"/>
              </w:rPr>
            </w:pPr>
            <w:ins w:id="28834" w:author="Thomas Dietz" w:date="2012-08-08T16:18:00Z">
              <w:r>
                <w:t xml:space="preserve">            context of all OpenFlow Controllers associated with the</w:t>
              </w:r>
            </w:ins>
          </w:p>
          <w:p w14:paraId="359DA93A" w14:textId="77777777" w:rsidR="00D708FE" w:rsidRDefault="00D708FE" w:rsidP="00D708FE">
            <w:pPr>
              <w:pStyle w:val="XML1"/>
              <w:rPr>
                <w:ins w:id="28835" w:author="Thomas Dietz" w:date="2012-08-08T16:18:00Z"/>
              </w:rPr>
            </w:pPr>
            <w:ins w:id="28836" w:author="Thomas Dietz" w:date="2012-08-08T16:18:00Z">
              <w:r>
                <w:t xml:space="preserve">            OpenFlow Logical Switch.  The datapath identifier is a</w:t>
              </w:r>
            </w:ins>
          </w:p>
          <w:p w14:paraId="2A4EA1FB" w14:textId="77777777" w:rsidR="00DF476A" w:rsidRDefault="00DF476A" w:rsidP="00DF476A">
            <w:pPr>
              <w:pStyle w:val="XML1"/>
              <w:rPr>
                <w:ins w:id="28837" w:author="Thomas Dietz" w:date="2012-08-10T14:39:00Z"/>
              </w:rPr>
            </w:pPr>
            <w:ins w:id="28838" w:author="Thomas Dietz" w:date="2012-08-10T14:39:00Z">
              <w:r>
                <w:t xml:space="preserve">            string value that MUST be formatted as a sequence of 8</w:t>
              </w:r>
            </w:ins>
          </w:p>
          <w:p w14:paraId="25A8D9A6" w14:textId="77777777" w:rsidR="00DF476A" w:rsidRDefault="00DF476A" w:rsidP="00DF476A">
            <w:pPr>
              <w:pStyle w:val="XML1"/>
              <w:rPr>
                <w:ins w:id="28839" w:author="Thomas Dietz" w:date="2012-08-10T14:39:00Z"/>
              </w:rPr>
            </w:pPr>
            <w:ins w:id="28840" w:author="Thomas Dietz" w:date="2012-08-10T14:39:00Z">
              <w:r>
                <w:t xml:space="preserve">            2-digit hexadecimal numbers that are separated by colons,</w:t>
              </w:r>
            </w:ins>
          </w:p>
          <w:p w14:paraId="59B2895F" w14:textId="77777777" w:rsidR="00DF476A" w:rsidRDefault="00DF476A" w:rsidP="00DF476A">
            <w:pPr>
              <w:pStyle w:val="XML1"/>
              <w:rPr>
                <w:ins w:id="28841" w:author="Thomas Dietz" w:date="2012-08-10T14:39:00Z"/>
              </w:rPr>
            </w:pPr>
            <w:ins w:id="28842" w:author="Thomas Dietz" w:date="2012-08-10T14:39:00Z">
              <w:r>
                <w:t xml:space="preserve">            for example, '01:23:45:67:89:ab:cd:ef'.  When processing a</w:t>
              </w:r>
            </w:ins>
          </w:p>
          <w:p w14:paraId="314CFA13" w14:textId="77777777" w:rsidR="00DF476A" w:rsidRDefault="00DF476A" w:rsidP="00DF476A">
            <w:pPr>
              <w:pStyle w:val="XML1"/>
              <w:rPr>
                <w:ins w:id="28843" w:author="Thomas Dietz" w:date="2012-08-10T14:39:00Z"/>
              </w:rPr>
            </w:pPr>
            <w:ins w:id="28844" w:author="Thomas Dietz" w:date="2012-08-10T14:39:00Z">
              <w:r>
                <w:t xml:space="preserve">            datapath identifier, the case of the decimal digits MUST be</w:t>
              </w:r>
            </w:ins>
          </w:p>
          <w:p w14:paraId="7AACD701" w14:textId="71226857" w:rsidR="00D708FE" w:rsidRDefault="00DF476A" w:rsidP="00DF476A">
            <w:pPr>
              <w:pStyle w:val="XML1"/>
              <w:rPr>
                <w:ins w:id="28845" w:author="Thomas Dietz" w:date="2012-08-10T14:39:00Z"/>
              </w:rPr>
            </w:pPr>
            <w:ins w:id="28846" w:author="Thomas Dietz" w:date="2012-08-10T14:39:00Z">
              <w:r>
                <w:t xml:space="preserve">            ignored.</w:t>
              </w:r>
            </w:ins>
          </w:p>
          <w:p w14:paraId="5009CFB6" w14:textId="77777777" w:rsidR="00DF476A" w:rsidRDefault="00DF476A" w:rsidP="00DF476A">
            <w:pPr>
              <w:pStyle w:val="XML1"/>
              <w:rPr>
                <w:ins w:id="28847" w:author="Thomas Dietz" w:date="2012-08-08T16:18:00Z"/>
              </w:rPr>
            </w:pPr>
          </w:p>
          <w:p w14:paraId="53C12864" w14:textId="77777777" w:rsidR="00D708FE" w:rsidRDefault="00D708FE" w:rsidP="00D708FE">
            <w:pPr>
              <w:pStyle w:val="XML1"/>
              <w:rPr>
                <w:ins w:id="28848" w:author="Thomas Dietz" w:date="2012-08-08T16:18:00Z"/>
              </w:rPr>
            </w:pPr>
            <w:ins w:id="28849" w:author="Thomas Dietz" w:date="2012-08-08T16:18:00Z">
              <w:r>
                <w:t xml:space="preserve">            This element MUST be present in the NETCONF data store.</w:t>
              </w:r>
            </w:ins>
          </w:p>
          <w:p w14:paraId="343754E1" w14:textId="77777777" w:rsidR="00D708FE" w:rsidRDefault="00D708FE" w:rsidP="00D708FE">
            <w:pPr>
              <w:pStyle w:val="XML1"/>
              <w:rPr>
                <w:ins w:id="28850" w:author="Thomas Dietz" w:date="2012-08-08T16:18:00Z"/>
              </w:rPr>
            </w:pPr>
            <w:ins w:id="28851" w:author="Thomas Dietz" w:date="2012-08-08T16:18:00Z">
              <w:r>
                <w:t xml:space="preserve">            If this element is not present in a NETCONF &amp;lt;edit-config&amp;gt;</w:t>
              </w:r>
            </w:ins>
          </w:p>
          <w:p w14:paraId="49BFF954" w14:textId="77777777" w:rsidR="00D708FE" w:rsidRDefault="00D708FE" w:rsidP="00D708FE">
            <w:pPr>
              <w:pStyle w:val="XML1"/>
              <w:rPr>
                <w:ins w:id="28852" w:author="Thomas Dietz" w:date="2012-08-08T16:18:00Z"/>
              </w:rPr>
            </w:pPr>
            <w:ins w:id="28853" w:author="Thomas Dietz" w:date="2012-08-08T16:18:00Z">
              <w:r>
                <w:t xml:space="preserve">            operation 'create', 'merge' or 'replace' and the parent</w:t>
              </w:r>
            </w:ins>
          </w:p>
          <w:p w14:paraId="64CCF131" w14:textId="77777777" w:rsidR="00D708FE" w:rsidRDefault="00D708FE" w:rsidP="00D708FE">
            <w:pPr>
              <w:pStyle w:val="XML1"/>
              <w:rPr>
                <w:ins w:id="28854" w:author="Thomas Dietz" w:date="2012-08-08T16:18:00Z"/>
              </w:rPr>
            </w:pPr>
            <w:ins w:id="28855" w:author="Thomas Dietz" w:date="2012-08-08T16:18:00Z">
              <w:r>
                <w:t xml:space="preserve">            element does not exist, a 'data-missing' error is</w:t>
              </w:r>
            </w:ins>
          </w:p>
          <w:p w14:paraId="254DD14D" w14:textId="77777777" w:rsidR="00D708FE" w:rsidRDefault="00D708FE" w:rsidP="00D708FE">
            <w:pPr>
              <w:pStyle w:val="XML1"/>
              <w:rPr>
                <w:ins w:id="28856" w:author="Thomas Dietz" w:date="2012-08-08T16:18:00Z"/>
              </w:rPr>
            </w:pPr>
            <w:ins w:id="28857" w:author="Thomas Dietz" w:date="2012-08-08T16:18:00Z">
              <w:r>
                <w:t xml:space="preserve">            returned.</w:t>
              </w:r>
            </w:ins>
          </w:p>
          <w:p w14:paraId="35632B0C" w14:textId="77777777" w:rsidR="00D708FE" w:rsidRDefault="00D708FE" w:rsidP="00D708FE">
            <w:pPr>
              <w:pStyle w:val="XML1"/>
              <w:rPr>
                <w:ins w:id="28858" w:author="Thomas Dietz" w:date="2012-08-08T16:18:00Z"/>
              </w:rPr>
            </w:pPr>
            <w:ins w:id="28859" w:author="Thomas Dietz" w:date="2012-08-08T16:18:00Z">
              <w:r>
                <w:t xml:space="preserve">          &lt;/xs:documentation&gt;</w:t>
              </w:r>
            </w:ins>
          </w:p>
          <w:p w14:paraId="38774E6A" w14:textId="77777777" w:rsidR="00D708FE" w:rsidRDefault="00D708FE" w:rsidP="00D708FE">
            <w:pPr>
              <w:pStyle w:val="XML1"/>
              <w:rPr>
                <w:ins w:id="28860" w:author="Thomas Dietz" w:date="2012-08-08T16:18:00Z"/>
              </w:rPr>
            </w:pPr>
            <w:ins w:id="28861" w:author="Thomas Dietz" w:date="2012-08-08T16:18:00Z">
              <w:r>
                <w:t xml:space="preserve">        &lt;/xs:annotation&gt;</w:t>
              </w:r>
            </w:ins>
          </w:p>
          <w:p w14:paraId="5408174B" w14:textId="77777777" w:rsidR="00D708FE" w:rsidRDefault="00D708FE" w:rsidP="00D708FE">
            <w:pPr>
              <w:pStyle w:val="XML1"/>
              <w:rPr>
                <w:ins w:id="28862" w:author="Thomas Dietz" w:date="2012-08-08T16:18:00Z"/>
              </w:rPr>
            </w:pPr>
            <w:ins w:id="28863" w:author="Thomas Dietz" w:date="2012-08-08T16:18:00Z">
              <w:r>
                <w:t xml:space="preserve">      &lt;/xs:element&gt;</w:t>
              </w:r>
            </w:ins>
          </w:p>
          <w:p w14:paraId="55726978" w14:textId="77777777" w:rsidR="00D708FE" w:rsidRDefault="00D708FE" w:rsidP="00D708FE">
            <w:pPr>
              <w:pStyle w:val="XML1"/>
              <w:rPr>
                <w:ins w:id="28864" w:author="Thomas Dietz" w:date="2012-08-08T16:18:00Z"/>
              </w:rPr>
            </w:pPr>
            <w:ins w:id="28865" w:author="Thomas Dietz" w:date="2012-08-08T16:18:00Z">
              <w:r>
                <w:lastRenderedPageBreak/>
                <w:t xml:space="preserve">      &lt;xs:element name="enabled"  type="xs:boolean"&gt;</w:t>
              </w:r>
            </w:ins>
          </w:p>
          <w:p w14:paraId="2144F68A" w14:textId="77777777" w:rsidR="00D708FE" w:rsidRDefault="00D708FE" w:rsidP="00D708FE">
            <w:pPr>
              <w:pStyle w:val="XML1"/>
              <w:rPr>
                <w:ins w:id="28866" w:author="Thomas Dietz" w:date="2012-08-08T16:18:00Z"/>
              </w:rPr>
            </w:pPr>
            <w:ins w:id="28867" w:author="Thomas Dietz" w:date="2012-08-08T16:18:00Z">
              <w:r>
                <w:t xml:space="preserve">        &lt;xs:annotation&gt;</w:t>
              </w:r>
            </w:ins>
          </w:p>
          <w:p w14:paraId="6DB2CCB8" w14:textId="77777777" w:rsidR="00D708FE" w:rsidRDefault="00D708FE" w:rsidP="00D708FE">
            <w:pPr>
              <w:pStyle w:val="XML1"/>
              <w:rPr>
                <w:ins w:id="28868" w:author="Thomas Dietz" w:date="2012-08-08T16:18:00Z"/>
              </w:rPr>
            </w:pPr>
            <w:ins w:id="28869" w:author="Thomas Dietz" w:date="2012-08-08T16:18:00Z">
              <w:r>
                <w:t xml:space="preserve">          &lt;xs:documentation&gt;</w:t>
              </w:r>
            </w:ins>
          </w:p>
          <w:p w14:paraId="7F649EB5" w14:textId="77777777" w:rsidR="00D708FE" w:rsidRDefault="00D708FE" w:rsidP="00D708FE">
            <w:pPr>
              <w:pStyle w:val="XML1"/>
              <w:rPr>
                <w:ins w:id="28870" w:author="Thomas Dietz" w:date="2012-08-08T16:18:00Z"/>
              </w:rPr>
            </w:pPr>
            <w:ins w:id="28871" w:author="Thomas Dietz" w:date="2012-08-08T16:18:00Z">
              <w:r>
                <w:t xml:space="preserve">            This element indicates the administrative state</w:t>
              </w:r>
            </w:ins>
          </w:p>
          <w:p w14:paraId="52298D4C" w14:textId="77777777" w:rsidR="00D708FE" w:rsidRDefault="00D708FE" w:rsidP="00D708FE">
            <w:pPr>
              <w:pStyle w:val="XML1"/>
              <w:rPr>
                <w:ins w:id="28872" w:author="Thomas Dietz" w:date="2012-08-08T16:18:00Z"/>
              </w:rPr>
            </w:pPr>
            <w:ins w:id="28873" w:author="Thomas Dietz" w:date="2012-08-08T16:18:00Z">
              <w:r>
                <w:t xml:space="preserve">            of the OpenFlow Logical Switch.  A value of 'false' means</w:t>
              </w:r>
            </w:ins>
          </w:p>
          <w:p w14:paraId="1F1E8D14" w14:textId="77777777" w:rsidR="00D708FE" w:rsidRDefault="00D708FE" w:rsidP="00D708FE">
            <w:pPr>
              <w:pStyle w:val="XML1"/>
              <w:rPr>
                <w:ins w:id="28874" w:author="Thomas Dietz" w:date="2012-08-08T16:18:00Z"/>
              </w:rPr>
            </w:pPr>
            <w:ins w:id="28875" w:author="Thomas Dietz" w:date="2012-08-08T16:18:00Z">
              <w:r>
                <w:t xml:space="preserve">            the OpenFlow Logical Switch MUST NOT communicate with any </w:t>
              </w:r>
            </w:ins>
          </w:p>
          <w:p w14:paraId="72170464" w14:textId="77777777" w:rsidR="00D708FE" w:rsidRDefault="00D708FE" w:rsidP="00D708FE">
            <w:pPr>
              <w:pStyle w:val="XML1"/>
              <w:rPr>
                <w:ins w:id="28876" w:author="Thomas Dietz" w:date="2012-08-08T16:18:00Z"/>
              </w:rPr>
            </w:pPr>
            <w:ins w:id="28877" w:author="Thomas Dietz" w:date="2012-08-08T16:18:00Z">
              <w:r>
                <w:t xml:space="preserve">            OpenFlow Controllers, MUST NOT conduct any OpenFlow </w:t>
              </w:r>
            </w:ins>
          </w:p>
          <w:p w14:paraId="78105F25" w14:textId="77777777" w:rsidR="00D708FE" w:rsidRDefault="00D708FE" w:rsidP="00D708FE">
            <w:pPr>
              <w:pStyle w:val="XML1"/>
              <w:rPr>
                <w:ins w:id="28878" w:author="Thomas Dietz" w:date="2012-08-08T16:18:00Z"/>
              </w:rPr>
            </w:pPr>
            <w:ins w:id="28879" w:author="Thomas Dietz" w:date="2012-08-08T16:18:00Z">
              <w:r>
                <w:t xml:space="preserve">            processing, and SHOULD NOT be utilizing computational or </w:t>
              </w:r>
            </w:ins>
          </w:p>
          <w:p w14:paraId="271F0129" w14:textId="77777777" w:rsidR="00D708FE" w:rsidRDefault="00D708FE" w:rsidP="00D708FE">
            <w:pPr>
              <w:pStyle w:val="XML1"/>
              <w:rPr>
                <w:ins w:id="28880" w:author="Thomas Dietz" w:date="2012-08-08T16:18:00Z"/>
              </w:rPr>
            </w:pPr>
            <w:ins w:id="28881" w:author="Thomas Dietz" w:date="2012-08-08T16:18:00Z">
              <w:r>
                <w:t xml:space="preserve">            network resources of the underlying platform.</w:t>
              </w:r>
            </w:ins>
          </w:p>
          <w:p w14:paraId="6B7C38F7" w14:textId="77777777" w:rsidR="00D708FE" w:rsidRDefault="00D708FE" w:rsidP="00D708FE">
            <w:pPr>
              <w:pStyle w:val="XML1"/>
              <w:rPr>
                <w:ins w:id="28882" w:author="Thomas Dietz" w:date="2012-08-08T16:18:00Z"/>
              </w:rPr>
            </w:pPr>
          </w:p>
          <w:p w14:paraId="17A248FB" w14:textId="77777777" w:rsidR="00D708FE" w:rsidRDefault="00D708FE" w:rsidP="00D708FE">
            <w:pPr>
              <w:pStyle w:val="XML1"/>
              <w:rPr>
                <w:ins w:id="28883" w:author="Thomas Dietz" w:date="2012-08-08T16:18:00Z"/>
              </w:rPr>
            </w:pPr>
            <w:ins w:id="28884" w:author="Thomas Dietz" w:date="2012-08-08T16:18:00Z">
              <w:r>
                <w:t xml:space="preserve">            This element is optional. If this element is not present it</w:t>
              </w:r>
            </w:ins>
          </w:p>
          <w:p w14:paraId="47D67237" w14:textId="77777777" w:rsidR="00D708FE" w:rsidRDefault="00D708FE" w:rsidP="00D708FE">
            <w:pPr>
              <w:pStyle w:val="XML1"/>
              <w:rPr>
                <w:ins w:id="28885" w:author="Thomas Dietz" w:date="2012-08-08T16:18:00Z"/>
              </w:rPr>
            </w:pPr>
            <w:ins w:id="28886" w:author="Thomas Dietz" w:date="2012-08-08T16:18:00Z">
              <w:r>
                <w:t xml:space="preserve">            defaults to 'false'.</w:t>
              </w:r>
            </w:ins>
          </w:p>
          <w:p w14:paraId="08E88831" w14:textId="77777777" w:rsidR="00D708FE" w:rsidRDefault="00D708FE" w:rsidP="00D708FE">
            <w:pPr>
              <w:pStyle w:val="XML1"/>
              <w:rPr>
                <w:ins w:id="28887" w:author="Thomas Dietz" w:date="2012-08-08T16:18:00Z"/>
              </w:rPr>
            </w:pPr>
            <w:ins w:id="28888" w:author="Thomas Dietz" w:date="2012-08-08T16:18:00Z">
              <w:r>
                <w:t xml:space="preserve">          &lt;/xs:documentation&gt;</w:t>
              </w:r>
            </w:ins>
          </w:p>
          <w:p w14:paraId="5BBD7BF8" w14:textId="77777777" w:rsidR="00D708FE" w:rsidRDefault="00D708FE" w:rsidP="00D708FE">
            <w:pPr>
              <w:pStyle w:val="XML1"/>
              <w:rPr>
                <w:ins w:id="28889" w:author="Thomas Dietz" w:date="2012-08-08T16:18:00Z"/>
              </w:rPr>
            </w:pPr>
            <w:ins w:id="28890" w:author="Thomas Dietz" w:date="2012-08-08T16:18:00Z">
              <w:r>
                <w:t xml:space="preserve">        &lt;/xs:annotation&gt;</w:t>
              </w:r>
            </w:ins>
          </w:p>
          <w:p w14:paraId="0F49AD77" w14:textId="77777777" w:rsidR="00D708FE" w:rsidRDefault="00D708FE" w:rsidP="00D708FE">
            <w:pPr>
              <w:pStyle w:val="XML1"/>
              <w:rPr>
                <w:ins w:id="28891" w:author="Thomas Dietz" w:date="2012-08-08T16:18:00Z"/>
              </w:rPr>
            </w:pPr>
            <w:ins w:id="28892" w:author="Thomas Dietz" w:date="2012-08-08T16:18:00Z">
              <w:r>
                <w:t xml:space="preserve">      &lt;/xs:element&gt;</w:t>
              </w:r>
            </w:ins>
          </w:p>
          <w:p w14:paraId="189075F1" w14:textId="77777777" w:rsidR="00D708FE" w:rsidRDefault="00D708FE" w:rsidP="00D708FE">
            <w:pPr>
              <w:pStyle w:val="XML1"/>
              <w:rPr>
                <w:ins w:id="28893" w:author="Thomas Dietz" w:date="2012-08-08T16:18:00Z"/>
              </w:rPr>
            </w:pPr>
            <w:ins w:id="28894" w:author="Thomas Dietz" w:date="2012-08-08T16:18:00Z">
              <w:r>
                <w:t xml:space="preserve">      &lt;xs:element name="check-controller-certificate"  type="xs:boolean"&gt;</w:t>
              </w:r>
            </w:ins>
          </w:p>
          <w:p w14:paraId="79094B81" w14:textId="77777777" w:rsidR="00D708FE" w:rsidRDefault="00D708FE" w:rsidP="00D708FE">
            <w:pPr>
              <w:pStyle w:val="XML1"/>
              <w:rPr>
                <w:ins w:id="28895" w:author="Thomas Dietz" w:date="2012-08-08T16:18:00Z"/>
              </w:rPr>
            </w:pPr>
            <w:ins w:id="28896" w:author="Thomas Dietz" w:date="2012-08-08T16:18:00Z">
              <w:r>
                <w:t xml:space="preserve">        &lt;xs:annotation&gt;</w:t>
              </w:r>
            </w:ins>
          </w:p>
          <w:p w14:paraId="74A29377" w14:textId="77777777" w:rsidR="00D708FE" w:rsidRDefault="00D708FE" w:rsidP="00D708FE">
            <w:pPr>
              <w:pStyle w:val="XML1"/>
              <w:rPr>
                <w:ins w:id="28897" w:author="Thomas Dietz" w:date="2012-08-08T16:18:00Z"/>
              </w:rPr>
            </w:pPr>
            <w:ins w:id="28898" w:author="Thomas Dietz" w:date="2012-08-08T16:18:00Z">
              <w:r>
                <w:t xml:space="preserve">          &lt;xs:documentation&gt;</w:t>
              </w:r>
            </w:ins>
          </w:p>
          <w:p w14:paraId="1C0022F6" w14:textId="77777777" w:rsidR="00D708FE" w:rsidRDefault="00D708FE" w:rsidP="00D708FE">
            <w:pPr>
              <w:pStyle w:val="XML1"/>
              <w:rPr>
                <w:ins w:id="28899" w:author="Thomas Dietz" w:date="2012-08-08T16:18:00Z"/>
              </w:rPr>
            </w:pPr>
            <w:ins w:id="28900" w:author="Thomas Dietz" w:date="2012-08-08T16:18:00Z">
              <w:r>
                <w:t xml:space="preserve">            This element indicates the behavior of the </w:t>
              </w:r>
            </w:ins>
          </w:p>
          <w:p w14:paraId="4C49EC0B" w14:textId="77777777" w:rsidR="00D708FE" w:rsidRDefault="00D708FE" w:rsidP="00D708FE">
            <w:pPr>
              <w:pStyle w:val="XML1"/>
              <w:rPr>
                <w:ins w:id="28901" w:author="Thomas Dietz" w:date="2012-08-08T16:18:00Z"/>
              </w:rPr>
            </w:pPr>
            <w:ins w:id="28902" w:author="Thomas Dietz" w:date="2012-08-08T16:18:00Z">
              <w:r>
                <w:t xml:space="preserve">            OpenFlow Logical Switch when connecting to an OpenFlow</w:t>
              </w:r>
            </w:ins>
          </w:p>
          <w:p w14:paraId="4AF13012" w14:textId="77777777" w:rsidR="00D708FE" w:rsidRDefault="00D708FE" w:rsidP="00D708FE">
            <w:pPr>
              <w:pStyle w:val="XML1"/>
              <w:rPr>
                <w:ins w:id="28903" w:author="Thomas Dietz" w:date="2012-08-08T16:18:00Z"/>
              </w:rPr>
            </w:pPr>
            <w:ins w:id="28904" w:author="Thomas Dietz" w:date="2012-08-08T16:18:00Z">
              <w:r>
                <w:t xml:space="preserve">            Controller.  </w:t>
              </w:r>
            </w:ins>
          </w:p>
          <w:p w14:paraId="21CE06B8" w14:textId="77777777" w:rsidR="00D708FE" w:rsidRDefault="00D708FE" w:rsidP="00D708FE">
            <w:pPr>
              <w:pStyle w:val="XML1"/>
              <w:rPr>
                <w:ins w:id="28905" w:author="Thomas Dietz" w:date="2012-08-08T16:18:00Z"/>
              </w:rPr>
            </w:pPr>
            <w:ins w:id="28906" w:author="Thomas Dietz" w:date="2012-08-08T16:18:00Z">
              <w:r>
                <w:t xml:space="preserve">                  </w:t>
              </w:r>
            </w:ins>
          </w:p>
          <w:p w14:paraId="77E4950F" w14:textId="77777777" w:rsidR="00D708FE" w:rsidRDefault="00D708FE" w:rsidP="00D708FE">
            <w:pPr>
              <w:pStyle w:val="XML1"/>
              <w:rPr>
                <w:ins w:id="28907" w:author="Thomas Dietz" w:date="2012-08-08T16:18:00Z"/>
              </w:rPr>
            </w:pPr>
            <w:ins w:id="28908" w:author="Thomas Dietz" w:date="2012-08-08T16:18:00Z">
              <w:r>
                <w:t xml:space="preserve">            If set to value 'false', the logical switch will connect to</w:t>
              </w:r>
            </w:ins>
          </w:p>
          <w:p w14:paraId="173766F3" w14:textId="77777777" w:rsidR="00D708FE" w:rsidRDefault="00D708FE" w:rsidP="00D708FE">
            <w:pPr>
              <w:pStyle w:val="XML1"/>
              <w:rPr>
                <w:ins w:id="28909" w:author="Thomas Dietz" w:date="2012-08-08T16:18:00Z"/>
              </w:rPr>
            </w:pPr>
            <w:ins w:id="28910" w:author="Thomas Dietz" w:date="2012-08-08T16:18:00Z">
              <w:r>
                <w:t xml:space="preserve">            a controller without checking any controller certificate.  </w:t>
              </w:r>
            </w:ins>
          </w:p>
          <w:p w14:paraId="43752D8D" w14:textId="77777777" w:rsidR="00D708FE" w:rsidRDefault="00D708FE" w:rsidP="00D708FE">
            <w:pPr>
              <w:pStyle w:val="XML1"/>
              <w:rPr>
                <w:ins w:id="28911" w:author="Thomas Dietz" w:date="2012-08-08T16:18:00Z"/>
              </w:rPr>
            </w:pPr>
            <w:ins w:id="28912" w:author="Thomas Dietz" w:date="2012-08-08T16:18:00Z">
              <w:r>
                <w:t xml:space="preserve">                  </w:t>
              </w:r>
            </w:ins>
          </w:p>
          <w:p w14:paraId="016159AF" w14:textId="77777777" w:rsidR="00D708FE" w:rsidRDefault="00D708FE" w:rsidP="00D708FE">
            <w:pPr>
              <w:pStyle w:val="XML1"/>
              <w:rPr>
                <w:ins w:id="28913" w:author="Thomas Dietz" w:date="2012-08-08T16:18:00Z"/>
              </w:rPr>
            </w:pPr>
            <w:ins w:id="28914" w:author="Thomas Dietz" w:date="2012-08-08T16:18:00Z">
              <w:r>
                <w:t xml:space="preserve">            If set to value 'true', then the logical switch will</w:t>
              </w:r>
            </w:ins>
          </w:p>
          <w:p w14:paraId="0EBA51CA" w14:textId="77777777" w:rsidR="00D708FE" w:rsidRDefault="00D708FE" w:rsidP="00D708FE">
            <w:pPr>
              <w:pStyle w:val="XML1"/>
              <w:rPr>
                <w:ins w:id="28915" w:author="Thomas Dietz" w:date="2012-08-08T16:18:00Z"/>
              </w:rPr>
            </w:pPr>
            <w:ins w:id="28916" w:author="Thomas Dietz" w:date="2012-08-08T16:18:00Z">
              <w:r>
                <w:t xml:space="preserve">            connect to a controller with element &amp;lt;protocol&amp;gt; set to</w:t>
              </w:r>
            </w:ins>
          </w:p>
          <w:p w14:paraId="1CE0633D" w14:textId="77777777" w:rsidR="00D708FE" w:rsidRDefault="00D708FE" w:rsidP="00D708FE">
            <w:pPr>
              <w:pStyle w:val="XML1"/>
              <w:rPr>
                <w:ins w:id="28917" w:author="Thomas Dietz" w:date="2012-08-08T16:18:00Z"/>
              </w:rPr>
            </w:pPr>
            <w:ins w:id="28918" w:author="Thomas Dietz" w:date="2012-08-08T16:18:00Z">
              <w:r>
                <w:t xml:space="preserve">            'TLS', only if the controller provides a certificate that</w:t>
              </w:r>
            </w:ins>
          </w:p>
          <w:p w14:paraId="674BEA9F" w14:textId="77777777" w:rsidR="00D708FE" w:rsidRDefault="00D708FE" w:rsidP="00D708FE">
            <w:pPr>
              <w:pStyle w:val="XML1"/>
              <w:rPr>
                <w:ins w:id="28919" w:author="Thomas Dietz" w:date="2012-08-08T16:18:00Z"/>
              </w:rPr>
            </w:pPr>
            <w:ins w:id="28920" w:author="Thomas Dietz" w:date="2012-08-08T16:18:00Z">
              <w:r>
                <w:t xml:space="preserve">            can be verified with one of the certificates stored in the</w:t>
              </w:r>
            </w:ins>
          </w:p>
          <w:p w14:paraId="6674B495" w14:textId="77777777" w:rsidR="00D708FE" w:rsidRDefault="00D708FE" w:rsidP="00D708FE">
            <w:pPr>
              <w:pStyle w:val="XML1"/>
              <w:rPr>
                <w:ins w:id="28921" w:author="Thomas Dietz" w:date="2012-08-08T16:18:00Z"/>
              </w:rPr>
            </w:pPr>
            <w:ins w:id="28922" w:author="Thomas Dietz" w:date="2012-08-08T16:18:00Z">
              <w:r>
                <w:t xml:space="preserve">            list called external-certificates in the OpenFlow Capable</w:t>
              </w:r>
            </w:ins>
          </w:p>
          <w:p w14:paraId="2640A00E" w14:textId="77777777" w:rsidR="00D708FE" w:rsidRDefault="00D708FE" w:rsidP="00D708FE">
            <w:pPr>
              <w:pStyle w:val="XML1"/>
              <w:rPr>
                <w:ins w:id="28923" w:author="Thomas Dietz" w:date="2012-08-08T16:18:00Z"/>
              </w:rPr>
            </w:pPr>
            <w:ins w:id="28924" w:author="Thomas Dietz" w:date="2012-08-08T16:18:00Z">
              <w:r>
                <w:t xml:space="preserve">            Switch.  </w:t>
              </w:r>
            </w:ins>
          </w:p>
          <w:p w14:paraId="18491074" w14:textId="77777777" w:rsidR="00D708FE" w:rsidRDefault="00D708FE" w:rsidP="00D708FE">
            <w:pPr>
              <w:pStyle w:val="XML1"/>
              <w:rPr>
                <w:ins w:id="28925" w:author="Thomas Dietz" w:date="2012-08-08T16:18:00Z"/>
              </w:rPr>
            </w:pPr>
            <w:ins w:id="28926" w:author="Thomas Dietz" w:date="2012-08-08T16:18:00Z">
              <w:r>
                <w:t xml:space="preserve">                  </w:t>
              </w:r>
            </w:ins>
          </w:p>
          <w:p w14:paraId="4609040A" w14:textId="77777777" w:rsidR="00D708FE" w:rsidRDefault="00D708FE" w:rsidP="00D708FE">
            <w:pPr>
              <w:pStyle w:val="XML1"/>
              <w:rPr>
                <w:ins w:id="28927" w:author="Thomas Dietz" w:date="2012-08-08T16:18:00Z"/>
              </w:rPr>
            </w:pPr>
            <w:ins w:id="28928" w:author="Thomas Dietz" w:date="2012-08-08T16:18:00Z">
              <w:r>
                <w:t xml:space="preserve">            If a certificate cannot be validated, the OpenFlow Logical </w:t>
              </w:r>
            </w:ins>
          </w:p>
          <w:p w14:paraId="62ECBB90" w14:textId="77777777" w:rsidR="00D708FE" w:rsidRDefault="00D708FE" w:rsidP="00D708FE">
            <w:pPr>
              <w:pStyle w:val="XML1"/>
              <w:rPr>
                <w:ins w:id="28929" w:author="Thomas Dietz" w:date="2012-08-08T16:18:00Z"/>
              </w:rPr>
            </w:pPr>
            <w:ins w:id="28930" w:author="Thomas Dietz" w:date="2012-08-08T16:18:00Z">
              <w:r>
                <w:t xml:space="preserve">            Switch MUST terminate communication with the corresponding</w:t>
              </w:r>
            </w:ins>
          </w:p>
          <w:p w14:paraId="2EE46B8A" w14:textId="77777777" w:rsidR="00D708FE" w:rsidRDefault="00D708FE" w:rsidP="00D708FE">
            <w:pPr>
              <w:pStyle w:val="XML1"/>
              <w:rPr>
                <w:ins w:id="28931" w:author="Thomas Dietz" w:date="2012-08-08T16:18:00Z"/>
              </w:rPr>
            </w:pPr>
            <w:ins w:id="28932" w:author="Thomas Dietz" w:date="2012-08-08T16:18:00Z">
              <w:r>
                <w:t xml:space="preserve">            OpenFlow Controller, MUST NOT conduct any OpenFlow</w:t>
              </w:r>
            </w:ins>
          </w:p>
          <w:p w14:paraId="0BFE5A03" w14:textId="77777777" w:rsidR="00D708FE" w:rsidRDefault="00D708FE" w:rsidP="00D708FE">
            <w:pPr>
              <w:pStyle w:val="XML1"/>
              <w:rPr>
                <w:ins w:id="28933" w:author="Thomas Dietz" w:date="2012-08-08T16:18:00Z"/>
              </w:rPr>
            </w:pPr>
            <w:ins w:id="28934" w:author="Thomas Dietz" w:date="2012-08-08T16:18:00Z">
              <w:r>
                <w:t xml:space="preserve">            processing on requests of this OpenFlow controller, and </w:t>
              </w:r>
            </w:ins>
          </w:p>
          <w:p w14:paraId="37CFE681" w14:textId="77777777" w:rsidR="00D708FE" w:rsidRDefault="00D708FE" w:rsidP="00D708FE">
            <w:pPr>
              <w:pStyle w:val="XML1"/>
              <w:rPr>
                <w:ins w:id="28935" w:author="Thomas Dietz" w:date="2012-08-08T16:18:00Z"/>
              </w:rPr>
            </w:pPr>
            <w:ins w:id="28936" w:author="Thomas Dietz" w:date="2012-08-08T16:18:00Z">
              <w:r>
                <w:t xml:space="preserve">            SHOULD NOT further utilize any computational or network </w:t>
              </w:r>
            </w:ins>
          </w:p>
          <w:p w14:paraId="3DCAAC4B" w14:textId="77777777" w:rsidR="00D708FE" w:rsidRDefault="00D708FE" w:rsidP="00D708FE">
            <w:pPr>
              <w:pStyle w:val="XML1"/>
              <w:rPr>
                <w:ins w:id="28937" w:author="Thomas Dietz" w:date="2012-08-08T16:18:00Z"/>
              </w:rPr>
            </w:pPr>
            <w:ins w:id="28938" w:author="Thomas Dietz" w:date="2012-08-08T16:18:00Z">
              <w:r>
                <w:t xml:space="preserve">            resources of for dealing with this connection.</w:t>
              </w:r>
            </w:ins>
          </w:p>
          <w:p w14:paraId="23409363" w14:textId="77777777" w:rsidR="00D708FE" w:rsidRDefault="00D708FE" w:rsidP="00D708FE">
            <w:pPr>
              <w:pStyle w:val="XML1"/>
              <w:rPr>
                <w:ins w:id="28939" w:author="Thomas Dietz" w:date="2012-08-08T16:18:00Z"/>
              </w:rPr>
            </w:pPr>
            <w:ins w:id="28940" w:author="Thomas Dietz" w:date="2012-08-08T16:18:00Z">
              <w:r>
                <w:t xml:space="preserve">                  </w:t>
              </w:r>
            </w:ins>
          </w:p>
          <w:p w14:paraId="7F630425" w14:textId="77777777" w:rsidR="00D708FE" w:rsidRDefault="00D708FE" w:rsidP="00D708FE">
            <w:pPr>
              <w:pStyle w:val="XML1"/>
              <w:rPr>
                <w:ins w:id="28941" w:author="Thomas Dietz" w:date="2012-08-08T16:18:00Z"/>
              </w:rPr>
            </w:pPr>
            <w:ins w:id="28942" w:author="Thomas Dietz" w:date="2012-08-08T16:18:00Z">
              <w:r>
                <w:t xml:space="preserve">            If set to value 'true', the OpenFlow Logical Switch MUST</w:t>
              </w:r>
            </w:ins>
          </w:p>
          <w:p w14:paraId="14A2EEB7" w14:textId="77777777" w:rsidR="00D708FE" w:rsidRDefault="00D708FE" w:rsidP="00D708FE">
            <w:pPr>
              <w:pStyle w:val="XML1"/>
              <w:rPr>
                <w:ins w:id="28943" w:author="Thomas Dietz" w:date="2012-08-08T16:18:00Z"/>
              </w:rPr>
            </w:pPr>
            <w:ins w:id="28944" w:author="Thomas Dietz" w:date="2012-08-08T16:18:00Z">
              <w:r>
                <w:t xml:space="preserve">            NOT connect to any OpenFlow Controller that does not</w:t>
              </w:r>
            </w:ins>
          </w:p>
          <w:p w14:paraId="49AC8BEA" w14:textId="77777777" w:rsidR="00D708FE" w:rsidRDefault="00D708FE" w:rsidP="00D708FE">
            <w:pPr>
              <w:pStyle w:val="XML1"/>
              <w:rPr>
                <w:ins w:id="28945" w:author="Thomas Dietz" w:date="2012-08-08T16:18:00Z"/>
              </w:rPr>
            </w:pPr>
            <w:ins w:id="28946" w:author="Thomas Dietz" w:date="2012-08-08T16:18:00Z">
              <w:r>
                <w:t xml:space="preserve">            provide a certificate. This implies that it cannot connect</w:t>
              </w:r>
            </w:ins>
          </w:p>
          <w:p w14:paraId="7B807B01" w14:textId="77777777" w:rsidR="00D708FE" w:rsidRDefault="00D708FE" w:rsidP="00D708FE">
            <w:pPr>
              <w:pStyle w:val="XML1"/>
              <w:rPr>
                <w:ins w:id="28947" w:author="Thomas Dietz" w:date="2012-08-08T16:18:00Z"/>
              </w:rPr>
            </w:pPr>
            <w:ins w:id="28948" w:author="Thomas Dietz" w:date="2012-08-08T16:18:00Z">
              <w:r>
                <w:t xml:space="preserve">            to an OpenFlow controller that has the value of element</w:t>
              </w:r>
            </w:ins>
          </w:p>
          <w:p w14:paraId="0AFBBDE4" w14:textId="77777777" w:rsidR="00D708FE" w:rsidRDefault="00D708FE" w:rsidP="00D708FE">
            <w:pPr>
              <w:pStyle w:val="XML1"/>
              <w:rPr>
                <w:ins w:id="28949" w:author="Thomas Dietz" w:date="2012-08-08T16:18:00Z"/>
              </w:rPr>
            </w:pPr>
            <w:ins w:id="28950" w:author="Thomas Dietz" w:date="2012-08-08T16:18:00Z">
              <w:r>
                <w:t xml:space="preserve">            protocol set to 'TCP'. Only connections with protocol 'TLS'</w:t>
              </w:r>
            </w:ins>
          </w:p>
          <w:p w14:paraId="76B09649" w14:textId="77777777" w:rsidR="00D708FE" w:rsidRDefault="00D708FE" w:rsidP="00D708FE">
            <w:pPr>
              <w:pStyle w:val="XML1"/>
              <w:rPr>
                <w:ins w:id="28951" w:author="Thomas Dietz" w:date="2012-08-08T16:18:00Z"/>
              </w:rPr>
            </w:pPr>
            <w:ins w:id="28952" w:author="Thomas Dietz" w:date="2012-08-08T16:18:00Z">
              <w:r>
                <w:t xml:space="preserve">            are possible in this case.</w:t>
              </w:r>
            </w:ins>
          </w:p>
          <w:p w14:paraId="6F827324" w14:textId="77777777" w:rsidR="00D708FE" w:rsidRDefault="00D708FE" w:rsidP="00D708FE">
            <w:pPr>
              <w:pStyle w:val="XML1"/>
              <w:rPr>
                <w:ins w:id="28953" w:author="Thomas Dietz" w:date="2012-08-08T16:18:00Z"/>
              </w:rPr>
            </w:pPr>
          </w:p>
          <w:p w14:paraId="7A88193F" w14:textId="77777777" w:rsidR="00D708FE" w:rsidRDefault="00D708FE" w:rsidP="00D708FE">
            <w:pPr>
              <w:pStyle w:val="XML1"/>
              <w:rPr>
                <w:ins w:id="28954" w:author="Thomas Dietz" w:date="2012-08-08T16:18:00Z"/>
              </w:rPr>
            </w:pPr>
            <w:ins w:id="28955" w:author="Thomas Dietz" w:date="2012-08-08T16:18:00Z">
              <w:r>
                <w:t xml:space="preserve">            This element is optional. If this element is not present it</w:t>
              </w:r>
            </w:ins>
          </w:p>
          <w:p w14:paraId="523D78C0" w14:textId="77777777" w:rsidR="00D708FE" w:rsidRDefault="00D708FE" w:rsidP="00D708FE">
            <w:pPr>
              <w:pStyle w:val="XML1"/>
              <w:rPr>
                <w:ins w:id="28956" w:author="Thomas Dietz" w:date="2012-08-08T16:18:00Z"/>
              </w:rPr>
            </w:pPr>
            <w:ins w:id="28957" w:author="Thomas Dietz" w:date="2012-08-08T16:18:00Z">
              <w:r>
                <w:t xml:space="preserve">            defaults to 'false'.</w:t>
              </w:r>
            </w:ins>
          </w:p>
          <w:p w14:paraId="1B4E4920" w14:textId="77777777" w:rsidR="00D708FE" w:rsidRDefault="00D708FE" w:rsidP="00D708FE">
            <w:pPr>
              <w:pStyle w:val="XML1"/>
              <w:rPr>
                <w:ins w:id="28958" w:author="Thomas Dietz" w:date="2012-08-08T16:18:00Z"/>
              </w:rPr>
            </w:pPr>
            <w:ins w:id="28959" w:author="Thomas Dietz" w:date="2012-08-08T16:18:00Z">
              <w:r>
                <w:t xml:space="preserve">          &lt;/xs:documentation&gt;</w:t>
              </w:r>
            </w:ins>
          </w:p>
          <w:p w14:paraId="25580F44" w14:textId="77777777" w:rsidR="00D708FE" w:rsidRDefault="00D708FE" w:rsidP="00D708FE">
            <w:pPr>
              <w:pStyle w:val="XML1"/>
              <w:rPr>
                <w:ins w:id="28960" w:author="Thomas Dietz" w:date="2012-08-08T16:18:00Z"/>
              </w:rPr>
            </w:pPr>
            <w:ins w:id="28961" w:author="Thomas Dietz" w:date="2012-08-08T16:18:00Z">
              <w:r>
                <w:t xml:space="preserve">        &lt;/xs:annotation&gt;</w:t>
              </w:r>
            </w:ins>
          </w:p>
          <w:p w14:paraId="3E4E77D9" w14:textId="77777777" w:rsidR="00D708FE" w:rsidRDefault="00D708FE" w:rsidP="00D708FE">
            <w:pPr>
              <w:pStyle w:val="XML1"/>
              <w:rPr>
                <w:ins w:id="28962" w:author="Thomas Dietz" w:date="2012-08-08T16:18:00Z"/>
              </w:rPr>
            </w:pPr>
            <w:ins w:id="28963" w:author="Thomas Dietz" w:date="2012-08-08T16:18:00Z">
              <w:r>
                <w:t xml:space="preserve">      &lt;/xs:element&gt;</w:t>
              </w:r>
            </w:ins>
          </w:p>
          <w:p w14:paraId="635898FF" w14:textId="77777777" w:rsidR="00D708FE" w:rsidRDefault="00D708FE" w:rsidP="00D708FE">
            <w:pPr>
              <w:pStyle w:val="XML1"/>
              <w:rPr>
                <w:ins w:id="28964" w:author="Thomas Dietz" w:date="2012-08-08T16:18:00Z"/>
              </w:rPr>
            </w:pPr>
            <w:ins w:id="28965" w:author="Thomas Dietz" w:date="2012-08-08T16:18:00Z">
              <w:r>
                <w:t xml:space="preserve">      &lt;xs:element name="lost-connection-behavior"&gt;</w:t>
              </w:r>
            </w:ins>
          </w:p>
          <w:p w14:paraId="58F24E52" w14:textId="77777777" w:rsidR="00D708FE" w:rsidRDefault="00D708FE" w:rsidP="00D708FE">
            <w:pPr>
              <w:pStyle w:val="XML1"/>
              <w:rPr>
                <w:ins w:id="28966" w:author="Thomas Dietz" w:date="2012-08-08T16:18:00Z"/>
              </w:rPr>
            </w:pPr>
            <w:ins w:id="28967" w:author="Thomas Dietz" w:date="2012-08-08T16:18:00Z">
              <w:r>
                <w:t xml:space="preserve">        &lt;xs:annotation&gt;</w:t>
              </w:r>
            </w:ins>
          </w:p>
          <w:p w14:paraId="62B377E7" w14:textId="77777777" w:rsidR="00D708FE" w:rsidRDefault="00D708FE" w:rsidP="00D708FE">
            <w:pPr>
              <w:pStyle w:val="XML1"/>
              <w:rPr>
                <w:ins w:id="28968" w:author="Thomas Dietz" w:date="2012-08-08T16:18:00Z"/>
              </w:rPr>
            </w:pPr>
            <w:ins w:id="28969" w:author="Thomas Dietz" w:date="2012-08-08T16:18:00Z">
              <w:r>
                <w:t xml:space="preserve">          &lt;xs:documentation&gt;</w:t>
              </w:r>
            </w:ins>
          </w:p>
          <w:p w14:paraId="1A0BCA23" w14:textId="77777777" w:rsidR="00D708FE" w:rsidRDefault="00D708FE" w:rsidP="00D708FE">
            <w:pPr>
              <w:pStyle w:val="XML1"/>
              <w:rPr>
                <w:ins w:id="28970" w:author="Thomas Dietz" w:date="2012-08-08T16:18:00Z"/>
              </w:rPr>
            </w:pPr>
            <w:ins w:id="28971" w:author="Thomas Dietz" w:date="2012-08-08T16:18:00Z">
              <w:r>
                <w:t xml:space="preserve">            This element indicates the the behavior of the </w:t>
              </w:r>
            </w:ins>
          </w:p>
          <w:p w14:paraId="515665CC" w14:textId="77777777" w:rsidR="00D708FE" w:rsidRDefault="00D708FE" w:rsidP="00D708FE">
            <w:pPr>
              <w:pStyle w:val="XML1"/>
              <w:rPr>
                <w:ins w:id="28972" w:author="Thomas Dietz" w:date="2012-08-08T16:18:00Z"/>
              </w:rPr>
            </w:pPr>
            <w:ins w:id="28973" w:author="Thomas Dietz" w:date="2012-08-08T16:18:00Z">
              <w:r>
                <w:t xml:space="preserve">            OpenFlow Logical Switch in case it loses contact with all </w:t>
              </w:r>
            </w:ins>
          </w:p>
          <w:p w14:paraId="7A8C2F14" w14:textId="77777777" w:rsidR="00D708FE" w:rsidRDefault="00D708FE" w:rsidP="00D708FE">
            <w:pPr>
              <w:pStyle w:val="XML1"/>
              <w:rPr>
                <w:ins w:id="28974" w:author="Thomas Dietz" w:date="2012-08-08T16:18:00Z"/>
              </w:rPr>
            </w:pPr>
            <w:ins w:id="28975" w:author="Thomas Dietz" w:date="2012-08-08T16:18:00Z">
              <w:r>
                <w:lastRenderedPageBreak/>
                <w:t xml:space="preserve">            OpenFlow Controllers.  There are two alternative modes in</w:t>
              </w:r>
            </w:ins>
          </w:p>
          <w:p w14:paraId="6EF708A6" w14:textId="77777777" w:rsidR="00D708FE" w:rsidRDefault="00D708FE" w:rsidP="00D708FE">
            <w:pPr>
              <w:pStyle w:val="XML1"/>
              <w:rPr>
                <w:ins w:id="28976" w:author="Thomas Dietz" w:date="2012-08-08T16:18:00Z"/>
              </w:rPr>
            </w:pPr>
            <w:ins w:id="28977" w:author="Thomas Dietz" w:date="2012-08-08T16:18:00Z">
              <w:r>
                <w:t xml:space="preserve">            such a case: fails secure mode and fail standalone mode as</w:t>
              </w:r>
            </w:ins>
          </w:p>
          <w:p w14:paraId="1613C836" w14:textId="77777777" w:rsidR="00D708FE" w:rsidRDefault="00D708FE" w:rsidP="00D708FE">
            <w:pPr>
              <w:pStyle w:val="XML1"/>
              <w:rPr>
                <w:ins w:id="28978" w:author="Thomas Dietz" w:date="2012-08-08T16:18:00Z"/>
              </w:rPr>
            </w:pPr>
            <w:ins w:id="28979" w:author="Thomas Dietz" w:date="2012-08-08T16:18:00Z">
              <w:r>
                <w:t xml:space="preserve">            defined by the OpenFlow protocol specification version 1.2,</w:t>
              </w:r>
            </w:ins>
          </w:p>
          <w:p w14:paraId="0FF4757E" w14:textId="77777777" w:rsidR="00D708FE" w:rsidRDefault="00D708FE" w:rsidP="00D708FE">
            <w:pPr>
              <w:pStyle w:val="XML1"/>
              <w:rPr>
                <w:ins w:id="28980" w:author="Thomas Dietz" w:date="2012-08-08T16:18:00Z"/>
              </w:rPr>
            </w:pPr>
            <w:ins w:id="28981" w:author="Thomas Dietz" w:date="2012-08-08T16:18:00Z">
              <w:r>
                <w:t xml:space="preserve">            section 6.4.  These are the only allowed values for this</w:t>
              </w:r>
            </w:ins>
          </w:p>
          <w:p w14:paraId="304C2D41" w14:textId="77777777" w:rsidR="00D708FE" w:rsidRDefault="00D708FE" w:rsidP="00D708FE">
            <w:pPr>
              <w:pStyle w:val="XML1"/>
              <w:rPr>
                <w:ins w:id="28982" w:author="Thomas Dietz" w:date="2012-08-08T16:18:00Z"/>
              </w:rPr>
            </w:pPr>
            <w:ins w:id="28983" w:author="Thomas Dietz" w:date="2012-08-08T16:18:00Z">
              <w:r>
                <w:t xml:space="preserve">            element. Default is the fail secure mode.</w:t>
              </w:r>
            </w:ins>
          </w:p>
          <w:p w14:paraId="7570DF37" w14:textId="77777777" w:rsidR="00D708FE" w:rsidRDefault="00D708FE" w:rsidP="00D708FE">
            <w:pPr>
              <w:pStyle w:val="XML1"/>
              <w:rPr>
                <w:ins w:id="28984" w:author="Thomas Dietz" w:date="2012-08-08T16:18:00Z"/>
              </w:rPr>
            </w:pPr>
          </w:p>
          <w:p w14:paraId="06304190" w14:textId="77777777" w:rsidR="00D708FE" w:rsidRDefault="00D708FE" w:rsidP="00D708FE">
            <w:pPr>
              <w:pStyle w:val="XML1"/>
              <w:rPr>
                <w:ins w:id="28985" w:author="Thomas Dietz" w:date="2012-08-08T16:18:00Z"/>
              </w:rPr>
            </w:pPr>
            <w:ins w:id="28986" w:author="Thomas Dietz" w:date="2012-08-08T16:18:00Z">
              <w:r>
                <w:t xml:space="preserve">            This element is optional. If this element is not present it</w:t>
              </w:r>
            </w:ins>
          </w:p>
          <w:p w14:paraId="044FD91A" w14:textId="77777777" w:rsidR="00D708FE" w:rsidRDefault="00D708FE" w:rsidP="00D708FE">
            <w:pPr>
              <w:pStyle w:val="XML1"/>
              <w:rPr>
                <w:ins w:id="28987" w:author="Thomas Dietz" w:date="2012-08-08T16:18:00Z"/>
              </w:rPr>
            </w:pPr>
            <w:ins w:id="28988" w:author="Thomas Dietz" w:date="2012-08-08T16:18:00Z">
              <w:r>
                <w:t xml:space="preserve">            defaults to 'failSecureMode'.</w:t>
              </w:r>
            </w:ins>
          </w:p>
          <w:p w14:paraId="06487F3C" w14:textId="77777777" w:rsidR="00D708FE" w:rsidRDefault="00D708FE" w:rsidP="00D708FE">
            <w:pPr>
              <w:pStyle w:val="XML1"/>
              <w:rPr>
                <w:ins w:id="28989" w:author="Thomas Dietz" w:date="2012-08-08T16:18:00Z"/>
              </w:rPr>
            </w:pPr>
            <w:ins w:id="28990" w:author="Thomas Dietz" w:date="2012-08-08T16:18:00Z">
              <w:r>
                <w:t xml:space="preserve">          &lt;/xs:documentation&gt;</w:t>
              </w:r>
            </w:ins>
          </w:p>
          <w:p w14:paraId="2645CA89" w14:textId="77777777" w:rsidR="00D708FE" w:rsidRDefault="00D708FE" w:rsidP="00D708FE">
            <w:pPr>
              <w:pStyle w:val="XML1"/>
              <w:rPr>
                <w:ins w:id="28991" w:author="Thomas Dietz" w:date="2012-08-08T16:18:00Z"/>
              </w:rPr>
            </w:pPr>
            <w:ins w:id="28992" w:author="Thomas Dietz" w:date="2012-08-08T16:18:00Z">
              <w:r>
                <w:t xml:space="preserve">        &lt;/xs:annotation&gt;</w:t>
              </w:r>
            </w:ins>
          </w:p>
          <w:p w14:paraId="5E77A3EA" w14:textId="77777777" w:rsidR="00D708FE" w:rsidRDefault="00D708FE" w:rsidP="00D708FE">
            <w:pPr>
              <w:pStyle w:val="XML1"/>
              <w:rPr>
                <w:ins w:id="28993" w:author="Thomas Dietz" w:date="2012-08-08T16:18:00Z"/>
              </w:rPr>
            </w:pPr>
            <w:ins w:id="28994" w:author="Thomas Dietz" w:date="2012-08-08T16:18:00Z">
              <w:r>
                <w:t xml:space="preserve">        &lt;xs:simpleType&gt;</w:t>
              </w:r>
            </w:ins>
          </w:p>
          <w:p w14:paraId="2ED8200D" w14:textId="77777777" w:rsidR="00D708FE" w:rsidRDefault="00D708FE" w:rsidP="00D708FE">
            <w:pPr>
              <w:pStyle w:val="XML1"/>
              <w:rPr>
                <w:ins w:id="28995" w:author="Thomas Dietz" w:date="2012-08-08T16:18:00Z"/>
              </w:rPr>
            </w:pPr>
            <w:ins w:id="28996" w:author="Thomas Dietz" w:date="2012-08-08T16:18:00Z">
              <w:r>
                <w:t xml:space="preserve">          &lt;xs:restriction base="xs:string"&gt;</w:t>
              </w:r>
            </w:ins>
          </w:p>
          <w:p w14:paraId="3452569C" w14:textId="77777777" w:rsidR="00D708FE" w:rsidRDefault="00D708FE" w:rsidP="00D708FE">
            <w:pPr>
              <w:pStyle w:val="XML1"/>
              <w:rPr>
                <w:ins w:id="28997" w:author="Thomas Dietz" w:date="2012-08-08T16:18:00Z"/>
              </w:rPr>
            </w:pPr>
            <w:ins w:id="28998" w:author="Thomas Dietz" w:date="2012-08-08T16:18:00Z">
              <w:r>
                <w:t xml:space="preserve">            &lt;xs:enumeration value="failSecureMode"/&gt;</w:t>
              </w:r>
            </w:ins>
          </w:p>
          <w:p w14:paraId="55D167E0" w14:textId="77777777" w:rsidR="00D708FE" w:rsidRDefault="00D708FE" w:rsidP="00D708FE">
            <w:pPr>
              <w:pStyle w:val="XML1"/>
              <w:rPr>
                <w:ins w:id="28999" w:author="Thomas Dietz" w:date="2012-08-08T16:18:00Z"/>
              </w:rPr>
            </w:pPr>
            <w:ins w:id="29000" w:author="Thomas Dietz" w:date="2012-08-08T16:18:00Z">
              <w:r>
                <w:t xml:space="preserve">            &lt;xs:enumeration value="failStandaloneMode"/&gt;</w:t>
              </w:r>
            </w:ins>
          </w:p>
          <w:p w14:paraId="5D8AE7F8" w14:textId="77777777" w:rsidR="00D708FE" w:rsidRDefault="00D708FE" w:rsidP="00D708FE">
            <w:pPr>
              <w:pStyle w:val="XML1"/>
              <w:rPr>
                <w:ins w:id="29001" w:author="Thomas Dietz" w:date="2012-08-08T16:18:00Z"/>
              </w:rPr>
            </w:pPr>
            <w:ins w:id="29002" w:author="Thomas Dietz" w:date="2012-08-08T16:18:00Z">
              <w:r>
                <w:t xml:space="preserve">          &lt;/xs:restriction&gt;</w:t>
              </w:r>
            </w:ins>
          </w:p>
          <w:p w14:paraId="34F20F01" w14:textId="77777777" w:rsidR="00D708FE" w:rsidRDefault="00D708FE" w:rsidP="00D708FE">
            <w:pPr>
              <w:pStyle w:val="XML1"/>
              <w:rPr>
                <w:ins w:id="29003" w:author="Thomas Dietz" w:date="2012-08-08T16:18:00Z"/>
              </w:rPr>
            </w:pPr>
            <w:ins w:id="29004" w:author="Thomas Dietz" w:date="2012-08-08T16:18:00Z">
              <w:r>
                <w:t xml:space="preserve">        &lt;/xs:simpleType&gt;</w:t>
              </w:r>
            </w:ins>
          </w:p>
          <w:p w14:paraId="45366125" w14:textId="77777777" w:rsidR="00D708FE" w:rsidRDefault="00D708FE" w:rsidP="00D708FE">
            <w:pPr>
              <w:pStyle w:val="XML1"/>
              <w:rPr>
                <w:ins w:id="29005" w:author="Thomas Dietz" w:date="2012-08-08T16:18:00Z"/>
              </w:rPr>
            </w:pPr>
            <w:ins w:id="29006" w:author="Thomas Dietz" w:date="2012-08-08T16:18:00Z">
              <w:r>
                <w:t xml:space="preserve">      &lt;/xs:element&gt;</w:t>
              </w:r>
            </w:ins>
          </w:p>
          <w:p w14:paraId="5239A2BB" w14:textId="77777777" w:rsidR="00D708FE" w:rsidRDefault="00D708FE" w:rsidP="00D708FE">
            <w:pPr>
              <w:pStyle w:val="XML1"/>
              <w:rPr>
                <w:ins w:id="29007" w:author="Thomas Dietz" w:date="2012-08-08T16:18:00Z"/>
              </w:rPr>
            </w:pPr>
            <w:ins w:id="29008" w:author="Thomas Dietz" w:date="2012-08-08T16:18:00Z">
              <w:r>
                <w:t xml:space="preserve">      &lt;xs:element name="controllers"&gt;</w:t>
              </w:r>
            </w:ins>
          </w:p>
          <w:p w14:paraId="0824B50E" w14:textId="77777777" w:rsidR="00D708FE" w:rsidRDefault="00D708FE" w:rsidP="00D708FE">
            <w:pPr>
              <w:pStyle w:val="XML1"/>
              <w:rPr>
                <w:ins w:id="29009" w:author="Thomas Dietz" w:date="2012-08-08T16:18:00Z"/>
              </w:rPr>
            </w:pPr>
            <w:ins w:id="29010" w:author="Thomas Dietz" w:date="2012-08-08T16:18:00Z">
              <w:r>
                <w:t xml:space="preserve">        &lt;xs:annotation&gt;</w:t>
              </w:r>
            </w:ins>
          </w:p>
          <w:p w14:paraId="03429AC1" w14:textId="77777777" w:rsidR="00D708FE" w:rsidRDefault="00D708FE" w:rsidP="00D708FE">
            <w:pPr>
              <w:pStyle w:val="XML1"/>
              <w:rPr>
                <w:ins w:id="29011" w:author="Thomas Dietz" w:date="2012-08-08T16:18:00Z"/>
              </w:rPr>
            </w:pPr>
            <w:ins w:id="29012" w:author="Thomas Dietz" w:date="2012-08-08T16:18:00Z">
              <w:r>
                <w:t xml:space="preserve">          &lt;xs:documentation&gt;</w:t>
              </w:r>
            </w:ins>
          </w:p>
          <w:p w14:paraId="2D378839" w14:textId="77777777" w:rsidR="00D708FE" w:rsidRDefault="00D708FE" w:rsidP="00D708FE">
            <w:pPr>
              <w:pStyle w:val="XML1"/>
              <w:rPr>
                <w:ins w:id="29013" w:author="Thomas Dietz" w:date="2012-08-08T16:18:00Z"/>
              </w:rPr>
            </w:pPr>
            <w:ins w:id="29014" w:author="Thomas Dietz" w:date="2012-08-08T16:18:00Z">
              <w:r>
                <w:t xml:space="preserve">            The list of controllers for this Logical switch.</w:t>
              </w:r>
            </w:ins>
          </w:p>
          <w:p w14:paraId="4671CFB2" w14:textId="77777777" w:rsidR="00D708FE" w:rsidRDefault="00D708FE" w:rsidP="00D708FE">
            <w:pPr>
              <w:pStyle w:val="XML1"/>
              <w:rPr>
                <w:ins w:id="29015" w:author="Thomas Dietz" w:date="2012-08-08T16:18:00Z"/>
              </w:rPr>
            </w:pPr>
          </w:p>
          <w:p w14:paraId="1739BA1B" w14:textId="77777777" w:rsidR="00D708FE" w:rsidRDefault="00D708FE" w:rsidP="00D708FE">
            <w:pPr>
              <w:pStyle w:val="XML1"/>
              <w:rPr>
                <w:ins w:id="29016" w:author="Thomas Dietz" w:date="2012-08-08T16:18:00Z"/>
              </w:rPr>
            </w:pPr>
            <w:ins w:id="29017" w:author="Thomas Dietz" w:date="2012-08-08T16:18:00Z">
              <w:r>
                <w:t xml:space="preserve">            The element 'id' of OFControllerType MUST be unique within</w:t>
              </w:r>
            </w:ins>
          </w:p>
          <w:p w14:paraId="1CA55A81" w14:textId="77777777" w:rsidR="00D708FE" w:rsidRDefault="00D708FE" w:rsidP="00D708FE">
            <w:pPr>
              <w:pStyle w:val="XML1"/>
              <w:rPr>
                <w:ins w:id="29018" w:author="Thomas Dietz" w:date="2012-08-08T16:18:00Z"/>
              </w:rPr>
            </w:pPr>
            <w:ins w:id="29019" w:author="Thomas Dietz" w:date="2012-08-08T16:18:00Z">
              <w:r>
                <w:t xml:space="preserve">            this list.</w:t>
              </w:r>
            </w:ins>
          </w:p>
          <w:p w14:paraId="0E8DBF4A" w14:textId="77777777" w:rsidR="00D708FE" w:rsidRDefault="00D708FE" w:rsidP="00D708FE">
            <w:pPr>
              <w:pStyle w:val="XML1"/>
              <w:rPr>
                <w:ins w:id="29020" w:author="Thomas Dietz" w:date="2012-08-08T16:18:00Z"/>
              </w:rPr>
            </w:pPr>
            <w:ins w:id="29021" w:author="Thomas Dietz" w:date="2012-08-08T16:18:00Z">
              <w:r>
                <w:t xml:space="preserve">          &lt;/xs:documentation&gt;</w:t>
              </w:r>
            </w:ins>
          </w:p>
          <w:p w14:paraId="6EF024BD" w14:textId="77777777" w:rsidR="00D708FE" w:rsidRDefault="00D708FE" w:rsidP="00D708FE">
            <w:pPr>
              <w:pStyle w:val="XML1"/>
              <w:rPr>
                <w:ins w:id="29022" w:author="Thomas Dietz" w:date="2012-08-08T16:18:00Z"/>
              </w:rPr>
            </w:pPr>
            <w:ins w:id="29023" w:author="Thomas Dietz" w:date="2012-08-08T16:18:00Z">
              <w:r>
                <w:t xml:space="preserve">        &lt;/xs:annotation&gt;</w:t>
              </w:r>
            </w:ins>
          </w:p>
          <w:p w14:paraId="0DBE62F8" w14:textId="77777777" w:rsidR="00D708FE" w:rsidRDefault="00D708FE" w:rsidP="00D708FE">
            <w:pPr>
              <w:pStyle w:val="XML1"/>
              <w:rPr>
                <w:ins w:id="29024" w:author="Thomas Dietz" w:date="2012-08-08T16:18:00Z"/>
              </w:rPr>
            </w:pPr>
            <w:ins w:id="29025" w:author="Thomas Dietz" w:date="2012-08-08T16:18:00Z">
              <w:r>
                <w:t xml:space="preserve">        &lt;xs:complexType&gt;</w:t>
              </w:r>
            </w:ins>
          </w:p>
          <w:p w14:paraId="5BE784C1" w14:textId="77777777" w:rsidR="00D708FE" w:rsidRDefault="00D708FE" w:rsidP="00D708FE">
            <w:pPr>
              <w:pStyle w:val="XML1"/>
              <w:rPr>
                <w:ins w:id="29026" w:author="Thomas Dietz" w:date="2012-08-08T16:18:00Z"/>
              </w:rPr>
            </w:pPr>
            <w:ins w:id="29027" w:author="Thomas Dietz" w:date="2012-08-08T16:18:00Z">
              <w:r>
                <w:t xml:space="preserve">          &lt;xs:sequence&gt;</w:t>
              </w:r>
            </w:ins>
          </w:p>
          <w:p w14:paraId="5BDCD6F3" w14:textId="77777777" w:rsidR="00D708FE" w:rsidRDefault="00D708FE" w:rsidP="00D708FE">
            <w:pPr>
              <w:pStyle w:val="XML1"/>
              <w:rPr>
                <w:ins w:id="29028" w:author="Thomas Dietz" w:date="2012-08-08T16:18:00Z"/>
              </w:rPr>
            </w:pPr>
            <w:ins w:id="29029" w:author="Thomas Dietz" w:date="2012-08-08T16:18:00Z">
              <w:r>
                <w:t xml:space="preserve">            &lt;xs:element name="controller" minOccurs="0" maxOccurs="unbounded"&gt;</w:t>
              </w:r>
            </w:ins>
          </w:p>
          <w:p w14:paraId="422F0543" w14:textId="77777777" w:rsidR="00D708FE" w:rsidRDefault="00D708FE" w:rsidP="00D708FE">
            <w:pPr>
              <w:pStyle w:val="XML1"/>
              <w:rPr>
                <w:ins w:id="29030" w:author="Thomas Dietz" w:date="2012-08-08T16:18:00Z"/>
              </w:rPr>
            </w:pPr>
            <w:ins w:id="29031" w:author="Thomas Dietz" w:date="2012-08-08T16:18:00Z">
              <w:r>
                <w:t xml:space="preserve">              &lt;xs:annotation&gt;</w:t>
              </w:r>
            </w:ins>
          </w:p>
          <w:p w14:paraId="20E9C524" w14:textId="77777777" w:rsidR="00D708FE" w:rsidRDefault="00D708FE" w:rsidP="00D708FE">
            <w:pPr>
              <w:pStyle w:val="XML1"/>
              <w:rPr>
                <w:ins w:id="29032" w:author="Thomas Dietz" w:date="2012-08-08T16:18:00Z"/>
              </w:rPr>
            </w:pPr>
            <w:ins w:id="29033" w:author="Thomas Dietz" w:date="2012-08-08T16:18:00Z">
              <w:r>
                <w:t xml:space="preserve">                &lt;xs:documentation&gt;</w:t>
              </w:r>
            </w:ins>
          </w:p>
          <w:p w14:paraId="433CBBD6" w14:textId="77777777" w:rsidR="00D708FE" w:rsidRDefault="00D708FE" w:rsidP="00D708FE">
            <w:pPr>
              <w:pStyle w:val="XML1"/>
              <w:rPr>
                <w:ins w:id="29034" w:author="Thomas Dietz" w:date="2012-08-08T16:18:00Z"/>
              </w:rPr>
            </w:pPr>
            <w:ins w:id="29035" w:author="Thomas Dietz" w:date="2012-08-08T16:18:00Z">
              <w:r>
                <w:t xml:space="preserve">                  The list of OpenFlow Controllers that are </w:t>
              </w:r>
            </w:ins>
          </w:p>
          <w:p w14:paraId="0BFEDEB5" w14:textId="77777777" w:rsidR="00D708FE" w:rsidRDefault="00D708FE" w:rsidP="00D708FE">
            <w:pPr>
              <w:pStyle w:val="XML1"/>
              <w:rPr>
                <w:ins w:id="29036" w:author="Thomas Dietz" w:date="2012-08-08T16:18:00Z"/>
              </w:rPr>
            </w:pPr>
            <w:ins w:id="29037" w:author="Thomas Dietz" w:date="2012-08-08T16:18:00Z">
              <w:r>
                <w:t xml:space="preserve">                  assigned to the OpenFlow Logical Switch.  The switch MUST</w:t>
              </w:r>
            </w:ins>
          </w:p>
          <w:p w14:paraId="4BB270B0" w14:textId="77777777" w:rsidR="00D708FE" w:rsidRDefault="00D708FE" w:rsidP="00D708FE">
            <w:pPr>
              <w:pStyle w:val="XML1"/>
              <w:rPr>
                <w:ins w:id="29038" w:author="Thomas Dietz" w:date="2012-08-08T16:18:00Z"/>
              </w:rPr>
            </w:pPr>
            <w:ins w:id="29039" w:author="Thomas Dietz" w:date="2012-08-08T16:18:00Z">
              <w:r>
                <w:t xml:space="preserve">                  NOT connect to any OpenFlow Controller that is not</w:t>
              </w:r>
            </w:ins>
          </w:p>
          <w:p w14:paraId="1799ECDA" w14:textId="77777777" w:rsidR="00D708FE" w:rsidRDefault="00D708FE" w:rsidP="00D708FE">
            <w:pPr>
              <w:pStyle w:val="XML1"/>
              <w:rPr>
                <w:ins w:id="29040" w:author="Thomas Dietz" w:date="2012-08-08T16:18:00Z"/>
              </w:rPr>
            </w:pPr>
            <w:ins w:id="29041" w:author="Thomas Dietz" w:date="2012-08-08T16:18:00Z">
              <w:r>
                <w:t xml:space="preserve">                  contained in this list.</w:t>
              </w:r>
            </w:ins>
          </w:p>
          <w:p w14:paraId="072023AB" w14:textId="77777777" w:rsidR="00D708FE" w:rsidRDefault="00D708FE" w:rsidP="00D708FE">
            <w:pPr>
              <w:pStyle w:val="XML1"/>
              <w:rPr>
                <w:ins w:id="29042" w:author="Thomas Dietz" w:date="2012-08-08T16:18:00Z"/>
              </w:rPr>
            </w:pPr>
          </w:p>
          <w:p w14:paraId="7704FAA2" w14:textId="77777777" w:rsidR="00D708FE" w:rsidRDefault="00D708FE" w:rsidP="00D708FE">
            <w:pPr>
              <w:pStyle w:val="XML1"/>
              <w:rPr>
                <w:ins w:id="29043" w:author="Thomas Dietz" w:date="2012-08-08T16:18:00Z"/>
              </w:rPr>
            </w:pPr>
            <w:ins w:id="29044" w:author="Thomas Dietz" w:date="2012-08-08T16:18:00Z">
              <w:r>
                <w:t xml:space="preserve">                  NETCONF &amp;lt;edit-config&amp;gt; operations MUST be implemented as </w:t>
              </w:r>
            </w:ins>
          </w:p>
          <w:p w14:paraId="15101CCE" w14:textId="77777777" w:rsidR="00D708FE" w:rsidRDefault="00D708FE" w:rsidP="00D708FE">
            <w:pPr>
              <w:pStyle w:val="XML1"/>
              <w:rPr>
                <w:ins w:id="29045" w:author="Thomas Dietz" w:date="2012-08-08T16:18:00Z"/>
              </w:rPr>
            </w:pPr>
            <w:ins w:id="29046" w:author="Thomas Dietz" w:date="2012-08-08T16:18:00Z">
              <w:r>
                <w:t xml:space="preserve">                  follows: </w:t>
              </w:r>
            </w:ins>
          </w:p>
          <w:p w14:paraId="262DB95E" w14:textId="77777777" w:rsidR="00D708FE" w:rsidRDefault="00D708FE" w:rsidP="00D708FE">
            <w:pPr>
              <w:pStyle w:val="XML1"/>
              <w:rPr>
                <w:ins w:id="29047" w:author="Thomas Dietz" w:date="2012-08-08T16:18:00Z"/>
              </w:rPr>
            </w:pPr>
          </w:p>
          <w:p w14:paraId="432D1D45" w14:textId="77777777" w:rsidR="00D708FE" w:rsidRDefault="00D708FE" w:rsidP="00D708FE">
            <w:pPr>
              <w:pStyle w:val="XML1"/>
              <w:rPr>
                <w:ins w:id="29048" w:author="Thomas Dietz" w:date="2012-08-08T16:18:00Z"/>
              </w:rPr>
            </w:pPr>
            <w:ins w:id="29049" w:author="Thomas Dietz" w:date="2012-08-08T16:18:00Z">
              <w:r>
                <w:t xml:space="preserve">                  * The 'id' element MUST be present at all &amp;lt;edit-config&amp;gt;</w:t>
              </w:r>
            </w:ins>
          </w:p>
          <w:p w14:paraId="34C8BCE7" w14:textId="77777777" w:rsidR="00D708FE" w:rsidRDefault="00D708FE" w:rsidP="00D708FE">
            <w:pPr>
              <w:pStyle w:val="XML1"/>
              <w:rPr>
                <w:ins w:id="29050" w:author="Thomas Dietz" w:date="2012-08-08T16:18:00Z"/>
              </w:rPr>
            </w:pPr>
            <w:ins w:id="29051" w:author="Thomas Dietz" w:date="2012-08-08T16:18:00Z">
              <w:r>
                <w:t xml:space="preserve">                  operations to identify the controller.</w:t>
              </w:r>
            </w:ins>
          </w:p>
          <w:p w14:paraId="1403C5C8" w14:textId="77777777" w:rsidR="00D708FE" w:rsidRDefault="00D708FE" w:rsidP="00D708FE">
            <w:pPr>
              <w:pStyle w:val="XML1"/>
              <w:rPr>
                <w:ins w:id="29052" w:author="Thomas Dietz" w:date="2012-08-08T16:18:00Z"/>
              </w:rPr>
            </w:pPr>
            <w:ins w:id="29053" w:author="Thomas Dietz" w:date="2012-08-08T16:18:00Z">
              <w:r>
                <w:t xml:space="preserve">                  * If the operation is 'merge' or 'replace', the element</w:t>
              </w:r>
            </w:ins>
          </w:p>
          <w:p w14:paraId="6FC757A7" w14:textId="77777777" w:rsidR="00D708FE" w:rsidRDefault="00D708FE" w:rsidP="00D708FE">
            <w:pPr>
              <w:pStyle w:val="XML1"/>
              <w:rPr>
                <w:ins w:id="29054" w:author="Thomas Dietz" w:date="2012-08-08T16:18:00Z"/>
              </w:rPr>
            </w:pPr>
            <w:ins w:id="29055" w:author="Thomas Dietz" w:date="2012-08-08T16:18:00Z">
              <w:r>
                <w:t xml:space="preserve">                  is created if it does not exist, and its value is set</w:t>
              </w:r>
            </w:ins>
          </w:p>
          <w:p w14:paraId="4D7AA53E" w14:textId="77777777" w:rsidR="00D708FE" w:rsidRDefault="00D708FE" w:rsidP="00D708FE">
            <w:pPr>
              <w:pStyle w:val="XML1"/>
              <w:rPr>
                <w:ins w:id="29056" w:author="Thomas Dietz" w:date="2012-08-08T16:18:00Z"/>
              </w:rPr>
            </w:pPr>
            <w:ins w:id="29057" w:author="Thomas Dietz" w:date="2012-08-08T16:18:00Z">
              <w:r>
                <w:t xml:space="preserve">                  to the value found in the XML RPC data.</w:t>
              </w:r>
            </w:ins>
          </w:p>
          <w:p w14:paraId="752213DC" w14:textId="77777777" w:rsidR="00D708FE" w:rsidRDefault="00D708FE" w:rsidP="00D708FE">
            <w:pPr>
              <w:pStyle w:val="XML1"/>
              <w:rPr>
                <w:ins w:id="29058" w:author="Thomas Dietz" w:date="2012-08-08T16:18:00Z"/>
              </w:rPr>
            </w:pPr>
            <w:ins w:id="29059" w:author="Thomas Dietz" w:date="2012-08-08T16:18:00Z">
              <w:r>
                <w:t xml:space="preserve">                  * If the operation is 'create', the element is created if</w:t>
              </w:r>
            </w:ins>
          </w:p>
          <w:p w14:paraId="3760E50B" w14:textId="77777777" w:rsidR="00D708FE" w:rsidRDefault="00D708FE" w:rsidP="00D708FE">
            <w:pPr>
              <w:pStyle w:val="XML1"/>
              <w:rPr>
                <w:ins w:id="29060" w:author="Thomas Dietz" w:date="2012-08-08T16:18:00Z"/>
              </w:rPr>
            </w:pPr>
            <w:ins w:id="29061" w:author="Thomas Dietz" w:date="2012-08-08T16:18:00Z">
              <w:r>
                <w:t xml:space="preserve">                  it does not exist. If the element already exists, a</w:t>
              </w:r>
            </w:ins>
          </w:p>
          <w:p w14:paraId="1B3FB615" w14:textId="77777777" w:rsidR="00D708FE" w:rsidRDefault="00D708FE" w:rsidP="00D708FE">
            <w:pPr>
              <w:pStyle w:val="XML1"/>
              <w:rPr>
                <w:ins w:id="29062" w:author="Thomas Dietz" w:date="2012-08-08T16:18:00Z"/>
              </w:rPr>
            </w:pPr>
            <w:ins w:id="29063" w:author="Thomas Dietz" w:date="2012-08-08T16:18:00Z">
              <w:r>
                <w:t xml:space="preserve">                  'data</w:t>
              </w:r>
              <w:r>
                <w:rPr>
                  <w:rFonts w:ascii="MS Mincho" w:eastAsia="MS Mincho" w:hAnsi="MS Mincho" w:cs="MS Mincho" w:hint="eastAsia"/>
                </w:rPr>
                <w:t>‑</w:t>
              </w:r>
              <w:r>
                <w:t>exists' error is returned.</w:t>
              </w:r>
            </w:ins>
          </w:p>
          <w:p w14:paraId="76390A5C" w14:textId="77777777" w:rsidR="00D708FE" w:rsidRDefault="00D708FE" w:rsidP="00D708FE">
            <w:pPr>
              <w:pStyle w:val="XML1"/>
              <w:rPr>
                <w:ins w:id="29064" w:author="Thomas Dietz" w:date="2012-08-08T16:18:00Z"/>
              </w:rPr>
            </w:pPr>
            <w:ins w:id="29065" w:author="Thomas Dietz" w:date="2012-08-08T16:18:00Z">
              <w:r>
                <w:t xml:space="preserve">                  * If the operation is 'delete', the element is deleted if</w:t>
              </w:r>
            </w:ins>
          </w:p>
          <w:p w14:paraId="054F573F" w14:textId="77777777" w:rsidR="00D708FE" w:rsidRDefault="00D708FE" w:rsidP="00D708FE">
            <w:pPr>
              <w:pStyle w:val="XML1"/>
              <w:rPr>
                <w:ins w:id="29066" w:author="Thomas Dietz" w:date="2012-08-08T16:18:00Z"/>
              </w:rPr>
            </w:pPr>
            <w:ins w:id="29067" w:author="Thomas Dietz" w:date="2012-08-08T16:18:00Z">
              <w:r>
                <w:t xml:space="preserve">                  it exists. If the element does not exist, a </w:t>
              </w:r>
            </w:ins>
          </w:p>
          <w:p w14:paraId="4FD2CE0C" w14:textId="77777777" w:rsidR="00D708FE" w:rsidRDefault="00D708FE" w:rsidP="00D708FE">
            <w:pPr>
              <w:pStyle w:val="XML1"/>
              <w:rPr>
                <w:ins w:id="29068" w:author="Thomas Dietz" w:date="2012-08-08T16:18:00Z"/>
              </w:rPr>
            </w:pPr>
            <w:ins w:id="29069" w:author="Thomas Dietz" w:date="2012-08-08T16:18:00Z">
              <w:r>
                <w:t xml:space="preserve">                  'data</w:t>
              </w:r>
              <w:r>
                <w:rPr>
                  <w:rFonts w:ascii="MS Mincho" w:eastAsia="MS Mincho" w:hAnsi="MS Mincho" w:cs="MS Mincho" w:hint="eastAsia"/>
                </w:rPr>
                <w:t>‑</w:t>
              </w:r>
              <w:r>
                <w:t>missing' error is returned.</w:t>
              </w:r>
            </w:ins>
          </w:p>
          <w:p w14:paraId="65378B1B" w14:textId="77777777" w:rsidR="00D708FE" w:rsidRDefault="00D708FE" w:rsidP="00D708FE">
            <w:pPr>
              <w:pStyle w:val="XML1"/>
              <w:rPr>
                <w:ins w:id="29070" w:author="Thomas Dietz" w:date="2012-08-08T16:18:00Z"/>
              </w:rPr>
            </w:pPr>
            <w:ins w:id="29071" w:author="Thomas Dietz" w:date="2012-08-08T16:18:00Z">
              <w:r>
                <w:t xml:space="preserve">                &lt;/xs:documentation&gt;</w:t>
              </w:r>
            </w:ins>
          </w:p>
          <w:p w14:paraId="1EE08877" w14:textId="77777777" w:rsidR="00D708FE" w:rsidRDefault="00D708FE" w:rsidP="00D708FE">
            <w:pPr>
              <w:pStyle w:val="XML1"/>
              <w:rPr>
                <w:ins w:id="29072" w:author="Thomas Dietz" w:date="2012-08-08T16:18:00Z"/>
              </w:rPr>
            </w:pPr>
            <w:ins w:id="29073" w:author="Thomas Dietz" w:date="2012-08-08T16:18:00Z">
              <w:r>
                <w:t xml:space="preserve">              &lt;/xs:annotation&gt;</w:t>
              </w:r>
            </w:ins>
          </w:p>
          <w:p w14:paraId="26E00829" w14:textId="77777777" w:rsidR="00D708FE" w:rsidRDefault="00D708FE" w:rsidP="00D708FE">
            <w:pPr>
              <w:pStyle w:val="XML1"/>
              <w:rPr>
                <w:ins w:id="29074" w:author="Thomas Dietz" w:date="2012-08-08T16:18:00Z"/>
              </w:rPr>
            </w:pPr>
            <w:ins w:id="29075" w:author="Thomas Dietz" w:date="2012-08-08T16:18:00Z">
              <w:r>
                <w:t xml:space="preserve">              &lt;xs:complexType&gt;</w:t>
              </w:r>
            </w:ins>
          </w:p>
          <w:p w14:paraId="7BA5D8F2" w14:textId="77777777" w:rsidR="00D708FE" w:rsidRDefault="00D708FE" w:rsidP="00D708FE">
            <w:pPr>
              <w:pStyle w:val="XML1"/>
              <w:rPr>
                <w:ins w:id="29076" w:author="Thomas Dietz" w:date="2012-08-08T16:18:00Z"/>
              </w:rPr>
            </w:pPr>
            <w:ins w:id="29077" w:author="Thomas Dietz" w:date="2012-08-08T16:18:00Z">
              <w:r>
                <w:lastRenderedPageBreak/>
                <w:t xml:space="preserve">                &lt;xs:sequence&gt;</w:t>
              </w:r>
            </w:ins>
          </w:p>
          <w:p w14:paraId="2480A3C4" w14:textId="77777777" w:rsidR="00D708FE" w:rsidRDefault="00D708FE" w:rsidP="00D708FE">
            <w:pPr>
              <w:pStyle w:val="XML1"/>
              <w:rPr>
                <w:ins w:id="29078" w:author="Thomas Dietz" w:date="2012-08-08T16:18:00Z"/>
              </w:rPr>
            </w:pPr>
            <w:ins w:id="29079" w:author="Thomas Dietz" w:date="2012-08-08T16:18:00Z">
              <w:r>
                <w:t xml:space="preserve">                  &lt;xs:group ref="OFControllerType"/&gt;</w:t>
              </w:r>
            </w:ins>
          </w:p>
          <w:p w14:paraId="76176699" w14:textId="77777777" w:rsidR="00D708FE" w:rsidRDefault="00D708FE" w:rsidP="00D708FE">
            <w:pPr>
              <w:pStyle w:val="XML1"/>
              <w:rPr>
                <w:ins w:id="29080" w:author="Thomas Dietz" w:date="2012-08-08T16:18:00Z"/>
              </w:rPr>
            </w:pPr>
            <w:ins w:id="29081" w:author="Thomas Dietz" w:date="2012-08-08T16:18:00Z">
              <w:r>
                <w:t xml:space="preserve">                &lt;/xs:sequence&gt;</w:t>
              </w:r>
            </w:ins>
          </w:p>
          <w:p w14:paraId="7AC7F7F6" w14:textId="77777777" w:rsidR="00D708FE" w:rsidRDefault="00D708FE" w:rsidP="00D708FE">
            <w:pPr>
              <w:pStyle w:val="XML1"/>
              <w:rPr>
                <w:ins w:id="29082" w:author="Thomas Dietz" w:date="2012-08-08T16:18:00Z"/>
              </w:rPr>
            </w:pPr>
            <w:ins w:id="29083" w:author="Thomas Dietz" w:date="2012-08-08T16:18:00Z">
              <w:r>
                <w:t xml:space="preserve">              &lt;/xs:complexType&gt;</w:t>
              </w:r>
            </w:ins>
          </w:p>
          <w:p w14:paraId="64808649" w14:textId="77777777" w:rsidR="00D708FE" w:rsidRDefault="00D708FE" w:rsidP="00D708FE">
            <w:pPr>
              <w:pStyle w:val="XML1"/>
              <w:rPr>
                <w:ins w:id="29084" w:author="Thomas Dietz" w:date="2012-08-08T16:18:00Z"/>
              </w:rPr>
            </w:pPr>
            <w:ins w:id="29085" w:author="Thomas Dietz" w:date="2012-08-08T16:18:00Z">
              <w:r>
                <w:t xml:space="preserve">            &lt;/xs:element&gt;</w:t>
              </w:r>
            </w:ins>
          </w:p>
          <w:p w14:paraId="31AC8A58" w14:textId="77777777" w:rsidR="00D708FE" w:rsidRDefault="00D708FE" w:rsidP="00D708FE">
            <w:pPr>
              <w:pStyle w:val="XML1"/>
              <w:rPr>
                <w:ins w:id="29086" w:author="Thomas Dietz" w:date="2012-08-08T16:18:00Z"/>
              </w:rPr>
            </w:pPr>
            <w:ins w:id="29087" w:author="Thomas Dietz" w:date="2012-08-08T16:18:00Z">
              <w:r>
                <w:t xml:space="preserve">          &lt;/xs:sequence&gt;</w:t>
              </w:r>
            </w:ins>
          </w:p>
          <w:p w14:paraId="4344140E" w14:textId="77777777" w:rsidR="00D708FE" w:rsidRDefault="00D708FE" w:rsidP="00D708FE">
            <w:pPr>
              <w:pStyle w:val="XML1"/>
              <w:rPr>
                <w:ins w:id="29088" w:author="Thomas Dietz" w:date="2012-08-08T16:18:00Z"/>
              </w:rPr>
            </w:pPr>
            <w:ins w:id="29089" w:author="Thomas Dietz" w:date="2012-08-08T16:18:00Z">
              <w:r>
                <w:t xml:space="preserve">        &lt;/xs:complexType&gt;</w:t>
              </w:r>
            </w:ins>
          </w:p>
          <w:p w14:paraId="25C23EDF" w14:textId="77777777" w:rsidR="00D708FE" w:rsidRDefault="00D708FE" w:rsidP="00D708FE">
            <w:pPr>
              <w:pStyle w:val="XML1"/>
              <w:rPr>
                <w:ins w:id="29090" w:author="Thomas Dietz" w:date="2012-08-08T16:18:00Z"/>
              </w:rPr>
            </w:pPr>
            <w:ins w:id="29091" w:author="Thomas Dietz" w:date="2012-08-08T16:18:00Z">
              <w:r>
                <w:t xml:space="preserve">        &lt;xs:key name="key_controllers_controller"&gt;</w:t>
              </w:r>
            </w:ins>
          </w:p>
          <w:p w14:paraId="27F2A610" w14:textId="77777777" w:rsidR="00D708FE" w:rsidRDefault="00D708FE" w:rsidP="00D708FE">
            <w:pPr>
              <w:pStyle w:val="XML1"/>
              <w:rPr>
                <w:ins w:id="29092" w:author="Thomas Dietz" w:date="2012-08-08T16:18:00Z"/>
              </w:rPr>
            </w:pPr>
            <w:ins w:id="29093" w:author="Thomas Dietz" w:date="2012-08-08T16:18:00Z">
              <w:r>
                <w:t xml:space="preserve">          &lt;xs:selector xpath="of11-config:controller"/&gt;</w:t>
              </w:r>
            </w:ins>
          </w:p>
          <w:p w14:paraId="22D97E5E" w14:textId="77777777" w:rsidR="00D708FE" w:rsidRDefault="00D708FE" w:rsidP="00D708FE">
            <w:pPr>
              <w:pStyle w:val="XML1"/>
              <w:rPr>
                <w:ins w:id="29094" w:author="Thomas Dietz" w:date="2012-08-08T16:18:00Z"/>
              </w:rPr>
            </w:pPr>
            <w:ins w:id="29095" w:author="Thomas Dietz" w:date="2012-08-08T16:18:00Z">
              <w:r>
                <w:t xml:space="preserve">          &lt;xs:field xpath="of11-config:id"/&gt;</w:t>
              </w:r>
            </w:ins>
          </w:p>
          <w:p w14:paraId="0CD1ABBA" w14:textId="77777777" w:rsidR="00D708FE" w:rsidRDefault="00D708FE" w:rsidP="00D708FE">
            <w:pPr>
              <w:pStyle w:val="XML1"/>
              <w:rPr>
                <w:ins w:id="29096" w:author="Thomas Dietz" w:date="2012-08-08T16:18:00Z"/>
              </w:rPr>
            </w:pPr>
            <w:ins w:id="29097" w:author="Thomas Dietz" w:date="2012-08-08T16:18:00Z">
              <w:r>
                <w:t xml:space="preserve">        &lt;/xs:key&gt;</w:t>
              </w:r>
            </w:ins>
          </w:p>
          <w:p w14:paraId="62B5AE4C" w14:textId="77777777" w:rsidR="00D708FE" w:rsidRDefault="00D708FE" w:rsidP="00D708FE">
            <w:pPr>
              <w:pStyle w:val="XML1"/>
              <w:rPr>
                <w:ins w:id="29098" w:author="Thomas Dietz" w:date="2012-08-08T16:18:00Z"/>
              </w:rPr>
            </w:pPr>
            <w:ins w:id="29099" w:author="Thomas Dietz" w:date="2012-08-08T16:18:00Z">
              <w:r>
                <w:t xml:space="preserve">      &lt;/xs:element&gt;</w:t>
              </w:r>
            </w:ins>
          </w:p>
          <w:p w14:paraId="6EEC8E7F" w14:textId="77777777" w:rsidR="00D708FE" w:rsidRDefault="00D708FE" w:rsidP="00D708FE">
            <w:pPr>
              <w:pStyle w:val="XML1"/>
              <w:rPr>
                <w:ins w:id="29100" w:author="Thomas Dietz" w:date="2012-08-08T16:18:00Z"/>
              </w:rPr>
            </w:pPr>
            <w:ins w:id="29101" w:author="Thomas Dietz" w:date="2012-08-08T16:18:00Z">
              <w:r>
                <w:t xml:space="preserve">      &lt;xs:element name="resources"&gt;</w:t>
              </w:r>
            </w:ins>
          </w:p>
          <w:p w14:paraId="042385C4" w14:textId="77777777" w:rsidR="00D708FE" w:rsidRDefault="00D708FE" w:rsidP="00D708FE">
            <w:pPr>
              <w:pStyle w:val="XML1"/>
              <w:rPr>
                <w:ins w:id="29102" w:author="Thomas Dietz" w:date="2012-08-08T16:18:00Z"/>
              </w:rPr>
            </w:pPr>
            <w:ins w:id="29103" w:author="Thomas Dietz" w:date="2012-08-08T16:18:00Z">
              <w:r>
                <w:t xml:space="preserve">        &lt;xs:annotation&gt;</w:t>
              </w:r>
            </w:ins>
          </w:p>
          <w:p w14:paraId="61CF6BC5" w14:textId="77777777" w:rsidR="00D708FE" w:rsidRDefault="00D708FE" w:rsidP="00D708FE">
            <w:pPr>
              <w:pStyle w:val="XML1"/>
              <w:rPr>
                <w:ins w:id="29104" w:author="Thomas Dietz" w:date="2012-08-08T16:18:00Z"/>
              </w:rPr>
            </w:pPr>
            <w:ins w:id="29105" w:author="Thomas Dietz" w:date="2012-08-08T16:18:00Z">
              <w:r>
                <w:t xml:space="preserve">          &lt;xs:documentation&gt;</w:t>
              </w:r>
            </w:ins>
          </w:p>
          <w:p w14:paraId="6D664DEA" w14:textId="77777777" w:rsidR="00D708FE" w:rsidRDefault="00D708FE" w:rsidP="00D708FE">
            <w:pPr>
              <w:pStyle w:val="XML1"/>
              <w:rPr>
                <w:ins w:id="29106" w:author="Thomas Dietz" w:date="2012-08-08T16:18:00Z"/>
              </w:rPr>
            </w:pPr>
            <w:ins w:id="29107" w:author="Thomas Dietz" w:date="2012-08-08T16:18:00Z">
              <w:r>
                <w:t xml:space="preserve">            The list of identifiers of all resources of the</w:t>
              </w:r>
            </w:ins>
          </w:p>
          <w:p w14:paraId="08C7F2B0" w14:textId="77777777" w:rsidR="00D708FE" w:rsidRDefault="00D708FE" w:rsidP="00D708FE">
            <w:pPr>
              <w:pStyle w:val="XML1"/>
              <w:rPr>
                <w:ins w:id="29108" w:author="Thomas Dietz" w:date="2012-08-08T16:18:00Z"/>
              </w:rPr>
            </w:pPr>
            <w:ins w:id="29109" w:author="Thomas Dietz" w:date="2012-08-08T16:18:00Z">
              <w:r>
                <w:t xml:space="preserve">            OpenFlow Capable Switch that the OpenFlow Logical Switch</w:t>
              </w:r>
            </w:ins>
          </w:p>
          <w:p w14:paraId="79B5F3F8" w14:textId="77777777" w:rsidR="00D708FE" w:rsidRDefault="00D708FE" w:rsidP="00D708FE">
            <w:pPr>
              <w:pStyle w:val="XML1"/>
              <w:rPr>
                <w:ins w:id="29110" w:author="Thomas Dietz" w:date="2012-08-08T16:18:00Z"/>
              </w:rPr>
            </w:pPr>
            <w:ins w:id="29111" w:author="Thomas Dietz" w:date="2012-08-08T16:18:00Z">
              <w:r>
                <w:t xml:space="preserve">            has exclusive or non-exclusive access to.  A resource is </w:t>
              </w:r>
            </w:ins>
          </w:p>
          <w:p w14:paraId="545D6D79" w14:textId="77777777" w:rsidR="00D708FE" w:rsidRDefault="00D708FE" w:rsidP="00D708FE">
            <w:pPr>
              <w:pStyle w:val="XML1"/>
              <w:rPr>
                <w:ins w:id="29112" w:author="Thomas Dietz" w:date="2012-08-08T16:18:00Z"/>
              </w:rPr>
            </w:pPr>
            <w:ins w:id="29113" w:author="Thomas Dietz" w:date="2012-08-08T16:18:00Z">
              <w:r>
                <w:t xml:space="preserve">            identified by the value of its resource-identifier element.</w:t>
              </w:r>
            </w:ins>
          </w:p>
          <w:p w14:paraId="1F3DA8E1" w14:textId="77777777" w:rsidR="00D708FE" w:rsidRDefault="00D708FE" w:rsidP="00D708FE">
            <w:pPr>
              <w:pStyle w:val="XML1"/>
              <w:rPr>
                <w:ins w:id="29114" w:author="Thomas Dietz" w:date="2012-08-08T16:18:00Z"/>
              </w:rPr>
            </w:pPr>
            <w:ins w:id="29115" w:author="Thomas Dietz" w:date="2012-08-08T16:18:00Z">
              <w:r>
                <w:t xml:space="preserve">            For each resource identifier value in this list, there MUST</w:t>
              </w:r>
            </w:ins>
          </w:p>
          <w:p w14:paraId="1B848520" w14:textId="77777777" w:rsidR="00D708FE" w:rsidRDefault="00D708FE" w:rsidP="00D708FE">
            <w:pPr>
              <w:pStyle w:val="XML1"/>
              <w:rPr>
                <w:ins w:id="29116" w:author="Thomas Dietz" w:date="2012-08-08T16:18:00Z"/>
              </w:rPr>
            </w:pPr>
            <w:ins w:id="29117" w:author="Thomas Dietz" w:date="2012-08-08T16:18:00Z">
              <w:r>
                <w:t xml:space="preserve">            be an element with a matching resource identifier value in </w:t>
              </w:r>
            </w:ins>
          </w:p>
          <w:p w14:paraId="45F3D7BE" w14:textId="77777777" w:rsidR="00D708FE" w:rsidRDefault="00D708FE" w:rsidP="00D708FE">
            <w:pPr>
              <w:pStyle w:val="XML1"/>
              <w:rPr>
                <w:ins w:id="29118" w:author="Thomas Dietz" w:date="2012-08-08T16:18:00Z"/>
              </w:rPr>
            </w:pPr>
            <w:ins w:id="29119" w:author="Thomas Dietz" w:date="2012-08-08T16:18:00Z">
              <w:r>
                <w:t xml:space="preserve">            the resources list of the OpenFlow Capable Switch.</w:t>
              </w:r>
            </w:ins>
          </w:p>
          <w:p w14:paraId="36A879ED" w14:textId="77777777" w:rsidR="00D708FE" w:rsidRDefault="00D708FE" w:rsidP="00D708FE">
            <w:pPr>
              <w:pStyle w:val="XML1"/>
              <w:rPr>
                <w:ins w:id="29120" w:author="Thomas Dietz" w:date="2012-08-08T16:18:00Z"/>
              </w:rPr>
            </w:pPr>
            <w:ins w:id="29121" w:author="Thomas Dietz" w:date="2012-08-08T16:18:00Z">
              <w:r>
                <w:t xml:space="preserve">                  </w:t>
              </w:r>
            </w:ins>
          </w:p>
          <w:p w14:paraId="785A5422" w14:textId="77777777" w:rsidR="00D708FE" w:rsidRDefault="00D708FE" w:rsidP="00D708FE">
            <w:pPr>
              <w:pStyle w:val="XML1"/>
              <w:rPr>
                <w:ins w:id="29122" w:author="Thomas Dietz" w:date="2012-08-08T16:18:00Z"/>
              </w:rPr>
            </w:pPr>
            <w:ins w:id="29123" w:author="Thomas Dietz" w:date="2012-08-08T16:18:00Z">
              <w:r>
                <w:t xml:space="preserve">            Identifiers of this list are contained in elements</w:t>
              </w:r>
            </w:ins>
          </w:p>
          <w:p w14:paraId="3C5A90CA" w14:textId="77777777" w:rsidR="00D708FE" w:rsidRDefault="00D708FE" w:rsidP="00D708FE">
            <w:pPr>
              <w:pStyle w:val="XML1"/>
              <w:rPr>
                <w:ins w:id="29124" w:author="Thomas Dietz" w:date="2012-08-08T16:18:00Z"/>
              </w:rPr>
            </w:pPr>
            <w:ins w:id="29125" w:author="Thomas Dietz" w:date="2012-08-08T16:18:00Z">
              <w:r>
                <w:t xml:space="preserve">            indicating the type of resource: 'port', 'queue',</w:t>
              </w:r>
            </w:ins>
          </w:p>
          <w:p w14:paraId="7971798F" w14:textId="77777777" w:rsidR="00D708FE" w:rsidRDefault="00D708FE" w:rsidP="00D708FE">
            <w:pPr>
              <w:pStyle w:val="XML1"/>
              <w:rPr>
                <w:ins w:id="29126" w:author="Thomas Dietz" w:date="2012-08-08T16:18:00Z"/>
              </w:rPr>
            </w:pPr>
            <w:ins w:id="29127" w:author="Thomas Dietz" w:date="2012-08-08T16:18:00Z">
              <w:r>
                <w:t xml:space="preserve">            'certificate', or 'flow-table'.  Depending on the type,</w:t>
              </w:r>
            </w:ins>
          </w:p>
          <w:p w14:paraId="11515D89" w14:textId="77777777" w:rsidR="00D708FE" w:rsidRDefault="00D708FE" w:rsidP="00D708FE">
            <w:pPr>
              <w:pStyle w:val="XML1"/>
              <w:rPr>
                <w:ins w:id="29128" w:author="Thomas Dietz" w:date="2012-08-08T16:18:00Z"/>
              </w:rPr>
            </w:pPr>
            <w:ins w:id="29129" w:author="Thomas Dietz" w:date="2012-08-08T16:18:00Z">
              <w:r>
                <w:t xml:space="preserve">            different constraints apply.  These are specified in</w:t>
              </w:r>
            </w:ins>
          </w:p>
          <w:p w14:paraId="797E0A89" w14:textId="77777777" w:rsidR="00D708FE" w:rsidRDefault="00D708FE" w:rsidP="00D708FE">
            <w:pPr>
              <w:pStyle w:val="XML1"/>
              <w:rPr>
                <w:ins w:id="29130" w:author="Thomas Dietz" w:date="2012-08-08T16:18:00Z"/>
              </w:rPr>
            </w:pPr>
            <w:ins w:id="29131" w:author="Thomas Dietz" w:date="2012-08-08T16:18:00Z">
              <w:r>
                <w:t xml:space="preserve">            separate descriptions per type.</w:t>
              </w:r>
            </w:ins>
          </w:p>
          <w:p w14:paraId="73672BB1" w14:textId="77777777" w:rsidR="00D708FE" w:rsidRDefault="00D708FE" w:rsidP="00D708FE">
            <w:pPr>
              <w:pStyle w:val="XML1"/>
              <w:rPr>
                <w:ins w:id="29132" w:author="Thomas Dietz" w:date="2012-08-08T16:18:00Z"/>
              </w:rPr>
            </w:pPr>
          </w:p>
          <w:p w14:paraId="58042427" w14:textId="77777777" w:rsidR="00D708FE" w:rsidRDefault="00D708FE" w:rsidP="00D708FE">
            <w:pPr>
              <w:pStyle w:val="XML1"/>
              <w:rPr>
                <w:ins w:id="29133" w:author="Thomas Dietz" w:date="2012-08-08T16:18:00Z"/>
              </w:rPr>
            </w:pPr>
            <w:ins w:id="29134" w:author="Thomas Dietz" w:date="2012-08-08T16:18:00Z">
              <w:r>
                <w:t xml:space="preserve">            At present the elements in this lists are not configurable</w:t>
              </w:r>
            </w:ins>
          </w:p>
          <w:p w14:paraId="31EBD9F0" w14:textId="77777777" w:rsidR="00D708FE" w:rsidRDefault="00D708FE" w:rsidP="00D708FE">
            <w:pPr>
              <w:pStyle w:val="XML1"/>
              <w:rPr>
                <w:ins w:id="29135" w:author="Thomas Dietz" w:date="2012-08-08T16:18:00Z"/>
              </w:rPr>
            </w:pPr>
            <w:ins w:id="29136" w:author="Thomas Dietz" w:date="2012-08-08T16:18:00Z">
              <w:r>
                <w:t xml:space="preserve">            and can only be retrieved by NETCONF &amp;lt;get&amp;gt; or &amp;lt;get-config&amp;gt;</w:t>
              </w:r>
            </w:ins>
          </w:p>
          <w:p w14:paraId="4014A9FF" w14:textId="77777777" w:rsidR="00D708FE" w:rsidRDefault="00D708FE" w:rsidP="00D708FE">
            <w:pPr>
              <w:pStyle w:val="XML1"/>
              <w:rPr>
                <w:ins w:id="29137" w:author="Thomas Dietz" w:date="2012-08-08T16:18:00Z"/>
              </w:rPr>
            </w:pPr>
            <w:ins w:id="29138" w:author="Thomas Dietz" w:date="2012-08-08T16:18:00Z">
              <w:r>
                <w:t xml:space="preserve">            operations. Attemps to modify this element and its children</w:t>
              </w:r>
            </w:ins>
          </w:p>
          <w:p w14:paraId="73CA855C" w14:textId="77777777" w:rsidR="00D708FE" w:rsidRDefault="00D708FE" w:rsidP="00D708FE">
            <w:pPr>
              <w:pStyle w:val="XML1"/>
              <w:rPr>
                <w:ins w:id="29139" w:author="Thomas Dietz" w:date="2012-08-08T16:18:00Z"/>
              </w:rPr>
            </w:pPr>
            <w:ins w:id="29140" w:author="Thomas Dietz" w:date="2012-08-08T16:18:00Z">
              <w:r>
                <w:t xml:space="preserve">            with a NETCONF &amp;lt;edit-config&amp;gt; operation MUST result in an </w:t>
              </w:r>
            </w:ins>
          </w:p>
          <w:p w14:paraId="3B6AFF93" w14:textId="77777777" w:rsidR="00D708FE" w:rsidRDefault="00D708FE" w:rsidP="00D708FE">
            <w:pPr>
              <w:pStyle w:val="XML1"/>
              <w:rPr>
                <w:ins w:id="29141" w:author="Thomas Dietz" w:date="2012-08-08T16:18:00Z"/>
              </w:rPr>
            </w:pPr>
            <w:ins w:id="29142" w:author="Thomas Dietz" w:date="2012-08-08T16:18:00Z">
              <w:r>
                <w:t xml:space="preserve">            'operation-not-supported' error with type 'application'.</w:t>
              </w:r>
            </w:ins>
          </w:p>
          <w:p w14:paraId="12DB8C7D" w14:textId="77777777" w:rsidR="00D708FE" w:rsidRDefault="00D708FE" w:rsidP="00D708FE">
            <w:pPr>
              <w:pStyle w:val="XML1"/>
              <w:rPr>
                <w:ins w:id="29143" w:author="Thomas Dietz" w:date="2012-08-08T16:18:00Z"/>
              </w:rPr>
            </w:pPr>
            <w:ins w:id="29144" w:author="Thomas Dietz" w:date="2012-08-08T16:18:00Z">
              <w:r>
                <w:t xml:space="preserve">          &lt;/xs:documentation&gt;</w:t>
              </w:r>
            </w:ins>
          </w:p>
          <w:p w14:paraId="0BA941F9" w14:textId="77777777" w:rsidR="00D708FE" w:rsidRDefault="00D708FE" w:rsidP="00D708FE">
            <w:pPr>
              <w:pStyle w:val="XML1"/>
              <w:rPr>
                <w:ins w:id="29145" w:author="Thomas Dietz" w:date="2012-08-08T16:18:00Z"/>
              </w:rPr>
            </w:pPr>
            <w:ins w:id="29146" w:author="Thomas Dietz" w:date="2012-08-08T16:18:00Z">
              <w:r>
                <w:t xml:space="preserve">        &lt;/xs:annotation&gt;</w:t>
              </w:r>
            </w:ins>
          </w:p>
          <w:p w14:paraId="7754A786" w14:textId="77777777" w:rsidR="00D708FE" w:rsidRDefault="00D708FE" w:rsidP="00D708FE">
            <w:pPr>
              <w:pStyle w:val="XML1"/>
              <w:rPr>
                <w:ins w:id="29147" w:author="Thomas Dietz" w:date="2012-08-08T16:18:00Z"/>
              </w:rPr>
            </w:pPr>
            <w:ins w:id="29148" w:author="Thomas Dietz" w:date="2012-08-08T16:18:00Z">
              <w:r>
                <w:t xml:space="preserve">        &lt;xs:complexType&gt;</w:t>
              </w:r>
            </w:ins>
          </w:p>
          <w:p w14:paraId="05ABB71F" w14:textId="77777777" w:rsidR="00D708FE" w:rsidRDefault="00D708FE" w:rsidP="00D708FE">
            <w:pPr>
              <w:pStyle w:val="XML1"/>
              <w:rPr>
                <w:ins w:id="29149" w:author="Thomas Dietz" w:date="2012-08-08T16:18:00Z"/>
              </w:rPr>
            </w:pPr>
            <w:ins w:id="29150" w:author="Thomas Dietz" w:date="2012-08-08T16:18:00Z">
              <w:r>
                <w:t xml:space="preserve">          &lt;xs:sequence&gt;</w:t>
              </w:r>
            </w:ins>
          </w:p>
          <w:p w14:paraId="279CC1E8" w14:textId="77777777" w:rsidR="00D708FE" w:rsidRDefault="00D708FE" w:rsidP="00D708FE">
            <w:pPr>
              <w:pStyle w:val="XML1"/>
              <w:rPr>
                <w:ins w:id="29151" w:author="Thomas Dietz" w:date="2012-08-08T16:18:00Z"/>
              </w:rPr>
            </w:pPr>
            <w:ins w:id="29152" w:author="Thomas Dietz" w:date="2012-08-08T16:18:00Z">
              <w:r>
                <w:t xml:space="preserve">            &lt;xs:element name="port" minOccurs="0" maxOccurs="unbounded"&gt;</w:t>
              </w:r>
            </w:ins>
          </w:p>
          <w:p w14:paraId="43C7AA1D" w14:textId="77777777" w:rsidR="00D708FE" w:rsidRDefault="00D708FE" w:rsidP="00D708FE">
            <w:pPr>
              <w:pStyle w:val="XML1"/>
              <w:rPr>
                <w:ins w:id="29153" w:author="Thomas Dietz" w:date="2012-08-08T16:18:00Z"/>
              </w:rPr>
            </w:pPr>
            <w:ins w:id="29154" w:author="Thomas Dietz" w:date="2012-08-08T16:18:00Z">
              <w:r>
                <w:t xml:space="preserve">              &lt;xs:annotation&gt;</w:t>
              </w:r>
            </w:ins>
          </w:p>
          <w:p w14:paraId="5DD5E34A" w14:textId="77777777" w:rsidR="00D708FE" w:rsidRDefault="00D708FE" w:rsidP="00D708FE">
            <w:pPr>
              <w:pStyle w:val="XML1"/>
              <w:rPr>
                <w:ins w:id="29155" w:author="Thomas Dietz" w:date="2012-08-08T16:18:00Z"/>
              </w:rPr>
            </w:pPr>
            <w:ins w:id="29156" w:author="Thomas Dietz" w:date="2012-08-08T16:18:00Z">
              <w:r>
                <w:t xml:space="preserve">                &lt;xs:documentation&gt;</w:t>
              </w:r>
            </w:ins>
          </w:p>
          <w:p w14:paraId="717D7608" w14:textId="77777777" w:rsidR="00D708FE" w:rsidRDefault="00D708FE" w:rsidP="00D708FE">
            <w:pPr>
              <w:pStyle w:val="XML1"/>
              <w:rPr>
                <w:ins w:id="29157" w:author="Thomas Dietz" w:date="2012-08-08T16:18:00Z"/>
              </w:rPr>
            </w:pPr>
            <w:ins w:id="29158" w:author="Thomas Dietz" w:date="2012-08-08T16:18:00Z">
              <w:r>
                <w:t xml:space="preserve">                  A resource identifier of a port of the </w:t>
              </w:r>
            </w:ins>
          </w:p>
          <w:p w14:paraId="7525FD2D" w14:textId="77777777" w:rsidR="00D708FE" w:rsidRDefault="00D708FE" w:rsidP="00D708FE">
            <w:pPr>
              <w:pStyle w:val="XML1"/>
              <w:rPr>
                <w:ins w:id="29159" w:author="Thomas Dietz" w:date="2012-08-08T16:18:00Z"/>
              </w:rPr>
            </w:pPr>
            <w:ins w:id="29160" w:author="Thomas Dietz" w:date="2012-08-08T16:18:00Z">
              <w:r>
                <w:t xml:space="preserve">                  OpenFlow Capable Switch that the OpenFlow Logical Switch</w:t>
              </w:r>
            </w:ins>
          </w:p>
          <w:p w14:paraId="4D6E9352" w14:textId="77777777" w:rsidR="00D708FE" w:rsidRDefault="00D708FE" w:rsidP="00D708FE">
            <w:pPr>
              <w:pStyle w:val="XML1"/>
              <w:rPr>
                <w:ins w:id="29161" w:author="Thomas Dietz" w:date="2012-08-08T16:18:00Z"/>
              </w:rPr>
            </w:pPr>
            <w:ins w:id="29162" w:author="Thomas Dietz" w:date="2012-08-08T16:18:00Z">
              <w:r>
                <w:t xml:space="preserve">                  has exclusive access to.</w:t>
              </w:r>
            </w:ins>
          </w:p>
          <w:p w14:paraId="261680E4" w14:textId="77777777" w:rsidR="00D708FE" w:rsidRDefault="00D708FE" w:rsidP="00D708FE">
            <w:pPr>
              <w:pStyle w:val="XML1"/>
              <w:rPr>
                <w:ins w:id="29163" w:author="Thomas Dietz" w:date="2012-08-08T16:18:00Z"/>
              </w:rPr>
            </w:pPr>
          </w:p>
          <w:p w14:paraId="485B64F9" w14:textId="77777777" w:rsidR="00D708FE" w:rsidRDefault="00D708FE" w:rsidP="00D708FE">
            <w:pPr>
              <w:pStyle w:val="XML1"/>
              <w:rPr>
                <w:ins w:id="29164" w:author="Thomas Dietz" w:date="2012-08-08T16:18:00Z"/>
              </w:rPr>
            </w:pPr>
            <w:ins w:id="29165" w:author="Thomas Dietz" w:date="2012-08-08T16:18:00Z">
              <w:r>
                <w:t xml:space="preserve">                  The elements in this list MUST refer to elements at the</w:t>
              </w:r>
            </w:ins>
          </w:p>
          <w:p w14:paraId="753D7C7F" w14:textId="77777777" w:rsidR="00D708FE" w:rsidRDefault="00D708FE" w:rsidP="00D708FE">
            <w:pPr>
              <w:pStyle w:val="XML1"/>
              <w:rPr>
                <w:ins w:id="29166" w:author="Thomas Dietz" w:date="2012-08-08T16:18:00Z"/>
              </w:rPr>
            </w:pPr>
            <w:ins w:id="29167" w:author="Thomas Dietz" w:date="2012-08-08T16:18:00Z">
              <w:r>
                <w:t xml:space="preserve">                  following path:</w:t>
              </w:r>
            </w:ins>
          </w:p>
          <w:p w14:paraId="52DDFE62" w14:textId="77777777" w:rsidR="00D708FE" w:rsidRDefault="00D708FE" w:rsidP="00D708FE">
            <w:pPr>
              <w:pStyle w:val="XML1"/>
              <w:rPr>
                <w:ins w:id="29168" w:author="Thomas Dietz" w:date="2012-08-08T16:18:00Z"/>
              </w:rPr>
            </w:pPr>
            <w:ins w:id="29169" w:author="Thomas Dietz" w:date="2012-08-08T16:18:00Z">
              <w:r>
                <w:t xml:space="preserve">                  /capable-switch/resources/port/resource-id</w:t>
              </w:r>
            </w:ins>
          </w:p>
          <w:p w14:paraId="2974E52C" w14:textId="77777777" w:rsidR="00D708FE" w:rsidRDefault="00D708FE" w:rsidP="00D708FE">
            <w:pPr>
              <w:pStyle w:val="XML1"/>
              <w:rPr>
                <w:ins w:id="29170" w:author="Thomas Dietz" w:date="2012-08-08T16:18:00Z"/>
              </w:rPr>
            </w:pPr>
          </w:p>
          <w:p w14:paraId="04888E39" w14:textId="77777777" w:rsidR="00D708FE" w:rsidRDefault="00D708FE" w:rsidP="00D708FE">
            <w:pPr>
              <w:pStyle w:val="XML1"/>
              <w:rPr>
                <w:ins w:id="29171" w:author="Thomas Dietz" w:date="2012-08-08T16:18:00Z"/>
              </w:rPr>
            </w:pPr>
            <w:ins w:id="29172" w:author="Thomas Dietz" w:date="2012-08-08T16:18:00Z">
              <w:r>
                <w:t xml:space="preserve">                  Elements in this list MUST be unique. This means each</w:t>
              </w:r>
            </w:ins>
          </w:p>
          <w:p w14:paraId="05C4CDE5" w14:textId="77777777" w:rsidR="00D708FE" w:rsidRDefault="00D708FE" w:rsidP="00D708FE">
            <w:pPr>
              <w:pStyle w:val="XML1"/>
              <w:rPr>
                <w:ins w:id="29173" w:author="Thomas Dietz" w:date="2012-08-08T16:18:00Z"/>
              </w:rPr>
            </w:pPr>
            <w:ins w:id="29174" w:author="Thomas Dietz" w:date="2012-08-08T16:18:00Z">
              <w:r>
                <w:t xml:space="preserve">                  port element can only be referenced once.</w:t>
              </w:r>
            </w:ins>
          </w:p>
          <w:p w14:paraId="6A1B6B9B" w14:textId="77777777" w:rsidR="00D708FE" w:rsidRDefault="00D708FE" w:rsidP="00D708FE">
            <w:pPr>
              <w:pStyle w:val="XML1"/>
              <w:rPr>
                <w:ins w:id="29175" w:author="Thomas Dietz" w:date="2012-08-08T16:18:00Z"/>
              </w:rPr>
            </w:pPr>
            <w:ins w:id="29176" w:author="Thomas Dietz" w:date="2012-08-08T16:18:00Z">
              <w:r>
                <w:t xml:space="preserve">                &lt;/xs:documentation&gt;</w:t>
              </w:r>
            </w:ins>
          </w:p>
          <w:p w14:paraId="38FC19F6" w14:textId="77777777" w:rsidR="00D708FE" w:rsidRDefault="00D708FE" w:rsidP="00D708FE">
            <w:pPr>
              <w:pStyle w:val="XML1"/>
              <w:rPr>
                <w:ins w:id="29177" w:author="Thomas Dietz" w:date="2012-08-08T16:18:00Z"/>
              </w:rPr>
            </w:pPr>
            <w:ins w:id="29178" w:author="Thomas Dietz" w:date="2012-08-08T16:18:00Z">
              <w:r>
                <w:t xml:space="preserve">              &lt;/xs:annotation&gt;</w:t>
              </w:r>
            </w:ins>
          </w:p>
          <w:p w14:paraId="3A7CC77D" w14:textId="77777777" w:rsidR="00D708FE" w:rsidRDefault="00D708FE" w:rsidP="00D708FE">
            <w:pPr>
              <w:pStyle w:val="XML1"/>
              <w:rPr>
                <w:ins w:id="29179" w:author="Thomas Dietz" w:date="2012-08-08T16:18:00Z"/>
              </w:rPr>
            </w:pPr>
            <w:ins w:id="29180" w:author="Thomas Dietz" w:date="2012-08-08T16:18:00Z">
              <w:r>
                <w:t xml:space="preserve">              &lt;xs:simpleType&gt;</w:t>
              </w:r>
            </w:ins>
          </w:p>
          <w:p w14:paraId="5FFDC712" w14:textId="77777777" w:rsidR="00D708FE" w:rsidRDefault="00D708FE" w:rsidP="00D708FE">
            <w:pPr>
              <w:pStyle w:val="XML1"/>
              <w:rPr>
                <w:ins w:id="29181" w:author="Thomas Dietz" w:date="2012-08-08T16:18:00Z"/>
              </w:rPr>
            </w:pPr>
            <w:ins w:id="29182" w:author="Thomas Dietz" w:date="2012-08-08T16:18:00Z">
              <w:r>
                <w:t xml:space="preserve">                &lt;xs:restriction base="inet:uri"&gt;</w:t>
              </w:r>
            </w:ins>
          </w:p>
          <w:p w14:paraId="25CAF461" w14:textId="77777777" w:rsidR="00D708FE" w:rsidRDefault="00D708FE" w:rsidP="00D708FE">
            <w:pPr>
              <w:pStyle w:val="XML1"/>
              <w:rPr>
                <w:ins w:id="29183" w:author="Thomas Dietz" w:date="2012-08-08T16:18:00Z"/>
              </w:rPr>
            </w:pPr>
            <w:ins w:id="29184" w:author="Thomas Dietz" w:date="2012-08-08T16:18:00Z">
              <w:r>
                <w:lastRenderedPageBreak/>
                <w:t xml:space="preserve">                &lt;/xs:restriction&gt;</w:t>
              </w:r>
            </w:ins>
          </w:p>
          <w:p w14:paraId="760DE3DC" w14:textId="77777777" w:rsidR="00D708FE" w:rsidRDefault="00D708FE" w:rsidP="00D708FE">
            <w:pPr>
              <w:pStyle w:val="XML1"/>
              <w:rPr>
                <w:ins w:id="29185" w:author="Thomas Dietz" w:date="2012-08-08T16:18:00Z"/>
              </w:rPr>
            </w:pPr>
            <w:ins w:id="29186" w:author="Thomas Dietz" w:date="2012-08-08T16:18:00Z">
              <w:r>
                <w:t xml:space="preserve">              &lt;/xs:simpleType&gt;</w:t>
              </w:r>
            </w:ins>
          </w:p>
          <w:p w14:paraId="0DEB58B9" w14:textId="77777777" w:rsidR="00D708FE" w:rsidRDefault="00D708FE" w:rsidP="00D708FE">
            <w:pPr>
              <w:pStyle w:val="XML1"/>
              <w:rPr>
                <w:ins w:id="29187" w:author="Thomas Dietz" w:date="2012-08-08T16:18:00Z"/>
              </w:rPr>
            </w:pPr>
            <w:ins w:id="29188" w:author="Thomas Dietz" w:date="2012-08-08T16:18:00Z">
              <w:r>
                <w:t xml:space="preserve">            &lt;/xs:element&gt;</w:t>
              </w:r>
            </w:ins>
          </w:p>
          <w:p w14:paraId="18B776F8" w14:textId="77777777" w:rsidR="00D708FE" w:rsidRDefault="00D708FE" w:rsidP="00D708FE">
            <w:pPr>
              <w:pStyle w:val="XML1"/>
              <w:rPr>
                <w:ins w:id="29189" w:author="Thomas Dietz" w:date="2012-08-08T16:18:00Z"/>
              </w:rPr>
            </w:pPr>
            <w:ins w:id="29190" w:author="Thomas Dietz" w:date="2012-08-08T16:18:00Z">
              <w:r>
                <w:t xml:space="preserve">            &lt;xs:element name="queue" minOccurs="0" maxOccurs="unbounded"&gt;</w:t>
              </w:r>
            </w:ins>
          </w:p>
          <w:p w14:paraId="515BBFB1" w14:textId="77777777" w:rsidR="00D708FE" w:rsidRDefault="00D708FE" w:rsidP="00D708FE">
            <w:pPr>
              <w:pStyle w:val="XML1"/>
              <w:rPr>
                <w:ins w:id="29191" w:author="Thomas Dietz" w:date="2012-08-08T16:18:00Z"/>
              </w:rPr>
            </w:pPr>
            <w:ins w:id="29192" w:author="Thomas Dietz" w:date="2012-08-08T16:18:00Z">
              <w:r>
                <w:t xml:space="preserve">              &lt;xs:annotation&gt;</w:t>
              </w:r>
            </w:ins>
          </w:p>
          <w:p w14:paraId="47D5BA99" w14:textId="77777777" w:rsidR="00D708FE" w:rsidRDefault="00D708FE" w:rsidP="00D708FE">
            <w:pPr>
              <w:pStyle w:val="XML1"/>
              <w:rPr>
                <w:ins w:id="29193" w:author="Thomas Dietz" w:date="2012-08-08T16:18:00Z"/>
              </w:rPr>
            </w:pPr>
            <w:ins w:id="29194" w:author="Thomas Dietz" w:date="2012-08-08T16:18:00Z">
              <w:r>
                <w:t xml:space="preserve">                &lt;xs:documentation&gt;</w:t>
              </w:r>
            </w:ins>
          </w:p>
          <w:p w14:paraId="6D645C7E" w14:textId="77777777" w:rsidR="00D708FE" w:rsidRDefault="00D708FE" w:rsidP="00D708FE">
            <w:pPr>
              <w:pStyle w:val="XML1"/>
              <w:rPr>
                <w:ins w:id="29195" w:author="Thomas Dietz" w:date="2012-08-08T16:18:00Z"/>
              </w:rPr>
            </w:pPr>
            <w:ins w:id="29196" w:author="Thomas Dietz" w:date="2012-08-08T16:18:00Z">
              <w:r>
                <w:t xml:space="preserve">                  A resource identifier of a queue of the</w:t>
              </w:r>
            </w:ins>
          </w:p>
          <w:p w14:paraId="3E3D309B" w14:textId="77777777" w:rsidR="00D708FE" w:rsidRDefault="00D708FE" w:rsidP="00D708FE">
            <w:pPr>
              <w:pStyle w:val="XML1"/>
              <w:rPr>
                <w:ins w:id="29197" w:author="Thomas Dietz" w:date="2012-08-08T16:18:00Z"/>
              </w:rPr>
            </w:pPr>
            <w:ins w:id="29198" w:author="Thomas Dietz" w:date="2012-08-08T16:18:00Z">
              <w:r>
                <w:t xml:space="preserve">                  OpenFlow Capable Switch that the OpenFlow Logical Switch</w:t>
              </w:r>
            </w:ins>
          </w:p>
          <w:p w14:paraId="4C7E7443" w14:textId="77777777" w:rsidR="00D708FE" w:rsidRDefault="00D708FE" w:rsidP="00D708FE">
            <w:pPr>
              <w:pStyle w:val="XML1"/>
              <w:rPr>
                <w:ins w:id="29199" w:author="Thomas Dietz" w:date="2012-08-08T16:18:00Z"/>
              </w:rPr>
            </w:pPr>
            <w:ins w:id="29200" w:author="Thomas Dietz" w:date="2012-08-08T16:18:00Z">
              <w:r>
                <w:t xml:space="preserve">                  has exclusive access to.</w:t>
              </w:r>
            </w:ins>
          </w:p>
          <w:p w14:paraId="2A3F12E5" w14:textId="77777777" w:rsidR="00D708FE" w:rsidRDefault="00D708FE" w:rsidP="00D708FE">
            <w:pPr>
              <w:pStyle w:val="XML1"/>
              <w:rPr>
                <w:ins w:id="29201" w:author="Thomas Dietz" w:date="2012-08-08T16:18:00Z"/>
              </w:rPr>
            </w:pPr>
          </w:p>
          <w:p w14:paraId="50C4ABE3" w14:textId="77777777" w:rsidR="00D708FE" w:rsidRDefault="00D708FE" w:rsidP="00D708FE">
            <w:pPr>
              <w:pStyle w:val="XML1"/>
              <w:rPr>
                <w:ins w:id="29202" w:author="Thomas Dietz" w:date="2012-08-08T16:18:00Z"/>
              </w:rPr>
            </w:pPr>
            <w:ins w:id="29203" w:author="Thomas Dietz" w:date="2012-08-08T16:18:00Z">
              <w:r>
                <w:t xml:space="preserve">                  The elements in this list MUST refer to elements at the</w:t>
              </w:r>
            </w:ins>
          </w:p>
          <w:p w14:paraId="2403155C" w14:textId="77777777" w:rsidR="00D708FE" w:rsidRDefault="00D708FE" w:rsidP="00D708FE">
            <w:pPr>
              <w:pStyle w:val="XML1"/>
              <w:rPr>
                <w:ins w:id="29204" w:author="Thomas Dietz" w:date="2012-08-08T16:18:00Z"/>
              </w:rPr>
            </w:pPr>
            <w:ins w:id="29205" w:author="Thomas Dietz" w:date="2012-08-08T16:18:00Z">
              <w:r>
                <w:t xml:space="preserve">                  following path:</w:t>
              </w:r>
            </w:ins>
          </w:p>
          <w:p w14:paraId="2557217F" w14:textId="77777777" w:rsidR="00D708FE" w:rsidRDefault="00D708FE" w:rsidP="00D708FE">
            <w:pPr>
              <w:pStyle w:val="XML1"/>
              <w:rPr>
                <w:ins w:id="29206" w:author="Thomas Dietz" w:date="2012-08-08T16:18:00Z"/>
              </w:rPr>
            </w:pPr>
            <w:ins w:id="29207" w:author="Thomas Dietz" w:date="2012-08-08T16:18:00Z">
              <w:r>
                <w:t xml:space="preserve">                  /capable-switch/resources/queue/resource-id</w:t>
              </w:r>
            </w:ins>
          </w:p>
          <w:p w14:paraId="1AACCC06" w14:textId="77777777" w:rsidR="00D708FE" w:rsidRDefault="00D708FE" w:rsidP="00D708FE">
            <w:pPr>
              <w:pStyle w:val="XML1"/>
              <w:rPr>
                <w:ins w:id="29208" w:author="Thomas Dietz" w:date="2012-08-08T16:18:00Z"/>
              </w:rPr>
            </w:pPr>
          </w:p>
          <w:p w14:paraId="721BAF35" w14:textId="77777777" w:rsidR="00D708FE" w:rsidRDefault="00D708FE" w:rsidP="00D708FE">
            <w:pPr>
              <w:pStyle w:val="XML1"/>
              <w:rPr>
                <w:ins w:id="29209" w:author="Thomas Dietz" w:date="2012-08-08T16:18:00Z"/>
              </w:rPr>
            </w:pPr>
            <w:ins w:id="29210" w:author="Thomas Dietz" w:date="2012-08-08T16:18:00Z">
              <w:r>
                <w:t xml:space="preserve">                  Elements in this list MUST be unique. This means each</w:t>
              </w:r>
            </w:ins>
          </w:p>
          <w:p w14:paraId="2B1D8AD4" w14:textId="77777777" w:rsidR="00D708FE" w:rsidRDefault="00D708FE" w:rsidP="00D708FE">
            <w:pPr>
              <w:pStyle w:val="XML1"/>
              <w:rPr>
                <w:ins w:id="29211" w:author="Thomas Dietz" w:date="2012-08-08T16:18:00Z"/>
              </w:rPr>
            </w:pPr>
            <w:ins w:id="29212" w:author="Thomas Dietz" w:date="2012-08-08T16:18:00Z">
              <w:r>
                <w:t xml:space="preserve">                  queue element can only be referenced once.</w:t>
              </w:r>
            </w:ins>
          </w:p>
          <w:p w14:paraId="2763A32F" w14:textId="77777777" w:rsidR="00D708FE" w:rsidRDefault="00D708FE" w:rsidP="00D708FE">
            <w:pPr>
              <w:pStyle w:val="XML1"/>
              <w:rPr>
                <w:ins w:id="29213" w:author="Thomas Dietz" w:date="2012-08-08T16:18:00Z"/>
              </w:rPr>
            </w:pPr>
            <w:ins w:id="29214" w:author="Thomas Dietz" w:date="2012-08-08T16:18:00Z">
              <w:r>
                <w:t xml:space="preserve">                &lt;/xs:documentation&gt;</w:t>
              </w:r>
            </w:ins>
          </w:p>
          <w:p w14:paraId="34781672" w14:textId="77777777" w:rsidR="00D708FE" w:rsidRDefault="00D708FE" w:rsidP="00D708FE">
            <w:pPr>
              <w:pStyle w:val="XML1"/>
              <w:rPr>
                <w:ins w:id="29215" w:author="Thomas Dietz" w:date="2012-08-08T16:18:00Z"/>
              </w:rPr>
            </w:pPr>
            <w:ins w:id="29216" w:author="Thomas Dietz" w:date="2012-08-08T16:18:00Z">
              <w:r>
                <w:t xml:space="preserve">              &lt;/xs:annotation&gt;</w:t>
              </w:r>
            </w:ins>
          </w:p>
          <w:p w14:paraId="7E01DB1E" w14:textId="77777777" w:rsidR="00D708FE" w:rsidRDefault="00D708FE" w:rsidP="00D708FE">
            <w:pPr>
              <w:pStyle w:val="XML1"/>
              <w:rPr>
                <w:ins w:id="29217" w:author="Thomas Dietz" w:date="2012-08-08T16:18:00Z"/>
              </w:rPr>
            </w:pPr>
            <w:ins w:id="29218" w:author="Thomas Dietz" w:date="2012-08-08T16:18:00Z">
              <w:r>
                <w:t xml:space="preserve">              &lt;xs:simpleType&gt;</w:t>
              </w:r>
            </w:ins>
          </w:p>
          <w:p w14:paraId="28400795" w14:textId="77777777" w:rsidR="00D708FE" w:rsidRDefault="00D708FE" w:rsidP="00D708FE">
            <w:pPr>
              <w:pStyle w:val="XML1"/>
              <w:rPr>
                <w:ins w:id="29219" w:author="Thomas Dietz" w:date="2012-08-08T16:18:00Z"/>
              </w:rPr>
            </w:pPr>
            <w:ins w:id="29220" w:author="Thomas Dietz" w:date="2012-08-08T16:18:00Z">
              <w:r>
                <w:t xml:space="preserve">                &lt;xs:restriction base="inet:uri"&gt;</w:t>
              </w:r>
            </w:ins>
          </w:p>
          <w:p w14:paraId="3B6FB85E" w14:textId="77777777" w:rsidR="00D708FE" w:rsidRDefault="00D708FE" w:rsidP="00D708FE">
            <w:pPr>
              <w:pStyle w:val="XML1"/>
              <w:rPr>
                <w:ins w:id="29221" w:author="Thomas Dietz" w:date="2012-08-08T16:18:00Z"/>
              </w:rPr>
            </w:pPr>
            <w:ins w:id="29222" w:author="Thomas Dietz" w:date="2012-08-08T16:18:00Z">
              <w:r>
                <w:t xml:space="preserve">                &lt;/xs:restriction&gt;</w:t>
              </w:r>
            </w:ins>
          </w:p>
          <w:p w14:paraId="4800D4CD" w14:textId="77777777" w:rsidR="00D708FE" w:rsidRDefault="00D708FE" w:rsidP="00D708FE">
            <w:pPr>
              <w:pStyle w:val="XML1"/>
              <w:rPr>
                <w:ins w:id="29223" w:author="Thomas Dietz" w:date="2012-08-08T16:18:00Z"/>
              </w:rPr>
            </w:pPr>
            <w:ins w:id="29224" w:author="Thomas Dietz" w:date="2012-08-08T16:18:00Z">
              <w:r>
                <w:t xml:space="preserve">              &lt;/xs:simpleType&gt;</w:t>
              </w:r>
            </w:ins>
          </w:p>
          <w:p w14:paraId="62F09077" w14:textId="77777777" w:rsidR="00D708FE" w:rsidRDefault="00D708FE" w:rsidP="00D708FE">
            <w:pPr>
              <w:pStyle w:val="XML1"/>
              <w:rPr>
                <w:ins w:id="29225" w:author="Thomas Dietz" w:date="2012-08-08T16:18:00Z"/>
              </w:rPr>
            </w:pPr>
            <w:ins w:id="29226" w:author="Thomas Dietz" w:date="2012-08-08T16:18:00Z">
              <w:r>
                <w:t xml:space="preserve">            &lt;/xs:element&gt;</w:t>
              </w:r>
            </w:ins>
          </w:p>
          <w:p w14:paraId="41E316D2" w14:textId="77777777" w:rsidR="00D708FE" w:rsidRDefault="00D708FE" w:rsidP="00D708FE">
            <w:pPr>
              <w:pStyle w:val="XML1"/>
              <w:rPr>
                <w:ins w:id="29227" w:author="Thomas Dietz" w:date="2012-08-08T16:18:00Z"/>
              </w:rPr>
            </w:pPr>
            <w:ins w:id="29228" w:author="Thomas Dietz" w:date="2012-08-08T16:18:00Z">
              <w:r>
                <w:t xml:space="preserve">            &lt;xs:element name="certificate" minOccurs="0"&gt;</w:t>
              </w:r>
            </w:ins>
          </w:p>
          <w:p w14:paraId="3FEF5E37" w14:textId="77777777" w:rsidR="00D708FE" w:rsidRDefault="00D708FE" w:rsidP="00D708FE">
            <w:pPr>
              <w:pStyle w:val="XML1"/>
              <w:rPr>
                <w:ins w:id="29229" w:author="Thomas Dietz" w:date="2012-08-08T16:18:00Z"/>
              </w:rPr>
            </w:pPr>
            <w:ins w:id="29230" w:author="Thomas Dietz" w:date="2012-08-08T16:18:00Z">
              <w:r>
                <w:t xml:space="preserve">              &lt;xs:annotation&gt;</w:t>
              </w:r>
            </w:ins>
          </w:p>
          <w:p w14:paraId="5CFE3B58" w14:textId="77777777" w:rsidR="00D708FE" w:rsidRDefault="00D708FE" w:rsidP="00D708FE">
            <w:pPr>
              <w:pStyle w:val="XML1"/>
              <w:rPr>
                <w:ins w:id="29231" w:author="Thomas Dietz" w:date="2012-08-08T16:18:00Z"/>
              </w:rPr>
            </w:pPr>
            <w:ins w:id="29232" w:author="Thomas Dietz" w:date="2012-08-08T16:18:00Z">
              <w:r>
                <w:t xml:space="preserve">                &lt;xs:documentation&gt;</w:t>
              </w:r>
            </w:ins>
          </w:p>
          <w:p w14:paraId="2037973B" w14:textId="77777777" w:rsidR="00D708FE" w:rsidRDefault="00D708FE" w:rsidP="00D708FE">
            <w:pPr>
              <w:pStyle w:val="XML1"/>
              <w:rPr>
                <w:ins w:id="29233" w:author="Thomas Dietz" w:date="2012-08-08T16:18:00Z"/>
              </w:rPr>
            </w:pPr>
            <w:ins w:id="29234" w:author="Thomas Dietz" w:date="2012-08-08T16:18:00Z">
              <w:r>
                <w:t xml:space="preserve">                  The resource identifier of the owned</w:t>
              </w:r>
            </w:ins>
          </w:p>
          <w:p w14:paraId="0FB17A5E" w14:textId="77777777" w:rsidR="00D708FE" w:rsidRDefault="00D708FE" w:rsidP="00D708FE">
            <w:pPr>
              <w:pStyle w:val="XML1"/>
              <w:rPr>
                <w:ins w:id="29235" w:author="Thomas Dietz" w:date="2012-08-08T16:18:00Z"/>
              </w:rPr>
            </w:pPr>
            <w:ins w:id="29236" w:author="Thomas Dietz" w:date="2012-08-08T16:18:00Z">
              <w:r>
                <w:t xml:space="preserve">                  certificate in the OpenFlow Capable Switch that the</w:t>
              </w:r>
            </w:ins>
          </w:p>
          <w:p w14:paraId="26B02A03" w14:textId="77777777" w:rsidR="00D708FE" w:rsidRDefault="00D708FE" w:rsidP="00D708FE">
            <w:pPr>
              <w:pStyle w:val="XML1"/>
              <w:rPr>
                <w:ins w:id="29237" w:author="Thomas Dietz" w:date="2012-08-08T16:18:00Z"/>
              </w:rPr>
            </w:pPr>
            <w:ins w:id="29238" w:author="Thomas Dietz" w:date="2012-08-08T16:18:00Z">
              <w:r>
                <w:t xml:space="preserve">                  OpenFlow Logical Switch uses to identify itself.  This</w:t>
              </w:r>
            </w:ins>
          </w:p>
          <w:p w14:paraId="4F4881F7" w14:textId="77777777" w:rsidR="00D708FE" w:rsidRDefault="00D708FE" w:rsidP="00D708FE">
            <w:pPr>
              <w:pStyle w:val="XML1"/>
              <w:rPr>
                <w:ins w:id="29239" w:author="Thomas Dietz" w:date="2012-08-08T16:18:00Z"/>
              </w:rPr>
            </w:pPr>
            <w:ins w:id="29240" w:author="Thomas Dietz" w:date="2012-08-08T16:18:00Z">
              <w:r>
                <w:t xml:space="preserve">                  element MUST NOT occur more than once in an OpenFlow</w:t>
              </w:r>
            </w:ins>
          </w:p>
          <w:p w14:paraId="2BAEC882" w14:textId="77777777" w:rsidR="00D708FE" w:rsidRDefault="00D708FE" w:rsidP="00D708FE">
            <w:pPr>
              <w:pStyle w:val="XML1"/>
              <w:rPr>
                <w:ins w:id="29241" w:author="Thomas Dietz" w:date="2012-08-08T16:18:00Z"/>
              </w:rPr>
            </w:pPr>
            <w:ins w:id="29242" w:author="Thomas Dietz" w:date="2012-08-08T16:18:00Z">
              <w:r>
                <w:t xml:space="preserve">                  Logical Switch's resource list.  </w:t>
              </w:r>
            </w:ins>
          </w:p>
          <w:p w14:paraId="6B4EECA7" w14:textId="77777777" w:rsidR="00D708FE" w:rsidRDefault="00D708FE" w:rsidP="00D708FE">
            <w:pPr>
              <w:pStyle w:val="XML1"/>
              <w:rPr>
                <w:ins w:id="29243" w:author="Thomas Dietz" w:date="2012-08-08T16:18:00Z"/>
              </w:rPr>
            </w:pPr>
            <w:ins w:id="29244" w:author="Thomas Dietz" w:date="2012-08-08T16:18:00Z">
              <w:r>
                <w:t xml:space="preserve">                          </w:t>
              </w:r>
            </w:ins>
          </w:p>
          <w:p w14:paraId="4DD9C32B" w14:textId="77777777" w:rsidR="00D708FE" w:rsidRDefault="00D708FE" w:rsidP="00D708FE">
            <w:pPr>
              <w:pStyle w:val="XML1"/>
              <w:rPr>
                <w:ins w:id="29245" w:author="Thomas Dietz" w:date="2012-08-08T16:18:00Z"/>
              </w:rPr>
            </w:pPr>
            <w:ins w:id="29246" w:author="Thomas Dietz" w:date="2012-08-08T16:18:00Z">
              <w:r>
                <w:t xml:space="preserve">                  If no such element is in an OpenFlow Logical Switch's </w:t>
              </w:r>
            </w:ins>
          </w:p>
          <w:p w14:paraId="3621363E" w14:textId="77777777" w:rsidR="00D708FE" w:rsidRDefault="00D708FE" w:rsidP="00D708FE">
            <w:pPr>
              <w:pStyle w:val="XML1"/>
              <w:rPr>
                <w:ins w:id="29247" w:author="Thomas Dietz" w:date="2012-08-08T16:18:00Z"/>
              </w:rPr>
            </w:pPr>
            <w:ins w:id="29248" w:author="Thomas Dietz" w:date="2012-08-08T16:18:00Z">
              <w:r>
                <w:t xml:space="preserve">                  resource list, then the OpenFlow Logical Switch does not </w:t>
              </w:r>
            </w:ins>
          </w:p>
          <w:p w14:paraId="332AB866" w14:textId="77777777" w:rsidR="00D708FE" w:rsidRDefault="00D708FE" w:rsidP="00D708FE">
            <w:pPr>
              <w:pStyle w:val="XML1"/>
              <w:rPr>
                <w:ins w:id="29249" w:author="Thomas Dietz" w:date="2012-08-08T16:18:00Z"/>
              </w:rPr>
            </w:pPr>
            <w:ins w:id="29250" w:author="Thomas Dietz" w:date="2012-08-08T16:18:00Z">
              <w:r>
                <w:t xml:space="preserve">                  authenticate itself towards an OpenFloe Controller with a</w:t>
              </w:r>
            </w:ins>
          </w:p>
          <w:p w14:paraId="08F0ECA9" w14:textId="77777777" w:rsidR="00D708FE" w:rsidRDefault="00D708FE" w:rsidP="00D708FE">
            <w:pPr>
              <w:pStyle w:val="XML1"/>
              <w:rPr>
                <w:ins w:id="29251" w:author="Thomas Dietz" w:date="2012-08-08T16:18:00Z"/>
              </w:rPr>
            </w:pPr>
            <w:ins w:id="29252" w:author="Thomas Dietz" w:date="2012-08-08T16:18:00Z">
              <w:r>
                <w:t xml:space="preserve">                  certificate.  If this element is present, then the</w:t>
              </w:r>
            </w:ins>
          </w:p>
          <w:p w14:paraId="1DB3CD70" w14:textId="77777777" w:rsidR="00D708FE" w:rsidRDefault="00D708FE" w:rsidP="00D708FE">
            <w:pPr>
              <w:pStyle w:val="XML1"/>
              <w:rPr>
                <w:ins w:id="29253" w:author="Thomas Dietz" w:date="2012-08-08T16:18:00Z"/>
              </w:rPr>
            </w:pPr>
            <w:ins w:id="29254" w:author="Thomas Dietz" w:date="2012-08-08T16:18:00Z">
              <w:r>
                <w:t xml:space="preserve">                  OpenFlow Logical Switch MUST provide this certificate for</w:t>
              </w:r>
            </w:ins>
          </w:p>
          <w:p w14:paraId="15DD0474" w14:textId="77777777" w:rsidR="00D708FE" w:rsidRDefault="00D708FE" w:rsidP="00D708FE">
            <w:pPr>
              <w:pStyle w:val="XML1"/>
              <w:rPr>
                <w:ins w:id="29255" w:author="Thomas Dietz" w:date="2012-08-08T16:18:00Z"/>
              </w:rPr>
            </w:pPr>
            <w:ins w:id="29256" w:author="Thomas Dietz" w:date="2012-08-08T16:18:00Z">
              <w:r>
                <w:t xml:space="preserve">                  authentication to an OpenFlow Controller when setting up</w:t>
              </w:r>
            </w:ins>
          </w:p>
          <w:p w14:paraId="5B00838C" w14:textId="77777777" w:rsidR="00D708FE" w:rsidRDefault="00D708FE" w:rsidP="00D708FE">
            <w:pPr>
              <w:pStyle w:val="XML1"/>
              <w:rPr>
                <w:ins w:id="29257" w:author="Thomas Dietz" w:date="2012-08-08T16:18:00Z"/>
              </w:rPr>
            </w:pPr>
            <w:ins w:id="29258" w:author="Thomas Dietz" w:date="2012-08-08T16:18:00Z">
              <w:r>
                <w:t xml:space="preserve">                  a TLS connection.  </w:t>
              </w:r>
            </w:ins>
          </w:p>
          <w:p w14:paraId="3DC36E8C" w14:textId="77777777" w:rsidR="00D708FE" w:rsidRDefault="00D708FE" w:rsidP="00D708FE">
            <w:pPr>
              <w:pStyle w:val="XML1"/>
              <w:rPr>
                <w:ins w:id="29259" w:author="Thomas Dietz" w:date="2012-08-08T16:18:00Z"/>
              </w:rPr>
            </w:pPr>
            <w:ins w:id="29260" w:author="Thomas Dietz" w:date="2012-08-08T16:18:00Z">
              <w:r>
                <w:t xml:space="preserve">                          </w:t>
              </w:r>
            </w:ins>
          </w:p>
          <w:p w14:paraId="0D74BECA" w14:textId="77777777" w:rsidR="00D708FE" w:rsidRDefault="00D708FE" w:rsidP="00D708FE">
            <w:pPr>
              <w:pStyle w:val="XML1"/>
              <w:rPr>
                <w:ins w:id="29261" w:author="Thomas Dietz" w:date="2012-08-08T16:18:00Z"/>
              </w:rPr>
            </w:pPr>
            <w:ins w:id="29262" w:author="Thomas Dietz" w:date="2012-08-08T16:18:00Z">
              <w:r>
                <w:t xml:space="preserve">                  For TCP connections this element is irrelevant.</w:t>
              </w:r>
            </w:ins>
          </w:p>
          <w:p w14:paraId="52C7FB43" w14:textId="77777777" w:rsidR="00D708FE" w:rsidRDefault="00D708FE" w:rsidP="00D708FE">
            <w:pPr>
              <w:pStyle w:val="XML1"/>
              <w:rPr>
                <w:ins w:id="29263" w:author="Thomas Dietz" w:date="2012-08-08T16:18:00Z"/>
              </w:rPr>
            </w:pPr>
          </w:p>
          <w:p w14:paraId="5CFF15CD" w14:textId="77777777" w:rsidR="00D708FE" w:rsidRDefault="00D708FE" w:rsidP="00D708FE">
            <w:pPr>
              <w:pStyle w:val="XML1"/>
              <w:rPr>
                <w:ins w:id="29264" w:author="Thomas Dietz" w:date="2012-08-08T16:18:00Z"/>
              </w:rPr>
            </w:pPr>
            <w:ins w:id="29265" w:author="Thomas Dietz" w:date="2012-08-08T16:18:00Z">
              <w:r>
                <w:t xml:space="preserve">                  The element MUST refer to an element at the following</w:t>
              </w:r>
            </w:ins>
          </w:p>
          <w:p w14:paraId="40F438DB" w14:textId="77777777" w:rsidR="00D708FE" w:rsidRDefault="00D708FE" w:rsidP="00D708FE">
            <w:pPr>
              <w:pStyle w:val="XML1"/>
              <w:rPr>
                <w:ins w:id="29266" w:author="Thomas Dietz" w:date="2012-08-08T16:18:00Z"/>
              </w:rPr>
            </w:pPr>
            <w:ins w:id="29267" w:author="Thomas Dietz" w:date="2012-08-08T16:18:00Z">
              <w:r>
                <w:t xml:space="preserve">                  path:</w:t>
              </w:r>
            </w:ins>
          </w:p>
          <w:p w14:paraId="74360C29" w14:textId="77777777" w:rsidR="00D708FE" w:rsidRDefault="00D708FE" w:rsidP="00D708FE">
            <w:pPr>
              <w:pStyle w:val="XML1"/>
              <w:rPr>
                <w:ins w:id="29268" w:author="Thomas Dietz" w:date="2012-08-08T16:18:00Z"/>
              </w:rPr>
            </w:pPr>
            <w:ins w:id="29269" w:author="Thomas Dietz" w:date="2012-08-08T16:18:00Z">
              <w:r>
                <w:t xml:space="preserve">                  /capable-switch/resources/owned-certificate/resource-id</w:t>
              </w:r>
            </w:ins>
          </w:p>
          <w:p w14:paraId="587D8298" w14:textId="77777777" w:rsidR="00D708FE" w:rsidRDefault="00D708FE" w:rsidP="00D708FE">
            <w:pPr>
              <w:pStyle w:val="XML1"/>
              <w:rPr>
                <w:ins w:id="29270" w:author="Thomas Dietz" w:date="2012-08-08T16:18:00Z"/>
              </w:rPr>
            </w:pPr>
          </w:p>
          <w:p w14:paraId="6207EB3E" w14:textId="77777777" w:rsidR="00D708FE" w:rsidRDefault="00D708FE" w:rsidP="00D708FE">
            <w:pPr>
              <w:pStyle w:val="XML1"/>
              <w:rPr>
                <w:ins w:id="29271" w:author="Thomas Dietz" w:date="2012-08-08T16:18:00Z"/>
              </w:rPr>
            </w:pPr>
            <w:ins w:id="29272" w:author="Thomas Dietz" w:date="2012-08-08T16:18:00Z">
              <w:r>
                <w:t xml:space="preserve">                &lt;/xs:documentation&gt;</w:t>
              </w:r>
            </w:ins>
          </w:p>
          <w:p w14:paraId="64D8842F" w14:textId="77777777" w:rsidR="00D708FE" w:rsidRDefault="00D708FE" w:rsidP="00D708FE">
            <w:pPr>
              <w:pStyle w:val="XML1"/>
              <w:rPr>
                <w:ins w:id="29273" w:author="Thomas Dietz" w:date="2012-08-08T16:18:00Z"/>
              </w:rPr>
            </w:pPr>
            <w:ins w:id="29274" w:author="Thomas Dietz" w:date="2012-08-08T16:18:00Z">
              <w:r>
                <w:t xml:space="preserve">              &lt;/xs:annotation&gt;</w:t>
              </w:r>
            </w:ins>
          </w:p>
          <w:p w14:paraId="6153F708" w14:textId="77777777" w:rsidR="00D708FE" w:rsidRDefault="00D708FE" w:rsidP="00D708FE">
            <w:pPr>
              <w:pStyle w:val="XML1"/>
              <w:rPr>
                <w:ins w:id="29275" w:author="Thomas Dietz" w:date="2012-08-08T16:18:00Z"/>
              </w:rPr>
            </w:pPr>
            <w:ins w:id="29276" w:author="Thomas Dietz" w:date="2012-08-08T16:18:00Z">
              <w:r>
                <w:t xml:space="preserve">              &lt;xs:simpleType&gt;</w:t>
              </w:r>
            </w:ins>
          </w:p>
          <w:p w14:paraId="6D38E6B0" w14:textId="77777777" w:rsidR="00D708FE" w:rsidRDefault="00D708FE" w:rsidP="00D708FE">
            <w:pPr>
              <w:pStyle w:val="XML1"/>
              <w:rPr>
                <w:ins w:id="29277" w:author="Thomas Dietz" w:date="2012-08-08T16:18:00Z"/>
              </w:rPr>
            </w:pPr>
            <w:ins w:id="29278" w:author="Thomas Dietz" w:date="2012-08-08T16:18:00Z">
              <w:r>
                <w:t xml:space="preserve">                &lt;xs:restriction base="inet:uri"&gt;</w:t>
              </w:r>
            </w:ins>
          </w:p>
          <w:p w14:paraId="3AF6E6A6" w14:textId="77777777" w:rsidR="00D708FE" w:rsidRDefault="00D708FE" w:rsidP="00D708FE">
            <w:pPr>
              <w:pStyle w:val="XML1"/>
              <w:rPr>
                <w:ins w:id="29279" w:author="Thomas Dietz" w:date="2012-08-08T16:18:00Z"/>
              </w:rPr>
            </w:pPr>
            <w:ins w:id="29280" w:author="Thomas Dietz" w:date="2012-08-08T16:18:00Z">
              <w:r>
                <w:t xml:space="preserve">                &lt;/xs:restriction&gt;</w:t>
              </w:r>
            </w:ins>
          </w:p>
          <w:p w14:paraId="2CFB39C2" w14:textId="77777777" w:rsidR="00D708FE" w:rsidRDefault="00D708FE" w:rsidP="00D708FE">
            <w:pPr>
              <w:pStyle w:val="XML1"/>
              <w:rPr>
                <w:ins w:id="29281" w:author="Thomas Dietz" w:date="2012-08-08T16:18:00Z"/>
              </w:rPr>
            </w:pPr>
            <w:ins w:id="29282" w:author="Thomas Dietz" w:date="2012-08-08T16:18:00Z">
              <w:r>
                <w:t xml:space="preserve">              &lt;/xs:simpleType&gt;</w:t>
              </w:r>
            </w:ins>
          </w:p>
          <w:p w14:paraId="3CE39DF2" w14:textId="77777777" w:rsidR="00D708FE" w:rsidRDefault="00D708FE" w:rsidP="00D708FE">
            <w:pPr>
              <w:pStyle w:val="XML1"/>
              <w:rPr>
                <w:ins w:id="29283" w:author="Thomas Dietz" w:date="2012-08-08T16:18:00Z"/>
              </w:rPr>
            </w:pPr>
            <w:ins w:id="29284" w:author="Thomas Dietz" w:date="2012-08-08T16:18:00Z">
              <w:r>
                <w:t xml:space="preserve">            &lt;/xs:element&gt;</w:t>
              </w:r>
            </w:ins>
          </w:p>
          <w:p w14:paraId="032F17EC" w14:textId="77777777" w:rsidR="00D708FE" w:rsidRDefault="00D708FE" w:rsidP="00D708FE">
            <w:pPr>
              <w:pStyle w:val="XML1"/>
              <w:rPr>
                <w:ins w:id="29285" w:author="Thomas Dietz" w:date="2012-08-08T16:18:00Z"/>
              </w:rPr>
            </w:pPr>
            <w:ins w:id="29286" w:author="Thomas Dietz" w:date="2012-08-08T16:18:00Z">
              <w:r>
                <w:t xml:space="preserve">            &lt;xs:element name="flow-table" minOccurs="0" maxOccurs="unbounded"&gt;</w:t>
              </w:r>
            </w:ins>
          </w:p>
          <w:p w14:paraId="40B56564" w14:textId="77777777" w:rsidR="00D708FE" w:rsidRDefault="00D708FE" w:rsidP="00D708FE">
            <w:pPr>
              <w:pStyle w:val="XML1"/>
              <w:rPr>
                <w:ins w:id="29287" w:author="Thomas Dietz" w:date="2012-08-08T16:18:00Z"/>
              </w:rPr>
            </w:pPr>
            <w:ins w:id="29288" w:author="Thomas Dietz" w:date="2012-08-08T16:18:00Z">
              <w:r>
                <w:t xml:space="preserve">              &lt;xs:annotation&gt;</w:t>
              </w:r>
            </w:ins>
          </w:p>
          <w:p w14:paraId="09FF9110" w14:textId="77777777" w:rsidR="00D708FE" w:rsidRDefault="00D708FE" w:rsidP="00D708FE">
            <w:pPr>
              <w:pStyle w:val="XML1"/>
              <w:rPr>
                <w:ins w:id="29289" w:author="Thomas Dietz" w:date="2012-08-08T16:18:00Z"/>
              </w:rPr>
            </w:pPr>
            <w:ins w:id="29290" w:author="Thomas Dietz" w:date="2012-08-08T16:18:00Z">
              <w:r>
                <w:lastRenderedPageBreak/>
                <w:t xml:space="preserve">                &lt;xs:documentation&gt;</w:t>
              </w:r>
            </w:ins>
          </w:p>
          <w:p w14:paraId="2C6CD43A" w14:textId="77777777" w:rsidR="00D708FE" w:rsidRDefault="00D708FE" w:rsidP="00D708FE">
            <w:pPr>
              <w:pStyle w:val="XML1"/>
              <w:rPr>
                <w:ins w:id="29291" w:author="Thomas Dietz" w:date="2012-08-08T16:18:00Z"/>
              </w:rPr>
            </w:pPr>
            <w:ins w:id="29292" w:author="Thomas Dietz" w:date="2012-08-08T16:18:00Z">
              <w:r>
                <w:t xml:space="preserve">                  A resource identifier of a flow table of the </w:t>
              </w:r>
            </w:ins>
          </w:p>
          <w:p w14:paraId="66167E7F" w14:textId="77777777" w:rsidR="00D708FE" w:rsidRDefault="00D708FE" w:rsidP="00D708FE">
            <w:pPr>
              <w:pStyle w:val="XML1"/>
              <w:rPr>
                <w:ins w:id="29293" w:author="Thomas Dietz" w:date="2012-08-08T16:18:00Z"/>
              </w:rPr>
            </w:pPr>
            <w:ins w:id="29294" w:author="Thomas Dietz" w:date="2012-08-08T16:18:00Z">
              <w:r>
                <w:t xml:space="preserve">                  OpenFlow Capable Switch that the OpenFlow Logical Switch </w:t>
              </w:r>
            </w:ins>
          </w:p>
          <w:p w14:paraId="07FFCEA4" w14:textId="77777777" w:rsidR="00D708FE" w:rsidRDefault="00D708FE" w:rsidP="00D708FE">
            <w:pPr>
              <w:pStyle w:val="XML1"/>
              <w:rPr>
                <w:ins w:id="29295" w:author="Thomas Dietz" w:date="2012-08-08T16:18:00Z"/>
              </w:rPr>
            </w:pPr>
            <w:ins w:id="29296" w:author="Thomas Dietz" w:date="2012-08-08T16:18:00Z">
              <w:r>
                <w:t xml:space="preserve">                  has exclusive access to.</w:t>
              </w:r>
            </w:ins>
          </w:p>
          <w:p w14:paraId="7BA730C2" w14:textId="77777777" w:rsidR="00D708FE" w:rsidRDefault="00D708FE" w:rsidP="00D708FE">
            <w:pPr>
              <w:pStyle w:val="XML1"/>
              <w:rPr>
                <w:ins w:id="29297" w:author="Thomas Dietz" w:date="2012-08-08T16:18:00Z"/>
              </w:rPr>
            </w:pPr>
          </w:p>
          <w:p w14:paraId="580671BE" w14:textId="77777777" w:rsidR="00D708FE" w:rsidRDefault="00D708FE" w:rsidP="00D708FE">
            <w:pPr>
              <w:pStyle w:val="XML1"/>
              <w:rPr>
                <w:ins w:id="29298" w:author="Thomas Dietz" w:date="2012-08-08T16:18:00Z"/>
              </w:rPr>
            </w:pPr>
            <w:ins w:id="29299" w:author="Thomas Dietz" w:date="2012-08-08T16:18:00Z">
              <w:r>
                <w:t xml:space="preserve">                  The elements in this list MUST refer to elements at the</w:t>
              </w:r>
            </w:ins>
          </w:p>
          <w:p w14:paraId="0A467C30" w14:textId="77777777" w:rsidR="00D708FE" w:rsidRDefault="00D708FE" w:rsidP="00D708FE">
            <w:pPr>
              <w:pStyle w:val="XML1"/>
              <w:rPr>
                <w:ins w:id="29300" w:author="Thomas Dietz" w:date="2012-08-08T16:18:00Z"/>
              </w:rPr>
            </w:pPr>
            <w:ins w:id="29301" w:author="Thomas Dietz" w:date="2012-08-08T16:18:00Z">
              <w:r>
                <w:t xml:space="preserve">                  following path:</w:t>
              </w:r>
            </w:ins>
          </w:p>
          <w:p w14:paraId="4D170212" w14:textId="77777777" w:rsidR="00D708FE" w:rsidRDefault="00D708FE" w:rsidP="00D708FE">
            <w:pPr>
              <w:pStyle w:val="XML1"/>
              <w:rPr>
                <w:ins w:id="29302" w:author="Thomas Dietz" w:date="2012-08-08T16:18:00Z"/>
              </w:rPr>
            </w:pPr>
            <w:ins w:id="29303" w:author="Thomas Dietz" w:date="2012-08-08T16:18:00Z">
              <w:r>
                <w:t xml:space="preserve">                  /capable-switch/resources/flow-table/resource-id</w:t>
              </w:r>
            </w:ins>
          </w:p>
          <w:p w14:paraId="06B75511" w14:textId="77777777" w:rsidR="00D708FE" w:rsidRDefault="00D708FE" w:rsidP="00D708FE">
            <w:pPr>
              <w:pStyle w:val="XML1"/>
              <w:rPr>
                <w:ins w:id="29304" w:author="Thomas Dietz" w:date="2012-08-08T16:18:00Z"/>
              </w:rPr>
            </w:pPr>
          </w:p>
          <w:p w14:paraId="42472F90" w14:textId="77777777" w:rsidR="00D708FE" w:rsidRDefault="00D708FE" w:rsidP="00D708FE">
            <w:pPr>
              <w:pStyle w:val="XML1"/>
              <w:rPr>
                <w:ins w:id="29305" w:author="Thomas Dietz" w:date="2012-08-08T16:18:00Z"/>
              </w:rPr>
            </w:pPr>
            <w:ins w:id="29306" w:author="Thomas Dietz" w:date="2012-08-08T16:18:00Z">
              <w:r>
                <w:t xml:space="preserve">                  Elements in this list MUST be unique. This means each</w:t>
              </w:r>
            </w:ins>
          </w:p>
          <w:p w14:paraId="3FF87E9B" w14:textId="77777777" w:rsidR="00D708FE" w:rsidRDefault="00D708FE" w:rsidP="00D708FE">
            <w:pPr>
              <w:pStyle w:val="XML1"/>
              <w:rPr>
                <w:ins w:id="29307" w:author="Thomas Dietz" w:date="2012-08-08T16:18:00Z"/>
              </w:rPr>
            </w:pPr>
            <w:ins w:id="29308" w:author="Thomas Dietz" w:date="2012-08-08T16:18:00Z">
              <w:r>
                <w:t xml:space="preserve">                  flow-table element can only be referenced once.</w:t>
              </w:r>
            </w:ins>
          </w:p>
          <w:p w14:paraId="3B1DCB3D" w14:textId="77777777" w:rsidR="00D708FE" w:rsidRDefault="00D708FE" w:rsidP="00D708FE">
            <w:pPr>
              <w:pStyle w:val="XML1"/>
              <w:rPr>
                <w:ins w:id="29309" w:author="Thomas Dietz" w:date="2012-08-08T16:18:00Z"/>
              </w:rPr>
            </w:pPr>
            <w:ins w:id="29310" w:author="Thomas Dietz" w:date="2012-08-08T16:18:00Z">
              <w:r>
                <w:t xml:space="preserve">                &lt;/xs:documentation&gt;</w:t>
              </w:r>
            </w:ins>
          </w:p>
          <w:p w14:paraId="010AAF37" w14:textId="77777777" w:rsidR="00D708FE" w:rsidRDefault="00D708FE" w:rsidP="00D708FE">
            <w:pPr>
              <w:pStyle w:val="XML1"/>
              <w:rPr>
                <w:ins w:id="29311" w:author="Thomas Dietz" w:date="2012-08-08T16:18:00Z"/>
              </w:rPr>
            </w:pPr>
            <w:ins w:id="29312" w:author="Thomas Dietz" w:date="2012-08-08T16:18:00Z">
              <w:r>
                <w:t xml:space="preserve">              &lt;/xs:annotation&gt;</w:t>
              </w:r>
            </w:ins>
          </w:p>
          <w:p w14:paraId="11F09279" w14:textId="77777777" w:rsidR="00D708FE" w:rsidRDefault="00D708FE" w:rsidP="00D708FE">
            <w:pPr>
              <w:pStyle w:val="XML1"/>
              <w:rPr>
                <w:ins w:id="29313" w:author="Thomas Dietz" w:date="2012-08-08T16:18:00Z"/>
              </w:rPr>
            </w:pPr>
            <w:ins w:id="29314" w:author="Thomas Dietz" w:date="2012-08-08T16:18:00Z">
              <w:r>
                <w:t xml:space="preserve">              &lt;xs:simpleType&gt;</w:t>
              </w:r>
            </w:ins>
          </w:p>
          <w:p w14:paraId="552FD5FE" w14:textId="77777777" w:rsidR="00D708FE" w:rsidRDefault="00D708FE" w:rsidP="00D708FE">
            <w:pPr>
              <w:pStyle w:val="XML1"/>
              <w:rPr>
                <w:ins w:id="29315" w:author="Thomas Dietz" w:date="2012-08-08T16:18:00Z"/>
              </w:rPr>
            </w:pPr>
            <w:ins w:id="29316" w:author="Thomas Dietz" w:date="2012-08-08T16:18:00Z">
              <w:r>
                <w:t xml:space="preserve">                &lt;xs:restriction base="inet:uri"&gt;</w:t>
              </w:r>
            </w:ins>
          </w:p>
          <w:p w14:paraId="273152CB" w14:textId="77777777" w:rsidR="00D708FE" w:rsidRDefault="00D708FE" w:rsidP="00D708FE">
            <w:pPr>
              <w:pStyle w:val="XML1"/>
              <w:rPr>
                <w:ins w:id="29317" w:author="Thomas Dietz" w:date="2012-08-08T16:18:00Z"/>
              </w:rPr>
            </w:pPr>
            <w:ins w:id="29318" w:author="Thomas Dietz" w:date="2012-08-08T16:18:00Z">
              <w:r>
                <w:t xml:space="preserve">                &lt;/xs:restriction&gt;</w:t>
              </w:r>
            </w:ins>
          </w:p>
          <w:p w14:paraId="2A420BFD" w14:textId="77777777" w:rsidR="00D708FE" w:rsidRDefault="00D708FE" w:rsidP="00D708FE">
            <w:pPr>
              <w:pStyle w:val="XML1"/>
              <w:rPr>
                <w:ins w:id="29319" w:author="Thomas Dietz" w:date="2012-08-08T16:18:00Z"/>
              </w:rPr>
            </w:pPr>
            <w:ins w:id="29320" w:author="Thomas Dietz" w:date="2012-08-08T16:18:00Z">
              <w:r>
                <w:t xml:space="preserve">              &lt;/xs:simpleType&gt;</w:t>
              </w:r>
            </w:ins>
          </w:p>
          <w:p w14:paraId="42D2C55F" w14:textId="77777777" w:rsidR="00D708FE" w:rsidRDefault="00D708FE" w:rsidP="00D708FE">
            <w:pPr>
              <w:pStyle w:val="XML1"/>
              <w:rPr>
                <w:ins w:id="29321" w:author="Thomas Dietz" w:date="2012-08-08T16:18:00Z"/>
              </w:rPr>
            </w:pPr>
            <w:ins w:id="29322" w:author="Thomas Dietz" w:date="2012-08-08T16:18:00Z">
              <w:r>
                <w:t xml:space="preserve">            &lt;/xs:element&gt;</w:t>
              </w:r>
            </w:ins>
          </w:p>
          <w:p w14:paraId="2AEAACE6" w14:textId="77777777" w:rsidR="00D708FE" w:rsidRDefault="00D708FE" w:rsidP="00D708FE">
            <w:pPr>
              <w:pStyle w:val="XML1"/>
              <w:rPr>
                <w:ins w:id="29323" w:author="Thomas Dietz" w:date="2012-08-08T16:18:00Z"/>
              </w:rPr>
            </w:pPr>
            <w:ins w:id="29324" w:author="Thomas Dietz" w:date="2012-08-08T16:18:00Z">
              <w:r>
                <w:t xml:space="preserve">          &lt;/xs:sequence&gt;</w:t>
              </w:r>
            </w:ins>
          </w:p>
          <w:p w14:paraId="07F7AFCD" w14:textId="77777777" w:rsidR="00D708FE" w:rsidRDefault="00D708FE" w:rsidP="00D708FE">
            <w:pPr>
              <w:pStyle w:val="XML1"/>
              <w:rPr>
                <w:ins w:id="29325" w:author="Thomas Dietz" w:date="2012-08-08T16:18:00Z"/>
              </w:rPr>
            </w:pPr>
            <w:ins w:id="29326" w:author="Thomas Dietz" w:date="2012-08-08T16:18:00Z">
              <w:r>
                <w:t xml:space="preserve">        &lt;/xs:complexType&gt;</w:t>
              </w:r>
            </w:ins>
          </w:p>
          <w:p w14:paraId="44200072" w14:textId="77777777" w:rsidR="00D708FE" w:rsidRDefault="00D708FE" w:rsidP="00D708FE">
            <w:pPr>
              <w:pStyle w:val="XML1"/>
              <w:rPr>
                <w:ins w:id="29327" w:author="Thomas Dietz" w:date="2012-08-08T16:18:00Z"/>
              </w:rPr>
            </w:pPr>
            <w:ins w:id="29328" w:author="Thomas Dietz" w:date="2012-08-08T16:18:00Z">
              <w:r>
                <w:t xml:space="preserve">      &lt;/xs:element&gt;</w:t>
              </w:r>
            </w:ins>
          </w:p>
          <w:p w14:paraId="1ABDFF5E" w14:textId="77777777" w:rsidR="00D708FE" w:rsidRDefault="00D708FE" w:rsidP="00D708FE">
            <w:pPr>
              <w:pStyle w:val="XML1"/>
              <w:rPr>
                <w:ins w:id="29329" w:author="Thomas Dietz" w:date="2012-08-08T16:18:00Z"/>
              </w:rPr>
            </w:pPr>
            <w:ins w:id="29330" w:author="Thomas Dietz" w:date="2012-08-08T16:18:00Z">
              <w:r>
                <w:t xml:space="preserve">    &lt;/xs:sequence&gt;</w:t>
              </w:r>
            </w:ins>
          </w:p>
          <w:p w14:paraId="05FA667C" w14:textId="77777777" w:rsidR="00D708FE" w:rsidRDefault="00D708FE" w:rsidP="00D708FE">
            <w:pPr>
              <w:pStyle w:val="XML1"/>
              <w:rPr>
                <w:ins w:id="29331" w:author="Thomas Dietz" w:date="2012-08-08T16:18:00Z"/>
              </w:rPr>
            </w:pPr>
            <w:ins w:id="29332" w:author="Thomas Dietz" w:date="2012-08-08T16:18:00Z">
              <w:r>
                <w:t xml:space="preserve">  &lt;/xs:group&gt;</w:t>
              </w:r>
            </w:ins>
          </w:p>
          <w:p w14:paraId="723A5266" w14:textId="77777777" w:rsidR="00D708FE" w:rsidRDefault="00D708FE" w:rsidP="00D708FE">
            <w:pPr>
              <w:pStyle w:val="XML1"/>
              <w:rPr>
                <w:ins w:id="29333" w:author="Thomas Dietz" w:date="2012-08-08T16:18:00Z"/>
              </w:rPr>
            </w:pPr>
          </w:p>
          <w:p w14:paraId="42780B77" w14:textId="77777777" w:rsidR="00D708FE" w:rsidRDefault="00D708FE" w:rsidP="00D708FE">
            <w:pPr>
              <w:pStyle w:val="XML1"/>
              <w:rPr>
                <w:ins w:id="29334" w:author="Thomas Dietz" w:date="2012-08-08T16:18:00Z"/>
              </w:rPr>
            </w:pPr>
            <w:ins w:id="29335" w:author="Thomas Dietz" w:date="2012-08-08T16:18:00Z">
              <w:r>
                <w:t xml:space="preserve">  &lt;xs:group name="KeyValueType"&gt;</w:t>
              </w:r>
            </w:ins>
          </w:p>
          <w:p w14:paraId="125CAA2D" w14:textId="77777777" w:rsidR="00D708FE" w:rsidRDefault="00D708FE" w:rsidP="00D708FE">
            <w:pPr>
              <w:pStyle w:val="XML1"/>
              <w:rPr>
                <w:ins w:id="29336" w:author="Thomas Dietz" w:date="2012-08-08T16:18:00Z"/>
              </w:rPr>
            </w:pPr>
            <w:ins w:id="29337" w:author="Thomas Dietz" w:date="2012-08-08T16:18:00Z">
              <w:r>
                <w:t xml:space="preserve">    &lt;xs:annotation&gt;</w:t>
              </w:r>
            </w:ins>
          </w:p>
          <w:p w14:paraId="07F940F1" w14:textId="77777777" w:rsidR="00D708FE" w:rsidRDefault="00D708FE" w:rsidP="00D708FE">
            <w:pPr>
              <w:pStyle w:val="XML1"/>
              <w:rPr>
                <w:ins w:id="29338" w:author="Thomas Dietz" w:date="2012-08-08T16:18:00Z"/>
              </w:rPr>
            </w:pPr>
            <w:ins w:id="29339" w:author="Thomas Dietz" w:date="2012-08-08T16:18:00Z">
              <w:r>
                <w:t xml:space="preserve">      &lt;xs:documentation&gt;</w:t>
              </w:r>
            </w:ins>
          </w:p>
          <w:p w14:paraId="003D00B2" w14:textId="77777777" w:rsidR="00D708FE" w:rsidRDefault="00D708FE" w:rsidP="00D708FE">
            <w:pPr>
              <w:pStyle w:val="XML1"/>
              <w:rPr>
                <w:ins w:id="29340" w:author="Thomas Dietz" w:date="2012-08-08T16:18:00Z"/>
              </w:rPr>
            </w:pPr>
            <w:ins w:id="29341" w:author="Thomas Dietz" w:date="2012-08-08T16:18:00Z">
              <w:r>
                <w:t xml:space="preserve">        The KeyValue element contains a single public key</w:t>
              </w:r>
            </w:ins>
          </w:p>
          <w:p w14:paraId="3F506769" w14:textId="77777777" w:rsidR="00D708FE" w:rsidRDefault="00D708FE" w:rsidP="00D708FE">
            <w:pPr>
              <w:pStyle w:val="XML1"/>
              <w:rPr>
                <w:ins w:id="29342" w:author="Thomas Dietz" w:date="2012-08-08T16:18:00Z"/>
              </w:rPr>
            </w:pPr>
            <w:ins w:id="29343" w:author="Thomas Dietz" w:date="2012-08-08T16:18:00Z">
              <w:r>
                <w:t xml:space="preserve">        that may be useful in validating the signature.</w:t>
              </w:r>
            </w:ins>
          </w:p>
          <w:p w14:paraId="0A9BEA36" w14:textId="77777777" w:rsidR="00D708FE" w:rsidRDefault="00D708FE" w:rsidP="00D708FE">
            <w:pPr>
              <w:pStyle w:val="XML1"/>
              <w:rPr>
                <w:ins w:id="29344" w:author="Thomas Dietz" w:date="2012-08-08T16:18:00Z"/>
              </w:rPr>
            </w:pPr>
          </w:p>
          <w:p w14:paraId="1A74CAEC" w14:textId="77777777" w:rsidR="00D708FE" w:rsidRDefault="00D708FE" w:rsidP="00D708FE">
            <w:pPr>
              <w:pStyle w:val="XML1"/>
              <w:rPr>
                <w:ins w:id="29345" w:author="Thomas Dietz" w:date="2012-08-08T16:18:00Z"/>
              </w:rPr>
            </w:pPr>
            <w:ins w:id="29346" w:author="Thomas Dietz" w:date="2012-08-08T16:18:00Z">
              <w:r>
                <w:t xml:space="preserve">        NETCONF &amp;lt;edit-config&amp;gt; operations MUST be implemented as </w:t>
              </w:r>
            </w:ins>
          </w:p>
          <w:p w14:paraId="0D998725" w14:textId="77777777" w:rsidR="00D708FE" w:rsidRDefault="00D708FE" w:rsidP="00D708FE">
            <w:pPr>
              <w:pStyle w:val="XML1"/>
              <w:rPr>
                <w:ins w:id="29347" w:author="Thomas Dietz" w:date="2012-08-08T16:18:00Z"/>
              </w:rPr>
            </w:pPr>
            <w:ins w:id="29348" w:author="Thomas Dietz" w:date="2012-08-08T16:18:00Z">
              <w:r>
                <w:t xml:space="preserve">        follows: </w:t>
              </w:r>
            </w:ins>
          </w:p>
          <w:p w14:paraId="55E24DE3" w14:textId="77777777" w:rsidR="00D708FE" w:rsidRDefault="00D708FE" w:rsidP="00D708FE">
            <w:pPr>
              <w:pStyle w:val="XML1"/>
              <w:rPr>
                <w:ins w:id="29349" w:author="Thomas Dietz" w:date="2012-08-08T16:18:00Z"/>
              </w:rPr>
            </w:pPr>
          </w:p>
          <w:p w14:paraId="65D2E730" w14:textId="77777777" w:rsidR="00D708FE" w:rsidRDefault="00D708FE" w:rsidP="00D708FE">
            <w:pPr>
              <w:pStyle w:val="XML1"/>
              <w:rPr>
                <w:ins w:id="29350" w:author="Thomas Dietz" w:date="2012-08-08T16:18:00Z"/>
              </w:rPr>
            </w:pPr>
            <w:ins w:id="29351" w:author="Thomas Dietz" w:date="2012-08-08T16:18:00Z">
              <w:r>
                <w:t xml:space="preserve">        * Exactly one of the elemenst 'DSAKeyValue' or 'RSAKeyValue'</w:t>
              </w:r>
            </w:ins>
          </w:p>
          <w:p w14:paraId="66FC0197" w14:textId="77777777" w:rsidR="00D708FE" w:rsidRDefault="00D708FE" w:rsidP="00D708FE">
            <w:pPr>
              <w:pStyle w:val="XML1"/>
              <w:rPr>
                <w:ins w:id="29352" w:author="Thomas Dietz" w:date="2012-08-08T16:18:00Z"/>
              </w:rPr>
            </w:pPr>
            <w:ins w:id="29353" w:author="Thomas Dietz" w:date="2012-08-08T16:18:00Z">
              <w:r>
                <w:t xml:space="preserve">        all &amp;lt;edit-config&amp;gt; operations.</w:t>
              </w:r>
            </w:ins>
          </w:p>
          <w:p w14:paraId="6CD5DFEF" w14:textId="77777777" w:rsidR="00D708FE" w:rsidRDefault="00D708FE" w:rsidP="00D708FE">
            <w:pPr>
              <w:pStyle w:val="XML1"/>
              <w:rPr>
                <w:ins w:id="29354" w:author="Thomas Dietz" w:date="2012-08-08T16:18:00Z"/>
              </w:rPr>
            </w:pPr>
            <w:ins w:id="29355" w:author="Thomas Dietz" w:date="2012-08-08T16:18:00Z">
              <w:r>
                <w:t xml:space="preserve">        * If the operation is 'merge' or 'replace', the element is</w:t>
              </w:r>
            </w:ins>
          </w:p>
          <w:p w14:paraId="63FCCB1C" w14:textId="77777777" w:rsidR="00D708FE" w:rsidRDefault="00D708FE" w:rsidP="00D708FE">
            <w:pPr>
              <w:pStyle w:val="XML1"/>
              <w:rPr>
                <w:ins w:id="29356" w:author="Thomas Dietz" w:date="2012-08-08T16:18:00Z"/>
              </w:rPr>
            </w:pPr>
            <w:ins w:id="29357" w:author="Thomas Dietz" w:date="2012-08-08T16:18:00Z">
              <w:r>
                <w:t xml:space="preserve">        created if it does not exist, and its value is set to the</w:t>
              </w:r>
            </w:ins>
          </w:p>
          <w:p w14:paraId="7408D19A" w14:textId="77777777" w:rsidR="00D708FE" w:rsidRDefault="00D708FE" w:rsidP="00D708FE">
            <w:pPr>
              <w:pStyle w:val="XML1"/>
              <w:rPr>
                <w:ins w:id="29358" w:author="Thomas Dietz" w:date="2012-08-08T16:18:00Z"/>
              </w:rPr>
            </w:pPr>
            <w:ins w:id="29359" w:author="Thomas Dietz" w:date="2012-08-08T16:18:00Z">
              <w:r>
                <w:t xml:space="preserve">        value found in the XML RPC data.</w:t>
              </w:r>
            </w:ins>
          </w:p>
          <w:p w14:paraId="115DF862" w14:textId="77777777" w:rsidR="00D708FE" w:rsidRDefault="00D708FE" w:rsidP="00D708FE">
            <w:pPr>
              <w:pStyle w:val="XML1"/>
              <w:rPr>
                <w:ins w:id="29360" w:author="Thomas Dietz" w:date="2012-08-08T16:18:00Z"/>
              </w:rPr>
            </w:pPr>
            <w:ins w:id="29361" w:author="Thomas Dietz" w:date="2012-08-08T16:18:00Z">
              <w:r>
                <w:t xml:space="preserve">        * If the operation is 'create', the element is created if it</w:t>
              </w:r>
            </w:ins>
          </w:p>
          <w:p w14:paraId="5D0E8F9B" w14:textId="77777777" w:rsidR="00D708FE" w:rsidRDefault="00D708FE" w:rsidP="00D708FE">
            <w:pPr>
              <w:pStyle w:val="XML1"/>
              <w:rPr>
                <w:ins w:id="29362" w:author="Thomas Dietz" w:date="2012-08-08T16:18:00Z"/>
              </w:rPr>
            </w:pPr>
            <w:ins w:id="29363" w:author="Thomas Dietz" w:date="2012-08-08T16:18:00Z">
              <w:r>
                <w:t xml:space="preserve">        does not exist. If the element already exists, a</w:t>
              </w:r>
            </w:ins>
          </w:p>
          <w:p w14:paraId="12A81C81" w14:textId="77777777" w:rsidR="00D708FE" w:rsidRDefault="00D708FE" w:rsidP="00D708FE">
            <w:pPr>
              <w:pStyle w:val="XML1"/>
              <w:rPr>
                <w:ins w:id="29364" w:author="Thomas Dietz" w:date="2012-08-08T16:18:00Z"/>
              </w:rPr>
            </w:pPr>
            <w:ins w:id="29365" w:author="Thomas Dietz" w:date="2012-08-08T16:18:00Z">
              <w:r>
                <w:t xml:space="preserve">        'data</w:t>
              </w:r>
              <w:r>
                <w:rPr>
                  <w:rFonts w:ascii="MS Mincho" w:eastAsia="MS Mincho" w:hAnsi="MS Mincho" w:cs="MS Mincho" w:hint="eastAsia"/>
                </w:rPr>
                <w:t>‑</w:t>
              </w:r>
              <w:r>
                <w:t>exists' error is returned.</w:t>
              </w:r>
            </w:ins>
          </w:p>
          <w:p w14:paraId="565A499E" w14:textId="77777777" w:rsidR="00D708FE" w:rsidRDefault="00D708FE" w:rsidP="00D708FE">
            <w:pPr>
              <w:pStyle w:val="XML1"/>
              <w:rPr>
                <w:ins w:id="29366" w:author="Thomas Dietz" w:date="2012-08-08T16:18:00Z"/>
              </w:rPr>
            </w:pPr>
            <w:ins w:id="29367" w:author="Thomas Dietz" w:date="2012-08-08T16:18:00Z">
              <w:r>
                <w:t xml:space="preserve">        * If the operation is 'delete', the element is deleted if it</w:t>
              </w:r>
            </w:ins>
          </w:p>
          <w:p w14:paraId="60C71A8C" w14:textId="77777777" w:rsidR="00D708FE" w:rsidRDefault="00D708FE" w:rsidP="00D708FE">
            <w:pPr>
              <w:pStyle w:val="XML1"/>
              <w:rPr>
                <w:ins w:id="29368" w:author="Thomas Dietz" w:date="2012-08-08T16:18:00Z"/>
              </w:rPr>
            </w:pPr>
            <w:ins w:id="29369" w:author="Thomas Dietz" w:date="2012-08-08T16:18:00Z">
              <w:r>
                <w:t xml:space="preserve">        exists. If the element does not exist, a 'data</w:t>
              </w:r>
              <w:r>
                <w:rPr>
                  <w:rFonts w:ascii="MS Mincho" w:eastAsia="MS Mincho" w:hAnsi="MS Mincho" w:cs="MS Mincho" w:hint="eastAsia"/>
                </w:rPr>
                <w:t>‑</w:t>
              </w:r>
              <w:r>
                <w:t>missing'</w:t>
              </w:r>
            </w:ins>
          </w:p>
          <w:p w14:paraId="51525921" w14:textId="77777777" w:rsidR="00D708FE" w:rsidRDefault="00D708FE" w:rsidP="00D708FE">
            <w:pPr>
              <w:pStyle w:val="XML1"/>
              <w:rPr>
                <w:ins w:id="29370" w:author="Thomas Dietz" w:date="2012-08-08T16:18:00Z"/>
              </w:rPr>
            </w:pPr>
            <w:ins w:id="29371" w:author="Thomas Dietz" w:date="2012-08-08T16:18:00Z">
              <w:r>
                <w:t xml:space="preserve">        error is returned.</w:t>
              </w:r>
            </w:ins>
          </w:p>
          <w:p w14:paraId="5F3232E2" w14:textId="77777777" w:rsidR="00D708FE" w:rsidRDefault="00D708FE" w:rsidP="00D708FE">
            <w:pPr>
              <w:pStyle w:val="XML1"/>
              <w:rPr>
                <w:ins w:id="29372" w:author="Thomas Dietz" w:date="2012-08-08T16:18:00Z"/>
              </w:rPr>
            </w:pPr>
            <w:ins w:id="29373" w:author="Thomas Dietz" w:date="2012-08-08T16:18:00Z">
              <w:r>
                <w:t xml:space="preserve">      &lt;/xs:documentation&gt;</w:t>
              </w:r>
            </w:ins>
          </w:p>
          <w:p w14:paraId="23D6F786" w14:textId="77777777" w:rsidR="00D708FE" w:rsidRDefault="00D708FE" w:rsidP="00D708FE">
            <w:pPr>
              <w:pStyle w:val="XML1"/>
              <w:rPr>
                <w:ins w:id="29374" w:author="Thomas Dietz" w:date="2012-08-08T16:18:00Z"/>
              </w:rPr>
            </w:pPr>
            <w:ins w:id="29375" w:author="Thomas Dietz" w:date="2012-08-08T16:18:00Z">
              <w:r>
                <w:t xml:space="preserve">    &lt;/xs:annotation&gt;</w:t>
              </w:r>
            </w:ins>
          </w:p>
          <w:p w14:paraId="08E286FB" w14:textId="77777777" w:rsidR="00D708FE" w:rsidRDefault="00D708FE" w:rsidP="00D708FE">
            <w:pPr>
              <w:pStyle w:val="XML1"/>
              <w:rPr>
                <w:ins w:id="29376" w:author="Thomas Dietz" w:date="2012-08-08T16:18:00Z"/>
              </w:rPr>
            </w:pPr>
          </w:p>
          <w:p w14:paraId="7561009B" w14:textId="77777777" w:rsidR="00D708FE" w:rsidRDefault="00D708FE" w:rsidP="00D708FE">
            <w:pPr>
              <w:pStyle w:val="XML1"/>
              <w:rPr>
                <w:ins w:id="29377" w:author="Thomas Dietz" w:date="2012-08-08T16:18:00Z"/>
              </w:rPr>
            </w:pPr>
            <w:ins w:id="29378" w:author="Thomas Dietz" w:date="2012-08-08T16:18:00Z">
              <w:r>
                <w:t xml:space="preserve">    &lt;xs:sequence&gt;</w:t>
              </w:r>
            </w:ins>
          </w:p>
          <w:p w14:paraId="256127B5" w14:textId="77777777" w:rsidR="00D708FE" w:rsidRDefault="00D708FE" w:rsidP="00D708FE">
            <w:pPr>
              <w:pStyle w:val="XML1"/>
              <w:rPr>
                <w:ins w:id="29379" w:author="Thomas Dietz" w:date="2012-08-08T16:18:00Z"/>
              </w:rPr>
            </w:pPr>
            <w:ins w:id="29380" w:author="Thomas Dietz" w:date="2012-08-08T16:18:00Z">
              <w:r>
                <w:t xml:space="preserve">      &lt;xs:choice&gt;</w:t>
              </w:r>
            </w:ins>
          </w:p>
          <w:p w14:paraId="1B3D05BA" w14:textId="77777777" w:rsidR="00D708FE" w:rsidRDefault="00D708FE" w:rsidP="00D708FE">
            <w:pPr>
              <w:pStyle w:val="XML1"/>
              <w:rPr>
                <w:ins w:id="29381" w:author="Thomas Dietz" w:date="2012-08-08T16:18:00Z"/>
              </w:rPr>
            </w:pPr>
            <w:ins w:id="29382" w:author="Thomas Dietz" w:date="2012-08-08T16:18:00Z">
              <w:r>
                <w:t xml:space="preserve">        &lt;xs:sequence&gt;</w:t>
              </w:r>
            </w:ins>
          </w:p>
          <w:p w14:paraId="0F11622D" w14:textId="77777777" w:rsidR="00D708FE" w:rsidRDefault="00D708FE" w:rsidP="00D708FE">
            <w:pPr>
              <w:pStyle w:val="XML1"/>
              <w:rPr>
                <w:ins w:id="29383" w:author="Thomas Dietz" w:date="2012-08-08T16:18:00Z"/>
              </w:rPr>
            </w:pPr>
            <w:ins w:id="29384" w:author="Thomas Dietz" w:date="2012-08-08T16:18:00Z">
              <w:r>
                <w:t xml:space="preserve">          &lt;xs:element name="DSAKeyValue"&gt;</w:t>
              </w:r>
            </w:ins>
          </w:p>
          <w:p w14:paraId="28F01544" w14:textId="77777777" w:rsidR="00D708FE" w:rsidRDefault="00D708FE" w:rsidP="00D708FE">
            <w:pPr>
              <w:pStyle w:val="XML1"/>
              <w:rPr>
                <w:ins w:id="29385" w:author="Thomas Dietz" w:date="2012-08-08T16:18:00Z"/>
              </w:rPr>
            </w:pPr>
            <w:ins w:id="29386" w:author="Thomas Dietz" w:date="2012-08-08T16:18:00Z">
              <w:r>
                <w:t xml:space="preserve">            &lt;xs:complexType&gt;</w:t>
              </w:r>
            </w:ins>
          </w:p>
          <w:p w14:paraId="1D6C9F08" w14:textId="77777777" w:rsidR="00D708FE" w:rsidRDefault="00D708FE" w:rsidP="00D708FE">
            <w:pPr>
              <w:pStyle w:val="XML1"/>
              <w:rPr>
                <w:ins w:id="29387" w:author="Thomas Dietz" w:date="2012-08-08T16:18:00Z"/>
              </w:rPr>
            </w:pPr>
            <w:ins w:id="29388" w:author="Thomas Dietz" w:date="2012-08-08T16:18:00Z">
              <w:r>
                <w:t xml:space="preserve">              &lt;xs:sequence&gt;</w:t>
              </w:r>
            </w:ins>
          </w:p>
          <w:p w14:paraId="6B1DBAC3" w14:textId="77777777" w:rsidR="00D708FE" w:rsidRDefault="00D708FE" w:rsidP="00D708FE">
            <w:pPr>
              <w:pStyle w:val="XML1"/>
              <w:rPr>
                <w:ins w:id="29389" w:author="Thomas Dietz" w:date="2012-08-08T16:18:00Z"/>
              </w:rPr>
            </w:pPr>
            <w:ins w:id="29390" w:author="Thomas Dietz" w:date="2012-08-08T16:18:00Z">
              <w:r>
                <w:t xml:space="preserve">                &lt;xs:group ref="DSAKeyValueType"/&gt;</w:t>
              </w:r>
            </w:ins>
          </w:p>
          <w:p w14:paraId="6E92C844" w14:textId="77777777" w:rsidR="00D708FE" w:rsidRDefault="00D708FE" w:rsidP="00D708FE">
            <w:pPr>
              <w:pStyle w:val="XML1"/>
              <w:rPr>
                <w:ins w:id="29391" w:author="Thomas Dietz" w:date="2012-08-08T16:18:00Z"/>
              </w:rPr>
            </w:pPr>
            <w:ins w:id="29392" w:author="Thomas Dietz" w:date="2012-08-08T16:18:00Z">
              <w:r>
                <w:t xml:space="preserve">              &lt;/xs:sequence&gt;</w:t>
              </w:r>
            </w:ins>
          </w:p>
          <w:p w14:paraId="1019DB75" w14:textId="77777777" w:rsidR="00D708FE" w:rsidRDefault="00D708FE" w:rsidP="00D708FE">
            <w:pPr>
              <w:pStyle w:val="XML1"/>
              <w:rPr>
                <w:ins w:id="29393" w:author="Thomas Dietz" w:date="2012-08-08T16:18:00Z"/>
              </w:rPr>
            </w:pPr>
            <w:ins w:id="29394" w:author="Thomas Dietz" w:date="2012-08-08T16:18:00Z">
              <w:r>
                <w:t xml:space="preserve">            &lt;/xs:complexType&gt;</w:t>
              </w:r>
            </w:ins>
          </w:p>
          <w:p w14:paraId="4B04C9A1" w14:textId="77777777" w:rsidR="00D708FE" w:rsidRDefault="00D708FE" w:rsidP="00D708FE">
            <w:pPr>
              <w:pStyle w:val="XML1"/>
              <w:rPr>
                <w:ins w:id="29395" w:author="Thomas Dietz" w:date="2012-08-08T16:18:00Z"/>
              </w:rPr>
            </w:pPr>
            <w:ins w:id="29396" w:author="Thomas Dietz" w:date="2012-08-08T16:18:00Z">
              <w:r>
                <w:lastRenderedPageBreak/>
                <w:t xml:space="preserve">          &lt;/xs:element&gt;</w:t>
              </w:r>
            </w:ins>
          </w:p>
          <w:p w14:paraId="11B81330" w14:textId="77777777" w:rsidR="00D708FE" w:rsidRDefault="00D708FE" w:rsidP="00D708FE">
            <w:pPr>
              <w:pStyle w:val="XML1"/>
              <w:rPr>
                <w:ins w:id="29397" w:author="Thomas Dietz" w:date="2012-08-08T16:18:00Z"/>
              </w:rPr>
            </w:pPr>
            <w:ins w:id="29398" w:author="Thomas Dietz" w:date="2012-08-08T16:18:00Z">
              <w:r>
                <w:t xml:space="preserve">        &lt;/xs:sequence&gt;</w:t>
              </w:r>
            </w:ins>
          </w:p>
          <w:p w14:paraId="5DC4C8EA" w14:textId="77777777" w:rsidR="00D708FE" w:rsidRDefault="00D708FE" w:rsidP="00D708FE">
            <w:pPr>
              <w:pStyle w:val="XML1"/>
              <w:rPr>
                <w:ins w:id="29399" w:author="Thomas Dietz" w:date="2012-08-08T16:18:00Z"/>
              </w:rPr>
            </w:pPr>
            <w:ins w:id="29400" w:author="Thomas Dietz" w:date="2012-08-08T16:18:00Z">
              <w:r>
                <w:t xml:space="preserve">        &lt;xs:sequence&gt;</w:t>
              </w:r>
            </w:ins>
          </w:p>
          <w:p w14:paraId="615CA6DA" w14:textId="77777777" w:rsidR="00D708FE" w:rsidRDefault="00D708FE" w:rsidP="00D708FE">
            <w:pPr>
              <w:pStyle w:val="XML1"/>
              <w:rPr>
                <w:ins w:id="29401" w:author="Thomas Dietz" w:date="2012-08-08T16:18:00Z"/>
              </w:rPr>
            </w:pPr>
            <w:ins w:id="29402" w:author="Thomas Dietz" w:date="2012-08-08T16:18:00Z">
              <w:r>
                <w:t xml:space="preserve">          &lt;xs:element name="RSAKeyValue"&gt;</w:t>
              </w:r>
            </w:ins>
          </w:p>
          <w:p w14:paraId="3A79DDF9" w14:textId="77777777" w:rsidR="00D708FE" w:rsidRDefault="00D708FE" w:rsidP="00D708FE">
            <w:pPr>
              <w:pStyle w:val="XML1"/>
              <w:rPr>
                <w:ins w:id="29403" w:author="Thomas Dietz" w:date="2012-08-08T16:18:00Z"/>
              </w:rPr>
            </w:pPr>
            <w:ins w:id="29404" w:author="Thomas Dietz" w:date="2012-08-08T16:18:00Z">
              <w:r>
                <w:t xml:space="preserve">            &lt;xs:complexType&gt;</w:t>
              </w:r>
            </w:ins>
          </w:p>
          <w:p w14:paraId="70457F0F" w14:textId="77777777" w:rsidR="00D708FE" w:rsidRDefault="00D708FE" w:rsidP="00D708FE">
            <w:pPr>
              <w:pStyle w:val="XML1"/>
              <w:rPr>
                <w:ins w:id="29405" w:author="Thomas Dietz" w:date="2012-08-08T16:18:00Z"/>
              </w:rPr>
            </w:pPr>
            <w:ins w:id="29406" w:author="Thomas Dietz" w:date="2012-08-08T16:18:00Z">
              <w:r>
                <w:t xml:space="preserve">              &lt;xs:sequence&gt;</w:t>
              </w:r>
            </w:ins>
          </w:p>
          <w:p w14:paraId="352847FA" w14:textId="77777777" w:rsidR="00D708FE" w:rsidRDefault="00D708FE" w:rsidP="00D708FE">
            <w:pPr>
              <w:pStyle w:val="XML1"/>
              <w:rPr>
                <w:ins w:id="29407" w:author="Thomas Dietz" w:date="2012-08-08T16:18:00Z"/>
              </w:rPr>
            </w:pPr>
            <w:ins w:id="29408" w:author="Thomas Dietz" w:date="2012-08-08T16:18:00Z">
              <w:r>
                <w:t xml:space="preserve">                &lt;xs:group ref="RSAKeyValueType"/&gt;</w:t>
              </w:r>
            </w:ins>
          </w:p>
          <w:p w14:paraId="655E2074" w14:textId="77777777" w:rsidR="00D708FE" w:rsidRDefault="00D708FE" w:rsidP="00D708FE">
            <w:pPr>
              <w:pStyle w:val="XML1"/>
              <w:rPr>
                <w:ins w:id="29409" w:author="Thomas Dietz" w:date="2012-08-08T16:18:00Z"/>
              </w:rPr>
            </w:pPr>
            <w:ins w:id="29410" w:author="Thomas Dietz" w:date="2012-08-08T16:18:00Z">
              <w:r>
                <w:t xml:space="preserve">              &lt;/xs:sequence&gt;</w:t>
              </w:r>
            </w:ins>
          </w:p>
          <w:p w14:paraId="670FEBCA" w14:textId="77777777" w:rsidR="00D708FE" w:rsidRDefault="00D708FE" w:rsidP="00D708FE">
            <w:pPr>
              <w:pStyle w:val="XML1"/>
              <w:rPr>
                <w:ins w:id="29411" w:author="Thomas Dietz" w:date="2012-08-08T16:18:00Z"/>
              </w:rPr>
            </w:pPr>
            <w:ins w:id="29412" w:author="Thomas Dietz" w:date="2012-08-08T16:18:00Z">
              <w:r>
                <w:t xml:space="preserve">            &lt;/xs:complexType&gt;</w:t>
              </w:r>
            </w:ins>
          </w:p>
          <w:p w14:paraId="68D58291" w14:textId="77777777" w:rsidR="00D708FE" w:rsidRDefault="00D708FE" w:rsidP="00D708FE">
            <w:pPr>
              <w:pStyle w:val="XML1"/>
              <w:rPr>
                <w:ins w:id="29413" w:author="Thomas Dietz" w:date="2012-08-08T16:18:00Z"/>
              </w:rPr>
            </w:pPr>
            <w:ins w:id="29414" w:author="Thomas Dietz" w:date="2012-08-08T16:18:00Z">
              <w:r>
                <w:t xml:space="preserve">          &lt;/xs:element&gt;</w:t>
              </w:r>
            </w:ins>
          </w:p>
          <w:p w14:paraId="61FEDAE0" w14:textId="77777777" w:rsidR="00D708FE" w:rsidRDefault="00D708FE" w:rsidP="00D708FE">
            <w:pPr>
              <w:pStyle w:val="XML1"/>
              <w:rPr>
                <w:ins w:id="29415" w:author="Thomas Dietz" w:date="2012-08-08T16:18:00Z"/>
              </w:rPr>
            </w:pPr>
            <w:ins w:id="29416" w:author="Thomas Dietz" w:date="2012-08-08T16:18:00Z">
              <w:r>
                <w:t xml:space="preserve">        &lt;/xs:sequence&gt;</w:t>
              </w:r>
            </w:ins>
          </w:p>
          <w:p w14:paraId="091FBA4A" w14:textId="77777777" w:rsidR="00D708FE" w:rsidRDefault="00D708FE" w:rsidP="00D708FE">
            <w:pPr>
              <w:pStyle w:val="XML1"/>
              <w:rPr>
                <w:ins w:id="29417" w:author="Thomas Dietz" w:date="2012-08-08T16:18:00Z"/>
              </w:rPr>
            </w:pPr>
            <w:ins w:id="29418" w:author="Thomas Dietz" w:date="2012-08-08T16:18:00Z">
              <w:r>
                <w:t xml:space="preserve">      &lt;/xs:choice&gt;</w:t>
              </w:r>
            </w:ins>
          </w:p>
          <w:p w14:paraId="213A667A" w14:textId="77777777" w:rsidR="00D708FE" w:rsidRDefault="00D708FE" w:rsidP="00D708FE">
            <w:pPr>
              <w:pStyle w:val="XML1"/>
              <w:rPr>
                <w:ins w:id="29419" w:author="Thomas Dietz" w:date="2012-08-08T16:18:00Z"/>
              </w:rPr>
            </w:pPr>
            <w:ins w:id="29420" w:author="Thomas Dietz" w:date="2012-08-08T16:18:00Z">
              <w:r>
                <w:t xml:space="preserve">    &lt;/xs:sequence&gt;</w:t>
              </w:r>
            </w:ins>
          </w:p>
          <w:p w14:paraId="587A15A2" w14:textId="77777777" w:rsidR="00D708FE" w:rsidRDefault="00D708FE" w:rsidP="00D708FE">
            <w:pPr>
              <w:pStyle w:val="XML1"/>
              <w:rPr>
                <w:ins w:id="29421" w:author="Thomas Dietz" w:date="2012-08-08T16:18:00Z"/>
              </w:rPr>
            </w:pPr>
            <w:ins w:id="29422" w:author="Thomas Dietz" w:date="2012-08-08T16:18:00Z">
              <w:r>
                <w:t xml:space="preserve">  &lt;/xs:group&gt;</w:t>
              </w:r>
            </w:ins>
          </w:p>
          <w:p w14:paraId="5E9CD459" w14:textId="77777777" w:rsidR="00D708FE" w:rsidRDefault="00D708FE" w:rsidP="00D708FE">
            <w:pPr>
              <w:pStyle w:val="XML1"/>
              <w:rPr>
                <w:ins w:id="29423" w:author="Thomas Dietz" w:date="2012-08-08T16:18:00Z"/>
              </w:rPr>
            </w:pPr>
          </w:p>
          <w:p w14:paraId="418B34C5" w14:textId="77777777" w:rsidR="00D708FE" w:rsidRDefault="00D708FE" w:rsidP="00D708FE">
            <w:pPr>
              <w:pStyle w:val="XML1"/>
              <w:rPr>
                <w:ins w:id="29424" w:author="Thomas Dietz" w:date="2012-08-08T16:18:00Z"/>
              </w:rPr>
            </w:pPr>
            <w:ins w:id="29425" w:author="Thomas Dietz" w:date="2012-08-08T16:18:00Z">
              <w:r>
                <w:t xml:space="preserve">  &lt;xs:group name="OFLogicalSwitchCapabilitiesType"&gt;</w:t>
              </w:r>
            </w:ins>
          </w:p>
          <w:p w14:paraId="14744CA0" w14:textId="77777777" w:rsidR="00D708FE" w:rsidRDefault="00D708FE" w:rsidP="00D708FE">
            <w:pPr>
              <w:pStyle w:val="XML1"/>
              <w:rPr>
                <w:ins w:id="29426" w:author="Thomas Dietz" w:date="2012-08-08T16:18:00Z"/>
              </w:rPr>
            </w:pPr>
            <w:ins w:id="29427" w:author="Thomas Dietz" w:date="2012-08-08T16:18:00Z">
              <w:r>
                <w:t xml:space="preserve">    &lt;xs:annotation&gt;</w:t>
              </w:r>
            </w:ins>
          </w:p>
          <w:p w14:paraId="4CAC4E8C" w14:textId="77777777" w:rsidR="00D708FE" w:rsidRDefault="00D708FE" w:rsidP="00D708FE">
            <w:pPr>
              <w:pStyle w:val="XML1"/>
              <w:rPr>
                <w:ins w:id="29428" w:author="Thomas Dietz" w:date="2012-08-08T16:18:00Z"/>
              </w:rPr>
            </w:pPr>
            <w:ins w:id="29429" w:author="Thomas Dietz" w:date="2012-08-08T16:18:00Z">
              <w:r>
                <w:t xml:space="preserve">      &lt;xs:documentation&gt;</w:t>
              </w:r>
            </w:ins>
          </w:p>
          <w:p w14:paraId="094E2216" w14:textId="77777777" w:rsidR="00D708FE" w:rsidRDefault="00D708FE" w:rsidP="00D708FE">
            <w:pPr>
              <w:pStyle w:val="XML1"/>
              <w:rPr>
                <w:ins w:id="29430" w:author="Thomas Dietz" w:date="2012-08-08T16:18:00Z"/>
              </w:rPr>
            </w:pPr>
            <w:ins w:id="29431" w:author="Thomas Dietz" w:date="2012-08-08T16:18:00Z">
              <w:r>
                <w:t xml:space="preserve">        This grouping specifies all properties of an</w:t>
              </w:r>
            </w:ins>
          </w:p>
          <w:p w14:paraId="157E5593" w14:textId="77777777" w:rsidR="00D708FE" w:rsidRDefault="00D708FE" w:rsidP="00D708FE">
            <w:pPr>
              <w:pStyle w:val="XML1"/>
              <w:rPr>
                <w:ins w:id="29432" w:author="Thomas Dietz" w:date="2012-08-08T16:18:00Z"/>
              </w:rPr>
            </w:pPr>
            <w:ins w:id="29433" w:author="Thomas Dietz" w:date="2012-08-08T16:18:00Z">
              <w:r>
                <w:t xml:space="preserve">        OpenFlow logical switch's capabilities.</w:t>
              </w:r>
            </w:ins>
          </w:p>
          <w:p w14:paraId="2AA5A8FE" w14:textId="77777777" w:rsidR="00D708FE" w:rsidRDefault="00D708FE" w:rsidP="00D708FE">
            <w:pPr>
              <w:pStyle w:val="XML1"/>
              <w:rPr>
                <w:ins w:id="29434" w:author="Thomas Dietz" w:date="2012-08-08T16:18:00Z"/>
              </w:rPr>
            </w:pPr>
          </w:p>
          <w:p w14:paraId="3050E1C8" w14:textId="77777777" w:rsidR="00D708FE" w:rsidRDefault="00D708FE" w:rsidP="00D708FE">
            <w:pPr>
              <w:pStyle w:val="XML1"/>
              <w:rPr>
                <w:ins w:id="29435" w:author="Thomas Dietz" w:date="2012-08-08T16:18:00Z"/>
              </w:rPr>
            </w:pPr>
            <w:ins w:id="29436" w:author="Thomas Dietz" w:date="2012-08-08T16:18:00Z">
              <w:r>
                <w:t xml:space="preserve">        Elements in the type OFLogicalSwitchCapabilitiesType are not</w:t>
              </w:r>
            </w:ins>
          </w:p>
          <w:p w14:paraId="29F27067" w14:textId="77777777" w:rsidR="00D708FE" w:rsidRDefault="00D708FE" w:rsidP="00D708FE">
            <w:pPr>
              <w:pStyle w:val="XML1"/>
              <w:rPr>
                <w:ins w:id="29437" w:author="Thomas Dietz" w:date="2012-08-08T16:18:00Z"/>
              </w:rPr>
            </w:pPr>
            <w:ins w:id="29438" w:author="Thomas Dietz" w:date="2012-08-08T16:18:00Z">
              <w:r>
                <w:t xml:space="preserve">        configurable and can only be retrieved by NETCONF &amp;lt;get&amp;gt;</w:t>
              </w:r>
            </w:ins>
          </w:p>
          <w:p w14:paraId="54CEE27A" w14:textId="77777777" w:rsidR="00D708FE" w:rsidRDefault="00D708FE" w:rsidP="00D708FE">
            <w:pPr>
              <w:pStyle w:val="XML1"/>
              <w:rPr>
                <w:ins w:id="29439" w:author="Thomas Dietz" w:date="2012-08-08T16:18:00Z"/>
              </w:rPr>
            </w:pPr>
            <w:ins w:id="29440" w:author="Thomas Dietz" w:date="2012-08-08T16:18:00Z">
              <w:r>
                <w:t xml:space="preserve">        operations. Attemps to modify this element and its children</w:t>
              </w:r>
            </w:ins>
          </w:p>
          <w:p w14:paraId="1FD351F7" w14:textId="77777777" w:rsidR="00D708FE" w:rsidRDefault="00D708FE" w:rsidP="00D708FE">
            <w:pPr>
              <w:pStyle w:val="XML1"/>
              <w:rPr>
                <w:ins w:id="29441" w:author="Thomas Dietz" w:date="2012-08-08T16:18:00Z"/>
              </w:rPr>
            </w:pPr>
            <w:ins w:id="29442" w:author="Thomas Dietz" w:date="2012-08-08T16:18:00Z">
              <w:r>
                <w:t xml:space="preserve">        with a NETCONF &amp;lt;edit-config&amp;gt; operation MUST result in an </w:t>
              </w:r>
            </w:ins>
          </w:p>
          <w:p w14:paraId="08FC3CF0" w14:textId="77777777" w:rsidR="00D708FE" w:rsidRDefault="00D708FE" w:rsidP="00D708FE">
            <w:pPr>
              <w:pStyle w:val="XML1"/>
              <w:rPr>
                <w:ins w:id="29443" w:author="Thomas Dietz" w:date="2012-08-08T16:18:00Z"/>
              </w:rPr>
            </w:pPr>
            <w:ins w:id="29444" w:author="Thomas Dietz" w:date="2012-08-08T16:18:00Z">
              <w:r>
                <w:t xml:space="preserve">        'operation-not-supported' error with type 'application'.</w:t>
              </w:r>
            </w:ins>
          </w:p>
          <w:p w14:paraId="4FBA6C3F" w14:textId="77777777" w:rsidR="00D708FE" w:rsidRDefault="00D708FE" w:rsidP="00D708FE">
            <w:pPr>
              <w:pStyle w:val="XML1"/>
              <w:rPr>
                <w:ins w:id="29445" w:author="Thomas Dietz" w:date="2012-08-08T16:18:00Z"/>
              </w:rPr>
            </w:pPr>
            <w:ins w:id="29446" w:author="Thomas Dietz" w:date="2012-08-08T16:18:00Z">
              <w:r>
                <w:t xml:space="preserve">      &lt;/xs:documentation&gt;</w:t>
              </w:r>
            </w:ins>
          </w:p>
          <w:p w14:paraId="3DD79B68" w14:textId="77777777" w:rsidR="00D708FE" w:rsidRDefault="00D708FE" w:rsidP="00D708FE">
            <w:pPr>
              <w:pStyle w:val="XML1"/>
              <w:rPr>
                <w:ins w:id="29447" w:author="Thomas Dietz" w:date="2012-08-08T16:18:00Z"/>
              </w:rPr>
            </w:pPr>
            <w:ins w:id="29448" w:author="Thomas Dietz" w:date="2012-08-08T16:18:00Z">
              <w:r>
                <w:t xml:space="preserve">    &lt;/xs:annotation&gt;</w:t>
              </w:r>
            </w:ins>
          </w:p>
          <w:p w14:paraId="1371BB8D" w14:textId="77777777" w:rsidR="00D708FE" w:rsidRDefault="00D708FE" w:rsidP="00D708FE">
            <w:pPr>
              <w:pStyle w:val="XML1"/>
              <w:rPr>
                <w:ins w:id="29449" w:author="Thomas Dietz" w:date="2012-08-08T16:18:00Z"/>
              </w:rPr>
            </w:pPr>
          </w:p>
          <w:p w14:paraId="0D34D0BD" w14:textId="77777777" w:rsidR="00D708FE" w:rsidRDefault="00D708FE" w:rsidP="00D708FE">
            <w:pPr>
              <w:pStyle w:val="XML1"/>
              <w:rPr>
                <w:ins w:id="29450" w:author="Thomas Dietz" w:date="2012-08-08T16:18:00Z"/>
              </w:rPr>
            </w:pPr>
            <w:ins w:id="29451" w:author="Thomas Dietz" w:date="2012-08-08T16:18:00Z">
              <w:r>
                <w:t xml:space="preserve">    &lt;xs:sequence&gt;</w:t>
              </w:r>
            </w:ins>
          </w:p>
          <w:p w14:paraId="3E38A532" w14:textId="77777777" w:rsidR="00D708FE" w:rsidRDefault="00D708FE" w:rsidP="00D708FE">
            <w:pPr>
              <w:pStyle w:val="XML1"/>
              <w:rPr>
                <w:ins w:id="29452" w:author="Thomas Dietz" w:date="2012-08-08T16:18:00Z"/>
              </w:rPr>
            </w:pPr>
            <w:ins w:id="29453" w:author="Thomas Dietz" w:date="2012-08-08T16:18:00Z">
              <w:r>
                <w:t xml:space="preserve">      &lt;xs:element name="max-buffered-packets"  type="xs:unsignedInt"&gt;</w:t>
              </w:r>
            </w:ins>
          </w:p>
          <w:p w14:paraId="1E265465" w14:textId="77777777" w:rsidR="00D708FE" w:rsidRDefault="00D708FE" w:rsidP="00D708FE">
            <w:pPr>
              <w:pStyle w:val="XML1"/>
              <w:rPr>
                <w:ins w:id="29454" w:author="Thomas Dietz" w:date="2012-08-08T16:18:00Z"/>
              </w:rPr>
            </w:pPr>
            <w:ins w:id="29455" w:author="Thomas Dietz" w:date="2012-08-08T16:18:00Z">
              <w:r>
                <w:t xml:space="preserve">        &lt;xs:annotation&gt;</w:t>
              </w:r>
            </w:ins>
          </w:p>
          <w:p w14:paraId="3F806961" w14:textId="77777777" w:rsidR="00D708FE" w:rsidRDefault="00D708FE" w:rsidP="00D708FE">
            <w:pPr>
              <w:pStyle w:val="XML1"/>
              <w:rPr>
                <w:ins w:id="29456" w:author="Thomas Dietz" w:date="2012-08-08T16:18:00Z"/>
              </w:rPr>
            </w:pPr>
            <w:ins w:id="29457" w:author="Thomas Dietz" w:date="2012-08-08T16:18:00Z">
              <w:r>
                <w:t xml:space="preserve">          &lt;xs:documentation&gt;</w:t>
              </w:r>
            </w:ins>
          </w:p>
          <w:p w14:paraId="3C577B0A" w14:textId="77777777" w:rsidR="00D708FE" w:rsidRDefault="00D708FE" w:rsidP="00D708FE">
            <w:pPr>
              <w:pStyle w:val="XML1"/>
              <w:rPr>
                <w:ins w:id="29458" w:author="Thomas Dietz" w:date="2012-08-08T16:18:00Z"/>
              </w:rPr>
            </w:pPr>
            <w:ins w:id="29459" w:author="Thomas Dietz" w:date="2012-08-08T16:18:00Z">
              <w:r>
                <w:t xml:space="preserve">            The maximum number of packets the logical switch</w:t>
              </w:r>
            </w:ins>
          </w:p>
          <w:p w14:paraId="03180F72" w14:textId="77777777" w:rsidR="00D708FE" w:rsidRDefault="00D708FE" w:rsidP="00D708FE">
            <w:pPr>
              <w:pStyle w:val="XML1"/>
              <w:rPr>
                <w:ins w:id="29460" w:author="Thomas Dietz" w:date="2012-08-08T16:18:00Z"/>
              </w:rPr>
            </w:pPr>
            <w:ins w:id="29461" w:author="Thomas Dietz" w:date="2012-08-08T16:18:00Z">
              <w:r>
                <w:t xml:space="preserve">            can buffer when sending packets to the controller using</w:t>
              </w:r>
            </w:ins>
          </w:p>
          <w:p w14:paraId="4D152F9A" w14:textId="77777777" w:rsidR="00D708FE" w:rsidRDefault="00D708FE" w:rsidP="00D708FE">
            <w:pPr>
              <w:pStyle w:val="XML1"/>
              <w:rPr>
                <w:ins w:id="29462" w:author="Thomas Dietz" w:date="2012-08-08T16:18:00Z"/>
              </w:rPr>
            </w:pPr>
            <w:ins w:id="29463" w:author="Thomas Dietz" w:date="2012-08-08T16:18:00Z">
              <w:r>
                <w:t xml:space="preserve">            packet-in messages.</w:t>
              </w:r>
            </w:ins>
          </w:p>
          <w:p w14:paraId="40D000B6" w14:textId="77777777" w:rsidR="00D708FE" w:rsidRDefault="00D708FE" w:rsidP="00D708FE">
            <w:pPr>
              <w:pStyle w:val="XML1"/>
              <w:rPr>
                <w:ins w:id="29464" w:author="Thomas Dietz" w:date="2012-08-08T16:18:00Z"/>
              </w:rPr>
            </w:pPr>
            <w:ins w:id="29465" w:author="Thomas Dietz" w:date="2012-08-08T16:18:00Z">
              <w:r>
                <w:t xml:space="preserve">          &lt;/xs:documentation&gt;</w:t>
              </w:r>
            </w:ins>
          </w:p>
          <w:p w14:paraId="06B827D4" w14:textId="77777777" w:rsidR="00D708FE" w:rsidRDefault="00D708FE" w:rsidP="00D708FE">
            <w:pPr>
              <w:pStyle w:val="XML1"/>
              <w:rPr>
                <w:ins w:id="29466" w:author="Thomas Dietz" w:date="2012-08-08T16:18:00Z"/>
              </w:rPr>
            </w:pPr>
            <w:ins w:id="29467" w:author="Thomas Dietz" w:date="2012-08-08T16:18:00Z">
              <w:r>
                <w:t xml:space="preserve">        &lt;/xs:annotation&gt;</w:t>
              </w:r>
            </w:ins>
          </w:p>
          <w:p w14:paraId="61DC9E18" w14:textId="77777777" w:rsidR="00D708FE" w:rsidRDefault="00D708FE" w:rsidP="00D708FE">
            <w:pPr>
              <w:pStyle w:val="XML1"/>
              <w:rPr>
                <w:ins w:id="29468" w:author="Thomas Dietz" w:date="2012-08-08T16:18:00Z"/>
              </w:rPr>
            </w:pPr>
            <w:ins w:id="29469" w:author="Thomas Dietz" w:date="2012-08-08T16:18:00Z">
              <w:r>
                <w:t xml:space="preserve">      &lt;/xs:element&gt;</w:t>
              </w:r>
            </w:ins>
          </w:p>
          <w:p w14:paraId="67A9F3C1" w14:textId="77777777" w:rsidR="00D708FE" w:rsidRDefault="00D708FE" w:rsidP="00D708FE">
            <w:pPr>
              <w:pStyle w:val="XML1"/>
              <w:rPr>
                <w:ins w:id="29470" w:author="Thomas Dietz" w:date="2012-08-08T16:18:00Z"/>
              </w:rPr>
            </w:pPr>
            <w:ins w:id="29471" w:author="Thomas Dietz" w:date="2012-08-08T16:18:00Z">
              <w:r>
                <w:t xml:space="preserve">      &lt;xs:element name="max-tables"  type="xs:unsignedByte"&gt;</w:t>
              </w:r>
            </w:ins>
          </w:p>
          <w:p w14:paraId="7DF928AC" w14:textId="77777777" w:rsidR="00D708FE" w:rsidRDefault="00D708FE" w:rsidP="00D708FE">
            <w:pPr>
              <w:pStyle w:val="XML1"/>
              <w:rPr>
                <w:ins w:id="29472" w:author="Thomas Dietz" w:date="2012-08-08T16:18:00Z"/>
              </w:rPr>
            </w:pPr>
            <w:ins w:id="29473" w:author="Thomas Dietz" w:date="2012-08-08T16:18:00Z">
              <w:r>
                <w:t xml:space="preserve">        &lt;xs:annotation&gt;</w:t>
              </w:r>
            </w:ins>
          </w:p>
          <w:p w14:paraId="5A9A4E76" w14:textId="77777777" w:rsidR="00D708FE" w:rsidRDefault="00D708FE" w:rsidP="00D708FE">
            <w:pPr>
              <w:pStyle w:val="XML1"/>
              <w:rPr>
                <w:ins w:id="29474" w:author="Thomas Dietz" w:date="2012-08-08T16:18:00Z"/>
              </w:rPr>
            </w:pPr>
            <w:ins w:id="29475" w:author="Thomas Dietz" w:date="2012-08-08T16:18:00Z">
              <w:r>
                <w:t xml:space="preserve">          &lt;xs:documentation&gt;</w:t>
              </w:r>
            </w:ins>
          </w:p>
          <w:p w14:paraId="6CC0E7FF" w14:textId="77777777" w:rsidR="00D708FE" w:rsidRDefault="00D708FE" w:rsidP="00D708FE">
            <w:pPr>
              <w:pStyle w:val="XML1"/>
              <w:rPr>
                <w:ins w:id="29476" w:author="Thomas Dietz" w:date="2012-08-08T16:18:00Z"/>
              </w:rPr>
            </w:pPr>
            <w:ins w:id="29477" w:author="Thomas Dietz" w:date="2012-08-08T16:18:00Z">
              <w:r>
                <w:t xml:space="preserve">            The number of flow tables supported by the</w:t>
              </w:r>
            </w:ins>
          </w:p>
          <w:p w14:paraId="3F910764" w14:textId="77777777" w:rsidR="00D708FE" w:rsidRDefault="00D708FE" w:rsidP="00D708FE">
            <w:pPr>
              <w:pStyle w:val="XML1"/>
              <w:rPr>
                <w:ins w:id="29478" w:author="Thomas Dietz" w:date="2012-08-08T16:18:00Z"/>
              </w:rPr>
            </w:pPr>
            <w:ins w:id="29479" w:author="Thomas Dietz" w:date="2012-08-08T16:18:00Z">
              <w:r>
                <w:t xml:space="preserve">            logical switch.</w:t>
              </w:r>
            </w:ins>
          </w:p>
          <w:p w14:paraId="39D5546E" w14:textId="77777777" w:rsidR="00D708FE" w:rsidRDefault="00D708FE" w:rsidP="00D708FE">
            <w:pPr>
              <w:pStyle w:val="XML1"/>
              <w:rPr>
                <w:ins w:id="29480" w:author="Thomas Dietz" w:date="2012-08-08T16:18:00Z"/>
              </w:rPr>
            </w:pPr>
            <w:ins w:id="29481" w:author="Thomas Dietz" w:date="2012-08-08T16:18:00Z">
              <w:r>
                <w:t xml:space="preserve">          &lt;/xs:documentation&gt;</w:t>
              </w:r>
            </w:ins>
          </w:p>
          <w:p w14:paraId="4814D647" w14:textId="77777777" w:rsidR="00D708FE" w:rsidRDefault="00D708FE" w:rsidP="00D708FE">
            <w:pPr>
              <w:pStyle w:val="XML1"/>
              <w:rPr>
                <w:ins w:id="29482" w:author="Thomas Dietz" w:date="2012-08-08T16:18:00Z"/>
              </w:rPr>
            </w:pPr>
            <w:ins w:id="29483" w:author="Thomas Dietz" w:date="2012-08-08T16:18:00Z">
              <w:r>
                <w:t xml:space="preserve">        &lt;/xs:annotation&gt;</w:t>
              </w:r>
            </w:ins>
          </w:p>
          <w:p w14:paraId="626D4539" w14:textId="77777777" w:rsidR="00D708FE" w:rsidRDefault="00D708FE" w:rsidP="00D708FE">
            <w:pPr>
              <w:pStyle w:val="XML1"/>
              <w:rPr>
                <w:ins w:id="29484" w:author="Thomas Dietz" w:date="2012-08-08T16:18:00Z"/>
              </w:rPr>
            </w:pPr>
            <w:ins w:id="29485" w:author="Thomas Dietz" w:date="2012-08-08T16:18:00Z">
              <w:r>
                <w:t xml:space="preserve">      &lt;/xs:element&gt;</w:t>
              </w:r>
            </w:ins>
          </w:p>
          <w:p w14:paraId="150576F9" w14:textId="77777777" w:rsidR="00D708FE" w:rsidRDefault="00D708FE" w:rsidP="00D708FE">
            <w:pPr>
              <w:pStyle w:val="XML1"/>
              <w:rPr>
                <w:ins w:id="29486" w:author="Thomas Dietz" w:date="2012-08-08T16:18:00Z"/>
              </w:rPr>
            </w:pPr>
            <w:ins w:id="29487" w:author="Thomas Dietz" w:date="2012-08-08T16:18:00Z">
              <w:r>
                <w:t xml:space="preserve">      &lt;xs:element name="max-ports"  type="xs:unsignedInt"&gt;</w:t>
              </w:r>
            </w:ins>
          </w:p>
          <w:p w14:paraId="0DB1EB14" w14:textId="77777777" w:rsidR="00D708FE" w:rsidRDefault="00D708FE" w:rsidP="00D708FE">
            <w:pPr>
              <w:pStyle w:val="XML1"/>
              <w:rPr>
                <w:ins w:id="29488" w:author="Thomas Dietz" w:date="2012-08-08T16:18:00Z"/>
              </w:rPr>
            </w:pPr>
            <w:ins w:id="29489" w:author="Thomas Dietz" w:date="2012-08-08T16:18:00Z">
              <w:r>
                <w:t xml:space="preserve">        &lt;xs:annotation&gt;</w:t>
              </w:r>
            </w:ins>
          </w:p>
          <w:p w14:paraId="7D940FB7" w14:textId="77777777" w:rsidR="00D708FE" w:rsidRDefault="00D708FE" w:rsidP="00D708FE">
            <w:pPr>
              <w:pStyle w:val="XML1"/>
              <w:rPr>
                <w:ins w:id="29490" w:author="Thomas Dietz" w:date="2012-08-08T16:18:00Z"/>
              </w:rPr>
            </w:pPr>
            <w:ins w:id="29491" w:author="Thomas Dietz" w:date="2012-08-08T16:18:00Z">
              <w:r>
                <w:t xml:space="preserve">          &lt;xs:documentation&gt;</w:t>
              </w:r>
            </w:ins>
          </w:p>
          <w:p w14:paraId="342BDB30" w14:textId="77777777" w:rsidR="00D708FE" w:rsidRDefault="00D708FE" w:rsidP="00D708FE">
            <w:pPr>
              <w:pStyle w:val="XML1"/>
              <w:rPr>
                <w:ins w:id="29492" w:author="Thomas Dietz" w:date="2012-08-08T16:18:00Z"/>
              </w:rPr>
            </w:pPr>
            <w:ins w:id="29493" w:author="Thomas Dietz" w:date="2012-08-08T16:18:00Z">
              <w:r>
                <w:t xml:space="preserve">            The number of flow tables supported by the</w:t>
              </w:r>
            </w:ins>
          </w:p>
          <w:p w14:paraId="11849615" w14:textId="77777777" w:rsidR="00D708FE" w:rsidRDefault="00D708FE" w:rsidP="00D708FE">
            <w:pPr>
              <w:pStyle w:val="XML1"/>
              <w:rPr>
                <w:ins w:id="29494" w:author="Thomas Dietz" w:date="2012-08-08T16:18:00Z"/>
              </w:rPr>
            </w:pPr>
            <w:ins w:id="29495" w:author="Thomas Dietz" w:date="2012-08-08T16:18:00Z">
              <w:r>
                <w:t xml:space="preserve">            logical switch.</w:t>
              </w:r>
            </w:ins>
          </w:p>
          <w:p w14:paraId="267E6EB5" w14:textId="77777777" w:rsidR="00D708FE" w:rsidRDefault="00D708FE" w:rsidP="00D708FE">
            <w:pPr>
              <w:pStyle w:val="XML1"/>
              <w:rPr>
                <w:ins w:id="29496" w:author="Thomas Dietz" w:date="2012-08-08T16:18:00Z"/>
              </w:rPr>
            </w:pPr>
            <w:ins w:id="29497" w:author="Thomas Dietz" w:date="2012-08-08T16:18:00Z">
              <w:r>
                <w:t xml:space="preserve">          &lt;/xs:documentation&gt;</w:t>
              </w:r>
            </w:ins>
          </w:p>
          <w:p w14:paraId="5B69EFBE" w14:textId="77777777" w:rsidR="00D708FE" w:rsidRDefault="00D708FE" w:rsidP="00D708FE">
            <w:pPr>
              <w:pStyle w:val="XML1"/>
              <w:rPr>
                <w:ins w:id="29498" w:author="Thomas Dietz" w:date="2012-08-08T16:18:00Z"/>
              </w:rPr>
            </w:pPr>
            <w:ins w:id="29499" w:author="Thomas Dietz" w:date="2012-08-08T16:18:00Z">
              <w:r>
                <w:t xml:space="preserve">        &lt;/xs:annotation&gt;</w:t>
              </w:r>
            </w:ins>
          </w:p>
          <w:p w14:paraId="0A1F2BA3" w14:textId="77777777" w:rsidR="00D708FE" w:rsidRDefault="00D708FE" w:rsidP="00D708FE">
            <w:pPr>
              <w:pStyle w:val="XML1"/>
              <w:rPr>
                <w:ins w:id="29500" w:author="Thomas Dietz" w:date="2012-08-08T16:18:00Z"/>
              </w:rPr>
            </w:pPr>
            <w:ins w:id="29501" w:author="Thomas Dietz" w:date="2012-08-08T16:18:00Z">
              <w:r>
                <w:t xml:space="preserve">      &lt;/xs:element&gt;</w:t>
              </w:r>
            </w:ins>
          </w:p>
          <w:p w14:paraId="68D9B6FF" w14:textId="77777777" w:rsidR="00D708FE" w:rsidRDefault="00D708FE" w:rsidP="00D708FE">
            <w:pPr>
              <w:pStyle w:val="XML1"/>
              <w:rPr>
                <w:ins w:id="29502" w:author="Thomas Dietz" w:date="2012-08-08T16:18:00Z"/>
              </w:rPr>
            </w:pPr>
            <w:ins w:id="29503" w:author="Thomas Dietz" w:date="2012-08-08T16:18:00Z">
              <w:r>
                <w:t xml:space="preserve">      &lt;xs:element name="flow-statistics"  type="xs:boolean"&gt;</w:t>
              </w:r>
            </w:ins>
          </w:p>
          <w:p w14:paraId="034E49FA" w14:textId="77777777" w:rsidR="00D708FE" w:rsidRDefault="00D708FE" w:rsidP="00D708FE">
            <w:pPr>
              <w:pStyle w:val="XML1"/>
              <w:rPr>
                <w:ins w:id="29504" w:author="Thomas Dietz" w:date="2012-08-08T16:18:00Z"/>
              </w:rPr>
            </w:pPr>
            <w:ins w:id="29505" w:author="Thomas Dietz" w:date="2012-08-08T16:18:00Z">
              <w:r>
                <w:lastRenderedPageBreak/>
                <w:t xml:space="preserve">        &lt;xs:annotation&gt;</w:t>
              </w:r>
            </w:ins>
          </w:p>
          <w:p w14:paraId="6D78C087" w14:textId="77777777" w:rsidR="00D708FE" w:rsidRDefault="00D708FE" w:rsidP="00D708FE">
            <w:pPr>
              <w:pStyle w:val="XML1"/>
              <w:rPr>
                <w:ins w:id="29506" w:author="Thomas Dietz" w:date="2012-08-08T16:18:00Z"/>
              </w:rPr>
            </w:pPr>
            <w:ins w:id="29507" w:author="Thomas Dietz" w:date="2012-08-08T16:18:00Z">
              <w:r>
                <w:t xml:space="preserve">          &lt;xs:documentation&gt;</w:t>
              </w:r>
            </w:ins>
          </w:p>
          <w:p w14:paraId="4C7EEA8A" w14:textId="77777777" w:rsidR="00D708FE" w:rsidRDefault="00D708FE" w:rsidP="00D708FE">
            <w:pPr>
              <w:pStyle w:val="XML1"/>
              <w:rPr>
                <w:ins w:id="29508" w:author="Thomas Dietz" w:date="2012-08-08T16:18:00Z"/>
              </w:rPr>
            </w:pPr>
            <w:ins w:id="29509" w:author="Thomas Dietz" w:date="2012-08-08T16:18:00Z">
              <w:r>
                <w:t xml:space="preserve">            Specifies if the logical switch supports flow</w:t>
              </w:r>
            </w:ins>
          </w:p>
          <w:p w14:paraId="3BF88554" w14:textId="77777777" w:rsidR="00D708FE" w:rsidRDefault="00D708FE" w:rsidP="00D708FE">
            <w:pPr>
              <w:pStyle w:val="XML1"/>
              <w:rPr>
                <w:ins w:id="29510" w:author="Thomas Dietz" w:date="2012-08-08T16:18:00Z"/>
              </w:rPr>
            </w:pPr>
            <w:ins w:id="29511" w:author="Thomas Dietz" w:date="2012-08-08T16:18:00Z">
              <w:r>
                <w:t xml:space="preserve">            statistics.</w:t>
              </w:r>
            </w:ins>
          </w:p>
          <w:p w14:paraId="481FAF26" w14:textId="77777777" w:rsidR="00D708FE" w:rsidRDefault="00D708FE" w:rsidP="00D708FE">
            <w:pPr>
              <w:pStyle w:val="XML1"/>
              <w:rPr>
                <w:ins w:id="29512" w:author="Thomas Dietz" w:date="2012-08-08T16:18:00Z"/>
              </w:rPr>
            </w:pPr>
            <w:ins w:id="29513" w:author="Thomas Dietz" w:date="2012-08-08T16:18:00Z">
              <w:r>
                <w:t xml:space="preserve">          &lt;/xs:documentation&gt;</w:t>
              </w:r>
            </w:ins>
          </w:p>
          <w:p w14:paraId="028F1129" w14:textId="77777777" w:rsidR="00D708FE" w:rsidRDefault="00D708FE" w:rsidP="00D708FE">
            <w:pPr>
              <w:pStyle w:val="XML1"/>
              <w:rPr>
                <w:ins w:id="29514" w:author="Thomas Dietz" w:date="2012-08-08T16:18:00Z"/>
              </w:rPr>
            </w:pPr>
            <w:ins w:id="29515" w:author="Thomas Dietz" w:date="2012-08-08T16:18:00Z">
              <w:r>
                <w:t xml:space="preserve">        &lt;/xs:annotation&gt;</w:t>
              </w:r>
            </w:ins>
          </w:p>
          <w:p w14:paraId="459208E4" w14:textId="77777777" w:rsidR="00D708FE" w:rsidRDefault="00D708FE" w:rsidP="00D708FE">
            <w:pPr>
              <w:pStyle w:val="XML1"/>
              <w:rPr>
                <w:ins w:id="29516" w:author="Thomas Dietz" w:date="2012-08-08T16:18:00Z"/>
              </w:rPr>
            </w:pPr>
            <w:ins w:id="29517" w:author="Thomas Dietz" w:date="2012-08-08T16:18:00Z">
              <w:r>
                <w:t xml:space="preserve">      &lt;/xs:element&gt;</w:t>
              </w:r>
            </w:ins>
          </w:p>
          <w:p w14:paraId="0E6BF91C" w14:textId="77777777" w:rsidR="00D708FE" w:rsidRDefault="00D708FE" w:rsidP="00D708FE">
            <w:pPr>
              <w:pStyle w:val="XML1"/>
              <w:rPr>
                <w:ins w:id="29518" w:author="Thomas Dietz" w:date="2012-08-08T16:18:00Z"/>
              </w:rPr>
            </w:pPr>
            <w:ins w:id="29519" w:author="Thomas Dietz" w:date="2012-08-08T16:18:00Z">
              <w:r>
                <w:t xml:space="preserve">      &lt;xs:element name="table-statistics"  type="xs:boolean"&gt;</w:t>
              </w:r>
            </w:ins>
          </w:p>
          <w:p w14:paraId="5F406F54" w14:textId="77777777" w:rsidR="00D708FE" w:rsidRDefault="00D708FE" w:rsidP="00D708FE">
            <w:pPr>
              <w:pStyle w:val="XML1"/>
              <w:rPr>
                <w:ins w:id="29520" w:author="Thomas Dietz" w:date="2012-08-08T16:18:00Z"/>
              </w:rPr>
            </w:pPr>
            <w:ins w:id="29521" w:author="Thomas Dietz" w:date="2012-08-08T16:18:00Z">
              <w:r>
                <w:t xml:space="preserve">        &lt;xs:annotation&gt;</w:t>
              </w:r>
            </w:ins>
          </w:p>
          <w:p w14:paraId="45FBC048" w14:textId="77777777" w:rsidR="00D708FE" w:rsidRDefault="00D708FE" w:rsidP="00D708FE">
            <w:pPr>
              <w:pStyle w:val="XML1"/>
              <w:rPr>
                <w:ins w:id="29522" w:author="Thomas Dietz" w:date="2012-08-08T16:18:00Z"/>
              </w:rPr>
            </w:pPr>
            <w:ins w:id="29523" w:author="Thomas Dietz" w:date="2012-08-08T16:18:00Z">
              <w:r>
                <w:t xml:space="preserve">          &lt;xs:documentation&gt;</w:t>
              </w:r>
            </w:ins>
          </w:p>
          <w:p w14:paraId="660C7108" w14:textId="77777777" w:rsidR="00D708FE" w:rsidRDefault="00D708FE" w:rsidP="00D708FE">
            <w:pPr>
              <w:pStyle w:val="XML1"/>
              <w:rPr>
                <w:ins w:id="29524" w:author="Thomas Dietz" w:date="2012-08-08T16:18:00Z"/>
              </w:rPr>
            </w:pPr>
            <w:ins w:id="29525" w:author="Thomas Dietz" w:date="2012-08-08T16:18:00Z">
              <w:r>
                <w:t xml:space="preserve">            Specifies if the logical switch supports table</w:t>
              </w:r>
            </w:ins>
          </w:p>
          <w:p w14:paraId="065928CF" w14:textId="77777777" w:rsidR="00D708FE" w:rsidRDefault="00D708FE" w:rsidP="00D708FE">
            <w:pPr>
              <w:pStyle w:val="XML1"/>
              <w:rPr>
                <w:ins w:id="29526" w:author="Thomas Dietz" w:date="2012-08-08T16:18:00Z"/>
              </w:rPr>
            </w:pPr>
            <w:ins w:id="29527" w:author="Thomas Dietz" w:date="2012-08-08T16:18:00Z">
              <w:r>
                <w:t xml:space="preserve">            statistics.</w:t>
              </w:r>
            </w:ins>
          </w:p>
          <w:p w14:paraId="257F4C11" w14:textId="77777777" w:rsidR="00D708FE" w:rsidRDefault="00D708FE" w:rsidP="00D708FE">
            <w:pPr>
              <w:pStyle w:val="XML1"/>
              <w:rPr>
                <w:ins w:id="29528" w:author="Thomas Dietz" w:date="2012-08-08T16:18:00Z"/>
              </w:rPr>
            </w:pPr>
            <w:ins w:id="29529" w:author="Thomas Dietz" w:date="2012-08-08T16:18:00Z">
              <w:r>
                <w:t xml:space="preserve">          &lt;/xs:documentation&gt;</w:t>
              </w:r>
            </w:ins>
          </w:p>
          <w:p w14:paraId="1F95EADD" w14:textId="77777777" w:rsidR="00D708FE" w:rsidRDefault="00D708FE" w:rsidP="00D708FE">
            <w:pPr>
              <w:pStyle w:val="XML1"/>
              <w:rPr>
                <w:ins w:id="29530" w:author="Thomas Dietz" w:date="2012-08-08T16:18:00Z"/>
              </w:rPr>
            </w:pPr>
            <w:ins w:id="29531" w:author="Thomas Dietz" w:date="2012-08-08T16:18:00Z">
              <w:r>
                <w:t xml:space="preserve">        &lt;/xs:annotation&gt;</w:t>
              </w:r>
            </w:ins>
          </w:p>
          <w:p w14:paraId="555FED16" w14:textId="77777777" w:rsidR="00D708FE" w:rsidRDefault="00D708FE" w:rsidP="00D708FE">
            <w:pPr>
              <w:pStyle w:val="XML1"/>
              <w:rPr>
                <w:ins w:id="29532" w:author="Thomas Dietz" w:date="2012-08-08T16:18:00Z"/>
              </w:rPr>
            </w:pPr>
            <w:ins w:id="29533" w:author="Thomas Dietz" w:date="2012-08-08T16:18:00Z">
              <w:r>
                <w:t xml:space="preserve">      &lt;/xs:element&gt;</w:t>
              </w:r>
            </w:ins>
          </w:p>
          <w:p w14:paraId="5C1745CC" w14:textId="77777777" w:rsidR="00D708FE" w:rsidRDefault="00D708FE" w:rsidP="00D708FE">
            <w:pPr>
              <w:pStyle w:val="XML1"/>
              <w:rPr>
                <w:ins w:id="29534" w:author="Thomas Dietz" w:date="2012-08-08T16:18:00Z"/>
              </w:rPr>
            </w:pPr>
            <w:ins w:id="29535" w:author="Thomas Dietz" w:date="2012-08-08T16:18:00Z">
              <w:r>
                <w:t xml:space="preserve">      &lt;xs:element name="port-statistics"  type="xs:boolean"&gt;</w:t>
              </w:r>
            </w:ins>
          </w:p>
          <w:p w14:paraId="03DD9707" w14:textId="77777777" w:rsidR="00D708FE" w:rsidRDefault="00D708FE" w:rsidP="00D708FE">
            <w:pPr>
              <w:pStyle w:val="XML1"/>
              <w:rPr>
                <w:ins w:id="29536" w:author="Thomas Dietz" w:date="2012-08-08T16:18:00Z"/>
              </w:rPr>
            </w:pPr>
            <w:ins w:id="29537" w:author="Thomas Dietz" w:date="2012-08-08T16:18:00Z">
              <w:r>
                <w:t xml:space="preserve">        &lt;xs:annotation&gt;</w:t>
              </w:r>
            </w:ins>
          </w:p>
          <w:p w14:paraId="66F79AF1" w14:textId="77777777" w:rsidR="00D708FE" w:rsidRDefault="00D708FE" w:rsidP="00D708FE">
            <w:pPr>
              <w:pStyle w:val="XML1"/>
              <w:rPr>
                <w:ins w:id="29538" w:author="Thomas Dietz" w:date="2012-08-08T16:18:00Z"/>
              </w:rPr>
            </w:pPr>
            <w:ins w:id="29539" w:author="Thomas Dietz" w:date="2012-08-08T16:18:00Z">
              <w:r>
                <w:t xml:space="preserve">          &lt;xs:documentation&gt;</w:t>
              </w:r>
            </w:ins>
          </w:p>
          <w:p w14:paraId="4400009E" w14:textId="77777777" w:rsidR="00D708FE" w:rsidRDefault="00D708FE" w:rsidP="00D708FE">
            <w:pPr>
              <w:pStyle w:val="XML1"/>
              <w:rPr>
                <w:ins w:id="29540" w:author="Thomas Dietz" w:date="2012-08-08T16:18:00Z"/>
              </w:rPr>
            </w:pPr>
            <w:ins w:id="29541" w:author="Thomas Dietz" w:date="2012-08-08T16:18:00Z">
              <w:r>
                <w:t xml:space="preserve">            Specifies if the logical switch supports port</w:t>
              </w:r>
            </w:ins>
          </w:p>
          <w:p w14:paraId="4F248AE9" w14:textId="77777777" w:rsidR="00D708FE" w:rsidRDefault="00D708FE" w:rsidP="00D708FE">
            <w:pPr>
              <w:pStyle w:val="XML1"/>
              <w:rPr>
                <w:ins w:id="29542" w:author="Thomas Dietz" w:date="2012-08-08T16:18:00Z"/>
              </w:rPr>
            </w:pPr>
            <w:ins w:id="29543" w:author="Thomas Dietz" w:date="2012-08-08T16:18:00Z">
              <w:r>
                <w:t xml:space="preserve">            statistics.</w:t>
              </w:r>
            </w:ins>
          </w:p>
          <w:p w14:paraId="47F1DA7F" w14:textId="77777777" w:rsidR="00D708FE" w:rsidRDefault="00D708FE" w:rsidP="00D708FE">
            <w:pPr>
              <w:pStyle w:val="XML1"/>
              <w:rPr>
                <w:ins w:id="29544" w:author="Thomas Dietz" w:date="2012-08-08T16:18:00Z"/>
              </w:rPr>
            </w:pPr>
            <w:ins w:id="29545" w:author="Thomas Dietz" w:date="2012-08-08T16:18:00Z">
              <w:r>
                <w:t xml:space="preserve">          &lt;/xs:documentation&gt;</w:t>
              </w:r>
            </w:ins>
          </w:p>
          <w:p w14:paraId="2458096A" w14:textId="77777777" w:rsidR="00D708FE" w:rsidRDefault="00D708FE" w:rsidP="00D708FE">
            <w:pPr>
              <w:pStyle w:val="XML1"/>
              <w:rPr>
                <w:ins w:id="29546" w:author="Thomas Dietz" w:date="2012-08-08T16:18:00Z"/>
              </w:rPr>
            </w:pPr>
            <w:ins w:id="29547" w:author="Thomas Dietz" w:date="2012-08-08T16:18:00Z">
              <w:r>
                <w:t xml:space="preserve">        &lt;/xs:annotation&gt;</w:t>
              </w:r>
            </w:ins>
          </w:p>
          <w:p w14:paraId="606DE1BA" w14:textId="77777777" w:rsidR="00D708FE" w:rsidRDefault="00D708FE" w:rsidP="00D708FE">
            <w:pPr>
              <w:pStyle w:val="XML1"/>
              <w:rPr>
                <w:ins w:id="29548" w:author="Thomas Dietz" w:date="2012-08-08T16:18:00Z"/>
              </w:rPr>
            </w:pPr>
            <w:ins w:id="29549" w:author="Thomas Dietz" w:date="2012-08-08T16:18:00Z">
              <w:r>
                <w:t xml:space="preserve">      &lt;/xs:element&gt;</w:t>
              </w:r>
            </w:ins>
          </w:p>
          <w:p w14:paraId="72797B94" w14:textId="77777777" w:rsidR="00D708FE" w:rsidRDefault="00D708FE" w:rsidP="00D708FE">
            <w:pPr>
              <w:pStyle w:val="XML1"/>
              <w:rPr>
                <w:ins w:id="29550" w:author="Thomas Dietz" w:date="2012-08-08T16:18:00Z"/>
              </w:rPr>
            </w:pPr>
            <w:ins w:id="29551" w:author="Thomas Dietz" w:date="2012-08-08T16:18:00Z">
              <w:r>
                <w:t xml:space="preserve">      &lt;xs:element name="group-statistics"  type="xs:boolean"&gt;</w:t>
              </w:r>
            </w:ins>
          </w:p>
          <w:p w14:paraId="3986C2E5" w14:textId="77777777" w:rsidR="00D708FE" w:rsidRDefault="00D708FE" w:rsidP="00D708FE">
            <w:pPr>
              <w:pStyle w:val="XML1"/>
              <w:rPr>
                <w:ins w:id="29552" w:author="Thomas Dietz" w:date="2012-08-08T16:18:00Z"/>
              </w:rPr>
            </w:pPr>
            <w:ins w:id="29553" w:author="Thomas Dietz" w:date="2012-08-08T16:18:00Z">
              <w:r>
                <w:t xml:space="preserve">        &lt;xs:annotation&gt;</w:t>
              </w:r>
            </w:ins>
          </w:p>
          <w:p w14:paraId="01EF94DA" w14:textId="77777777" w:rsidR="00D708FE" w:rsidRDefault="00D708FE" w:rsidP="00D708FE">
            <w:pPr>
              <w:pStyle w:val="XML1"/>
              <w:rPr>
                <w:ins w:id="29554" w:author="Thomas Dietz" w:date="2012-08-08T16:18:00Z"/>
              </w:rPr>
            </w:pPr>
            <w:ins w:id="29555" w:author="Thomas Dietz" w:date="2012-08-08T16:18:00Z">
              <w:r>
                <w:t xml:space="preserve">          &lt;xs:documentation&gt;</w:t>
              </w:r>
            </w:ins>
          </w:p>
          <w:p w14:paraId="5F2E1183" w14:textId="77777777" w:rsidR="00D708FE" w:rsidRDefault="00D708FE" w:rsidP="00D708FE">
            <w:pPr>
              <w:pStyle w:val="XML1"/>
              <w:rPr>
                <w:ins w:id="29556" w:author="Thomas Dietz" w:date="2012-08-08T16:18:00Z"/>
              </w:rPr>
            </w:pPr>
            <w:ins w:id="29557" w:author="Thomas Dietz" w:date="2012-08-08T16:18:00Z">
              <w:r>
                <w:t xml:space="preserve">            Specifies if the logical switch supports group</w:t>
              </w:r>
            </w:ins>
          </w:p>
          <w:p w14:paraId="0562AFC7" w14:textId="77777777" w:rsidR="00D708FE" w:rsidRDefault="00D708FE" w:rsidP="00D708FE">
            <w:pPr>
              <w:pStyle w:val="XML1"/>
              <w:rPr>
                <w:ins w:id="29558" w:author="Thomas Dietz" w:date="2012-08-08T16:18:00Z"/>
              </w:rPr>
            </w:pPr>
            <w:ins w:id="29559" w:author="Thomas Dietz" w:date="2012-08-08T16:18:00Z">
              <w:r>
                <w:t xml:space="preserve">            statistics.</w:t>
              </w:r>
            </w:ins>
          </w:p>
          <w:p w14:paraId="35FE1FF6" w14:textId="77777777" w:rsidR="00D708FE" w:rsidRDefault="00D708FE" w:rsidP="00D708FE">
            <w:pPr>
              <w:pStyle w:val="XML1"/>
              <w:rPr>
                <w:ins w:id="29560" w:author="Thomas Dietz" w:date="2012-08-08T16:18:00Z"/>
              </w:rPr>
            </w:pPr>
            <w:ins w:id="29561" w:author="Thomas Dietz" w:date="2012-08-08T16:18:00Z">
              <w:r>
                <w:t xml:space="preserve">          &lt;/xs:documentation&gt;</w:t>
              </w:r>
            </w:ins>
          </w:p>
          <w:p w14:paraId="711D02D2" w14:textId="77777777" w:rsidR="00D708FE" w:rsidRDefault="00D708FE" w:rsidP="00D708FE">
            <w:pPr>
              <w:pStyle w:val="XML1"/>
              <w:rPr>
                <w:ins w:id="29562" w:author="Thomas Dietz" w:date="2012-08-08T16:18:00Z"/>
              </w:rPr>
            </w:pPr>
            <w:ins w:id="29563" w:author="Thomas Dietz" w:date="2012-08-08T16:18:00Z">
              <w:r>
                <w:t xml:space="preserve">        &lt;/xs:annotation&gt;</w:t>
              </w:r>
            </w:ins>
          </w:p>
          <w:p w14:paraId="0102260F" w14:textId="77777777" w:rsidR="00D708FE" w:rsidRDefault="00D708FE" w:rsidP="00D708FE">
            <w:pPr>
              <w:pStyle w:val="XML1"/>
              <w:rPr>
                <w:ins w:id="29564" w:author="Thomas Dietz" w:date="2012-08-08T16:18:00Z"/>
              </w:rPr>
            </w:pPr>
            <w:ins w:id="29565" w:author="Thomas Dietz" w:date="2012-08-08T16:18:00Z">
              <w:r>
                <w:t xml:space="preserve">      &lt;/xs:element&gt;</w:t>
              </w:r>
            </w:ins>
          </w:p>
          <w:p w14:paraId="4A7AB2FD" w14:textId="77777777" w:rsidR="00D708FE" w:rsidRDefault="00D708FE" w:rsidP="00D708FE">
            <w:pPr>
              <w:pStyle w:val="XML1"/>
              <w:rPr>
                <w:ins w:id="29566" w:author="Thomas Dietz" w:date="2012-08-08T16:18:00Z"/>
              </w:rPr>
            </w:pPr>
            <w:ins w:id="29567" w:author="Thomas Dietz" w:date="2012-08-08T16:18:00Z">
              <w:r>
                <w:t xml:space="preserve">      &lt;xs:element name="queue-statistics"  type="xs:boolean"&gt;</w:t>
              </w:r>
            </w:ins>
          </w:p>
          <w:p w14:paraId="60316DD3" w14:textId="77777777" w:rsidR="00D708FE" w:rsidRDefault="00D708FE" w:rsidP="00D708FE">
            <w:pPr>
              <w:pStyle w:val="XML1"/>
              <w:rPr>
                <w:ins w:id="29568" w:author="Thomas Dietz" w:date="2012-08-08T16:18:00Z"/>
              </w:rPr>
            </w:pPr>
            <w:ins w:id="29569" w:author="Thomas Dietz" w:date="2012-08-08T16:18:00Z">
              <w:r>
                <w:t xml:space="preserve">        &lt;xs:annotation&gt;</w:t>
              </w:r>
            </w:ins>
          </w:p>
          <w:p w14:paraId="634F1BC1" w14:textId="77777777" w:rsidR="00D708FE" w:rsidRDefault="00D708FE" w:rsidP="00D708FE">
            <w:pPr>
              <w:pStyle w:val="XML1"/>
              <w:rPr>
                <w:ins w:id="29570" w:author="Thomas Dietz" w:date="2012-08-08T16:18:00Z"/>
              </w:rPr>
            </w:pPr>
            <w:ins w:id="29571" w:author="Thomas Dietz" w:date="2012-08-08T16:18:00Z">
              <w:r>
                <w:t xml:space="preserve">          &lt;xs:documentation&gt;</w:t>
              </w:r>
            </w:ins>
          </w:p>
          <w:p w14:paraId="6CE8AEBA" w14:textId="77777777" w:rsidR="00D708FE" w:rsidRDefault="00D708FE" w:rsidP="00D708FE">
            <w:pPr>
              <w:pStyle w:val="XML1"/>
              <w:rPr>
                <w:ins w:id="29572" w:author="Thomas Dietz" w:date="2012-08-08T16:18:00Z"/>
              </w:rPr>
            </w:pPr>
            <w:ins w:id="29573" w:author="Thomas Dietz" w:date="2012-08-08T16:18:00Z">
              <w:r>
                <w:t xml:space="preserve">            Specifies if the logical switch supports queue</w:t>
              </w:r>
            </w:ins>
          </w:p>
          <w:p w14:paraId="3583F9D3" w14:textId="77777777" w:rsidR="00D708FE" w:rsidRDefault="00D708FE" w:rsidP="00D708FE">
            <w:pPr>
              <w:pStyle w:val="XML1"/>
              <w:rPr>
                <w:ins w:id="29574" w:author="Thomas Dietz" w:date="2012-08-08T16:18:00Z"/>
              </w:rPr>
            </w:pPr>
            <w:ins w:id="29575" w:author="Thomas Dietz" w:date="2012-08-08T16:18:00Z">
              <w:r>
                <w:t xml:space="preserve">            statistics.</w:t>
              </w:r>
            </w:ins>
          </w:p>
          <w:p w14:paraId="2313EED8" w14:textId="77777777" w:rsidR="00D708FE" w:rsidRDefault="00D708FE" w:rsidP="00D708FE">
            <w:pPr>
              <w:pStyle w:val="XML1"/>
              <w:rPr>
                <w:ins w:id="29576" w:author="Thomas Dietz" w:date="2012-08-08T16:18:00Z"/>
              </w:rPr>
            </w:pPr>
            <w:ins w:id="29577" w:author="Thomas Dietz" w:date="2012-08-08T16:18:00Z">
              <w:r>
                <w:t xml:space="preserve">          &lt;/xs:documentation&gt;</w:t>
              </w:r>
            </w:ins>
          </w:p>
          <w:p w14:paraId="4EBE8A1E" w14:textId="77777777" w:rsidR="00D708FE" w:rsidRDefault="00D708FE" w:rsidP="00D708FE">
            <w:pPr>
              <w:pStyle w:val="XML1"/>
              <w:rPr>
                <w:ins w:id="29578" w:author="Thomas Dietz" w:date="2012-08-08T16:18:00Z"/>
              </w:rPr>
            </w:pPr>
            <w:ins w:id="29579" w:author="Thomas Dietz" w:date="2012-08-08T16:18:00Z">
              <w:r>
                <w:t xml:space="preserve">        &lt;/xs:annotation&gt;</w:t>
              </w:r>
            </w:ins>
          </w:p>
          <w:p w14:paraId="7EC57CD5" w14:textId="77777777" w:rsidR="00D708FE" w:rsidRDefault="00D708FE" w:rsidP="00D708FE">
            <w:pPr>
              <w:pStyle w:val="XML1"/>
              <w:rPr>
                <w:ins w:id="29580" w:author="Thomas Dietz" w:date="2012-08-08T16:18:00Z"/>
              </w:rPr>
            </w:pPr>
            <w:ins w:id="29581" w:author="Thomas Dietz" w:date="2012-08-08T16:18:00Z">
              <w:r>
                <w:t xml:space="preserve">      &lt;/xs:element&gt;</w:t>
              </w:r>
            </w:ins>
          </w:p>
          <w:p w14:paraId="7952F2B5" w14:textId="77777777" w:rsidR="00D708FE" w:rsidRDefault="00D708FE" w:rsidP="00D708FE">
            <w:pPr>
              <w:pStyle w:val="XML1"/>
              <w:rPr>
                <w:ins w:id="29582" w:author="Thomas Dietz" w:date="2012-08-08T16:18:00Z"/>
              </w:rPr>
            </w:pPr>
            <w:ins w:id="29583" w:author="Thomas Dietz" w:date="2012-08-08T16:18:00Z">
              <w:r>
                <w:t xml:space="preserve">      &lt;xs:element name="reassemble-ip-fragments"  type="xs:boolean"&gt;</w:t>
              </w:r>
            </w:ins>
          </w:p>
          <w:p w14:paraId="7E360934" w14:textId="77777777" w:rsidR="00D708FE" w:rsidRDefault="00D708FE" w:rsidP="00D708FE">
            <w:pPr>
              <w:pStyle w:val="XML1"/>
              <w:rPr>
                <w:ins w:id="29584" w:author="Thomas Dietz" w:date="2012-08-08T16:18:00Z"/>
              </w:rPr>
            </w:pPr>
            <w:ins w:id="29585" w:author="Thomas Dietz" w:date="2012-08-08T16:18:00Z">
              <w:r>
                <w:t xml:space="preserve">        &lt;xs:annotation&gt;</w:t>
              </w:r>
            </w:ins>
          </w:p>
          <w:p w14:paraId="7A0C0F0A" w14:textId="77777777" w:rsidR="00D708FE" w:rsidRDefault="00D708FE" w:rsidP="00D708FE">
            <w:pPr>
              <w:pStyle w:val="XML1"/>
              <w:rPr>
                <w:ins w:id="29586" w:author="Thomas Dietz" w:date="2012-08-08T16:18:00Z"/>
              </w:rPr>
            </w:pPr>
            <w:ins w:id="29587" w:author="Thomas Dietz" w:date="2012-08-08T16:18:00Z">
              <w:r>
                <w:t xml:space="preserve">          &lt;xs:documentation&gt;</w:t>
              </w:r>
            </w:ins>
          </w:p>
          <w:p w14:paraId="3BA9FC47" w14:textId="77777777" w:rsidR="00D708FE" w:rsidRDefault="00D708FE" w:rsidP="00D708FE">
            <w:pPr>
              <w:pStyle w:val="XML1"/>
              <w:rPr>
                <w:ins w:id="29588" w:author="Thomas Dietz" w:date="2012-08-08T16:18:00Z"/>
              </w:rPr>
            </w:pPr>
            <w:ins w:id="29589" w:author="Thomas Dietz" w:date="2012-08-08T16:18:00Z">
              <w:r>
                <w:t xml:space="preserve">            Specifies if the logical switch supports</w:t>
              </w:r>
            </w:ins>
          </w:p>
          <w:p w14:paraId="033FFD33" w14:textId="77777777" w:rsidR="00D708FE" w:rsidRDefault="00D708FE" w:rsidP="00D708FE">
            <w:pPr>
              <w:pStyle w:val="XML1"/>
              <w:rPr>
                <w:ins w:id="29590" w:author="Thomas Dietz" w:date="2012-08-08T16:18:00Z"/>
              </w:rPr>
            </w:pPr>
            <w:ins w:id="29591" w:author="Thomas Dietz" w:date="2012-08-08T16:18:00Z">
              <w:r>
                <w:t xml:space="preserve">            reassemble IP fragments.</w:t>
              </w:r>
            </w:ins>
          </w:p>
          <w:p w14:paraId="48E132FE" w14:textId="77777777" w:rsidR="00D708FE" w:rsidRDefault="00D708FE" w:rsidP="00D708FE">
            <w:pPr>
              <w:pStyle w:val="XML1"/>
              <w:rPr>
                <w:ins w:id="29592" w:author="Thomas Dietz" w:date="2012-08-08T16:18:00Z"/>
              </w:rPr>
            </w:pPr>
            <w:ins w:id="29593" w:author="Thomas Dietz" w:date="2012-08-08T16:18:00Z">
              <w:r>
                <w:t xml:space="preserve">          &lt;/xs:documentation&gt;</w:t>
              </w:r>
            </w:ins>
          </w:p>
          <w:p w14:paraId="026E0D3A" w14:textId="77777777" w:rsidR="00D708FE" w:rsidRDefault="00D708FE" w:rsidP="00D708FE">
            <w:pPr>
              <w:pStyle w:val="XML1"/>
              <w:rPr>
                <w:ins w:id="29594" w:author="Thomas Dietz" w:date="2012-08-08T16:18:00Z"/>
              </w:rPr>
            </w:pPr>
            <w:ins w:id="29595" w:author="Thomas Dietz" w:date="2012-08-08T16:18:00Z">
              <w:r>
                <w:t xml:space="preserve">        &lt;/xs:annotation&gt;</w:t>
              </w:r>
            </w:ins>
          </w:p>
          <w:p w14:paraId="52FE111B" w14:textId="77777777" w:rsidR="00D708FE" w:rsidRDefault="00D708FE" w:rsidP="00D708FE">
            <w:pPr>
              <w:pStyle w:val="XML1"/>
              <w:rPr>
                <w:ins w:id="29596" w:author="Thomas Dietz" w:date="2012-08-08T16:18:00Z"/>
              </w:rPr>
            </w:pPr>
            <w:ins w:id="29597" w:author="Thomas Dietz" w:date="2012-08-08T16:18:00Z">
              <w:r>
                <w:t xml:space="preserve">      &lt;/xs:element&gt;</w:t>
              </w:r>
            </w:ins>
          </w:p>
          <w:p w14:paraId="77E32B00" w14:textId="77777777" w:rsidR="00D708FE" w:rsidRDefault="00D708FE" w:rsidP="00D708FE">
            <w:pPr>
              <w:pStyle w:val="XML1"/>
              <w:rPr>
                <w:ins w:id="29598" w:author="Thomas Dietz" w:date="2012-08-08T16:18:00Z"/>
              </w:rPr>
            </w:pPr>
            <w:ins w:id="29599" w:author="Thomas Dietz" w:date="2012-08-08T16:18:00Z">
              <w:r>
                <w:t xml:space="preserve">      &lt;xs:element name="block-looping-ports"  type="xs:boolean"&gt;</w:t>
              </w:r>
            </w:ins>
          </w:p>
          <w:p w14:paraId="60F588F2" w14:textId="77777777" w:rsidR="00D708FE" w:rsidRDefault="00D708FE" w:rsidP="00D708FE">
            <w:pPr>
              <w:pStyle w:val="XML1"/>
              <w:rPr>
                <w:ins w:id="29600" w:author="Thomas Dietz" w:date="2012-08-08T16:18:00Z"/>
              </w:rPr>
            </w:pPr>
            <w:ins w:id="29601" w:author="Thomas Dietz" w:date="2012-08-08T16:18:00Z">
              <w:r>
                <w:t xml:space="preserve">        &lt;xs:annotation&gt;</w:t>
              </w:r>
            </w:ins>
          </w:p>
          <w:p w14:paraId="4693A5F9" w14:textId="77777777" w:rsidR="00D708FE" w:rsidRDefault="00D708FE" w:rsidP="00D708FE">
            <w:pPr>
              <w:pStyle w:val="XML1"/>
              <w:rPr>
                <w:ins w:id="29602" w:author="Thomas Dietz" w:date="2012-08-08T16:18:00Z"/>
              </w:rPr>
            </w:pPr>
            <w:ins w:id="29603" w:author="Thomas Dietz" w:date="2012-08-08T16:18:00Z">
              <w:r>
                <w:t xml:space="preserve">          &lt;xs:documentation&gt;</w:t>
              </w:r>
            </w:ins>
          </w:p>
          <w:p w14:paraId="2953172D" w14:textId="77777777" w:rsidR="00D708FE" w:rsidRDefault="00D708FE" w:rsidP="00D708FE">
            <w:pPr>
              <w:pStyle w:val="XML1"/>
              <w:rPr>
                <w:ins w:id="29604" w:author="Thomas Dietz" w:date="2012-08-08T16:18:00Z"/>
              </w:rPr>
            </w:pPr>
            <w:ins w:id="29605" w:author="Thomas Dietz" w:date="2012-08-08T16:18:00Z">
              <w:r>
                <w:t xml:space="preserve">            'true' indicates that a switch protocol outside</w:t>
              </w:r>
            </w:ins>
          </w:p>
          <w:p w14:paraId="73ACEB64" w14:textId="77777777" w:rsidR="00D708FE" w:rsidRDefault="00D708FE" w:rsidP="00D708FE">
            <w:pPr>
              <w:pStyle w:val="XML1"/>
              <w:rPr>
                <w:ins w:id="29606" w:author="Thomas Dietz" w:date="2012-08-08T16:18:00Z"/>
              </w:rPr>
            </w:pPr>
            <w:ins w:id="29607" w:author="Thomas Dietz" w:date="2012-08-08T16:18:00Z">
              <w:r>
                <w:t xml:space="preserve">            of OpenFlow, such as 802.1D Spanning Tree, will detect</w:t>
              </w:r>
            </w:ins>
          </w:p>
          <w:p w14:paraId="4BCF578F" w14:textId="77777777" w:rsidR="00D708FE" w:rsidRDefault="00D708FE" w:rsidP="00D708FE">
            <w:pPr>
              <w:pStyle w:val="XML1"/>
              <w:rPr>
                <w:ins w:id="29608" w:author="Thomas Dietz" w:date="2012-08-08T16:18:00Z"/>
              </w:rPr>
            </w:pPr>
            <w:ins w:id="29609" w:author="Thomas Dietz" w:date="2012-08-08T16:18:00Z">
              <w:r>
                <w:t xml:space="preserve">            topology loops and block ports to prevent packet loops.</w:t>
              </w:r>
            </w:ins>
          </w:p>
          <w:p w14:paraId="6C5EE8EE" w14:textId="77777777" w:rsidR="00D708FE" w:rsidRDefault="00D708FE" w:rsidP="00D708FE">
            <w:pPr>
              <w:pStyle w:val="XML1"/>
              <w:rPr>
                <w:ins w:id="29610" w:author="Thomas Dietz" w:date="2012-08-08T16:18:00Z"/>
              </w:rPr>
            </w:pPr>
            <w:ins w:id="29611" w:author="Thomas Dietz" w:date="2012-08-08T16:18:00Z">
              <w:r>
                <w:t xml:space="preserve">          &lt;/xs:documentation&gt;</w:t>
              </w:r>
            </w:ins>
          </w:p>
          <w:p w14:paraId="101AE674" w14:textId="77777777" w:rsidR="00D708FE" w:rsidRDefault="00D708FE" w:rsidP="00D708FE">
            <w:pPr>
              <w:pStyle w:val="XML1"/>
              <w:rPr>
                <w:ins w:id="29612" w:author="Thomas Dietz" w:date="2012-08-08T16:18:00Z"/>
              </w:rPr>
            </w:pPr>
            <w:ins w:id="29613" w:author="Thomas Dietz" w:date="2012-08-08T16:18:00Z">
              <w:r>
                <w:t xml:space="preserve">        &lt;/xs:annotation&gt;</w:t>
              </w:r>
            </w:ins>
          </w:p>
          <w:p w14:paraId="7307AA82" w14:textId="77777777" w:rsidR="00D708FE" w:rsidRDefault="00D708FE" w:rsidP="00D708FE">
            <w:pPr>
              <w:pStyle w:val="XML1"/>
              <w:rPr>
                <w:ins w:id="29614" w:author="Thomas Dietz" w:date="2012-08-08T16:18:00Z"/>
              </w:rPr>
            </w:pPr>
            <w:ins w:id="29615" w:author="Thomas Dietz" w:date="2012-08-08T16:18:00Z">
              <w:r>
                <w:t xml:space="preserve">      &lt;/xs:element&gt;</w:t>
              </w:r>
            </w:ins>
          </w:p>
          <w:p w14:paraId="08252A2D" w14:textId="77777777" w:rsidR="00D708FE" w:rsidRDefault="00D708FE" w:rsidP="00D708FE">
            <w:pPr>
              <w:pStyle w:val="XML1"/>
              <w:rPr>
                <w:ins w:id="29616" w:author="Thomas Dietz" w:date="2012-08-08T16:18:00Z"/>
              </w:rPr>
            </w:pPr>
            <w:ins w:id="29617" w:author="Thomas Dietz" w:date="2012-08-08T16:18:00Z">
              <w:r>
                <w:lastRenderedPageBreak/>
                <w:t xml:space="preserve">      &lt;xs:element name="reserved-port-types"&gt;</w:t>
              </w:r>
            </w:ins>
          </w:p>
          <w:p w14:paraId="14CFB7DF" w14:textId="77777777" w:rsidR="00D708FE" w:rsidRDefault="00D708FE" w:rsidP="00D708FE">
            <w:pPr>
              <w:pStyle w:val="XML1"/>
              <w:rPr>
                <w:ins w:id="29618" w:author="Thomas Dietz" w:date="2012-08-08T16:18:00Z"/>
              </w:rPr>
            </w:pPr>
            <w:ins w:id="29619" w:author="Thomas Dietz" w:date="2012-08-08T16:18:00Z">
              <w:r>
                <w:t xml:space="preserve">        &lt;xs:annotation&gt;</w:t>
              </w:r>
            </w:ins>
          </w:p>
          <w:p w14:paraId="7FCDB056" w14:textId="77777777" w:rsidR="00D708FE" w:rsidRDefault="00D708FE" w:rsidP="00D708FE">
            <w:pPr>
              <w:pStyle w:val="XML1"/>
              <w:rPr>
                <w:ins w:id="29620" w:author="Thomas Dietz" w:date="2012-08-08T16:18:00Z"/>
              </w:rPr>
            </w:pPr>
            <w:ins w:id="29621" w:author="Thomas Dietz" w:date="2012-08-08T16:18:00Z">
              <w:r>
                <w:t xml:space="preserve">          &lt;xs:documentation&gt;</w:t>
              </w:r>
            </w:ins>
          </w:p>
          <w:p w14:paraId="10F2DAA4" w14:textId="77777777" w:rsidR="00D708FE" w:rsidRDefault="00D708FE" w:rsidP="00D708FE">
            <w:pPr>
              <w:pStyle w:val="XML1"/>
              <w:rPr>
                <w:ins w:id="29622" w:author="Thomas Dietz" w:date="2012-08-08T16:18:00Z"/>
              </w:rPr>
            </w:pPr>
            <w:ins w:id="29623" w:author="Thomas Dietz" w:date="2012-08-08T16:18:00Z">
              <w:r>
                <w:t xml:space="preserve">            Specify generic forwarding actions such as</w:t>
              </w:r>
            </w:ins>
          </w:p>
          <w:p w14:paraId="4FBA81BF" w14:textId="77777777" w:rsidR="00D708FE" w:rsidRDefault="00D708FE" w:rsidP="00D708FE">
            <w:pPr>
              <w:pStyle w:val="XML1"/>
              <w:rPr>
                <w:ins w:id="29624" w:author="Thomas Dietz" w:date="2012-08-08T16:18:00Z"/>
              </w:rPr>
            </w:pPr>
            <w:ins w:id="29625" w:author="Thomas Dietz" w:date="2012-08-08T16:18:00Z">
              <w:r>
                <w:t xml:space="preserve">            sending to the controller, flooding, or forwarding using</w:t>
              </w:r>
            </w:ins>
          </w:p>
          <w:p w14:paraId="411050C2" w14:textId="77777777" w:rsidR="00D708FE" w:rsidRDefault="00D708FE" w:rsidP="00D708FE">
            <w:pPr>
              <w:pStyle w:val="XML1"/>
              <w:rPr>
                <w:ins w:id="29626" w:author="Thomas Dietz" w:date="2012-08-08T16:18:00Z"/>
              </w:rPr>
            </w:pPr>
            <w:ins w:id="29627" w:author="Thomas Dietz" w:date="2012-08-08T16:18:00Z">
              <w:r>
                <w:t xml:space="preserve">            non-OpenFlow methods, such as 'normal' switch processing.</w:t>
              </w:r>
            </w:ins>
          </w:p>
          <w:p w14:paraId="29F6EA2F" w14:textId="77777777" w:rsidR="00D708FE" w:rsidRDefault="00D708FE" w:rsidP="00D708FE">
            <w:pPr>
              <w:pStyle w:val="XML1"/>
              <w:rPr>
                <w:ins w:id="29628" w:author="Thomas Dietz" w:date="2012-08-08T16:18:00Z"/>
              </w:rPr>
            </w:pPr>
            <w:ins w:id="29629" w:author="Thomas Dietz" w:date="2012-08-08T16:18:00Z">
              <w:r>
                <w:t xml:space="preserve">          &lt;/xs:documentation&gt;</w:t>
              </w:r>
            </w:ins>
          </w:p>
          <w:p w14:paraId="0082E066" w14:textId="77777777" w:rsidR="00D708FE" w:rsidRDefault="00D708FE" w:rsidP="00D708FE">
            <w:pPr>
              <w:pStyle w:val="XML1"/>
              <w:rPr>
                <w:ins w:id="29630" w:author="Thomas Dietz" w:date="2012-08-08T16:18:00Z"/>
              </w:rPr>
            </w:pPr>
            <w:ins w:id="29631" w:author="Thomas Dietz" w:date="2012-08-08T16:18:00Z">
              <w:r>
                <w:t xml:space="preserve">        &lt;/xs:annotation&gt;</w:t>
              </w:r>
            </w:ins>
          </w:p>
          <w:p w14:paraId="37E75BEF" w14:textId="77777777" w:rsidR="00D708FE" w:rsidRDefault="00D708FE" w:rsidP="00D708FE">
            <w:pPr>
              <w:pStyle w:val="XML1"/>
              <w:rPr>
                <w:ins w:id="29632" w:author="Thomas Dietz" w:date="2012-08-08T16:18:00Z"/>
              </w:rPr>
            </w:pPr>
            <w:ins w:id="29633" w:author="Thomas Dietz" w:date="2012-08-08T16:18:00Z">
              <w:r>
                <w:t xml:space="preserve">        &lt;xs:complexType&gt;</w:t>
              </w:r>
            </w:ins>
          </w:p>
          <w:p w14:paraId="41BEA01D" w14:textId="77777777" w:rsidR="00D708FE" w:rsidRDefault="00D708FE" w:rsidP="00D708FE">
            <w:pPr>
              <w:pStyle w:val="XML1"/>
              <w:rPr>
                <w:ins w:id="29634" w:author="Thomas Dietz" w:date="2012-08-08T16:18:00Z"/>
              </w:rPr>
            </w:pPr>
            <w:ins w:id="29635" w:author="Thomas Dietz" w:date="2012-08-08T16:18:00Z">
              <w:r>
                <w:t xml:space="preserve">          &lt;xs:sequence&gt;</w:t>
              </w:r>
            </w:ins>
          </w:p>
          <w:p w14:paraId="491157FE" w14:textId="77777777" w:rsidR="00D708FE" w:rsidRDefault="00D708FE" w:rsidP="00D708FE">
            <w:pPr>
              <w:pStyle w:val="XML1"/>
              <w:rPr>
                <w:ins w:id="29636" w:author="Thomas Dietz" w:date="2012-08-08T16:18:00Z"/>
              </w:rPr>
            </w:pPr>
            <w:ins w:id="29637" w:author="Thomas Dietz" w:date="2012-08-08T16:18:00Z">
              <w:r>
                <w:t xml:space="preserve">            &lt;xs:element name="type" minOccurs="0" maxOccurs="unbounded"&gt;</w:t>
              </w:r>
            </w:ins>
          </w:p>
          <w:p w14:paraId="396994D9" w14:textId="77777777" w:rsidR="00D708FE" w:rsidRDefault="00D708FE" w:rsidP="00D708FE">
            <w:pPr>
              <w:pStyle w:val="XML1"/>
              <w:rPr>
                <w:ins w:id="29638" w:author="Thomas Dietz" w:date="2012-08-08T16:18:00Z"/>
              </w:rPr>
            </w:pPr>
            <w:ins w:id="29639" w:author="Thomas Dietz" w:date="2012-08-08T16:18:00Z">
              <w:r>
                <w:t xml:space="preserve">              &lt;xs:simpleType&gt;</w:t>
              </w:r>
            </w:ins>
          </w:p>
          <w:p w14:paraId="2280200D" w14:textId="77777777" w:rsidR="00D708FE" w:rsidRDefault="00D708FE" w:rsidP="00D708FE">
            <w:pPr>
              <w:pStyle w:val="XML1"/>
              <w:rPr>
                <w:ins w:id="29640" w:author="Thomas Dietz" w:date="2012-08-08T16:18:00Z"/>
              </w:rPr>
            </w:pPr>
            <w:ins w:id="29641" w:author="Thomas Dietz" w:date="2012-08-08T16:18:00Z">
              <w:r>
                <w:t xml:space="preserve">                &lt;xs:restriction base="xs:string"&gt;</w:t>
              </w:r>
            </w:ins>
          </w:p>
          <w:p w14:paraId="285A56AF" w14:textId="77777777" w:rsidR="00D708FE" w:rsidRDefault="00D708FE" w:rsidP="00D708FE">
            <w:pPr>
              <w:pStyle w:val="XML1"/>
              <w:rPr>
                <w:ins w:id="29642" w:author="Thomas Dietz" w:date="2012-08-08T16:18:00Z"/>
              </w:rPr>
            </w:pPr>
            <w:ins w:id="29643" w:author="Thomas Dietz" w:date="2012-08-08T16:18:00Z">
              <w:r>
                <w:t xml:space="preserve">                  &lt;xs:enumeration value="all"/&gt;</w:t>
              </w:r>
            </w:ins>
          </w:p>
          <w:p w14:paraId="2CBC47C0" w14:textId="77777777" w:rsidR="00D708FE" w:rsidRDefault="00D708FE" w:rsidP="00D708FE">
            <w:pPr>
              <w:pStyle w:val="XML1"/>
              <w:rPr>
                <w:ins w:id="29644" w:author="Thomas Dietz" w:date="2012-08-08T16:18:00Z"/>
              </w:rPr>
            </w:pPr>
            <w:ins w:id="29645" w:author="Thomas Dietz" w:date="2012-08-08T16:18:00Z">
              <w:r>
                <w:t xml:space="preserve">                  &lt;xs:enumeration value="controller"/&gt;</w:t>
              </w:r>
            </w:ins>
          </w:p>
          <w:p w14:paraId="4E1951DD" w14:textId="77777777" w:rsidR="00D708FE" w:rsidRDefault="00D708FE" w:rsidP="00D708FE">
            <w:pPr>
              <w:pStyle w:val="XML1"/>
              <w:rPr>
                <w:ins w:id="29646" w:author="Thomas Dietz" w:date="2012-08-08T16:18:00Z"/>
              </w:rPr>
            </w:pPr>
            <w:ins w:id="29647" w:author="Thomas Dietz" w:date="2012-08-08T16:18:00Z">
              <w:r>
                <w:t xml:space="preserve">                  &lt;xs:enumeration value="table"/&gt;</w:t>
              </w:r>
            </w:ins>
          </w:p>
          <w:p w14:paraId="3C665F35" w14:textId="77777777" w:rsidR="00D708FE" w:rsidRDefault="00D708FE" w:rsidP="00D708FE">
            <w:pPr>
              <w:pStyle w:val="XML1"/>
              <w:rPr>
                <w:ins w:id="29648" w:author="Thomas Dietz" w:date="2012-08-08T16:18:00Z"/>
              </w:rPr>
            </w:pPr>
            <w:ins w:id="29649" w:author="Thomas Dietz" w:date="2012-08-08T16:18:00Z">
              <w:r>
                <w:t xml:space="preserve">                  &lt;xs:enumeration value="inport"/&gt;</w:t>
              </w:r>
            </w:ins>
          </w:p>
          <w:p w14:paraId="3E5F3884" w14:textId="77777777" w:rsidR="00D708FE" w:rsidRDefault="00D708FE" w:rsidP="00D708FE">
            <w:pPr>
              <w:pStyle w:val="XML1"/>
              <w:rPr>
                <w:ins w:id="29650" w:author="Thomas Dietz" w:date="2012-08-08T16:18:00Z"/>
              </w:rPr>
            </w:pPr>
            <w:ins w:id="29651" w:author="Thomas Dietz" w:date="2012-08-08T16:18:00Z">
              <w:r>
                <w:t xml:space="preserve">                  &lt;xs:enumeration value="any"/&gt;</w:t>
              </w:r>
            </w:ins>
          </w:p>
          <w:p w14:paraId="6607E5A2" w14:textId="77777777" w:rsidR="00D708FE" w:rsidRDefault="00D708FE" w:rsidP="00D708FE">
            <w:pPr>
              <w:pStyle w:val="XML1"/>
              <w:rPr>
                <w:ins w:id="29652" w:author="Thomas Dietz" w:date="2012-08-08T16:18:00Z"/>
              </w:rPr>
            </w:pPr>
            <w:ins w:id="29653" w:author="Thomas Dietz" w:date="2012-08-08T16:18:00Z">
              <w:r>
                <w:t xml:space="preserve">                  &lt;xs:enumeration value="normal"/&gt;</w:t>
              </w:r>
            </w:ins>
          </w:p>
          <w:p w14:paraId="58017535" w14:textId="77777777" w:rsidR="00D708FE" w:rsidRDefault="00D708FE" w:rsidP="00D708FE">
            <w:pPr>
              <w:pStyle w:val="XML1"/>
              <w:rPr>
                <w:ins w:id="29654" w:author="Thomas Dietz" w:date="2012-08-08T16:18:00Z"/>
              </w:rPr>
            </w:pPr>
            <w:ins w:id="29655" w:author="Thomas Dietz" w:date="2012-08-08T16:18:00Z">
              <w:r>
                <w:t xml:space="preserve">                  &lt;xs:enumeration value="flood"/&gt;</w:t>
              </w:r>
            </w:ins>
          </w:p>
          <w:p w14:paraId="4AFA47AC" w14:textId="77777777" w:rsidR="00D708FE" w:rsidRDefault="00D708FE" w:rsidP="00D708FE">
            <w:pPr>
              <w:pStyle w:val="XML1"/>
              <w:rPr>
                <w:ins w:id="29656" w:author="Thomas Dietz" w:date="2012-08-08T16:18:00Z"/>
              </w:rPr>
            </w:pPr>
            <w:ins w:id="29657" w:author="Thomas Dietz" w:date="2012-08-08T16:18:00Z">
              <w:r>
                <w:t xml:space="preserve">                &lt;/xs:restriction&gt;</w:t>
              </w:r>
            </w:ins>
          </w:p>
          <w:p w14:paraId="7E9C6E04" w14:textId="77777777" w:rsidR="00D708FE" w:rsidRDefault="00D708FE" w:rsidP="00D708FE">
            <w:pPr>
              <w:pStyle w:val="XML1"/>
              <w:rPr>
                <w:ins w:id="29658" w:author="Thomas Dietz" w:date="2012-08-08T16:18:00Z"/>
              </w:rPr>
            </w:pPr>
            <w:ins w:id="29659" w:author="Thomas Dietz" w:date="2012-08-08T16:18:00Z">
              <w:r>
                <w:t xml:space="preserve">              &lt;/xs:simpleType&gt;</w:t>
              </w:r>
            </w:ins>
          </w:p>
          <w:p w14:paraId="52359C2B" w14:textId="77777777" w:rsidR="00D708FE" w:rsidRDefault="00D708FE" w:rsidP="00D708FE">
            <w:pPr>
              <w:pStyle w:val="XML1"/>
              <w:rPr>
                <w:ins w:id="29660" w:author="Thomas Dietz" w:date="2012-08-08T16:18:00Z"/>
              </w:rPr>
            </w:pPr>
            <w:ins w:id="29661" w:author="Thomas Dietz" w:date="2012-08-08T16:18:00Z">
              <w:r>
                <w:t xml:space="preserve">            &lt;/xs:element&gt;</w:t>
              </w:r>
            </w:ins>
          </w:p>
          <w:p w14:paraId="6DB4FC1A" w14:textId="77777777" w:rsidR="00D708FE" w:rsidRDefault="00D708FE" w:rsidP="00D708FE">
            <w:pPr>
              <w:pStyle w:val="XML1"/>
              <w:rPr>
                <w:ins w:id="29662" w:author="Thomas Dietz" w:date="2012-08-08T16:18:00Z"/>
              </w:rPr>
            </w:pPr>
            <w:ins w:id="29663" w:author="Thomas Dietz" w:date="2012-08-08T16:18:00Z">
              <w:r>
                <w:t xml:space="preserve">          &lt;/xs:sequence&gt;</w:t>
              </w:r>
            </w:ins>
          </w:p>
          <w:p w14:paraId="53387385" w14:textId="77777777" w:rsidR="00D708FE" w:rsidRDefault="00D708FE" w:rsidP="00D708FE">
            <w:pPr>
              <w:pStyle w:val="XML1"/>
              <w:rPr>
                <w:ins w:id="29664" w:author="Thomas Dietz" w:date="2012-08-08T16:18:00Z"/>
              </w:rPr>
            </w:pPr>
            <w:ins w:id="29665" w:author="Thomas Dietz" w:date="2012-08-08T16:18:00Z">
              <w:r>
                <w:t xml:space="preserve">        &lt;/xs:complexType&gt;</w:t>
              </w:r>
            </w:ins>
          </w:p>
          <w:p w14:paraId="37B49BBF" w14:textId="77777777" w:rsidR="00D708FE" w:rsidRDefault="00D708FE" w:rsidP="00D708FE">
            <w:pPr>
              <w:pStyle w:val="XML1"/>
              <w:rPr>
                <w:ins w:id="29666" w:author="Thomas Dietz" w:date="2012-08-08T16:18:00Z"/>
              </w:rPr>
            </w:pPr>
            <w:ins w:id="29667" w:author="Thomas Dietz" w:date="2012-08-08T16:18:00Z">
              <w:r>
                <w:t xml:space="preserve">      &lt;/xs:element&gt;</w:t>
              </w:r>
            </w:ins>
          </w:p>
          <w:p w14:paraId="26C7AD7A" w14:textId="77777777" w:rsidR="00D708FE" w:rsidRDefault="00D708FE" w:rsidP="00D708FE">
            <w:pPr>
              <w:pStyle w:val="XML1"/>
              <w:rPr>
                <w:ins w:id="29668" w:author="Thomas Dietz" w:date="2012-08-08T16:18:00Z"/>
              </w:rPr>
            </w:pPr>
            <w:ins w:id="29669" w:author="Thomas Dietz" w:date="2012-08-08T16:18:00Z">
              <w:r>
                <w:t xml:space="preserve">      &lt;xs:element name="group-types"&gt;</w:t>
              </w:r>
            </w:ins>
          </w:p>
          <w:p w14:paraId="5556F8E9" w14:textId="77777777" w:rsidR="00D708FE" w:rsidRDefault="00D708FE" w:rsidP="00D708FE">
            <w:pPr>
              <w:pStyle w:val="XML1"/>
              <w:rPr>
                <w:ins w:id="29670" w:author="Thomas Dietz" w:date="2012-08-08T16:18:00Z"/>
              </w:rPr>
            </w:pPr>
            <w:ins w:id="29671" w:author="Thomas Dietz" w:date="2012-08-08T16:18:00Z">
              <w:r>
                <w:t xml:space="preserve">        &lt;xs:annotation&gt;</w:t>
              </w:r>
            </w:ins>
          </w:p>
          <w:p w14:paraId="0497E973" w14:textId="77777777" w:rsidR="00D708FE" w:rsidRDefault="00D708FE" w:rsidP="00D708FE">
            <w:pPr>
              <w:pStyle w:val="XML1"/>
              <w:rPr>
                <w:ins w:id="29672" w:author="Thomas Dietz" w:date="2012-08-08T16:18:00Z"/>
              </w:rPr>
            </w:pPr>
            <w:ins w:id="29673" w:author="Thomas Dietz" w:date="2012-08-08T16:18:00Z">
              <w:r>
                <w:t xml:space="preserve">          &lt;xs:documentation&gt;</w:t>
              </w:r>
            </w:ins>
          </w:p>
          <w:p w14:paraId="52E39C58" w14:textId="77777777" w:rsidR="00D708FE" w:rsidRDefault="00D708FE" w:rsidP="00D708FE">
            <w:pPr>
              <w:pStyle w:val="XML1"/>
              <w:rPr>
                <w:ins w:id="29674" w:author="Thomas Dietz" w:date="2012-08-08T16:18:00Z"/>
              </w:rPr>
            </w:pPr>
            <w:ins w:id="29675" w:author="Thomas Dietz" w:date="2012-08-08T16:18:00Z">
              <w:r>
                <w:t xml:space="preserve">            Specify the group types supported by the logical</w:t>
              </w:r>
            </w:ins>
          </w:p>
          <w:p w14:paraId="00F1C552" w14:textId="77777777" w:rsidR="00D708FE" w:rsidRDefault="00D708FE" w:rsidP="00D708FE">
            <w:pPr>
              <w:pStyle w:val="XML1"/>
              <w:rPr>
                <w:ins w:id="29676" w:author="Thomas Dietz" w:date="2012-08-08T16:18:00Z"/>
              </w:rPr>
            </w:pPr>
            <w:ins w:id="29677" w:author="Thomas Dietz" w:date="2012-08-08T16:18:00Z">
              <w:r>
                <w:t xml:space="preserve">            switch.</w:t>
              </w:r>
            </w:ins>
          </w:p>
          <w:p w14:paraId="562B9D19" w14:textId="77777777" w:rsidR="00D708FE" w:rsidRDefault="00D708FE" w:rsidP="00D708FE">
            <w:pPr>
              <w:pStyle w:val="XML1"/>
              <w:rPr>
                <w:ins w:id="29678" w:author="Thomas Dietz" w:date="2012-08-08T16:18:00Z"/>
              </w:rPr>
            </w:pPr>
            <w:ins w:id="29679" w:author="Thomas Dietz" w:date="2012-08-08T16:18:00Z">
              <w:r>
                <w:t xml:space="preserve">          &lt;/xs:documentation&gt;</w:t>
              </w:r>
            </w:ins>
          </w:p>
          <w:p w14:paraId="6236BEC5" w14:textId="77777777" w:rsidR="00D708FE" w:rsidRDefault="00D708FE" w:rsidP="00D708FE">
            <w:pPr>
              <w:pStyle w:val="XML1"/>
              <w:rPr>
                <w:ins w:id="29680" w:author="Thomas Dietz" w:date="2012-08-08T16:18:00Z"/>
              </w:rPr>
            </w:pPr>
            <w:ins w:id="29681" w:author="Thomas Dietz" w:date="2012-08-08T16:18:00Z">
              <w:r>
                <w:t xml:space="preserve">        &lt;/xs:annotation&gt;</w:t>
              </w:r>
            </w:ins>
          </w:p>
          <w:p w14:paraId="69416614" w14:textId="77777777" w:rsidR="00D708FE" w:rsidRDefault="00D708FE" w:rsidP="00D708FE">
            <w:pPr>
              <w:pStyle w:val="XML1"/>
              <w:rPr>
                <w:ins w:id="29682" w:author="Thomas Dietz" w:date="2012-08-08T16:18:00Z"/>
              </w:rPr>
            </w:pPr>
            <w:ins w:id="29683" w:author="Thomas Dietz" w:date="2012-08-08T16:18:00Z">
              <w:r>
                <w:t xml:space="preserve">        &lt;xs:complexType&gt;</w:t>
              </w:r>
            </w:ins>
          </w:p>
          <w:p w14:paraId="0CF5F74B" w14:textId="77777777" w:rsidR="00D708FE" w:rsidRDefault="00D708FE" w:rsidP="00D708FE">
            <w:pPr>
              <w:pStyle w:val="XML1"/>
              <w:rPr>
                <w:ins w:id="29684" w:author="Thomas Dietz" w:date="2012-08-08T16:18:00Z"/>
              </w:rPr>
            </w:pPr>
            <w:ins w:id="29685" w:author="Thomas Dietz" w:date="2012-08-08T16:18:00Z">
              <w:r>
                <w:t xml:space="preserve">          &lt;xs:sequence&gt;</w:t>
              </w:r>
            </w:ins>
          </w:p>
          <w:p w14:paraId="531CAC8C" w14:textId="77777777" w:rsidR="00D708FE" w:rsidRDefault="00D708FE" w:rsidP="00D708FE">
            <w:pPr>
              <w:pStyle w:val="XML1"/>
              <w:rPr>
                <w:ins w:id="29686" w:author="Thomas Dietz" w:date="2012-08-08T16:18:00Z"/>
              </w:rPr>
            </w:pPr>
            <w:ins w:id="29687" w:author="Thomas Dietz" w:date="2012-08-08T16:18:00Z">
              <w:r>
                <w:t xml:space="preserve">            &lt;xs:element name="type" minOccurs="0" maxOccurs="unbounded"&gt;</w:t>
              </w:r>
            </w:ins>
          </w:p>
          <w:p w14:paraId="0E144876" w14:textId="77777777" w:rsidR="00D708FE" w:rsidRDefault="00D708FE" w:rsidP="00D708FE">
            <w:pPr>
              <w:pStyle w:val="XML1"/>
              <w:rPr>
                <w:ins w:id="29688" w:author="Thomas Dietz" w:date="2012-08-08T16:18:00Z"/>
              </w:rPr>
            </w:pPr>
            <w:ins w:id="29689" w:author="Thomas Dietz" w:date="2012-08-08T16:18:00Z">
              <w:r>
                <w:t xml:space="preserve">              &lt;xs:simpleType&gt;</w:t>
              </w:r>
            </w:ins>
          </w:p>
          <w:p w14:paraId="3B2C82ED" w14:textId="77777777" w:rsidR="00D708FE" w:rsidRDefault="00D708FE" w:rsidP="00D708FE">
            <w:pPr>
              <w:pStyle w:val="XML1"/>
              <w:rPr>
                <w:ins w:id="29690" w:author="Thomas Dietz" w:date="2012-08-08T16:18:00Z"/>
              </w:rPr>
            </w:pPr>
            <w:ins w:id="29691" w:author="Thomas Dietz" w:date="2012-08-08T16:18:00Z">
              <w:r>
                <w:t xml:space="preserve">                &lt;xs:restriction base="xs:string"&gt;</w:t>
              </w:r>
            </w:ins>
          </w:p>
          <w:p w14:paraId="35A79072" w14:textId="77777777" w:rsidR="00D708FE" w:rsidRDefault="00D708FE" w:rsidP="00D708FE">
            <w:pPr>
              <w:pStyle w:val="XML1"/>
              <w:rPr>
                <w:ins w:id="29692" w:author="Thomas Dietz" w:date="2012-08-08T16:18:00Z"/>
              </w:rPr>
            </w:pPr>
            <w:ins w:id="29693" w:author="Thomas Dietz" w:date="2012-08-08T16:18:00Z">
              <w:r>
                <w:t xml:space="preserve">                  &lt;xs:enumeration value="all"/&gt;</w:t>
              </w:r>
            </w:ins>
          </w:p>
          <w:p w14:paraId="785D30CA" w14:textId="77777777" w:rsidR="00D708FE" w:rsidRDefault="00D708FE" w:rsidP="00D708FE">
            <w:pPr>
              <w:pStyle w:val="XML1"/>
              <w:rPr>
                <w:ins w:id="29694" w:author="Thomas Dietz" w:date="2012-08-08T16:18:00Z"/>
              </w:rPr>
            </w:pPr>
            <w:ins w:id="29695" w:author="Thomas Dietz" w:date="2012-08-08T16:18:00Z">
              <w:r>
                <w:t xml:space="preserve">                  &lt;xs:enumeration value="select"/&gt;</w:t>
              </w:r>
            </w:ins>
          </w:p>
          <w:p w14:paraId="2A25AB3F" w14:textId="77777777" w:rsidR="00D708FE" w:rsidRDefault="00D708FE" w:rsidP="00D708FE">
            <w:pPr>
              <w:pStyle w:val="XML1"/>
              <w:rPr>
                <w:ins w:id="29696" w:author="Thomas Dietz" w:date="2012-08-08T16:18:00Z"/>
              </w:rPr>
            </w:pPr>
            <w:ins w:id="29697" w:author="Thomas Dietz" w:date="2012-08-08T16:18:00Z">
              <w:r>
                <w:t xml:space="preserve">                  &lt;xs:enumeration value="indirect"/&gt;</w:t>
              </w:r>
            </w:ins>
          </w:p>
          <w:p w14:paraId="02275F17" w14:textId="77777777" w:rsidR="00D708FE" w:rsidRDefault="00D708FE" w:rsidP="00D708FE">
            <w:pPr>
              <w:pStyle w:val="XML1"/>
              <w:rPr>
                <w:ins w:id="29698" w:author="Thomas Dietz" w:date="2012-08-08T16:18:00Z"/>
              </w:rPr>
            </w:pPr>
            <w:ins w:id="29699" w:author="Thomas Dietz" w:date="2012-08-08T16:18:00Z">
              <w:r>
                <w:t xml:space="preserve">                  &lt;xs:enumeration value="fast-failover"/&gt;</w:t>
              </w:r>
            </w:ins>
          </w:p>
          <w:p w14:paraId="3B77A89B" w14:textId="77777777" w:rsidR="00D708FE" w:rsidRDefault="00D708FE" w:rsidP="00D708FE">
            <w:pPr>
              <w:pStyle w:val="XML1"/>
              <w:rPr>
                <w:ins w:id="29700" w:author="Thomas Dietz" w:date="2012-08-08T16:18:00Z"/>
              </w:rPr>
            </w:pPr>
            <w:ins w:id="29701" w:author="Thomas Dietz" w:date="2012-08-08T16:18:00Z">
              <w:r>
                <w:t xml:space="preserve">                &lt;/xs:restriction&gt;</w:t>
              </w:r>
            </w:ins>
          </w:p>
          <w:p w14:paraId="788C2570" w14:textId="77777777" w:rsidR="00D708FE" w:rsidRDefault="00D708FE" w:rsidP="00D708FE">
            <w:pPr>
              <w:pStyle w:val="XML1"/>
              <w:rPr>
                <w:ins w:id="29702" w:author="Thomas Dietz" w:date="2012-08-08T16:18:00Z"/>
              </w:rPr>
            </w:pPr>
            <w:ins w:id="29703" w:author="Thomas Dietz" w:date="2012-08-08T16:18:00Z">
              <w:r>
                <w:t xml:space="preserve">              &lt;/xs:simpleType&gt;</w:t>
              </w:r>
            </w:ins>
          </w:p>
          <w:p w14:paraId="33853672" w14:textId="77777777" w:rsidR="00D708FE" w:rsidRDefault="00D708FE" w:rsidP="00D708FE">
            <w:pPr>
              <w:pStyle w:val="XML1"/>
              <w:rPr>
                <w:ins w:id="29704" w:author="Thomas Dietz" w:date="2012-08-08T16:18:00Z"/>
              </w:rPr>
            </w:pPr>
            <w:ins w:id="29705" w:author="Thomas Dietz" w:date="2012-08-08T16:18:00Z">
              <w:r>
                <w:t xml:space="preserve">            &lt;/xs:element&gt;</w:t>
              </w:r>
            </w:ins>
          </w:p>
          <w:p w14:paraId="18867787" w14:textId="77777777" w:rsidR="00D708FE" w:rsidRDefault="00D708FE" w:rsidP="00D708FE">
            <w:pPr>
              <w:pStyle w:val="XML1"/>
              <w:rPr>
                <w:ins w:id="29706" w:author="Thomas Dietz" w:date="2012-08-08T16:18:00Z"/>
              </w:rPr>
            </w:pPr>
            <w:ins w:id="29707" w:author="Thomas Dietz" w:date="2012-08-08T16:18:00Z">
              <w:r>
                <w:t xml:space="preserve">          &lt;/xs:sequence&gt;</w:t>
              </w:r>
            </w:ins>
          </w:p>
          <w:p w14:paraId="79A42DC9" w14:textId="77777777" w:rsidR="00D708FE" w:rsidRDefault="00D708FE" w:rsidP="00D708FE">
            <w:pPr>
              <w:pStyle w:val="XML1"/>
              <w:rPr>
                <w:ins w:id="29708" w:author="Thomas Dietz" w:date="2012-08-08T16:18:00Z"/>
              </w:rPr>
            </w:pPr>
            <w:ins w:id="29709" w:author="Thomas Dietz" w:date="2012-08-08T16:18:00Z">
              <w:r>
                <w:t xml:space="preserve">        &lt;/xs:complexType&gt;</w:t>
              </w:r>
            </w:ins>
          </w:p>
          <w:p w14:paraId="2A7D7D9E" w14:textId="77777777" w:rsidR="00D708FE" w:rsidRDefault="00D708FE" w:rsidP="00D708FE">
            <w:pPr>
              <w:pStyle w:val="XML1"/>
              <w:rPr>
                <w:ins w:id="29710" w:author="Thomas Dietz" w:date="2012-08-08T16:18:00Z"/>
              </w:rPr>
            </w:pPr>
            <w:ins w:id="29711" w:author="Thomas Dietz" w:date="2012-08-08T16:18:00Z">
              <w:r>
                <w:t xml:space="preserve">      &lt;/xs:element&gt;</w:t>
              </w:r>
            </w:ins>
          </w:p>
          <w:p w14:paraId="2B48EB25" w14:textId="77777777" w:rsidR="00D708FE" w:rsidRDefault="00D708FE" w:rsidP="00D708FE">
            <w:pPr>
              <w:pStyle w:val="XML1"/>
              <w:rPr>
                <w:ins w:id="29712" w:author="Thomas Dietz" w:date="2012-08-08T16:18:00Z"/>
              </w:rPr>
            </w:pPr>
            <w:ins w:id="29713" w:author="Thomas Dietz" w:date="2012-08-08T16:18:00Z">
              <w:r>
                <w:t xml:space="preserve">      &lt;xs:element name="group-capabilities"&gt;</w:t>
              </w:r>
            </w:ins>
          </w:p>
          <w:p w14:paraId="2771AEA1" w14:textId="77777777" w:rsidR="00D708FE" w:rsidRDefault="00D708FE" w:rsidP="00D708FE">
            <w:pPr>
              <w:pStyle w:val="XML1"/>
              <w:rPr>
                <w:ins w:id="29714" w:author="Thomas Dietz" w:date="2012-08-08T16:18:00Z"/>
              </w:rPr>
            </w:pPr>
            <w:ins w:id="29715" w:author="Thomas Dietz" w:date="2012-08-08T16:18:00Z">
              <w:r>
                <w:t xml:space="preserve">        &lt;xs:annotation&gt;</w:t>
              </w:r>
            </w:ins>
          </w:p>
          <w:p w14:paraId="4F451534" w14:textId="77777777" w:rsidR="00D708FE" w:rsidRDefault="00D708FE" w:rsidP="00D708FE">
            <w:pPr>
              <w:pStyle w:val="XML1"/>
              <w:rPr>
                <w:ins w:id="29716" w:author="Thomas Dietz" w:date="2012-08-08T16:18:00Z"/>
              </w:rPr>
            </w:pPr>
            <w:ins w:id="29717" w:author="Thomas Dietz" w:date="2012-08-08T16:18:00Z">
              <w:r>
                <w:t xml:space="preserve">          &lt;xs:documentation&gt;</w:t>
              </w:r>
            </w:ins>
          </w:p>
          <w:p w14:paraId="284B4701" w14:textId="77777777" w:rsidR="00D708FE" w:rsidRDefault="00D708FE" w:rsidP="00D708FE">
            <w:pPr>
              <w:pStyle w:val="XML1"/>
              <w:rPr>
                <w:ins w:id="29718" w:author="Thomas Dietz" w:date="2012-08-08T16:18:00Z"/>
              </w:rPr>
            </w:pPr>
            <w:ins w:id="29719" w:author="Thomas Dietz" w:date="2012-08-08T16:18:00Z">
              <w:r>
                <w:t xml:space="preserve">            Specify the group capabilities supported by the</w:t>
              </w:r>
            </w:ins>
          </w:p>
          <w:p w14:paraId="6AEFC668" w14:textId="77777777" w:rsidR="00D708FE" w:rsidRDefault="00D708FE" w:rsidP="00D708FE">
            <w:pPr>
              <w:pStyle w:val="XML1"/>
              <w:rPr>
                <w:ins w:id="29720" w:author="Thomas Dietz" w:date="2012-08-08T16:18:00Z"/>
              </w:rPr>
            </w:pPr>
            <w:ins w:id="29721" w:author="Thomas Dietz" w:date="2012-08-08T16:18:00Z">
              <w:r>
                <w:t xml:space="preserve">            logical switch.</w:t>
              </w:r>
            </w:ins>
          </w:p>
          <w:p w14:paraId="0B9B63D8" w14:textId="77777777" w:rsidR="00D708FE" w:rsidRDefault="00D708FE" w:rsidP="00D708FE">
            <w:pPr>
              <w:pStyle w:val="XML1"/>
              <w:rPr>
                <w:ins w:id="29722" w:author="Thomas Dietz" w:date="2012-08-08T16:18:00Z"/>
              </w:rPr>
            </w:pPr>
            <w:ins w:id="29723" w:author="Thomas Dietz" w:date="2012-08-08T16:18:00Z">
              <w:r>
                <w:t xml:space="preserve">          &lt;/xs:documentation&gt;</w:t>
              </w:r>
            </w:ins>
          </w:p>
          <w:p w14:paraId="635203B3" w14:textId="77777777" w:rsidR="00D708FE" w:rsidRDefault="00D708FE" w:rsidP="00D708FE">
            <w:pPr>
              <w:pStyle w:val="XML1"/>
              <w:rPr>
                <w:ins w:id="29724" w:author="Thomas Dietz" w:date="2012-08-08T16:18:00Z"/>
              </w:rPr>
            </w:pPr>
            <w:ins w:id="29725" w:author="Thomas Dietz" w:date="2012-08-08T16:18:00Z">
              <w:r>
                <w:t xml:space="preserve">        &lt;/xs:annotation&gt;</w:t>
              </w:r>
            </w:ins>
          </w:p>
          <w:p w14:paraId="5C64C6A3" w14:textId="77777777" w:rsidR="00D708FE" w:rsidRDefault="00D708FE" w:rsidP="00D708FE">
            <w:pPr>
              <w:pStyle w:val="XML1"/>
              <w:rPr>
                <w:ins w:id="29726" w:author="Thomas Dietz" w:date="2012-08-08T16:18:00Z"/>
              </w:rPr>
            </w:pPr>
            <w:ins w:id="29727" w:author="Thomas Dietz" w:date="2012-08-08T16:18:00Z">
              <w:r>
                <w:t xml:space="preserve">        &lt;xs:complexType&gt;</w:t>
              </w:r>
            </w:ins>
          </w:p>
          <w:p w14:paraId="2125488A" w14:textId="77777777" w:rsidR="00D708FE" w:rsidRDefault="00D708FE" w:rsidP="00D708FE">
            <w:pPr>
              <w:pStyle w:val="XML1"/>
              <w:rPr>
                <w:ins w:id="29728" w:author="Thomas Dietz" w:date="2012-08-08T16:18:00Z"/>
              </w:rPr>
            </w:pPr>
            <w:ins w:id="29729" w:author="Thomas Dietz" w:date="2012-08-08T16:18:00Z">
              <w:r>
                <w:lastRenderedPageBreak/>
                <w:t xml:space="preserve">          &lt;xs:sequence&gt;</w:t>
              </w:r>
            </w:ins>
          </w:p>
          <w:p w14:paraId="2E5C8A22" w14:textId="77777777" w:rsidR="00D708FE" w:rsidRDefault="00D708FE" w:rsidP="00D708FE">
            <w:pPr>
              <w:pStyle w:val="XML1"/>
              <w:rPr>
                <w:ins w:id="29730" w:author="Thomas Dietz" w:date="2012-08-08T16:18:00Z"/>
              </w:rPr>
            </w:pPr>
            <w:ins w:id="29731" w:author="Thomas Dietz" w:date="2012-08-08T16:18:00Z">
              <w:r>
                <w:t xml:space="preserve">            &lt;xs:element name="capability" minOccurs="0" maxOccurs="unbounded"&gt;</w:t>
              </w:r>
            </w:ins>
          </w:p>
          <w:p w14:paraId="2F2C1671" w14:textId="77777777" w:rsidR="00D708FE" w:rsidRDefault="00D708FE" w:rsidP="00D708FE">
            <w:pPr>
              <w:pStyle w:val="XML1"/>
              <w:rPr>
                <w:ins w:id="29732" w:author="Thomas Dietz" w:date="2012-08-08T16:18:00Z"/>
              </w:rPr>
            </w:pPr>
            <w:ins w:id="29733" w:author="Thomas Dietz" w:date="2012-08-08T16:18:00Z">
              <w:r>
                <w:t xml:space="preserve">              &lt;xs:simpleType&gt;</w:t>
              </w:r>
            </w:ins>
          </w:p>
          <w:p w14:paraId="4965A998" w14:textId="77777777" w:rsidR="00D708FE" w:rsidRDefault="00D708FE" w:rsidP="00D708FE">
            <w:pPr>
              <w:pStyle w:val="XML1"/>
              <w:rPr>
                <w:ins w:id="29734" w:author="Thomas Dietz" w:date="2012-08-08T16:18:00Z"/>
              </w:rPr>
            </w:pPr>
            <w:ins w:id="29735" w:author="Thomas Dietz" w:date="2012-08-08T16:18:00Z">
              <w:r>
                <w:t xml:space="preserve">                &lt;xs:restriction base="xs:string"&gt;</w:t>
              </w:r>
            </w:ins>
          </w:p>
          <w:p w14:paraId="5C27FD11" w14:textId="77777777" w:rsidR="00D708FE" w:rsidRDefault="00D708FE" w:rsidP="00D708FE">
            <w:pPr>
              <w:pStyle w:val="XML1"/>
              <w:rPr>
                <w:ins w:id="29736" w:author="Thomas Dietz" w:date="2012-08-08T16:18:00Z"/>
              </w:rPr>
            </w:pPr>
            <w:ins w:id="29737" w:author="Thomas Dietz" w:date="2012-08-08T16:18:00Z">
              <w:r>
                <w:t xml:space="preserve">                  &lt;xs:enumeration value="select-weight"/&gt;</w:t>
              </w:r>
            </w:ins>
          </w:p>
          <w:p w14:paraId="05244EA5" w14:textId="77777777" w:rsidR="00D708FE" w:rsidRDefault="00D708FE" w:rsidP="00D708FE">
            <w:pPr>
              <w:pStyle w:val="XML1"/>
              <w:rPr>
                <w:ins w:id="29738" w:author="Thomas Dietz" w:date="2012-08-08T16:18:00Z"/>
              </w:rPr>
            </w:pPr>
            <w:ins w:id="29739" w:author="Thomas Dietz" w:date="2012-08-08T16:18:00Z">
              <w:r>
                <w:t xml:space="preserve">                  &lt;xs:enumeration value="select-liveness"/&gt;</w:t>
              </w:r>
            </w:ins>
          </w:p>
          <w:p w14:paraId="5CE9BEC5" w14:textId="77777777" w:rsidR="00D708FE" w:rsidRDefault="00D708FE" w:rsidP="00D708FE">
            <w:pPr>
              <w:pStyle w:val="XML1"/>
              <w:rPr>
                <w:ins w:id="29740" w:author="Thomas Dietz" w:date="2012-08-08T16:18:00Z"/>
              </w:rPr>
            </w:pPr>
            <w:ins w:id="29741" w:author="Thomas Dietz" w:date="2012-08-08T16:18:00Z">
              <w:r>
                <w:t xml:space="preserve">                  &lt;xs:enumeration value="chaining"/&gt;</w:t>
              </w:r>
            </w:ins>
          </w:p>
          <w:p w14:paraId="0E487991" w14:textId="77777777" w:rsidR="00D708FE" w:rsidRDefault="00D708FE" w:rsidP="00D708FE">
            <w:pPr>
              <w:pStyle w:val="XML1"/>
              <w:rPr>
                <w:ins w:id="29742" w:author="Thomas Dietz" w:date="2012-08-08T16:18:00Z"/>
              </w:rPr>
            </w:pPr>
            <w:ins w:id="29743" w:author="Thomas Dietz" w:date="2012-08-08T16:18:00Z">
              <w:r>
                <w:t xml:space="preserve">                  &lt;xs:enumeration value="chaining-check"/&gt;</w:t>
              </w:r>
            </w:ins>
          </w:p>
          <w:p w14:paraId="0D6C55AB" w14:textId="77777777" w:rsidR="00D708FE" w:rsidRDefault="00D708FE" w:rsidP="00D708FE">
            <w:pPr>
              <w:pStyle w:val="XML1"/>
              <w:rPr>
                <w:ins w:id="29744" w:author="Thomas Dietz" w:date="2012-08-08T16:18:00Z"/>
              </w:rPr>
            </w:pPr>
            <w:ins w:id="29745" w:author="Thomas Dietz" w:date="2012-08-08T16:18:00Z">
              <w:r>
                <w:t xml:space="preserve">                &lt;/xs:restriction&gt;</w:t>
              </w:r>
            </w:ins>
          </w:p>
          <w:p w14:paraId="101F381F" w14:textId="77777777" w:rsidR="00D708FE" w:rsidRDefault="00D708FE" w:rsidP="00D708FE">
            <w:pPr>
              <w:pStyle w:val="XML1"/>
              <w:rPr>
                <w:ins w:id="29746" w:author="Thomas Dietz" w:date="2012-08-08T16:18:00Z"/>
              </w:rPr>
            </w:pPr>
            <w:ins w:id="29747" w:author="Thomas Dietz" w:date="2012-08-08T16:18:00Z">
              <w:r>
                <w:t xml:space="preserve">              &lt;/xs:simpleType&gt;</w:t>
              </w:r>
            </w:ins>
          </w:p>
          <w:p w14:paraId="18B8BD2E" w14:textId="77777777" w:rsidR="00D708FE" w:rsidRDefault="00D708FE" w:rsidP="00D708FE">
            <w:pPr>
              <w:pStyle w:val="XML1"/>
              <w:rPr>
                <w:ins w:id="29748" w:author="Thomas Dietz" w:date="2012-08-08T16:18:00Z"/>
              </w:rPr>
            </w:pPr>
            <w:ins w:id="29749" w:author="Thomas Dietz" w:date="2012-08-08T16:18:00Z">
              <w:r>
                <w:t xml:space="preserve">            &lt;/xs:element&gt;</w:t>
              </w:r>
            </w:ins>
          </w:p>
          <w:p w14:paraId="023E3EDE" w14:textId="77777777" w:rsidR="00D708FE" w:rsidRDefault="00D708FE" w:rsidP="00D708FE">
            <w:pPr>
              <w:pStyle w:val="XML1"/>
              <w:rPr>
                <w:ins w:id="29750" w:author="Thomas Dietz" w:date="2012-08-08T16:18:00Z"/>
              </w:rPr>
            </w:pPr>
            <w:ins w:id="29751" w:author="Thomas Dietz" w:date="2012-08-08T16:18:00Z">
              <w:r>
                <w:t xml:space="preserve">          &lt;/xs:sequence&gt;</w:t>
              </w:r>
            </w:ins>
          </w:p>
          <w:p w14:paraId="28FE841F" w14:textId="77777777" w:rsidR="00D708FE" w:rsidRDefault="00D708FE" w:rsidP="00D708FE">
            <w:pPr>
              <w:pStyle w:val="XML1"/>
              <w:rPr>
                <w:ins w:id="29752" w:author="Thomas Dietz" w:date="2012-08-08T16:18:00Z"/>
              </w:rPr>
            </w:pPr>
            <w:ins w:id="29753" w:author="Thomas Dietz" w:date="2012-08-08T16:18:00Z">
              <w:r>
                <w:t xml:space="preserve">        &lt;/xs:complexType&gt;</w:t>
              </w:r>
            </w:ins>
          </w:p>
          <w:p w14:paraId="471F58F4" w14:textId="77777777" w:rsidR="00D708FE" w:rsidRDefault="00D708FE" w:rsidP="00D708FE">
            <w:pPr>
              <w:pStyle w:val="XML1"/>
              <w:rPr>
                <w:ins w:id="29754" w:author="Thomas Dietz" w:date="2012-08-08T16:18:00Z"/>
              </w:rPr>
            </w:pPr>
            <w:ins w:id="29755" w:author="Thomas Dietz" w:date="2012-08-08T16:18:00Z">
              <w:r>
                <w:t xml:space="preserve">      &lt;/xs:element&gt;</w:t>
              </w:r>
            </w:ins>
          </w:p>
          <w:p w14:paraId="18A46242" w14:textId="77777777" w:rsidR="00D708FE" w:rsidRDefault="00D708FE" w:rsidP="00D708FE">
            <w:pPr>
              <w:pStyle w:val="XML1"/>
              <w:rPr>
                <w:ins w:id="29756" w:author="Thomas Dietz" w:date="2012-08-08T16:18:00Z"/>
              </w:rPr>
            </w:pPr>
            <w:ins w:id="29757" w:author="Thomas Dietz" w:date="2012-08-08T16:18:00Z">
              <w:r>
                <w:t xml:space="preserve">      &lt;xs:element name="action-types"&gt;</w:t>
              </w:r>
            </w:ins>
          </w:p>
          <w:p w14:paraId="755A3ABE" w14:textId="77777777" w:rsidR="00D708FE" w:rsidRDefault="00D708FE" w:rsidP="00D708FE">
            <w:pPr>
              <w:pStyle w:val="XML1"/>
              <w:rPr>
                <w:ins w:id="29758" w:author="Thomas Dietz" w:date="2012-08-08T16:18:00Z"/>
              </w:rPr>
            </w:pPr>
            <w:ins w:id="29759" w:author="Thomas Dietz" w:date="2012-08-08T16:18:00Z">
              <w:r>
                <w:t xml:space="preserve">        &lt;xs:annotation&gt;</w:t>
              </w:r>
            </w:ins>
          </w:p>
          <w:p w14:paraId="218C70C7" w14:textId="77777777" w:rsidR="00D708FE" w:rsidRDefault="00D708FE" w:rsidP="00D708FE">
            <w:pPr>
              <w:pStyle w:val="XML1"/>
              <w:rPr>
                <w:ins w:id="29760" w:author="Thomas Dietz" w:date="2012-08-08T16:18:00Z"/>
              </w:rPr>
            </w:pPr>
            <w:ins w:id="29761" w:author="Thomas Dietz" w:date="2012-08-08T16:18:00Z">
              <w:r>
                <w:t xml:space="preserve">          &lt;xs:documentation&gt;</w:t>
              </w:r>
            </w:ins>
          </w:p>
          <w:p w14:paraId="23CF4F65" w14:textId="77777777" w:rsidR="00D708FE" w:rsidRDefault="00D708FE" w:rsidP="00D708FE">
            <w:pPr>
              <w:pStyle w:val="XML1"/>
              <w:rPr>
                <w:ins w:id="29762" w:author="Thomas Dietz" w:date="2012-08-08T16:18:00Z"/>
              </w:rPr>
            </w:pPr>
            <w:ins w:id="29763" w:author="Thomas Dietz" w:date="2012-08-08T16:18:00Z">
              <w:r>
                <w:t xml:space="preserve">            Specify the action types supported by the</w:t>
              </w:r>
            </w:ins>
          </w:p>
          <w:p w14:paraId="6325AC02" w14:textId="77777777" w:rsidR="00D708FE" w:rsidRDefault="00D708FE" w:rsidP="00D708FE">
            <w:pPr>
              <w:pStyle w:val="XML1"/>
              <w:rPr>
                <w:ins w:id="29764" w:author="Thomas Dietz" w:date="2012-08-08T16:18:00Z"/>
              </w:rPr>
            </w:pPr>
            <w:ins w:id="29765" w:author="Thomas Dietz" w:date="2012-08-08T16:18:00Z">
              <w:r>
                <w:t xml:space="preserve">            logical switch.</w:t>
              </w:r>
            </w:ins>
          </w:p>
          <w:p w14:paraId="3744AC28" w14:textId="77777777" w:rsidR="00D708FE" w:rsidRDefault="00D708FE" w:rsidP="00D708FE">
            <w:pPr>
              <w:pStyle w:val="XML1"/>
              <w:rPr>
                <w:ins w:id="29766" w:author="Thomas Dietz" w:date="2012-08-08T16:18:00Z"/>
              </w:rPr>
            </w:pPr>
            <w:ins w:id="29767" w:author="Thomas Dietz" w:date="2012-08-08T16:18:00Z">
              <w:r>
                <w:t xml:space="preserve">          &lt;/xs:documentation&gt;</w:t>
              </w:r>
            </w:ins>
          </w:p>
          <w:p w14:paraId="608D55CB" w14:textId="77777777" w:rsidR="00D708FE" w:rsidRDefault="00D708FE" w:rsidP="00D708FE">
            <w:pPr>
              <w:pStyle w:val="XML1"/>
              <w:rPr>
                <w:ins w:id="29768" w:author="Thomas Dietz" w:date="2012-08-08T16:18:00Z"/>
              </w:rPr>
            </w:pPr>
            <w:ins w:id="29769" w:author="Thomas Dietz" w:date="2012-08-08T16:18:00Z">
              <w:r>
                <w:t xml:space="preserve">        &lt;/xs:annotation&gt;</w:t>
              </w:r>
            </w:ins>
          </w:p>
          <w:p w14:paraId="29212FBA" w14:textId="77777777" w:rsidR="00D708FE" w:rsidRDefault="00D708FE" w:rsidP="00D708FE">
            <w:pPr>
              <w:pStyle w:val="XML1"/>
              <w:rPr>
                <w:ins w:id="29770" w:author="Thomas Dietz" w:date="2012-08-08T16:18:00Z"/>
              </w:rPr>
            </w:pPr>
            <w:ins w:id="29771" w:author="Thomas Dietz" w:date="2012-08-08T16:18:00Z">
              <w:r>
                <w:t xml:space="preserve">        &lt;xs:complexType&gt;</w:t>
              </w:r>
            </w:ins>
          </w:p>
          <w:p w14:paraId="7930CA62" w14:textId="77777777" w:rsidR="00D708FE" w:rsidRDefault="00D708FE" w:rsidP="00D708FE">
            <w:pPr>
              <w:pStyle w:val="XML1"/>
              <w:rPr>
                <w:ins w:id="29772" w:author="Thomas Dietz" w:date="2012-08-08T16:18:00Z"/>
              </w:rPr>
            </w:pPr>
            <w:ins w:id="29773" w:author="Thomas Dietz" w:date="2012-08-08T16:18:00Z">
              <w:r>
                <w:t xml:space="preserve">          &lt;xs:sequence&gt;</w:t>
              </w:r>
            </w:ins>
          </w:p>
          <w:p w14:paraId="5FD10D4E" w14:textId="77777777" w:rsidR="00D708FE" w:rsidRDefault="00D708FE" w:rsidP="00D708FE">
            <w:pPr>
              <w:pStyle w:val="XML1"/>
              <w:rPr>
                <w:ins w:id="29774" w:author="Thomas Dietz" w:date="2012-08-08T16:18:00Z"/>
              </w:rPr>
            </w:pPr>
            <w:ins w:id="29775" w:author="Thomas Dietz" w:date="2012-08-08T16:18:00Z">
              <w:r>
                <w:t xml:space="preserve">            &lt;xs:element name="type" minOccurs="0" maxOccurs="unbounded"  type="OFActionType"/&gt;</w:t>
              </w:r>
            </w:ins>
          </w:p>
          <w:p w14:paraId="71F86557" w14:textId="77777777" w:rsidR="00D708FE" w:rsidRDefault="00D708FE" w:rsidP="00D708FE">
            <w:pPr>
              <w:pStyle w:val="XML1"/>
              <w:rPr>
                <w:ins w:id="29776" w:author="Thomas Dietz" w:date="2012-08-08T16:18:00Z"/>
              </w:rPr>
            </w:pPr>
            <w:ins w:id="29777" w:author="Thomas Dietz" w:date="2012-08-08T16:18:00Z">
              <w:r>
                <w:t xml:space="preserve">          &lt;/xs:sequence&gt;</w:t>
              </w:r>
            </w:ins>
          </w:p>
          <w:p w14:paraId="6154AC0C" w14:textId="77777777" w:rsidR="00D708FE" w:rsidRDefault="00D708FE" w:rsidP="00D708FE">
            <w:pPr>
              <w:pStyle w:val="XML1"/>
              <w:rPr>
                <w:ins w:id="29778" w:author="Thomas Dietz" w:date="2012-08-08T16:18:00Z"/>
              </w:rPr>
            </w:pPr>
            <w:ins w:id="29779" w:author="Thomas Dietz" w:date="2012-08-08T16:18:00Z">
              <w:r>
                <w:t xml:space="preserve">        &lt;/xs:complexType&gt;</w:t>
              </w:r>
            </w:ins>
          </w:p>
          <w:p w14:paraId="0859225A" w14:textId="77777777" w:rsidR="00D708FE" w:rsidRDefault="00D708FE" w:rsidP="00D708FE">
            <w:pPr>
              <w:pStyle w:val="XML1"/>
              <w:rPr>
                <w:ins w:id="29780" w:author="Thomas Dietz" w:date="2012-08-08T16:18:00Z"/>
              </w:rPr>
            </w:pPr>
            <w:ins w:id="29781" w:author="Thomas Dietz" w:date="2012-08-08T16:18:00Z">
              <w:r>
                <w:t xml:space="preserve">      &lt;/xs:element&gt;</w:t>
              </w:r>
            </w:ins>
          </w:p>
          <w:p w14:paraId="5E878FF0" w14:textId="77777777" w:rsidR="00D708FE" w:rsidRDefault="00D708FE" w:rsidP="00D708FE">
            <w:pPr>
              <w:pStyle w:val="XML1"/>
              <w:rPr>
                <w:ins w:id="29782" w:author="Thomas Dietz" w:date="2012-08-08T16:18:00Z"/>
              </w:rPr>
            </w:pPr>
            <w:ins w:id="29783" w:author="Thomas Dietz" w:date="2012-08-08T16:18:00Z">
              <w:r>
                <w:t xml:space="preserve">      &lt;xs:element name="instruction-types"&gt;</w:t>
              </w:r>
            </w:ins>
          </w:p>
          <w:p w14:paraId="11A9E1B4" w14:textId="77777777" w:rsidR="00D708FE" w:rsidRDefault="00D708FE" w:rsidP="00D708FE">
            <w:pPr>
              <w:pStyle w:val="XML1"/>
              <w:rPr>
                <w:ins w:id="29784" w:author="Thomas Dietz" w:date="2012-08-08T16:18:00Z"/>
              </w:rPr>
            </w:pPr>
            <w:ins w:id="29785" w:author="Thomas Dietz" w:date="2012-08-08T16:18:00Z">
              <w:r>
                <w:t xml:space="preserve">        &lt;xs:annotation&gt;</w:t>
              </w:r>
            </w:ins>
          </w:p>
          <w:p w14:paraId="3D445F01" w14:textId="77777777" w:rsidR="00D708FE" w:rsidRDefault="00D708FE" w:rsidP="00D708FE">
            <w:pPr>
              <w:pStyle w:val="XML1"/>
              <w:rPr>
                <w:ins w:id="29786" w:author="Thomas Dietz" w:date="2012-08-08T16:18:00Z"/>
              </w:rPr>
            </w:pPr>
            <w:ins w:id="29787" w:author="Thomas Dietz" w:date="2012-08-08T16:18:00Z">
              <w:r>
                <w:t xml:space="preserve">          &lt;xs:documentation&gt;</w:t>
              </w:r>
            </w:ins>
          </w:p>
          <w:p w14:paraId="02FD6E14" w14:textId="77777777" w:rsidR="00D708FE" w:rsidRDefault="00D708FE" w:rsidP="00D708FE">
            <w:pPr>
              <w:pStyle w:val="XML1"/>
              <w:rPr>
                <w:ins w:id="29788" w:author="Thomas Dietz" w:date="2012-08-08T16:18:00Z"/>
              </w:rPr>
            </w:pPr>
            <w:ins w:id="29789" w:author="Thomas Dietz" w:date="2012-08-08T16:18:00Z">
              <w:r>
                <w:t xml:space="preserve">            Specify the instruction types supported by the</w:t>
              </w:r>
            </w:ins>
          </w:p>
          <w:p w14:paraId="4F749808" w14:textId="77777777" w:rsidR="00D708FE" w:rsidRDefault="00D708FE" w:rsidP="00D708FE">
            <w:pPr>
              <w:pStyle w:val="XML1"/>
              <w:rPr>
                <w:ins w:id="29790" w:author="Thomas Dietz" w:date="2012-08-08T16:18:00Z"/>
              </w:rPr>
            </w:pPr>
            <w:ins w:id="29791" w:author="Thomas Dietz" w:date="2012-08-08T16:18:00Z">
              <w:r>
                <w:t xml:space="preserve">            logical switch.</w:t>
              </w:r>
            </w:ins>
          </w:p>
          <w:p w14:paraId="46F94F8A" w14:textId="77777777" w:rsidR="00D708FE" w:rsidRDefault="00D708FE" w:rsidP="00D708FE">
            <w:pPr>
              <w:pStyle w:val="XML1"/>
              <w:rPr>
                <w:ins w:id="29792" w:author="Thomas Dietz" w:date="2012-08-08T16:18:00Z"/>
              </w:rPr>
            </w:pPr>
            <w:ins w:id="29793" w:author="Thomas Dietz" w:date="2012-08-08T16:18:00Z">
              <w:r>
                <w:t xml:space="preserve">          &lt;/xs:documentation&gt;</w:t>
              </w:r>
            </w:ins>
          </w:p>
          <w:p w14:paraId="656D2970" w14:textId="77777777" w:rsidR="00D708FE" w:rsidRDefault="00D708FE" w:rsidP="00D708FE">
            <w:pPr>
              <w:pStyle w:val="XML1"/>
              <w:rPr>
                <w:ins w:id="29794" w:author="Thomas Dietz" w:date="2012-08-08T16:18:00Z"/>
              </w:rPr>
            </w:pPr>
            <w:ins w:id="29795" w:author="Thomas Dietz" w:date="2012-08-08T16:18:00Z">
              <w:r>
                <w:t xml:space="preserve">        &lt;/xs:annotation&gt;</w:t>
              </w:r>
            </w:ins>
          </w:p>
          <w:p w14:paraId="27DB9265" w14:textId="77777777" w:rsidR="00D708FE" w:rsidRDefault="00D708FE" w:rsidP="00D708FE">
            <w:pPr>
              <w:pStyle w:val="XML1"/>
              <w:rPr>
                <w:ins w:id="29796" w:author="Thomas Dietz" w:date="2012-08-08T16:18:00Z"/>
              </w:rPr>
            </w:pPr>
            <w:ins w:id="29797" w:author="Thomas Dietz" w:date="2012-08-08T16:18:00Z">
              <w:r>
                <w:t xml:space="preserve">        &lt;xs:complexType&gt;</w:t>
              </w:r>
            </w:ins>
          </w:p>
          <w:p w14:paraId="2D8BE4F7" w14:textId="77777777" w:rsidR="00D708FE" w:rsidRDefault="00D708FE" w:rsidP="00D708FE">
            <w:pPr>
              <w:pStyle w:val="XML1"/>
              <w:rPr>
                <w:ins w:id="29798" w:author="Thomas Dietz" w:date="2012-08-08T16:18:00Z"/>
              </w:rPr>
            </w:pPr>
            <w:ins w:id="29799" w:author="Thomas Dietz" w:date="2012-08-08T16:18:00Z">
              <w:r>
                <w:t xml:space="preserve">          &lt;xs:sequence&gt;</w:t>
              </w:r>
            </w:ins>
          </w:p>
          <w:p w14:paraId="6ADB9B04" w14:textId="77777777" w:rsidR="00D708FE" w:rsidRDefault="00D708FE" w:rsidP="00D708FE">
            <w:pPr>
              <w:pStyle w:val="XML1"/>
              <w:rPr>
                <w:ins w:id="29800" w:author="Thomas Dietz" w:date="2012-08-08T16:18:00Z"/>
              </w:rPr>
            </w:pPr>
            <w:ins w:id="29801" w:author="Thomas Dietz" w:date="2012-08-08T16:18:00Z">
              <w:r>
                <w:t xml:space="preserve">            &lt;xs:element name="type" minOccurs="0" maxOccurs="unbounded"  type="OFInstructionType"/&gt;</w:t>
              </w:r>
            </w:ins>
          </w:p>
          <w:p w14:paraId="05D6C6A4" w14:textId="77777777" w:rsidR="00D708FE" w:rsidRDefault="00D708FE" w:rsidP="00D708FE">
            <w:pPr>
              <w:pStyle w:val="XML1"/>
              <w:rPr>
                <w:ins w:id="29802" w:author="Thomas Dietz" w:date="2012-08-08T16:18:00Z"/>
              </w:rPr>
            </w:pPr>
            <w:ins w:id="29803" w:author="Thomas Dietz" w:date="2012-08-08T16:18:00Z">
              <w:r>
                <w:t xml:space="preserve">          &lt;/xs:sequence&gt;</w:t>
              </w:r>
            </w:ins>
          </w:p>
          <w:p w14:paraId="1B8F417F" w14:textId="77777777" w:rsidR="00D708FE" w:rsidRDefault="00D708FE" w:rsidP="00D708FE">
            <w:pPr>
              <w:pStyle w:val="XML1"/>
              <w:rPr>
                <w:ins w:id="29804" w:author="Thomas Dietz" w:date="2012-08-08T16:18:00Z"/>
              </w:rPr>
            </w:pPr>
            <w:ins w:id="29805" w:author="Thomas Dietz" w:date="2012-08-08T16:18:00Z">
              <w:r>
                <w:t xml:space="preserve">        &lt;/xs:complexType&gt;</w:t>
              </w:r>
            </w:ins>
          </w:p>
          <w:p w14:paraId="61D0564A" w14:textId="77777777" w:rsidR="00D708FE" w:rsidRDefault="00D708FE" w:rsidP="00D708FE">
            <w:pPr>
              <w:pStyle w:val="XML1"/>
              <w:rPr>
                <w:ins w:id="29806" w:author="Thomas Dietz" w:date="2012-08-08T16:18:00Z"/>
              </w:rPr>
            </w:pPr>
            <w:ins w:id="29807" w:author="Thomas Dietz" w:date="2012-08-08T16:18:00Z">
              <w:r>
                <w:t xml:space="preserve">      &lt;/xs:element&gt;</w:t>
              </w:r>
            </w:ins>
          </w:p>
          <w:p w14:paraId="108B34B8" w14:textId="77777777" w:rsidR="00D708FE" w:rsidRDefault="00D708FE" w:rsidP="00D708FE">
            <w:pPr>
              <w:pStyle w:val="XML1"/>
              <w:rPr>
                <w:ins w:id="29808" w:author="Thomas Dietz" w:date="2012-08-08T16:18:00Z"/>
              </w:rPr>
            </w:pPr>
            <w:ins w:id="29809" w:author="Thomas Dietz" w:date="2012-08-08T16:18:00Z">
              <w:r>
                <w:t xml:space="preserve">    &lt;/xs:sequence&gt;</w:t>
              </w:r>
            </w:ins>
          </w:p>
          <w:p w14:paraId="47723688" w14:textId="77777777" w:rsidR="00D708FE" w:rsidRDefault="00D708FE" w:rsidP="00D708FE">
            <w:pPr>
              <w:pStyle w:val="XML1"/>
              <w:rPr>
                <w:ins w:id="29810" w:author="Thomas Dietz" w:date="2012-08-08T16:18:00Z"/>
              </w:rPr>
            </w:pPr>
            <w:ins w:id="29811" w:author="Thomas Dietz" w:date="2012-08-08T16:18:00Z">
              <w:r>
                <w:t xml:space="preserve">  &lt;/xs:group&gt;</w:t>
              </w:r>
            </w:ins>
          </w:p>
          <w:p w14:paraId="03A2E863" w14:textId="77777777" w:rsidR="00D708FE" w:rsidRDefault="00D708FE" w:rsidP="00D708FE">
            <w:pPr>
              <w:pStyle w:val="XML1"/>
              <w:rPr>
                <w:ins w:id="29812" w:author="Thomas Dietz" w:date="2012-08-08T16:18:00Z"/>
              </w:rPr>
            </w:pPr>
          </w:p>
          <w:p w14:paraId="1BB9BD70" w14:textId="77777777" w:rsidR="00D708FE" w:rsidRDefault="00D708FE" w:rsidP="00D708FE">
            <w:pPr>
              <w:pStyle w:val="XML1"/>
              <w:rPr>
                <w:ins w:id="29813" w:author="Thomas Dietz" w:date="2012-08-08T16:18:00Z"/>
              </w:rPr>
            </w:pPr>
            <w:ins w:id="29814" w:author="Thomas Dietz" w:date="2012-08-08T16:18:00Z">
              <w:r>
                <w:t xml:space="preserve">  &lt;xs:group name="OFPortType"&gt;</w:t>
              </w:r>
            </w:ins>
          </w:p>
          <w:p w14:paraId="3FA53041" w14:textId="77777777" w:rsidR="00D708FE" w:rsidRDefault="00D708FE" w:rsidP="00D708FE">
            <w:pPr>
              <w:pStyle w:val="XML1"/>
              <w:rPr>
                <w:ins w:id="29815" w:author="Thomas Dietz" w:date="2012-08-08T16:18:00Z"/>
              </w:rPr>
            </w:pPr>
            <w:ins w:id="29816" w:author="Thomas Dietz" w:date="2012-08-08T16:18:00Z">
              <w:r>
                <w:t xml:space="preserve">    &lt;xs:annotation&gt;</w:t>
              </w:r>
            </w:ins>
          </w:p>
          <w:p w14:paraId="3F38FACA" w14:textId="77777777" w:rsidR="00D708FE" w:rsidRDefault="00D708FE" w:rsidP="00D708FE">
            <w:pPr>
              <w:pStyle w:val="XML1"/>
              <w:rPr>
                <w:ins w:id="29817" w:author="Thomas Dietz" w:date="2012-08-08T16:18:00Z"/>
              </w:rPr>
            </w:pPr>
            <w:ins w:id="29818" w:author="Thomas Dietz" w:date="2012-08-08T16:18:00Z">
              <w:r>
                <w:t xml:space="preserve">      &lt;xs:documentation&gt;</w:t>
              </w:r>
            </w:ins>
          </w:p>
          <w:p w14:paraId="07F9F4AC" w14:textId="77777777" w:rsidR="00D708FE" w:rsidRDefault="00D708FE" w:rsidP="00D708FE">
            <w:pPr>
              <w:pStyle w:val="XML1"/>
              <w:rPr>
                <w:ins w:id="29819" w:author="Thomas Dietz" w:date="2012-08-08T16:18:00Z"/>
              </w:rPr>
            </w:pPr>
            <w:ins w:id="29820" w:author="Thomas Dietz" w:date="2012-08-08T16:18:00Z">
              <w:r>
                <w:t xml:space="preserve">        This element specifies all properties of an</w:t>
              </w:r>
            </w:ins>
          </w:p>
          <w:p w14:paraId="1B2C236F" w14:textId="77777777" w:rsidR="00D708FE" w:rsidRDefault="00D708FE" w:rsidP="00D708FE">
            <w:pPr>
              <w:pStyle w:val="XML1"/>
              <w:rPr>
                <w:ins w:id="29821" w:author="Thomas Dietz" w:date="2012-08-08T16:18:00Z"/>
              </w:rPr>
            </w:pPr>
            <w:ins w:id="29822" w:author="Thomas Dietz" w:date="2012-08-08T16:18:00Z">
              <w:r>
                <w:t xml:space="preserve">        OpenFlow resource of type OpenFlow Port. It represent a</w:t>
              </w:r>
            </w:ins>
          </w:p>
          <w:p w14:paraId="07580E9A" w14:textId="77777777" w:rsidR="00D708FE" w:rsidRDefault="00D708FE" w:rsidP="00D708FE">
            <w:pPr>
              <w:pStyle w:val="XML1"/>
              <w:rPr>
                <w:ins w:id="29823" w:author="Thomas Dietz" w:date="2012-08-08T16:18:00Z"/>
              </w:rPr>
            </w:pPr>
            <w:ins w:id="29824" w:author="Thomas Dietz" w:date="2012-08-08T16:18:00Z">
              <w:r>
                <w:t xml:space="preserve">        physical port or a logical port of the OpenFlow Capable</w:t>
              </w:r>
            </w:ins>
          </w:p>
          <w:p w14:paraId="5834E30A" w14:textId="77777777" w:rsidR="00D708FE" w:rsidRDefault="00D708FE" w:rsidP="00D708FE">
            <w:pPr>
              <w:pStyle w:val="XML1"/>
              <w:rPr>
                <w:ins w:id="29825" w:author="Thomas Dietz" w:date="2012-08-08T16:18:00Z"/>
              </w:rPr>
            </w:pPr>
            <w:ins w:id="29826" w:author="Thomas Dietz" w:date="2012-08-08T16:18:00Z">
              <w:r>
                <w:t xml:space="preserve">        Switch and can be assigned for exclusive use to an OpenFlow</w:t>
              </w:r>
            </w:ins>
          </w:p>
          <w:p w14:paraId="7FF6E034" w14:textId="77777777" w:rsidR="00D708FE" w:rsidRDefault="00D708FE" w:rsidP="00D708FE">
            <w:pPr>
              <w:pStyle w:val="XML1"/>
              <w:rPr>
                <w:ins w:id="29827" w:author="Thomas Dietz" w:date="2012-08-08T16:18:00Z"/>
              </w:rPr>
            </w:pPr>
            <w:ins w:id="29828" w:author="Thomas Dietz" w:date="2012-08-08T16:18:00Z">
              <w:r>
                <w:t xml:space="preserve">        Logical Switch.  A logical port represents a tunnel endpoint</w:t>
              </w:r>
            </w:ins>
          </w:p>
          <w:p w14:paraId="3D042879" w14:textId="77777777" w:rsidR="00D708FE" w:rsidRDefault="00D708FE" w:rsidP="00D708FE">
            <w:pPr>
              <w:pStyle w:val="XML1"/>
              <w:rPr>
                <w:ins w:id="29829" w:author="Thomas Dietz" w:date="2012-08-08T16:18:00Z"/>
              </w:rPr>
            </w:pPr>
            <w:ins w:id="29830" w:author="Thomas Dietz" w:date="2012-08-08T16:18:00Z">
              <w:r>
                <w:t xml:space="preserve">        as described in the OpenFlow protocol specification versions</w:t>
              </w:r>
            </w:ins>
          </w:p>
          <w:p w14:paraId="63916DEA" w14:textId="77777777" w:rsidR="00D708FE" w:rsidRDefault="00D708FE" w:rsidP="00D708FE">
            <w:pPr>
              <w:pStyle w:val="XML1"/>
              <w:rPr>
                <w:ins w:id="29831" w:author="Thomas Dietz" w:date="2012-08-08T16:18:00Z"/>
              </w:rPr>
            </w:pPr>
            <w:ins w:id="29832" w:author="Thomas Dietz" w:date="2012-08-08T16:18:00Z">
              <w:r>
                <w:t xml:space="preserve">        1.3 - 1.3.1.</w:t>
              </w:r>
            </w:ins>
          </w:p>
          <w:p w14:paraId="5D32A08B" w14:textId="77777777" w:rsidR="00D708FE" w:rsidRDefault="00D708FE" w:rsidP="00D708FE">
            <w:pPr>
              <w:pStyle w:val="XML1"/>
              <w:rPr>
                <w:ins w:id="29833" w:author="Thomas Dietz" w:date="2012-08-08T16:18:00Z"/>
              </w:rPr>
            </w:pPr>
          </w:p>
          <w:p w14:paraId="7A45DBF8" w14:textId="77777777" w:rsidR="00D708FE" w:rsidRDefault="00D708FE" w:rsidP="00D708FE">
            <w:pPr>
              <w:pStyle w:val="XML1"/>
              <w:rPr>
                <w:ins w:id="29834" w:author="Thomas Dietz" w:date="2012-08-08T16:18:00Z"/>
              </w:rPr>
            </w:pPr>
            <w:ins w:id="29835" w:author="Thomas Dietz" w:date="2012-08-08T16:18:00Z">
              <w:r>
                <w:t xml:space="preserve">        NETCONF &amp;lt;edit-config&amp;gt; operations MUST be implemented as </w:t>
              </w:r>
            </w:ins>
          </w:p>
          <w:p w14:paraId="6514B360" w14:textId="77777777" w:rsidR="00D708FE" w:rsidRDefault="00D708FE" w:rsidP="00D708FE">
            <w:pPr>
              <w:pStyle w:val="XML1"/>
              <w:rPr>
                <w:ins w:id="29836" w:author="Thomas Dietz" w:date="2012-08-08T16:18:00Z"/>
              </w:rPr>
            </w:pPr>
            <w:ins w:id="29837" w:author="Thomas Dietz" w:date="2012-08-08T16:18:00Z">
              <w:r>
                <w:t xml:space="preserve">        follows: </w:t>
              </w:r>
            </w:ins>
          </w:p>
          <w:p w14:paraId="6632547F" w14:textId="77777777" w:rsidR="00D708FE" w:rsidRDefault="00D708FE" w:rsidP="00D708FE">
            <w:pPr>
              <w:pStyle w:val="XML1"/>
              <w:rPr>
                <w:ins w:id="29838" w:author="Thomas Dietz" w:date="2012-08-08T16:18:00Z"/>
              </w:rPr>
            </w:pPr>
          </w:p>
          <w:p w14:paraId="33E0782F" w14:textId="77777777" w:rsidR="00D708FE" w:rsidRDefault="00D708FE" w:rsidP="00D708FE">
            <w:pPr>
              <w:pStyle w:val="XML1"/>
              <w:rPr>
                <w:ins w:id="29839" w:author="Thomas Dietz" w:date="2012-08-08T16:18:00Z"/>
              </w:rPr>
            </w:pPr>
            <w:ins w:id="29840" w:author="Thomas Dietz" w:date="2012-08-08T16:18:00Z">
              <w:r>
                <w:t xml:space="preserve">        * The 'resource-id' element of OFResoureType MUST be present</w:t>
              </w:r>
            </w:ins>
          </w:p>
          <w:p w14:paraId="456F7A11" w14:textId="77777777" w:rsidR="00D708FE" w:rsidRDefault="00D708FE" w:rsidP="00D708FE">
            <w:pPr>
              <w:pStyle w:val="XML1"/>
              <w:rPr>
                <w:ins w:id="29841" w:author="Thomas Dietz" w:date="2012-08-08T16:18:00Z"/>
              </w:rPr>
            </w:pPr>
            <w:ins w:id="29842" w:author="Thomas Dietz" w:date="2012-08-08T16:18:00Z">
              <w:r>
                <w:t xml:space="preserve">        at all &amp;lt;edit-config&amp;gt; operations to identify the port.</w:t>
              </w:r>
            </w:ins>
          </w:p>
          <w:p w14:paraId="60AAB398" w14:textId="77777777" w:rsidR="00D708FE" w:rsidRDefault="00D708FE" w:rsidP="00D708FE">
            <w:pPr>
              <w:pStyle w:val="XML1"/>
              <w:rPr>
                <w:ins w:id="29843" w:author="Thomas Dietz" w:date="2012-08-08T16:18:00Z"/>
              </w:rPr>
            </w:pPr>
            <w:ins w:id="29844" w:author="Thomas Dietz" w:date="2012-08-08T16:18:00Z">
              <w:r>
                <w:t xml:space="preserve">        * If the operation is 'merge' or 'replace', the element is</w:t>
              </w:r>
            </w:ins>
          </w:p>
          <w:p w14:paraId="0FB8AAC2" w14:textId="77777777" w:rsidR="00D708FE" w:rsidRDefault="00D708FE" w:rsidP="00D708FE">
            <w:pPr>
              <w:pStyle w:val="XML1"/>
              <w:rPr>
                <w:ins w:id="29845" w:author="Thomas Dietz" w:date="2012-08-08T16:18:00Z"/>
              </w:rPr>
            </w:pPr>
            <w:ins w:id="29846" w:author="Thomas Dietz" w:date="2012-08-08T16:18:00Z">
              <w:r>
                <w:t xml:space="preserve">        created if it does not exist, and its value is set to the</w:t>
              </w:r>
            </w:ins>
          </w:p>
          <w:p w14:paraId="3A7B9477" w14:textId="77777777" w:rsidR="00D708FE" w:rsidRDefault="00D708FE" w:rsidP="00D708FE">
            <w:pPr>
              <w:pStyle w:val="XML1"/>
              <w:rPr>
                <w:ins w:id="29847" w:author="Thomas Dietz" w:date="2012-08-08T16:18:00Z"/>
              </w:rPr>
            </w:pPr>
            <w:ins w:id="29848" w:author="Thomas Dietz" w:date="2012-08-08T16:18:00Z">
              <w:r>
                <w:t xml:space="preserve">        value found in the XML RPC data.</w:t>
              </w:r>
            </w:ins>
          </w:p>
          <w:p w14:paraId="31FB77B7" w14:textId="77777777" w:rsidR="00D708FE" w:rsidRDefault="00D708FE" w:rsidP="00D708FE">
            <w:pPr>
              <w:pStyle w:val="XML1"/>
              <w:rPr>
                <w:ins w:id="29849" w:author="Thomas Dietz" w:date="2012-08-08T16:18:00Z"/>
              </w:rPr>
            </w:pPr>
            <w:ins w:id="29850" w:author="Thomas Dietz" w:date="2012-08-08T16:18:00Z">
              <w:r>
                <w:t xml:space="preserve">        * If the operation is 'create', the element is created if it</w:t>
              </w:r>
            </w:ins>
          </w:p>
          <w:p w14:paraId="172C8332" w14:textId="77777777" w:rsidR="00D708FE" w:rsidRDefault="00D708FE" w:rsidP="00D708FE">
            <w:pPr>
              <w:pStyle w:val="XML1"/>
              <w:rPr>
                <w:ins w:id="29851" w:author="Thomas Dietz" w:date="2012-08-08T16:18:00Z"/>
              </w:rPr>
            </w:pPr>
            <w:ins w:id="29852" w:author="Thomas Dietz" w:date="2012-08-08T16:18:00Z">
              <w:r>
                <w:t xml:space="preserve">        does not exist. If the element already exists, a</w:t>
              </w:r>
            </w:ins>
          </w:p>
          <w:p w14:paraId="21B1D53B" w14:textId="77777777" w:rsidR="00D708FE" w:rsidRDefault="00D708FE" w:rsidP="00D708FE">
            <w:pPr>
              <w:pStyle w:val="XML1"/>
              <w:rPr>
                <w:ins w:id="29853" w:author="Thomas Dietz" w:date="2012-08-08T16:18:00Z"/>
              </w:rPr>
            </w:pPr>
            <w:ins w:id="29854" w:author="Thomas Dietz" w:date="2012-08-08T16:18:00Z">
              <w:r>
                <w:t xml:space="preserve">        'data</w:t>
              </w:r>
              <w:r>
                <w:rPr>
                  <w:rFonts w:ascii="MS Mincho" w:eastAsia="MS Mincho" w:hAnsi="MS Mincho" w:cs="MS Mincho" w:hint="eastAsia"/>
                </w:rPr>
                <w:t>‑</w:t>
              </w:r>
              <w:r>
                <w:t>exists' error is returned.</w:t>
              </w:r>
            </w:ins>
          </w:p>
          <w:p w14:paraId="3E4DF786" w14:textId="77777777" w:rsidR="00D708FE" w:rsidRDefault="00D708FE" w:rsidP="00D708FE">
            <w:pPr>
              <w:pStyle w:val="XML1"/>
              <w:rPr>
                <w:ins w:id="29855" w:author="Thomas Dietz" w:date="2012-08-08T16:18:00Z"/>
              </w:rPr>
            </w:pPr>
            <w:ins w:id="29856" w:author="Thomas Dietz" w:date="2012-08-08T16:18:00Z">
              <w:r>
                <w:t xml:space="preserve">        * If the operation is 'delete', the element is deleted if it</w:t>
              </w:r>
            </w:ins>
          </w:p>
          <w:p w14:paraId="501DA745" w14:textId="77777777" w:rsidR="00D708FE" w:rsidRDefault="00D708FE" w:rsidP="00D708FE">
            <w:pPr>
              <w:pStyle w:val="XML1"/>
              <w:rPr>
                <w:ins w:id="29857" w:author="Thomas Dietz" w:date="2012-08-08T16:18:00Z"/>
              </w:rPr>
            </w:pPr>
            <w:ins w:id="29858" w:author="Thomas Dietz" w:date="2012-08-08T16:18:00Z">
              <w:r>
                <w:t xml:space="preserve">        exists. If the element does not exist, a 'data</w:t>
              </w:r>
              <w:r>
                <w:rPr>
                  <w:rFonts w:ascii="MS Mincho" w:eastAsia="MS Mincho" w:hAnsi="MS Mincho" w:cs="MS Mincho" w:hint="eastAsia"/>
                </w:rPr>
                <w:t>‑</w:t>
              </w:r>
              <w:r>
                <w:t>missing'</w:t>
              </w:r>
            </w:ins>
          </w:p>
          <w:p w14:paraId="1CA6E8DF" w14:textId="77777777" w:rsidR="00D708FE" w:rsidRDefault="00D708FE" w:rsidP="00D708FE">
            <w:pPr>
              <w:pStyle w:val="XML1"/>
              <w:rPr>
                <w:ins w:id="29859" w:author="Thomas Dietz" w:date="2012-08-08T16:18:00Z"/>
              </w:rPr>
            </w:pPr>
            <w:ins w:id="29860" w:author="Thomas Dietz" w:date="2012-08-08T16:18:00Z">
              <w:r>
                <w:t xml:space="preserve">        error is returned.</w:t>
              </w:r>
            </w:ins>
          </w:p>
          <w:p w14:paraId="4A406E94" w14:textId="77777777" w:rsidR="00D708FE" w:rsidRDefault="00D708FE" w:rsidP="00D708FE">
            <w:pPr>
              <w:pStyle w:val="XML1"/>
              <w:rPr>
                <w:ins w:id="29861" w:author="Thomas Dietz" w:date="2012-08-08T16:18:00Z"/>
              </w:rPr>
            </w:pPr>
            <w:ins w:id="29862" w:author="Thomas Dietz" w:date="2012-08-08T16:18:00Z">
              <w:r>
                <w:t xml:space="preserve">      &lt;/xs:documentation&gt;</w:t>
              </w:r>
            </w:ins>
          </w:p>
          <w:p w14:paraId="24DF0D1E" w14:textId="77777777" w:rsidR="00D708FE" w:rsidRDefault="00D708FE" w:rsidP="00D708FE">
            <w:pPr>
              <w:pStyle w:val="XML1"/>
              <w:rPr>
                <w:ins w:id="29863" w:author="Thomas Dietz" w:date="2012-08-08T16:18:00Z"/>
              </w:rPr>
            </w:pPr>
            <w:ins w:id="29864" w:author="Thomas Dietz" w:date="2012-08-08T16:18:00Z">
              <w:r>
                <w:t xml:space="preserve">    &lt;/xs:annotation&gt;</w:t>
              </w:r>
            </w:ins>
          </w:p>
          <w:p w14:paraId="1C06FA36" w14:textId="77777777" w:rsidR="00D708FE" w:rsidRDefault="00D708FE" w:rsidP="00D708FE">
            <w:pPr>
              <w:pStyle w:val="XML1"/>
              <w:rPr>
                <w:ins w:id="29865" w:author="Thomas Dietz" w:date="2012-08-08T16:18:00Z"/>
              </w:rPr>
            </w:pPr>
          </w:p>
          <w:p w14:paraId="52B9B9F1" w14:textId="77777777" w:rsidR="00D708FE" w:rsidRDefault="00D708FE" w:rsidP="00D708FE">
            <w:pPr>
              <w:pStyle w:val="XML1"/>
              <w:rPr>
                <w:ins w:id="29866" w:author="Thomas Dietz" w:date="2012-08-08T16:18:00Z"/>
              </w:rPr>
            </w:pPr>
            <w:ins w:id="29867" w:author="Thomas Dietz" w:date="2012-08-08T16:18:00Z">
              <w:r>
                <w:t xml:space="preserve">    &lt;xs:sequence&gt;</w:t>
              </w:r>
            </w:ins>
          </w:p>
          <w:p w14:paraId="3A1F219A" w14:textId="77777777" w:rsidR="00D708FE" w:rsidRDefault="00D708FE" w:rsidP="00D708FE">
            <w:pPr>
              <w:pStyle w:val="XML1"/>
              <w:rPr>
                <w:ins w:id="29868" w:author="Thomas Dietz" w:date="2012-08-08T16:18:00Z"/>
              </w:rPr>
            </w:pPr>
            <w:ins w:id="29869" w:author="Thomas Dietz" w:date="2012-08-08T16:18:00Z">
              <w:r>
                <w:t xml:space="preserve">      &lt;xs:group ref="OFResourceType"/&gt;</w:t>
              </w:r>
            </w:ins>
          </w:p>
          <w:p w14:paraId="5758DC9F" w14:textId="77777777" w:rsidR="00D708FE" w:rsidRDefault="00D708FE" w:rsidP="00D708FE">
            <w:pPr>
              <w:pStyle w:val="XML1"/>
              <w:rPr>
                <w:ins w:id="29870" w:author="Thomas Dietz" w:date="2012-08-08T16:18:00Z"/>
              </w:rPr>
            </w:pPr>
            <w:ins w:id="29871" w:author="Thomas Dietz" w:date="2012-08-08T16:18:00Z">
              <w:r>
                <w:t xml:space="preserve">      &lt;xs:element name="number"  type="xs:unsignedLong"&gt;</w:t>
              </w:r>
            </w:ins>
          </w:p>
          <w:p w14:paraId="0714AB23" w14:textId="77777777" w:rsidR="00D708FE" w:rsidRDefault="00D708FE" w:rsidP="00D708FE">
            <w:pPr>
              <w:pStyle w:val="XML1"/>
              <w:rPr>
                <w:ins w:id="29872" w:author="Thomas Dietz" w:date="2012-08-08T16:18:00Z"/>
              </w:rPr>
            </w:pPr>
            <w:ins w:id="29873" w:author="Thomas Dietz" w:date="2012-08-08T16:18:00Z">
              <w:r>
                <w:t xml:space="preserve">        &lt;xs:annotation&gt;</w:t>
              </w:r>
            </w:ins>
          </w:p>
          <w:p w14:paraId="3EF61C5B" w14:textId="77777777" w:rsidR="00D708FE" w:rsidRDefault="00D708FE" w:rsidP="00D708FE">
            <w:pPr>
              <w:pStyle w:val="XML1"/>
              <w:rPr>
                <w:ins w:id="29874" w:author="Thomas Dietz" w:date="2012-08-08T16:18:00Z"/>
              </w:rPr>
            </w:pPr>
            <w:ins w:id="29875" w:author="Thomas Dietz" w:date="2012-08-08T16:18:00Z">
              <w:r>
                <w:t xml:space="preserve">          &lt;xs:documentation&gt;</w:t>
              </w:r>
            </w:ins>
          </w:p>
          <w:p w14:paraId="02AAA335" w14:textId="77777777" w:rsidR="00D708FE" w:rsidRDefault="00D708FE" w:rsidP="00D708FE">
            <w:pPr>
              <w:pStyle w:val="XML1"/>
              <w:rPr>
                <w:ins w:id="29876" w:author="Thomas Dietz" w:date="2012-08-08T16:18:00Z"/>
              </w:rPr>
            </w:pPr>
            <w:ins w:id="29877" w:author="Thomas Dietz" w:date="2012-08-08T16:18:00Z">
              <w:r>
                <w:t xml:space="preserve">            This number identifies the OpenFlow Port to </w:t>
              </w:r>
            </w:ins>
          </w:p>
          <w:p w14:paraId="6743DB0E" w14:textId="77777777" w:rsidR="00D708FE" w:rsidRDefault="00D708FE" w:rsidP="00D708FE">
            <w:pPr>
              <w:pStyle w:val="XML1"/>
              <w:rPr>
                <w:ins w:id="29878" w:author="Thomas Dietz" w:date="2012-08-08T16:18:00Z"/>
              </w:rPr>
            </w:pPr>
            <w:ins w:id="29879" w:author="Thomas Dietz" w:date="2012-08-08T16:18:00Z">
              <w:r>
                <w:t xml:space="preserve">            OpenFlow Controllers. It is assigned to an OpenFlow Port </w:t>
              </w:r>
            </w:ins>
          </w:p>
          <w:p w14:paraId="313787C6" w14:textId="77777777" w:rsidR="00D708FE" w:rsidRDefault="00D708FE" w:rsidP="00D708FE">
            <w:pPr>
              <w:pStyle w:val="XML1"/>
              <w:rPr>
                <w:ins w:id="29880" w:author="Thomas Dietz" w:date="2012-08-08T16:18:00Z"/>
              </w:rPr>
            </w:pPr>
            <w:ins w:id="29881" w:author="Thomas Dietz" w:date="2012-08-08T16:18:00Z">
              <w:r>
                <w:t xml:space="preserve">            latest when the OpenFlow Port is associated with and</w:t>
              </w:r>
            </w:ins>
          </w:p>
          <w:p w14:paraId="3A607FB0" w14:textId="77777777" w:rsidR="00D708FE" w:rsidRDefault="00D708FE" w:rsidP="00D708FE">
            <w:pPr>
              <w:pStyle w:val="XML1"/>
              <w:rPr>
                <w:ins w:id="29882" w:author="Thomas Dietz" w:date="2012-08-08T16:18:00Z"/>
              </w:rPr>
            </w:pPr>
            <w:ins w:id="29883" w:author="Thomas Dietz" w:date="2012-08-08T16:18:00Z">
              <w:r>
                <w:t xml:space="preserve">            OpenFlow Logical Switch.  If the OpenFlow Port is</w:t>
              </w:r>
            </w:ins>
          </w:p>
          <w:p w14:paraId="230F44BA" w14:textId="77777777" w:rsidR="00D708FE" w:rsidRDefault="00D708FE" w:rsidP="00D708FE">
            <w:pPr>
              <w:pStyle w:val="XML1"/>
              <w:rPr>
                <w:ins w:id="29884" w:author="Thomas Dietz" w:date="2012-08-08T16:18:00Z"/>
              </w:rPr>
            </w:pPr>
            <w:ins w:id="29885" w:author="Thomas Dietz" w:date="2012-08-08T16:18:00Z">
              <w:r>
                <w:t xml:space="preserve">            associated with an OpenFlow Logical Switch, this element</w:t>
              </w:r>
            </w:ins>
          </w:p>
          <w:p w14:paraId="1BCC597B" w14:textId="77777777" w:rsidR="00D708FE" w:rsidRDefault="00D708FE" w:rsidP="00D708FE">
            <w:pPr>
              <w:pStyle w:val="XML1"/>
              <w:rPr>
                <w:ins w:id="29886" w:author="Thomas Dietz" w:date="2012-08-08T16:18:00Z"/>
              </w:rPr>
            </w:pPr>
            <w:ins w:id="29887" w:author="Thomas Dietz" w:date="2012-08-08T16:18:00Z">
              <w:r>
                <w:t xml:space="preserve">            MUST be unique within the context of the OpenFlow Logical</w:t>
              </w:r>
            </w:ins>
          </w:p>
          <w:p w14:paraId="09918938" w14:textId="77777777" w:rsidR="00D708FE" w:rsidRDefault="00D708FE" w:rsidP="00D708FE">
            <w:pPr>
              <w:pStyle w:val="XML1"/>
              <w:rPr>
                <w:ins w:id="29888" w:author="Thomas Dietz" w:date="2012-08-08T16:18:00Z"/>
              </w:rPr>
            </w:pPr>
            <w:ins w:id="29889" w:author="Thomas Dietz" w:date="2012-08-08T16:18:00Z">
              <w:r>
                <w:t xml:space="preserve">            Switch.  </w:t>
              </w:r>
            </w:ins>
          </w:p>
          <w:p w14:paraId="2F49F266" w14:textId="77777777" w:rsidR="00D708FE" w:rsidRDefault="00D708FE" w:rsidP="00D708FE">
            <w:pPr>
              <w:pStyle w:val="XML1"/>
              <w:rPr>
                <w:ins w:id="29890" w:author="Thomas Dietz" w:date="2012-08-08T16:18:00Z"/>
              </w:rPr>
            </w:pPr>
            <w:ins w:id="29891" w:author="Thomas Dietz" w:date="2012-08-08T16:18:00Z">
              <w:r>
                <w:t xml:space="preserve">                  </w:t>
              </w:r>
            </w:ins>
          </w:p>
          <w:p w14:paraId="42E510B7" w14:textId="77777777" w:rsidR="00D708FE" w:rsidRDefault="00D708FE" w:rsidP="00D708FE">
            <w:pPr>
              <w:pStyle w:val="XML1"/>
              <w:rPr>
                <w:ins w:id="29892" w:author="Thomas Dietz" w:date="2012-08-08T16:18:00Z"/>
              </w:rPr>
            </w:pPr>
            <w:ins w:id="29893" w:author="Thomas Dietz" w:date="2012-08-08T16:18:00Z">
              <w:r>
                <w:t xml:space="preserve">            OpenFlow Capable Switch implementations may choose to</w:t>
              </w:r>
            </w:ins>
          </w:p>
          <w:p w14:paraId="68BF1844" w14:textId="77777777" w:rsidR="00D708FE" w:rsidRDefault="00D708FE" w:rsidP="00D708FE">
            <w:pPr>
              <w:pStyle w:val="XML1"/>
              <w:rPr>
                <w:ins w:id="29894" w:author="Thomas Dietz" w:date="2012-08-08T16:18:00Z"/>
              </w:rPr>
            </w:pPr>
            <w:ins w:id="29895" w:author="Thomas Dietz" w:date="2012-08-08T16:18:00Z">
              <w:r>
                <w:t xml:space="preserve">            assign values to OpenFlow Ports that are unique within the</w:t>
              </w:r>
            </w:ins>
          </w:p>
          <w:p w14:paraId="0612D61A" w14:textId="77777777" w:rsidR="00D708FE" w:rsidRDefault="00D708FE" w:rsidP="00D708FE">
            <w:pPr>
              <w:pStyle w:val="XML1"/>
              <w:rPr>
                <w:ins w:id="29896" w:author="Thomas Dietz" w:date="2012-08-08T16:18:00Z"/>
              </w:rPr>
            </w:pPr>
            <w:ins w:id="29897" w:author="Thomas Dietz" w:date="2012-08-08T16:18:00Z">
              <w:r>
                <w:t xml:space="preserve">            context of the OpenFlow Logical Switch.  These numbers can</w:t>
              </w:r>
            </w:ins>
          </w:p>
          <w:p w14:paraId="1BAC5E6B" w14:textId="77777777" w:rsidR="00D708FE" w:rsidRDefault="00D708FE" w:rsidP="00D708FE">
            <w:pPr>
              <w:pStyle w:val="XML1"/>
              <w:rPr>
                <w:ins w:id="29898" w:author="Thomas Dietz" w:date="2012-08-08T16:18:00Z"/>
              </w:rPr>
            </w:pPr>
            <w:ins w:id="29899" w:author="Thomas Dietz" w:date="2012-08-08T16:18:00Z">
              <w:r>
                <w:t xml:space="preserve">            be used independent of assignments to OpenFlow Logical</w:t>
              </w:r>
            </w:ins>
          </w:p>
          <w:p w14:paraId="3EAEE079" w14:textId="77777777" w:rsidR="00D708FE" w:rsidRDefault="00D708FE" w:rsidP="00D708FE">
            <w:pPr>
              <w:pStyle w:val="XML1"/>
              <w:rPr>
                <w:ins w:id="29900" w:author="Thomas Dietz" w:date="2012-08-08T16:18:00Z"/>
              </w:rPr>
            </w:pPr>
            <w:ins w:id="29901" w:author="Thomas Dietz" w:date="2012-08-08T16:18:00Z">
              <w:r>
                <w:t xml:space="preserve">            Switches. </w:t>
              </w:r>
            </w:ins>
          </w:p>
          <w:p w14:paraId="55E6653C" w14:textId="77777777" w:rsidR="00D708FE" w:rsidRDefault="00D708FE" w:rsidP="00D708FE">
            <w:pPr>
              <w:pStyle w:val="XML1"/>
              <w:rPr>
                <w:ins w:id="29902" w:author="Thomas Dietz" w:date="2012-08-08T16:18:00Z"/>
              </w:rPr>
            </w:pPr>
            <w:ins w:id="29903" w:author="Thomas Dietz" w:date="2012-08-08T16:18:00Z">
              <w:r>
                <w:t xml:space="preserve">                  </w:t>
              </w:r>
            </w:ins>
          </w:p>
          <w:p w14:paraId="02C6A27D" w14:textId="77777777" w:rsidR="00D708FE" w:rsidRDefault="00D708FE" w:rsidP="00D708FE">
            <w:pPr>
              <w:pStyle w:val="XML1"/>
              <w:rPr>
                <w:ins w:id="29904" w:author="Thomas Dietz" w:date="2012-08-08T16:18:00Z"/>
              </w:rPr>
            </w:pPr>
            <w:ins w:id="29905" w:author="Thomas Dietz" w:date="2012-08-08T16:18:00Z">
              <w:r>
                <w:t xml:space="preserve">            Other implementations may assign values to this element</w:t>
              </w:r>
            </w:ins>
          </w:p>
          <w:p w14:paraId="19545A46" w14:textId="77777777" w:rsidR="00D708FE" w:rsidRDefault="00D708FE" w:rsidP="00D708FE">
            <w:pPr>
              <w:pStyle w:val="XML1"/>
              <w:rPr>
                <w:ins w:id="29906" w:author="Thomas Dietz" w:date="2012-08-08T16:18:00Z"/>
              </w:rPr>
            </w:pPr>
            <w:ins w:id="29907" w:author="Thomas Dietz" w:date="2012-08-08T16:18:00Z">
              <w:r>
                <w:t xml:space="preserve">            only if the OpenFlow Port is assigned to an OpenFlow</w:t>
              </w:r>
            </w:ins>
          </w:p>
          <w:p w14:paraId="5417E022" w14:textId="77777777" w:rsidR="00D708FE" w:rsidRDefault="00D708FE" w:rsidP="00D708FE">
            <w:pPr>
              <w:pStyle w:val="XML1"/>
              <w:rPr>
                <w:ins w:id="29908" w:author="Thomas Dietz" w:date="2012-08-08T16:18:00Z"/>
              </w:rPr>
            </w:pPr>
            <w:ins w:id="29909" w:author="Thomas Dietz" w:date="2012-08-08T16:18:00Z">
              <w:r>
                <w:t xml:space="preserve">            Logical Switch.  If no value is currently assigned to this</w:t>
              </w:r>
            </w:ins>
          </w:p>
          <w:p w14:paraId="32FE6BBE" w14:textId="77777777" w:rsidR="00D708FE" w:rsidRDefault="00D708FE" w:rsidP="00D708FE">
            <w:pPr>
              <w:pStyle w:val="XML1"/>
              <w:rPr>
                <w:ins w:id="29910" w:author="Thomas Dietz" w:date="2012-08-08T16:18:00Z"/>
              </w:rPr>
            </w:pPr>
            <w:ins w:id="29911" w:author="Thomas Dietz" w:date="2012-08-08T16:18:00Z">
              <w:r>
                <w:t xml:space="preserve">            element then this element MUST NOT be included in replies</w:t>
              </w:r>
            </w:ins>
          </w:p>
          <w:p w14:paraId="6578275F" w14:textId="77777777" w:rsidR="00D708FE" w:rsidRDefault="00D708FE" w:rsidP="00D708FE">
            <w:pPr>
              <w:pStyle w:val="XML1"/>
              <w:rPr>
                <w:ins w:id="29912" w:author="Thomas Dietz" w:date="2012-08-08T16:18:00Z"/>
              </w:rPr>
            </w:pPr>
            <w:ins w:id="29913" w:author="Thomas Dietz" w:date="2012-08-08T16:18:00Z">
              <w:r>
                <w:t xml:space="preserve">            to NETCONF &amp;lt;get&amp;gt; requests. Since this element is not</w:t>
              </w:r>
            </w:ins>
          </w:p>
          <w:p w14:paraId="4D8B4F10" w14:textId="77777777" w:rsidR="00D708FE" w:rsidRDefault="00D708FE" w:rsidP="00D708FE">
            <w:pPr>
              <w:pStyle w:val="XML1"/>
              <w:rPr>
                <w:ins w:id="29914" w:author="Thomas Dietz" w:date="2012-08-08T16:18:00Z"/>
              </w:rPr>
            </w:pPr>
            <w:ins w:id="29915" w:author="Thomas Dietz" w:date="2012-08-08T16:18:00Z">
              <w:r>
                <w:t xml:space="preserve">            configurable with the NETCONF protocol it MUST NOT be</w:t>
              </w:r>
            </w:ins>
          </w:p>
          <w:p w14:paraId="7464F3B3" w14:textId="77777777" w:rsidR="00D708FE" w:rsidRDefault="00D708FE" w:rsidP="00D708FE">
            <w:pPr>
              <w:pStyle w:val="XML1"/>
              <w:rPr>
                <w:ins w:id="29916" w:author="Thomas Dietz" w:date="2012-08-08T16:18:00Z"/>
              </w:rPr>
            </w:pPr>
            <w:ins w:id="29917" w:author="Thomas Dietz" w:date="2012-08-08T16:18:00Z">
              <w:r>
                <w:t xml:space="preserve">            included in replies to NETCONF &amp;lt;get-config&amp;gt; requests.</w:t>
              </w:r>
            </w:ins>
          </w:p>
          <w:p w14:paraId="5FE60087" w14:textId="77777777" w:rsidR="00D708FE" w:rsidRDefault="00D708FE" w:rsidP="00D708FE">
            <w:pPr>
              <w:pStyle w:val="XML1"/>
              <w:rPr>
                <w:ins w:id="29918" w:author="Thomas Dietz" w:date="2012-08-08T16:18:00Z"/>
              </w:rPr>
            </w:pPr>
            <w:ins w:id="29919" w:author="Thomas Dietz" w:date="2012-08-08T16:18:00Z">
              <w:r>
                <w:t xml:space="preserve">          &lt;/xs:documentation&gt;</w:t>
              </w:r>
            </w:ins>
          </w:p>
          <w:p w14:paraId="15AF2778" w14:textId="77777777" w:rsidR="00D708FE" w:rsidRDefault="00D708FE" w:rsidP="00D708FE">
            <w:pPr>
              <w:pStyle w:val="XML1"/>
              <w:rPr>
                <w:ins w:id="29920" w:author="Thomas Dietz" w:date="2012-08-08T16:18:00Z"/>
              </w:rPr>
            </w:pPr>
            <w:ins w:id="29921" w:author="Thomas Dietz" w:date="2012-08-08T16:18:00Z">
              <w:r>
                <w:t xml:space="preserve">        &lt;/xs:annotation&gt;</w:t>
              </w:r>
            </w:ins>
          </w:p>
          <w:p w14:paraId="7B89D3B3" w14:textId="77777777" w:rsidR="00D708FE" w:rsidRDefault="00D708FE" w:rsidP="00D708FE">
            <w:pPr>
              <w:pStyle w:val="XML1"/>
              <w:rPr>
                <w:ins w:id="29922" w:author="Thomas Dietz" w:date="2012-08-08T16:18:00Z"/>
              </w:rPr>
            </w:pPr>
            <w:ins w:id="29923" w:author="Thomas Dietz" w:date="2012-08-08T16:18:00Z">
              <w:r>
                <w:t xml:space="preserve">      &lt;/xs:element&gt;</w:t>
              </w:r>
            </w:ins>
          </w:p>
          <w:p w14:paraId="718B6133" w14:textId="77777777" w:rsidR="00D708FE" w:rsidRDefault="00D708FE" w:rsidP="00D708FE">
            <w:pPr>
              <w:pStyle w:val="XML1"/>
              <w:rPr>
                <w:ins w:id="29924" w:author="Thomas Dietz" w:date="2012-08-08T16:18:00Z"/>
              </w:rPr>
            </w:pPr>
            <w:ins w:id="29925" w:author="Thomas Dietz" w:date="2012-08-08T16:18:00Z">
              <w:r>
                <w:t xml:space="preserve">      &lt;xs:element name="name"&gt;</w:t>
              </w:r>
            </w:ins>
          </w:p>
          <w:p w14:paraId="0B1CE661" w14:textId="77777777" w:rsidR="00D708FE" w:rsidRDefault="00D708FE" w:rsidP="00D708FE">
            <w:pPr>
              <w:pStyle w:val="XML1"/>
              <w:rPr>
                <w:ins w:id="29926" w:author="Thomas Dietz" w:date="2012-08-08T16:18:00Z"/>
              </w:rPr>
            </w:pPr>
            <w:ins w:id="29927" w:author="Thomas Dietz" w:date="2012-08-08T16:18:00Z">
              <w:r>
                <w:t xml:space="preserve">        &lt;xs:annotation&gt;</w:t>
              </w:r>
            </w:ins>
          </w:p>
          <w:p w14:paraId="6EBECCA9" w14:textId="77777777" w:rsidR="00D708FE" w:rsidRDefault="00D708FE" w:rsidP="00D708FE">
            <w:pPr>
              <w:pStyle w:val="XML1"/>
              <w:rPr>
                <w:ins w:id="29928" w:author="Thomas Dietz" w:date="2012-08-08T16:18:00Z"/>
              </w:rPr>
            </w:pPr>
            <w:ins w:id="29929" w:author="Thomas Dietz" w:date="2012-08-08T16:18:00Z">
              <w:r>
                <w:t xml:space="preserve">          &lt;xs:documentation&gt;</w:t>
              </w:r>
            </w:ins>
          </w:p>
          <w:p w14:paraId="28BE5CCB" w14:textId="77777777" w:rsidR="00D708FE" w:rsidRDefault="00D708FE" w:rsidP="00D708FE">
            <w:pPr>
              <w:pStyle w:val="XML1"/>
              <w:rPr>
                <w:ins w:id="29930" w:author="Thomas Dietz" w:date="2012-08-08T16:18:00Z"/>
              </w:rPr>
            </w:pPr>
            <w:ins w:id="29931" w:author="Thomas Dietz" w:date="2012-08-08T16:18:00Z">
              <w:r>
                <w:t xml:space="preserve">            This element assists OpenFlow Controllers in </w:t>
              </w:r>
            </w:ins>
          </w:p>
          <w:p w14:paraId="29FA92B7" w14:textId="77777777" w:rsidR="00D708FE" w:rsidRDefault="00D708FE" w:rsidP="00D708FE">
            <w:pPr>
              <w:pStyle w:val="XML1"/>
              <w:rPr>
                <w:ins w:id="29932" w:author="Thomas Dietz" w:date="2012-08-08T16:18:00Z"/>
              </w:rPr>
            </w:pPr>
            <w:ins w:id="29933" w:author="Thomas Dietz" w:date="2012-08-08T16:18:00Z">
              <w:r>
                <w:t xml:space="preserve">            identifying OpenFlow Ports.  </w:t>
              </w:r>
            </w:ins>
          </w:p>
          <w:p w14:paraId="0CDB4E73" w14:textId="77777777" w:rsidR="00D708FE" w:rsidRDefault="00D708FE" w:rsidP="00D708FE">
            <w:pPr>
              <w:pStyle w:val="XML1"/>
              <w:rPr>
                <w:ins w:id="29934" w:author="Thomas Dietz" w:date="2012-08-08T16:18:00Z"/>
              </w:rPr>
            </w:pPr>
            <w:ins w:id="29935" w:author="Thomas Dietz" w:date="2012-08-08T16:18:00Z">
              <w:r>
                <w:t xml:space="preserve">                  </w:t>
              </w:r>
            </w:ins>
          </w:p>
          <w:p w14:paraId="545D4EB1" w14:textId="77777777" w:rsidR="00D708FE" w:rsidRDefault="00D708FE" w:rsidP="00D708FE">
            <w:pPr>
              <w:pStyle w:val="XML1"/>
              <w:rPr>
                <w:ins w:id="29936" w:author="Thomas Dietz" w:date="2012-08-08T16:18:00Z"/>
              </w:rPr>
            </w:pPr>
            <w:ins w:id="29937" w:author="Thomas Dietz" w:date="2012-08-08T16:18:00Z">
              <w:r>
                <w:t xml:space="preserve">            This element is not to be set by the OP-CONFIG protocol,</w:t>
              </w:r>
            </w:ins>
          </w:p>
          <w:p w14:paraId="1AA0CFFE" w14:textId="77777777" w:rsidR="00D708FE" w:rsidRDefault="00D708FE" w:rsidP="00D708FE">
            <w:pPr>
              <w:pStyle w:val="XML1"/>
              <w:rPr>
                <w:ins w:id="29938" w:author="Thomas Dietz" w:date="2012-08-08T16:18:00Z"/>
              </w:rPr>
            </w:pPr>
            <w:ins w:id="29939" w:author="Thomas Dietz" w:date="2012-08-08T16:18:00Z">
              <w:r>
                <w:t xml:space="preserve">            but it is set by the switch implementation.  It may be set</w:t>
              </w:r>
            </w:ins>
          </w:p>
          <w:p w14:paraId="26580822" w14:textId="77777777" w:rsidR="00D708FE" w:rsidRDefault="00D708FE" w:rsidP="00D708FE">
            <w:pPr>
              <w:pStyle w:val="XML1"/>
              <w:rPr>
                <w:ins w:id="29940" w:author="Thomas Dietz" w:date="2012-08-08T16:18:00Z"/>
              </w:rPr>
            </w:pPr>
            <w:ins w:id="29941" w:author="Thomas Dietz" w:date="2012-08-08T16:18:00Z">
              <w:r>
                <w:t xml:space="preserve">            at start-up time of an OpenFlow Capable Switch or when the </w:t>
              </w:r>
            </w:ins>
          </w:p>
          <w:p w14:paraId="1A3CD76C" w14:textId="77777777" w:rsidR="00D708FE" w:rsidRDefault="00D708FE" w:rsidP="00D708FE">
            <w:pPr>
              <w:pStyle w:val="XML1"/>
              <w:rPr>
                <w:ins w:id="29942" w:author="Thomas Dietz" w:date="2012-08-08T16:18:00Z"/>
              </w:rPr>
            </w:pPr>
            <w:ins w:id="29943" w:author="Thomas Dietz" w:date="2012-08-08T16:18:00Z">
              <w:r>
                <w:lastRenderedPageBreak/>
                <w:t xml:space="preserve">            OpenFlow Port is assigned to an OpenFlow Logical Switch.</w:t>
              </w:r>
            </w:ins>
          </w:p>
          <w:p w14:paraId="2B210042" w14:textId="77777777" w:rsidR="00D708FE" w:rsidRDefault="00D708FE" w:rsidP="00D708FE">
            <w:pPr>
              <w:pStyle w:val="XML1"/>
              <w:rPr>
                <w:ins w:id="29944" w:author="Thomas Dietz" w:date="2012-08-08T16:18:00Z"/>
              </w:rPr>
            </w:pPr>
            <w:ins w:id="29945" w:author="Thomas Dietz" w:date="2012-08-08T16:18:00Z">
              <w:r>
                <w:t xml:space="preserve">            It MAY also be not set at all.  If this element is set to a</w:t>
              </w:r>
            </w:ins>
          </w:p>
          <w:p w14:paraId="2C13BC65" w14:textId="77777777" w:rsidR="00D708FE" w:rsidRDefault="00D708FE" w:rsidP="00D708FE">
            <w:pPr>
              <w:pStyle w:val="XML1"/>
              <w:rPr>
                <w:ins w:id="29946" w:author="Thomas Dietz" w:date="2012-08-08T16:18:00Z"/>
              </w:rPr>
            </w:pPr>
            <w:ins w:id="29947" w:author="Thomas Dietz" w:date="2012-08-08T16:18:00Z">
              <w:r>
                <w:t xml:space="preserve">            value other than the empty string when being assigned to an</w:t>
              </w:r>
            </w:ins>
          </w:p>
          <w:p w14:paraId="0C2F2F0F" w14:textId="77777777" w:rsidR="00D708FE" w:rsidRDefault="00D708FE" w:rsidP="00D708FE">
            <w:pPr>
              <w:pStyle w:val="XML1"/>
              <w:rPr>
                <w:ins w:id="29948" w:author="Thomas Dietz" w:date="2012-08-08T16:18:00Z"/>
              </w:rPr>
            </w:pPr>
            <w:ins w:id="29949" w:author="Thomas Dietz" w:date="2012-08-08T16:18:00Z">
              <w:r>
                <w:t xml:space="preserve">            OpenFlow Logical Switch, then the value of this element</w:t>
              </w:r>
            </w:ins>
          </w:p>
          <w:p w14:paraId="092D070D" w14:textId="77777777" w:rsidR="00D708FE" w:rsidRDefault="00D708FE" w:rsidP="00D708FE">
            <w:pPr>
              <w:pStyle w:val="XML1"/>
              <w:rPr>
                <w:ins w:id="29950" w:author="Thomas Dietz" w:date="2012-08-08T16:18:00Z"/>
              </w:rPr>
            </w:pPr>
            <w:ins w:id="29951" w:author="Thomas Dietz" w:date="2012-08-08T16:18:00Z">
              <w:r>
                <w:t xml:space="preserve">            MUST be unique within the context of the OpenFlow Logical</w:t>
              </w:r>
            </w:ins>
          </w:p>
          <w:p w14:paraId="1F7444D5" w14:textId="77777777" w:rsidR="00D708FE" w:rsidRDefault="00D708FE" w:rsidP="00D708FE">
            <w:pPr>
              <w:pStyle w:val="XML1"/>
              <w:rPr>
                <w:ins w:id="29952" w:author="Thomas Dietz" w:date="2012-08-08T16:18:00Z"/>
              </w:rPr>
            </w:pPr>
            <w:ins w:id="29953" w:author="Thomas Dietz" w:date="2012-08-08T16:18:00Z">
              <w:r>
                <w:t xml:space="preserve">            Switch.  </w:t>
              </w:r>
            </w:ins>
          </w:p>
          <w:p w14:paraId="4A816151" w14:textId="77777777" w:rsidR="00D708FE" w:rsidRDefault="00D708FE" w:rsidP="00D708FE">
            <w:pPr>
              <w:pStyle w:val="XML1"/>
              <w:rPr>
                <w:ins w:id="29954" w:author="Thomas Dietz" w:date="2012-08-08T16:18:00Z"/>
              </w:rPr>
            </w:pPr>
            <w:ins w:id="29955" w:author="Thomas Dietz" w:date="2012-08-08T16:18:00Z">
              <w:r>
                <w:t xml:space="preserve">                  </w:t>
              </w:r>
            </w:ins>
          </w:p>
          <w:p w14:paraId="607F3445" w14:textId="77777777" w:rsidR="00D708FE" w:rsidRDefault="00D708FE" w:rsidP="00D708FE">
            <w:pPr>
              <w:pStyle w:val="XML1"/>
              <w:rPr>
                <w:ins w:id="29956" w:author="Thomas Dietz" w:date="2012-08-08T16:18:00Z"/>
              </w:rPr>
            </w:pPr>
            <w:ins w:id="29957" w:author="Thomas Dietz" w:date="2012-08-08T16:18:00Z">
              <w:r>
                <w:t xml:space="preserve">            If no value or the empty string is currently assigned to</w:t>
              </w:r>
            </w:ins>
          </w:p>
          <w:p w14:paraId="0B051EB9" w14:textId="77777777" w:rsidR="00D708FE" w:rsidRDefault="00D708FE" w:rsidP="00D708FE">
            <w:pPr>
              <w:pStyle w:val="XML1"/>
              <w:rPr>
                <w:ins w:id="29958" w:author="Thomas Dietz" w:date="2012-08-08T16:18:00Z"/>
              </w:rPr>
            </w:pPr>
            <w:ins w:id="29959" w:author="Thomas Dietz" w:date="2012-08-08T16:18:00Z">
              <w:r>
                <w:t xml:space="preserve">            this element then this element MUST not be included in</w:t>
              </w:r>
            </w:ins>
          </w:p>
          <w:p w14:paraId="5E786903" w14:textId="77777777" w:rsidR="00D708FE" w:rsidRDefault="00D708FE" w:rsidP="00D708FE">
            <w:pPr>
              <w:pStyle w:val="XML1"/>
              <w:rPr>
                <w:ins w:id="29960" w:author="Thomas Dietz" w:date="2012-08-08T16:18:00Z"/>
              </w:rPr>
            </w:pPr>
            <w:ins w:id="29961" w:author="Thomas Dietz" w:date="2012-08-08T16:18:00Z">
              <w:r>
                <w:t xml:space="preserve">            replies to NETCONF &amp;lt;get&amp;gt; requests. Since this element is</w:t>
              </w:r>
            </w:ins>
          </w:p>
          <w:p w14:paraId="4C616EB5" w14:textId="77777777" w:rsidR="00D708FE" w:rsidRDefault="00D708FE" w:rsidP="00D708FE">
            <w:pPr>
              <w:pStyle w:val="XML1"/>
              <w:rPr>
                <w:ins w:id="29962" w:author="Thomas Dietz" w:date="2012-08-08T16:18:00Z"/>
              </w:rPr>
            </w:pPr>
            <w:ins w:id="29963" w:author="Thomas Dietz" w:date="2012-08-08T16:18:00Z">
              <w:r>
                <w:t xml:space="preserve">            not configurable with the NETCONF protocol it MUST NOT be</w:t>
              </w:r>
            </w:ins>
          </w:p>
          <w:p w14:paraId="50E0EEB1" w14:textId="77777777" w:rsidR="00D708FE" w:rsidRDefault="00D708FE" w:rsidP="00D708FE">
            <w:pPr>
              <w:pStyle w:val="XML1"/>
              <w:rPr>
                <w:ins w:id="29964" w:author="Thomas Dietz" w:date="2012-08-08T16:18:00Z"/>
              </w:rPr>
            </w:pPr>
            <w:ins w:id="29965" w:author="Thomas Dietz" w:date="2012-08-08T16:18:00Z">
              <w:r>
                <w:t xml:space="preserve">            included in replies to NETCONF &amp;lt;get-config&amp;gt; requests.</w:t>
              </w:r>
            </w:ins>
          </w:p>
          <w:p w14:paraId="6031ED71" w14:textId="77777777" w:rsidR="00D708FE" w:rsidRDefault="00D708FE" w:rsidP="00D708FE">
            <w:pPr>
              <w:pStyle w:val="XML1"/>
              <w:rPr>
                <w:ins w:id="29966" w:author="Thomas Dietz" w:date="2012-08-08T16:18:00Z"/>
              </w:rPr>
            </w:pPr>
            <w:ins w:id="29967" w:author="Thomas Dietz" w:date="2012-08-08T16:18:00Z">
              <w:r>
                <w:t xml:space="preserve">          &lt;/xs:documentation&gt;</w:t>
              </w:r>
            </w:ins>
          </w:p>
          <w:p w14:paraId="766EEC87" w14:textId="77777777" w:rsidR="00D708FE" w:rsidRDefault="00D708FE" w:rsidP="00D708FE">
            <w:pPr>
              <w:pStyle w:val="XML1"/>
              <w:rPr>
                <w:ins w:id="29968" w:author="Thomas Dietz" w:date="2012-08-08T16:18:00Z"/>
              </w:rPr>
            </w:pPr>
            <w:ins w:id="29969" w:author="Thomas Dietz" w:date="2012-08-08T16:18:00Z">
              <w:r>
                <w:t xml:space="preserve">        &lt;/xs:annotation&gt;</w:t>
              </w:r>
            </w:ins>
          </w:p>
          <w:p w14:paraId="1874E723" w14:textId="77777777" w:rsidR="00D708FE" w:rsidRDefault="00D708FE" w:rsidP="00D708FE">
            <w:pPr>
              <w:pStyle w:val="XML1"/>
              <w:rPr>
                <w:ins w:id="29970" w:author="Thomas Dietz" w:date="2012-08-08T16:18:00Z"/>
              </w:rPr>
            </w:pPr>
            <w:ins w:id="29971" w:author="Thomas Dietz" w:date="2012-08-08T16:18:00Z">
              <w:r>
                <w:t xml:space="preserve">        &lt;xs:simpleType&gt;</w:t>
              </w:r>
            </w:ins>
          </w:p>
          <w:p w14:paraId="57D3F95D" w14:textId="77777777" w:rsidR="00D708FE" w:rsidRDefault="00D708FE" w:rsidP="00D708FE">
            <w:pPr>
              <w:pStyle w:val="XML1"/>
              <w:rPr>
                <w:ins w:id="29972" w:author="Thomas Dietz" w:date="2012-08-08T16:18:00Z"/>
              </w:rPr>
            </w:pPr>
            <w:ins w:id="29973" w:author="Thomas Dietz" w:date="2012-08-08T16:18:00Z">
              <w:r>
                <w:t xml:space="preserve">          &lt;xs:restriction base="xs:string"&gt;</w:t>
              </w:r>
            </w:ins>
          </w:p>
          <w:p w14:paraId="7A1241D8" w14:textId="77777777" w:rsidR="00D708FE" w:rsidRDefault="00D708FE" w:rsidP="00D708FE">
            <w:pPr>
              <w:pStyle w:val="XML1"/>
              <w:rPr>
                <w:ins w:id="29974" w:author="Thomas Dietz" w:date="2012-08-08T16:18:00Z"/>
              </w:rPr>
            </w:pPr>
            <w:ins w:id="29975" w:author="Thomas Dietz" w:date="2012-08-08T16:18:00Z">
              <w:r>
                <w:t xml:space="preserve">            &lt;xs:minLength value="1"/&gt;</w:t>
              </w:r>
            </w:ins>
          </w:p>
          <w:p w14:paraId="2974EC3D" w14:textId="77777777" w:rsidR="00D708FE" w:rsidRDefault="00D708FE" w:rsidP="00D708FE">
            <w:pPr>
              <w:pStyle w:val="XML1"/>
              <w:rPr>
                <w:ins w:id="29976" w:author="Thomas Dietz" w:date="2012-08-08T16:18:00Z"/>
              </w:rPr>
            </w:pPr>
            <w:ins w:id="29977" w:author="Thomas Dietz" w:date="2012-08-08T16:18:00Z">
              <w:r>
                <w:t xml:space="preserve">            &lt;xs:maxLength value="16"/&gt;</w:t>
              </w:r>
            </w:ins>
          </w:p>
          <w:p w14:paraId="0597A1E0" w14:textId="77777777" w:rsidR="00D708FE" w:rsidRDefault="00D708FE" w:rsidP="00D708FE">
            <w:pPr>
              <w:pStyle w:val="XML1"/>
              <w:rPr>
                <w:ins w:id="29978" w:author="Thomas Dietz" w:date="2012-08-08T16:18:00Z"/>
              </w:rPr>
            </w:pPr>
            <w:ins w:id="29979" w:author="Thomas Dietz" w:date="2012-08-08T16:18:00Z">
              <w:r>
                <w:t xml:space="preserve">          &lt;/xs:restriction&gt;</w:t>
              </w:r>
            </w:ins>
          </w:p>
          <w:p w14:paraId="2529CD51" w14:textId="77777777" w:rsidR="00D708FE" w:rsidRDefault="00D708FE" w:rsidP="00D708FE">
            <w:pPr>
              <w:pStyle w:val="XML1"/>
              <w:rPr>
                <w:ins w:id="29980" w:author="Thomas Dietz" w:date="2012-08-08T16:18:00Z"/>
              </w:rPr>
            </w:pPr>
            <w:ins w:id="29981" w:author="Thomas Dietz" w:date="2012-08-08T16:18:00Z">
              <w:r>
                <w:t xml:space="preserve">        &lt;/xs:simpleType&gt;</w:t>
              </w:r>
            </w:ins>
          </w:p>
          <w:p w14:paraId="4FB66614" w14:textId="77777777" w:rsidR="00D708FE" w:rsidRDefault="00D708FE" w:rsidP="00D708FE">
            <w:pPr>
              <w:pStyle w:val="XML1"/>
              <w:rPr>
                <w:ins w:id="29982" w:author="Thomas Dietz" w:date="2012-08-08T16:18:00Z"/>
              </w:rPr>
            </w:pPr>
            <w:ins w:id="29983" w:author="Thomas Dietz" w:date="2012-08-08T16:18:00Z">
              <w:r>
                <w:t xml:space="preserve">      &lt;/xs:element&gt;</w:t>
              </w:r>
            </w:ins>
          </w:p>
          <w:p w14:paraId="2376FC50" w14:textId="77777777" w:rsidR="00D708FE" w:rsidRDefault="00D708FE" w:rsidP="00D708FE">
            <w:pPr>
              <w:pStyle w:val="XML1"/>
              <w:rPr>
                <w:ins w:id="29984" w:author="Thomas Dietz" w:date="2012-08-08T16:18:00Z"/>
              </w:rPr>
            </w:pPr>
            <w:ins w:id="29985" w:author="Thomas Dietz" w:date="2012-08-08T16:18:00Z">
              <w:r>
                <w:t xml:space="preserve">      &lt;xs:element name="current-rate"  type="xs:unsignedInt"&gt;</w:t>
              </w:r>
            </w:ins>
          </w:p>
          <w:p w14:paraId="26BA43E2" w14:textId="77777777" w:rsidR="00D708FE" w:rsidRDefault="00D708FE" w:rsidP="00D708FE">
            <w:pPr>
              <w:pStyle w:val="XML1"/>
              <w:rPr>
                <w:ins w:id="29986" w:author="Thomas Dietz" w:date="2012-08-08T16:18:00Z"/>
              </w:rPr>
            </w:pPr>
            <w:ins w:id="29987" w:author="Thomas Dietz" w:date="2012-08-08T16:18:00Z">
              <w:r>
                <w:t xml:space="preserve">        &lt;xs:annotation&gt;</w:t>
              </w:r>
            </w:ins>
          </w:p>
          <w:p w14:paraId="52CAFF21" w14:textId="77777777" w:rsidR="00D708FE" w:rsidRDefault="00D708FE" w:rsidP="00D708FE">
            <w:pPr>
              <w:pStyle w:val="XML1"/>
              <w:rPr>
                <w:ins w:id="29988" w:author="Thomas Dietz" w:date="2012-08-08T16:18:00Z"/>
              </w:rPr>
            </w:pPr>
            <w:ins w:id="29989" w:author="Thomas Dietz" w:date="2012-08-08T16:18:00Z">
              <w:r>
                <w:t xml:space="preserve">          &lt;xs:documentation&gt;</w:t>
              </w:r>
            </w:ins>
          </w:p>
          <w:p w14:paraId="50AA8082" w14:textId="77777777" w:rsidR="00D708FE" w:rsidRDefault="00D708FE" w:rsidP="00D708FE">
            <w:pPr>
              <w:pStyle w:val="XML1"/>
              <w:rPr>
                <w:ins w:id="29990" w:author="Thomas Dietz" w:date="2012-08-08T16:18:00Z"/>
              </w:rPr>
            </w:pPr>
            <w:ins w:id="29991" w:author="Thomas Dietz" w:date="2012-08-08T16:18:00Z">
              <w:r>
                <w:t xml:space="preserve">            This element indicates the current bit rate of </w:t>
              </w:r>
            </w:ins>
          </w:p>
          <w:p w14:paraId="3810EE2B" w14:textId="77777777" w:rsidR="00D708FE" w:rsidRDefault="00D708FE" w:rsidP="00D708FE">
            <w:pPr>
              <w:pStyle w:val="XML1"/>
              <w:rPr>
                <w:ins w:id="29992" w:author="Thomas Dietz" w:date="2012-08-08T16:18:00Z"/>
              </w:rPr>
            </w:pPr>
            <w:ins w:id="29993" w:author="Thomas Dietz" w:date="2012-08-08T16:18:00Z">
              <w:r>
                <w:t xml:space="preserve">            the port. Its values is to be provided in units of kilobit </w:t>
              </w:r>
            </w:ins>
          </w:p>
          <w:p w14:paraId="7C8DB385" w14:textId="77777777" w:rsidR="00D708FE" w:rsidRDefault="00D708FE" w:rsidP="00D708FE">
            <w:pPr>
              <w:pStyle w:val="XML1"/>
              <w:rPr>
                <w:ins w:id="29994" w:author="Thomas Dietz" w:date="2012-08-08T16:18:00Z"/>
              </w:rPr>
            </w:pPr>
            <w:ins w:id="29995" w:author="Thomas Dietz" w:date="2012-08-08T16:18:00Z">
              <w:r>
                <w:t xml:space="preserve">            per second (kbps). This element is only valid if the </w:t>
              </w:r>
            </w:ins>
          </w:p>
          <w:p w14:paraId="632CF598" w14:textId="77777777" w:rsidR="00D708FE" w:rsidRDefault="00D708FE" w:rsidP="00D708FE">
            <w:pPr>
              <w:pStyle w:val="XML1"/>
              <w:rPr>
                <w:ins w:id="29996" w:author="Thomas Dietz" w:date="2012-08-08T16:18:00Z"/>
              </w:rPr>
            </w:pPr>
            <w:ins w:id="29997" w:author="Thomas Dietz" w:date="2012-08-08T16:18:00Z">
              <w:r>
                <w:t xml:space="preserve">            element called 'rate' in the current Port Features has a </w:t>
              </w:r>
            </w:ins>
          </w:p>
          <w:p w14:paraId="4ED6A0DC" w14:textId="77777777" w:rsidR="00D708FE" w:rsidRDefault="00D708FE" w:rsidP="00D708FE">
            <w:pPr>
              <w:pStyle w:val="XML1"/>
              <w:rPr>
                <w:ins w:id="29998" w:author="Thomas Dietz" w:date="2012-08-08T16:18:00Z"/>
              </w:rPr>
            </w:pPr>
            <w:ins w:id="29999" w:author="Thomas Dietz" w:date="2012-08-08T16:18:00Z">
              <w:r>
                <w:t xml:space="preserve">            value of 'other'.</w:t>
              </w:r>
            </w:ins>
          </w:p>
          <w:p w14:paraId="1AE5ED31" w14:textId="77777777" w:rsidR="00D708FE" w:rsidRDefault="00D708FE" w:rsidP="00D708FE">
            <w:pPr>
              <w:pStyle w:val="XML1"/>
              <w:rPr>
                <w:ins w:id="30000" w:author="Thomas Dietz" w:date="2012-08-08T16:18:00Z"/>
              </w:rPr>
            </w:pPr>
          </w:p>
          <w:p w14:paraId="01C93F68" w14:textId="77777777" w:rsidR="00D708FE" w:rsidRDefault="00D708FE" w:rsidP="00D708FE">
            <w:pPr>
              <w:pStyle w:val="XML1"/>
              <w:rPr>
                <w:ins w:id="30001" w:author="Thomas Dietz" w:date="2012-08-08T16:18:00Z"/>
              </w:rPr>
            </w:pPr>
            <w:ins w:id="30002" w:author="Thomas Dietz" w:date="2012-08-08T16:18:00Z">
              <w:r>
                <w:t xml:space="preserve">            Since this element is not configurable with the NETCONF</w:t>
              </w:r>
            </w:ins>
          </w:p>
          <w:p w14:paraId="20921AA7" w14:textId="77777777" w:rsidR="00D708FE" w:rsidRDefault="00D708FE" w:rsidP="00D708FE">
            <w:pPr>
              <w:pStyle w:val="XML1"/>
              <w:rPr>
                <w:ins w:id="30003" w:author="Thomas Dietz" w:date="2012-08-08T16:18:00Z"/>
              </w:rPr>
            </w:pPr>
            <w:ins w:id="30004" w:author="Thomas Dietz" w:date="2012-08-08T16:18:00Z">
              <w:r>
                <w:t xml:space="preserve">            protocol it MUST NOT be included in replies to NETCONF</w:t>
              </w:r>
            </w:ins>
          </w:p>
          <w:p w14:paraId="2015300B" w14:textId="77777777" w:rsidR="00D708FE" w:rsidRDefault="00D708FE" w:rsidP="00D708FE">
            <w:pPr>
              <w:pStyle w:val="XML1"/>
              <w:rPr>
                <w:ins w:id="30005" w:author="Thomas Dietz" w:date="2012-08-08T16:18:00Z"/>
              </w:rPr>
            </w:pPr>
            <w:ins w:id="30006" w:author="Thomas Dietz" w:date="2012-08-08T16:18:00Z">
              <w:r>
                <w:t xml:space="preserve">            &amp;lt;get-config&amp;gt; requests.</w:t>
              </w:r>
            </w:ins>
          </w:p>
          <w:p w14:paraId="67E0E964" w14:textId="77777777" w:rsidR="00D708FE" w:rsidRDefault="00D708FE" w:rsidP="00D708FE">
            <w:pPr>
              <w:pStyle w:val="XML1"/>
              <w:rPr>
                <w:ins w:id="30007" w:author="Thomas Dietz" w:date="2012-08-08T16:18:00Z"/>
              </w:rPr>
            </w:pPr>
            <w:ins w:id="30008" w:author="Thomas Dietz" w:date="2012-08-08T16:18:00Z">
              <w:r>
                <w:t xml:space="preserve">          &lt;/xs:documentation&gt;</w:t>
              </w:r>
            </w:ins>
          </w:p>
          <w:p w14:paraId="3A668189" w14:textId="77777777" w:rsidR="00D708FE" w:rsidRDefault="00D708FE" w:rsidP="00D708FE">
            <w:pPr>
              <w:pStyle w:val="XML1"/>
              <w:rPr>
                <w:ins w:id="30009" w:author="Thomas Dietz" w:date="2012-08-08T16:18:00Z"/>
              </w:rPr>
            </w:pPr>
            <w:ins w:id="30010" w:author="Thomas Dietz" w:date="2012-08-08T16:18:00Z">
              <w:r>
                <w:t xml:space="preserve">        &lt;/xs:annotation&gt;</w:t>
              </w:r>
            </w:ins>
          </w:p>
          <w:p w14:paraId="0984474E" w14:textId="77777777" w:rsidR="00D708FE" w:rsidRDefault="00D708FE" w:rsidP="00D708FE">
            <w:pPr>
              <w:pStyle w:val="XML1"/>
              <w:rPr>
                <w:ins w:id="30011" w:author="Thomas Dietz" w:date="2012-08-08T16:18:00Z"/>
              </w:rPr>
            </w:pPr>
            <w:ins w:id="30012" w:author="Thomas Dietz" w:date="2012-08-08T16:18:00Z">
              <w:r>
                <w:t xml:space="preserve">      &lt;/xs:element&gt;</w:t>
              </w:r>
            </w:ins>
          </w:p>
          <w:p w14:paraId="32B02958" w14:textId="77777777" w:rsidR="00D708FE" w:rsidRDefault="00D708FE" w:rsidP="00D708FE">
            <w:pPr>
              <w:pStyle w:val="XML1"/>
              <w:rPr>
                <w:ins w:id="30013" w:author="Thomas Dietz" w:date="2012-08-08T16:18:00Z"/>
              </w:rPr>
            </w:pPr>
            <w:ins w:id="30014" w:author="Thomas Dietz" w:date="2012-08-08T16:18:00Z">
              <w:r>
                <w:t xml:space="preserve">      &lt;xs:element name="max-rate"  type="xs:unsignedInt"&gt;</w:t>
              </w:r>
            </w:ins>
          </w:p>
          <w:p w14:paraId="2B2EDCAD" w14:textId="77777777" w:rsidR="00D708FE" w:rsidRDefault="00D708FE" w:rsidP="00D708FE">
            <w:pPr>
              <w:pStyle w:val="XML1"/>
              <w:rPr>
                <w:ins w:id="30015" w:author="Thomas Dietz" w:date="2012-08-08T16:18:00Z"/>
              </w:rPr>
            </w:pPr>
            <w:ins w:id="30016" w:author="Thomas Dietz" w:date="2012-08-08T16:18:00Z">
              <w:r>
                <w:t xml:space="preserve">        &lt;xs:annotation&gt;</w:t>
              </w:r>
            </w:ins>
          </w:p>
          <w:p w14:paraId="3FD4AC2B" w14:textId="77777777" w:rsidR="00D708FE" w:rsidRDefault="00D708FE" w:rsidP="00D708FE">
            <w:pPr>
              <w:pStyle w:val="XML1"/>
              <w:rPr>
                <w:ins w:id="30017" w:author="Thomas Dietz" w:date="2012-08-08T16:18:00Z"/>
              </w:rPr>
            </w:pPr>
            <w:ins w:id="30018" w:author="Thomas Dietz" w:date="2012-08-08T16:18:00Z">
              <w:r>
                <w:t xml:space="preserve">          &lt;xs:documentation&gt;</w:t>
              </w:r>
            </w:ins>
          </w:p>
          <w:p w14:paraId="5CDDC6DC" w14:textId="77777777" w:rsidR="00D708FE" w:rsidRDefault="00D708FE" w:rsidP="00D708FE">
            <w:pPr>
              <w:pStyle w:val="XML1"/>
              <w:rPr>
                <w:ins w:id="30019" w:author="Thomas Dietz" w:date="2012-08-08T16:18:00Z"/>
              </w:rPr>
            </w:pPr>
            <w:ins w:id="30020" w:author="Thomas Dietz" w:date="2012-08-08T16:18:00Z">
              <w:r>
                <w:t xml:space="preserve">            This element indicates the maximum bit rate of </w:t>
              </w:r>
            </w:ins>
          </w:p>
          <w:p w14:paraId="4322CC93" w14:textId="77777777" w:rsidR="00D708FE" w:rsidRDefault="00D708FE" w:rsidP="00D708FE">
            <w:pPr>
              <w:pStyle w:val="XML1"/>
              <w:rPr>
                <w:ins w:id="30021" w:author="Thomas Dietz" w:date="2012-08-08T16:18:00Z"/>
              </w:rPr>
            </w:pPr>
            <w:ins w:id="30022" w:author="Thomas Dietz" w:date="2012-08-08T16:18:00Z">
              <w:r>
                <w:t xml:space="preserve">            the port. Its values is to be provided in units of kilobit </w:t>
              </w:r>
            </w:ins>
          </w:p>
          <w:p w14:paraId="290EF766" w14:textId="77777777" w:rsidR="00D708FE" w:rsidRDefault="00D708FE" w:rsidP="00D708FE">
            <w:pPr>
              <w:pStyle w:val="XML1"/>
              <w:rPr>
                <w:ins w:id="30023" w:author="Thomas Dietz" w:date="2012-08-08T16:18:00Z"/>
              </w:rPr>
            </w:pPr>
            <w:ins w:id="30024" w:author="Thomas Dietz" w:date="2012-08-08T16:18:00Z">
              <w:r>
                <w:t xml:space="preserve">            per second (kbps). This element is only valid if the </w:t>
              </w:r>
            </w:ins>
          </w:p>
          <w:p w14:paraId="3E35CF48" w14:textId="77777777" w:rsidR="00D708FE" w:rsidRDefault="00D708FE" w:rsidP="00D708FE">
            <w:pPr>
              <w:pStyle w:val="XML1"/>
              <w:rPr>
                <w:ins w:id="30025" w:author="Thomas Dietz" w:date="2012-08-08T16:18:00Z"/>
              </w:rPr>
            </w:pPr>
            <w:ins w:id="30026" w:author="Thomas Dietz" w:date="2012-08-08T16:18:00Z">
              <w:r>
                <w:t xml:space="preserve">            element called 'rate' in the current Port Features has a </w:t>
              </w:r>
            </w:ins>
          </w:p>
          <w:p w14:paraId="315DE515" w14:textId="77777777" w:rsidR="00D708FE" w:rsidRDefault="00D708FE" w:rsidP="00D708FE">
            <w:pPr>
              <w:pStyle w:val="XML1"/>
              <w:rPr>
                <w:ins w:id="30027" w:author="Thomas Dietz" w:date="2012-08-08T16:18:00Z"/>
              </w:rPr>
            </w:pPr>
            <w:ins w:id="30028" w:author="Thomas Dietz" w:date="2012-08-08T16:18:00Z">
              <w:r>
                <w:t xml:space="preserve">            value of 'other'.</w:t>
              </w:r>
            </w:ins>
          </w:p>
          <w:p w14:paraId="7A2A2DFE" w14:textId="77777777" w:rsidR="00D708FE" w:rsidRDefault="00D708FE" w:rsidP="00D708FE">
            <w:pPr>
              <w:pStyle w:val="XML1"/>
              <w:rPr>
                <w:ins w:id="30029" w:author="Thomas Dietz" w:date="2012-08-08T16:18:00Z"/>
              </w:rPr>
            </w:pPr>
          </w:p>
          <w:p w14:paraId="3F336189" w14:textId="77777777" w:rsidR="00D708FE" w:rsidRDefault="00D708FE" w:rsidP="00D708FE">
            <w:pPr>
              <w:pStyle w:val="XML1"/>
              <w:rPr>
                <w:ins w:id="30030" w:author="Thomas Dietz" w:date="2012-08-08T16:18:00Z"/>
              </w:rPr>
            </w:pPr>
            <w:ins w:id="30031" w:author="Thomas Dietz" w:date="2012-08-08T16:18:00Z">
              <w:r>
                <w:t xml:space="preserve">            Since this element is not configurable with the NETCONF</w:t>
              </w:r>
            </w:ins>
          </w:p>
          <w:p w14:paraId="31318CC7" w14:textId="77777777" w:rsidR="00D708FE" w:rsidRDefault="00D708FE" w:rsidP="00D708FE">
            <w:pPr>
              <w:pStyle w:val="XML1"/>
              <w:rPr>
                <w:ins w:id="30032" w:author="Thomas Dietz" w:date="2012-08-08T16:18:00Z"/>
              </w:rPr>
            </w:pPr>
            <w:ins w:id="30033" w:author="Thomas Dietz" w:date="2012-08-08T16:18:00Z">
              <w:r>
                <w:t xml:space="preserve">            protocol it MUST NOT be included in replies to NETCONF</w:t>
              </w:r>
            </w:ins>
          </w:p>
          <w:p w14:paraId="54F2771F" w14:textId="77777777" w:rsidR="00D708FE" w:rsidRDefault="00D708FE" w:rsidP="00D708FE">
            <w:pPr>
              <w:pStyle w:val="XML1"/>
              <w:rPr>
                <w:ins w:id="30034" w:author="Thomas Dietz" w:date="2012-08-08T16:18:00Z"/>
              </w:rPr>
            </w:pPr>
            <w:ins w:id="30035" w:author="Thomas Dietz" w:date="2012-08-08T16:18:00Z">
              <w:r>
                <w:t xml:space="preserve">            &amp;lt;get-config&amp;gt; requests.</w:t>
              </w:r>
            </w:ins>
          </w:p>
          <w:p w14:paraId="74D0CF61" w14:textId="77777777" w:rsidR="00D708FE" w:rsidRDefault="00D708FE" w:rsidP="00D708FE">
            <w:pPr>
              <w:pStyle w:val="XML1"/>
              <w:rPr>
                <w:ins w:id="30036" w:author="Thomas Dietz" w:date="2012-08-08T16:18:00Z"/>
              </w:rPr>
            </w:pPr>
            <w:ins w:id="30037" w:author="Thomas Dietz" w:date="2012-08-08T16:18:00Z">
              <w:r>
                <w:t xml:space="preserve">          &lt;/xs:documentation&gt;</w:t>
              </w:r>
            </w:ins>
          </w:p>
          <w:p w14:paraId="09B0A464" w14:textId="77777777" w:rsidR="00D708FE" w:rsidRDefault="00D708FE" w:rsidP="00D708FE">
            <w:pPr>
              <w:pStyle w:val="XML1"/>
              <w:rPr>
                <w:ins w:id="30038" w:author="Thomas Dietz" w:date="2012-08-08T16:18:00Z"/>
              </w:rPr>
            </w:pPr>
            <w:ins w:id="30039" w:author="Thomas Dietz" w:date="2012-08-08T16:18:00Z">
              <w:r>
                <w:t xml:space="preserve">        &lt;/xs:annotation&gt;</w:t>
              </w:r>
            </w:ins>
          </w:p>
          <w:p w14:paraId="589F563C" w14:textId="77777777" w:rsidR="00D708FE" w:rsidRDefault="00D708FE" w:rsidP="00D708FE">
            <w:pPr>
              <w:pStyle w:val="XML1"/>
              <w:rPr>
                <w:ins w:id="30040" w:author="Thomas Dietz" w:date="2012-08-08T16:18:00Z"/>
              </w:rPr>
            </w:pPr>
            <w:ins w:id="30041" w:author="Thomas Dietz" w:date="2012-08-08T16:18:00Z">
              <w:r>
                <w:t xml:space="preserve">      &lt;/xs:element&gt;</w:t>
              </w:r>
            </w:ins>
          </w:p>
          <w:p w14:paraId="73BC27B1" w14:textId="77777777" w:rsidR="00D708FE" w:rsidRDefault="00D708FE" w:rsidP="00D708FE">
            <w:pPr>
              <w:pStyle w:val="XML1"/>
              <w:rPr>
                <w:ins w:id="30042" w:author="Thomas Dietz" w:date="2012-08-08T16:18:00Z"/>
              </w:rPr>
            </w:pPr>
            <w:ins w:id="30043" w:author="Thomas Dietz" w:date="2012-08-08T16:18:00Z">
              <w:r>
                <w:t xml:space="preserve">      &lt;xs:element name="configuration"&gt;</w:t>
              </w:r>
            </w:ins>
          </w:p>
          <w:p w14:paraId="144BA0B9" w14:textId="77777777" w:rsidR="00D708FE" w:rsidRDefault="00D708FE" w:rsidP="00D708FE">
            <w:pPr>
              <w:pStyle w:val="XML1"/>
              <w:rPr>
                <w:ins w:id="30044" w:author="Thomas Dietz" w:date="2012-08-08T16:18:00Z"/>
              </w:rPr>
            </w:pPr>
            <w:ins w:id="30045" w:author="Thomas Dietz" w:date="2012-08-08T16:18:00Z">
              <w:r>
                <w:t xml:space="preserve">        &lt;xs:annotation&gt;</w:t>
              </w:r>
            </w:ins>
          </w:p>
          <w:p w14:paraId="34619094" w14:textId="77777777" w:rsidR="00D708FE" w:rsidRDefault="00D708FE" w:rsidP="00D708FE">
            <w:pPr>
              <w:pStyle w:val="XML1"/>
              <w:rPr>
                <w:ins w:id="30046" w:author="Thomas Dietz" w:date="2012-08-08T16:18:00Z"/>
              </w:rPr>
            </w:pPr>
            <w:ins w:id="30047" w:author="Thomas Dietz" w:date="2012-08-08T16:18:00Z">
              <w:r>
                <w:t xml:space="preserve">          &lt;xs:documentation&gt;</w:t>
              </w:r>
            </w:ins>
          </w:p>
          <w:p w14:paraId="1DF46086" w14:textId="77777777" w:rsidR="00D708FE" w:rsidRDefault="00D708FE" w:rsidP="00D708FE">
            <w:pPr>
              <w:pStyle w:val="XML1"/>
              <w:rPr>
                <w:ins w:id="30048" w:author="Thomas Dietz" w:date="2012-08-08T16:18:00Z"/>
              </w:rPr>
            </w:pPr>
            <w:ins w:id="30049" w:author="Thomas Dietz" w:date="2012-08-08T16:18:00Z">
              <w:r>
                <w:t xml:space="preserve">            This element represents the general</w:t>
              </w:r>
            </w:ins>
          </w:p>
          <w:p w14:paraId="4327B797" w14:textId="77777777" w:rsidR="00D708FE" w:rsidRDefault="00D708FE" w:rsidP="00D708FE">
            <w:pPr>
              <w:pStyle w:val="XML1"/>
              <w:rPr>
                <w:ins w:id="30050" w:author="Thomas Dietz" w:date="2012-08-08T16:18:00Z"/>
              </w:rPr>
            </w:pPr>
            <w:ins w:id="30051" w:author="Thomas Dietz" w:date="2012-08-08T16:18:00Z">
              <w:r>
                <w:t xml:space="preserve">            adminitrative configuration of the OpenFlow Port.</w:t>
              </w:r>
            </w:ins>
          </w:p>
          <w:p w14:paraId="65BAFD8F" w14:textId="77777777" w:rsidR="00D708FE" w:rsidRDefault="00D708FE" w:rsidP="00D708FE">
            <w:pPr>
              <w:pStyle w:val="XML1"/>
              <w:rPr>
                <w:ins w:id="30052" w:author="Thomas Dietz" w:date="2012-08-08T16:18:00Z"/>
              </w:rPr>
            </w:pPr>
            <w:ins w:id="30053" w:author="Thomas Dietz" w:date="2012-08-08T16:18:00Z">
              <w:r>
                <w:lastRenderedPageBreak/>
                <w:t xml:space="preserve">          &lt;/xs:documentation&gt;</w:t>
              </w:r>
            </w:ins>
          </w:p>
          <w:p w14:paraId="519E51C2" w14:textId="77777777" w:rsidR="00D708FE" w:rsidRDefault="00D708FE" w:rsidP="00D708FE">
            <w:pPr>
              <w:pStyle w:val="XML1"/>
              <w:rPr>
                <w:ins w:id="30054" w:author="Thomas Dietz" w:date="2012-08-08T16:18:00Z"/>
              </w:rPr>
            </w:pPr>
            <w:ins w:id="30055" w:author="Thomas Dietz" w:date="2012-08-08T16:18:00Z">
              <w:r>
                <w:t xml:space="preserve">        &lt;/xs:annotation&gt;</w:t>
              </w:r>
            </w:ins>
          </w:p>
          <w:p w14:paraId="41B34E27" w14:textId="77777777" w:rsidR="00D708FE" w:rsidRDefault="00D708FE" w:rsidP="00D708FE">
            <w:pPr>
              <w:pStyle w:val="XML1"/>
              <w:rPr>
                <w:ins w:id="30056" w:author="Thomas Dietz" w:date="2012-08-08T16:18:00Z"/>
              </w:rPr>
            </w:pPr>
            <w:ins w:id="30057" w:author="Thomas Dietz" w:date="2012-08-08T16:18:00Z">
              <w:r>
                <w:t xml:space="preserve">        &lt;xs:complexType&gt;</w:t>
              </w:r>
            </w:ins>
          </w:p>
          <w:p w14:paraId="16C9FD5F" w14:textId="77777777" w:rsidR="00D708FE" w:rsidRDefault="00D708FE" w:rsidP="00D708FE">
            <w:pPr>
              <w:pStyle w:val="XML1"/>
              <w:rPr>
                <w:ins w:id="30058" w:author="Thomas Dietz" w:date="2012-08-08T16:18:00Z"/>
              </w:rPr>
            </w:pPr>
            <w:ins w:id="30059" w:author="Thomas Dietz" w:date="2012-08-08T16:18:00Z">
              <w:r>
                <w:t xml:space="preserve">          &lt;xs:sequence&gt;</w:t>
              </w:r>
            </w:ins>
          </w:p>
          <w:p w14:paraId="5E09D8C3" w14:textId="77777777" w:rsidR="00D708FE" w:rsidRDefault="00D708FE" w:rsidP="00D708FE">
            <w:pPr>
              <w:pStyle w:val="XML1"/>
              <w:rPr>
                <w:ins w:id="30060" w:author="Thomas Dietz" w:date="2012-08-08T16:18:00Z"/>
              </w:rPr>
            </w:pPr>
            <w:ins w:id="30061" w:author="Thomas Dietz" w:date="2012-08-08T16:18:00Z">
              <w:r>
                <w:t xml:space="preserve">            &lt;xs:element name="admin-state" minOccurs="0"  type="OFUpDownStateType"&gt;</w:t>
              </w:r>
            </w:ins>
          </w:p>
          <w:p w14:paraId="3ACD93F8" w14:textId="77777777" w:rsidR="00D708FE" w:rsidRDefault="00D708FE" w:rsidP="00D708FE">
            <w:pPr>
              <w:pStyle w:val="XML1"/>
              <w:rPr>
                <w:ins w:id="30062" w:author="Thomas Dietz" w:date="2012-08-08T16:18:00Z"/>
              </w:rPr>
            </w:pPr>
            <w:ins w:id="30063" w:author="Thomas Dietz" w:date="2012-08-08T16:18:00Z">
              <w:r>
                <w:t xml:space="preserve">              &lt;xs:annotation&gt;</w:t>
              </w:r>
            </w:ins>
          </w:p>
          <w:p w14:paraId="7BB276D8" w14:textId="77777777" w:rsidR="00D708FE" w:rsidRDefault="00D708FE" w:rsidP="00D708FE">
            <w:pPr>
              <w:pStyle w:val="XML1"/>
              <w:rPr>
                <w:ins w:id="30064" w:author="Thomas Dietz" w:date="2012-08-08T16:18:00Z"/>
              </w:rPr>
            </w:pPr>
            <w:ins w:id="30065" w:author="Thomas Dietz" w:date="2012-08-08T16:18:00Z">
              <w:r>
                <w:t xml:space="preserve">                &lt;xs:documentation&gt;</w:t>
              </w:r>
            </w:ins>
          </w:p>
          <w:p w14:paraId="08862FF0" w14:textId="77777777" w:rsidR="00D708FE" w:rsidRDefault="00D708FE" w:rsidP="00D708FE">
            <w:pPr>
              <w:pStyle w:val="XML1"/>
              <w:rPr>
                <w:ins w:id="30066" w:author="Thomas Dietz" w:date="2012-08-08T16:18:00Z"/>
              </w:rPr>
            </w:pPr>
            <w:ins w:id="30067" w:author="Thomas Dietz" w:date="2012-08-08T16:18:00Z">
              <w:r>
                <w:t xml:space="preserve">                  The administrative state of the port.  If</w:t>
              </w:r>
            </w:ins>
          </w:p>
          <w:p w14:paraId="1EE9BA38" w14:textId="77777777" w:rsidR="00D708FE" w:rsidRDefault="00D708FE" w:rsidP="00D708FE">
            <w:pPr>
              <w:pStyle w:val="XML1"/>
              <w:rPr>
                <w:ins w:id="30068" w:author="Thomas Dietz" w:date="2012-08-08T16:18:00Z"/>
              </w:rPr>
            </w:pPr>
            <w:ins w:id="30069" w:author="Thomas Dietz" w:date="2012-08-08T16:18:00Z">
              <w:r>
                <w:t xml:space="preserve">                  true, the port has been administratively brought down and</w:t>
              </w:r>
            </w:ins>
          </w:p>
          <w:p w14:paraId="0799BA62" w14:textId="77777777" w:rsidR="00D708FE" w:rsidRDefault="00D708FE" w:rsidP="00D708FE">
            <w:pPr>
              <w:pStyle w:val="XML1"/>
              <w:rPr>
                <w:ins w:id="30070" w:author="Thomas Dietz" w:date="2012-08-08T16:18:00Z"/>
              </w:rPr>
            </w:pPr>
            <w:ins w:id="30071" w:author="Thomas Dietz" w:date="2012-08-08T16:18:00Z">
              <w:r>
                <w:t xml:space="preserve">                  SHOULD not be used by OpenFlow.</w:t>
              </w:r>
            </w:ins>
          </w:p>
          <w:p w14:paraId="2F8FF262" w14:textId="77777777" w:rsidR="00D708FE" w:rsidRDefault="00D708FE" w:rsidP="00D708FE">
            <w:pPr>
              <w:pStyle w:val="XML1"/>
              <w:rPr>
                <w:ins w:id="30072" w:author="Thomas Dietz" w:date="2012-08-08T16:18:00Z"/>
              </w:rPr>
            </w:pPr>
          </w:p>
          <w:p w14:paraId="40525698" w14:textId="77777777" w:rsidR="00D708FE" w:rsidRDefault="00D708FE" w:rsidP="00D708FE">
            <w:pPr>
              <w:pStyle w:val="XML1"/>
              <w:rPr>
                <w:ins w:id="30073" w:author="Thomas Dietz" w:date="2012-08-08T16:18:00Z"/>
              </w:rPr>
            </w:pPr>
            <w:ins w:id="30074" w:author="Thomas Dietz" w:date="2012-08-08T16:18:00Z">
              <w:r>
                <w:t xml:space="preserve">                  This element is optional. If this element is not present</w:t>
              </w:r>
            </w:ins>
          </w:p>
          <w:p w14:paraId="31D0D984" w14:textId="77777777" w:rsidR="00D708FE" w:rsidRDefault="00D708FE" w:rsidP="00D708FE">
            <w:pPr>
              <w:pStyle w:val="XML1"/>
              <w:rPr>
                <w:ins w:id="30075" w:author="Thomas Dietz" w:date="2012-08-08T16:18:00Z"/>
              </w:rPr>
            </w:pPr>
            <w:ins w:id="30076" w:author="Thomas Dietz" w:date="2012-08-08T16:18:00Z">
              <w:r>
                <w:t xml:space="preserve">                  it defaults to 'up'.</w:t>
              </w:r>
            </w:ins>
          </w:p>
          <w:p w14:paraId="34355DB1" w14:textId="77777777" w:rsidR="00D708FE" w:rsidRDefault="00D708FE" w:rsidP="00D708FE">
            <w:pPr>
              <w:pStyle w:val="XML1"/>
              <w:rPr>
                <w:ins w:id="30077" w:author="Thomas Dietz" w:date="2012-08-08T16:18:00Z"/>
              </w:rPr>
            </w:pPr>
            <w:ins w:id="30078" w:author="Thomas Dietz" w:date="2012-08-08T16:18:00Z">
              <w:r>
                <w:t xml:space="preserve">                &lt;/xs:documentation&gt;</w:t>
              </w:r>
            </w:ins>
          </w:p>
          <w:p w14:paraId="7E5826BD" w14:textId="77777777" w:rsidR="00D708FE" w:rsidRDefault="00D708FE" w:rsidP="00D708FE">
            <w:pPr>
              <w:pStyle w:val="XML1"/>
              <w:rPr>
                <w:ins w:id="30079" w:author="Thomas Dietz" w:date="2012-08-08T16:18:00Z"/>
              </w:rPr>
            </w:pPr>
            <w:ins w:id="30080" w:author="Thomas Dietz" w:date="2012-08-08T16:18:00Z">
              <w:r>
                <w:t xml:space="preserve">              &lt;/xs:annotation&gt;</w:t>
              </w:r>
            </w:ins>
          </w:p>
          <w:p w14:paraId="16D31FE4" w14:textId="77777777" w:rsidR="00D708FE" w:rsidRDefault="00D708FE" w:rsidP="00D708FE">
            <w:pPr>
              <w:pStyle w:val="XML1"/>
              <w:rPr>
                <w:ins w:id="30081" w:author="Thomas Dietz" w:date="2012-08-08T16:18:00Z"/>
              </w:rPr>
            </w:pPr>
            <w:ins w:id="30082" w:author="Thomas Dietz" w:date="2012-08-08T16:18:00Z">
              <w:r>
                <w:t xml:space="preserve">            &lt;/xs:element&gt;</w:t>
              </w:r>
            </w:ins>
          </w:p>
          <w:p w14:paraId="3C7B31A4" w14:textId="77777777" w:rsidR="00D708FE" w:rsidRDefault="00D708FE" w:rsidP="00D708FE">
            <w:pPr>
              <w:pStyle w:val="XML1"/>
              <w:rPr>
                <w:ins w:id="30083" w:author="Thomas Dietz" w:date="2012-08-08T16:18:00Z"/>
              </w:rPr>
            </w:pPr>
            <w:ins w:id="30084" w:author="Thomas Dietz" w:date="2012-08-08T16:18:00Z">
              <w:r>
                <w:t xml:space="preserve">            &lt;xs:element name="no-receive" minOccurs="0"  type="xs:boolean"&gt;</w:t>
              </w:r>
            </w:ins>
          </w:p>
          <w:p w14:paraId="5D2C22D0" w14:textId="77777777" w:rsidR="00D708FE" w:rsidRDefault="00D708FE" w:rsidP="00D708FE">
            <w:pPr>
              <w:pStyle w:val="XML1"/>
              <w:rPr>
                <w:ins w:id="30085" w:author="Thomas Dietz" w:date="2012-08-08T16:18:00Z"/>
              </w:rPr>
            </w:pPr>
            <w:ins w:id="30086" w:author="Thomas Dietz" w:date="2012-08-08T16:18:00Z">
              <w:r>
                <w:t xml:space="preserve">              &lt;xs:annotation&gt;</w:t>
              </w:r>
            </w:ins>
          </w:p>
          <w:p w14:paraId="01407549" w14:textId="77777777" w:rsidR="00D708FE" w:rsidRDefault="00D708FE" w:rsidP="00D708FE">
            <w:pPr>
              <w:pStyle w:val="XML1"/>
              <w:rPr>
                <w:ins w:id="30087" w:author="Thomas Dietz" w:date="2012-08-08T16:18:00Z"/>
              </w:rPr>
            </w:pPr>
            <w:ins w:id="30088" w:author="Thomas Dietz" w:date="2012-08-08T16:18:00Z">
              <w:r>
                <w:t xml:space="preserve">                &lt;xs:documentation&gt;</w:t>
              </w:r>
            </w:ins>
          </w:p>
          <w:p w14:paraId="20E01E54" w14:textId="77777777" w:rsidR="00D708FE" w:rsidRDefault="00D708FE" w:rsidP="00D708FE">
            <w:pPr>
              <w:pStyle w:val="XML1"/>
              <w:rPr>
                <w:ins w:id="30089" w:author="Thomas Dietz" w:date="2012-08-08T16:18:00Z"/>
              </w:rPr>
            </w:pPr>
            <w:ins w:id="30090" w:author="Thomas Dietz" w:date="2012-08-08T16:18:00Z">
              <w:r>
                <w:t xml:space="preserve">                  If true, packets received at this OpenFlow</w:t>
              </w:r>
            </w:ins>
          </w:p>
          <w:p w14:paraId="50F847D2" w14:textId="77777777" w:rsidR="00D708FE" w:rsidRDefault="00D708FE" w:rsidP="00D708FE">
            <w:pPr>
              <w:pStyle w:val="XML1"/>
              <w:rPr>
                <w:ins w:id="30091" w:author="Thomas Dietz" w:date="2012-08-08T16:18:00Z"/>
              </w:rPr>
            </w:pPr>
            <w:ins w:id="30092" w:author="Thomas Dietz" w:date="2012-08-08T16:18:00Z">
              <w:r>
                <w:t xml:space="preserve">                  port SHOULD be dropped.</w:t>
              </w:r>
            </w:ins>
          </w:p>
          <w:p w14:paraId="5FE81752" w14:textId="77777777" w:rsidR="00D708FE" w:rsidRDefault="00D708FE" w:rsidP="00D708FE">
            <w:pPr>
              <w:pStyle w:val="XML1"/>
              <w:rPr>
                <w:ins w:id="30093" w:author="Thomas Dietz" w:date="2012-08-08T16:18:00Z"/>
              </w:rPr>
            </w:pPr>
          </w:p>
          <w:p w14:paraId="65D386B8" w14:textId="77777777" w:rsidR="00D708FE" w:rsidRDefault="00D708FE" w:rsidP="00D708FE">
            <w:pPr>
              <w:pStyle w:val="XML1"/>
              <w:rPr>
                <w:ins w:id="30094" w:author="Thomas Dietz" w:date="2012-08-08T16:18:00Z"/>
              </w:rPr>
            </w:pPr>
            <w:ins w:id="30095" w:author="Thomas Dietz" w:date="2012-08-08T16:18:00Z">
              <w:r>
                <w:t xml:space="preserve">                  This element is optional. If this element is not present</w:t>
              </w:r>
            </w:ins>
          </w:p>
          <w:p w14:paraId="7EE42A30" w14:textId="77777777" w:rsidR="00D708FE" w:rsidRDefault="00D708FE" w:rsidP="00D708FE">
            <w:pPr>
              <w:pStyle w:val="XML1"/>
              <w:rPr>
                <w:ins w:id="30096" w:author="Thomas Dietz" w:date="2012-08-08T16:18:00Z"/>
              </w:rPr>
            </w:pPr>
            <w:ins w:id="30097" w:author="Thomas Dietz" w:date="2012-08-08T16:18:00Z">
              <w:r>
                <w:t xml:space="preserve">                  it defaults to 'false'.</w:t>
              </w:r>
            </w:ins>
          </w:p>
          <w:p w14:paraId="1233827B" w14:textId="77777777" w:rsidR="00D708FE" w:rsidRDefault="00D708FE" w:rsidP="00D708FE">
            <w:pPr>
              <w:pStyle w:val="XML1"/>
              <w:rPr>
                <w:ins w:id="30098" w:author="Thomas Dietz" w:date="2012-08-08T16:18:00Z"/>
              </w:rPr>
            </w:pPr>
            <w:ins w:id="30099" w:author="Thomas Dietz" w:date="2012-08-08T16:18:00Z">
              <w:r>
                <w:t xml:space="preserve">                &lt;/xs:documentation&gt;</w:t>
              </w:r>
            </w:ins>
          </w:p>
          <w:p w14:paraId="5D2152B8" w14:textId="77777777" w:rsidR="00D708FE" w:rsidRDefault="00D708FE" w:rsidP="00D708FE">
            <w:pPr>
              <w:pStyle w:val="XML1"/>
              <w:rPr>
                <w:ins w:id="30100" w:author="Thomas Dietz" w:date="2012-08-08T16:18:00Z"/>
              </w:rPr>
            </w:pPr>
            <w:ins w:id="30101" w:author="Thomas Dietz" w:date="2012-08-08T16:18:00Z">
              <w:r>
                <w:t xml:space="preserve">              &lt;/xs:annotation&gt;</w:t>
              </w:r>
            </w:ins>
          </w:p>
          <w:p w14:paraId="626F32DC" w14:textId="77777777" w:rsidR="00D708FE" w:rsidRDefault="00D708FE" w:rsidP="00D708FE">
            <w:pPr>
              <w:pStyle w:val="XML1"/>
              <w:rPr>
                <w:ins w:id="30102" w:author="Thomas Dietz" w:date="2012-08-08T16:18:00Z"/>
              </w:rPr>
            </w:pPr>
            <w:ins w:id="30103" w:author="Thomas Dietz" w:date="2012-08-08T16:18:00Z">
              <w:r>
                <w:t xml:space="preserve">            &lt;/xs:element&gt;</w:t>
              </w:r>
            </w:ins>
          </w:p>
          <w:p w14:paraId="5EFF0FD7" w14:textId="77777777" w:rsidR="00D708FE" w:rsidRDefault="00D708FE" w:rsidP="00D708FE">
            <w:pPr>
              <w:pStyle w:val="XML1"/>
              <w:rPr>
                <w:ins w:id="30104" w:author="Thomas Dietz" w:date="2012-08-08T16:18:00Z"/>
              </w:rPr>
            </w:pPr>
            <w:ins w:id="30105" w:author="Thomas Dietz" w:date="2012-08-08T16:18:00Z">
              <w:r>
                <w:t xml:space="preserve">            &lt;xs:element name="no-forward" minOccurs="0"  type="xs:boolean"&gt;</w:t>
              </w:r>
            </w:ins>
          </w:p>
          <w:p w14:paraId="7A0F96D9" w14:textId="77777777" w:rsidR="00D708FE" w:rsidRDefault="00D708FE" w:rsidP="00D708FE">
            <w:pPr>
              <w:pStyle w:val="XML1"/>
              <w:rPr>
                <w:ins w:id="30106" w:author="Thomas Dietz" w:date="2012-08-08T16:18:00Z"/>
              </w:rPr>
            </w:pPr>
            <w:ins w:id="30107" w:author="Thomas Dietz" w:date="2012-08-08T16:18:00Z">
              <w:r>
                <w:t xml:space="preserve">              &lt;xs:annotation&gt;</w:t>
              </w:r>
            </w:ins>
          </w:p>
          <w:p w14:paraId="431B0AAD" w14:textId="77777777" w:rsidR="00D708FE" w:rsidRDefault="00D708FE" w:rsidP="00D708FE">
            <w:pPr>
              <w:pStyle w:val="XML1"/>
              <w:rPr>
                <w:ins w:id="30108" w:author="Thomas Dietz" w:date="2012-08-08T16:18:00Z"/>
              </w:rPr>
            </w:pPr>
            <w:ins w:id="30109" w:author="Thomas Dietz" w:date="2012-08-08T16:18:00Z">
              <w:r>
                <w:t xml:space="preserve">                &lt;xs:documentation&gt;</w:t>
              </w:r>
            </w:ins>
          </w:p>
          <w:p w14:paraId="7F7574D2" w14:textId="77777777" w:rsidR="00D708FE" w:rsidRDefault="00D708FE" w:rsidP="00D708FE">
            <w:pPr>
              <w:pStyle w:val="XML1"/>
              <w:rPr>
                <w:ins w:id="30110" w:author="Thomas Dietz" w:date="2012-08-08T16:18:00Z"/>
              </w:rPr>
            </w:pPr>
            <w:ins w:id="30111" w:author="Thomas Dietz" w:date="2012-08-08T16:18:00Z">
              <w:r>
                <w:t xml:space="preserve">                  If true, packets forwarded to this OpenFlow</w:t>
              </w:r>
            </w:ins>
          </w:p>
          <w:p w14:paraId="580FA4A8" w14:textId="77777777" w:rsidR="00D708FE" w:rsidRDefault="00D708FE" w:rsidP="00D708FE">
            <w:pPr>
              <w:pStyle w:val="XML1"/>
              <w:rPr>
                <w:ins w:id="30112" w:author="Thomas Dietz" w:date="2012-08-08T16:18:00Z"/>
              </w:rPr>
            </w:pPr>
            <w:ins w:id="30113" w:author="Thomas Dietz" w:date="2012-08-08T16:18:00Z">
              <w:r>
                <w:t xml:space="preserve">                  port SHOULD be dropped.</w:t>
              </w:r>
            </w:ins>
          </w:p>
          <w:p w14:paraId="6B2CB159" w14:textId="77777777" w:rsidR="00D708FE" w:rsidRDefault="00D708FE" w:rsidP="00D708FE">
            <w:pPr>
              <w:pStyle w:val="XML1"/>
              <w:rPr>
                <w:ins w:id="30114" w:author="Thomas Dietz" w:date="2012-08-08T16:18:00Z"/>
              </w:rPr>
            </w:pPr>
          </w:p>
          <w:p w14:paraId="2C9C87E3" w14:textId="77777777" w:rsidR="00D708FE" w:rsidRDefault="00D708FE" w:rsidP="00D708FE">
            <w:pPr>
              <w:pStyle w:val="XML1"/>
              <w:rPr>
                <w:ins w:id="30115" w:author="Thomas Dietz" w:date="2012-08-08T16:18:00Z"/>
              </w:rPr>
            </w:pPr>
            <w:ins w:id="30116" w:author="Thomas Dietz" w:date="2012-08-08T16:18:00Z">
              <w:r>
                <w:t xml:space="preserve">                  This element is optional. If this element is not present</w:t>
              </w:r>
            </w:ins>
          </w:p>
          <w:p w14:paraId="0C15E02B" w14:textId="77777777" w:rsidR="00D708FE" w:rsidRDefault="00D708FE" w:rsidP="00D708FE">
            <w:pPr>
              <w:pStyle w:val="XML1"/>
              <w:rPr>
                <w:ins w:id="30117" w:author="Thomas Dietz" w:date="2012-08-08T16:18:00Z"/>
              </w:rPr>
            </w:pPr>
            <w:ins w:id="30118" w:author="Thomas Dietz" w:date="2012-08-08T16:18:00Z">
              <w:r>
                <w:t xml:space="preserve">                  it defaults to 'false'.</w:t>
              </w:r>
            </w:ins>
          </w:p>
          <w:p w14:paraId="3E4576C9" w14:textId="77777777" w:rsidR="00D708FE" w:rsidRDefault="00D708FE" w:rsidP="00D708FE">
            <w:pPr>
              <w:pStyle w:val="XML1"/>
              <w:rPr>
                <w:ins w:id="30119" w:author="Thomas Dietz" w:date="2012-08-08T16:18:00Z"/>
              </w:rPr>
            </w:pPr>
            <w:ins w:id="30120" w:author="Thomas Dietz" w:date="2012-08-08T16:18:00Z">
              <w:r>
                <w:t xml:space="preserve">                &lt;/xs:documentation&gt;</w:t>
              </w:r>
            </w:ins>
          </w:p>
          <w:p w14:paraId="09EADA75" w14:textId="77777777" w:rsidR="00D708FE" w:rsidRDefault="00D708FE" w:rsidP="00D708FE">
            <w:pPr>
              <w:pStyle w:val="XML1"/>
              <w:rPr>
                <w:ins w:id="30121" w:author="Thomas Dietz" w:date="2012-08-08T16:18:00Z"/>
              </w:rPr>
            </w:pPr>
            <w:ins w:id="30122" w:author="Thomas Dietz" w:date="2012-08-08T16:18:00Z">
              <w:r>
                <w:t xml:space="preserve">              &lt;/xs:annotation&gt;</w:t>
              </w:r>
            </w:ins>
          </w:p>
          <w:p w14:paraId="11CB8164" w14:textId="77777777" w:rsidR="00D708FE" w:rsidRDefault="00D708FE" w:rsidP="00D708FE">
            <w:pPr>
              <w:pStyle w:val="XML1"/>
              <w:rPr>
                <w:ins w:id="30123" w:author="Thomas Dietz" w:date="2012-08-08T16:18:00Z"/>
              </w:rPr>
            </w:pPr>
            <w:ins w:id="30124" w:author="Thomas Dietz" w:date="2012-08-08T16:18:00Z">
              <w:r>
                <w:t xml:space="preserve">            &lt;/xs:element&gt;</w:t>
              </w:r>
            </w:ins>
          </w:p>
          <w:p w14:paraId="472F865C" w14:textId="77777777" w:rsidR="00D708FE" w:rsidRDefault="00D708FE" w:rsidP="00D708FE">
            <w:pPr>
              <w:pStyle w:val="XML1"/>
              <w:rPr>
                <w:ins w:id="30125" w:author="Thomas Dietz" w:date="2012-08-08T16:18:00Z"/>
              </w:rPr>
            </w:pPr>
            <w:ins w:id="30126" w:author="Thomas Dietz" w:date="2012-08-08T16:18:00Z">
              <w:r>
                <w:t xml:space="preserve">            &lt;xs:element name="no-packet-in" minOccurs="0"  type="xs:boolean"&gt;</w:t>
              </w:r>
            </w:ins>
          </w:p>
          <w:p w14:paraId="054257A2" w14:textId="77777777" w:rsidR="00D708FE" w:rsidRDefault="00D708FE" w:rsidP="00D708FE">
            <w:pPr>
              <w:pStyle w:val="XML1"/>
              <w:rPr>
                <w:ins w:id="30127" w:author="Thomas Dietz" w:date="2012-08-08T16:18:00Z"/>
              </w:rPr>
            </w:pPr>
            <w:ins w:id="30128" w:author="Thomas Dietz" w:date="2012-08-08T16:18:00Z">
              <w:r>
                <w:t xml:space="preserve">              &lt;xs:annotation&gt;</w:t>
              </w:r>
            </w:ins>
          </w:p>
          <w:p w14:paraId="5D289E04" w14:textId="77777777" w:rsidR="00D708FE" w:rsidRDefault="00D708FE" w:rsidP="00D708FE">
            <w:pPr>
              <w:pStyle w:val="XML1"/>
              <w:rPr>
                <w:ins w:id="30129" w:author="Thomas Dietz" w:date="2012-08-08T16:18:00Z"/>
              </w:rPr>
            </w:pPr>
            <w:ins w:id="30130" w:author="Thomas Dietz" w:date="2012-08-08T16:18:00Z">
              <w:r>
                <w:t xml:space="preserve">                &lt;xs:documentation&gt;</w:t>
              </w:r>
            </w:ins>
          </w:p>
          <w:p w14:paraId="7A42FA2F" w14:textId="77777777" w:rsidR="00D708FE" w:rsidRDefault="00D708FE" w:rsidP="00D708FE">
            <w:pPr>
              <w:pStyle w:val="XML1"/>
              <w:rPr>
                <w:ins w:id="30131" w:author="Thomas Dietz" w:date="2012-08-08T16:18:00Z"/>
              </w:rPr>
            </w:pPr>
            <w:ins w:id="30132" w:author="Thomas Dietz" w:date="2012-08-08T16:18:00Z">
              <w:r>
                <w:t xml:space="preserve">                  If true, packets received on that port that </w:t>
              </w:r>
            </w:ins>
          </w:p>
          <w:p w14:paraId="7684CB24" w14:textId="77777777" w:rsidR="00D708FE" w:rsidRDefault="00D708FE" w:rsidP="00D708FE">
            <w:pPr>
              <w:pStyle w:val="XML1"/>
              <w:rPr>
                <w:ins w:id="30133" w:author="Thomas Dietz" w:date="2012-08-08T16:18:00Z"/>
              </w:rPr>
            </w:pPr>
            <w:ins w:id="30134" w:author="Thomas Dietz" w:date="2012-08-08T16:18:00Z">
              <w:r>
                <w:t xml:space="preserve">                  generate a table miss should never trigger a packet-in </w:t>
              </w:r>
            </w:ins>
          </w:p>
          <w:p w14:paraId="5F721DD6" w14:textId="77777777" w:rsidR="00D708FE" w:rsidRDefault="00D708FE" w:rsidP="00D708FE">
            <w:pPr>
              <w:pStyle w:val="XML1"/>
              <w:rPr>
                <w:ins w:id="30135" w:author="Thomas Dietz" w:date="2012-08-08T16:18:00Z"/>
              </w:rPr>
            </w:pPr>
            <w:ins w:id="30136" w:author="Thomas Dietz" w:date="2012-08-08T16:18:00Z">
              <w:r>
                <w:t xml:space="preserve">                  message to the OpenFlow Controller.</w:t>
              </w:r>
            </w:ins>
          </w:p>
          <w:p w14:paraId="37EF7B07" w14:textId="77777777" w:rsidR="00D708FE" w:rsidRDefault="00D708FE" w:rsidP="00D708FE">
            <w:pPr>
              <w:pStyle w:val="XML1"/>
              <w:rPr>
                <w:ins w:id="30137" w:author="Thomas Dietz" w:date="2012-08-08T16:18:00Z"/>
              </w:rPr>
            </w:pPr>
          </w:p>
          <w:p w14:paraId="794F7EAD" w14:textId="77777777" w:rsidR="00D708FE" w:rsidRDefault="00D708FE" w:rsidP="00D708FE">
            <w:pPr>
              <w:pStyle w:val="XML1"/>
              <w:rPr>
                <w:ins w:id="30138" w:author="Thomas Dietz" w:date="2012-08-08T16:18:00Z"/>
              </w:rPr>
            </w:pPr>
            <w:ins w:id="30139" w:author="Thomas Dietz" w:date="2012-08-08T16:18:00Z">
              <w:r>
                <w:t xml:space="preserve">                  This element is optional. If this element is not present</w:t>
              </w:r>
            </w:ins>
          </w:p>
          <w:p w14:paraId="79BBA975" w14:textId="77777777" w:rsidR="00D708FE" w:rsidRDefault="00D708FE" w:rsidP="00D708FE">
            <w:pPr>
              <w:pStyle w:val="XML1"/>
              <w:rPr>
                <w:ins w:id="30140" w:author="Thomas Dietz" w:date="2012-08-08T16:18:00Z"/>
              </w:rPr>
            </w:pPr>
            <w:ins w:id="30141" w:author="Thomas Dietz" w:date="2012-08-08T16:18:00Z">
              <w:r>
                <w:t xml:space="preserve">                  it defaults to 'false'.</w:t>
              </w:r>
            </w:ins>
          </w:p>
          <w:p w14:paraId="2F60DC06" w14:textId="77777777" w:rsidR="00D708FE" w:rsidRDefault="00D708FE" w:rsidP="00D708FE">
            <w:pPr>
              <w:pStyle w:val="XML1"/>
              <w:rPr>
                <w:ins w:id="30142" w:author="Thomas Dietz" w:date="2012-08-08T16:18:00Z"/>
              </w:rPr>
            </w:pPr>
            <w:ins w:id="30143" w:author="Thomas Dietz" w:date="2012-08-08T16:18:00Z">
              <w:r>
                <w:t xml:space="preserve">                &lt;/xs:documentation&gt;</w:t>
              </w:r>
            </w:ins>
          </w:p>
          <w:p w14:paraId="31E5A906" w14:textId="77777777" w:rsidR="00D708FE" w:rsidRDefault="00D708FE" w:rsidP="00D708FE">
            <w:pPr>
              <w:pStyle w:val="XML1"/>
              <w:rPr>
                <w:ins w:id="30144" w:author="Thomas Dietz" w:date="2012-08-08T16:18:00Z"/>
              </w:rPr>
            </w:pPr>
            <w:ins w:id="30145" w:author="Thomas Dietz" w:date="2012-08-08T16:18:00Z">
              <w:r>
                <w:t xml:space="preserve">              &lt;/xs:annotation&gt;</w:t>
              </w:r>
            </w:ins>
          </w:p>
          <w:p w14:paraId="529212A9" w14:textId="77777777" w:rsidR="00D708FE" w:rsidRDefault="00D708FE" w:rsidP="00D708FE">
            <w:pPr>
              <w:pStyle w:val="XML1"/>
              <w:rPr>
                <w:ins w:id="30146" w:author="Thomas Dietz" w:date="2012-08-08T16:18:00Z"/>
              </w:rPr>
            </w:pPr>
            <w:ins w:id="30147" w:author="Thomas Dietz" w:date="2012-08-08T16:18:00Z">
              <w:r>
                <w:t xml:space="preserve">            &lt;/xs:element&gt;</w:t>
              </w:r>
            </w:ins>
          </w:p>
          <w:p w14:paraId="48E2C22C" w14:textId="77777777" w:rsidR="00D708FE" w:rsidRDefault="00D708FE" w:rsidP="00D708FE">
            <w:pPr>
              <w:pStyle w:val="XML1"/>
              <w:rPr>
                <w:ins w:id="30148" w:author="Thomas Dietz" w:date="2012-08-08T16:18:00Z"/>
              </w:rPr>
            </w:pPr>
            <w:ins w:id="30149" w:author="Thomas Dietz" w:date="2012-08-08T16:18:00Z">
              <w:r>
                <w:t xml:space="preserve">          &lt;/xs:sequence&gt;</w:t>
              </w:r>
            </w:ins>
          </w:p>
          <w:p w14:paraId="3E3FF796" w14:textId="77777777" w:rsidR="00D708FE" w:rsidRDefault="00D708FE" w:rsidP="00D708FE">
            <w:pPr>
              <w:pStyle w:val="XML1"/>
              <w:rPr>
                <w:ins w:id="30150" w:author="Thomas Dietz" w:date="2012-08-08T16:18:00Z"/>
              </w:rPr>
            </w:pPr>
            <w:ins w:id="30151" w:author="Thomas Dietz" w:date="2012-08-08T16:18:00Z">
              <w:r>
                <w:t xml:space="preserve">        &lt;/xs:complexType&gt;</w:t>
              </w:r>
            </w:ins>
          </w:p>
          <w:p w14:paraId="370A1B05" w14:textId="77777777" w:rsidR="00D708FE" w:rsidRDefault="00D708FE" w:rsidP="00D708FE">
            <w:pPr>
              <w:pStyle w:val="XML1"/>
              <w:rPr>
                <w:ins w:id="30152" w:author="Thomas Dietz" w:date="2012-08-08T16:18:00Z"/>
              </w:rPr>
            </w:pPr>
            <w:ins w:id="30153" w:author="Thomas Dietz" w:date="2012-08-08T16:18:00Z">
              <w:r>
                <w:t xml:space="preserve">      &lt;/xs:element&gt;</w:t>
              </w:r>
            </w:ins>
          </w:p>
          <w:p w14:paraId="19BB6D61" w14:textId="77777777" w:rsidR="00D708FE" w:rsidRDefault="00D708FE" w:rsidP="00D708FE">
            <w:pPr>
              <w:pStyle w:val="XML1"/>
              <w:rPr>
                <w:ins w:id="30154" w:author="Thomas Dietz" w:date="2012-08-08T16:18:00Z"/>
              </w:rPr>
            </w:pPr>
            <w:ins w:id="30155" w:author="Thomas Dietz" w:date="2012-08-08T16:18:00Z">
              <w:r>
                <w:t xml:space="preserve">      &lt;xs:element name="state"&gt;</w:t>
              </w:r>
            </w:ins>
          </w:p>
          <w:p w14:paraId="465FDE8E" w14:textId="77777777" w:rsidR="00D708FE" w:rsidRDefault="00D708FE" w:rsidP="00D708FE">
            <w:pPr>
              <w:pStyle w:val="XML1"/>
              <w:rPr>
                <w:ins w:id="30156" w:author="Thomas Dietz" w:date="2012-08-08T16:18:00Z"/>
              </w:rPr>
            </w:pPr>
            <w:ins w:id="30157" w:author="Thomas Dietz" w:date="2012-08-08T16:18:00Z">
              <w:r>
                <w:t xml:space="preserve">        &lt;xs:annotation&gt;</w:t>
              </w:r>
            </w:ins>
          </w:p>
          <w:p w14:paraId="66E9CFE4" w14:textId="77777777" w:rsidR="00D708FE" w:rsidRDefault="00D708FE" w:rsidP="00D708FE">
            <w:pPr>
              <w:pStyle w:val="XML1"/>
              <w:rPr>
                <w:ins w:id="30158" w:author="Thomas Dietz" w:date="2012-08-08T16:18:00Z"/>
              </w:rPr>
            </w:pPr>
            <w:ins w:id="30159" w:author="Thomas Dietz" w:date="2012-08-08T16:18:00Z">
              <w:r>
                <w:lastRenderedPageBreak/>
                <w:t xml:space="preserve">          &lt;xs:documentation&gt;</w:t>
              </w:r>
            </w:ins>
          </w:p>
          <w:p w14:paraId="32D943A8" w14:textId="77777777" w:rsidR="00D708FE" w:rsidRDefault="00D708FE" w:rsidP="00D708FE">
            <w:pPr>
              <w:pStyle w:val="XML1"/>
              <w:rPr>
                <w:ins w:id="30160" w:author="Thomas Dietz" w:date="2012-08-08T16:18:00Z"/>
              </w:rPr>
            </w:pPr>
            <w:ins w:id="30161" w:author="Thomas Dietz" w:date="2012-08-08T16:18:00Z">
              <w:r>
                <w:t xml:space="preserve">            This element represents the general operational </w:t>
              </w:r>
            </w:ins>
          </w:p>
          <w:p w14:paraId="5405581A" w14:textId="77777777" w:rsidR="00D708FE" w:rsidRDefault="00D708FE" w:rsidP="00D708FE">
            <w:pPr>
              <w:pStyle w:val="XML1"/>
              <w:rPr>
                <w:ins w:id="30162" w:author="Thomas Dietz" w:date="2012-08-08T16:18:00Z"/>
              </w:rPr>
            </w:pPr>
            <w:ins w:id="30163" w:author="Thomas Dietz" w:date="2012-08-08T16:18:00Z">
              <w:r>
                <w:t xml:space="preserve">            state of the OpenFlow Port.</w:t>
              </w:r>
            </w:ins>
          </w:p>
          <w:p w14:paraId="6C11AFA4" w14:textId="77777777" w:rsidR="00D708FE" w:rsidRDefault="00D708FE" w:rsidP="00D708FE">
            <w:pPr>
              <w:pStyle w:val="XML1"/>
              <w:rPr>
                <w:ins w:id="30164" w:author="Thomas Dietz" w:date="2012-08-08T16:18:00Z"/>
              </w:rPr>
            </w:pPr>
          </w:p>
          <w:p w14:paraId="7D8C0A61" w14:textId="77777777" w:rsidR="00D708FE" w:rsidRDefault="00D708FE" w:rsidP="00D708FE">
            <w:pPr>
              <w:pStyle w:val="XML1"/>
              <w:rPr>
                <w:ins w:id="30165" w:author="Thomas Dietz" w:date="2012-08-08T16:18:00Z"/>
              </w:rPr>
            </w:pPr>
            <w:ins w:id="30166" w:author="Thomas Dietz" w:date="2012-08-08T16:18:00Z">
              <w:r>
                <w:t xml:space="preserve">            Children of this element are not configurable and can only be</w:t>
              </w:r>
            </w:ins>
          </w:p>
          <w:p w14:paraId="00772959" w14:textId="77777777" w:rsidR="00D708FE" w:rsidRDefault="00D708FE" w:rsidP="00D708FE">
            <w:pPr>
              <w:pStyle w:val="XML1"/>
              <w:rPr>
                <w:ins w:id="30167" w:author="Thomas Dietz" w:date="2012-08-08T16:18:00Z"/>
              </w:rPr>
            </w:pPr>
            <w:ins w:id="30168" w:author="Thomas Dietz" w:date="2012-08-08T16:18:00Z">
              <w:r>
                <w:t xml:space="preserve">            retrieved by NETCONF &amp;lt;get&amp;gt; operations. Attemps to modify this</w:t>
              </w:r>
            </w:ins>
          </w:p>
          <w:p w14:paraId="7679E36A" w14:textId="77777777" w:rsidR="00D708FE" w:rsidRDefault="00D708FE" w:rsidP="00D708FE">
            <w:pPr>
              <w:pStyle w:val="XML1"/>
              <w:rPr>
                <w:ins w:id="30169" w:author="Thomas Dietz" w:date="2012-08-08T16:18:00Z"/>
              </w:rPr>
            </w:pPr>
            <w:ins w:id="30170" w:author="Thomas Dietz" w:date="2012-08-08T16:18:00Z">
              <w:r>
                <w:t xml:space="preserve">            element and its children with a NETCONF &amp;lt;edit-config&amp;gt;</w:t>
              </w:r>
            </w:ins>
          </w:p>
          <w:p w14:paraId="3D166088" w14:textId="77777777" w:rsidR="00D708FE" w:rsidRDefault="00D708FE" w:rsidP="00D708FE">
            <w:pPr>
              <w:pStyle w:val="XML1"/>
              <w:rPr>
                <w:ins w:id="30171" w:author="Thomas Dietz" w:date="2012-08-08T16:18:00Z"/>
              </w:rPr>
            </w:pPr>
            <w:ins w:id="30172" w:author="Thomas Dietz" w:date="2012-08-08T16:18:00Z">
              <w:r>
                <w:t xml:space="preserve">            operation MUST result in an 'operation-not-supported' error</w:t>
              </w:r>
            </w:ins>
          </w:p>
          <w:p w14:paraId="1E820C90" w14:textId="77777777" w:rsidR="00D708FE" w:rsidRDefault="00D708FE" w:rsidP="00D708FE">
            <w:pPr>
              <w:pStyle w:val="XML1"/>
              <w:rPr>
                <w:ins w:id="30173" w:author="Thomas Dietz" w:date="2012-08-08T16:18:00Z"/>
              </w:rPr>
            </w:pPr>
            <w:ins w:id="30174" w:author="Thomas Dietz" w:date="2012-08-08T16:18:00Z">
              <w:r>
                <w:t xml:space="preserve">            with type 'application'.</w:t>
              </w:r>
            </w:ins>
          </w:p>
          <w:p w14:paraId="7E28AAE7" w14:textId="77777777" w:rsidR="00D708FE" w:rsidRDefault="00D708FE" w:rsidP="00D708FE">
            <w:pPr>
              <w:pStyle w:val="XML1"/>
              <w:rPr>
                <w:ins w:id="30175" w:author="Thomas Dietz" w:date="2012-08-08T16:18:00Z"/>
              </w:rPr>
            </w:pPr>
            <w:ins w:id="30176" w:author="Thomas Dietz" w:date="2012-08-08T16:18:00Z">
              <w:r>
                <w:t xml:space="preserve">          &lt;/xs:documentation&gt;</w:t>
              </w:r>
            </w:ins>
          </w:p>
          <w:p w14:paraId="793161C4" w14:textId="77777777" w:rsidR="00D708FE" w:rsidRDefault="00D708FE" w:rsidP="00D708FE">
            <w:pPr>
              <w:pStyle w:val="XML1"/>
              <w:rPr>
                <w:ins w:id="30177" w:author="Thomas Dietz" w:date="2012-08-08T16:18:00Z"/>
              </w:rPr>
            </w:pPr>
            <w:ins w:id="30178" w:author="Thomas Dietz" w:date="2012-08-08T16:18:00Z">
              <w:r>
                <w:t xml:space="preserve">        &lt;/xs:annotation&gt;</w:t>
              </w:r>
            </w:ins>
          </w:p>
          <w:p w14:paraId="76809429" w14:textId="77777777" w:rsidR="00D708FE" w:rsidRDefault="00D708FE" w:rsidP="00D708FE">
            <w:pPr>
              <w:pStyle w:val="XML1"/>
              <w:rPr>
                <w:ins w:id="30179" w:author="Thomas Dietz" w:date="2012-08-08T16:18:00Z"/>
              </w:rPr>
            </w:pPr>
            <w:ins w:id="30180" w:author="Thomas Dietz" w:date="2012-08-08T16:18:00Z">
              <w:r>
                <w:t xml:space="preserve">        &lt;xs:complexType&gt;</w:t>
              </w:r>
            </w:ins>
          </w:p>
          <w:p w14:paraId="3DC0E1C1" w14:textId="77777777" w:rsidR="00D708FE" w:rsidRDefault="00D708FE" w:rsidP="00D708FE">
            <w:pPr>
              <w:pStyle w:val="XML1"/>
              <w:rPr>
                <w:ins w:id="30181" w:author="Thomas Dietz" w:date="2012-08-08T16:18:00Z"/>
              </w:rPr>
            </w:pPr>
            <w:ins w:id="30182" w:author="Thomas Dietz" w:date="2012-08-08T16:18:00Z">
              <w:r>
                <w:t xml:space="preserve">          &lt;xs:sequence&gt;</w:t>
              </w:r>
            </w:ins>
          </w:p>
          <w:p w14:paraId="2BA18281" w14:textId="77777777" w:rsidR="00D708FE" w:rsidRDefault="00D708FE" w:rsidP="00D708FE">
            <w:pPr>
              <w:pStyle w:val="XML1"/>
              <w:rPr>
                <w:ins w:id="30183" w:author="Thomas Dietz" w:date="2012-08-08T16:18:00Z"/>
              </w:rPr>
            </w:pPr>
            <w:ins w:id="30184" w:author="Thomas Dietz" w:date="2012-08-08T16:18:00Z">
              <w:r>
                <w:t xml:space="preserve">            &lt;xs:element name="oper-state" minOccurs="0"  type="OFUpDownStateType"&gt;</w:t>
              </w:r>
            </w:ins>
          </w:p>
          <w:p w14:paraId="6E185D16" w14:textId="77777777" w:rsidR="00D708FE" w:rsidRDefault="00D708FE" w:rsidP="00D708FE">
            <w:pPr>
              <w:pStyle w:val="XML1"/>
              <w:rPr>
                <w:ins w:id="30185" w:author="Thomas Dietz" w:date="2012-08-08T16:18:00Z"/>
              </w:rPr>
            </w:pPr>
            <w:ins w:id="30186" w:author="Thomas Dietz" w:date="2012-08-08T16:18:00Z">
              <w:r>
                <w:t xml:space="preserve">              &lt;xs:annotation&gt;</w:t>
              </w:r>
            </w:ins>
          </w:p>
          <w:p w14:paraId="37B8071C" w14:textId="77777777" w:rsidR="00D708FE" w:rsidRDefault="00D708FE" w:rsidP="00D708FE">
            <w:pPr>
              <w:pStyle w:val="XML1"/>
              <w:rPr>
                <w:ins w:id="30187" w:author="Thomas Dietz" w:date="2012-08-08T16:18:00Z"/>
              </w:rPr>
            </w:pPr>
            <w:ins w:id="30188" w:author="Thomas Dietz" w:date="2012-08-08T16:18:00Z">
              <w:r>
                <w:t xml:space="preserve">                &lt;xs:documentation&gt;</w:t>
              </w:r>
            </w:ins>
          </w:p>
          <w:p w14:paraId="29F5893A" w14:textId="77777777" w:rsidR="00D708FE" w:rsidRDefault="00D708FE" w:rsidP="00D708FE">
            <w:pPr>
              <w:pStyle w:val="XML1"/>
              <w:rPr>
                <w:ins w:id="30189" w:author="Thomas Dietz" w:date="2012-08-08T16:18:00Z"/>
              </w:rPr>
            </w:pPr>
            <w:ins w:id="30190" w:author="Thomas Dietz" w:date="2012-08-08T16:18:00Z">
              <w:r>
                <w:t xml:space="preserve">                  If the value of this element is 'down', it </w:t>
              </w:r>
            </w:ins>
          </w:p>
          <w:p w14:paraId="4B9E378F" w14:textId="77777777" w:rsidR="00D708FE" w:rsidRDefault="00D708FE" w:rsidP="00D708FE">
            <w:pPr>
              <w:pStyle w:val="XML1"/>
              <w:rPr>
                <w:ins w:id="30191" w:author="Thomas Dietz" w:date="2012-08-08T16:18:00Z"/>
              </w:rPr>
            </w:pPr>
            <w:ins w:id="30192" w:author="Thomas Dietz" w:date="2012-08-08T16:18:00Z">
              <w:r>
                <w:t xml:space="preserve">                  indicates that there is no physical link present.</w:t>
              </w:r>
            </w:ins>
          </w:p>
          <w:p w14:paraId="0FC6395A" w14:textId="77777777" w:rsidR="00D708FE" w:rsidRDefault="00D708FE" w:rsidP="00D708FE">
            <w:pPr>
              <w:pStyle w:val="XML1"/>
              <w:rPr>
                <w:ins w:id="30193" w:author="Thomas Dietz" w:date="2012-08-08T16:18:00Z"/>
              </w:rPr>
            </w:pPr>
            <w:ins w:id="30194" w:author="Thomas Dietz" w:date="2012-08-08T16:18:00Z">
              <w:r>
                <w:t xml:space="preserve">                &lt;/xs:documentation&gt;</w:t>
              </w:r>
            </w:ins>
          </w:p>
          <w:p w14:paraId="4292E15A" w14:textId="77777777" w:rsidR="00D708FE" w:rsidRDefault="00D708FE" w:rsidP="00D708FE">
            <w:pPr>
              <w:pStyle w:val="XML1"/>
              <w:rPr>
                <w:ins w:id="30195" w:author="Thomas Dietz" w:date="2012-08-08T16:18:00Z"/>
              </w:rPr>
            </w:pPr>
            <w:ins w:id="30196" w:author="Thomas Dietz" w:date="2012-08-08T16:18:00Z">
              <w:r>
                <w:t xml:space="preserve">              &lt;/xs:annotation&gt;</w:t>
              </w:r>
            </w:ins>
          </w:p>
          <w:p w14:paraId="17DC0141" w14:textId="77777777" w:rsidR="00D708FE" w:rsidRDefault="00D708FE" w:rsidP="00D708FE">
            <w:pPr>
              <w:pStyle w:val="XML1"/>
              <w:rPr>
                <w:ins w:id="30197" w:author="Thomas Dietz" w:date="2012-08-08T16:18:00Z"/>
              </w:rPr>
            </w:pPr>
            <w:ins w:id="30198" w:author="Thomas Dietz" w:date="2012-08-08T16:18:00Z">
              <w:r>
                <w:t xml:space="preserve">            &lt;/xs:element&gt;</w:t>
              </w:r>
            </w:ins>
          </w:p>
          <w:p w14:paraId="6E28DFFF" w14:textId="77777777" w:rsidR="00D708FE" w:rsidRDefault="00D708FE" w:rsidP="00D708FE">
            <w:pPr>
              <w:pStyle w:val="XML1"/>
              <w:rPr>
                <w:ins w:id="30199" w:author="Thomas Dietz" w:date="2012-08-08T16:18:00Z"/>
              </w:rPr>
            </w:pPr>
            <w:ins w:id="30200" w:author="Thomas Dietz" w:date="2012-08-08T16:18:00Z">
              <w:r>
                <w:t xml:space="preserve">            &lt;xs:element name="blocked" minOccurs="0"  type="xs:boolean"&gt;</w:t>
              </w:r>
            </w:ins>
          </w:p>
          <w:p w14:paraId="31261B1F" w14:textId="77777777" w:rsidR="00D708FE" w:rsidRDefault="00D708FE" w:rsidP="00D708FE">
            <w:pPr>
              <w:pStyle w:val="XML1"/>
              <w:rPr>
                <w:ins w:id="30201" w:author="Thomas Dietz" w:date="2012-08-08T16:18:00Z"/>
              </w:rPr>
            </w:pPr>
            <w:ins w:id="30202" w:author="Thomas Dietz" w:date="2012-08-08T16:18:00Z">
              <w:r>
                <w:t xml:space="preserve">              &lt;xs:annotation&gt;</w:t>
              </w:r>
            </w:ins>
          </w:p>
          <w:p w14:paraId="1DEB33E1" w14:textId="77777777" w:rsidR="00D708FE" w:rsidRDefault="00D708FE" w:rsidP="00D708FE">
            <w:pPr>
              <w:pStyle w:val="XML1"/>
              <w:rPr>
                <w:ins w:id="30203" w:author="Thomas Dietz" w:date="2012-08-08T16:18:00Z"/>
              </w:rPr>
            </w:pPr>
            <w:ins w:id="30204" w:author="Thomas Dietz" w:date="2012-08-08T16:18:00Z">
              <w:r>
                <w:t xml:space="preserve">                &lt;xs:documentation&gt;</w:t>
              </w:r>
            </w:ins>
          </w:p>
          <w:p w14:paraId="6331FA61" w14:textId="77777777" w:rsidR="00D708FE" w:rsidRDefault="00D708FE" w:rsidP="00D708FE">
            <w:pPr>
              <w:pStyle w:val="XML1"/>
              <w:rPr>
                <w:ins w:id="30205" w:author="Thomas Dietz" w:date="2012-08-08T16:18:00Z"/>
              </w:rPr>
            </w:pPr>
            <w:ins w:id="30206" w:author="Thomas Dietz" w:date="2012-08-08T16:18:00Z">
              <w:r>
                <w:t xml:space="preserve">                  If the value of this element is 'true', it </w:t>
              </w:r>
            </w:ins>
          </w:p>
          <w:p w14:paraId="0F5F4B8F" w14:textId="77777777" w:rsidR="00D708FE" w:rsidRDefault="00D708FE" w:rsidP="00D708FE">
            <w:pPr>
              <w:pStyle w:val="XML1"/>
              <w:rPr>
                <w:ins w:id="30207" w:author="Thomas Dietz" w:date="2012-08-08T16:18:00Z"/>
              </w:rPr>
            </w:pPr>
            <w:ins w:id="30208" w:author="Thomas Dietz" w:date="2012-08-08T16:18:00Z">
              <w:r>
                <w:t xml:space="preserve">                  indicates that a switch protocol outside of OpenFlow,</w:t>
              </w:r>
            </w:ins>
          </w:p>
          <w:p w14:paraId="55E26B24" w14:textId="77777777" w:rsidR="00D708FE" w:rsidRDefault="00D708FE" w:rsidP="00D708FE">
            <w:pPr>
              <w:pStyle w:val="XML1"/>
              <w:rPr>
                <w:ins w:id="30209" w:author="Thomas Dietz" w:date="2012-08-08T16:18:00Z"/>
              </w:rPr>
            </w:pPr>
            <w:ins w:id="30210" w:author="Thomas Dietz" w:date="2012-08-08T16:18:00Z">
              <w:r>
                <w:t xml:space="preserve">                  such as 802.1D Spanning Tree, is preventing the use of</w:t>
              </w:r>
            </w:ins>
          </w:p>
          <w:p w14:paraId="6A3514C6" w14:textId="77777777" w:rsidR="00D708FE" w:rsidRDefault="00D708FE" w:rsidP="00D708FE">
            <w:pPr>
              <w:pStyle w:val="XML1"/>
              <w:rPr>
                <w:ins w:id="30211" w:author="Thomas Dietz" w:date="2012-08-08T16:18:00Z"/>
              </w:rPr>
            </w:pPr>
            <w:ins w:id="30212" w:author="Thomas Dietz" w:date="2012-08-08T16:18:00Z">
              <w:r>
                <w:t xml:space="preserve">                  this OpenFlow port for OpenFlow flooding.</w:t>
              </w:r>
            </w:ins>
          </w:p>
          <w:p w14:paraId="116AE1D3" w14:textId="77777777" w:rsidR="00D708FE" w:rsidRDefault="00D708FE" w:rsidP="00D708FE">
            <w:pPr>
              <w:pStyle w:val="XML1"/>
              <w:rPr>
                <w:ins w:id="30213" w:author="Thomas Dietz" w:date="2012-08-08T16:18:00Z"/>
              </w:rPr>
            </w:pPr>
            <w:ins w:id="30214" w:author="Thomas Dietz" w:date="2012-08-08T16:18:00Z">
              <w:r>
                <w:t xml:space="preserve">                &lt;/xs:documentation&gt;</w:t>
              </w:r>
            </w:ins>
          </w:p>
          <w:p w14:paraId="4C6612B9" w14:textId="77777777" w:rsidR="00D708FE" w:rsidRDefault="00D708FE" w:rsidP="00D708FE">
            <w:pPr>
              <w:pStyle w:val="XML1"/>
              <w:rPr>
                <w:ins w:id="30215" w:author="Thomas Dietz" w:date="2012-08-08T16:18:00Z"/>
              </w:rPr>
            </w:pPr>
            <w:ins w:id="30216" w:author="Thomas Dietz" w:date="2012-08-08T16:18:00Z">
              <w:r>
                <w:t xml:space="preserve">              &lt;/xs:annotation&gt;</w:t>
              </w:r>
            </w:ins>
          </w:p>
          <w:p w14:paraId="02E93075" w14:textId="77777777" w:rsidR="00D708FE" w:rsidRDefault="00D708FE" w:rsidP="00D708FE">
            <w:pPr>
              <w:pStyle w:val="XML1"/>
              <w:rPr>
                <w:ins w:id="30217" w:author="Thomas Dietz" w:date="2012-08-08T16:18:00Z"/>
              </w:rPr>
            </w:pPr>
            <w:ins w:id="30218" w:author="Thomas Dietz" w:date="2012-08-08T16:18:00Z">
              <w:r>
                <w:t xml:space="preserve">            &lt;/xs:element&gt;</w:t>
              </w:r>
            </w:ins>
          </w:p>
          <w:p w14:paraId="46F4A589" w14:textId="77777777" w:rsidR="00D708FE" w:rsidRDefault="00D708FE" w:rsidP="00D708FE">
            <w:pPr>
              <w:pStyle w:val="XML1"/>
              <w:rPr>
                <w:ins w:id="30219" w:author="Thomas Dietz" w:date="2012-08-08T16:18:00Z"/>
              </w:rPr>
            </w:pPr>
            <w:ins w:id="30220" w:author="Thomas Dietz" w:date="2012-08-08T16:18:00Z">
              <w:r>
                <w:t xml:space="preserve">            &lt;xs:element name="live" minOccurs="0"  type="xs:boolean"&gt;</w:t>
              </w:r>
            </w:ins>
          </w:p>
          <w:p w14:paraId="327F58FB" w14:textId="77777777" w:rsidR="00D708FE" w:rsidRDefault="00D708FE" w:rsidP="00D708FE">
            <w:pPr>
              <w:pStyle w:val="XML1"/>
              <w:rPr>
                <w:ins w:id="30221" w:author="Thomas Dietz" w:date="2012-08-08T16:18:00Z"/>
              </w:rPr>
            </w:pPr>
            <w:ins w:id="30222" w:author="Thomas Dietz" w:date="2012-08-08T16:18:00Z">
              <w:r>
                <w:t xml:space="preserve">              &lt;xs:annotation&gt;</w:t>
              </w:r>
            </w:ins>
          </w:p>
          <w:p w14:paraId="5A85685A" w14:textId="77777777" w:rsidR="00D708FE" w:rsidRDefault="00D708FE" w:rsidP="00D708FE">
            <w:pPr>
              <w:pStyle w:val="XML1"/>
              <w:rPr>
                <w:ins w:id="30223" w:author="Thomas Dietz" w:date="2012-08-08T16:18:00Z"/>
              </w:rPr>
            </w:pPr>
            <w:ins w:id="30224" w:author="Thomas Dietz" w:date="2012-08-08T16:18:00Z">
              <w:r>
                <w:t xml:space="preserve">                &lt;xs:documentation&gt;</w:t>
              </w:r>
            </w:ins>
          </w:p>
          <w:p w14:paraId="4B01365C" w14:textId="77777777" w:rsidR="00D708FE" w:rsidRDefault="00D708FE" w:rsidP="00D708FE">
            <w:pPr>
              <w:pStyle w:val="XML1"/>
              <w:rPr>
                <w:ins w:id="30225" w:author="Thomas Dietz" w:date="2012-08-08T16:18:00Z"/>
              </w:rPr>
            </w:pPr>
            <w:ins w:id="30226" w:author="Thomas Dietz" w:date="2012-08-08T16:18:00Z">
              <w:r>
                <w:t xml:space="preserve">                  If the value of this element is 'true', it </w:t>
              </w:r>
            </w:ins>
          </w:p>
          <w:p w14:paraId="088F5652" w14:textId="77777777" w:rsidR="00D708FE" w:rsidRDefault="00D708FE" w:rsidP="00D708FE">
            <w:pPr>
              <w:pStyle w:val="XML1"/>
              <w:rPr>
                <w:ins w:id="30227" w:author="Thomas Dietz" w:date="2012-08-08T16:18:00Z"/>
              </w:rPr>
            </w:pPr>
            <w:ins w:id="30228" w:author="Thomas Dietz" w:date="2012-08-08T16:18:00Z">
              <w:r>
                <w:t xml:space="preserve">                  indicates that this OpenFlow Port is live and can be used</w:t>
              </w:r>
            </w:ins>
          </w:p>
          <w:p w14:paraId="7DEF34AB" w14:textId="77777777" w:rsidR="00D708FE" w:rsidRDefault="00D708FE" w:rsidP="00D708FE">
            <w:pPr>
              <w:pStyle w:val="XML1"/>
              <w:rPr>
                <w:ins w:id="30229" w:author="Thomas Dietz" w:date="2012-08-08T16:18:00Z"/>
              </w:rPr>
            </w:pPr>
            <w:ins w:id="30230" w:author="Thomas Dietz" w:date="2012-08-08T16:18:00Z">
              <w:r>
                <w:t xml:space="preserve">                  for fast failover.</w:t>
              </w:r>
            </w:ins>
          </w:p>
          <w:p w14:paraId="5CC47CC1" w14:textId="77777777" w:rsidR="00D708FE" w:rsidRDefault="00D708FE" w:rsidP="00D708FE">
            <w:pPr>
              <w:pStyle w:val="XML1"/>
              <w:rPr>
                <w:ins w:id="30231" w:author="Thomas Dietz" w:date="2012-08-08T16:18:00Z"/>
              </w:rPr>
            </w:pPr>
            <w:ins w:id="30232" w:author="Thomas Dietz" w:date="2012-08-08T16:18:00Z">
              <w:r>
                <w:t xml:space="preserve">                &lt;/xs:documentation&gt;</w:t>
              </w:r>
            </w:ins>
          </w:p>
          <w:p w14:paraId="78F2E2E2" w14:textId="77777777" w:rsidR="00D708FE" w:rsidRDefault="00D708FE" w:rsidP="00D708FE">
            <w:pPr>
              <w:pStyle w:val="XML1"/>
              <w:rPr>
                <w:ins w:id="30233" w:author="Thomas Dietz" w:date="2012-08-08T16:18:00Z"/>
              </w:rPr>
            </w:pPr>
            <w:ins w:id="30234" w:author="Thomas Dietz" w:date="2012-08-08T16:18:00Z">
              <w:r>
                <w:t xml:space="preserve">              &lt;/xs:annotation&gt;</w:t>
              </w:r>
            </w:ins>
          </w:p>
          <w:p w14:paraId="18F6F216" w14:textId="77777777" w:rsidR="00D708FE" w:rsidRDefault="00D708FE" w:rsidP="00D708FE">
            <w:pPr>
              <w:pStyle w:val="XML1"/>
              <w:rPr>
                <w:ins w:id="30235" w:author="Thomas Dietz" w:date="2012-08-08T16:18:00Z"/>
              </w:rPr>
            </w:pPr>
            <w:ins w:id="30236" w:author="Thomas Dietz" w:date="2012-08-08T16:18:00Z">
              <w:r>
                <w:t xml:space="preserve">            &lt;/xs:element&gt;</w:t>
              </w:r>
            </w:ins>
          </w:p>
          <w:p w14:paraId="54B204BE" w14:textId="77777777" w:rsidR="00D708FE" w:rsidRDefault="00D708FE" w:rsidP="00D708FE">
            <w:pPr>
              <w:pStyle w:val="XML1"/>
              <w:rPr>
                <w:ins w:id="30237" w:author="Thomas Dietz" w:date="2012-08-08T16:18:00Z"/>
              </w:rPr>
            </w:pPr>
            <w:ins w:id="30238" w:author="Thomas Dietz" w:date="2012-08-08T16:18:00Z">
              <w:r>
                <w:t xml:space="preserve">          &lt;/xs:sequence&gt;</w:t>
              </w:r>
            </w:ins>
          </w:p>
          <w:p w14:paraId="4C6CC331" w14:textId="77777777" w:rsidR="00D708FE" w:rsidRDefault="00D708FE" w:rsidP="00D708FE">
            <w:pPr>
              <w:pStyle w:val="XML1"/>
              <w:rPr>
                <w:ins w:id="30239" w:author="Thomas Dietz" w:date="2012-08-08T16:18:00Z"/>
              </w:rPr>
            </w:pPr>
            <w:ins w:id="30240" w:author="Thomas Dietz" w:date="2012-08-08T16:18:00Z">
              <w:r>
                <w:t xml:space="preserve">        &lt;/xs:complexType&gt;</w:t>
              </w:r>
            </w:ins>
          </w:p>
          <w:p w14:paraId="0389044C" w14:textId="77777777" w:rsidR="00D708FE" w:rsidRDefault="00D708FE" w:rsidP="00D708FE">
            <w:pPr>
              <w:pStyle w:val="XML1"/>
              <w:rPr>
                <w:ins w:id="30241" w:author="Thomas Dietz" w:date="2012-08-08T16:18:00Z"/>
              </w:rPr>
            </w:pPr>
            <w:ins w:id="30242" w:author="Thomas Dietz" w:date="2012-08-08T16:18:00Z">
              <w:r>
                <w:t xml:space="preserve">      &lt;/xs:element&gt;</w:t>
              </w:r>
            </w:ins>
          </w:p>
          <w:p w14:paraId="3A7694C0" w14:textId="77777777" w:rsidR="00D708FE" w:rsidRDefault="00D708FE" w:rsidP="00D708FE">
            <w:pPr>
              <w:pStyle w:val="XML1"/>
              <w:rPr>
                <w:ins w:id="30243" w:author="Thomas Dietz" w:date="2012-08-08T16:18:00Z"/>
              </w:rPr>
            </w:pPr>
            <w:ins w:id="30244" w:author="Thomas Dietz" w:date="2012-08-08T16:18:00Z">
              <w:r>
                <w:t xml:space="preserve">      &lt;xs:element name="features"&gt;</w:t>
              </w:r>
            </w:ins>
          </w:p>
          <w:p w14:paraId="72356BFA" w14:textId="77777777" w:rsidR="00D708FE" w:rsidRDefault="00D708FE" w:rsidP="00D708FE">
            <w:pPr>
              <w:pStyle w:val="XML1"/>
              <w:rPr>
                <w:ins w:id="30245" w:author="Thomas Dietz" w:date="2012-08-08T16:18:00Z"/>
              </w:rPr>
            </w:pPr>
            <w:ins w:id="30246" w:author="Thomas Dietz" w:date="2012-08-08T16:18:00Z">
              <w:r>
                <w:t xml:space="preserve">        &lt;xs:complexType&gt;</w:t>
              </w:r>
            </w:ins>
          </w:p>
          <w:p w14:paraId="067C5B0C" w14:textId="77777777" w:rsidR="00D708FE" w:rsidRDefault="00D708FE" w:rsidP="00D708FE">
            <w:pPr>
              <w:pStyle w:val="XML1"/>
              <w:rPr>
                <w:ins w:id="30247" w:author="Thomas Dietz" w:date="2012-08-08T16:18:00Z"/>
              </w:rPr>
            </w:pPr>
            <w:ins w:id="30248" w:author="Thomas Dietz" w:date="2012-08-08T16:18:00Z">
              <w:r>
                <w:t xml:space="preserve">          &lt;xs:sequence&gt;</w:t>
              </w:r>
            </w:ins>
          </w:p>
          <w:p w14:paraId="6BBD8D2F" w14:textId="77777777" w:rsidR="00D708FE" w:rsidRDefault="00D708FE" w:rsidP="00D708FE">
            <w:pPr>
              <w:pStyle w:val="XML1"/>
              <w:rPr>
                <w:ins w:id="30249" w:author="Thomas Dietz" w:date="2012-08-08T16:18:00Z"/>
              </w:rPr>
            </w:pPr>
            <w:ins w:id="30250" w:author="Thomas Dietz" w:date="2012-08-08T16:18:00Z">
              <w:r>
                <w:t xml:space="preserve">            &lt;xs:element name="current" minOccurs="0"&gt;</w:t>
              </w:r>
            </w:ins>
          </w:p>
          <w:p w14:paraId="61DE3C42" w14:textId="77777777" w:rsidR="00D708FE" w:rsidRDefault="00D708FE" w:rsidP="00D708FE">
            <w:pPr>
              <w:pStyle w:val="XML1"/>
              <w:rPr>
                <w:ins w:id="30251" w:author="Thomas Dietz" w:date="2012-08-08T16:18:00Z"/>
              </w:rPr>
            </w:pPr>
            <w:ins w:id="30252" w:author="Thomas Dietz" w:date="2012-08-08T16:18:00Z">
              <w:r>
                <w:t xml:space="preserve">              &lt;xs:annotation&gt;</w:t>
              </w:r>
            </w:ins>
          </w:p>
          <w:p w14:paraId="25BA974E" w14:textId="77777777" w:rsidR="00D708FE" w:rsidRDefault="00D708FE" w:rsidP="00D708FE">
            <w:pPr>
              <w:pStyle w:val="XML1"/>
              <w:rPr>
                <w:ins w:id="30253" w:author="Thomas Dietz" w:date="2012-08-08T16:18:00Z"/>
              </w:rPr>
            </w:pPr>
            <w:ins w:id="30254" w:author="Thomas Dietz" w:date="2012-08-08T16:18:00Z">
              <w:r>
                <w:t xml:space="preserve">                &lt;xs:documentation&gt;</w:t>
              </w:r>
            </w:ins>
          </w:p>
          <w:p w14:paraId="024B5153" w14:textId="77777777" w:rsidR="00D708FE" w:rsidRDefault="00D708FE" w:rsidP="00D708FE">
            <w:pPr>
              <w:pStyle w:val="XML1"/>
              <w:rPr>
                <w:ins w:id="30255" w:author="Thomas Dietz" w:date="2012-08-08T16:18:00Z"/>
              </w:rPr>
            </w:pPr>
            <w:ins w:id="30256" w:author="Thomas Dietz" w:date="2012-08-08T16:18:00Z">
              <w:r>
                <w:t xml:space="preserve">                  The features (rates, duplex, etc.) of the</w:t>
              </w:r>
            </w:ins>
          </w:p>
          <w:p w14:paraId="1E7B834B" w14:textId="77777777" w:rsidR="00D708FE" w:rsidRDefault="00D708FE" w:rsidP="00D708FE">
            <w:pPr>
              <w:pStyle w:val="XML1"/>
              <w:rPr>
                <w:ins w:id="30257" w:author="Thomas Dietz" w:date="2012-08-08T16:18:00Z"/>
              </w:rPr>
            </w:pPr>
            <w:ins w:id="30258" w:author="Thomas Dietz" w:date="2012-08-08T16:18:00Z">
              <w:r>
                <w:t xml:space="preserve">                  port, that are currently in use.</w:t>
              </w:r>
            </w:ins>
          </w:p>
          <w:p w14:paraId="03689930" w14:textId="77777777" w:rsidR="00D708FE" w:rsidRDefault="00D708FE" w:rsidP="00D708FE">
            <w:pPr>
              <w:pStyle w:val="XML1"/>
              <w:rPr>
                <w:ins w:id="30259" w:author="Thomas Dietz" w:date="2012-08-08T16:18:00Z"/>
              </w:rPr>
            </w:pPr>
          </w:p>
          <w:p w14:paraId="5EC96EBF" w14:textId="77777777" w:rsidR="00D708FE" w:rsidRDefault="00D708FE" w:rsidP="00D708FE">
            <w:pPr>
              <w:pStyle w:val="XML1"/>
              <w:rPr>
                <w:ins w:id="30260" w:author="Thomas Dietz" w:date="2012-08-08T16:18:00Z"/>
              </w:rPr>
            </w:pPr>
            <w:ins w:id="30261" w:author="Thomas Dietz" w:date="2012-08-08T16:18:00Z">
              <w:r>
                <w:t xml:space="preserve">                  Children of this element are not configurable and can</w:t>
              </w:r>
            </w:ins>
          </w:p>
          <w:p w14:paraId="70AA8AF2" w14:textId="77777777" w:rsidR="00D708FE" w:rsidRDefault="00D708FE" w:rsidP="00D708FE">
            <w:pPr>
              <w:pStyle w:val="XML1"/>
              <w:rPr>
                <w:ins w:id="30262" w:author="Thomas Dietz" w:date="2012-08-08T16:18:00Z"/>
              </w:rPr>
            </w:pPr>
            <w:ins w:id="30263" w:author="Thomas Dietz" w:date="2012-08-08T16:18:00Z">
              <w:r>
                <w:t xml:space="preserve">                  only be retrieved by NETCONF &amp;lt;get&amp;gt; operations. </w:t>
              </w:r>
              <w:r>
                <w:lastRenderedPageBreak/>
                <w:t>Attemps to</w:t>
              </w:r>
            </w:ins>
          </w:p>
          <w:p w14:paraId="59A165E4" w14:textId="77777777" w:rsidR="00D708FE" w:rsidRDefault="00D708FE" w:rsidP="00D708FE">
            <w:pPr>
              <w:pStyle w:val="XML1"/>
              <w:rPr>
                <w:ins w:id="30264" w:author="Thomas Dietz" w:date="2012-08-08T16:18:00Z"/>
              </w:rPr>
            </w:pPr>
            <w:ins w:id="30265" w:author="Thomas Dietz" w:date="2012-08-08T16:18:00Z">
              <w:r>
                <w:t xml:space="preserve">                  modify this element and its children with a NETCONF</w:t>
              </w:r>
            </w:ins>
          </w:p>
          <w:p w14:paraId="1FCEBEF6" w14:textId="77777777" w:rsidR="00D708FE" w:rsidRDefault="00D708FE" w:rsidP="00D708FE">
            <w:pPr>
              <w:pStyle w:val="XML1"/>
              <w:rPr>
                <w:ins w:id="30266" w:author="Thomas Dietz" w:date="2012-08-08T16:18:00Z"/>
              </w:rPr>
            </w:pPr>
            <w:ins w:id="30267" w:author="Thomas Dietz" w:date="2012-08-08T16:18:00Z">
              <w:r>
                <w:t xml:space="preserve">                  &amp;lt;edit-config&amp;gt; operation MUST result in an</w:t>
              </w:r>
            </w:ins>
          </w:p>
          <w:p w14:paraId="5980A2C1" w14:textId="77777777" w:rsidR="00D708FE" w:rsidRDefault="00D708FE" w:rsidP="00D708FE">
            <w:pPr>
              <w:pStyle w:val="XML1"/>
              <w:rPr>
                <w:ins w:id="30268" w:author="Thomas Dietz" w:date="2012-08-08T16:18:00Z"/>
              </w:rPr>
            </w:pPr>
            <w:ins w:id="30269" w:author="Thomas Dietz" w:date="2012-08-08T16:18:00Z">
              <w:r>
                <w:t xml:space="preserve">                  'operation-not-supported' error with type</w:t>
              </w:r>
            </w:ins>
          </w:p>
          <w:p w14:paraId="36F0B994" w14:textId="77777777" w:rsidR="00D708FE" w:rsidRDefault="00D708FE" w:rsidP="00D708FE">
            <w:pPr>
              <w:pStyle w:val="XML1"/>
              <w:rPr>
                <w:ins w:id="30270" w:author="Thomas Dietz" w:date="2012-08-08T16:18:00Z"/>
              </w:rPr>
            </w:pPr>
            <w:ins w:id="30271" w:author="Thomas Dietz" w:date="2012-08-08T16:18:00Z">
              <w:r>
                <w:t xml:space="preserve">                  'application'.</w:t>
              </w:r>
            </w:ins>
          </w:p>
          <w:p w14:paraId="4C0C3915" w14:textId="77777777" w:rsidR="00D708FE" w:rsidRDefault="00D708FE" w:rsidP="00D708FE">
            <w:pPr>
              <w:pStyle w:val="XML1"/>
              <w:rPr>
                <w:ins w:id="30272" w:author="Thomas Dietz" w:date="2012-08-08T16:18:00Z"/>
              </w:rPr>
            </w:pPr>
            <w:ins w:id="30273" w:author="Thomas Dietz" w:date="2012-08-08T16:18:00Z">
              <w:r>
                <w:t xml:space="preserve">                &lt;/xs:documentation&gt;</w:t>
              </w:r>
            </w:ins>
          </w:p>
          <w:p w14:paraId="0BF6BE10" w14:textId="77777777" w:rsidR="00D708FE" w:rsidRDefault="00D708FE" w:rsidP="00D708FE">
            <w:pPr>
              <w:pStyle w:val="XML1"/>
              <w:rPr>
                <w:ins w:id="30274" w:author="Thomas Dietz" w:date="2012-08-08T16:18:00Z"/>
              </w:rPr>
            </w:pPr>
            <w:ins w:id="30275" w:author="Thomas Dietz" w:date="2012-08-08T16:18:00Z">
              <w:r>
                <w:t xml:space="preserve">              &lt;/xs:annotation&gt;</w:t>
              </w:r>
            </w:ins>
          </w:p>
          <w:p w14:paraId="13E620B7" w14:textId="77777777" w:rsidR="00D708FE" w:rsidRDefault="00D708FE" w:rsidP="00D708FE">
            <w:pPr>
              <w:pStyle w:val="XML1"/>
              <w:rPr>
                <w:ins w:id="30276" w:author="Thomas Dietz" w:date="2012-08-08T16:18:00Z"/>
              </w:rPr>
            </w:pPr>
            <w:ins w:id="30277" w:author="Thomas Dietz" w:date="2012-08-08T16:18:00Z">
              <w:r>
                <w:t xml:space="preserve">              &lt;xs:complexType&gt;</w:t>
              </w:r>
            </w:ins>
          </w:p>
          <w:p w14:paraId="7E81C918" w14:textId="77777777" w:rsidR="00D708FE" w:rsidRDefault="00D708FE" w:rsidP="00D708FE">
            <w:pPr>
              <w:pStyle w:val="XML1"/>
              <w:rPr>
                <w:ins w:id="30278" w:author="Thomas Dietz" w:date="2012-08-08T16:18:00Z"/>
              </w:rPr>
            </w:pPr>
            <w:ins w:id="30279" w:author="Thomas Dietz" w:date="2012-08-08T16:18:00Z">
              <w:r>
                <w:t xml:space="preserve">                &lt;xs:sequence&gt;</w:t>
              </w:r>
            </w:ins>
          </w:p>
          <w:p w14:paraId="540C9BE6" w14:textId="77777777" w:rsidR="00D708FE" w:rsidRDefault="00D708FE" w:rsidP="00D708FE">
            <w:pPr>
              <w:pStyle w:val="XML1"/>
              <w:rPr>
                <w:ins w:id="30280" w:author="Thomas Dietz" w:date="2012-08-08T16:18:00Z"/>
              </w:rPr>
            </w:pPr>
            <w:ins w:id="30281" w:author="Thomas Dietz" w:date="2012-08-08T16:18:00Z">
              <w:r>
                <w:t xml:space="preserve">                  &lt;xs:group ref="OFPortCurrentFeatureListType"/&gt;</w:t>
              </w:r>
            </w:ins>
          </w:p>
          <w:p w14:paraId="02C59BE7" w14:textId="77777777" w:rsidR="00D708FE" w:rsidRDefault="00D708FE" w:rsidP="00D708FE">
            <w:pPr>
              <w:pStyle w:val="XML1"/>
              <w:rPr>
                <w:ins w:id="30282" w:author="Thomas Dietz" w:date="2012-08-08T16:18:00Z"/>
              </w:rPr>
            </w:pPr>
            <w:ins w:id="30283" w:author="Thomas Dietz" w:date="2012-08-08T16:18:00Z">
              <w:r>
                <w:t xml:space="preserve">                &lt;/xs:sequence&gt;</w:t>
              </w:r>
            </w:ins>
          </w:p>
          <w:p w14:paraId="71FA9C1F" w14:textId="77777777" w:rsidR="00D708FE" w:rsidRDefault="00D708FE" w:rsidP="00D708FE">
            <w:pPr>
              <w:pStyle w:val="XML1"/>
              <w:rPr>
                <w:ins w:id="30284" w:author="Thomas Dietz" w:date="2012-08-08T16:18:00Z"/>
              </w:rPr>
            </w:pPr>
            <w:ins w:id="30285" w:author="Thomas Dietz" w:date="2012-08-08T16:18:00Z">
              <w:r>
                <w:t xml:space="preserve">              &lt;/xs:complexType&gt;</w:t>
              </w:r>
            </w:ins>
          </w:p>
          <w:p w14:paraId="36443BBD" w14:textId="77777777" w:rsidR="00D708FE" w:rsidRDefault="00D708FE" w:rsidP="00D708FE">
            <w:pPr>
              <w:pStyle w:val="XML1"/>
              <w:rPr>
                <w:ins w:id="30286" w:author="Thomas Dietz" w:date="2012-08-08T16:18:00Z"/>
              </w:rPr>
            </w:pPr>
            <w:ins w:id="30287" w:author="Thomas Dietz" w:date="2012-08-08T16:18:00Z">
              <w:r>
                <w:t xml:space="preserve">            &lt;/xs:element&gt;</w:t>
              </w:r>
            </w:ins>
          </w:p>
          <w:p w14:paraId="72B49068" w14:textId="77777777" w:rsidR="00D708FE" w:rsidRDefault="00D708FE" w:rsidP="00D708FE">
            <w:pPr>
              <w:pStyle w:val="XML1"/>
              <w:rPr>
                <w:ins w:id="30288" w:author="Thomas Dietz" w:date="2012-08-08T16:18:00Z"/>
              </w:rPr>
            </w:pPr>
            <w:ins w:id="30289" w:author="Thomas Dietz" w:date="2012-08-08T16:18:00Z">
              <w:r>
                <w:t xml:space="preserve">            &lt;xs:element name="advertised" minOccurs="0"&gt;</w:t>
              </w:r>
            </w:ins>
          </w:p>
          <w:p w14:paraId="1414E251" w14:textId="77777777" w:rsidR="00D708FE" w:rsidRDefault="00D708FE" w:rsidP="00D708FE">
            <w:pPr>
              <w:pStyle w:val="XML1"/>
              <w:rPr>
                <w:ins w:id="30290" w:author="Thomas Dietz" w:date="2012-08-08T16:18:00Z"/>
              </w:rPr>
            </w:pPr>
            <w:ins w:id="30291" w:author="Thomas Dietz" w:date="2012-08-08T16:18:00Z">
              <w:r>
                <w:t xml:space="preserve">              &lt;xs:annotation&gt;</w:t>
              </w:r>
            </w:ins>
          </w:p>
          <w:p w14:paraId="003AEC8F" w14:textId="77777777" w:rsidR="00D708FE" w:rsidRDefault="00D708FE" w:rsidP="00D708FE">
            <w:pPr>
              <w:pStyle w:val="XML1"/>
              <w:rPr>
                <w:ins w:id="30292" w:author="Thomas Dietz" w:date="2012-08-08T16:18:00Z"/>
              </w:rPr>
            </w:pPr>
            <w:ins w:id="30293" w:author="Thomas Dietz" w:date="2012-08-08T16:18:00Z">
              <w:r>
                <w:t xml:space="preserve">                &lt;xs:documentation&gt;</w:t>
              </w:r>
            </w:ins>
          </w:p>
          <w:p w14:paraId="6F91E717" w14:textId="77777777" w:rsidR="00D708FE" w:rsidRDefault="00D708FE" w:rsidP="00D708FE">
            <w:pPr>
              <w:pStyle w:val="XML1"/>
              <w:rPr>
                <w:ins w:id="30294" w:author="Thomas Dietz" w:date="2012-08-08T16:18:00Z"/>
              </w:rPr>
            </w:pPr>
            <w:ins w:id="30295" w:author="Thomas Dietz" w:date="2012-08-08T16:18:00Z">
              <w:r>
                <w:t xml:space="preserve">                  The features (rates, duplex, etc.) of the</w:t>
              </w:r>
            </w:ins>
          </w:p>
          <w:p w14:paraId="4B5B3F96" w14:textId="77777777" w:rsidR="00D708FE" w:rsidRDefault="00D708FE" w:rsidP="00D708FE">
            <w:pPr>
              <w:pStyle w:val="XML1"/>
              <w:rPr>
                <w:ins w:id="30296" w:author="Thomas Dietz" w:date="2012-08-08T16:18:00Z"/>
              </w:rPr>
            </w:pPr>
            <w:ins w:id="30297" w:author="Thomas Dietz" w:date="2012-08-08T16:18:00Z">
              <w:r>
                <w:t xml:space="preserve">                  port, that are advertised to the peer port.</w:t>
              </w:r>
            </w:ins>
          </w:p>
          <w:p w14:paraId="06A34AAB" w14:textId="77777777" w:rsidR="00D708FE" w:rsidRDefault="00D708FE" w:rsidP="00D708FE">
            <w:pPr>
              <w:pStyle w:val="XML1"/>
              <w:rPr>
                <w:ins w:id="30298" w:author="Thomas Dietz" w:date="2012-08-08T16:18:00Z"/>
              </w:rPr>
            </w:pPr>
          </w:p>
          <w:p w14:paraId="4174282F" w14:textId="77777777" w:rsidR="00D708FE" w:rsidRDefault="00D708FE" w:rsidP="00D708FE">
            <w:pPr>
              <w:pStyle w:val="XML1"/>
              <w:rPr>
                <w:ins w:id="30299" w:author="Thomas Dietz" w:date="2012-08-08T16:18:00Z"/>
              </w:rPr>
            </w:pPr>
            <w:ins w:id="30300" w:author="Thomas Dietz" w:date="2012-08-08T16:18:00Z">
              <w:r>
                <w:t xml:space="preserve">                  NETCONF &amp;lt;edit-config&amp;gt; operations MUST be implemented as </w:t>
              </w:r>
            </w:ins>
          </w:p>
          <w:p w14:paraId="20367768" w14:textId="77777777" w:rsidR="00D708FE" w:rsidRDefault="00D708FE" w:rsidP="00D708FE">
            <w:pPr>
              <w:pStyle w:val="XML1"/>
              <w:rPr>
                <w:ins w:id="30301" w:author="Thomas Dietz" w:date="2012-08-08T16:18:00Z"/>
              </w:rPr>
            </w:pPr>
            <w:ins w:id="30302" w:author="Thomas Dietz" w:date="2012-08-08T16:18:00Z">
              <w:r>
                <w:t xml:space="preserve">                  follows: </w:t>
              </w:r>
            </w:ins>
          </w:p>
          <w:p w14:paraId="648F8C92" w14:textId="77777777" w:rsidR="00D708FE" w:rsidRDefault="00D708FE" w:rsidP="00D708FE">
            <w:pPr>
              <w:pStyle w:val="XML1"/>
              <w:rPr>
                <w:ins w:id="30303" w:author="Thomas Dietz" w:date="2012-08-08T16:18:00Z"/>
              </w:rPr>
            </w:pPr>
          </w:p>
          <w:p w14:paraId="7210BB4A" w14:textId="77777777" w:rsidR="00D708FE" w:rsidRDefault="00D708FE" w:rsidP="00D708FE">
            <w:pPr>
              <w:pStyle w:val="XML1"/>
              <w:rPr>
                <w:ins w:id="30304" w:author="Thomas Dietz" w:date="2012-08-08T16:18:00Z"/>
              </w:rPr>
            </w:pPr>
            <w:ins w:id="30305" w:author="Thomas Dietz" w:date="2012-08-08T16:18:00Z">
              <w:r>
                <w:t xml:space="preserve">                  * The 'resource-id' element of OFResoureType MUST be</w:t>
              </w:r>
            </w:ins>
          </w:p>
          <w:p w14:paraId="06EE0890" w14:textId="77777777" w:rsidR="00D708FE" w:rsidRDefault="00D708FE" w:rsidP="00D708FE">
            <w:pPr>
              <w:pStyle w:val="XML1"/>
              <w:rPr>
                <w:ins w:id="30306" w:author="Thomas Dietz" w:date="2012-08-08T16:18:00Z"/>
              </w:rPr>
            </w:pPr>
            <w:ins w:id="30307" w:author="Thomas Dietz" w:date="2012-08-08T16:18:00Z">
              <w:r>
                <w:t xml:space="preserve">                  present in the path or in the filter at all</w:t>
              </w:r>
            </w:ins>
          </w:p>
          <w:p w14:paraId="74CB2765" w14:textId="77777777" w:rsidR="00D708FE" w:rsidRDefault="00D708FE" w:rsidP="00D708FE">
            <w:pPr>
              <w:pStyle w:val="XML1"/>
              <w:rPr>
                <w:ins w:id="30308" w:author="Thomas Dietz" w:date="2012-08-08T16:18:00Z"/>
              </w:rPr>
            </w:pPr>
            <w:ins w:id="30309" w:author="Thomas Dietz" w:date="2012-08-08T16:18:00Z">
              <w:r>
                <w:t xml:space="preserve">                  &amp;lt;edit-config&amp;gt; operations to identify the port.</w:t>
              </w:r>
            </w:ins>
          </w:p>
          <w:p w14:paraId="30B3388A" w14:textId="77777777" w:rsidR="00D708FE" w:rsidRDefault="00D708FE" w:rsidP="00D708FE">
            <w:pPr>
              <w:pStyle w:val="XML1"/>
              <w:rPr>
                <w:ins w:id="30310" w:author="Thomas Dietz" w:date="2012-08-08T16:18:00Z"/>
              </w:rPr>
            </w:pPr>
            <w:ins w:id="30311" w:author="Thomas Dietz" w:date="2012-08-08T16:18:00Z">
              <w:r>
                <w:t xml:space="preserve">                  * If the operation is 'merge' or 'replace', the element</w:t>
              </w:r>
            </w:ins>
          </w:p>
          <w:p w14:paraId="668CE0B8" w14:textId="77777777" w:rsidR="00D708FE" w:rsidRDefault="00D708FE" w:rsidP="00D708FE">
            <w:pPr>
              <w:pStyle w:val="XML1"/>
              <w:rPr>
                <w:ins w:id="30312" w:author="Thomas Dietz" w:date="2012-08-08T16:18:00Z"/>
              </w:rPr>
            </w:pPr>
            <w:ins w:id="30313" w:author="Thomas Dietz" w:date="2012-08-08T16:18:00Z">
              <w:r>
                <w:t xml:space="preserve">                  is created if it does not exist, and its value is set</w:t>
              </w:r>
            </w:ins>
          </w:p>
          <w:p w14:paraId="4595E3D6" w14:textId="77777777" w:rsidR="00D708FE" w:rsidRDefault="00D708FE" w:rsidP="00D708FE">
            <w:pPr>
              <w:pStyle w:val="XML1"/>
              <w:rPr>
                <w:ins w:id="30314" w:author="Thomas Dietz" w:date="2012-08-08T16:18:00Z"/>
              </w:rPr>
            </w:pPr>
            <w:ins w:id="30315" w:author="Thomas Dietz" w:date="2012-08-08T16:18:00Z">
              <w:r>
                <w:t xml:space="preserve">                  to the value found in the XML RPC data.</w:t>
              </w:r>
            </w:ins>
          </w:p>
          <w:p w14:paraId="22525F49" w14:textId="77777777" w:rsidR="00D708FE" w:rsidRDefault="00D708FE" w:rsidP="00D708FE">
            <w:pPr>
              <w:pStyle w:val="XML1"/>
              <w:rPr>
                <w:ins w:id="30316" w:author="Thomas Dietz" w:date="2012-08-08T16:18:00Z"/>
              </w:rPr>
            </w:pPr>
            <w:ins w:id="30317" w:author="Thomas Dietz" w:date="2012-08-08T16:18:00Z">
              <w:r>
                <w:t xml:space="preserve">                  * If the operation is 'create', the element is created if</w:t>
              </w:r>
            </w:ins>
          </w:p>
          <w:p w14:paraId="4D1E457E" w14:textId="77777777" w:rsidR="00D708FE" w:rsidRDefault="00D708FE" w:rsidP="00D708FE">
            <w:pPr>
              <w:pStyle w:val="XML1"/>
              <w:rPr>
                <w:ins w:id="30318" w:author="Thomas Dietz" w:date="2012-08-08T16:18:00Z"/>
              </w:rPr>
            </w:pPr>
            <w:ins w:id="30319" w:author="Thomas Dietz" w:date="2012-08-08T16:18:00Z">
              <w:r>
                <w:t xml:space="preserve">                  it does not exist. If the element already exists, a</w:t>
              </w:r>
            </w:ins>
          </w:p>
          <w:p w14:paraId="1D5CC1AD" w14:textId="77777777" w:rsidR="00D708FE" w:rsidRDefault="00D708FE" w:rsidP="00D708FE">
            <w:pPr>
              <w:pStyle w:val="XML1"/>
              <w:rPr>
                <w:ins w:id="30320" w:author="Thomas Dietz" w:date="2012-08-08T16:18:00Z"/>
              </w:rPr>
            </w:pPr>
            <w:ins w:id="30321" w:author="Thomas Dietz" w:date="2012-08-08T16:18:00Z">
              <w:r>
                <w:t xml:space="preserve">                  'data</w:t>
              </w:r>
              <w:r>
                <w:rPr>
                  <w:rFonts w:ascii="MS Mincho" w:eastAsia="MS Mincho" w:hAnsi="MS Mincho" w:cs="MS Mincho" w:hint="eastAsia"/>
                </w:rPr>
                <w:t>‑</w:t>
              </w:r>
              <w:r>
                <w:t>exists' error is returned.</w:t>
              </w:r>
            </w:ins>
          </w:p>
          <w:p w14:paraId="0A7EC798" w14:textId="77777777" w:rsidR="00D708FE" w:rsidRDefault="00D708FE" w:rsidP="00D708FE">
            <w:pPr>
              <w:pStyle w:val="XML1"/>
              <w:rPr>
                <w:ins w:id="30322" w:author="Thomas Dietz" w:date="2012-08-08T16:18:00Z"/>
              </w:rPr>
            </w:pPr>
            <w:ins w:id="30323" w:author="Thomas Dietz" w:date="2012-08-08T16:18:00Z">
              <w:r>
                <w:t xml:space="preserve">                  * If the operation is 'delete', the element is deleted if</w:t>
              </w:r>
            </w:ins>
          </w:p>
          <w:p w14:paraId="3CBBB91B" w14:textId="77777777" w:rsidR="00D708FE" w:rsidRDefault="00D708FE" w:rsidP="00D708FE">
            <w:pPr>
              <w:pStyle w:val="XML1"/>
              <w:rPr>
                <w:ins w:id="30324" w:author="Thomas Dietz" w:date="2012-08-08T16:18:00Z"/>
              </w:rPr>
            </w:pPr>
            <w:ins w:id="30325" w:author="Thomas Dietz" w:date="2012-08-08T16:18:00Z">
              <w:r>
                <w:t xml:space="preserve">                  it exists. If the element does not exist, a</w:t>
              </w:r>
            </w:ins>
          </w:p>
          <w:p w14:paraId="08B92511" w14:textId="77777777" w:rsidR="00D708FE" w:rsidRDefault="00D708FE" w:rsidP="00D708FE">
            <w:pPr>
              <w:pStyle w:val="XML1"/>
              <w:rPr>
                <w:ins w:id="30326" w:author="Thomas Dietz" w:date="2012-08-08T16:18:00Z"/>
              </w:rPr>
            </w:pPr>
            <w:ins w:id="30327" w:author="Thomas Dietz" w:date="2012-08-08T16:18:00Z">
              <w:r>
                <w:t xml:space="preserve">                  'data</w:t>
              </w:r>
              <w:r>
                <w:rPr>
                  <w:rFonts w:ascii="MS Mincho" w:eastAsia="MS Mincho" w:hAnsi="MS Mincho" w:cs="MS Mincho" w:hint="eastAsia"/>
                </w:rPr>
                <w:t>‑</w:t>
              </w:r>
              <w:r>
                <w:t>missing' error is returned.</w:t>
              </w:r>
            </w:ins>
          </w:p>
          <w:p w14:paraId="41CFB200" w14:textId="77777777" w:rsidR="00D708FE" w:rsidRDefault="00D708FE" w:rsidP="00D708FE">
            <w:pPr>
              <w:pStyle w:val="XML1"/>
              <w:rPr>
                <w:ins w:id="30328" w:author="Thomas Dietz" w:date="2012-08-08T16:18:00Z"/>
              </w:rPr>
            </w:pPr>
            <w:ins w:id="30329" w:author="Thomas Dietz" w:date="2012-08-08T16:18:00Z">
              <w:r>
                <w:t xml:space="preserve">                &lt;/xs:documentation&gt;</w:t>
              </w:r>
            </w:ins>
          </w:p>
          <w:p w14:paraId="57EC8603" w14:textId="77777777" w:rsidR="00D708FE" w:rsidRDefault="00D708FE" w:rsidP="00D708FE">
            <w:pPr>
              <w:pStyle w:val="XML1"/>
              <w:rPr>
                <w:ins w:id="30330" w:author="Thomas Dietz" w:date="2012-08-08T16:18:00Z"/>
              </w:rPr>
            </w:pPr>
            <w:ins w:id="30331" w:author="Thomas Dietz" w:date="2012-08-08T16:18:00Z">
              <w:r>
                <w:t xml:space="preserve">              &lt;/xs:annotation&gt;</w:t>
              </w:r>
            </w:ins>
          </w:p>
          <w:p w14:paraId="27DDFD07" w14:textId="77777777" w:rsidR="00D708FE" w:rsidRDefault="00D708FE" w:rsidP="00D708FE">
            <w:pPr>
              <w:pStyle w:val="XML1"/>
              <w:rPr>
                <w:ins w:id="30332" w:author="Thomas Dietz" w:date="2012-08-08T16:18:00Z"/>
              </w:rPr>
            </w:pPr>
            <w:ins w:id="30333" w:author="Thomas Dietz" w:date="2012-08-08T16:18:00Z">
              <w:r>
                <w:t xml:space="preserve">              &lt;xs:complexType&gt;</w:t>
              </w:r>
            </w:ins>
          </w:p>
          <w:p w14:paraId="0A40CA84" w14:textId="77777777" w:rsidR="00D708FE" w:rsidRDefault="00D708FE" w:rsidP="00D708FE">
            <w:pPr>
              <w:pStyle w:val="XML1"/>
              <w:rPr>
                <w:ins w:id="30334" w:author="Thomas Dietz" w:date="2012-08-08T16:18:00Z"/>
              </w:rPr>
            </w:pPr>
            <w:ins w:id="30335" w:author="Thomas Dietz" w:date="2012-08-08T16:18:00Z">
              <w:r>
                <w:t xml:space="preserve">                &lt;xs:sequence&gt;</w:t>
              </w:r>
            </w:ins>
          </w:p>
          <w:p w14:paraId="72A5DCAD" w14:textId="77777777" w:rsidR="00D708FE" w:rsidRDefault="00D708FE" w:rsidP="00D708FE">
            <w:pPr>
              <w:pStyle w:val="XML1"/>
              <w:rPr>
                <w:ins w:id="30336" w:author="Thomas Dietz" w:date="2012-08-08T16:18:00Z"/>
              </w:rPr>
            </w:pPr>
            <w:ins w:id="30337" w:author="Thomas Dietz" w:date="2012-08-08T16:18:00Z">
              <w:r>
                <w:t xml:space="preserve">                  &lt;xs:group ref="OFPortOtherFeatureListType"/&gt;</w:t>
              </w:r>
            </w:ins>
          </w:p>
          <w:p w14:paraId="600FD7ED" w14:textId="77777777" w:rsidR="00D708FE" w:rsidRDefault="00D708FE" w:rsidP="00D708FE">
            <w:pPr>
              <w:pStyle w:val="XML1"/>
              <w:rPr>
                <w:ins w:id="30338" w:author="Thomas Dietz" w:date="2012-08-08T16:18:00Z"/>
              </w:rPr>
            </w:pPr>
            <w:ins w:id="30339" w:author="Thomas Dietz" w:date="2012-08-08T16:18:00Z">
              <w:r>
                <w:t xml:space="preserve">                &lt;/xs:sequence&gt;</w:t>
              </w:r>
            </w:ins>
          </w:p>
          <w:p w14:paraId="5ADB7B55" w14:textId="77777777" w:rsidR="00D708FE" w:rsidRDefault="00D708FE" w:rsidP="00D708FE">
            <w:pPr>
              <w:pStyle w:val="XML1"/>
              <w:rPr>
                <w:ins w:id="30340" w:author="Thomas Dietz" w:date="2012-08-08T16:18:00Z"/>
              </w:rPr>
            </w:pPr>
            <w:ins w:id="30341" w:author="Thomas Dietz" w:date="2012-08-08T16:18:00Z">
              <w:r>
                <w:t xml:space="preserve">              &lt;/xs:complexType&gt;</w:t>
              </w:r>
            </w:ins>
          </w:p>
          <w:p w14:paraId="31175CB9" w14:textId="77777777" w:rsidR="00D708FE" w:rsidRDefault="00D708FE" w:rsidP="00D708FE">
            <w:pPr>
              <w:pStyle w:val="XML1"/>
              <w:rPr>
                <w:ins w:id="30342" w:author="Thomas Dietz" w:date="2012-08-08T16:18:00Z"/>
              </w:rPr>
            </w:pPr>
            <w:ins w:id="30343" w:author="Thomas Dietz" w:date="2012-08-08T16:18:00Z">
              <w:r>
                <w:t xml:space="preserve">            &lt;/xs:element&gt;</w:t>
              </w:r>
            </w:ins>
          </w:p>
          <w:p w14:paraId="684CEDCF" w14:textId="77777777" w:rsidR="00D708FE" w:rsidRDefault="00D708FE" w:rsidP="00D708FE">
            <w:pPr>
              <w:pStyle w:val="XML1"/>
              <w:rPr>
                <w:ins w:id="30344" w:author="Thomas Dietz" w:date="2012-08-08T16:18:00Z"/>
              </w:rPr>
            </w:pPr>
            <w:ins w:id="30345" w:author="Thomas Dietz" w:date="2012-08-08T16:18:00Z">
              <w:r>
                <w:t xml:space="preserve">            &lt;xs:element name="supported" minOccurs="0"&gt;</w:t>
              </w:r>
            </w:ins>
          </w:p>
          <w:p w14:paraId="6A4C1EC6" w14:textId="77777777" w:rsidR="00D708FE" w:rsidRDefault="00D708FE" w:rsidP="00D708FE">
            <w:pPr>
              <w:pStyle w:val="XML1"/>
              <w:rPr>
                <w:ins w:id="30346" w:author="Thomas Dietz" w:date="2012-08-08T16:18:00Z"/>
              </w:rPr>
            </w:pPr>
            <w:ins w:id="30347" w:author="Thomas Dietz" w:date="2012-08-08T16:18:00Z">
              <w:r>
                <w:t xml:space="preserve">              &lt;xs:annotation&gt;</w:t>
              </w:r>
            </w:ins>
          </w:p>
          <w:p w14:paraId="05458672" w14:textId="77777777" w:rsidR="00D708FE" w:rsidRDefault="00D708FE" w:rsidP="00D708FE">
            <w:pPr>
              <w:pStyle w:val="XML1"/>
              <w:rPr>
                <w:ins w:id="30348" w:author="Thomas Dietz" w:date="2012-08-08T16:18:00Z"/>
              </w:rPr>
            </w:pPr>
            <w:ins w:id="30349" w:author="Thomas Dietz" w:date="2012-08-08T16:18:00Z">
              <w:r>
                <w:t xml:space="preserve">                &lt;xs:documentation&gt;</w:t>
              </w:r>
            </w:ins>
          </w:p>
          <w:p w14:paraId="57438832" w14:textId="77777777" w:rsidR="00D708FE" w:rsidRDefault="00D708FE" w:rsidP="00D708FE">
            <w:pPr>
              <w:pStyle w:val="XML1"/>
              <w:rPr>
                <w:ins w:id="30350" w:author="Thomas Dietz" w:date="2012-08-08T16:18:00Z"/>
              </w:rPr>
            </w:pPr>
            <w:ins w:id="30351" w:author="Thomas Dietz" w:date="2012-08-08T16:18:00Z">
              <w:r>
                <w:t xml:space="preserve">                  The features (rates, duplex, etc.) of the</w:t>
              </w:r>
            </w:ins>
          </w:p>
          <w:p w14:paraId="54CCDCA0" w14:textId="77777777" w:rsidR="00D708FE" w:rsidRDefault="00D708FE" w:rsidP="00D708FE">
            <w:pPr>
              <w:pStyle w:val="XML1"/>
              <w:rPr>
                <w:ins w:id="30352" w:author="Thomas Dietz" w:date="2012-08-08T16:18:00Z"/>
              </w:rPr>
            </w:pPr>
            <w:ins w:id="30353" w:author="Thomas Dietz" w:date="2012-08-08T16:18:00Z">
              <w:r>
                <w:t xml:space="preserve">                  port, that are supported on the port.</w:t>
              </w:r>
            </w:ins>
          </w:p>
          <w:p w14:paraId="5238C6A2" w14:textId="77777777" w:rsidR="00D708FE" w:rsidRDefault="00D708FE" w:rsidP="00D708FE">
            <w:pPr>
              <w:pStyle w:val="XML1"/>
              <w:rPr>
                <w:ins w:id="30354" w:author="Thomas Dietz" w:date="2012-08-08T16:18:00Z"/>
              </w:rPr>
            </w:pPr>
          </w:p>
          <w:p w14:paraId="67290CE4" w14:textId="77777777" w:rsidR="00D708FE" w:rsidRDefault="00D708FE" w:rsidP="00D708FE">
            <w:pPr>
              <w:pStyle w:val="XML1"/>
              <w:rPr>
                <w:ins w:id="30355" w:author="Thomas Dietz" w:date="2012-08-08T16:18:00Z"/>
              </w:rPr>
            </w:pPr>
            <w:ins w:id="30356" w:author="Thomas Dietz" w:date="2012-08-08T16:18:00Z">
              <w:r>
                <w:t xml:space="preserve">                  Children of this element are not configurable and can</w:t>
              </w:r>
            </w:ins>
          </w:p>
          <w:p w14:paraId="2CE07114" w14:textId="77777777" w:rsidR="00D708FE" w:rsidRDefault="00D708FE" w:rsidP="00D708FE">
            <w:pPr>
              <w:pStyle w:val="XML1"/>
              <w:rPr>
                <w:ins w:id="30357" w:author="Thomas Dietz" w:date="2012-08-08T16:18:00Z"/>
              </w:rPr>
            </w:pPr>
            <w:ins w:id="30358" w:author="Thomas Dietz" w:date="2012-08-08T16:18:00Z">
              <w:r>
                <w:t xml:space="preserve">                  only be retrieved by NETCONF &amp;lt;get&amp;gt; operations. Attemps to</w:t>
              </w:r>
            </w:ins>
          </w:p>
          <w:p w14:paraId="395ED579" w14:textId="77777777" w:rsidR="00D708FE" w:rsidRDefault="00D708FE" w:rsidP="00D708FE">
            <w:pPr>
              <w:pStyle w:val="XML1"/>
              <w:rPr>
                <w:ins w:id="30359" w:author="Thomas Dietz" w:date="2012-08-08T16:18:00Z"/>
              </w:rPr>
            </w:pPr>
            <w:ins w:id="30360" w:author="Thomas Dietz" w:date="2012-08-08T16:18:00Z">
              <w:r>
                <w:t xml:space="preserve">                  modify this element and its children with a NETCONF</w:t>
              </w:r>
            </w:ins>
          </w:p>
          <w:p w14:paraId="06304832" w14:textId="77777777" w:rsidR="00D708FE" w:rsidRDefault="00D708FE" w:rsidP="00D708FE">
            <w:pPr>
              <w:pStyle w:val="XML1"/>
              <w:rPr>
                <w:ins w:id="30361" w:author="Thomas Dietz" w:date="2012-08-08T16:18:00Z"/>
              </w:rPr>
            </w:pPr>
            <w:ins w:id="30362" w:author="Thomas Dietz" w:date="2012-08-08T16:18:00Z">
              <w:r>
                <w:t xml:space="preserve">                  &amp;lt;edit-config&amp;gt; operation MUST result in an</w:t>
              </w:r>
            </w:ins>
          </w:p>
          <w:p w14:paraId="054E535A" w14:textId="77777777" w:rsidR="00D708FE" w:rsidRDefault="00D708FE" w:rsidP="00D708FE">
            <w:pPr>
              <w:pStyle w:val="XML1"/>
              <w:rPr>
                <w:ins w:id="30363" w:author="Thomas Dietz" w:date="2012-08-08T16:18:00Z"/>
              </w:rPr>
            </w:pPr>
            <w:ins w:id="30364" w:author="Thomas Dietz" w:date="2012-08-08T16:18:00Z">
              <w:r>
                <w:t xml:space="preserve">                  'operation-not-supported' error with type</w:t>
              </w:r>
            </w:ins>
          </w:p>
          <w:p w14:paraId="28E0451D" w14:textId="77777777" w:rsidR="00D708FE" w:rsidRDefault="00D708FE" w:rsidP="00D708FE">
            <w:pPr>
              <w:pStyle w:val="XML1"/>
              <w:rPr>
                <w:ins w:id="30365" w:author="Thomas Dietz" w:date="2012-08-08T16:18:00Z"/>
              </w:rPr>
            </w:pPr>
            <w:ins w:id="30366" w:author="Thomas Dietz" w:date="2012-08-08T16:18:00Z">
              <w:r>
                <w:t xml:space="preserve">                  'application'.</w:t>
              </w:r>
            </w:ins>
          </w:p>
          <w:p w14:paraId="3EC843D3" w14:textId="77777777" w:rsidR="00D708FE" w:rsidRDefault="00D708FE" w:rsidP="00D708FE">
            <w:pPr>
              <w:pStyle w:val="XML1"/>
              <w:rPr>
                <w:ins w:id="30367" w:author="Thomas Dietz" w:date="2012-08-08T16:18:00Z"/>
              </w:rPr>
            </w:pPr>
            <w:ins w:id="30368" w:author="Thomas Dietz" w:date="2012-08-08T16:18:00Z">
              <w:r>
                <w:lastRenderedPageBreak/>
                <w:t xml:space="preserve">                &lt;/xs:documentation&gt;</w:t>
              </w:r>
            </w:ins>
          </w:p>
          <w:p w14:paraId="23DECAC6" w14:textId="77777777" w:rsidR="00D708FE" w:rsidRDefault="00D708FE" w:rsidP="00D708FE">
            <w:pPr>
              <w:pStyle w:val="XML1"/>
              <w:rPr>
                <w:ins w:id="30369" w:author="Thomas Dietz" w:date="2012-08-08T16:18:00Z"/>
              </w:rPr>
            </w:pPr>
            <w:ins w:id="30370" w:author="Thomas Dietz" w:date="2012-08-08T16:18:00Z">
              <w:r>
                <w:t xml:space="preserve">              &lt;/xs:annotation&gt;</w:t>
              </w:r>
            </w:ins>
          </w:p>
          <w:p w14:paraId="3515CE98" w14:textId="77777777" w:rsidR="00D708FE" w:rsidRDefault="00D708FE" w:rsidP="00D708FE">
            <w:pPr>
              <w:pStyle w:val="XML1"/>
              <w:rPr>
                <w:ins w:id="30371" w:author="Thomas Dietz" w:date="2012-08-08T16:18:00Z"/>
              </w:rPr>
            </w:pPr>
            <w:ins w:id="30372" w:author="Thomas Dietz" w:date="2012-08-08T16:18:00Z">
              <w:r>
                <w:t xml:space="preserve">              &lt;xs:complexType&gt;</w:t>
              </w:r>
            </w:ins>
          </w:p>
          <w:p w14:paraId="20A36DB2" w14:textId="77777777" w:rsidR="00D708FE" w:rsidRDefault="00D708FE" w:rsidP="00D708FE">
            <w:pPr>
              <w:pStyle w:val="XML1"/>
              <w:rPr>
                <w:ins w:id="30373" w:author="Thomas Dietz" w:date="2012-08-08T16:18:00Z"/>
              </w:rPr>
            </w:pPr>
            <w:ins w:id="30374" w:author="Thomas Dietz" w:date="2012-08-08T16:18:00Z">
              <w:r>
                <w:t xml:space="preserve">                &lt;xs:sequence&gt;</w:t>
              </w:r>
            </w:ins>
          </w:p>
          <w:p w14:paraId="38B3FC4A" w14:textId="77777777" w:rsidR="00D708FE" w:rsidRDefault="00D708FE" w:rsidP="00D708FE">
            <w:pPr>
              <w:pStyle w:val="XML1"/>
              <w:rPr>
                <w:ins w:id="30375" w:author="Thomas Dietz" w:date="2012-08-08T16:18:00Z"/>
              </w:rPr>
            </w:pPr>
            <w:ins w:id="30376" w:author="Thomas Dietz" w:date="2012-08-08T16:18:00Z">
              <w:r>
                <w:t xml:space="preserve">                  &lt;xs:group ref="OFPortOtherFeatureListType"/&gt;</w:t>
              </w:r>
            </w:ins>
          </w:p>
          <w:p w14:paraId="6BE26651" w14:textId="77777777" w:rsidR="00D708FE" w:rsidRDefault="00D708FE" w:rsidP="00D708FE">
            <w:pPr>
              <w:pStyle w:val="XML1"/>
              <w:rPr>
                <w:ins w:id="30377" w:author="Thomas Dietz" w:date="2012-08-08T16:18:00Z"/>
              </w:rPr>
            </w:pPr>
            <w:ins w:id="30378" w:author="Thomas Dietz" w:date="2012-08-08T16:18:00Z">
              <w:r>
                <w:t xml:space="preserve">                &lt;/xs:sequence&gt;</w:t>
              </w:r>
            </w:ins>
          </w:p>
          <w:p w14:paraId="677C1D8C" w14:textId="77777777" w:rsidR="00D708FE" w:rsidRDefault="00D708FE" w:rsidP="00D708FE">
            <w:pPr>
              <w:pStyle w:val="XML1"/>
              <w:rPr>
                <w:ins w:id="30379" w:author="Thomas Dietz" w:date="2012-08-08T16:18:00Z"/>
              </w:rPr>
            </w:pPr>
            <w:ins w:id="30380" w:author="Thomas Dietz" w:date="2012-08-08T16:18:00Z">
              <w:r>
                <w:t xml:space="preserve">              &lt;/xs:complexType&gt;</w:t>
              </w:r>
            </w:ins>
          </w:p>
          <w:p w14:paraId="1F8661E6" w14:textId="77777777" w:rsidR="00D708FE" w:rsidRDefault="00D708FE" w:rsidP="00D708FE">
            <w:pPr>
              <w:pStyle w:val="XML1"/>
              <w:rPr>
                <w:ins w:id="30381" w:author="Thomas Dietz" w:date="2012-08-08T16:18:00Z"/>
              </w:rPr>
            </w:pPr>
            <w:ins w:id="30382" w:author="Thomas Dietz" w:date="2012-08-08T16:18:00Z">
              <w:r>
                <w:t xml:space="preserve">            &lt;/xs:element&gt;</w:t>
              </w:r>
            </w:ins>
          </w:p>
          <w:p w14:paraId="01666676" w14:textId="77777777" w:rsidR="00D708FE" w:rsidRDefault="00D708FE" w:rsidP="00D708FE">
            <w:pPr>
              <w:pStyle w:val="XML1"/>
              <w:rPr>
                <w:ins w:id="30383" w:author="Thomas Dietz" w:date="2012-08-08T16:18:00Z"/>
              </w:rPr>
            </w:pPr>
            <w:ins w:id="30384" w:author="Thomas Dietz" w:date="2012-08-08T16:18:00Z">
              <w:r>
                <w:t xml:space="preserve">            &lt;xs:element name="advertised-peer" minOccurs="0"&gt;</w:t>
              </w:r>
            </w:ins>
          </w:p>
          <w:p w14:paraId="50756F4B" w14:textId="77777777" w:rsidR="00D708FE" w:rsidRDefault="00D708FE" w:rsidP="00D708FE">
            <w:pPr>
              <w:pStyle w:val="XML1"/>
              <w:rPr>
                <w:ins w:id="30385" w:author="Thomas Dietz" w:date="2012-08-08T16:18:00Z"/>
              </w:rPr>
            </w:pPr>
            <w:ins w:id="30386" w:author="Thomas Dietz" w:date="2012-08-08T16:18:00Z">
              <w:r>
                <w:t xml:space="preserve">              &lt;xs:annotation&gt;</w:t>
              </w:r>
            </w:ins>
          </w:p>
          <w:p w14:paraId="443B7374" w14:textId="77777777" w:rsidR="00D708FE" w:rsidRDefault="00D708FE" w:rsidP="00D708FE">
            <w:pPr>
              <w:pStyle w:val="XML1"/>
              <w:rPr>
                <w:ins w:id="30387" w:author="Thomas Dietz" w:date="2012-08-08T16:18:00Z"/>
              </w:rPr>
            </w:pPr>
            <w:ins w:id="30388" w:author="Thomas Dietz" w:date="2012-08-08T16:18:00Z">
              <w:r>
                <w:t xml:space="preserve">                &lt;xs:documentation&gt;</w:t>
              </w:r>
            </w:ins>
          </w:p>
          <w:p w14:paraId="37C8FAF7" w14:textId="77777777" w:rsidR="00D708FE" w:rsidRDefault="00D708FE" w:rsidP="00D708FE">
            <w:pPr>
              <w:pStyle w:val="XML1"/>
              <w:rPr>
                <w:ins w:id="30389" w:author="Thomas Dietz" w:date="2012-08-08T16:18:00Z"/>
              </w:rPr>
            </w:pPr>
            <w:ins w:id="30390" w:author="Thomas Dietz" w:date="2012-08-08T16:18:00Z">
              <w:r>
                <w:t xml:space="preserve">                  The features (rates, duplex, etc.) that are</w:t>
              </w:r>
            </w:ins>
          </w:p>
          <w:p w14:paraId="345096B2" w14:textId="77777777" w:rsidR="00D708FE" w:rsidRDefault="00D708FE" w:rsidP="00D708FE">
            <w:pPr>
              <w:pStyle w:val="XML1"/>
              <w:rPr>
                <w:ins w:id="30391" w:author="Thomas Dietz" w:date="2012-08-08T16:18:00Z"/>
              </w:rPr>
            </w:pPr>
            <w:ins w:id="30392" w:author="Thomas Dietz" w:date="2012-08-08T16:18:00Z">
              <w:r>
                <w:t xml:space="preserve">                  currently advertised by the peer port.</w:t>
              </w:r>
            </w:ins>
          </w:p>
          <w:p w14:paraId="12B1F0A6" w14:textId="77777777" w:rsidR="00D708FE" w:rsidRDefault="00D708FE" w:rsidP="00D708FE">
            <w:pPr>
              <w:pStyle w:val="XML1"/>
              <w:rPr>
                <w:ins w:id="30393" w:author="Thomas Dietz" w:date="2012-08-08T16:18:00Z"/>
              </w:rPr>
            </w:pPr>
          </w:p>
          <w:p w14:paraId="4F69DCCE" w14:textId="77777777" w:rsidR="00D708FE" w:rsidRDefault="00D708FE" w:rsidP="00D708FE">
            <w:pPr>
              <w:pStyle w:val="XML1"/>
              <w:rPr>
                <w:ins w:id="30394" w:author="Thomas Dietz" w:date="2012-08-08T16:18:00Z"/>
              </w:rPr>
            </w:pPr>
            <w:ins w:id="30395" w:author="Thomas Dietz" w:date="2012-08-08T16:18:00Z">
              <w:r>
                <w:t xml:space="preserve">                  Children of this element are not configurable and can</w:t>
              </w:r>
            </w:ins>
          </w:p>
          <w:p w14:paraId="2B48B623" w14:textId="77777777" w:rsidR="00D708FE" w:rsidRDefault="00D708FE" w:rsidP="00D708FE">
            <w:pPr>
              <w:pStyle w:val="XML1"/>
              <w:rPr>
                <w:ins w:id="30396" w:author="Thomas Dietz" w:date="2012-08-08T16:18:00Z"/>
              </w:rPr>
            </w:pPr>
            <w:ins w:id="30397" w:author="Thomas Dietz" w:date="2012-08-08T16:18:00Z">
              <w:r>
                <w:t xml:space="preserve">                  only be retrieved by NETCONF &amp;lt;get&amp;gt; operations. Attemps to</w:t>
              </w:r>
            </w:ins>
          </w:p>
          <w:p w14:paraId="1F801464" w14:textId="77777777" w:rsidR="00D708FE" w:rsidRDefault="00D708FE" w:rsidP="00D708FE">
            <w:pPr>
              <w:pStyle w:val="XML1"/>
              <w:rPr>
                <w:ins w:id="30398" w:author="Thomas Dietz" w:date="2012-08-08T16:18:00Z"/>
              </w:rPr>
            </w:pPr>
            <w:ins w:id="30399" w:author="Thomas Dietz" w:date="2012-08-08T16:18:00Z">
              <w:r>
                <w:t xml:space="preserve">                  modify this element and its children with a NETCONF</w:t>
              </w:r>
            </w:ins>
          </w:p>
          <w:p w14:paraId="0F9AF23C" w14:textId="77777777" w:rsidR="00D708FE" w:rsidRDefault="00D708FE" w:rsidP="00D708FE">
            <w:pPr>
              <w:pStyle w:val="XML1"/>
              <w:rPr>
                <w:ins w:id="30400" w:author="Thomas Dietz" w:date="2012-08-08T16:18:00Z"/>
              </w:rPr>
            </w:pPr>
            <w:ins w:id="30401" w:author="Thomas Dietz" w:date="2012-08-08T16:18:00Z">
              <w:r>
                <w:t xml:space="preserve">                  &amp;lt;edit-config&amp;gt; operation MUST result in an</w:t>
              </w:r>
            </w:ins>
          </w:p>
          <w:p w14:paraId="464B9A39" w14:textId="77777777" w:rsidR="00D708FE" w:rsidRDefault="00D708FE" w:rsidP="00D708FE">
            <w:pPr>
              <w:pStyle w:val="XML1"/>
              <w:rPr>
                <w:ins w:id="30402" w:author="Thomas Dietz" w:date="2012-08-08T16:18:00Z"/>
              </w:rPr>
            </w:pPr>
            <w:ins w:id="30403" w:author="Thomas Dietz" w:date="2012-08-08T16:18:00Z">
              <w:r>
                <w:t xml:space="preserve">                  'operation-not-supported' error with type</w:t>
              </w:r>
            </w:ins>
          </w:p>
          <w:p w14:paraId="5D685FE9" w14:textId="77777777" w:rsidR="00D708FE" w:rsidRDefault="00D708FE" w:rsidP="00D708FE">
            <w:pPr>
              <w:pStyle w:val="XML1"/>
              <w:rPr>
                <w:ins w:id="30404" w:author="Thomas Dietz" w:date="2012-08-08T16:18:00Z"/>
              </w:rPr>
            </w:pPr>
            <w:ins w:id="30405" w:author="Thomas Dietz" w:date="2012-08-08T16:18:00Z">
              <w:r>
                <w:t xml:space="preserve">                  'application'.</w:t>
              </w:r>
            </w:ins>
          </w:p>
          <w:p w14:paraId="08345A5F" w14:textId="77777777" w:rsidR="00D708FE" w:rsidRDefault="00D708FE" w:rsidP="00D708FE">
            <w:pPr>
              <w:pStyle w:val="XML1"/>
              <w:rPr>
                <w:ins w:id="30406" w:author="Thomas Dietz" w:date="2012-08-08T16:18:00Z"/>
              </w:rPr>
            </w:pPr>
            <w:ins w:id="30407" w:author="Thomas Dietz" w:date="2012-08-08T16:18:00Z">
              <w:r>
                <w:t xml:space="preserve">                &lt;/xs:documentation&gt;</w:t>
              </w:r>
            </w:ins>
          </w:p>
          <w:p w14:paraId="5B7B9121" w14:textId="77777777" w:rsidR="00D708FE" w:rsidRDefault="00D708FE" w:rsidP="00D708FE">
            <w:pPr>
              <w:pStyle w:val="XML1"/>
              <w:rPr>
                <w:ins w:id="30408" w:author="Thomas Dietz" w:date="2012-08-08T16:18:00Z"/>
              </w:rPr>
            </w:pPr>
            <w:ins w:id="30409" w:author="Thomas Dietz" w:date="2012-08-08T16:18:00Z">
              <w:r>
                <w:t xml:space="preserve">              &lt;/xs:annotation&gt;</w:t>
              </w:r>
            </w:ins>
          </w:p>
          <w:p w14:paraId="2E7B75AF" w14:textId="77777777" w:rsidR="00D708FE" w:rsidRDefault="00D708FE" w:rsidP="00D708FE">
            <w:pPr>
              <w:pStyle w:val="XML1"/>
              <w:rPr>
                <w:ins w:id="30410" w:author="Thomas Dietz" w:date="2012-08-08T16:18:00Z"/>
              </w:rPr>
            </w:pPr>
            <w:ins w:id="30411" w:author="Thomas Dietz" w:date="2012-08-08T16:18:00Z">
              <w:r>
                <w:t xml:space="preserve">              &lt;xs:complexType&gt;</w:t>
              </w:r>
            </w:ins>
          </w:p>
          <w:p w14:paraId="515E741E" w14:textId="77777777" w:rsidR="00D708FE" w:rsidRDefault="00D708FE" w:rsidP="00D708FE">
            <w:pPr>
              <w:pStyle w:val="XML1"/>
              <w:rPr>
                <w:ins w:id="30412" w:author="Thomas Dietz" w:date="2012-08-08T16:18:00Z"/>
              </w:rPr>
            </w:pPr>
            <w:ins w:id="30413" w:author="Thomas Dietz" w:date="2012-08-08T16:18:00Z">
              <w:r>
                <w:t xml:space="preserve">                &lt;xs:sequence&gt;</w:t>
              </w:r>
            </w:ins>
          </w:p>
          <w:p w14:paraId="2F998FEC" w14:textId="77777777" w:rsidR="00D708FE" w:rsidRDefault="00D708FE" w:rsidP="00D708FE">
            <w:pPr>
              <w:pStyle w:val="XML1"/>
              <w:rPr>
                <w:ins w:id="30414" w:author="Thomas Dietz" w:date="2012-08-08T16:18:00Z"/>
              </w:rPr>
            </w:pPr>
            <w:ins w:id="30415" w:author="Thomas Dietz" w:date="2012-08-08T16:18:00Z">
              <w:r>
                <w:t xml:space="preserve">                  &lt;xs:group ref="OFPortOtherFeatureListType"/&gt;</w:t>
              </w:r>
            </w:ins>
          </w:p>
          <w:p w14:paraId="31330F3A" w14:textId="77777777" w:rsidR="00D708FE" w:rsidRDefault="00D708FE" w:rsidP="00D708FE">
            <w:pPr>
              <w:pStyle w:val="XML1"/>
              <w:rPr>
                <w:ins w:id="30416" w:author="Thomas Dietz" w:date="2012-08-08T16:18:00Z"/>
              </w:rPr>
            </w:pPr>
            <w:ins w:id="30417" w:author="Thomas Dietz" w:date="2012-08-08T16:18:00Z">
              <w:r>
                <w:t xml:space="preserve">                &lt;/xs:sequence&gt;</w:t>
              </w:r>
            </w:ins>
          </w:p>
          <w:p w14:paraId="0EDBEA48" w14:textId="77777777" w:rsidR="00D708FE" w:rsidRDefault="00D708FE" w:rsidP="00D708FE">
            <w:pPr>
              <w:pStyle w:val="XML1"/>
              <w:rPr>
                <w:ins w:id="30418" w:author="Thomas Dietz" w:date="2012-08-08T16:18:00Z"/>
              </w:rPr>
            </w:pPr>
            <w:ins w:id="30419" w:author="Thomas Dietz" w:date="2012-08-08T16:18:00Z">
              <w:r>
                <w:t xml:space="preserve">              &lt;/xs:complexType&gt;</w:t>
              </w:r>
            </w:ins>
          </w:p>
          <w:p w14:paraId="25B78734" w14:textId="77777777" w:rsidR="00D708FE" w:rsidRDefault="00D708FE" w:rsidP="00D708FE">
            <w:pPr>
              <w:pStyle w:val="XML1"/>
              <w:rPr>
                <w:ins w:id="30420" w:author="Thomas Dietz" w:date="2012-08-08T16:18:00Z"/>
              </w:rPr>
            </w:pPr>
            <w:ins w:id="30421" w:author="Thomas Dietz" w:date="2012-08-08T16:18:00Z">
              <w:r>
                <w:t xml:space="preserve">            &lt;/xs:element&gt;</w:t>
              </w:r>
            </w:ins>
          </w:p>
          <w:p w14:paraId="0CCA8E77" w14:textId="77777777" w:rsidR="00D708FE" w:rsidRDefault="00D708FE" w:rsidP="00D708FE">
            <w:pPr>
              <w:pStyle w:val="XML1"/>
              <w:rPr>
                <w:ins w:id="30422" w:author="Thomas Dietz" w:date="2012-08-08T16:18:00Z"/>
              </w:rPr>
            </w:pPr>
            <w:ins w:id="30423" w:author="Thomas Dietz" w:date="2012-08-08T16:18:00Z">
              <w:r>
                <w:t xml:space="preserve">          &lt;/xs:sequence&gt;</w:t>
              </w:r>
            </w:ins>
          </w:p>
          <w:p w14:paraId="51C82406" w14:textId="77777777" w:rsidR="00D708FE" w:rsidRDefault="00D708FE" w:rsidP="00D708FE">
            <w:pPr>
              <w:pStyle w:val="XML1"/>
              <w:rPr>
                <w:ins w:id="30424" w:author="Thomas Dietz" w:date="2012-08-08T16:18:00Z"/>
              </w:rPr>
            </w:pPr>
            <w:ins w:id="30425" w:author="Thomas Dietz" w:date="2012-08-08T16:18:00Z">
              <w:r>
                <w:t xml:space="preserve">        &lt;/xs:complexType&gt;</w:t>
              </w:r>
            </w:ins>
          </w:p>
          <w:p w14:paraId="061AEE3F" w14:textId="77777777" w:rsidR="00D708FE" w:rsidRDefault="00D708FE" w:rsidP="00D708FE">
            <w:pPr>
              <w:pStyle w:val="XML1"/>
              <w:rPr>
                <w:ins w:id="30426" w:author="Thomas Dietz" w:date="2012-08-08T16:18:00Z"/>
              </w:rPr>
            </w:pPr>
            <w:ins w:id="30427" w:author="Thomas Dietz" w:date="2012-08-08T16:18:00Z">
              <w:r>
                <w:t xml:space="preserve">      &lt;/xs:element&gt;</w:t>
              </w:r>
            </w:ins>
          </w:p>
          <w:p w14:paraId="5232A839" w14:textId="77777777" w:rsidR="00D708FE" w:rsidRDefault="00D708FE" w:rsidP="00D708FE">
            <w:pPr>
              <w:pStyle w:val="XML1"/>
              <w:rPr>
                <w:ins w:id="30428" w:author="Thomas Dietz" w:date="2012-08-08T16:18:00Z"/>
              </w:rPr>
            </w:pPr>
            <w:ins w:id="30429" w:author="Thomas Dietz" w:date="2012-08-08T16:18:00Z">
              <w:r>
                <w:t xml:space="preserve">      &lt;xs:choice&gt;</w:t>
              </w:r>
            </w:ins>
          </w:p>
          <w:p w14:paraId="7C6C7B87" w14:textId="77777777" w:rsidR="00D708FE" w:rsidRDefault="00D708FE" w:rsidP="00D708FE">
            <w:pPr>
              <w:pStyle w:val="XML1"/>
              <w:rPr>
                <w:ins w:id="30430" w:author="Thomas Dietz" w:date="2012-08-08T16:18:00Z"/>
              </w:rPr>
            </w:pPr>
            <w:ins w:id="30431" w:author="Thomas Dietz" w:date="2012-08-08T16:18:00Z">
              <w:r>
                <w:t xml:space="preserve">        &lt;xs:annotation&gt;</w:t>
              </w:r>
            </w:ins>
          </w:p>
          <w:p w14:paraId="68CBEEAA" w14:textId="77777777" w:rsidR="00D708FE" w:rsidRDefault="00D708FE" w:rsidP="00D708FE">
            <w:pPr>
              <w:pStyle w:val="XML1"/>
              <w:rPr>
                <w:ins w:id="30432" w:author="Thomas Dietz" w:date="2012-08-08T16:18:00Z"/>
              </w:rPr>
            </w:pPr>
            <w:ins w:id="30433" w:author="Thomas Dietz" w:date="2012-08-08T16:18:00Z">
              <w:r>
                <w:t xml:space="preserve">          &lt;xs:documentation&gt;</w:t>
              </w:r>
            </w:ins>
          </w:p>
          <w:p w14:paraId="728FDCED" w14:textId="77777777" w:rsidR="00D708FE" w:rsidRDefault="00D708FE" w:rsidP="00D708FE">
            <w:pPr>
              <w:pStyle w:val="XML1"/>
              <w:rPr>
                <w:ins w:id="30434" w:author="Thomas Dietz" w:date="2012-08-08T16:18:00Z"/>
              </w:rPr>
            </w:pPr>
            <w:ins w:id="30435" w:author="Thomas Dietz" w:date="2012-08-08T16:18:00Z">
              <w:r>
                <w:t xml:space="preserve">            Tunnels are modeled as logical ports.</w:t>
              </w:r>
            </w:ins>
          </w:p>
          <w:p w14:paraId="141B62E4" w14:textId="77777777" w:rsidR="00D708FE" w:rsidRDefault="00D708FE" w:rsidP="00D708FE">
            <w:pPr>
              <w:pStyle w:val="XML1"/>
              <w:rPr>
                <w:ins w:id="30436" w:author="Thomas Dietz" w:date="2012-08-08T16:18:00Z"/>
              </w:rPr>
            </w:pPr>
          </w:p>
          <w:p w14:paraId="79AD82CA" w14:textId="77777777" w:rsidR="00D708FE" w:rsidRDefault="00D708FE" w:rsidP="00D708FE">
            <w:pPr>
              <w:pStyle w:val="XML1"/>
              <w:rPr>
                <w:ins w:id="30437" w:author="Thomas Dietz" w:date="2012-08-08T16:18:00Z"/>
              </w:rPr>
            </w:pPr>
            <w:ins w:id="30438" w:author="Thomas Dietz" w:date="2012-08-08T16:18:00Z">
              <w:r>
                <w:t xml:space="preserve">            Elements in this choice are not configurable and can only</w:t>
              </w:r>
            </w:ins>
          </w:p>
          <w:p w14:paraId="107F87E8" w14:textId="77777777" w:rsidR="00D708FE" w:rsidRDefault="00D708FE" w:rsidP="00D708FE">
            <w:pPr>
              <w:pStyle w:val="XML1"/>
              <w:rPr>
                <w:ins w:id="30439" w:author="Thomas Dietz" w:date="2012-08-08T16:18:00Z"/>
              </w:rPr>
            </w:pPr>
            <w:ins w:id="30440" w:author="Thomas Dietz" w:date="2012-08-08T16:18:00Z">
              <w:r>
                <w:t xml:space="preserve">            be retrieved by NETCONF &amp;lt;get&amp;gt; operations. Attemps to modify</w:t>
              </w:r>
            </w:ins>
          </w:p>
          <w:p w14:paraId="078D80D0" w14:textId="77777777" w:rsidR="00D708FE" w:rsidRDefault="00D708FE" w:rsidP="00D708FE">
            <w:pPr>
              <w:pStyle w:val="XML1"/>
              <w:rPr>
                <w:ins w:id="30441" w:author="Thomas Dietz" w:date="2012-08-08T16:18:00Z"/>
              </w:rPr>
            </w:pPr>
            <w:ins w:id="30442" w:author="Thomas Dietz" w:date="2012-08-08T16:18:00Z">
              <w:r>
                <w:t xml:space="preserve">            this element and its children with a NETCONF &amp;lt;edit-config&amp;gt;</w:t>
              </w:r>
            </w:ins>
          </w:p>
          <w:p w14:paraId="5A936182" w14:textId="77777777" w:rsidR="00D708FE" w:rsidRDefault="00D708FE" w:rsidP="00D708FE">
            <w:pPr>
              <w:pStyle w:val="XML1"/>
              <w:rPr>
                <w:ins w:id="30443" w:author="Thomas Dietz" w:date="2012-08-08T16:18:00Z"/>
              </w:rPr>
            </w:pPr>
            <w:ins w:id="30444" w:author="Thomas Dietz" w:date="2012-08-08T16:18:00Z">
              <w:r>
                <w:t xml:space="preserve">            operation MUST result in an 'operation-not-supported' error</w:t>
              </w:r>
            </w:ins>
          </w:p>
          <w:p w14:paraId="6310B009" w14:textId="77777777" w:rsidR="00D708FE" w:rsidRDefault="00D708FE" w:rsidP="00D708FE">
            <w:pPr>
              <w:pStyle w:val="XML1"/>
              <w:rPr>
                <w:ins w:id="30445" w:author="Thomas Dietz" w:date="2012-08-08T16:18:00Z"/>
              </w:rPr>
            </w:pPr>
            <w:ins w:id="30446" w:author="Thomas Dietz" w:date="2012-08-08T16:18:00Z">
              <w:r>
                <w:t xml:space="preserve">            with type 'application'.</w:t>
              </w:r>
            </w:ins>
          </w:p>
          <w:p w14:paraId="123E341F" w14:textId="77777777" w:rsidR="00D708FE" w:rsidRDefault="00D708FE" w:rsidP="00D708FE">
            <w:pPr>
              <w:pStyle w:val="XML1"/>
              <w:rPr>
                <w:ins w:id="30447" w:author="Thomas Dietz" w:date="2012-08-08T16:18:00Z"/>
              </w:rPr>
            </w:pPr>
          </w:p>
          <w:p w14:paraId="77623D7C" w14:textId="77777777" w:rsidR="00D708FE" w:rsidRDefault="00D708FE" w:rsidP="00D708FE">
            <w:pPr>
              <w:pStyle w:val="XML1"/>
              <w:rPr>
                <w:ins w:id="30448" w:author="Thomas Dietz" w:date="2012-08-08T16:18:00Z"/>
              </w:rPr>
            </w:pPr>
            <w:ins w:id="30449" w:author="Thomas Dietz" w:date="2012-08-08T16:18:00Z">
              <w:r>
                <w:t xml:space="preserve">            Only elements from one choice must exist at a time.</w:t>
              </w:r>
            </w:ins>
          </w:p>
          <w:p w14:paraId="0EDDAF0B" w14:textId="77777777" w:rsidR="00D708FE" w:rsidRDefault="00D708FE" w:rsidP="00D708FE">
            <w:pPr>
              <w:pStyle w:val="XML1"/>
              <w:rPr>
                <w:ins w:id="30450" w:author="Thomas Dietz" w:date="2012-08-08T16:18:00Z"/>
              </w:rPr>
            </w:pPr>
            <w:ins w:id="30451" w:author="Thomas Dietz" w:date="2012-08-08T16:18:00Z">
              <w:r>
                <w:t xml:space="preserve">          &lt;/xs:documentation&gt;</w:t>
              </w:r>
            </w:ins>
          </w:p>
          <w:p w14:paraId="6990E92C" w14:textId="77777777" w:rsidR="00D708FE" w:rsidRDefault="00D708FE" w:rsidP="00D708FE">
            <w:pPr>
              <w:pStyle w:val="XML1"/>
              <w:rPr>
                <w:ins w:id="30452" w:author="Thomas Dietz" w:date="2012-08-08T16:18:00Z"/>
              </w:rPr>
            </w:pPr>
            <w:ins w:id="30453" w:author="Thomas Dietz" w:date="2012-08-08T16:18:00Z">
              <w:r>
                <w:t xml:space="preserve">        &lt;/xs:annotation&gt;</w:t>
              </w:r>
            </w:ins>
          </w:p>
          <w:p w14:paraId="774E3551" w14:textId="77777777" w:rsidR="00D708FE" w:rsidRDefault="00D708FE" w:rsidP="00D708FE">
            <w:pPr>
              <w:pStyle w:val="XML1"/>
              <w:rPr>
                <w:ins w:id="30454" w:author="Thomas Dietz" w:date="2012-08-08T16:18:00Z"/>
              </w:rPr>
            </w:pPr>
          </w:p>
          <w:p w14:paraId="0E6059B1" w14:textId="77777777" w:rsidR="00D708FE" w:rsidRDefault="00D708FE" w:rsidP="00D708FE">
            <w:pPr>
              <w:pStyle w:val="XML1"/>
              <w:rPr>
                <w:ins w:id="30455" w:author="Thomas Dietz" w:date="2012-08-08T16:18:00Z"/>
              </w:rPr>
            </w:pPr>
            <w:ins w:id="30456" w:author="Thomas Dietz" w:date="2012-08-08T16:18:00Z">
              <w:r>
                <w:t xml:space="preserve">        &lt;xs:sequence&gt;</w:t>
              </w:r>
            </w:ins>
          </w:p>
          <w:p w14:paraId="215D991E" w14:textId="77777777" w:rsidR="00D708FE" w:rsidRDefault="00D708FE" w:rsidP="00D708FE">
            <w:pPr>
              <w:pStyle w:val="XML1"/>
              <w:rPr>
                <w:ins w:id="30457" w:author="Thomas Dietz" w:date="2012-08-08T16:18:00Z"/>
              </w:rPr>
            </w:pPr>
            <w:ins w:id="30458" w:author="Thomas Dietz" w:date="2012-08-08T16:18:00Z">
              <w:r>
                <w:t xml:space="preserve">          &lt;xs:element name="tunnel"&gt;</w:t>
              </w:r>
            </w:ins>
          </w:p>
          <w:p w14:paraId="1EC7E81F" w14:textId="77777777" w:rsidR="00D708FE" w:rsidRDefault="00D708FE" w:rsidP="00D708FE">
            <w:pPr>
              <w:pStyle w:val="XML1"/>
              <w:rPr>
                <w:ins w:id="30459" w:author="Thomas Dietz" w:date="2012-08-08T16:18:00Z"/>
              </w:rPr>
            </w:pPr>
            <w:ins w:id="30460" w:author="Thomas Dietz" w:date="2012-08-08T16:18:00Z">
              <w:r>
                <w:t xml:space="preserve">            &lt;xs:annotation&gt;</w:t>
              </w:r>
            </w:ins>
          </w:p>
          <w:p w14:paraId="7620A707" w14:textId="77777777" w:rsidR="00D708FE" w:rsidRDefault="00D708FE" w:rsidP="00D708FE">
            <w:pPr>
              <w:pStyle w:val="XML1"/>
              <w:rPr>
                <w:ins w:id="30461" w:author="Thomas Dietz" w:date="2012-08-08T16:18:00Z"/>
              </w:rPr>
            </w:pPr>
            <w:ins w:id="30462" w:author="Thomas Dietz" w:date="2012-08-08T16:18:00Z">
              <w:r>
                <w:t xml:space="preserve">              &lt;xs:documentation&gt;</w:t>
              </w:r>
            </w:ins>
          </w:p>
          <w:p w14:paraId="5DB4B978" w14:textId="77777777" w:rsidR="00D708FE" w:rsidRDefault="00D708FE" w:rsidP="00D708FE">
            <w:pPr>
              <w:pStyle w:val="XML1"/>
              <w:rPr>
                <w:ins w:id="30463" w:author="Thomas Dietz" w:date="2012-08-08T16:18:00Z"/>
              </w:rPr>
            </w:pPr>
            <w:ins w:id="30464" w:author="Thomas Dietz" w:date="2012-08-08T16:18:00Z">
              <w:r>
                <w:t xml:space="preserve">                Properties of a basic IP-in-GRE tunnel.</w:t>
              </w:r>
            </w:ins>
          </w:p>
          <w:p w14:paraId="793C0915" w14:textId="77777777" w:rsidR="00D708FE" w:rsidRDefault="00D708FE" w:rsidP="00D708FE">
            <w:pPr>
              <w:pStyle w:val="XML1"/>
              <w:rPr>
                <w:ins w:id="30465" w:author="Thomas Dietz" w:date="2012-08-08T16:18:00Z"/>
              </w:rPr>
            </w:pPr>
            <w:ins w:id="30466" w:author="Thomas Dietz" w:date="2012-08-08T16:18:00Z">
              <w:r>
                <w:t xml:space="preserve">              &lt;/xs:documentation&gt;</w:t>
              </w:r>
            </w:ins>
          </w:p>
          <w:p w14:paraId="0F355854" w14:textId="77777777" w:rsidR="00D708FE" w:rsidRDefault="00D708FE" w:rsidP="00D708FE">
            <w:pPr>
              <w:pStyle w:val="XML1"/>
              <w:rPr>
                <w:ins w:id="30467" w:author="Thomas Dietz" w:date="2012-08-08T16:18:00Z"/>
              </w:rPr>
            </w:pPr>
            <w:ins w:id="30468" w:author="Thomas Dietz" w:date="2012-08-08T16:18:00Z">
              <w:r>
                <w:t xml:space="preserve">            &lt;/xs:annotation&gt;</w:t>
              </w:r>
            </w:ins>
          </w:p>
          <w:p w14:paraId="0C8A3EFF" w14:textId="77777777" w:rsidR="00D708FE" w:rsidRDefault="00D708FE" w:rsidP="00D708FE">
            <w:pPr>
              <w:pStyle w:val="XML1"/>
              <w:rPr>
                <w:ins w:id="30469" w:author="Thomas Dietz" w:date="2012-08-08T16:18:00Z"/>
              </w:rPr>
            </w:pPr>
            <w:ins w:id="30470" w:author="Thomas Dietz" w:date="2012-08-08T16:18:00Z">
              <w:r>
                <w:t xml:space="preserve">            &lt;xs:complexType&gt;</w:t>
              </w:r>
            </w:ins>
          </w:p>
          <w:p w14:paraId="2E9F841F" w14:textId="77777777" w:rsidR="00D708FE" w:rsidRDefault="00D708FE" w:rsidP="00D708FE">
            <w:pPr>
              <w:pStyle w:val="XML1"/>
              <w:rPr>
                <w:ins w:id="30471" w:author="Thomas Dietz" w:date="2012-08-08T16:18:00Z"/>
              </w:rPr>
            </w:pPr>
            <w:ins w:id="30472" w:author="Thomas Dietz" w:date="2012-08-08T16:18:00Z">
              <w:r>
                <w:t xml:space="preserve">              &lt;xs:sequence&gt;</w:t>
              </w:r>
            </w:ins>
          </w:p>
          <w:p w14:paraId="389C57AE" w14:textId="77777777" w:rsidR="00D708FE" w:rsidRDefault="00D708FE" w:rsidP="00D708FE">
            <w:pPr>
              <w:pStyle w:val="XML1"/>
              <w:rPr>
                <w:ins w:id="30473" w:author="Thomas Dietz" w:date="2012-08-08T16:18:00Z"/>
              </w:rPr>
            </w:pPr>
            <w:ins w:id="30474" w:author="Thomas Dietz" w:date="2012-08-08T16:18:00Z">
              <w:r>
                <w:lastRenderedPageBreak/>
                <w:t xml:space="preserve">                &lt;xs:group ref="OFPortBaseTunnelType"/&gt;</w:t>
              </w:r>
            </w:ins>
          </w:p>
          <w:p w14:paraId="60DC6D73" w14:textId="77777777" w:rsidR="00D708FE" w:rsidRDefault="00D708FE" w:rsidP="00D708FE">
            <w:pPr>
              <w:pStyle w:val="XML1"/>
              <w:rPr>
                <w:ins w:id="30475" w:author="Thomas Dietz" w:date="2012-08-08T16:18:00Z"/>
              </w:rPr>
            </w:pPr>
            <w:ins w:id="30476" w:author="Thomas Dietz" w:date="2012-08-08T16:18:00Z">
              <w:r>
                <w:t xml:space="preserve">              &lt;/xs:sequence&gt;</w:t>
              </w:r>
            </w:ins>
          </w:p>
          <w:p w14:paraId="035FBA4F" w14:textId="77777777" w:rsidR="00D708FE" w:rsidRDefault="00D708FE" w:rsidP="00D708FE">
            <w:pPr>
              <w:pStyle w:val="XML1"/>
              <w:rPr>
                <w:ins w:id="30477" w:author="Thomas Dietz" w:date="2012-08-08T16:18:00Z"/>
              </w:rPr>
            </w:pPr>
            <w:ins w:id="30478" w:author="Thomas Dietz" w:date="2012-08-08T16:18:00Z">
              <w:r>
                <w:t xml:space="preserve">            &lt;/xs:complexType&gt;</w:t>
              </w:r>
            </w:ins>
          </w:p>
          <w:p w14:paraId="0A7B20E6" w14:textId="77777777" w:rsidR="00D708FE" w:rsidRDefault="00D708FE" w:rsidP="00D708FE">
            <w:pPr>
              <w:pStyle w:val="XML1"/>
              <w:rPr>
                <w:ins w:id="30479" w:author="Thomas Dietz" w:date="2012-08-08T16:18:00Z"/>
              </w:rPr>
            </w:pPr>
            <w:ins w:id="30480" w:author="Thomas Dietz" w:date="2012-08-08T16:18:00Z">
              <w:r>
                <w:t xml:space="preserve">          &lt;/xs:element&gt;</w:t>
              </w:r>
            </w:ins>
          </w:p>
          <w:p w14:paraId="30A9D3E0" w14:textId="77777777" w:rsidR="00D708FE" w:rsidRDefault="00D708FE" w:rsidP="00D708FE">
            <w:pPr>
              <w:pStyle w:val="XML1"/>
              <w:rPr>
                <w:ins w:id="30481" w:author="Thomas Dietz" w:date="2012-08-08T16:18:00Z"/>
              </w:rPr>
            </w:pPr>
            <w:ins w:id="30482" w:author="Thomas Dietz" w:date="2012-08-08T16:18:00Z">
              <w:r>
                <w:t xml:space="preserve">        &lt;/xs:sequence&gt;</w:t>
              </w:r>
            </w:ins>
          </w:p>
          <w:p w14:paraId="7E31F450" w14:textId="77777777" w:rsidR="00D708FE" w:rsidRDefault="00D708FE" w:rsidP="00D708FE">
            <w:pPr>
              <w:pStyle w:val="XML1"/>
              <w:rPr>
                <w:ins w:id="30483" w:author="Thomas Dietz" w:date="2012-08-08T16:18:00Z"/>
              </w:rPr>
            </w:pPr>
            <w:ins w:id="30484" w:author="Thomas Dietz" w:date="2012-08-08T16:18:00Z">
              <w:r>
                <w:t xml:space="preserve">        &lt;xs:sequence&gt;</w:t>
              </w:r>
            </w:ins>
          </w:p>
          <w:p w14:paraId="5D76AD40" w14:textId="77777777" w:rsidR="00D708FE" w:rsidRDefault="00D708FE" w:rsidP="00D708FE">
            <w:pPr>
              <w:pStyle w:val="XML1"/>
              <w:rPr>
                <w:ins w:id="30485" w:author="Thomas Dietz" w:date="2012-08-08T16:18:00Z"/>
              </w:rPr>
            </w:pPr>
            <w:ins w:id="30486" w:author="Thomas Dietz" w:date="2012-08-08T16:18:00Z">
              <w:r>
                <w:t xml:space="preserve">          &lt;xs:element name="ipgre-tunnel"&gt;</w:t>
              </w:r>
            </w:ins>
          </w:p>
          <w:p w14:paraId="2CE16AC2" w14:textId="77777777" w:rsidR="00D708FE" w:rsidRDefault="00D708FE" w:rsidP="00D708FE">
            <w:pPr>
              <w:pStyle w:val="XML1"/>
              <w:rPr>
                <w:ins w:id="30487" w:author="Thomas Dietz" w:date="2012-08-08T16:18:00Z"/>
              </w:rPr>
            </w:pPr>
            <w:ins w:id="30488" w:author="Thomas Dietz" w:date="2012-08-08T16:18:00Z">
              <w:r>
                <w:t xml:space="preserve">            &lt;xs:annotation&gt;</w:t>
              </w:r>
            </w:ins>
          </w:p>
          <w:p w14:paraId="5EC96DA4" w14:textId="77777777" w:rsidR="00D708FE" w:rsidRDefault="00D708FE" w:rsidP="00D708FE">
            <w:pPr>
              <w:pStyle w:val="XML1"/>
              <w:rPr>
                <w:ins w:id="30489" w:author="Thomas Dietz" w:date="2012-08-08T16:18:00Z"/>
              </w:rPr>
            </w:pPr>
            <w:ins w:id="30490" w:author="Thomas Dietz" w:date="2012-08-08T16:18:00Z">
              <w:r>
                <w:t xml:space="preserve">              &lt;xs:documentation&gt;</w:t>
              </w:r>
            </w:ins>
          </w:p>
          <w:p w14:paraId="70800C42" w14:textId="77777777" w:rsidR="00D708FE" w:rsidRDefault="00D708FE" w:rsidP="00D708FE">
            <w:pPr>
              <w:pStyle w:val="XML1"/>
              <w:rPr>
                <w:ins w:id="30491" w:author="Thomas Dietz" w:date="2012-08-08T16:18:00Z"/>
              </w:rPr>
            </w:pPr>
            <w:ins w:id="30492" w:author="Thomas Dietz" w:date="2012-08-08T16:18:00Z">
              <w:r>
                <w:t xml:space="preserve">                Properties of a IP-in-GRE tunnel.</w:t>
              </w:r>
            </w:ins>
          </w:p>
          <w:p w14:paraId="7B633E74" w14:textId="77777777" w:rsidR="00D708FE" w:rsidRDefault="00D708FE" w:rsidP="00D708FE">
            <w:pPr>
              <w:pStyle w:val="XML1"/>
              <w:rPr>
                <w:ins w:id="30493" w:author="Thomas Dietz" w:date="2012-08-08T16:18:00Z"/>
              </w:rPr>
            </w:pPr>
            <w:ins w:id="30494" w:author="Thomas Dietz" w:date="2012-08-08T16:18:00Z">
              <w:r>
                <w:t xml:space="preserve">              &lt;/xs:documentation&gt;</w:t>
              </w:r>
            </w:ins>
          </w:p>
          <w:p w14:paraId="295FD95C" w14:textId="77777777" w:rsidR="00D708FE" w:rsidRDefault="00D708FE" w:rsidP="00D708FE">
            <w:pPr>
              <w:pStyle w:val="XML1"/>
              <w:rPr>
                <w:ins w:id="30495" w:author="Thomas Dietz" w:date="2012-08-08T16:18:00Z"/>
              </w:rPr>
            </w:pPr>
            <w:ins w:id="30496" w:author="Thomas Dietz" w:date="2012-08-08T16:18:00Z">
              <w:r>
                <w:t xml:space="preserve">            &lt;/xs:annotation&gt;</w:t>
              </w:r>
            </w:ins>
          </w:p>
          <w:p w14:paraId="5D226394" w14:textId="77777777" w:rsidR="00D708FE" w:rsidRDefault="00D708FE" w:rsidP="00D708FE">
            <w:pPr>
              <w:pStyle w:val="XML1"/>
              <w:rPr>
                <w:ins w:id="30497" w:author="Thomas Dietz" w:date="2012-08-08T16:18:00Z"/>
              </w:rPr>
            </w:pPr>
            <w:ins w:id="30498" w:author="Thomas Dietz" w:date="2012-08-08T16:18:00Z">
              <w:r>
                <w:t xml:space="preserve">            &lt;xs:complexType&gt;</w:t>
              </w:r>
            </w:ins>
          </w:p>
          <w:p w14:paraId="0B5317B6" w14:textId="77777777" w:rsidR="00D708FE" w:rsidRDefault="00D708FE" w:rsidP="00D708FE">
            <w:pPr>
              <w:pStyle w:val="XML1"/>
              <w:rPr>
                <w:ins w:id="30499" w:author="Thomas Dietz" w:date="2012-08-08T16:18:00Z"/>
              </w:rPr>
            </w:pPr>
            <w:ins w:id="30500" w:author="Thomas Dietz" w:date="2012-08-08T16:18:00Z">
              <w:r>
                <w:t xml:space="preserve">              &lt;xs:sequence&gt;</w:t>
              </w:r>
            </w:ins>
          </w:p>
          <w:p w14:paraId="0DC146A9" w14:textId="77777777" w:rsidR="00D708FE" w:rsidRDefault="00D708FE" w:rsidP="00D708FE">
            <w:pPr>
              <w:pStyle w:val="XML1"/>
              <w:rPr>
                <w:ins w:id="30501" w:author="Thomas Dietz" w:date="2012-08-08T16:18:00Z"/>
              </w:rPr>
            </w:pPr>
            <w:ins w:id="30502" w:author="Thomas Dietz" w:date="2012-08-08T16:18:00Z">
              <w:r>
                <w:t xml:space="preserve">                &lt;xs:group ref="OFPortIPGRETunnelType"/&gt;</w:t>
              </w:r>
            </w:ins>
          </w:p>
          <w:p w14:paraId="4AC074F2" w14:textId="77777777" w:rsidR="00D708FE" w:rsidRDefault="00D708FE" w:rsidP="00D708FE">
            <w:pPr>
              <w:pStyle w:val="XML1"/>
              <w:rPr>
                <w:ins w:id="30503" w:author="Thomas Dietz" w:date="2012-08-08T16:18:00Z"/>
              </w:rPr>
            </w:pPr>
            <w:ins w:id="30504" w:author="Thomas Dietz" w:date="2012-08-08T16:18:00Z">
              <w:r>
                <w:t xml:space="preserve">              &lt;/xs:sequence&gt;</w:t>
              </w:r>
            </w:ins>
          </w:p>
          <w:p w14:paraId="5453408E" w14:textId="77777777" w:rsidR="00D708FE" w:rsidRDefault="00D708FE" w:rsidP="00D708FE">
            <w:pPr>
              <w:pStyle w:val="XML1"/>
              <w:rPr>
                <w:ins w:id="30505" w:author="Thomas Dietz" w:date="2012-08-08T16:18:00Z"/>
              </w:rPr>
            </w:pPr>
            <w:ins w:id="30506" w:author="Thomas Dietz" w:date="2012-08-08T16:18:00Z">
              <w:r>
                <w:t xml:space="preserve">            &lt;/xs:complexType&gt;</w:t>
              </w:r>
            </w:ins>
          </w:p>
          <w:p w14:paraId="18E05CDB" w14:textId="77777777" w:rsidR="00D708FE" w:rsidRDefault="00D708FE" w:rsidP="00D708FE">
            <w:pPr>
              <w:pStyle w:val="XML1"/>
              <w:rPr>
                <w:ins w:id="30507" w:author="Thomas Dietz" w:date="2012-08-08T16:18:00Z"/>
              </w:rPr>
            </w:pPr>
            <w:ins w:id="30508" w:author="Thomas Dietz" w:date="2012-08-08T16:18:00Z">
              <w:r>
                <w:t xml:space="preserve">          &lt;/xs:element&gt;</w:t>
              </w:r>
            </w:ins>
          </w:p>
          <w:p w14:paraId="72570C28" w14:textId="77777777" w:rsidR="00D708FE" w:rsidRDefault="00D708FE" w:rsidP="00D708FE">
            <w:pPr>
              <w:pStyle w:val="XML1"/>
              <w:rPr>
                <w:ins w:id="30509" w:author="Thomas Dietz" w:date="2012-08-08T16:18:00Z"/>
              </w:rPr>
            </w:pPr>
            <w:ins w:id="30510" w:author="Thomas Dietz" w:date="2012-08-08T16:18:00Z">
              <w:r>
                <w:t xml:space="preserve">        &lt;/xs:sequence&gt;</w:t>
              </w:r>
            </w:ins>
          </w:p>
          <w:p w14:paraId="107A4921" w14:textId="77777777" w:rsidR="00D708FE" w:rsidRDefault="00D708FE" w:rsidP="00D708FE">
            <w:pPr>
              <w:pStyle w:val="XML1"/>
              <w:rPr>
                <w:ins w:id="30511" w:author="Thomas Dietz" w:date="2012-08-08T16:18:00Z"/>
              </w:rPr>
            </w:pPr>
            <w:ins w:id="30512" w:author="Thomas Dietz" w:date="2012-08-08T16:18:00Z">
              <w:r>
                <w:t xml:space="preserve">        &lt;xs:sequence&gt;</w:t>
              </w:r>
            </w:ins>
          </w:p>
          <w:p w14:paraId="3E542E5C" w14:textId="77777777" w:rsidR="00D708FE" w:rsidRDefault="00D708FE" w:rsidP="00D708FE">
            <w:pPr>
              <w:pStyle w:val="XML1"/>
              <w:rPr>
                <w:ins w:id="30513" w:author="Thomas Dietz" w:date="2012-08-08T16:18:00Z"/>
              </w:rPr>
            </w:pPr>
            <w:ins w:id="30514" w:author="Thomas Dietz" w:date="2012-08-08T16:18:00Z">
              <w:r>
                <w:t xml:space="preserve">          &lt;xs:element name="vxlan-tunnel"&gt;</w:t>
              </w:r>
            </w:ins>
          </w:p>
          <w:p w14:paraId="3E83622E" w14:textId="77777777" w:rsidR="00D708FE" w:rsidRDefault="00D708FE" w:rsidP="00D708FE">
            <w:pPr>
              <w:pStyle w:val="XML1"/>
              <w:rPr>
                <w:ins w:id="30515" w:author="Thomas Dietz" w:date="2012-08-08T16:18:00Z"/>
              </w:rPr>
            </w:pPr>
            <w:ins w:id="30516" w:author="Thomas Dietz" w:date="2012-08-08T16:18:00Z">
              <w:r>
                <w:t xml:space="preserve">            &lt;xs:annotation&gt;</w:t>
              </w:r>
            </w:ins>
          </w:p>
          <w:p w14:paraId="515A419F" w14:textId="77777777" w:rsidR="00D708FE" w:rsidRDefault="00D708FE" w:rsidP="00D708FE">
            <w:pPr>
              <w:pStyle w:val="XML1"/>
              <w:rPr>
                <w:ins w:id="30517" w:author="Thomas Dietz" w:date="2012-08-08T16:18:00Z"/>
              </w:rPr>
            </w:pPr>
            <w:ins w:id="30518" w:author="Thomas Dietz" w:date="2012-08-08T16:18:00Z">
              <w:r>
                <w:t xml:space="preserve">              &lt;xs:documentation&gt;</w:t>
              </w:r>
            </w:ins>
          </w:p>
          <w:p w14:paraId="0E945279" w14:textId="77777777" w:rsidR="00D708FE" w:rsidRDefault="00D708FE" w:rsidP="00D708FE">
            <w:pPr>
              <w:pStyle w:val="XML1"/>
              <w:rPr>
                <w:ins w:id="30519" w:author="Thomas Dietz" w:date="2012-08-08T16:18:00Z"/>
              </w:rPr>
            </w:pPr>
            <w:ins w:id="30520" w:author="Thomas Dietz" w:date="2012-08-08T16:18:00Z">
              <w:r>
                <w:t xml:space="preserve">                Properties of a VxLAN tunnel.</w:t>
              </w:r>
            </w:ins>
          </w:p>
          <w:p w14:paraId="6B2C9A09" w14:textId="77777777" w:rsidR="00D708FE" w:rsidRDefault="00D708FE" w:rsidP="00D708FE">
            <w:pPr>
              <w:pStyle w:val="XML1"/>
              <w:rPr>
                <w:ins w:id="30521" w:author="Thomas Dietz" w:date="2012-08-08T16:18:00Z"/>
              </w:rPr>
            </w:pPr>
            <w:ins w:id="30522" w:author="Thomas Dietz" w:date="2012-08-08T16:18:00Z">
              <w:r>
                <w:t xml:space="preserve">              &lt;/xs:documentation&gt;</w:t>
              </w:r>
            </w:ins>
          </w:p>
          <w:p w14:paraId="291E404F" w14:textId="77777777" w:rsidR="00D708FE" w:rsidRDefault="00D708FE" w:rsidP="00D708FE">
            <w:pPr>
              <w:pStyle w:val="XML1"/>
              <w:rPr>
                <w:ins w:id="30523" w:author="Thomas Dietz" w:date="2012-08-08T16:18:00Z"/>
              </w:rPr>
            </w:pPr>
            <w:ins w:id="30524" w:author="Thomas Dietz" w:date="2012-08-08T16:18:00Z">
              <w:r>
                <w:t xml:space="preserve">            &lt;/xs:annotation&gt;</w:t>
              </w:r>
            </w:ins>
          </w:p>
          <w:p w14:paraId="0895E5E7" w14:textId="77777777" w:rsidR="00D708FE" w:rsidRDefault="00D708FE" w:rsidP="00D708FE">
            <w:pPr>
              <w:pStyle w:val="XML1"/>
              <w:rPr>
                <w:ins w:id="30525" w:author="Thomas Dietz" w:date="2012-08-08T16:18:00Z"/>
              </w:rPr>
            </w:pPr>
            <w:ins w:id="30526" w:author="Thomas Dietz" w:date="2012-08-08T16:18:00Z">
              <w:r>
                <w:t xml:space="preserve">            &lt;xs:complexType&gt;</w:t>
              </w:r>
            </w:ins>
          </w:p>
          <w:p w14:paraId="79A1822A" w14:textId="77777777" w:rsidR="00D708FE" w:rsidRDefault="00D708FE" w:rsidP="00D708FE">
            <w:pPr>
              <w:pStyle w:val="XML1"/>
              <w:rPr>
                <w:ins w:id="30527" w:author="Thomas Dietz" w:date="2012-08-08T16:18:00Z"/>
              </w:rPr>
            </w:pPr>
            <w:ins w:id="30528" w:author="Thomas Dietz" w:date="2012-08-08T16:18:00Z">
              <w:r>
                <w:t xml:space="preserve">              &lt;xs:sequence&gt;</w:t>
              </w:r>
            </w:ins>
          </w:p>
          <w:p w14:paraId="440B8EC0" w14:textId="77777777" w:rsidR="00D708FE" w:rsidRDefault="00D708FE" w:rsidP="00D708FE">
            <w:pPr>
              <w:pStyle w:val="XML1"/>
              <w:rPr>
                <w:ins w:id="30529" w:author="Thomas Dietz" w:date="2012-08-08T16:18:00Z"/>
              </w:rPr>
            </w:pPr>
            <w:ins w:id="30530" w:author="Thomas Dietz" w:date="2012-08-08T16:18:00Z">
              <w:r>
                <w:t xml:space="preserve">                &lt;xs:group ref="OFPortVXLANTunnelType"/&gt;</w:t>
              </w:r>
            </w:ins>
          </w:p>
          <w:p w14:paraId="0A704195" w14:textId="77777777" w:rsidR="00D708FE" w:rsidRDefault="00D708FE" w:rsidP="00D708FE">
            <w:pPr>
              <w:pStyle w:val="XML1"/>
              <w:rPr>
                <w:ins w:id="30531" w:author="Thomas Dietz" w:date="2012-08-08T16:18:00Z"/>
              </w:rPr>
            </w:pPr>
            <w:ins w:id="30532" w:author="Thomas Dietz" w:date="2012-08-08T16:18:00Z">
              <w:r>
                <w:t xml:space="preserve">              &lt;/xs:sequence&gt;</w:t>
              </w:r>
            </w:ins>
          </w:p>
          <w:p w14:paraId="0F909ED7" w14:textId="77777777" w:rsidR="00D708FE" w:rsidRDefault="00D708FE" w:rsidP="00D708FE">
            <w:pPr>
              <w:pStyle w:val="XML1"/>
              <w:rPr>
                <w:ins w:id="30533" w:author="Thomas Dietz" w:date="2012-08-08T16:18:00Z"/>
              </w:rPr>
            </w:pPr>
            <w:ins w:id="30534" w:author="Thomas Dietz" w:date="2012-08-08T16:18:00Z">
              <w:r>
                <w:t xml:space="preserve">            &lt;/xs:complexType&gt;</w:t>
              </w:r>
            </w:ins>
          </w:p>
          <w:p w14:paraId="3A2A49F0" w14:textId="77777777" w:rsidR="00D708FE" w:rsidRDefault="00D708FE" w:rsidP="00D708FE">
            <w:pPr>
              <w:pStyle w:val="XML1"/>
              <w:rPr>
                <w:ins w:id="30535" w:author="Thomas Dietz" w:date="2012-08-08T16:18:00Z"/>
              </w:rPr>
            </w:pPr>
            <w:ins w:id="30536" w:author="Thomas Dietz" w:date="2012-08-08T16:18:00Z">
              <w:r>
                <w:t xml:space="preserve">          &lt;/xs:element&gt;</w:t>
              </w:r>
            </w:ins>
          </w:p>
          <w:p w14:paraId="03635FFF" w14:textId="77777777" w:rsidR="00D708FE" w:rsidRDefault="00D708FE" w:rsidP="00D708FE">
            <w:pPr>
              <w:pStyle w:val="XML1"/>
              <w:rPr>
                <w:ins w:id="30537" w:author="Thomas Dietz" w:date="2012-08-08T16:18:00Z"/>
              </w:rPr>
            </w:pPr>
            <w:ins w:id="30538" w:author="Thomas Dietz" w:date="2012-08-08T16:18:00Z">
              <w:r>
                <w:t xml:space="preserve">        &lt;/xs:sequence&gt;</w:t>
              </w:r>
            </w:ins>
          </w:p>
          <w:p w14:paraId="16666B04" w14:textId="77777777" w:rsidR="00D708FE" w:rsidRDefault="00D708FE" w:rsidP="00D708FE">
            <w:pPr>
              <w:pStyle w:val="XML1"/>
              <w:rPr>
                <w:ins w:id="30539" w:author="Thomas Dietz" w:date="2012-08-08T16:18:00Z"/>
              </w:rPr>
            </w:pPr>
            <w:ins w:id="30540" w:author="Thomas Dietz" w:date="2012-08-08T16:18:00Z">
              <w:r>
                <w:t xml:space="preserve">        &lt;xs:sequence&gt;</w:t>
              </w:r>
            </w:ins>
          </w:p>
          <w:p w14:paraId="722446D3" w14:textId="77777777" w:rsidR="00D708FE" w:rsidRDefault="00D708FE" w:rsidP="00D708FE">
            <w:pPr>
              <w:pStyle w:val="XML1"/>
              <w:rPr>
                <w:ins w:id="30541" w:author="Thomas Dietz" w:date="2012-08-08T16:18:00Z"/>
              </w:rPr>
            </w:pPr>
            <w:ins w:id="30542" w:author="Thomas Dietz" w:date="2012-08-08T16:18:00Z">
              <w:r>
                <w:t xml:space="preserve">          &lt;xs:element name="nvgre-tunnel"&gt;</w:t>
              </w:r>
            </w:ins>
          </w:p>
          <w:p w14:paraId="74BE0CB4" w14:textId="77777777" w:rsidR="00D708FE" w:rsidRDefault="00D708FE" w:rsidP="00D708FE">
            <w:pPr>
              <w:pStyle w:val="XML1"/>
              <w:rPr>
                <w:ins w:id="30543" w:author="Thomas Dietz" w:date="2012-08-08T16:18:00Z"/>
              </w:rPr>
            </w:pPr>
            <w:ins w:id="30544" w:author="Thomas Dietz" w:date="2012-08-08T16:18:00Z">
              <w:r>
                <w:t xml:space="preserve">            &lt;xs:annotation&gt;</w:t>
              </w:r>
            </w:ins>
          </w:p>
          <w:p w14:paraId="39FA3F91" w14:textId="77777777" w:rsidR="00D708FE" w:rsidRDefault="00D708FE" w:rsidP="00D708FE">
            <w:pPr>
              <w:pStyle w:val="XML1"/>
              <w:rPr>
                <w:ins w:id="30545" w:author="Thomas Dietz" w:date="2012-08-08T16:18:00Z"/>
              </w:rPr>
            </w:pPr>
            <w:ins w:id="30546" w:author="Thomas Dietz" w:date="2012-08-08T16:18:00Z">
              <w:r>
                <w:t xml:space="preserve">              &lt;xs:documentation&gt;</w:t>
              </w:r>
            </w:ins>
          </w:p>
          <w:p w14:paraId="50655FFD" w14:textId="77777777" w:rsidR="00D708FE" w:rsidRDefault="00D708FE" w:rsidP="00D708FE">
            <w:pPr>
              <w:pStyle w:val="XML1"/>
              <w:rPr>
                <w:ins w:id="30547" w:author="Thomas Dietz" w:date="2012-08-08T16:18:00Z"/>
              </w:rPr>
            </w:pPr>
            <w:ins w:id="30548" w:author="Thomas Dietz" w:date="2012-08-08T16:18:00Z">
              <w:r>
                <w:t xml:space="preserve">                Properties of a NVGRE tunnel.</w:t>
              </w:r>
            </w:ins>
          </w:p>
          <w:p w14:paraId="5C203D3B" w14:textId="77777777" w:rsidR="00D708FE" w:rsidRDefault="00D708FE" w:rsidP="00D708FE">
            <w:pPr>
              <w:pStyle w:val="XML1"/>
              <w:rPr>
                <w:ins w:id="30549" w:author="Thomas Dietz" w:date="2012-08-08T16:18:00Z"/>
              </w:rPr>
            </w:pPr>
            <w:ins w:id="30550" w:author="Thomas Dietz" w:date="2012-08-08T16:18:00Z">
              <w:r>
                <w:t xml:space="preserve">              &lt;/xs:documentation&gt;</w:t>
              </w:r>
            </w:ins>
          </w:p>
          <w:p w14:paraId="5BD9F5D8" w14:textId="77777777" w:rsidR="00D708FE" w:rsidRDefault="00D708FE" w:rsidP="00D708FE">
            <w:pPr>
              <w:pStyle w:val="XML1"/>
              <w:rPr>
                <w:ins w:id="30551" w:author="Thomas Dietz" w:date="2012-08-08T16:18:00Z"/>
              </w:rPr>
            </w:pPr>
            <w:ins w:id="30552" w:author="Thomas Dietz" w:date="2012-08-08T16:18:00Z">
              <w:r>
                <w:t xml:space="preserve">            &lt;/xs:annotation&gt;</w:t>
              </w:r>
            </w:ins>
          </w:p>
          <w:p w14:paraId="53B95182" w14:textId="77777777" w:rsidR="00D708FE" w:rsidRDefault="00D708FE" w:rsidP="00D708FE">
            <w:pPr>
              <w:pStyle w:val="XML1"/>
              <w:rPr>
                <w:ins w:id="30553" w:author="Thomas Dietz" w:date="2012-08-08T16:18:00Z"/>
              </w:rPr>
            </w:pPr>
            <w:ins w:id="30554" w:author="Thomas Dietz" w:date="2012-08-08T16:18:00Z">
              <w:r>
                <w:t xml:space="preserve">            &lt;xs:complexType&gt;</w:t>
              </w:r>
            </w:ins>
          </w:p>
          <w:p w14:paraId="0778D39A" w14:textId="77777777" w:rsidR="00D708FE" w:rsidRDefault="00D708FE" w:rsidP="00D708FE">
            <w:pPr>
              <w:pStyle w:val="XML1"/>
              <w:rPr>
                <w:ins w:id="30555" w:author="Thomas Dietz" w:date="2012-08-08T16:18:00Z"/>
              </w:rPr>
            </w:pPr>
            <w:ins w:id="30556" w:author="Thomas Dietz" w:date="2012-08-08T16:18:00Z">
              <w:r>
                <w:t xml:space="preserve">              &lt;xs:sequence&gt;</w:t>
              </w:r>
            </w:ins>
          </w:p>
          <w:p w14:paraId="415A7996" w14:textId="77777777" w:rsidR="00D708FE" w:rsidRDefault="00D708FE" w:rsidP="00D708FE">
            <w:pPr>
              <w:pStyle w:val="XML1"/>
              <w:rPr>
                <w:ins w:id="30557" w:author="Thomas Dietz" w:date="2012-08-08T16:18:00Z"/>
              </w:rPr>
            </w:pPr>
            <w:ins w:id="30558" w:author="Thomas Dietz" w:date="2012-08-08T16:18:00Z">
              <w:r>
                <w:t xml:space="preserve">                &lt;xs:group ref="OFPortNVGRETunnelType"/&gt;</w:t>
              </w:r>
            </w:ins>
          </w:p>
          <w:p w14:paraId="46F743A3" w14:textId="77777777" w:rsidR="00D708FE" w:rsidRDefault="00D708FE" w:rsidP="00D708FE">
            <w:pPr>
              <w:pStyle w:val="XML1"/>
              <w:rPr>
                <w:ins w:id="30559" w:author="Thomas Dietz" w:date="2012-08-08T16:18:00Z"/>
              </w:rPr>
            </w:pPr>
            <w:ins w:id="30560" w:author="Thomas Dietz" w:date="2012-08-08T16:18:00Z">
              <w:r>
                <w:t xml:space="preserve">              &lt;/xs:sequence&gt;</w:t>
              </w:r>
            </w:ins>
          </w:p>
          <w:p w14:paraId="16EA9D62" w14:textId="77777777" w:rsidR="00D708FE" w:rsidRDefault="00D708FE" w:rsidP="00D708FE">
            <w:pPr>
              <w:pStyle w:val="XML1"/>
              <w:rPr>
                <w:ins w:id="30561" w:author="Thomas Dietz" w:date="2012-08-08T16:18:00Z"/>
              </w:rPr>
            </w:pPr>
            <w:ins w:id="30562" w:author="Thomas Dietz" w:date="2012-08-08T16:18:00Z">
              <w:r>
                <w:t xml:space="preserve">            &lt;/xs:complexType&gt;</w:t>
              </w:r>
            </w:ins>
          </w:p>
          <w:p w14:paraId="41A471EC" w14:textId="77777777" w:rsidR="00D708FE" w:rsidRDefault="00D708FE" w:rsidP="00D708FE">
            <w:pPr>
              <w:pStyle w:val="XML1"/>
              <w:rPr>
                <w:ins w:id="30563" w:author="Thomas Dietz" w:date="2012-08-08T16:18:00Z"/>
              </w:rPr>
            </w:pPr>
            <w:ins w:id="30564" w:author="Thomas Dietz" w:date="2012-08-08T16:18:00Z">
              <w:r>
                <w:t xml:space="preserve">          &lt;/xs:element&gt;</w:t>
              </w:r>
            </w:ins>
          </w:p>
          <w:p w14:paraId="5CB342D9" w14:textId="77777777" w:rsidR="00D708FE" w:rsidRDefault="00D708FE" w:rsidP="00D708FE">
            <w:pPr>
              <w:pStyle w:val="XML1"/>
              <w:rPr>
                <w:ins w:id="30565" w:author="Thomas Dietz" w:date="2012-08-08T16:18:00Z"/>
              </w:rPr>
            </w:pPr>
            <w:ins w:id="30566" w:author="Thomas Dietz" w:date="2012-08-08T16:18:00Z">
              <w:r>
                <w:t xml:space="preserve">        &lt;/xs:sequence&gt;</w:t>
              </w:r>
            </w:ins>
          </w:p>
          <w:p w14:paraId="6418700C" w14:textId="77777777" w:rsidR="00D708FE" w:rsidRDefault="00D708FE" w:rsidP="00D708FE">
            <w:pPr>
              <w:pStyle w:val="XML1"/>
              <w:rPr>
                <w:ins w:id="30567" w:author="Thomas Dietz" w:date="2012-08-08T16:18:00Z"/>
              </w:rPr>
            </w:pPr>
            <w:ins w:id="30568" w:author="Thomas Dietz" w:date="2012-08-08T16:18:00Z">
              <w:r>
                <w:t xml:space="preserve">      &lt;/xs:choice&gt;</w:t>
              </w:r>
            </w:ins>
          </w:p>
          <w:p w14:paraId="188F67CF" w14:textId="77777777" w:rsidR="00D708FE" w:rsidRDefault="00D708FE" w:rsidP="00D708FE">
            <w:pPr>
              <w:pStyle w:val="XML1"/>
              <w:rPr>
                <w:ins w:id="30569" w:author="Thomas Dietz" w:date="2012-08-08T16:18:00Z"/>
              </w:rPr>
            </w:pPr>
            <w:ins w:id="30570" w:author="Thomas Dietz" w:date="2012-08-08T16:18:00Z">
              <w:r>
                <w:t xml:space="preserve">    &lt;/xs:sequence&gt;</w:t>
              </w:r>
            </w:ins>
          </w:p>
          <w:p w14:paraId="508E35CF" w14:textId="77777777" w:rsidR="00D708FE" w:rsidRDefault="00D708FE" w:rsidP="00D708FE">
            <w:pPr>
              <w:pStyle w:val="XML1"/>
              <w:rPr>
                <w:ins w:id="30571" w:author="Thomas Dietz" w:date="2012-08-08T16:18:00Z"/>
              </w:rPr>
            </w:pPr>
            <w:ins w:id="30572" w:author="Thomas Dietz" w:date="2012-08-08T16:18:00Z">
              <w:r>
                <w:t xml:space="preserve">  &lt;/xs:group&gt;</w:t>
              </w:r>
            </w:ins>
          </w:p>
          <w:p w14:paraId="7AB31638" w14:textId="77777777" w:rsidR="00D708FE" w:rsidRDefault="00D708FE" w:rsidP="00D708FE">
            <w:pPr>
              <w:pStyle w:val="XML1"/>
              <w:rPr>
                <w:ins w:id="30573" w:author="Thomas Dietz" w:date="2012-08-08T16:18:00Z"/>
              </w:rPr>
            </w:pPr>
          </w:p>
          <w:p w14:paraId="4368623F" w14:textId="77777777" w:rsidR="00D708FE" w:rsidRDefault="00D708FE" w:rsidP="00D708FE">
            <w:pPr>
              <w:pStyle w:val="XML1"/>
              <w:rPr>
                <w:ins w:id="30574" w:author="Thomas Dietz" w:date="2012-08-08T16:18:00Z"/>
              </w:rPr>
            </w:pPr>
            <w:ins w:id="30575" w:author="Thomas Dietz" w:date="2012-08-08T16:18:00Z">
              <w:r>
                <w:t xml:space="preserve">  &lt;xs:group name="OFResourceType"&gt;</w:t>
              </w:r>
            </w:ins>
          </w:p>
          <w:p w14:paraId="168DE720" w14:textId="77777777" w:rsidR="00D708FE" w:rsidRDefault="00D708FE" w:rsidP="00D708FE">
            <w:pPr>
              <w:pStyle w:val="XML1"/>
              <w:rPr>
                <w:ins w:id="30576" w:author="Thomas Dietz" w:date="2012-08-08T16:18:00Z"/>
              </w:rPr>
            </w:pPr>
            <w:ins w:id="30577" w:author="Thomas Dietz" w:date="2012-08-08T16:18:00Z">
              <w:r>
                <w:t xml:space="preserve">    &lt;xs:annotation&gt;</w:t>
              </w:r>
            </w:ins>
          </w:p>
          <w:p w14:paraId="5CE8811A" w14:textId="77777777" w:rsidR="00D708FE" w:rsidRDefault="00D708FE" w:rsidP="00D708FE">
            <w:pPr>
              <w:pStyle w:val="XML1"/>
              <w:rPr>
                <w:ins w:id="30578" w:author="Thomas Dietz" w:date="2012-08-08T16:18:00Z"/>
              </w:rPr>
            </w:pPr>
            <w:ins w:id="30579" w:author="Thomas Dietz" w:date="2012-08-08T16:18:00Z">
              <w:r>
                <w:t xml:space="preserve">      &lt;xs:documentation&gt;</w:t>
              </w:r>
            </w:ins>
          </w:p>
          <w:p w14:paraId="5EADB16A" w14:textId="77777777" w:rsidR="00D708FE" w:rsidRDefault="00D708FE" w:rsidP="00D708FE">
            <w:pPr>
              <w:pStyle w:val="XML1"/>
              <w:rPr>
                <w:ins w:id="30580" w:author="Thomas Dietz" w:date="2012-08-08T16:18:00Z"/>
              </w:rPr>
            </w:pPr>
            <w:ins w:id="30581" w:author="Thomas Dietz" w:date="2012-08-08T16:18:00Z">
              <w:r>
                <w:t xml:space="preserve">        This element specifies a generic OpenFlow resource</w:t>
              </w:r>
            </w:ins>
          </w:p>
          <w:p w14:paraId="487C09B9" w14:textId="77777777" w:rsidR="00D708FE" w:rsidRDefault="00D708FE" w:rsidP="00D708FE">
            <w:pPr>
              <w:pStyle w:val="XML1"/>
              <w:rPr>
                <w:ins w:id="30582" w:author="Thomas Dietz" w:date="2012-08-08T16:18:00Z"/>
              </w:rPr>
            </w:pPr>
            <w:ins w:id="30583" w:author="Thomas Dietz" w:date="2012-08-08T16:18:00Z">
              <w:r>
                <w:t xml:space="preserve">        that is used as a basis for specific resources. Even though</w:t>
              </w:r>
            </w:ins>
          </w:p>
          <w:p w14:paraId="598DCC5B" w14:textId="77777777" w:rsidR="00D708FE" w:rsidRDefault="00D708FE" w:rsidP="00D708FE">
            <w:pPr>
              <w:pStyle w:val="XML1"/>
              <w:rPr>
                <w:ins w:id="30584" w:author="Thomas Dietz" w:date="2012-08-08T16:18:00Z"/>
              </w:rPr>
            </w:pPr>
            <w:ins w:id="30585" w:author="Thomas Dietz" w:date="2012-08-08T16:18:00Z">
              <w:r>
                <w:lastRenderedPageBreak/>
                <w:t xml:space="preserve">        this element is not used on its own the following rules for</w:t>
              </w:r>
            </w:ins>
          </w:p>
          <w:p w14:paraId="2FE5AA35" w14:textId="77777777" w:rsidR="00D708FE" w:rsidRDefault="00D708FE" w:rsidP="00D708FE">
            <w:pPr>
              <w:pStyle w:val="XML1"/>
              <w:rPr>
                <w:ins w:id="30586" w:author="Thomas Dietz" w:date="2012-08-08T16:18:00Z"/>
              </w:rPr>
            </w:pPr>
            <w:ins w:id="30587" w:author="Thomas Dietz" w:date="2012-08-08T16:18:00Z">
              <w:r>
                <w:t xml:space="preserve">        NETCONF operations MUST be obeyed also by elemnts using this</w:t>
              </w:r>
            </w:ins>
          </w:p>
          <w:p w14:paraId="18BF835B" w14:textId="77777777" w:rsidR="00D708FE" w:rsidRDefault="00D708FE" w:rsidP="00D708FE">
            <w:pPr>
              <w:pStyle w:val="XML1"/>
              <w:rPr>
                <w:ins w:id="30588" w:author="Thomas Dietz" w:date="2012-08-08T16:18:00Z"/>
              </w:rPr>
            </w:pPr>
            <w:ins w:id="30589" w:author="Thomas Dietz" w:date="2012-08-08T16:18:00Z">
              <w:r>
                <w:t xml:space="preserve">        element.</w:t>
              </w:r>
            </w:ins>
          </w:p>
          <w:p w14:paraId="061EF435" w14:textId="77777777" w:rsidR="00D708FE" w:rsidRDefault="00D708FE" w:rsidP="00D708FE">
            <w:pPr>
              <w:pStyle w:val="XML1"/>
              <w:rPr>
                <w:ins w:id="30590" w:author="Thomas Dietz" w:date="2012-08-08T16:18:00Z"/>
              </w:rPr>
            </w:pPr>
          </w:p>
          <w:p w14:paraId="6C8B46EE" w14:textId="77777777" w:rsidR="00D708FE" w:rsidRDefault="00D708FE" w:rsidP="00D708FE">
            <w:pPr>
              <w:pStyle w:val="XML1"/>
              <w:rPr>
                <w:ins w:id="30591" w:author="Thomas Dietz" w:date="2012-08-08T16:18:00Z"/>
              </w:rPr>
            </w:pPr>
            <w:ins w:id="30592" w:author="Thomas Dietz" w:date="2012-08-08T16:18:00Z">
              <w:r>
                <w:t xml:space="preserve">        NETCONF &amp;lt;edit-config&amp;gt; operations MUST be implemented as </w:t>
              </w:r>
            </w:ins>
          </w:p>
          <w:p w14:paraId="362D02B6" w14:textId="77777777" w:rsidR="00D708FE" w:rsidRDefault="00D708FE" w:rsidP="00D708FE">
            <w:pPr>
              <w:pStyle w:val="XML1"/>
              <w:rPr>
                <w:ins w:id="30593" w:author="Thomas Dietz" w:date="2012-08-08T16:18:00Z"/>
              </w:rPr>
            </w:pPr>
            <w:ins w:id="30594" w:author="Thomas Dietz" w:date="2012-08-08T16:18:00Z">
              <w:r>
                <w:t xml:space="preserve">        follows: </w:t>
              </w:r>
            </w:ins>
          </w:p>
          <w:p w14:paraId="77CDC952" w14:textId="77777777" w:rsidR="00D708FE" w:rsidRDefault="00D708FE" w:rsidP="00D708FE">
            <w:pPr>
              <w:pStyle w:val="XML1"/>
              <w:rPr>
                <w:ins w:id="30595" w:author="Thomas Dietz" w:date="2012-08-08T16:18:00Z"/>
              </w:rPr>
            </w:pPr>
          </w:p>
          <w:p w14:paraId="2CB13A63" w14:textId="77777777" w:rsidR="00D708FE" w:rsidRDefault="00D708FE" w:rsidP="00D708FE">
            <w:pPr>
              <w:pStyle w:val="XML1"/>
              <w:rPr>
                <w:ins w:id="30596" w:author="Thomas Dietz" w:date="2012-08-08T16:18:00Z"/>
              </w:rPr>
            </w:pPr>
            <w:ins w:id="30597" w:author="Thomas Dietz" w:date="2012-08-08T16:18:00Z">
              <w:r>
                <w:t xml:space="preserve">        * The 'id' element MUST be present at all &amp;lt;edit-config&amp;gt;</w:t>
              </w:r>
            </w:ins>
          </w:p>
          <w:p w14:paraId="2619BB83" w14:textId="77777777" w:rsidR="00D708FE" w:rsidRDefault="00D708FE" w:rsidP="00D708FE">
            <w:pPr>
              <w:pStyle w:val="XML1"/>
              <w:rPr>
                <w:ins w:id="30598" w:author="Thomas Dietz" w:date="2012-08-08T16:18:00Z"/>
              </w:rPr>
            </w:pPr>
            <w:ins w:id="30599" w:author="Thomas Dietz" w:date="2012-08-08T16:18:00Z">
              <w:r>
                <w:t xml:space="preserve">        operations to identify the resource.</w:t>
              </w:r>
            </w:ins>
          </w:p>
          <w:p w14:paraId="443B585F" w14:textId="77777777" w:rsidR="00D708FE" w:rsidRDefault="00D708FE" w:rsidP="00D708FE">
            <w:pPr>
              <w:pStyle w:val="XML1"/>
              <w:rPr>
                <w:ins w:id="30600" w:author="Thomas Dietz" w:date="2012-08-08T16:18:00Z"/>
              </w:rPr>
            </w:pPr>
            <w:ins w:id="30601" w:author="Thomas Dietz" w:date="2012-08-08T16:18:00Z">
              <w:r>
                <w:t xml:space="preserve">        * If the operation is 'merge' or 'replace', the element is</w:t>
              </w:r>
            </w:ins>
          </w:p>
          <w:p w14:paraId="33BA0ECD" w14:textId="77777777" w:rsidR="00D708FE" w:rsidRDefault="00D708FE" w:rsidP="00D708FE">
            <w:pPr>
              <w:pStyle w:val="XML1"/>
              <w:rPr>
                <w:ins w:id="30602" w:author="Thomas Dietz" w:date="2012-08-08T16:18:00Z"/>
              </w:rPr>
            </w:pPr>
            <w:ins w:id="30603" w:author="Thomas Dietz" w:date="2012-08-08T16:18:00Z">
              <w:r>
                <w:t xml:space="preserve">        created if it does not exist, and its value is set to the</w:t>
              </w:r>
            </w:ins>
          </w:p>
          <w:p w14:paraId="03D6A398" w14:textId="77777777" w:rsidR="00D708FE" w:rsidRDefault="00D708FE" w:rsidP="00D708FE">
            <w:pPr>
              <w:pStyle w:val="XML1"/>
              <w:rPr>
                <w:ins w:id="30604" w:author="Thomas Dietz" w:date="2012-08-08T16:18:00Z"/>
              </w:rPr>
            </w:pPr>
            <w:ins w:id="30605" w:author="Thomas Dietz" w:date="2012-08-08T16:18:00Z">
              <w:r>
                <w:t xml:space="preserve">        value found in the XML RPC data.</w:t>
              </w:r>
            </w:ins>
          </w:p>
          <w:p w14:paraId="5C4EBEE1" w14:textId="77777777" w:rsidR="00D708FE" w:rsidRDefault="00D708FE" w:rsidP="00D708FE">
            <w:pPr>
              <w:pStyle w:val="XML1"/>
              <w:rPr>
                <w:ins w:id="30606" w:author="Thomas Dietz" w:date="2012-08-08T16:18:00Z"/>
              </w:rPr>
            </w:pPr>
            <w:ins w:id="30607" w:author="Thomas Dietz" w:date="2012-08-08T16:18:00Z">
              <w:r>
                <w:t xml:space="preserve">        * If the operation is 'create', the element is created if it</w:t>
              </w:r>
            </w:ins>
          </w:p>
          <w:p w14:paraId="53FDB493" w14:textId="77777777" w:rsidR="00D708FE" w:rsidRDefault="00D708FE" w:rsidP="00D708FE">
            <w:pPr>
              <w:pStyle w:val="XML1"/>
              <w:rPr>
                <w:ins w:id="30608" w:author="Thomas Dietz" w:date="2012-08-08T16:18:00Z"/>
              </w:rPr>
            </w:pPr>
            <w:ins w:id="30609" w:author="Thomas Dietz" w:date="2012-08-08T16:18:00Z">
              <w:r>
                <w:t xml:space="preserve">        does not exist. If the element already exists, a</w:t>
              </w:r>
            </w:ins>
          </w:p>
          <w:p w14:paraId="47054863" w14:textId="77777777" w:rsidR="00D708FE" w:rsidRDefault="00D708FE" w:rsidP="00D708FE">
            <w:pPr>
              <w:pStyle w:val="XML1"/>
              <w:rPr>
                <w:ins w:id="30610" w:author="Thomas Dietz" w:date="2012-08-08T16:18:00Z"/>
              </w:rPr>
            </w:pPr>
            <w:ins w:id="30611" w:author="Thomas Dietz" w:date="2012-08-08T16:18:00Z">
              <w:r>
                <w:t xml:space="preserve">        'data</w:t>
              </w:r>
              <w:r>
                <w:rPr>
                  <w:rFonts w:ascii="MS Mincho" w:eastAsia="MS Mincho" w:hAnsi="MS Mincho" w:cs="MS Mincho" w:hint="eastAsia"/>
                </w:rPr>
                <w:t>‑</w:t>
              </w:r>
              <w:r>
                <w:t>exists' error is returned.</w:t>
              </w:r>
            </w:ins>
          </w:p>
          <w:p w14:paraId="30B6E7C4" w14:textId="77777777" w:rsidR="00D708FE" w:rsidRDefault="00D708FE" w:rsidP="00D708FE">
            <w:pPr>
              <w:pStyle w:val="XML1"/>
              <w:rPr>
                <w:ins w:id="30612" w:author="Thomas Dietz" w:date="2012-08-08T16:18:00Z"/>
              </w:rPr>
            </w:pPr>
            <w:ins w:id="30613" w:author="Thomas Dietz" w:date="2012-08-08T16:18:00Z">
              <w:r>
                <w:t xml:space="preserve">        * If the operation is 'delete', the element is deleted if it</w:t>
              </w:r>
            </w:ins>
          </w:p>
          <w:p w14:paraId="73E60FF5" w14:textId="77777777" w:rsidR="00D708FE" w:rsidRDefault="00D708FE" w:rsidP="00D708FE">
            <w:pPr>
              <w:pStyle w:val="XML1"/>
              <w:rPr>
                <w:ins w:id="30614" w:author="Thomas Dietz" w:date="2012-08-08T16:18:00Z"/>
              </w:rPr>
            </w:pPr>
            <w:ins w:id="30615" w:author="Thomas Dietz" w:date="2012-08-08T16:18:00Z">
              <w:r>
                <w:t xml:space="preserve">        exists. If the element does not exist, a 'data</w:t>
              </w:r>
              <w:r>
                <w:rPr>
                  <w:rFonts w:ascii="MS Mincho" w:eastAsia="MS Mincho" w:hAnsi="MS Mincho" w:cs="MS Mincho" w:hint="eastAsia"/>
                </w:rPr>
                <w:t>‑</w:t>
              </w:r>
              <w:r>
                <w:t>missing'</w:t>
              </w:r>
            </w:ins>
          </w:p>
          <w:p w14:paraId="5BFF2E53" w14:textId="77777777" w:rsidR="00D708FE" w:rsidRDefault="00D708FE" w:rsidP="00D708FE">
            <w:pPr>
              <w:pStyle w:val="XML1"/>
              <w:rPr>
                <w:ins w:id="30616" w:author="Thomas Dietz" w:date="2012-08-08T16:18:00Z"/>
              </w:rPr>
            </w:pPr>
            <w:ins w:id="30617" w:author="Thomas Dietz" w:date="2012-08-08T16:18:00Z">
              <w:r>
                <w:t xml:space="preserve">        error is returned.</w:t>
              </w:r>
            </w:ins>
          </w:p>
          <w:p w14:paraId="67A11DD0" w14:textId="77777777" w:rsidR="00D708FE" w:rsidRDefault="00D708FE" w:rsidP="00D708FE">
            <w:pPr>
              <w:pStyle w:val="XML1"/>
              <w:rPr>
                <w:ins w:id="30618" w:author="Thomas Dietz" w:date="2012-08-08T16:18:00Z"/>
              </w:rPr>
            </w:pPr>
            <w:ins w:id="30619" w:author="Thomas Dietz" w:date="2012-08-08T16:18:00Z">
              <w:r>
                <w:t xml:space="preserve">      &lt;/xs:documentation&gt;</w:t>
              </w:r>
            </w:ins>
          </w:p>
          <w:p w14:paraId="2B01917A" w14:textId="77777777" w:rsidR="00D708FE" w:rsidRDefault="00D708FE" w:rsidP="00D708FE">
            <w:pPr>
              <w:pStyle w:val="XML1"/>
              <w:rPr>
                <w:ins w:id="30620" w:author="Thomas Dietz" w:date="2012-08-08T16:18:00Z"/>
              </w:rPr>
            </w:pPr>
            <w:ins w:id="30621" w:author="Thomas Dietz" w:date="2012-08-08T16:18:00Z">
              <w:r>
                <w:t xml:space="preserve">    &lt;/xs:annotation&gt;</w:t>
              </w:r>
            </w:ins>
          </w:p>
          <w:p w14:paraId="7636B1C9" w14:textId="77777777" w:rsidR="00D708FE" w:rsidRDefault="00D708FE" w:rsidP="00D708FE">
            <w:pPr>
              <w:pStyle w:val="XML1"/>
              <w:rPr>
                <w:ins w:id="30622" w:author="Thomas Dietz" w:date="2012-08-08T16:18:00Z"/>
              </w:rPr>
            </w:pPr>
          </w:p>
          <w:p w14:paraId="2B4F5C44" w14:textId="77777777" w:rsidR="00D708FE" w:rsidRDefault="00D708FE" w:rsidP="00D708FE">
            <w:pPr>
              <w:pStyle w:val="XML1"/>
              <w:rPr>
                <w:ins w:id="30623" w:author="Thomas Dietz" w:date="2012-08-08T16:18:00Z"/>
              </w:rPr>
            </w:pPr>
            <w:ins w:id="30624" w:author="Thomas Dietz" w:date="2012-08-08T16:18:00Z">
              <w:r>
                <w:t xml:space="preserve">    &lt;xs:sequence&gt;</w:t>
              </w:r>
            </w:ins>
          </w:p>
          <w:p w14:paraId="1E9353ED" w14:textId="77777777" w:rsidR="00D708FE" w:rsidRDefault="00D708FE" w:rsidP="00D708FE">
            <w:pPr>
              <w:pStyle w:val="XML1"/>
              <w:rPr>
                <w:ins w:id="30625" w:author="Thomas Dietz" w:date="2012-08-08T16:18:00Z"/>
              </w:rPr>
            </w:pPr>
            <w:ins w:id="30626" w:author="Thomas Dietz" w:date="2012-08-08T16:18:00Z">
              <w:r>
                <w:t xml:space="preserve">      &lt;xs:element name="resource-id"  type="inet:uri"&gt;</w:t>
              </w:r>
            </w:ins>
          </w:p>
          <w:p w14:paraId="15077FEB" w14:textId="77777777" w:rsidR="00D708FE" w:rsidRDefault="00D708FE" w:rsidP="00D708FE">
            <w:pPr>
              <w:pStyle w:val="XML1"/>
              <w:rPr>
                <w:ins w:id="30627" w:author="Thomas Dietz" w:date="2012-08-08T16:18:00Z"/>
              </w:rPr>
            </w:pPr>
            <w:ins w:id="30628" w:author="Thomas Dietz" w:date="2012-08-08T16:18:00Z">
              <w:r>
                <w:t xml:space="preserve">        &lt;xs:annotation&gt;</w:t>
              </w:r>
            </w:ins>
          </w:p>
          <w:p w14:paraId="5BC32586" w14:textId="77777777" w:rsidR="00D708FE" w:rsidRDefault="00D708FE" w:rsidP="00D708FE">
            <w:pPr>
              <w:pStyle w:val="XML1"/>
              <w:rPr>
                <w:ins w:id="30629" w:author="Thomas Dietz" w:date="2012-08-08T16:18:00Z"/>
              </w:rPr>
            </w:pPr>
            <w:ins w:id="30630" w:author="Thomas Dietz" w:date="2012-08-08T16:18:00Z">
              <w:r>
                <w:t xml:space="preserve">          &lt;xs:documentation&gt;</w:t>
              </w:r>
            </w:ins>
          </w:p>
          <w:p w14:paraId="688366A2" w14:textId="77777777" w:rsidR="00D708FE" w:rsidRDefault="00D708FE" w:rsidP="00D708FE">
            <w:pPr>
              <w:pStyle w:val="XML1"/>
              <w:rPr>
                <w:ins w:id="30631" w:author="Thomas Dietz" w:date="2012-08-08T16:18:00Z"/>
              </w:rPr>
            </w:pPr>
            <w:ins w:id="30632" w:author="Thomas Dietz" w:date="2012-08-08T16:18:00Z">
              <w:r>
                <w:t xml:space="preserve">            A unique but locally arbitrary identifier that</w:t>
              </w:r>
            </w:ins>
          </w:p>
          <w:p w14:paraId="140556B5" w14:textId="77777777" w:rsidR="00D708FE" w:rsidRDefault="00D708FE" w:rsidP="00D708FE">
            <w:pPr>
              <w:pStyle w:val="XML1"/>
              <w:rPr>
                <w:ins w:id="30633" w:author="Thomas Dietz" w:date="2012-08-08T16:18:00Z"/>
              </w:rPr>
            </w:pPr>
            <w:ins w:id="30634" w:author="Thomas Dietz" w:date="2012-08-08T16:18:00Z">
              <w:r>
                <w:t xml:space="preserve">            uniquely identifies an OpenFlow Port within the context  </w:t>
              </w:r>
            </w:ins>
          </w:p>
          <w:p w14:paraId="2BDC08EA" w14:textId="77777777" w:rsidR="00D708FE" w:rsidRDefault="00D708FE" w:rsidP="00D708FE">
            <w:pPr>
              <w:pStyle w:val="XML1"/>
              <w:rPr>
                <w:ins w:id="30635" w:author="Thomas Dietz" w:date="2012-08-08T16:18:00Z"/>
              </w:rPr>
            </w:pPr>
            <w:ins w:id="30636" w:author="Thomas Dietz" w:date="2012-08-08T16:18:00Z">
              <w:r>
                <w:t xml:space="preserve">            of an OpenFlow Logical Switch.  It MUST be persistent</w:t>
              </w:r>
            </w:ins>
          </w:p>
          <w:p w14:paraId="334EC476" w14:textId="77777777" w:rsidR="00D708FE" w:rsidRDefault="00D708FE" w:rsidP="00D708FE">
            <w:pPr>
              <w:pStyle w:val="XML1"/>
              <w:rPr>
                <w:ins w:id="30637" w:author="Thomas Dietz" w:date="2012-08-08T16:18:00Z"/>
              </w:rPr>
            </w:pPr>
            <w:ins w:id="30638" w:author="Thomas Dietz" w:date="2012-08-08T16:18:00Z">
              <w:r>
                <w:t xml:space="preserve">            across reboots of the OpenFlow Capable Switch.</w:t>
              </w:r>
            </w:ins>
          </w:p>
          <w:p w14:paraId="6FD3B955" w14:textId="77777777" w:rsidR="00D708FE" w:rsidRDefault="00D708FE" w:rsidP="00D708FE">
            <w:pPr>
              <w:pStyle w:val="XML1"/>
              <w:rPr>
                <w:ins w:id="30639" w:author="Thomas Dietz" w:date="2012-08-08T16:18:00Z"/>
              </w:rPr>
            </w:pPr>
          </w:p>
          <w:p w14:paraId="2879E33F" w14:textId="77777777" w:rsidR="00D708FE" w:rsidRDefault="00D708FE" w:rsidP="00D708FE">
            <w:pPr>
              <w:pStyle w:val="XML1"/>
              <w:rPr>
                <w:ins w:id="30640" w:author="Thomas Dietz" w:date="2012-08-08T16:18:00Z"/>
              </w:rPr>
            </w:pPr>
            <w:ins w:id="30641" w:author="Thomas Dietz" w:date="2012-08-08T16:18:00Z">
              <w:r>
                <w:t xml:space="preserve">            This element MUST be present to identify the OpenFlow</w:t>
              </w:r>
            </w:ins>
          </w:p>
          <w:p w14:paraId="670FBAFB" w14:textId="77777777" w:rsidR="00D708FE" w:rsidRDefault="00D708FE" w:rsidP="00D708FE">
            <w:pPr>
              <w:pStyle w:val="XML1"/>
              <w:rPr>
                <w:ins w:id="30642" w:author="Thomas Dietz" w:date="2012-08-08T16:18:00Z"/>
              </w:rPr>
            </w:pPr>
            <w:ins w:id="30643" w:author="Thomas Dietz" w:date="2012-08-08T16:18:00Z">
              <w:r>
                <w:t xml:space="preserve">            resource.</w:t>
              </w:r>
            </w:ins>
          </w:p>
          <w:p w14:paraId="618519E1" w14:textId="77777777" w:rsidR="00D708FE" w:rsidRDefault="00D708FE" w:rsidP="00D708FE">
            <w:pPr>
              <w:pStyle w:val="XML1"/>
              <w:rPr>
                <w:ins w:id="30644" w:author="Thomas Dietz" w:date="2012-08-08T16:18:00Z"/>
              </w:rPr>
            </w:pPr>
            <w:ins w:id="30645" w:author="Thomas Dietz" w:date="2012-08-08T16:18:00Z">
              <w:r>
                <w:t xml:space="preserve">          &lt;/xs:documentation&gt;</w:t>
              </w:r>
            </w:ins>
          </w:p>
          <w:p w14:paraId="4A3EBFC1" w14:textId="77777777" w:rsidR="00D708FE" w:rsidRDefault="00D708FE" w:rsidP="00D708FE">
            <w:pPr>
              <w:pStyle w:val="XML1"/>
              <w:rPr>
                <w:ins w:id="30646" w:author="Thomas Dietz" w:date="2012-08-08T16:18:00Z"/>
              </w:rPr>
            </w:pPr>
            <w:ins w:id="30647" w:author="Thomas Dietz" w:date="2012-08-08T16:18:00Z">
              <w:r>
                <w:t xml:space="preserve">        &lt;/xs:annotation&gt;</w:t>
              </w:r>
            </w:ins>
          </w:p>
          <w:p w14:paraId="644F21FB" w14:textId="77777777" w:rsidR="00D708FE" w:rsidRDefault="00D708FE" w:rsidP="00D708FE">
            <w:pPr>
              <w:pStyle w:val="XML1"/>
              <w:rPr>
                <w:ins w:id="30648" w:author="Thomas Dietz" w:date="2012-08-08T16:18:00Z"/>
              </w:rPr>
            </w:pPr>
            <w:ins w:id="30649" w:author="Thomas Dietz" w:date="2012-08-08T16:18:00Z">
              <w:r>
                <w:t xml:space="preserve">      &lt;/xs:element&gt;</w:t>
              </w:r>
            </w:ins>
          </w:p>
          <w:p w14:paraId="4AD79657" w14:textId="77777777" w:rsidR="00D708FE" w:rsidRDefault="00D708FE" w:rsidP="00D708FE">
            <w:pPr>
              <w:pStyle w:val="XML1"/>
              <w:rPr>
                <w:ins w:id="30650" w:author="Thomas Dietz" w:date="2012-08-08T16:18:00Z"/>
              </w:rPr>
            </w:pPr>
            <w:ins w:id="30651" w:author="Thomas Dietz" w:date="2012-08-08T16:18:00Z">
              <w:r>
                <w:t xml:space="preserve">    &lt;/xs:sequence&gt;</w:t>
              </w:r>
            </w:ins>
          </w:p>
          <w:p w14:paraId="4BAF609F" w14:textId="77777777" w:rsidR="00D708FE" w:rsidRDefault="00D708FE" w:rsidP="00D708FE">
            <w:pPr>
              <w:pStyle w:val="XML1"/>
              <w:rPr>
                <w:ins w:id="30652" w:author="Thomas Dietz" w:date="2012-08-08T16:18:00Z"/>
              </w:rPr>
            </w:pPr>
            <w:ins w:id="30653" w:author="Thomas Dietz" w:date="2012-08-08T16:18:00Z">
              <w:r>
                <w:t xml:space="preserve">  &lt;/xs:group&gt;</w:t>
              </w:r>
            </w:ins>
          </w:p>
          <w:p w14:paraId="221A8583" w14:textId="77777777" w:rsidR="00D708FE" w:rsidRDefault="00D708FE" w:rsidP="00D708FE">
            <w:pPr>
              <w:pStyle w:val="XML1"/>
              <w:rPr>
                <w:ins w:id="30654" w:author="Thomas Dietz" w:date="2012-08-08T16:18:00Z"/>
              </w:rPr>
            </w:pPr>
          </w:p>
          <w:p w14:paraId="6E80AC95" w14:textId="77777777" w:rsidR="00D708FE" w:rsidRDefault="00D708FE" w:rsidP="00D708FE">
            <w:pPr>
              <w:pStyle w:val="XML1"/>
              <w:rPr>
                <w:ins w:id="30655" w:author="Thomas Dietz" w:date="2012-08-08T16:18:00Z"/>
              </w:rPr>
            </w:pPr>
            <w:ins w:id="30656" w:author="Thomas Dietz" w:date="2012-08-08T16:18:00Z">
              <w:r>
                <w:t xml:space="preserve">  &lt;xs:group name="OFPortVXLANTunnelType"&gt;</w:t>
              </w:r>
            </w:ins>
          </w:p>
          <w:p w14:paraId="5969C098" w14:textId="77777777" w:rsidR="00D708FE" w:rsidRDefault="00D708FE" w:rsidP="00D708FE">
            <w:pPr>
              <w:pStyle w:val="XML1"/>
              <w:rPr>
                <w:ins w:id="30657" w:author="Thomas Dietz" w:date="2012-08-08T16:18:00Z"/>
              </w:rPr>
            </w:pPr>
            <w:ins w:id="30658" w:author="Thomas Dietz" w:date="2012-08-08T16:18:00Z">
              <w:r>
                <w:t xml:space="preserve">    &lt;xs:annotation&gt;</w:t>
              </w:r>
            </w:ins>
          </w:p>
          <w:p w14:paraId="490E79C9" w14:textId="77777777" w:rsidR="00D708FE" w:rsidRDefault="00D708FE" w:rsidP="00D708FE">
            <w:pPr>
              <w:pStyle w:val="XML1"/>
              <w:rPr>
                <w:ins w:id="30659" w:author="Thomas Dietz" w:date="2012-08-08T16:18:00Z"/>
              </w:rPr>
            </w:pPr>
            <w:ins w:id="30660" w:author="Thomas Dietz" w:date="2012-08-08T16:18:00Z">
              <w:r>
                <w:t xml:space="preserve">      &lt;xs:documentation&gt;</w:t>
              </w:r>
            </w:ins>
          </w:p>
          <w:p w14:paraId="4B62E371" w14:textId="77777777" w:rsidR="00D708FE" w:rsidRDefault="00D708FE" w:rsidP="00D708FE">
            <w:pPr>
              <w:pStyle w:val="XML1"/>
              <w:rPr>
                <w:ins w:id="30661" w:author="Thomas Dietz" w:date="2012-08-08T16:18:00Z"/>
              </w:rPr>
            </w:pPr>
            <w:ins w:id="30662" w:author="Thomas Dietz" w:date="2012-08-08T16:18:00Z">
              <w:r>
                <w:t xml:space="preserve">        Properties of a VxLAN tunnel.</w:t>
              </w:r>
            </w:ins>
          </w:p>
          <w:p w14:paraId="2BBC5492" w14:textId="77777777" w:rsidR="00D708FE" w:rsidRDefault="00D708FE" w:rsidP="00D708FE">
            <w:pPr>
              <w:pStyle w:val="XML1"/>
              <w:rPr>
                <w:ins w:id="30663" w:author="Thomas Dietz" w:date="2012-08-08T16:18:00Z"/>
              </w:rPr>
            </w:pPr>
            <w:ins w:id="30664" w:author="Thomas Dietz" w:date="2012-08-08T16:18:00Z">
              <w:r>
                <w:t xml:space="preserve">      &lt;/xs:documentation&gt;</w:t>
              </w:r>
            </w:ins>
          </w:p>
          <w:p w14:paraId="73053BCE" w14:textId="77777777" w:rsidR="00D708FE" w:rsidRDefault="00D708FE" w:rsidP="00D708FE">
            <w:pPr>
              <w:pStyle w:val="XML1"/>
              <w:rPr>
                <w:ins w:id="30665" w:author="Thomas Dietz" w:date="2012-08-08T16:18:00Z"/>
              </w:rPr>
            </w:pPr>
            <w:ins w:id="30666" w:author="Thomas Dietz" w:date="2012-08-08T16:18:00Z">
              <w:r>
                <w:t xml:space="preserve">    &lt;/xs:annotation&gt;</w:t>
              </w:r>
            </w:ins>
          </w:p>
          <w:p w14:paraId="2AD434B7" w14:textId="77777777" w:rsidR="00D708FE" w:rsidRDefault="00D708FE" w:rsidP="00D708FE">
            <w:pPr>
              <w:pStyle w:val="XML1"/>
              <w:rPr>
                <w:ins w:id="30667" w:author="Thomas Dietz" w:date="2012-08-08T16:18:00Z"/>
              </w:rPr>
            </w:pPr>
          </w:p>
          <w:p w14:paraId="29F71318" w14:textId="77777777" w:rsidR="00D708FE" w:rsidRDefault="00D708FE" w:rsidP="00D708FE">
            <w:pPr>
              <w:pStyle w:val="XML1"/>
              <w:rPr>
                <w:ins w:id="30668" w:author="Thomas Dietz" w:date="2012-08-08T16:18:00Z"/>
              </w:rPr>
            </w:pPr>
            <w:ins w:id="30669" w:author="Thomas Dietz" w:date="2012-08-08T16:18:00Z">
              <w:r>
                <w:t xml:space="preserve">    &lt;xs:sequence&gt;</w:t>
              </w:r>
            </w:ins>
          </w:p>
          <w:p w14:paraId="06A4458E" w14:textId="77777777" w:rsidR="00D708FE" w:rsidRDefault="00D708FE" w:rsidP="00D708FE">
            <w:pPr>
              <w:pStyle w:val="XML1"/>
              <w:rPr>
                <w:ins w:id="30670" w:author="Thomas Dietz" w:date="2012-08-08T16:18:00Z"/>
              </w:rPr>
            </w:pPr>
            <w:ins w:id="30671" w:author="Thomas Dietz" w:date="2012-08-08T16:18:00Z">
              <w:r>
                <w:t xml:space="preserve">      &lt;xs:group ref="OFPortBaseTunnelType"/&gt;</w:t>
              </w:r>
            </w:ins>
          </w:p>
          <w:p w14:paraId="670D1726" w14:textId="77777777" w:rsidR="00D708FE" w:rsidRDefault="00D708FE" w:rsidP="00D708FE">
            <w:pPr>
              <w:pStyle w:val="XML1"/>
              <w:rPr>
                <w:ins w:id="30672" w:author="Thomas Dietz" w:date="2012-08-08T16:18:00Z"/>
              </w:rPr>
            </w:pPr>
            <w:ins w:id="30673" w:author="Thomas Dietz" w:date="2012-08-08T16:18:00Z">
              <w:r>
                <w:t xml:space="preserve">      &lt;xs:element name="vni-valid"  type="xs:boolean"&gt;</w:t>
              </w:r>
            </w:ins>
          </w:p>
          <w:p w14:paraId="7C3E0057" w14:textId="77777777" w:rsidR="00D708FE" w:rsidRDefault="00D708FE" w:rsidP="00D708FE">
            <w:pPr>
              <w:pStyle w:val="XML1"/>
              <w:rPr>
                <w:ins w:id="30674" w:author="Thomas Dietz" w:date="2012-08-08T16:18:00Z"/>
              </w:rPr>
            </w:pPr>
            <w:ins w:id="30675" w:author="Thomas Dietz" w:date="2012-08-08T16:18:00Z">
              <w:r>
                <w:t xml:space="preserve">        &lt;xs:annotation&gt;</w:t>
              </w:r>
            </w:ins>
          </w:p>
          <w:p w14:paraId="71A00D40" w14:textId="77777777" w:rsidR="00D708FE" w:rsidRDefault="00D708FE" w:rsidP="00D708FE">
            <w:pPr>
              <w:pStyle w:val="XML1"/>
              <w:rPr>
                <w:ins w:id="30676" w:author="Thomas Dietz" w:date="2012-08-08T16:18:00Z"/>
              </w:rPr>
            </w:pPr>
            <w:ins w:id="30677" w:author="Thomas Dietz" w:date="2012-08-08T16:18:00Z">
              <w:r>
                <w:t xml:space="preserve">          &lt;xs:documentation&gt;</w:t>
              </w:r>
            </w:ins>
          </w:p>
          <w:p w14:paraId="24295600" w14:textId="77777777" w:rsidR="00D708FE" w:rsidRDefault="00D708FE" w:rsidP="00D708FE">
            <w:pPr>
              <w:pStyle w:val="XML1"/>
              <w:rPr>
                <w:ins w:id="30678" w:author="Thomas Dietz" w:date="2012-08-08T16:18:00Z"/>
              </w:rPr>
            </w:pPr>
            <w:ins w:id="30679" w:author="Thomas Dietz" w:date="2012-08-08T16:18:00Z">
              <w:r>
                <w:t xml:space="preserve">            Indicates how the corresponding flag should be</w:t>
              </w:r>
            </w:ins>
          </w:p>
          <w:p w14:paraId="60D4FA51" w14:textId="77777777" w:rsidR="00D708FE" w:rsidRDefault="00D708FE" w:rsidP="00D708FE">
            <w:pPr>
              <w:pStyle w:val="XML1"/>
              <w:rPr>
                <w:ins w:id="30680" w:author="Thomas Dietz" w:date="2012-08-08T16:18:00Z"/>
              </w:rPr>
            </w:pPr>
            <w:ins w:id="30681" w:author="Thomas Dietz" w:date="2012-08-08T16:18:00Z">
              <w:r>
                <w:t xml:space="preserve">            set in packets sent on the tunnel.</w:t>
              </w:r>
            </w:ins>
          </w:p>
          <w:p w14:paraId="6593D7BB" w14:textId="77777777" w:rsidR="00D708FE" w:rsidRDefault="00D708FE" w:rsidP="00D708FE">
            <w:pPr>
              <w:pStyle w:val="XML1"/>
              <w:rPr>
                <w:ins w:id="30682" w:author="Thomas Dietz" w:date="2012-08-08T16:18:00Z"/>
              </w:rPr>
            </w:pPr>
            <w:ins w:id="30683" w:author="Thomas Dietz" w:date="2012-08-08T16:18:00Z">
              <w:r>
                <w:t xml:space="preserve">          &lt;/xs:documentation&gt;</w:t>
              </w:r>
            </w:ins>
          </w:p>
          <w:p w14:paraId="73C806C2" w14:textId="77777777" w:rsidR="00D708FE" w:rsidRDefault="00D708FE" w:rsidP="00D708FE">
            <w:pPr>
              <w:pStyle w:val="XML1"/>
              <w:rPr>
                <w:ins w:id="30684" w:author="Thomas Dietz" w:date="2012-08-08T16:18:00Z"/>
              </w:rPr>
            </w:pPr>
            <w:ins w:id="30685" w:author="Thomas Dietz" w:date="2012-08-08T16:18:00Z">
              <w:r>
                <w:t xml:space="preserve">        &lt;/xs:annotation&gt;</w:t>
              </w:r>
            </w:ins>
          </w:p>
          <w:p w14:paraId="5BB83AE8" w14:textId="77777777" w:rsidR="00D708FE" w:rsidRDefault="00D708FE" w:rsidP="00D708FE">
            <w:pPr>
              <w:pStyle w:val="XML1"/>
              <w:rPr>
                <w:ins w:id="30686" w:author="Thomas Dietz" w:date="2012-08-08T16:18:00Z"/>
              </w:rPr>
            </w:pPr>
            <w:ins w:id="30687" w:author="Thomas Dietz" w:date="2012-08-08T16:18:00Z">
              <w:r>
                <w:t xml:space="preserve">      &lt;/xs:element&gt;</w:t>
              </w:r>
            </w:ins>
          </w:p>
          <w:p w14:paraId="45B8CED7" w14:textId="77777777" w:rsidR="00D708FE" w:rsidRDefault="00D708FE" w:rsidP="00D708FE">
            <w:pPr>
              <w:pStyle w:val="XML1"/>
              <w:rPr>
                <w:ins w:id="30688" w:author="Thomas Dietz" w:date="2012-08-08T16:18:00Z"/>
              </w:rPr>
            </w:pPr>
            <w:ins w:id="30689" w:author="Thomas Dietz" w:date="2012-08-08T16:18:00Z">
              <w:r>
                <w:t xml:space="preserve">      &lt;xs:element name="vni"  type="xs:unsignedInt"&gt;</w:t>
              </w:r>
            </w:ins>
          </w:p>
          <w:p w14:paraId="5DE3F1E9" w14:textId="77777777" w:rsidR="00D708FE" w:rsidRDefault="00D708FE" w:rsidP="00D708FE">
            <w:pPr>
              <w:pStyle w:val="XML1"/>
              <w:rPr>
                <w:ins w:id="30690" w:author="Thomas Dietz" w:date="2012-08-08T16:18:00Z"/>
              </w:rPr>
            </w:pPr>
            <w:ins w:id="30691" w:author="Thomas Dietz" w:date="2012-08-08T16:18:00Z">
              <w:r>
                <w:lastRenderedPageBreak/>
                <w:t xml:space="preserve">        &lt;xs:annotation&gt;</w:t>
              </w:r>
            </w:ins>
          </w:p>
          <w:p w14:paraId="0CC44F64" w14:textId="77777777" w:rsidR="00D708FE" w:rsidRDefault="00D708FE" w:rsidP="00D708FE">
            <w:pPr>
              <w:pStyle w:val="XML1"/>
              <w:rPr>
                <w:ins w:id="30692" w:author="Thomas Dietz" w:date="2012-08-08T16:18:00Z"/>
              </w:rPr>
            </w:pPr>
            <w:ins w:id="30693" w:author="Thomas Dietz" w:date="2012-08-08T16:18:00Z">
              <w:r>
                <w:t xml:space="preserve">          &lt;xs:documentation&gt;</w:t>
              </w:r>
            </w:ins>
          </w:p>
          <w:p w14:paraId="62265757" w14:textId="77777777" w:rsidR="00D708FE" w:rsidRDefault="00D708FE" w:rsidP="00D708FE">
            <w:pPr>
              <w:pStyle w:val="XML1"/>
              <w:rPr>
                <w:ins w:id="30694" w:author="Thomas Dietz" w:date="2012-08-08T16:18:00Z"/>
              </w:rPr>
            </w:pPr>
            <w:ins w:id="30695" w:author="Thomas Dietz" w:date="2012-08-08T16:18:00Z">
              <w:r>
                <w:t xml:space="preserve">            Virtual network identifier assigned to all</w:t>
              </w:r>
            </w:ins>
          </w:p>
          <w:p w14:paraId="73F17E4B" w14:textId="77777777" w:rsidR="00D708FE" w:rsidRDefault="00D708FE" w:rsidP="00D708FE">
            <w:pPr>
              <w:pStyle w:val="XML1"/>
              <w:rPr>
                <w:ins w:id="30696" w:author="Thomas Dietz" w:date="2012-08-08T16:18:00Z"/>
              </w:rPr>
            </w:pPr>
            <w:ins w:id="30697" w:author="Thomas Dietz" w:date="2012-08-08T16:18:00Z">
              <w:r>
                <w:t xml:space="preserve">            packets sent on the tunnel.  A VxLAN  implementation MAY </w:t>
              </w:r>
            </w:ins>
          </w:p>
          <w:p w14:paraId="1286ED59" w14:textId="77777777" w:rsidR="00D708FE" w:rsidRDefault="00D708FE" w:rsidP="00D708FE">
            <w:pPr>
              <w:pStyle w:val="XML1"/>
              <w:rPr>
                <w:ins w:id="30698" w:author="Thomas Dietz" w:date="2012-08-08T16:18:00Z"/>
              </w:rPr>
            </w:pPr>
            <w:ins w:id="30699" w:author="Thomas Dietz" w:date="2012-08-08T16:18:00Z">
              <w:r>
                <w:t xml:space="preserve">            use the this element to set the OXM_OF_TUNNEL_ID match </w:t>
              </w:r>
            </w:ins>
          </w:p>
          <w:p w14:paraId="5D4C2A99" w14:textId="77777777" w:rsidR="00D708FE" w:rsidRDefault="00D708FE" w:rsidP="00D708FE">
            <w:pPr>
              <w:pStyle w:val="XML1"/>
              <w:rPr>
                <w:ins w:id="30700" w:author="Thomas Dietz" w:date="2012-08-08T16:18:00Z"/>
              </w:rPr>
            </w:pPr>
            <w:ins w:id="30701" w:author="Thomas Dietz" w:date="2012-08-08T16:18:00Z">
              <w:r>
                <w:t xml:space="preserve">            field metadata in the OpenFlow protocol.</w:t>
              </w:r>
            </w:ins>
          </w:p>
          <w:p w14:paraId="4E0B236C" w14:textId="77777777" w:rsidR="00D708FE" w:rsidRDefault="00D708FE" w:rsidP="00D708FE">
            <w:pPr>
              <w:pStyle w:val="XML1"/>
              <w:rPr>
                <w:ins w:id="30702" w:author="Thomas Dietz" w:date="2012-08-08T16:18:00Z"/>
              </w:rPr>
            </w:pPr>
            <w:ins w:id="30703" w:author="Thomas Dietz" w:date="2012-08-08T16:18:00Z">
              <w:r>
                <w:t xml:space="preserve">          &lt;/xs:documentation&gt;</w:t>
              </w:r>
            </w:ins>
          </w:p>
          <w:p w14:paraId="1C5AB908" w14:textId="77777777" w:rsidR="00D708FE" w:rsidRDefault="00D708FE" w:rsidP="00D708FE">
            <w:pPr>
              <w:pStyle w:val="XML1"/>
              <w:rPr>
                <w:ins w:id="30704" w:author="Thomas Dietz" w:date="2012-08-08T16:18:00Z"/>
              </w:rPr>
            </w:pPr>
            <w:ins w:id="30705" w:author="Thomas Dietz" w:date="2012-08-08T16:18:00Z">
              <w:r>
                <w:t xml:space="preserve">        &lt;/xs:annotation&gt;</w:t>
              </w:r>
            </w:ins>
          </w:p>
          <w:p w14:paraId="5F7936BB" w14:textId="77777777" w:rsidR="00D708FE" w:rsidRDefault="00D708FE" w:rsidP="00D708FE">
            <w:pPr>
              <w:pStyle w:val="XML1"/>
              <w:rPr>
                <w:ins w:id="30706" w:author="Thomas Dietz" w:date="2012-08-08T16:18:00Z"/>
              </w:rPr>
            </w:pPr>
            <w:ins w:id="30707" w:author="Thomas Dietz" w:date="2012-08-08T16:18:00Z">
              <w:r>
                <w:t xml:space="preserve">      &lt;/xs:element&gt;</w:t>
              </w:r>
            </w:ins>
          </w:p>
          <w:p w14:paraId="48358112" w14:textId="77777777" w:rsidR="00D708FE" w:rsidRDefault="00D708FE" w:rsidP="00D708FE">
            <w:pPr>
              <w:pStyle w:val="XML1"/>
              <w:rPr>
                <w:ins w:id="30708" w:author="Thomas Dietz" w:date="2012-08-08T16:18:00Z"/>
              </w:rPr>
            </w:pPr>
            <w:ins w:id="30709" w:author="Thomas Dietz" w:date="2012-08-08T16:18:00Z">
              <w:r>
                <w:t xml:space="preserve">      &lt;xs:element name="vni-multicast-group"  type="inet:ip-address"&gt;</w:t>
              </w:r>
            </w:ins>
          </w:p>
          <w:p w14:paraId="47A560E9" w14:textId="77777777" w:rsidR="00D708FE" w:rsidRDefault="00D708FE" w:rsidP="00D708FE">
            <w:pPr>
              <w:pStyle w:val="XML1"/>
              <w:rPr>
                <w:ins w:id="30710" w:author="Thomas Dietz" w:date="2012-08-08T16:18:00Z"/>
              </w:rPr>
            </w:pPr>
            <w:ins w:id="30711" w:author="Thomas Dietz" w:date="2012-08-08T16:18:00Z">
              <w:r>
                <w:t xml:space="preserve">        &lt;xs:annotation&gt;</w:t>
              </w:r>
            </w:ins>
          </w:p>
          <w:p w14:paraId="2E83AE86" w14:textId="77777777" w:rsidR="00D708FE" w:rsidRDefault="00D708FE" w:rsidP="00D708FE">
            <w:pPr>
              <w:pStyle w:val="XML1"/>
              <w:rPr>
                <w:ins w:id="30712" w:author="Thomas Dietz" w:date="2012-08-08T16:18:00Z"/>
              </w:rPr>
            </w:pPr>
            <w:ins w:id="30713" w:author="Thomas Dietz" w:date="2012-08-08T16:18:00Z">
              <w:r>
                <w:t xml:space="preserve">          &lt;xs:documentation&gt;</w:t>
              </w:r>
            </w:ins>
          </w:p>
          <w:p w14:paraId="0CCB2964" w14:textId="77777777" w:rsidR="00D708FE" w:rsidRDefault="00D708FE" w:rsidP="00D708FE">
            <w:pPr>
              <w:pStyle w:val="XML1"/>
              <w:rPr>
                <w:ins w:id="30714" w:author="Thomas Dietz" w:date="2012-08-08T16:18:00Z"/>
              </w:rPr>
            </w:pPr>
            <w:ins w:id="30715" w:author="Thomas Dietz" w:date="2012-08-08T16:18:00Z">
              <w:r>
                <w:t xml:space="preserve">            If IP multicast is used to support broadcast</w:t>
              </w:r>
            </w:ins>
          </w:p>
          <w:p w14:paraId="68FFAB94" w14:textId="77777777" w:rsidR="00D708FE" w:rsidRDefault="00D708FE" w:rsidP="00D708FE">
            <w:pPr>
              <w:pStyle w:val="XML1"/>
              <w:rPr>
                <w:ins w:id="30716" w:author="Thomas Dietz" w:date="2012-08-08T16:18:00Z"/>
              </w:rPr>
            </w:pPr>
            <w:ins w:id="30717" w:author="Thomas Dietz" w:date="2012-08-08T16:18:00Z">
              <w:r>
                <w:t xml:space="preserve">            on the tunnel this specifies the corresponding multicast</w:t>
              </w:r>
            </w:ins>
          </w:p>
          <w:p w14:paraId="33664D32" w14:textId="77777777" w:rsidR="00D708FE" w:rsidRDefault="00D708FE" w:rsidP="00D708FE">
            <w:pPr>
              <w:pStyle w:val="XML1"/>
              <w:rPr>
                <w:ins w:id="30718" w:author="Thomas Dietz" w:date="2012-08-08T16:18:00Z"/>
              </w:rPr>
            </w:pPr>
            <w:ins w:id="30719" w:author="Thomas Dietz" w:date="2012-08-08T16:18:00Z">
              <w:r>
                <w:t xml:space="preserve">            IP address</w:t>
              </w:r>
            </w:ins>
          </w:p>
          <w:p w14:paraId="76AC3760" w14:textId="77777777" w:rsidR="00D708FE" w:rsidRDefault="00D708FE" w:rsidP="00D708FE">
            <w:pPr>
              <w:pStyle w:val="XML1"/>
              <w:rPr>
                <w:ins w:id="30720" w:author="Thomas Dietz" w:date="2012-08-08T16:18:00Z"/>
              </w:rPr>
            </w:pPr>
            <w:ins w:id="30721" w:author="Thomas Dietz" w:date="2012-08-08T16:18:00Z">
              <w:r>
                <w:t xml:space="preserve">          &lt;/xs:documentation&gt;</w:t>
              </w:r>
            </w:ins>
          </w:p>
          <w:p w14:paraId="47D55144" w14:textId="77777777" w:rsidR="00D708FE" w:rsidRDefault="00D708FE" w:rsidP="00D708FE">
            <w:pPr>
              <w:pStyle w:val="XML1"/>
              <w:rPr>
                <w:ins w:id="30722" w:author="Thomas Dietz" w:date="2012-08-08T16:18:00Z"/>
              </w:rPr>
            </w:pPr>
            <w:ins w:id="30723" w:author="Thomas Dietz" w:date="2012-08-08T16:18:00Z">
              <w:r>
                <w:t xml:space="preserve">        &lt;/xs:annotation&gt;</w:t>
              </w:r>
            </w:ins>
          </w:p>
          <w:p w14:paraId="5D9B6D0D" w14:textId="77777777" w:rsidR="00D708FE" w:rsidRDefault="00D708FE" w:rsidP="00D708FE">
            <w:pPr>
              <w:pStyle w:val="XML1"/>
              <w:rPr>
                <w:ins w:id="30724" w:author="Thomas Dietz" w:date="2012-08-08T16:18:00Z"/>
              </w:rPr>
            </w:pPr>
            <w:ins w:id="30725" w:author="Thomas Dietz" w:date="2012-08-08T16:18:00Z">
              <w:r>
                <w:t xml:space="preserve">      &lt;/xs:element&gt;</w:t>
              </w:r>
            </w:ins>
          </w:p>
          <w:p w14:paraId="2EB37346" w14:textId="77777777" w:rsidR="00D708FE" w:rsidRDefault="00D708FE" w:rsidP="00D708FE">
            <w:pPr>
              <w:pStyle w:val="XML1"/>
              <w:rPr>
                <w:ins w:id="30726" w:author="Thomas Dietz" w:date="2012-08-08T16:18:00Z"/>
              </w:rPr>
            </w:pPr>
            <w:ins w:id="30727" w:author="Thomas Dietz" w:date="2012-08-08T16:18:00Z">
              <w:r>
                <w:t xml:space="preserve">      &lt;xs:element name="udp-source-port"  type="inet:port-number"&gt;</w:t>
              </w:r>
            </w:ins>
          </w:p>
          <w:p w14:paraId="355A1F52" w14:textId="77777777" w:rsidR="00D708FE" w:rsidRDefault="00D708FE" w:rsidP="00D708FE">
            <w:pPr>
              <w:pStyle w:val="XML1"/>
              <w:rPr>
                <w:ins w:id="30728" w:author="Thomas Dietz" w:date="2012-08-08T16:18:00Z"/>
              </w:rPr>
            </w:pPr>
            <w:ins w:id="30729" w:author="Thomas Dietz" w:date="2012-08-08T16:18:00Z">
              <w:r>
                <w:t xml:space="preserve">        &lt;xs:annotation&gt;</w:t>
              </w:r>
            </w:ins>
          </w:p>
          <w:p w14:paraId="5D704CED" w14:textId="77777777" w:rsidR="00D708FE" w:rsidRDefault="00D708FE" w:rsidP="00D708FE">
            <w:pPr>
              <w:pStyle w:val="XML1"/>
              <w:rPr>
                <w:ins w:id="30730" w:author="Thomas Dietz" w:date="2012-08-08T16:18:00Z"/>
              </w:rPr>
            </w:pPr>
            <w:ins w:id="30731" w:author="Thomas Dietz" w:date="2012-08-08T16:18:00Z">
              <w:r>
                <w:t xml:space="preserve">          &lt;xs:documentation&gt;</w:t>
              </w:r>
            </w:ins>
          </w:p>
          <w:p w14:paraId="38440C85" w14:textId="77777777" w:rsidR="00D708FE" w:rsidRDefault="00D708FE" w:rsidP="00D708FE">
            <w:pPr>
              <w:pStyle w:val="XML1"/>
              <w:rPr>
                <w:ins w:id="30732" w:author="Thomas Dietz" w:date="2012-08-08T16:18:00Z"/>
              </w:rPr>
            </w:pPr>
            <w:ins w:id="30733" w:author="Thomas Dietz" w:date="2012-08-08T16:18:00Z">
              <w:r>
                <w:t xml:space="preserve">            Specifies the outer UDP source port number.</w:t>
              </w:r>
            </w:ins>
          </w:p>
          <w:p w14:paraId="25A11DCA" w14:textId="77777777" w:rsidR="00D708FE" w:rsidRDefault="00D708FE" w:rsidP="00D708FE">
            <w:pPr>
              <w:pStyle w:val="XML1"/>
              <w:rPr>
                <w:ins w:id="30734" w:author="Thomas Dietz" w:date="2012-08-08T16:18:00Z"/>
              </w:rPr>
            </w:pPr>
            <w:ins w:id="30735" w:author="Thomas Dietz" w:date="2012-08-08T16:18:00Z">
              <w:r>
                <w:t xml:space="preserve">            If this element is absent, the port number MAY be chosen </w:t>
              </w:r>
            </w:ins>
          </w:p>
          <w:p w14:paraId="31008F32" w14:textId="77777777" w:rsidR="00D708FE" w:rsidRDefault="00D708FE" w:rsidP="00D708FE">
            <w:pPr>
              <w:pStyle w:val="XML1"/>
              <w:rPr>
                <w:ins w:id="30736" w:author="Thomas Dietz" w:date="2012-08-08T16:18:00Z"/>
              </w:rPr>
            </w:pPr>
            <w:ins w:id="30737" w:author="Thomas Dietz" w:date="2012-08-08T16:18:00Z">
              <w:r>
                <w:t xml:space="preserve">            dynamically.</w:t>
              </w:r>
            </w:ins>
          </w:p>
          <w:p w14:paraId="7D824F92" w14:textId="77777777" w:rsidR="00D708FE" w:rsidRDefault="00D708FE" w:rsidP="00D708FE">
            <w:pPr>
              <w:pStyle w:val="XML1"/>
              <w:rPr>
                <w:ins w:id="30738" w:author="Thomas Dietz" w:date="2012-08-08T16:18:00Z"/>
              </w:rPr>
            </w:pPr>
            <w:ins w:id="30739" w:author="Thomas Dietz" w:date="2012-08-08T16:18:00Z">
              <w:r>
                <w:t xml:space="preserve">          &lt;/xs:documentation&gt;</w:t>
              </w:r>
            </w:ins>
          </w:p>
          <w:p w14:paraId="0B338F26" w14:textId="77777777" w:rsidR="00D708FE" w:rsidRDefault="00D708FE" w:rsidP="00D708FE">
            <w:pPr>
              <w:pStyle w:val="XML1"/>
              <w:rPr>
                <w:ins w:id="30740" w:author="Thomas Dietz" w:date="2012-08-08T16:18:00Z"/>
              </w:rPr>
            </w:pPr>
            <w:ins w:id="30741" w:author="Thomas Dietz" w:date="2012-08-08T16:18:00Z">
              <w:r>
                <w:t xml:space="preserve">        &lt;/xs:annotation&gt;</w:t>
              </w:r>
            </w:ins>
          </w:p>
          <w:p w14:paraId="54076910" w14:textId="77777777" w:rsidR="00D708FE" w:rsidRDefault="00D708FE" w:rsidP="00D708FE">
            <w:pPr>
              <w:pStyle w:val="XML1"/>
              <w:rPr>
                <w:ins w:id="30742" w:author="Thomas Dietz" w:date="2012-08-08T16:18:00Z"/>
              </w:rPr>
            </w:pPr>
            <w:ins w:id="30743" w:author="Thomas Dietz" w:date="2012-08-08T16:18:00Z">
              <w:r>
                <w:t xml:space="preserve">      &lt;/xs:element&gt;</w:t>
              </w:r>
            </w:ins>
          </w:p>
          <w:p w14:paraId="3B5676DC" w14:textId="77777777" w:rsidR="00D708FE" w:rsidRDefault="00D708FE" w:rsidP="00D708FE">
            <w:pPr>
              <w:pStyle w:val="XML1"/>
              <w:rPr>
                <w:ins w:id="30744" w:author="Thomas Dietz" w:date="2012-08-08T16:18:00Z"/>
              </w:rPr>
            </w:pPr>
            <w:ins w:id="30745" w:author="Thomas Dietz" w:date="2012-08-08T16:18:00Z">
              <w:r>
                <w:t xml:space="preserve">      &lt;xs:element name="udp-dest-port"  type="inet:port-number"&gt;</w:t>
              </w:r>
            </w:ins>
          </w:p>
          <w:p w14:paraId="7F1AACE9" w14:textId="77777777" w:rsidR="00D708FE" w:rsidRDefault="00D708FE" w:rsidP="00D708FE">
            <w:pPr>
              <w:pStyle w:val="XML1"/>
              <w:rPr>
                <w:ins w:id="30746" w:author="Thomas Dietz" w:date="2012-08-08T16:18:00Z"/>
              </w:rPr>
            </w:pPr>
            <w:ins w:id="30747" w:author="Thomas Dietz" w:date="2012-08-08T16:18:00Z">
              <w:r>
                <w:t xml:space="preserve">        &lt;xs:annotation&gt;</w:t>
              </w:r>
            </w:ins>
          </w:p>
          <w:p w14:paraId="3D68626D" w14:textId="77777777" w:rsidR="00D708FE" w:rsidRDefault="00D708FE" w:rsidP="00D708FE">
            <w:pPr>
              <w:pStyle w:val="XML1"/>
              <w:rPr>
                <w:ins w:id="30748" w:author="Thomas Dietz" w:date="2012-08-08T16:18:00Z"/>
              </w:rPr>
            </w:pPr>
            <w:ins w:id="30749" w:author="Thomas Dietz" w:date="2012-08-08T16:18:00Z">
              <w:r>
                <w:t xml:space="preserve">          &lt;xs:documentation&gt;</w:t>
              </w:r>
            </w:ins>
          </w:p>
          <w:p w14:paraId="6894CC22" w14:textId="77777777" w:rsidR="00D708FE" w:rsidRDefault="00D708FE" w:rsidP="00D708FE">
            <w:pPr>
              <w:pStyle w:val="XML1"/>
              <w:rPr>
                <w:ins w:id="30750" w:author="Thomas Dietz" w:date="2012-08-08T16:18:00Z"/>
              </w:rPr>
            </w:pPr>
            <w:ins w:id="30751" w:author="Thomas Dietz" w:date="2012-08-08T16:18:00Z">
              <w:r>
                <w:t xml:space="preserve">            Specifies the outer UDP destination port</w:t>
              </w:r>
            </w:ins>
          </w:p>
          <w:p w14:paraId="2F681AB4" w14:textId="77777777" w:rsidR="00D708FE" w:rsidRDefault="00D708FE" w:rsidP="00D708FE">
            <w:pPr>
              <w:pStyle w:val="XML1"/>
              <w:rPr>
                <w:ins w:id="30752" w:author="Thomas Dietz" w:date="2012-08-08T16:18:00Z"/>
              </w:rPr>
            </w:pPr>
            <w:ins w:id="30753" w:author="Thomas Dietz" w:date="2012-08-08T16:18:00Z">
              <w:r>
                <w:t xml:space="preserve">            number.  It is intended to reserve a port number for</w:t>
              </w:r>
            </w:ins>
          </w:p>
          <w:p w14:paraId="47D549E0" w14:textId="77777777" w:rsidR="00D708FE" w:rsidRDefault="00D708FE" w:rsidP="00D708FE">
            <w:pPr>
              <w:pStyle w:val="XML1"/>
              <w:rPr>
                <w:ins w:id="30754" w:author="Thomas Dietz" w:date="2012-08-08T16:18:00Z"/>
              </w:rPr>
            </w:pPr>
            <w:ins w:id="30755" w:author="Thomas Dietz" w:date="2012-08-08T16:18:00Z">
              <w:r>
                <w:t xml:space="preserve">            VxLAN at IANA.  As soon as this has been reserved, the</w:t>
              </w:r>
            </w:ins>
          </w:p>
          <w:p w14:paraId="5C7FF216" w14:textId="77777777" w:rsidR="00D708FE" w:rsidRDefault="00D708FE" w:rsidP="00D708FE">
            <w:pPr>
              <w:pStyle w:val="XML1"/>
              <w:rPr>
                <w:ins w:id="30756" w:author="Thomas Dietz" w:date="2012-08-08T16:18:00Z"/>
              </w:rPr>
            </w:pPr>
            <w:ins w:id="30757" w:author="Thomas Dietz" w:date="2012-08-08T16:18:00Z">
              <w:r>
                <w:t xml:space="preserve">            reserved number SHOULD become the default value for this</w:t>
              </w:r>
            </w:ins>
          </w:p>
          <w:p w14:paraId="33771C6C" w14:textId="77777777" w:rsidR="00D708FE" w:rsidRDefault="00D708FE" w:rsidP="00D708FE">
            <w:pPr>
              <w:pStyle w:val="XML1"/>
              <w:rPr>
                <w:ins w:id="30758" w:author="Thomas Dietz" w:date="2012-08-08T16:18:00Z"/>
              </w:rPr>
            </w:pPr>
            <w:ins w:id="30759" w:author="Thomas Dietz" w:date="2012-08-08T16:18:00Z">
              <w:r>
                <w:t xml:space="preserve">            element.</w:t>
              </w:r>
            </w:ins>
          </w:p>
          <w:p w14:paraId="7B8A1A52" w14:textId="77777777" w:rsidR="00D708FE" w:rsidRDefault="00D708FE" w:rsidP="00D708FE">
            <w:pPr>
              <w:pStyle w:val="XML1"/>
              <w:rPr>
                <w:ins w:id="30760" w:author="Thomas Dietz" w:date="2012-08-08T16:18:00Z"/>
              </w:rPr>
            </w:pPr>
            <w:ins w:id="30761" w:author="Thomas Dietz" w:date="2012-08-08T16:18:00Z">
              <w:r>
                <w:t xml:space="preserve">          &lt;/xs:documentation&gt;</w:t>
              </w:r>
            </w:ins>
          </w:p>
          <w:p w14:paraId="7C20B9BD" w14:textId="77777777" w:rsidR="00D708FE" w:rsidRDefault="00D708FE" w:rsidP="00D708FE">
            <w:pPr>
              <w:pStyle w:val="XML1"/>
              <w:rPr>
                <w:ins w:id="30762" w:author="Thomas Dietz" w:date="2012-08-08T16:18:00Z"/>
              </w:rPr>
            </w:pPr>
            <w:ins w:id="30763" w:author="Thomas Dietz" w:date="2012-08-08T16:18:00Z">
              <w:r>
                <w:t xml:space="preserve">        &lt;/xs:annotation&gt;</w:t>
              </w:r>
            </w:ins>
          </w:p>
          <w:p w14:paraId="0E8294E7" w14:textId="77777777" w:rsidR="00D708FE" w:rsidRDefault="00D708FE" w:rsidP="00D708FE">
            <w:pPr>
              <w:pStyle w:val="XML1"/>
              <w:rPr>
                <w:ins w:id="30764" w:author="Thomas Dietz" w:date="2012-08-08T16:18:00Z"/>
              </w:rPr>
            </w:pPr>
            <w:ins w:id="30765" w:author="Thomas Dietz" w:date="2012-08-08T16:18:00Z">
              <w:r>
                <w:t xml:space="preserve">      &lt;/xs:element&gt;</w:t>
              </w:r>
            </w:ins>
          </w:p>
          <w:p w14:paraId="42972488" w14:textId="77777777" w:rsidR="00D708FE" w:rsidRDefault="00D708FE" w:rsidP="00D708FE">
            <w:pPr>
              <w:pStyle w:val="XML1"/>
              <w:rPr>
                <w:ins w:id="30766" w:author="Thomas Dietz" w:date="2012-08-08T16:18:00Z"/>
              </w:rPr>
            </w:pPr>
            <w:ins w:id="30767" w:author="Thomas Dietz" w:date="2012-08-08T16:18:00Z">
              <w:r>
                <w:t xml:space="preserve">      &lt;xs:element name="udp-checksum"  type="xs:boolean"&gt;</w:t>
              </w:r>
            </w:ins>
          </w:p>
          <w:p w14:paraId="3B613B3D" w14:textId="77777777" w:rsidR="00D708FE" w:rsidRDefault="00D708FE" w:rsidP="00D708FE">
            <w:pPr>
              <w:pStyle w:val="XML1"/>
              <w:rPr>
                <w:ins w:id="30768" w:author="Thomas Dietz" w:date="2012-08-08T16:18:00Z"/>
              </w:rPr>
            </w:pPr>
            <w:ins w:id="30769" w:author="Thomas Dietz" w:date="2012-08-08T16:18:00Z">
              <w:r>
                <w:t xml:space="preserve">        &lt;xs:annotation&gt;</w:t>
              </w:r>
            </w:ins>
          </w:p>
          <w:p w14:paraId="1C2A7817" w14:textId="77777777" w:rsidR="00D708FE" w:rsidRDefault="00D708FE" w:rsidP="00D708FE">
            <w:pPr>
              <w:pStyle w:val="XML1"/>
              <w:rPr>
                <w:ins w:id="30770" w:author="Thomas Dietz" w:date="2012-08-08T16:18:00Z"/>
              </w:rPr>
            </w:pPr>
            <w:ins w:id="30771" w:author="Thomas Dietz" w:date="2012-08-08T16:18:00Z">
              <w:r>
                <w:t xml:space="preserve">          &lt;xs:documentation&gt;</w:t>
              </w:r>
            </w:ins>
          </w:p>
          <w:p w14:paraId="244DD789" w14:textId="77777777" w:rsidR="00D708FE" w:rsidRDefault="00D708FE" w:rsidP="00D708FE">
            <w:pPr>
              <w:pStyle w:val="XML1"/>
              <w:rPr>
                <w:ins w:id="30772" w:author="Thomas Dietz" w:date="2012-08-08T16:18:00Z"/>
              </w:rPr>
            </w:pPr>
            <w:ins w:id="30773" w:author="Thomas Dietz" w:date="2012-08-08T16:18:00Z">
              <w:r>
                <w:t xml:space="preserve">            Boolean flag to indicate whether or not the</w:t>
              </w:r>
            </w:ins>
          </w:p>
          <w:p w14:paraId="595259B1" w14:textId="77777777" w:rsidR="00D708FE" w:rsidRDefault="00D708FE" w:rsidP="00D708FE">
            <w:pPr>
              <w:pStyle w:val="XML1"/>
              <w:rPr>
                <w:ins w:id="30774" w:author="Thomas Dietz" w:date="2012-08-08T16:18:00Z"/>
              </w:rPr>
            </w:pPr>
            <w:ins w:id="30775" w:author="Thomas Dietz" w:date="2012-08-08T16:18:00Z">
              <w:r>
                <w:t xml:space="preserve">            outer UDP checksum should be set</w:t>
              </w:r>
            </w:ins>
          </w:p>
          <w:p w14:paraId="4747BA9C" w14:textId="77777777" w:rsidR="00D708FE" w:rsidRDefault="00D708FE" w:rsidP="00D708FE">
            <w:pPr>
              <w:pStyle w:val="XML1"/>
              <w:rPr>
                <w:ins w:id="30776" w:author="Thomas Dietz" w:date="2012-08-08T16:18:00Z"/>
              </w:rPr>
            </w:pPr>
            <w:ins w:id="30777" w:author="Thomas Dietz" w:date="2012-08-08T16:18:00Z">
              <w:r>
                <w:t xml:space="preserve">          &lt;/xs:documentation&gt;</w:t>
              </w:r>
            </w:ins>
          </w:p>
          <w:p w14:paraId="25CECE50" w14:textId="77777777" w:rsidR="00D708FE" w:rsidRDefault="00D708FE" w:rsidP="00D708FE">
            <w:pPr>
              <w:pStyle w:val="XML1"/>
              <w:rPr>
                <w:ins w:id="30778" w:author="Thomas Dietz" w:date="2012-08-08T16:18:00Z"/>
              </w:rPr>
            </w:pPr>
            <w:ins w:id="30779" w:author="Thomas Dietz" w:date="2012-08-08T16:18:00Z">
              <w:r>
                <w:t xml:space="preserve">        &lt;/xs:annotation&gt;</w:t>
              </w:r>
            </w:ins>
          </w:p>
          <w:p w14:paraId="09CD8C29" w14:textId="77777777" w:rsidR="00D708FE" w:rsidRDefault="00D708FE" w:rsidP="00D708FE">
            <w:pPr>
              <w:pStyle w:val="XML1"/>
              <w:rPr>
                <w:ins w:id="30780" w:author="Thomas Dietz" w:date="2012-08-08T16:18:00Z"/>
              </w:rPr>
            </w:pPr>
            <w:ins w:id="30781" w:author="Thomas Dietz" w:date="2012-08-08T16:18:00Z">
              <w:r>
                <w:t xml:space="preserve">      &lt;/xs:element&gt;</w:t>
              </w:r>
            </w:ins>
          </w:p>
          <w:p w14:paraId="2D86C41B" w14:textId="77777777" w:rsidR="00D708FE" w:rsidRDefault="00D708FE" w:rsidP="00D708FE">
            <w:pPr>
              <w:pStyle w:val="XML1"/>
              <w:rPr>
                <w:ins w:id="30782" w:author="Thomas Dietz" w:date="2012-08-08T16:18:00Z"/>
              </w:rPr>
            </w:pPr>
            <w:ins w:id="30783" w:author="Thomas Dietz" w:date="2012-08-08T16:18:00Z">
              <w:r>
                <w:t xml:space="preserve">    &lt;/xs:sequence&gt;</w:t>
              </w:r>
            </w:ins>
          </w:p>
          <w:p w14:paraId="261E1707" w14:textId="77777777" w:rsidR="00D708FE" w:rsidRDefault="00D708FE" w:rsidP="00D708FE">
            <w:pPr>
              <w:pStyle w:val="XML1"/>
              <w:rPr>
                <w:ins w:id="30784" w:author="Thomas Dietz" w:date="2012-08-08T16:18:00Z"/>
              </w:rPr>
            </w:pPr>
            <w:ins w:id="30785" w:author="Thomas Dietz" w:date="2012-08-08T16:18:00Z">
              <w:r>
                <w:t xml:space="preserve">  &lt;/xs:group&gt;</w:t>
              </w:r>
            </w:ins>
          </w:p>
          <w:p w14:paraId="6B662B80" w14:textId="77777777" w:rsidR="00D708FE" w:rsidRDefault="00D708FE" w:rsidP="00D708FE">
            <w:pPr>
              <w:pStyle w:val="XML1"/>
              <w:rPr>
                <w:ins w:id="30786" w:author="Thomas Dietz" w:date="2012-08-08T16:18:00Z"/>
              </w:rPr>
            </w:pPr>
          </w:p>
          <w:p w14:paraId="499FC409" w14:textId="77777777" w:rsidR="00D708FE" w:rsidRDefault="00D708FE" w:rsidP="00D708FE">
            <w:pPr>
              <w:pStyle w:val="XML1"/>
              <w:rPr>
                <w:ins w:id="30787" w:author="Thomas Dietz" w:date="2012-08-08T16:18:00Z"/>
              </w:rPr>
            </w:pPr>
            <w:ins w:id="30788" w:author="Thomas Dietz" w:date="2012-08-08T16:18:00Z">
              <w:r>
                <w:t xml:space="preserve">  &lt;xs:group name="OFControllerType"&gt;</w:t>
              </w:r>
            </w:ins>
          </w:p>
          <w:p w14:paraId="113074C0" w14:textId="77777777" w:rsidR="00D708FE" w:rsidRDefault="00D708FE" w:rsidP="00D708FE">
            <w:pPr>
              <w:pStyle w:val="XML1"/>
              <w:rPr>
                <w:ins w:id="30789" w:author="Thomas Dietz" w:date="2012-08-08T16:18:00Z"/>
              </w:rPr>
            </w:pPr>
            <w:ins w:id="30790" w:author="Thomas Dietz" w:date="2012-08-08T16:18:00Z">
              <w:r>
                <w:t xml:space="preserve">    &lt;xs:annotation&gt;</w:t>
              </w:r>
            </w:ins>
          </w:p>
          <w:p w14:paraId="0AFB974F" w14:textId="77777777" w:rsidR="00D708FE" w:rsidRDefault="00D708FE" w:rsidP="00D708FE">
            <w:pPr>
              <w:pStyle w:val="XML1"/>
              <w:rPr>
                <w:ins w:id="30791" w:author="Thomas Dietz" w:date="2012-08-08T16:18:00Z"/>
              </w:rPr>
            </w:pPr>
            <w:ins w:id="30792" w:author="Thomas Dietz" w:date="2012-08-08T16:18:00Z">
              <w:r>
                <w:t xml:space="preserve">      &lt;xs:documentation&gt;</w:t>
              </w:r>
            </w:ins>
          </w:p>
          <w:p w14:paraId="70E875F5" w14:textId="77777777" w:rsidR="00D708FE" w:rsidRDefault="00D708FE" w:rsidP="00D708FE">
            <w:pPr>
              <w:pStyle w:val="XML1"/>
              <w:rPr>
                <w:ins w:id="30793" w:author="Thomas Dietz" w:date="2012-08-08T16:18:00Z"/>
              </w:rPr>
            </w:pPr>
            <w:ins w:id="30794" w:author="Thomas Dietz" w:date="2012-08-08T16:18:00Z">
              <w:r>
                <w:t xml:space="preserve">        This grouping specifies all properties of an</w:t>
              </w:r>
            </w:ins>
          </w:p>
          <w:p w14:paraId="2102240D" w14:textId="77777777" w:rsidR="00D708FE" w:rsidRDefault="00D708FE" w:rsidP="00D708FE">
            <w:pPr>
              <w:pStyle w:val="XML1"/>
              <w:rPr>
                <w:ins w:id="30795" w:author="Thomas Dietz" w:date="2012-08-08T16:18:00Z"/>
              </w:rPr>
            </w:pPr>
            <w:ins w:id="30796" w:author="Thomas Dietz" w:date="2012-08-08T16:18:00Z">
              <w:r>
                <w:t xml:space="preserve">        OpenFlow Logical Switch Controller.</w:t>
              </w:r>
            </w:ins>
          </w:p>
          <w:p w14:paraId="6A2DDDB6" w14:textId="77777777" w:rsidR="00D708FE" w:rsidRDefault="00D708FE" w:rsidP="00D708FE">
            <w:pPr>
              <w:pStyle w:val="XML1"/>
              <w:rPr>
                <w:ins w:id="30797" w:author="Thomas Dietz" w:date="2012-08-08T16:18:00Z"/>
              </w:rPr>
            </w:pPr>
          </w:p>
          <w:p w14:paraId="7C9F8AE5" w14:textId="77777777" w:rsidR="00D708FE" w:rsidRDefault="00D708FE" w:rsidP="00D708FE">
            <w:pPr>
              <w:pStyle w:val="XML1"/>
              <w:rPr>
                <w:ins w:id="30798" w:author="Thomas Dietz" w:date="2012-08-08T16:18:00Z"/>
              </w:rPr>
            </w:pPr>
            <w:ins w:id="30799" w:author="Thomas Dietz" w:date="2012-08-08T16:18:00Z">
              <w:r>
                <w:t xml:space="preserve">        NETCONF &amp;lt;edit-config&amp;gt; operations MUST be implemented as </w:t>
              </w:r>
            </w:ins>
          </w:p>
          <w:p w14:paraId="0FA07618" w14:textId="77777777" w:rsidR="00D708FE" w:rsidRDefault="00D708FE" w:rsidP="00D708FE">
            <w:pPr>
              <w:pStyle w:val="XML1"/>
              <w:rPr>
                <w:ins w:id="30800" w:author="Thomas Dietz" w:date="2012-08-08T16:18:00Z"/>
              </w:rPr>
            </w:pPr>
            <w:ins w:id="30801" w:author="Thomas Dietz" w:date="2012-08-08T16:18:00Z">
              <w:r>
                <w:lastRenderedPageBreak/>
                <w:t xml:space="preserve">        follows: </w:t>
              </w:r>
            </w:ins>
          </w:p>
          <w:p w14:paraId="19DF36C9" w14:textId="77777777" w:rsidR="00D708FE" w:rsidRDefault="00D708FE" w:rsidP="00D708FE">
            <w:pPr>
              <w:pStyle w:val="XML1"/>
              <w:rPr>
                <w:ins w:id="30802" w:author="Thomas Dietz" w:date="2012-08-08T16:18:00Z"/>
              </w:rPr>
            </w:pPr>
          </w:p>
          <w:p w14:paraId="23457C1C" w14:textId="77777777" w:rsidR="00D708FE" w:rsidRDefault="00D708FE" w:rsidP="00D708FE">
            <w:pPr>
              <w:pStyle w:val="XML1"/>
              <w:rPr>
                <w:ins w:id="30803" w:author="Thomas Dietz" w:date="2012-08-08T16:18:00Z"/>
              </w:rPr>
            </w:pPr>
            <w:ins w:id="30804" w:author="Thomas Dietz" w:date="2012-08-08T16:18:00Z">
              <w:r>
                <w:t xml:space="preserve">        * The 'id' element MUST be present at all &amp;lt;edit-config&amp;gt;</w:t>
              </w:r>
            </w:ins>
          </w:p>
          <w:p w14:paraId="3BB715C3" w14:textId="77777777" w:rsidR="00D708FE" w:rsidRDefault="00D708FE" w:rsidP="00D708FE">
            <w:pPr>
              <w:pStyle w:val="XML1"/>
              <w:rPr>
                <w:ins w:id="30805" w:author="Thomas Dietz" w:date="2012-08-08T16:18:00Z"/>
              </w:rPr>
            </w:pPr>
            <w:ins w:id="30806" w:author="Thomas Dietz" w:date="2012-08-08T16:18:00Z">
              <w:r>
                <w:t xml:space="preserve">        operations to identify the controller.</w:t>
              </w:r>
            </w:ins>
          </w:p>
          <w:p w14:paraId="79CAC0A3" w14:textId="77777777" w:rsidR="00D708FE" w:rsidRDefault="00D708FE" w:rsidP="00D708FE">
            <w:pPr>
              <w:pStyle w:val="XML1"/>
              <w:rPr>
                <w:ins w:id="30807" w:author="Thomas Dietz" w:date="2012-08-08T16:18:00Z"/>
              </w:rPr>
            </w:pPr>
            <w:ins w:id="30808" w:author="Thomas Dietz" w:date="2012-08-08T16:18:00Z">
              <w:r>
                <w:t xml:space="preserve">        * If the operation is 'merge' or 'replace', the element is</w:t>
              </w:r>
            </w:ins>
          </w:p>
          <w:p w14:paraId="724D3582" w14:textId="77777777" w:rsidR="00D708FE" w:rsidRDefault="00D708FE" w:rsidP="00D708FE">
            <w:pPr>
              <w:pStyle w:val="XML1"/>
              <w:rPr>
                <w:ins w:id="30809" w:author="Thomas Dietz" w:date="2012-08-08T16:18:00Z"/>
              </w:rPr>
            </w:pPr>
            <w:ins w:id="30810" w:author="Thomas Dietz" w:date="2012-08-08T16:18:00Z">
              <w:r>
                <w:t xml:space="preserve">        created if it does not exist, and its value is set to the</w:t>
              </w:r>
            </w:ins>
          </w:p>
          <w:p w14:paraId="170AA5A7" w14:textId="77777777" w:rsidR="00D708FE" w:rsidRDefault="00D708FE" w:rsidP="00D708FE">
            <w:pPr>
              <w:pStyle w:val="XML1"/>
              <w:rPr>
                <w:ins w:id="30811" w:author="Thomas Dietz" w:date="2012-08-08T16:18:00Z"/>
              </w:rPr>
            </w:pPr>
            <w:ins w:id="30812" w:author="Thomas Dietz" w:date="2012-08-08T16:18:00Z">
              <w:r>
                <w:t xml:space="preserve">        value found in the XML RPC data.</w:t>
              </w:r>
            </w:ins>
          </w:p>
          <w:p w14:paraId="0E81C107" w14:textId="77777777" w:rsidR="00D708FE" w:rsidRDefault="00D708FE" w:rsidP="00D708FE">
            <w:pPr>
              <w:pStyle w:val="XML1"/>
              <w:rPr>
                <w:ins w:id="30813" w:author="Thomas Dietz" w:date="2012-08-08T16:18:00Z"/>
              </w:rPr>
            </w:pPr>
            <w:ins w:id="30814" w:author="Thomas Dietz" w:date="2012-08-08T16:18:00Z">
              <w:r>
                <w:t xml:space="preserve">        * If the operation is 'create', the element is created if it</w:t>
              </w:r>
            </w:ins>
          </w:p>
          <w:p w14:paraId="22D6D65A" w14:textId="77777777" w:rsidR="00D708FE" w:rsidRDefault="00D708FE" w:rsidP="00D708FE">
            <w:pPr>
              <w:pStyle w:val="XML1"/>
              <w:rPr>
                <w:ins w:id="30815" w:author="Thomas Dietz" w:date="2012-08-08T16:18:00Z"/>
              </w:rPr>
            </w:pPr>
            <w:ins w:id="30816" w:author="Thomas Dietz" w:date="2012-08-08T16:18:00Z">
              <w:r>
                <w:t xml:space="preserve">        does not exist. If the element already exists, a</w:t>
              </w:r>
            </w:ins>
          </w:p>
          <w:p w14:paraId="26EA0600" w14:textId="77777777" w:rsidR="00D708FE" w:rsidRDefault="00D708FE" w:rsidP="00D708FE">
            <w:pPr>
              <w:pStyle w:val="XML1"/>
              <w:rPr>
                <w:ins w:id="30817" w:author="Thomas Dietz" w:date="2012-08-08T16:18:00Z"/>
              </w:rPr>
            </w:pPr>
            <w:ins w:id="30818" w:author="Thomas Dietz" w:date="2012-08-08T16:18:00Z">
              <w:r>
                <w:t xml:space="preserve">        'data</w:t>
              </w:r>
              <w:r>
                <w:rPr>
                  <w:rFonts w:ascii="MS Mincho" w:eastAsia="MS Mincho" w:hAnsi="MS Mincho" w:cs="MS Mincho" w:hint="eastAsia"/>
                </w:rPr>
                <w:t>‑</w:t>
              </w:r>
              <w:r>
                <w:t>exists' error is returned.</w:t>
              </w:r>
            </w:ins>
          </w:p>
          <w:p w14:paraId="7AF4F687" w14:textId="77777777" w:rsidR="00D708FE" w:rsidRDefault="00D708FE" w:rsidP="00D708FE">
            <w:pPr>
              <w:pStyle w:val="XML1"/>
              <w:rPr>
                <w:ins w:id="30819" w:author="Thomas Dietz" w:date="2012-08-08T16:18:00Z"/>
              </w:rPr>
            </w:pPr>
            <w:ins w:id="30820" w:author="Thomas Dietz" w:date="2012-08-08T16:18:00Z">
              <w:r>
                <w:t xml:space="preserve">        * If the operation is 'delete', the element is deleted if it</w:t>
              </w:r>
            </w:ins>
          </w:p>
          <w:p w14:paraId="22A292A7" w14:textId="77777777" w:rsidR="00D708FE" w:rsidRDefault="00D708FE" w:rsidP="00D708FE">
            <w:pPr>
              <w:pStyle w:val="XML1"/>
              <w:rPr>
                <w:ins w:id="30821" w:author="Thomas Dietz" w:date="2012-08-08T16:18:00Z"/>
              </w:rPr>
            </w:pPr>
            <w:ins w:id="30822" w:author="Thomas Dietz" w:date="2012-08-08T16:18:00Z">
              <w:r>
                <w:t xml:space="preserve">        exists. If the element does not exist, a 'data</w:t>
              </w:r>
              <w:r>
                <w:rPr>
                  <w:rFonts w:ascii="MS Mincho" w:eastAsia="MS Mincho" w:hAnsi="MS Mincho" w:cs="MS Mincho" w:hint="eastAsia"/>
                </w:rPr>
                <w:t>‑</w:t>
              </w:r>
              <w:r>
                <w:t>missing'</w:t>
              </w:r>
            </w:ins>
          </w:p>
          <w:p w14:paraId="51E0E303" w14:textId="77777777" w:rsidR="00D708FE" w:rsidRDefault="00D708FE" w:rsidP="00D708FE">
            <w:pPr>
              <w:pStyle w:val="XML1"/>
              <w:rPr>
                <w:ins w:id="30823" w:author="Thomas Dietz" w:date="2012-08-08T16:18:00Z"/>
              </w:rPr>
            </w:pPr>
            <w:ins w:id="30824" w:author="Thomas Dietz" w:date="2012-08-08T16:18:00Z">
              <w:r>
                <w:t xml:space="preserve">        error is returned.</w:t>
              </w:r>
            </w:ins>
          </w:p>
          <w:p w14:paraId="3B71DBD5" w14:textId="77777777" w:rsidR="00D708FE" w:rsidRDefault="00D708FE" w:rsidP="00D708FE">
            <w:pPr>
              <w:pStyle w:val="XML1"/>
              <w:rPr>
                <w:ins w:id="30825" w:author="Thomas Dietz" w:date="2012-08-08T16:18:00Z"/>
              </w:rPr>
            </w:pPr>
            <w:ins w:id="30826" w:author="Thomas Dietz" w:date="2012-08-08T16:18:00Z">
              <w:r>
                <w:t xml:space="preserve">      &lt;/xs:documentation&gt;</w:t>
              </w:r>
            </w:ins>
          </w:p>
          <w:p w14:paraId="1A0B49E1" w14:textId="77777777" w:rsidR="00D708FE" w:rsidRDefault="00D708FE" w:rsidP="00D708FE">
            <w:pPr>
              <w:pStyle w:val="XML1"/>
              <w:rPr>
                <w:ins w:id="30827" w:author="Thomas Dietz" w:date="2012-08-08T16:18:00Z"/>
              </w:rPr>
            </w:pPr>
            <w:ins w:id="30828" w:author="Thomas Dietz" w:date="2012-08-08T16:18:00Z">
              <w:r>
                <w:t xml:space="preserve">    &lt;/xs:annotation&gt;</w:t>
              </w:r>
            </w:ins>
          </w:p>
          <w:p w14:paraId="3E1E0BDD" w14:textId="77777777" w:rsidR="00D708FE" w:rsidRDefault="00D708FE" w:rsidP="00D708FE">
            <w:pPr>
              <w:pStyle w:val="XML1"/>
              <w:rPr>
                <w:ins w:id="30829" w:author="Thomas Dietz" w:date="2012-08-08T16:18:00Z"/>
              </w:rPr>
            </w:pPr>
          </w:p>
          <w:p w14:paraId="21B9EFEF" w14:textId="77777777" w:rsidR="00D708FE" w:rsidRDefault="00D708FE" w:rsidP="00D708FE">
            <w:pPr>
              <w:pStyle w:val="XML1"/>
              <w:rPr>
                <w:ins w:id="30830" w:author="Thomas Dietz" w:date="2012-08-08T16:18:00Z"/>
              </w:rPr>
            </w:pPr>
            <w:ins w:id="30831" w:author="Thomas Dietz" w:date="2012-08-08T16:18:00Z">
              <w:r>
                <w:t xml:space="preserve">    &lt;xs:sequence&gt;</w:t>
              </w:r>
            </w:ins>
          </w:p>
          <w:p w14:paraId="753664B6" w14:textId="77777777" w:rsidR="00D708FE" w:rsidRDefault="00D708FE" w:rsidP="00D708FE">
            <w:pPr>
              <w:pStyle w:val="XML1"/>
              <w:rPr>
                <w:ins w:id="30832" w:author="Thomas Dietz" w:date="2012-08-08T16:18:00Z"/>
              </w:rPr>
            </w:pPr>
            <w:ins w:id="30833" w:author="Thomas Dietz" w:date="2012-08-08T16:18:00Z">
              <w:r>
                <w:t xml:space="preserve">      &lt;xs:element name="id"  type="OFConfigId"&gt;</w:t>
              </w:r>
            </w:ins>
          </w:p>
          <w:p w14:paraId="42C27F7F" w14:textId="77777777" w:rsidR="00D708FE" w:rsidRDefault="00D708FE" w:rsidP="00D708FE">
            <w:pPr>
              <w:pStyle w:val="XML1"/>
              <w:rPr>
                <w:ins w:id="30834" w:author="Thomas Dietz" w:date="2012-08-08T16:18:00Z"/>
              </w:rPr>
            </w:pPr>
            <w:ins w:id="30835" w:author="Thomas Dietz" w:date="2012-08-08T16:18:00Z">
              <w:r>
                <w:t xml:space="preserve">        &lt;xs:annotation&gt;</w:t>
              </w:r>
            </w:ins>
          </w:p>
          <w:p w14:paraId="3AA1FBD6" w14:textId="77777777" w:rsidR="00D708FE" w:rsidRDefault="00D708FE" w:rsidP="00D708FE">
            <w:pPr>
              <w:pStyle w:val="XML1"/>
              <w:rPr>
                <w:ins w:id="30836" w:author="Thomas Dietz" w:date="2012-08-08T16:18:00Z"/>
              </w:rPr>
            </w:pPr>
            <w:ins w:id="30837" w:author="Thomas Dietz" w:date="2012-08-08T16:18:00Z">
              <w:r>
                <w:t xml:space="preserve">          &lt;xs:documentation&gt;</w:t>
              </w:r>
            </w:ins>
          </w:p>
          <w:p w14:paraId="73470C44" w14:textId="77777777" w:rsidR="00D708FE" w:rsidRDefault="00D708FE" w:rsidP="00D708FE">
            <w:pPr>
              <w:pStyle w:val="XML1"/>
              <w:rPr>
                <w:ins w:id="30838" w:author="Thomas Dietz" w:date="2012-08-08T16:18:00Z"/>
              </w:rPr>
            </w:pPr>
            <w:ins w:id="30839" w:author="Thomas Dietz" w:date="2012-08-08T16:18:00Z">
              <w:r>
                <w:t xml:space="preserve">            A unique but locally arbitrary identifier that</w:t>
              </w:r>
            </w:ins>
          </w:p>
          <w:p w14:paraId="07AE9081" w14:textId="77777777" w:rsidR="00D708FE" w:rsidRDefault="00D708FE" w:rsidP="00D708FE">
            <w:pPr>
              <w:pStyle w:val="XML1"/>
              <w:rPr>
                <w:ins w:id="30840" w:author="Thomas Dietz" w:date="2012-08-08T16:18:00Z"/>
              </w:rPr>
            </w:pPr>
            <w:ins w:id="30841" w:author="Thomas Dietz" w:date="2012-08-08T16:18:00Z">
              <w:r>
                <w:t xml:space="preserve">            uniquely identifies an OpenFlow Controller within the</w:t>
              </w:r>
            </w:ins>
          </w:p>
          <w:p w14:paraId="4EEA6BD2" w14:textId="77777777" w:rsidR="00D708FE" w:rsidRDefault="00D708FE" w:rsidP="00D708FE">
            <w:pPr>
              <w:pStyle w:val="XML1"/>
              <w:rPr>
                <w:ins w:id="30842" w:author="Thomas Dietz" w:date="2012-08-08T16:18:00Z"/>
              </w:rPr>
            </w:pPr>
            <w:ins w:id="30843" w:author="Thomas Dietz" w:date="2012-08-08T16:18:00Z">
              <w:r>
                <w:t xml:space="preserve">            context of an OpenFlow Capable Switch.  It MUST be</w:t>
              </w:r>
            </w:ins>
          </w:p>
          <w:p w14:paraId="123731A8" w14:textId="77777777" w:rsidR="00D708FE" w:rsidRDefault="00D708FE" w:rsidP="00D708FE">
            <w:pPr>
              <w:pStyle w:val="XML1"/>
              <w:rPr>
                <w:ins w:id="30844" w:author="Thomas Dietz" w:date="2012-08-08T16:18:00Z"/>
              </w:rPr>
            </w:pPr>
            <w:ins w:id="30845" w:author="Thomas Dietz" w:date="2012-08-08T16:18:00Z">
              <w:r>
                <w:t xml:space="preserve">            persistent across reboots of the OpenFlow Capable Switch.</w:t>
              </w:r>
            </w:ins>
          </w:p>
          <w:p w14:paraId="6A78AFC1" w14:textId="77777777" w:rsidR="00D708FE" w:rsidRDefault="00D708FE" w:rsidP="00D708FE">
            <w:pPr>
              <w:pStyle w:val="XML1"/>
              <w:rPr>
                <w:ins w:id="30846" w:author="Thomas Dietz" w:date="2012-08-08T16:18:00Z"/>
              </w:rPr>
            </w:pPr>
          </w:p>
          <w:p w14:paraId="32FB6205" w14:textId="77777777" w:rsidR="00D708FE" w:rsidRDefault="00D708FE" w:rsidP="00D708FE">
            <w:pPr>
              <w:pStyle w:val="XML1"/>
              <w:rPr>
                <w:ins w:id="30847" w:author="Thomas Dietz" w:date="2012-08-08T16:18:00Z"/>
              </w:rPr>
            </w:pPr>
            <w:ins w:id="30848" w:author="Thomas Dietz" w:date="2012-08-08T16:18:00Z">
              <w:r>
                <w:t xml:space="preserve">            This element MUST be present to identify the OpenFlow</w:t>
              </w:r>
            </w:ins>
          </w:p>
          <w:p w14:paraId="70EC2AA9" w14:textId="77777777" w:rsidR="00D708FE" w:rsidRDefault="00D708FE" w:rsidP="00D708FE">
            <w:pPr>
              <w:pStyle w:val="XML1"/>
              <w:rPr>
                <w:ins w:id="30849" w:author="Thomas Dietz" w:date="2012-08-08T16:18:00Z"/>
              </w:rPr>
            </w:pPr>
            <w:ins w:id="30850" w:author="Thomas Dietz" w:date="2012-08-08T16:18:00Z">
              <w:r>
                <w:t xml:space="preserve">            controller.</w:t>
              </w:r>
            </w:ins>
          </w:p>
          <w:p w14:paraId="2F2D9539" w14:textId="77777777" w:rsidR="00D708FE" w:rsidRDefault="00D708FE" w:rsidP="00D708FE">
            <w:pPr>
              <w:pStyle w:val="XML1"/>
              <w:rPr>
                <w:ins w:id="30851" w:author="Thomas Dietz" w:date="2012-08-08T16:18:00Z"/>
              </w:rPr>
            </w:pPr>
            <w:ins w:id="30852" w:author="Thomas Dietz" w:date="2012-08-08T16:18:00Z">
              <w:r>
                <w:t xml:space="preserve">          &lt;/xs:documentation&gt;</w:t>
              </w:r>
            </w:ins>
          </w:p>
          <w:p w14:paraId="02C280E8" w14:textId="77777777" w:rsidR="00D708FE" w:rsidRDefault="00D708FE" w:rsidP="00D708FE">
            <w:pPr>
              <w:pStyle w:val="XML1"/>
              <w:rPr>
                <w:ins w:id="30853" w:author="Thomas Dietz" w:date="2012-08-08T16:18:00Z"/>
              </w:rPr>
            </w:pPr>
            <w:ins w:id="30854" w:author="Thomas Dietz" w:date="2012-08-08T16:18:00Z">
              <w:r>
                <w:t xml:space="preserve">        &lt;/xs:annotation&gt;</w:t>
              </w:r>
            </w:ins>
          </w:p>
          <w:p w14:paraId="7AD7E58C" w14:textId="77777777" w:rsidR="00D708FE" w:rsidRDefault="00D708FE" w:rsidP="00D708FE">
            <w:pPr>
              <w:pStyle w:val="XML1"/>
              <w:rPr>
                <w:ins w:id="30855" w:author="Thomas Dietz" w:date="2012-08-08T16:18:00Z"/>
              </w:rPr>
            </w:pPr>
            <w:ins w:id="30856" w:author="Thomas Dietz" w:date="2012-08-08T16:18:00Z">
              <w:r>
                <w:t xml:space="preserve">      &lt;/xs:element&gt;</w:t>
              </w:r>
            </w:ins>
          </w:p>
          <w:p w14:paraId="478E1E94" w14:textId="77777777" w:rsidR="00D708FE" w:rsidRDefault="00D708FE" w:rsidP="00D708FE">
            <w:pPr>
              <w:pStyle w:val="XML1"/>
              <w:rPr>
                <w:ins w:id="30857" w:author="Thomas Dietz" w:date="2012-08-08T16:18:00Z"/>
              </w:rPr>
            </w:pPr>
            <w:ins w:id="30858" w:author="Thomas Dietz" w:date="2012-08-08T16:18:00Z">
              <w:r>
                <w:t xml:space="preserve">      &lt;xs:element name="role"&gt;</w:t>
              </w:r>
            </w:ins>
          </w:p>
          <w:p w14:paraId="3237E1C4" w14:textId="77777777" w:rsidR="00D708FE" w:rsidRDefault="00D708FE" w:rsidP="00D708FE">
            <w:pPr>
              <w:pStyle w:val="XML1"/>
              <w:rPr>
                <w:ins w:id="30859" w:author="Thomas Dietz" w:date="2012-08-08T16:18:00Z"/>
              </w:rPr>
            </w:pPr>
            <w:ins w:id="30860" w:author="Thomas Dietz" w:date="2012-08-08T16:18:00Z">
              <w:r>
                <w:t xml:space="preserve">        &lt;xs:annotation&gt;</w:t>
              </w:r>
            </w:ins>
          </w:p>
          <w:p w14:paraId="24DCF96A" w14:textId="77777777" w:rsidR="00D708FE" w:rsidRDefault="00D708FE" w:rsidP="00D708FE">
            <w:pPr>
              <w:pStyle w:val="XML1"/>
              <w:rPr>
                <w:ins w:id="30861" w:author="Thomas Dietz" w:date="2012-08-08T16:18:00Z"/>
              </w:rPr>
            </w:pPr>
            <w:ins w:id="30862" w:author="Thomas Dietz" w:date="2012-08-08T16:18:00Z">
              <w:r>
                <w:t xml:space="preserve">          &lt;xs:documentation&gt;</w:t>
              </w:r>
            </w:ins>
          </w:p>
          <w:p w14:paraId="4C592FD9" w14:textId="77777777" w:rsidR="00D708FE" w:rsidRDefault="00D708FE" w:rsidP="00D708FE">
            <w:pPr>
              <w:pStyle w:val="XML1"/>
              <w:rPr>
                <w:ins w:id="30863" w:author="Thomas Dietz" w:date="2012-08-08T16:18:00Z"/>
              </w:rPr>
            </w:pPr>
            <w:ins w:id="30864" w:author="Thomas Dietz" w:date="2012-08-08T16:18:00Z">
              <w:r>
                <w:t xml:space="preserve">            This element indicates the role of the OpenFlow </w:t>
              </w:r>
            </w:ins>
          </w:p>
          <w:p w14:paraId="148D7798" w14:textId="77777777" w:rsidR="00D708FE" w:rsidRDefault="00D708FE" w:rsidP="00D708FE">
            <w:pPr>
              <w:pStyle w:val="XML1"/>
              <w:rPr>
                <w:ins w:id="30865" w:author="Thomas Dietz" w:date="2012-08-08T16:18:00Z"/>
              </w:rPr>
            </w:pPr>
            <w:ins w:id="30866" w:author="Thomas Dietz" w:date="2012-08-08T16:18:00Z">
              <w:r>
                <w:t xml:space="preserve">            Controller.  Semantics of these roles are specified in the </w:t>
              </w:r>
            </w:ins>
          </w:p>
          <w:p w14:paraId="1231BAF1" w14:textId="77777777" w:rsidR="00D708FE" w:rsidRDefault="00D708FE" w:rsidP="00D708FE">
            <w:pPr>
              <w:pStyle w:val="XML1"/>
              <w:rPr>
                <w:ins w:id="30867" w:author="Thomas Dietz" w:date="2012-08-08T16:18:00Z"/>
              </w:rPr>
            </w:pPr>
            <w:ins w:id="30868" w:author="Thomas Dietz" w:date="2012-08-08T16:18:00Z">
              <w:r>
                <w:t xml:space="preserve">            OpenFlow specifications 1.0 - 1.3.1.  It is RECOMMENDED</w:t>
              </w:r>
            </w:ins>
          </w:p>
          <w:p w14:paraId="18DD7649" w14:textId="77777777" w:rsidR="00D708FE" w:rsidRDefault="00D708FE" w:rsidP="00D708FE">
            <w:pPr>
              <w:pStyle w:val="XML1"/>
              <w:rPr>
                <w:ins w:id="30869" w:author="Thomas Dietz" w:date="2012-08-08T16:18:00Z"/>
              </w:rPr>
            </w:pPr>
            <w:ins w:id="30870" w:author="Thomas Dietz" w:date="2012-08-08T16:18:00Z">
              <w:r>
                <w:t xml:space="preserve">            that the roles of controllers are not configured by</w:t>
              </w:r>
            </w:ins>
          </w:p>
          <w:p w14:paraId="030F93FB" w14:textId="77777777" w:rsidR="00D708FE" w:rsidRDefault="00D708FE" w:rsidP="00D708FE">
            <w:pPr>
              <w:pStyle w:val="XML1"/>
              <w:rPr>
                <w:ins w:id="30871" w:author="Thomas Dietz" w:date="2012-08-08T16:18:00Z"/>
              </w:rPr>
            </w:pPr>
            <w:ins w:id="30872" w:author="Thomas Dietz" w:date="2012-08-08T16:18:00Z">
              <w:r>
                <w:t xml:space="preserve">            OF-CONFIG 1.1.1 but determined using the OpenFlow protocol.</w:t>
              </w:r>
            </w:ins>
          </w:p>
          <w:p w14:paraId="07ACC646" w14:textId="77777777" w:rsidR="00D708FE" w:rsidRDefault="00D708FE" w:rsidP="00D708FE">
            <w:pPr>
              <w:pStyle w:val="XML1"/>
              <w:rPr>
                <w:ins w:id="30873" w:author="Thomas Dietz" w:date="2012-08-08T16:18:00Z"/>
              </w:rPr>
            </w:pPr>
            <w:ins w:id="30874" w:author="Thomas Dietz" w:date="2012-08-08T16:18:00Z">
              <w:r>
                <w:t xml:space="preserve">            OpenFlow Controllers configured by OF-CONFIG 1.1.1 have the</w:t>
              </w:r>
            </w:ins>
          </w:p>
          <w:p w14:paraId="0A3F26DB" w14:textId="77777777" w:rsidR="00D708FE" w:rsidRDefault="00D708FE" w:rsidP="00D708FE">
            <w:pPr>
              <w:pStyle w:val="XML1"/>
              <w:rPr>
                <w:ins w:id="30875" w:author="Thomas Dietz" w:date="2012-08-08T16:18:00Z"/>
              </w:rPr>
            </w:pPr>
            <w:ins w:id="30876" w:author="Thomas Dietz" w:date="2012-08-08T16:18:00Z">
              <w:r>
                <w:t xml:space="preserve">            default role 'equal'.  A role other than 'equal' MAY be</w:t>
              </w:r>
            </w:ins>
          </w:p>
          <w:p w14:paraId="33C2453D" w14:textId="77777777" w:rsidR="00D708FE" w:rsidRDefault="00D708FE" w:rsidP="00D708FE">
            <w:pPr>
              <w:pStyle w:val="XML1"/>
              <w:rPr>
                <w:ins w:id="30877" w:author="Thomas Dietz" w:date="2012-08-08T16:18:00Z"/>
              </w:rPr>
            </w:pPr>
            <w:ins w:id="30878" w:author="Thomas Dietz" w:date="2012-08-08T16:18:00Z">
              <w:r>
                <w:t xml:space="preserve">            assigned to a controller.  Roles 'slave' and 'equal' MAY be</w:t>
              </w:r>
            </w:ins>
          </w:p>
          <w:p w14:paraId="3EE70DC1" w14:textId="77777777" w:rsidR="00D708FE" w:rsidRDefault="00D708FE" w:rsidP="00D708FE">
            <w:pPr>
              <w:pStyle w:val="XML1"/>
              <w:rPr>
                <w:ins w:id="30879" w:author="Thomas Dietz" w:date="2012-08-08T16:18:00Z"/>
              </w:rPr>
            </w:pPr>
            <w:ins w:id="30880" w:author="Thomas Dietz" w:date="2012-08-08T16:18:00Z">
              <w:r>
                <w:t xml:space="preserve">            assigned to multiple controllers.  Role 'master' MUST NOT</w:t>
              </w:r>
            </w:ins>
          </w:p>
          <w:p w14:paraId="41077AD5" w14:textId="77777777" w:rsidR="00D708FE" w:rsidRDefault="00D708FE" w:rsidP="00D708FE">
            <w:pPr>
              <w:pStyle w:val="XML1"/>
              <w:rPr>
                <w:ins w:id="30881" w:author="Thomas Dietz" w:date="2012-08-08T16:18:00Z"/>
              </w:rPr>
            </w:pPr>
            <w:ins w:id="30882" w:author="Thomas Dietz" w:date="2012-08-08T16:18:00Z">
              <w:r>
                <w:t xml:space="preserve">            be assigned to more than one controller.</w:t>
              </w:r>
            </w:ins>
          </w:p>
          <w:p w14:paraId="57000F6D" w14:textId="77777777" w:rsidR="00D708FE" w:rsidRDefault="00D708FE" w:rsidP="00D708FE">
            <w:pPr>
              <w:pStyle w:val="XML1"/>
              <w:rPr>
                <w:ins w:id="30883" w:author="Thomas Dietz" w:date="2012-08-08T16:18:00Z"/>
              </w:rPr>
            </w:pPr>
          </w:p>
          <w:p w14:paraId="385C9E77" w14:textId="77777777" w:rsidR="00D708FE" w:rsidRDefault="00D708FE" w:rsidP="00D708FE">
            <w:pPr>
              <w:pStyle w:val="XML1"/>
              <w:rPr>
                <w:ins w:id="30884" w:author="Thomas Dietz" w:date="2012-08-08T16:18:00Z"/>
              </w:rPr>
            </w:pPr>
            <w:ins w:id="30885" w:author="Thomas Dietz" w:date="2012-08-08T16:18:00Z">
              <w:r>
                <w:t xml:space="preserve">            This element is optional. If this element is not present it</w:t>
              </w:r>
            </w:ins>
          </w:p>
          <w:p w14:paraId="54381B36" w14:textId="77777777" w:rsidR="00D708FE" w:rsidRDefault="00D708FE" w:rsidP="00D708FE">
            <w:pPr>
              <w:pStyle w:val="XML1"/>
              <w:rPr>
                <w:ins w:id="30886" w:author="Thomas Dietz" w:date="2012-08-08T16:18:00Z"/>
              </w:rPr>
            </w:pPr>
            <w:ins w:id="30887" w:author="Thomas Dietz" w:date="2012-08-08T16:18:00Z">
              <w:r>
                <w:t xml:space="preserve">            defaults to 'equal'.</w:t>
              </w:r>
            </w:ins>
          </w:p>
          <w:p w14:paraId="0778DA9C" w14:textId="77777777" w:rsidR="00D708FE" w:rsidRDefault="00D708FE" w:rsidP="00D708FE">
            <w:pPr>
              <w:pStyle w:val="XML1"/>
              <w:rPr>
                <w:ins w:id="30888" w:author="Thomas Dietz" w:date="2012-08-08T16:18:00Z"/>
              </w:rPr>
            </w:pPr>
            <w:ins w:id="30889" w:author="Thomas Dietz" w:date="2012-08-08T16:18:00Z">
              <w:r>
                <w:t xml:space="preserve">          &lt;/xs:documentation&gt;</w:t>
              </w:r>
            </w:ins>
          </w:p>
          <w:p w14:paraId="42674D0B" w14:textId="77777777" w:rsidR="00D708FE" w:rsidRDefault="00D708FE" w:rsidP="00D708FE">
            <w:pPr>
              <w:pStyle w:val="XML1"/>
              <w:rPr>
                <w:ins w:id="30890" w:author="Thomas Dietz" w:date="2012-08-08T16:18:00Z"/>
              </w:rPr>
            </w:pPr>
            <w:ins w:id="30891" w:author="Thomas Dietz" w:date="2012-08-08T16:18:00Z">
              <w:r>
                <w:t xml:space="preserve">        &lt;/xs:annotation&gt;</w:t>
              </w:r>
            </w:ins>
          </w:p>
          <w:p w14:paraId="10036595" w14:textId="77777777" w:rsidR="00D708FE" w:rsidRDefault="00D708FE" w:rsidP="00D708FE">
            <w:pPr>
              <w:pStyle w:val="XML1"/>
              <w:rPr>
                <w:ins w:id="30892" w:author="Thomas Dietz" w:date="2012-08-08T16:18:00Z"/>
              </w:rPr>
            </w:pPr>
            <w:ins w:id="30893" w:author="Thomas Dietz" w:date="2012-08-08T16:18:00Z">
              <w:r>
                <w:t xml:space="preserve">        &lt;xs:simpleType&gt;</w:t>
              </w:r>
            </w:ins>
          </w:p>
          <w:p w14:paraId="6D5CBCA6" w14:textId="77777777" w:rsidR="00D708FE" w:rsidRDefault="00D708FE" w:rsidP="00D708FE">
            <w:pPr>
              <w:pStyle w:val="XML1"/>
              <w:rPr>
                <w:ins w:id="30894" w:author="Thomas Dietz" w:date="2012-08-08T16:18:00Z"/>
              </w:rPr>
            </w:pPr>
            <w:ins w:id="30895" w:author="Thomas Dietz" w:date="2012-08-08T16:18:00Z">
              <w:r>
                <w:t xml:space="preserve">          &lt;xs:restriction base="xs:string"&gt;</w:t>
              </w:r>
            </w:ins>
          </w:p>
          <w:p w14:paraId="19BE1D00" w14:textId="77777777" w:rsidR="00D708FE" w:rsidRDefault="00D708FE" w:rsidP="00D708FE">
            <w:pPr>
              <w:pStyle w:val="XML1"/>
              <w:rPr>
                <w:ins w:id="30896" w:author="Thomas Dietz" w:date="2012-08-08T16:18:00Z"/>
              </w:rPr>
            </w:pPr>
            <w:ins w:id="30897" w:author="Thomas Dietz" w:date="2012-08-08T16:18:00Z">
              <w:r>
                <w:t xml:space="preserve">            &lt;xs:enumeration value="master"/&gt;</w:t>
              </w:r>
            </w:ins>
          </w:p>
          <w:p w14:paraId="2D6B43AC" w14:textId="77777777" w:rsidR="00D708FE" w:rsidRDefault="00D708FE" w:rsidP="00D708FE">
            <w:pPr>
              <w:pStyle w:val="XML1"/>
              <w:rPr>
                <w:ins w:id="30898" w:author="Thomas Dietz" w:date="2012-08-08T16:18:00Z"/>
              </w:rPr>
            </w:pPr>
            <w:ins w:id="30899" w:author="Thomas Dietz" w:date="2012-08-08T16:18:00Z">
              <w:r>
                <w:t xml:space="preserve">            &lt;xs:enumeration value="slave"/&gt;</w:t>
              </w:r>
            </w:ins>
          </w:p>
          <w:p w14:paraId="070FD995" w14:textId="77777777" w:rsidR="00D708FE" w:rsidRDefault="00D708FE" w:rsidP="00D708FE">
            <w:pPr>
              <w:pStyle w:val="XML1"/>
              <w:rPr>
                <w:ins w:id="30900" w:author="Thomas Dietz" w:date="2012-08-08T16:18:00Z"/>
              </w:rPr>
            </w:pPr>
            <w:ins w:id="30901" w:author="Thomas Dietz" w:date="2012-08-08T16:18:00Z">
              <w:r>
                <w:t xml:space="preserve">            &lt;xs:enumeration value="equal"/&gt;</w:t>
              </w:r>
            </w:ins>
          </w:p>
          <w:p w14:paraId="061AD02C" w14:textId="77777777" w:rsidR="00D708FE" w:rsidRDefault="00D708FE" w:rsidP="00D708FE">
            <w:pPr>
              <w:pStyle w:val="XML1"/>
              <w:rPr>
                <w:ins w:id="30902" w:author="Thomas Dietz" w:date="2012-08-08T16:18:00Z"/>
              </w:rPr>
            </w:pPr>
            <w:ins w:id="30903" w:author="Thomas Dietz" w:date="2012-08-08T16:18:00Z">
              <w:r>
                <w:t xml:space="preserve">          &lt;/xs:restriction&gt;</w:t>
              </w:r>
            </w:ins>
          </w:p>
          <w:p w14:paraId="4DB0CD73" w14:textId="77777777" w:rsidR="00D708FE" w:rsidRDefault="00D708FE" w:rsidP="00D708FE">
            <w:pPr>
              <w:pStyle w:val="XML1"/>
              <w:rPr>
                <w:ins w:id="30904" w:author="Thomas Dietz" w:date="2012-08-08T16:18:00Z"/>
              </w:rPr>
            </w:pPr>
            <w:ins w:id="30905" w:author="Thomas Dietz" w:date="2012-08-08T16:18:00Z">
              <w:r>
                <w:t xml:space="preserve">        &lt;/xs:simpleType&gt;</w:t>
              </w:r>
            </w:ins>
          </w:p>
          <w:p w14:paraId="12C687BA" w14:textId="77777777" w:rsidR="00D708FE" w:rsidRDefault="00D708FE" w:rsidP="00D708FE">
            <w:pPr>
              <w:pStyle w:val="XML1"/>
              <w:rPr>
                <w:ins w:id="30906" w:author="Thomas Dietz" w:date="2012-08-08T16:18:00Z"/>
              </w:rPr>
            </w:pPr>
            <w:ins w:id="30907" w:author="Thomas Dietz" w:date="2012-08-08T16:18:00Z">
              <w:r>
                <w:t xml:space="preserve">      &lt;/xs:element&gt;</w:t>
              </w:r>
            </w:ins>
          </w:p>
          <w:p w14:paraId="6551A0F7" w14:textId="77777777" w:rsidR="00D708FE" w:rsidRDefault="00D708FE" w:rsidP="00D708FE">
            <w:pPr>
              <w:pStyle w:val="XML1"/>
              <w:rPr>
                <w:ins w:id="30908" w:author="Thomas Dietz" w:date="2012-08-08T16:18:00Z"/>
              </w:rPr>
            </w:pPr>
            <w:ins w:id="30909" w:author="Thomas Dietz" w:date="2012-08-08T16:18:00Z">
              <w:r>
                <w:lastRenderedPageBreak/>
                <w:t xml:space="preserve">      &lt;xs:element name="ip-address"  type="inet:ip-address"&gt;</w:t>
              </w:r>
            </w:ins>
          </w:p>
          <w:p w14:paraId="07991EFE" w14:textId="77777777" w:rsidR="00D708FE" w:rsidRDefault="00D708FE" w:rsidP="00D708FE">
            <w:pPr>
              <w:pStyle w:val="XML1"/>
              <w:rPr>
                <w:ins w:id="30910" w:author="Thomas Dietz" w:date="2012-08-08T16:18:00Z"/>
              </w:rPr>
            </w:pPr>
            <w:ins w:id="30911" w:author="Thomas Dietz" w:date="2012-08-08T16:18:00Z">
              <w:r>
                <w:t xml:space="preserve">        &lt;xs:annotation&gt;</w:t>
              </w:r>
            </w:ins>
          </w:p>
          <w:p w14:paraId="1846A209" w14:textId="77777777" w:rsidR="00D708FE" w:rsidRDefault="00D708FE" w:rsidP="00D708FE">
            <w:pPr>
              <w:pStyle w:val="XML1"/>
              <w:rPr>
                <w:ins w:id="30912" w:author="Thomas Dietz" w:date="2012-08-08T16:18:00Z"/>
              </w:rPr>
            </w:pPr>
            <w:ins w:id="30913" w:author="Thomas Dietz" w:date="2012-08-08T16:18:00Z">
              <w:r>
                <w:t xml:space="preserve">          &lt;xs:documentation&gt;</w:t>
              </w:r>
            </w:ins>
          </w:p>
          <w:p w14:paraId="68C2E9BE" w14:textId="77777777" w:rsidR="00D708FE" w:rsidRDefault="00D708FE" w:rsidP="00D708FE">
            <w:pPr>
              <w:pStyle w:val="XML1"/>
              <w:rPr>
                <w:ins w:id="30914" w:author="Thomas Dietz" w:date="2012-08-08T16:18:00Z"/>
              </w:rPr>
            </w:pPr>
            <w:ins w:id="30915" w:author="Thomas Dietz" w:date="2012-08-08T16:18:00Z">
              <w:r>
                <w:t xml:space="preserve">            The IP address of the OpenFlow Controller.  This</w:t>
              </w:r>
            </w:ins>
          </w:p>
          <w:p w14:paraId="188DF9E3" w14:textId="77777777" w:rsidR="00D708FE" w:rsidRDefault="00D708FE" w:rsidP="00D708FE">
            <w:pPr>
              <w:pStyle w:val="XML1"/>
              <w:rPr>
                <w:ins w:id="30916" w:author="Thomas Dietz" w:date="2012-08-08T16:18:00Z"/>
              </w:rPr>
            </w:pPr>
            <w:ins w:id="30917" w:author="Thomas Dietz" w:date="2012-08-08T16:18:00Z">
              <w:r>
                <w:t xml:space="preserve">            IP address is used by the OpenFlow Logical Switch when</w:t>
              </w:r>
            </w:ins>
          </w:p>
          <w:p w14:paraId="19B84778" w14:textId="77777777" w:rsidR="00D708FE" w:rsidRDefault="00D708FE" w:rsidP="00D708FE">
            <w:pPr>
              <w:pStyle w:val="XML1"/>
              <w:rPr>
                <w:ins w:id="30918" w:author="Thomas Dietz" w:date="2012-08-08T16:18:00Z"/>
              </w:rPr>
            </w:pPr>
            <w:ins w:id="30919" w:author="Thomas Dietz" w:date="2012-08-08T16:18:00Z">
              <w:r>
                <w:t xml:space="preserve">            connecting to the OpenFlow Controller.</w:t>
              </w:r>
            </w:ins>
          </w:p>
          <w:p w14:paraId="4D9A7D71" w14:textId="77777777" w:rsidR="00D708FE" w:rsidRDefault="00D708FE" w:rsidP="00D708FE">
            <w:pPr>
              <w:pStyle w:val="XML1"/>
              <w:rPr>
                <w:ins w:id="30920" w:author="Thomas Dietz" w:date="2012-08-08T16:18:00Z"/>
              </w:rPr>
            </w:pPr>
          </w:p>
          <w:p w14:paraId="3ACB3064" w14:textId="77777777" w:rsidR="00D708FE" w:rsidRDefault="00D708FE" w:rsidP="00D708FE">
            <w:pPr>
              <w:pStyle w:val="XML1"/>
              <w:rPr>
                <w:ins w:id="30921" w:author="Thomas Dietz" w:date="2012-08-08T16:18:00Z"/>
              </w:rPr>
            </w:pPr>
            <w:ins w:id="30922" w:author="Thomas Dietz" w:date="2012-08-08T16:18:00Z">
              <w:r>
                <w:t xml:space="preserve">            This element MUST be present in the NETCONF data store.</w:t>
              </w:r>
            </w:ins>
          </w:p>
          <w:p w14:paraId="200C4C17" w14:textId="77777777" w:rsidR="00D708FE" w:rsidRDefault="00D708FE" w:rsidP="00D708FE">
            <w:pPr>
              <w:pStyle w:val="XML1"/>
              <w:rPr>
                <w:ins w:id="30923" w:author="Thomas Dietz" w:date="2012-08-08T16:18:00Z"/>
              </w:rPr>
            </w:pPr>
            <w:ins w:id="30924" w:author="Thomas Dietz" w:date="2012-08-08T16:18:00Z">
              <w:r>
                <w:t xml:space="preserve">            If this element is not present in a NETCONF &amp;lt;edit-config&amp;gt;</w:t>
              </w:r>
            </w:ins>
          </w:p>
          <w:p w14:paraId="12CFC714" w14:textId="77777777" w:rsidR="00D708FE" w:rsidRDefault="00D708FE" w:rsidP="00D708FE">
            <w:pPr>
              <w:pStyle w:val="XML1"/>
              <w:rPr>
                <w:ins w:id="30925" w:author="Thomas Dietz" w:date="2012-08-08T16:18:00Z"/>
              </w:rPr>
            </w:pPr>
            <w:ins w:id="30926" w:author="Thomas Dietz" w:date="2012-08-08T16:18:00Z">
              <w:r>
                <w:t xml:space="preserve">            operation 'create', 'merge' or 'replace' and the parent</w:t>
              </w:r>
            </w:ins>
          </w:p>
          <w:p w14:paraId="481510FF" w14:textId="77777777" w:rsidR="00D708FE" w:rsidRDefault="00D708FE" w:rsidP="00D708FE">
            <w:pPr>
              <w:pStyle w:val="XML1"/>
              <w:rPr>
                <w:ins w:id="30927" w:author="Thomas Dietz" w:date="2012-08-08T16:18:00Z"/>
              </w:rPr>
            </w:pPr>
            <w:ins w:id="30928" w:author="Thomas Dietz" w:date="2012-08-08T16:18:00Z">
              <w:r>
                <w:t xml:space="preserve">            element does not exist, a 'data-missing' error is</w:t>
              </w:r>
            </w:ins>
          </w:p>
          <w:p w14:paraId="6B39F275" w14:textId="77777777" w:rsidR="00D708FE" w:rsidRDefault="00D708FE" w:rsidP="00D708FE">
            <w:pPr>
              <w:pStyle w:val="XML1"/>
              <w:rPr>
                <w:ins w:id="30929" w:author="Thomas Dietz" w:date="2012-08-08T16:18:00Z"/>
              </w:rPr>
            </w:pPr>
            <w:ins w:id="30930" w:author="Thomas Dietz" w:date="2012-08-08T16:18:00Z">
              <w:r>
                <w:t xml:space="preserve">            returned.</w:t>
              </w:r>
            </w:ins>
          </w:p>
          <w:p w14:paraId="29175AF5" w14:textId="77777777" w:rsidR="00D708FE" w:rsidRDefault="00D708FE" w:rsidP="00D708FE">
            <w:pPr>
              <w:pStyle w:val="XML1"/>
              <w:rPr>
                <w:ins w:id="30931" w:author="Thomas Dietz" w:date="2012-08-08T16:18:00Z"/>
              </w:rPr>
            </w:pPr>
            <w:ins w:id="30932" w:author="Thomas Dietz" w:date="2012-08-08T16:18:00Z">
              <w:r>
                <w:t xml:space="preserve">          &lt;/xs:documentation&gt;</w:t>
              </w:r>
            </w:ins>
          </w:p>
          <w:p w14:paraId="0009246D" w14:textId="77777777" w:rsidR="00D708FE" w:rsidRDefault="00D708FE" w:rsidP="00D708FE">
            <w:pPr>
              <w:pStyle w:val="XML1"/>
              <w:rPr>
                <w:ins w:id="30933" w:author="Thomas Dietz" w:date="2012-08-08T16:18:00Z"/>
              </w:rPr>
            </w:pPr>
            <w:ins w:id="30934" w:author="Thomas Dietz" w:date="2012-08-08T16:18:00Z">
              <w:r>
                <w:t xml:space="preserve">        &lt;/xs:annotation&gt;</w:t>
              </w:r>
            </w:ins>
          </w:p>
          <w:p w14:paraId="79C71EA5" w14:textId="77777777" w:rsidR="00D708FE" w:rsidRDefault="00D708FE" w:rsidP="00D708FE">
            <w:pPr>
              <w:pStyle w:val="XML1"/>
              <w:rPr>
                <w:ins w:id="30935" w:author="Thomas Dietz" w:date="2012-08-08T16:18:00Z"/>
              </w:rPr>
            </w:pPr>
            <w:ins w:id="30936" w:author="Thomas Dietz" w:date="2012-08-08T16:18:00Z">
              <w:r>
                <w:t xml:space="preserve">      &lt;/xs:element&gt;</w:t>
              </w:r>
            </w:ins>
          </w:p>
          <w:p w14:paraId="66EF90DC" w14:textId="77777777" w:rsidR="00D708FE" w:rsidRDefault="00D708FE" w:rsidP="00D708FE">
            <w:pPr>
              <w:pStyle w:val="XML1"/>
              <w:rPr>
                <w:ins w:id="30937" w:author="Thomas Dietz" w:date="2012-08-08T16:18:00Z"/>
              </w:rPr>
            </w:pPr>
            <w:ins w:id="30938" w:author="Thomas Dietz" w:date="2012-08-08T16:18:00Z">
              <w:r>
                <w:t xml:space="preserve">      &lt;xs:element name="port"  type="inet:port-number"&gt;</w:t>
              </w:r>
            </w:ins>
          </w:p>
          <w:p w14:paraId="0F952536" w14:textId="77777777" w:rsidR="00D708FE" w:rsidRDefault="00D708FE" w:rsidP="00D708FE">
            <w:pPr>
              <w:pStyle w:val="XML1"/>
              <w:rPr>
                <w:ins w:id="30939" w:author="Thomas Dietz" w:date="2012-08-08T16:18:00Z"/>
              </w:rPr>
            </w:pPr>
            <w:ins w:id="30940" w:author="Thomas Dietz" w:date="2012-08-08T16:18:00Z">
              <w:r>
                <w:t xml:space="preserve">        &lt;xs:annotation&gt;</w:t>
              </w:r>
            </w:ins>
          </w:p>
          <w:p w14:paraId="67C14190" w14:textId="77777777" w:rsidR="00D708FE" w:rsidRDefault="00D708FE" w:rsidP="00D708FE">
            <w:pPr>
              <w:pStyle w:val="XML1"/>
              <w:rPr>
                <w:ins w:id="30941" w:author="Thomas Dietz" w:date="2012-08-08T16:18:00Z"/>
              </w:rPr>
            </w:pPr>
            <w:ins w:id="30942" w:author="Thomas Dietz" w:date="2012-08-08T16:18:00Z">
              <w:r>
                <w:t xml:space="preserve">          &lt;xs:documentation&gt;</w:t>
              </w:r>
            </w:ins>
          </w:p>
          <w:p w14:paraId="7BFD0CF2" w14:textId="77777777" w:rsidR="00D708FE" w:rsidRDefault="00D708FE" w:rsidP="00D708FE">
            <w:pPr>
              <w:pStyle w:val="XML1"/>
              <w:rPr>
                <w:ins w:id="30943" w:author="Thomas Dietz" w:date="2012-08-08T16:18:00Z"/>
              </w:rPr>
            </w:pPr>
            <w:ins w:id="30944" w:author="Thomas Dietz" w:date="2012-08-08T16:18:00Z">
              <w:r>
                <w:t xml:space="preserve">            The TCP port number at the OpenFlow Controller.</w:t>
              </w:r>
            </w:ins>
          </w:p>
          <w:p w14:paraId="35E6A5BD" w14:textId="77777777" w:rsidR="00D708FE" w:rsidRDefault="00D708FE" w:rsidP="00D708FE">
            <w:pPr>
              <w:pStyle w:val="XML1"/>
              <w:rPr>
                <w:ins w:id="30945" w:author="Thomas Dietz" w:date="2012-08-08T16:18:00Z"/>
              </w:rPr>
            </w:pPr>
            <w:ins w:id="30946" w:author="Thomas Dietz" w:date="2012-08-08T16:18:00Z">
              <w:r>
                <w:t xml:space="preserve">            This port number is used by the OpenFlow Logical Switch</w:t>
              </w:r>
            </w:ins>
          </w:p>
          <w:p w14:paraId="6C7106DE" w14:textId="77777777" w:rsidR="00D708FE" w:rsidRDefault="00D708FE" w:rsidP="00D708FE">
            <w:pPr>
              <w:pStyle w:val="XML1"/>
              <w:rPr>
                <w:ins w:id="30947" w:author="Thomas Dietz" w:date="2012-08-08T16:18:00Z"/>
              </w:rPr>
            </w:pPr>
            <w:ins w:id="30948" w:author="Thomas Dietz" w:date="2012-08-08T16:18:00Z">
              <w:r>
                <w:t xml:space="preserve">            when connecting to the OpenFlow Controller using TCP or</w:t>
              </w:r>
            </w:ins>
          </w:p>
          <w:p w14:paraId="4721703A" w14:textId="77777777" w:rsidR="00D708FE" w:rsidRDefault="00D708FE" w:rsidP="00D708FE">
            <w:pPr>
              <w:pStyle w:val="XML1"/>
              <w:rPr>
                <w:ins w:id="30949" w:author="Thomas Dietz" w:date="2012-08-08T16:18:00Z"/>
              </w:rPr>
            </w:pPr>
            <w:ins w:id="30950" w:author="Thomas Dietz" w:date="2012-08-08T16:18:00Z">
              <w:r>
                <w:t xml:space="preserve">            TLS.  The default value is 6633.</w:t>
              </w:r>
            </w:ins>
          </w:p>
          <w:p w14:paraId="68DB4B64" w14:textId="77777777" w:rsidR="00D708FE" w:rsidRDefault="00D708FE" w:rsidP="00D708FE">
            <w:pPr>
              <w:pStyle w:val="XML1"/>
              <w:rPr>
                <w:ins w:id="30951" w:author="Thomas Dietz" w:date="2012-08-08T16:18:00Z"/>
              </w:rPr>
            </w:pPr>
          </w:p>
          <w:p w14:paraId="3FE831DD" w14:textId="77777777" w:rsidR="00D708FE" w:rsidRDefault="00D708FE" w:rsidP="00D708FE">
            <w:pPr>
              <w:pStyle w:val="XML1"/>
              <w:rPr>
                <w:ins w:id="30952" w:author="Thomas Dietz" w:date="2012-08-08T16:18:00Z"/>
              </w:rPr>
            </w:pPr>
            <w:ins w:id="30953" w:author="Thomas Dietz" w:date="2012-08-08T16:18:00Z">
              <w:r>
                <w:t xml:space="preserve">            This element is optional. If this element is not present it</w:t>
              </w:r>
            </w:ins>
          </w:p>
          <w:p w14:paraId="49CDD2C3" w14:textId="77777777" w:rsidR="00D708FE" w:rsidRDefault="00D708FE" w:rsidP="00D708FE">
            <w:pPr>
              <w:pStyle w:val="XML1"/>
              <w:rPr>
                <w:ins w:id="30954" w:author="Thomas Dietz" w:date="2012-08-08T16:18:00Z"/>
              </w:rPr>
            </w:pPr>
            <w:ins w:id="30955" w:author="Thomas Dietz" w:date="2012-08-08T16:18:00Z">
              <w:r>
                <w:t xml:space="preserve">            defaults to 6633.</w:t>
              </w:r>
            </w:ins>
          </w:p>
          <w:p w14:paraId="781B56C2" w14:textId="77777777" w:rsidR="00D708FE" w:rsidRDefault="00D708FE" w:rsidP="00D708FE">
            <w:pPr>
              <w:pStyle w:val="XML1"/>
              <w:rPr>
                <w:ins w:id="30956" w:author="Thomas Dietz" w:date="2012-08-08T16:18:00Z"/>
              </w:rPr>
            </w:pPr>
            <w:ins w:id="30957" w:author="Thomas Dietz" w:date="2012-08-08T16:18:00Z">
              <w:r>
                <w:t xml:space="preserve">          &lt;/xs:documentation&gt;</w:t>
              </w:r>
            </w:ins>
          </w:p>
          <w:p w14:paraId="4BDC3B19" w14:textId="77777777" w:rsidR="00D708FE" w:rsidRDefault="00D708FE" w:rsidP="00D708FE">
            <w:pPr>
              <w:pStyle w:val="XML1"/>
              <w:rPr>
                <w:ins w:id="30958" w:author="Thomas Dietz" w:date="2012-08-08T16:18:00Z"/>
              </w:rPr>
            </w:pPr>
            <w:ins w:id="30959" w:author="Thomas Dietz" w:date="2012-08-08T16:18:00Z">
              <w:r>
                <w:t xml:space="preserve">        &lt;/xs:annotation&gt;</w:t>
              </w:r>
            </w:ins>
          </w:p>
          <w:p w14:paraId="5AD41A34" w14:textId="77777777" w:rsidR="00D708FE" w:rsidRDefault="00D708FE" w:rsidP="00D708FE">
            <w:pPr>
              <w:pStyle w:val="XML1"/>
              <w:rPr>
                <w:ins w:id="30960" w:author="Thomas Dietz" w:date="2012-08-08T16:18:00Z"/>
              </w:rPr>
            </w:pPr>
            <w:ins w:id="30961" w:author="Thomas Dietz" w:date="2012-08-08T16:18:00Z">
              <w:r>
                <w:t xml:space="preserve">      &lt;/xs:element&gt;</w:t>
              </w:r>
            </w:ins>
          </w:p>
          <w:p w14:paraId="15FE1ADB" w14:textId="77777777" w:rsidR="00D708FE" w:rsidRDefault="00D708FE" w:rsidP="00D708FE">
            <w:pPr>
              <w:pStyle w:val="XML1"/>
              <w:rPr>
                <w:ins w:id="30962" w:author="Thomas Dietz" w:date="2012-08-08T16:18:00Z"/>
              </w:rPr>
            </w:pPr>
            <w:ins w:id="30963" w:author="Thomas Dietz" w:date="2012-08-08T16:18:00Z">
              <w:r>
                <w:t xml:space="preserve">      &lt;xs:element name="local-ip-address"  type="inet:ip-address"&gt;</w:t>
              </w:r>
            </w:ins>
          </w:p>
          <w:p w14:paraId="5058EE7E" w14:textId="77777777" w:rsidR="00D708FE" w:rsidRDefault="00D708FE" w:rsidP="00D708FE">
            <w:pPr>
              <w:pStyle w:val="XML1"/>
              <w:rPr>
                <w:ins w:id="30964" w:author="Thomas Dietz" w:date="2012-08-08T16:18:00Z"/>
              </w:rPr>
            </w:pPr>
            <w:ins w:id="30965" w:author="Thomas Dietz" w:date="2012-08-08T16:18:00Z">
              <w:r>
                <w:t xml:space="preserve">        &lt;xs:annotation&gt;</w:t>
              </w:r>
            </w:ins>
          </w:p>
          <w:p w14:paraId="7EC234AE" w14:textId="77777777" w:rsidR="00D708FE" w:rsidRDefault="00D708FE" w:rsidP="00D708FE">
            <w:pPr>
              <w:pStyle w:val="XML1"/>
              <w:rPr>
                <w:ins w:id="30966" w:author="Thomas Dietz" w:date="2012-08-08T16:18:00Z"/>
              </w:rPr>
            </w:pPr>
            <w:ins w:id="30967" w:author="Thomas Dietz" w:date="2012-08-08T16:18:00Z">
              <w:r>
                <w:t xml:space="preserve">          &lt;xs:documentation&gt;</w:t>
              </w:r>
            </w:ins>
          </w:p>
          <w:p w14:paraId="7B6C0067" w14:textId="77777777" w:rsidR="00D708FE" w:rsidRDefault="00D708FE" w:rsidP="00D708FE">
            <w:pPr>
              <w:pStyle w:val="XML1"/>
              <w:rPr>
                <w:ins w:id="30968" w:author="Thomas Dietz" w:date="2012-08-08T16:18:00Z"/>
              </w:rPr>
            </w:pPr>
            <w:ins w:id="30969" w:author="Thomas Dietz" w:date="2012-08-08T16:18:00Z">
              <w:r>
                <w:t xml:space="preserve">            The local IP address of the OpenFlow Logical</w:t>
              </w:r>
            </w:ins>
          </w:p>
          <w:p w14:paraId="79585FBB" w14:textId="77777777" w:rsidR="00D708FE" w:rsidRDefault="00D708FE" w:rsidP="00D708FE">
            <w:pPr>
              <w:pStyle w:val="XML1"/>
              <w:rPr>
                <w:ins w:id="30970" w:author="Thomas Dietz" w:date="2012-08-08T16:18:00Z"/>
              </w:rPr>
            </w:pPr>
            <w:ins w:id="30971" w:author="Thomas Dietz" w:date="2012-08-08T16:18:00Z">
              <w:r>
                <w:t xml:space="preserve">            Switch when connecting to this OpenFlow Controller.  It is</w:t>
              </w:r>
            </w:ins>
          </w:p>
          <w:p w14:paraId="4E5D93ED" w14:textId="77777777" w:rsidR="00D708FE" w:rsidRDefault="00D708FE" w:rsidP="00D708FE">
            <w:pPr>
              <w:pStyle w:val="XML1"/>
              <w:rPr>
                <w:ins w:id="30972" w:author="Thomas Dietz" w:date="2012-08-08T16:18:00Z"/>
              </w:rPr>
            </w:pPr>
            <w:ins w:id="30973" w:author="Thomas Dietz" w:date="2012-08-08T16:18:00Z">
              <w:r>
                <w:t xml:space="preserve">            the source IP address of packets sent to this OpenFlow</w:t>
              </w:r>
            </w:ins>
          </w:p>
          <w:p w14:paraId="7700C2D6" w14:textId="77777777" w:rsidR="00D708FE" w:rsidRDefault="00D708FE" w:rsidP="00D708FE">
            <w:pPr>
              <w:pStyle w:val="XML1"/>
              <w:rPr>
                <w:ins w:id="30974" w:author="Thomas Dietz" w:date="2012-08-08T16:18:00Z"/>
              </w:rPr>
            </w:pPr>
            <w:ins w:id="30975" w:author="Thomas Dietz" w:date="2012-08-08T16:18:00Z">
              <w:r>
                <w:t xml:space="preserve">            Controller.  If present, this element overrides any default</w:t>
              </w:r>
            </w:ins>
          </w:p>
          <w:p w14:paraId="733F807A" w14:textId="77777777" w:rsidR="00D708FE" w:rsidRDefault="00D708FE" w:rsidP="00D708FE">
            <w:pPr>
              <w:pStyle w:val="XML1"/>
              <w:rPr>
                <w:ins w:id="30976" w:author="Thomas Dietz" w:date="2012-08-08T16:18:00Z"/>
              </w:rPr>
            </w:pPr>
            <w:ins w:id="30977" w:author="Thomas Dietz" w:date="2012-08-08T16:18:00Z">
              <w:r>
                <w:t xml:space="preserve">            IP address.</w:t>
              </w:r>
            </w:ins>
          </w:p>
          <w:p w14:paraId="6630C85F" w14:textId="77777777" w:rsidR="00D708FE" w:rsidRDefault="00D708FE" w:rsidP="00D708FE">
            <w:pPr>
              <w:pStyle w:val="XML1"/>
              <w:rPr>
                <w:ins w:id="30978" w:author="Thomas Dietz" w:date="2012-08-08T16:18:00Z"/>
              </w:rPr>
            </w:pPr>
            <w:ins w:id="30979" w:author="Thomas Dietz" w:date="2012-08-08T16:18:00Z">
              <w:r>
                <w:t xml:space="preserve">                </w:t>
              </w:r>
            </w:ins>
          </w:p>
          <w:p w14:paraId="7883CEAF" w14:textId="77777777" w:rsidR="00D708FE" w:rsidRDefault="00D708FE" w:rsidP="00D708FE">
            <w:pPr>
              <w:pStyle w:val="XML1"/>
              <w:rPr>
                <w:ins w:id="30980" w:author="Thomas Dietz" w:date="2012-08-08T16:18:00Z"/>
              </w:rPr>
            </w:pPr>
            <w:ins w:id="30981" w:author="Thomas Dietz" w:date="2012-08-08T16:18:00Z">
              <w:r>
                <w:t xml:space="preserve">                    </w:t>
              </w:r>
            </w:ins>
          </w:p>
          <w:p w14:paraId="739CF82C" w14:textId="77777777" w:rsidR="00D708FE" w:rsidRDefault="00D708FE" w:rsidP="00D708FE">
            <w:pPr>
              <w:pStyle w:val="XML1"/>
              <w:rPr>
                <w:ins w:id="30982" w:author="Thomas Dietz" w:date="2012-08-08T16:18:00Z"/>
              </w:rPr>
            </w:pPr>
            <w:ins w:id="30983" w:author="Thomas Dietz" w:date="2012-08-08T16:18:00Z">
              <w:r>
                <w:t xml:space="preserve">            This element is optional. Attempts to set this element to</w:t>
              </w:r>
            </w:ins>
          </w:p>
          <w:p w14:paraId="67E99FB3" w14:textId="77777777" w:rsidR="00D708FE" w:rsidRDefault="00D708FE" w:rsidP="00D708FE">
            <w:pPr>
              <w:pStyle w:val="XML1"/>
              <w:rPr>
                <w:ins w:id="30984" w:author="Thomas Dietz" w:date="2012-08-08T16:18:00Z"/>
              </w:rPr>
            </w:pPr>
            <w:ins w:id="30985" w:author="Thomas Dietz" w:date="2012-08-08T16:18:00Z">
              <w:r>
                <w:t xml:space="preserve">            an IP address that cannot be used by the OpenFlow Logical</w:t>
              </w:r>
            </w:ins>
          </w:p>
          <w:p w14:paraId="08A08FA4" w14:textId="77777777" w:rsidR="00D708FE" w:rsidRDefault="00D708FE" w:rsidP="00D708FE">
            <w:pPr>
              <w:pStyle w:val="XML1"/>
              <w:rPr>
                <w:ins w:id="30986" w:author="Thomas Dietz" w:date="2012-08-08T16:18:00Z"/>
              </w:rPr>
            </w:pPr>
            <w:ins w:id="30987" w:author="Thomas Dietz" w:date="2012-08-08T16:18:00Z">
              <w:r>
                <w:t xml:space="preserve">            Switch MUST result in an 'bad-element' error with type</w:t>
              </w:r>
            </w:ins>
          </w:p>
          <w:p w14:paraId="12B3327D" w14:textId="77777777" w:rsidR="00D708FE" w:rsidRDefault="00D708FE" w:rsidP="00D708FE">
            <w:pPr>
              <w:pStyle w:val="XML1"/>
              <w:rPr>
                <w:ins w:id="30988" w:author="Thomas Dietz" w:date="2012-08-08T16:18:00Z"/>
              </w:rPr>
            </w:pPr>
            <w:ins w:id="30989" w:author="Thomas Dietz" w:date="2012-08-08T16:18:00Z">
              <w:r>
                <w:t xml:space="preserve">            'application'. The &amp;lt;error-info&amp;gt; element MUST contain the</w:t>
              </w:r>
            </w:ins>
          </w:p>
          <w:p w14:paraId="7FA4A9D1" w14:textId="77777777" w:rsidR="00D708FE" w:rsidRDefault="00D708FE" w:rsidP="00D708FE">
            <w:pPr>
              <w:pStyle w:val="XML1"/>
              <w:rPr>
                <w:ins w:id="30990" w:author="Thomas Dietz" w:date="2012-08-08T16:18:00Z"/>
              </w:rPr>
            </w:pPr>
            <w:ins w:id="30991" w:author="Thomas Dietz" w:date="2012-08-08T16:18:00Z">
              <w:r>
                <w:t xml:space="preserve">            name of this element in the &amp;lt;bad-element&amp;gt; element.</w:t>
              </w:r>
            </w:ins>
          </w:p>
          <w:p w14:paraId="6B13B0E8" w14:textId="77777777" w:rsidR="00D708FE" w:rsidRDefault="00D708FE" w:rsidP="00D708FE">
            <w:pPr>
              <w:pStyle w:val="XML1"/>
              <w:rPr>
                <w:ins w:id="30992" w:author="Thomas Dietz" w:date="2012-08-08T16:18:00Z"/>
              </w:rPr>
            </w:pPr>
            <w:ins w:id="30993" w:author="Thomas Dietz" w:date="2012-08-08T16:18:00Z">
              <w:r>
                <w:t xml:space="preserve">          &lt;/xs:documentation&gt;</w:t>
              </w:r>
            </w:ins>
          </w:p>
          <w:p w14:paraId="6D76A964" w14:textId="77777777" w:rsidR="00D708FE" w:rsidRDefault="00D708FE" w:rsidP="00D708FE">
            <w:pPr>
              <w:pStyle w:val="XML1"/>
              <w:rPr>
                <w:ins w:id="30994" w:author="Thomas Dietz" w:date="2012-08-08T16:18:00Z"/>
              </w:rPr>
            </w:pPr>
            <w:ins w:id="30995" w:author="Thomas Dietz" w:date="2012-08-08T16:18:00Z">
              <w:r>
                <w:t xml:space="preserve">        &lt;/xs:annotation&gt;</w:t>
              </w:r>
            </w:ins>
          </w:p>
          <w:p w14:paraId="7C4D5DEE" w14:textId="77777777" w:rsidR="00D708FE" w:rsidRDefault="00D708FE" w:rsidP="00D708FE">
            <w:pPr>
              <w:pStyle w:val="XML1"/>
              <w:rPr>
                <w:ins w:id="30996" w:author="Thomas Dietz" w:date="2012-08-08T16:18:00Z"/>
              </w:rPr>
            </w:pPr>
            <w:ins w:id="30997" w:author="Thomas Dietz" w:date="2012-08-08T16:18:00Z">
              <w:r>
                <w:t xml:space="preserve">      &lt;/xs:element&gt;</w:t>
              </w:r>
            </w:ins>
          </w:p>
          <w:p w14:paraId="3F19765C" w14:textId="77777777" w:rsidR="00D708FE" w:rsidRDefault="00D708FE" w:rsidP="00D708FE">
            <w:pPr>
              <w:pStyle w:val="XML1"/>
              <w:rPr>
                <w:ins w:id="30998" w:author="Thomas Dietz" w:date="2012-08-08T16:18:00Z"/>
              </w:rPr>
            </w:pPr>
            <w:ins w:id="30999" w:author="Thomas Dietz" w:date="2012-08-08T16:18:00Z">
              <w:r>
                <w:t xml:space="preserve">      &lt;xs:element name="local-port"  type="inet:port-number"&gt;</w:t>
              </w:r>
            </w:ins>
          </w:p>
          <w:p w14:paraId="4EDE8DD9" w14:textId="77777777" w:rsidR="00D708FE" w:rsidRDefault="00D708FE" w:rsidP="00D708FE">
            <w:pPr>
              <w:pStyle w:val="XML1"/>
              <w:rPr>
                <w:ins w:id="31000" w:author="Thomas Dietz" w:date="2012-08-08T16:18:00Z"/>
              </w:rPr>
            </w:pPr>
            <w:ins w:id="31001" w:author="Thomas Dietz" w:date="2012-08-08T16:18:00Z">
              <w:r>
                <w:t xml:space="preserve">        &lt;xs:annotation&gt;</w:t>
              </w:r>
            </w:ins>
          </w:p>
          <w:p w14:paraId="4AF4A349" w14:textId="77777777" w:rsidR="00D708FE" w:rsidRDefault="00D708FE" w:rsidP="00D708FE">
            <w:pPr>
              <w:pStyle w:val="XML1"/>
              <w:rPr>
                <w:ins w:id="31002" w:author="Thomas Dietz" w:date="2012-08-08T16:18:00Z"/>
              </w:rPr>
            </w:pPr>
            <w:ins w:id="31003" w:author="Thomas Dietz" w:date="2012-08-08T16:18:00Z">
              <w:r>
                <w:t xml:space="preserve">          &lt;xs:documentation&gt;</w:t>
              </w:r>
            </w:ins>
          </w:p>
          <w:p w14:paraId="2628FF1D" w14:textId="77777777" w:rsidR="00D708FE" w:rsidRDefault="00D708FE" w:rsidP="00D708FE">
            <w:pPr>
              <w:pStyle w:val="XML1"/>
              <w:rPr>
                <w:ins w:id="31004" w:author="Thomas Dietz" w:date="2012-08-08T16:18:00Z"/>
              </w:rPr>
            </w:pPr>
            <w:ins w:id="31005" w:author="Thomas Dietz" w:date="2012-08-08T16:18:00Z">
              <w:r>
                <w:t xml:space="preserve">            The local TCP port number of the OpenFlow</w:t>
              </w:r>
            </w:ins>
          </w:p>
          <w:p w14:paraId="0DCFBBFA" w14:textId="77777777" w:rsidR="00D708FE" w:rsidRDefault="00D708FE" w:rsidP="00D708FE">
            <w:pPr>
              <w:pStyle w:val="XML1"/>
              <w:rPr>
                <w:ins w:id="31006" w:author="Thomas Dietz" w:date="2012-08-08T16:18:00Z"/>
              </w:rPr>
            </w:pPr>
            <w:ins w:id="31007" w:author="Thomas Dietz" w:date="2012-08-08T16:18:00Z">
              <w:r>
                <w:t xml:space="preserve">            Logical Switch when connecting to this OpenFlow Controller.</w:t>
              </w:r>
            </w:ins>
          </w:p>
          <w:p w14:paraId="756B2163" w14:textId="77777777" w:rsidR="00D708FE" w:rsidRDefault="00D708FE" w:rsidP="00D708FE">
            <w:pPr>
              <w:pStyle w:val="XML1"/>
              <w:rPr>
                <w:ins w:id="31008" w:author="Thomas Dietz" w:date="2012-08-08T16:18:00Z"/>
              </w:rPr>
            </w:pPr>
            <w:ins w:id="31009" w:author="Thomas Dietz" w:date="2012-08-08T16:18:00Z">
              <w:r>
                <w:t xml:space="preserve">            It is the source TCP port number of packets sent to this</w:t>
              </w:r>
            </w:ins>
          </w:p>
          <w:p w14:paraId="29ECBC51" w14:textId="77777777" w:rsidR="00D708FE" w:rsidRDefault="00D708FE" w:rsidP="00D708FE">
            <w:pPr>
              <w:pStyle w:val="XML1"/>
              <w:rPr>
                <w:ins w:id="31010" w:author="Thomas Dietz" w:date="2012-08-08T16:18:00Z"/>
              </w:rPr>
            </w:pPr>
            <w:ins w:id="31011" w:author="Thomas Dietz" w:date="2012-08-08T16:18:00Z">
              <w:r>
                <w:t xml:space="preserve">            OpenFlow Controller.  If this element is not present, then</w:t>
              </w:r>
            </w:ins>
          </w:p>
          <w:p w14:paraId="7A0131BC" w14:textId="77777777" w:rsidR="00D708FE" w:rsidRDefault="00D708FE" w:rsidP="00D708FE">
            <w:pPr>
              <w:pStyle w:val="XML1"/>
              <w:rPr>
                <w:ins w:id="31012" w:author="Thomas Dietz" w:date="2012-08-08T16:18:00Z"/>
              </w:rPr>
            </w:pPr>
            <w:ins w:id="31013" w:author="Thomas Dietz" w:date="2012-08-08T16:18:00Z">
              <w:r>
                <w:t xml:space="preserve">            the port number is chosen arbitrarily by the OpenFlow</w:t>
              </w:r>
            </w:ins>
          </w:p>
          <w:p w14:paraId="1ADDEFFC" w14:textId="77777777" w:rsidR="00D708FE" w:rsidRDefault="00D708FE" w:rsidP="00D708FE">
            <w:pPr>
              <w:pStyle w:val="XML1"/>
              <w:rPr>
                <w:ins w:id="31014" w:author="Thomas Dietz" w:date="2012-08-08T16:18:00Z"/>
              </w:rPr>
            </w:pPr>
            <w:ins w:id="31015" w:author="Thomas Dietz" w:date="2012-08-08T16:18:00Z">
              <w:r>
                <w:t xml:space="preserve">            Logical Switch.</w:t>
              </w:r>
            </w:ins>
          </w:p>
          <w:p w14:paraId="4F4C6598" w14:textId="77777777" w:rsidR="00D708FE" w:rsidRDefault="00D708FE" w:rsidP="00D708FE">
            <w:pPr>
              <w:pStyle w:val="XML1"/>
              <w:rPr>
                <w:ins w:id="31016" w:author="Thomas Dietz" w:date="2012-08-08T16:18:00Z"/>
              </w:rPr>
            </w:pPr>
            <w:ins w:id="31017" w:author="Thomas Dietz" w:date="2012-08-08T16:18:00Z">
              <w:r>
                <w:t xml:space="preserve">                  </w:t>
              </w:r>
            </w:ins>
          </w:p>
          <w:p w14:paraId="40E26A43" w14:textId="77777777" w:rsidR="00D708FE" w:rsidRDefault="00D708FE" w:rsidP="00D708FE">
            <w:pPr>
              <w:pStyle w:val="XML1"/>
              <w:rPr>
                <w:ins w:id="31018" w:author="Thomas Dietz" w:date="2012-08-08T16:18:00Z"/>
              </w:rPr>
            </w:pPr>
            <w:ins w:id="31019" w:author="Thomas Dietz" w:date="2012-08-08T16:18:00Z">
              <w:r>
                <w:lastRenderedPageBreak/>
                <w:t xml:space="preserve">            This element is optional. Attempts to set this element to a</w:t>
              </w:r>
            </w:ins>
          </w:p>
          <w:p w14:paraId="49135159" w14:textId="77777777" w:rsidR="00D708FE" w:rsidRDefault="00D708FE" w:rsidP="00D708FE">
            <w:pPr>
              <w:pStyle w:val="XML1"/>
              <w:rPr>
                <w:ins w:id="31020" w:author="Thomas Dietz" w:date="2012-08-08T16:18:00Z"/>
              </w:rPr>
            </w:pPr>
            <w:ins w:id="31021" w:author="Thomas Dietz" w:date="2012-08-08T16:18:00Z">
              <w:r>
                <w:t xml:space="preserve">            port number that cannot be used by the OpenFlow Logical</w:t>
              </w:r>
            </w:ins>
          </w:p>
          <w:p w14:paraId="0524A857" w14:textId="77777777" w:rsidR="00D708FE" w:rsidRDefault="00D708FE" w:rsidP="00D708FE">
            <w:pPr>
              <w:pStyle w:val="XML1"/>
              <w:rPr>
                <w:ins w:id="31022" w:author="Thomas Dietz" w:date="2012-08-08T16:18:00Z"/>
              </w:rPr>
            </w:pPr>
            <w:ins w:id="31023" w:author="Thomas Dietz" w:date="2012-08-08T16:18:00Z">
              <w:r>
                <w:t xml:space="preserve">            Switch MUST result in an 'bad-element' error with type</w:t>
              </w:r>
            </w:ins>
          </w:p>
          <w:p w14:paraId="6A5ABF62" w14:textId="77777777" w:rsidR="00D708FE" w:rsidRDefault="00D708FE" w:rsidP="00D708FE">
            <w:pPr>
              <w:pStyle w:val="XML1"/>
              <w:rPr>
                <w:ins w:id="31024" w:author="Thomas Dietz" w:date="2012-08-08T16:18:00Z"/>
              </w:rPr>
            </w:pPr>
            <w:ins w:id="31025" w:author="Thomas Dietz" w:date="2012-08-08T16:18:00Z">
              <w:r>
                <w:t xml:space="preserve">            'application'. The &amp;lt;error-info&amp;gt; element MUST contain the</w:t>
              </w:r>
            </w:ins>
          </w:p>
          <w:p w14:paraId="366D1221" w14:textId="77777777" w:rsidR="00D708FE" w:rsidRDefault="00D708FE" w:rsidP="00D708FE">
            <w:pPr>
              <w:pStyle w:val="XML1"/>
              <w:rPr>
                <w:ins w:id="31026" w:author="Thomas Dietz" w:date="2012-08-08T16:18:00Z"/>
              </w:rPr>
            </w:pPr>
            <w:ins w:id="31027" w:author="Thomas Dietz" w:date="2012-08-08T16:18:00Z">
              <w:r>
                <w:t xml:space="preserve">            name of this element in the &amp;lt;bad-element&amp;gt; element.</w:t>
              </w:r>
            </w:ins>
          </w:p>
          <w:p w14:paraId="115D5BAD" w14:textId="77777777" w:rsidR="00D708FE" w:rsidRDefault="00D708FE" w:rsidP="00D708FE">
            <w:pPr>
              <w:pStyle w:val="XML1"/>
              <w:rPr>
                <w:ins w:id="31028" w:author="Thomas Dietz" w:date="2012-08-08T16:18:00Z"/>
              </w:rPr>
            </w:pPr>
            <w:ins w:id="31029" w:author="Thomas Dietz" w:date="2012-08-08T16:18:00Z">
              <w:r>
                <w:t xml:space="preserve">          &lt;/xs:documentation&gt;</w:t>
              </w:r>
            </w:ins>
          </w:p>
          <w:p w14:paraId="4592AD9A" w14:textId="77777777" w:rsidR="00D708FE" w:rsidRDefault="00D708FE" w:rsidP="00D708FE">
            <w:pPr>
              <w:pStyle w:val="XML1"/>
              <w:rPr>
                <w:ins w:id="31030" w:author="Thomas Dietz" w:date="2012-08-08T16:18:00Z"/>
              </w:rPr>
            </w:pPr>
            <w:ins w:id="31031" w:author="Thomas Dietz" w:date="2012-08-08T16:18:00Z">
              <w:r>
                <w:t xml:space="preserve">        &lt;/xs:annotation&gt;</w:t>
              </w:r>
            </w:ins>
          </w:p>
          <w:p w14:paraId="271AB7CD" w14:textId="77777777" w:rsidR="00D708FE" w:rsidRDefault="00D708FE" w:rsidP="00D708FE">
            <w:pPr>
              <w:pStyle w:val="XML1"/>
              <w:rPr>
                <w:ins w:id="31032" w:author="Thomas Dietz" w:date="2012-08-08T16:18:00Z"/>
              </w:rPr>
            </w:pPr>
            <w:ins w:id="31033" w:author="Thomas Dietz" w:date="2012-08-08T16:18:00Z">
              <w:r>
                <w:t xml:space="preserve">      &lt;/xs:element&gt;</w:t>
              </w:r>
            </w:ins>
          </w:p>
          <w:p w14:paraId="4709F88E" w14:textId="77777777" w:rsidR="00D708FE" w:rsidRDefault="00D708FE" w:rsidP="00D708FE">
            <w:pPr>
              <w:pStyle w:val="XML1"/>
              <w:rPr>
                <w:ins w:id="31034" w:author="Thomas Dietz" w:date="2012-08-08T16:18:00Z"/>
              </w:rPr>
            </w:pPr>
            <w:ins w:id="31035" w:author="Thomas Dietz" w:date="2012-08-08T16:18:00Z">
              <w:r>
                <w:t xml:space="preserve">      &lt;xs:element name="protocol"&gt;</w:t>
              </w:r>
            </w:ins>
          </w:p>
          <w:p w14:paraId="64914B8E" w14:textId="77777777" w:rsidR="00D708FE" w:rsidRDefault="00D708FE" w:rsidP="00D708FE">
            <w:pPr>
              <w:pStyle w:val="XML1"/>
              <w:rPr>
                <w:ins w:id="31036" w:author="Thomas Dietz" w:date="2012-08-08T16:18:00Z"/>
              </w:rPr>
            </w:pPr>
            <w:ins w:id="31037" w:author="Thomas Dietz" w:date="2012-08-08T16:18:00Z">
              <w:r>
                <w:t xml:space="preserve">        &lt;xs:annotation&gt;</w:t>
              </w:r>
            </w:ins>
          </w:p>
          <w:p w14:paraId="350C7CF9" w14:textId="77777777" w:rsidR="00D708FE" w:rsidRDefault="00D708FE" w:rsidP="00D708FE">
            <w:pPr>
              <w:pStyle w:val="XML1"/>
              <w:rPr>
                <w:ins w:id="31038" w:author="Thomas Dietz" w:date="2012-08-08T16:18:00Z"/>
              </w:rPr>
            </w:pPr>
            <w:ins w:id="31039" w:author="Thomas Dietz" w:date="2012-08-08T16:18:00Z">
              <w:r>
                <w:t xml:space="preserve">          &lt;xs:documentation&gt;</w:t>
              </w:r>
            </w:ins>
          </w:p>
          <w:p w14:paraId="3B2335FF" w14:textId="77777777" w:rsidR="00D708FE" w:rsidRDefault="00D708FE" w:rsidP="00D708FE">
            <w:pPr>
              <w:pStyle w:val="XML1"/>
              <w:rPr>
                <w:ins w:id="31040" w:author="Thomas Dietz" w:date="2012-08-08T16:18:00Z"/>
              </w:rPr>
            </w:pPr>
            <w:ins w:id="31041" w:author="Thomas Dietz" w:date="2012-08-08T16:18:00Z">
              <w:r>
                <w:t xml:space="preserve">            The default protocol tha the OpenFlow Logical </w:t>
              </w:r>
            </w:ins>
          </w:p>
          <w:p w14:paraId="50DB53CC" w14:textId="77777777" w:rsidR="00D708FE" w:rsidRDefault="00D708FE" w:rsidP="00D708FE">
            <w:pPr>
              <w:pStyle w:val="XML1"/>
              <w:rPr>
                <w:ins w:id="31042" w:author="Thomas Dietz" w:date="2012-08-08T16:18:00Z"/>
              </w:rPr>
            </w:pPr>
            <w:ins w:id="31043" w:author="Thomas Dietz" w:date="2012-08-08T16:18:00Z">
              <w:r>
                <w:t xml:space="preserve">            Switch uses to connect to this OpenFlow Controller.  'tls'</w:t>
              </w:r>
            </w:ins>
          </w:p>
          <w:p w14:paraId="092AA2FD" w14:textId="77777777" w:rsidR="00D708FE" w:rsidRDefault="00D708FE" w:rsidP="00D708FE">
            <w:pPr>
              <w:pStyle w:val="XML1"/>
              <w:rPr>
                <w:ins w:id="31044" w:author="Thomas Dietz" w:date="2012-08-08T16:18:00Z"/>
              </w:rPr>
            </w:pPr>
            <w:ins w:id="31045" w:author="Thomas Dietz" w:date="2012-08-08T16:18:00Z">
              <w:r>
                <w:t xml:space="preserve">            is the default value.</w:t>
              </w:r>
            </w:ins>
          </w:p>
          <w:p w14:paraId="43BB6A46" w14:textId="77777777" w:rsidR="00D708FE" w:rsidRDefault="00D708FE" w:rsidP="00D708FE">
            <w:pPr>
              <w:pStyle w:val="XML1"/>
              <w:rPr>
                <w:ins w:id="31046" w:author="Thomas Dietz" w:date="2012-08-08T16:18:00Z"/>
              </w:rPr>
            </w:pPr>
          </w:p>
          <w:p w14:paraId="07E8D946" w14:textId="77777777" w:rsidR="00D708FE" w:rsidRDefault="00D708FE" w:rsidP="00D708FE">
            <w:pPr>
              <w:pStyle w:val="XML1"/>
              <w:rPr>
                <w:ins w:id="31047" w:author="Thomas Dietz" w:date="2012-08-08T16:18:00Z"/>
              </w:rPr>
            </w:pPr>
            <w:ins w:id="31048" w:author="Thomas Dietz" w:date="2012-08-08T16:18:00Z">
              <w:r>
                <w:t xml:space="preserve">            This element is optional. If this element is not present it</w:t>
              </w:r>
            </w:ins>
          </w:p>
          <w:p w14:paraId="0AE3FDBE" w14:textId="77777777" w:rsidR="00D708FE" w:rsidRDefault="00D708FE" w:rsidP="00D708FE">
            <w:pPr>
              <w:pStyle w:val="XML1"/>
              <w:rPr>
                <w:ins w:id="31049" w:author="Thomas Dietz" w:date="2012-08-08T16:18:00Z"/>
              </w:rPr>
            </w:pPr>
            <w:ins w:id="31050" w:author="Thomas Dietz" w:date="2012-08-08T16:18:00Z">
              <w:r>
                <w:t xml:space="preserve">            defaults to 'tls'.</w:t>
              </w:r>
            </w:ins>
          </w:p>
          <w:p w14:paraId="678A150C" w14:textId="77777777" w:rsidR="00D708FE" w:rsidRDefault="00D708FE" w:rsidP="00D708FE">
            <w:pPr>
              <w:pStyle w:val="XML1"/>
              <w:rPr>
                <w:ins w:id="31051" w:author="Thomas Dietz" w:date="2012-08-08T16:18:00Z"/>
              </w:rPr>
            </w:pPr>
            <w:ins w:id="31052" w:author="Thomas Dietz" w:date="2012-08-08T16:18:00Z">
              <w:r>
                <w:t xml:space="preserve">          &lt;/xs:documentation&gt;</w:t>
              </w:r>
            </w:ins>
          </w:p>
          <w:p w14:paraId="375661F3" w14:textId="77777777" w:rsidR="00D708FE" w:rsidRDefault="00D708FE" w:rsidP="00D708FE">
            <w:pPr>
              <w:pStyle w:val="XML1"/>
              <w:rPr>
                <w:ins w:id="31053" w:author="Thomas Dietz" w:date="2012-08-08T16:18:00Z"/>
              </w:rPr>
            </w:pPr>
            <w:ins w:id="31054" w:author="Thomas Dietz" w:date="2012-08-08T16:18:00Z">
              <w:r>
                <w:t xml:space="preserve">        &lt;/xs:annotation&gt;</w:t>
              </w:r>
            </w:ins>
          </w:p>
          <w:p w14:paraId="07F87309" w14:textId="77777777" w:rsidR="00D708FE" w:rsidRDefault="00D708FE" w:rsidP="00D708FE">
            <w:pPr>
              <w:pStyle w:val="XML1"/>
              <w:rPr>
                <w:ins w:id="31055" w:author="Thomas Dietz" w:date="2012-08-08T16:18:00Z"/>
              </w:rPr>
            </w:pPr>
            <w:ins w:id="31056" w:author="Thomas Dietz" w:date="2012-08-08T16:18:00Z">
              <w:r>
                <w:t xml:space="preserve">        &lt;xs:simpleType&gt;</w:t>
              </w:r>
            </w:ins>
          </w:p>
          <w:p w14:paraId="6161C5E2" w14:textId="77777777" w:rsidR="00D708FE" w:rsidRDefault="00D708FE" w:rsidP="00D708FE">
            <w:pPr>
              <w:pStyle w:val="XML1"/>
              <w:rPr>
                <w:ins w:id="31057" w:author="Thomas Dietz" w:date="2012-08-08T16:18:00Z"/>
              </w:rPr>
            </w:pPr>
            <w:ins w:id="31058" w:author="Thomas Dietz" w:date="2012-08-08T16:18:00Z">
              <w:r>
                <w:t xml:space="preserve">          &lt;xs:restriction base="xs:string"&gt;</w:t>
              </w:r>
            </w:ins>
          </w:p>
          <w:p w14:paraId="7EF14FFB" w14:textId="77777777" w:rsidR="00D708FE" w:rsidRDefault="00D708FE" w:rsidP="00D708FE">
            <w:pPr>
              <w:pStyle w:val="XML1"/>
              <w:rPr>
                <w:ins w:id="31059" w:author="Thomas Dietz" w:date="2012-08-08T16:18:00Z"/>
              </w:rPr>
            </w:pPr>
            <w:ins w:id="31060" w:author="Thomas Dietz" w:date="2012-08-08T16:18:00Z">
              <w:r>
                <w:t xml:space="preserve">            &lt;xs:enumeration value="tcp"/&gt;</w:t>
              </w:r>
            </w:ins>
          </w:p>
          <w:p w14:paraId="0A964B12" w14:textId="77777777" w:rsidR="00D708FE" w:rsidRDefault="00D708FE" w:rsidP="00D708FE">
            <w:pPr>
              <w:pStyle w:val="XML1"/>
              <w:rPr>
                <w:ins w:id="31061" w:author="Thomas Dietz" w:date="2012-08-08T16:18:00Z"/>
              </w:rPr>
            </w:pPr>
            <w:ins w:id="31062" w:author="Thomas Dietz" w:date="2012-08-08T16:18:00Z">
              <w:r>
                <w:t xml:space="preserve">            &lt;xs:enumeration value="tls"/&gt;</w:t>
              </w:r>
            </w:ins>
          </w:p>
          <w:p w14:paraId="42CAA0D2" w14:textId="77777777" w:rsidR="00D708FE" w:rsidRDefault="00D708FE" w:rsidP="00D708FE">
            <w:pPr>
              <w:pStyle w:val="XML1"/>
              <w:rPr>
                <w:ins w:id="31063" w:author="Thomas Dietz" w:date="2012-08-08T16:18:00Z"/>
              </w:rPr>
            </w:pPr>
            <w:ins w:id="31064" w:author="Thomas Dietz" w:date="2012-08-08T16:18:00Z">
              <w:r>
                <w:t xml:space="preserve">          &lt;/xs:restriction&gt;</w:t>
              </w:r>
            </w:ins>
          </w:p>
          <w:p w14:paraId="7288635D" w14:textId="77777777" w:rsidR="00D708FE" w:rsidRDefault="00D708FE" w:rsidP="00D708FE">
            <w:pPr>
              <w:pStyle w:val="XML1"/>
              <w:rPr>
                <w:ins w:id="31065" w:author="Thomas Dietz" w:date="2012-08-08T16:18:00Z"/>
              </w:rPr>
            </w:pPr>
            <w:ins w:id="31066" w:author="Thomas Dietz" w:date="2012-08-08T16:18:00Z">
              <w:r>
                <w:t xml:space="preserve">        &lt;/xs:simpleType&gt;</w:t>
              </w:r>
            </w:ins>
          </w:p>
          <w:p w14:paraId="7558E722" w14:textId="77777777" w:rsidR="00D708FE" w:rsidRDefault="00D708FE" w:rsidP="00D708FE">
            <w:pPr>
              <w:pStyle w:val="XML1"/>
              <w:rPr>
                <w:ins w:id="31067" w:author="Thomas Dietz" w:date="2012-08-08T16:18:00Z"/>
              </w:rPr>
            </w:pPr>
            <w:ins w:id="31068" w:author="Thomas Dietz" w:date="2012-08-08T16:18:00Z">
              <w:r>
                <w:t xml:space="preserve">      &lt;/xs:element&gt;</w:t>
              </w:r>
            </w:ins>
          </w:p>
          <w:p w14:paraId="6EA80965" w14:textId="77777777" w:rsidR="00D708FE" w:rsidRDefault="00D708FE" w:rsidP="00D708FE">
            <w:pPr>
              <w:pStyle w:val="XML1"/>
              <w:rPr>
                <w:ins w:id="31069" w:author="Thomas Dietz" w:date="2012-08-08T16:18:00Z"/>
              </w:rPr>
            </w:pPr>
            <w:ins w:id="31070" w:author="Thomas Dietz" w:date="2012-08-08T16:18:00Z">
              <w:r>
                <w:t xml:space="preserve">      &lt;xs:element name="state"&gt;</w:t>
              </w:r>
            </w:ins>
          </w:p>
          <w:p w14:paraId="3F7D663F" w14:textId="77777777" w:rsidR="00D708FE" w:rsidRDefault="00D708FE" w:rsidP="00D708FE">
            <w:pPr>
              <w:pStyle w:val="XML1"/>
              <w:rPr>
                <w:ins w:id="31071" w:author="Thomas Dietz" w:date="2012-08-08T16:18:00Z"/>
              </w:rPr>
            </w:pPr>
            <w:ins w:id="31072" w:author="Thomas Dietz" w:date="2012-08-08T16:18:00Z">
              <w:r>
                <w:t xml:space="preserve">        &lt;xs:annotation&gt;</w:t>
              </w:r>
            </w:ins>
          </w:p>
          <w:p w14:paraId="48C850C8" w14:textId="77777777" w:rsidR="00D708FE" w:rsidRDefault="00D708FE" w:rsidP="00D708FE">
            <w:pPr>
              <w:pStyle w:val="XML1"/>
              <w:rPr>
                <w:ins w:id="31073" w:author="Thomas Dietz" w:date="2012-08-08T16:18:00Z"/>
              </w:rPr>
            </w:pPr>
            <w:ins w:id="31074" w:author="Thomas Dietz" w:date="2012-08-08T16:18:00Z">
              <w:r>
                <w:t xml:space="preserve">          &lt;xs:documentation&gt;</w:t>
              </w:r>
            </w:ins>
          </w:p>
          <w:p w14:paraId="47CFF6F3" w14:textId="77777777" w:rsidR="00D708FE" w:rsidRDefault="00D708FE" w:rsidP="00D708FE">
            <w:pPr>
              <w:pStyle w:val="XML1"/>
              <w:rPr>
                <w:ins w:id="31075" w:author="Thomas Dietz" w:date="2012-08-08T16:18:00Z"/>
              </w:rPr>
            </w:pPr>
            <w:ins w:id="31076" w:author="Thomas Dietz" w:date="2012-08-08T16:18:00Z">
              <w:r>
                <w:t xml:space="preserve">            This container holds connection state</w:t>
              </w:r>
            </w:ins>
          </w:p>
          <w:p w14:paraId="1041B081" w14:textId="77777777" w:rsidR="00D708FE" w:rsidRDefault="00D708FE" w:rsidP="00D708FE">
            <w:pPr>
              <w:pStyle w:val="XML1"/>
              <w:rPr>
                <w:ins w:id="31077" w:author="Thomas Dietz" w:date="2012-08-08T16:18:00Z"/>
              </w:rPr>
            </w:pPr>
            <w:ins w:id="31078" w:author="Thomas Dietz" w:date="2012-08-08T16:18:00Z">
              <w:r>
                <w:t xml:space="preserve">            information that indicate the connection state of the</w:t>
              </w:r>
            </w:ins>
          </w:p>
          <w:p w14:paraId="431D11BD" w14:textId="77777777" w:rsidR="00D708FE" w:rsidRDefault="00D708FE" w:rsidP="00D708FE">
            <w:pPr>
              <w:pStyle w:val="XML1"/>
              <w:rPr>
                <w:ins w:id="31079" w:author="Thomas Dietz" w:date="2012-08-08T16:18:00Z"/>
              </w:rPr>
            </w:pPr>
            <w:ins w:id="31080" w:author="Thomas Dietz" w:date="2012-08-08T16:18:00Z">
              <w:r>
                <w:t xml:space="preserve">            OpenFlow Logical Switch and the OpenFlow protocol version</w:t>
              </w:r>
            </w:ins>
          </w:p>
          <w:p w14:paraId="4D3E676F" w14:textId="77777777" w:rsidR="00D708FE" w:rsidRDefault="00D708FE" w:rsidP="00D708FE">
            <w:pPr>
              <w:pStyle w:val="XML1"/>
              <w:rPr>
                <w:ins w:id="31081" w:author="Thomas Dietz" w:date="2012-08-08T16:18:00Z"/>
              </w:rPr>
            </w:pPr>
            <w:ins w:id="31082" w:author="Thomas Dietz" w:date="2012-08-08T16:18:00Z">
              <w:r>
                <w:t xml:space="preserve">            used for the connection.</w:t>
              </w:r>
            </w:ins>
          </w:p>
          <w:p w14:paraId="6E12FD1D" w14:textId="77777777" w:rsidR="00D708FE" w:rsidRDefault="00D708FE" w:rsidP="00D708FE">
            <w:pPr>
              <w:pStyle w:val="XML1"/>
              <w:rPr>
                <w:ins w:id="31083" w:author="Thomas Dietz" w:date="2012-08-08T16:18:00Z"/>
              </w:rPr>
            </w:pPr>
          </w:p>
          <w:p w14:paraId="69854209" w14:textId="77777777" w:rsidR="00D708FE" w:rsidRDefault="00D708FE" w:rsidP="00D708FE">
            <w:pPr>
              <w:pStyle w:val="XML1"/>
              <w:rPr>
                <w:ins w:id="31084" w:author="Thomas Dietz" w:date="2012-08-08T16:18:00Z"/>
              </w:rPr>
            </w:pPr>
            <w:ins w:id="31085" w:author="Thomas Dietz" w:date="2012-08-08T16:18:00Z">
              <w:r>
                <w:t xml:space="preserve">            Children of this element are not configurable and can only</w:t>
              </w:r>
            </w:ins>
          </w:p>
          <w:p w14:paraId="384340E4" w14:textId="77777777" w:rsidR="00D708FE" w:rsidRDefault="00D708FE" w:rsidP="00D708FE">
            <w:pPr>
              <w:pStyle w:val="XML1"/>
              <w:rPr>
                <w:ins w:id="31086" w:author="Thomas Dietz" w:date="2012-08-08T16:18:00Z"/>
              </w:rPr>
            </w:pPr>
            <w:ins w:id="31087" w:author="Thomas Dietz" w:date="2012-08-08T16:18:00Z">
              <w:r>
                <w:t xml:space="preserve">            be retrieved by NETCONF &amp;lt;get&amp;gt; operations. Attemps to modify</w:t>
              </w:r>
            </w:ins>
          </w:p>
          <w:p w14:paraId="071D3AB5" w14:textId="77777777" w:rsidR="00D708FE" w:rsidRDefault="00D708FE" w:rsidP="00D708FE">
            <w:pPr>
              <w:pStyle w:val="XML1"/>
              <w:rPr>
                <w:ins w:id="31088" w:author="Thomas Dietz" w:date="2012-08-08T16:18:00Z"/>
              </w:rPr>
            </w:pPr>
            <w:ins w:id="31089" w:author="Thomas Dietz" w:date="2012-08-08T16:18:00Z">
              <w:r>
                <w:t xml:space="preserve">            this element and its children with a NETCONF &amp;lt;edit-config&amp;gt;</w:t>
              </w:r>
            </w:ins>
          </w:p>
          <w:p w14:paraId="0761D6FF" w14:textId="77777777" w:rsidR="00D708FE" w:rsidRDefault="00D708FE" w:rsidP="00D708FE">
            <w:pPr>
              <w:pStyle w:val="XML1"/>
              <w:rPr>
                <w:ins w:id="31090" w:author="Thomas Dietz" w:date="2012-08-08T16:18:00Z"/>
              </w:rPr>
            </w:pPr>
            <w:ins w:id="31091" w:author="Thomas Dietz" w:date="2012-08-08T16:18:00Z">
              <w:r>
                <w:t xml:space="preserve">            operation MUST result in an 'operation-not-supported' error</w:t>
              </w:r>
            </w:ins>
          </w:p>
          <w:p w14:paraId="4F81B2AD" w14:textId="77777777" w:rsidR="00D708FE" w:rsidRDefault="00D708FE" w:rsidP="00D708FE">
            <w:pPr>
              <w:pStyle w:val="XML1"/>
              <w:rPr>
                <w:ins w:id="31092" w:author="Thomas Dietz" w:date="2012-08-08T16:18:00Z"/>
              </w:rPr>
            </w:pPr>
            <w:ins w:id="31093" w:author="Thomas Dietz" w:date="2012-08-08T16:18:00Z">
              <w:r>
                <w:t xml:space="preserve">            with type 'application'.</w:t>
              </w:r>
            </w:ins>
          </w:p>
          <w:p w14:paraId="3DB07FF9" w14:textId="77777777" w:rsidR="00D708FE" w:rsidRDefault="00D708FE" w:rsidP="00D708FE">
            <w:pPr>
              <w:pStyle w:val="XML1"/>
              <w:rPr>
                <w:ins w:id="31094" w:author="Thomas Dietz" w:date="2012-08-08T16:18:00Z"/>
              </w:rPr>
            </w:pPr>
            <w:ins w:id="31095" w:author="Thomas Dietz" w:date="2012-08-08T16:18:00Z">
              <w:r>
                <w:t xml:space="preserve">          &lt;/xs:documentation&gt;</w:t>
              </w:r>
            </w:ins>
          </w:p>
          <w:p w14:paraId="372A473A" w14:textId="77777777" w:rsidR="00D708FE" w:rsidRDefault="00D708FE" w:rsidP="00D708FE">
            <w:pPr>
              <w:pStyle w:val="XML1"/>
              <w:rPr>
                <w:ins w:id="31096" w:author="Thomas Dietz" w:date="2012-08-08T16:18:00Z"/>
              </w:rPr>
            </w:pPr>
            <w:ins w:id="31097" w:author="Thomas Dietz" w:date="2012-08-08T16:18:00Z">
              <w:r>
                <w:t xml:space="preserve">        &lt;/xs:annotation&gt;</w:t>
              </w:r>
            </w:ins>
          </w:p>
          <w:p w14:paraId="6BFB58C1" w14:textId="77777777" w:rsidR="00D708FE" w:rsidRDefault="00D708FE" w:rsidP="00D708FE">
            <w:pPr>
              <w:pStyle w:val="XML1"/>
              <w:rPr>
                <w:ins w:id="31098" w:author="Thomas Dietz" w:date="2012-08-08T16:18:00Z"/>
              </w:rPr>
            </w:pPr>
            <w:ins w:id="31099" w:author="Thomas Dietz" w:date="2012-08-08T16:18:00Z">
              <w:r>
                <w:t xml:space="preserve">        &lt;xs:complexType&gt;</w:t>
              </w:r>
            </w:ins>
          </w:p>
          <w:p w14:paraId="2488D867" w14:textId="77777777" w:rsidR="00D708FE" w:rsidRDefault="00D708FE" w:rsidP="00D708FE">
            <w:pPr>
              <w:pStyle w:val="XML1"/>
              <w:rPr>
                <w:ins w:id="31100" w:author="Thomas Dietz" w:date="2012-08-08T16:18:00Z"/>
              </w:rPr>
            </w:pPr>
            <w:ins w:id="31101" w:author="Thomas Dietz" w:date="2012-08-08T16:18:00Z">
              <w:r>
                <w:t xml:space="preserve">          &lt;xs:sequence&gt;</w:t>
              </w:r>
            </w:ins>
          </w:p>
          <w:p w14:paraId="30E2BDA9" w14:textId="77777777" w:rsidR="00D708FE" w:rsidRDefault="00D708FE" w:rsidP="00D708FE">
            <w:pPr>
              <w:pStyle w:val="XML1"/>
              <w:rPr>
                <w:ins w:id="31102" w:author="Thomas Dietz" w:date="2012-08-08T16:18:00Z"/>
              </w:rPr>
            </w:pPr>
            <w:ins w:id="31103" w:author="Thomas Dietz" w:date="2012-08-08T16:18:00Z">
              <w:r>
                <w:t xml:space="preserve">            &lt;xs:element name="connection-state" minOccurs="0"  type="OFUpDownStateType"&gt;</w:t>
              </w:r>
            </w:ins>
          </w:p>
          <w:p w14:paraId="0592D8DC" w14:textId="77777777" w:rsidR="00D708FE" w:rsidRDefault="00D708FE" w:rsidP="00D708FE">
            <w:pPr>
              <w:pStyle w:val="XML1"/>
              <w:rPr>
                <w:ins w:id="31104" w:author="Thomas Dietz" w:date="2012-08-08T16:18:00Z"/>
              </w:rPr>
            </w:pPr>
            <w:ins w:id="31105" w:author="Thomas Dietz" w:date="2012-08-08T16:18:00Z">
              <w:r>
                <w:t xml:space="preserve">              &lt;xs:annotation&gt;</w:t>
              </w:r>
            </w:ins>
          </w:p>
          <w:p w14:paraId="6D9628F1" w14:textId="77777777" w:rsidR="00D708FE" w:rsidRDefault="00D708FE" w:rsidP="00D708FE">
            <w:pPr>
              <w:pStyle w:val="XML1"/>
              <w:rPr>
                <w:ins w:id="31106" w:author="Thomas Dietz" w:date="2012-08-08T16:18:00Z"/>
              </w:rPr>
            </w:pPr>
            <w:ins w:id="31107" w:author="Thomas Dietz" w:date="2012-08-08T16:18:00Z">
              <w:r>
                <w:t xml:space="preserve">                &lt;xs:documentation&gt;</w:t>
              </w:r>
            </w:ins>
          </w:p>
          <w:p w14:paraId="34AD8828" w14:textId="77777777" w:rsidR="00D708FE" w:rsidRDefault="00D708FE" w:rsidP="00D708FE">
            <w:pPr>
              <w:pStyle w:val="XML1"/>
              <w:rPr>
                <w:ins w:id="31108" w:author="Thomas Dietz" w:date="2012-08-08T16:18:00Z"/>
              </w:rPr>
            </w:pPr>
            <w:ins w:id="31109" w:author="Thomas Dietz" w:date="2012-08-08T16:18:00Z">
              <w:r>
                <w:t xml:space="preserve">                  This object indicates the connections state of</w:t>
              </w:r>
            </w:ins>
          </w:p>
          <w:p w14:paraId="004D41E0" w14:textId="77777777" w:rsidR="00D708FE" w:rsidRDefault="00D708FE" w:rsidP="00D708FE">
            <w:pPr>
              <w:pStyle w:val="XML1"/>
              <w:rPr>
                <w:ins w:id="31110" w:author="Thomas Dietz" w:date="2012-08-08T16:18:00Z"/>
              </w:rPr>
            </w:pPr>
            <w:ins w:id="31111" w:author="Thomas Dietz" w:date="2012-08-08T16:18:00Z">
              <w:r>
                <w:t xml:space="preserve">                  the OpenFlow Logical Switch to this controller.</w:t>
              </w:r>
            </w:ins>
          </w:p>
          <w:p w14:paraId="2EE4CB99" w14:textId="77777777" w:rsidR="00D708FE" w:rsidRDefault="00D708FE" w:rsidP="00D708FE">
            <w:pPr>
              <w:pStyle w:val="XML1"/>
              <w:rPr>
                <w:ins w:id="31112" w:author="Thomas Dietz" w:date="2012-08-08T16:18:00Z"/>
              </w:rPr>
            </w:pPr>
            <w:ins w:id="31113" w:author="Thomas Dietz" w:date="2012-08-08T16:18:00Z">
              <w:r>
                <w:t xml:space="preserve">                &lt;/xs:documentation&gt;</w:t>
              </w:r>
            </w:ins>
          </w:p>
          <w:p w14:paraId="1A638048" w14:textId="77777777" w:rsidR="00D708FE" w:rsidRDefault="00D708FE" w:rsidP="00D708FE">
            <w:pPr>
              <w:pStyle w:val="XML1"/>
              <w:rPr>
                <w:ins w:id="31114" w:author="Thomas Dietz" w:date="2012-08-08T16:18:00Z"/>
              </w:rPr>
            </w:pPr>
            <w:ins w:id="31115" w:author="Thomas Dietz" w:date="2012-08-08T16:18:00Z">
              <w:r>
                <w:t xml:space="preserve">              &lt;/xs:annotation&gt;</w:t>
              </w:r>
            </w:ins>
          </w:p>
          <w:p w14:paraId="763D07E5" w14:textId="77777777" w:rsidR="00D708FE" w:rsidRDefault="00D708FE" w:rsidP="00D708FE">
            <w:pPr>
              <w:pStyle w:val="XML1"/>
              <w:rPr>
                <w:ins w:id="31116" w:author="Thomas Dietz" w:date="2012-08-08T16:18:00Z"/>
              </w:rPr>
            </w:pPr>
            <w:ins w:id="31117" w:author="Thomas Dietz" w:date="2012-08-08T16:18:00Z">
              <w:r>
                <w:t xml:space="preserve">            &lt;/xs:element&gt;</w:t>
              </w:r>
            </w:ins>
          </w:p>
          <w:p w14:paraId="1E64CFCF" w14:textId="77777777" w:rsidR="00D708FE" w:rsidRDefault="00D708FE" w:rsidP="00D708FE">
            <w:pPr>
              <w:pStyle w:val="XML1"/>
              <w:rPr>
                <w:ins w:id="31118" w:author="Thomas Dietz" w:date="2012-08-08T16:18:00Z"/>
              </w:rPr>
            </w:pPr>
            <w:ins w:id="31119" w:author="Thomas Dietz" w:date="2012-08-08T16:18:00Z">
              <w:r>
                <w:t xml:space="preserve">            &lt;xs:element name="current-version" minOccurs="0"  type="OFOpenFlowVersionType"&gt;</w:t>
              </w:r>
            </w:ins>
          </w:p>
          <w:p w14:paraId="1C84F62B" w14:textId="77777777" w:rsidR="00D708FE" w:rsidRDefault="00D708FE" w:rsidP="00D708FE">
            <w:pPr>
              <w:pStyle w:val="XML1"/>
              <w:rPr>
                <w:ins w:id="31120" w:author="Thomas Dietz" w:date="2012-08-08T16:18:00Z"/>
              </w:rPr>
            </w:pPr>
            <w:ins w:id="31121" w:author="Thomas Dietz" w:date="2012-08-08T16:18:00Z">
              <w:r>
                <w:t xml:space="preserve">              &lt;xs:annotation&gt;</w:t>
              </w:r>
            </w:ins>
          </w:p>
          <w:p w14:paraId="33E48B6A" w14:textId="77777777" w:rsidR="00D708FE" w:rsidRDefault="00D708FE" w:rsidP="00D708FE">
            <w:pPr>
              <w:pStyle w:val="XML1"/>
              <w:rPr>
                <w:ins w:id="31122" w:author="Thomas Dietz" w:date="2012-08-08T16:18:00Z"/>
              </w:rPr>
            </w:pPr>
            <w:ins w:id="31123" w:author="Thomas Dietz" w:date="2012-08-08T16:18:00Z">
              <w:r>
                <w:t xml:space="preserve">                &lt;xs:documentation&gt;</w:t>
              </w:r>
            </w:ins>
          </w:p>
          <w:p w14:paraId="61C53966" w14:textId="77777777" w:rsidR="00D708FE" w:rsidRDefault="00D708FE" w:rsidP="00D708FE">
            <w:pPr>
              <w:pStyle w:val="XML1"/>
              <w:rPr>
                <w:ins w:id="31124" w:author="Thomas Dietz" w:date="2012-08-08T16:18:00Z"/>
              </w:rPr>
            </w:pPr>
            <w:ins w:id="31125" w:author="Thomas Dietz" w:date="2012-08-08T16:18:00Z">
              <w:r>
                <w:lastRenderedPageBreak/>
                <w:t xml:space="preserve">                  This object indicates the version of the</w:t>
              </w:r>
            </w:ins>
          </w:p>
          <w:p w14:paraId="6637DA5D" w14:textId="77777777" w:rsidR="00D708FE" w:rsidRDefault="00D708FE" w:rsidP="00D708FE">
            <w:pPr>
              <w:pStyle w:val="XML1"/>
              <w:rPr>
                <w:ins w:id="31126" w:author="Thomas Dietz" w:date="2012-08-08T16:18:00Z"/>
              </w:rPr>
            </w:pPr>
            <w:ins w:id="31127" w:author="Thomas Dietz" w:date="2012-08-08T16:18:00Z">
              <w:r>
                <w:t xml:space="preserve">                  OpenFlow protocol used between the OpenFlow Logical</w:t>
              </w:r>
            </w:ins>
          </w:p>
          <w:p w14:paraId="07C11999" w14:textId="77777777" w:rsidR="00D708FE" w:rsidRDefault="00D708FE" w:rsidP="00D708FE">
            <w:pPr>
              <w:pStyle w:val="XML1"/>
              <w:rPr>
                <w:ins w:id="31128" w:author="Thomas Dietz" w:date="2012-08-08T16:18:00Z"/>
              </w:rPr>
            </w:pPr>
            <w:ins w:id="31129" w:author="Thomas Dietz" w:date="2012-08-08T16:18:00Z">
              <w:r>
                <w:t xml:space="preserve">                  Switch and this Controller.  If element connection-state</w:t>
              </w:r>
            </w:ins>
          </w:p>
          <w:p w14:paraId="15FFC712" w14:textId="77777777" w:rsidR="00D708FE" w:rsidRDefault="00D708FE" w:rsidP="00D708FE">
            <w:pPr>
              <w:pStyle w:val="XML1"/>
              <w:rPr>
                <w:ins w:id="31130" w:author="Thomas Dietz" w:date="2012-08-08T16:18:00Z"/>
              </w:rPr>
            </w:pPr>
            <w:ins w:id="31131" w:author="Thomas Dietz" w:date="2012-08-08T16:18:00Z">
              <w:r>
                <w:t xml:space="preserve">                  has value 'up', then this element indicates the actual</w:t>
              </w:r>
            </w:ins>
          </w:p>
          <w:p w14:paraId="1084B1C4" w14:textId="77777777" w:rsidR="00D708FE" w:rsidRDefault="00D708FE" w:rsidP="00D708FE">
            <w:pPr>
              <w:pStyle w:val="XML1"/>
              <w:rPr>
                <w:ins w:id="31132" w:author="Thomas Dietz" w:date="2012-08-08T16:18:00Z"/>
              </w:rPr>
            </w:pPr>
            <w:ins w:id="31133" w:author="Thomas Dietz" w:date="2012-08-08T16:18:00Z">
              <w:r>
                <w:t xml:space="preserve">                  version in use.  If element connection-state has value</w:t>
              </w:r>
            </w:ins>
          </w:p>
          <w:p w14:paraId="4DA476D5" w14:textId="77777777" w:rsidR="00D708FE" w:rsidRDefault="00D708FE" w:rsidP="00D708FE">
            <w:pPr>
              <w:pStyle w:val="XML1"/>
              <w:rPr>
                <w:ins w:id="31134" w:author="Thomas Dietz" w:date="2012-08-08T16:18:00Z"/>
              </w:rPr>
            </w:pPr>
            <w:ins w:id="31135" w:author="Thomas Dietz" w:date="2012-08-08T16:18:00Z">
              <w:r>
                <w:t xml:space="preserve">                  'down', then this element indicates the version number of</w:t>
              </w:r>
            </w:ins>
          </w:p>
          <w:p w14:paraId="396F9FEC" w14:textId="77777777" w:rsidR="00D708FE" w:rsidRDefault="00D708FE" w:rsidP="00D708FE">
            <w:pPr>
              <w:pStyle w:val="XML1"/>
              <w:rPr>
                <w:ins w:id="31136" w:author="Thomas Dietz" w:date="2012-08-08T16:18:00Z"/>
              </w:rPr>
            </w:pPr>
            <w:ins w:id="31137" w:author="Thomas Dietz" w:date="2012-08-08T16:18:00Z">
              <w:r>
                <w:t xml:space="preserve">                  the last established connection with this OpenFlow</w:t>
              </w:r>
            </w:ins>
          </w:p>
          <w:p w14:paraId="0A56F2B6" w14:textId="77777777" w:rsidR="00D708FE" w:rsidRDefault="00D708FE" w:rsidP="00D708FE">
            <w:pPr>
              <w:pStyle w:val="XML1"/>
              <w:rPr>
                <w:ins w:id="31138" w:author="Thomas Dietz" w:date="2012-08-08T16:18:00Z"/>
              </w:rPr>
            </w:pPr>
            <w:ins w:id="31139" w:author="Thomas Dietz" w:date="2012-08-08T16:18:00Z">
              <w:r>
                <w:t xml:space="preserve">                  Controller.  The value of this element MAY be persistent</w:t>
              </w:r>
            </w:ins>
          </w:p>
          <w:p w14:paraId="44A9D8A7" w14:textId="77777777" w:rsidR="00D708FE" w:rsidRDefault="00D708FE" w:rsidP="00D708FE">
            <w:pPr>
              <w:pStyle w:val="XML1"/>
              <w:rPr>
                <w:ins w:id="31140" w:author="Thomas Dietz" w:date="2012-08-08T16:18:00Z"/>
              </w:rPr>
            </w:pPr>
            <w:ins w:id="31141" w:author="Thomas Dietz" w:date="2012-08-08T16:18:00Z">
              <w:r>
                <w:t xml:space="preserve">                  across reboots of the OpenFlow Logical Switch in such a</w:t>
              </w:r>
            </w:ins>
          </w:p>
          <w:p w14:paraId="42E962C6" w14:textId="77777777" w:rsidR="00D708FE" w:rsidRDefault="00D708FE" w:rsidP="00D708FE">
            <w:pPr>
              <w:pStyle w:val="XML1"/>
              <w:rPr>
                <w:ins w:id="31142" w:author="Thomas Dietz" w:date="2012-08-08T16:18:00Z"/>
              </w:rPr>
            </w:pPr>
            <w:ins w:id="31143" w:author="Thomas Dietz" w:date="2012-08-08T16:18:00Z">
              <w:r>
                <w:t xml:space="preserve">                  case.  If element connection-state has value 'down'and</w:t>
              </w:r>
            </w:ins>
          </w:p>
          <w:p w14:paraId="0E7F132F" w14:textId="77777777" w:rsidR="00D708FE" w:rsidRDefault="00D708FE" w:rsidP="00D708FE">
            <w:pPr>
              <w:pStyle w:val="XML1"/>
              <w:rPr>
                <w:ins w:id="31144" w:author="Thomas Dietz" w:date="2012-08-08T16:18:00Z"/>
              </w:rPr>
            </w:pPr>
            <w:ins w:id="31145" w:author="Thomas Dietz" w:date="2012-08-08T16:18:00Z">
              <w:r>
                <w:t xml:space="preserve">                  there is no information about previous connections to</w:t>
              </w:r>
            </w:ins>
          </w:p>
          <w:p w14:paraId="3C0FAFF7" w14:textId="77777777" w:rsidR="00D708FE" w:rsidRDefault="00D708FE" w:rsidP="00D708FE">
            <w:pPr>
              <w:pStyle w:val="XML1"/>
              <w:rPr>
                <w:ins w:id="31146" w:author="Thomas Dietz" w:date="2012-08-08T16:18:00Z"/>
              </w:rPr>
            </w:pPr>
            <w:ins w:id="31147" w:author="Thomas Dietz" w:date="2012-08-08T16:18:00Z">
              <w:r>
                <w:t xml:space="preserve">                  this OpenFlow controller, then this element is not</w:t>
              </w:r>
            </w:ins>
          </w:p>
          <w:p w14:paraId="40DE71EB" w14:textId="77777777" w:rsidR="00D708FE" w:rsidRDefault="00D708FE" w:rsidP="00D708FE">
            <w:pPr>
              <w:pStyle w:val="XML1"/>
              <w:rPr>
                <w:ins w:id="31148" w:author="Thomas Dietz" w:date="2012-08-08T16:18:00Z"/>
              </w:rPr>
            </w:pPr>
            <w:ins w:id="31149" w:author="Thomas Dietz" w:date="2012-08-08T16:18:00Z">
              <w:r>
                <w:t xml:space="preserve">                  present or has the value '0'.</w:t>
              </w:r>
            </w:ins>
          </w:p>
          <w:p w14:paraId="30C52062" w14:textId="77777777" w:rsidR="00D708FE" w:rsidRDefault="00D708FE" w:rsidP="00D708FE">
            <w:pPr>
              <w:pStyle w:val="XML1"/>
              <w:rPr>
                <w:ins w:id="31150" w:author="Thomas Dietz" w:date="2012-08-08T16:18:00Z"/>
              </w:rPr>
            </w:pPr>
            <w:ins w:id="31151" w:author="Thomas Dietz" w:date="2012-08-08T16:18:00Z">
              <w:r>
                <w:t xml:space="preserve">                &lt;/xs:documentation&gt;</w:t>
              </w:r>
            </w:ins>
          </w:p>
          <w:p w14:paraId="15782B8B" w14:textId="77777777" w:rsidR="00D708FE" w:rsidRDefault="00D708FE" w:rsidP="00D708FE">
            <w:pPr>
              <w:pStyle w:val="XML1"/>
              <w:rPr>
                <w:ins w:id="31152" w:author="Thomas Dietz" w:date="2012-08-08T16:18:00Z"/>
              </w:rPr>
            </w:pPr>
            <w:ins w:id="31153" w:author="Thomas Dietz" w:date="2012-08-08T16:18:00Z">
              <w:r>
                <w:t xml:space="preserve">              &lt;/xs:annotation&gt;</w:t>
              </w:r>
            </w:ins>
          </w:p>
          <w:p w14:paraId="3E2B221A" w14:textId="77777777" w:rsidR="00D708FE" w:rsidRDefault="00D708FE" w:rsidP="00D708FE">
            <w:pPr>
              <w:pStyle w:val="XML1"/>
              <w:rPr>
                <w:ins w:id="31154" w:author="Thomas Dietz" w:date="2012-08-08T16:18:00Z"/>
              </w:rPr>
            </w:pPr>
            <w:ins w:id="31155" w:author="Thomas Dietz" w:date="2012-08-08T16:18:00Z">
              <w:r>
                <w:t xml:space="preserve">            &lt;/xs:element&gt;</w:t>
              </w:r>
            </w:ins>
          </w:p>
          <w:p w14:paraId="17C8188A" w14:textId="77777777" w:rsidR="00D708FE" w:rsidRDefault="00D708FE" w:rsidP="00D708FE">
            <w:pPr>
              <w:pStyle w:val="XML1"/>
              <w:rPr>
                <w:ins w:id="31156" w:author="Thomas Dietz" w:date="2012-08-08T16:18:00Z"/>
              </w:rPr>
            </w:pPr>
            <w:ins w:id="31157" w:author="Thomas Dietz" w:date="2012-08-08T16:18:00Z">
              <w:r>
                <w:t xml:space="preserve">            &lt;xs:element name="supported-versions" minOccurs="0" maxOccurs="unbounded"  type="OFOpenFlowVersionType"&gt;</w:t>
              </w:r>
            </w:ins>
          </w:p>
          <w:p w14:paraId="7262187B" w14:textId="77777777" w:rsidR="00D708FE" w:rsidRDefault="00D708FE" w:rsidP="00D708FE">
            <w:pPr>
              <w:pStyle w:val="XML1"/>
              <w:rPr>
                <w:ins w:id="31158" w:author="Thomas Dietz" w:date="2012-08-08T16:18:00Z"/>
              </w:rPr>
            </w:pPr>
            <w:ins w:id="31159" w:author="Thomas Dietz" w:date="2012-08-08T16:18:00Z">
              <w:r>
                <w:t xml:space="preserve">              &lt;xs:annotation&gt;</w:t>
              </w:r>
            </w:ins>
          </w:p>
          <w:p w14:paraId="38522949" w14:textId="77777777" w:rsidR="00D708FE" w:rsidRDefault="00D708FE" w:rsidP="00D708FE">
            <w:pPr>
              <w:pStyle w:val="XML1"/>
              <w:rPr>
                <w:ins w:id="31160" w:author="Thomas Dietz" w:date="2012-08-08T16:18:00Z"/>
              </w:rPr>
            </w:pPr>
            <w:ins w:id="31161" w:author="Thomas Dietz" w:date="2012-08-08T16:18:00Z">
              <w:r>
                <w:t xml:space="preserve">                &lt;xs:documentation&gt;</w:t>
              </w:r>
            </w:ins>
          </w:p>
          <w:p w14:paraId="4306A013" w14:textId="77777777" w:rsidR="00D708FE" w:rsidRDefault="00D708FE" w:rsidP="00D708FE">
            <w:pPr>
              <w:pStyle w:val="XML1"/>
              <w:rPr>
                <w:ins w:id="31162" w:author="Thomas Dietz" w:date="2012-08-08T16:18:00Z"/>
              </w:rPr>
            </w:pPr>
            <w:ins w:id="31163" w:author="Thomas Dietz" w:date="2012-08-08T16:18:00Z">
              <w:r>
                <w:t xml:space="preserve">                  This list of elements includes one entry for</w:t>
              </w:r>
            </w:ins>
          </w:p>
          <w:p w14:paraId="7037C879" w14:textId="77777777" w:rsidR="00D708FE" w:rsidRDefault="00D708FE" w:rsidP="00D708FE">
            <w:pPr>
              <w:pStyle w:val="XML1"/>
              <w:rPr>
                <w:ins w:id="31164" w:author="Thomas Dietz" w:date="2012-08-08T16:18:00Z"/>
              </w:rPr>
            </w:pPr>
            <w:ins w:id="31165" w:author="Thomas Dietz" w:date="2012-08-08T16:18:00Z">
              <w:r>
                <w:t xml:space="preserve">                  each OpenFlow protocol version that this OpenFlow</w:t>
              </w:r>
            </w:ins>
          </w:p>
          <w:p w14:paraId="2712C66A" w14:textId="77777777" w:rsidR="00D708FE" w:rsidRDefault="00D708FE" w:rsidP="00D708FE">
            <w:pPr>
              <w:pStyle w:val="XML1"/>
              <w:rPr>
                <w:ins w:id="31166" w:author="Thomas Dietz" w:date="2012-08-08T16:18:00Z"/>
              </w:rPr>
            </w:pPr>
            <w:ins w:id="31167" w:author="Thomas Dietz" w:date="2012-08-08T16:18:00Z">
              <w:r>
                <w:t xml:space="preserve">                  controller supports.  It SHOULD contain all</w:t>
              </w:r>
            </w:ins>
          </w:p>
          <w:p w14:paraId="16529F1C" w14:textId="77777777" w:rsidR="00D708FE" w:rsidRDefault="00D708FE" w:rsidP="00D708FE">
            <w:pPr>
              <w:pStyle w:val="XML1"/>
              <w:rPr>
                <w:ins w:id="31168" w:author="Thomas Dietz" w:date="2012-08-08T16:18:00Z"/>
              </w:rPr>
            </w:pPr>
            <w:ins w:id="31169" w:author="Thomas Dietz" w:date="2012-08-08T16:18:00Z">
              <w:r>
                <w:t xml:space="preserve">                &lt;/xs:documentation&gt;</w:t>
              </w:r>
            </w:ins>
          </w:p>
          <w:p w14:paraId="7AAEBD66" w14:textId="77777777" w:rsidR="00D708FE" w:rsidRDefault="00D708FE" w:rsidP="00D708FE">
            <w:pPr>
              <w:pStyle w:val="XML1"/>
              <w:rPr>
                <w:ins w:id="31170" w:author="Thomas Dietz" w:date="2012-08-08T16:18:00Z"/>
              </w:rPr>
            </w:pPr>
            <w:ins w:id="31171" w:author="Thomas Dietz" w:date="2012-08-08T16:18:00Z">
              <w:r>
                <w:t xml:space="preserve">              &lt;/xs:annotation&gt;</w:t>
              </w:r>
            </w:ins>
          </w:p>
          <w:p w14:paraId="1CA4F628" w14:textId="77777777" w:rsidR="00D708FE" w:rsidRDefault="00D708FE" w:rsidP="00D708FE">
            <w:pPr>
              <w:pStyle w:val="XML1"/>
              <w:rPr>
                <w:ins w:id="31172" w:author="Thomas Dietz" w:date="2012-08-08T16:18:00Z"/>
              </w:rPr>
            </w:pPr>
            <w:ins w:id="31173" w:author="Thomas Dietz" w:date="2012-08-08T16:18:00Z">
              <w:r>
                <w:t xml:space="preserve">            &lt;/xs:element&gt;</w:t>
              </w:r>
            </w:ins>
          </w:p>
          <w:p w14:paraId="7F8418FF" w14:textId="77777777" w:rsidR="00D708FE" w:rsidRDefault="00D708FE" w:rsidP="00D708FE">
            <w:pPr>
              <w:pStyle w:val="XML1"/>
              <w:rPr>
                <w:ins w:id="31174" w:author="Thomas Dietz" w:date="2012-08-08T16:18:00Z"/>
              </w:rPr>
            </w:pPr>
            <w:ins w:id="31175" w:author="Thomas Dietz" w:date="2012-08-08T16:18:00Z">
              <w:r>
                <w:t xml:space="preserve">            &lt;xs:element name="local-ip-address-in-use" minOccurs="0"  type="inet:ip-address"&gt;</w:t>
              </w:r>
            </w:ins>
          </w:p>
          <w:p w14:paraId="09BFDEE2" w14:textId="77777777" w:rsidR="00D708FE" w:rsidRDefault="00D708FE" w:rsidP="00D708FE">
            <w:pPr>
              <w:pStyle w:val="XML1"/>
              <w:rPr>
                <w:ins w:id="31176" w:author="Thomas Dietz" w:date="2012-08-08T16:18:00Z"/>
              </w:rPr>
            </w:pPr>
            <w:ins w:id="31177" w:author="Thomas Dietz" w:date="2012-08-08T16:18:00Z">
              <w:r>
                <w:t xml:space="preserve">              &lt;xs:annotation&gt;</w:t>
              </w:r>
            </w:ins>
          </w:p>
          <w:p w14:paraId="20D63B53" w14:textId="77777777" w:rsidR="00D708FE" w:rsidRDefault="00D708FE" w:rsidP="00D708FE">
            <w:pPr>
              <w:pStyle w:val="XML1"/>
              <w:rPr>
                <w:ins w:id="31178" w:author="Thomas Dietz" w:date="2012-08-08T16:18:00Z"/>
              </w:rPr>
            </w:pPr>
            <w:ins w:id="31179" w:author="Thomas Dietz" w:date="2012-08-08T16:18:00Z">
              <w:r>
                <w:t xml:space="preserve">                &lt;xs:documentation&gt;</w:t>
              </w:r>
            </w:ins>
          </w:p>
          <w:p w14:paraId="55AEB3F8" w14:textId="77777777" w:rsidR="00D708FE" w:rsidRDefault="00D708FE" w:rsidP="00D708FE">
            <w:pPr>
              <w:pStyle w:val="XML1"/>
              <w:rPr>
                <w:ins w:id="31180" w:author="Thomas Dietz" w:date="2012-08-08T16:18:00Z"/>
              </w:rPr>
            </w:pPr>
            <w:ins w:id="31181" w:author="Thomas Dietz" w:date="2012-08-08T16:18:00Z">
              <w:r>
                <w:t xml:space="preserve">                  The local IP address of the OpenFlow Logical</w:t>
              </w:r>
            </w:ins>
          </w:p>
          <w:p w14:paraId="2A3B229D" w14:textId="77777777" w:rsidR="00D708FE" w:rsidRDefault="00D708FE" w:rsidP="00D708FE">
            <w:pPr>
              <w:pStyle w:val="XML1"/>
              <w:rPr>
                <w:ins w:id="31182" w:author="Thomas Dietz" w:date="2012-08-08T16:18:00Z"/>
              </w:rPr>
            </w:pPr>
            <w:ins w:id="31183" w:author="Thomas Dietz" w:date="2012-08-08T16:18:00Z">
              <w:r>
                <w:t xml:space="preserve">                  Switch when connecting to this OpenFlow Controller.  It</w:t>
              </w:r>
            </w:ins>
          </w:p>
          <w:p w14:paraId="39AB9BA1" w14:textId="77777777" w:rsidR="00D708FE" w:rsidRDefault="00D708FE" w:rsidP="00D708FE">
            <w:pPr>
              <w:pStyle w:val="XML1"/>
              <w:rPr>
                <w:ins w:id="31184" w:author="Thomas Dietz" w:date="2012-08-08T16:18:00Z"/>
              </w:rPr>
            </w:pPr>
            <w:ins w:id="31185" w:author="Thomas Dietz" w:date="2012-08-08T16:18:00Z">
              <w:r>
                <w:t xml:space="preserve">                  is the source IP address of packets sent to this OpenFlow</w:t>
              </w:r>
            </w:ins>
          </w:p>
          <w:p w14:paraId="077E4AFB" w14:textId="77777777" w:rsidR="00D708FE" w:rsidRDefault="00D708FE" w:rsidP="00D708FE">
            <w:pPr>
              <w:pStyle w:val="XML1"/>
              <w:rPr>
                <w:ins w:id="31186" w:author="Thomas Dietz" w:date="2012-08-08T16:18:00Z"/>
              </w:rPr>
            </w:pPr>
            <w:ins w:id="31187" w:author="Thomas Dietz" w:date="2012-08-08T16:18:00Z">
              <w:r>
                <w:t xml:space="preserve">                  Controller.  If present, this element overrides any</w:t>
              </w:r>
            </w:ins>
          </w:p>
          <w:p w14:paraId="130F2A58" w14:textId="77777777" w:rsidR="00D708FE" w:rsidRDefault="00D708FE" w:rsidP="00D708FE">
            <w:pPr>
              <w:pStyle w:val="XML1"/>
              <w:rPr>
                <w:ins w:id="31188" w:author="Thomas Dietz" w:date="2012-08-08T16:18:00Z"/>
              </w:rPr>
            </w:pPr>
            <w:ins w:id="31189" w:author="Thomas Dietz" w:date="2012-08-08T16:18:00Z">
              <w:r>
                <w:t xml:space="preserve">                  default IP address.</w:t>
              </w:r>
            </w:ins>
          </w:p>
          <w:p w14:paraId="47D83D6C" w14:textId="77777777" w:rsidR="00D708FE" w:rsidRDefault="00D708FE" w:rsidP="00D708FE">
            <w:pPr>
              <w:pStyle w:val="XML1"/>
              <w:rPr>
                <w:ins w:id="31190" w:author="Thomas Dietz" w:date="2012-08-08T16:18:00Z"/>
              </w:rPr>
            </w:pPr>
            <w:ins w:id="31191" w:author="Thomas Dietz" w:date="2012-08-08T16:18:00Z">
              <w:r>
                <w:t xml:space="preserve">                &lt;/xs:documentation&gt;</w:t>
              </w:r>
            </w:ins>
          </w:p>
          <w:p w14:paraId="4DB92EB3" w14:textId="77777777" w:rsidR="00D708FE" w:rsidRDefault="00D708FE" w:rsidP="00D708FE">
            <w:pPr>
              <w:pStyle w:val="XML1"/>
              <w:rPr>
                <w:ins w:id="31192" w:author="Thomas Dietz" w:date="2012-08-08T16:18:00Z"/>
              </w:rPr>
            </w:pPr>
            <w:ins w:id="31193" w:author="Thomas Dietz" w:date="2012-08-08T16:18:00Z">
              <w:r>
                <w:t xml:space="preserve">              &lt;/xs:annotation&gt;</w:t>
              </w:r>
            </w:ins>
          </w:p>
          <w:p w14:paraId="54417A65" w14:textId="77777777" w:rsidR="00D708FE" w:rsidRDefault="00D708FE" w:rsidP="00D708FE">
            <w:pPr>
              <w:pStyle w:val="XML1"/>
              <w:rPr>
                <w:ins w:id="31194" w:author="Thomas Dietz" w:date="2012-08-08T16:18:00Z"/>
              </w:rPr>
            </w:pPr>
            <w:ins w:id="31195" w:author="Thomas Dietz" w:date="2012-08-08T16:18:00Z">
              <w:r>
                <w:t xml:space="preserve">            &lt;/xs:element&gt;</w:t>
              </w:r>
            </w:ins>
          </w:p>
          <w:p w14:paraId="6F0147B6" w14:textId="77777777" w:rsidR="00D708FE" w:rsidRDefault="00D708FE" w:rsidP="00D708FE">
            <w:pPr>
              <w:pStyle w:val="XML1"/>
              <w:rPr>
                <w:ins w:id="31196" w:author="Thomas Dietz" w:date="2012-08-08T16:18:00Z"/>
              </w:rPr>
            </w:pPr>
            <w:ins w:id="31197" w:author="Thomas Dietz" w:date="2012-08-08T16:18:00Z">
              <w:r>
                <w:t xml:space="preserve">            &lt;xs:element name="local-port-in-use" minOccurs="0"  type="inet:port-number"&gt;</w:t>
              </w:r>
            </w:ins>
          </w:p>
          <w:p w14:paraId="1F28F4D9" w14:textId="77777777" w:rsidR="00D708FE" w:rsidRDefault="00D708FE" w:rsidP="00D708FE">
            <w:pPr>
              <w:pStyle w:val="XML1"/>
              <w:rPr>
                <w:ins w:id="31198" w:author="Thomas Dietz" w:date="2012-08-08T16:18:00Z"/>
              </w:rPr>
            </w:pPr>
            <w:ins w:id="31199" w:author="Thomas Dietz" w:date="2012-08-08T16:18:00Z">
              <w:r>
                <w:t xml:space="preserve">              &lt;xs:annotation&gt;</w:t>
              </w:r>
            </w:ins>
          </w:p>
          <w:p w14:paraId="0145F9AF" w14:textId="77777777" w:rsidR="00D708FE" w:rsidRDefault="00D708FE" w:rsidP="00D708FE">
            <w:pPr>
              <w:pStyle w:val="XML1"/>
              <w:rPr>
                <w:ins w:id="31200" w:author="Thomas Dietz" w:date="2012-08-08T16:18:00Z"/>
              </w:rPr>
            </w:pPr>
            <w:ins w:id="31201" w:author="Thomas Dietz" w:date="2012-08-08T16:18:00Z">
              <w:r>
                <w:t xml:space="preserve">                &lt;xs:documentation&gt;</w:t>
              </w:r>
            </w:ins>
          </w:p>
          <w:p w14:paraId="748861AC" w14:textId="77777777" w:rsidR="00D708FE" w:rsidRDefault="00D708FE" w:rsidP="00D708FE">
            <w:pPr>
              <w:pStyle w:val="XML1"/>
              <w:rPr>
                <w:ins w:id="31202" w:author="Thomas Dietz" w:date="2012-08-08T16:18:00Z"/>
              </w:rPr>
            </w:pPr>
            <w:ins w:id="31203" w:author="Thomas Dietz" w:date="2012-08-08T16:18:00Z">
              <w:r>
                <w:t xml:space="preserve">                  The local TCP port number of the OpenFlow</w:t>
              </w:r>
            </w:ins>
          </w:p>
          <w:p w14:paraId="2F17FF0B" w14:textId="77777777" w:rsidR="00D708FE" w:rsidRDefault="00D708FE" w:rsidP="00D708FE">
            <w:pPr>
              <w:pStyle w:val="XML1"/>
              <w:rPr>
                <w:ins w:id="31204" w:author="Thomas Dietz" w:date="2012-08-08T16:18:00Z"/>
              </w:rPr>
            </w:pPr>
            <w:ins w:id="31205" w:author="Thomas Dietz" w:date="2012-08-08T16:18:00Z">
              <w:r>
                <w:t xml:space="preserve">                  Logical Switch.  If element connection-state has value</w:t>
              </w:r>
            </w:ins>
          </w:p>
          <w:p w14:paraId="46A01C17" w14:textId="77777777" w:rsidR="00D708FE" w:rsidRDefault="00D708FE" w:rsidP="00D708FE">
            <w:pPr>
              <w:pStyle w:val="XML1"/>
              <w:rPr>
                <w:ins w:id="31206" w:author="Thomas Dietz" w:date="2012-08-08T16:18:00Z"/>
              </w:rPr>
            </w:pPr>
            <w:ins w:id="31207" w:author="Thomas Dietz" w:date="2012-08-08T16:18:00Z">
              <w:r>
                <w:t xml:space="preserve">                  'up', then this element indicates the actual port number</w:t>
              </w:r>
            </w:ins>
          </w:p>
          <w:p w14:paraId="0762890F" w14:textId="77777777" w:rsidR="00D708FE" w:rsidRDefault="00D708FE" w:rsidP="00D708FE">
            <w:pPr>
              <w:pStyle w:val="XML1"/>
              <w:rPr>
                <w:ins w:id="31208" w:author="Thomas Dietz" w:date="2012-08-08T16:18:00Z"/>
              </w:rPr>
            </w:pPr>
            <w:ins w:id="31209" w:author="Thomas Dietz" w:date="2012-08-08T16:18:00Z">
              <w:r>
                <w:t xml:space="preserve">                  in use.  If element connection-state has value 'down',</w:t>
              </w:r>
            </w:ins>
          </w:p>
          <w:p w14:paraId="6A30AABC" w14:textId="77777777" w:rsidR="00D708FE" w:rsidRDefault="00D708FE" w:rsidP="00D708FE">
            <w:pPr>
              <w:pStyle w:val="XML1"/>
              <w:rPr>
                <w:ins w:id="31210" w:author="Thomas Dietz" w:date="2012-08-08T16:18:00Z"/>
              </w:rPr>
            </w:pPr>
            <w:ins w:id="31211" w:author="Thomas Dietz" w:date="2012-08-08T16:18:00Z">
              <w:r>
                <w:t xml:space="preserve">                  then this element indicates the port number used for the</w:t>
              </w:r>
            </w:ins>
          </w:p>
          <w:p w14:paraId="6812E787" w14:textId="77777777" w:rsidR="00D708FE" w:rsidRDefault="00D708FE" w:rsidP="00D708FE">
            <w:pPr>
              <w:pStyle w:val="XML1"/>
              <w:rPr>
                <w:ins w:id="31212" w:author="Thomas Dietz" w:date="2012-08-08T16:18:00Z"/>
              </w:rPr>
            </w:pPr>
            <w:ins w:id="31213" w:author="Thomas Dietz" w:date="2012-08-08T16:18:00Z">
              <w:r>
                <w:t xml:space="preserve">                  last attempt to establish a connection with this OpenFlow</w:t>
              </w:r>
            </w:ins>
          </w:p>
          <w:p w14:paraId="38492233" w14:textId="77777777" w:rsidR="00D708FE" w:rsidRDefault="00D708FE" w:rsidP="00D708FE">
            <w:pPr>
              <w:pStyle w:val="XML1"/>
              <w:rPr>
                <w:ins w:id="31214" w:author="Thomas Dietz" w:date="2012-08-08T16:18:00Z"/>
              </w:rPr>
            </w:pPr>
            <w:ins w:id="31215" w:author="Thomas Dietz" w:date="2012-08-08T16:18:00Z">
              <w:r>
                <w:t xml:space="preserve">                  Controller.??? </w:t>
              </w:r>
            </w:ins>
          </w:p>
          <w:p w14:paraId="68B1D78A" w14:textId="77777777" w:rsidR="00D708FE" w:rsidRDefault="00D708FE" w:rsidP="00D708FE">
            <w:pPr>
              <w:pStyle w:val="XML1"/>
              <w:rPr>
                <w:ins w:id="31216" w:author="Thomas Dietz" w:date="2012-08-08T16:18:00Z"/>
              </w:rPr>
            </w:pPr>
            <w:ins w:id="31217" w:author="Thomas Dietz" w:date="2012-08-08T16:18:00Z">
              <w:r>
                <w:t xml:space="preserve">                  When connecting to this OpenFlow Controller, it is the </w:t>
              </w:r>
            </w:ins>
          </w:p>
          <w:p w14:paraId="09A6C13F" w14:textId="77777777" w:rsidR="00D708FE" w:rsidRDefault="00D708FE" w:rsidP="00D708FE">
            <w:pPr>
              <w:pStyle w:val="XML1"/>
              <w:rPr>
                <w:ins w:id="31218" w:author="Thomas Dietz" w:date="2012-08-08T16:18:00Z"/>
              </w:rPr>
            </w:pPr>
            <w:ins w:id="31219" w:author="Thomas Dietz" w:date="2012-08-08T16:18:00Z">
              <w:r>
                <w:t xml:space="preserve">                  source TCP port number of packets sent to this OpenFlow </w:t>
              </w:r>
            </w:ins>
          </w:p>
          <w:p w14:paraId="5D5047E1" w14:textId="77777777" w:rsidR="00D708FE" w:rsidRDefault="00D708FE" w:rsidP="00D708FE">
            <w:pPr>
              <w:pStyle w:val="XML1"/>
              <w:rPr>
                <w:ins w:id="31220" w:author="Thomas Dietz" w:date="2012-08-08T16:18:00Z"/>
              </w:rPr>
            </w:pPr>
            <w:ins w:id="31221" w:author="Thomas Dietz" w:date="2012-08-08T16:18:00Z">
              <w:r>
                <w:t xml:space="preserve">                  Controller.  If this element has its defaqult value 0,</w:t>
              </w:r>
            </w:ins>
          </w:p>
          <w:p w14:paraId="6BE27334" w14:textId="77777777" w:rsidR="00D708FE" w:rsidRDefault="00D708FE" w:rsidP="00D708FE">
            <w:pPr>
              <w:pStyle w:val="XML1"/>
              <w:rPr>
                <w:ins w:id="31222" w:author="Thomas Dietz" w:date="2012-08-08T16:18:00Z"/>
              </w:rPr>
            </w:pPr>
            <w:ins w:id="31223" w:author="Thomas Dietz" w:date="2012-08-08T16:18:00Z">
              <w:r>
                <w:t xml:space="preserve">                  then port number is chosen arbitrarily by the OpenFlow</w:t>
              </w:r>
            </w:ins>
          </w:p>
          <w:p w14:paraId="696A8461" w14:textId="77777777" w:rsidR="00D708FE" w:rsidRDefault="00D708FE" w:rsidP="00D708FE">
            <w:pPr>
              <w:pStyle w:val="XML1"/>
              <w:rPr>
                <w:ins w:id="31224" w:author="Thomas Dietz" w:date="2012-08-08T16:18:00Z"/>
              </w:rPr>
            </w:pPr>
            <w:ins w:id="31225" w:author="Thomas Dietz" w:date="2012-08-08T16:18:00Z">
              <w:r>
                <w:t xml:space="preserve">                  Logical Switch.</w:t>
              </w:r>
            </w:ins>
          </w:p>
          <w:p w14:paraId="36656C0F" w14:textId="77777777" w:rsidR="00D708FE" w:rsidRDefault="00D708FE" w:rsidP="00D708FE">
            <w:pPr>
              <w:pStyle w:val="XML1"/>
              <w:rPr>
                <w:ins w:id="31226" w:author="Thomas Dietz" w:date="2012-08-08T16:18:00Z"/>
              </w:rPr>
            </w:pPr>
            <w:ins w:id="31227" w:author="Thomas Dietz" w:date="2012-08-08T16:18:00Z">
              <w:r>
                <w:t xml:space="preserve">                &lt;/xs:documentation&gt;</w:t>
              </w:r>
            </w:ins>
          </w:p>
          <w:p w14:paraId="6BEF47B9" w14:textId="77777777" w:rsidR="00D708FE" w:rsidRDefault="00D708FE" w:rsidP="00D708FE">
            <w:pPr>
              <w:pStyle w:val="XML1"/>
              <w:rPr>
                <w:ins w:id="31228" w:author="Thomas Dietz" w:date="2012-08-08T16:18:00Z"/>
              </w:rPr>
            </w:pPr>
            <w:ins w:id="31229" w:author="Thomas Dietz" w:date="2012-08-08T16:18:00Z">
              <w:r>
                <w:t xml:space="preserve">              &lt;/xs:annotation&gt;</w:t>
              </w:r>
            </w:ins>
          </w:p>
          <w:p w14:paraId="559F80F6" w14:textId="77777777" w:rsidR="00D708FE" w:rsidRDefault="00D708FE" w:rsidP="00D708FE">
            <w:pPr>
              <w:pStyle w:val="XML1"/>
              <w:rPr>
                <w:ins w:id="31230" w:author="Thomas Dietz" w:date="2012-08-08T16:18:00Z"/>
              </w:rPr>
            </w:pPr>
            <w:ins w:id="31231" w:author="Thomas Dietz" w:date="2012-08-08T16:18:00Z">
              <w:r>
                <w:lastRenderedPageBreak/>
                <w:t xml:space="preserve">            &lt;/xs:element&gt;</w:t>
              </w:r>
            </w:ins>
          </w:p>
          <w:p w14:paraId="632347D7" w14:textId="77777777" w:rsidR="00D708FE" w:rsidRDefault="00D708FE" w:rsidP="00D708FE">
            <w:pPr>
              <w:pStyle w:val="XML1"/>
              <w:rPr>
                <w:ins w:id="31232" w:author="Thomas Dietz" w:date="2012-08-08T16:18:00Z"/>
              </w:rPr>
            </w:pPr>
            <w:ins w:id="31233" w:author="Thomas Dietz" w:date="2012-08-08T16:18:00Z">
              <w:r>
                <w:t xml:space="preserve">          &lt;/xs:sequence&gt;</w:t>
              </w:r>
            </w:ins>
          </w:p>
          <w:p w14:paraId="5B87E137" w14:textId="77777777" w:rsidR="00D708FE" w:rsidRDefault="00D708FE" w:rsidP="00D708FE">
            <w:pPr>
              <w:pStyle w:val="XML1"/>
              <w:rPr>
                <w:ins w:id="31234" w:author="Thomas Dietz" w:date="2012-08-08T16:18:00Z"/>
              </w:rPr>
            </w:pPr>
            <w:ins w:id="31235" w:author="Thomas Dietz" w:date="2012-08-08T16:18:00Z">
              <w:r>
                <w:t xml:space="preserve">        &lt;/xs:complexType&gt;</w:t>
              </w:r>
            </w:ins>
          </w:p>
          <w:p w14:paraId="06D7DA38" w14:textId="77777777" w:rsidR="00D708FE" w:rsidRDefault="00D708FE" w:rsidP="00D708FE">
            <w:pPr>
              <w:pStyle w:val="XML1"/>
              <w:rPr>
                <w:ins w:id="31236" w:author="Thomas Dietz" w:date="2012-08-08T16:18:00Z"/>
              </w:rPr>
            </w:pPr>
            <w:ins w:id="31237" w:author="Thomas Dietz" w:date="2012-08-08T16:18:00Z">
              <w:r>
                <w:t xml:space="preserve">      &lt;/xs:element&gt;</w:t>
              </w:r>
            </w:ins>
          </w:p>
          <w:p w14:paraId="21DB44A7" w14:textId="77777777" w:rsidR="00D708FE" w:rsidRDefault="00D708FE" w:rsidP="00D708FE">
            <w:pPr>
              <w:pStyle w:val="XML1"/>
              <w:rPr>
                <w:ins w:id="31238" w:author="Thomas Dietz" w:date="2012-08-08T16:18:00Z"/>
              </w:rPr>
            </w:pPr>
            <w:ins w:id="31239" w:author="Thomas Dietz" w:date="2012-08-08T16:18:00Z">
              <w:r>
                <w:t xml:space="preserve">    &lt;/xs:sequence&gt;</w:t>
              </w:r>
            </w:ins>
          </w:p>
          <w:p w14:paraId="73E577E2" w14:textId="77777777" w:rsidR="00D708FE" w:rsidRDefault="00D708FE" w:rsidP="00D708FE">
            <w:pPr>
              <w:pStyle w:val="XML1"/>
              <w:rPr>
                <w:ins w:id="31240" w:author="Thomas Dietz" w:date="2012-08-08T16:18:00Z"/>
              </w:rPr>
            </w:pPr>
            <w:ins w:id="31241" w:author="Thomas Dietz" w:date="2012-08-08T16:18:00Z">
              <w:r>
                <w:t xml:space="preserve">  &lt;/xs:group&gt;</w:t>
              </w:r>
            </w:ins>
          </w:p>
          <w:p w14:paraId="4535024D" w14:textId="77777777" w:rsidR="00D708FE" w:rsidRDefault="00D708FE" w:rsidP="00D708FE">
            <w:pPr>
              <w:pStyle w:val="XML1"/>
              <w:rPr>
                <w:ins w:id="31242" w:author="Thomas Dietz" w:date="2012-08-08T16:18:00Z"/>
              </w:rPr>
            </w:pPr>
          </w:p>
          <w:p w14:paraId="1DA61EB7" w14:textId="77777777" w:rsidR="00D708FE" w:rsidRDefault="00D708FE" w:rsidP="00D708FE">
            <w:pPr>
              <w:pStyle w:val="XML1"/>
              <w:rPr>
                <w:ins w:id="31243" w:author="Thomas Dietz" w:date="2012-08-08T16:18:00Z"/>
              </w:rPr>
            </w:pPr>
            <w:ins w:id="31244" w:author="Thomas Dietz" w:date="2012-08-08T16:18:00Z">
              <w:r>
                <w:t xml:space="preserve">  &lt;xs:element name="capable-switch"&gt;</w:t>
              </w:r>
            </w:ins>
          </w:p>
          <w:p w14:paraId="08F504B0" w14:textId="77777777" w:rsidR="00D708FE" w:rsidRDefault="00D708FE" w:rsidP="00D708FE">
            <w:pPr>
              <w:pStyle w:val="XML1"/>
              <w:rPr>
                <w:ins w:id="31245" w:author="Thomas Dietz" w:date="2012-08-08T16:18:00Z"/>
              </w:rPr>
            </w:pPr>
            <w:ins w:id="31246" w:author="Thomas Dietz" w:date="2012-08-08T16:18:00Z">
              <w:r>
                <w:t xml:space="preserve">    &lt;xs:annotation&gt;</w:t>
              </w:r>
            </w:ins>
          </w:p>
          <w:p w14:paraId="3AC17BE0" w14:textId="77777777" w:rsidR="00D708FE" w:rsidRDefault="00D708FE" w:rsidP="00D708FE">
            <w:pPr>
              <w:pStyle w:val="XML1"/>
              <w:rPr>
                <w:ins w:id="31247" w:author="Thomas Dietz" w:date="2012-08-08T16:18:00Z"/>
              </w:rPr>
            </w:pPr>
            <w:ins w:id="31248" w:author="Thomas Dietz" w:date="2012-08-08T16:18:00Z">
              <w:r>
                <w:t xml:space="preserve">      &lt;xs:documentation&gt;</w:t>
              </w:r>
            </w:ins>
          </w:p>
          <w:p w14:paraId="2BBA1319" w14:textId="77777777" w:rsidR="00D708FE" w:rsidRDefault="00D708FE" w:rsidP="00D708FE">
            <w:pPr>
              <w:pStyle w:val="XML1"/>
              <w:rPr>
                <w:ins w:id="31249" w:author="Thomas Dietz" w:date="2012-08-08T16:18:00Z"/>
              </w:rPr>
            </w:pPr>
            <w:ins w:id="31250" w:author="Thomas Dietz" w:date="2012-08-08T16:18:00Z">
              <w:r>
                <w:t xml:space="preserve">        The OpenFlow Capable Switch serves as the root </w:t>
              </w:r>
            </w:ins>
          </w:p>
          <w:p w14:paraId="1C7B6DF1" w14:textId="77777777" w:rsidR="00D708FE" w:rsidRDefault="00D708FE" w:rsidP="00D708FE">
            <w:pPr>
              <w:pStyle w:val="XML1"/>
              <w:rPr>
                <w:ins w:id="31251" w:author="Thomas Dietz" w:date="2012-08-08T16:18:00Z"/>
              </w:rPr>
            </w:pPr>
            <w:ins w:id="31252" w:author="Thomas Dietz" w:date="2012-08-08T16:18:00Z">
              <w:r>
                <w:t xml:space="preserve">        element for an OpenFlow configuration.  It contains logical</w:t>
              </w:r>
            </w:ins>
          </w:p>
          <w:p w14:paraId="46357172" w14:textId="77777777" w:rsidR="00D708FE" w:rsidRDefault="00D708FE" w:rsidP="00D708FE">
            <w:pPr>
              <w:pStyle w:val="XML1"/>
              <w:rPr>
                <w:ins w:id="31253" w:author="Thomas Dietz" w:date="2012-08-08T16:18:00Z"/>
              </w:rPr>
            </w:pPr>
            <w:ins w:id="31254" w:author="Thomas Dietz" w:date="2012-08-08T16:18:00Z">
              <w:r>
                <w:t xml:space="preserve">        switches and resources that can be assigned to logical</w:t>
              </w:r>
            </w:ins>
          </w:p>
          <w:p w14:paraId="0B4DF36A" w14:textId="77777777" w:rsidR="00D708FE" w:rsidRDefault="00D708FE" w:rsidP="00D708FE">
            <w:pPr>
              <w:pStyle w:val="XML1"/>
              <w:rPr>
                <w:ins w:id="31255" w:author="Thomas Dietz" w:date="2012-08-08T16:18:00Z"/>
              </w:rPr>
            </w:pPr>
            <w:ins w:id="31256" w:author="Thomas Dietz" w:date="2012-08-08T16:18:00Z">
              <w:r>
                <w:t xml:space="preserve">        switches.  It may have relations to OpenFlow Configuration </w:t>
              </w:r>
            </w:ins>
          </w:p>
          <w:p w14:paraId="487FEA8C" w14:textId="77777777" w:rsidR="00D708FE" w:rsidRDefault="00D708FE" w:rsidP="00D708FE">
            <w:pPr>
              <w:pStyle w:val="XML1"/>
              <w:rPr>
                <w:ins w:id="31257" w:author="Thomas Dietz" w:date="2012-08-08T16:18:00Z"/>
              </w:rPr>
            </w:pPr>
            <w:ins w:id="31258" w:author="Thomas Dietz" w:date="2012-08-08T16:18:00Z">
              <w:r>
                <w:t xml:space="preserve">        Points.</w:t>
              </w:r>
            </w:ins>
          </w:p>
          <w:p w14:paraId="6E55C9CF" w14:textId="77777777" w:rsidR="00D708FE" w:rsidRDefault="00D708FE" w:rsidP="00D708FE">
            <w:pPr>
              <w:pStyle w:val="XML1"/>
              <w:rPr>
                <w:ins w:id="31259" w:author="Thomas Dietz" w:date="2012-08-08T16:18:00Z"/>
              </w:rPr>
            </w:pPr>
            <w:ins w:id="31260" w:author="Thomas Dietz" w:date="2012-08-08T16:18:00Z">
              <w:r>
                <w:t xml:space="preserve">      &lt;/xs:documentation&gt;</w:t>
              </w:r>
            </w:ins>
          </w:p>
          <w:p w14:paraId="6C2BF8F1" w14:textId="77777777" w:rsidR="00D708FE" w:rsidRDefault="00D708FE" w:rsidP="00D708FE">
            <w:pPr>
              <w:pStyle w:val="XML1"/>
              <w:rPr>
                <w:ins w:id="31261" w:author="Thomas Dietz" w:date="2012-08-08T16:18:00Z"/>
              </w:rPr>
            </w:pPr>
            <w:ins w:id="31262" w:author="Thomas Dietz" w:date="2012-08-08T16:18:00Z">
              <w:r>
                <w:t xml:space="preserve">    &lt;/xs:annotation&gt;</w:t>
              </w:r>
            </w:ins>
          </w:p>
          <w:p w14:paraId="6DFA2138" w14:textId="77777777" w:rsidR="00D708FE" w:rsidRDefault="00D708FE" w:rsidP="00D708FE">
            <w:pPr>
              <w:pStyle w:val="XML1"/>
              <w:rPr>
                <w:ins w:id="31263" w:author="Thomas Dietz" w:date="2012-08-08T16:18:00Z"/>
              </w:rPr>
            </w:pPr>
            <w:ins w:id="31264" w:author="Thomas Dietz" w:date="2012-08-08T16:18:00Z">
              <w:r>
                <w:t xml:space="preserve">    &lt;xs:complexType&gt;</w:t>
              </w:r>
            </w:ins>
          </w:p>
          <w:p w14:paraId="2FD9624C" w14:textId="77777777" w:rsidR="00D708FE" w:rsidRDefault="00D708FE" w:rsidP="00D708FE">
            <w:pPr>
              <w:pStyle w:val="XML1"/>
              <w:rPr>
                <w:ins w:id="31265" w:author="Thomas Dietz" w:date="2012-08-08T16:18:00Z"/>
              </w:rPr>
            </w:pPr>
            <w:ins w:id="31266" w:author="Thomas Dietz" w:date="2012-08-08T16:18:00Z">
              <w:r>
                <w:t xml:space="preserve">      &lt;xs:sequence&gt;</w:t>
              </w:r>
            </w:ins>
          </w:p>
          <w:p w14:paraId="419CC850" w14:textId="77777777" w:rsidR="00D708FE" w:rsidRDefault="00D708FE" w:rsidP="00D708FE">
            <w:pPr>
              <w:pStyle w:val="XML1"/>
              <w:rPr>
                <w:ins w:id="31267" w:author="Thomas Dietz" w:date="2012-08-08T16:18:00Z"/>
              </w:rPr>
            </w:pPr>
            <w:ins w:id="31268" w:author="Thomas Dietz" w:date="2012-08-08T16:18:00Z">
              <w:r>
                <w:t xml:space="preserve">        &lt;xs:element name="id"  type="inet:uri"&gt;</w:t>
              </w:r>
            </w:ins>
          </w:p>
          <w:p w14:paraId="36BD8293" w14:textId="77777777" w:rsidR="00D708FE" w:rsidRDefault="00D708FE" w:rsidP="00D708FE">
            <w:pPr>
              <w:pStyle w:val="XML1"/>
              <w:rPr>
                <w:ins w:id="31269" w:author="Thomas Dietz" w:date="2012-08-08T16:18:00Z"/>
              </w:rPr>
            </w:pPr>
            <w:ins w:id="31270" w:author="Thomas Dietz" w:date="2012-08-08T16:18:00Z">
              <w:r>
                <w:t xml:space="preserve">          &lt;xs:annotation&gt;</w:t>
              </w:r>
            </w:ins>
          </w:p>
          <w:p w14:paraId="1F470F41" w14:textId="77777777" w:rsidR="00D708FE" w:rsidRDefault="00D708FE" w:rsidP="00D708FE">
            <w:pPr>
              <w:pStyle w:val="XML1"/>
              <w:rPr>
                <w:ins w:id="31271" w:author="Thomas Dietz" w:date="2012-08-08T16:18:00Z"/>
              </w:rPr>
            </w:pPr>
            <w:ins w:id="31272" w:author="Thomas Dietz" w:date="2012-08-08T16:18:00Z">
              <w:r>
                <w:t xml:space="preserve">            &lt;xs:documentation&gt;</w:t>
              </w:r>
            </w:ins>
          </w:p>
          <w:p w14:paraId="0420FFE4" w14:textId="77777777" w:rsidR="00D708FE" w:rsidRDefault="00D708FE" w:rsidP="00D708FE">
            <w:pPr>
              <w:pStyle w:val="XML1"/>
              <w:rPr>
                <w:ins w:id="31273" w:author="Thomas Dietz" w:date="2012-08-08T16:18:00Z"/>
              </w:rPr>
            </w:pPr>
            <w:ins w:id="31274" w:author="Thomas Dietz" w:date="2012-08-08T16:18:00Z">
              <w:r>
                <w:t xml:space="preserve">              A unique but locally arbitrary identifier that</w:t>
              </w:r>
            </w:ins>
          </w:p>
          <w:p w14:paraId="0105880D" w14:textId="77777777" w:rsidR="00D708FE" w:rsidRDefault="00D708FE" w:rsidP="00D708FE">
            <w:pPr>
              <w:pStyle w:val="XML1"/>
              <w:rPr>
                <w:ins w:id="31275" w:author="Thomas Dietz" w:date="2012-08-08T16:18:00Z"/>
              </w:rPr>
            </w:pPr>
            <w:ins w:id="31276" w:author="Thomas Dietz" w:date="2012-08-08T16:18:00Z">
              <w:r>
                <w:t xml:space="preserve">              uniquely identifies a Capable Switch within the context of </w:t>
              </w:r>
            </w:ins>
          </w:p>
          <w:p w14:paraId="4C41135E" w14:textId="77777777" w:rsidR="00D708FE" w:rsidRDefault="00D708FE" w:rsidP="00D708FE">
            <w:pPr>
              <w:pStyle w:val="XML1"/>
              <w:rPr>
                <w:ins w:id="31277" w:author="Thomas Dietz" w:date="2012-08-08T16:18:00Z"/>
              </w:rPr>
            </w:pPr>
            <w:ins w:id="31278" w:author="Thomas Dietz" w:date="2012-08-08T16:18:00Z">
              <w:r>
                <w:t xml:space="preserve">              potential OpenFlow Configuration Points.  It MUST be </w:t>
              </w:r>
            </w:ins>
          </w:p>
          <w:p w14:paraId="7790E346" w14:textId="77777777" w:rsidR="00D708FE" w:rsidRDefault="00D708FE" w:rsidP="00D708FE">
            <w:pPr>
              <w:pStyle w:val="XML1"/>
              <w:rPr>
                <w:ins w:id="31279" w:author="Thomas Dietz" w:date="2012-08-08T16:18:00Z"/>
              </w:rPr>
            </w:pPr>
            <w:ins w:id="31280" w:author="Thomas Dietz" w:date="2012-08-08T16:18:00Z">
              <w:r>
                <w:t xml:space="preserve">              persistent across reboots of the OpenFlow Capable Switch.</w:t>
              </w:r>
            </w:ins>
          </w:p>
          <w:p w14:paraId="0C6BEFD7" w14:textId="77777777" w:rsidR="00D708FE" w:rsidRDefault="00D708FE" w:rsidP="00D708FE">
            <w:pPr>
              <w:pStyle w:val="XML1"/>
              <w:rPr>
                <w:ins w:id="31281" w:author="Thomas Dietz" w:date="2012-08-08T16:18:00Z"/>
              </w:rPr>
            </w:pPr>
          </w:p>
          <w:p w14:paraId="23DCC4E1" w14:textId="77777777" w:rsidR="00D708FE" w:rsidRDefault="00D708FE" w:rsidP="00D708FE">
            <w:pPr>
              <w:pStyle w:val="XML1"/>
              <w:rPr>
                <w:ins w:id="31282" w:author="Thomas Dietz" w:date="2012-08-08T16:18:00Z"/>
              </w:rPr>
            </w:pPr>
            <w:ins w:id="31283" w:author="Thomas Dietz" w:date="2012-08-08T16:18:00Z">
              <w:r>
                <w:t xml:space="preserve">              This element MUST be present in the NETCONF data store.</w:t>
              </w:r>
            </w:ins>
          </w:p>
          <w:p w14:paraId="6779A0EF" w14:textId="77777777" w:rsidR="00D708FE" w:rsidRDefault="00D708FE" w:rsidP="00D708FE">
            <w:pPr>
              <w:pStyle w:val="XML1"/>
              <w:rPr>
                <w:ins w:id="31284" w:author="Thomas Dietz" w:date="2012-08-08T16:18:00Z"/>
              </w:rPr>
            </w:pPr>
            <w:ins w:id="31285" w:author="Thomas Dietz" w:date="2012-08-08T16:18:00Z">
              <w:r>
                <w:t xml:space="preserve">              If this element is not present in a NETCONF &amp;lt;edit-config&amp;gt;</w:t>
              </w:r>
            </w:ins>
          </w:p>
          <w:p w14:paraId="401FEFAE" w14:textId="77777777" w:rsidR="00D708FE" w:rsidRDefault="00D708FE" w:rsidP="00D708FE">
            <w:pPr>
              <w:pStyle w:val="XML1"/>
              <w:rPr>
                <w:ins w:id="31286" w:author="Thomas Dietz" w:date="2012-08-08T16:18:00Z"/>
              </w:rPr>
            </w:pPr>
            <w:ins w:id="31287" w:author="Thomas Dietz" w:date="2012-08-08T16:18:00Z">
              <w:r>
                <w:t xml:space="preserve">              operation 'create', 'merge' or 'replace' and the parent</w:t>
              </w:r>
            </w:ins>
          </w:p>
          <w:p w14:paraId="243AAD8B" w14:textId="77777777" w:rsidR="00D708FE" w:rsidRDefault="00D708FE" w:rsidP="00D708FE">
            <w:pPr>
              <w:pStyle w:val="XML1"/>
              <w:rPr>
                <w:ins w:id="31288" w:author="Thomas Dietz" w:date="2012-08-08T16:18:00Z"/>
              </w:rPr>
            </w:pPr>
            <w:ins w:id="31289" w:author="Thomas Dietz" w:date="2012-08-08T16:18:00Z">
              <w:r>
                <w:t xml:space="preserve">              element does not exist, a 'data-missing' error is</w:t>
              </w:r>
            </w:ins>
          </w:p>
          <w:p w14:paraId="7A208456" w14:textId="77777777" w:rsidR="00D708FE" w:rsidRDefault="00D708FE" w:rsidP="00D708FE">
            <w:pPr>
              <w:pStyle w:val="XML1"/>
              <w:rPr>
                <w:ins w:id="31290" w:author="Thomas Dietz" w:date="2012-08-08T16:18:00Z"/>
              </w:rPr>
            </w:pPr>
            <w:ins w:id="31291" w:author="Thomas Dietz" w:date="2012-08-08T16:18:00Z">
              <w:r>
                <w:t xml:space="preserve">              returned.</w:t>
              </w:r>
            </w:ins>
          </w:p>
          <w:p w14:paraId="4C81C516" w14:textId="77777777" w:rsidR="00D708FE" w:rsidRDefault="00D708FE" w:rsidP="00D708FE">
            <w:pPr>
              <w:pStyle w:val="XML1"/>
              <w:rPr>
                <w:ins w:id="31292" w:author="Thomas Dietz" w:date="2012-08-08T16:18:00Z"/>
              </w:rPr>
            </w:pPr>
            <w:ins w:id="31293" w:author="Thomas Dietz" w:date="2012-08-08T16:18:00Z">
              <w:r>
                <w:t xml:space="preserve">            &lt;/xs:documentation&gt;</w:t>
              </w:r>
            </w:ins>
          </w:p>
          <w:p w14:paraId="2972C1C6" w14:textId="77777777" w:rsidR="00D708FE" w:rsidRDefault="00D708FE" w:rsidP="00D708FE">
            <w:pPr>
              <w:pStyle w:val="XML1"/>
              <w:rPr>
                <w:ins w:id="31294" w:author="Thomas Dietz" w:date="2012-08-08T16:18:00Z"/>
              </w:rPr>
            </w:pPr>
            <w:ins w:id="31295" w:author="Thomas Dietz" w:date="2012-08-08T16:18:00Z">
              <w:r>
                <w:t xml:space="preserve">          &lt;/xs:annotation&gt;</w:t>
              </w:r>
            </w:ins>
          </w:p>
          <w:p w14:paraId="3280882C" w14:textId="77777777" w:rsidR="00D708FE" w:rsidRDefault="00D708FE" w:rsidP="00D708FE">
            <w:pPr>
              <w:pStyle w:val="XML1"/>
              <w:rPr>
                <w:ins w:id="31296" w:author="Thomas Dietz" w:date="2012-08-08T16:18:00Z"/>
              </w:rPr>
            </w:pPr>
            <w:ins w:id="31297" w:author="Thomas Dietz" w:date="2012-08-08T16:18:00Z">
              <w:r>
                <w:t xml:space="preserve">        &lt;/xs:element&gt;</w:t>
              </w:r>
            </w:ins>
          </w:p>
          <w:p w14:paraId="07F4BF27" w14:textId="77777777" w:rsidR="00D708FE" w:rsidRDefault="00D708FE" w:rsidP="00D708FE">
            <w:pPr>
              <w:pStyle w:val="XML1"/>
              <w:rPr>
                <w:ins w:id="31298" w:author="Thomas Dietz" w:date="2012-08-08T16:18:00Z"/>
              </w:rPr>
            </w:pPr>
            <w:ins w:id="31299" w:author="Thomas Dietz" w:date="2012-08-08T16:18:00Z">
              <w:r>
                <w:t xml:space="preserve">        &lt;xs:element name="config-version" minOccurs="0"  type="xs:string"&gt;</w:t>
              </w:r>
            </w:ins>
          </w:p>
          <w:p w14:paraId="5355F35D" w14:textId="77777777" w:rsidR="00D708FE" w:rsidRDefault="00D708FE" w:rsidP="00D708FE">
            <w:pPr>
              <w:pStyle w:val="XML1"/>
              <w:rPr>
                <w:ins w:id="31300" w:author="Thomas Dietz" w:date="2012-08-08T16:18:00Z"/>
              </w:rPr>
            </w:pPr>
            <w:ins w:id="31301" w:author="Thomas Dietz" w:date="2012-08-08T16:18:00Z">
              <w:r>
                <w:t xml:space="preserve">          &lt;xs:annotation&gt;</w:t>
              </w:r>
            </w:ins>
          </w:p>
          <w:p w14:paraId="23661978" w14:textId="77777777" w:rsidR="00D708FE" w:rsidRDefault="00D708FE" w:rsidP="00D708FE">
            <w:pPr>
              <w:pStyle w:val="XML1"/>
              <w:rPr>
                <w:ins w:id="31302" w:author="Thomas Dietz" w:date="2012-08-08T16:18:00Z"/>
              </w:rPr>
            </w:pPr>
            <w:ins w:id="31303" w:author="Thomas Dietz" w:date="2012-08-08T16:18:00Z">
              <w:r>
                <w:t xml:space="preserve">            &lt;xs:documentation&gt;</w:t>
              </w:r>
            </w:ins>
          </w:p>
          <w:p w14:paraId="1EEBCC8A" w14:textId="77777777" w:rsidR="00D708FE" w:rsidRDefault="00D708FE" w:rsidP="00D708FE">
            <w:pPr>
              <w:pStyle w:val="XML1"/>
              <w:rPr>
                <w:ins w:id="31304" w:author="Thomas Dietz" w:date="2012-08-08T16:18:00Z"/>
              </w:rPr>
            </w:pPr>
            <w:ins w:id="31305" w:author="Thomas Dietz" w:date="2012-08-08T16:18:00Z">
              <w:r>
                <w:t xml:space="preserve">              The maximum supported OF-CONFIG version that is</w:t>
              </w:r>
            </w:ins>
          </w:p>
          <w:p w14:paraId="57128999" w14:textId="77777777" w:rsidR="00D708FE" w:rsidRDefault="00D708FE" w:rsidP="00D708FE">
            <w:pPr>
              <w:pStyle w:val="XML1"/>
              <w:rPr>
                <w:ins w:id="31306" w:author="Thomas Dietz" w:date="2012-08-08T16:18:00Z"/>
              </w:rPr>
            </w:pPr>
            <w:ins w:id="31307" w:author="Thomas Dietz" w:date="2012-08-08T16:18:00Z">
              <w:r>
                <w:t xml:space="preserve">              supported by the OpenFlow Capable Switch. For switches</w:t>
              </w:r>
            </w:ins>
          </w:p>
          <w:p w14:paraId="7D3586A6" w14:textId="77777777" w:rsidR="00D708FE" w:rsidRDefault="00D708FE" w:rsidP="00D708FE">
            <w:pPr>
              <w:pStyle w:val="XML1"/>
              <w:rPr>
                <w:ins w:id="31308" w:author="Thomas Dietz" w:date="2012-08-08T16:18:00Z"/>
              </w:rPr>
            </w:pPr>
            <w:ins w:id="31309" w:author="Thomas Dietz" w:date="2012-08-08T16:18:00Z">
              <w:r>
                <w:t xml:space="preserve">              implementing this version of the OF-CONFIG protocol this</w:t>
              </w:r>
            </w:ins>
          </w:p>
          <w:p w14:paraId="097B86DE" w14:textId="77777777" w:rsidR="00D708FE" w:rsidRDefault="00D708FE" w:rsidP="00D708FE">
            <w:pPr>
              <w:pStyle w:val="XML1"/>
              <w:rPr>
                <w:ins w:id="31310" w:author="Thomas Dietz" w:date="2012-08-08T16:18:00Z"/>
              </w:rPr>
            </w:pPr>
            <w:ins w:id="31311" w:author="Thomas Dietz" w:date="2012-08-08T16:18:00Z">
              <w:r>
                <w:t xml:space="preserve">              MUST always be 1.1.1.</w:t>
              </w:r>
            </w:ins>
          </w:p>
          <w:p w14:paraId="62F1B02A" w14:textId="77777777" w:rsidR="00D708FE" w:rsidRDefault="00D708FE" w:rsidP="00D708FE">
            <w:pPr>
              <w:pStyle w:val="XML1"/>
              <w:rPr>
                <w:ins w:id="31312" w:author="Thomas Dietz" w:date="2012-08-08T16:18:00Z"/>
              </w:rPr>
            </w:pPr>
          </w:p>
          <w:p w14:paraId="6D0019F7" w14:textId="77777777" w:rsidR="00D708FE" w:rsidRDefault="00D708FE" w:rsidP="00D708FE">
            <w:pPr>
              <w:pStyle w:val="XML1"/>
              <w:rPr>
                <w:ins w:id="31313" w:author="Thomas Dietz" w:date="2012-08-08T16:18:00Z"/>
              </w:rPr>
            </w:pPr>
            <w:ins w:id="31314" w:author="Thomas Dietz" w:date="2012-08-08T16:18:00Z">
              <w:r>
                <w:t xml:space="preserve">              This object can be used to identify the OF-CONFIG version</w:t>
              </w:r>
            </w:ins>
          </w:p>
          <w:p w14:paraId="37F10959" w14:textId="77777777" w:rsidR="00D708FE" w:rsidRDefault="00D708FE" w:rsidP="00D708FE">
            <w:pPr>
              <w:pStyle w:val="XML1"/>
              <w:rPr>
                <w:ins w:id="31315" w:author="Thomas Dietz" w:date="2012-08-08T16:18:00Z"/>
              </w:rPr>
            </w:pPr>
            <w:ins w:id="31316" w:author="Thomas Dietz" w:date="2012-08-08T16:18:00Z">
              <w:r>
                <w:t xml:space="preserve">              a capable switch supports beginning with version 1.1.1 of </w:t>
              </w:r>
            </w:ins>
          </w:p>
          <w:p w14:paraId="35007579" w14:textId="77777777" w:rsidR="00D708FE" w:rsidRDefault="00D708FE" w:rsidP="00D708FE">
            <w:pPr>
              <w:pStyle w:val="XML1"/>
              <w:rPr>
                <w:ins w:id="31317" w:author="Thomas Dietz" w:date="2012-08-08T16:18:00Z"/>
              </w:rPr>
            </w:pPr>
            <w:ins w:id="31318" w:author="Thomas Dietz" w:date="2012-08-08T16:18:00Z">
              <w:r>
                <w:t xml:space="preserve">              OF-CONFIG. In addtion the supported version can be</w:t>
              </w:r>
            </w:ins>
          </w:p>
          <w:p w14:paraId="6DA76A23" w14:textId="77777777" w:rsidR="00D708FE" w:rsidRDefault="00D708FE" w:rsidP="00D708FE">
            <w:pPr>
              <w:pStyle w:val="XML1"/>
              <w:rPr>
                <w:ins w:id="31319" w:author="Thomas Dietz" w:date="2012-08-08T16:18:00Z"/>
              </w:rPr>
            </w:pPr>
            <w:ins w:id="31320" w:author="Thomas Dietz" w:date="2012-08-08T16:18:00Z">
              <w:r>
                <w:t xml:space="preserve">              determined by the namespace the OpenFlow Capable Switch</w:t>
              </w:r>
            </w:ins>
          </w:p>
          <w:p w14:paraId="4A9FAFFC" w14:textId="77777777" w:rsidR="00D708FE" w:rsidRDefault="00D708FE" w:rsidP="00D708FE">
            <w:pPr>
              <w:pStyle w:val="XML1"/>
              <w:rPr>
                <w:ins w:id="31321" w:author="Thomas Dietz" w:date="2012-08-08T16:18:00Z"/>
              </w:rPr>
            </w:pPr>
            <w:ins w:id="31322" w:author="Thomas Dietz" w:date="2012-08-08T16:18:00Z">
              <w:r>
                <w:t xml:space="preserve">              returns to configuration request of an element (like </w:t>
              </w:r>
            </w:ins>
          </w:p>
          <w:p w14:paraId="6B2F2658" w14:textId="77777777" w:rsidR="00D708FE" w:rsidRDefault="00D708FE" w:rsidP="00D708FE">
            <w:pPr>
              <w:pStyle w:val="XML1"/>
              <w:rPr>
                <w:ins w:id="31323" w:author="Thomas Dietz" w:date="2012-08-08T16:18:00Z"/>
              </w:rPr>
            </w:pPr>
            <w:ins w:id="31324" w:author="Thomas Dietz" w:date="2012-08-08T16:18:00Z">
              <w:r>
                <w:t xml:space="preserve">              capable-switch) that is present in all OF-CONFIG versions</w:t>
              </w:r>
            </w:ins>
          </w:p>
          <w:p w14:paraId="0ADEE8F8" w14:textId="77777777" w:rsidR="00D708FE" w:rsidRDefault="00D708FE" w:rsidP="00D708FE">
            <w:pPr>
              <w:pStyle w:val="XML1"/>
              <w:rPr>
                <w:ins w:id="31325" w:author="Thomas Dietz" w:date="2012-08-08T16:18:00Z"/>
              </w:rPr>
            </w:pPr>
            <w:ins w:id="31326" w:author="Thomas Dietz" w:date="2012-08-08T16:18:00Z">
              <w:r>
                <w:t xml:space="preserve">              specified so far. This is the only possiblity to identify</w:t>
              </w:r>
            </w:ins>
          </w:p>
          <w:p w14:paraId="249C3442" w14:textId="77777777" w:rsidR="00D708FE" w:rsidRDefault="00D708FE" w:rsidP="00D708FE">
            <w:pPr>
              <w:pStyle w:val="XML1"/>
              <w:rPr>
                <w:ins w:id="31327" w:author="Thomas Dietz" w:date="2012-08-08T16:18:00Z"/>
              </w:rPr>
            </w:pPr>
            <w:ins w:id="31328" w:author="Thomas Dietz" w:date="2012-08-08T16:18:00Z">
              <w:r>
                <w:t xml:space="preserve">              OF-CONFIG versions prior to OF-CONFIG 1.1.1.</w:t>
              </w:r>
            </w:ins>
          </w:p>
          <w:p w14:paraId="178D8A5E" w14:textId="77777777" w:rsidR="00D708FE" w:rsidRDefault="00D708FE" w:rsidP="00D708FE">
            <w:pPr>
              <w:pStyle w:val="XML1"/>
              <w:rPr>
                <w:ins w:id="31329" w:author="Thomas Dietz" w:date="2012-08-08T16:18:00Z"/>
              </w:rPr>
            </w:pPr>
            <w:ins w:id="31330" w:author="Thomas Dietz" w:date="2012-08-08T16:18:00Z">
              <w:r>
                <w:t xml:space="preserve">            &lt;/xs:documentation&gt;</w:t>
              </w:r>
            </w:ins>
          </w:p>
          <w:p w14:paraId="2C01E914" w14:textId="77777777" w:rsidR="00D708FE" w:rsidRDefault="00D708FE" w:rsidP="00D708FE">
            <w:pPr>
              <w:pStyle w:val="XML1"/>
              <w:rPr>
                <w:ins w:id="31331" w:author="Thomas Dietz" w:date="2012-08-08T16:18:00Z"/>
              </w:rPr>
            </w:pPr>
            <w:ins w:id="31332" w:author="Thomas Dietz" w:date="2012-08-08T16:18:00Z">
              <w:r>
                <w:t xml:space="preserve">          &lt;/xs:annotation&gt;</w:t>
              </w:r>
            </w:ins>
          </w:p>
          <w:p w14:paraId="60576F31" w14:textId="77777777" w:rsidR="00D708FE" w:rsidRDefault="00D708FE" w:rsidP="00D708FE">
            <w:pPr>
              <w:pStyle w:val="XML1"/>
              <w:rPr>
                <w:ins w:id="31333" w:author="Thomas Dietz" w:date="2012-08-08T16:18:00Z"/>
              </w:rPr>
            </w:pPr>
            <w:ins w:id="31334" w:author="Thomas Dietz" w:date="2012-08-08T16:18:00Z">
              <w:r>
                <w:t xml:space="preserve">        &lt;/xs:element&gt;</w:t>
              </w:r>
            </w:ins>
          </w:p>
          <w:p w14:paraId="15519D38" w14:textId="77777777" w:rsidR="00D708FE" w:rsidRDefault="00D708FE" w:rsidP="00D708FE">
            <w:pPr>
              <w:pStyle w:val="XML1"/>
              <w:rPr>
                <w:ins w:id="31335" w:author="Thomas Dietz" w:date="2012-08-08T16:18:00Z"/>
              </w:rPr>
            </w:pPr>
            <w:ins w:id="31336" w:author="Thomas Dietz" w:date="2012-08-08T16:18:00Z">
              <w:r>
                <w:t xml:space="preserve">        &lt;xs:element name="configuration-points" minOccurs="0"&gt;</w:t>
              </w:r>
            </w:ins>
          </w:p>
          <w:p w14:paraId="77092ED4" w14:textId="77777777" w:rsidR="00D708FE" w:rsidRDefault="00D708FE" w:rsidP="00D708FE">
            <w:pPr>
              <w:pStyle w:val="XML1"/>
              <w:rPr>
                <w:ins w:id="31337" w:author="Thomas Dietz" w:date="2012-08-08T16:18:00Z"/>
              </w:rPr>
            </w:pPr>
            <w:ins w:id="31338" w:author="Thomas Dietz" w:date="2012-08-08T16:18:00Z">
              <w:r>
                <w:t xml:space="preserve">          &lt;xs:complexType&gt;</w:t>
              </w:r>
            </w:ins>
          </w:p>
          <w:p w14:paraId="365671C7" w14:textId="77777777" w:rsidR="00D708FE" w:rsidRDefault="00D708FE" w:rsidP="00D708FE">
            <w:pPr>
              <w:pStyle w:val="XML1"/>
              <w:rPr>
                <w:ins w:id="31339" w:author="Thomas Dietz" w:date="2012-08-08T16:18:00Z"/>
              </w:rPr>
            </w:pPr>
            <w:ins w:id="31340" w:author="Thomas Dietz" w:date="2012-08-08T16:18:00Z">
              <w:r>
                <w:lastRenderedPageBreak/>
                <w:t xml:space="preserve">            &lt;xs:sequence&gt;</w:t>
              </w:r>
            </w:ins>
          </w:p>
          <w:p w14:paraId="2D57B563" w14:textId="77777777" w:rsidR="00D708FE" w:rsidRDefault="00D708FE" w:rsidP="00D708FE">
            <w:pPr>
              <w:pStyle w:val="XML1"/>
              <w:rPr>
                <w:ins w:id="31341" w:author="Thomas Dietz" w:date="2012-08-08T16:18:00Z"/>
              </w:rPr>
            </w:pPr>
            <w:ins w:id="31342" w:author="Thomas Dietz" w:date="2012-08-08T16:18:00Z">
              <w:r>
                <w:t xml:space="preserve">              &lt;xs:element name="configuration-point" minOccurs="0" maxOccurs="unbounded"&gt;</w:t>
              </w:r>
            </w:ins>
          </w:p>
          <w:p w14:paraId="18D6657E" w14:textId="77777777" w:rsidR="00D708FE" w:rsidRDefault="00D708FE" w:rsidP="00D708FE">
            <w:pPr>
              <w:pStyle w:val="XML1"/>
              <w:rPr>
                <w:ins w:id="31343" w:author="Thomas Dietz" w:date="2012-08-08T16:18:00Z"/>
              </w:rPr>
            </w:pPr>
            <w:ins w:id="31344" w:author="Thomas Dietz" w:date="2012-08-08T16:18:00Z">
              <w:r>
                <w:t xml:space="preserve">                &lt;xs:annotation&gt;</w:t>
              </w:r>
            </w:ins>
          </w:p>
          <w:p w14:paraId="74005408" w14:textId="77777777" w:rsidR="00D708FE" w:rsidRDefault="00D708FE" w:rsidP="00D708FE">
            <w:pPr>
              <w:pStyle w:val="XML1"/>
              <w:rPr>
                <w:ins w:id="31345" w:author="Thomas Dietz" w:date="2012-08-08T16:18:00Z"/>
              </w:rPr>
            </w:pPr>
            <w:ins w:id="31346" w:author="Thomas Dietz" w:date="2012-08-08T16:18:00Z">
              <w:r>
                <w:t xml:space="preserve">                  &lt;xs:documentation&gt;</w:t>
              </w:r>
            </w:ins>
          </w:p>
          <w:p w14:paraId="4BA4BF20" w14:textId="77777777" w:rsidR="00D708FE" w:rsidRDefault="00D708FE" w:rsidP="00D708FE">
            <w:pPr>
              <w:pStyle w:val="XML1"/>
              <w:rPr>
                <w:ins w:id="31347" w:author="Thomas Dietz" w:date="2012-08-08T16:18:00Z"/>
              </w:rPr>
            </w:pPr>
            <w:ins w:id="31348" w:author="Thomas Dietz" w:date="2012-08-08T16:18:00Z">
              <w:r>
                <w:t xml:space="preserve">                    The list of all Configuration Points known to</w:t>
              </w:r>
            </w:ins>
          </w:p>
          <w:p w14:paraId="0A451102" w14:textId="77777777" w:rsidR="00D708FE" w:rsidRDefault="00D708FE" w:rsidP="00D708FE">
            <w:pPr>
              <w:pStyle w:val="XML1"/>
              <w:rPr>
                <w:ins w:id="31349" w:author="Thomas Dietz" w:date="2012-08-08T16:18:00Z"/>
              </w:rPr>
            </w:pPr>
            <w:ins w:id="31350" w:author="Thomas Dietz" w:date="2012-08-08T16:18:00Z">
              <w:r>
                <w:t xml:space="preserve">                    the OpenFlow Capable Switch that may manage it using</w:t>
              </w:r>
            </w:ins>
          </w:p>
          <w:p w14:paraId="16AA4029" w14:textId="77777777" w:rsidR="00D708FE" w:rsidRDefault="00D708FE" w:rsidP="00D708FE">
            <w:pPr>
              <w:pStyle w:val="XML1"/>
              <w:rPr>
                <w:ins w:id="31351" w:author="Thomas Dietz" w:date="2012-08-08T16:18:00Z"/>
              </w:rPr>
            </w:pPr>
            <w:ins w:id="31352" w:author="Thomas Dietz" w:date="2012-08-08T16:18:00Z">
              <w:r>
                <w:t xml:space="preserve">                    OF-CONFIG.</w:t>
              </w:r>
            </w:ins>
          </w:p>
          <w:p w14:paraId="1C6C34D8" w14:textId="77777777" w:rsidR="00D708FE" w:rsidRDefault="00D708FE" w:rsidP="00D708FE">
            <w:pPr>
              <w:pStyle w:val="XML1"/>
              <w:rPr>
                <w:ins w:id="31353" w:author="Thomas Dietz" w:date="2012-08-08T16:18:00Z"/>
              </w:rPr>
            </w:pPr>
          </w:p>
          <w:p w14:paraId="7E341509" w14:textId="77777777" w:rsidR="00D708FE" w:rsidRDefault="00D708FE" w:rsidP="00D708FE">
            <w:pPr>
              <w:pStyle w:val="XML1"/>
              <w:rPr>
                <w:ins w:id="31354" w:author="Thomas Dietz" w:date="2012-08-08T16:18:00Z"/>
              </w:rPr>
            </w:pPr>
            <w:ins w:id="31355" w:author="Thomas Dietz" w:date="2012-08-08T16:18:00Z">
              <w:r>
                <w:t xml:space="preserve">                    The element 'id' of OFConfigurationType MUST be unique</w:t>
              </w:r>
            </w:ins>
          </w:p>
          <w:p w14:paraId="2F1800EB" w14:textId="77777777" w:rsidR="00D708FE" w:rsidRDefault="00D708FE" w:rsidP="00D708FE">
            <w:pPr>
              <w:pStyle w:val="XML1"/>
              <w:rPr>
                <w:ins w:id="31356" w:author="Thomas Dietz" w:date="2012-08-08T16:18:00Z"/>
              </w:rPr>
            </w:pPr>
            <w:ins w:id="31357" w:author="Thomas Dietz" w:date="2012-08-08T16:18:00Z">
              <w:r>
                <w:t xml:space="preserve">                    within this list.</w:t>
              </w:r>
            </w:ins>
          </w:p>
          <w:p w14:paraId="46E7FA95" w14:textId="77777777" w:rsidR="00D708FE" w:rsidRDefault="00D708FE" w:rsidP="00D708FE">
            <w:pPr>
              <w:pStyle w:val="XML1"/>
              <w:rPr>
                <w:ins w:id="31358" w:author="Thomas Dietz" w:date="2012-08-08T16:18:00Z"/>
              </w:rPr>
            </w:pPr>
            <w:ins w:id="31359" w:author="Thomas Dietz" w:date="2012-08-08T16:18:00Z">
              <w:r>
                <w:t xml:space="preserve">                  &lt;/xs:documentation&gt;</w:t>
              </w:r>
            </w:ins>
          </w:p>
          <w:p w14:paraId="4C84FD58" w14:textId="77777777" w:rsidR="00D708FE" w:rsidRDefault="00D708FE" w:rsidP="00D708FE">
            <w:pPr>
              <w:pStyle w:val="XML1"/>
              <w:rPr>
                <w:ins w:id="31360" w:author="Thomas Dietz" w:date="2012-08-08T16:18:00Z"/>
              </w:rPr>
            </w:pPr>
            <w:ins w:id="31361" w:author="Thomas Dietz" w:date="2012-08-08T16:18:00Z">
              <w:r>
                <w:t xml:space="preserve">                &lt;/xs:annotation&gt;</w:t>
              </w:r>
            </w:ins>
          </w:p>
          <w:p w14:paraId="24F8034B" w14:textId="77777777" w:rsidR="00D708FE" w:rsidRDefault="00D708FE" w:rsidP="00D708FE">
            <w:pPr>
              <w:pStyle w:val="XML1"/>
              <w:rPr>
                <w:ins w:id="31362" w:author="Thomas Dietz" w:date="2012-08-08T16:18:00Z"/>
              </w:rPr>
            </w:pPr>
            <w:ins w:id="31363" w:author="Thomas Dietz" w:date="2012-08-08T16:18:00Z">
              <w:r>
                <w:t xml:space="preserve">                &lt;xs:complexType&gt;</w:t>
              </w:r>
            </w:ins>
          </w:p>
          <w:p w14:paraId="59A3246B" w14:textId="77777777" w:rsidR="00D708FE" w:rsidRDefault="00D708FE" w:rsidP="00D708FE">
            <w:pPr>
              <w:pStyle w:val="XML1"/>
              <w:rPr>
                <w:ins w:id="31364" w:author="Thomas Dietz" w:date="2012-08-08T16:18:00Z"/>
              </w:rPr>
            </w:pPr>
            <w:ins w:id="31365" w:author="Thomas Dietz" w:date="2012-08-08T16:18:00Z">
              <w:r>
                <w:t xml:space="preserve">                  &lt;xs:sequence&gt;</w:t>
              </w:r>
            </w:ins>
          </w:p>
          <w:p w14:paraId="62B90458" w14:textId="77777777" w:rsidR="00D708FE" w:rsidRDefault="00D708FE" w:rsidP="00D708FE">
            <w:pPr>
              <w:pStyle w:val="XML1"/>
              <w:rPr>
                <w:ins w:id="31366" w:author="Thomas Dietz" w:date="2012-08-08T16:18:00Z"/>
              </w:rPr>
            </w:pPr>
            <w:ins w:id="31367" w:author="Thomas Dietz" w:date="2012-08-08T16:18:00Z">
              <w:r>
                <w:t xml:space="preserve">                    &lt;xs:group ref="OFConfigurationPointType"/&gt;</w:t>
              </w:r>
            </w:ins>
          </w:p>
          <w:p w14:paraId="6EE89E40" w14:textId="77777777" w:rsidR="00D708FE" w:rsidRDefault="00D708FE" w:rsidP="00D708FE">
            <w:pPr>
              <w:pStyle w:val="XML1"/>
              <w:rPr>
                <w:ins w:id="31368" w:author="Thomas Dietz" w:date="2012-08-08T16:18:00Z"/>
              </w:rPr>
            </w:pPr>
            <w:ins w:id="31369" w:author="Thomas Dietz" w:date="2012-08-08T16:18:00Z">
              <w:r>
                <w:t xml:space="preserve">                  &lt;/xs:sequence&gt;</w:t>
              </w:r>
            </w:ins>
          </w:p>
          <w:p w14:paraId="6D0BE7DF" w14:textId="77777777" w:rsidR="00D708FE" w:rsidRDefault="00D708FE" w:rsidP="00D708FE">
            <w:pPr>
              <w:pStyle w:val="XML1"/>
              <w:rPr>
                <w:ins w:id="31370" w:author="Thomas Dietz" w:date="2012-08-08T16:18:00Z"/>
              </w:rPr>
            </w:pPr>
            <w:ins w:id="31371" w:author="Thomas Dietz" w:date="2012-08-08T16:18:00Z">
              <w:r>
                <w:t xml:space="preserve">                &lt;/xs:complexType&gt;</w:t>
              </w:r>
            </w:ins>
          </w:p>
          <w:p w14:paraId="7CCB4221" w14:textId="77777777" w:rsidR="00D708FE" w:rsidRDefault="00D708FE" w:rsidP="00D708FE">
            <w:pPr>
              <w:pStyle w:val="XML1"/>
              <w:rPr>
                <w:ins w:id="31372" w:author="Thomas Dietz" w:date="2012-08-08T16:18:00Z"/>
              </w:rPr>
            </w:pPr>
            <w:ins w:id="31373" w:author="Thomas Dietz" w:date="2012-08-08T16:18:00Z">
              <w:r>
                <w:t xml:space="preserve">              &lt;/xs:element&gt;</w:t>
              </w:r>
            </w:ins>
          </w:p>
          <w:p w14:paraId="1CB4F064" w14:textId="77777777" w:rsidR="00D708FE" w:rsidRDefault="00D708FE" w:rsidP="00D708FE">
            <w:pPr>
              <w:pStyle w:val="XML1"/>
              <w:rPr>
                <w:ins w:id="31374" w:author="Thomas Dietz" w:date="2012-08-08T16:18:00Z"/>
              </w:rPr>
            </w:pPr>
            <w:ins w:id="31375" w:author="Thomas Dietz" w:date="2012-08-08T16:18:00Z">
              <w:r>
                <w:t xml:space="preserve">            &lt;/xs:sequence&gt;</w:t>
              </w:r>
            </w:ins>
          </w:p>
          <w:p w14:paraId="6476DE4E" w14:textId="77777777" w:rsidR="00D708FE" w:rsidRDefault="00D708FE" w:rsidP="00D708FE">
            <w:pPr>
              <w:pStyle w:val="XML1"/>
              <w:rPr>
                <w:ins w:id="31376" w:author="Thomas Dietz" w:date="2012-08-08T16:18:00Z"/>
              </w:rPr>
            </w:pPr>
            <w:ins w:id="31377" w:author="Thomas Dietz" w:date="2012-08-08T16:18:00Z">
              <w:r>
                <w:t xml:space="preserve">          &lt;/xs:complexType&gt;</w:t>
              </w:r>
            </w:ins>
          </w:p>
          <w:p w14:paraId="3F3B3618" w14:textId="77777777" w:rsidR="00D708FE" w:rsidRDefault="00D708FE" w:rsidP="00D708FE">
            <w:pPr>
              <w:pStyle w:val="XML1"/>
              <w:rPr>
                <w:ins w:id="31378" w:author="Thomas Dietz" w:date="2012-08-08T16:18:00Z"/>
              </w:rPr>
            </w:pPr>
            <w:ins w:id="31379" w:author="Thomas Dietz" w:date="2012-08-08T16:18:00Z">
              <w:r>
                <w:t xml:space="preserve">          &lt;xs:key name="key_configuration-points_capable-switch_configuration-point"&gt;</w:t>
              </w:r>
            </w:ins>
          </w:p>
          <w:p w14:paraId="5D9715CD" w14:textId="77777777" w:rsidR="00D708FE" w:rsidRDefault="00D708FE" w:rsidP="00D708FE">
            <w:pPr>
              <w:pStyle w:val="XML1"/>
              <w:rPr>
                <w:ins w:id="31380" w:author="Thomas Dietz" w:date="2012-08-08T16:18:00Z"/>
              </w:rPr>
            </w:pPr>
            <w:ins w:id="31381" w:author="Thomas Dietz" w:date="2012-08-08T16:18:00Z">
              <w:r>
                <w:t xml:space="preserve">            &lt;xs:selector xpath="of11-config:configuration-point"/&gt;</w:t>
              </w:r>
            </w:ins>
          </w:p>
          <w:p w14:paraId="082C4692" w14:textId="77777777" w:rsidR="00D708FE" w:rsidRDefault="00D708FE" w:rsidP="00D708FE">
            <w:pPr>
              <w:pStyle w:val="XML1"/>
              <w:rPr>
                <w:ins w:id="31382" w:author="Thomas Dietz" w:date="2012-08-08T16:18:00Z"/>
              </w:rPr>
            </w:pPr>
            <w:ins w:id="31383" w:author="Thomas Dietz" w:date="2012-08-08T16:18:00Z">
              <w:r>
                <w:t xml:space="preserve">            &lt;xs:field xpath="of11-config:id"/&gt;</w:t>
              </w:r>
            </w:ins>
          </w:p>
          <w:p w14:paraId="259C1480" w14:textId="77777777" w:rsidR="00D708FE" w:rsidRDefault="00D708FE" w:rsidP="00D708FE">
            <w:pPr>
              <w:pStyle w:val="XML1"/>
              <w:rPr>
                <w:ins w:id="31384" w:author="Thomas Dietz" w:date="2012-08-08T16:18:00Z"/>
              </w:rPr>
            </w:pPr>
            <w:ins w:id="31385" w:author="Thomas Dietz" w:date="2012-08-08T16:18:00Z">
              <w:r>
                <w:t xml:space="preserve">          &lt;/xs:key&gt;</w:t>
              </w:r>
            </w:ins>
          </w:p>
          <w:p w14:paraId="6FCB3496" w14:textId="77777777" w:rsidR="00D708FE" w:rsidRDefault="00D708FE" w:rsidP="00D708FE">
            <w:pPr>
              <w:pStyle w:val="XML1"/>
              <w:rPr>
                <w:ins w:id="31386" w:author="Thomas Dietz" w:date="2012-08-08T16:18:00Z"/>
              </w:rPr>
            </w:pPr>
            <w:ins w:id="31387" w:author="Thomas Dietz" w:date="2012-08-08T16:18:00Z">
              <w:r>
                <w:t xml:space="preserve">        &lt;/xs:element&gt;</w:t>
              </w:r>
            </w:ins>
          </w:p>
          <w:p w14:paraId="61AD4046" w14:textId="77777777" w:rsidR="00D708FE" w:rsidRDefault="00D708FE" w:rsidP="00D708FE">
            <w:pPr>
              <w:pStyle w:val="XML1"/>
              <w:rPr>
                <w:ins w:id="31388" w:author="Thomas Dietz" w:date="2012-08-08T16:18:00Z"/>
              </w:rPr>
            </w:pPr>
            <w:ins w:id="31389" w:author="Thomas Dietz" w:date="2012-08-08T16:18:00Z">
              <w:r>
                <w:t xml:space="preserve">        &lt;xs:element name="resources" minOccurs="0"&gt;</w:t>
              </w:r>
            </w:ins>
          </w:p>
          <w:p w14:paraId="4E8798EB" w14:textId="77777777" w:rsidR="00D708FE" w:rsidRDefault="00D708FE" w:rsidP="00D708FE">
            <w:pPr>
              <w:pStyle w:val="XML1"/>
              <w:rPr>
                <w:ins w:id="31390" w:author="Thomas Dietz" w:date="2012-08-08T16:18:00Z"/>
              </w:rPr>
            </w:pPr>
            <w:ins w:id="31391" w:author="Thomas Dietz" w:date="2012-08-08T16:18:00Z">
              <w:r>
                <w:t xml:space="preserve">          &lt;xs:annotation&gt;</w:t>
              </w:r>
            </w:ins>
          </w:p>
          <w:p w14:paraId="430240E5" w14:textId="77777777" w:rsidR="00D708FE" w:rsidRDefault="00D708FE" w:rsidP="00D708FE">
            <w:pPr>
              <w:pStyle w:val="XML1"/>
              <w:rPr>
                <w:ins w:id="31392" w:author="Thomas Dietz" w:date="2012-08-08T16:18:00Z"/>
              </w:rPr>
            </w:pPr>
            <w:ins w:id="31393" w:author="Thomas Dietz" w:date="2012-08-08T16:18:00Z">
              <w:r>
                <w:t xml:space="preserve">            &lt;xs:documentation&gt;</w:t>
              </w:r>
            </w:ins>
          </w:p>
          <w:p w14:paraId="48805CA5" w14:textId="77777777" w:rsidR="00D708FE" w:rsidRDefault="00D708FE" w:rsidP="00D708FE">
            <w:pPr>
              <w:pStyle w:val="XML1"/>
              <w:rPr>
                <w:ins w:id="31394" w:author="Thomas Dietz" w:date="2012-08-08T16:18:00Z"/>
              </w:rPr>
            </w:pPr>
            <w:ins w:id="31395" w:author="Thomas Dietz" w:date="2012-08-08T16:18:00Z">
              <w:r>
                <w:t xml:space="preserve">              A lists containing all resources of the OpenFlow</w:t>
              </w:r>
            </w:ins>
          </w:p>
          <w:p w14:paraId="7F6EFC68" w14:textId="77777777" w:rsidR="00D708FE" w:rsidRDefault="00D708FE" w:rsidP="00D708FE">
            <w:pPr>
              <w:pStyle w:val="XML1"/>
              <w:rPr>
                <w:ins w:id="31396" w:author="Thomas Dietz" w:date="2012-08-08T16:18:00Z"/>
              </w:rPr>
            </w:pPr>
            <w:ins w:id="31397" w:author="Thomas Dietz" w:date="2012-08-08T16:18:00Z">
              <w:r>
                <w:t xml:space="preserve">              Capable Switch that can be used by OpenFlow Logical</w:t>
              </w:r>
            </w:ins>
          </w:p>
          <w:p w14:paraId="5FD61325" w14:textId="77777777" w:rsidR="00D708FE" w:rsidRDefault="00D708FE" w:rsidP="00D708FE">
            <w:pPr>
              <w:pStyle w:val="XML1"/>
              <w:rPr>
                <w:ins w:id="31398" w:author="Thomas Dietz" w:date="2012-08-08T16:18:00Z"/>
              </w:rPr>
            </w:pPr>
            <w:ins w:id="31399" w:author="Thomas Dietz" w:date="2012-08-08T16:18:00Z">
              <w:r>
                <w:t xml:space="preserve">              Switches.  Resources are listed here independent of their</w:t>
              </w:r>
            </w:ins>
          </w:p>
          <w:p w14:paraId="32A96BE7" w14:textId="77777777" w:rsidR="00D708FE" w:rsidRDefault="00D708FE" w:rsidP="00D708FE">
            <w:pPr>
              <w:pStyle w:val="XML1"/>
              <w:rPr>
                <w:ins w:id="31400" w:author="Thomas Dietz" w:date="2012-08-08T16:18:00Z"/>
              </w:rPr>
            </w:pPr>
            <w:ins w:id="31401" w:author="Thomas Dietz" w:date="2012-08-08T16:18:00Z">
              <w:r>
                <w:t xml:space="preserve">              actual assignment to OpenFlow Logical Switches.  They may</w:t>
              </w:r>
            </w:ins>
          </w:p>
          <w:p w14:paraId="289D4141" w14:textId="77777777" w:rsidR="00D708FE" w:rsidRDefault="00D708FE" w:rsidP="00D708FE">
            <w:pPr>
              <w:pStyle w:val="XML1"/>
              <w:rPr>
                <w:ins w:id="31402" w:author="Thomas Dietz" w:date="2012-08-08T16:18:00Z"/>
              </w:rPr>
            </w:pPr>
            <w:ins w:id="31403" w:author="Thomas Dietz" w:date="2012-08-08T16:18:00Z">
              <w:r>
                <w:t xml:space="preserve">              be available to be assigned to an OpenFlow Logical Switch</w:t>
              </w:r>
            </w:ins>
          </w:p>
          <w:p w14:paraId="33DD2744" w14:textId="77777777" w:rsidR="00D708FE" w:rsidRDefault="00D708FE" w:rsidP="00D708FE">
            <w:pPr>
              <w:pStyle w:val="XML1"/>
              <w:rPr>
                <w:ins w:id="31404" w:author="Thomas Dietz" w:date="2012-08-08T16:18:00Z"/>
              </w:rPr>
            </w:pPr>
            <w:ins w:id="31405" w:author="Thomas Dietz" w:date="2012-08-08T16:18:00Z">
              <w:r>
                <w:t xml:space="preserve">              or already in use by an OpenFlow Logical Switch.</w:t>
              </w:r>
            </w:ins>
          </w:p>
          <w:p w14:paraId="46382E93" w14:textId="77777777" w:rsidR="00D708FE" w:rsidRDefault="00D708FE" w:rsidP="00D708FE">
            <w:pPr>
              <w:pStyle w:val="XML1"/>
              <w:rPr>
                <w:ins w:id="31406" w:author="Thomas Dietz" w:date="2012-08-08T16:18:00Z"/>
              </w:rPr>
            </w:pPr>
            <w:ins w:id="31407" w:author="Thomas Dietz" w:date="2012-08-08T16:18:00Z">
              <w:r>
                <w:t xml:space="preserve">            &lt;/xs:documentation&gt;</w:t>
              </w:r>
            </w:ins>
          </w:p>
          <w:p w14:paraId="745F9331" w14:textId="77777777" w:rsidR="00D708FE" w:rsidRDefault="00D708FE" w:rsidP="00D708FE">
            <w:pPr>
              <w:pStyle w:val="XML1"/>
              <w:rPr>
                <w:ins w:id="31408" w:author="Thomas Dietz" w:date="2012-08-08T16:18:00Z"/>
              </w:rPr>
            </w:pPr>
            <w:ins w:id="31409" w:author="Thomas Dietz" w:date="2012-08-08T16:18:00Z">
              <w:r>
                <w:t xml:space="preserve">          &lt;/xs:annotation&gt;</w:t>
              </w:r>
            </w:ins>
          </w:p>
          <w:p w14:paraId="119EBE2F" w14:textId="77777777" w:rsidR="00D708FE" w:rsidRDefault="00D708FE" w:rsidP="00D708FE">
            <w:pPr>
              <w:pStyle w:val="XML1"/>
              <w:rPr>
                <w:ins w:id="31410" w:author="Thomas Dietz" w:date="2012-08-08T16:18:00Z"/>
              </w:rPr>
            </w:pPr>
            <w:ins w:id="31411" w:author="Thomas Dietz" w:date="2012-08-08T16:18:00Z">
              <w:r>
                <w:t xml:space="preserve">          &lt;xs:complexType&gt;</w:t>
              </w:r>
            </w:ins>
          </w:p>
          <w:p w14:paraId="11F2BC76" w14:textId="77777777" w:rsidR="00D708FE" w:rsidRDefault="00D708FE" w:rsidP="00D708FE">
            <w:pPr>
              <w:pStyle w:val="XML1"/>
              <w:rPr>
                <w:ins w:id="31412" w:author="Thomas Dietz" w:date="2012-08-08T16:18:00Z"/>
              </w:rPr>
            </w:pPr>
            <w:ins w:id="31413" w:author="Thomas Dietz" w:date="2012-08-08T16:18:00Z">
              <w:r>
                <w:t xml:space="preserve">            &lt;xs:sequence&gt;</w:t>
              </w:r>
            </w:ins>
          </w:p>
          <w:p w14:paraId="2834B4DD" w14:textId="77777777" w:rsidR="00D708FE" w:rsidRDefault="00D708FE" w:rsidP="00D708FE">
            <w:pPr>
              <w:pStyle w:val="XML1"/>
              <w:rPr>
                <w:ins w:id="31414" w:author="Thomas Dietz" w:date="2012-08-08T16:18:00Z"/>
              </w:rPr>
            </w:pPr>
            <w:ins w:id="31415" w:author="Thomas Dietz" w:date="2012-08-08T16:18:00Z">
              <w:r>
                <w:t xml:space="preserve">              &lt;xs:element name="port" minOccurs="0" maxOccurs="unbounded"&gt;</w:t>
              </w:r>
            </w:ins>
          </w:p>
          <w:p w14:paraId="090B4C65" w14:textId="77777777" w:rsidR="00D708FE" w:rsidRDefault="00D708FE" w:rsidP="00D708FE">
            <w:pPr>
              <w:pStyle w:val="XML1"/>
              <w:rPr>
                <w:ins w:id="31416" w:author="Thomas Dietz" w:date="2012-08-08T16:18:00Z"/>
              </w:rPr>
            </w:pPr>
            <w:ins w:id="31417" w:author="Thomas Dietz" w:date="2012-08-08T16:18:00Z">
              <w:r>
                <w:t xml:space="preserve">                &lt;xs:annotation&gt;</w:t>
              </w:r>
            </w:ins>
          </w:p>
          <w:p w14:paraId="117E6475" w14:textId="77777777" w:rsidR="00D708FE" w:rsidRDefault="00D708FE" w:rsidP="00D708FE">
            <w:pPr>
              <w:pStyle w:val="XML1"/>
              <w:rPr>
                <w:ins w:id="31418" w:author="Thomas Dietz" w:date="2012-08-08T16:18:00Z"/>
              </w:rPr>
            </w:pPr>
            <w:ins w:id="31419" w:author="Thomas Dietz" w:date="2012-08-08T16:18:00Z">
              <w:r>
                <w:t xml:space="preserve">                  &lt;xs:documentation&gt;</w:t>
              </w:r>
            </w:ins>
          </w:p>
          <w:p w14:paraId="38E0A4F6" w14:textId="77777777" w:rsidR="00D708FE" w:rsidRDefault="00D708FE" w:rsidP="00D708FE">
            <w:pPr>
              <w:pStyle w:val="XML1"/>
              <w:rPr>
                <w:ins w:id="31420" w:author="Thomas Dietz" w:date="2012-08-08T16:18:00Z"/>
              </w:rPr>
            </w:pPr>
            <w:ins w:id="31421" w:author="Thomas Dietz" w:date="2012-08-08T16:18:00Z">
              <w:r>
                <w:t xml:space="preserve">                    The list contains all port resources of the</w:t>
              </w:r>
            </w:ins>
          </w:p>
          <w:p w14:paraId="1D253DA6" w14:textId="77777777" w:rsidR="00D708FE" w:rsidRDefault="00D708FE" w:rsidP="00D708FE">
            <w:pPr>
              <w:pStyle w:val="XML1"/>
              <w:rPr>
                <w:ins w:id="31422" w:author="Thomas Dietz" w:date="2012-08-08T16:18:00Z"/>
              </w:rPr>
            </w:pPr>
            <w:ins w:id="31423" w:author="Thomas Dietz" w:date="2012-08-08T16:18:00Z">
              <w:r>
                <w:t xml:space="preserve">                    OpenFlow Capable Switch.</w:t>
              </w:r>
            </w:ins>
          </w:p>
          <w:p w14:paraId="38BAB956" w14:textId="77777777" w:rsidR="00D708FE" w:rsidRDefault="00D708FE" w:rsidP="00D708FE">
            <w:pPr>
              <w:pStyle w:val="XML1"/>
              <w:rPr>
                <w:ins w:id="31424" w:author="Thomas Dietz" w:date="2012-08-08T16:18:00Z"/>
              </w:rPr>
            </w:pPr>
          </w:p>
          <w:p w14:paraId="6E64DC46" w14:textId="77777777" w:rsidR="00D708FE" w:rsidRDefault="00D708FE" w:rsidP="00D708FE">
            <w:pPr>
              <w:pStyle w:val="XML1"/>
              <w:rPr>
                <w:ins w:id="31425" w:author="Thomas Dietz" w:date="2012-08-08T16:18:00Z"/>
              </w:rPr>
            </w:pPr>
            <w:ins w:id="31426" w:author="Thomas Dietz" w:date="2012-08-08T16:18:00Z">
              <w:r>
                <w:t xml:space="preserve">                    The element 'resource-id' of OFPortType MUST be unique</w:t>
              </w:r>
            </w:ins>
          </w:p>
          <w:p w14:paraId="2E6366F0" w14:textId="77777777" w:rsidR="00D708FE" w:rsidRDefault="00D708FE" w:rsidP="00D708FE">
            <w:pPr>
              <w:pStyle w:val="XML1"/>
              <w:rPr>
                <w:ins w:id="31427" w:author="Thomas Dietz" w:date="2012-08-08T16:18:00Z"/>
              </w:rPr>
            </w:pPr>
            <w:ins w:id="31428" w:author="Thomas Dietz" w:date="2012-08-08T16:18:00Z">
              <w:r>
                <w:t xml:space="preserve">                    within this list.</w:t>
              </w:r>
            </w:ins>
          </w:p>
          <w:p w14:paraId="3670C241" w14:textId="77777777" w:rsidR="00D708FE" w:rsidRDefault="00D708FE" w:rsidP="00D708FE">
            <w:pPr>
              <w:pStyle w:val="XML1"/>
              <w:rPr>
                <w:ins w:id="31429" w:author="Thomas Dietz" w:date="2012-08-08T16:18:00Z"/>
              </w:rPr>
            </w:pPr>
            <w:ins w:id="31430" w:author="Thomas Dietz" w:date="2012-08-08T16:18:00Z">
              <w:r>
                <w:t xml:space="preserve">                  &lt;/xs:documentation&gt;</w:t>
              </w:r>
            </w:ins>
          </w:p>
          <w:p w14:paraId="1ED912E1" w14:textId="77777777" w:rsidR="00D708FE" w:rsidRDefault="00D708FE" w:rsidP="00D708FE">
            <w:pPr>
              <w:pStyle w:val="XML1"/>
              <w:rPr>
                <w:ins w:id="31431" w:author="Thomas Dietz" w:date="2012-08-08T16:18:00Z"/>
              </w:rPr>
            </w:pPr>
            <w:ins w:id="31432" w:author="Thomas Dietz" w:date="2012-08-08T16:18:00Z">
              <w:r>
                <w:t xml:space="preserve">                &lt;/xs:annotation&gt;</w:t>
              </w:r>
            </w:ins>
          </w:p>
          <w:p w14:paraId="08B5FE5C" w14:textId="77777777" w:rsidR="00D708FE" w:rsidRDefault="00D708FE" w:rsidP="00D708FE">
            <w:pPr>
              <w:pStyle w:val="XML1"/>
              <w:rPr>
                <w:ins w:id="31433" w:author="Thomas Dietz" w:date="2012-08-08T16:18:00Z"/>
              </w:rPr>
            </w:pPr>
            <w:ins w:id="31434" w:author="Thomas Dietz" w:date="2012-08-08T16:18:00Z">
              <w:r>
                <w:t xml:space="preserve">                &lt;xs:complexType&gt;</w:t>
              </w:r>
            </w:ins>
          </w:p>
          <w:p w14:paraId="48EBC0E0" w14:textId="77777777" w:rsidR="00D708FE" w:rsidRDefault="00D708FE" w:rsidP="00D708FE">
            <w:pPr>
              <w:pStyle w:val="XML1"/>
              <w:rPr>
                <w:ins w:id="31435" w:author="Thomas Dietz" w:date="2012-08-08T16:18:00Z"/>
              </w:rPr>
            </w:pPr>
            <w:ins w:id="31436" w:author="Thomas Dietz" w:date="2012-08-08T16:18:00Z">
              <w:r>
                <w:t xml:space="preserve">                  &lt;xs:sequence&gt;</w:t>
              </w:r>
            </w:ins>
          </w:p>
          <w:p w14:paraId="175326B9" w14:textId="77777777" w:rsidR="00D708FE" w:rsidRDefault="00D708FE" w:rsidP="00D708FE">
            <w:pPr>
              <w:pStyle w:val="XML1"/>
              <w:rPr>
                <w:ins w:id="31437" w:author="Thomas Dietz" w:date="2012-08-08T16:18:00Z"/>
              </w:rPr>
            </w:pPr>
            <w:ins w:id="31438" w:author="Thomas Dietz" w:date="2012-08-08T16:18:00Z">
              <w:r>
                <w:t xml:space="preserve">                    &lt;xs:group ref="OFPortType"/&gt;</w:t>
              </w:r>
            </w:ins>
          </w:p>
          <w:p w14:paraId="6C013669" w14:textId="77777777" w:rsidR="00D708FE" w:rsidRDefault="00D708FE" w:rsidP="00D708FE">
            <w:pPr>
              <w:pStyle w:val="XML1"/>
              <w:rPr>
                <w:ins w:id="31439" w:author="Thomas Dietz" w:date="2012-08-08T16:18:00Z"/>
              </w:rPr>
            </w:pPr>
            <w:ins w:id="31440" w:author="Thomas Dietz" w:date="2012-08-08T16:18:00Z">
              <w:r>
                <w:t xml:space="preserve">                  &lt;/xs:sequence&gt;</w:t>
              </w:r>
            </w:ins>
          </w:p>
          <w:p w14:paraId="0591449F" w14:textId="77777777" w:rsidR="00D708FE" w:rsidRDefault="00D708FE" w:rsidP="00D708FE">
            <w:pPr>
              <w:pStyle w:val="XML1"/>
              <w:rPr>
                <w:ins w:id="31441" w:author="Thomas Dietz" w:date="2012-08-08T16:18:00Z"/>
              </w:rPr>
            </w:pPr>
            <w:ins w:id="31442" w:author="Thomas Dietz" w:date="2012-08-08T16:18:00Z">
              <w:r>
                <w:t xml:space="preserve">                &lt;/xs:complexType&gt;</w:t>
              </w:r>
            </w:ins>
          </w:p>
          <w:p w14:paraId="31023F96" w14:textId="77777777" w:rsidR="00D708FE" w:rsidRDefault="00D708FE" w:rsidP="00D708FE">
            <w:pPr>
              <w:pStyle w:val="XML1"/>
              <w:rPr>
                <w:ins w:id="31443" w:author="Thomas Dietz" w:date="2012-08-08T16:18:00Z"/>
              </w:rPr>
            </w:pPr>
            <w:ins w:id="31444" w:author="Thomas Dietz" w:date="2012-08-08T16:18:00Z">
              <w:r>
                <w:t xml:space="preserve">              &lt;/xs:element&gt;</w:t>
              </w:r>
            </w:ins>
          </w:p>
          <w:p w14:paraId="3E4E1D55" w14:textId="77777777" w:rsidR="00D708FE" w:rsidRDefault="00D708FE" w:rsidP="00D708FE">
            <w:pPr>
              <w:pStyle w:val="XML1"/>
              <w:rPr>
                <w:ins w:id="31445" w:author="Thomas Dietz" w:date="2012-08-08T16:18:00Z"/>
              </w:rPr>
            </w:pPr>
            <w:ins w:id="31446" w:author="Thomas Dietz" w:date="2012-08-08T16:18:00Z">
              <w:r>
                <w:lastRenderedPageBreak/>
                <w:t xml:space="preserve">              &lt;xs:element name="queue" minOccurs="0" maxOccurs="unbounded"&gt;</w:t>
              </w:r>
            </w:ins>
          </w:p>
          <w:p w14:paraId="55C8166D" w14:textId="77777777" w:rsidR="00D708FE" w:rsidRDefault="00D708FE" w:rsidP="00D708FE">
            <w:pPr>
              <w:pStyle w:val="XML1"/>
              <w:rPr>
                <w:ins w:id="31447" w:author="Thomas Dietz" w:date="2012-08-08T16:18:00Z"/>
              </w:rPr>
            </w:pPr>
            <w:ins w:id="31448" w:author="Thomas Dietz" w:date="2012-08-08T16:18:00Z">
              <w:r>
                <w:t xml:space="preserve">                &lt;xs:annotation&gt;</w:t>
              </w:r>
            </w:ins>
          </w:p>
          <w:p w14:paraId="7811378D" w14:textId="77777777" w:rsidR="00D708FE" w:rsidRDefault="00D708FE" w:rsidP="00D708FE">
            <w:pPr>
              <w:pStyle w:val="XML1"/>
              <w:rPr>
                <w:ins w:id="31449" w:author="Thomas Dietz" w:date="2012-08-08T16:18:00Z"/>
              </w:rPr>
            </w:pPr>
            <w:ins w:id="31450" w:author="Thomas Dietz" w:date="2012-08-08T16:18:00Z">
              <w:r>
                <w:t xml:space="preserve">                  &lt;xs:documentation&gt;</w:t>
              </w:r>
            </w:ins>
          </w:p>
          <w:p w14:paraId="478D01E6" w14:textId="77777777" w:rsidR="00D708FE" w:rsidRDefault="00D708FE" w:rsidP="00D708FE">
            <w:pPr>
              <w:pStyle w:val="XML1"/>
              <w:rPr>
                <w:ins w:id="31451" w:author="Thomas Dietz" w:date="2012-08-08T16:18:00Z"/>
              </w:rPr>
            </w:pPr>
            <w:ins w:id="31452" w:author="Thomas Dietz" w:date="2012-08-08T16:18:00Z">
              <w:r>
                <w:t xml:space="preserve">                    The list contains all queue resources of the</w:t>
              </w:r>
            </w:ins>
          </w:p>
          <w:p w14:paraId="078EC121" w14:textId="77777777" w:rsidR="00D708FE" w:rsidRDefault="00D708FE" w:rsidP="00D708FE">
            <w:pPr>
              <w:pStyle w:val="XML1"/>
              <w:rPr>
                <w:ins w:id="31453" w:author="Thomas Dietz" w:date="2012-08-08T16:18:00Z"/>
              </w:rPr>
            </w:pPr>
            <w:ins w:id="31454" w:author="Thomas Dietz" w:date="2012-08-08T16:18:00Z">
              <w:r>
                <w:t xml:space="preserve">                    OpenFlow Capable Switch.</w:t>
              </w:r>
            </w:ins>
          </w:p>
          <w:p w14:paraId="0A93CA09" w14:textId="77777777" w:rsidR="00D708FE" w:rsidRDefault="00D708FE" w:rsidP="00D708FE">
            <w:pPr>
              <w:pStyle w:val="XML1"/>
              <w:rPr>
                <w:ins w:id="31455" w:author="Thomas Dietz" w:date="2012-08-08T16:18:00Z"/>
              </w:rPr>
            </w:pPr>
          </w:p>
          <w:p w14:paraId="62BA73D7" w14:textId="77777777" w:rsidR="00D708FE" w:rsidRDefault="00D708FE" w:rsidP="00D708FE">
            <w:pPr>
              <w:pStyle w:val="XML1"/>
              <w:rPr>
                <w:ins w:id="31456" w:author="Thomas Dietz" w:date="2012-08-08T16:18:00Z"/>
              </w:rPr>
            </w:pPr>
            <w:ins w:id="31457" w:author="Thomas Dietz" w:date="2012-08-08T16:18:00Z">
              <w:r>
                <w:t xml:space="preserve">                    The element 'resource-id' of OFQueueType MUST be unique</w:t>
              </w:r>
            </w:ins>
          </w:p>
          <w:p w14:paraId="25FADE44" w14:textId="77777777" w:rsidR="00D708FE" w:rsidRDefault="00D708FE" w:rsidP="00D708FE">
            <w:pPr>
              <w:pStyle w:val="XML1"/>
              <w:rPr>
                <w:ins w:id="31458" w:author="Thomas Dietz" w:date="2012-08-08T16:18:00Z"/>
              </w:rPr>
            </w:pPr>
            <w:ins w:id="31459" w:author="Thomas Dietz" w:date="2012-08-08T16:18:00Z">
              <w:r>
                <w:t xml:space="preserve">                    within this list.</w:t>
              </w:r>
            </w:ins>
          </w:p>
          <w:p w14:paraId="242DA468" w14:textId="77777777" w:rsidR="00D708FE" w:rsidRDefault="00D708FE" w:rsidP="00D708FE">
            <w:pPr>
              <w:pStyle w:val="XML1"/>
              <w:rPr>
                <w:ins w:id="31460" w:author="Thomas Dietz" w:date="2012-08-08T16:18:00Z"/>
              </w:rPr>
            </w:pPr>
            <w:ins w:id="31461" w:author="Thomas Dietz" w:date="2012-08-08T16:18:00Z">
              <w:r>
                <w:t xml:space="preserve">                  &lt;/xs:documentation&gt;</w:t>
              </w:r>
            </w:ins>
          </w:p>
          <w:p w14:paraId="0608EB1F" w14:textId="77777777" w:rsidR="00D708FE" w:rsidRDefault="00D708FE" w:rsidP="00D708FE">
            <w:pPr>
              <w:pStyle w:val="XML1"/>
              <w:rPr>
                <w:ins w:id="31462" w:author="Thomas Dietz" w:date="2012-08-08T16:18:00Z"/>
              </w:rPr>
            </w:pPr>
            <w:ins w:id="31463" w:author="Thomas Dietz" w:date="2012-08-08T16:18:00Z">
              <w:r>
                <w:t xml:space="preserve">                &lt;/xs:annotation&gt;</w:t>
              </w:r>
            </w:ins>
          </w:p>
          <w:p w14:paraId="1F30C6BA" w14:textId="77777777" w:rsidR="00D708FE" w:rsidRDefault="00D708FE" w:rsidP="00D708FE">
            <w:pPr>
              <w:pStyle w:val="XML1"/>
              <w:rPr>
                <w:ins w:id="31464" w:author="Thomas Dietz" w:date="2012-08-08T16:18:00Z"/>
              </w:rPr>
            </w:pPr>
            <w:ins w:id="31465" w:author="Thomas Dietz" w:date="2012-08-08T16:18:00Z">
              <w:r>
                <w:t xml:space="preserve">                &lt;xs:complexType&gt;</w:t>
              </w:r>
            </w:ins>
          </w:p>
          <w:p w14:paraId="2D448578" w14:textId="77777777" w:rsidR="00D708FE" w:rsidRDefault="00D708FE" w:rsidP="00D708FE">
            <w:pPr>
              <w:pStyle w:val="XML1"/>
              <w:rPr>
                <w:ins w:id="31466" w:author="Thomas Dietz" w:date="2012-08-08T16:18:00Z"/>
              </w:rPr>
            </w:pPr>
            <w:ins w:id="31467" w:author="Thomas Dietz" w:date="2012-08-08T16:18:00Z">
              <w:r>
                <w:t xml:space="preserve">                  &lt;xs:sequence&gt;</w:t>
              </w:r>
            </w:ins>
          </w:p>
          <w:p w14:paraId="38C11367" w14:textId="77777777" w:rsidR="00D708FE" w:rsidRDefault="00D708FE" w:rsidP="00D708FE">
            <w:pPr>
              <w:pStyle w:val="XML1"/>
              <w:rPr>
                <w:ins w:id="31468" w:author="Thomas Dietz" w:date="2012-08-08T16:18:00Z"/>
              </w:rPr>
            </w:pPr>
            <w:ins w:id="31469" w:author="Thomas Dietz" w:date="2012-08-08T16:18:00Z">
              <w:r>
                <w:t xml:space="preserve">                    &lt;xs:group ref="OFQueueType"/&gt;</w:t>
              </w:r>
            </w:ins>
          </w:p>
          <w:p w14:paraId="621222D8" w14:textId="77777777" w:rsidR="00D708FE" w:rsidRDefault="00D708FE" w:rsidP="00D708FE">
            <w:pPr>
              <w:pStyle w:val="XML1"/>
              <w:rPr>
                <w:ins w:id="31470" w:author="Thomas Dietz" w:date="2012-08-08T16:18:00Z"/>
              </w:rPr>
            </w:pPr>
            <w:ins w:id="31471" w:author="Thomas Dietz" w:date="2012-08-08T16:18:00Z">
              <w:r>
                <w:t xml:space="preserve">                  &lt;/xs:sequence&gt;</w:t>
              </w:r>
            </w:ins>
          </w:p>
          <w:p w14:paraId="6CCF9CCC" w14:textId="77777777" w:rsidR="00D708FE" w:rsidRDefault="00D708FE" w:rsidP="00D708FE">
            <w:pPr>
              <w:pStyle w:val="XML1"/>
              <w:rPr>
                <w:ins w:id="31472" w:author="Thomas Dietz" w:date="2012-08-08T16:18:00Z"/>
              </w:rPr>
            </w:pPr>
            <w:ins w:id="31473" w:author="Thomas Dietz" w:date="2012-08-08T16:18:00Z">
              <w:r>
                <w:t xml:space="preserve">                &lt;/xs:complexType&gt;</w:t>
              </w:r>
            </w:ins>
          </w:p>
          <w:p w14:paraId="73BF2043" w14:textId="77777777" w:rsidR="00D708FE" w:rsidRDefault="00D708FE" w:rsidP="00D708FE">
            <w:pPr>
              <w:pStyle w:val="XML1"/>
              <w:rPr>
                <w:ins w:id="31474" w:author="Thomas Dietz" w:date="2012-08-08T16:18:00Z"/>
              </w:rPr>
            </w:pPr>
            <w:ins w:id="31475" w:author="Thomas Dietz" w:date="2012-08-08T16:18:00Z">
              <w:r>
                <w:t xml:space="preserve">              &lt;/xs:element&gt;</w:t>
              </w:r>
            </w:ins>
          </w:p>
          <w:p w14:paraId="0645A899" w14:textId="77777777" w:rsidR="00D708FE" w:rsidRDefault="00D708FE" w:rsidP="00D708FE">
            <w:pPr>
              <w:pStyle w:val="XML1"/>
              <w:rPr>
                <w:ins w:id="31476" w:author="Thomas Dietz" w:date="2012-08-08T16:18:00Z"/>
              </w:rPr>
            </w:pPr>
            <w:ins w:id="31477" w:author="Thomas Dietz" w:date="2012-08-08T16:18:00Z">
              <w:r>
                <w:t xml:space="preserve">              &lt;xs:element name="owned-certificate" minOccurs="0" maxOccurs="unbounded"&gt;</w:t>
              </w:r>
            </w:ins>
          </w:p>
          <w:p w14:paraId="3961AB9B" w14:textId="77777777" w:rsidR="00D708FE" w:rsidRDefault="00D708FE" w:rsidP="00D708FE">
            <w:pPr>
              <w:pStyle w:val="XML1"/>
              <w:rPr>
                <w:ins w:id="31478" w:author="Thomas Dietz" w:date="2012-08-08T16:18:00Z"/>
              </w:rPr>
            </w:pPr>
            <w:ins w:id="31479" w:author="Thomas Dietz" w:date="2012-08-08T16:18:00Z">
              <w:r>
                <w:t xml:space="preserve">                &lt;xs:annotation&gt;</w:t>
              </w:r>
            </w:ins>
          </w:p>
          <w:p w14:paraId="730131B9" w14:textId="77777777" w:rsidR="00D708FE" w:rsidRDefault="00D708FE" w:rsidP="00D708FE">
            <w:pPr>
              <w:pStyle w:val="XML1"/>
              <w:rPr>
                <w:ins w:id="31480" w:author="Thomas Dietz" w:date="2012-08-08T16:18:00Z"/>
              </w:rPr>
            </w:pPr>
            <w:ins w:id="31481" w:author="Thomas Dietz" w:date="2012-08-08T16:18:00Z">
              <w:r>
                <w:t xml:space="preserve">                  &lt;xs:documentation&gt;</w:t>
              </w:r>
            </w:ins>
          </w:p>
          <w:p w14:paraId="0FDD6CF0" w14:textId="77777777" w:rsidR="00D708FE" w:rsidRDefault="00D708FE" w:rsidP="00D708FE">
            <w:pPr>
              <w:pStyle w:val="XML1"/>
              <w:rPr>
                <w:ins w:id="31482" w:author="Thomas Dietz" w:date="2012-08-08T16:18:00Z"/>
              </w:rPr>
            </w:pPr>
            <w:ins w:id="31483" w:author="Thomas Dietz" w:date="2012-08-08T16:18:00Z">
              <w:r>
                <w:t xml:space="preserve">                    The list contains all owned certificate</w:t>
              </w:r>
            </w:ins>
          </w:p>
          <w:p w14:paraId="3CA8E7DD" w14:textId="77777777" w:rsidR="00D708FE" w:rsidRDefault="00D708FE" w:rsidP="00D708FE">
            <w:pPr>
              <w:pStyle w:val="XML1"/>
              <w:rPr>
                <w:ins w:id="31484" w:author="Thomas Dietz" w:date="2012-08-08T16:18:00Z"/>
              </w:rPr>
            </w:pPr>
            <w:ins w:id="31485" w:author="Thomas Dietz" w:date="2012-08-08T16:18:00Z">
              <w:r>
                <w:t xml:space="preserve">                    resources of the OpenFlow Capable Switch.</w:t>
              </w:r>
            </w:ins>
          </w:p>
          <w:p w14:paraId="36D3D75C" w14:textId="77777777" w:rsidR="00D708FE" w:rsidRDefault="00D708FE" w:rsidP="00D708FE">
            <w:pPr>
              <w:pStyle w:val="XML1"/>
              <w:rPr>
                <w:ins w:id="31486" w:author="Thomas Dietz" w:date="2012-08-08T16:18:00Z"/>
              </w:rPr>
            </w:pPr>
          </w:p>
          <w:p w14:paraId="77F9C899" w14:textId="77777777" w:rsidR="00D708FE" w:rsidRDefault="00D708FE" w:rsidP="00D708FE">
            <w:pPr>
              <w:pStyle w:val="XML1"/>
              <w:rPr>
                <w:ins w:id="31487" w:author="Thomas Dietz" w:date="2012-08-08T16:18:00Z"/>
              </w:rPr>
            </w:pPr>
            <w:ins w:id="31488" w:author="Thomas Dietz" w:date="2012-08-08T16:18:00Z">
              <w:r>
                <w:t xml:space="preserve">                    The element 'resource-id' of OFOwnedCertificateType MUST</w:t>
              </w:r>
            </w:ins>
          </w:p>
          <w:p w14:paraId="4491902A" w14:textId="77777777" w:rsidR="00D708FE" w:rsidRDefault="00D708FE" w:rsidP="00D708FE">
            <w:pPr>
              <w:pStyle w:val="XML1"/>
              <w:rPr>
                <w:ins w:id="31489" w:author="Thomas Dietz" w:date="2012-08-08T16:18:00Z"/>
              </w:rPr>
            </w:pPr>
            <w:ins w:id="31490" w:author="Thomas Dietz" w:date="2012-08-08T16:18:00Z">
              <w:r>
                <w:t xml:space="preserve">                    be unique within this list.</w:t>
              </w:r>
            </w:ins>
          </w:p>
          <w:p w14:paraId="1F547B65" w14:textId="77777777" w:rsidR="00D708FE" w:rsidRDefault="00D708FE" w:rsidP="00D708FE">
            <w:pPr>
              <w:pStyle w:val="XML1"/>
              <w:rPr>
                <w:ins w:id="31491" w:author="Thomas Dietz" w:date="2012-08-08T16:18:00Z"/>
              </w:rPr>
            </w:pPr>
            <w:ins w:id="31492" w:author="Thomas Dietz" w:date="2012-08-08T16:18:00Z">
              <w:r>
                <w:t xml:space="preserve">                  &lt;/xs:documentation&gt;</w:t>
              </w:r>
            </w:ins>
          </w:p>
          <w:p w14:paraId="070E86E5" w14:textId="77777777" w:rsidR="00D708FE" w:rsidRDefault="00D708FE" w:rsidP="00D708FE">
            <w:pPr>
              <w:pStyle w:val="XML1"/>
              <w:rPr>
                <w:ins w:id="31493" w:author="Thomas Dietz" w:date="2012-08-08T16:18:00Z"/>
              </w:rPr>
            </w:pPr>
            <w:ins w:id="31494" w:author="Thomas Dietz" w:date="2012-08-08T16:18:00Z">
              <w:r>
                <w:t xml:space="preserve">                &lt;/xs:annotation&gt;</w:t>
              </w:r>
            </w:ins>
          </w:p>
          <w:p w14:paraId="5359B151" w14:textId="77777777" w:rsidR="00D708FE" w:rsidRDefault="00D708FE" w:rsidP="00D708FE">
            <w:pPr>
              <w:pStyle w:val="XML1"/>
              <w:rPr>
                <w:ins w:id="31495" w:author="Thomas Dietz" w:date="2012-08-08T16:18:00Z"/>
              </w:rPr>
            </w:pPr>
            <w:ins w:id="31496" w:author="Thomas Dietz" w:date="2012-08-08T16:18:00Z">
              <w:r>
                <w:t xml:space="preserve">                &lt;xs:complexType&gt;</w:t>
              </w:r>
            </w:ins>
          </w:p>
          <w:p w14:paraId="32F45E1F" w14:textId="77777777" w:rsidR="00D708FE" w:rsidRDefault="00D708FE" w:rsidP="00D708FE">
            <w:pPr>
              <w:pStyle w:val="XML1"/>
              <w:rPr>
                <w:ins w:id="31497" w:author="Thomas Dietz" w:date="2012-08-08T16:18:00Z"/>
              </w:rPr>
            </w:pPr>
            <w:ins w:id="31498" w:author="Thomas Dietz" w:date="2012-08-08T16:18:00Z">
              <w:r>
                <w:t xml:space="preserve">                  &lt;xs:sequence&gt;</w:t>
              </w:r>
            </w:ins>
          </w:p>
          <w:p w14:paraId="63CBA21A" w14:textId="77777777" w:rsidR="00D708FE" w:rsidRDefault="00D708FE" w:rsidP="00D708FE">
            <w:pPr>
              <w:pStyle w:val="XML1"/>
              <w:rPr>
                <w:ins w:id="31499" w:author="Thomas Dietz" w:date="2012-08-08T16:18:00Z"/>
              </w:rPr>
            </w:pPr>
            <w:ins w:id="31500" w:author="Thomas Dietz" w:date="2012-08-08T16:18:00Z">
              <w:r>
                <w:t xml:space="preserve">                    &lt;xs:group ref="OFOwnedCertificateType"/&gt;</w:t>
              </w:r>
            </w:ins>
          </w:p>
          <w:p w14:paraId="1616AD4B" w14:textId="77777777" w:rsidR="00D708FE" w:rsidRDefault="00D708FE" w:rsidP="00D708FE">
            <w:pPr>
              <w:pStyle w:val="XML1"/>
              <w:rPr>
                <w:ins w:id="31501" w:author="Thomas Dietz" w:date="2012-08-08T16:18:00Z"/>
              </w:rPr>
            </w:pPr>
            <w:ins w:id="31502" w:author="Thomas Dietz" w:date="2012-08-08T16:18:00Z">
              <w:r>
                <w:t xml:space="preserve">                  &lt;/xs:sequence&gt;</w:t>
              </w:r>
            </w:ins>
          </w:p>
          <w:p w14:paraId="7F02D4A8" w14:textId="77777777" w:rsidR="00D708FE" w:rsidRDefault="00D708FE" w:rsidP="00D708FE">
            <w:pPr>
              <w:pStyle w:val="XML1"/>
              <w:rPr>
                <w:ins w:id="31503" w:author="Thomas Dietz" w:date="2012-08-08T16:18:00Z"/>
              </w:rPr>
            </w:pPr>
            <w:ins w:id="31504" w:author="Thomas Dietz" w:date="2012-08-08T16:18:00Z">
              <w:r>
                <w:t xml:space="preserve">                &lt;/xs:complexType&gt;</w:t>
              </w:r>
            </w:ins>
          </w:p>
          <w:p w14:paraId="2AA53D00" w14:textId="77777777" w:rsidR="00D708FE" w:rsidRDefault="00D708FE" w:rsidP="00D708FE">
            <w:pPr>
              <w:pStyle w:val="XML1"/>
              <w:rPr>
                <w:ins w:id="31505" w:author="Thomas Dietz" w:date="2012-08-08T16:18:00Z"/>
              </w:rPr>
            </w:pPr>
            <w:ins w:id="31506" w:author="Thomas Dietz" w:date="2012-08-08T16:18:00Z">
              <w:r>
                <w:t xml:space="preserve">              &lt;/xs:element&gt;</w:t>
              </w:r>
            </w:ins>
          </w:p>
          <w:p w14:paraId="2021E82B" w14:textId="77777777" w:rsidR="00D708FE" w:rsidRDefault="00D708FE" w:rsidP="00D708FE">
            <w:pPr>
              <w:pStyle w:val="XML1"/>
              <w:rPr>
                <w:ins w:id="31507" w:author="Thomas Dietz" w:date="2012-08-08T16:18:00Z"/>
              </w:rPr>
            </w:pPr>
            <w:ins w:id="31508" w:author="Thomas Dietz" w:date="2012-08-08T16:18:00Z">
              <w:r>
                <w:t xml:space="preserve">              &lt;xs:element name="external-certificate" minOccurs="0" maxOccurs="unbounded"&gt;</w:t>
              </w:r>
            </w:ins>
          </w:p>
          <w:p w14:paraId="4FD471D1" w14:textId="77777777" w:rsidR="00D708FE" w:rsidRDefault="00D708FE" w:rsidP="00D708FE">
            <w:pPr>
              <w:pStyle w:val="XML1"/>
              <w:rPr>
                <w:ins w:id="31509" w:author="Thomas Dietz" w:date="2012-08-08T16:18:00Z"/>
              </w:rPr>
            </w:pPr>
            <w:ins w:id="31510" w:author="Thomas Dietz" w:date="2012-08-08T16:18:00Z">
              <w:r>
                <w:t xml:space="preserve">                &lt;xs:annotation&gt;</w:t>
              </w:r>
            </w:ins>
          </w:p>
          <w:p w14:paraId="241F419C" w14:textId="77777777" w:rsidR="00D708FE" w:rsidRDefault="00D708FE" w:rsidP="00D708FE">
            <w:pPr>
              <w:pStyle w:val="XML1"/>
              <w:rPr>
                <w:ins w:id="31511" w:author="Thomas Dietz" w:date="2012-08-08T16:18:00Z"/>
              </w:rPr>
            </w:pPr>
            <w:ins w:id="31512" w:author="Thomas Dietz" w:date="2012-08-08T16:18:00Z">
              <w:r>
                <w:t xml:space="preserve">                  &lt;xs:documentation&gt;</w:t>
              </w:r>
            </w:ins>
          </w:p>
          <w:p w14:paraId="5E24B99D" w14:textId="77777777" w:rsidR="00D708FE" w:rsidRDefault="00D708FE" w:rsidP="00D708FE">
            <w:pPr>
              <w:pStyle w:val="XML1"/>
              <w:rPr>
                <w:ins w:id="31513" w:author="Thomas Dietz" w:date="2012-08-08T16:18:00Z"/>
              </w:rPr>
            </w:pPr>
            <w:ins w:id="31514" w:author="Thomas Dietz" w:date="2012-08-08T16:18:00Z">
              <w:r>
                <w:t xml:space="preserve">                    The list contains all external certificate</w:t>
              </w:r>
            </w:ins>
          </w:p>
          <w:p w14:paraId="41F1A1DD" w14:textId="77777777" w:rsidR="00D708FE" w:rsidRDefault="00D708FE" w:rsidP="00D708FE">
            <w:pPr>
              <w:pStyle w:val="XML1"/>
              <w:rPr>
                <w:ins w:id="31515" w:author="Thomas Dietz" w:date="2012-08-08T16:18:00Z"/>
              </w:rPr>
            </w:pPr>
            <w:ins w:id="31516" w:author="Thomas Dietz" w:date="2012-08-08T16:18:00Z">
              <w:r>
                <w:t xml:space="preserve">                    resources of the OpenFlow Capable Switch.</w:t>
              </w:r>
            </w:ins>
          </w:p>
          <w:p w14:paraId="6DDB6F5A" w14:textId="77777777" w:rsidR="00D708FE" w:rsidRDefault="00D708FE" w:rsidP="00D708FE">
            <w:pPr>
              <w:pStyle w:val="XML1"/>
              <w:rPr>
                <w:ins w:id="31517" w:author="Thomas Dietz" w:date="2012-08-08T16:18:00Z"/>
              </w:rPr>
            </w:pPr>
          </w:p>
          <w:p w14:paraId="164BC842" w14:textId="77777777" w:rsidR="00D708FE" w:rsidRDefault="00D708FE" w:rsidP="00D708FE">
            <w:pPr>
              <w:pStyle w:val="XML1"/>
              <w:rPr>
                <w:ins w:id="31518" w:author="Thomas Dietz" w:date="2012-08-08T16:18:00Z"/>
              </w:rPr>
            </w:pPr>
            <w:ins w:id="31519" w:author="Thomas Dietz" w:date="2012-08-08T16:18:00Z">
              <w:r>
                <w:t xml:space="preserve">                    The element 'resource-id' of OFExternalCertificateType</w:t>
              </w:r>
            </w:ins>
          </w:p>
          <w:p w14:paraId="744E497D" w14:textId="77777777" w:rsidR="00D708FE" w:rsidRDefault="00D708FE" w:rsidP="00D708FE">
            <w:pPr>
              <w:pStyle w:val="XML1"/>
              <w:rPr>
                <w:ins w:id="31520" w:author="Thomas Dietz" w:date="2012-08-08T16:18:00Z"/>
              </w:rPr>
            </w:pPr>
            <w:ins w:id="31521" w:author="Thomas Dietz" w:date="2012-08-08T16:18:00Z">
              <w:r>
                <w:t xml:space="preserve">                    MUST be unique within this list.</w:t>
              </w:r>
            </w:ins>
          </w:p>
          <w:p w14:paraId="7A66457B" w14:textId="77777777" w:rsidR="00D708FE" w:rsidRDefault="00D708FE" w:rsidP="00D708FE">
            <w:pPr>
              <w:pStyle w:val="XML1"/>
              <w:rPr>
                <w:ins w:id="31522" w:author="Thomas Dietz" w:date="2012-08-08T16:18:00Z"/>
              </w:rPr>
            </w:pPr>
            <w:ins w:id="31523" w:author="Thomas Dietz" w:date="2012-08-08T16:18:00Z">
              <w:r>
                <w:t xml:space="preserve">                  &lt;/xs:documentation&gt;</w:t>
              </w:r>
            </w:ins>
          </w:p>
          <w:p w14:paraId="4084704D" w14:textId="77777777" w:rsidR="00D708FE" w:rsidRDefault="00D708FE" w:rsidP="00D708FE">
            <w:pPr>
              <w:pStyle w:val="XML1"/>
              <w:rPr>
                <w:ins w:id="31524" w:author="Thomas Dietz" w:date="2012-08-08T16:18:00Z"/>
              </w:rPr>
            </w:pPr>
            <w:ins w:id="31525" w:author="Thomas Dietz" w:date="2012-08-08T16:18:00Z">
              <w:r>
                <w:t xml:space="preserve">                &lt;/xs:annotation&gt;</w:t>
              </w:r>
            </w:ins>
          </w:p>
          <w:p w14:paraId="33D5141D" w14:textId="77777777" w:rsidR="00D708FE" w:rsidRDefault="00D708FE" w:rsidP="00D708FE">
            <w:pPr>
              <w:pStyle w:val="XML1"/>
              <w:rPr>
                <w:ins w:id="31526" w:author="Thomas Dietz" w:date="2012-08-08T16:18:00Z"/>
              </w:rPr>
            </w:pPr>
            <w:ins w:id="31527" w:author="Thomas Dietz" w:date="2012-08-08T16:18:00Z">
              <w:r>
                <w:t xml:space="preserve">                &lt;xs:complexType&gt;</w:t>
              </w:r>
            </w:ins>
          </w:p>
          <w:p w14:paraId="107163B8" w14:textId="77777777" w:rsidR="00D708FE" w:rsidRDefault="00D708FE" w:rsidP="00D708FE">
            <w:pPr>
              <w:pStyle w:val="XML1"/>
              <w:rPr>
                <w:ins w:id="31528" w:author="Thomas Dietz" w:date="2012-08-08T16:18:00Z"/>
              </w:rPr>
            </w:pPr>
            <w:ins w:id="31529" w:author="Thomas Dietz" w:date="2012-08-08T16:18:00Z">
              <w:r>
                <w:t xml:space="preserve">                  &lt;xs:sequence&gt;</w:t>
              </w:r>
            </w:ins>
          </w:p>
          <w:p w14:paraId="690B52BF" w14:textId="77777777" w:rsidR="00D708FE" w:rsidRDefault="00D708FE" w:rsidP="00D708FE">
            <w:pPr>
              <w:pStyle w:val="XML1"/>
              <w:rPr>
                <w:ins w:id="31530" w:author="Thomas Dietz" w:date="2012-08-08T16:18:00Z"/>
              </w:rPr>
            </w:pPr>
            <w:ins w:id="31531" w:author="Thomas Dietz" w:date="2012-08-08T16:18:00Z">
              <w:r>
                <w:t xml:space="preserve">                    &lt;xs:group ref="OFExternalCertificateType"/&gt;</w:t>
              </w:r>
            </w:ins>
          </w:p>
          <w:p w14:paraId="72725F79" w14:textId="77777777" w:rsidR="00D708FE" w:rsidRDefault="00D708FE" w:rsidP="00D708FE">
            <w:pPr>
              <w:pStyle w:val="XML1"/>
              <w:rPr>
                <w:ins w:id="31532" w:author="Thomas Dietz" w:date="2012-08-08T16:18:00Z"/>
              </w:rPr>
            </w:pPr>
            <w:ins w:id="31533" w:author="Thomas Dietz" w:date="2012-08-08T16:18:00Z">
              <w:r>
                <w:t xml:space="preserve">                  &lt;/xs:sequence&gt;</w:t>
              </w:r>
            </w:ins>
          </w:p>
          <w:p w14:paraId="28C588FD" w14:textId="77777777" w:rsidR="00D708FE" w:rsidRDefault="00D708FE" w:rsidP="00D708FE">
            <w:pPr>
              <w:pStyle w:val="XML1"/>
              <w:rPr>
                <w:ins w:id="31534" w:author="Thomas Dietz" w:date="2012-08-08T16:18:00Z"/>
              </w:rPr>
            </w:pPr>
            <w:ins w:id="31535" w:author="Thomas Dietz" w:date="2012-08-08T16:18:00Z">
              <w:r>
                <w:t xml:space="preserve">                &lt;/xs:complexType&gt;</w:t>
              </w:r>
            </w:ins>
          </w:p>
          <w:p w14:paraId="3D251845" w14:textId="77777777" w:rsidR="00D708FE" w:rsidRDefault="00D708FE" w:rsidP="00D708FE">
            <w:pPr>
              <w:pStyle w:val="XML1"/>
              <w:rPr>
                <w:ins w:id="31536" w:author="Thomas Dietz" w:date="2012-08-08T16:18:00Z"/>
              </w:rPr>
            </w:pPr>
            <w:ins w:id="31537" w:author="Thomas Dietz" w:date="2012-08-08T16:18:00Z">
              <w:r>
                <w:t xml:space="preserve">              &lt;/xs:element&gt;</w:t>
              </w:r>
            </w:ins>
          </w:p>
          <w:p w14:paraId="5320D80C" w14:textId="77777777" w:rsidR="00D708FE" w:rsidRDefault="00D708FE" w:rsidP="00D708FE">
            <w:pPr>
              <w:pStyle w:val="XML1"/>
              <w:rPr>
                <w:ins w:id="31538" w:author="Thomas Dietz" w:date="2012-08-08T16:18:00Z"/>
              </w:rPr>
            </w:pPr>
            <w:ins w:id="31539" w:author="Thomas Dietz" w:date="2012-08-08T16:18:00Z">
              <w:r>
                <w:t xml:space="preserve">              &lt;xs:element name="flow-table" minOccurs="0" maxOccurs="unbounded"&gt;</w:t>
              </w:r>
            </w:ins>
          </w:p>
          <w:p w14:paraId="2E0D1B0E" w14:textId="77777777" w:rsidR="00D708FE" w:rsidRDefault="00D708FE" w:rsidP="00D708FE">
            <w:pPr>
              <w:pStyle w:val="XML1"/>
              <w:rPr>
                <w:ins w:id="31540" w:author="Thomas Dietz" w:date="2012-08-08T16:18:00Z"/>
              </w:rPr>
            </w:pPr>
            <w:ins w:id="31541" w:author="Thomas Dietz" w:date="2012-08-08T16:18:00Z">
              <w:r>
                <w:t xml:space="preserve">                &lt;xs:annotation&gt;</w:t>
              </w:r>
            </w:ins>
          </w:p>
          <w:p w14:paraId="47D3A1A1" w14:textId="77777777" w:rsidR="00D708FE" w:rsidRDefault="00D708FE" w:rsidP="00D708FE">
            <w:pPr>
              <w:pStyle w:val="XML1"/>
              <w:rPr>
                <w:ins w:id="31542" w:author="Thomas Dietz" w:date="2012-08-08T16:18:00Z"/>
              </w:rPr>
            </w:pPr>
            <w:ins w:id="31543" w:author="Thomas Dietz" w:date="2012-08-08T16:18:00Z">
              <w:r>
                <w:t xml:space="preserve">                  &lt;xs:documentation&gt;</w:t>
              </w:r>
            </w:ins>
          </w:p>
          <w:p w14:paraId="1CEC8A83" w14:textId="77777777" w:rsidR="00D708FE" w:rsidRDefault="00D708FE" w:rsidP="00D708FE">
            <w:pPr>
              <w:pStyle w:val="XML1"/>
              <w:rPr>
                <w:ins w:id="31544" w:author="Thomas Dietz" w:date="2012-08-08T16:18:00Z"/>
              </w:rPr>
            </w:pPr>
            <w:ins w:id="31545" w:author="Thomas Dietz" w:date="2012-08-08T16:18:00Z">
              <w:r>
                <w:t xml:space="preserve">                    The list contains all flow table resources of</w:t>
              </w:r>
            </w:ins>
          </w:p>
          <w:p w14:paraId="398A8215" w14:textId="77777777" w:rsidR="00D708FE" w:rsidRDefault="00D708FE" w:rsidP="00D708FE">
            <w:pPr>
              <w:pStyle w:val="XML1"/>
              <w:rPr>
                <w:ins w:id="31546" w:author="Thomas Dietz" w:date="2012-08-08T16:18:00Z"/>
              </w:rPr>
            </w:pPr>
            <w:ins w:id="31547" w:author="Thomas Dietz" w:date="2012-08-08T16:18:00Z">
              <w:r>
                <w:t xml:space="preserve">                    the OpenFlow Capable Switch.</w:t>
              </w:r>
            </w:ins>
          </w:p>
          <w:p w14:paraId="11AD25D7" w14:textId="77777777" w:rsidR="00D708FE" w:rsidRDefault="00D708FE" w:rsidP="00D708FE">
            <w:pPr>
              <w:pStyle w:val="XML1"/>
              <w:rPr>
                <w:ins w:id="31548" w:author="Thomas Dietz" w:date="2012-08-08T16:18:00Z"/>
              </w:rPr>
            </w:pPr>
          </w:p>
          <w:p w14:paraId="3A916426" w14:textId="77777777" w:rsidR="00D708FE" w:rsidRDefault="00D708FE" w:rsidP="00D708FE">
            <w:pPr>
              <w:pStyle w:val="XML1"/>
              <w:rPr>
                <w:ins w:id="31549" w:author="Thomas Dietz" w:date="2012-08-08T16:18:00Z"/>
              </w:rPr>
            </w:pPr>
            <w:ins w:id="31550" w:author="Thomas Dietz" w:date="2012-08-08T16:18:00Z">
              <w:r>
                <w:t xml:space="preserve">                    The element 'resource-id' of OFFlowTableType MUST be</w:t>
              </w:r>
            </w:ins>
          </w:p>
          <w:p w14:paraId="76BBE4BC" w14:textId="77777777" w:rsidR="00D708FE" w:rsidRDefault="00D708FE" w:rsidP="00D708FE">
            <w:pPr>
              <w:pStyle w:val="XML1"/>
              <w:rPr>
                <w:ins w:id="31551" w:author="Thomas Dietz" w:date="2012-08-08T16:18:00Z"/>
              </w:rPr>
            </w:pPr>
            <w:ins w:id="31552" w:author="Thomas Dietz" w:date="2012-08-08T16:18:00Z">
              <w:r>
                <w:t xml:space="preserve">                    unique within this list.</w:t>
              </w:r>
            </w:ins>
          </w:p>
          <w:p w14:paraId="214305D2" w14:textId="77777777" w:rsidR="00D708FE" w:rsidRDefault="00D708FE" w:rsidP="00D708FE">
            <w:pPr>
              <w:pStyle w:val="XML1"/>
              <w:rPr>
                <w:ins w:id="31553" w:author="Thomas Dietz" w:date="2012-08-08T16:18:00Z"/>
              </w:rPr>
            </w:pPr>
            <w:ins w:id="31554" w:author="Thomas Dietz" w:date="2012-08-08T16:18:00Z">
              <w:r>
                <w:t xml:space="preserve">                  &lt;/xs:documentation&gt;</w:t>
              </w:r>
            </w:ins>
          </w:p>
          <w:p w14:paraId="234316FE" w14:textId="77777777" w:rsidR="00D708FE" w:rsidRDefault="00D708FE" w:rsidP="00D708FE">
            <w:pPr>
              <w:pStyle w:val="XML1"/>
              <w:rPr>
                <w:ins w:id="31555" w:author="Thomas Dietz" w:date="2012-08-08T16:18:00Z"/>
              </w:rPr>
            </w:pPr>
            <w:ins w:id="31556" w:author="Thomas Dietz" w:date="2012-08-08T16:18:00Z">
              <w:r>
                <w:t xml:space="preserve">                &lt;/xs:annotation&gt;</w:t>
              </w:r>
            </w:ins>
          </w:p>
          <w:p w14:paraId="5FD5CF9C" w14:textId="77777777" w:rsidR="00D708FE" w:rsidRDefault="00D708FE" w:rsidP="00D708FE">
            <w:pPr>
              <w:pStyle w:val="XML1"/>
              <w:rPr>
                <w:ins w:id="31557" w:author="Thomas Dietz" w:date="2012-08-08T16:18:00Z"/>
              </w:rPr>
            </w:pPr>
            <w:ins w:id="31558" w:author="Thomas Dietz" w:date="2012-08-08T16:18:00Z">
              <w:r>
                <w:t xml:space="preserve">                &lt;xs:complexType&gt;</w:t>
              </w:r>
            </w:ins>
          </w:p>
          <w:p w14:paraId="288A7C80" w14:textId="77777777" w:rsidR="00D708FE" w:rsidRDefault="00D708FE" w:rsidP="00D708FE">
            <w:pPr>
              <w:pStyle w:val="XML1"/>
              <w:rPr>
                <w:ins w:id="31559" w:author="Thomas Dietz" w:date="2012-08-08T16:18:00Z"/>
              </w:rPr>
            </w:pPr>
            <w:ins w:id="31560" w:author="Thomas Dietz" w:date="2012-08-08T16:18:00Z">
              <w:r>
                <w:t xml:space="preserve">                  &lt;xs:sequence&gt;</w:t>
              </w:r>
            </w:ins>
          </w:p>
          <w:p w14:paraId="63D6F265" w14:textId="77777777" w:rsidR="00D708FE" w:rsidRDefault="00D708FE" w:rsidP="00D708FE">
            <w:pPr>
              <w:pStyle w:val="XML1"/>
              <w:rPr>
                <w:ins w:id="31561" w:author="Thomas Dietz" w:date="2012-08-08T16:18:00Z"/>
              </w:rPr>
            </w:pPr>
            <w:ins w:id="31562" w:author="Thomas Dietz" w:date="2012-08-08T16:18:00Z">
              <w:r>
                <w:t xml:space="preserve">                    &lt;xs:group ref="OFFlowTableType"/&gt;</w:t>
              </w:r>
            </w:ins>
          </w:p>
          <w:p w14:paraId="481DF9DD" w14:textId="77777777" w:rsidR="00D708FE" w:rsidRDefault="00D708FE" w:rsidP="00D708FE">
            <w:pPr>
              <w:pStyle w:val="XML1"/>
              <w:rPr>
                <w:ins w:id="31563" w:author="Thomas Dietz" w:date="2012-08-08T16:18:00Z"/>
              </w:rPr>
            </w:pPr>
            <w:ins w:id="31564" w:author="Thomas Dietz" w:date="2012-08-08T16:18:00Z">
              <w:r>
                <w:t xml:space="preserve">                  &lt;/xs:sequence&gt;</w:t>
              </w:r>
            </w:ins>
          </w:p>
          <w:p w14:paraId="41075FB6" w14:textId="77777777" w:rsidR="00D708FE" w:rsidRDefault="00D708FE" w:rsidP="00D708FE">
            <w:pPr>
              <w:pStyle w:val="XML1"/>
              <w:rPr>
                <w:ins w:id="31565" w:author="Thomas Dietz" w:date="2012-08-08T16:18:00Z"/>
              </w:rPr>
            </w:pPr>
            <w:ins w:id="31566" w:author="Thomas Dietz" w:date="2012-08-08T16:18:00Z">
              <w:r>
                <w:t xml:space="preserve">                &lt;/xs:complexType&gt;</w:t>
              </w:r>
            </w:ins>
          </w:p>
          <w:p w14:paraId="52EFAD72" w14:textId="77777777" w:rsidR="00D708FE" w:rsidRDefault="00D708FE" w:rsidP="00D708FE">
            <w:pPr>
              <w:pStyle w:val="XML1"/>
              <w:rPr>
                <w:ins w:id="31567" w:author="Thomas Dietz" w:date="2012-08-08T16:18:00Z"/>
              </w:rPr>
            </w:pPr>
            <w:ins w:id="31568" w:author="Thomas Dietz" w:date="2012-08-08T16:18:00Z">
              <w:r>
                <w:t xml:space="preserve">              &lt;/xs:element&gt;</w:t>
              </w:r>
            </w:ins>
          </w:p>
          <w:p w14:paraId="4FDDD092" w14:textId="77777777" w:rsidR="00D708FE" w:rsidRDefault="00D708FE" w:rsidP="00D708FE">
            <w:pPr>
              <w:pStyle w:val="XML1"/>
              <w:rPr>
                <w:ins w:id="31569" w:author="Thomas Dietz" w:date="2012-08-08T16:18:00Z"/>
              </w:rPr>
            </w:pPr>
            <w:ins w:id="31570" w:author="Thomas Dietz" w:date="2012-08-08T16:18:00Z">
              <w:r>
                <w:t xml:space="preserve">            &lt;/xs:sequence&gt;</w:t>
              </w:r>
            </w:ins>
          </w:p>
          <w:p w14:paraId="0B9748EF" w14:textId="77777777" w:rsidR="00D708FE" w:rsidRDefault="00D708FE" w:rsidP="00D708FE">
            <w:pPr>
              <w:pStyle w:val="XML1"/>
              <w:rPr>
                <w:ins w:id="31571" w:author="Thomas Dietz" w:date="2012-08-08T16:18:00Z"/>
              </w:rPr>
            </w:pPr>
            <w:ins w:id="31572" w:author="Thomas Dietz" w:date="2012-08-08T16:18:00Z">
              <w:r>
                <w:t xml:space="preserve">          &lt;/xs:complexType&gt;</w:t>
              </w:r>
            </w:ins>
          </w:p>
          <w:p w14:paraId="45D5AEC6" w14:textId="77777777" w:rsidR="00D708FE" w:rsidRDefault="00D708FE" w:rsidP="00D708FE">
            <w:pPr>
              <w:pStyle w:val="XML1"/>
              <w:rPr>
                <w:ins w:id="31573" w:author="Thomas Dietz" w:date="2012-08-08T16:18:00Z"/>
              </w:rPr>
            </w:pPr>
            <w:ins w:id="31574" w:author="Thomas Dietz" w:date="2012-08-08T16:18:00Z">
              <w:r>
                <w:t xml:space="preserve">          &lt;xs:key name="key_resources_capable-switch_port"&gt;</w:t>
              </w:r>
            </w:ins>
          </w:p>
          <w:p w14:paraId="319EB361" w14:textId="77777777" w:rsidR="00D708FE" w:rsidRDefault="00D708FE" w:rsidP="00D708FE">
            <w:pPr>
              <w:pStyle w:val="XML1"/>
              <w:rPr>
                <w:ins w:id="31575" w:author="Thomas Dietz" w:date="2012-08-08T16:18:00Z"/>
              </w:rPr>
            </w:pPr>
            <w:ins w:id="31576" w:author="Thomas Dietz" w:date="2012-08-08T16:18:00Z">
              <w:r>
                <w:t xml:space="preserve">            &lt;xs:selector xpath="of11-config:port"/&gt;</w:t>
              </w:r>
            </w:ins>
          </w:p>
          <w:p w14:paraId="305454B9" w14:textId="77777777" w:rsidR="00D708FE" w:rsidRDefault="00D708FE" w:rsidP="00D708FE">
            <w:pPr>
              <w:pStyle w:val="XML1"/>
              <w:rPr>
                <w:ins w:id="31577" w:author="Thomas Dietz" w:date="2012-08-08T16:18:00Z"/>
              </w:rPr>
            </w:pPr>
            <w:ins w:id="31578" w:author="Thomas Dietz" w:date="2012-08-08T16:18:00Z">
              <w:r>
                <w:t xml:space="preserve">            &lt;xs:field xpath="of11-config:resource-id"/&gt;</w:t>
              </w:r>
            </w:ins>
          </w:p>
          <w:p w14:paraId="2E4317CC" w14:textId="77777777" w:rsidR="00D708FE" w:rsidRDefault="00D708FE" w:rsidP="00D708FE">
            <w:pPr>
              <w:pStyle w:val="XML1"/>
              <w:rPr>
                <w:ins w:id="31579" w:author="Thomas Dietz" w:date="2012-08-08T16:18:00Z"/>
              </w:rPr>
            </w:pPr>
            <w:ins w:id="31580" w:author="Thomas Dietz" w:date="2012-08-08T16:18:00Z">
              <w:r>
                <w:t xml:space="preserve">          &lt;/xs:key&gt;</w:t>
              </w:r>
            </w:ins>
          </w:p>
          <w:p w14:paraId="5EF4B7BD" w14:textId="77777777" w:rsidR="00D708FE" w:rsidRDefault="00D708FE" w:rsidP="00D708FE">
            <w:pPr>
              <w:pStyle w:val="XML1"/>
              <w:rPr>
                <w:ins w:id="31581" w:author="Thomas Dietz" w:date="2012-08-08T16:18:00Z"/>
              </w:rPr>
            </w:pPr>
            <w:ins w:id="31582" w:author="Thomas Dietz" w:date="2012-08-08T16:18:00Z">
              <w:r>
                <w:t xml:space="preserve">          &lt;xs:key name="key_resources_capable-switch_queue"&gt;</w:t>
              </w:r>
            </w:ins>
          </w:p>
          <w:p w14:paraId="6D39A433" w14:textId="77777777" w:rsidR="00D708FE" w:rsidRDefault="00D708FE" w:rsidP="00D708FE">
            <w:pPr>
              <w:pStyle w:val="XML1"/>
              <w:rPr>
                <w:ins w:id="31583" w:author="Thomas Dietz" w:date="2012-08-08T16:18:00Z"/>
              </w:rPr>
            </w:pPr>
            <w:ins w:id="31584" w:author="Thomas Dietz" w:date="2012-08-08T16:18:00Z">
              <w:r>
                <w:t xml:space="preserve">            &lt;xs:selector xpath="of11-config:queue"/&gt;</w:t>
              </w:r>
            </w:ins>
          </w:p>
          <w:p w14:paraId="575D30DC" w14:textId="77777777" w:rsidR="00D708FE" w:rsidRDefault="00D708FE" w:rsidP="00D708FE">
            <w:pPr>
              <w:pStyle w:val="XML1"/>
              <w:rPr>
                <w:ins w:id="31585" w:author="Thomas Dietz" w:date="2012-08-08T16:18:00Z"/>
              </w:rPr>
            </w:pPr>
            <w:ins w:id="31586" w:author="Thomas Dietz" w:date="2012-08-08T16:18:00Z">
              <w:r>
                <w:t xml:space="preserve">            &lt;xs:field xpath="of11-config:resource-id"/&gt;</w:t>
              </w:r>
            </w:ins>
          </w:p>
          <w:p w14:paraId="2D285D30" w14:textId="77777777" w:rsidR="00D708FE" w:rsidRDefault="00D708FE" w:rsidP="00D708FE">
            <w:pPr>
              <w:pStyle w:val="XML1"/>
              <w:rPr>
                <w:ins w:id="31587" w:author="Thomas Dietz" w:date="2012-08-08T16:18:00Z"/>
              </w:rPr>
            </w:pPr>
            <w:ins w:id="31588" w:author="Thomas Dietz" w:date="2012-08-08T16:18:00Z">
              <w:r>
                <w:t xml:space="preserve">          &lt;/xs:key&gt;</w:t>
              </w:r>
            </w:ins>
          </w:p>
          <w:p w14:paraId="008BB82F" w14:textId="77777777" w:rsidR="00D708FE" w:rsidRDefault="00D708FE" w:rsidP="00D708FE">
            <w:pPr>
              <w:pStyle w:val="XML1"/>
              <w:rPr>
                <w:ins w:id="31589" w:author="Thomas Dietz" w:date="2012-08-08T16:18:00Z"/>
              </w:rPr>
            </w:pPr>
            <w:ins w:id="31590" w:author="Thomas Dietz" w:date="2012-08-08T16:18:00Z">
              <w:r>
                <w:t xml:space="preserve">          &lt;xs:key name="key_resources_capable-switch_owned-certificate"&gt;</w:t>
              </w:r>
            </w:ins>
          </w:p>
          <w:p w14:paraId="0B2589F7" w14:textId="77777777" w:rsidR="00D708FE" w:rsidRDefault="00D708FE" w:rsidP="00D708FE">
            <w:pPr>
              <w:pStyle w:val="XML1"/>
              <w:rPr>
                <w:ins w:id="31591" w:author="Thomas Dietz" w:date="2012-08-08T16:18:00Z"/>
              </w:rPr>
            </w:pPr>
            <w:ins w:id="31592" w:author="Thomas Dietz" w:date="2012-08-08T16:18:00Z">
              <w:r>
                <w:t xml:space="preserve">            &lt;xs:selector xpath="of11-config:owned-certificate"/&gt;</w:t>
              </w:r>
            </w:ins>
          </w:p>
          <w:p w14:paraId="3A2A86A0" w14:textId="77777777" w:rsidR="00D708FE" w:rsidRDefault="00D708FE" w:rsidP="00D708FE">
            <w:pPr>
              <w:pStyle w:val="XML1"/>
              <w:rPr>
                <w:ins w:id="31593" w:author="Thomas Dietz" w:date="2012-08-08T16:18:00Z"/>
              </w:rPr>
            </w:pPr>
            <w:ins w:id="31594" w:author="Thomas Dietz" w:date="2012-08-08T16:18:00Z">
              <w:r>
                <w:t xml:space="preserve">            &lt;xs:field xpath="of11-config:resource-id"/&gt;</w:t>
              </w:r>
            </w:ins>
          </w:p>
          <w:p w14:paraId="0C7B6874" w14:textId="77777777" w:rsidR="00D708FE" w:rsidRDefault="00D708FE" w:rsidP="00D708FE">
            <w:pPr>
              <w:pStyle w:val="XML1"/>
              <w:rPr>
                <w:ins w:id="31595" w:author="Thomas Dietz" w:date="2012-08-08T16:18:00Z"/>
              </w:rPr>
            </w:pPr>
            <w:ins w:id="31596" w:author="Thomas Dietz" w:date="2012-08-08T16:18:00Z">
              <w:r>
                <w:t xml:space="preserve">          &lt;/xs:key&gt;</w:t>
              </w:r>
            </w:ins>
          </w:p>
          <w:p w14:paraId="7562EE79" w14:textId="77777777" w:rsidR="00D708FE" w:rsidRDefault="00D708FE" w:rsidP="00D708FE">
            <w:pPr>
              <w:pStyle w:val="XML1"/>
              <w:rPr>
                <w:ins w:id="31597" w:author="Thomas Dietz" w:date="2012-08-08T16:18:00Z"/>
              </w:rPr>
            </w:pPr>
            <w:ins w:id="31598" w:author="Thomas Dietz" w:date="2012-08-08T16:18:00Z">
              <w:r>
                <w:t xml:space="preserve">          &lt;xs:key name="key_resources_capable-switch_external-certificate"&gt;</w:t>
              </w:r>
            </w:ins>
          </w:p>
          <w:p w14:paraId="6F638AF8" w14:textId="77777777" w:rsidR="00D708FE" w:rsidRDefault="00D708FE" w:rsidP="00D708FE">
            <w:pPr>
              <w:pStyle w:val="XML1"/>
              <w:rPr>
                <w:ins w:id="31599" w:author="Thomas Dietz" w:date="2012-08-08T16:18:00Z"/>
              </w:rPr>
            </w:pPr>
            <w:ins w:id="31600" w:author="Thomas Dietz" w:date="2012-08-08T16:18:00Z">
              <w:r>
                <w:t xml:space="preserve">            &lt;xs:selector xpath="of11-config:external-certificate"/&gt;</w:t>
              </w:r>
            </w:ins>
          </w:p>
          <w:p w14:paraId="58D74567" w14:textId="77777777" w:rsidR="00D708FE" w:rsidRDefault="00D708FE" w:rsidP="00D708FE">
            <w:pPr>
              <w:pStyle w:val="XML1"/>
              <w:rPr>
                <w:ins w:id="31601" w:author="Thomas Dietz" w:date="2012-08-08T16:18:00Z"/>
              </w:rPr>
            </w:pPr>
            <w:ins w:id="31602" w:author="Thomas Dietz" w:date="2012-08-08T16:18:00Z">
              <w:r>
                <w:t xml:space="preserve">            &lt;xs:field xpath="of11-config:resource-id"/&gt;</w:t>
              </w:r>
            </w:ins>
          </w:p>
          <w:p w14:paraId="558E5D41" w14:textId="77777777" w:rsidR="00D708FE" w:rsidRDefault="00D708FE" w:rsidP="00D708FE">
            <w:pPr>
              <w:pStyle w:val="XML1"/>
              <w:rPr>
                <w:ins w:id="31603" w:author="Thomas Dietz" w:date="2012-08-08T16:18:00Z"/>
              </w:rPr>
            </w:pPr>
            <w:ins w:id="31604" w:author="Thomas Dietz" w:date="2012-08-08T16:18:00Z">
              <w:r>
                <w:t xml:space="preserve">          &lt;/xs:key&gt;</w:t>
              </w:r>
            </w:ins>
          </w:p>
          <w:p w14:paraId="519C627A" w14:textId="77777777" w:rsidR="00D708FE" w:rsidRDefault="00D708FE" w:rsidP="00D708FE">
            <w:pPr>
              <w:pStyle w:val="XML1"/>
              <w:rPr>
                <w:ins w:id="31605" w:author="Thomas Dietz" w:date="2012-08-08T16:18:00Z"/>
              </w:rPr>
            </w:pPr>
            <w:ins w:id="31606" w:author="Thomas Dietz" w:date="2012-08-08T16:18:00Z">
              <w:r>
                <w:t xml:space="preserve">          &lt;xs:key name="key_resources_capable-switch_flow-table"&gt;</w:t>
              </w:r>
            </w:ins>
          </w:p>
          <w:p w14:paraId="777AB051" w14:textId="77777777" w:rsidR="00D708FE" w:rsidRDefault="00D708FE" w:rsidP="00D708FE">
            <w:pPr>
              <w:pStyle w:val="XML1"/>
              <w:rPr>
                <w:ins w:id="31607" w:author="Thomas Dietz" w:date="2012-08-08T16:18:00Z"/>
              </w:rPr>
            </w:pPr>
            <w:ins w:id="31608" w:author="Thomas Dietz" w:date="2012-08-08T16:18:00Z">
              <w:r>
                <w:t xml:space="preserve">            &lt;xs:selector xpath="of11-config:flow-table"/&gt;</w:t>
              </w:r>
            </w:ins>
          </w:p>
          <w:p w14:paraId="38CB1700" w14:textId="77777777" w:rsidR="00D708FE" w:rsidRDefault="00D708FE" w:rsidP="00D708FE">
            <w:pPr>
              <w:pStyle w:val="XML1"/>
              <w:rPr>
                <w:ins w:id="31609" w:author="Thomas Dietz" w:date="2012-08-08T16:18:00Z"/>
              </w:rPr>
            </w:pPr>
            <w:ins w:id="31610" w:author="Thomas Dietz" w:date="2012-08-08T16:18:00Z">
              <w:r>
                <w:t xml:space="preserve">            &lt;xs:field xpath="of11-config:resource-id"/&gt;</w:t>
              </w:r>
            </w:ins>
          </w:p>
          <w:p w14:paraId="623E3357" w14:textId="77777777" w:rsidR="00D708FE" w:rsidRDefault="00D708FE" w:rsidP="00D708FE">
            <w:pPr>
              <w:pStyle w:val="XML1"/>
              <w:rPr>
                <w:ins w:id="31611" w:author="Thomas Dietz" w:date="2012-08-08T16:18:00Z"/>
              </w:rPr>
            </w:pPr>
            <w:ins w:id="31612" w:author="Thomas Dietz" w:date="2012-08-08T16:18:00Z">
              <w:r>
                <w:t xml:space="preserve">          &lt;/xs:key&gt;</w:t>
              </w:r>
            </w:ins>
          </w:p>
          <w:p w14:paraId="0744705E" w14:textId="77777777" w:rsidR="00D708FE" w:rsidRDefault="00D708FE" w:rsidP="00D708FE">
            <w:pPr>
              <w:pStyle w:val="XML1"/>
              <w:rPr>
                <w:ins w:id="31613" w:author="Thomas Dietz" w:date="2012-08-08T16:18:00Z"/>
              </w:rPr>
            </w:pPr>
            <w:ins w:id="31614" w:author="Thomas Dietz" w:date="2012-08-08T16:18:00Z">
              <w:r>
                <w:t xml:space="preserve">        &lt;/xs:element&gt;</w:t>
              </w:r>
            </w:ins>
          </w:p>
          <w:p w14:paraId="67977EDE" w14:textId="77777777" w:rsidR="00D708FE" w:rsidRDefault="00D708FE" w:rsidP="00D708FE">
            <w:pPr>
              <w:pStyle w:val="XML1"/>
              <w:rPr>
                <w:ins w:id="31615" w:author="Thomas Dietz" w:date="2012-08-08T16:18:00Z"/>
              </w:rPr>
            </w:pPr>
            <w:ins w:id="31616" w:author="Thomas Dietz" w:date="2012-08-08T16:18:00Z">
              <w:r>
                <w:t xml:space="preserve">        &lt;xs:element name="logical-switches" minOccurs="0"&gt;</w:t>
              </w:r>
            </w:ins>
          </w:p>
          <w:p w14:paraId="39EAF7BF" w14:textId="77777777" w:rsidR="00D708FE" w:rsidRDefault="00D708FE" w:rsidP="00D708FE">
            <w:pPr>
              <w:pStyle w:val="XML1"/>
              <w:rPr>
                <w:ins w:id="31617" w:author="Thomas Dietz" w:date="2012-08-08T16:18:00Z"/>
              </w:rPr>
            </w:pPr>
            <w:ins w:id="31618" w:author="Thomas Dietz" w:date="2012-08-08T16:18:00Z">
              <w:r>
                <w:t xml:space="preserve">          &lt;xs:annotation&gt;</w:t>
              </w:r>
            </w:ins>
          </w:p>
          <w:p w14:paraId="062F1FD9" w14:textId="77777777" w:rsidR="00D708FE" w:rsidRDefault="00D708FE" w:rsidP="00D708FE">
            <w:pPr>
              <w:pStyle w:val="XML1"/>
              <w:rPr>
                <w:ins w:id="31619" w:author="Thomas Dietz" w:date="2012-08-08T16:18:00Z"/>
              </w:rPr>
            </w:pPr>
            <w:ins w:id="31620" w:author="Thomas Dietz" w:date="2012-08-08T16:18:00Z">
              <w:r>
                <w:t xml:space="preserve">            &lt;xs:documentation&gt;</w:t>
              </w:r>
            </w:ins>
          </w:p>
          <w:p w14:paraId="58E589EB" w14:textId="77777777" w:rsidR="00D708FE" w:rsidRDefault="00D708FE" w:rsidP="00D708FE">
            <w:pPr>
              <w:pStyle w:val="XML1"/>
              <w:rPr>
                <w:ins w:id="31621" w:author="Thomas Dietz" w:date="2012-08-08T16:18:00Z"/>
              </w:rPr>
            </w:pPr>
            <w:ins w:id="31622" w:author="Thomas Dietz" w:date="2012-08-08T16:18:00Z">
              <w:r>
                <w:t xml:space="preserve">              This element contains a list of all OpenFlow </w:t>
              </w:r>
            </w:ins>
          </w:p>
          <w:p w14:paraId="78E8DE26" w14:textId="77777777" w:rsidR="00D708FE" w:rsidRDefault="00D708FE" w:rsidP="00D708FE">
            <w:pPr>
              <w:pStyle w:val="XML1"/>
              <w:rPr>
                <w:ins w:id="31623" w:author="Thomas Dietz" w:date="2012-08-08T16:18:00Z"/>
              </w:rPr>
            </w:pPr>
            <w:ins w:id="31624" w:author="Thomas Dietz" w:date="2012-08-08T16:18:00Z">
              <w:r>
                <w:t xml:space="preserve">              Logical Switches available at the OpenFlow Capable</w:t>
              </w:r>
            </w:ins>
          </w:p>
          <w:p w14:paraId="189F5995" w14:textId="77777777" w:rsidR="00D708FE" w:rsidRDefault="00D708FE" w:rsidP="00D708FE">
            <w:pPr>
              <w:pStyle w:val="XML1"/>
              <w:rPr>
                <w:ins w:id="31625" w:author="Thomas Dietz" w:date="2012-08-08T16:18:00Z"/>
              </w:rPr>
            </w:pPr>
            <w:ins w:id="31626" w:author="Thomas Dietz" w:date="2012-08-08T16:18:00Z">
              <w:r>
                <w:t xml:space="preserve">              Switch.</w:t>
              </w:r>
            </w:ins>
          </w:p>
          <w:p w14:paraId="343C73AF" w14:textId="77777777" w:rsidR="00D708FE" w:rsidRDefault="00D708FE" w:rsidP="00D708FE">
            <w:pPr>
              <w:pStyle w:val="XML1"/>
              <w:rPr>
                <w:ins w:id="31627" w:author="Thomas Dietz" w:date="2012-08-08T16:18:00Z"/>
              </w:rPr>
            </w:pPr>
            <w:ins w:id="31628" w:author="Thomas Dietz" w:date="2012-08-08T16:18:00Z">
              <w:r>
                <w:t xml:space="preserve">            &lt;/xs:documentation&gt;</w:t>
              </w:r>
            </w:ins>
          </w:p>
          <w:p w14:paraId="0E2ED027" w14:textId="77777777" w:rsidR="00D708FE" w:rsidRDefault="00D708FE" w:rsidP="00D708FE">
            <w:pPr>
              <w:pStyle w:val="XML1"/>
              <w:rPr>
                <w:ins w:id="31629" w:author="Thomas Dietz" w:date="2012-08-08T16:18:00Z"/>
              </w:rPr>
            </w:pPr>
            <w:ins w:id="31630" w:author="Thomas Dietz" w:date="2012-08-08T16:18:00Z">
              <w:r>
                <w:t xml:space="preserve">          &lt;/xs:annotation&gt;</w:t>
              </w:r>
            </w:ins>
          </w:p>
          <w:p w14:paraId="34F417E6" w14:textId="77777777" w:rsidR="00D708FE" w:rsidRDefault="00D708FE" w:rsidP="00D708FE">
            <w:pPr>
              <w:pStyle w:val="XML1"/>
              <w:rPr>
                <w:ins w:id="31631" w:author="Thomas Dietz" w:date="2012-08-08T16:18:00Z"/>
              </w:rPr>
            </w:pPr>
            <w:ins w:id="31632" w:author="Thomas Dietz" w:date="2012-08-08T16:18:00Z">
              <w:r>
                <w:t xml:space="preserve">          &lt;xs:complexType&gt;</w:t>
              </w:r>
            </w:ins>
          </w:p>
          <w:p w14:paraId="1345A115" w14:textId="77777777" w:rsidR="00D708FE" w:rsidRDefault="00D708FE" w:rsidP="00D708FE">
            <w:pPr>
              <w:pStyle w:val="XML1"/>
              <w:rPr>
                <w:ins w:id="31633" w:author="Thomas Dietz" w:date="2012-08-08T16:18:00Z"/>
              </w:rPr>
            </w:pPr>
            <w:ins w:id="31634" w:author="Thomas Dietz" w:date="2012-08-08T16:18:00Z">
              <w:r>
                <w:t xml:space="preserve">            &lt;xs:sequence&gt;</w:t>
              </w:r>
            </w:ins>
          </w:p>
          <w:p w14:paraId="714163E4" w14:textId="77777777" w:rsidR="00D708FE" w:rsidRDefault="00D708FE" w:rsidP="00D708FE">
            <w:pPr>
              <w:pStyle w:val="XML1"/>
              <w:rPr>
                <w:ins w:id="31635" w:author="Thomas Dietz" w:date="2012-08-08T16:18:00Z"/>
              </w:rPr>
            </w:pPr>
            <w:ins w:id="31636" w:author="Thomas Dietz" w:date="2012-08-08T16:18:00Z">
              <w:r>
                <w:t xml:space="preserve">              &lt;xs:element name="switch" minOccurs="0" maxOccurs="unbounded"&gt;</w:t>
              </w:r>
            </w:ins>
          </w:p>
          <w:p w14:paraId="74A203AE" w14:textId="77777777" w:rsidR="00D708FE" w:rsidRDefault="00D708FE" w:rsidP="00D708FE">
            <w:pPr>
              <w:pStyle w:val="XML1"/>
              <w:rPr>
                <w:ins w:id="31637" w:author="Thomas Dietz" w:date="2012-08-08T16:18:00Z"/>
              </w:rPr>
            </w:pPr>
            <w:ins w:id="31638" w:author="Thomas Dietz" w:date="2012-08-08T16:18:00Z">
              <w:r>
                <w:t xml:space="preserve">                &lt;xs:annotation&gt;</w:t>
              </w:r>
            </w:ins>
          </w:p>
          <w:p w14:paraId="067432F5" w14:textId="77777777" w:rsidR="00D708FE" w:rsidRDefault="00D708FE" w:rsidP="00D708FE">
            <w:pPr>
              <w:pStyle w:val="XML1"/>
              <w:rPr>
                <w:ins w:id="31639" w:author="Thomas Dietz" w:date="2012-08-08T16:18:00Z"/>
              </w:rPr>
            </w:pPr>
            <w:ins w:id="31640" w:author="Thomas Dietz" w:date="2012-08-08T16:18:00Z">
              <w:r>
                <w:t xml:space="preserve">                  &lt;xs:documentation&gt;</w:t>
              </w:r>
            </w:ins>
          </w:p>
          <w:p w14:paraId="32D3A783" w14:textId="77777777" w:rsidR="00D708FE" w:rsidRDefault="00D708FE" w:rsidP="00D708FE">
            <w:pPr>
              <w:pStyle w:val="XML1"/>
              <w:rPr>
                <w:ins w:id="31641" w:author="Thomas Dietz" w:date="2012-08-08T16:18:00Z"/>
              </w:rPr>
            </w:pPr>
            <w:ins w:id="31642" w:author="Thomas Dietz" w:date="2012-08-08T16:18:00Z">
              <w:r>
                <w:t xml:space="preserve">                    The list of all OpenFlow Logical Switches on</w:t>
              </w:r>
            </w:ins>
          </w:p>
          <w:p w14:paraId="7CCE2381" w14:textId="77777777" w:rsidR="00D708FE" w:rsidRDefault="00D708FE" w:rsidP="00D708FE">
            <w:pPr>
              <w:pStyle w:val="XML1"/>
              <w:rPr>
                <w:ins w:id="31643" w:author="Thomas Dietz" w:date="2012-08-08T16:18:00Z"/>
              </w:rPr>
            </w:pPr>
            <w:ins w:id="31644" w:author="Thomas Dietz" w:date="2012-08-08T16:18:00Z">
              <w:r>
                <w:t xml:space="preserve">                    the OpenFlow Capable Switch.</w:t>
              </w:r>
            </w:ins>
          </w:p>
          <w:p w14:paraId="0B3500AE" w14:textId="77777777" w:rsidR="00D708FE" w:rsidRDefault="00D708FE" w:rsidP="00D708FE">
            <w:pPr>
              <w:pStyle w:val="XML1"/>
              <w:rPr>
                <w:ins w:id="31645" w:author="Thomas Dietz" w:date="2012-08-08T16:18:00Z"/>
              </w:rPr>
            </w:pPr>
          </w:p>
          <w:p w14:paraId="0B67CD95" w14:textId="77777777" w:rsidR="00D708FE" w:rsidRDefault="00D708FE" w:rsidP="00D708FE">
            <w:pPr>
              <w:pStyle w:val="XML1"/>
              <w:rPr>
                <w:ins w:id="31646" w:author="Thomas Dietz" w:date="2012-08-08T16:18:00Z"/>
              </w:rPr>
            </w:pPr>
            <w:ins w:id="31647" w:author="Thomas Dietz" w:date="2012-08-08T16:18:00Z">
              <w:r>
                <w:t xml:space="preserve">                    The element 'resource-id' of OFLogicalSwitchType MUST be</w:t>
              </w:r>
            </w:ins>
          </w:p>
          <w:p w14:paraId="284693B7" w14:textId="77777777" w:rsidR="00D708FE" w:rsidRDefault="00D708FE" w:rsidP="00D708FE">
            <w:pPr>
              <w:pStyle w:val="XML1"/>
              <w:rPr>
                <w:ins w:id="31648" w:author="Thomas Dietz" w:date="2012-08-08T16:18:00Z"/>
              </w:rPr>
            </w:pPr>
            <w:ins w:id="31649" w:author="Thomas Dietz" w:date="2012-08-08T16:18:00Z">
              <w:r>
                <w:t xml:space="preserve">                    unique within this list.</w:t>
              </w:r>
            </w:ins>
          </w:p>
          <w:p w14:paraId="369D8B01" w14:textId="77777777" w:rsidR="00D708FE" w:rsidRDefault="00D708FE" w:rsidP="00D708FE">
            <w:pPr>
              <w:pStyle w:val="XML1"/>
              <w:rPr>
                <w:ins w:id="31650" w:author="Thomas Dietz" w:date="2012-08-08T16:18:00Z"/>
              </w:rPr>
            </w:pPr>
            <w:ins w:id="31651" w:author="Thomas Dietz" w:date="2012-08-08T16:18:00Z">
              <w:r>
                <w:t xml:space="preserve">                  &lt;/xs:documentation&gt;</w:t>
              </w:r>
            </w:ins>
          </w:p>
          <w:p w14:paraId="54EA6FB1" w14:textId="77777777" w:rsidR="00D708FE" w:rsidRDefault="00D708FE" w:rsidP="00D708FE">
            <w:pPr>
              <w:pStyle w:val="XML1"/>
              <w:rPr>
                <w:ins w:id="31652" w:author="Thomas Dietz" w:date="2012-08-08T16:18:00Z"/>
              </w:rPr>
            </w:pPr>
            <w:ins w:id="31653" w:author="Thomas Dietz" w:date="2012-08-08T16:18:00Z">
              <w:r>
                <w:t xml:space="preserve">                &lt;/xs:annotation&gt;</w:t>
              </w:r>
            </w:ins>
          </w:p>
          <w:p w14:paraId="40CBBA55" w14:textId="77777777" w:rsidR="00D708FE" w:rsidRDefault="00D708FE" w:rsidP="00D708FE">
            <w:pPr>
              <w:pStyle w:val="XML1"/>
              <w:rPr>
                <w:ins w:id="31654" w:author="Thomas Dietz" w:date="2012-08-08T16:18:00Z"/>
              </w:rPr>
            </w:pPr>
            <w:ins w:id="31655" w:author="Thomas Dietz" w:date="2012-08-08T16:18:00Z">
              <w:r>
                <w:t xml:space="preserve">                &lt;xs:complexType&gt;</w:t>
              </w:r>
            </w:ins>
          </w:p>
          <w:p w14:paraId="62B83155" w14:textId="77777777" w:rsidR="00D708FE" w:rsidRDefault="00D708FE" w:rsidP="00D708FE">
            <w:pPr>
              <w:pStyle w:val="XML1"/>
              <w:rPr>
                <w:ins w:id="31656" w:author="Thomas Dietz" w:date="2012-08-08T16:18:00Z"/>
              </w:rPr>
            </w:pPr>
            <w:ins w:id="31657" w:author="Thomas Dietz" w:date="2012-08-08T16:18:00Z">
              <w:r>
                <w:t xml:space="preserve">                  &lt;xs:sequence&gt;</w:t>
              </w:r>
            </w:ins>
          </w:p>
          <w:p w14:paraId="4F497DA4" w14:textId="77777777" w:rsidR="00D708FE" w:rsidRDefault="00D708FE" w:rsidP="00D708FE">
            <w:pPr>
              <w:pStyle w:val="XML1"/>
              <w:rPr>
                <w:ins w:id="31658" w:author="Thomas Dietz" w:date="2012-08-08T16:18:00Z"/>
              </w:rPr>
            </w:pPr>
            <w:ins w:id="31659" w:author="Thomas Dietz" w:date="2012-08-08T16:18:00Z">
              <w:r>
                <w:lastRenderedPageBreak/>
                <w:t xml:space="preserve">                    &lt;xs:group ref="OFLogicalSwitchType"/&gt;</w:t>
              </w:r>
            </w:ins>
          </w:p>
          <w:p w14:paraId="5165EEC5" w14:textId="77777777" w:rsidR="00D708FE" w:rsidRDefault="00D708FE" w:rsidP="00D708FE">
            <w:pPr>
              <w:pStyle w:val="XML1"/>
              <w:rPr>
                <w:ins w:id="31660" w:author="Thomas Dietz" w:date="2012-08-08T16:18:00Z"/>
              </w:rPr>
            </w:pPr>
            <w:ins w:id="31661" w:author="Thomas Dietz" w:date="2012-08-08T16:18:00Z">
              <w:r>
                <w:t xml:space="preserve">                  &lt;/xs:sequence&gt;</w:t>
              </w:r>
            </w:ins>
          </w:p>
          <w:p w14:paraId="4E85CE83" w14:textId="77777777" w:rsidR="00D708FE" w:rsidRDefault="00D708FE" w:rsidP="00D708FE">
            <w:pPr>
              <w:pStyle w:val="XML1"/>
              <w:rPr>
                <w:ins w:id="31662" w:author="Thomas Dietz" w:date="2012-08-08T16:18:00Z"/>
              </w:rPr>
            </w:pPr>
            <w:ins w:id="31663" w:author="Thomas Dietz" w:date="2012-08-08T16:18:00Z">
              <w:r>
                <w:t xml:space="preserve">                &lt;/xs:complexType&gt;</w:t>
              </w:r>
            </w:ins>
          </w:p>
          <w:p w14:paraId="7E505459" w14:textId="77777777" w:rsidR="00D708FE" w:rsidRDefault="00D708FE" w:rsidP="00D708FE">
            <w:pPr>
              <w:pStyle w:val="XML1"/>
              <w:rPr>
                <w:ins w:id="31664" w:author="Thomas Dietz" w:date="2012-08-08T16:18:00Z"/>
              </w:rPr>
            </w:pPr>
            <w:ins w:id="31665" w:author="Thomas Dietz" w:date="2012-08-08T16:18:00Z">
              <w:r>
                <w:t xml:space="preserve">              &lt;/xs:element&gt;</w:t>
              </w:r>
            </w:ins>
          </w:p>
          <w:p w14:paraId="6AC0D596" w14:textId="77777777" w:rsidR="00D708FE" w:rsidRDefault="00D708FE" w:rsidP="00D708FE">
            <w:pPr>
              <w:pStyle w:val="XML1"/>
              <w:rPr>
                <w:ins w:id="31666" w:author="Thomas Dietz" w:date="2012-08-08T16:18:00Z"/>
              </w:rPr>
            </w:pPr>
            <w:ins w:id="31667" w:author="Thomas Dietz" w:date="2012-08-08T16:18:00Z">
              <w:r>
                <w:t xml:space="preserve">            &lt;/xs:sequence&gt;</w:t>
              </w:r>
            </w:ins>
          </w:p>
          <w:p w14:paraId="02CED40E" w14:textId="77777777" w:rsidR="00D708FE" w:rsidRDefault="00D708FE" w:rsidP="00D708FE">
            <w:pPr>
              <w:pStyle w:val="XML1"/>
              <w:rPr>
                <w:ins w:id="31668" w:author="Thomas Dietz" w:date="2012-08-08T16:18:00Z"/>
              </w:rPr>
            </w:pPr>
            <w:ins w:id="31669" w:author="Thomas Dietz" w:date="2012-08-08T16:18:00Z">
              <w:r>
                <w:t xml:space="preserve">          &lt;/xs:complexType&gt;</w:t>
              </w:r>
            </w:ins>
          </w:p>
          <w:p w14:paraId="53A9DA87" w14:textId="77777777" w:rsidR="00D708FE" w:rsidRDefault="00D708FE" w:rsidP="00D708FE">
            <w:pPr>
              <w:pStyle w:val="XML1"/>
              <w:rPr>
                <w:ins w:id="31670" w:author="Thomas Dietz" w:date="2012-08-08T16:18:00Z"/>
              </w:rPr>
            </w:pPr>
            <w:ins w:id="31671" w:author="Thomas Dietz" w:date="2012-08-08T16:18:00Z">
              <w:r>
                <w:t xml:space="preserve">          &lt;xs:key name="key_logical-switches_capable-switch_switch"&gt;</w:t>
              </w:r>
            </w:ins>
          </w:p>
          <w:p w14:paraId="363144CA" w14:textId="77777777" w:rsidR="00D708FE" w:rsidRDefault="00D708FE" w:rsidP="00D708FE">
            <w:pPr>
              <w:pStyle w:val="XML1"/>
              <w:rPr>
                <w:ins w:id="31672" w:author="Thomas Dietz" w:date="2012-08-08T16:18:00Z"/>
              </w:rPr>
            </w:pPr>
            <w:ins w:id="31673" w:author="Thomas Dietz" w:date="2012-08-08T16:18:00Z">
              <w:r>
                <w:t xml:space="preserve">            &lt;xs:selector xpath="of11-config:switch"/&gt;</w:t>
              </w:r>
            </w:ins>
          </w:p>
          <w:p w14:paraId="1B28B866" w14:textId="77777777" w:rsidR="00D708FE" w:rsidRDefault="00D708FE" w:rsidP="00D708FE">
            <w:pPr>
              <w:pStyle w:val="XML1"/>
              <w:rPr>
                <w:ins w:id="31674" w:author="Thomas Dietz" w:date="2012-08-08T16:18:00Z"/>
              </w:rPr>
            </w:pPr>
            <w:ins w:id="31675" w:author="Thomas Dietz" w:date="2012-08-08T16:18:00Z">
              <w:r>
                <w:t xml:space="preserve">            &lt;xs:field xpath="of11-config:id"/&gt;</w:t>
              </w:r>
            </w:ins>
          </w:p>
          <w:p w14:paraId="0436F1AE" w14:textId="77777777" w:rsidR="00D708FE" w:rsidRDefault="00D708FE" w:rsidP="00D708FE">
            <w:pPr>
              <w:pStyle w:val="XML1"/>
              <w:rPr>
                <w:ins w:id="31676" w:author="Thomas Dietz" w:date="2012-08-08T16:18:00Z"/>
              </w:rPr>
            </w:pPr>
            <w:ins w:id="31677" w:author="Thomas Dietz" w:date="2012-08-08T16:18:00Z">
              <w:r>
                <w:t xml:space="preserve">          &lt;/xs:key&gt;</w:t>
              </w:r>
            </w:ins>
          </w:p>
          <w:p w14:paraId="4AE264C5" w14:textId="77777777" w:rsidR="00D708FE" w:rsidRDefault="00D708FE" w:rsidP="00D708FE">
            <w:pPr>
              <w:pStyle w:val="XML1"/>
              <w:rPr>
                <w:ins w:id="31678" w:author="Thomas Dietz" w:date="2012-08-08T16:18:00Z"/>
              </w:rPr>
            </w:pPr>
            <w:ins w:id="31679" w:author="Thomas Dietz" w:date="2012-08-08T16:18:00Z">
              <w:r>
                <w:t xml:space="preserve">        &lt;/xs:element&gt;</w:t>
              </w:r>
            </w:ins>
          </w:p>
          <w:p w14:paraId="6A40BB1F" w14:textId="77777777" w:rsidR="00D708FE" w:rsidRDefault="00D708FE" w:rsidP="00D708FE">
            <w:pPr>
              <w:pStyle w:val="XML1"/>
              <w:rPr>
                <w:ins w:id="31680" w:author="Thomas Dietz" w:date="2012-08-08T16:18:00Z"/>
              </w:rPr>
            </w:pPr>
            <w:ins w:id="31681" w:author="Thomas Dietz" w:date="2012-08-08T16:18:00Z">
              <w:r>
                <w:t xml:space="preserve">      &lt;/xs:sequence&gt;</w:t>
              </w:r>
            </w:ins>
          </w:p>
          <w:p w14:paraId="50578122" w14:textId="77777777" w:rsidR="00D708FE" w:rsidRDefault="00D708FE" w:rsidP="00D708FE">
            <w:pPr>
              <w:pStyle w:val="XML1"/>
              <w:rPr>
                <w:ins w:id="31682" w:author="Thomas Dietz" w:date="2012-08-08T16:18:00Z"/>
              </w:rPr>
            </w:pPr>
            <w:ins w:id="31683" w:author="Thomas Dietz" w:date="2012-08-08T16:18:00Z">
              <w:r>
                <w:t xml:space="preserve">    &lt;/xs:complexType&gt;</w:t>
              </w:r>
            </w:ins>
          </w:p>
          <w:p w14:paraId="4801CC45" w14:textId="77777777" w:rsidR="00D708FE" w:rsidRDefault="00D708FE" w:rsidP="00D708FE">
            <w:pPr>
              <w:pStyle w:val="XML1"/>
              <w:rPr>
                <w:ins w:id="31684" w:author="Thomas Dietz" w:date="2012-08-08T16:18:00Z"/>
              </w:rPr>
            </w:pPr>
            <w:ins w:id="31685" w:author="Thomas Dietz" w:date="2012-08-08T16:18:00Z">
              <w:r>
                <w:t xml:space="preserve">  &lt;/xs:element&gt;</w:t>
              </w:r>
            </w:ins>
          </w:p>
          <w:p w14:paraId="08064185" w14:textId="77777777" w:rsidR="00D708FE" w:rsidRDefault="00D708FE" w:rsidP="00D708FE">
            <w:pPr>
              <w:pStyle w:val="XML1"/>
              <w:rPr>
                <w:ins w:id="31686" w:author="Thomas Dietz" w:date="2012-08-08T16:18:00Z"/>
              </w:rPr>
            </w:pPr>
          </w:p>
          <w:p w14:paraId="769E89FF" w14:textId="730C459C" w:rsidR="00C31DBC" w:rsidRPr="009F1B7D" w:rsidRDefault="00D708FE" w:rsidP="00D708FE">
            <w:pPr>
              <w:pStyle w:val="XML1"/>
            </w:pPr>
            <w:ins w:id="31687" w:author="Thomas Dietz" w:date="2012-08-08T16:18:00Z">
              <w:r>
                <w:t>&lt;/xs:schema&gt;</w:t>
              </w:r>
            </w:ins>
          </w:p>
        </w:tc>
      </w:tr>
    </w:tbl>
    <w:p w14:paraId="78119F63" w14:textId="77777777" w:rsidR="00F71F36" w:rsidRPr="009F1B7D" w:rsidRDefault="00F71F36" w:rsidP="007D61A9">
      <w:pPr>
        <w:pStyle w:val="Appx"/>
      </w:pPr>
      <w:bookmarkStart w:id="31688" w:name="_Toc315954032"/>
      <w:bookmarkStart w:id="31689" w:name="_Toc316542542"/>
      <w:bookmarkStart w:id="31690" w:name="_Toc335149028"/>
      <w:r w:rsidRPr="007E6BF6">
        <w:lastRenderedPageBreak/>
        <w:t>YANG</w:t>
      </w:r>
      <w:r w:rsidRPr="00DB42FD">
        <w:t xml:space="preserve"> Specification</w:t>
      </w:r>
      <w:bookmarkEnd w:id="31688"/>
      <w:bookmarkEnd w:id="31689"/>
      <w:bookmarkEnd w:id="31690"/>
    </w:p>
    <w:tbl>
      <w:tblPr>
        <w:tblStyle w:val="XMLtable"/>
        <w:tblW w:w="5000" w:type="pct"/>
        <w:tblLook w:val="04A0" w:firstRow="1" w:lastRow="0" w:firstColumn="1" w:lastColumn="0" w:noHBand="0" w:noVBand="1"/>
        <w:tblPrChange w:id="31691" w:author="Thomas Dietz" w:date="2012-08-08T17:00:00Z">
          <w:tblPr>
            <w:tblStyle w:val="TableGrid"/>
            <w:tblW w:w="0" w:type="auto"/>
            <w:tblInd w:w="378" w:type="dxa"/>
            <w:shd w:val="clear" w:color="auto" w:fill="C8FCCD"/>
            <w:tblLook w:val="04A0" w:firstRow="1" w:lastRow="0" w:firstColumn="1" w:lastColumn="0" w:noHBand="0" w:noVBand="1"/>
          </w:tblPr>
        </w:tblPrChange>
      </w:tblPr>
      <w:tblGrid>
        <w:gridCol w:w="9474"/>
        <w:tblGridChange w:id="31692">
          <w:tblGrid>
            <w:gridCol w:w="8820"/>
          </w:tblGrid>
        </w:tblGridChange>
      </w:tblGrid>
      <w:tr w:rsidR="00F71F36" w:rsidRPr="009F1B7D" w14:paraId="0E78A36D" w14:textId="77777777" w:rsidTr="00ED0AEA">
        <w:tc>
          <w:tcPr>
            <w:tcW w:w="5000" w:type="pct"/>
            <w:tcPrChange w:id="31693" w:author="Thomas Dietz" w:date="2012-08-08T17:00:00Z">
              <w:tcPr>
                <w:tcW w:w="8820" w:type="dxa"/>
                <w:shd w:val="clear" w:color="auto" w:fill="C8FCCD"/>
              </w:tcPr>
            </w:tcPrChange>
          </w:tcPr>
          <w:p w14:paraId="571CA022" w14:textId="675933DC" w:rsidR="00F71F36" w:rsidRPr="003C232C" w:rsidDel="00ED0AEA" w:rsidRDefault="00F71F36" w:rsidP="00011096">
            <w:pPr>
              <w:pStyle w:val="XML1"/>
              <w:rPr>
                <w:del w:id="31694" w:author="Thomas Dietz" w:date="2012-08-08T17:00:00Z"/>
                <w:lang w:val="de-DE"/>
              </w:rPr>
            </w:pPr>
            <w:del w:id="31695" w:author="Thomas Dietz" w:date="2012-08-08T17:00:00Z">
              <w:r w:rsidRPr="003C232C" w:rsidDel="00ED0AEA">
                <w:rPr>
                  <w:lang w:val="de-DE"/>
                </w:rPr>
                <w:delText>module onf-config1</w:delText>
              </w:r>
              <w:r w:rsidR="00FE7DC9" w:rsidRPr="003C232C" w:rsidDel="00ED0AEA">
                <w:rPr>
                  <w:lang w:val="de-DE"/>
                </w:rPr>
                <w:delText>.1</w:delText>
              </w:r>
              <w:r w:rsidRPr="003C232C" w:rsidDel="00ED0AEA">
                <w:rPr>
                  <w:lang w:val="de-DE"/>
                </w:rPr>
                <w:delText xml:space="preserve"> {</w:delText>
              </w:r>
            </w:del>
          </w:p>
          <w:p w14:paraId="00382C45" w14:textId="37C97CD4" w:rsidR="00F71F36" w:rsidRPr="00C17419" w:rsidDel="00ED0AEA" w:rsidRDefault="00F71F36" w:rsidP="00011096">
            <w:pPr>
              <w:pStyle w:val="XML2"/>
              <w:rPr>
                <w:del w:id="31696" w:author="Thomas Dietz" w:date="2012-08-08T17:00:00Z"/>
              </w:rPr>
            </w:pPr>
            <w:del w:id="31697" w:author="Thomas Dietz" w:date="2012-08-08T17:00:00Z">
              <w:r w:rsidRPr="009227FA" w:rsidDel="00ED0AEA">
                <w:delText>namespace "urn:onf:of1</w:delText>
              </w:r>
              <w:r w:rsidR="00131B1F" w:rsidDel="00ED0AEA">
                <w:delText>1</w:delText>
              </w:r>
              <w:r w:rsidRPr="009227FA" w:rsidDel="00ED0AEA">
                <w:delText>:config:yang";</w:delText>
              </w:r>
            </w:del>
          </w:p>
          <w:p w14:paraId="06070679" w14:textId="1F4045E4" w:rsidR="00F71F36" w:rsidRPr="00FF0D35" w:rsidDel="00ED0AEA" w:rsidRDefault="00F71F36" w:rsidP="00011096">
            <w:pPr>
              <w:pStyle w:val="XML2"/>
              <w:rPr>
                <w:del w:id="31698" w:author="Thomas Dietz" w:date="2012-08-08T17:00:00Z"/>
              </w:rPr>
            </w:pPr>
            <w:del w:id="31699" w:author="Thomas Dietz" w:date="2012-08-08T17:00:00Z">
              <w:r w:rsidRPr="00FF0D35" w:rsidDel="00ED0AEA">
                <w:delText>prefix of1</w:delText>
              </w:r>
              <w:r w:rsidR="00131B1F" w:rsidDel="00ED0AEA">
                <w:delText>1</w:delText>
              </w:r>
              <w:r w:rsidRPr="00FF0D35" w:rsidDel="00ED0AEA">
                <w:delText>-config;</w:delText>
              </w:r>
            </w:del>
          </w:p>
          <w:p w14:paraId="568FF44C" w14:textId="7FC5F12C" w:rsidR="00F71F36" w:rsidRPr="003C232C" w:rsidDel="00ED0AEA" w:rsidRDefault="00F71F36" w:rsidP="00011096">
            <w:pPr>
              <w:pStyle w:val="XML20"/>
              <w:rPr>
                <w:del w:id="31700" w:author="Thomas Dietz" w:date="2012-08-08T17:00:00Z"/>
                <w:rFonts w:eastAsia="Times New Roman"/>
              </w:rPr>
            </w:pPr>
          </w:p>
          <w:p w14:paraId="357A81A9" w14:textId="2FC08D11" w:rsidR="00131B1F" w:rsidDel="00ED0AEA" w:rsidRDefault="00131B1F" w:rsidP="00011096">
            <w:pPr>
              <w:pStyle w:val="XML2"/>
              <w:rPr>
                <w:del w:id="31701" w:author="Thomas Dietz" w:date="2012-08-08T17:00:00Z"/>
              </w:rPr>
            </w:pPr>
            <w:del w:id="31702" w:author="Thomas Dietz" w:date="2012-08-08T17:00:00Z">
              <w:r w:rsidRPr="00131B1F" w:rsidDel="00ED0AEA">
                <w:delText>import ietf-yang-types { prefix yang; }</w:delText>
              </w:r>
            </w:del>
          </w:p>
          <w:p w14:paraId="6B9BF37D" w14:textId="08F0817F" w:rsidR="00F71F36" w:rsidRPr="009227FA" w:rsidDel="00ED0AEA" w:rsidRDefault="00F71F36" w:rsidP="00011096">
            <w:pPr>
              <w:pStyle w:val="XML2"/>
              <w:rPr>
                <w:del w:id="31703" w:author="Thomas Dietz" w:date="2012-08-08T17:00:00Z"/>
              </w:rPr>
            </w:pPr>
            <w:del w:id="31704" w:author="Thomas Dietz" w:date="2012-08-08T17:00:00Z">
              <w:r w:rsidRPr="009227FA" w:rsidDel="00ED0AEA">
                <w:delText>import ietf-inet-types { prefix inet; }</w:delText>
              </w:r>
            </w:del>
          </w:p>
          <w:p w14:paraId="58D90156" w14:textId="0DA4A115" w:rsidR="00F71F36" w:rsidRPr="003C232C" w:rsidDel="00ED0AEA" w:rsidRDefault="00F71F36" w:rsidP="00011096">
            <w:pPr>
              <w:pStyle w:val="XML20"/>
              <w:rPr>
                <w:del w:id="31705" w:author="Thomas Dietz" w:date="2012-08-08T17:00:00Z"/>
                <w:rFonts w:eastAsia="Times New Roman"/>
              </w:rPr>
            </w:pPr>
          </w:p>
          <w:p w14:paraId="1815350F" w14:textId="7FC46217" w:rsidR="00F71F36" w:rsidRPr="009227FA" w:rsidDel="00ED0AEA" w:rsidRDefault="00F71F36" w:rsidP="00011096">
            <w:pPr>
              <w:pStyle w:val="XML2"/>
              <w:rPr>
                <w:del w:id="31706" w:author="Thomas Dietz" w:date="2012-08-08T17:00:00Z"/>
              </w:rPr>
            </w:pPr>
            <w:del w:id="31707" w:author="Thomas Dietz" w:date="2012-08-08T17:00:00Z">
              <w:r w:rsidRPr="009227FA" w:rsidDel="00ED0AEA">
                <w:delText>organization</w:delText>
              </w:r>
            </w:del>
          </w:p>
          <w:p w14:paraId="00A13ABF" w14:textId="2BF406CA" w:rsidR="00F71F36" w:rsidRPr="009227FA" w:rsidDel="00ED0AEA" w:rsidRDefault="00F71F36" w:rsidP="00011096">
            <w:pPr>
              <w:pStyle w:val="XML3"/>
              <w:rPr>
                <w:del w:id="31708" w:author="Thomas Dietz" w:date="2012-08-08T17:00:00Z"/>
              </w:rPr>
            </w:pPr>
            <w:del w:id="31709" w:author="Thomas Dietz" w:date="2012-08-08T17:00:00Z">
              <w:r w:rsidRPr="009227FA" w:rsidDel="00ED0AEA">
                <w:delText>"ONF Config Management Group";</w:delText>
              </w:r>
            </w:del>
          </w:p>
          <w:p w14:paraId="44577100" w14:textId="4BB54594" w:rsidR="00F71F36" w:rsidRPr="009227FA" w:rsidDel="00ED0AEA" w:rsidRDefault="00F71F36" w:rsidP="00011096">
            <w:pPr>
              <w:pStyle w:val="XML1"/>
              <w:rPr>
                <w:del w:id="31710" w:author="Thomas Dietz" w:date="2012-08-08T17:00:00Z"/>
              </w:rPr>
            </w:pPr>
          </w:p>
          <w:p w14:paraId="6996EF01" w14:textId="043B2293" w:rsidR="00F71F36" w:rsidRPr="009227FA" w:rsidDel="00ED0AEA" w:rsidRDefault="00F71F36" w:rsidP="00011096">
            <w:pPr>
              <w:pStyle w:val="XML2"/>
              <w:rPr>
                <w:del w:id="31711" w:author="Thomas Dietz" w:date="2012-08-08T17:00:00Z"/>
              </w:rPr>
            </w:pPr>
            <w:del w:id="31712" w:author="Thomas Dietz" w:date="2012-08-08T17:00:00Z">
              <w:r w:rsidRPr="009227FA" w:rsidDel="00ED0AEA">
                <w:delText>contact</w:delText>
              </w:r>
            </w:del>
          </w:p>
          <w:p w14:paraId="5E5BF525" w14:textId="6BAA12C7" w:rsidR="00F71F36" w:rsidRPr="009227FA" w:rsidDel="00ED0AEA" w:rsidRDefault="00F71F36" w:rsidP="00011096">
            <w:pPr>
              <w:pStyle w:val="XML3"/>
              <w:rPr>
                <w:del w:id="31713" w:author="Thomas Dietz" w:date="2012-08-08T17:00:00Z"/>
              </w:rPr>
            </w:pPr>
            <w:del w:id="31714" w:author="Thomas Dietz" w:date="2012-08-08T17:00:00Z">
              <w:r w:rsidRPr="009227FA" w:rsidDel="00ED0AEA">
                <w:delText>"tbd";</w:delText>
              </w:r>
            </w:del>
          </w:p>
          <w:p w14:paraId="08D868FB" w14:textId="769F5107" w:rsidR="00F71F36" w:rsidRPr="009227FA" w:rsidDel="00ED0AEA" w:rsidRDefault="00F71F36" w:rsidP="00011096">
            <w:pPr>
              <w:pStyle w:val="XML1"/>
              <w:rPr>
                <w:del w:id="31715" w:author="Thomas Dietz" w:date="2012-08-08T17:00:00Z"/>
              </w:rPr>
            </w:pPr>
          </w:p>
          <w:p w14:paraId="7140252B" w14:textId="58F47998" w:rsidR="00F71F36" w:rsidRPr="009227FA" w:rsidDel="00ED0AEA" w:rsidRDefault="00F71F36" w:rsidP="00011096">
            <w:pPr>
              <w:pStyle w:val="XML2"/>
              <w:rPr>
                <w:del w:id="31716" w:author="Thomas Dietz" w:date="2012-08-08T17:00:00Z"/>
              </w:rPr>
            </w:pPr>
            <w:del w:id="31717" w:author="Thomas Dietz" w:date="2012-08-08T17:00:00Z">
              <w:r w:rsidRPr="009227FA" w:rsidDel="00ED0AEA">
                <w:delText>description</w:delText>
              </w:r>
            </w:del>
          </w:p>
          <w:p w14:paraId="44DEE778" w14:textId="35E9A665" w:rsidR="00F71F36" w:rsidRPr="009227FA" w:rsidDel="00ED0AEA" w:rsidRDefault="00F71F36" w:rsidP="00011096">
            <w:pPr>
              <w:pStyle w:val="XML3"/>
              <w:rPr>
                <w:del w:id="31718" w:author="Thomas Dietz" w:date="2012-08-08T17:00:00Z"/>
              </w:rPr>
            </w:pPr>
            <w:del w:id="31719" w:author="Thomas Dietz" w:date="2012-08-08T17:00:00Z">
              <w:r w:rsidRPr="009227FA" w:rsidDel="00ED0AEA">
                <w:delText>"tbd";</w:delText>
              </w:r>
            </w:del>
          </w:p>
          <w:p w14:paraId="3662C262" w14:textId="5FA132ED" w:rsidR="00F71F36" w:rsidRPr="009227FA" w:rsidDel="00ED0AEA" w:rsidRDefault="00F71F36" w:rsidP="00011096">
            <w:pPr>
              <w:pStyle w:val="XML1"/>
              <w:rPr>
                <w:del w:id="31720" w:author="Thomas Dietz" w:date="2012-08-08T17:00:00Z"/>
              </w:rPr>
            </w:pPr>
          </w:p>
          <w:p w14:paraId="05C7F0A3" w14:textId="462B9DD1" w:rsidR="00F71F36" w:rsidRPr="009227FA" w:rsidDel="00ED0AEA" w:rsidRDefault="00F71F36" w:rsidP="00011096">
            <w:pPr>
              <w:pStyle w:val="XML2"/>
              <w:rPr>
                <w:del w:id="31721" w:author="Thomas Dietz" w:date="2012-08-08T17:00:00Z"/>
              </w:rPr>
            </w:pPr>
            <w:del w:id="31722" w:author="Thomas Dietz" w:date="2012-08-08T17:00:00Z">
              <w:r w:rsidRPr="009227FA" w:rsidDel="00ED0AEA">
                <w:delText>revision 2011-12-07 {</w:delText>
              </w:r>
            </w:del>
          </w:p>
          <w:p w14:paraId="6267582E" w14:textId="12522E19" w:rsidR="00F71F36" w:rsidRPr="009227FA" w:rsidDel="00ED0AEA" w:rsidRDefault="00F71F36" w:rsidP="00011096">
            <w:pPr>
              <w:pStyle w:val="XML3"/>
              <w:rPr>
                <w:del w:id="31723" w:author="Thomas Dietz" w:date="2012-08-08T17:00:00Z"/>
              </w:rPr>
            </w:pPr>
            <w:del w:id="31724" w:author="Thomas Dietz" w:date="2012-08-08T17:00:00Z">
              <w:r w:rsidRPr="009227FA" w:rsidDel="00ED0AEA">
                <w:delText>description "First Version";</w:delText>
              </w:r>
            </w:del>
          </w:p>
          <w:p w14:paraId="31AEDB0B" w14:textId="75BF4062" w:rsidR="00F71F36" w:rsidRPr="009227FA" w:rsidDel="00ED0AEA" w:rsidRDefault="00F71F36" w:rsidP="00011096">
            <w:pPr>
              <w:pStyle w:val="XML1"/>
              <w:rPr>
                <w:del w:id="31725" w:author="Thomas Dietz" w:date="2012-08-08T17:00:00Z"/>
              </w:rPr>
            </w:pPr>
          </w:p>
          <w:p w14:paraId="1C15F1EA" w14:textId="4515DE7F" w:rsidR="00F71F36" w:rsidRPr="009227FA" w:rsidDel="00ED0AEA" w:rsidRDefault="00F71F36" w:rsidP="00011096">
            <w:pPr>
              <w:pStyle w:val="XML3"/>
              <w:rPr>
                <w:del w:id="31726" w:author="Thomas Dietz" w:date="2012-08-08T17:00:00Z"/>
              </w:rPr>
            </w:pPr>
            <w:del w:id="31727" w:author="Thomas Dietz" w:date="2012-08-08T17:00:00Z">
              <w:r w:rsidRPr="009227FA" w:rsidDel="00ED0AEA">
                <w:delText>reference "tbd";</w:delText>
              </w:r>
            </w:del>
          </w:p>
          <w:p w14:paraId="10EE6B56" w14:textId="73058161" w:rsidR="00F71F36" w:rsidRPr="009227FA" w:rsidDel="00ED0AEA" w:rsidRDefault="00F71F36" w:rsidP="00011096">
            <w:pPr>
              <w:pStyle w:val="XML2"/>
              <w:rPr>
                <w:del w:id="31728" w:author="Thomas Dietz" w:date="2012-08-08T17:00:00Z"/>
              </w:rPr>
            </w:pPr>
            <w:del w:id="31729" w:author="Thomas Dietz" w:date="2012-08-08T17:00:00Z">
              <w:r w:rsidRPr="009227FA" w:rsidDel="00ED0AEA">
                <w:delText>}</w:delText>
              </w:r>
            </w:del>
          </w:p>
          <w:p w14:paraId="2598871A" w14:textId="35415EE0" w:rsidR="00F71F36" w:rsidRPr="003C232C" w:rsidDel="00ED0AEA" w:rsidRDefault="00F71F36" w:rsidP="00011096">
            <w:pPr>
              <w:pStyle w:val="XML20"/>
              <w:rPr>
                <w:del w:id="31730" w:author="Thomas Dietz" w:date="2012-08-08T17:00:00Z"/>
                <w:rFonts w:eastAsia="Times New Roman"/>
              </w:rPr>
            </w:pPr>
          </w:p>
          <w:p w14:paraId="6783C783" w14:textId="1056A1A5" w:rsidR="00F71F36" w:rsidRPr="009227FA" w:rsidDel="00ED0AEA" w:rsidRDefault="00F71F36" w:rsidP="00011096">
            <w:pPr>
              <w:pStyle w:val="XML2"/>
              <w:rPr>
                <w:del w:id="31731" w:author="Thomas Dietz" w:date="2012-08-08T17:00:00Z"/>
              </w:rPr>
            </w:pPr>
            <w:del w:id="31732" w:author="Thomas Dietz" w:date="2012-08-08T17:00:00Z">
              <w:r w:rsidRPr="009227FA" w:rsidDel="00ED0AEA">
                <w:delText>/*****************************************************************</w:delText>
              </w:r>
            </w:del>
          </w:p>
          <w:p w14:paraId="4589C8FA" w14:textId="6683DF53" w:rsidR="00F71F36" w:rsidRPr="009227FA" w:rsidDel="00ED0AEA" w:rsidRDefault="00F71F36" w:rsidP="00011096">
            <w:pPr>
              <w:pStyle w:val="XML2"/>
              <w:rPr>
                <w:del w:id="31733" w:author="Thomas Dietz" w:date="2012-08-08T17:00:00Z"/>
              </w:rPr>
            </w:pPr>
            <w:del w:id="31734" w:author="Thomas Dietz" w:date="2012-08-08T17:00:00Z">
              <w:r w:rsidRPr="009227FA" w:rsidDel="00ED0AEA">
                <w:delText>* Features</w:delText>
              </w:r>
            </w:del>
          </w:p>
          <w:p w14:paraId="51EFF73C" w14:textId="6C1B6FAE" w:rsidR="00F71F36" w:rsidRPr="009227FA" w:rsidDel="00ED0AEA" w:rsidRDefault="00F71F36" w:rsidP="00011096">
            <w:pPr>
              <w:pStyle w:val="XML2"/>
              <w:rPr>
                <w:del w:id="31735" w:author="Thomas Dietz" w:date="2012-08-08T17:00:00Z"/>
              </w:rPr>
            </w:pPr>
            <w:del w:id="31736" w:author="Thomas Dietz" w:date="2012-08-08T17:00:00Z">
              <w:r w:rsidRPr="009227FA" w:rsidDel="00ED0AEA">
                <w:delText>*****************************************************************/</w:delText>
              </w:r>
            </w:del>
          </w:p>
          <w:p w14:paraId="7DEC9F85" w14:textId="73986211" w:rsidR="00F71F36" w:rsidRPr="009227FA" w:rsidDel="00ED0AEA" w:rsidRDefault="00F71F36" w:rsidP="00011096">
            <w:pPr>
              <w:pStyle w:val="XML2"/>
              <w:rPr>
                <w:del w:id="31737" w:author="Thomas Dietz" w:date="2012-08-08T17:00:00Z"/>
              </w:rPr>
            </w:pPr>
          </w:p>
          <w:p w14:paraId="79B0B2A4" w14:textId="37F709C2" w:rsidR="00F71F36" w:rsidRPr="009227FA" w:rsidDel="00ED0AEA" w:rsidRDefault="00F71F36" w:rsidP="00011096">
            <w:pPr>
              <w:pStyle w:val="XML2"/>
              <w:rPr>
                <w:del w:id="31738" w:author="Thomas Dietz" w:date="2012-08-08T17:00:00Z"/>
              </w:rPr>
            </w:pPr>
            <w:del w:id="31739" w:author="Thomas Dietz" w:date="2012-08-08T17:00:00Z">
              <w:r w:rsidRPr="009227FA" w:rsidDel="00ED0AEA">
                <w:delText>/*****************************************************************</w:delText>
              </w:r>
            </w:del>
          </w:p>
          <w:p w14:paraId="0AC22B34" w14:textId="1B3E1A64" w:rsidR="00F71F36" w:rsidRPr="009227FA" w:rsidDel="00ED0AEA" w:rsidRDefault="00F71F36" w:rsidP="00011096">
            <w:pPr>
              <w:pStyle w:val="XML2"/>
              <w:rPr>
                <w:del w:id="31740" w:author="Thomas Dietz" w:date="2012-08-08T17:00:00Z"/>
              </w:rPr>
            </w:pPr>
            <w:del w:id="31741" w:author="Thomas Dietz" w:date="2012-08-08T17:00:00Z">
              <w:r w:rsidRPr="009227FA" w:rsidDel="00ED0AEA">
                <w:delText>* Type definitions</w:delText>
              </w:r>
            </w:del>
          </w:p>
          <w:p w14:paraId="5600137A" w14:textId="388729AC" w:rsidR="00F71F36" w:rsidRPr="009227FA" w:rsidDel="00ED0AEA" w:rsidRDefault="00F71F36" w:rsidP="00011096">
            <w:pPr>
              <w:pStyle w:val="XML2"/>
              <w:rPr>
                <w:del w:id="31742" w:author="Thomas Dietz" w:date="2012-08-08T17:00:00Z"/>
              </w:rPr>
            </w:pPr>
            <w:del w:id="31743" w:author="Thomas Dietz" w:date="2012-08-08T17:00:00Z">
              <w:r w:rsidRPr="009227FA" w:rsidDel="00ED0AEA">
                <w:delText>*****************************************************************/</w:delText>
              </w:r>
            </w:del>
          </w:p>
          <w:p w14:paraId="5BF801E4" w14:textId="75769C22" w:rsidR="00F71F36" w:rsidRPr="009227FA" w:rsidDel="00ED0AEA" w:rsidRDefault="00F71F36" w:rsidP="00011096">
            <w:pPr>
              <w:pStyle w:val="XML2"/>
              <w:rPr>
                <w:del w:id="31744" w:author="Thomas Dietz" w:date="2012-08-08T17:00:00Z"/>
              </w:rPr>
            </w:pPr>
            <w:del w:id="31745" w:author="Thomas Dietz" w:date="2012-08-08T17:00:00Z">
              <w:r w:rsidRPr="009227FA" w:rsidDel="00ED0AEA">
                <w:delText>typedef openflow-version {</w:delText>
              </w:r>
            </w:del>
          </w:p>
          <w:p w14:paraId="546D681C" w14:textId="6250B9EA" w:rsidR="00F71F36" w:rsidRPr="003C232C" w:rsidDel="00ED0AEA" w:rsidRDefault="00F71F36" w:rsidP="00011096">
            <w:pPr>
              <w:pStyle w:val="XML3"/>
              <w:rPr>
                <w:del w:id="31746" w:author="Thomas Dietz" w:date="2012-08-08T17:00:00Z"/>
                <w:lang w:val="de-DE"/>
              </w:rPr>
            </w:pPr>
            <w:del w:id="31747" w:author="Thomas Dietz" w:date="2012-08-08T17:00:00Z">
              <w:r w:rsidRPr="003C232C" w:rsidDel="00ED0AEA">
                <w:rPr>
                  <w:lang w:val="de-DE"/>
                </w:rPr>
                <w:delText>type enumeration {</w:delText>
              </w:r>
            </w:del>
          </w:p>
          <w:p w14:paraId="043FE3AD" w14:textId="4DF91FB2" w:rsidR="00F71F36" w:rsidRPr="003C232C" w:rsidDel="00ED0AEA" w:rsidRDefault="00F71F36" w:rsidP="00011096">
            <w:pPr>
              <w:pStyle w:val="XML4"/>
              <w:rPr>
                <w:del w:id="31748" w:author="Thomas Dietz" w:date="2012-08-08T17:00:00Z"/>
                <w:lang w:val="de-DE"/>
              </w:rPr>
            </w:pPr>
            <w:del w:id="31749" w:author="Thomas Dietz" w:date="2012-08-08T17:00:00Z">
              <w:r w:rsidRPr="003C232C" w:rsidDel="00ED0AEA">
                <w:rPr>
                  <w:lang w:val="de-DE"/>
                </w:rPr>
                <w:delText>enum "1.0";</w:delText>
              </w:r>
            </w:del>
          </w:p>
          <w:p w14:paraId="220E0DBC" w14:textId="6941D9C3" w:rsidR="00F71F36" w:rsidRPr="003C232C" w:rsidDel="00ED0AEA" w:rsidRDefault="00F71F36" w:rsidP="00011096">
            <w:pPr>
              <w:pStyle w:val="XML4"/>
              <w:rPr>
                <w:del w:id="31750" w:author="Thomas Dietz" w:date="2012-08-08T17:00:00Z"/>
                <w:lang w:val="de-DE"/>
              </w:rPr>
            </w:pPr>
            <w:del w:id="31751" w:author="Thomas Dietz" w:date="2012-08-08T17:00:00Z">
              <w:r w:rsidRPr="003C232C" w:rsidDel="00ED0AEA">
                <w:rPr>
                  <w:lang w:val="de-DE"/>
                </w:rPr>
                <w:delText>enum "1.1";</w:delText>
              </w:r>
            </w:del>
          </w:p>
          <w:p w14:paraId="1031AD62" w14:textId="1E4BEF79" w:rsidR="00F71F36" w:rsidRPr="003C232C" w:rsidDel="00ED0AEA" w:rsidRDefault="00F71F36" w:rsidP="00011096">
            <w:pPr>
              <w:pStyle w:val="XML4"/>
              <w:rPr>
                <w:del w:id="31752" w:author="Thomas Dietz" w:date="2012-08-08T17:00:00Z"/>
                <w:lang w:val="de-DE"/>
              </w:rPr>
            </w:pPr>
            <w:del w:id="31753" w:author="Thomas Dietz" w:date="2012-08-08T17:00:00Z">
              <w:r w:rsidRPr="003C232C" w:rsidDel="00ED0AEA">
                <w:rPr>
                  <w:lang w:val="de-DE"/>
                </w:rPr>
                <w:delText>enum "1.2";</w:delText>
              </w:r>
            </w:del>
          </w:p>
          <w:p w14:paraId="5CD53209" w14:textId="622EC26E" w:rsidR="00F71F36" w:rsidRPr="009227FA" w:rsidDel="00ED0AEA" w:rsidRDefault="00F71F36" w:rsidP="00011096">
            <w:pPr>
              <w:pStyle w:val="XML3"/>
              <w:rPr>
                <w:del w:id="31754" w:author="Thomas Dietz" w:date="2012-08-08T17:00:00Z"/>
              </w:rPr>
            </w:pPr>
            <w:del w:id="31755" w:author="Thomas Dietz" w:date="2012-08-08T17:00:00Z">
              <w:r w:rsidRPr="009227FA" w:rsidDel="00ED0AEA">
                <w:delText>}</w:delText>
              </w:r>
            </w:del>
          </w:p>
          <w:p w14:paraId="79ED6E44" w14:textId="2E134716" w:rsidR="00F71F36" w:rsidRPr="003C232C" w:rsidDel="00ED0AEA" w:rsidRDefault="00F71F36" w:rsidP="00011096">
            <w:pPr>
              <w:pStyle w:val="XMLIndent2"/>
              <w:rPr>
                <w:del w:id="31756" w:author="Thomas Dietz" w:date="2012-08-08T17:00:00Z"/>
                <w:rFonts w:eastAsia="Times New Roman"/>
              </w:rPr>
            </w:pPr>
            <w:del w:id="31757" w:author="Thomas Dietz" w:date="2012-08-08T17:00:00Z">
              <w:r w:rsidRPr="009227FA" w:rsidDel="00ED0AEA">
                <w:rPr>
                  <w:rFonts w:eastAsia="Times New Roman"/>
                </w:rPr>
                <w:delText xml:space="preserve">description "This enumeration contains the all OpenFlow </w:delText>
              </w:r>
            </w:del>
          </w:p>
          <w:p w14:paraId="24AC0F3B" w14:textId="349AF421" w:rsidR="00F71F36" w:rsidRPr="009227FA" w:rsidDel="00ED0AEA" w:rsidRDefault="00F71F36" w:rsidP="00011096">
            <w:pPr>
              <w:pStyle w:val="XML4"/>
              <w:rPr>
                <w:del w:id="31758" w:author="Thomas Dietz" w:date="2012-08-08T17:00:00Z"/>
              </w:rPr>
            </w:pPr>
            <w:del w:id="31759" w:author="Thomas Dietz" w:date="2012-08-08T17:00:00Z">
              <w:r w:rsidRPr="009227FA" w:rsidDel="00ED0AEA">
                <w:delText>versions released so far.";</w:delText>
              </w:r>
            </w:del>
          </w:p>
          <w:p w14:paraId="77D10CE4" w14:textId="3794675C" w:rsidR="00F71F36" w:rsidRPr="009227FA" w:rsidDel="00ED0AEA" w:rsidRDefault="00F71F36" w:rsidP="00011096">
            <w:pPr>
              <w:pStyle w:val="XML2"/>
              <w:rPr>
                <w:del w:id="31760" w:author="Thomas Dietz" w:date="2012-08-08T17:00:00Z"/>
              </w:rPr>
            </w:pPr>
            <w:del w:id="31761" w:author="Thomas Dietz" w:date="2012-08-08T17:00:00Z">
              <w:r w:rsidRPr="009227FA" w:rsidDel="00ED0AEA">
                <w:delText>}</w:delText>
              </w:r>
            </w:del>
          </w:p>
          <w:p w14:paraId="29E88B74" w14:textId="534E184D" w:rsidR="00F71F36" w:rsidRPr="009227FA" w:rsidDel="00ED0AEA" w:rsidRDefault="00F71F36" w:rsidP="00011096">
            <w:pPr>
              <w:pStyle w:val="XML1"/>
              <w:rPr>
                <w:del w:id="31762" w:author="Thomas Dietz" w:date="2012-08-08T17:00:00Z"/>
              </w:rPr>
            </w:pPr>
          </w:p>
          <w:p w14:paraId="593AA819" w14:textId="760720AE" w:rsidR="00F71F36" w:rsidRPr="009227FA" w:rsidDel="00ED0AEA" w:rsidRDefault="00F71F36" w:rsidP="00011096">
            <w:pPr>
              <w:pStyle w:val="XML2"/>
              <w:rPr>
                <w:del w:id="31763" w:author="Thomas Dietz" w:date="2012-08-08T17:00:00Z"/>
              </w:rPr>
            </w:pPr>
            <w:del w:id="31764" w:author="Thomas Dietz" w:date="2012-08-08T17:00:00Z">
              <w:r w:rsidRPr="009227FA" w:rsidDel="00ED0AEA">
                <w:delText>typedef datapath-id-type {</w:delText>
              </w:r>
            </w:del>
          </w:p>
          <w:p w14:paraId="3A4FA172" w14:textId="0A7DA3D5" w:rsidR="00F71F36" w:rsidRPr="009227FA" w:rsidDel="00ED0AEA" w:rsidRDefault="00F71F36" w:rsidP="00011096">
            <w:pPr>
              <w:pStyle w:val="XML3"/>
              <w:rPr>
                <w:del w:id="31765" w:author="Thomas Dietz" w:date="2012-08-08T17:00:00Z"/>
              </w:rPr>
            </w:pPr>
            <w:del w:id="31766" w:author="Thomas Dietz" w:date="2012-08-08T17:00:00Z">
              <w:r w:rsidRPr="009227FA" w:rsidDel="00ED0AEA">
                <w:delText>type string {</w:delText>
              </w:r>
            </w:del>
          </w:p>
          <w:p w14:paraId="1BF16E81" w14:textId="1102D628" w:rsidR="00F71F36" w:rsidRPr="009227FA" w:rsidDel="00ED0AEA" w:rsidRDefault="00F71F36" w:rsidP="00011096">
            <w:pPr>
              <w:pStyle w:val="XML4"/>
              <w:rPr>
                <w:del w:id="31767" w:author="Thomas Dietz" w:date="2012-08-08T17:00:00Z"/>
              </w:rPr>
            </w:pPr>
            <w:del w:id="31768" w:author="Thomas Dietz" w:date="2012-08-08T17:00:00Z">
              <w:r w:rsidRPr="009227FA" w:rsidDel="00ED0AEA">
                <w:delText>pattern</w:delText>
              </w:r>
            </w:del>
          </w:p>
          <w:p w14:paraId="18290768" w14:textId="34DE83B7" w:rsidR="00F71F36" w:rsidRPr="009227FA" w:rsidDel="00ED0AEA" w:rsidRDefault="00F71F36" w:rsidP="00011096">
            <w:pPr>
              <w:pStyle w:val="XML5"/>
              <w:rPr>
                <w:del w:id="31769" w:author="Thomas Dietz" w:date="2012-08-08T17:00:00Z"/>
              </w:rPr>
            </w:pPr>
            <w:del w:id="31770" w:author="Thomas Dietz" w:date="2012-08-08T17:00:00Z">
              <w:r w:rsidRPr="009227FA" w:rsidDel="00ED0AEA">
                <w:delText>'[0-9a-fA-F]{2}(:[0-9a-fA-F]{2}){7}';</w:delText>
              </w:r>
            </w:del>
          </w:p>
          <w:p w14:paraId="790DF1A0" w14:textId="576FCC62" w:rsidR="00F71F36" w:rsidRPr="009227FA" w:rsidDel="00ED0AEA" w:rsidRDefault="00F71F36" w:rsidP="00011096">
            <w:pPr>
              <w:pStyle w:val="XML3"/>
              <w:rPr>
                <w:del w:id="31771" w:author="Thomas Dietz" w:date="2012-08-08T17:00:00Z"/>
              </w:rPr>
            </w:pPr>
            <w:del w:id="31772" w:author="Thomas Dietz" w:date="2012-08-08T17:00:00Z">
              <w:r w:rsidRPr="009227FA" w:rsidDel="00ED0AEA">
                <w:delText>}</w:delText>
              </w:r>
            </w:del>
          </w:p>
          <w:p w14:paraId="26FB86F4" w14:textId="7700C1AF" w:rsidR="00F71F36" w:rsidRPr="009227FA" w:rsidDel="00ED0AEA" w:rsidRDefault="00F71F36" w:rsidP="00011096">
            <w:pPr>
              <w:pStyle w:val="XML3"/>
              <w:rPr>
                <w:del w:id="31773" w:author="Thomas Dietz" w:date="2012-08-08T17:00:00Z"/>
              </w:rPr>
            </w:pPr>
            <w:del w:id="31774" w:author="Thomas Dietz" w:date="2012-08-08T17:00:00Z">
              <w:r w:rsidRPr="009227FA" w:rsidDel="00ED0AEA">
                <w:delText>description "The datapath-id type represents an OpenFlow</w:delText>
              </w:r>
            </w:del>
          </w:p>
          <w:p w14:paraId="1A7513FD" w14:textId="731360F7" w:rsidR="00F71F36" w:rsidRPr="009227FA" w:rsidDel="00ED0AEA" w:rsidRDefault="00F71F36" w:rsidP="00011096">
            <w:pPr>
              <w:pStyle w:val="XML4"/>
              <w:rPr>
                <w:del w:id="31775" w:author="Thomas Dietz" w:date="2012-08-08T17:00:00Z"/>
              </w:rPr>
            </w:pPr>
            <w:del w:id="31776" w:author="Thomas Dietz" w:date="2012-08-08T17:00:00Z">
              <w:r w:rsidRPr="009227FA" w:rsidDel="00ED0AEA">
                <w:delText>datapath identifier.";</w:delText>
              </w:r>
            </w:del>
          </w:p>
          <w:p w14:paraId="188C801E" w14:textId="497BD074" w:rsidR="00F71F36" w:rsidRPr="009227FA" w:rsidDel="00ED0AEA" w:rsidRDefault="00F71F36" w:rsidP="00011096">
            <w:pPr>
              <w:pStyle w:val="XML2"/>
              <w:rPr>
                <w:del w:id="31777" w:author="Thomas Dietz" w:date="2012-08-08T17:00:00Z"/>
              </w:rPr>
            </w:pPr>
            <w:del w:id="31778" w:author="Thomas Dietz" w:date="2012-08-08T17:00:00Z">
              <w:r w:rsidRPr="009227FA" w:rsidDel="00ED0AEA">
                <w:delText>}</w:delText>
              </w:r>
            </w:del>
          </w:p>
          <w:p w14:paraId="611BC302" w14:textId="2DF8BB32" w:rsidR="00F71F36" w:rsidRPr="009227FA" w:rsidDel="00ED0AEA" w:rsidRDefault="00F71F36" w:rsidP="00011096">
            <w:pPr>
              <w:pStyle w:val="XML1"/>
              <w:rPr>
                <w:del w:id="31779" w:author="Thomas Dietz" w:date="2012-08-08T17:00:00Z"/>
              </w:rPr>
            </w:pPr>
          </w:p>
          <w:p w14:paraId="011501D7" w14:textId="3A324AD3" w:rsidR="00F71F36" w:rsidRPr="009227FA" w:rsidDel="00ED0AEA" w:rsidRDefault="00F71F36" w:rsidP="00011096">
            <w:pPr>
              <w:pStyle w:val="XML2"/>
              <w:rPr>
                <w:del w:id="31780" w:author="Thomas Dietz" w:date="2012-08-08T17:00:00Z"/>
              </w:rPr>
            </w:pPr>
            <w:del w:id="31781" w:author="Thomas Dietz" w:date="2012-08-08T17:00:00Z">
              <w:r w:rsidRPr="009227FA" w:rsidDel="00ED0AEA">
                <w:delText>typedef tenth-of-a-percent {</w:delText>
              </w:r>
            </w:del>
          </w:p>
          <w:p w14:paraId="1DF44DFA" w14:textId="366D5C71" w:rsidR="00F71F36" w:rsidRPr="009227FA" w:rsidDel="00ED0AEA" w:rsidRDefault="00F71F36" w:rsidP="00011096">
            <w:pPr>
              <w:pStyle w:val="XML4"/>
              <w:rPr>
                <w:del w:id="31782" w:author="Thomas Dietz" w:date="2012-08-08T17:00:00Z"/>
              </w:rPr>
            </w:pPr>
            <w:del w:id="31783" w:author="Thomas Dietz" w:date="2012-08-08T17:00:00Z">
              <w:r w:rsidRPr="009227FA" w:rsidDel="00ED0AEA">
                <w:delText>type uint16 {</w:delText>
              </w:r>
            </w:del>
          </w:p>
          <w:p w14:paraId="4060447E" w14:textId="1C802216" w:rsidR="00F71F36" w:rsidRPr="009227FA" w:rsidDel="00ED0AEA" w:rsidRDefault="00F71F36" w:rsidP="00011096">
            <w:pPr>
              <w:pStyle w:val="XML5"/>
              <w:rPr>
                <w:del w:id="31784" w:author="Thomas Dietz" w:date="2012-08-08T17:00:00Z"/>
              </w:rPr>
            </w:pPr>
            <w:del w:id="31785" w:author="Thomas Dietz" w:date="2012-08-08T17:00:00Z">
              <w:r w:rsidRPr="009227FA" w:rsidDel="00ED0AEA">
                <w:delText>range "0..1000";</w:delText>
              </w:r>
            </w:del>
          </w:p>
          <w:p w14:paraId="48305E7E" w14:textId="7AA860F5" w:rsidR="00F71F36" w:rsidRPr="009227FA" w:rsidDel="00ED0AEA" w:rsidRDefault="00F71F36" w:rsidP="00011096">
            <w:pPr>
              <w:pStyle w:val="XML4"/>
              <w:rPr>
                <w:del w:id="31786" w:author="Thomas Dietz" w:date="2012-08-08T17:00:00Z"/>
              </w:rPr>
            </w:pPr>
            <w:del w:id="31787" w:author="Thomas Dietz" w:date="2012-08-08T17:00:00Z">
              <w:r w:rsidRPr="009227FA" w:rsidDel="00ED0AEA">
                <w:delText>}</w:delText>
              </w:r>
            </w:del>
          </w:p>
          <w:p w14:paraId="02A5D94D" w14:textId="289C9556" w:rsidR="00F71F36" w:rsidRPr="009227FA" w:rsidDel="00ED0AEA" w:rsidRDefault="00F71F36" w:rsidP="00011096">
            <w:pPr>
              <w:pStyle w:val="XML4"/>
              <w:rPr>
                <w:del w:id="31788" w:author="Thomas Dietz" w:date="2012-08-08T17:00:00Z"/>
              </w:rPr>
            </w:pPr>
            <w:del w:id="31789" w:author="Thomas Dietz" w:date="2012-08-08T17:00:00Z">
              <w:r w:rsidRPr="009227FA" w:rsidDel="00ED0AEA">
                <w:delText>units "1/10 of a percent";</w:delText>
              </w:r>
            </w:del>
          </w:p>
          <w:p w14:paraId="2F8E0410" w14:textId="1A19C129" w:rsidR="00F71F36" w:rsidRPr="009227FA" w:rsidDel="00ED0AEA" w:rsidRDefault="00F71F36" w:rsidP="00011096">
            <w:pPr>
              <w:pStyle w:val="XML4"/>
              <w:rPr>
                <w:del w:id="31790" w:author="Thomas Dietz" w:date="2012-08-08T17:00:00Z"/>
              </w:rPr>
            </w:pPr>
            <w:del w:id="31791" w:author="Thomas Dietz" w:date="2012-08-08T17:00:00Z">
              <w:r w:rsidRPr="009227FA" w:rsidDel="00ED0AEA">
                <w:delText>description "This type defines a value in tenth of a percent.";</w:delText>
              </w:r>
            </w:del>
          </w:p>
          <w:p w14:paraId="763EB047" w14:textId="69140F38" w:rsidR="00F71F36" w:rsidRPr="009227FA" w:rsidDel="00ED0AEA" w:rsidRDefault="00F71F36" w:rsidP="00011096">
            <w:pPr>
              <w:pStyle w:val="XML2"/>
              <w:rPr>
                <w:del w:id="31792" w:author="Thomas Dietz" w:date="2012-08-08T17:00:00Z"/>
              </w:rPr>
            </w:pPr>
            <w:del w:id="31793" w:author="Thomas Dietz" w:date="2012-08-08T17:00:00Z">
              <w:r w:rsidRPr="009227FA" w:rsidDel="00ED0AEA">
                <w:delText>}</w:delText>
              </w:r>
            </w:del>
          </w:p>
          <w:p w14:paraId="5DFD9C29" w14:textId="4198C291" w:rsidR="00F71F36" w:rsidRPr="009227FA" w:rsidDel="00ED0AEA" w:rsidRDefault="00F71F36" w:rsidP="00011096">
            <w:pPr>
              <w:pStyle w:val="XML1"/>
              <w:rPr>
                <w:del w:id="31794" w:author="Thomas Dietz" w:date="2012-08-08T17:00:00Z"/>
              </w:rPr>
            </w:pPr>
          </w:p>
          <w:p w14:paraId="655CC136" w14:textId="1E68546A" w:rsidR="00F71F36" w:rsidRPr="009227FA" w:rsidDel="00ED0AEA" w:rsidRDefault="00F71F36" w:rsidP="00011096">
            <w:pPr>
              <w:pStyle w:val="XML2"/>
              <w:rPr>
                <w:del w:id="31795" w:author="Thomas Dietz" w:date="2012-08-08T17:00:00Z"/>
              </w:rPr>
            </w:pPr>
            <w:del w:id="31796" w:author="Thomas Dietz" w:date="2012-08-08T17:00:00Z">
              <w:r w:rsidRPr="009227FA" w:rsidDel="00ED0AEA">
                <w:delText>typedef up-down-state-type {</w:delText>
              </w:r>
            </w:del>
          </w:p>
          <w:p w14:paraId="326D192C" w14:textId="237B1890" w:rsidR="00F71F36" w:rsidRPr="009227FA" w:rsidDel="00ED0AEA" w:rsidRDefault="00F71F36" w:rsidP="00011096">
            <w:pPr>
              <w:pStyle w:val="XML3"/>
              <w:rPr>
                <w:del w:id="31797" w:author="Thomas Dietz" w:date="2012-08-08T17:00:00Z"/>
              </w:rPr>
            </w:pPr>
            <w:del w:id="31798" w:author="Thomas Dietz" w:date="2012-08-08T17:00:00Z">
              <w:r w:rsidRPr="009227FA" w:rsidDel="00ED0AEA">
                <w:delText>type enumeration {</w:delText>
              </w:r>
            </w:del>
          </w:p>
          <w:p w14:paraId="1E6B7DAF" w14:textId="446A0CAD" w:rsidR="00F71F36" w:rsidRPr="009227FA" w:rsidDel="00ED0AEA" w:rsidRDefault="00F71F36" w:rsidP="00011096">
            <w:pPr>
              <w:pStyle w:val="XML4"/>
              <w:rPr>
                <w:del w:id="31799" w:author="Thomas Dietz" w:date="2012-08-08T17:00:00Z"/>
              </w:rPr>
            </w:pPr>
            <w:del w:id="31800" w:author="Thomas Dietz" w:date="2012-08-08T17:00:00Z">
              <w:r w:rsidRPr="009227FA" w:rsidDel="00ED0AEA">
                <w:delText>enum up;</w:delText>
              </w:r>
            </w:del>
          </w:p>
          <w:p w14:paraId="1CC16E1B" w14:textId="337523D0" w:rsidR="00F71F36" w:rsidRPr="009227FA" w:rsidDel="00ED0AEA" w:rsidRDefault="00F71F36" w:rsidP="00011096">
            <w:pPr>
              <w:pStyle w:val="XML4"/>
              <w:rPr>
                <w:del w:id="31801" w:author="Thomas Dietz" w:date="2012-08-08T17:00:00Z"/>
              </w:rPr>
            </w:pPr>
            <w:del w:id="31802" w:author="Thomas Dietz" w:date="2012-08-08T17:00:00Z">
              <w:r w:rsidRPr="009227FA" w:rsidDel="00ED0AEA">
                <w:delText>enum down;</w:delText>
              </w:r>
            </w:del>
          </w:p>
          <w:p w14:paraId="43A9B8E2" w14:textId="2FEBA9AC" w:rsidR="00F71F36" w:rsidRPr="009227FA" w:rsidDel="00ED0AEA" w:rsidRDefault="00F71F36" w:rsidP="00011096">
            <w:pPr>
              <w:pStyle w:val="XML3"/>
              <w:rPr>
                <w:del w:id="31803" w:author="Thomas Dietz" w:date="2012-08-08T17:00:00Z"/>
              </w:rPr>
            </w:pPr>
            <w:del w:id="31804" w:author="Thomas Dietz" w:date="2012-08-08T17:00:00Z">
              <w:r w:rsidRPr="009227FA" w:rsidDel="00ED0AEA">
                <w:delText>}</w:delText>
              </w:r>
            </w:del>
          </w:p>
          <w:p w14:paraId="61267CFB" w14:textId="7ED8ED6B" w:rsidR="00F71F36" w:rsidRPr="009227FA" w:rsidDel="00ED0AEA" w:rsidRDefault="00F71F36" w:rsidP="00011096">
            <w:pPr>
              <w:pStyle w:val="XML3"/>
              <w:rPr>
                <w:del w:id="31805" w:author="Thomas Dietz" w:date="2012-08-08T17:00:00Z"/>
              </w:rPr>
            </w:pPr>
            <w:del w:id="31806" w:author="Thomas Dietz" w:date="2012-08-08T17:00:00Z">
              <w:r w:rsidRPr="009227FA" w:rsidDel="00ED0AEA">
                <w:delText>description "Type to specify state information for a port or a connection.";</w:delText>
              </w:r>
            </w:del>
          </w:p>
          <w:p w14:paraId="1C95A2F2" w14:textId="63191C14" w:rsidR="00F71F36" w:rsidRPr="009227FA" w:rsidDel="00ED0AEA" w:rsidRDefault="00F71F36" w:rsidP="00011096">
            <w:pPr>
              <w:pStyle w:val="XML2"/>
              <w:rPr>
                <w:del w:id="31807" w:author="Thomas Dietz" w:date="2012-08-08T17:00:00Z"/>
              </w:rPr>
            </w:pPr>
            <w:del w:id="31808" w:author="Thomas Dietz" w:date="2012-08-08T17:00:00Z">
              <w:r w:rsidRPr="009227FA" w:rsidDel="00ED0AEA">
                <w:delText>}</w:delText>
              </w:r>
            </w:del>
          </w:p>
          <w:p w14:paraId="3398D7C3" w14:textId="55570EFF" w:rsidR="00F71F36" w:rsidRPr="009227FA" w:rsidDel="00ED0AEA" w:rsidRDefault="00F71F36" w:rsidP="00011096">
            <w:pPr>
              <w:pStyle w:val="XML1"/>
              <w:rPr>
                <w:del w:id="31809" w:author="Thomas Dietz" w:date="2012-08-08T17:00:00Z"/>
              </w:rPr>
            </w:pPr>
          </w:p>
          <w:p w14:paraId="099A1003" w14:textId="07E71D6A" w:rsidR="00F71F36" w:rsidRPr="009227FA" w:rsidDel="00ED0AEA" w:rsidRDefault="00F71F36" w:rsidP="00011096">
            <w:pPr>
              <w:pStyle w:val="XML2"/>
              <w:rPr>
                <w:del w:id="31810" w:author="Thomas Dietz" w:date="2012-08-08T17:00:00Z"/>
              </w:rPr>
            </w:pPr>
            <w:del w:id="31811" w:author="Thomas Dietz" w:date="2012-08-08T17:00:00Z">
              <w:r w:rsidRPr="009227FA" w:rsidDel="00ED0AEA">
                <w:delText>typedef rate-type {</w:delText>
              </w:r>
            </w:del>
          </w:p>
          <w:p w14:paraId="7664F118" w14:textId="486017A4" w:rsidR="00F71F36" w:rsidRPr="009227FA" w:rsidDel="00ED0AEA" w:rsidRDefault="00F71F36" w:rsidP="00011096">
            <w:pPr>
              <w:pStyle w:val="XML3"/>
              <w:rPr>
                <w:del w:id="31812" w:author="Thomas Dietz" w:date="2012-08-08T17:00:00Z"/>
              </w:rPr>
            </w:pPr>
            <w:del w:id="31813" w:author="Thomas Dietz" w:date="2012-08-08T17:00:00Z">
              <w:r w:rsidRPr="009227FA" w:rsidDel="00ED0AEA">
                <w:delText>type enumeration {</w:delText>
              </w:r>
            </w:del>
          </w:p>
          <w:p w14:paraId="198213CB" w14:textId="2977C7E5" w:rsidR="00F71F36" w:rsidRPr="003C232C" w:rsidDel="00ED0AEA" w:rsidRDefault="00F71F36" w:rsidP="00011096">
            <w:pPr>
              <w:pStyle w:val="XML4"/>
              <w:rPr>
                <w:del w:id="31814" w:author="Thomas Dietz" w:date="2012-08-08T17:00:00Z"/>
                <w:lang w:val="de-DE"/>
              </w:rPr>
            </w:pPr>
            <w:del w:id="31815" w:author="Thomas Dietz" w:date="2012-08-08T17:00:00Z">
              <w:r w:rsidRPr="003C232C" w:rsidDel="00ED0AEA">
                <w:rPr>
                  <w:lang w:val="de-DE"/>
                </w:rPr>
                <w:delText>enum 10Mb-HD;</w:delText>
              </w:r>
            </w:del>
          </w:p>
          <w:p w14:paraId="2E3DFFC8" w14:textId="733C6372" w:rsidR="00F71F36" w:rsidRPr="003C232C" w:rsidDel="00ED0AEA" w:rsidRDefault="00F71F36" w:rsidP="00011096">
            <w:pPr>
              <w:pStyle w:val="XML4"/>
              <w:rPr>
                <w:del w:id="31816" w:author="Thomas Dietz" w:date="2012-08-08T17:00:00Z"/>
                <w:lang w:val="de-DE"/>
              </w:rPr>
            </w:pPr>
            <w:del w:id="31817" w:author="Thomas Dietz" w:date="2012-08-08T17:00:00Z">
              <w:r w:rsidRPr="003C232C" w:rsidDel="00ED0AEA">
                <w:rPr>
                  <w:lang w:val="de-DE"/>
                </w:rPr>
                <w:delText>enum 10Mb-FD;</w:delText>
              </w:r>
            </w:del>
          </w:p>
          <w:p w14:paraId="1B8A5581" w14:textId="6EC002A6" w:rsidR="00F71F36" w:rsidRPr="003C232C" w:rsidDel="00ED0AEA" w:rsidRDefault="00F71F36" w:rsidP="00011096">
            <w:pPr>
              <w:pStyle w:val="XML4"/>
              <w:rPr>
                <w:del w:id="31818" w:author="Thomas Dietz" w:date="2012-08-08T17:00:00Z"/>
                <w:lang w:val="de-DE"/>
              </w:rPr>
            </w:pPr>
            <w:del w:id="31819" w:author="Thomas Dietz" w:date="2012-08-08T17:00:00Z">
              <w:r w:rsidRPr="003C232C" w:rsidDel="00ED0AEA">
                <w:rPr>
                  <w:lang w:val="de-DE"/>
                </w:rPr>
                <w:delText>enum 100Mb-HD;</w:delText>
              </w:r>
            </w:del>
          </w:p>
          <w:p w14:paraId="24FEF208" w14:textId="57328C45" w:rsidR="00F71F36" w:rsidRPr="003C232C" w:rsidDel="00ED0AEA" w:rsidRDefault="00F71F36" w:rsidP="00011096">
            <w:pPr>
              <w:pStyle w:val="XML4"/>
              <w:rPr>
                <w:del w:id="31820" w:author="Thomas Dietz" w:date="2012-08-08T17:00:00Z"/>
                <w:lang w:val="de-DE"/>
              </w:rPr>
            </w:pPr>
            <w:del w:id="31821" w:author="Thomas Dietz" w:date="2012-08-08T17:00:00Z">
              <w:r w:rsidRPr="003C232C" w:rsidDel="00ED0AEA">
                <w:rPr>
                  <w:lang w:val="de-DE"/>
                </w:rPr>
                <w:delText>enum 100Mb-FD;</w:delText>
              </w:r>
            </w:del>
          </w:p>
          <w:p w14:paraId="6397F146" w14:textId="493C178C" w:rsidR="00F71F36" w:rsidRPr="003C232C" w:rsidDel="00ED0AEA" w:rsidRDefault="00F71F36" w:rsidP="00011096">
            <w:pPr>
              <w:pStyle w:val="XML4"/>
              <w:rPr>
                <w:del w:id="31822" w:author="Thomas Dietz" w:date="2012-08-08T17:00:00Z"/>
                <w:lang w:val="de-DE"/>
              </w:rPr>
            </w:pPr>
            <w:del w:id="31823" w:author="Thomas Dietz" w:date="2012-08-08T17:00:00Z">
              <w:r w:rsidRPr="003C232C" w:rsidDel="00ED0AEA">
                <w:rPr>
                  <w:lang w:val="de-DE"/>
                </w:rPr>
                <w:delText>enum 1Gb-HD;</w:delText>
              </w:r>
            </w:del>
          </w:p>
          <w:p w14:paraId="570FF880" w14:textId="21601F97" w:rsidR="00F71F36" w:rsidRPr="003C232C" w:rsidDel="00ED0AEA" w:rsidRDefault="00F71F36" w:rsidP="00011096">
            <w:pPr>
              <w:pStyle w:val="XML4"/>
              <w:rPr>
                <w:del w:id="31824" w:author="Thomas Dietz" w:date="2012-08-08T17:00:00Z"/>
                <w:lang w:val="de-DE"/>
              </w:rPr>
            </w:pPr>
            <w:del w:id="31825" w:author="Thomas Dietz" w:date="2012-08-08T17:00:00Z">
              <w:r w:rsidRPr="003C232C" w:rsidDel="00ED0AEA">
                <w:rPr>
                  <w:lang w:val="de-DE"/>
                </w:rPr>
                <w:delText>enum 1Gb-FD;</w:delText>
              </w:r>
            </w:del>
          </w:p>
          <w:p w14:paraId="1ABD19D3" w14:textId="7FA8B380" w:rsidR="00F71F36" w:rsidRPr="003C232C" w:rsidDel="00ED0AEA" w:rsidRDefault="00F71F36" w:rsidP="00011096">
            <w:pPr>
              <w:pStyle w:val="XML4"/>
              <w:rPr>
                <w:del w:id="31826" w:author="Thomas Dietz" w:date="2012-08-08T17:00:00Z"/>
                <w:lang w:val="de-DE"/>
              </w:rPr>
            </w:pPr>
            <w:del w:id="31827" w:author="Thomas Dietz" w:date="2012-08-08T17:00:00Z">
              <w:r w:rsidRPr="003C232C" w:rsidDel="00ED0AEA">
                <w:rPr>
                  <w:lang w:val="de-DE"/>
                </w:rPr>
                <w:delText>enum 10Gb;</w:delText>
              </w:r>
            </w:del>
          </w:p>
          <w:p w14:paraId="63946687" w14:textId="05FB38EE" w:rsidR="00F71F36" w:rsidRPr="003C232C" w:rsidDel="00ED0AEA" w:rsidRDefault="00F71F36" w:rsidP="00011096">
            <w:pPr>
              <w:pStyle w:val="XML4"/>
              <w:rPr>
                <w:del w:id="31828" w:author="Thomas Dietz" w:date="2012-08-08T17:00:00Z"/>
                <w:lang w:val="de-DE"/>
              </w:rPr>
            </w:pPr>
            <w:del w:id="31829" w:author="Thomas Dietz" w:date="2012-08-08T17:00:00Z">
              <w:r w:rsidRPr="003C232C" w:rsidDel="00ED0AEA">
                <w:rPr>
                  <w:lang w:val="de-DE"/>
                </w:rPr>
                <w:delText>enum 40Gb;</w:delText>
              </w:r>
            </w:del>
          </w:p>
          <w:p w14:paraId="4F2E2FB2" w14:textId="11C3A681" w:rsidR="00F71F36" w:rsidRPr="003C232C" w:rsidDel="00ED0AEA" w:rsidRDefault="00F71F36" w:rsidP="00011096">
            <w:pPr>
              <w:pStyle w:val="XML4"/>
              <w:rPr>
                <w:del w:id="31830" w:author="Thomas Dietz" w:date="2012-08-08T17:00:00Z"/>
                <w:lang w:val="de-DE"/>
              </w:rPr>
            </w:pPr>
            <w:del w:id="31831" w:author="Thomas Dietz" w:date="2012-08-08T17:00:00Z">
              <w:r w:rsidRPr="003C232C" w:rsidDel="00ED0AEA">
                <w:rPr>
                  <w:lang w:val="de-DE"/>
                </w:rPr>
                <w:delText>enum 100Gb;</w:delText>
              </w:r>
            </w:del>
          </w:p>
          <w:p w14:paraId="39E893A9" w14:textId="19D76481" w:rsidR="00F71F36" w:rsidRPr="009227FA" w:rsidDel="00ED0AEA" w:rsidRDefault="00F71F36" w:rsidP="00011096">
            <w:pPr>
              <w:pStyle w:val="XML4"/>
              <w:rPr>
                <w:del w:id="31832" w:author="Thomas Dietz" w:date="2012-08-08T17:00:00Z"/>
              </w:rPr>
            </w:pPr>
            <w:del w:id="31833" w:author="Thomas Dietz" w:date="2012-08-08T17:00:00Z">
              <w:r w:rsidRPr="009227FA" w:rsidDel="00ED0AEA">
                <w:delText>enum 1Tb;</w:delText>
              </w:r>
            </w:del>
          </w:p>
          <w:p w14:paraId="2A7585A0" w14:textId="228ABF85" w:rsidR="00F71F36" w:rsidRPr="00F542D1" w:rsidDel="00ED0AEA" w:rsidRDefault="00F71F36" w:rsidP="00011096">
            <w:pPr>
              <w:pStyle w:val="XML4"/>
              <w:rPr>
                <w:del w:id="31834" w:author="Thomas Dietz" w:date="2012-08-08T17:00:00Z"/>
              </w:rPr>
            </w:pPr>
            <w:del w:id="31835" w:author="Thomas Dietz" w:date="2012-08-08T17:00:00Z">
              <w:r w:rsidRPr="00C17419" w:rsidDel="00ED0AEA">
                <w:delText>enum other;</w:delText>
              </w:r>
            </w:del>
          </w:p>
          <w:p w14:paraId="79940CAF" w14:textId="3FE2199F" w:rsidR="00F71F36" w:rsidRPr="00FF0D35" w:rsidDel="00ED0AEA" w:rsidRDefault="00F71F36" w:rsidP="00011096">
            <w:pPr>
              <w:pStyle w:val="XML3"/>
              <w:rPr>
                <w:del w:id="31836" w:author="Thomas Dietz" w:date="2012-08-08T17:00:00Z"/>
              </w:rPr>
            </w:pPr>
            <w:del w:id="31837" w:author="Thomas Dietz" w:date="2012-08-08T17:00:00Z">
              <w:r w:rsidRPr="00FF0D35" w:rsidDel="00ED0AEA">
                <w:delText>}</w:delText>
              </w:r>
            </w:del>
          </w:p>
          <w:p w14:paraId="3FB7934E" w14:textId="358603EF" w:rsidR="00F71F36" w:rsidRPr="00F845EC" w:rsidDel="00ED0AEA" w:rsidRDefault="00F71F36" w:rsidP="00011096">
            <w:pPr>
              <w:pStyle w:val="XML3"/>
              <w:rPr>
                <w:del w:id="31838" w:author="Thomas Dietz" w:date="2012-08-08T17:00:00Z"/>
              </w:rPr>
            </w:pPr>
            <w:del w:id="31839" w:author="Thomas Dietz" w:date="2012-08-08T17:00:00Z">
              <w:r w:rsidRPr="00FF0D35" w:rsidDel="00ED0AEA">
                <w:delText>description "Type to specify the rate of a port including the duplex transmission feature. Possible rates are 10Mb, 100Mb, 1Gb, 10Gb, 40Gb, 100Gb, 1Tb or other. Rates of 10Mb, 100Mb and 1Gb can support half or full duplex transmission.";</w:delText>
              </w:r>
            </w:del>
          </w:p>
          <w:p w14:paraId="009AE963" w14:textId="7151C602" w:rsidR="00F71F36" w:rsidRPr="009227FA" w:rsidDel="00ED0AEA" w:rsidRDefault="00F71F36" w:rsidP="00011096">
            <w:pPr>
              <w:pStyle w:val="XML2"/>
              <w:rPr>
                <w:del w:id="31840" w:author="Thomas Dietz" w:date="2012-08-08T17:00:00Z"/>
              </w:rPr>
            </w:pPr>
            <w:del w:id="31841" w:author="Thomas Dietz" w:date="2012-08-08T17:00:00Z">
              <w:r w:rsidRPr="009227FA" w:rsidDel="00ED0AEA">
                <w:delText>}</w:delText>
              </w:r>
            </w:del>
          </w:p>
          <w:p w14:paraId="47081318" w14:textId="692620ED" w:rsidR="00DE3AAB" w:rsidRPr="009227FA" w:rsidDel="00ED0AEA" w:rsidRDefault="00DE3AAB" w:rsidP="00011096">
            <w:pPr>
              <w:pStyle w:val="XML2"/>
              <w:rPr>
                <w:del w:id="31842" w:author="Thomas Dietz" w:date="2012-08-08T17:00:00Z"/>
              </w:rPr>
            </w:pPr>
          </w:p>
          <w:p w14:paraId="736DB41F" w14:textId="76CA1B01" w:rsidR="00DE3AAB" w:rsidRPr="009227FA" w:rsidDel="00ED0AEA" w:rsidRDefault="00DE3AAB" w:rsidP="002E655C">
            <w:pPr>
              <w:pStyle w:val="XML2"/>
              <w:rPr>
                <w:del w:id="31843" w:author="Thomas Dietz" w:date="2012-08-08T17:00:00Z"/>
              </w:rPr>
            </w:pPr>
            <w:del w:id="31844" w:author="Thomas Dietz" w:date="2012-08-08T17:00:00Z">
              <w:r w:rsidRPr="009227FA" w:rsidDel="00ED0AEA">
                <w:delText>typedef action-type {</w:delText>
              </w:r>
            </w:del>
          </w:p>
          <w:p w14:paraId="38AA11B1" w14:textId="427AFFAE" w:rsidR="00DE3AAB" w:rsidRPr="009227FA" w:rsidDel="00ED0AEA" w:rsidRDefault="00DE3AAB" w:rsidP="002E655C">
            <w:pPr>
              <w:pStyle w:val="XML3"/>
              <w:rPr>
                <w:del w:id="31845" w:author="Thomas Dietz" w:date="2012-08-08T17:00:00Z"/>
              </w:rPr>
            </w:pPr>
            <w:del w:id="31846" w:author="Thomas Dietz" w:date="2012-08-08T17:00:00Z">
              <w:r w:rsidRPr="009227FA" w:rsidDel="00ED0AEA">
                <w:delText>type enumeration {</w:delText>
              </w:r>
            </w:del>
          </w:p>
          <w:p w14:paraId="6F7592AF" w14:textId="03AF9BE5" w:rsidR="00DE3AAB" w:rsidRPr="009227FA" w:rsidDel="00ED0AEA" w:rsidRDefault="00DE3AAB" w:rsidP="007D61A9">
            <w:pPr>
              <w:pStyle w:val="XML4"/>
              <w:rPr>
                <w:del w:id="31847" w:author="Thomas Dietz" w:date="2012-08-08T17:00:00Z"/>
              </w:rPr>
            </w:pPr>
            <w:del w:id="31848" w:author="Thomas Dietz" w:date="2012-08-08T17:00:00Z">
              <w:r w:rsidRPr="009227FA" w:rsidDel="00ED0AEA">
                <w:delText>enum output;</w:delText>
              </w:r>
            </w:del>
          </w:p>
          <w:p w14:paraId="0C89262F" w14:textId="02FC3FF7" w:rsidR="00DE3AAB" w:rsidRPr="009227FA" w:rsidDel="00ED0AEA" w:rsidRDefault="00DE3AAB" w:rsidP="007D61A9">
            <w:pPr>
              <w:pStyle w:val="XML4"/>
              <w:rPr>
                <w:del w:id="31849" w:author="Thomas Dietz" w:date="2012-08-08T17:00:00Z"/>
              </w:rPr>
            </w:pPr>
            <w:del w:id="31850" w:author="Thomas Dietz" w:date="2012-08-08T17:00:00Z">
              <w:r w:rsidRPr="009227FA" w:rsidDel="00ED0AEA">
                <w:delText>enum acopy-ttl-out;</w:delText>
              </w:r>
            </w:del>
          </w:p>
          <w:p w14:paraId="048A8E0D" w14:textId="222E9ACF" w:rsidR="00DE3AAB" w:rsidRPr="009227FA" w:rsidDel="00ED0AEA" w:rsidRDefault="00DE3AAB" w:rsidP="007D61A9">
            <w:pPr>
              <w:pStyle w:val="XML4"/>
              <w:rPr>
                <w:del w:id="31851" w:author="Thomas Dietz" w:date="2012-08-08T17:00:00Z"/>
              </w:rPr>
            </w:pPr>
            <w:del w:id="31852" w:author="Thomas Dietz" w:date="2012-08-08T17:00:00Z">
              <w:r w:rsidRPr="009227FA" w:rsidDel="00ED0AEA">
                <w:delText>enum copy-ttl-in;</w:delText>
              </w:r>
            </w:del>
          </w:p>
          <w:p w14:paraId="52784C4F" w14:textId="70F5B3E4" w:rsidR="00DE3AAB" w:rsidRPr="009227FA" w:rsidDel="00ED0AEA" w:rsidRDefault="00DE3AAB" w:rsidP="007D61A9">
            <w:pPr>
              <w:pStyle w:val="XML4"/>
              <w:rPr>
                <w:del w:id="31853" w:author="Thomas Dietz" w:date="2012-08-08T17:00:00Z"/>
              </w:rPr>
            </w:pPr>
            <w:del w:id="31854" w:author="Thomas Dietz" w:date="2012-08-08T17:00:00Z">
              <w:r w:rsidRPr="009227FA" w:rsidDel="00ED0AEA">
                <w:delText>enum set-mpls-ttl;</w:delText>
              </w:r>
            </w:del>
          </w:p>
          <w:p w14:paraId="6C144664" w14:textId="1D03279E" w:rsidR="00DE3AAB" w:rsidRPr="009227FA" w:rsidDel="00ED0AEA" w:rsidRDefault="00DE3AAB" w:rsidP="007D61A9">
            <w:pPr>
              <w:pStyle w:val="XML4"/>
              <w:rPr>
                <w:del w:id="31855" w:author="Thomas Dietz" w:date="2012-08-08T17:00:00Z"/>
              </w:rPr>
            </w:pPr>
            <w:del w:id="31856" w:author="Thomas Dietz" w:date="2012-08-08T17:00:00Z">
              <w:r w:rsidRPr="009227FA" w:rsidDel="00ED0AEA">
                <w:delText>enum dec-mpls-ttl;</w:delText>
              </w:r>
            </w:del>
          </w:p>
          <w:p w14:paraId="60DD6668" w14:textId="1D13A08F" w:rsidR="00DE3AAB" w:rsidRPr="009227FA" w:rsidDel="00ED0AEA" w:rsidRDefault="00DE3AAB" w:rsidP="007D61A9">
            <w:pPr>
              <w:pStyle w:val="XML4"/>
              <w:rPr>
                <w:del w:id="31857" w:author="Thomas Dietz" w:date="2012-08-08T17:00:00Z"/>
              </w:rPr>
            </w:pPr>
            <w:del w:id="31858" w:author="Thomas Dietz" w:date="2012-08-08T17:00:00Z">
              <w:r w:rsidRPr="009227FA" w:rsidDel="00ED0AEA">
                <w:delText>enum push-vlan;</w:delText>
              </w:r>
            </w:del>
          </w:p>
          <w:p w14:paraId="28AE9C31" w14:textId="15033E5B" w:rsidR="00DE3AAB" w:rsidRPr="009227FA" w:rsidDel="00ED0AEA" w:rsidRDefault="00DE3AAB" w:rsidP="007D61A9">
            <w:pPr>
              <w:pStyle w:val="XML4"/>
              <w:rPr>
                <w:del w:id="31859" w:author="Thomas Dietz" w:date="2012-08-08T17:00:00Z"/>
              </w:rPr>
            </w:pPr>
            <w:del w:id="31860" w:author="Thomas Dietz" w:date="2012-08-08T17:00:00Z">
              <w:r w:rsidRPr="009227FA" w:rsidDel="00ED0AEA">
                <w:delText>enum pop-vlan;</w:delText>
              </w:r>
            </w:del>
          </w:p>
          <w:p w14:paraId="4DAAD9AB" w14:textId="387BE993" w:rsidR="00DE3AAB" w:rsidRPr="009227FA" w:rsidDel="00ED0AEA" w:rsidRDefault="00DE3AAB" w:rsidP="007D61A9">
            <w:pPr>
              <w:pStyle w:val="XML4"/>
              <w:rPr>
                <w:del w:id="31861" w:author="Thomas Dietz" w:date="2012-08-08T17:00:00Z"/>
              </w:rPr>
            </w:pPr>
            <w:del w:id="31862" w:author="Thomas Dietz" w:date="2012-08-08T17:00:00Z">
              <w:r w:rsidRPr="009227FA" w:rsidDel="00ED0AEA">
                <w:delText>enum push-mpls;</w:delText>
              </w:r>
            </w:del>
          </w:p>
          <w:p w14:paraId="2E6D551B" w14:textId="04BC6EF1" w:rsidR="00DE3AAB" w:rsidRPr="009227FA" w:rsidDel="00ED0AEA" w:rsidRDefault="00DE3AAB" w:rsidP="007D61A9">
            <w:pPr>
              <w:pStyle w:val="XML4"/>
              <w:rPr>
                <w:del w:id="31863" w:author="Thomas Dietz" w:date="2012-08-08T17:00:00Z"/>
              </w:rPr>
            </w:pPr>
            <w:del w:id="31864" w:author="Thomas Dietz" w:date="2012-08-08T17:00:00Z">
              <w:r w:rsidRPr="009227FA" w:rsidDel="00ED0AEA">
                <w:delText>enum pop-mpls;</w:delText>
              </w:r>
            </w:del>
          </w:p>
          <w:p w14:paraId="3366BA6F" w14:textId="4BF8D26A" w:rsidR="00DE3AAB" w:rsidRPr="009227FA" w:rsidDel="00ED0AEA" w:rsidRDefault="00DE3AAB" w:rsidP="007D61A9">
            <w:pPr>
              <w:pStyle w:val="XML4"/>
              <w:rPr>
                <w:del w:id="31865" w:author="Thomas Dietz" w:date="2012-08-08T17:00:00Z"/>
              </w:rPr>
            </w:pPr>
            <w:del w:id="31866" w:author="Thomas Dietz" w:date="2012-08-08T17:00:00Z">
              <w:r w:rsidRPr="009227FA" w:rsidDel="00ED0AEA">
                <w:delText>enum set-queue;</w:delText>
              </w:r>
            </w:del>
          </w:p>
          <w:p w14:paraId="070B150F" w14:textId="4220DBC0" w:rsidR="00DE3AAB" w:rsidRPr="009227FA" w:rsidDel="00ED0AEA" w:rsidRDefault="00DE3AAB" w:rsidP="007D61A9">
            <w:pPr>
              <w:pStyle w:val="XML4"/>
              <w:rPr>
                <w:del w:id="31867" w:author="Thomas Dietz" w:date="2012-08-08T17:00:00Z"/>
              </w:rPr>
            </w:pPr>
            <w:del w:id="31868" w:author="Thomas Dietz" w:date="2012-08-08T17:00:00Z">
              <w:r w:rsidRPr="009227FA" w:rsidDel="00ED0AEA">
                <w:delText>enum group;</w:delText>
              </w:r>
            </w:del>
          </w:p>
          <w:p w14:paraId="4F33A708" w14:textId="019B3590" w:rsidR="00DE3AAB" w:rsidRPr="009227FA" w:rsidDel="00ED0AEA" w:rsidRDefault="00DE3AAB" w:rsidP="007D61A9">
            <w:pPr>
              <w:pStyle w:val="XML4"/>
              <w:rPr>
                <w:del w:id="31869" w:author="Thomas Dietz" w:date="2012-08-08T17:00:00Z"/>
              </w:rPr>
            </w:pPr>
            <w:del w:id="31870" w:author="Thomas Dietz" w:date="2012-08-08T17:00:00Z">
              <w:r w:rsidRPr="009227FA" w:rsidDel="00ED0AEA">
                <w:delText>enum set-nw-ttl;</w:delText>
              </w:r>
            </w:del>
          </w:p>
          <w:p w14:paraId="0B9BBBCC" w14:textId="3A627C80" w:rsidR="00DE3AAB" w:rsidRPr="009227FA" w:rsidDel="00ED0AEA" w:rsidRDefault="00DE3AAB" w:rsidP="007D61A9">
            <w:pPr>
              <w:pStyle w:val="XML4"/>
              <w:rPr>
                <w:del w:id="31871" w:author="Thomas Dietz" w:date="2012-08-08T17:00:00Z"/>
              </w:rPr>
            </w:pPr>
            <w:del w:id="31872" w:author="Thomas Dietz" w:date="2012-08-08T17:00:00Z">
              <w:r w:rsidRPr="009227FA" w:rsidDel="00ED0AEA">
                <w:delText>enum dec-nw-ttl;</w:delText>
              </w:r>
            </w:del>
          </w:p>
          <w:p w14:paraId="70802513" w14:textId="6F4F1443" w:rsidR="00DE3AAB" w:rsidRPr="009227FA" w:rsidDel="00ED0AEA" w:rsidRDefault="00DE3AAB" w:rsidP="007D61A9">
            <w:pPr>
              <w:pStyle w:val="XML4"/>
              <w:rPr>
                <w:del w:id="31873" w:author="Thomas Dietz" w:date="2012-08-08T17:00:00Z"/>
              </w:rPr>
            </w:pPr>
            <w:del w:id="31874" w:author="Thomas Dietz" w:date="2012-08-08T17:00:00Z">
              <w:r w:rsidRPr="009227FA" w:rsidDel="00ED0AEA">
                <w:delText>enum set-field;</w:delText>
              </w:r>
            </w:del>
          </w:p>
          <w:p w14:paraId="7F1B2AEE" w14:textId="47C94ADF" w:rsidR="00DE3AAB" w:rsidRPr="009227FA" w:rsidDel="00ED0AEA" w:rsidRDefault="00DE3AAB" w:rsidP="004165BB">
            <w:pPr>
              <w:pStyle w:val="XML3"/>
              <w:rPr>
                <w:del w:id="31875" w:author="Thomas Dietz" w:date="2012-08-08T17:00:00Z"/>
              </w:rPr>
            </w:pPr>
            <w:del w:id="31876" w:author="Thomas Dietz" w:date="2012-08-08T17:00:00Z">
              <w:r w:rsidRPr="009227FA" w:rsidDel="00ED0AEA">
                <w:delText>}</w:delText>
              </w:r>
            </w:del>
          </w:p>
          <w:p w14:paraId="363D5AF8" w14:textId="104A2282" w:rsidR="00131B1F" w:rsidRPr="009227FA" w:rsidDel="00ED0AEA" w:rsidRDefault="00131B1F" w:rsidP="00131B1F">
            <w:pPr>
              <w:pStyle w:val="XML3"/>
              <w:rPr>
                <w:del w:id="31877" w:author="Thomas Dietz" w:date="2012-08-08T17:00:00Z"/>
              </w:rPr>
            </w:pPr>
            <w:del w:id="31878" w:author="Thomas Dietz" w:date="2012-08-08T17:00:00Z">
              <w:r w:rsidRPr="009227FA" w:rsidDel="00ED0AEA">
                <w:delText>description "The types of actions defined in OpenFlow Switch Specification version 1.2.";</w:delText>
              </w:r>
            </w:del>
          </w:p>
          <w:p w14:paraId="504AF55B" w14:textId="071A925F" w:rsidR="00DE3AAB" w:rsidRPr="009227FA" w:rsidDel="00ED0AEA" w:rsidRDefault="00DE3AAB" w:rsidP="004165BB">
            <w:pPr>
              <w:pStyle w:val="XML2"/>
              <w:rPr>
                <w:del w:id="31879" w:author="Thomas Dietz" w:date="2012-08-08T17:00:00Z"/>
              </w:rPr>
            </w:pPr>
            <w:del w:id="31880" w:author="Thomas Dietz" w:date="2012-08-08T17:00:00Z">
              <w:r w:rsidRPr="009227FA" w:rsidDel="00ED0AEA">
                <w:delText>}</w:delText>
              </w:r>
            </w:del>
          </w:p>
          <w:p w14:paraId="66B37880" w14:textId="216E0262" w:rsidR="00DE3AAB" w:rsidRPr="009227FA" w:rsidDel="00ED0AEA" w:rsidRDefault="00DE3AAB" w:rsidP="00DE3AAB">
            <w:pPr>
              <w:pStyle w:val="XML1"/>
              <w:rPr>
                <w:del w:id="31881" w:author="Thomas Dietz" w:date="2012-08-08T17:00:00Z"/>
              </w:rPr>
            </w:pPr>
          </w:p>
          <w:p w14:paraId="0E22BB8B" w14:textId="145E221A" w:rsidR="00DE3AAB" w:rsidRPr="009227FA" w:rsidDel="00ED0AEA" w:rsidRDefault="00DE3AAB" w:rsidP="002E655C">
            <w:pPr>
              <w:pStyle w:val="XML2"/>
              <w:rPr>
                <w:del w:id="31882" w:author="Thomas Dietz" w:date="2012-08-08T17:00:00Z"/>
              </w:rPr>
            </w:pPr>
            <w:del w:id="31883" w:author="Thomas Dietz" w:date="2012-08-08T17:00:00Z">
              <w:r w:rsidRPr="009227FA" w:rsidDel="00ED0AEA">
                <w:delText>typedef instruction-type {</w:delText>
              </w:r>
            </w:del>
          </w:p>
          <w:p w14:paraId="13090EE8" w14:textId="7A4EF145" w:rsidR="00DE3AAB" w:rsidRPr="009227FA" w:rsidDel="00ED0AEA" w:rsidRDefault="00DE3AAB" w:rsidP="002E655C">
            <w:pPr>
              <w:pStyle w:val="XML3"/>
              <w:rPr>
                <w:del w:id="31884" w:author="Thomas Dietz" w:date="2012-08-08T17:00:00Z"/>
              </w:rPr>
            </w:pPr>
            <w:del w:id="31885" w:author="Thomas Dietz" w:date="2012-08-08T17:00:00Z">
              <w:r w:rsidRPr="009227FA" w:rsidDel="00ED0AEA">
                <w:delText>type enumeration {</w:delText>
              </w:r>
            </w:del>
          </w:p>
          <w:p w14:paraId="5D8D99AB" w14:textId="418ADC40" w:rsidR="00DE3AAB" w:rsidRPr="009227FA" w:rsidDel="00ED0AEA" w:rsidRDefault="00DE3AAB" w:rsidP="002E655C">
            <w:pPr>
              <w:pStyle w:val="XML4"/>
              <w:rPr>
                <w:del w:id="31886" w:author="Thomas Dietz" w:date="2012-08-08T17:00:00Z"/>
              </w:rPr>
            </w:pPr>
            <w:del w:id="31887" w:author="Thomas Dietz" w:date="2012-08-08T17:00:00Z">
              <w:r w:rsidRPr="009227FA" w:rsidDel="00ED0AEA">
                <w:delText>enum apply-actions;</w:delText>
              </w:r>
            </w:del>
          </w:p>
          <w:p w14:paraId="1C4D2897" w14:textId="07306A94" w:rsidR="00DE3AAB" w:rsidRPr="009227FA" w:rsidDel="00ED0AEA" w:rsidRDefault="00DE3AAB" w:rsidP="002E655C">
            <w:pPr>
              <w:pStyle w:val="XML4"/>
              <w:rPr>
                <w:del w:id="31888" w:author="Thomas Dietz" w:date="2012-08-08T17:00:00Z"/>
              </w:rPr>
            </w:pPr>
            <w:del w:id="31889" w:author="Thomas Dietz" w:date="2012-08-08T17:00:00Z">
              <w:r w:rsidRPr="009227FA" w:rsidDel="00ED0AEA">
                <w:delText>enum clear-actions;</w:delText>
              </w:r>
            </w:del>
          </w:p>
          <w:p w14:paraId="571AD8CF" w14:textId="20331341" w:rsidR="00DE3AAB" w:rsidRPr="009227FA" w:rsidDel="00ED0AEA" w:rsidRDefault="00DE3AAB" w:rsidP="002E655C">
            <w:pPr>
              <w:pStyle w:val="XML4"/>
              <w:rPr>
                <w:del w:id="31890" w:author="Thomas Dietz" w:date="2012-08-08T17:00:00Z"/>
              </w:rPr>
            </w:pPr>
            <w:del w:id="31891" w:author="Thomas Dietz" w:date="2012-08-08T17:00:00Z">
              <w:r w:rsidRPr="009227FA" w:rsidDel="00ED0AEA">
                <w:delText>enum write-actions;</w:delText>
              </w:r>
            </w:del>
          </w:p>
          <w:p w14:paraId="3BFC60A1" w14:textId="6276698C" w:rsidR="00DE3AAB" w:rsidRPr="009227FA" w:rsidDel="00ED0AEA" w:rsidRDefault="00DE3AAB" w:rsidP="002E655C">
            <w:pPr>
              <w:pStyle w:val="XML4"/>
              <w:rPr>
                <w:del w:id="31892" w:author="Thomas Dietz" w:date="2012-08-08T17:00:00Z"/>
              </w:rPr>
            </w:pPr>
            <w:del w:id="31893" w:author="Thomas Dietz" w:date="2012-08-08T17:00:00Z">
              <w:r w:rsidRPr="009227FA" w:rsidDel="00ED0AEA">
                <w:delText>enum write-metadata;</w:delText>
              </w:r>
            </w:del>
          </w:p>
          <w:p w14:paraId="5C13DBC0" w14:textId="73BBFDE4" w:rsidR="00DE3AAB" w:rsidRPr="009227FA" w:rsidDel="00ED0AEA" w:rsidRDefault="00DE3AAB" w:rsidP="002E655C">
            <w:pPr>
              <w:pStyle w:val="XML4"/>
              <w:rPr>
                <w:del w:id="31894" w:author="Thomas Dietz" w:date="2012-08-08T17:00:00Z"/>
              </w:rPr>
            </w:pPr>
            <w:del w:id="31895" w:author="Thomas Dietz" w:date="2012-08-08T17:00:00Z">
              <w:r w:rsidRPr="009227FA" w:rsidDel="00ED0AEA">
                <w:delText>enum goto-table;</w:delText>
              </w:r>
            </w:del>
          </w:p>
          <w:p w14:paraId="00E237BC" w14:textId="0E081276" w:rsidR="00DE3AAB" w:rsidRPr="009227FA" w:rsidDel="00ED0AEA" w:rsidRDefault="00DE3AAB" w:rsidP="004165BB">
            <w:pPr>
              <w:pStyle w:val="XML3"/>
              <w:rPr>
                <w:del w:id="31896" w:author="Thomas Dietz" w:date="2012-08-08T17:00:00Z"/>
              </w:rPr>
            </w:pPr>
            <w:del w:id="31897" w:author="Thomas Dietz" w:date="2012-08-08T17:00:00Z">
              <w:r w:rsidRPr="009227FA" w:rsidDel="00ED0AEA">
                <w:delText>}</w:delText>
              </w:r>
            </w:del>
          </w:p>
          <w:p w14:paraId="2B1217E4" w14:textId="66B8EB4B" w:rsidR="00131B1F" w:rsidRPr="009227FA" w:rsidDel="00ED0AEA" w:rsidRDefault="00131B1F" w:rsidP="00131B1F">
            <w:pPr>
              <w:pStyle w:val="XML3"/>
              <w:rPr>
                <w:del w:id="31898" w:author="Thomas Dietz" w:date="2012-08-08T17:00:00Z"/>
              </w:rPr>
            </w:pPr>
            <w:del w:id="31899" w:author="Thomas Dietz" w:date="2012-08-08T17:00:00Z">
              <w:r w:rsidRPr="009227FA" w:rsidDel="00ED0AEA">
                <w:delText>description "The types of instructions defined in OpenFlow Switch Specification version 1.2.";</w:delText>
              </w:r>
            </w:del>
          </w:p>
          <w:p w14:paraId="0180D8C1" w14:textId="5F277F73" w:rsidR="00DE3AAB" w:rsidRPr="009227FA" w:rsidDel="00ED0AEA" w:rsidRDefault="00DE3AAB" w:rsidP="004165BB">
            <w:pPr>
              <w:pStyle w:val="XML2"/>
              <w:rPr>
                <w:del w:id="31900" w:author="Thomas Dietz" w:date="2012-08-08T17:00:00Z"/>
              </w:rPr>
            </w:pPr>
            <w:del w:id="31901" w:author="Thomas Dietz" w:date="2012-08-08T17:00:00Z">
              <w:r w:rsidRPr="009227FA" w:rsidDel="00ED0AEA">
                <w:delText>}</w:delText>
              </w:r>
            </w:del>
          </w:p>
          <w:p w14:paraId="51F82A78" w14:textId="09514B81" w:rsidR="00F71F36" w:rsidRPr="003C232C" w:rsidDel="00ED0AEA" w:rsidRDefault="00F71F36" w:rsidP="00011096">
            <w:pPr>
              <w:pStyle w:val="XML20"/>
              <w:rPr>
                <w:del w:id="31902" w:author="Thomas Dietz" w:date="2012-08-08T17:00:00Z"/>
                <w:rFonts w:eastAsia="Times New Roman"/>
              </w:rPr>
            </w:pPr>
          </w:p>
          <w:p w14:paraId="5229F975" w14:textId="4A57B9C8" w:rsidR="00B725E5" w:rsidRPr="009227FA" w:rsidDel="00ED0AEA" w:rsidRDefault="00B725E5" w:rsidP="002E655C">
            <w:pPr>
              <w:pStyle w:val="XML2"/>
              <w:rPr>
                <w:del w:id="31903" w:author="Thomas Dietz" w:date="2012-08-08T17:00:00Z"/>
              </w:rPr>
            </w:pPr>
            <w:del w:id="31904" w:author="Thomas Dietz" w:date="2012-08-08T17:00:00Z">
              <w:r w:rsidRPr="009227FA" w:rsidDel="00ED0AEA">
                <w:delText>typedef match-</w:delText>
              </w:r>
              <w:r w:rsidR="002F46B6" w:rsidDel="00ED0AEA">
                <w:delText>field-</w:delText>
              </w:r>
              <w:r w:rsidRPr="009227FA" w:rsidDel="00ED0AEA">
                <w:delText>type {</w:delText>
              </w:r>
            </w:del>
          </w:p>
          <w:p w14:paraId="0414EB8E" w14:textId="227F1AAE" w:rsidR="00B725E5" w:rsidRPr="009227FA" w:rsidDel="00ED0AEA" w:rsidRDefault="00B725E5" w:rsidP="002E655C">
            <w:pPr>
              <w:pStyle w:val="XML3"/>
              <w:rPr>
                <w:del w:id="31905" w:author="Thomas Dietz" w:date="2012-08-08T17:00:00Z"/>
              </w:rPr>
            </w:pPr>
            <w:del w:id="31906" w:author="Thomas Dietz" w:date="2012-08-08T17:00:00Z">
              <w:r w:rsidRPr="009227FA" w:rsidDel="00ED0AEA">
                <w:delText>type enumeration {</w:delText>
              </w:r>
            </w:del>
          </w:p>
          <w:p w14:paraId="319D5CE9" w14:textId="012F43B5" w:rsidR="00B725E5" w:rsidRPr="009227FA" w:rsidDel="00ED0AEA" w:rsidRDefault="00B725E5" w:rsidP="002E655C">
            <w:pPr>
              <w:pStyle w:val="XML4"/>
              <w:rPr>
                <w:del w:id="31907" w:author="Thomas Dietz" w:date="2012-08-08T17:00:00Z"/>
              </w:rPr>
            </w:pPr>
            <w:del w:id="31908" w:author="Thomas Dietz" w:date="2012-08-08T17:00:00Z">
              <w:r w:rsidRPr="009227FA" w:rsidDel="00ED0AEA">
                <w:delText>enum input-port;</w:delText>
              </w:r>
            </w:del>
          </w:p>
          <w:p w14:paraId="7D022491" w14:textId="0D45169A" w:rsidR="00B725E5" w:rsidRPr="009227FA" w:rsidDel="00ED0AEA" w:rsidRDefault="00B725E5" w:rsidP="002E655C">
            <w:pPr>
              <w:pStyle w:val="XML4"/>
              <w:rPr>
                <w:del w:id="31909" w:author="Thomas Dietz" w:date="2012-08-08T17:00:00Z"/>
              </w:rPr>
            </w:pPr>
            <w:del w:id="31910" w:author="Thomas Dietz" w:date="2012-08-08T17:00:00Z">
              <w:r w:rsidRPr="009227FA" w:rsidDel="00ED0AEA">
                <w:delText>enum physical-input-port;</w:delText>
              </w:r>
            </w:del>
          </w:p>
          <w:p w14:paraId="5641CB48" w14:textId="2E80CCFE" w:rsidR="00B725E5" w:rsidRPr="004238F6" w:rsidDel="00ED0AEA" w:rsidRDefault="00B725E5" w:rsidP="002E655C">
            <w:pPr>
              <w:pStyle w:val="XML4"/>
              <w:rPr>
                <w:del w:id="31911" w:author="Thomas Dietz" w:date="2012-08-08T17:00:00Z"/>
                <w:lang w:val="de-DE"/>
                <w:rPrChange w:id="31912" w:author="Thomas Dietz" w:date="2012-08-08T14:24:00Z">
                  <w:rPr>
                    <w:del w:id="31913" w:author="Thomas Dietz" w:date="2012-08-08T17:00:00Z"/>
                  </w:rPr>
                </w:rPrChange>
              </w:rPr>
            </w:pPr>
            <w:del w:id="31914" w:author="Thomas Dietz" w:date="2012-08-08T17:00:00Z">
              <w:r w:rsidRPr="004238F6" w:rsidDel="00ED0AEA">
                <w:rPr>
                  <w:lang w:val="de-DE"/>
                  <w:rPrChange w:id="31915" w:author="Thomas Dietz" w:date="2012-08-08T14:24:00Z">
                    <w:rPr/>
                  </w:rPrChange>
                </w:rPr>
                <w:delText>enum metadata;</w:delText>
              </w:r>
            </w:del>
          </w:p>
          <w:p w14:paraId="352065B2" w14:textId="55C54DC6" w:rsidR="00B725E5" w:rsidRPr="004238F6" w:rsidDel="00ED0AEA" w:rsidRDefault="00B725E5" w:rsidP="002E655C">
            <w:pPr>
              <w:pStyle w:val="XML4"/>
              <w:rPr>
                <w:del w:id="31916" w:author="Thomas Dietz" w:date="2012-08-08T17:00:00Z"/>
                <w:lang w:val="de-DE"/>
                <w:rPrChange w:id="31917" w:author="Thomas Dietz" w:date="2012-08-08T14:24:00Z">
                  <w:rPr>
                    <w:del w:id="31918" w:author="Thomas Dietz" w:date="2012-08-08T17:00:00Z"/>
                  </w:rPr>
                </w:rPrChange>
              </w:rPr>
            </w:pPr>
            <w:del w:id="31919" w:author="Thomas Dietz" w:date="2012-08-08T17:00:00Z">
              <w:r w:rsidRPr="004238F6" w:rsidDel="00ED0AEA">
                <w:rPr>
                  <w:lang w:val="de-DE"/>
                  <w:rPrChange w:id="31920" w:author="Thomas Dietz" w:date="2012-08-08T14:24:00Z">
                    <w:rPr/>
                  </w:rPrChange>
                </w:rPr>
                <w:delText>enum ethernet-dest;</w:delText>
              </w:r>
            </w:del>
          </w:p>
          <w:p w14:paraId="36EA1DA7" w14:textId="0D459969" w:rsidR="00B725E5" w:rsidRPr="009227FA" w:rsidDel="00ED0AEA" w:rsidRDefault="00B725E5" w:rsidP="002E655C">
            <w:pPr>
              <w:pStyle w:val="XML4"/>
              <w:rPr>
                <w:del w:id="31921" w:author="Thomas Dietz" w:date="2012-08-08T17:00:00Z"/>
              </w:rPr>
            </w:pPr>
            <w:del w:id="31922" w:author="Thomas Dietz" w:date="2012-08-08T17:00:00Z">
              <w:r w:rsidRPr="009227FA" w:rsidDel="00ED0AEA">
                <w:delText>enum ethernet-src;</w:delText>
              </w:r>
            </w:del>
          </w:p>
          <w:p w14:paraId="4E806E27" w14:textId="421AFF4D" w:rsidR="00B725E5" w:rsidRPr="009227FA" w:rsidDel="00ED0AEA" w:rsidRDefault="00B725E5" w:rsidP="002E655C">
            <w:pPr>
              <w:pStyle w:val="XML4"/>
              <w:rPr>
                <w:del w:id="31923" w:author="Thomas Dietz" w:date="2012-08-08T17:00:00Z"/>
              </w:rPr>
            </w:pPr>
            <w:del w:id="31924" w:author="Thomas Dietz" w:date="2012-08-08T17:00:00Z">
              <w:r w:rsidRPr="009227FA" w:rsidDel="00ED0AEA">
                <w:delText>enum ethernet-frame-type;</w:delText>
              </w:r>
            </w:del>
          </w:p>
          <w:p w14:paraId="300EA9E2" w14:textId="20C1029E" w:rsidR="00B725E5" w:rsidRPr="009227FA" w:rsidDel="00ED0AEA" w:rsidRDefault="00B725E5" w:rsidP="002E655C">
            <w:pPr>
              <w:pStyle w:val="XML4"/>
              <w:rPr>
                <w:del w:id="31925" w:author="Thomas Dietz" w:date="2012-08-08T17:00:00Z"/>
              </w:rPr>
            </w:pPr>
            <w:del w:id="31926" w:author="Thomas Dietz" w:date="2012-08-08T17:00:00Z">
              <w:r w:rsidRPr="009227FA" w:rsidDel="00ED0AEA">
                <w:delText>enum vlan-id;</w:delText>
              </w:r>
            </w:del>
          </w:p>
          <w:p w14:paraId="3D98032A" w14:textId="278E327A" w:rsidR="00B725E5" w:rsidRPr="009227FA" w:rsidDel="00ED0AEA" w:rsidRDefault="00B725E5" w:rsidP="002E655C">
            <w:pPr>
              <w:pStyle w:val="XML4"/>
              <w:rPr>
                <w:del w:id="31927" w:author="Thomas Dietz" w:date="2012-08-08T17:00:00Z"/>
              </w:rPr>
            </w:pPr>
            <w:del w:id="31928" w:author="Thomas Dietz" w:date="2012-08-08T17:00:00Z">
              <w:r w:rsidRPr="009227FA" w:rsidDel="00ED0AEA">
                <w:delText>enum vlan-priority;</w:delText>
              </w:r>
            </w:del>
          </w:p>
          <w:p w14:paraId="0BBE47B7" w14:textId="15334C50" w:rsidR="00B725E5" w:rsidRPr="009227FA" w:rsidDel="00ED0AEA" w:rsidRDefault="00B725E5" w:rsidP="002E655C">
            <w:pPr>
              <w:pStyle w:val="XML4"/>
              <w:rPr>
                <w:del w:id="31929" w:author="Thomas Dietz" w:date="2012-08-08T17:00:00Z"/>
              </w:rPr>
            </w:pPr>
            <w:del w:id="31930" w:author="Thomas Dietz" w:date="2012-08-08T17:00:00Z">
              <w:r w:rsidRPr="009227FA" w:rsidDel="00ED0AEA">
                <w:delText>enum ip-dscp;</w:delText>
              </w:r>
            </w:del>
          </w:p>
          <w:p w14:paraId="1DD1E8B6" w14:textId="6C03524E" w:rsidR="00B725E5" w:rsidRPr="009227FA" w:rsidDel="00ED0AEA" w:rsidRDefault="00B725E5" w:rsidP="002E655C">
            <w:pPr>
              <w:pStyle w:val="XML4"/>
              <w:rPr>
                <w:del w:id="31931" w:author="Thomas Dietz" w:date="2012-08-08T17:00:00Z"/>
              </w:rPr>
            </w:pPr>
            <w:del w:id="31932" w:author="Thomas Dietz" w:date="2012-08-08T17:00:00Z">
              <w:r w:rsidRPr="009227FA" w:rsidDel="00ED0AEA">
                <w:delText>enum ip-ecn;</w:delText>
              </w:r>
            </w:del>
          </w:p>
          <w:p w14:paraId="18D94E8F" w14:textId="567971D8" w:rsidR="00B725E5" w:rsidRPr="009227FA" w:rsidDel="00ED0AEA" w:rsidRDefault="00B725E5" w:rsidP="002E655C">
            <w:pPr>
              <w:pStyle w:val="XML4"/>
              <w:rPr>
                <w:del w:id="31933" w:author="Thomas Dietz" w:date="2012-08-08T17:00:00Z"/>
              </w:rPr>
            </w:pPr>
            <w:del w:id="31934" w:author="Thomas Dietz" w:date="2012-08-08T17:00:00Z">
              <w:r w:rsidRPr="009227FA" w:rsidDel="00ED0AEA">
                <w:delText>enum ip-protocol;</w:delText>
              </w:r>
            </w:del>
          </w:p>
          <w:p w14:paraId="63A77F84" w14:textId="0C1160E3" w:rsidR="00B725E5" w:rsidRPr="009227FA" w:rsidDel="00ED0AEA" w:rsidRDefault="00B725E5" w:rsidP="002E655C">
            <w:pPr>
              <w:pStyle w:val="XML4"/>
              <w:rPr>
                <w:del w:id="31935" w:author="Thomas Dietz" w:date="2012-08-08T17:00:00Z"/>
              </w:rPr>
            </w:pPr>
            <w:del w:id="31936" w:author="Thomas Dietz" w:date="2012-08-08T17:00:00Z">
              <w:r w:rsidRPr="009227FA" w:rsidDel="00ED0AEA">
                <w:delText>enum ipv4-src;</w:delText>
              </w:r>
            </w:del>
          </w:p>
          <w:p w14:paraId="2BD3D44E" w14:textId="11BE89C8" w:rsidR="00B725E5" w:rsidRPr="009227FA" w:rsidDel="00ED0AEA" w:rsidRDefault="00B725E5" w:rsidP="002E655C">
            <w:pPr>
              <w:pStyle w:val="XML4"/>
              <w:rPr>
                <w:del w:id="31937" w:author="Thomas Dietz" w:date="2012-08-08T17:00:00Z"/>
              </w:rPr>
            </w:pPr>
            <w:del w:id="31938" w:author="Thomas Dietz" w:date="2012-08-08T17:00:00Z">
              <w:r w:rsidRPr="009227FA" w:rsidDel="00ED0AEA">
                <w:delText>enum ipv4-dest;</w:delText>
              </w:r>
            </w:del>
          </w:p>
          <w:p w14:paraId="788476A5" w14:textId="55B882AA" w:rsidR="00B725E5" w:rsidRPr="009227FA" w:rsidDel="00ED0AEA" w:rsidRDefault="00B725E5" w:rsidP="002E655C">
            <w:pPr>
              <w:pStyle w:val="XML4"/>
              <w:rPr>
                <w:del w:id="31939" w:author="Thomas Dietz" w:date="2012-08-08T17:00:00Z"/>
              </w:rPr>
            </w:pPr>
            <w:del w:id="31940" w:author="Thomas Dietz" w:date="2012-08-08T17:00:00Z">
              <w:r w:rsidRPr="009227FA" w:rsidDel="00ED0AEA">
                <w:delText>enum tcp-src;</w:delText>
              </w:r>
            </w:del>
          </w:p>
          <w:p w14:paraId="0CC88EA2" w14:textId="227998C3" w:rsidR="00B725E5" w:rsidRPr="009227FA" w:rsidDel="00ED0AEA" w:rsidRDefault="00B725E5" w:rsidP="002E655C">
            <w:pPr>
              <w:pStyle w:val="XML4"/>
              <w:rPr>
                <w:del w:id="31941" w:author="Thomas Dietz" w:date="2012-08-08T17:00:00Z"/>
              </w:rPr>
            </w:pPr>
            <w:del w:id="31942" w:author="Thomas Dietz" w:date="2012-08-08T17:00:00Z">
              <w:r w:rsidRPr="009227FA" w:rsidDel="00ED0AEA">
                <w:delText>enum tcp-dest;</w:delText>
              </w:r>
            </w:del>
          </w:p>
          <w:p w14:paraId="0514858B" w14:textId="2DE644FC" w:rsidR="00B725E5" w:rsidRPr="009227FA" w:rsidDel="00ED0AEA" w:rsidRDefault="00B725E5" w:rsidP="002E655C">
            <w:pPr>
              <w:pStyle w:val="XML4"/>
              <w:rPr>
                <w:del w:id="31943" w:author="Thomas Dietz" w:date="2012-08-08T17:00:00Z"/>
              </w:rPr>
            </w:pPr>
            <w:del w:id="31944" w:author="Thomas Dietz" w:date="2012-08-08T17:00:00Z">
              <w:r w:rsidRPr="009227FA" w:rsidDel="00ED0AEA">
                <w:delText>enum udp-src;</w:delText>
              </w:r>
            </w:del>
          </w:p>
          <w:p w14:paraId="7F53CACF" w14:textId="75F150B5" w:rsidR="00B725E5" w:rsidRPr="009227FA" w:rsidDel="00ED0AEA" w:rsidRDefault="00B725E5" w:rsidP="002E655C">
            <w:pPr>
              <w:pStyle w:val="XML4"/>
              <w:rPr>
                <w:del w:id="31945" w:author="Thomas Dietz" w:date="2012-08-08T17:00:00Z"/>
              </w:rPr>
            </w:pPr>
            <w:del w:id="31946" w:author="Thomas Dietz" w:date="2012-08-08T17:00:00Z">
              <w:r w:rsidRPr="009227FA" w:rsidDel="00ED0AEA">
                <w:delText>enum udp-dest;</w:delText>
              </w:r>
            </w:del>
          </w:p>
          <w:p w14:paraId="4C985292" w14:textId="45B235CD" w:rsidR="00B725E5" w:rsidRPr="003C232C" w:rsidDel="00ED0AEA" w:rsidRDefault="00B725E5" w:rsidP="002E655C">
            <w:pPr>
              <w:pStyle w:val="XML4"/>
              <w:rPr>
                <w:del w:id="31947" w:author="Thomas Dietz" w:date="2012-08-08T17:00:00Z"/>
                <w:lang w:val="de-DE"/>
              </w:rPr>
            </w:pPr>
            <w:del w:id="31948" w:author="Thomas Dietz" w:date="2012-08-08T17:00:00Z">
              <w:r w:rsidRPr="003C232C" w:rsidDel="00ED0AEA">
                <w:rPr>
                  <w:lang w:val="de-DE"/>
                </w:rPr>
                <w:delText>enum sctp-src;</w:delText>
              </w:r>
            </w:del>
          </w:p>
          <w:p w14:paraId="0AA4901F" w14:textId="60C6D1A9" w:rsidR="00B725E5" w:rsidRPr="003C232C" w:rsidDel="00ED0AEA" w:rsidRDefault="00B725E5" w:rsidP="002E655C">
            <w:pPr>
              <w:pStyle w:val="XML4"/>
              <w:rPr>
                <w:del w:id="31949" w:author="Thomas Dietz" w:date="2012-08-08T17:00:00Z"/>
                <w:lang w:val="de-DE"/>
              </w:rPr>
            </w:pPr>
            <w:del w:id="31950" w:author="Thomas Dietz" w:date="2012-08-08T17:00:00Z">
              <w:r w:rsidRPr="003C232C" w:rsidDel="00ED0AEA">
                <w:rPr>
                  <w:lang w:val="de-DE"/>
                </w:rPr>
                <w:delText>enum sctp-dest;</w:delText>
              </w:r>
            </w:del>
          </w:p>
          <w:p w14:paraId="6639AA02" w14:textId="5A956D17" w:rsidR="00B725E5" w:rsidRPr="003C232C" w:rsidDel="00ED0AEA" w:rsidRDefault="00B725E5" w:rsidP="002E655C">
            <w:pPr>
              <w:pStyle w:val="XML4"/>
              <w:rPr>
                <w:del w:id="31951" w:author="Thomas Dietz" w:date="2012-08-08T17:00:00Z"/>
                <w:lang w:val="de-DE"/>
              </w:rPr>
            </w:pPr>
            <w:del w:id="31952" w:author="Thomas Dietz" w:date="2012-08-08T17:00:00Z">
              <w:r w:rsidRPr="003C232C" w:rsidDel="00ED0AEA">
                <w:rPr>
                  <w:lang w:val="de-DE"/>
                </w:rPr>
                <w:delText>enum icmpv4-type;</w:delText>
              </w:r>
            </w:del>
          </w:p>
          <w:p w14:paraId="4D3C0A22" w14:textId="3186F7B4" w:rsidR="00B725E5" w:rsidRPr="003C232C" w:rsidDel="00ED0AEA" w:rsidRDefault="00B725E5" w:rsidP="002E655C">
            <w:pPr>
              <w:pStyle w:val="XML4"/>
              <w:rPr>
                <w:del w:id="31953" w:author="Thomas Dietz" w:date="2012-08-08T17:00:00Z"/>
                <w:lang w:val="de-DE"/>
              </w:rPr>
            </w:pPr>
            <w:del w:id="31954" w:author="Thomas Dietz" w:date="2012-08-08T17:00:00Z">
              <w:r w:rsidRPr="003C232C" w:rsidDel="00ED0AEA">
                <w:rPr>
                  <w:lang w:val="de-DE"/>
                </w:rPr>
                <w:delText>enum icmpv4-code;</w:delText>
              </w:r>
            </w:del>
          </w:p>
          <w:p w14:paraId="135D9A6A" w14:textId="21D980E5" w:rsidR="00B725E5" w:rsidRPr="003C232C" w:rsidDel="00ED0AEA" w:rsidRDefault="00B725E5" w:rsidP="002E655C">
            <w:pPr>
              <w:pStyle w:val="XML4"/>
              <w:rPr>
                <w:del w:id="31955" w:author="Thomas Dietz" w:date="2012-08-08T17:00:00Z"/>
                <w:lang w:val="de-DE"/>
              </w:rPr>
            </w:pPr>
            <w:del w:id="31956" w:author="Thomas Dietz" w:date="2012-08-08T17:00:00Z">
              <w:r w:rsidRPr="003C232C" w:rsidDel="00ED0AEA">
                <w:rPr>
                  <w:lang w:val="de-DE"/>
                </w:rPr>
                <w:delText>enum arp-op;</w:delText>
              </w:r>
            </w:del>
          </w:p>
          <w:p w14:paraId="08F982BE" w14:textId="30329620" w:rsidR="00B725E5" w:rsidRPr="009227FA" w:rsidDel="00ED0AEA" w:rsidRDefault="00B725E5" w:rsidP="002E655C">
            <w:pPr>
              <w:pStyle w:val="XML4"/>
              <w:rPr>
                <w:del w:id="31957" w:author="Thomas Dietz" w:date="2012-08-08T17:00:00Z"/>
              </w:rPr>
            </w:pPr>
            <w:del w:id="31958" w:author="Thomas Dietz" w:date="2012-08-08T17:00:00Z">
              <w:r w:rsidRPr="009227FA" w:rsidDel="00ED0AEA">
                <w:delText>enum arp-src-ip-address;</w:delText>
              </w:r>
            </w:del>
          </w:p>
          <w:p w14:paraId="67196945" w14:textId="2A1C56A9" w:rsidR="00B725E5" w:rsidRPr="00F542D1" w:rsidDel="00ED0AEA" w:rsidRDefault="00B725E5" w:rsidP="002E655C">
            <w:pPr>
              <w:pStyle w:val="XML4"/>
              <w:rPr>
                <w:del w:id="31959" w:author="Thomas Dietz" w:date="2012-08-08T17:00:00Z"/>
              </w:rPr>
            </w:pPr>
            <w:del w:id="31960" w:author="Thomas Dietz" w:date="2012-08-08T17:00:00Z">
              <w:r w:rsidRPr="00C17419" w:rsidDel="00ED0AEA">
                <w:delText>enum arp-target-ip-address;</w:delText>
              </w:r>
            </w:del>
          </w:p>
          <w:p w14:paraId="54E86963" w14:textId="1C356A30" w:rsidR="00B725E5" w:rsidRPr="00FF0D35" w:rsidDel="00ED0AEA" w:rsidRDefault="00B725E5" w:rsidP="002E655C">
            <w:pPr>
              <w:pStyle w:val="XML4"/>
              <w:rPr>
                <w:del w:id="31961" w:author="Thomas Dietz" w:date="2012-08-08T17:00:00Z"/>
              </w:rPr>
            </w:pPr>
            <w:del w:id="31962" w:author="Thomas Dietz" w:date="2012-08-08T17:00:00Z">
              <w:r w:rsidRPr="00FF0D35" w:rsidDel="00ED0AEA">
                <w:delText>enum arp-src-hardware-address;</w:delText>
              </w:r>
            </w:del>
          </w:p>
          <w:p w14:paraId="731FD553" w14:textId="11DB4084" w:rsidR="00B725E5" w:rsidRPr="00F845EC" w:rsidDel="00ED0AEA" w:rsidRDefault="00B725E5" w:rsidP="002E655C">
            <w:pPr>
              <w:pStyle w:val="XML4"/>
              <w:rPr>
                <w:del w:id="31963" w:author="Thomas Dietz" w:date="2012-08-08T17:00:00Z"/>
              </w:rPr>
            </w:pPr>
            <w:del w:id="31964" w:author="Thomas Dietz" w:date="2012-08-08T17:00:00Z">
              <w:r w:rsidRPr="00FF0D35" w:rsidDel="00ED0AEA">
                <w:delText>enum arp-target-hardware-address;</w:delText>
              </w:r>
            </w:del>
          </w:p>
          <w:p w14:paraId="2747D39B" w14:textId="2346D0EF" w:rsidR="00B725E5" w:rsidRPr="003C232C" w:rsidDel="00ED0AEA" w:rsidRDefault="00B725E5" w:rsidP="002E655C">
            <w:pPr>
              <w:pStyle w:val="XML4"/>
              <w:rPr>
                <w:del w:id="31965" w:author="Thomas Dietz" w:date="2012-08-08T17:00:00Z"/>
                <w:lang w:val="de-DE"/>
              </w:rPr>
            </w:pPr>
            <w:del w:id="31966" w:author="Thomas Dietz" w:date="2012-08-08T17:00:00Z">
              <w:r w:rsidRPr="003C232C" w:rsidDel="00ED0AEA">
                <w:rPr>
                  <w:lang w:val="de-DE"/>
                </w:rPr>
                <w:delText>enum ipv6-src;</w:delText>
              </w:r>
            </w:del>
          </w:p>
          <w:p w14:paraId="098D9DEE" w14:textId="6ECA3784" w:rsidR="00B725E5" w:rsidRPr="003C232C" w:rsidDel="00ED0AEA" w:rsidRDefault="00B725E5" w:rsidP="002E655C">
            <w:pPr>
              <w:pStyle w:val="XML4"/>
              <w:rPr>
                <w:del w:id="31967" w:author="Thomas Dietz" w:date="2012-08-08T17:00:00Z"/>
                <w:lang w:val="de-DE"/>
              </w:rPr>
            </w:pPr>
            <w:del w:id="31968" w:author="Thomas Dietz" w:date="2012-08-08T17:00:00Z">
              <w:r w:rsidRPr="003C232C" w:rsidDel="00ED0AEA">
                <w:rPr>
                  <w:lang w:val="de-DE"/>
                </w:rPr>
                <w:delText>enum ipv6-dest;</w:delText>
              </w:r>
            </w:del>
          </w:p>
          <w:p w14:paraId="18F064EB" w14:textId="5EC0A2DC" w:rsidR="00B725E5" w:rsidRPr="009227FA" w:rsidDel="00ED0AEA" w:rsidRDefault="00B725E5" w:rsidP="002E655C">
            <w:pPr>
              <w:pStyle w:val="XML4"/>
              <w:rPr>
                <w:del w:id="31969" w:author="Thomas Dietz" w:date="2012-08-08T17:00:00Z"/>
              </w:rPr>
            </w:pPr>
            <w:del w:id="31970" w:author="Thomas Dietz" w:date="2012-08-08T17:00:00Z">
              <w:r w:rsidRPr="009227FA" w:rsidDel="00ED0AEA">
                <w:delText>enum ipv6-flow-label;</w:delText>
              </w:r>
            </w:del>
          </w:p>
          <w:p w14:paraId="595C3A5A" w14:textId="74E543FC" w:rsidR="00B725E5" w:rsidRPr="00FF0D35" w:rsidDel="00ED0AEA" w:rsidRDefault="00B725E5" w:rsidP="002E655C">
            <w:pPr>
              <w:pStyle w:val="XML4"/>
              <w:rPr>
                <w:del w:id="31971" w:author="Thomas Dietz" w:date="2012-08-08T17:00:00Z"/>
              </w:rPr>
            </w:pPr>
            <w:del w:id="31972" w:author="Thomas Dietz" w:date="2012-08-08T17:00:00Z">
              <w:r w:rsidRPr="00C17419" w:rsidDel="00ED0AEA">
                <w:delText>enum icmpv</w:delText>
              </w:r>
              <w:r w:rsidRPr="00F542D1" w:rsidDel="00ED0AEA">
                <w:delText>6-type;</w:delText>
              </w:r>
            </w:del>
          </w:p>
          <w:p w14:paraId="42376443" w14:textId="1A6E2252" w:rsidR="00B725E5" w:rsidRPr="003C232C" w:rsidDel="00ED0AEA" w:rsidRDefault="00B725E5" w:rsidP="002E655C">
            <w:pPr>
              <w:pStyle w:val="XML4"/>
              <w:rPr>
                <w:del w:id="31973" w:author="Thomas Dietz" w:date="2012-08-08T17:00:00Z"/>
                <w:lang w:val="de-DE"/>
              </w:rPr>
            </w:pPr>
            <w:del w:id="31974" w:author="Thomas Dietz" w:date="2012-08-08T17:00:00Z">
              <w:r w:rsidRPr="003C232C" w:rsidDel="00ED0AEA">
                <w:rPr>
                  <w:lang w:val="de-DE"/>
                </w:rPr>
                <w:delText>enum icmpv6-code;</w:delText>
              </w:r>
            </w:del>
          </w:p>
          <w:p w14:paraId="620E48D0" w14:textId="170F1495" w:rsidR="00B725E5" w:rsidRPr="003C232C" w:rsidDel="00ED0AEA" w:rsidRDefault="00B725E5" w:rsidP="002E655C">
            <w:pPr>
              <w:pStyle w:val="XML4"/>
              <w:rPr>
                <w:del w:id="31975" w:author="Thomas Dietz" w:date="2012-08-08T17:00:00Z"/>
                <w:lang w:val="de-DE"/>
              </w:rPr>
            </w:pPr>
            <w:del w:id="31976" w:author="Thomas Dietz" w:date="2012-08-08T17:00:00Z">
              <w:r w:rsidRPr="003C232C" w:rsidDel="00ED0AEA">
                <w:rPr>
                  <w:lang w:val="de-DE"/>
                </w:rPr>
                <w:delText>enum ipv6-nd-target;</w:delText>
              </w:r>
            </w:del>
          </w:p>
          <w:p w14:paraId="590C31AC" w14:textId="389565D5" w:rsidR="00B725E5" w:rsidRPr="009227FA" w:rsidDel="00ED0AEA" w:rsidRDefault="00B725E5" w:rsidP="002E655C">
            <w:pPr>
              <w:pStyle w:val="XML4"/>
              <w:rPr>
                <w:del w:id="31977" w:author="Thomas Dietz" w:date="2012-08-08T17:00:00Z"/>
              </w:rPr>
            </w:pPr>
            <w:del w:id="31978" w:author="Thomas Dietz" w:date="2012-08-08T17:00:00Z">
              <w:r w:rsidRPr="009227FA" w:rsidDel="00ED0AEA">
                <w:delText>enum ipv6-nd-source-link-layer;</w:delText>
              </w:r>
            </w:del>
          </w:p>
          <w:p w14:paraId="43DA72B8" w14:textId="2FC81E4E" w:rsidR="00B725E5" w:rsidRPr="00F542D1" w:rsidDel="00ED0AEA" w:rsidRDefault="00B725E5" w:rsidP="002E655C">
            <w:pPr>
              <w:pStyle w:val="XML4"/>
              <w:rPr>
                <w:del w:id="31979" w:author="Thomas Dietz" w:date="2012-08-08T17:00:00Z"/>
              </w:rPr>
            </w:pPr>
            <w:del w:id="31980" w:author="Thomas Dietz" w:date="2012-08-08T17:00:00Z">
              <w:r w:rsidRPr="00C17419" w:rsidDel="00ED0AEA">
                <w:delText>enum ipv6-nd-target-link-layer;</w:delText>
              </w:r>
            </w:del>
          </w:p>
          <w:p w14:paraId="2E6FD184" w14:textId="2B3F7499" w:rsidR="00B725E5" w:rsidRPr="003C232C" w:rsidDel="00ED0AEA" w:rsidRDefault="00B725E5" w:rsidP="002E655C">
            <w:pPr>
              <w:pStyle w:val="XML4"/>
              <w:rPr>
                <w:del w:id="31981" w:author="Thomas Dietz" w:date="2012-08-08T17:00:00Z"/>
                <w:lang w:val="de-DE"/>
              </w:rPr>
            </w:pPr>
            <w:del w:id="31982" w:author="Thomas Dietz" w:date="2012-08-08T17:00:00Z">
              <w:r w:rsidRPr="003C232C" w:rsidDel="00ED0AEA">
                <w:rPr>
                  <w:lang w:val="de-DE"/>
                </w:rPr>
                <w:delText>enum mpls-label;</w:delText>
              </w:r>
            </w:del>
          </w:p>
          <w:p w14:paraId="12C5722C" w14:textId="3C68D864" w:rsidR="00B725E5" w:rsidRPr="003C232C" w:rsidDel="00ED0AEA" w:rsidRDefault="00B725E5" w:rsidP="002E655C">
            <w:pPr>
              <w:pStyle w:val="XML4"/>
              <w:rPr>
                <w:del w:id="31983" w:author="Thomas Dietz" w:date="2012-08-08T17:00:00Z"/>
                <w:lang w:val="de-DE"/>
              </w:rPr>
            </w:pPr>
            <w:del w:id="31984" w:author="Thomas Dietz" w:date="2012-08-08T17:00:00Z">
              <w:r w:rsidRPr="003C232C" w:rsidDel="00ED0AEA">
                <w:rPr>
                  <w:lang w:val="de-DE"/>
                </w:rPr>
                <w:delText>enum mpls-tc;</w:delText>
              </w:r>
            </w:del>
          </w:p>
          <w:p w14:paraId="3BB9C4D2" w14:textId="1D4240C2" w:rsidR="00B725E5" w:rsidRPr="009227FA" w:rsidDel="00ED0AEA" w:rsidRDefault="00B725E5" w:rsidP="004165BB">
            <w:pPr>
              <w:pStyle w:val="XML3"/>
              <w:rPr>
                <w:del w:id="31985" w:author="Thomas Dietz" w:date="2012-08-08T17:00:00Z"/>
              </w:rPr>
            </w:pPr>
            <w:del w:id="31986" w:author="Thomas Dietz" w:date="2012-08-08T17:00:00Z">
              <w:r w:rsidRPr="009227FA" w:rsidDel="00ED0AEA">
                <w:delText>}</w:delText>
              </w:r>
            </w:del>
          </w:p>
          <w:p w14:paraId="6F102938" w14:textId="11BB1072" w:rsidR="00131B1F" w:rsidRPr="009227FA" w:rsidDel="00ED0AEA" w:rsidRDefault="00131B1F" w:rsidP="00131B1F">
            <w:pPr>
              <w:pStyle w:val="XML3"/>
              <w:rPr>
                <w:del w:id="31987" w:author="Thomas Dietz" w:date="2012-08-08T17:00:00Z"/>
              </w:rPr>
            </w:pPr>
            <w:del w:id="31988" w:author="Thomas Dietz" w:date="2012-08-08T17:00:00Z">
              <w:r w:rsidRPr="009227FA" w:rsidDel="00ED0AEA">
                <w:delText>description "The types of matches defined in OpenFlow Switch Specification version 1.2.";</w:delText>
              </w:r>
            </w:del>
          </w:p>
          <w:p w14:paraId="60C08707" w14:textId="589F4625" w:rsidR="00B725E5" w:rsidRPr="00F542D1" w:rsidDel="00ED0AEA" w:rsidRDefault="00B725E5" w:rsidP="004165BB">
            <w:pPr>
              <w:pStyle w:val="XML2"/>
              <w:rPr>
                <w:del w:id="31989" w:author="Thomas Dietz" w:date="2012-08-08T17:00:00Z"/>
              </w:rPr>
            </w:pPr>
            <w:del w:id="31990" w:author="Thomas Dietz" w:date="2012-08-08T17:00:00Z">
              <w:r w:rsidRPr="00C17419" w:rsidDel="00ED0AEA">
                <w:delText>}</w:delText>
              </w:r>
            </w:del>
          </w:p>
          <w:p w14:paraId="5508F01B" w14:textId="7152D5C0" w:rsidR="00B725E5" w:rsidRPr="00FF0D35" w:rsidDel="00ED0AEA" w:rsidRDefault="00B725E5" w:rsidP="002E655C">
            <w:pPr>
              <w:pStyle w:val="XML2"/>
              <w:rPr>
                <w:del w:id="31991" w:author="Thomas Dietz" w:date="2012-08-08T17:00:00Z"/>
              </w:rPr>
            </w:pPr>
            <w:del w:id="31992" w:author="Thomas Dietz" w:date="2012-08-08T17:00:00Z">
              <w:r w:rsidRPr="00FF0D35" w:rsidDel="00ED0AEA">
                <w:delText>typedef hex-binary {</w:delText>
              </w:r>
            </w:del>
          </w:p>
          <w:p w14:paraId="52F03079" w14:textId="37A43EDF" w:rsidR="00B725E5" w:rsidRPr="00F845EC" w:rsidDel="00ED0AEA" w:rsidRDefault="00B725E5" w:rsidP="002E655C">
            <w:pPr>
              <w:pStyle w:val="XML3"/>
              <w:rPr>
                <w:del w:id="31993" w:author="Thomas Dietz" w:date="2012-08-08T17:00:00Z"/>
              </w:rPr>
            </w:pPr>
            <w:del w:id="31994" w:author="Thomas Dietz" w:date="2012-08-08T17:00:00Z">
              <w:r w:rsidRPr="00FF0D35" w:rsidDel="00ED0AEA">
                <w:delText>type binary;</w:delText>
              </w:r>
            </w:del>
          </w:p>
          <w:p w14:paraId="638064AD" w14:textId="330CD292" w:rsidR="00B725E5" w:rsidRPr="009227FA" w:rsidDel="00ED0AEA" w:rsidRDefault="00B725E5" w:rsidP="002E655C">
            <w:pPr>
              <w:pStyle w:val="XML3"/>
              <w:rPr>
                <w:del w:id="31995" w:author="Thomas Dietz" w:date="2012-08-08T17:00:00Z"/>
              </w:rPr>
            </w:pPr>
            <w:del w:id="31996" w:author="Thomas Dietz" w:date="2012-08-08T17:00:00Z">
              <w:r w:rsidRPr="009227FA" w:rsidDel="00ED0AEA">
                <w:delText>description</w:delText>
              </w:r>
            </w:del>
          </w:p>
          <w:p w14:paraId="4FA32F11" w14:textId="559D5EC6" w:rsidR="00B725E5" w:rsidRPr="009227FA" w:rsidDel="00ED0AEA" w:rsidRDefault="00B725E5" w:rsidP="004165BB">
            <w:pPr>
              <w:pStyle w:val="XML4"/>
              <w:rPr>
                <w:del w:id="31997" w:author="Thomas Dietz" w:date="2012-08-08T17:00:00Z"/>
              </w:rPr>
            </w:pPr>
            <w:del w:id="31998" w:author="Thomas Dietz" w:date="2012-08-08T17:00:00Z">
              <w:r w:rsidRPr="009227FA" w:rsidDel="00ED0AEA">
                <w:delText>"hex binary encoded string";</w:delText>
              </w:r>
            </w:del>
          </w:p>
          <w:p w14:paraId="4251806F" w14:textId="1149C6BF" w:rsidR="00B725E5" w:rsidRPr="009227FA" w:rsidDel="00ED0AEA" w:rsidRDefault="00B725E5" w:rsidP="004165BB">
            <w:pPr>
              <w:pStyle w:val="XML3"/>
              <w:rPr>
                <w:del w:id="31999" w:author="Thomas Dietz" w:date="2012-08-08T17:00:00Z"/>
              </w:rPr>
            </w:pPr>
            <w:del w:id="32000" w:author="Thomas Dietz" w:date="2012-08-08T17:00:00Z">
              <w:r w:rsidRPr="009227FA" w:rsidDel="00ED0AEA">
                <w:delText>reference</w:delText>
              </w:r>
            </w:del>
          </w:p>
          <w:p w14:paraId="4BB8F352" w14:textId="565A47AE" w:rsidR="00B725E5" w:rsidRPr="009227FA" w:rsidDel="00ED0AEA" w:rsidRDefault="00B725E5" w:rsidP="004165BB">
            <w:pPr>
              <w:pStyle w:val="XML4"/>
              <w:rPr>
                <w:del w:id="32001" w:author="Thomas Dietz" w:date="2012-08-08T17:00:00Z"/>
              </w:rPr>
            </w:pPr>
            <w:del w:id="32002" w:author="Thomas Dietz" w:date="2012-08-08T17:00:00Z">
              <w:r w:rsidRPr="009227FA" w:rsidDel="00ED0AEA">
                <w:delText>"http://www.w3.org/TR/2004/REC-xmlschema-2-20041028/datatypes.html#hexBinary";</w:delText>
              </w:r>
            </w:del>
          </w:p>
          <w:p w14:paraId="115B7831" w14:textId="607CC430" w:rsidR="00B725E5" w:rsidRPr="009227FA" w:rsidDel="00ED0AEA" w:rsidRDefault="00B725E5" w:rsidP="004165BB">
            <w:pPr>
              <w:pStyle w:val="XML2"/>
              <w:rPr>
                <w:del w:id="32003" w:author="Thomas Dietz" w:date="2012-08-08T17:00:00Z"/>
              </w:rPr>
            </w:pPr>
            <w:del w:id="32004" w:author="Thomas Dietz" w:date="2012-08-08T17:00:00Z">
              <w:r w:rsidRPr="009227FA" w:rsidDel="00ED0AEA">
                <w:delText>}</w:delText>
              </w:r>
            </w:del>
          </w:p>
          <w:p w14:paraId="3DFDF197" w14:textId="2D7F4772" w:rsidR="00B725E5" w:rsidRPr="003C232C" w:rsidDel="00ED0AEA" w:rsidRDefault="00B725E5" w:rsidP="00011096">
            <w:pPr>
              <w:pStyle w:val="XML20"/>
              <w:rPr>
                <w:del w:id="32005" w:author="Thomas Dietz" w:date="2012-08-08T17:00:00Z"/>
                <w:rFonts w:eastAsia="Times New Roman"/>
              </w:rPr>
            </w:pPr>
          </w:p>
          <w:p w14:paraId="38821D94" w14:textId="06E4AA5F" w:rsidR="00F71F36" w:rsidRPr="009227FA" w:rsidDel="00ED0AEA" w:rsidRDefault="00F71F36" w:rsidP="00011096">
            <w:pPr>
              <w:pStyle w:val="XML2"/>
              <w:rPr>
                <w:del w:id="32006" w:author="Thomas Dietz" w:date="2012-08-08T17:00:00Z"/>
              </w:rPr>
            </w:pPr>
            <w:del w:id="32007" w:author="Thomas Dietz" w:date="2012-08-08T17:00:00Z">
              <w:r w:rsidRPr="009227FA" w:rsidDel="00ED0AEA">
                <w:delText>/*****************************************************************</w:delText>
              </w:r>
            </w:del>
          </w:p>
          <w:p w14:paraId="72B58FDA" w14:textId="0D68BCB5" w:rsidR="00F71F36" w:rsidRPr="009227FA" w:rsidDel="00ED0AEA" w:rsidRDefault="00F71F36" w:rsidP="00011096">
            <w:pPr>
              <w:pStyle w:val="XML2"/>
              <w:rPr>
                <w:del w:id="32008" w:author="Thomas Dietz" w:date="2012-08-08T17:00:00Z"/>
              </w:rPr>
            </w:pPr>
            <w:del w:id="32009" w:author="Thomas Dietz" w:date="2012-08-08T17:00:00Z">
              <w:r w:rsidRPr="009227FA" w:rsidDel="00ED0AEA">
                <w:delText>* Groupings</w:delText>
              </w:r>
            </w:del>
          </w:p>
          <w:p w14:paraId="3A5C9D46" w14:textId="7E883BE1" w:rsidR="00F71F36" w:rsidRPr="009227FA" w:rsidDel="00ED0AEA" w:rsidRDefault="00F71F36" w:rsidP="00011096">
            <w:pPr>
              <w:pStyle w:val="XML2"/>
              <w:rPr>
                <w:del w:id="32010" w:author="Thomas Dietz" w:date="2012-08-08T17:00:00Z"/>
              </w:rPr>
            </w:pPr>
            <w:del w:id="32011" w:author="Thomas Dietz" w:date="2012-08-08T17:00:00Z">
              <w:r w:rsidRPr="009227FA" w:rsidDel="00ED0AEA">
                <w:delText>*****************************************************************/</w:delText>
              </w:r>
            </w:del>
          </w:p>
          <w:p w14:paraId="0E0A62AB" w14:textId="4B6E2A89" w:rsidR="00F71F36" w:rsidRPr="003C232C" w:rsidDel="00ED0AEA" w:rsidRDefault="00F71F36" w:rsidP="00011096">
            <w:pPr>
              <w:pStyle w:val="XML20"/>
              <w:rPr>
                <w:del w:id="32012" w:author="Thomas Dietz" w:date="2012-08-08T17:00:00Z"/>
                <w:rFonts w:eastAsia="Times New Roman"/>
              </w:rPr>
            </w:pPr>
          </w:p>
          <w:p w14:paraId="3F78049A" w14:textId="5C62B717" w:rsidR="00F71F36" w:rsidRPr="009227FA" w:rsidDel="00ED0AEA" w:rsidRDefault="00F71F36" w:rsidP="00011096">
            <w:pPr>
              <w:pStyle w:val="XML2"/>
              <w:rPr>
                <w:del w:id="32013" w:author="Thomas Dietz" w:date="2012-08-08T17:00:00Z"/>
              </w:rPr>
            </w:pPr>
            <w:del w:id="32014" w:author="Thomas Dietz" w:date="2012-08-08T17:00:00Z">
              <w:r w:rsidRPr="009227FA" w:rsidDel="00ED0AEA">
                <w:delText>grouping openflow-configuration-point-grouping {</w:delText>
              </w:r>
            </w:del>
          </w:p>
          <w:p w14:paraId="7A55508C" w14:textId="5216C7B8" w:rsidR="00F71F36" w:rsidRPr="009227FA" w:rsidDel="00ED0AEA" w:rsidRDefault="00F71F36" w:rsidP="00011096">
            <w:pPr>
              <w:pStyle w:val="XML3"/>
              <w:rPr>
                <w:del w:id="32015" w:author="Thomas Dietz" w:date="2012-08-08T17:00:00Z"/>
              </w:rPr>
            </w:pPr>
            <w:del w:id="32016" w:author="Thomas Dietz" w:date="2012-08-08T17:00:00Z">
              <w:r w:rsidRPr="009227FA" w:rsidDel="00ED0AEA">
                <w:delText>description "Representation of an OpenFlow Configuration Point.";</w:delText>
              </w:r>
            </w:del>
          </w:p>
          <w:p w14:paraId="36000B70" w14:textId="4EF8B9EE" w:rsidR="00F71F36" w:rsidRPr="009227FA" w:rsidDel="00ED0AEA" w:rsidRDefault="00F71F36" w:rsidP="00011096">
            <w:pPr>
              <w:pStyle w:val="XML3"/>
              <w:rPr>
                <w:del w:id="32017" w:author="Thomas Dietz" w:date="2012-08-08T17:00:00Z"/>
              </w:rPr>
            </w:pPr>
            <w:del w:id="32018" w:author="Thomas Dietz" w:date="2012-08-08T17:00:00Z">
              <w:r w:rsidRPr="009227FA" w:rsidDel="00ED0AEA">
                <w:delText>leaf id {</w:delText>
              </w:r>
            </w:del>
          </w:p>
          <w:p w14:paraId="3AC395D7" w14:textId="3701C25E" w:rsidR="00F71F36" w:rsidRPr="009227FA" w:rsidDel="00ED0AEA" w:rsidRDefault="00F71F36" w:rsidP="00011096">
            <w:pPr>
              <w:pStyle w:val="XML4"/>
              <w:rPr>
                <w:del w:id="32019" w:author="Thomas Dietz" w:date="2012-08-08T17:00:00Z"/>
              </w:rPr>
            </w:pPr>
            <w:del w:id="32020" w:author="Thomas Dietz" w:date="2012-08-08T17:00:00Z">
              <w:r w:rsidRPr="009227FA" w:rsidDel="00ED0AEA">
                <w:delText>type inet:uri;</w:delText>
              </w:r>
            </w:del>
          </w:p>
          <w:p w14:paraId="7C581DE3" w14:textId="598A60FF" w:rsidR="00F71F36" w:rsidRPr="009227FA" w:rsidDel="00ED0AEA" w:rsidRDefault="00F71F36" w:rsidP="00011096">
            <w:pPr>
              <w:pStyle w:val="XML4"/>
              <w:rPr>
                <w:del w:id="32021" w:author="Thomas Dietz" w:date="2012-08-08T17:00:00Z"/>
              </w:rPr>
            </w:pPr>
            <w:del w:id="32022" w:author="Thomas Dietz" w:date="2012-08-08T17:00:00Z">
              <w:r w:rsidRPr="009227FA" w:rsidDel="00ED0AEA">
                <w:delText>description "An identifier that identifies a Configuration Point of the OpenFlow Capable Switch.";</w:delText>
              </w:r>
            </w:del>
          </w:p>
          <w:p w14:paraId="5B7F83ED" w14:textId="2CB7F01A" w:rsidR="00F71F36" w:rsidRPr="009227FA" w:rsidDel="00ED0AEA" w:rsidRDefault="00F71F36" w:rsidP="00011096">
            <w:pPr>
              <w:pStyle w:val="XML3"/>
              <w:rPr>
                <w:del w:id="32023" w:author="Thomas Dietz" w:date="2012-08-08T17:00:00Z"/>
              </w:rPr>
            </w:pPr>
            <w:del w:id="32024" w:author="Thomas Dietz" w:date="2012-08-08T17:00:00Z">
              <w:r w:rsidRPr="009227FA" w:rsidDel="00ED0AEA">
                <w:delText>}</w:delText>
              </w:r>
            </w:del>
          </w:p>
          <w:p w14:paraId="45F4FBAE" w14:textId="64705D35" w:rsidR="00F71F36" w:rsidRPr="009227FA" w:rsidDel="00ED0AEA" w:rsidRDefault="00F71F36" w:rsidP="00011096">
            <w:pPr>
              <w:pStyle w:val="XML3"/>
              <w:rPr>
                <w:del w:id="32025" w:author="Thomas Dietz" w:date="2012-08-08T17:00:00Z"/>
              </w:rPr>
            </w:pPr>
            <w:del w:id="32026" w:author="Thomas Dietz" w:date="2012-08-08T17:00:00Z">
              <w:r w:rsidRPr="009227FA" w:rsidDel="00ED0AEA">
                <w:delText>leaf uri {</w:delText>
              </w:r>
            </w:del>
          </w:p>
          <w:p w14:paraId="62682138" w14:textId="45B4ACF8" w:rsidR="00F71F36" w:rsidRPr="009227FA" w:rsidDel="00ED0AEA" w:rsidRDefault="00F71F36" w:rsidP="00011096">
            <w:pPr>
              <w:pStyle w:val="XML4"/>
              <w:rPr>
                <w:del w:id="32027" w:author="Thomas Dietz" w:date="2012-08-08T17:00:00Z"/>
              </w:rPr>
            </w:pPr>
            <w:del w:id="32028" w:author="Thomas Dietz" w:date="2012-08-08T17:00:00Z">
              <w:r w:rsidRPr="009227FA" w:rsidDel="00ED0AEA">
                <w:delText>type inet:uri;</w:delText>
              </w:r>
            </w:del>
          </w:p>
          <w:p w14:paraId="4FCF4778" w14:textId="3F5C8374" w:rsidR="00F71F36" w:rsidRPr="009227FA" w:rsidDel="00ED0AEA" w:rsidRDefault="00F71F36" w:rsidP="00011096">
            <w:pPr>
              <w:pStyle w:val="XML4"/>
              <w:rPr>
                <w:del w:id="32029" w:author="Thomas Dietz" w:date="2012-08-08T17:00:00Z"/>
              </w:rPr>
            </w:pPr>
            <w:del w:id="32030" w:author="Thomas Dietz" w:date="2012-08-08T17:00:00Z">
              <w:r w:rsidRPr="009227FA" w:rsidDel="00ED0AEA">
                <w:delText>description "A locator of the Configuration Point. This element MAY contain a locator of the Configuration Point including, for example, anIP address and a port number.";</w:delText>
              </w:r>
            </w:del>
          </w:p>
          <w:p w14:paraId="5DF5B689" w14:textId="5B2BDF6B" w:rsidR="00F71F36" w:rsidRPr="009227FA" w:rsidDel="00ED0AEA" w:rsidRDefault="00F71F36" w:rsidP="00011096">
            <w:pPr>
              <w:pStyle w:val="XML3"/>
              <w:rPr>
                <w:del w:id="32031" w:author="Thomas Dietz" w:date="2012-08-08T17:00:00Z"/>
              </w:rPr>
            </w:pPr>
            <w:del w:id="32032" w:author="Thomas Dietz" w:date="2012-08-08T17:00:00Z">
              <w:r w:rsidRPr="009227FA" w:rsidDel="00ED0AEA">
                <w:delText>}</w:delText>
              </w:r>
            </w:del>
          </w:p>
          <w:p w14:paraId="36688DD9" w14:textId="3D26E363" w:rsidR="00F71F36" w:rsidRPr="009227FA" w:rsidDel="00ED0AEA" w:rsidRDefault="00F71F36" w:rsidP="00011096">
            <w:pPr>
              <w:pStyle w:val="XML3"/>
              <w:rPr>
                <w:del w:id="32033" w:author="Thomas Dietz" w:date="2012-08-08T17:00:00Z"/>
              </w:rPr>
            </w:pPr>
            <w:del w:id="32034" w:author="Thomas Dietz" w:date="2012-08-08T17:00:00Z">
              <w:r w:rsidRPr="009227FA" w:rsidDel="00ED0AEA">
                <w:delText>leaf protocol {</w:delText>
              </w:r>
            </w:del>
          </w:p>
          <w:p w14:paraId="64167CC5" w14:textId="17EE2CCD" w:rsidR="00F71F36" w:rsidRPr="009227FA" w:rsidDel="00ED0AEA" w:rsidRDefault="00F71F36" w:rsidP="00011096">
            <w:pPr>
              <w:pStyle w:val="XML4"/>
              <w:rPr>
                <w:del w:id="32035" w:author="Thomas Dietz" w:date="2012-08-08T17:00:00Z"/>
              </w:rPr>
            </w:pPr>
            <w:del w:id="32036" w:author="Thomas Dietz" w:date="2012-08-08T17:00:00Z">
              <w:r w:rsidRPr="009227FA" w:rsidDel="00ED0AEA">
                <w:delText>type enumeration {</w:delText>
              </w:r>
            </w:del>
          </w:p>
          <w:p w14:paraId="4DBD8195" w14:textId="2739742A" w:rsidR="00F71F36" w:rsidRPr="009227FA" w:rsidDel="00ED0AEA" w:rsidRDefault="00F71F36" w:rsidP="00011096">
            <w:pPr>
              <w:pStyle w:val="XML5"/>
              <w:rPr>
                <w:del w:id="32037" w:author="Thomas Dietz" w:date="2012-08-08T17:00:00Z"/>
              </w:rPr>
            </w:pPr>
            <w:del w:id="32038" w:author="Thomas Dietz" w:date="2012-08-08T17:00:00Z">
              <w:r w:rsidRPr="009227FA" w:rsidDel="00ED0AEA">
                <w:delText>enum "ssh";</w:delText>
              </w:r>
            </w:del>
          </w:p>
          <w:p w14:paraId="7A21202B" w14:textId="622A31DE" w:rsidR="00F71F36" w:rsidRPr="009227FA" w:rsidDel="00ED0AEA" w:rsidRDefault="00F71F36" w:rsidP="00011096">
            <w:pPr>
              <w:pStyle w:val="XML5"/>
              <w:rPr>
                <w:del w:id="32039" w:author="Thomas Dietz" w:date="2012-08-08T17:00:00Z"/>
              </w:rPr>
            </w:pPr>
            <w:del w:id="32040" w:author="Thomas Dietz" w:date="2012-08-08T17:00:00Z">
              <w:r w:rsidRPr="009227FA" w:rsidDel="00ED0AEA">
                <w:delText>enum "soap";</w:delText>
              </w:r>
            </w:del>
          </w:p>
          <w:p w14:paraId="63DC192A" w14:textId="1E622C66" w:rsidR="00F71F36" w:rsidRPr="009227FA" w:rsidDel="00ED0AEA" w:rsidRDefault="00F71F36" w:rsidP="00011096">
            <w:pPr>
              <w:pStyle w:val="XML5"/>
              <w:rPr>
                <w:del w:id="32041" w:author="Thomas Dietz" w:date="2012-08-08T17:00:00Z"/>
              </w:rPr>
            </w:pPr>
            <w:del w:id="32042" w:author="Thomas Dietz" w:date="2012-08-08T17:00:00Z">
              <w:r w:rsidRPr="009227FA" w:rsidDel="00ED0AEA">
                <w:delText>enum "tls";</w:delText>
              </w:r>
            </w:del>
          </w:p>
          <w:p w14:paraId="0DBE50BB" w14:textId="374E123B" w:rsidR="00F71F36" w:rsidRPr="009227FA" w:rsidDel="00ED0AEA" w:rsidRDefault="00F71F36" w:rsidP="00011096">
            <w:pPr>
              <w:pStyle w:val="XML5"/>
              <w:rPr>
                <w:del w:id="32043" w:author="Thomas Dietz" w:date="2012-08-08T17:00:00Z"/>
              </w:rPr>
            </w:pPr>
            <w:del w:id="32044" w:author="Thomas Dietz" w:date="2012-08-08T17:00:00Z">
              <w:r w:rsidRPr="009227FA" w:rsidDel="00ED0AEA">
                <w:delText>enum "beep";</w:delText>
              </w:r>
            </w:del>
          </w:p>
          <w:p w14:paraId="592BBBB2" w14:textId="491E3EB8" w:rsidR="00F71F36" w:rsidRPr="009227FA" w:rsidDel="00ED0AEA" w:rsidRDefault="00F71F36" w:rsidP="00011096">
            <w:pPr>
              <w:pStyle w:val="XML4"/>
              <w:rPr>
                <w:del w:id="32045" w:author="Thomas Dietz" w:date="2012-08-08T17:00:00Z"/>
              </w:rPr>
            </w:pPr>
            <w:del w:id="32046" w:author="Thomas Dietz" w:date="2012-08-08T17:00:00Z">
              <w:r w:rsidRPr="009227FA" w:rsidDel="00ED0AEA">
                <w:delText>}</w:delText>
              </w:r>
            </w:del>
          </w:p>
          <w:p w14:paraId="7DCC8A7B" w14:textId="2858F828" w:rsidR="00F71F36" w:rsidRPr="009227FA" w:rsidDel="00ED0AEA" w:rsidRDefault="00F71F36" w:rsidP="00011096">
            <w:pPr>
              <w:pStyle w:val="XML4"/>
              <w:rPr>
                <w:del w:id="32047" w:author="Thomas Dietz" w:date="2012-08-08T17:00:00Z"/>
              </w:rPr>
            </w:pPr>
            <w:del w:id="32048" w:author="Thomas Dietz" w:date="2012-08-08T17:00:00Z">
              <w:r w:rsidRPr="009227FA" w:rsidDel="00ED0AEA">
                <w:delText>default "ssh";</w:delText>
              </w:r>
            </w:del>
          </w:p>
          <w:p w14:paraId="2AE98353" w14:textId="7834CBCD" w:rsidR="00F71F36" w:rsidRPr="009227FA" w:rsidDel="00ED0AEA" w:rsidRDefault="00F71F36" w:rsidP="00011096">
            <w:pPr>
              <w:pStyle w:val="XML4"/>
              <w:rPr>
                <w:del w:id="32049" w:author="Thomas Dietz" w:date="2012-08-08T17:00:00Z"/>
              </w:rPr>
            </w:pPr>
            <w:del w:id="32050" w:author="Thomas Dietz" w:date="2012-08-08T17:00:00Z">
              <w:r w:rsidRPr="009227FA" w:rsidDel="00ED0AEA">
                <w:delText>description "The transport protocol that the Configuration Point uses when communicating via NETCONF with the OpenFlow Capable Switch.";</w:delText>
              </w:r>
            </w:del>
          </w:p>
          <w:p w14:paraId="5B5FDDB1" w14:textId="48828FD2" w:rsidR="00F71F36" w:rsidRPr="009227FA" w:rsidDel="00ED0AEA" w:rsidRDefault="00F71F36" w:rsidP="00011096">
            <w:pPr>
              <w:pStyle w:val="XML4"/>
              <w:rPr>
                <w:del w:id="32051" w:author="Thomas Dietz" w:date="2012-08-08T17:00:00Z"/>
              </w:rPr>
            </w:pPr>
            <w:del w:id="32052" w:author="Thomas Dietz" w:date="2012-08-08T17:00:00Z">
              <w:r w:rsidRPr="009227FA" w:rsidDel="00ED0AEA">
                <w:delText>reference "The mappings of NETCONF to different transport protocols are defined in RFC 6242 for SSH, RFC 4743 for SOAP, RFC 4744 for BEEP, and RFC 5539 for TLS";</w:delText>
              </w:r>
            </w:del>
          </w:p>
          <w:p w14:paraId="07C8C7A4" w14:textId="53D44281" w:rsidR="00F71F36" w:rsidRPr="009227FA" w:rsidDel="00ED0AEA" w:rsidRDefault="00F71F36" w:rsidP="00011096">
            <w:pPr>
              <w:pStyle w:val="XML3"/>
              <w:rPr>
                <w:del w:id="32053" w:author="Thomas Dietz" w:date="2012-08-08T17:00:00Z"/>
              </w:rPr>
            </w:pPr>
            <w:del w:id="32054" w:author="Thomas Dietz" w:date="2012-08-08T17:00:00Z">
              <w:r w:rsidRPr="009227FA" w:rsidDel="00ED0AEA">
                <w:delText>}</w:delText>
              </w:r>
            </w:del>
          </w:p>
          <w:p w14:paraId="3C9F871D" w14:textId="11083931" w:rsidR="00F71F36" w:rsidRPr="009227FA" w:rsidDel="00ED0AEA" w:rsidRDefault="00F71F36" w:rsidP="00011096">
            <w:pPr>
              <w:pStyle w:val="XML2"/>
              <w:rPr>
                <w:del w:id="32055" w:author="Thomas Dietz" w:date="2012-08-08T17:00:00Z"/>
              </w:rPr>
            </w:pPr>
            <w:del w:id="32056" w:author="Thomas Dietz" w:date="2012-08-08T17:00:00Z">
              <w:r w:rsidRPr="009227FA" w:rsidDel="00ED0AEA">
                <w:delText>}</w:delText>
              </w:r>
            </w:del>
          </w:p>
          <w:p w14:paraId="4F0F47A4" w14:textId="0386B69D" w:rsidR="00F71F36" w:rsidRPr="009227FA" w:rsidDel="00ED0AEA" w:rsidRDefault="00F71F36" w:rsidP="00011096">
            <w:pPr>
              <w:pStyle w:val="XML1"/>
              <w:rPr>
                <w:del w:id="32057" w:author="Thomas Dietz" w:date="2012-08-08T17:00:00Z"/>
              </w:rPr>
            </w:pPr>
          </w:p>
          <w:p w14:paraId="183C2BD5" w14:textId="62186625" w:rsidR="00F71F36" w:rsidRPr="009227FA" w:rsidDel="00ED0AEA" w:rsidRDefault="00F71F36" w:rsidP="00011096">
            <w:pPr>
              <w:pStyle w:val="XML2"/>
              <w:rPr>
                <w:del w:id="32058" w:author="Thomas Dietz" w:date="2012-08-08T17:00:00Z"/>
              </w:rPr>
            </w:pPr>
            <w:del w:id="32059" w:author="Thomas Dietz" w:date="2012-08-08T17:00:00Z">
              <w:r w:rsidRPr="009227FA" w:rsidDel="00ED0AEA">
                <w:delText>grouping openflow-logical-switch-grouping {</w:delText>
              </w:r>
            </w:del>
          </w:p>
          <w:p w14:paraId="576A4845" w14:textId="5D1393B9" w:rsidR="00F71F36" w:rsidRPr="009227FA" w:rsidDel="00ED0AEA" w:rsidRDefault="00F71F36" w:rsidP="00011096">
            <w:pPr>
              <w:pStyle w:val="XML3"/>
              <w:rPr>
                <w:del w:id="32060" w:author="Thomas Dietz" w:date="2012-08-08T17:00:00Z"/>
              </w:rPr>
            </w:pPr>
            <w:del w:id="32061" w:author="Thomas Dietz" w:date="2012-08-08T17:00:00Z">
              <w:r w:rsidRPr="009227FA" w:rsidDel="00ED0AEA">
                <w:delText>description "This grouping specifies all properties of an OpenFlow Logical Switch.";</w:delText>
              </w:r>
            </w:del>
          </w:p>
          <w:p w14:paraId="23635A42" w14:textId="53170AD4" w:rsidR="00F71F36" w:rsidRPr="009227FA" w:rsidDel="00ED0AEA" w:rsidRDefault="00F71F36" w:rsidP="00011096">
            <w:pPr>
              <w:pStyle w:val="XML3"/>
              <w:rPr>
                <w:del w:id="32062" w:author="Thomas Dietz" w:date="2012-08-08T17:00:00Z"/>
              </w:rPr>
            </w:pPr>
            <w:del w:id="32063" w:author="Thomas Dietz" w:date="2012-08-08T17:00:00Z">
              <w:r w:rsidRPr="009227FA" w:rsidDel="00ED0AEA">
                <w:delText>leaf id {</w:delText>
              </w:r>
            </w:del>
          </w:p>
          <w:p w14:paraId="358A4BA0" w14:textId="36075310" w:rsidR="00F71F36" w:rsidRPr="009227FA" w:rsidDel="00ED0AEA" w:rsidRDefault="00F71F36" w:rsidP="00011096">
            <w:pPr>
              <w:pStyle w:val="XML4"/>
              <w:rPr>
                <w:del w:id="32064" w:author="Thomas Dietz" w:date="2012-08-08T17:00:00Z"/>
              </w:rPr>
            </w:pPr>
            <w:del w:id="32065" w:author="Thomas Dietz" w:date="2012-08-08T17:00:00Z">
              <w:r w:rsidRPr="009227FA" w:rsidDel="00ED0AEA">
                <w:delText>type inet:uri;</w:delText>
              </w:r>
            </w:del>
          </w:p>
          <w:p w14:paraId="15841511" w14:textId="520A63CE" w:rsidR="00F71F36" w:rsidRPr="009227FA" w:rsidDel="00ED0AEA" w:rsidRDefault="00F71F36" w:rsidP="00011096">
            <w:pPr>
              <w:pStyle w:val="XML4"/>
              <w:rPr>
                <w:del w:id="32066" w:author="Thomas Dietz" w:date="2012-08-08T17:00:00Z"/>
              </w:rPr>
            </w:pPr>
            <w:del w:id="32067" w:author="Thomas Dietz" w:date="2012-08-08T17:00:00Z">
              <w:r w:rsidRPr="009227FA" w:rsidDel="00ED0AEA">
                <w:delText>mandatory true;</w:delText>
              </w:r>
            </w:del>
          </w:p>
          <w:p w14:paraId="0728DBC9" w14:textId="73A3AB40" w:rsidR="00F71F36" w:rsidRPr="009227FA" w:rsidDel="00ED0AEA" w:rsidRDefault="00F71F36" w:rsidP="00011096">
            <w:pPr>
              <w:pStyle w:val="XML4"/>
              <w:rPr>
                <w:del w:id="32068" w:author="Thomas Dietz" w:date="2012-08-08T17:00:00Z"/>
              </w:rPr>
            </w:pPr>
            <w:del w:id="32069" w:author="Thomas Dietz" w:date="2012-08-08T17:00:00Z">
              <w:r w:rsidRPr="009227FA" w:rsidDel="00ED0AEA">
                <w:delText>description "An unique but locally arbitrary identifier that identifies a Logical Switch within a Capable Switch and is persistent across reboots of the system.";</w:delText>
              </w:r>
            </w:del>
          </w:p>
          <w:p w14:paraId="458460BF" w14:textId="68EDB926" w:rsidR="00F71F36" w:rsidRPr="009227FA" w:rsidDel="00ED0AEA" w:rsidRDefault="00F71F36" w:rsidP="00011096">
            <w:pPr>
              <w:pStyle w:val="XML3"/>
              <w:rPr>
                <w:del w:id="32070" w:author="Thomas Dietz" w:date="2012-08-08T17:00:00Z"/>
              </w:rPr>
            </w:pPr>
            <w:del w:id="32071" w:author="Thomas Dietz" w:date="2012-08-08T17:00:00Z">
              <w:r w:rsidRPr="009227FA" w:rsidDel="00ED0AEA">
                <w:delText>}</w:delText>
              </w:r>
            </w:del>
          </w:p>
          <w:p w14:paraId="45E6B949" w14:textId="02E4CD3C" w:rsidR="002D2773" w:rsidRPr="009227FA" w:rsidDel="00ED0AEA" w:rsidRDefault="002D2773" w:rsidP="00A21E86">
            <w:pPr>
              <w:pStyle w:val="XML3"/>
              <w:rPr>
                <w:del w:id="32072" w:author="Thomas Dietz" w:date="2012-08-08T17:00:00Z"/>
              </w:rPr>
            </w:pPr>
            <w:del w:id="32073" w:author="Thomas Dietz" w:date="2012-08-08T17:00:00Z">
              <w:r w:rsidRPr="009227FA" w:rsidDel="00ED0AEA">
                <w:delText>container capabilities {</w:delText>
              </w:r>
            </w:del>
          </w:p>
          <w:p w14:paraId="3F5F0667" w14:textId="4FFA1D0F" w:rsidR="002D2773" w:rsidRPr="009227FA" w:rsidDel="00ED0AEA" w:rsidRDefault="002D2773" w:rsidP="00A21E86">
            <w:pPr>
              <w:pStyle w:val="XML4"/>
              <w:rPr>
                <w:del w:id="32074" w:author="Thomas Dietz" w:date="2012-08-08T17:00:00Z"/>
              </w:rPr>
            </w:pPr>
            <w:del w:id="32075" w:author="Thomas Dietz" w:date="2012-08-08T17:00:00Z">
              <w:r w:rsidRPr="009227FA" w:rsidDel="00ED0AEA">
                <w:delText>description "This container specifies all capability items of an   OpenFlow Logical Switch.";</w:delText>
              </w:r>
            </w:del>
          </w:p>
          <w:p w14:paraId="3B8571F0" w14:textId="49399FE4" w:rsidR="002D2773" w:rsidRPr="009227FA" w:rsidDel="00ED0AEA" w:rsidRDefault="002D2773" w:rsidP="00A21E86">
            <w:pPr>
              <w:pStyle w:val="XML4"/>
              <w:rPr>
                <w:del w:id="32076" w:author="Thomas Dietz" w:date="2012-08-08T17:00:00Z"/>
              </w:rPr>
            </w:pPr>
            <w:del w:id="32077" w:author="Thomas Dietz" w:date="2012-08-08T17:00:00Z">
              <w:r w:rsidRPr="009227FA" w:rsidDel="00ED0AEA">
                <w:delText>uses openflow-logical-switch-capabilities-grouping;</w:delText>
              </w:r>
            </w:del>
          </w:p>
          <w:p w14:paraId="4FCB50C7" w14:textId="42B7C6B1" w:rsidR="002D2773" w:rsidRPr="009227FA" w:rsidDel="00ED0AEA" w:rsidRDefault="002D2773" w:rsidP="00A21E86">
            <w:pPr>
              <w:pStyle w:val="XML3"/>
              <w:rPr>
                <w:del w:id="32078" w:author="Thomas Dietz" w:date="2012-08-08T17:00:00Z"/>
              </w:rPr>
            </w:pPr>
            <w:del w:id="32079" w:author="Thomas Dietz" w:date="2012-08-08T17:00:00Z">
              <w:r w:rsidRPr="009227FA" w:rsidDel="00ED0AEA">
                <w:delText>}</w:delText>
              </w:r>
            </w:del>
          </w:p>
          <w:p w14:paraId="0280581B" w14:textId="1F4E5E7A" w:rsidR="00F71F36" w:rsidRPr="009227FA" w:rsidDel="00ED0AEA" w:rsidRDefault="00F71F36" w:rsidP="00011096">
            <w:pPr>
              <w:pStyle w:val="XML3"/>
              <w:rPr>
                <w:del w:id="32080" w:author="Thomas Dietz" w:date="2012-08-08T17:00:00Z"/>
              </w:rPr>
            </w:pPr>
            <w:del w:id="32081" w:author="Thomas Dietz" w:date="2012-08-08T17:00:00Z">
              <w:r w:rsidRPr="009227FA" w:rsidDel="00ED0AEA">
                <w:delText>leaf datapath-id {</w:delText>
              </w:r>
            </w:del>
          </w:p>
          <w:p w14:paraId="10C0B9AF" w14:textId="1C8B308F" w:rsidR="00F71F36" w:rsidRPr="009227FA" w:rsidDel="00ED0AEA" w:rsidRDefault="00F71F36" w:rsidP="00011096">
            <w:pPr>
              <w:pStyle w:val="XML4"/>
              <w:rPr>
                <w:del w:id="32082" w:author="Thomas Dietz" w:date="2012-08-08T17:00:00Z"/>
              </w:rPr>
            </w:pPr>
            <w:del w:id="32083" w:author="Thomas Dietz" w:date="2012-08-08T17:00:00Z">
              <w:r w:rsidRPr="009227FA" w:rsidDel="00ED0AEA">
                <w:delText>type datapath-id-type;</w:delText>
              </w:r>
            </w:del>
          </w:p>
          <w:p w14:paraId="4CA0390E" w14:textId="22D2A74E" w:rsidR="00F71F36" w:rsidRPr="009227FA" w:rsidDel="00ED0AEA" w:rsidRDefault="00F71F36" w:rsidP="00011096">
            <w:pPr>
              <w:pStyle w:val="XML4"/>
              <w:rPr>
                <w:del w:id="32084" w:author="Thomas Dietz" w:date="2012-08-08T17:00:00Z"/>
              </w:rPr>
            </w:pPr>
            <w:del w:id="32085" w:author="Thomas Dietz" w:date="2012-08-08T17:00:00Z">
              <w:r w:rsidRPr="009227FA" w:rsidDel="00ED0AEA">
                <w:delText>mandatory true;</w:delText>
              </w:r>
            </w:del>
          </w:p>
          <w:p w14:paraId="39B9ADB2" w14:textId="0C29FC88" w:rsidR="00F71F36" w:rsidRPr="009227FA" w:rsidDel="00ED0AEA" w:rsidRDefault="00F71F36" w:rsidP="00011096">
            <w:pPr>
              <w:pStyle w:val="XML4"/>
              <w:rPr>
                <w:del w:id="32086" w:author="Thomas Dietz" w:date="2012-08-08T17:00:00Z"/>
              </w:rPr>
            </w:pPr>
            <w:del w:id="32087" w:author="Thomas Dietz" w:date="2012-08-08T17:00:00Z">
              <w:r w:rsidRPr="009227FA" w:rsidDel="00ED0AEA">
                <w:delText>description "The datapath identifier of the Logical Switch that uniquely identifies this Logical Switch in the controller.";</w:delText>
              </w:r>
            </w:del>
          </w:p>
          <w:p w14:paraId="234956D0" w14:textId="41C9B5F0" w:rsidR="00F71F36" w:rsidRPr="009227FA" w:rsidDel="00ED0AEA" w:rsidRDefault="00F71F36" w:rsidP="00011096">
            <w:pPr>
              <w:pStyle w:val="XML3"/>
              <w:rPr>
                <w:del w:id="32088" w:author="Thomas Dietz" w:date="2012-08-08T17:00:00Z"/>
              </w:rPr>
            </w:pPr>
            <w:del w:id="32089" w:author="Thomas Dietz" w:date="2012-08-08T17:00:00Z">
              <w:r w:rsidRPr="009227FA" w:rsidDel="00ED0AEA">
                <w:delText>}</w:delText>
              </w:r>
            </w:del>
          </w:p>
          <w:p w14:paraId="4F943889" w14:textId="72558B6E" w:rsidR="00F71F36" w:rsidRPr="009227FA" w:rsidDel="00ED0AEA" w:rsidRDefault="00F71F36" w:rsidP="00011096">
            <w:pPr>
              <w:pStyle w:val="XML3"/>
              <w:rPr>
                <w:del w:id="32090" w:author="Thomas Dietz" w:date="2012-08-08T17:00:00Z"/>
              </w:rPr>
            </w:pPr>
            <w:del w:id="32091" w:author="Thomas Dietz" w:date="2012-08-08T17:00:00Z">
              <w:r w:rsidRPr="009227FA" w:rsidDel="00ED0AEA">
                <w:delText>leaf enabled {</w:delText>
              </w:r>
            </w:del>
          </w:p>
          <w:p w14:paraId="0449CAD9" w14:textId="56D2F398" w:rsidR="00F71F36" w:rsidRPr="009227FA" w:rsidDel="00ED0AEA" w:rsidRDefault="00F71F36" w:rsidP="00011096">
            <w:pPr>
              <w:pStyle w:val="XML4"/>
              <w:rPr>
                <w:del w:id="32092" w:author="Thomas Dietz" w:date="2012-08-08T17:00:00Z"/>
              </w:rPr>
            </w:pPr>
            <w:del w:id="32093" w:author="Thomas Dietz" w:date="2012-08-08T17:00:00Z">
              <w:r w:rsidRPr="009227FA" w:rsidDel="00ED0AEA">
                <w:delText>type boolean;</w:delText>
              </w:r>
            </w:del>
          </w:p>
          <w:p w14:paraId="1DF7899A" w14:textId="75D7F8FD" w:rsidR="00F71F36" w:rsidRPr="009227FA" w:rsidDel="00ED0AEA" w:rsidRDefault="00F71F36" w:rsidP="00011096">
            <w:pPr>
              <w:pStyle w:val="XML4"/>
              <w:rPr>
                <w:del w:id="32094" w:author="Thomas Dietz" w:date="2012-08-08T17:00:00Z"/>
              </w:rPr>
            </w:pPr>
            <w:del w:id="32095" w:author="Thomas Dietz" w:date="2012-08-08T17:00:00Z">
              <w:r w:rsidRPr="009227FA" w:rsidDel="00ED0AEA">
                <w:delText>mandatory true;</w:delText>
              </w:r>
            </w:del>
          </w:p>
          <w:p w14:paraId="3C669736" w14:textId="7977FBE4" w:rsidR="00F71F36" w:rsidRPr="009227FA" w:rsidDel="00ED0AEA" w:rsidRDefault="00F71F36" w:rsidP="00011096">
            <w:pPr>
              <w:pStyle w:val="XML4"/>
              <w:rPr>
                <w:del w:id="32096" w:author="Thomas Dietz" w:date="2012-08-08T17:00:00Z"/>
              </w:rPr>
            </w:pPr>
            <w:del w:id="32097" w:author="Thomas Dietz" w:date="2012-08-08T17:00:00Z">
              <w:r w:rsidRPr="009227FA" w:rsidDel="00ED0AEA">
                <w:delText>description "Specifies if the Logical Switch is enabled.";</w:delText>
              </w:r>
            </w:del>
          </w:p>
          <w:p w14:paraId="46C3CA48" w14:textId="0B074EF2" w:rsidR="00F71F36" w:rsidRPr="009227FA" w:rsidDel="00ED0AEA" w:rsidRDefault="00F71F36" w:rsidP="00011096">
            <w:pPr>
              <w:pStyle w:val="XML3"/>
              <w:rPr>
                <w:del w:id="32098" w:author="Thomas Dietz" w:date="2012-08-08T17:00:00Z"/>
              </w:rPr>
            </w:pPr>
            <w:del w:id="32099" w:author="Thomas Dietz" w:date="2012-08-08T17:00:00Z">
              <w:r w:rsidRPr="009227FA" w:rsidDel="00ED0AEA">
                <w:delText>}</w:delText>
              </w:r>
            </w:del>
          </w:p>
          <w:p w14:paraId="603419ED" w14:textId="326C49CB" w:rsidR="00F71F36" w:rsidRPr="009227FA" w:rsidDel="00ED0AEA" w:rsidRDefault="00F71F36" w:rsidP="00011096">
            <w:pPr>
              <w:pStyle w:val="XML3"/>
              <w:rPr>
                <w:del w:id="32100" w:author="Thomas Dietz" w:date="2012-08-08T17:00:00Z"/>
              </w:rPr>
            </w:pPr>
            <w:del w:id="32101" w:author="Thomas Dietz" w:date="2012-08-08T17:00:00Z">
              <w:r w:rsidRPr="009227FA" w:rsidDel="00ED0AEA">
                <w:delText>container controllers {</w:delText>
              </w:r>
            </w:del>
          </w:p>
          <w:p w14:paraId="49D376E8" w14:textId="7F57CD34" w:rsidR="00F71F36" w:rsidRPr="009227FA" w:rsidDel="00ED0AEA" w:rsidRDefault="00F71F36" w:rsidP="00011096">
            <w:pPr>
              <w:pStyle w:val="XML4"/>
              <w:rPr>
                <w:del w:id="32102" w:author="Thomas Dietz" w:date="2012-08-08T17:00:00Z"/>
              </w:rPr>
            </w:pPr>
            <w:del w:id="32103" w:author="Thomas Dietz" w:date="2012-08-08T17:00:00Z">
              <w:r w:rsidRPr="009227FA" w:rsidDel="00ED0AEA">
                <w:delText>description "The list of controllers for this Logical switch.";</w:delText>
              </w:r>
            </w:del>
          </w:p>
          <w:p w14:paraId="50858C01" w14:textId="666849A3" w:rsidR="00F71F36" w:rsidRPr="009227FA" w:rsidDel="00ED0AEA" w:rsidRDefault="00F71F36" w:rsidP="00011096">
            <w:pPr>
              <w:pStyle w:val="XML4"/>
              <w:rPr>
                <w:del w:id="32104" w:author="Thomas Dietz" w:date="2012-08-08T17:00:00Z"/>
              </w:rPr>
            </w:pPr>
            <w:del w:id="32105" w:author="Thomas Dietz" w:date="2012-08-08T17:00:00Z">
              <w:r w:rsidRPr="009227FA" w:rsidDel="00ED0AEA">
                <w:delText>list controller {</w:delText>
              </w:r>
            </w:del>
          </w:p>
          <w:p w14:paraId="2E58E785" w14:textId="49DDD4E5" w:rsidR="00F71F36" w:rsidRPr="009227FA" w:rsidDel="00ED0AEA" w:rsidRDefault="00F71F36" w:rsidP="00011096">
            <w:pPr>
              <w:pStyle w:val="XML5"/>
              <w:rPr>
                <w:del w:id="32106" w:author="Thomas Dietz" w:date="2012-08-08T17:00:00Z"/>
              </w:rPr>
            </w:pPr>
            <w:del w:id="32107" w:author="Thomas Dietz" w:date="2012-08-08T17:00:00Z">
              <w:r w:rsidRPr="009227FA" w:rsidDel="00ED0AEA">
                <w:delText>key "id";</w:delText>
              </w:r>
            </w:del>
          </w:p>
          <w:p w14:paraId="23B69509" w14:textId="5E3D377F" w:rsidR="00F71F36" w:rsidRPr="009227FA" w:rsidDel="00ED0AEA" w:rsidRDefault="00F71F36" w:rsidP="00011096">
            <w:pPr>
              <w:pStyle w:val="XML5"/>
              <w:rPr>
                <w:del w:id="32108" w:author="Thomas Dietz" w:date="2012-08-08T17:00:00Z"/>
              </w:rPr>
            </w:pPr>
            <w:del w:id="32109" w:author="Thomas Dietz" w:date="2012-08-08T17:00:00Z">
              <w:r w:rsidRPr="009227FA" w:rsidDel="00ED0AEA">
                <w:delText>unique "id";</w:delText>
              </w:r>
            </w:del>
          </w:p>
          <w:p w14:paraId="2E804B32" w14:textId="6BA41FCC" w:rsidR="00F71F36" w:rsidRPr="009227FA" w:rsidDel="00ED0AEA" w:rsidRDefault="00F71F36" w:rsidP="00011096">
            <w:pPr>
              <w:pStyle w:val="XML5"/>
              <w:rPr>
                <w:del w:id="32110" w:author="Thomas Dietz" w:date="2012-08-08T17:00:00Z"/>
              </w:rPr>
            </w:pPr>
            <w:del w:id="32111" w:author="Thomas Dietz" w:date="2012-08-08T17:00:00Z">
              <w:r w:rsidRPr="009227FA" w:rsidDel="00ED0AEA">
                <w:delText>description "The list of controllers that are assigned to the OpenFlow Logical Switch.";</w:delText>
              </w:r>
            </w:del>
          </w:p>
          <w:p w14:paraId="0AD1773D" w14:textId="1264CDAC" w:rsidR="00F71F36" w:rsidRPr="009227FA" w:rsidDel="00ED0AEA" w:rsidRDefault="00F71F36" w:rsidP="00011096">
            <w:pPr>
              <w:pStyle w:val="XML5"/>
              <w:rPr>
                <w:del w:id="32112" w:author="Thomas Dietz" w:date="2012-08-08T17:00:00Z"/>
              </w:rPr>
            </w:pPr>
            <w:del w:id="32113" w:author="Thomas Dietz" w:date="2012-08-08T17:00:00Z">
              <w:r w:rsidRPr="009227FA" w:rsidDel="00ED0AEA">
                <w:delText>uses openflow-controller-grouping;</w:delText>
              </w:r>
            </w:del>
          </w:p>
          <w:p w14:paraId="20D809DF" w14:textId="4032FD00" w:rsidR="00F71F36" w:rsidRPr="009227FA" w:rsidDel="00ED0AEA" w:rsidRDefault="00F71F36" w:rsidP="00011096">
            <w:pPr>
              <w:pStyle w:val="XML4"/>
              <w:rPr>
                <w:del w:id="32114" w:author="Thomas Dietz" w:date="2012-08-08T17:00:00Z"/>
              </w:rPr>
            </w:pPr>
            <w:del w:id="32115" w:author="Thomas Dietz" w:date="2012-08-08T17:00:00Z">
              <w:r w:rsidRPr="009227FA" w:rsidDel="00ED0AEA">
                <w:delText>}</w:delText>
              </w:r>
            </w:del>
          </w:p>
          <w:p w14:paraId="1AFF7805" w14:textId="7F20C7B5" w:rsidR="00F71F36" w:rsidRPr="009227FA" w:rsidDel="00ED0AEA" w:rsidRDefault="00F71F36" w:rsidP="00011096">
            <w:pPr>
              <w:pStyle w:val="XML3"/>
              <w:rPr>
                <w:del w:id="32116" w:author="Thomas Dietz" w:date="2012-08-08T17:00:00Z"/>
              </w:rPr>
            </w:pPr>
            <w:del w:id="32117" w:author="Thomas Dietz" w:date="2012-08-08T17:00:00Z">
              <w:r w:rsidRPr="009227FA" w:rsidDel="00ED0AEA">
                <w:delText>}</w:delText>
              </w:r>
            </w:del>
          </w:p>
          <w:p w14:paraId="55AC20A5" w14:textId="279A5B5F" w:rsidR="00F71F36" w:rsidRPr="009227FA" w:rsidDel="00ED0AEA" w:rsidRDefault="00F71F36" w:rsidP="00011096">
            <w:pPr>
              <w:pStyle w:val="XML3"/>
              <w:rPr>
                <w:del w:id="32118" w:author="Thomas Dietz" w:date="2012-08-08T17:00:00Z"/>
              </w:rPr>
            </w:pPr>
            <w:del w:id="32119" w:author="Thomas Dietz" w:date="2012-08-08T17:00:00Z">
              <w:r w:rsidRPr="009227FA" w:rsidDel="00ED0AEA">
                <w:delText>container resources {</w:delText>
              </w:r>
            </w:del>
          </w:p>
          <w:p w14:paraId="476D490F" w14:textId="6BA13ED9" w:rsidR="00F71F36" w:rsidRPr="009227FA" w:rsidDel="00ED0AEA" w:rsidRDefault="00F71F36" w:rsidP="00011096">
            <w:pPr>
              <w:pStyle w:val="XML4"/>
              <w:rPr>
                <w:del w:id="32120" w:author="Thomas Dietz" w:date="2012-08-08T17:00:00Z"/>
              </w:rPr>
            </w:pPr>
            <w:del w:id="32121" w:author="Thomas Dietz" w:date="2012-08-08T17:00:00Z">
              <w:r w:rsidRPr="009227FA" w:rsidDel="00ED0AEA">
                <w:delText>description "The following lists reference to all resources of the OpenFlow Capable Switch that the OpenFlow Logical Switch has exclusive access to.";</w:delText>
              </w:r>
            </w:del>
          </w:p>
          <w:p w14:paraId="4698AC99" w14:textId="23F4FA1A" w:rsidR="00F71F36" w:rsidRPr="009227FA" w:rsidDel="00ED0AEA" w:rsidRDefault="00F71F36" w:rsidP="00011096">
            <w:pPr>
              <w:pStyle w:val="XML4"/>
              <w:rPr>
                <w:del w:id="32122" w:author="Thomas Dietz" w:date="2012-08-08T17:00:00Z"/>
              </w:rPr>
            </w:pPr>
            <w:del w:id="32123" w:author="Thomas Dietz" w:date="2012-08-08T17:00:00Z">
              <w:r w:rsidRPr="009227FA" w:rsidDel="00ED0AEA">
                <w:delText>leaf-list port {</w:delText>
              </w:r>
            </w:del>
          </w:p>
          <w:p w14:paraId="6A2255DA" w14:textId="082B873F" w:rsidR="00F71F36" w:rsidRPr="009227FA" w:rsidDel="00ED0AEA" w:rsidRDefault="00F71F36" w:rsidP="00011096">
            <w:pPr>
              <w:pStyle w:val="XML5"/>
              <w:rPr>
                <w:del w:id="32124" w:author="Thomas Dietz" w:date="2012-08-08T17:00:00Z"/>
              </w:rPr>
            </w:pPr>
            <w:del w:id="32125" w:author="Thomas Dietz" w:date="2012-08-08T17:00:00Z">
              <w:r w:rsidRPr="009227FA" w:rsidDel="00ED0AEA">
                <w:delText>type leafref {</w:delText>
              </w:r>
            </w:del>
          </w:p>
          <w:p w14:paraId="42447818" w14:textId="08F04086" w:rsidR="00F71F36" w:rsidRPr="009227FA" w:rsidDel="00ED0AEA" w:rsidRDefault="00F71F36" w:rsidP="00011096">
            <w:pPr>
              <w:pStyle w:val="XML6"/>
              <w:rPr>
                <w:del w:id="32126" w:author="Thomas Dietz" w:date="2012-08-08T17:00:00Z"/>
              </w:rPr>
            </w:pPr>
            <w:del w:id="32127" w:author="Thomas Dietz" w:date="2012-08-08T17:00:00Z">
              <w:r w:rsidRPr="009227FA" w:rsidDel="00ED0AEA">
                <w:delText>path "/capable-switch/resources/port/resource-id";</w:delText>
              </w:r>
            </w:del>
          </w:p>
          <w:p w14:paraId="57BFF9C6" w14:textId="03E816D8" w:rsidR="00F71F36" w:rsidRPr="009227FA" w:rsidDel="00ED0AEA" w:rsidRDefault="00F71F36" w:rsidP="00011096">
            <w:pPr>
              <w:pStyle w:val="XML5"/>
              <w:rPr>
                <w:del w:id="32128" w:author="Thomas Dietz" w:date="2012-08-08T17:00:00Z"/>
              </w:rPr>
            </w:pPr>
            <w:del w:id="32129" w:author="Thomas Dietz" w:date="2012-08-08T17:00:00Z">
              <w:r w:rsidRPr="009227FA" w:rsidDel="00ED0AEA">
                <w:delText>}</w:delText>
              </w:r>
            </w:del>
          </w:p>
          <w:p w14:paraId="7ADDFE96" w14:textId="00C98EDB" w:rsidR="00F71F36" w:rsidRPr="009227FA" w:rsidDel="00ED0AEA" w:rsidRDefault="00F71F36" w:rsidP="00011096">
            <w:pPr>
              <w:pStyle w:val="XML5"/>
              <w:rPr>
                <w:del w:id="32130" w:author="Thomas Dietz" w:date="2012-08-08T17:00:00Z"/>
              </w:rPr>
            </w:pPr>
            <w:del w:id="32131" w:author="Thomas Dietz" w:date="2012-08-08T17:00:00Z">
              <w:r w:rsidRPr="009227FA" w:rsidDel="00ED0AEA">
                <w:delText>description "The list references to all port resources of the OpenFlow Capable Switch that the OpenFlow Logical Switch has exclusive access to.";</w:delText>
              </w:r>
            </w:del>
          </w:p>
          <w:p w14:paraId="317CC2A5" w14:textId="4F7A0C33" w:rsidR="00F71F36" w:rsidRPr="009227FA" w:rsidDel="00ED0AEA" w:rsidRDefault="00F71F36" w:rsidP="00011096">
            <w:pPr>
              <w:pStyle w:val="XML4"/>
              <w:rPr>
                <w:del w:id="32132" w:author="Thomas Dietz" w:date="2012-08-08T17:00:00Z"/>
              </w:rPr>
            </w:pPr>
            <w:del w:id="32133" w:author="Thomas Dietz" w:date="2012-08-08T17:00:00Z">
              <w:r w:rsidRPr="009227FA" w:rsidDel="00ED0AEA">
                <w:delText>}</w:delText>
              </w:r>
            </w:del>
          </w:p>
          <w:p w14:paraId="1A43FB0D" w14:textId="1832D38D" w:rsidR="00F71F36" w:rsidRPr="009227FA" w:rsidDel="00ED0AEA" w:rsidRDefault="00F71F36" w:rsidP="00011096">
            <w:pPr>
              <w:pStyle w:val="XML4"/>
              <w:rPr>
                <w:del w:id="32134" w:author="Thomas Dietz" w:date="2012-08-08T17:00:00Z"/>
              </w:rPr>
            </w:pPr>
            <w:del w:id="32135" w:author="Thomas Dietz" w:date="2012-08-08T17:00:00Z">
              <w:r w:rsidRPr="009227FA" w:rsidDel="00ED0AEA">
                <w:delText>leaf-list queue {</w:delText>
              </w:r>
            </w:del>
          </w:p>
          <w:p w14:paraId="3D02E3A9" w14:textId="70EA910D" w:rsidR="00F71F36" w:rsidRPr="009227FA" w:rsidDel="00ED0AEA" w:rsidRDefault="00F71F36" w:rsidP="00011096">
            <w:pPr>
              <w:pStyle w:val="XML5"/>
              <w:rPr>
                <w:del w:id="32136" w:author="Thomas Dietz" w:date="2012-08-08T17:00:00Z"/>
              </w:rPr>
            </w:pPr>
            <w:del w:id="32137" w:author="Thomas Dietz" w:date="2012-08-08T17:00:00Z">
              <w:r w:rsidRPr="009227FA" w:rsidDel="00ED0AEA">
                <w:delText>type leafref {</w:delText>
              </w:r>
            </w:del>
          </w:p>
          <w:p w14:paraId="32E49E3E" w14:textId="71CB8ED7" w:rsidR="00F71F36" w:rsidRPr="009227FA" w:rsidDel="00ED0AEA" w:rsidRDefault="00F71F36" w:rsidP="00011096">
            <w:pPr>
              <w:pStyle w:val="XML6"/>
              <w:rPr>
                <w:del w:id="32138" w:author="Thomas Dietz" w:date="2012-08-08T17:00:00Z"/>
              </w:rPr>
            </w:pPr>
            <w:del w:id="32139" w:author="Thomas Dietz" w:date="2012-08-08T17:00:00Z">
              <w:r w:rsidRPr="009227FA" w:rsidDel="00ED0AEA">
                <w:delText>path "/capable-switch/resources/queue/resource-id";</w:delText>
              </w:r>
            </w:del>
          </w:p>
          <w:p w14:paraId="07976DD2" w14:textId="2933B655" w:rsidR="00F71F36" w:rsidRPr="009227FA" w:rsidDel="00ED0AEA" w:rsidRDefault="00F71F36" w:rsidP="00011096">
            <w:pPr>
              <w:pStyle w:val="XML5"/>
              <w:rPr>
                <w:del w:id="32140" w:author="Thomas Dietz" w:date="2012-08-08T17:00:00Z"/>
              </w:rPr>
            </w:pPr>
            <w:del w:id="32141" w:author="Thomas Dietz" w:date="2012-08-08T17:00:00Z">
              <w:r w:rsidRPr="009227FA" w:rsidDel="00ED0AEA">
                <w:delText>}</w:delText>
              </w:r>
            </w:del>
          </w:p>
          <w:p w14:paraId="575CB4BB" w14:textId="3FE6A7D5" w:rsidR="00F71F36" w:rsidRPr="009227FA" w:rsidDel="00ED0AEA" w:rsidRDefault="00F71F36" w:rsidP="00011096">
            <w:pPr>
              <w:pStyle w:val="XML5"/>
              <w:rPr>
                <w:del w:id="32142" w:author="Thomas Dietz" w:date="2012-08-08T17:00:00Z"/>
              </w:rPr>
            </w:pPr>
            <w:del w:id="32143" w:author="Thomas Dietz" w:date="2012-08-08T17:00:00Z">
              <w:r w:rsidRPr="009227FA" w:rsidDel="00ED0AEA">
                <w:delText>description "The list references to all queue resources of the OpenFlow Capable Switch that the OpenFlow Logical Switch has exclusive access to.";</w:delText>
              </w:r>
            </w:del>
          </w:p>
          <w:p w14:paraId="1A8E408E" w14:textId="0EC15EC3" w:rsidR="00F71F36" w:rsidRPr="009227FA" w:rsidDel="00ED0AEA" w:rsidRDefault="00F71F36" w:rsidP="00011096">
            <w:pPr>
              <w:pStyle w:val="XML4"/>
              <w:rPr>
                <w:del w:id="32144" w:author="Thomas Dietz" w:date="2012-08-08T17:00:00Z"/>
              </w:rPr>
            </w:pPr>
            <w:del w:id="32145" w:author="Thomas Dietz" w:date="2012-08-08T17:00:00Z">
              <w:r w:rsidRPr="009227FA" w:rsidDel="00ED0AEA">
                <w:delText>}</w:delText>
              </w:r>
            </w:del>
          </w:p>
          <w:p w14:paraId="27CF45A3" w14:textId="2F40A052" w:rsidR="00131B1F" w:rsidDel="00ED0AEA" w:rsidRDefault="00131B1F" w:rsidP="00131B1F">
            <w:pPr>
              <w:pStyle w:val="XML4"/>
              <w:rPr>
                <w:del w:id="32146" w:author="Thomas Dietz" w:date="2012-08-08T17:00:00Z"/>
              </w:rPr>
            </w:pPr>
            <w:del w:id="32147" w:author="Thomas Dietz" w:date="2012-08-08T17:00:00Z">
              <w:r w:rsidDel="00ED0AEA">
                <w:delText>leaf certificate {</w:delText>
              </w:r>
            </w:del>
          </w:p>
          <w:p w14:paraId="55AF42EC" w14:textId="5D532D73" w:rsidR="00131B1F" w:rsidDel="00ED0AEA" w:rsidRDefault="00131B1F" w:rsidP="004165BB">
            <w:pPr>
              <w:pStyle w:val="XML5"/>
              <w:rPr>
                <w:del w:id="32148" w:author="Thomas Dietz" w:date="2012-08-08T17:00:00Z"/>
              </w:rPr>
            </w:pPr>
            <w:del w:id="32149" w:author="Thomas Dietz" w:date="2012-08-08T17:00:00Z">
              <w:r w:rsidDel="00ED0AEA">
                <w:delText>type leafref {</w:delText>
              </w:r>
            </w:del>
          </w:p>
          <w:p w14:paraId="3FA7473A" w14:textId="5B036F70" w:rsidR="00131B1F" w:rsidDel="00ED0AEA" w:rsidRDefault="00131B1F" w:rsidP="004165BB">
            <w:pPr>
              <w:pStyle w:val="XML6"/>
              <w:rPr>
                <w:del w:id="32150" w:author="Thomas Dietz" w:date="2012-08-08T17:00:00Z"/>
              </w:rPr>
            </w:pPr>
            <w:del w:id="32151" w:author="Thomas Dietz" w:date="2012-08-08T17:00:00Z">
              <w:r w:rsidDel="00ED0AEA">
                <w:delText>path "/capable-switch/resources/owned-certificate/resource-id";</w:delText>
              </w:r>
            </w:del>
          </w:p>
          <w:p w14:paraId="0F6460B4" w14:textId="2DD713A6" w:rsidR="00131B1F" w:rsidDel="00ED0AEA" w:rsidRDefault="00131B1F" w:rsidP="004165BB">
            <w:pPr>
              <w:pStyle w:val="XML5"/>
              <w:rPr>
                <w:del w:id="32152" w:author="Thomas Dietz" w:date="2012-08-08T17:00:00Z"/>
              </w:rPr>
            </w:pPr>
            <w:del w:id="32153" w:author="Thomas Dietz" w:date="2012-08-08T17:00:00Z">
              <w:r w:rsidDel="00ED0AEA">
                <w:delText>}</w:delText>
              </w:r>
            </w:del>
          </w:p>
          <w:p w14:paraId="1C390E5A" w14:textId="2F1999BA" w:rsidR="00131B1F" w:rsidDel="00ED0AEA" w:rsidRDefault="00131B1F" w:rsidP="004165BB">
            <w:pPr>
              <w:pStyle w:val="XML5"/>
              <w:rPr>
                <w:del w:id="32154" w:author="Thomas Dietz" w:date="2012-08-08T17:00:00Z"/>
              </w:rPr>
            </w:pPr>
            <w:del w:id="32155" w:author="Thomas Dietz" w:date="2012-08-08T17:00:00Z">
              <w:r w:rsidDel="00ED0AEA">
                <w:delText>description "The reference to the owned certificate in the OpenFlow Capable Switch that the OpenFlow Logical Switch used to identify itself.";</w:delText>
              </w:r>
            </w:del>
          </w:p>
          <w:p w14:paraId="48FEF7A3" w14:textId="042B46EC" w:rsidR="00131B1F" w:rsidDel="00ED0AEA" w:rsidRDefault="00131B1F" w:rsidP="00131B1F">
            <w:pPr>
              <w:pStyle w:val="XML4"/>
              <w:rPr>
                <w:del w:id="32156" w:author="Thomas Dietz" w:date="2012-08-08T17:00:00Z"/>
              </w:rPr>
            </w:pPr>
            <w:del w:id="32157" w:author="Thomas Dietz" w:date="2012-08-08T17:00:00Z">
              <w:r w:rsidDel="00ED0AEA">
                <w:delText>}</w:delText>
              </w:r>
            </w:del>
          </w:p>
          <w:p w14:paraId="524ACAB8" w14:textId="0E8E4541" w:rsidR="00A628B3" w:rsidRPr="009227FA" w:rsidDel="00ED0AEA" w:rsidRDefault="00A628B3" w:rsidP="00131B1F">
            <w:pPr>
              <w:pStyle w:val="XML4"/>
              <w:rPr>
                <w:del w:id="32158" w:author="Thomas Dietz" w:date="2012-08-08T17:00:00Z"/>
              </w:rPr>
            </w:pPr>
            <w:del w:id="32159" w:author="Thomas Dietz" w:date="2012-08-08T17:00:00Z">
              <w:r w:rsidRPr="009227FA" w:rsidDel="00ED0AEA">
                <w:delText>leaf-list flow-table {</w:delText>
              </w:r>
            </w:del>
          </w:p>
          <w:p w14:paraId="1A4FD3A1" w14:textId="03037761" w:rsidR="00A628B3" w:rsidRPr="009227FA" w:rsidDel="00ED0AEA" w:rsidRDefault="00A628B3" w:rsidP="00A21E86">
            <w:pPr>
              <w:pStyle w:val="XML5"/>
              <w:rPr>
                <w:del w:id="32160" w:author="Thomas Dietz" w:date="2012-08-08T17:00:00Z"/>
              </w:rPr>
            </w:pPr>
            <w:del w:id="32161" w:author="Thomas Dietz" w:date="2012-08-08T17:00:00Z">
              <w:r w:rsidRPr="009227FA" w:rsidDel="00ED0AEA">
                <w:delText>type leafref {</w:delText>
              </w:r>
            </w:del>
          </w:p>
          <w:p w14:paraId="037698B7" w14:textId="37077086" w:rsidR="00A628B3" w:rsidRPr="009227FA" w:rsidDel="00ED0AEA" w:rsidRDefault="00A628B3" w:rsidP="00A21E86">
            <w:pPr>
              <w:pStyle w:val="XML6"/>
              <w:rPr>
                <w:del w:id="32162" w:author="Thomas Dietz" w:date="2012-08-08T17:00:00Z"/>
              </w:rPr>
            </w:pPr>
            <w:del w:id="32163" w:author="Thomas Dietz" w:date="2012-08-08T17:00:00Z">
              <w:r w:rsidRPr="009227FA" w:rsidDel="00ED0AEA">
                <w:delText>path "/capable-switch/resources/flow-table/resource-id";</w:delText>
              </w:r>
            </w:del>
          </w:p>
          <w:p w14:paraId="77CD540F" w14:textId="33748592" w:rsidR="00A628B3" w:rsidRPr="009227FA" w:rsidDel="00ED0AEA" w:rsidRDefault="00A628B3" w:rsidP="00A21E86">
            <w:pPr>
              <w:pStyle w:val="XML5"/>
              <w:rPr>
                <w:del w:id="32164" w:author="Thomas Dietz" w:date="2012-08-08T17:00:00Z"/>
              </w:rPr>
            </w:pPr>
            <w:del w:id="32165" w:author="Thomas Dietz" w:date="2012-08-08T17:00:00Z">
              <w:r w:rsidRPr="009227FA" w:rsidDel="00ED0AEA">
                <w:delText>}</w:delText>
              </w:r>
            </w:del>
          </w:p>
          <w:p w14:paraId="1B1EAA67" w14:textId="4B17E51C" w:rsidR="00A628B3" w:rsidRPr="009227FA" w:rsidDel="00ED0AEA" w:rsidRDefault="00A628B3" w:rsidP="00A21E86">
            <w:pPr>
              <w:pStyle w:val="XML5"/>
              <w:rPr>
                <w:del w:id="32166" w:author="Thomas Dietz" w:date="2012-08-08T17:00:00Z"/>
              </w:rPr>
            </w:pPr>
            <w:del w:id="32167" w:author="Thomas Dietz" w:date="2012-08-08T17:00:00Z">
              <w:r w:rsidRPr="009227FA" w:rsidDel="00ED0AEA">
                <w:delText xml:space="preserve">description "The list references to all flow table resources </w:delText>
              </w:r>
              <w:r w:rsidR="00F045C5" w:rsidRPr="009227FA" w:rsidDel="00ED0AEA">
                <w:delText xml:space="preserve">  </w:delText>
              </w:r>
              <w:r w:rsidRPr="009227FA" w:rsidDel="00ED0AEA">
                <w:delText>of the OpenFlow Capable Switch that the OpenFlow Logical Switch has exclusive access to.";</w:delText>
              </w:r>
            </w:del>
          </w:p>
          <w:p w14:paraId="5E4F3A29" w14:textId="6EBD44A7" w:rsidR="00F71F36" w:rsidRPr="009227FA" w:rsidDel="00ED0AEA" w:rsidRDefault="00F71F36" w:rsidP="004165BB">
            <w:pPr>
              <w:pStyle w:val="XML4"/>
              <w:rPr>
                <w:del w:id="32168" w:author="Thomas Dietz" w:date="2012-08-08T17:00:00Z"/>
              </w:rPr>
            </w:pPr>
            <w:del w:id="32169" w:author="Thomas Dietz" w:date="2012-08-08T17:00:00Z">
              <w:r w:rsidRPr="009227FA" w:rsidDel="00ED0AEA">
                <w:delText>}</w:delText>
              </w:r>
            </w:del>
          </w:p>
          <w:p w14:paraId="2077280A" w14:textId="6DFFA091" w:rsidR="00F71F36" w:rsidRPr="009227FA" w:rsidDel="00ED0AEA" w:rsidRDefault="00F71F36" w:rsidP="004165BB">
            <w:pPr>
              <w:pStyle w:val="XML3"/>
              <w:rPr>
                <w:del w:id="32170" w:author="Thomas Dietz" w:date="2012-08-08T17:00:00Z"/>
              </w:rPr>
            </w:pPr>
            <w:del w:id="32171" w:author="Thomas Dietz" w:date="2012-08-08T17:00:00Z">
              <w:r w:rsidRPr="009227FA" w:rsidDel="00ED0AEA">
                <w:delText>}</w:delText>
              </w:r>
            </w:del>
          </w:p>
          <w:p w14:paraId="17177F58" w14:textId="02BFDC15" w:rsidR="00A86A7F" w:rsidRPr="009227FA" w:rsidDel="00ED0AEA" w:rsidRDefault="00A86A7F" w:rsidP="00011096">
            <w:pPr>
              <w:pStyle w:val="XML2"/>
              <w:rPr>
                <w:del w:id="32172" w:author="Thomas Dietz" w:date="2012-08-08T17:00:00Z"/>
              </w:rPr>
            </w:pPr>
            <w:del w:id="32173" w:author="Thomas Dietz" w:date="2012-08-08T17:00:00Z">
              <w:r w:rsidRPr="009227FA" w:rsidDel="00ED0AEA">
                <w:delText>}</w:delText>
              </w:r>
            </w:del>
          </w:p>
          <w:p w14:paraId="1647C5C0" w14:textId="156AB96B" w:rsidR="00F71F36" w:rsidRPr="009227FA" w:rsidDel="00ED0AEA" w:rsidRDefault="00F71F36" w:rsidP="00011096">
            <w:pPr>
              <w:pStyle w:val="XML1"/>
              <w:rPr>
                <w:del w:id="32174" w:author="Thomas Dietz" w:date="2012-08-08T17:00:00Z"/>
              </w:rPr>
            </w:pPr>
          </w:p>
          <w:p w14:paraId="12542BA6" w14:textId="5D6ACE22" w:rsidR="00614584" w:rsidRPr="009227FA" w:rsidDel="00ED0AEA" w:rsidRDefault="00614584" w:rsidP="004165BB">
            <w:pPr>
              <w:pStyle w:val="XML2"/>
              <w:rPr>
                <w:del w:id="32175" w:author="Thomas Dietz" w:date="2012-08-08T17:00:00Z"/>
              </w:rPr>
            </w:pPr>
            <w:del w:id="32176" w:author="Thomas Dietz" w:date="2012-08-08T17:00:00Z">
              <w:r w:rsidRPr="009227FA" w:rsidDel="00ED0AEA">
                <w:delText>grouping openflow-logical-switch-capabilities-grouping {</w:delText>
              </w:r>
            </w:del>
          </w:p>
          <w:p w14:paraId="421B38DA" w14:textId="6572C5CA" w:rsidR="00614584" w:rsidRPr="009227FA" w:rsidDel="00ED0AEA" w:rsidRDefault="00614584" w:rsidP="004165BB">
            <w:pPr>
              <w:pStyle w:val="XML3"/>
              <w:rPr>
                <w:del w:id="32177" w:author="Thomas Dietz" w:date="2012-08-08T17:00:00Z"/>
              </w:rPr>
            </w:pPr>
            <w:del w:id="32178" w:author="Thomas Dietz" w:date="2012-08-08T17:00:00Z">
              <w:r w:rsidRPr="009227FA" w:rsidDel="00ED0AEA">
                <w:delText>description "This grouping specifies all properties of an OpenFlow logical switch's capabilities.";</w:delText>
              </w:r>
            </w:del>
          </w:p>
          <w:p w14:paraId="049F0D5A" w14:textId="7F1AD59C" w:rsidR="00614584" w:rsidRPr="009227FA" w:rsidDel="00ED0AEA" w:rsidRDefault="00614584" w:rsidP="00FB5818">
            <w:pPr>
              <w:pStyle w:val="XML2"/>
              <w:rPr>
                <w:del w:id="32179" w:author="Thomas Dietz" w:date="2012-08-08T17:00:00Z"/>
              </w:rPr>
            </w:pPr>
            <w:del w:id="32180" w:author="Thomas Dietz" w:date="2012-08-08T17:00:00Z">
              <w:r w:rsidRPr="009227FA" w:rsidDel="00ED0AEA">
                <w:delText>leaf max-buffered-packets {</w:delText>
              </w:r>
            </w:del>
          </w:p>
          <w:p w14:paraId="64CFD65D" w14:textId="4381ABD8" w:rsidR="00614584" w:rsidRPr="009227FA" w:rsidDel="00ED0AEA" w:rsidRDefault="00614584" w:rsidP="00FB5818">
            <w:pPr>
              <w:pStyle w:val="XML3"/>
              <w:rPr>
                <w:del w:id="32181" w:author="Thomas Dietz" w:date="2012-08-08T17:00:00Z"/>
              </w:rPr>
            </w:pPr>
            <w:del w:id="32182" w:author="Thomas Dietz" w:date="2012-08-08T17:00:00Z">
              <w:r w:rsidRPr="009227FA" w:rsidDel="00ED0AEA">
                <w:delText>type uint32;</w:delText>
              </w:r>
            </w:del>
          </w:p>
          <w:p w14:paraId="145F8F1F" w14:textId="041D69C5" w:rsidR="00614584" w:rsidRPr="009227FA" w:rsidDel="00ED0AEA" w:rsidRDefault="00614584" w:rsidP="00FB5818">
            <w:pPr>
              <w:pStyle w:val="XML3"/>
              <w:rPr>
                <w:del w:id="32183" w:author="Thomas Dietz" w:date="2012-08-08T17:00:00Z"/>
              </w:rPr>
            </w:pPr>
            <w:del w:id="32184" w:author="Thomas Dietz" w:date="2012-08-08T17:00:00Z">
              <w:r w:rsidRPr="009227FA" w:rsidDel="00ED0AEA">
                <w:delText>description "The maximum number of packets the logical switch can buffer when sending packets to the controller using packet-in messages.";</w:delText>
              </w:r>
            </w:del>
          </w:p>
          <w:p w14:paraId="310249DE" w14:textId="04D9B04B" w:rsidR="00614584" w:rsidRPr="009227FA" w:rsidDel="00ED0AEA" w:rsidRDefault="00FB5818" w:rsidP="00FB5818">
            <w:pPr>
              <w:pStyle w:val="XML2"/>
              <w:rPr>
                <w:del w:id="32185" w:author="Thomas Dietz" w:date="2012-08-08T17:00:00Z"/>
              </w:rPr>
            </w:pPr>
            <w:del w:id="32186" w:author="Thomas Dietz" w:date="2012-08-08T17:00:00Z">
              <w:r w:rsidRPr="009227FA" w:rsidDel="00ED0AEA">
                <w:delText>}</w:delText>
              </w:r>
            </w:del>
          </w:p>
          <w:p w14:paraId="70AF3600" w14:textId="2E4CF242" w:rsidR="00614584" w:rsidRPr="009227FA" w:rsidDel="00ED0AEA" w:rsidRDefault="00614584" w:rsidP="00FB5818">
            <w:pPr>
              <w:pStyle w:val="XML2"/>
              <w:rPr>
                <w:del w:id="32187" w:author="Thomas Dietz" w:date="2012-08-08T17:00:00Z"/>
              </w:rPr>
            </w:pPr>
            <w:del w:id="32188" w:author="Thomas Dietz" w:date="2012-08-08T17:00:00Z">
              <w:r w:rsidRPr="009227FA" w:rsidDel="00ED0AEA">
                <w:delText>leaf max-tables {</w:delText>
              </w:r>
            </w:del>
          </w:p>
          <w:p w14:paraId="0CB7893A" w14:textId="58F68C9E" w:rsidR="00614584" w:rsidRPr="009227FA" w:rsidDel="00ED0AEA" w:rsidRDefault="00614584" w:rsidP="00FB5818">
            <w:pPr>
              <w:pStyle w:val="XML3"/>
              <w:rPr>
                <w:del w:id="32189" w:author="Thomas Dietz" w:date="2012-08-08T17:00:00Z"/>
              </w:rPr>
            </w:pPr>
            <w:del w:id="32190" w:author="Thomas Dietz" w:date="2012-08-08T17:00:00Z">
              <w:r w:rsidRPr="009227FA" w:rsidDel="00ED0AEA">
                <w:delText>type uint8;</w:delText>
              </w:r>
            </w:del>
          </w:p>
          <w:p w14:paraId="781826D8" w14:textId="057D5D8C" w:rsidR="00614584" w:rsidRPr="009227FA" w:rsidDel="00ED0AEA" w:rsidRDefault="00614584" w:rsidP="00FB5818">
            <w:pPr>
              <w:pStyle w:val="XML3"/>
              <w:rPr>
                <w:del w:id="32191" w:author="Thomas Dietz" w:date="2012-08-08T17:00:00Z"/>
              </w:rPr>
            </w:pPr>
            <w:del w:id="32192" w:author="Thomas Dietz" w:date="2012-08-08T17:00:00Z">
              <w:r w:rsidRPr="009227FA" w:rsidDel="00ED0AEA">
                <w:delText>description "The number of flow tables supported by the logical switch.";</w:delText>
              </w:r>
            </w:del>
          </w:p>
          <w:p w14:paraId="51973630" w14:textId="36271114" w:rsidR="00614584" w:rsidRPr="009227FA" w:rsidDel="00ED0AEA" w:rsidRDefault="00FB5818" w:rsidP="00FB5818">
            <w:pPr>
              <w:pStyle w:val="XML2"/>
              <w:rPr>
                <w:del w:id="32193" w:author="Thomas Dietz" w:date="2012-08-08T17:00:00Z"/>
              </w:rPr>
            </w:pPr>
            <w:del w:id="32194" w:author="Thomas Dietz" w:date="2012-08-08T17:00:00Z">
              <w:r w:rsidRPr="009227FA" w:rsidDel="00ED0AEA">
                <w:delText>}</w:delText>
              </w:r>
            </w:del>
          </w:p>
          <w:p w14:paraId="66C42408" w14:textId="13C70462" w:rsidR="00614584" w:rsidRPr="009227FA" w:rsidDel="00ED0AEA" w:rsidRDefault="00614584" w:rsidP="00FB5818">
            <w:pPr>
              <w:pStyle w:val="XML2"/>
              <w:rPr>
                <w:del w:id="32195" w:author="Thomas Dietz" w:date="2012-08-08T17:00:00Z"/>
              </w:rPr>
            </w:pPr>
            <w:del w:id="32196" w:author="Thomas Dietz" w:date="2012-08-08T17:00:00Z">
              <w:r w:rsidRPr="009227FA" w:rsidDel="00ED0AEA">
                <w:delText>leaf max-ports {</w:delText>
              </w:r>
            </w:del>
          </w:p>
          <w:p w14:paraId="0DA744B7" w14:textId="54FFEE74" w:rsidR="00614584" w:rsidRPr="009227FA" w:rsidDel="00ED0AEA" w:rsidRDefault="00614584" w:rsidP="00FB5818">
            <w:pPr>
              <w:pStyle w:val="XML3"/>
              <w:rPr>
                <w:del w:id="32197" w:author="Thomas Dietz" w:date="2012-08-08T17:00:00Z"/>
              </w:rPr>
            </w:pPr>
            <w:del w:id="32198" w:author="Thomas Dietz" w:date="2012-08-08T17:00:00Z">
              <w:r w:rsidRPr="009227FA" w:rsidDel="00ED0AEA">
                <w:delText>type uint32;</w:delText>
              </w:r>
            </w:del>
          </w:p>
          <w:p w14:paraId="6503D2FB" w14:textId="363B3D77" w:rsidR="00614584" w:rsidRPr="009227FA" w:rsidDel="00ED0AEA" w:rsidRDefault="00614584" w:rsidP="00FB5818">
            <w:pPr>
              <w:pStyle w:val="XML3"/>
              <w:rPr>
                <w:del w:id="32199" w:author="Thomas Dietz" w:date="2012-08-08T17:00:00Z"/>
              </w:rPr>
            </w:pPr>
            <w:del w:id="32200" w:author="Thomas Dietz" w:date="2012-08-08T17:00:00Z">
              <w:r w:rsidRPr="009227FA" w:rsidDel="00ED0AEA">
                <w:delText>description "The number of flow tables supported by the logical switch.";</w:delText>
              </w:r>
            </w:del>
          </w:p>
          <w:p w14:paraId="5EC1D15B" w14:textId="55454D06" w:rsidR="00614584" w:rsidRPr="009227FA" w:rsidDel="00ED0AEA" w:rsidRDefault="00FB5818" w:rsidP="00FB5818">
            <w:pPr>
              <w:pStyle w:val="XML2"/>
              <w:rPr>
                <w:del w:id="32201" w:author="Thomas Dietz" w:date="2012-08-08T17:00:00Z"/>
              </w:rPr>
            </w:pPr>
            <w:del w:id="32202" w:author="Thomas Dietz" w:date="2012-08-08T17:00:00Z">
              <w:r w:rsidRPr="009227FA" w:rsidDel="00ED0AEA">
                <w:delText>}</w:delText>
              </w:r>
            </w:del>
          </w:p>
          <w:p w14:paraId="50E6B4C0" w14:textId="5EA8B738" w:rsidR="00614584" w:rsidRPr="009227FA" w:rsidDel="00ED0AEA" w:rsidRDefault="00614584" w:rsidP="00FB5818">
            <w:pPr>
              <w:pStyle w:val="XML2"/>
              <w:rPr>
                <w:del w:id="32203" w:author="Thomas Dietz" w:date="2012-08-08T17:00:00Z"/>
              </w:rPr>
            </w:pPr>
            <w:del w:id="32204" w:author="Thomas Dietz" w:date="2012-08-08T17:00:00Z">
              <w:r w:rsidRPr="009227FA" w:rsidDel="00ED0AEA">
                <w:delText>leaf flow-statistics {</w:delText>
              </w:r>
            </w:del>
          </w:p>
          <w:p w14:paraId="3DB0FCEC" w14:textId="0989C999" w:rsidR="00614584" w:rsidRPr="009227FA" w:rsidDel="00ED0AEA" w:rsidRDefault="00614584" w:rsidP="00FB5818">
            <w:pPr>
              <w:pStyle w:val="XML3"/>
              <w:rPr>
                <w:del w:id="32205" w:author="Thomas Dietz" w:date="2012-08-08T17:00:00Z"/>
              </w:rPr>
            </w:pPr>
            <w:del w:id="32206" w:author="Thomas Dietz" w:date="2012-08-08T17:00:00Z">
              <w:r w:rsidRPr="009227FA" w:rsidDel="00ED0AEA">
                <w:delText>type boolean;</w:delText>
              </w:r>
            </w:del>
          </w:p>
          <w:p w14:paraId="49E3B509" w14:textId="0607956D" w:rsidR="00614584" w:rsidRPr="009227FA" w:rsidDel="00ED0AEA" w:rsidRDefault="00614584" w:rsidP="00FB5818">
            <w:pPr>
              <w:pStyle w:val="XML3"/>
              <w:rPr>
                <w:del w:id="32207" w:author="Thomas Dietz" w:date="2012-08-08T17:00:00Z"/>
              </w:rPr>
            </w:pPr>
            <w:del w:id="32208" w:author="Thomas Dietz" w:date="2012-08-08T17:00:00Z">
              <w:r w:rsidRPr="009227FA" w:rsidDel="00ED0AEA">
                <w:delText>default false;</w:delText>
              </w:r>
            </w:del>
          </w:p>
          <w:p w14:paraId="3FA5092A" w14:textId="6BFC3BD4" w:rsidR="00614584" w:rsidRPr="009227FA" w:rsidDel="00ED0AEA" w:rsidRDefault="00614584" w:rsidP="00FB5818">
            <w:pPr>
              <w:pStyle w:val="XML3"/>
              <w:rPr>
                <w:del w:id="32209" w:author="Thomas Dietz" w:date="2012-08-08T17:00:00Z"/>
              </w:rPr>
            </w:pPr>
            <w:del w:id="32210" w:author="Thomas Dietz" w:date="2012-08-08T17:00:00Z">
              <w:r w:rsidRPr="009227FA" w:rsidDel="00ED0AEA">
                <w:delText>description "Specifies if the logical switch supports flow statistics.";</w:delText>
              </w:r>
            </w:del>
          </w:p>
          <w:p w14:paraId="395D6381" w14:textId="46902DED" w:rsidR="00614584" w:rsidRPr="009227FA" w:rsidDel="00ED0AEA" w:rsidRDefault="00614584" w:rsidP="00FB5818">
            <w:pPr>
              <w:pStyle w:val="XML2"/>
              <w:rPr>
                <w:del w:id="32211" w:author="Thomas Dietz" w:date="2012-08-08T17:00:00Z"/>
              </w:rPr>
            </w:pPr>
            <w:del w:id="32212" w:author="Thomas Dietz" w:date="2012-08-08T17:00:00Z">
              <w:r w:rsidRPr="009227FA" w:rsidDel="00ED0AEA">
                <w:delText>}</w:delText>
              </w:r>
            </w:del>
          </w:p>
          <w:p w14:paraId="14F3E921" w14:textId="243EA4F5" w:rsidR="00614584" w:rsidRPr="009227FA" w:rsidDel="00ED0AEA" w:rsidRDefault="00614584" w:rsidP="002E655C">
            <w:pPr>
              <w:pStyle w:val="XML2"/>
              <w:rPr>
                <w:del w:id="32213" w:author="Thomas Dietz" w:date="2012-08-08T17:00:00Z"/>
              </w:rPr>
            </w:pPr>
            <w:del w:id="32214" w:author="Thomas Dietz" w:date="2012-08-08T17:00:00Z">
              <w:r w:rsidRPr="009227FA" w:rsidDel="00ED0AEA">
                <w:delText>leaf table-statistics {</w:delText>
              </w:r>
            </w:del>
          </w:p>
          <w:p w14:paraId="6C43443E" w14:textId="124B05E7" w:rsidR="00614584" w:rsidRPr="009227FA" w:rsidDel="00ED0AEA" w:rsidRDefault="00614584" w:rsidP="002E655C">
            <w:pPr>
              <w:pStyle w:val="XML3"/>
              <w:rPr>
                <w:del w:id="32215" w:author="Thomas Dietz" w:date="2012-08-08T17:00:00Z"/>
              </w:rPr>
            </w:pPr>
            <w:del w:id="32216" w:author="Thomas Dietz" w:date="2012-08-08T17:00:00Z">
              <w:r w:rsidRPr="009227FA" w:rsidDel="00ED0AEA">
                <w:delText>type boolean;</w:delText>
              </w:r>
            </w:del>
          </w:p>
          <w:p w14:paraId="6B9DF3A2" w14:textId="632E198D" w:rsidR="00614584" w:rsidRPr="009227FA" w:rsidDel="00ED0AEA" w:rsidRDefault="00614584" w:rsidP="002E655C">
            <w:pPr>
              <w:pStyle w:val="XML3"/>
              <w:rPr>
                <w:del w:id="32217" w:author="Thomas Dietz" w:date="2012-08-08T17:00:00Z"/>
              </w:rPr>
            </w:pPr>
            <w:del w:id="32218" w:author="Thomas Dietz" w:date="2012-08-08T17:00:00Z">
              <w:r w:rsidRPr="009227FA" w:rsidDel="00ED0AEA">
                <w:delText>default false;</w:delText>
              </w:r>
            </w:del>
          </w:p>
          <w:p w14:paraId="25988A76" w14:textId="12585014" w:rsidR="00614584" w:rsidRPr="009227FA" w:rsidDel="00ED0AEA" w:rsidRDefault="00614584" w:rsidP="002E655C">
            <w:pPr>
              <w:pStyle w:val="XML3"/>
              <w:rPr>
                <w:del w:id="32219" w:author="Thomas Dietz" w:date="2012-08-08T17:00:00Z"/>
              </w:rPr>
            </w:pPr>
            <w:del w:id="32220" w:author="Thomas Dietz" w:date="2012-08-08T17:00:00Z">
              <w:r w:rsidRPr="009227FA" w:rsidDel="00ED0AEA">
                <w:delText>description "Specifies if the logical switch supports table statistics.";</w:delText>
              </w:r>
            </w:del>
          </w:p>
          <w:p w14:paraId="6804870A" w14:textId="6104D7B8" w:rsidR="00614584" w:rsidRPr="009227FA" w:rsidDel="00ED0AEA" w:rsidRDefault="00614584" w:rsidP="002E655C">
            <w:pPr>
              <w:pStyle w:val="XML2"/>
              <w:rPr>
                <w:del w:id="32221" w:author="Thomas Dietz" w:date="2012-08-08T17:00:00Z"/>
              </w:rPr>
            </w:pPr>
            <w:del w:id="32222" w:author="Thomas Dietz" w:date="2012-08-08T17:00:00Z">
              <w:r w:rsidRPr="009227FA" w:rsidDel="00ED0AEA">
                <w:delText>}</w:delText>
              </w:r>
            </w:del>
          </w:p>
          <w:p w14:paraId="4EA45208" w14:textId="11D4A07D" w:rsidR="00614584" w:rsidRPr="009227FA" w:rsidDel="00ED0AEA" w:rsidRDefault="00614584" w:rsidP="002E655C">
            <w:pPr>
              <w:pStyle w:val="XML2"/>
              <w:rPr>
                <w:del w:id="32223" w:author="Thomas Dietz" w:date="2012-08-08T17:00:00Z"/>
              </w:rPr>
            </w:pPr>
            <w:del w:id="32224" w:author="Thomas Dietz" w:date="2012-08-08T17:00:00Z">
              <w:r w:rsidRPr="009227FA" w:rsidDel="00ED0AEA">
                <w:delText>leaf port-statistics {</w:delText>
              </w:r>
            </w:del>
          </w:p>
          <w:p w14:paraId="10EBD89F" w14:textId="251D8B71" w:rsidR="00614584" w:rsidRPr="009227FA" w:rsidDel="00ED0AEA" w:rsidRDefault="00614584" w:rsidP="002E655C">
            <w:pPr>
              <w:pStyle w:val="XML3"/>
              <w:rPr>
                <w:del w:id="32225" w:author="Thomas Dietz" w:date="2012-08-08T17:00:00Z"/>
              </w:rPr>
            </w:pPr>
            <w:del w:id="32226" w:author="Thomas Dietz" w:date="2012-08-08T17:00:00Z">
              <w:r w:rsidRPr="009227FA" w:rsidDel="00ED0AEA">
                <w:delText>type boolean;</w:delText>
              </w:r>
            </w:del>
          </w:p>
          <w:p w14:paraId="42E20BD3" w14:textId="797B3215" w:rsidR="00614584" w:rsidRPr="009227FA" w:rsidDel="00ED0AEA" w:rsidRDefault="00614584" w:rsidP="002E655C">
            <w:pPr>
              <w:pStyle w:val="XML3"/>
              <w:rPr>
                <w:del w:id="32227" w:author="Thomas Dietz" w:date="2012-08-08T17:00:00Z"/>
              </w:rPr>
            </w:pPr>
            <w:del w:id="32228" w:author="Thomas Dietz" w:date="2012-08-08T17:00:00Z">
              <w:r w:rsidRPr="009227FA" w:rsidDel="00ED0AEA">
                <w:delText>default false;</w:delText>
              </w:r>
            </w:del>
          </w:p>
          <w:p w14:paraId="74EC831A" w14:textId="063D4D23" w:rsidR="00614584" w:rsidRPr="009227FA" w:rsidDel="00ED0AEA" w:rsidRDefault="00614584" w:rsidP="002E655C">
            <w:pPr>
              <w:pStyle w:val="XML3"/>
              <w:rPr>
                <w:del w:id="32229" w:author="Thomas Dietz" w:date="2012-08-08T17:00:00Z"/>
              </w:rPr>
            </w:pPr>
            <w:del w:id="32230" w:author="Thomas Dietz" w:date="2012-08-08T17:00:00Z">
              <w:r w:rsidRPr="009227FA" w:rsidDel="00ED0AEA">
                <w:delText>description "Specifies if the logical switch supports port statistics.";</w:delText>
              </w:r>
            </w:del>
          </w:p>
          <w:p w14:paraId="306E7A67" w14:textId="78C4F4C7" w:rsidR="00614584" w:rsidRPr="009227FA" w:rsidDel="00ED0AEA" w:rsidRDefault="00614584" w:rsidP="002E655C">
            <w:pPr>
              <w:pStyle w:val="XML2"/>
              <w:rPr>
                <w:del w:id="32231" w:author="Thomas Dietz" w:date="2012-08-08T17:00:00Z"/>
              </w:rPr>
            </w:pPr>
            <w:del w:id="32232" w:author="Thomas Dietz" w:date="2012-08-08T17:00:00Z">
              <w:r w:rsidRPr="009227FA" w:rsidDel="00ED0AEA">
                <w:delText>}</w:delText>
              </w:r>
            </w:del>
          </w:p>
          <w:p w14:paraId="4037705C" w14:textId="36EF77EB" w:rsidR="00614584" w:rsidRPr="009227FA" w:rsidDel="00ED0AEA" w:rsidRDefault="00614584" w:rsidP="002E655C">
            <w:pPr>
              <w:pStyle w:val="XML2"/>
              <w:rPr>
                <w:del w:id="32233" w:author="Thomas Dietz" w:date="2012-08-08T17:00:00Z"/>
              </w:rPr>
            </w:pPr>
            <w:del w:id="32234" w:author="Thomas Dietz" w:date="2012-08-08T17:00:00Z">
              <w:r w:rsidRPr="009227FA" w:rsidDel="00ED0AEA">
                <w:delText>leaf group-statistics {</w:delText>
              </w:r>
            </w:del>
          </w:p>
          <w:p w14:paraId="29DE5EA7" w14:textId="1BD8555B" w:rsidR="00614584" w:rsidRPr="009227FA" w:rsidDel="00ED0AEA" w:rsidRDefault="00614584" w:rsidP="002E655C">
            <w:pPr>
              <w:pStyle w:val="XML3"/>
              <w:rPr>
                <w:del w:id="32235" w:author="Thomas Dietz" w:date="2012-08-08T17:00:00Z"/>
              </w:rPr>
            </w:pPr>
            <w:del w:id="32236" w:author="Thomas Dietz" w:date="2012-08-08T17:00:00Z">
              <w:r w:rsidRPr="009227FA" w:rsidDel="00ED0AEA">
                <w:delText>type boolean;</w:delText>
              </w:r>
            </w:del>
          </w:p>
          <w:p w14:paraId="52E1EF5A" w14:textId="554F3583" w:rsidR="00614584" w:rsidRPr="009227FA" w:rsidDel="00ED0AEA" w:rsidRDefault="00614584" w:rsidP="002E655C">
            <w:pPr>
              <w:pStyle w:val="XML3"/>
              <w:rPr>
                <w:del w:id="32237" w:author="Thomas Dietz" w:date="2012-08-08T17:00:00Z"/>
              </w:rPr>
            </w:pPr>
            <w:del w:id="32238" w:author="Thomas Dietz" w:date="2012-08-08T17:00:00Z">
              <w:r w:rsidRPr="009227FA" w:rsidDel="00ED0AEA">
                <w:delText>default false;</w:delText>
              </w:r>
            </w:del>
          </w:p>
          <w:p w14:paraId="40A842DC" w14:textId="47D12164" w:rsidR="00614584" w:rsidRPr="009227FA" w:rsidDel="00ED0AEA" w:rsidRDefault="00614584" w:rsidP="002E655C">
            <w:pPr>
              <w:pStyle w:val="XML3"/>
              <w:rPr>
                <w:del w:id="32239" w:author="Thomas Dietz" w:date="2012-08-08T17:00:00Z"/>
              </w:rPr>
            </w:pPr>
            <w:del w:id="32240" w:author="Thomas Dietz" w:date="2012-08-08T17:00:00Z">
              <w:r w:rsidRPr="009227FA" w:rsidDel="00ED0AEA">
                <w:delText>description "Specifies if the logical switch supports group statistics.";</w:delText>
              </w:r>
            </w:del>
          </w:p>
          <w:p w14:paraId="1219D2BB" w14:textId="3CFAE3CD" w:rsidR="00614584" w:rsidRPr="009227FA" w:rsidDel="00ED0AEA" w:rsidRDefault="00614584" w:rsidP="002E655C">
            <w:pPr>
              <w:pStyle w:val="XML2"/>
              <w:rPr>
                <w:del w:id="32241" w:author="Thomas Dietz" w:date="2012-08-08T17:00:00Z"/>
              </w:rPr>
            </w:pPr>
            <w:del w:id="32242" w:author="Thomas Dietz" w:date="2012-08-08T17:00:00Z">
              <w:r w:rsidRPr="009227FA" w:rsidDel="00ED0AEA">
                <w:delText>}</w:delText>
              </w:r>
            </w:del>
          </w:p>
          <w:p w14:paraId="7C95F7CF" w14:textId="00020D96" w:rsidR="00614584" w:rsidRPr="009227FA" w:rsidDel="00ED0AEA" w:rsidRDefault="00614584" w:rsidP="002E655C">
            <w:pPr>
              <w:pStyle w:val="XML2"/>
              <w:rPr>
                <w:del w:id="32243" w:author="Thomas Dietz" w:date="2012-08-08T17:00:00Z"/>
              </w:rPr>
            </w:pPr>
            <w:del w:id="32244" w:author="Thomas Dietz" w:date="2012-08-08T17:00:00Z">
              <w:r w:rsidRPr="009227FA" w:rsidDel="00ED0AEA">
                <w:delText>leaf queue-statistics {</w:delText>
              </w:r>
            </w:del>
          </w:p>
          <w:p w14:paraId="2050B145" w14:textId="69CFEC5C" w:rsidR="00614584" w:rsidRPr="009227FA" w:rsidDel="00ED0AEA" w:rsidRDefault="00614584" w:rsidP="002E655C">
            <w:pPr>
              <w:pStyle w:val="XML3"/>
              <w:rPr>
                <w:del w:id="32245" w:author="Thomas Dietz" w:date="2012-08-08T17:00:00Z"/>
              </w:rPr>
            </w:pPr>
            <w:del w:id="32246" w:author="Thomas Dietz" w:date="2012-08-08T17:00:00Z">
              <w:r w:rsidRPr="009227FA" w:rsidDel="00ED0AEA">
                <w:delText>type boolean;</w:delText>
              </w:r>
            </w:del>
          </w:p>
          <w:p w14:paraId="52AD5B4A" w14:textId="68AB8074" w:rsidR="00614584" w:rsidRPr="009227FA" w:rsidDel="00ED0AEA" w:rsidRDefault="00614584" w:rsidP="002E655C">
            <w:pPr>
              <w:pStyle w:val="XML3"/>
              <w:rPr>
                <w:del w:id="32247" w:author="Thomas Dietz" w:date="2012-08-08T17:00:00Z"/>
              </w:rPr>
            </w:pPr>
            <w:del w:id="32248" w:author="Thomas Dietz" w:date="2012-08-08T17:00:00Z">
              <w:r w:rsidRPr="009227FA" w:rsidDel="00ED0AEA">
                <w:delText>default false;</w:delText>
              </w:r>
            </w:del>
          </w:p>
          <w:p w14:paraId="5F93FAB3" w14:textId="166BD396" w:rsidR="00614584" w:rsidRPr="009227FA" w:rsidDel="00ED0AEA" w:rsidRDefault="00614584" w:rsidP="002E655C">
            <w:pPr>
              <w:pStyle w:val="XML3"/>
              <w:rPr>
                <w:del w:id="32249" w:author="Thomas Dietz" w:date="2012-08-08T17:00:00Z"/>
              </w:rPr>
            </w:pPr>
            <w:del w:id="32250" w:author="Thomas Dietz" w:date="2012-08-08T17:00:00Z">
              <w:r w:rsidRPr="009227FA" w:rsidDel="00ED0AEA">
                <w:delText>description "Specifies if the logical switch supports queue statistics.";</w:delText>
              </w:r>
            </w:del>
          </w:p>
          <w:p w14:paraId="4B05968B" w14:textId="41A0D51E" w:rsidR="00614584" w:rsidRPr="009227FA" w:rsidDel="00ED0AEA" w:rsidRDefault="00614584" w:rsidP="002E655C">
            <w:pPr>
              <w:pStyle w:val="XML2"/>
              <w:rPr>
                <w:del w:id="32251" w:author="Thomas Dietz" w:date="2012-08-08T17:00:00Z"/>
              </w:rPr>
            </w:pPr>
            <w:del w:id="32252" w:author="Thomas Dietz" w:date="2012-08-08T17:00:00Z">
              <w:r w:rsidRPr="009227FA" w:rsidDel="00ED0AEA">
                <w:delText>}</w:delText>
              </w:r>
            </w:del>
          </w:p>
          <w:p w14:paraId="685BC4A0" w14:textId="521CBF82" w:rsidR="00614584" w:rsidRPr="009227FA" w:rsidDel="00ED0AEA" w:rsidRDefault="00614584" w:rsidP="002E655C">
            <w:pPr>
              <w:pStyle w:val="XML2"/>
              <w:rPr>
                <w:del w:id="32253" w:author="Thomas Dietz" w:date="2012-08-08T17:00:00Z"/>
              </w:rPr>
            </w:pPr>
            <w:del w:id="32254" w:author="Thomas Dietz" w:date="2012-08-08T17:00:00Z">
              <w:r w:rsidRPr="009227FA" w:rsidDel="00ED0AEA">
                <w:delText>leaf reassemble-ip-fragments {</w:delText>
              </w:r>
            </w:del>
          </w:p>
          <w:p w14:paraId="23932603" w14:textId="33EBAF60" w:rsidR="00614584" w:rsidRPr="009227FA" w:rsidDel="00ED0AEA" w:rsidRDefault="00614584" w:rsidP="002E655C">
            <w:pPr>
              <w:pStyle w:val="XML3"/>
              <w:rPr>
                <w:del w:id="32255" w:author="Thomas Dietz" w:date="2012-08-08T17:00:00Z"/>
              </w:rPr>
            </w:pPr>
            <w:del w:id="32256" w:author="Thomas Dietz" w:date="2012-08-08T17:00:00Z">
              <w:r w:rsidRPr="009227FA" w:rsidDel="00ED0AEA">
                <w:delText>type boolean;</w:delText>
              </w:r>
            </w:del>
          </w:p>
          <w:p w14:paraId="5F260C8B" w14:textId="73B3C4D9" w:rsidR="00614584" w:rsidRPr="009227FA" w:rsidDel="00ED0AEA" w:rsidRDefault="00614584" w:rsidP="002E655C">
            <w:pPr>
              <w:pStyle w:val="XML3"/>
              <w:rPr>
                <w:del w:id="32257" w:author="Thomas Dietz" w:date="2012-08-08T17:00:00Z"/>
              </w:rPr>
            </w:pPr>
            <w:del w:id="32258" w:author="Thomas Dietz" w:date="2012-08-08T17:00:00Z">
              <w:r w:rsidRPr="009227FA" w:rsidDel="00ED0AEA">
                <w:delText>default false;</w:delText>
              </w:r>
            </w:del>
          </w:p>
          <w:p w14:paraId="51BC06F6" w14:textId="0503C47D" w:rsidR="00614584" w:rsidRPr="009227FA" w:rsidDel="00ED0AEA" w:rsidRDefault="00614584" w:rsidP="002E655C">
            <w:pPr>
              <w:pStyle w:val="XML3"/>
              <w:rPr>
                <w:del w:id="32259" w:author="Thomas Dietz" w:date="2012-08-08T17:00:00Z"/>
              </w:rPr>
            </w:pPr>
            <w:del w:id="32260" w:author="Thomas Dietz" w:date="2012-08-08T17:00:00Z">
              <w:r w:rsidRPr="009227FA" w:rsidDel="00ED0AEA">
                <w:delText>description "Specifies if the logical switch supports reassemble IP fragments.";</w:delText>
              </w:r>
            </w:del>
          </w:p>
          <w:p w14:paraId="3563FCBC" w14:textId="7C95B4A4" w:rsidR="00614584" w:rsidRPr="009227FA" w:rsidDel="00ED0AEA" w:rsidRDefault="00614584" w:rsidP="002E655C">
            <w:pPr>
              <w:pStyle w:val="XML2"/>
              <w:rPr>
                <w:del w:id="32261" w:author="Thomas Dietz" w:date="2012-08-08T17:00:00Z"/>
              </w:rPr>
            </w:pPr>
            <w:del w:id="32262" w:author="Thomas Dietz" w:date="2012-08-08T17:00:00Z">
              <w:r w:rsidRPr="009227FA" w:rsidDel="00ED0AEA">
                <w:delText>}</w:delText>
              </w:r>
            </w:del>
          </w:p>
          <w:p w14:paraId="4F648628" w14:textId="163FF17D" w:rsidR="00614584" w:rsidRPr="009227FA" w:rsidDel="00ED0AEA" w:rsidRDefault="00614584" w:rsidP="002E655C">
            <w:pPr>
              <w:pStyle w:val="XML2"/>
              <w:rPr>
                <w:del w:id="32263" w:author="Thomas Dietz" w:date="2012-08-08T17:00:00Z"/>
              </w:rPr>
            </w:pPr>
            <w:del w:id="32264" w:author="Thomas Dietz" w:date="2012-08-08T17:00:00Z">
              <w:r w:rsidRPr="009227FA" w:rsidDel="00ED0AEA">
                <w:delText>leaf block-looping-ports {</w:delText>
              </w:r>
            </w:del>
          </w:p>
          <w:p w14:paraId="5E7B7D4D" w14:textId="2E201045" w:rsidR="00614584" w:rsidRPr="009227FA" w:rsidDel="00ED0AEA" w:rsidRDefault="00614584" w:rsidP="002E655C">
            <w:pPr>
              <w:pStyle w:val="XML3"/>
              <w:rPr>
                <w:del w:id="32265" w:author="Thomas Dietz" w:date="2012-08-08T17:00:00Z"/>
              </w:rPr>
            </w:pPr>
            <w:del w:id="32266" w:author="Thomas Dietz" w:date="2012-08-08T17:00:00Z">
              <w:r w:rsidRPr="009227FA" w:rsidDel="00ED0AEA">
                <w:delText>type boolean;</w:delText>
              </w:r>
            </w:del>
          </w:p>
          <w:p w14:paraId="4282EBD5" w14:textId="1F1CE1F6" w:rsidR="00614584" w:rsidRPr="009227FA" w:rsidDel="00ED0AEA" w:rsidRDefault="00614584" w:rsidP="002E655C">
            <w:pPr>
              <w:pStyle w:val="XML3"/>
              <w:rPr>
                <w:del w:id="32267" w:author="Thomas Dietz" w:date="2012-08-08T17:00:00Z"/>
              </w:rPr>
            </w:pPr>
            <w:del w:id="32268" w:author="Thomas Dietz" w:date="2012-08-08T17:00:00Z">
              <w:r w:rsidRPr="009227FA" w:rsidDel="00ED0AEA">
                <w:delText>default false;</w:delText>
              </w:r>
            </w:del>
          </w:p>
          <w:p w14:paraId="339E23B2" w14:textId="51E3F0C8" w:rsidR="00614584" w:rsidRPr="009227FA" w:rsidDel="00ED0AEA" w:rsidRDefault="00614584" w:rsidP="002E655C">
            <w:pPr>
              <w:pStyle w:val="XML3"/>
              <w:rPr>
                <w:del w:id="32269" w:author="Thomas Dietz" w:date="2012-08-08T17:00:00Z"/>
              </w:rPr>
            </w:pPr>
            <w:del w:id="32270" w:author="Thomas Dietz" w:date="2012-08-08T17:00:00Z">
              <w:r w:rsidRPr="009227FA" w:rsidDel="00ED0AEA">
                <w:delText>description "'true' indicates that a switch protocol outside of OpenFlow, such as 802.1D Spanning Tree, will detect topology loops and block ports to prevent packet loops."</w:delText>
              </w:r>
              <w:r w:rsidR="00FE7DC9" w:rsidRPr="009227FA" w:rsidDel="00ED0AEA">
                <w:delText>;</w:delText>
              </w:r>
            </w:del>
          </w:p>
          <w:p w14:paraId="54CC2AEC" w14:textId="30991B4C" w:rsidR="00614584" w:rsidRPr="009227FA" w:rsidDel="00ED0AEA" w:rsidRDefault="00614584" w:rsidP="002E655C">
            <w:pPr>
              <w:pStyle w:val="XML2"/>
              <w:rPr>
                <w:del w:id="32271" w:author="Thomas Dietz" w:date="2012-08-08T17:00:00Z"/>
              </w:rPr>
            </w:pPr>
            <w:del w:id="32272" w:author="Thomas Dietz" w:date="2012-08-08T17:00:00Z">
              <w:r w:rsidRPr="009227FA" w:rsidDel="00ED0AEA">
                <w:delText>}</w:delText>
              </w:r>
            </w:del>
          </w:p>
          <w:p w14:paraId="47A17F46" w14:textId="7CB90900" w:rsidR="00614584" w:rsidRPr="009227FA" w:rsidDel="00ED0AEA" w:rsidRDefault="00614584" w:rsidP="002E655C">
            <w:pPr>
              <w:pStyle w:val="XML2"/>
              <w:rPr>
                <w:del w:id="32273" w:author="Thomas Dietz" w:date="2012-08-08T17:00:00Z"/>
              </w:rPr>
            </w:pPr>
            <w:del w:id="32274" w:author="Thomas Dietz" w:date="2012-08-08T17:00:00Z">
              <w:r w:rsidRPr="009227FA" w:rsidDel="00ED0AEA">
                <w:delText>container reserved-port-types {</w:delText>
              </w:r>
            </w:del>
          </w:p>
          <w:p w14:paraId="199C84D6" w14:textId="619B2F65" w:rsidR="00614584" w:rsidRPr="009227FA" w:rsidDel="00ED0AEA" w:rsidRDefault="00614584" w:rsidP="002E655C">
            <w:pPr>
              <w:pStyle w:val="XML3"/>
              <w:rPr>
                <w:del w:id="32275" w:author="Thomas Dietz" w:date="2012-08-08T17:00:00Z"/>
              </w:rPr>
            </w:pPr>
            <w:del w:id="32276" w:author="Thomas Dietz" w:date="2012-08-08T17:00:00Z">
              <w:r w:rsidRPr="009227FA" w:rsidDel="00ED0AEA">
                <w:delText>description "Specify generic forwarding actions such as sending to the controller, flooding, or forwarding using non-OpenFlow methods, such as 'normal' switch processing.";</w:delText>
              </w:r>
            </w:del>
          </w:p>
          <w:p w14:paraId="24A0C881" w14:textId="6696E884" w:rsidR="00614584" w:rsidRPr="009227FA" w:rsidDel="00ED0AEA" w:rsidRDefault="00614584" w:rsidP="002E655C">
            <w:pPr>
              <w:pStyle w:val="XML3"/>
              <w:rPr>
                <w:del w:id="32277" w:author="Thomas Dietz" w:date="2012-08-08T17:00:00Z"/>
              </w:rPr>
            </w:pPr>
            <w:del w:id="32278" w:author="Thomas Dietz" w:date="2012-08-08T17:00:00Z">
              <w:r w:rsidRPr="009227FA" w:rsidDel="00ED0AEA">
                <w:delText>reference "The types of reserved ports are defined in OpenFlow Switch Specification version 1.2.";</w:delText>
              </w:r>
            </w:del>
          </w:p>
          <w:p w14:paraId="4738D0A2" w14:textId="46630A9C" w:rsidR="00614584" w:rsidRPr="009227FA" w:rsidDel="00ED0AEA" w:rsidRDefault="00614584" w:rsidP="002E655C">
            <w:pPr>
              <w:pStyle w:val="XML3"/>
              <w:rPr>
                <w:del w:id="32279" w:author="Thomas Dietz" w:date="2012-08-08T17:00:00Z"/>
              </w:rPr>
            </w:pPr>
            <w:del w:id="32280" w:author="Thomas Dietz" w:date="2012-08-08T17:00:00Z">
              <w:r w:rsidRPr="009227FA" w:rsidDel="00ED0AEA">
                <w:delText>leaf-list type {</w:delText>
              </w:r>
            </w:del>
          </w:p>
          <w:p w14:paraId="69A8B389" w14:textId="609AE9C6" w:rsidR="00614584" w:rsidRPr="009227FA" w:rsidDel="00ED0AEA" w:rsidRDefault="00614584" w:rsidP="002E655C">
            <w:pPr>
              <w:pStyle w:val="XML4"/>
              <w:rPr>
                <w:del w:id="32281" w:author="Thomas Dietz" w:date="2012-08-08T17:00:00Z"/>
              </w:rPr>
            </w:pPr>
            <w:del w:id="32282" w:author="Thomas Dietz" w:date="2012-08-08T17:00:00Z">
              <w:r w:rsidRPr="009227FA" w:rsidDel="00ED0AEA">
                <w:delText>type enumeration {</w:delText>
              </w:r>
            </w:del>
          </w:p>
          <w:p w14:paraId="07FC8310" w14:textId="3207285F" w:rsidR="00614584" w:rsidRPr="009227FA" w:rsidDel="00ED0AEA" w:rsidRDefault="00614584" w:rsidP="002E655C">
            <w:pPr>
              <w:pStyle w:val="XML5"/>
              <w:rPr>
                <w:del w:id="32283" w:author="Thomas Dietz" w:date="2012-08-08T17:00:00Z"/>
              </w:rPr>
            </w:pPr>
            <w:del w:id="32284" w:author="Thomas Dietz" w:date="2012-08-08T17:00:00Z">
              <w:r w:rsidRPr="009227FA" w:rsidDel="00ED0AEA">
                <w:delText>enum all;</w:delText>
              </w:r>
            </w:del>
          </w:p>
          <w:p w14:paraId="7D3CACB0" w14:textId="57A49D60" w:rsidR="00614584" w:rsidRPr="009227FA" w:rsidDel="00ED0AEA" w:rsidRDefault="00614584" w:rsidP="002E655C">
            <w:pPr>
              <w:pStyle w:val="XML5"/>
              <w:rPr>
                <w:del w:id="32285" w:author="Thomas Dietz" w:date="2012-08-08T17:00:00Z"/>
              </w:rPr>
            </w:pPr>
            <w:del w:id="32286" w:author="Thomas Dietz" w:date="2012-08-08T17:00:00Z">
              <w:r w:rsidRPr="009227FA" w:rsidDel="00ED0AEA">
                <w:delText>enum controller;</w:delText>
              </w:r>
            </w:del>
          </w:p>
          <w:p w14:paraId="1BB9DEC4" w14:textId="6136560C" w:rsidR="00614584" w:rsidRPr="009227FA" w:rsidDel="00ED0AEA" w:rsidRDefault="00614584" w:rsidP="002E655C">
            <w:pPr>
              <w:pStyle w:val="XML5"/>
              <w:rPr>
                <w:del w:id="32287" w:author="Thomas Dietz" w:date="2012-08-08T17:00:00Z"/>
              </w:rPr>
            </w:pPr>
            <w:del w:id="32288" w:author="Thomas Dietz" w:date="2012-08-08T17:00:00Z">
              <w:r w:rsidRPr="009227FA" w:rsidDel="00ED0AEA">
                <w:delText>enum table;</w:delText>
              </w:r>
            </w:del>
          </w:p>
          <w:p w14:paraId="44A3BE39" w14:textId="7C8FF2F5" w:rsidR="00614584" w:rsidRPr="009227FA" w:rsidDel="00ED0AEA" w:rsidRDefault="00614584" w:rsidP="002E655C">
            <w:pPr>
              <w:pStyle w:val="XML5"/>
              <w:rPr>
                <w:del w:id="32289" w:author="Thomas Dietz" w:date="2012-08-08T17:00:00Z"/>
              </w:rPr>
            </w:pPr>
            <w:del w:id="32290" w:author="Thomas Dietz" w:date="2012-08-08T17:00:00Z">
              <w:r w:rsidRPr="009227FA" w:rsidDel="00ED0AEA">
                <w:delText>enum inport;</w:delText>
              </w:r>
            </w:del>
          </w:p>
          <w:p w14:paraId="58C57350" w14:textId="396890B9" w:rsidR="00614584" w:rsidRPr="009227FA" w:rsidDel="00ED0AEA" w:rsidRDefault="00614584" w:rsidP="002E655C">
            <w:pPr>
              <w:pStyle w:val="XML5"/>
              <w:rPr>
                <w:del w:id="32291" w:author="Thomas Dietz" w:date="2012-08-08T17:00:00Z"/>
              </w:rPr>
            </w:pPr>
            <w:del w:id="32292" w:author="Thomas Dietz" w:date="2012-08-08T17:00:00Z">
              <w:r w:rsidRPr="009227FA" w:rsidDel="00ED0AEA">
                <w:delText>enum any;</w:delText>
              </w:r>
            </w:del>
          </w:p>
          <w:p w14:paraId="29E59F67" w14:textId="7B84DC73" w:rsidR="00614584" w:rsidRPr="009227FA" w:rsidDel="00ED0AEA" w:rsidRDefault="00614584" w:rsidP="002E655C">
            <w:pPr>
              <w:pStyle w:val="XML5"/>
              <w:rPr>
                <w:del w:id="32293" w:author="Thomas Dietz" w:date="2012-08-08T17:00:00Z"/>
              </w:rPr>
            </w:pPr>
            <w:del w:id="32294" w:author="Thomas Dietz" w:date="2012-08-08T17:00:00Z">
              <w:r w:rsidRPr="009227FA" w:rsidDel="00ED0AEA">
                <w:delText>enum normal;</w:delText>
              </w:r>
            </w:del>
          </w:p>
          <w:p w14:paraId="6920F600" w14:textId="330A206A" w:rsidR="00614584" w:rsidRPr="009227FA" w:rsidDel="00ED0AEA" w:rsidRDefault="00614584" w:rsidP="002E655C">
            <w:pPr>
              <w:pStyle w:val="XML5"/>
              <w:rPr>
                <w:del w:id="32295" w:author="Thomas Dietz" w:date="2012-08-08T17:00:00Z"/>
              </w:rPr>
            </w:pPr>
            <w:del w:id="32296" w:author="Thomas Dietz" w:date="2012-08-08T17:00:00Z">
              <w:r w:rsidRPr="009227FA" w:rsidDel="00ED0AEA">
                <w:delText>enum flood;</w:delText>
              </w:r>
            </w:del>
          </w:p>
          <w:p w14:paraId="308A580F" w14:textId="268A46EB" w:rsidR="00614584" w:rsidRPr="009227FA" w:rsidDel="00ED0AEA" w:rsidRDefault="00614584" w:rsidP="002E655C">
            <w:pPr>
              <w:pStyle w:val="XML4"/>
              <w:rPr>
                <w:del w:id="32297" w:author="Thomas Dietz" w:date="2012-08-08T17:00:00Z"/>
              </w:rPr>
            </w:pPr>
            <w:del w:id="32298" w:author="Thomas Dietz" w:date="2012-08-08T17:00:00Z">
              <w:r w:rsidRPr="009227FA" w:rsidDel="00ED0AEA">
                <w:delText>}</w:delText>
              </w:r>
            </w:del>
          </w:p>
          <w:p w14:paraId="46610D2B" w14:textId="21CF78FE" w:rsidR="00614584" w:rsidRPr="009227FA" w:rsidDel="00ED0AEA" w:rsidRDefault="00614584" w:rsidP="002E655C">
            <w:pPr>
              <w:pStyle w:val="XML3"/>
              <w:rPr>
                <w:del w:id="32299" w:author="Thomas Dietz" w:date="2012-08-08T17:00:00Z"/>
              </w:rPr>
            </w:pPr>
            <w:del w:id="32300" w:author="Thomas Dietz" w:date="2012-08-08T17:00:00Z">
              <w:r w:rsidRPr="009227FA" w:rsidDel="00ED0AEA">
                <w:delText>}</w:delText>
              </w:r>
            </w:del>
          </w:p>
          <w:p w14:paraId="1442FCAC" w14:textId="2F617706" w:rsidR="00614584" w:rsidRPr="009227FA" w:rsidDel="00ED0AEA" w:rsidRDefault="00614584" w:rsidP="002E655C">
            <w:pPr>
              <w:pStyle w:val="XML2"/>
              <w:rPr>
                <w:del w:id="32301" w:author="Thomas Dietz" w:date="2012-08-08T17:00:00Z"/>
              </w:rPr>
            </w:pPr>
            <w:del w:id="32302" w:author="Thomas Dietz" w:date="2012-08-08T17:00:00Z">
              <w:r w:rsidRPr="009227FA" w:rsidDel="00ED0AEA">
                <w:delText>}</w:delText>
              </w:r>
            </w:del>
          </w:p>
          <w:p w14:paraId="68E401FD" w14:textId="491FF759" w:rsidR="00614584" w:rsidRPr="009227FA" w:rsidDel="00ED0AEA" w:rsidRDefault="00614584" w:rsidP="00614584">
            <w:pPr>
              <w:pStyle w:val="XML1"/>
              <w:rPr>
                <w:del w:id="32303" w:author="Thomas Dietz" w:date="2012-08-08T17:00:00Z"/>
              </w:rPr>
            </w:pPr>
          </w:p>
          <w:p w14:paraId="0E2D26E6" w14:textId="6A60E6D3" w:rsidR="00614584" w:rsidRPr="009227FA" w:rsidDel="00ED0AEA" w:rsidRDefault="00614584" w:rsidP="002E655C">
            <w:pPr>
              <w:pStyle w:val="XML2"/>
              <w:rPr>
                <w:del w:id="32304" w:author="Thomas Dietz" w:date="2012-08-08T17:00:00Z"/>
              </w:rPr>
            </w:pPr>
            <w:del w:id="32305" w:author="Thomas Dietz" w:date="2012-08-08T17:00:00Z">
              <w:r w:rsidRPr="009227FA" w:rsidDel="00ED0AEA">
                <w:delText>container group-types {</w:delText>
              </w:r>
            </w:del>
          </w:p>
          <w:p w14:paraId="7539ECD0" w14:textId="3F6CB0C3" w:rsidR="00614584" w:rsidRPr="009227FA" w:rsidDel="00ED0AEA" w:rsidRDefault="00614584" w:rsidP="002E655C">
            <w:pPr>
              <w:pStyle w:val="XML3"/>
              <w:rPr>
                <w:del w:id="32306" w:author="Thomas Dietz" w:date="2012-08-08T17:00:00Z"/>
              </w:rPr>
            </w:pPr>
            <w:del w:id="32307" w:author="Thomas Dietz" w:date="2012-08-08T17:00:00Z">
              <w:r w:rsidRPr="009227FA" w:rsidDel="00ED0AEA">
                <w:delText>description "Specify the group types supported by the logical switch.";</w:delText>
              </w:r>
            </w:del>
          </w:p>
          <w:p w14:paraId="4A3EEEA8" w14:textId="47C607B3" w:rsidR="00614584" w:rsidRPr="009227FA" w:rsidDel="00ED0AEA" w:rsidRDefault="00614584" w:rsidP="002E655C">
            <w:pPr>
              <w:pStyle w:val="XML3"/>
              <w:rPr>
                <w:del w:id="32308" w:author="Thomas Dietz" w:date="2012-08-08T17:00:00Z"/>
              </w:rPr>
            </w:pPr>
            <w:del w:id="32309" w:author="Thomas Dietz" w:date="2012-08-08T17:00:00Z">
              <w:r w:rsidRPr="009227FA" w:rsidDel="00ED0AEA">
                <w:delText>reference "The types of groups are defined in OpenFlow Switch Specification version 1.2.";</w:delText>
              </w:r>
            </w:del>
          </w:p>
          <w:p w14:paraId="6B56900D" w14:textId="13223639" w:rsidR="00614584" w:rsidRPr="009227FA" w:rsidDel="00ED0AEA" w:rsidRDefault="00614584" w:rsidP="002E655C">
            <w:pPr>
              <w:pStyle w:val="XML3"/>
              <w:rPr>
                <w:del w:id="32310" w:author="Thomas Dietz" w:date="2012-08-08T17:00:00Z"/>
              </w:rPr>
            </w:pPr>
            <w:del w:id="32311" w:author="Thomas Dietz" w:date="2012-08-08T17:00:00Z">
              <w:r w:rsidRPr="009227FA" w:rsidDel="00ED0AEA">
                <w:delText>leaf-list type {</w:delText>
              </w:r>
            </w:del>
          </w:p>
          <w:p w14:paraId="72E12793" w14:textId="2286D42B" w:rsidR="00614584" w:rsidRPr="009227FA" w:rsidDel="00ED0AEA" w:rsidRDefault="00614584" w:rsidP="002E655C">
            <w:pPr>
              <w:pStyle w:val="XML4"/>
              <w:rPr>
                <w:del w:id="32312" w:author="Thomas Dietz" w:date="2012-08-08T17:00:00Z"/>
              </w:rPr>
            </w:pPr>
            <w:del w:id="32313" w:author="Thomas Dietz" w:date="2012-08-08T17:00:00Z">
              <w:r w:rsidRPr="009227FA" w:rsidDel="00ED0AEA">
                <w:delText>type enumeration {</w:delText>
              </w:r>
            </w:del>
          </w:p>
          <w:p w14:paraId="42B81EF9" w14:textId="29863696" w:rsidR="00614584" w:rsidRPr="009227FA" w:rsidDel="00ED0AEA" w:rsidRDefault="00614584" w:rsidP="002E655C">
            <w:pPr>
              <w:pStyle w:val="XML5"/>
              <w:rPr>
                <w:del w:id="32314" w:author="Thomas Dietz" w:date="2012-08-08T17:00:00Z"/>
              </w:rPr>
            </w:pPr>
            <w:del w:id="32315" w:author="Thomas Dietz" w:date="2012-08-08T17:00:00Z">
              <w:r w:rsidRPr="009227FA" w:rsidDel="00ED0AEA">
                <w:delText>enum all;</w:delText>
              </w:r>
            </w:del>
          </w:p>
          <w:p w14:paraId="2C8917F1" w14:textId="1CE8DE7A" w:rsidR="00614584" w:rsidRPr="009227FA" w:rsidDel="00ED0AEA" w:rsidRDefault="00614584" w:rsidP="002E655C">
            <w:pPr>
              <w:pStyle w:val="XML5"/>
              <w:rPr>
                <w:del w:id="32316" w:author="Thomas Dietz" w:date="2012-08-08T17:00:00Z"/>
              </w:rPr>
            </w:pPr>
            <w:del w:id="32317" w:author="Thomas Dietz" w:date="2012-08-08T17:00:00Z">
              <w:r w:rsidRPr="009227FA" w:rsidDel="00ED0AEA">
                <w:delText>enum select;</w:delText>
              </w:r>
            </w:del>
          </w:p>
          <w:p w14:paraId="22683818" w14:textId="2CABBAD3" w:rsidR="00614584" w:rsidRPr="009227FA" w:rsidDel="00ED0AEA" w:rsidRDefault="00614584" w:rsidP="002E655C">
            <w:pPr>
              <w:pStyle w:val="XML5"/>
              <w:rPr>
                <w:del w:id="32318" w:author="Thomas Dietz" w:date="2012-08-08T17:00:00Z"/>
              </w:rPr>
            </w:pPr>
            <w:del w:id="32319" w:author="Thomas Dietz" w:date="2012-08-08T17:00:00Z">
              <w:r w:rsidRPr="009227FA" w:rsidDel="00ED0AEA">
                <w:delText>enum indirect;</w:delText>
              </w:r>
            </w:del>
          </w:p>
          <w:p w14:paraId="133CA565" w14:textId="532AF596" w:rsidR="00614584" w:rsidRPr="009227FA" w:rsidDel="00ED0AEA" w:rsidRDefault="00614584" w:rsidP="002E655C">
            <w:pPr>
              <w:pStyle w:val="XML5"/>
              <w:rPr>
                <w:del w:id="32320" w:author="Thomas Dietz" w:date="2012-08-08T17:00:00Z"/>
              </w:rPr>
            </w:pPr>
            <w:del w:id="32321" w:author="Thomas Dietz" w:date="2012-08-08T17:00:00Z">
              <w:r w:rsidRPr="009227FA" w:rsidDel="00ED0AEA">
                <w:delText>enum fast-failover;</w:delText>
              </w:r>
            </w:del>
          </w:p>
          <w:p w14:paraId="18A1E1C5" w14:textId="321C5987" w:rsidR="00614584" w:rsidRPr="009227FA" w:rsidDel="00ED0AEA" w:rsidRDefault="00614584" w:rsidP="002E655C">
            <w:pPr>
              <w:pStyle w:val="XML4"/>
              <w:rPr>
                <w:del w:id="32322" w:author="Thomas Dietz" w:date="2012-08-08T17:00:00Z"/>
              </w:rPr>
            </w:pPr>
            <w:del w:id="32323" w:author="Thomas Dietz" w:date="2012-08-08T17:00:00Z">
              <w:r w:rsidRPr="009227FA" w:rsidDel="00ED0AEA">
                <w:delText>}</w:delText>
              </w:r>
            </w:del>
          </w:p>
          <w:p w14:paraId="155F0063" w14:textId="04A36850" w:rsidR="00614584" w:rsidRPr="009227FA" w:rsidDel="00ED0AEA" w:rsidRDefault="00614584" w:rsidP="002E655C">
            <w:pPr>
              <w:pStyle w:val="XML3"/>
              <w:rPr>
                <w:del w:id="32324" w:author="Thomas Dietz" w:date="2012-08-08T17:00:00Z"/>
              </w:rPr>
            </w:pPr>
            <w:del w:id="32325" w:author="Thomas Dietz" w:date="2012-08-08T17:00:00Z">
              <w:r w:rsidRPr="009227FA" w:rsidDel="00ED0AEA">
                <w:delText>}</w:delText>
              </w:r>
            </w:del>
          </w:p>
          <w:p w14:paraId="789E83D1" w14:textId="0BE5777E" w:rsidR="00614584" w:rsidRPr="009227FA" w:rsidDel="00ED0AEA" w:rsidRDefault="00614584" w:rsidP="002E655C">
            <w:pPr>
              <w:pStyle w:val="XML2"/>
              <w:rPr>
                <w:del w:id="32326" w:author="Thomas Dietz" w:date="2012-08-08T17:00:00Z"/>
              </w:rPr>
            </w:pPr>
            <w:del w:id="32327" w:author="Thomas Dietz" w:date="2012-08-08T17:00:00Z">
              <w:r w:rsidRPr="009227FA" w:rsidDel="00ED0AEA">
                <w:delText>}</w:delText>
              </w:r>
            </w:del>
          </w:p>
          <w:p w14:paraId="7433EF6B" w14:textId="7D25D99D" w:rsidR="00614584" w:rsidRPr="009227FA" w:rsidDel="00ED0AEA" w:rsidRDefault="00614584" w:rsidP="00614584">
            <w:pPr>
              <w:pStyle w:val="XML1"/>
              <w:rPr>
                <w:del w:id="32328" w:author="Thomas Dietz" w:date="2012-08-08T17:00:00Z"/>
              </w:rPr>
            </w:pPr>
          </w:p>
          <w:p w14:paraId="0774DDE0" w14:textId="301A48C2" w:rsidR="00614584" w:rsidRPr="009227FA" w:rsidDel="00ED0AEA" w:rsidRDefault="00614584" w:rsidP="002E655C">
            <w:pPr>
              <w:pStyle w:val="XML2"/>
              <w:rPr>
                <w:del w:id="32329" w:author="Thomas Dietz" w:date="2012-08-08T17:00:00Z"/>
              </w:rPr>
            </w:pPr>
            <w:del w:id="32330" w:author="Thomas Dietz" w:date="2012-08-08T17:00:00Z">
              <w:r w:rsidRPr="009227FA" w:rsidDel="00ED0AEA">
                <w:delText>container group-capabilities {</w:delText>
              </w:r>
            </w:del>
          </w:p>
          <w:p w14:paraId="2970938C" w14:textId="7B660387" w:rsidR="00614584" w:rsidRPr="009227FA" w:rsidDel="00ED0AEA" w:rsidRDefault="00614584" w:rsidP="002E655C">
            <w:pPr>
              <w:pStyle w:val="XML3"/>
              <w:rPr>
                <w:del w:id="32331" w:author="Thomas Dietz" w:date="2012-08-08T17:00:00Z"/>
              </w:rPr>
            </w:pPr>
            <w:del w:id="32332" w:author="Thomas Dietz" w:date="2012-08-08T17:00:00Z">
              <w:r w:rsidRPr="009227FA" w:rsidDel="00ED0AEA">
                <w:delText>description "Specify the group capabilities supported by the logical switch.";</w:delText>
              </w:r>
            </w:del>
          </w:p>
          <w:p w14:paraId="5ED92C09" w14:textId="13A25612" w:rsidR="00614584" w:rsidRPr="009227FA" w:rsidDel="00ED0AEA" w:rsidRDefault="00614584" w:rsidP="002E655C">
            <w:pPr>
              <w:pStyle w:val="XML3"/>
              <w:rPr>
                <w:del w:id="32333" w:author="Thomas Dietz" w:date="2012-08-08T17:00:00Z"/>
              </w:rPr>
            </w:pPr>
            <w:del w:id="32334" w:author="Thomas Dietz" w:date="2012-08-08T17:00:00Z">
              <w:r w:rsidRPr="009227FA" w:rsidDel="00ED0AEA">
                <w:delText>reference "The types of group capability are defined in OpenFlow Switch Specification version 1.2.";</w:delText>
              </w:r>
            </w:del>
          </w:p>
          <w:p w14:paraId="4C7B4EBA" w14:textId="55CCA5F6" w:rsidR="00614584" w:rsidRPr="009227FA" w:rsidDel="00ED0AEA" w:rsidRDefault="00614584" w:rsidP="002E655C">
            <w:pPr>
              <w:pStyle w:val="XML3"/>
              <w:rPr>
                <w:del w:id="32335" w:author="Thomas Dietz" w:date="2012-08-08T17:00:00Z"/>
              </w:rPr>
            </w:pPr>
            <w:del w:id="32336" w:author="Thomas Dietz" w:date="2012-08-08T17:00:00Z">
              <w:r w:rsidRPr="009227FA" w:rsidDel="00ED0AEA">
                <w:delText>leaf-list capability {</w:delText>
              </w:r>
            </w:del>
          </w:p>
          <w:p w14:paraId="31882045" w14:textId="2707BBC4" w:rsidR="00614584" w:rsidRPr="009227FA" w:rsidDel="00ED0AEA" w:rsidRDefault="00614584" w:rsidP="002E655C">
            <w:pPr>
              <w:pStyle w:val="XML4"/>
              <w:rPr>
                <w:del w:id="32337" w:author="Thomas Dietz" w:date="2012-08-08T17:00:00Z"/>
              </w:rPr>
            </w:pPr>
            <w:del w:id="32338" w:author="Thomas Dietz" w:date="2012-08-08T17:00:00Z">
              <w:r w:rsidRPr="009227FA" w:rsidDel="00ED0AEA">
                <w:delText>type enumeration {</w:delText>
              </w:r>
            </w:del>
          </w:p>
          <w:p w14:paraId="4E4AC3B8" w14:textId="6EBB092B" w:rsidR="00614584" w:rsidRPr="009227FA" w:rsidDel="00ED0AEA" w:rsidRDefault="00614584" w:rsidP="002E655C">
            <w:pPr>
              <w:pStyle w:val="XML5"/>
              <w:rPr>
                <w:del w:id="32339" w:author="Thomas Dietz" w:date="2012-08-08T17:00:00Z"/>
              </w:rPr>
            </w:pPr>
            <w:del w:id="32340" w:author="Thomas Dietz" w:date="2012-08-08T17:00:00Z">
              <w:r w:rsidRPr="009227FA" w:rsidDel="00ED0AEA">
                <w:delText>enum select-weight;</w:delText>
              </w:r>
            </w:del>
          </w:p>
          <w:p w14:paraId="25433CB7" w14:textId="1139B18F" w:rsidR="00614584" w:rsidRPr="009227FA" w:rsidDel="00ED0AEA" w:rsidRDefault="00614584" w:rsidP="002E655C">
            <w:pPr>
              <w:pStyle w:val="XML5"/>
              <w:rPr>
                <w:del w:id="32341" w:author="Thomas Dietz" w:date="2012-08-08T17:00:00Z"/>
              </w:rPr>
            </w:pPr>
            <w:del w:id="32342" w:author="Thomas Dietz" w:date="2012-08-08T17:00:00Z">
              <w:r w:rsidRPr="009227FA" w:rsidDel="00ED0AEA">
                <w:delText>enum select-liveness;</w:delText>
              </w:r>
            </w:del>
          </w:p>
          <w:p w14:paraId="1F7D0E47" w14:textId="6D5D8846" w:rsidR="00614584" w:rsidRPr="009227FA" w:rsidDel="00ED0AEA" w:rsidRDefault="00614584" w:rsidP="002E655C">
            <w:pPr>
              <w:pStyle w:val="XML5"/>
              <w:rPr>
                <w:del w:id="32343" w:author="Thomas Dietz" w:date="2012-08-08T17:00:00Z"/>
              </w:rPr>
            </w:pPr>
            <w:del w:id="32344" w:author="Thomas Dietz" w:date="2012-08-08T17:00:00Z">
              <w:r w:rsidRPr="009227FA" w:rsidDel="00ED0AEA">
                <w:delText>enum chaining;</w:delText>
              </w:r>
            </w:del>
          </w:p>
          <w:p w14:paraId="1B996C72" w14:textId="3841D0A7" w:rsidR="00614584" w:rsidRPr="009227FA" w:rsidDel="00ED0AEA" w:rsidRDefault="00614584" w:rsidP="002E655C">
            <w:pPr>
              <w:pStyle w:val="XML5"/>
              <w:rPr>
                <w:del w:id="32345" w:author="Thomas Dietz" w:date="2012-08-08T17:00:00Z"/>
              </w:rPr>
            </w:pPr>
            <w:del w:id="32346" w:author="Thomas Dietz" w:date="2012-08-08T17:00:00Z">
              <w:r w:rsidRPr="009227FA" w:rsidDel="00ED0AEA">
                <w:delText>enum chaining-check;</w:delText>
              </w:r>
            </w:del>
          </w:p>
          <w:p w14:paraId="67E22329" w14:textId="4FEE6DCF" w:rsidR="00614584" w:rsidRPr="009227FA" w:rsidDel="00ED0AEA" w:rsidRDefault="00614584" w:rsidP="002E655C">
            <w:pPr>
              <w:pStyle w:val="XML4"/>
              <w:rPr>
                <w:del w:id="32347" w:author="Thomas Dietz" w:date="2012-08-08T17:00:00Z"/>
              </w:rPr>
            </w:pPr>
            <w:del w:id="32348" w:author="Thomas Dietz" w:date="2012-08-08T17:00:00Z">
              <w:r w:rsidRPr="009227FA" w:rsidDel="00ED0AEA">
                <w:delText>}</w:delText>
              </w:r>
            </w:del>
          </w:p>
          <w:p w14:paraId="696BBC40" w14:textId="08F7818F" w:rsidR="00614584" w:rsidRPr="009227FA" w:rsidDel="00ED0AEA" w:rsidRDefault="00614584" w:rsidP="002E655C">
            <w:pPr>
              <w:pStyle w:val="XML3"/>
              <w:rPr>
                <w:del w:id="32349" w:author="Thomas Dietz" w:date="2012-08-08T17:00:00Z"/>
              </w:rPr>
            </w:pPr>
            <w:del w:id="32350" w:author="Thomas Dietz" w:date="2012-08-08T17:00:00Z">
              <w:r w:rsidRPr="009227FA" w:rsidDel="00ED0AEA">
                <w:delText>}</w:delText>
              </w:r>
            </w:del>
          </w:p>
          <w:p w14:paraId="6521D3B7" w14:textId="1A31F8E2" w:rsidR="00614584" w:rsidRPr="009227FA" w:rsidDel="00ED0AEA" w:rsidRDefault="00614584" w:rsidP="002E655C">
            <w:pPr>
              <w:pStyle w:val="XML2"/>
              <w:rPr>
                <w:del w:id="32351" w:author="Thomas Dietz" w:date="2012-08-08T17:00:00Z"/>
              </w:rPr>
            </w:pPr>
            <w:del w:id="32352" w:author="Thomas Dietz" w:date="2012-08-08T17:00:00Z">
              <w:r w:rsidRPr="009227FA" w:rsidDel="00ED0AEA">
                <w:delText>}</w:delText>
              </w:r>
            </w:del>
          </w:p>
          <w:p w14:paraId="5DC405F8" w14:textId="0A25B6D8" w:rsidR="00614584" w:rsidRPr="009227FA" w:rsidDel="00ED0AEA" w:rsidRDefault="00614584" w:rsidP="00614584">
            <w:pPr>
              <w:pStyle w:val="XML1"/>
              <w:rPr>
                <w:del w:id="32353" w:author="Thomas Dietz" w:date="2012-08-08T17:00:00Z"/>
              </w:rPr>
            </w:pPr>
          </w:p>
          <w:p w14:paraId="4425E9EA" w14:textId="63E42D8B" w:rsidR="00614584" w:rsidRPr="009227FA" w:rsidDel="00ED0AEA" w:rsidRDefault="00614584" w:rsidP="002E655C">
            <w:pPr>
              <w:pStyle w:val="XML2"/>
              <w:rPr>
                <w:del w:id="32354" w:author="Thomas Dietz" w:date="2012-08-08T17:00:00Z"/>
              </w:rPr>
            </w:pPr>
            <w:del w:id="32355" w:author="Thomas Dietz" w:date="2012-08-08T17:00:00Z">
              <w:r w:rsidRPr="009227FA" w:rsidDel="00ED0AEA">
                <w:delText>container action-types {</w:delText>
              </w:r>
            </w:del>
          </w:p>
          <w:p w14:paraId="7D8B8248" w14:textId="43B42CB9" w:rsidR="00614584" w:rsidRPr="009227FA" w:rsidDel="00ED0AEA" w:rsidRDefault="00614584" w:rsidP="002E655C">
            <w:pPr>
              <w:pStyle w:val="XML3"/>
              <w:rPr>
                <w:del w:id="32356" w:author="Thomas Dietz" w:date="2012-08-08T17:00:00Z"/>
              </w:rPr>
            </w:pPr>
            <w:del w:id="32357" w:author="Thomas Dietz" w:date="2012-08-08T17:00:00Z">
              <w:r w:rsidRPr="009227FA" w:rsidDel="00ED0AEA">
                <w:delText>description "Specify the action types supported by the logical switch.";</w:delText>
              </w:r>
            </w:del>
          </w:p>
          <w:p w14:paraId="6C1200E9" w14:textId="72249F61" w:rsidR="00614584" w:rsidRPr="009227FA" w:rsidDel="00ED0AEA" w:rsidRDefault="00614584" w:rsidP="002E655C">
            <w:pPr>
              <w:pStyle w:val="XML3"/>
              <w:rPr>
                <w:del w:id="32358" w:author="Thomas Dietz" w:date="2012-08-08T17:00:00Z"/>
              </w:rPr>
            </w:pPr>
            <w:del w:id="32359" w:author="Thomas Dietz" w:date="2012-08-08T17:00:00Z">
              <w:r w:rsidRPr="009227FA" w:rsidDel="00ED0AEA">
                <w:delText>leaf-list type {</w:delText>
              </w:r>
            </w:del>
          </w:p>
          <w:p w14:paraId="09B9D51F" w14:textId="020334D8" w:rsidR="00614584" w:rsidRPr="009227FA" w:rsidDel="00ED0AEA" w:rsidRDefault="00614584" w:rsidP="002E655C">
            <w:pPr>
              <w:pStyle w:val="XML4"/>
              <w:rPr>
                <w:del w:id="32360" w:author="Thomas Dietz" w:date="2012-08-08T17:00:00Z"/>
              </w:rPr>
            </w:pPr>
            <w:del w:id="32361" w:author="Thomas Dietz" w:date="2012-08-08T17:00:00Z">
              <w:r w:rsidRPr="009227FA" w:rsidDel="00ED0AEA">
                <w:delText>type action-type;</w:delText>
              </w:r>
            </w:del>
          </w:p>
          <w:p w14:paraId="3931BE16" w14:textId="500EE576" w:rsidR="00614584" w:rsidRPr="009227FA" w:rsidDel="00ED0AEA" w:rsidRDefault="00614584" w:rsidP="002E655C">
            <w:pPr>
              <w:pStyle w:val="XML3"/>
              <w:rPr>
                <w:del w:id="32362" w:author="Thomas Dietz" w:date="2012-08-08T17:00:00Z"/>
              </w:rPr>
            </w:pPr>
            <w:del w:id="32363" w:author="Thomas Dietz" w:date="2012-08-08T17:00:00Z">
              <w:r w:rsidRPr="009227FA" w:rsidDel="00ED0AEA">
                <w:delText>}</w:delText>
              </w:r>
            </w:del>
          </w:p>
          <w:p w14:paraId="445611D5" w14:textId="6685B30A" w:rsidR="00614584" w:rsidRPr="009227FA" w:rsidDel="00ED0AEA" w:rsidRDefault="00614584" w:rsidP="002E655C">
            <w:pPr>
              <w:pStyle w:val="XML2"/>
              <w:rPr>
                <w:del w:id="32364" w:author="Thomas Dietz" w:date="2012-08-08T17:00:00Z"/>
              </w:rPr>
            </w:pPr>
            <w:del w:id="32365" w:author="Thomas Dietz" w:date="2012-08-08T17:00:00Z">
              <w:r w:rsidRPr="009227FA" w:rsidDel="00ED0AEA">
                <w:delText>}</w:delText>
              </w:r>
            </w:del>
          </w:p>
          <w:p w14:paraId="34F6E8EE" w14:textId="323268F1" w:rsidR="00614584" w:rsidRPr="009227FA" w:rsidDel="00ED0AEA" w:rsidRDefault="00614584" w:rsidP="00614584">
            <w:pPr>
              <w:pStyle w:val="XML1"/>
              <w:rPr>
                <w:del w:id="32366" w:author="Thomas Dietz" w:date="2012-08-08T17:00:00Z"/>
              </w:rPr>
            </w:pPr>
          </w:p>
          <w:p w14:paraId="7F52B00C" w14:textId="52F0A504" w:rsidR="00614584" w:rsidRPr="009227FA" w:rsidDel="00ED0AEA" w:rsidRDefault="00614584" w:rsidP="002E655C">
            <w:pPr>
              <w:pStyle w:val="XML2"/>
              <w:rPr>
                <w:del w:id="32367" w:author="Thomas Dietz" w:date="2012-08-08T17:00:00Z"/>
              </w:rPr>
            </w:pPr>
            <w:del w:id="32368" w:author="Thomas Dietz" w:date="2012-08-08T17:00:00Z">
              <w:r w:rsidRPr="009227FA" w:rsidDel="00ED0AEA">
                <w:delText>container instruction-types {</w:delText>
              </w:r>
            </w:del>
          </w:p>
          <w:p w14:paraId="2238C867" w14:textId="50F20CE0" w:rsidR="00614584" w:rsidRPr="009227FA" w:rsidDel="00ED0AEA" w:rsidRDefault="00614584" w:rsidP="002E655C">
            <w:pPr>
              <w:pStyle w:val="XML3"/>
              <w:rPr>
                <w:del w:id="32369" w:author="Thomas Dietz" w:date="2012-08-08T17:00:00Z"/>
              </w:rPr>
            </w:pPr>
            <w:del w:id="32370" w:author="Thomas Dietz" w:date="2012-08-08T17:00:00Z">
              <w:r w:rsidRPr="009227FA" w:rsidDel="00ED0AEA">
                <w:delText>description "Specify the instruction types supported by the logical switch.";</w:delText>
              </w:r>
            </w:del>
          </w:p>
          <w:p w14:paraId="776CDD9F" w14:textId="70E4D140" w:rsidR="00614584" w:rsidRPr="009227FA" w:rsidDel="00ED0AEA" w:rsidRDefault="00614584" w:rsidP="002E655C">
            <w:pPr>
              <w:pStyle w:val="XML3"/>
              <w:rPr>
                <w:del w:id="32371" w:author="Thomas Dietz" w:date="2012-08-08T17:00:00Z"/>
              </w:rPr>
            </w:pPr>
            <w:del w:id="32372" w:author="Thomas Dietz" w:date="2012-08-08T17:00:00Z">
              <w:r w:rsidRPr="009227FA" w:rsidDel="00ED0AEA">
                <w:delText>leaf-list type {</w:delText>
              </w:r>
            </w:del>
          </w:p>
          <w:p w14:paraId="267F2489" w14:textId="153C8953" w:rsidR="00614584" w:rsidRPr="009227FA" w:rsidDel="00ED0AEA" w:rsidRDefault="00614584" w:rsidP="002E655C">
            <w:pPr>
              <w:pStyle w:val="XML4"/>
              <w:rPr>
                <w:del w:id="32373" w:author="Thomas Dietz" w:date="2012-08-08T17:00:00Z"/>
              </w:rPr>
            </w:pPr>
            <w:del w:id="32374" w:author="Thomas Dietz" w:date="2012-08-08T17:00:00Z">
              <w:r w:rsidRPr="009227FA" w:rsidDel="00ED0AEA">
                <w:delText>type instruction-type;</w:delText>
              </w:r>
            </w:del>
          </w:p>
          <w:p w14:paraId="76A95456" w14:textId="4E6CFF68" w:rsidR="00614584" w:rsidRPr="009227FA" w:rsidDel="00ED0AEA" w:rsidRDefault="00614584" w:rsidP="002E655C">
            <w:pPr>
              <w:pStyle w:val="XML3"/>
              <w:rPr>
                <w:del w:id="32375" w:author="Thomas Dietz" w:date="2012-08-08T17:00:00Z"/>
              </w:rPr>
            </w:pPr>
            <w:del w:id="32376" w:author="Thomas Dietz" w:date="2012-08-08T17:00:00Z">
              <w:r w:rsidRPr="009227FA" w:rsidDel="00ED0AEA">
                <w:delText>}</w:delText>
              </w:r>
            </w:del>
          </w:p>
          <w:p w14:paraId="59156CC3" w14:textId="468F12D8" w:rsidR="00614584" w:rsidRPr="009227FA" w:rsidDel="00ED0AEA" w:rsidRDefault="00614584" w:rsidP="002E655C">
            <w:pPr>
              <w:pStyle w:val="XML2"/>
              <w:rPr>
                <w:del w:id="32377" w:author="Thomas Dietz" w:date="2012-08-08T17:00:00Z"/>
              </w:rPr>
            </w:pPr>
            <w:del w:id="32378" w:author="Thomas Dietz" w:date="2012-08-08T17:00:00Z">
              <w:r w:rsidRPr="009227FA" w:rsidDel="00ED0AEA">
                <w:delText>}</w:delText>
              </w:r>
            </w:del>
          </w:p>
          <w:p w14:paraId="020EF185" w14:textId="79D2CF0B" w:rsidR="00614584" w:rsidRPr="009227FA" w:rsidDel="00ED0AEA" w:rsidRDefault="00614584" w:rsidP="00614584">
            <w:pPr>
              <w:pStyle w:val="XML1"/>
              <w:rPr>
                <w:del w:id="32379" w:author="Thomas Dietz" w:date="2012-08-08T17:00:00Z"/>
              </w:rPr>
            </w:pPr>
            <w:del w:id="32380" w:author="Thomas Dietz" w:date="2012-08-08T17:00:00Z">
              <w:r w:rsidRPr="009227FA" w:rsidDel="00ED0AEA">
                <w:delText>}</w:delText>
              </w:r>
            </w:del>
          </w:p>
          <w:p w14:paraId="12974D9F" w14:textId="275DCC63" w:rsidR="00614584" w:rsidRPr="009227FA" w:rsidDel="00ED0AEA" w:rsidRDefault="00614584" w:rsidP="00614584">
            <w:pPr>
              <w:pStyle w:val="XML1"/>
              <w:rPr>
                <w:del w:id="32381" w:author="Thomas Dietz" w:date="2012-08-08T17:00:00Z"/>
              </w:rPr>
            </w:pPr>
          </w:p>
          <w:p w14:paraId="5A7A207A" w14:textId="5476C150" w:rsidR="00F71F36" w:rsidRPr="009227FA" w:rsidDel="00ED0AEA" w:rsidRDefault="00F71F36" w:rsidP="00011096">
            <w:pPr>
              <w:pStyle w:val="XML2"/>
              <w:rPr>
                <w:del w:id="32382" w:author="Thomas Dietz" w:date="2012-08-08T17:00:00Z"/>
              </w:rPr>
            </w:pPr>
            <w:del w:id="32383" w:author="Thomas Dietz" w:date="2012-08-08T17:00:00Z">
              <w:r w:rsidRPr="009227FA" w:rsidDel="00ED0AEA">
                <w:delText>grouping openflow-controller-grouping {</w:delText>
              </w:r>
            </w:del>
          </w:p>
          <w:p w14:paraId="1A3CDE56" w14:textId="6AE3019C" w:rsidR="00F71F36" w:rsidRPr="009227FA" w:rsidDel="00ED0AEA" w:rsidRDefault="00F71F36" w:rsidP="00011096">
            <w:pPr>
              <w:pStyle w:val="XML3"/>
              <w:rPr>
                <w:del w:id="32384" w:author="Thomas Dietz" w:date="2012-08-08T17:00:00Z"/>
              </w:rPr>
            </w:pPr>
            <w:del w:id="32385" w:author="Thomas Dietz" w:date="2012-08-08T17:00:00Z">
              <w:r w:rsidRPr="009227FA" w:rsidDel="00ED0AEA">
                <w:delText>description "This grouping specifies all properties of an OpenFlow Logical Switch Controller.";</w:delText>
              </w:r>
            </w:del>
          </w:p>
          <w:p w14:paraId="2C2A3FF1" w14:textId="21C1BEED" w:rsidR="00F71F36" w:rsidRPr="009227FA" w:rsidDel="00ED0AEA" w:rsidRDefault="00F71F36" w:rsidP="00011096">
            <w:pPr>
              <w:pStyle w:val="XML3"/>
              <w:rPr>
                <w:del w:id="32386" w:author="Thomas Dietz" w:date="2012-08-08T17:00:00Z"/>
              </w:rPr>
            </w:pPr>
            <w:del w:id="32387" w:author="Thomas Dietz" w:date="2012-08-08T17:00:00Z">
              <w:r w:rsidRPr="009227FA" w:rsidDel="00ED0AEA">
                <w:delText>leaf id {</w:delText>
              </w:r>
            </w:del>
          </w:p>
          <w:p w14:paraId="6BE3CAF4" w14:textId="20C64A50" w:rsidR="00F71F36" w:rsidRPr="009227FA" w:rsidDel="00ED0AEA" w:rsidRDefault="00F71F36" w:rsidP="00011096">
            <w:pPr>
              <w:pStyle w:val="XML4"/>
              <w:rPr>
                <w:del w:id="32388" w:author="Thomas Dietz" w:date="2012-08-08T17:00:00Z"/>
              </w:rPr>
            </w:pPr>
            <w:del w:id="32389" w:author="Thomas Dietz" w:date="2012-08-08T17:00:00Z">
              <w:r w:rsidRPr="009227FA" w:rsidDel="00ED0AEA">
                <w:delText>type inet:uri;</w:delText>
              </w:r>
            </w:del>
          </w:p>
          <w:p w14:paraId="1CEDDAA5" w14:textId="775FBDB4" w:rsidR="00F71F36" w:rsidRPr="009227FA" w:rsidDel="00ED0AEA" w:rsidRDefault="00F71F36" w:rsidP="00011096">
            <w:pPr>
              <w:pStyle w:val="XML4"/>
              <w:rPr>
                <w:del w:id="32390" w:author="Thomas Dietz" w:date="2012-08-08T17:00:00Z"/>
              </w:rPr>
            </w:pPr>
            <w:del w:id="32391" w:author="Thomas Dietz" w:date="2012-08-08T17:00:00Z">
              <w:r w:rsidRPr="009227FA" w:rsidDel="00ED0AEA">
                <w:delText>mandatory true;</w:delText>
              </w:r>
            </w:del>
          </w:p>
          <w:p w14:paraId="6BE9A3E9" w14:textId="2EFD8A05" w:rsidR="00F71F36" w:rsidRPr="009227FA" w:rsidDel="00ED0AEA" w:rsidRDefault="00F71F36" w:rsidP="00011096">
            <w:pPr>
              <w:pStyle w:val="XML5"/>
              <w:rPr>
                <w:del w:id="32392" w:author="Thomas Dietz" w:date="2012-08-08T17:00:00Z"/>
              </w:rPr>
            </w:pPr>
            <w:del w:id="32393" w:author="Thomas Dietz" w:date="2012-08-08T17:00:00Z">
              <w:r w:rsidRPr="009227FA" w:rsidDel="00ED0AEA">
                <w:delText>description "An unique but locally arbitrary identifier that identifies a controller within a OpenFlow Logical Switch and is persistent across reboots of the system.";</w:delText>
              </w:r>
            </w:del>
          </w:p>
          <w:p w14:paraId="7D4215C8" w14:textId="4FA49D62" w:rsidR="00F71F36" w:rsidRPr="009227FA" w:rsidDel="00ED0AEA" w:rsidRDefault="00F71F36" w:rsidP="00011096">
            <w:pPr>
              <w:pStyle w:val="XML3"/>
              <w:rPr>
                <w:del w:id="32394" w:author="Thomas Dietz" w:date="2012-08-08T17:00:00Z"/>
              </w:rPr>
            </w:pPr>
            <w:del w:id="32395" w:author="Thomas Dietz" w:date="2012-08-08T17:00:00Z">
              <w:r w:rsidRPr="009227FA" w:rsidDel="00ED0AEA">
                <w:delText>}</w:delText>
              </w:r>
            </w:del>
          </w:p>
          <w:p w14:paraId="6B4A8879" w14:textId="7936A1F3" w:rsidR="00F71F36" w:rsidRPr="009227FA" w:rsidDel="00ED0AEA" w:rsidRDefault="00F71F36" w:rsidP="00011096">
            <w:pPr>
              <w:pStyle w:val="XML3"/>
              <w:rPr>
                <w:del w:id="32396" w:author="Thomas Dietz" w:date="2012-08-08T17:00:00Z"/>
              </w:rPr>
            </w:pPr>
            <w:del w:id="32397" w:author="Thomas Dietz" w:date="2012-08-08T17:00:00Z">
              <w:r w:rsidRPr="009227FA" w:rsidDel="00ED0AEA">
                <w:delText>leaf role {</w:delText>
              </w:r>
            </w:del>
          </w:p>
          <w:p w14:paraId="25627CAD" w14:textId="3FEFCFF4" w:rsidR="00F71F36" w:rsidRPr="009227FA" w:rsidDel="00ED0AEA" w:rsidRDefault="00F71F36" w:rsidP="00011096">
            <w:pPr>
              <w:pStyle w:val="XML4"/>
              <w:rPr>
                <w:del w:id="32398" w:author="Thomas Dietz" w:date="2012-08-08T17:00:00Z"/>
              </w:rPr>
            </w:pPr>
            <w:del w:id="32399" w:author="Thomas Dietz" w:date="2012-08-08T17:00:00Z">
              <w:r w:rsidRPr="009227FA" w:rsidDel="00ED0AEA">
                <w:delText>type enumeration {</w:delText>
              </w:r>
            </w:del>
          </w:p>
          <w:p w14:paraId="4E55AFEB" w14:textId="6E099409" w:rsidR="00F71F36" w:rsidRPr="009227FA" w:rsidDel="00ED0AEA" w:rsidRDefault="00F71F36" w:rsidP="00011096">
            <w:pPr>
              <w:pStyle w:val="XML5"/>
              <w:rPr>
                <w:del w:id="32400" w:author="Thomas Dietz" w:date="2012-08-08T17:00:00Z"/>
              </w:rPr>
            </w:pPr>
            <w:del w:id="32401" w:author="Thomas Dietz" w:date="2012-08-08T17:00:00Z">
              <w:r w:rsidRPr="009227FA" w:rsidDel="00ED0AEA">
                <w:delText>enum master;</w:delText>
              </w:r>
            </w:del>
          </w:p>
          <w:p w14:paraId="484AB79E" w14:textId="008119A8" w:rsidR="00F71F36" w:rsidRPr="009227FA" w:rsidDel="00ED0AEA" w:rsidRDefault="00F71F36" w:rsidP="00011096">
            <w:pPr>
              <w:pStyle w:val="XML5"/>
              <w:rPr>
                <w:del w:id="32402" w:author="Thomas Dietz" w:date="2012-08-08T17:00:00Z"/>
              </w:rPr>
            </w:pPr>
            <w:del w:id="32403" w:author="Thomas Dietz" w:date="2012-08-08T17:00:00Z">
              <w:r w:rsidRPr="009227FA" w:rsidDel="00ED0AEA">
                <w:delText>enum slave;</w:delText>
              </w:r>
            </w:del>
          </w:p>
          <w:p w14:paraId="7572FBCA" w14:textId="73C1E339" w:rsidR="00F71F36" w:rsidRPr="009227FA" w:rsidDel="00ED0AEA" w:rsidRDefault="00F71F36" w:rsidP="00011096">
            <w:pPr>
              <w:pStyle w:val="XML5"/>
              <w:rPr>
                <w:del w:id="32404" w:author="Thomas Dietz" w:date="2012-08-08T17:00:00Z"/>
              </w:rPr>
            </w:pPr>
            <w:del w:id="32405" w:author="Thomas Dietz" w:date="2012-08-08T17:00:00Z">
              <w:r w:rsidRPr="009227FA" w:rsidDel="00ED0AEA">
                <w:delText>enum equal;</w:delText>
              </w:r>
            </w:del>
          </w:p>
          <w:p w14:paraId="57327AF4" w14:textId="7036ED74" w:rsidR="00F71F36" w:rsidRPr="009227FA" w:rsidDel="00ED0AEA" w:rsidRDefault="00F71F36" w:rsidP="00011096">
            <w:pPr>
              <w:pStyle w:val="XML4"/>
              <w:rPr>
                <w:del w:id="32406" w:author="Thomas Dietz" w:date="2012-08-08T17:00:00Z"/>
              </w:rPr>
            </w:pPr>
            <w:del w:id="32407" w:author="Thomas Dietz" w:date="2012-08-08T17:00:00Z">
              <w:r w:rsidRPr="009227FA" w:rsidDel="00ED0AEA">
                <w:delText>}</w:delText>
              </w:r>
            </w:del>
          </w:p>
          <w:p w14:paraId="46A3C52C" w14:textId="6FE8D1D2" w:rsidR="00F71F36" w:rsidRPr="009227FA" w:rsidDel="00ED0AEA" w:rsidRDefault="00F71F36" w:rsidP="00011096">
            <w:pPr>
              <w:pStyle w:val="XML4"/>
              <w:rPr>
                <w:del w:id="32408" w:author="Thomas Dietz" w:date="2012-08-08T17:00:00Z"/>
              </w:rPr>
            </w:pPr>
            <w:del w:id="32409" w:author="Thomas Dietz" w:date="2012-08-08T17:00:00Z">
              <w:r w:rsidRPr="009227FA" w:rsidDel="00ED0AEA">
                <w:delText>default equal;</w:delText>
              </w:r>
            </w:del>
          </w:p>
          <w:p w14:paraId="13CFFD5B" w14:textId="51C658D4" w:rsidR="00F71F36" w:rsidRPr="009227FA" w:rsidDel="00ED0AEA" w:rsidRDefault="00F71F36" w:rsidP="00011096">
            <w:pPr>
              <w:pStyle w:val="XML4"/>
              <w:rPr>
                <w:del w:id="32410" w:author="Thomas Dietz" w:date="2012-08-08T17:00:00Z"/>
              </w:rPr>
            </w:pPr>
            <w:del w:id="32411" w:author="Thomas Dietz" w:date="2012-08-08T17:00:00Z">
              <w:r w:rsidRPr="009227FA" w:rsidDel="00ED0AEA">
                <w:delText>description "The predefined role of the controller.";</w:delText>
              </w:r>
            </w:del>
          </w:p>
          <w:p w14:paraId="2D3753C4" w14:textId="414A9A4D" w:rsidR="00F71F36" w:rsidRPr="009227FA" w:rsidDel="00ED0AEA" w:rsidRDefault="00F71F36" w:rsidP="00011096">
            <w:pPr>
              <w:pStyle w:val="XML3"/>
              <w:rPr>
                <w:del w:id="32412" w:author="Thomas Dietz" w:date="2012-08-08T17:00:00Z"/>
              </w:rPr>
            </w:pPr>
            <w:del w:id="32413" w:author="Thomas Dietz" w:date="2012-08-08T17:00:00Z">
              <w:r w:rsidRPr="009227FA" w:rsidDel="00ED0AEA">
                <w:delText>}</w:delText>
              </w:r>
            </w:del>
          </w:p>
          <w:p w14:paraId="3E955986" w14:textId="660E5B48" w:rsidR="00F71F36" w:rsidRPr="009227FA" w:rsidDel="00ED0AEA" w:rsidRDefault="00F71F36" w:rsidP="00011096">
            <w:pPr>
              <w:pStyle w:val="XML3"/>
              <w:rPr>
                <w:del w:id="32414" w:author="Thomas Dietz" w:date="2012-08-08T17:00:00Z"/>
              </w:rPr>
            </w:pPr>
            <w:del w:id="32415" w:author="Thomas Dietz" w:date="2012-08-08T17:00:00Z">
              <w:r w:rsidRPr="009227FA" w:rsidDel="00ED0AEA">
                <w:delText>leaf ip-address {</w:delText>
              </w:r>
            </w:del>
          </w:p>
          <w:p w14:paraId="029842EC" w14:textId="4FD0B4CB" w:rsidR="00F71F36" w:rsidRPr="009227FA" w:rsidDel="00ED0AEA" w:rsidRDefault="00F71F36" w:rsidP="00011096">
            <w:pPr>
              <w:pStyle w:val="XML4"/>
              <w:rPr>
                <w:del w:id="32416" w:author="Thomas Dietz" w:date="2012-08-08T17:00:00Z"/>
              </w:rPr>
            </w:pPr>
            <w:del w:id="32417" w:author="Thomas Dietz" w:date="2012-08-08T17:00:00Z">
              <w:r w:rsidRPr="009227FA" w:rsidDel="00ED0AEA">
                <w:delText>type inet:ip-address;</w:delText>
              </w:r>
            </w:del>
          </w:p>
          <w:p w14:paraId="264C1806" w14:textId="14B4AF35" w:rsidR="00F71F36" w:rsidRPr="009227FA" w:rsidDel="00ED0AEA" w:rsidRDefault="00F71F36" w:rsidP="00011096">
            <w:pPr>
              <w:pStyle w:val="XML4"/>
              <w:rPr>
                <w:del w:id="32418" w:author="Thomas Dietz" w:date="2012-08-08T17:00:00Z"/>
              </w:rPr>
            </w:pPr>
            <w:del w:id="32419" w:author="Thomas Dietz" w:date="2012-08-08T17:00:00Z">
              <w:r w:rsidRPr="009227FA" w:rsidDel="00ED0AEA">
                <w:delText>mandatory true;</w:delText>
              </w:r>
            </w:del>
          </w:p>
          <w:p w14:paraId="5042722D" w14:textId="72B24776" w:rsidR="00F71F36" w:rsidRPr="009227FA" w:rsidDel="00ED0AEA" w:rsidRDefault="00F71F36" w:rsidP="00011096">
            <w:pPr>
              <w:pStyle w:val="XML4"/>
              <w:rPr>
                <w:del w:id="32420" w:author="Thomas Dietz" w:date="2012-08-08T17:00:00Z"/>
              </w:rPr>
            </w:pPr>
            <w:del w:id="32421" w:author="Thomas Dietz" w:date="2012-08-08T17:00:00Z">
              <w:r w:rsidRPr="009227FA" w:rsidDel="00ED0AEA">
                <w:delText>description "The IP address of the controller to connect to.";</w:delText>
              </w:r>
            </w:del>
          </w:p>
          <w:p w14:paraId="20230A95" w14:textId="3C6C7773" w:rsidR="00F71F36" w:rsidRPr="009227FA" w:rsidDel="00ED0AEA" w:rsidRDefault="00F71F36" w:rsidP="00011096">
            <w:pPr>
              <w:pStyle w:val="XML3"/>
              <w:rPr>
                <w:del w:id="32422" w:author="Thomas Dietz" w:date="2012-08-08T17:00:00Z"/>
              </w:rPr>
            </w:pPr>
            <w:del w:id="32423" w:author="Thomas Dietz" w:date="2012-08-08T17:00:00Z">
              <w:r w:rsidRPr="009227FA" w:rsidDel="00ED0AEA">
                <w:delText>}</w:delText>
              </w:r>
            </w:del>
          </w:p>
          <w:p w14:paraId="7B59AE9F" w14:textId="282F3ABD" w:rsidR="00F71F36" w:rsidRPr="009227FA" w:rsidDel="00ED0AEA" w:rsidRDefault="00F71F36" w:rsidP="00011096">
            <w:pPr>
              <w:pStyle w:val="XML3"/>
              <w:rPr>
                <w:del w:id="32424" w:author="Thomas Dietz" w:date="2012-08-08T17:00:00Z"/>
              </w:rPr>
            </w:pPr>
            <w:del w:id="32425" w:author="Thomas Dietz" w:date="2012-08-08T17:00:00Z">
              <w:r w:rsidRPr="009227FA" w:rsidDel="00ED0AEA">
                <w:delText>leaf port {</w:delText>
              </w:r>
            </w:del>
          </w:p>
          <w:p w14:paraId="3A8D0851" w14:textId="36ED34D6" w:rsidR="00F71F36" w:rsidRPr="009227FA" w:rsidDel="00ED0AEA" w:rsidRDefault="00F71F36" w:rsidP="00011096">
            <w:pPr>
              <w:pStyle w:val="XML4"/>
              <w:rPr>
                <w:del w:id="32426" w:author="Thomas Dietz" w:date="2012-08-08T17:00:00Z"/>
              </w:rPr>
            </w:pPr>
            <w:del w:id="32427" w:author="Thomas Dietz" w:date="2012-08-08T17:00:00Z">
              <w:r w:rsidRPr="009227FA" w:rsidDel="00ED0AEA">
                <w:delText>type inet:port-number;</w:delText>
              </w:r>
            </w:del>
          </w:p>
          <w:p w14:paraId="4F84DD52" w14:textId="4510B6DB" w:rsidR="00F71F36" w:rsidRPr="009227FA" w:rsidDel="00ED0AEA" w:rsidRDefault="00F71F36" w:rsidP="00011096">
            <w:pPr>
              <w:pStyle w:val="XML4"/>
              <w:rPr>
                <w:del w:id="32428" w:author="Thomas Dietz" w:date="2012-08-08T17:00:00Z"/>
              </w:rPr>
            </w:pPr>
            <w:del w:id="32429" w:author="Thomas Dietz" w:date="2012-08-08T17:00:00Z">
              <w:r w:rsidRPr="009227FA" w:rsidDel="00ED0AEA">
                <w:delText>default 6633;</w:delText>
              </w:r>
            </w:del>
          </w:p>
          <w:p w14:paraId="372B8116" w14:textId="1BAF09F2" w:rsidR="00F71F36" w:rsidRPr="009227FA" w:rsidDel="00ED0AEA" w:rsidRDefault="00F71F36" w:rsidP="00011096">
            <w:pPr>
              <w:pStyle w:val="XML4"/>
              <w:rPr>
                <w:del w:id="32430" w:author="Thomas Dietz" w:date="2012-08-08T17:00:00Z"/>
              </w:rPr>
            </w:pPr>
            <w:del w:id="32431" w:author="Thomas Dietz" w:date="2012-08-08T17:00:00Z">
              <w:r w:rsidRPr="009227FA" w:rsidDel="00ED0AEA">
                <w:delText>description "The port number at the controller to connect to.";</w:delText>
              </w:r>
            </w:del>
          </w:p>
          <w:p w14:paraId="1B03EADB" w14:textId="251D4E99" w:rsidR="00F71F36" w:rsidRPr="009227FA" w:rsidDel="00ED0AEA" w:rsidRDefault="00F71F36" w:rsidP="00011096">
            <w:pPr>
              <w:pStyle w:val="XML3"/>
              <w:rPr>
                <w:del w:id="32432" w:author="Thomas Dietz" w:date="2012-08-08T17:00:00Z"/>
              </w:rPr>
            </w:pPr>
            <w:del w:id="32433" w:author="Thomas Dietz" w:date="2012-08-08T17:00:00Z">
              <w:r w:rsidRPr="009227FA" w:rsidDel="00ED0AEA">
                <w:delText>}</w:delText>
              </w:r>
            </w:del>
          </w:p>
          <w:p w14:paraId="0055A070" w14:textId="705D1A92" w:rsidR="00F71F36" w:rsidRPr="009227FA" w:rsidDel="00ED0AEA" w:rsidRDefault="00F71F36" w:rsidP="00011096">
            <w:pPr>
              <w:pStyle w:val="XML3"/>
              <w:rPr>
                <w:del w:id="32434" w:author="Thomas Dietz" w:date="2012-08-08T17:00:00Z"/>
              </w:rPr>
            </w:pPr>
            <w:del w:id="32435" w:author="Thomas Dietz" w:date="2012-08-08T17:00:00Z">
              <w:r w:rsidRPr="009227FA" w:rsidDel="00ED0AEA">
                <w:delText>leaf local-ip-address {</w:delText>
              </w:r>
            </w:del>
          </w:p>
          <w:p w14:paraId="6FF8AA19" w14:textId="3ED14ED2" w:rsidR="00F71F36" w:rsidRPr="009227FA" w:rsidDel="00ED0AEA" w:rsidRDefault="00F71F36" w:rsidP="00011096">
            <w:pPr>
              <w:pStyle w:val="XML4"/>
              <w:rPr>
                <w:del w:id="32436" w:author="Thomas Dietz" w:date="2012-08-08T17:00:00Z"/>
              </w:rPr>
            </w:pPr>
            <w:del w:id="32437" w:author="Thomas Dietz" w:date="2012-08-08T17:00:00Z">
              <w:r w:rsidRPr="009227FA" w:rsidDel="00ED0AEA">
                <w:delText>type inet:ip-address;</w:delText>
              </w:r>
            </w:del>
          </w:p>
          <w:p w14:paraId="31A270E1" w14:textId="7EC9AAD2" w:rsidR="00F71F36" w:rsidRPr="009227FA" w:rsidDel="00ED0AEA" w:rsidRDefault="00F71F36" w:rsidP="00011096">
            <w:pPr>
              <w:pStyle w:val="XML4"/>
              <w:rPr>
                <w:del w:id="32438" w:author="Thomas Dietz" w:date="2012-08-08T17:00:00Z"/>
              </w:rPr>
            </w:pPr>
            <w:del w:id="32439" w:author="Thomas Dietz" w:date="2012-08-08T17:00:00Z">
              <w:r w:rsidRPr="009227FA" w:rsidDel="00ED0AEA">
                <w:delText>description "This specifies the source IP for packets sent to this controller and overrides the default IP used.";</w:delText>
              </w:r>
            </w:del>
          </w:p>
          <w:p w14:paraId="3FD129E6" w14:textId="19AB4702" w:rsidR="00F71F36" w:rsidRPr="009227FA" w:rsidDel="00ED0AEA" w:rsidRDefault="00F71F36" w:rsidP="00011096">
            <w:pPr>
              <w:pStyle w:val="XML3"/>
              <w:rPr>
                <w:del w:id="32440" w:author="Thomas Dietz" w:date="2012-08-08T17:00:00Z"/>
              </w:rPr>
            </w:pPr>
            <w:del w:id="32441" w:author="Thomas Dietz" w:date="2012-08-08T17:00:00Z">
              <w:r w:rsidRPr="009227FA" w:rsidDel="00ED0AEA">
                <w:delText>}</w:delText>
              </w:r>
            </w:del>
          </w:p>
          <w:p w14:paraId="5641454E" w14:textId="5ACFCFD9" w:rsidR="00F71F36" w:rsidRPr="009227FA" w:rsidDel="00ED0AEA" w:rsidRDefault="00F71F36" w:rsidP="00011096">
            <w:pPr>
              <w:pStyle w:val="XML3"/>
              <w:rPr>
                <w:del w:id="32442" w:author="Thomas Dietz" w:date="2012-08-08T17:00:00Z"/>
              </w:rPr>
            </w:pPr>
            <w:del w:id="32443" w:author="Thomas Dietz" w:date="2012-08-08T17:00:00Z">
              <w:r w:rsidRPr="009227FA" w:rsidDel="00ED0AEA">
                <w:delText>leaf local-port {</w:delText>
              </w:r>
            </w:del>
          </w:p>
          <w:p w14:paraId="210C98A1" w14:textId="7165938B" w:rsidR="00F71F36" w:rsidRPr="009227FA" w:rsidDel="00ED0AEA" w:rsidRDefault="00F71F36" w:rsidP="00011096">
            <w:pPr>
              <w:pStyle w:val="XML4"/>
              <w:rPr>
                <w:del w:id="32444" w:author="Thomas Dietz" w:date="2012-08-08T17:00:00Z"/>
              </w:rPr>
            </w:pPr>
            <w:del w:id="32445" w:author="Thomas Dietz" w:date="2012-08-08T17:00:00Z">
              <w:r w:rsidRPr="009227FA" w:rsidDel="00ED0AEA">
                <w:delText>type inet:port-number;</w:delText>
              </w:r>
            </w:del>
          </w:p>
          <w:p w14:paraId="7B48236A" w14:textId="2B544044" w:rsidR="00F71F36" w:rsidRPr="009227FA" w:rsidDel="00ED0AEA" w:rsidRDefault="00F71F36" w:rsidP="00011096">
            <w:pPr>
              <w:pStyle w:val="XML4"/>
              <w:rPr>
                <w:del w:id="32446" w:author="Thomas Dietz" w:date="2012-08-08T17:00:00Z"/>
              </w:rPr>
            </w:pPr>
            <w:del w:id="32447" w:author="Thomas Dietz" w:date="2012-08-08T17:00:00Z">
              <w:r w:rsidRPr="009227FA" w:rsidDel="00ED0AEA">
                <w:delText>default 0;</w:delText>
              </w:r>
            </w:del>
          </w:p>
          <w:p w14:paraId="19838BED" w14:textId="5A3228E6" w:rsidR="00F71F36" w:rsidRPr="009227FA" w:rsidDel="00ED0AEA" w:rsidRDefault="00F71F36" w:rsidP="00011096">
            <w:pPr>
              <w:pStyle w:val="XML4"/>
              <w:rPr>
                <w:del w:id="32448" w:author="Thomas Dietz" w:date="2012-08-08T17:00:00Z"/>
              </w:rPr>
            </w:pPr>
            <w:del w:id="32449" w:author="Thomas Dietz" w:date="2012-08-08T17:00:00Z">
              <w:r w:rsidRPr="009227FA" w:rsidDel="00ED0AEA">
                <w:delText>description "The port number the switch listens on. If 0 the port is chosen dynamically.";</w:delText>
              </w:r>
            </w:del>
          </w:p>
          <w:p w14:paraId="669BC4A8" w14:textId="5157E23C" w:rsidR="00F71F36" w:rsidRPr="009227FA" w:rsidDel="00ED0AEA" w:rsidRDefault="00F71F36" w:rsidP="00011096">
            <w:pPr>
              <w:pStyle w:val="XML3"/>
              <w:rPr>
                <w:del w:id="32450" w:author="Thomas Dietz" w:date="2012-08-08T17:00:00Z"/>
              </w:rPr>
            </w:pPr>
            <w:del w:id="32451" w:author="Thomas Dietz" w:date="2012-08-08T17:00:00Z">
              <w:r w:rsidRPr="009227FA" w:rsidDel="00ED0AEA">
                <w:delText>}</w:delText>
              </w:r>
            </w:del>
          </w:p>
          <w:p w14:paraId="00D45EC4" w14:textId="338EFA1B" w:rsidR="00F71F36" w:rsidRPr="009227FA" w:rsidDel="00ED0AEA" w:rsidRDefault="00F71F36" w:rsidP="00011096">
            <w:pPr>
              <w:pStyle w:val="XML3"/>
              <w:rPr>
                <w:del w:id="32452" w:author="Thomas Dietz" w:date="2012-08-08T17:00:00Z"/>
              </w:rPr>
            </w:pPr>
            <w:del w:id="32453" w:author="Thomas Dietz" w:date="2012-08-08T17:00:00Z">
              <w:r w:rsidRPr="009227FA" w:rsidDel="00ED0AEA">
                <w:delText>leaf protocol {</w:delText>
              </w:r>
            </w:del>
          </w:p>
          <w:p w14:paraId="6E4430BC" w14:textId="0F1D9D47" w:rsidR="00F71F36" w:rsidRPr="009227FA" w:rsidDel="00ED0AEA" w:rsidRDefault="00F71F36" w:rsidP="00011096">
            <w:pPr>
              <w:pStyle w:val="XML4"/>
              <w:rPr>
                <w:del w:id="32454" w:author="Thomas Dietz" w:date="2012-08-08T17:00:00Z"/>
              </w:rPr>
            </w:pPr>
            <w:del w:id="32455" w:author="Thomas Dietz" w:date="2012-08-08T17:00:00Z">
              <w:r w:rsidRPr="009227FA" w:rsidDel="00ED0AEA">
                <w:delText>type enumeration {</w:delText>
              </w:r>
            </w:del>
          </w:p>
          <w:p w14:paraId="490E8A98" w14:textId="7E275A7F" w:rsidR="00F71F36" w:rsidRPr="009227FA" w:rsidDel="00ED0AEA" w:rsidRDefault="00F71F36" w:rsidP="00011096">
            <w:pPr>
              <w:pStyle w:val="XML5"/>
              <w:rPr>
                <w:del w:id="32456" w:author="Thomas Dietz" w:date="2012-08-08T17:00:00Z"/>
              </w:rPr>
            </w:pPr>
            <w:del w:id="32457" w:author="Thomas Dietz" w:date="2012-08-08T17:00:00Z">
              <w:r w:rsidRPr="009227FA" w:rsidDel="00ED0AEA">
                <w:delText>enum "tcp";</w:delText>
              </w:r>
            </w:del>
          </w:p>
          <w:p w14:paraId="4DE7B69F" w14:textId="46C7B2B2" w:rsidR="00F71F36" w:rsidRPr="009227FA" w:rsidDel="00ED0AEA" w:rsidRDefault="00F71F36" w:rsidP="00011096">
            <w:pPr>
              <w:pStyle w:val="XML5"/>
              <w:rPr>
                <w:del w:id="32458" w:author="Thomas Dietz" w:date="2012-08-08T17:00:00Z"/>
              </w:rPr>
            </w:pPr>
            <w:del w:id="32459" w:author="Thomas Dietz" w:date="2012-08-08T17:00:00Z">
              <w:r w:rsidRPr="009227FA" w:rsidDel="00ED0AEA">
                <w:delText>enum "tls";</w:delText>
              </w:r>
            </w:del>
          </w:p>
          <w:p w14:paraId="4D55BD97" w14:textId="761F3A8A" w:rsidR="00F71F36" w:rsidRPr="009227FA" w:rsidDel="00ED0AEA" w:rsidRDefault="00F71F36" w:rsidP="00011096">
            <w:pPr>
              <w:pStyle w:val="XML4"/>
              <w:rPr>
                <w:del w:id="32460" w:author="Thomas Dietz" w:date="2012-08-08T17:00:00Z"/>
              </w:rPr>
            </w:pPr>
            <w:del w:id="32461" w:author="Thomas Dietz" w:date="2012-08-08T17:00:00Z">
              <w:r w:rsidRPr="009227FA" w:rsidDel="00ED0AEA">
                <w:delText>}</w:delText>
              </w:r>
            </w:del>
          </w:p>
          <w:p w14:paraId="6D571CCC" w14:textId="2715C535" w:rsidR="00F71F36" w:rsidRPr="009227FA" w:rsidDel="00ED0AEA" w:rsidRDefault="00F71F36" w:rsidP="00011096">
            <w:pPr>
              <w:pStyle w:val="XML4"/>
              <w:rPr>
                <w:del w:id="32462" w:author="Thomas Dietz" w:date="2012-08-08T17:00:00Z"/>
              </w:rPr>
            </w:pPr>
            <w:del w:id="32463" w:author="Thomas Dietz" w:date="2012-08-08T17:00:00Z">
              <w:r w:rsidRPr="009227FA" w:rsidDel="00ED0AEA">
                <w:delText>default "tcp";</w:delText>
              </w:r>
            </w:del>
          </w:p>
          <w:p w14:paraId="41F8C13C" w14:textId="093B4C83" w:rsidR="00F71F36" w:rsidRPr="009227FA" w:rsidDel="00ED0AEA" w:rsidRDefault="00F71F36" w:rsidP="00011096">
            <w:pPr>
              <w:pStyle w:val="XML4"/>
              <w:rPr>
                <w:del w:id="32464" w:author="Thomas Dietz" w:date="2012-08-08T17:00:00Z"/>
              </w:rPr>
            </w:pPr>
            <w:del w:id="32465" w:author="Thomas Dietz" w:date="2012-08-08T17:00:00Z">
              <w:r w:rsidRPr="009227FA" w:rsidDel="00ED0AEA">
                <w:delText>description "The protocol used for connecting to the controller.";</w:delText>
              </w:r>
            </w:del>
          </w:p>
          <w:p w14:paraId="7F19EFD6" w14:textId="42F2F14A" w:rsidR="00F71F36" w:rsidRPr="009227FA" w:rsidDel="00ED0AEA" w:rsidRDefault="00F71F36" w:rsidP="00011096">
            <w:pPr>
              <w:pStyle w:val="XML3"/>
              <w:rPr>
                <w:del w:id="32466" w:author="Thomas Dietz" w:date="2012-08-08T17:00:00Z"/>
              </w:rPr>
            </w:pPr>
            <w:del w:id="32467" w:author="Thomas Dietz" w:date="2012-08-08T17:00:00Z">
              <w:r w:rsidRPr="009227FA" w:rsidDel="00ED0AEA">
                <w:delText>}</w:delText>
              </w:r>
            </w:del>
          </w:p>
          <w:p w14:paraId="2112EB2A" w14:textId="3E0F9DE5" w:rsidR="00F71F36" w:rsidRPr="009227FA" w:rsidDel="00ED0AEA" w:rsidRDefault="00F71F36" w:rsidP="00011096">
            <w:pPr>
              <w:pStyle w:val="XML3"/>
              <w:rPr>
                <w:del w:id="32468" w:author="Thomas Dietz" w:date="2012-08-08T17:00:00Z"/>
              </w:rPr>
            </w:pPr>
            <w:del w:id="32469" w:author="Thomas Dietz" w:date="2012-08-08T17:00:00Z">
              <w:r w:rsidRPr="009227FA" w:rsidDel="00ED0AEA">
                <w:delText>container state {</w:delText>
              </w:r>
            </w:del>
          </w:p>
          <w:p w14:paraId="6DD47F00" w14:textId="7829298A" w:rsidR="00F71F36" w:rsidRPr="009227FA" w:rsidDel="00ED0AEA" w:rsidRDefault="00F71F36" w:rsidP="00011096">
            <w:pPr>
              <w:pStyle w:val="XML4"/>
              <w:rPr>
                <w:del w:id="32470" w:author="Thomas Dietz" w:date="2012-08-08T17:00:00Z"/>
              </w:rPr>
            </w:pPr>
            <w:del w:id="32471" w:author="Thomas Dietz" w:date="2012-08-08T17:00:00Z">
              <w:r w:rsidRPr="009227FA" w:rsidDel="00ED0AEA">
                <w:delText>description "This container holds connection state information that indicate if the Logical Switch is connected, what versions are supported, and which one is used.";</w:delText>
              </w:r>
            </w:del>
          </w:p>
          <w:p w14:paraId="0C190D8D" w14:textId="5E2B7AAF" w:rsidR="00F71F36" w:rsidRPr="009227FA" w:rsidDel="00ED0AEA" w:rsidRDefault="00F71F36" w:rsidP="00011096">
            <w:pPr>
              <w:pStyle w:val="XML4"/>
              <w:rPr>
                <w:del w:id="32472" w:author="Thomas Dietz" w:date="2012-08-08T17:00:00Z"/>
              </w:rPr>
            </w:pPr>
            <w:del w:id="32473" w:author="Thomas Dietz" w:date="2012-08-08T17:00:00Z">
              <w:r w:rsidRPr="009227FA" w:rsidDel="00ED0AEA">
                <w:delText>leaf connection-state {</w:delText>
              </w:r>
            </w:del>
          </w:p>
          <w:p w14:paraId="38299917" w14:textId="450E6676" w:rsidR="00F71F36" w:rsidRPr="009227FA" w:rsidDel="00ED0AEA" w:rsidRDefault="00F71F36" w:rsidP="00011096">
            <w:pPr>
              <w:pStyle w:val="XML5"/>
              <w:rPr>
                <w:del w:id="32474" w:author="Thomas Dietz" w:date="2012-08-08T17:00:00Z"/>
              </w:rPr>
            </w:pPr>
            <w:del w:id="32475" w:author="Thomas Dietz" w:date="2012-08-08T17:00:00Z">
              <w:r w:rsidRPr="009227FA" w:rsidDel="00ED0AEA">
                <w:delText>type up-down-state-type;</w:delText>
              </w:r>
            </w:del>
          </w:p>
          <w:p w14:paraId="2EE2CA0B" w14:textId="72F13991" w:rsidR="00F71F36" w:rsidRPr="009227FA" w:rsidDel="00ED0AEA" w:rsidRDefault="00F71F36" w:rsidP="00011096">
            <w:pPr>
              <w:pStyle w:val="XML5"/>
              <w:rPr>
                <w:del w:id="32476" w:author="Thomas Dietz" w:date="2012-08-08T17:00:00Z"/>
              </w:rPr>
            </w:pPr>
            <w:del w:id="32477" w:author="Thomas Dietz" w:date="2012-08-08T17:00:00Z">
              <w:r w:rsidRPr="009227FA" w:rsidDel="00ED0AEA">
                <w:delText>description "This object indicates if the Logical Switch is connected to the controller.";</w:delText>
              </w:r>
            </w:del>
          </w:p>
          <w:p w14:paraId="4D6DD4CC" w14:textId="2B3A6983" w:rsidR="00F71F36" w:rsidRPr="009227FA" w:rsidDel="00ED0AEA" w:rsidRDefault="00F71F36" w:rsidP="00011096">
            <w:pPr>
              <w:pStyle w:val="XML4"/>
              <w:rPr>
                <w:del w:id="32478" w:author="Thomas Dietz" w:date="2012-08-08T17:00:00Z"/>
              </w:rPr>
            </w:pPr>
            <w:del w:id="32479" w:author="Thomas Dietz" w:date="2012-08-08T17:00:00Z">
              <w:r w:rsidRPr="009227FA" w:rsidDel="00ED0AEA">
                <w:delText>}</w:delText>
              </w:r>
            </w:del>
          </w:p>
          <w:p w14:paraId="098976EC" w14:textId="7AEE8766" w:rsidR="00F71F36" w:rsidRPr="009227FA" w:rsidDel="00ED0AEA" w:rsidRDefault="00F71F36" w:rsidP="00011096">
            <w:pPr>
              <w:pStyle w:val="XML4"/>
              <w:rPr>
                <w:del w:id="32480" w:author="Thomas Dietz" w:date="2012-08-08T17:00:00Z"/>
              </w:rPr>
            </w:pPr>
            <w:del w:id="32481" w:author="Thomas Dietz" w:date="2012-08-08T17:00:00Z">
              <w:r w:rsidRPr="009227FA" w:rsidDel="00ED0AEA">
                <w:delText>leaf current-version {</w:delText>
              </w:r>
            </w:del>
          </w:p>
          <w:p w14:paraId="79A3E2EB" w14:textId="2BCD58D4" w:rsidR="00F71F36" w:rsidRPr="009227FA" w:rsidDel="00ED0AEA" w:rsidRDefault="00F71F36" w:rsidP="00011096">
            <w:pPr>
              <w:pStyle w:val="XML5"/>
              <w:rPr>
                <w:del w:id="32482" w:author="Thomas Dietz" w:date="2012-08-08T17:00:00Z"/>
              </w:rPr>
            </w:pPr>
            <w:del w:id="32483" w:author="Thomas Dietz" w:date="2012-08-08T17:00:00Z">
              <w:r w:rsidRPr="009227FA" w:rsidDel="00ED0AEA">
                <w:delText>type openflow-version;</w:delText>
              </w:r>
            </w:del>
          </w:p>
          <w:p w14:paraId="1F455180" w14:textId="7FD591C2" w:rsidR="00F71F36" w:rsidRPr="009227FA" w:rsidDel="00ED0AEA" w:rsidRDefault="00F71F36" w:rsidP="00011096">
            <w:pPr>
              <w:pStyle w:val="XML5"/>
              <w:rPr>
                <w:del w:id="32484" w:author="Thomas Dietz" w:date="2012-08-08T17:00:00Z"/>
              </w:rPr>
            </w:pPr>
            <w:del w:id="32485" w:author="Thomas Dietz" w:date="2012-08-08T17:00:00Z">
              <w:r w:rsidRPr="009227FA" w:rsidDel="00ED0AEA">
                <w:delText>description "This object contains the current OpenFlow version used between Logical Switch and Controller.";</w:delText>
              </w:r>
            </w:del>
          </w:p>
          <w:p w14:paraId="4154665B" w14:textId="3F45AA06" w:rsidR="00F71F36" w:rsidRPr="009227FA" w:rsidDel="00ED0AEA" w:rsidRDefault="00F71F36" w:rsidP="00011096">
            <w:pPr>
              <w:pStyle w:val="XML4"/>
              <w:rPr>
                <w:del w:id="32486" w:author="Thomas Dietz" w:date="2012-08-08T17:00:00Z"/>
              </w:rPr>
            </w:pPr>
            <w:del w:id="32487" w:author="Thomas Dietz" w:date="2012-08-08T17:00:00Z">
              <w:r w:rsidRPr="009227FA" w:rsidDel="00ED0AEA">
                <w:delText>}</w:delText>
              </w:r>
            </w:del>
          </w:p>
          <w:p w14:paraId="5DE77624" w14:textId="6E988D41" w:rsidR="00F71F36" w:rsidRPr="009227FA" w:rsidDel="00ED0AEA" w:rsidRDefault="00F71F36" w:rsidP="00011096">
            <w:pPr>
              <w:pStyle w:val="XML4"/>
              <w:rPr>
                <w:del w:id="32488" w:author="Thomas Dietz" w:date="2012-08-08T17:00:00Z"/>
              </w:rPr>
            </w:pPr>
            <w:del w:id="32489" w:author="Thomas Dietz" w:date="2012-08-08T17:00:00Z">
              <w:r w:rsidRPr="009227FA" w:rsidDel="00ED0AEA">
                <w:delText>leaf-list supported-versions {</w:delText>
              </w:r>
            </w:del>
          </w:p>
          <w:p w14:paraId="13AC2F0E" w14:textId="7B8D5F65" w:rsidR="00F71F36" w:rsidRPr="009227FA" w:rsidDel="00ED0AEA" w:rsidRDefault="00F71F36" w:rsidP="00011096">
            <w:pPr>
              <w:pStyle w:val="XML5"/>
              <w:rPr>
                <w:del w:id="32490" w:author="Thomas Dietz" w:date="2012-08-08T17:00:00Z"/>
              </w:rPr>
            </w:pPr>
            <w:del w:id="32491" w:author="Thomas Dietz" w:date="2012-08-08T17:00:00Z">
              <w:r w:rsidRPr="009227FA" w:rsidDel="00ED0AEA">
                <w:delText>type openflow-version;</w:delText>
              </w:r>
            </w:del>
          </w:p>
          <w:p w14:paraId="4F95D5BF" w14:textId="7991AC2F" w:rsidR="00F71F36" w:rsidRPr="009227FA" w:rsidDel="00ED0AEA" w:rsidRDefault="00F71F36" w:rsidP="00011096">
            <w:pPr>
              <w:pStyle w:val="XML5"/>
              <w:rPr>
                <w:del w:id="32492" w:author="Thomas Dietz" w:date="2012-08-08T17:00:00Z"/>
              </w:rPr>
            </w:pPr>
            <w:del w:id="32493" w:author="Thomas Dietz" w:date="2012-08-08T17:00:00Z">
              <w:r w:rsidRPr="009227FA" w:rsidDel="00ED0AEA">
                <w:delText>description "This list of objects contains all the OpenFlow versions supported the controller.";</w:delText>
              </w:r>
            </w:del>
          </w:p>
          <w:p w14:paraId="4235D9ED" w14:textId="64878913" w:rsidR="00F71F36" w:rsidRPr="009227FA" w:rsidDel="00ED0AEA" w:rsidRDefault="00F71F36" w:rsidP="00011096">
            <w:pPr>
              <w:pStyle w:val="XML4"/>
              <w:rPr>
                <w:del w:id="32494" w:author="Thomas Dietz" w:date="2012-08-08T17:00:00Z"/>
              </w:rPr>
            </w:pPr>
            <w:del w:id="32495" w:author="Thomas Dietz" w:date="2012-08-08T17:00:00Z">
              <w:r w:rsidRPr="009227FA" w:rsidDel="00ED0AEA">
                <w:delText>}</w:delText>
              </w:r>
            </w:del>
          </w:p>
          <w:p w14:paraId="26F63543" w14:textId="3EA27D70" w:rsidR="00F71F36" w:rsidRPr="009227FA" w:rsidDel="00ED0AEA" w:rsidRDefault="00F71F36" w:rsidP="00011096">
            <w:pPr>
              <w:pStyle w:val="XML3"/>
              <w:rPr>
                <w:del w:id="32496" w:author="Thomas Dietz" w:date="2012-08-08T17:00:00Z"/>
              </w:rPr>
            </w:pPr>
            <w:del w:id="32497" w:author="Thomas Dietz" w:date="2012-08-08T17:00:00Z">
              <w:r w:rsidRPr="009227FA" w:rsidDel="00ED0AEA">
                <w:delText>}</w:delText>
              </w:r>
            </w:del>
          </w:p>
          <w:p w14:paraId="4E660EDA" w14:textId="7AB2FBDD" w:rsidR="00F71F36" w:rsidRPr="009227FA" w:rsidDel="00ED0AEA" w:rsidRDefault="00F71F36" w:rsidP="00011096">
            <w:pPr>
              <w:pStyle w:val="XML2"/>
              <w:rPr>
                <w:del w:id="32498" w:author="Thomas Dietz" w:date="2012-08-08T17:00:00Z"/>
              </w:rPr>
            </w:pPr>
            <w:del w:id="32499" w:author="Thomas Dietz" w:date="2012-08-08T17:00:00Z">
              <w:r w:rsidRPr="009227FA" w:rsidDel="00ED0AEA">
                <w:delText>}</w:delText>
              </w:r>
            </w:del>
          </w:p>
          <w:p w14:paraId="3C548DEC" w14:textId="3F7546BF" w:rsidR="00F71F36" w:rsidRPr="009227FA" w:rsidDel="00ED0AEA" w:rsidRDefault="00F71F36" w:rsidP="00011096">
            <w:pPr>
              <w:pStyle w:val="XML1"/>
              <w:rPr>
                <w:del w:id="32500" w:author="Thomas Dietz" w:date="2012-08-08T17:00:00Z"/>
              </w:rPr>
            </w:pPr>
          </w:p>
          <w:p w14:paraId="12D57094" w14:textId="1127D1CD" w:rsidR="00F71F36" w:rsidRPr="009227FA" w:rsidDel="00ED0AEA" w:rsidRDefault="00F71F36" w:rsidP="00011096">
            <w:pPr>
              <w:pStyle w:val="XML2"/>
              <w:rPr>
                <w:del w:id="32501" w:author="Thomas Dietz" w:date="2012-08-08T17:00:00Z"/>
              </w:rPr>
            </w:pPr>
            <w:del w:id="32502" w:author="Thomas Dietz" w:date="2012-08-08T17:00:00Z">
              <w:r w:rsidRPr="009227FA" w:rsidDel="00ED0AEA">
                <w:delText>grouping openflow-port-resource-grouping {</w:delText>
              </w:r>
            </w:del>
          </w:p>
          <w:p w14:paraId="214C8914" w14:textId="3FA852BB" w:rsidR="00F71F36" w:rsidRPr="009227FA" w:rsidDel="00ED0AEA" w:rsidRDefault="00F71F36" w:rsidP="00011096">
            <w:pPr>
              <w:pStyle w:val="XML3"/>
              <w:rPr>
                <w:del w:id="32503" w:author="Thomas Dietz" w:date="2012-08-08T17:00:00Z"/>
              </w:rPr>
            </w:pPr>
            <w:del w:id="32504" w:author="Thomas Dietz" w:date="2012-08-08T17:00:00Z">
              <w:r w:rsidRPr="009227FA" w:rsidDel="00ED0AEA">
                <w:delText>description "This grouping specifies all properties of a port</w:delText>
              </w:r>
            </w:del>
          </w:p>
          <w:p w14:paraId="1033774C" w14:textId="377A9EAF" w:rsidR="00F71F36" w:rsidRPr="009227FA" w:rsidDel="00ED0AEA" w:rsidRDefault="00F71F36" w:rsidP="00011096">
            <w:pPr>
              <w:pStyle w:val="XML4"/>
              <w:rPr>
                <w:del w:id="32505" w:author="Thomas Dietz" w:date="2012-08-08T17:00:00Z"/>
              </w:rPr>
            </w:pPr>
            <w:del w:id="32506" w:author="Thomas Dietz" w:date="2012-08-08T17:00:00Z">
              <w:r w:rsidRPr="009227FA" w:rsidDel="00ED0AEA">
                <w:delText>resource.";</w:delText>
              </w:r>
            </w:del>
          </w:p>
          <w:p w14:paraId="21744679" w14:textId="762675BD" w:rsidR="00F71F36" w:rsidRPr="009227FA" w:rsidDel="00ED0AEA" w:rsidRDefault="00F71F36" w:rsidP="00011096">
            <w:pPr>
              <w:pStyle w:val="XML3"/>
              <w:rPr>
                <w:del w:id="32507" w:author="Thomas Dietz" w:date="2012-08-08T17:00:00Z"/>
              </w:rPr>
            </w:pPr>
            <w:del w:id="32508" w:author="Thomas Dietz" w:date="2012-08-08T17:00:00Z">
              <w:r w:rsidRPr="009227FA" w:rsidDel="00ED0AEA">
                <w:delText>leaf resource-id {</w:delText>
              </w:r>
            </w:del>
          </w:p>
          <w:p w14:paraId="04C05BB7" w14:textId="0E48DE89" w:rsidR="00F71F36" w:rsidRPr="009227FA" w:rsidDel="00ED0AEA" w:rsidRDefault="00F71F36" w:rsidP="00011096">
            <w:pPr>
              <w:pStyle w:val="XML4"/>
              <w:rPr>
                <w:del w:id="32509" w:author="Thomas Dietz" w:date="2012-08-08T17:00:00Z"/>
              </w:rPr>
            </w:pPr>
            <w:del w:id="32510" w:author="Thomas Dietz" w:date="2012-08-08T17:00:00Z">
              <w:r w:rsidRPr="009227FA" w:rsidDel="00ED0AEA">
                <w:delText>type inet:uri;</w:delText>
              </w:r>
            </w:del>
          </w:p>
          <w:p w14:paraId="628B2118" w14:textId="1C8DF09C" w:rsidR="00F71F36" w:rsidRPr="009227FA" w:rsidDel="00ED0AEA" w:rsidRDefault="00F71F36" w:rsidP="00011096">
            <w:pPr>
              <w:pStyle w:val="XML4"/>
              <w:rPr>
                <w:del w:id="32511" w:author="Thomas Dietz" w:date="2012-08-08T17:00:00Z"/>
              </w:rPr>
            </w:pPr>
            <w:del w:id="32512" w:author="Thomas Dietz" w:date="2012-08-08T17:00:00Z">
              <w:r w:rsidRPr="009227FA" w:rsidDel="00ED0AEA">
                <w:delText>description "A unique but locally arbitrary identifier that identifies a port and is persistent across reboots of the system.";</w:delText>
              </w:r>
            </w:del>
          </w:p>
          <w:p w14:paraId="0E81769B" w14:textId="0C54450D" w:rsidR="00F71F36" w:rsidRPr="009227FA" w:rsidDel="00ED0AEA" w:rsidRDefault="00F71F36" w:rsidP="00011096">
            <w:pPr>
              <w:pStyle w:val="XML3"/>
              <w:rPr>
                <w:del w:id="32513" w:author="Thomas Dietz" w:date="2012-08-08T17:00:00Z"/>
              </w:rPr>
            </w:pPr>
            <w:del w:id="32514" w:author="Thomas Dietz" w:date="2012-08-08T17:00:00Z">
              <w:r w:rsidRPr="009227FA" w:rsidDel="00ED0AEA">
                <w:delText>}</w:delText>
              </w:r>
            </w:del>
          </w:p>
          <w:p w14:paraId="17AFC678" w14:textId="17E9B5ED" w:rsidR="00F71F36" w:rsidRPr="009227FA" w:rsidDel="00ED0AEA" w:rsidRDefault="00F71F36" w:rsidP="00011096">
            <w:pPr>
              <w:pStyle w:val="XML3"/>
              <w:rPr>
                <w:del w:id="32515" w:author="Thomas Dietz" w:date="2012-08-08T17:00:00Z"/>
              </w:rPr>
            </w:pPr>
            <w:del w:id="32516" w:author="Thomas Dietz" w:date="2012-08-08T17:00:00Z">
              <w:r w:rsidRPr="009227FA" w:rsidDel="00ED0AEA">
                <w:delText>leaf number {</w:delText>
              </w:r>
            </w:del>
          </w:p>
          <w:p w14:paraId="4D5D98DF" w14:textId="7BF51365" w:rsidR="00F71F36" w:rsidRPr="009227FA" w:rsidDel="00ED0AEA" w:rsidRDefault="00F71F36" w:rsidP="00011096">
            <w:pPr>
              <w:pStyle w:val="XML4"/>
              <w:rPr>
                <w:del w:id="32517" w:author="Thomas Dietz" w:date="2012-08-08T17:00:00Z"/>
              </w:rPr>
            </w:pPr>
            <w:del w:id="32518" w:author="Thomas Dietz" w:date="2012-08-08T17:00:00Z">
              <w:r w:rsidRPr="009227FA" w:rsidDel="00ED0AEA">
                <w:delText>type uint64;</w:delText>
              </w:r>
            </w:del>
          </w:p>
          <w:p w14:paraId="1ABE9475" w14:textId="03F602C8" w:rsidR="00F71F36" w:rsidRPr="009227FA" w:rsidDel="00ED0AEA" w:rsidRDefault="00F71F36" w:rsidP="00011096">
            <w:pPr>
              <w:pStyle w:val="XML4"/>
              <w:rPr>
                <w:del w:id="32519" w:author="Thomas Dietz" w:date="2012-08-08T17:00:00Z"/>
              </w:rPr>
            </w:pPr>
            <w:del w:id="32520" w:author="Thomas Dietz" w:date="2012-08-08T17:00:00Z">
              <w:r w:rsidRPr="009227FA" w:rsidDel="00ED0AEA">
                <w:delText>config false;</w:delText>
              </w:r>
            </w:del>
          </w:p>
          <w:p w14:paraId="1C520022" w14:textId="0FD55427" w:rsidR="00F71F36" w:rsidRPr="009227FA" w:rsidDel="00ED0AEA" w:rsidRDefault="00F71F36" w:rsidP="00011096">
            <w:pPr>
              <w:pStyle w:val="XML4"/>
              <w:rPr>
                <w:del w:id="32521" w:author="Thomas Dietz" w:date="2012-08-08T17:00:00Z"/>
              </w:rPr>
            </w:pPr>
            <w:del w:id="32522" w:author="Thomas Dietz" w:date="2012-08-08T17:00:00Z">
              <w:r w:rsidRPr="009227FA" w:rsidDel="00ED0AEA">
                <w:delText>mandatory true;</w:delText>
              </w:r>
            </w:del>
          </w:p>
          <w:p w14:paraId="10DBD19A" w14:textId="4C2391CF" w:rsidR="00F71F36" w:rsidRPr="009227FA" w:rsidDel="00ED0AEA" w:rsidRDefault="00F71F36" w:rsidP="00011096">
            <w:pPr>
              <w:pStyle w:val="XML4"/>
              <w:rPr>
                <w:del w:id="32523" w:author="Thomas Dietz" w:date="2012-08-08T17:00:00Z"/>
              </w:rPr>
            </w:pPr>
            <w:del w:id="32524" w:author="Thomas Dietz" w:date="2012-08-08T17:00:00Z">
              <w:r w:rsidRPr="009227FA" w:rsidDel="00ED0AEA">
                <w:delText>description "An unique but locally arbitrary number that identifies a port and is persistent across reboots of the system.";</w:delText>
              </w:r>
            </w:del>
          </w:p>
          <w:p w14:paraId="5C04ABBA" w14:textId="0B9D999B" w:rsidR="00F71F36" w:rsidRPr="009227FA" w:rsidDel="00ED0AEA" w:rsidRDefault="00F71F36" w:rsidP="00011096">
            <w:pPr>
              <w:pStyle w:val="XML3"/>
              <w:rPr>
                <w:del w:id="32525" w:author="Thomas Dietz" w:date="2012-08-08T17:00:00Z"/>
              </w:rPr>
            </w:pPr>
            <w:del w:id="32526" w:author="Thomas Dietz" w:date="2012-08-08T17:00:00Z">
              <w:r w:rsidRPr="009227FA" w:rsidDel="00ED0AEA">
                <w:delText>}</w:delText>
              </w:r>
            </w:del>
          </w:p>
          <w:p w14:paraId="3A3CF3E9" w14:textId="381A75E6" w:rsidR="00F71F36" w:rsidRPr="009227FA" w:rsidDel="00ED0AEA" w:rsidRDefault="00F71F36" w:rsidP="00011096">
            <w:pPr>
              <w:pStyle w:val="XML3"/>
              <w:rPr>
                <w:del w:id="32527" w:author="Thomas Dietz" w:date="2012-08-08T17:00:00Z"/>
              </w:rPr>
            </w:pPr>
            <w:del w:id="32528" w:author="Thomas Dietz" w:date="2012-08-08T17:00:00Z">
              <w:r w:rsidRPr="009227FA" w:rsidDel="00ED0AEA">
                <w:delText>leaf name {</w:delText>
              </w:r>
            </w:del>
          </w:p>
          <w:p w14:paraId="4F65F65A" w14:textId="6A29C0EF" w:rsidR="00F71F36" w:rsidRPr="009227FA" w:rsidDel="00ED0AEA" w:rsidRDefault="00F71F36" w:rsidP="00011096">
            <w:pPr>
              <w:pStyle w:val="XML4"/>
              <w:rPr>
                <w:del w:id="32529" w:author="Thomas Dietz" w:date="2012-08-08T17:00:00Z"/>
              </w:rPr>
            </w:pPr>
            <w:del w:id="32530" w:author="Thomas Dietz" w:date="2012-08-08T17:00:00Z">
              <w:r w:rsidRPr="009227FA" w:rsidDel="00ED0AEA">
                <w:delText>type string {</w:delText>
              </w:r>
            </w:del>
          </w:p>
          <w:p w14:paraId="15A8CA31" w14:textId="5EDB7C7F" w:rsidR="00F71F36" w:rsidRPr="009227FA" w:rsidDel="00ED0AEA" w:rsidRDefault="00F71F36" w:rsidP="00011096">
            <w:pPr>
              <w:pStyle w:val="XML6"/>
              <w:rPr>
                <w:del w:id="32531" w:author="Thomas Dietz" w:date="2012-08-08T17:00:00Z"/>
              </w:rPr>
            </w:pPr>
            <w:del w:id="32532" w:author="Thomas Dietz" w:date="2012-08-08T17:00:00Z">
              <w:r w:rsidRPr="009227FA" w:rsidDel="00ED0AEA">
                <w:delText>length "1..16";</w:delText>
              </w:r>
            </w:del>
          </w:p>
          <w:p w14:paraId="07617812" w14:textId="2543EEA7" w:rsidR="00F71F36" w:rsidRPr="009227FA" w:rsidDel="00ED0AEA" w:rsidRDefault="00F71F36" w:rsidP="00011096">
            <w:pPr>
              <w:pStyle w:val="XML4"/>
              <w:rPr>
                <w:del w:id="32533" w:author="Thomas Dietz" w:date="2012-08-08T17:00:00Z"/>
              </w:rPr>
            </w:pPr>
            <w:del w:id="32534" w:author="Thomas Dietz" w:date="2012-08-08T17:00:00Z">
              <w:r w:rsidRPr="009227FA" w:rsidDel="00ED0AEA">
                <w:delText>}</w:delText>
              </w:r>
            </w:del>
          </w:p>
          <w:p w14:paraId="4147FBD8" w14:textId="3A274054" w:rsidR="00F71F36" w:rsidRPr="009227FA" w:rsidDel="00ED0AEA" w:rsidRDefault="00F71F36" w:rsidP="00011096">
            <w:pPr>
              <w:pStyle w:val="XML4"/>
              <w:rPr>
                <w:del w:id="32535" w:author="Thomas Dietz" w:date="2012-08-08T17:00:00Z"/>
              </w:rPr>
            </w:pPr>
            <w:del w:id="32536" w:author="Thomas Dietz" w:date="2012-08-08T17:00:00Z">
              <w:r w:rsidRPr="009227FA" w:rsidDel="00ED0AEA">
                <w:delText>config false;</w:delText>
              </w:r>
            </w:del>
          </w:p>
          <w:p w14:paraId="019554E1" w14:textId="0EDBB12F" w:rsidR="00F71F36" w:rsidRPr="009227FA" w:rsidDel="00ED0AEA" w:rsidRDefault="00F71F36" w:rsidP="00011096">
            <w:pPr>
              <w:pStyle w:val="XML4"/>
              <w:rPr>
                <w:del w:id="32537" w:author="Thomas Dietz" w:date="2012-08-08T17:00:00Z"/>
              </w:rPr>
            </w:pPr>
            <w:del w:id="32538" w:author="Thomas Dietz" w:date="2012-08-08T17:00:00Z">
              <w:r w:rsidRPr="009227FA" w:rsidDel="00ED0AEA">
                <w:delText>description "Textual port name to ease identification of the port at the switch.";</w:delText>
              </w:r>
            </w:del>
          </w:p>
          <w:p w14:paraId="58E5F32F" w14:textId="1D29034F" w:rsidR="00F71F36" w:rsidRPr="009227FA" w:rsidDel="00ED0AEA" w:rsidRDefault="00F71F36" w:rsidP="00011096">
            <w:pPr>
              <w:pStyle w:val="XML3"/>
              <w:rPr>
                <w:del w:id="32539" w:author="Thomas Dietz" w:date="2012-08-08T17:00:00Z"/>
              </w:rPr>
            </w:pPr>
            <w:del w:id="32540" w:author="Thomas Dietz" w:date="2012-08-08T17:00:00Z">
              <w:r w:rsidRPr="009227FA" w:rsidDel="00ED0AEA">
                <w:delText>}</w:delText>
              </w:r>
            </w:del>
          </w:p>
          <w:p w14:paraId="08AF3BCE" w14:textId="4970C01F" w:rsidR="00F71F36" w:rsidRPr="009227FA" w:rsidDel="00ED0AEA" w:rsidRDefault="00F71F36" w:rsidP="00011096">
            <w:pPr>
              <w:pStyle w:val="XML3"/>
              <w:rPr>
                <w:del w:id="32541" w:author="Thomas Dietz" w:date="2012-08-08T17:00:00Z"/>
              </w:rPr>
            </w:pPr>
            <w:del w:id="32542" w:author="Thomas Dietz" w:date="2012-08-08T17:00:00Z">
              <w:r w:rsidRPr="009227FA" w:rsidDel="00ED0AEA">
                <w:delText>leaf current-rate {</w:delText>
              </w:r>
            </w:del>
          </w:p>
          <w:p w14:paraId="4595F1BA" w14:textId="2F6D270D" w:rsidR="00F71F36" w:rsidRPr="009227FA" w:rsidDel="00ED0AEA" w:rsidRDefault="00F71F36" w:rsidP="00011096">
            <w:pPr>
              <w:pStyle w:val="XML4"/>
              <w:rPr>
                <w:del w:id="32543" w:author="Thomas Dietz" w:date="2012-08-08T17:00:00Z"/>
              </w:rPr>
            </w:pPr>
            <w:del w:id="32544" w:author="Thomas Dietz" w:date="2012-08-08T17:00:00Z">
              <w:r w:rsidRPr="009227FA" w:rsidDel="00ED0AEA">
                <w:delText>when "../features/current/rate='other'" {</w:delText>
              </w:r>
            </w:del>
          </w:p>
          <w:p w14:paraId="246746A3" w14:textId="097FED3A" w:rsidR="00F71F36" w:rsidRPr="009227FA" w:rsidDel="00ED0AEA" w:rsidRDefault="00F71F36" w:rsidP="00011096">
            <w:pPr>
              <w:pStyle w:val="XML4"/>
              <w:rPr>
                <w:del w:id="32545" w:author="Thomas Dietz" w:date="2012-08-08T17:00:00Z"/>
              </w:rPr>
            </w:pPr>
            <w:del w:id="32546" w:author="Thomas Dietz" w:date="2012-08-08T17:00:00Z">
              <w:r w:rsidRPr="009227FA" w:rsidDel="00ED0AEA">
                <w:delText>description "This element is only allowed if the element rate of the current features has value 'other'.";</w:delText>
              </w:r>
            </w:del>
          </w:p>
          <w:p w14:paraId="290D9B6E" w14:textId="0BBC72D6" w:rsidR="00F71F36" w:rsidRPr="009227FA" w:rsidDel="00ED0AEA" w:rsidRDefault="00F71F36" w:rsidP="00011096">
            <w:pPr>
              <w:pStyle w:val="XML4"/>
              <w:rPr>
                <w:del w:id="32547" w:author="Thomas Dietz" w:date="2012-08-08T17:00:00Z"/>
              </w:rPr>
            </w:pPr>
            <w:del w:id="32548" w:author="Thomas Dietz" w:date="2012-08-08T17:00:00Z">
              <w:r w:rsidRPr="009227FA" w:rsidDel="00ED0AEA">
                <w:delText>}</w:delText>
              </w:r>
            </w:del>
          </w:p>
          <w:p w14:paraId="0A1097FE" w14:textId="578E2806" w:rsidR="00F71F36" w:rsidRPr="009227FA" w:rsidDel="00ED0AEA" w:rsidRDefault="00F71F36" w:rsidP="00011096">
            <w:pPr>
              <w:pStyle w:val="XML4"/>
              <w:rPr>
                <w:del w:id="32549" w:author="Thomas Dietz" w:date="2012-08-08T17:00:00Z"/>
              </w:rPr>
            </w:pPr>
            <w:del w:id="32550" w:author="Thomas Dietz" w:date="2012-08-08T17:00:00Z">
              <w:r w:rsidRPr="009227FA" w:rsidDel="00ED0AEA">
                <w:delText>type uint32;</w:delText>
              </w:r>
            </w:del>
          </w:p>
          <w:p w14:paraId="39A39443" w14:textId="03A2556F" w:rsidR="00F71F36" w:rsidRPr="009227FA" w:rsidDel="00ED0AEA" w:rsidRDefault="00F71F36" w:rsidP="00011096">
            <w:pPr>
              <w:pStyle w:val="XML4"/>
              <w:rPr>
                <w:del w:id="32551" w:author="Thomas Dietz" w:date="2012-08-08T17:00:00Z"/>
              </w:rPr>
            </w:pPr>
            <w:del w:id="32552" w:author="Thomas Dietz" w:date="2012-08-08T17:00:00Z">
              <w:r w:rsidRPr="009227FA" w:rsidDel="00ED0AEA">
                <w:delText>units "kbit/s";</w:delText>
              </w:r>
            </w:del>
          </w:p>
          <w:p w14:paraId="537B8F87" w14:textId="05B44258" w:rsidR="00F71F36" w:rsidRPr="009227FA" w:rsidDel="00ED0AEA" w:rsidRDefault="00F71F36" w:rsidP="00011096">
            <w:pPr>
              <w:pStyle w:val="XML4"/>
              <w:rPr>
                <w:del w:id="32553" w:author="Thomas Dietz" w:date="2012-08-08T17:00:00Z"/>
              </w:rPr>
            </w:pPr>
            <w:del w:id="32554" w:author="Thomas Dietz" w:date="2012-08-08T17:00:00Z">
              <w:r w:rsidRPr="009227FA" w:rsidDel="00ED0AEA">
                <w:delText>config false;</w:delText>
              </w:r>
            </w:del>
          </w:p>
          <w:p w14:paraId="463E08EE" w14:textId="17179FFF" w:rsidR="00F71F36" w:rsidRPr="009227FA" w:rsidDel="00ED0AEA" w:rsidRDefault="00F71F36" w:rsidP="00011096">
            <w:pPr>
              <w:pStyle w:val="XML4"/>
              <w:rPr>
                <w:del w:id="32555" w:author="Thomas Dietz" w:date="2012-08-08T17:00:00Z"/>
              </w:rPr>
            </w:pPr>
            <w:del w:id="32556" w:author="Thomas Dietz" w:date="2012-08-08T17:00:00Z">
              <w:r w:rsidRPr="009227FA" w:rsidDel="00ED0AEA">
                <w:delText>description "The current rate in kilobit/second if the current rate selector has value 'other'.";</w:delText>
              </w:r>
            </w:del>
          </w:p>
          <w:p w14:paraId="54E978F6" w14:textId="0061B4E9" w:rsidR="00F71F36" w:rsidRPr="009227FA" w:rsidDel="00ED0AEA" w:rsidRDefault="00F71F36" w:rsidP="00011096">
            <w:pPr>
              <w:pStyle w:val="XML3"/>
              <w:rPr>
                <w:del w:id="32557" w:author="Thomas Dietz" w:date="2012-08-08T17:00:00Z"/>
              </w:rPr>
            </w:pPr>
            <w:del w:id="32558" w:author="Thomas Dietz" w:date="2012-08-08T17:00:00Z">
              <w:r w:rsidRPr="009227FA" w:rsidDel="00ED0AEA">
                <w:delText>}</w:delText>
              </w:r>
            </w:del>
          </w:p>
          <w:p w14:paraId="1BD261CA" w14:textId="3F65F5C2" w:rsidR="00F71F36" w:rsidRPr="009227FA" w:rsidDel="00ED0AEA" w:rsidRDefault="00F71F36" w:rsidP="00011096">
            <w:pPr>
              <w:pStyle w:val="XML3"/>
              <w:rPr>
                <w:del w:id="32559" w:author="Thomas Dietz" w:date="2012-08-08T17:00:00Z"/>
              </w:rPr>
            </w:pPr>
            <w:del w:id="32560" w:author="Thomas Dietz" w:date="2012-08-08T17:00:00Z">
              <w:r w:rsidRPr="009227FA" w:rsidDel="00ED0AEA">
                <w:delText>leaf max-rate {</w:delText>
              </w:r>
            </w:del>
          </w:p>
          <w:p w14:paraId="70FE55DA" w14:textId="4591E646" w:rsidR="00F71F36" w:rsidRPr="009227FA" w:rsidDel="00ED0AEA" w:rsidRDefault="00F71F36" w:rsidP="00011096">
            <w:pPr>
              <w:pStyle w:val="XML4"/>
              <w:rPr>
                <w:del w:id="32561" w:author="Thomas Dietz" w:date="2012-08-08T17:00:00Z"/>
              </w:rPr>
            </w:pPr>
            <w:del w:id="32562" w:author="Thomas Dietz" w:date="2012-08-08T17:00:00Z">
              <w:r w:rsidRPr="009227FA" w:rsidDel="00ED0AEA">
                <w:delText>when "../features/current/rate='other'" {</w:delText>
              </w:r>
            </w:del>
          </w:p>
          <w:p w14:paraId="6830735F" w14:textId="093BE8A5" w:rsidR="00F71F36" w:rsidRPr="009227FA" w:rsidDel="00ED0AEA" w:rsidRDefault="00F71F36" w:rsidP="00011096">
            <w:pPr>
              <w:pStyle w:val="XML4"/>
              <w:rPr>
                <w:del w:id="32563" w:author="Thomas Dietz" w:date="2012-08-08T17:00:00Z"/>
              </w:rPr>
            </w:pPr>
            <w:del w:id="32564" w:author="Thomas Dietz" w:date="2012-08-08T17:00:00Z">
              <w:r w:rsidRPr="009227FA" w:rsidDel="00ED0AEA">
                <w:delText>description "This element is only allowed if the element rate of the current features has value 'other'.";</w:delText>
              </w:r>
            </w:del>
          </w:p>
          <w:p w14:paraId="25C6E200" w14:textId="5A58B3EB" w:rsidR="00F71F36" w:rsidRPr="009227FA" w:rsidDel="00ED0AEA" w:rsidRDefault="00F71F36" w:rsidP="00011096">
            <w:pPr>
              <w:pStyle w:val="XML4"/>
              <w:rPr>
                <w:del w:id="32565" w:author="Thomas Dietz" w:date="2012-08-08T17:00:00Z"/>
              </w:rPr>
            </w:pPr>
            <w:del w:id="32566" w:author="Thomas Dietz" w:date="2012-08-08T17:00:00Z">
              <w:r w:rsidRPr="009227FA" w:rsidDel="00ED0AEA">
                <w:delText>}</w:delText>
              </w:r>
            </w:del>
          </w:p>
          <w:p w14:paraId="59D8CF59" w14:textId="17FB1E22" w:rsidR="00F71F36" w:rsidRPr="009227FA" w:rsidDel="00ED0AEA" w:rsidRDefault="00F71F36" w:rsidP="00011096">
            <w:pPr>
              <w:pStyle w:val="XML4"/>
              <w:rPr>
                <w:del w:id="32567" w:author="Thomas Dietz" w:date="2012-08-08T17:00:00Z"/>
              </w:rPr>
            </w:pPr>
            <w:del w:id="32568" w:author="Thomas Dietz" w:date="2012-08-08T17:00:00Z">
              <w:r w:rsidRPr="009227FA" w:rsidDel="00ED0AEA">
                <w:delText>type uint32;</w:delText>
              </w:r>
            </w:del>
          </w:p>
          <w:p w14:paraId="6D976FC2" w14:textId="17BFB713" w:rsidR="00F71F36" w:rsidRPr="009227FA" w:rsidDel="00ED0AEA" w:rsidRDefault="00F71F36" w:rsidP="00011096">
            <w:pPr>
              <w:pStyle w:val="XML4"/>
              <w:rPr>
                <w:del w:id="32569" w:author="Thomas Dietz" w:date="2012-08-08T17:00:00Z"/>
              </w:rPr>
            </w:pPr>
            <w:del w:id="32570" w:author="Thomas Dietz" w:date="2012-08-08T17:00:00Z">
              <w:r w:rsidRPr="009227FA" w:rsidDel="00ED0AEA">
                <w:delText>units "kbit/s";</w:delText>
              </w:r>
            </w:del>
          </w:p>
          <w:p w14:paraId="65A74AED" w14:textId="30DF1AA3" w:rsidR="00F71F36" w:rsidRPr="009227FA" w:rsidDel="00ED0AEA" w:rsidRDefault="00F71F36" w:rsidP="00011096">
            <w:pPr>
              <w:pStyle w:val="XML4"/>
              <w:rPr>
                <w:del w:id="32571" w:author="Thomas Dietz" w:date="2012-08-08T17:00:00Z"/>
              </w:rPr>
            </w:pPr>
            <w:del w:id="32572" w:author="Thomas Dietz" w:date="2012-08-08T17:00:00Z">
              <w:r w:rsidRPr="009227FA" w:rsidDel="00ED0AEA">
                <w:delText>config false;</w:delText>
              </w:r>
            </w:del>
          </w:p>
          <w:p w14:paraId="5DF26433" w14:textId="787342EE" w:rsidR="00F71F36" w:rsidRPr="009227FA" w:rsidDel="00ED0AEA" w:rsidRDefault="00F71F36" w:rsidP="00011096">
            <w:pPr>
              <w:pStyle w:val="XML4"/>
              <w:rPr>
                <w:del w:id="32573" w:author="Thomas Dietz" w:date="2012-08-08T17:00:00Z"/>
              </w:rPr>
            </w:pPr>
            <w:del w:id="32574" w:author="Thomas Dietz" w:date="2012-08-08T17:00:00Z">
              <w:r w:rsidRPr="009227FA" w:rsidDel="00ED0AEA">
                <w:delText>description "The maximum rate in kilobit/second if the current rate selector has value 'other'.";</w:delText>
              </w:r>
            </w:del>
          </w:p>
          <w:p w14:paraId="36FAED44" w14:textId="78DBAC9A" w:rsidR="00F71F36" w:rsidRPr="009227FA" w:rsidDel="00ED0AEA" w:rsidRDefault="00F71F36" w:rsidP="00011096">
            <w:pPr>
              <w:pStyle w:val="XML3"/>
              <w:rPr>
                <w:del w:id="32575" w:author="Thomas Dietz" w:date="2012-08-08T17:00:00Z"/>
              </w:rPr>
            </w:pPr>
            <w:del w:id="32576" w:author="Thomas Dietz" w:date="2012-08-08T17:00:00Z">
              <w:r w:rsidRPr="009227FA" w:rsidDel="00ED0AEA">
                <w:delText>}</w:delText>
              </w:r>
            </w:del>
          </w:p>
          <w:p w14:paraId="536D2364" w14:textId="1E7991CC" w:rsidR="00F71F36" w:rsidRPr="009227FA" w:rsidDel="00ED0AEA" w:rsidRDefault="00F71F36" w:rsidP="00011096">
            <w:pPr>
              <w:pStyle w:val="XML3"/>
              <w:rPr>
                <w:del w:id="32577" w:author="Thomas Dietz" w:date="2012-08-08T17:00:00Z"/>
              </w:rPr>
            </w:pPr>
            <w:del w:id="32578" w:author="Thomas Dietz" w:date="2012-08-08T17:00:00Z">
              <w:r w:rsidRPr="009227FA" w:rsidDel="00ED0AEA">
                <w:delText>container configuration {</w:delText>
              </w:r>
            </w:del>
          </w:p>
          <w:p w14:paraId="1CF39D6E" w14:textId="38DB10B5" w:rsidR="00F71F36" w:rsidRPr="009227FA" w:rsidDel="00ED0AEA" w:rsidRDefault="00F71F36" w:rsidP="00011096">
            <w:pPr>
              <w:pStyle w:val="XML4"/>
              <w:rPr>
                <w:del w:id="32579" w:author="Thomas Dietz" w:date="2012-08-08T17:00:00Z"/>
              </w:rPr>
            </w:pPr>
            <w:del w:id="32580" w:author="Thomas Dietz" w:date="2012-08-08T17:00:00Z">
              <w:r w:rsidRPr="009227FA" w:rsidDel="00ED0AEA">
                <w:delText>leaf admin-state {</w:delText>
              </w:r>
            </w:del>
          </w:p>
          <w:p w14:paraId="48EB403B" w14:textId="471CC22D" w:rsidR="00F71F36" w:rsidRPr="009227FA" w:rsidDel="00ED0AEA" w:rsidRDefault="00F71F36" w:rsidP="00011096">
            <w:pPr>
              <w:pStyle w:val="XML5"/>
              <w:rPr>
                <w:del w:id="32581" w:author="Thomas Dietz" w:date="2012-08-08T17:00:00Z"/>
              </w:rPr>
            </w:pPr>
            <w:del w:id="32582" w:author="Thomas Dietz" w:date="2012-08-08T17:00:00Z">
              <w:r w:rsidRPr="009227FA" w:rsidDel="00ED0AEA">
                <w:delText>type up-down-state-type;</w:delText>
              </w:r>
            </w:del>
          </w:p>
          <w:p w14:paraId="040BE4EA" w14:textId="35520AB2" w:rsidR="00F71F36" w:rsidRPr="009227FA" w:rsidDel="00ED0AEA" w:rsidRDefault="00F71F36" w:rsidP="00011096">
            <w:pPr>
              <w:pStyle w:val="XML5"/>
              <w:rPr>
                <w:del w:id="32583" w:author="Thomas Dietz" w:date="2012-08-08T17:00:00Z"/>
              </w:rPr>
            </w:pPr>
            <w:del w:id="32584" w:author="Thomas Dietz" w:date="2012-08-08T17:00:00Z">
              <w:r w:rsidRPr="009227FA" w:rsidDel="00ED0AEA">
                <w:delText>default up;</w:delText>
              </w:r>
            </w:del>
          </w:p>
          <w:p w14:paraId="57599170" w14:textId="27711A0B" w:rsidR="00F71F36" w:rsidRPr="009227FA" w:rsidDel="00ED0AEA" w:rsidRDefault="00F71F36" w:rsidP="00011096">
            <w:pPr>
              <w:pStyle w:val="XML5"/>
              <w:rPr>
                <w:del w:id="32585" w:author="Thomas Dietz" w:date="2012-08-08T17:00:00Z"/>
              </w:rPr>
            </w:pPr>
            <w:del w:id="32586" w:author="Thomas Dietz" w:date="2012-08-08T17:00:00Z">
              <w:r w:rsidRPr="009227FA" w:rsidDel="00ED0AEA">
                <w:delText>description "The administrative state of the port.";</w:delText>
              </w:r>
            </w:del>
          </w:p>
          <w:p w14:paraId="222D6AE1" w14:textId="3900E77F" w:rsidR="00F71F36" w:rsidRPr="009227FA" w:rsidDel="00ED0AEA" w:rsidRDefault="00F71F36" w:rsidP="00011096">
            <w:pPr>
              <w:pStyle w:val="XML4"/>
              <w:rPr>
                <w:del w:id="32587" w:author="Thomas Dietz" w:date="2012-08-08T17:00:00Z"/>
              </w:rPr>
            </w:pPr>
            <w:del w:id="32588" w:author="Thomas Dietz" w:date="2012-08-08T17:00:00Z">
              <w:r w:rsidRPr="009227FA" w:rsidDel="00ED0AEA">
                <w:delText>}</w:delText>
              </w:r>
            </w:del>
          </w:p>
          <w:p w14:paraId="4369F083" w14:textId="72BDC242" w:rsidR="00F71F36" w:rsidRPr="009227FA" w:rsidDel="00ED0AEA" w:rsidRDefault="00F71F36" w:rsidP="00011096">
            <w:pPr>
              <w:pStyle w:val="XML4"/>
              <w:rPr>
                <w:del w:id="32589" w:author="Thomas Dietz" w:date="2012-08-08T17:00:00Z"/>
              </w:rPr>
            </w:pPr>
            <w:del w:id="32590" w:author="Thomas Dietz" w:date="2012-08-08T17:00:00Z">
              <w:r w:rsidRPr="009227FA" w:rsidDel="00ED0AEA">
                <w:delText>leaf no-receive {</w:delText>
              </w:r>
            </w:del>
          </w:p>
          <w:p w14:paraId="523CA2F6" w14:textId="74D256FC" w:rsidR="00F71F36" w:rsidRPr="009227FA" w:rsidDel="00ED0AEA" w:rsidRDefault="00F71F36" w:rsidP="00011096">
            <w:pPr>
              <w:pStyle w:val="XML5"/>
              <w:rPr>
                <w:del w:id="32591" w:author="Thomas Dietz" w:date="2012-08-08T17:00:00Z"/>
              </w:rPr>
            </w:pPr>
            <w:del w:id="32592" w:author="Thomas Dietz" w:date="2012-08-08T17:00:00Z">
              <w:r w:rsidRPr="009227FA" w:rsidDel="00ED0AEA">
                <w:delText>type boolean;</w:delText>
              </w:r>
            </w:del>
          </w:p>
          <w:p w14:paraId="7B449B3E" w14:textId="445FE8E0" w:rsidR="00F71F36" w:rsidRPr="009227FA" w:rsidDel="00ED0AEA" w:rsidRDefault="00F71F36" w:rsidP="00011096">
            <w:pPr>
              <w:pStyle w:val="XML5"/>
              <w:rPr>
                <w:del w:id="32593" w:author="Thomas Dietz" w:date="2012-08-08T17:00:00Z"/>
              </w:rPr>
            </w:pPr>
            <w:del w:id="32594" w:author="Thomas Dietz" w:date="2012-08-08T17:00:00Z">
              <w:r w:rsidRPr="009227FA" w:rsidDel="00ED0AEA">
                <w:delText>default false;</w:delText>
              </w:r>
            </w:del>
          </w:p>
          <w:p w14:paraId="12049E99" w14:textId="45F9AAEC" w:rsidR="00F71F36" w:rsidRPr="003C232C" w:rsidDel="00ED0AEA" w:rsidRDefault="00F71F36" w:rsidP="00011096">
            <w:pPr>
              <w:pStyle w:val="XMLIndent4"/>
              <w:rPr>
                <w:del w:id="32595" w:author="Thomas Dietz" w:date="2012-08-08T17:00:00Z"/>
                <w:rFonts w:eastAsia="Times New Roman"/>
              </w:rPr>
            </w:pPr>
            <w:del w:id="32596" w:author="Thomas Dietz" w:date="2012-08-08T17:00:00Z">
              <w:r w:rsidRPr="009227FA" w:rsidDel="00ED0AEA">
                <w:rPr>
                  <w:rFonts w:eastAsia="Times New Roman"/>
                </w:rPr>
                <w:delText>description "Specifies if receiving packets is not enabled on the port.";</w:delText>
              </w:r>
            </w:del>
          </w:p>
          <w:p w14:paraId="56451DD6" w14:textId="161EFE39" w:rsidR="00F71F36" w:rsidRPr="009227FA" w:rsidDel="00ED0AEA" w:rsidRDefault="00F71F36" w:rsidP="00011096">
            <w:pPr>
              <w:pStyle w:val="XML4"/>
              <w:rPr>
                <w:del w:id="32597" w:author="Thomas Dietz" w:date="2012-08-08T17:00:00Z"/>
              </w:rPr>
            </w:pPr>
            <w:del w:id="32598" w:author="Thomas Dietz" w:date="2012-08-08T17:00:00Z">
              <w:r w:rsidRPr="009227FA" w:rsidDel="00ED0AEA">
                <w:delText>}</w:delText>
              </w:r>
            </w:del>
          </w:p>
          <w:p w14:paraId="349674CF" w14:textId="3E0B860E" w:rsidR="00F71F36" w:rsidRPr="009227FA" w:rsidDel="00ED0AEA" w:rsidRDefault="00F71F36" w:rsidP="00011096">
            <w:pPr>
              <w:pStyle w:val="XML4"/>
              <w:rPr>
                <w:del w:id="32599" w:author="Thomas Dietz" w:date="2012-08-08T17:00:00Z"/>
              </w:rPr>
            </w:pPr>
            <w:del w:id="32600" w:author="Thomas Dietz" w:date="2012-08-08T17:00:00Z">
              <w:r w:rsidRPr="009227FA" w:rsidDel="00ED0AEA">
                <w:delText>leaf no-forward {</w:delText>
              </w:r>
            </w:del>
          </w:p>
          <w:p w14:paraId="0B0BE96B" w14:textId="5B22AD83" w:rsidR="00F71F36" w:rsidRPr="009227FA" w:rsidDel="00ED0AEA" w:rsidRDefault="00F71F36" w:rsidP="00011096">
            <w:pPr>
              <w:pStyle w:val="XML5"/>
              <w:rPr>
                <w:del w:id="32601" w:author="Thomas Dietz" w:date="2012-08-08T17:00:00Z"/>
              </w:rPr>
            </w:pPr>
            <w:del w:id="32602" w:author="Thomas Dietz" w:date="2012-08-08T17:00:00Z">
              <w:r w:rsidRPr="009227FA" w:rsidDel="00ED0AEA">
                <w:delText>type boolean;</w:delText>
              </w:r>
            </w:del>
          </w:p>
          <w:p w14:paraId="63065488" w14:textId="5C67600B" w:rsidR="00F71F36" w:rsidRPr="009227FA" w:rsidDel="00ED0AEA" w:rsidRDefault="00F71F36" w:rsidP="00011096">
            <w:pPr>
              <w:pStyle w:val="XML5"/>
              <w:rPr>
                <w:del w:id="32603" w:author="Thomas Dietz" w:date="2012-08-08T17:00:00Z"/>
              </w:rPr>
            </w:pPr>
            <w:del w:id="32604" w:author="Thomas Dietz" w:date="2012-08-08T17:00:00Z">
              <w:r w:rsidRPr="009227FA" w:rsidDel="00ED0AEA">
                <w:delText>default false;</w:delText>
              </w:r>
            </w:del>
          </w:p>
          <w:p w14:paraId="04E5DB1F" w14:textId="14FF2A4C" w:rsidR="00F71F36" w:rsidRPr="003C232C" w:rsidDel="00ED0AEA" w:rsidRDefault="00F71F36" w:rsidP="00011096">
            <w:pPr>
              <w:pStyle w:val="XMLIndent4"/>
              <w:rPr>
                <w:del w:id="32605" w:author="Thomas Dietz" w:date="2012-08-08T17:00:00Z"/>
                <w:rFonts w:eastAsia="Times New Roman"/>
              </w:rPr>
            </w:pPr>
            <w:del w:id="32606" w:author="Thomas Dietz" w:date="2012-08-08T17:00:00Z">
              <w:r w:rsidRPr="009227FA" w:rsidDel="00ED0AEA">
                <w:rPr>
                  <w:rFonts w:eastAsia="Times New Roman"/>
                </w:rPr>
                <w:delText>description "Specifies if forwarding packets is not enabled on that port.";</w:delText>
              </w:r>
            </w:del>
          </w:p>
          <w:p w14:paraId="0113F574" w14:textId="1C06612E" w:rsidR="00F71F36" w:rsidRPr="009227FA" w:rsidDel="00ED0AEA" w:rsidRDefault="00F71F36" w:rsidP="00011096">
            <w:pPr>
              <w:pStyle w:val="XML4"/>
              <w:rPr>
                <w:del w:id="32607" w:author="Thomas Dietz" w:date="2012-08-08T17:00:00Z"/>
              </w:rPr>
            </w:pPr>
            <w:del w:id="32608" w:author="Thomas Dietz" w:date="2012-08-08T17:00:00Z">
              <w:r w:rsidRPr="009227FA" w:rsidDel="00ED0AEA">
                <w:delText>}</w:delText>
              </w:r>
            </w:del>
          </w:p>
          <w:p w14:paraId="75BC17AA" w14:textId="3BCAE4B3" w:rsidR="00F71F36" w:rsidRPr="009227FA" w:rsidDel="00ED0AEA" w:rsidRDefault="00F71F36" w:rsidP="00011096">
            <w:pPr>
              <w:pStyle w:val="XML4"/>
              <w:rPr>
                <w:del w:id="32609" w:author="Thomas Dietz" w:date="2012-08-08T17:00:00Z"/>
              </w:rPr>
            </w:pPr>
            <w:del w:id="32610" w:author="Thomas Dietz" w:date="2012-08-08T17:00:00Z">
              <w:r w:rsidRPr="009227FA" w:rsidDel="00ED0AEA">
                <w:delText>leaf no-packet-in {</w:delText>
              </w:r>
            </w:del>
          </w:p>
          <w:p w14:paraId="4BE4BB43" w14:textId="71B46956" w:rsidR="00F71F36" w:rsidRPr="009227FA" w:rsidDel="00ED0AEA" w:rsidRDefault="00F71F36" w:rsidP="00011096">
            <w:pPr>
              <w:pStyle w:val="XML5"/>
              <w:rPr>
                <w:del w:id="32611" w:author="Thomas Dietz" w:date="2012-08-08T17:00:00Z"/>
              </w:rPr>
            </w:pPr>
            <w:del w:id="32612" w:author="Thomas Dietz" w:date="2012-08-08T17:00:00Z">
              <w:r w:rsidRPr="009227FA" w:rsidDel="00ED0AEA">
                <w:delText>type boolean;</w:delText>
              </w:r>
            </w:del>
          </w:p>
          <w:p w14:paraId="20F0CAF0" w14:textId="3139FEEE" w:rsidR="00F71F36" w:rsidRPr="009227FA" w:rsidDel="00ED0AEA" w:rsidRDefault="00F71F36" w:rsidP="00011096">
            <w:pPr>
              <w:pStyle w:val="XML5"/>
              <w:rPr>
                <w:del w:id="32613" w:author="Thomas Dietz" w:date="2012-08-08T17:00:00Z"/>
              </w:rPr>
            </w:pPr>
            <w:del w:id="32614" w:author="Thomas Dietz" w:date="2012-08-08T17:00:00Z">
              <w:r w:rsidRPr="009227FA" w:rsidDel="00ED0AEA">
                <w:delText>default false;</w:delText>
              </w:r>
            </w:del>
          </w:p>
          <w:p w14:paraId="50A62B9C" w14:textId="26C0D045" w:rsidR="00F71F36" w:rsidRPr="009227FA" w:rsidDel="00ED0AEA" w:rsidRDefault="00F71F36" w:rsidP="00011096">
            <w:pPr>
              <w:pStyle w:val="XML5"/>
              <w:rPr>
                <w:del w:id="32615" w:author="Thomas Dietz" w:date="2012-08-08T17:00:00Z"/>
              </w:rPr>
            </w:pPr>
            <w:del w:id="32616" w:author="Thomas Dietz" w:date="2012-08-08T17:00:00Z">
              <w:r w:rsidRPr="009227FA" w:rsidDel="00ED0AEA">
                <w:delText>description "Specifies if sending packet-in messages for coming packets is not enabled on that port.";</w:delText>
              </w:r>
            </w:del>
          </w:p>
          <w:p w14:paraId="11E3D205" w14:textId="4E02AC13" w:rsidR="00F71F36" w:rsidRPr="009227FA" w:rsidDel="00ED0AEA" w:rsidRDefault="00F71F36" w:rsidP="00011096">
            <w:pPr>
              <w:pStyle w:val="XML4"/>
              <w:rPr>
                <w:del w:id="32617" w:author="Thomas Dietz" w:date="2012-08-08T17:00:00Z"/>
              </w:rPr>
            </w:pPr>
            <w:del w:id="32618" w:author="Thomas Dietz" w:date="2012-08-08T17:00:00Z">
              <w:r w:rsidRPr="009227FA" w:rsidDel="00ED0AEA">
                <w:delText>}</w:delText>
              </w:r>
            </w:del>
          </w:p>
          <w:p w14:paraId="6BFCD531" w14:textId="579039E8" w:rsidR="00F71F36" w:rsidRPr="009227FA" w:rsidDel="00ED0AEA" w:rsidRDefault="00F71F36" w:rsidP="00011096">
            <w:pPr>
              <w:pStyle w:val="XML3"/>
              <w:rPr>
                <w:del w:id="32619" w:author="Thomas Dietz" w:date="2012-08-08T17:00:00Z"/>
              </w:rPr>
            </w:pPr>
            <w:del w:id="32620" w:author="Thomas Dietz" w:date="2012-08-08T17:00:00Z">
              <w:r w:rsidRPr="009227FA" w:rsidDel="00ED0AEA">
                <w:delText>}</w:delText>
              </w:r>
            </w:del>
          </w:p>
          <w:p w14:paraId="5D8BAEA9" w14:textId="530A4D6D" w:rsidR="00F71F36" w:rsidRPr="009227FA" w:rsidDel="00ED0AEA" w:rsidRDefault="00F71F36" w:rsidP="00011096">
            <w:pPr>
              <w:pStyle w:val="XML3"/>
              <w:rPr>
                <w:del w:id="32621" w:author="Thomas Dietz" w:date="2012-08-08T17:00:00Z"/>
              </w:rPr>
            </w:pPr>
            <w:del w:id="32622" w:author="Thomas Dietz" w:date="2012-08-08T17:00:00Z">
              <w:r w:rsidRPr="009227FA" w:rsidDel="00ED0AEA">
                <w:delText>container state {</w:delText>
              </w:r>
            </w:del>
          </w:p>
          <w:p w14:paraId="52B87EF5" w14:textId="4D4927C3" w:rsidR="00F71F36" w:rsidRPr="009227FA" w:rsidDel="00ED0AEA" w:rsidRDefault="00F71F36" w:rsidP="00011096">
            <w:pPr>
              <w:pStyle w:val="XML4"/>
              <w:rPr>
                <w:del w:id="32623" w:author="Thomas Dietz" w:date="2012-08-08T17:00:00Z"/>
              </w:rPr>
            </w:pPr>
            <w:del w:id="32624" w:author="Thomas Dietz" w:date="2012-08-08T17:00:00Z">
              <w:r w:rsidRPr="009227FA" w:rsidDel="00ED0AEA">
                <w:delText>config false;</w:delText>
              </w:r>
            </w:del>
          </w:p>
          <w:p w14:paraId="0AEB569F" w14:textId="0A874387" w:rsidR="00F71F36" w:rsidRPr="009227FA" w:rsidDel="00ED0AEA" w:rsidRDefault="00F71F36" w:rsidP="00011096">
            <w:pPr>
              <w:pStyle w:val="XML4"/>
              <w:rPr>
                <w:del w:id="32625" w:author="Thomas Dietz" w:date="2012-08-08T17:00:00Z"/>
              </w:rPr>
            </w:pPr>
            <w:del w:id="32626" w:author="Thomas Dietz" w:date="2012-08-08T17:00:00Z">
              <w:r w:rsidRPr="009227FA" w:rsidDel="00ED0AEA">
                <w:delText>leaf oper-state {</w:delText>
              </w:r>
            </w:del>
          </w:p>
          <w:p w14:paraId="0166CE88" w14:textId="023643CD" w:rsidR="00F71F36" w:rsidRPr="009227FA" w:rsidDel="00ED0AEA" w:rsidRDefault="00F71F36" w:rsidP="00011096">
            <w:pPr>
              <w:pStyle w:val="XML5"/>
              <w:rPr>
                <w:del w:id="32627" w:author="Thomas Dietz" w:date="2012-08-08T17:00:00Z"/>
              </w:rPr>
            </w:pPr>
            <w:del w:id="32628" w:author="Thomas Dietz" w:date="2012-08-08T17:00:00Z">
              <w:r w:rsidRPr="009227FA" w:rsidDel="00ED0AEA">
                <w:delText>type up-down-state-type;</w:delText>
              </w:r>
            </w:del>
          </w:p>
          <w:p w14:paraId="600DF6CB" w14:textId="76D3B3F6" w:rsidR="00F71F36" w:rsidRPr="009227FA" w:rsidDel="00ED0AEA" w:rsidRDefault="00F71F36" w:rsidP="00011096">
            <w:pPr>
              <w:pStyle w:val="XML5"/>
              <w:rPr>
                <w:del w:id="32629" w:author="Thomas Dietz" w:date="2012-08-08T17:00:00Z"/>
              </w:rPr>
            </w:pPr>
            <w:del w:id="32630" w:author="Thomas Dietz" w:date="2012-08-08T17:00:00Z">
              <w:r w:rsidRPr="009227FA" w:rsidDel="00ED0AEA">
                <w:delText>mandatory true;</w:delText>
              </w:r>
            </w:del>
          </w:p>
          <w:p w14:paraId="12C1BD37" w14:textId="04506177" w:rsidR="00F71F36" w:rsidRPr="003C232C" w:rsidDel="00ED0AEA" w:rsidRDefault="00F71F36" w:rsidP="00011096">
            <w:pPr>
              <w:pStyle w:val="XMLIndent4"/>
              <w:rPr>
                <w:del w:id="32631" w:author="Thomas Dietz" w:date="2012-08-08T17:00:00Z"/>
                <w:rFonts w:eastAsia="Times New Roman"/>
              </w:rPr>
            </w:pPr>
            <w:del w:id="32632" w:author="Thomas Dietz" w:date="2012-08-08T17:00:00Z">
              <w:r w:rsidRPr="009227FA" w:rsidDel="00ED0AEA">
                <w:rPr>
                  <w:rFonts w:eastAsia="Times New Roman"/>
                </w:rPr>
                <w:delText>description "The operational state of the port.";</w:delText>
              </w:r>
            </w:del>
          </w:p>
          <w:p w14:paraId="2D84A266" w14:textId="1AB7D239" w:rsidR="00F71F36" w:rsidRPr="009227FA" w:rsidDel="00ED0AEA" w:rsidRDefault="00F71F36" w:rsidP="00011096">
            <w:pPr>
              <w:pStyle w:val="XML4"/>
              <w:rPr>
                <w:del w:id="32633" w:author="Thomas Dietz" w:date="2012-08-08T17:00:00Z"/>
              </w:rPr>
            </w:pPr>
            <w:del w:id="32634" w:author="Thomas Dietz" w:date="2012-08-08T17:00:00Z">
              <w:r w:rsidRPr="009227FA" w:rsidDel="00ED0AEA">
                <w:delText>}</w:delText>
              </w:r>
            </w:del>
          </w:p>
          <w:p w14:paraId="5456FE77" w14:textId="19088CD5" w:rsidR="00F71F36" w:rsidRPr="009227FA" w:rsidDel="00ED0AEA" w:rsidRDefault="00F71F36" w:rsidP="00011096">
            <w:pPr>
              <w:pStyle w:val="XML4"/>
              <w:rPr>
                <w:del w:id="32635" w:author="Thomas Dietz" w:date="2012-08-08T17:00:00Z"/>
              </w:rPr>
            </w:pPr>
            <w:del w:id="32636" w:author="Thomas Dietz" w:date="2012-08-08T17:00:00Z">
              <w:r w:rsidRPr="009227FA" w:rsidDel="00ED0AEA">
                <w:delText>leaf blocked {</w:delText>
              </w:r>
            </w:del>
          </w:p>
          <w:p w14:paraId="286D0C26" w14:textId="0530D200" w:rsidR="00F71F36" w:rsidRPr="009227FA" w:rsidDel="00ED0AEA" w:rsidRDefault="00F71F36" w:rsidP="00011096">
            <w:pPr>
              <w:pStyle w:val="XML5"/>
              <w:rPr>
                <w:del w:id="32637" w:author="Thomas Dietz" w:date="2012-08-08T17:00:00Z"/>
              </w:rPr>
            </w:pPr>
            <w:del w:id="32638" w:author="Thomas Dietz" w:date="2012-08-08T17:00:00Z">
              <w:r w:rsidRPr="009227FA" w:rsidDel="00ED0AEA">
                <w:delText>type boolean;</w:delText>
              </w:r>
            </w:del>
          </w:p>
          <w:p w14:paraId="7A77DD60" w14:textId="3CF5092A" w:rsidR="00F71F36" w:rsidRPr="009227FA" w:rsidDel="00ED0AEA" w:rsidRDefault="00F71F36" w:rsidP="00011096">
            <w:pPr>
              <w:pStyle w:val="XML5"/>
              <w:rPr>
                <w:del w:id="32639" w:author="Thomas Dietz" w:date="2012-08-08T17:00:00Z"/>
              </w:rPr>
            </w:pPr>
            <w:del w:id="32640" w:author="Thomas Dietz" w:date="2012-08-08T17:00:00Z">
              <w:r w:rsidRPr="009227FA" w:rsidDel="00ED0AEA">
                <w:delText>mandatory true;</w:delText>
              </w:r>
            </w:del>
          </w:p>
          <w:p w14:paraId="6374A854" w14:textId="1F6D6ED2" w:rsidR="00F71F36" w:rsidRPr="009227FA" w:rsidDel="00ED0AEA" w:rsidRDefault="00F71F36" w:rsidP="00011096">
            <w:pPr>
              <w:pStyle w:val="XML5"/>
              <w:rPr>
                <w:del w:id="32641" w:author="Thomas Dietz" w:date="2012-08-08T17:00:00Z"/>
              </w:rPr>
            </w:pPr>
            <w:del w:id="32642" w:author="Thomas Dietz" w:date="2012-08-08T17:00:00Z">
              <w:r w:rsidRPr="009227FA" w:rsidDel="00ED0AEA">
                <w:delText>description "tbd";</w:delText>
              </w:r>
            </w:del>
          </w:p>
          <w:p w14:paraId="0D6A937B" w14:textId="44412A9B" w:rsidR="00F71F36" w:rsidRPr="009227FA" w:rsidDel="00ED0AEA" w:rsidRDefault="00F71F36" w:rsidP="00011096">
            <w:pPr>
              <w:pStyle w:val="XML4"/>
              <w:rPr>
                <w:del w:id="32643" w:author="Thomas Dietz" w:date="2012-08-08T17:00:00Z"/>
              </w:rPr>
            </w:pPr>
            <w:del w:id="32644" w:author="Thomas Dietz" w:date="2012-08-08T17:00:00Z">
              <w:r w:rsidRPr="009227FA" w:rsidDel="00ED0AEA">
                <w:delText>}</w:delText>
              </w:r>
            </w:del>
          </w:p>
          <w:p w14:paraId="4CA89DEA" w14:textId="130C5E9E" w:rsidR="00F71F36" w:rsidRPr="009227FA" w:rsidDel="00ED0AEA" w:rsidRDefault="00F71F36" w:rsidP="00011096">
            <w:pPr>
              <w:pStyle w:val="XML4"/>
              <w:rPr>
                <w:del w:id="32645" w:author="Thomas Dietz" w:date="2012-08-08T17:00:00Z"/>
              </w:rPr>
            </w:pPr>
            <w:del w:id="32646" w:author="Thomas Dietz" w:date="2012-08-08T17:00:00Z">
              <w:r w:rsidRPr="009227FA" w:rsidDel="00ED0AEA">
                <w:delText>leaf live {</w:delText>
              </w:r>
            </w:del>
          </w:p>
          <w:p w14:paraId="7BBEF7BD" w14:textId="5C9692DC" w:rsidR="00F71F36" w:rsidRPr="009227FA" w:rsidDel="00ED0AEA" w:rsidRDefault="00F71F36" w:rsidP="00011096">
            <w:pPr>
              <w:pStyle w:val="XML5"/>
              <w:rPr>
                <w:del w:id="32647" w:author="Thomas Dietz" w:date="2012-08-08T17:00:00Z"/>
              </w:rPr>
            </w:pPr>
            <w:del w:id="32648" w:author="Thomas Dietz" w:date="2012-08-08T17:00:00Z">
              <w:r w:rsidRPr="009227FA" w:rsidDel="00ED0AEA">
                <w:delText>type boolean;</w:delText>
              </w:r>
            </w:del>
          </w:p>
          <w:p w14:paraId="683316C7" w14:textId="178CFC5C" w:rsidR="00F71F36" w:rsidRPr="009227FA" w:rsidDel="00ED0AEA" w:rsidRDefault="00F71F36" w:rsidP="00011096">
            <w:pPr>
              <w:pStyle w:val="XML5"/>
              <w:rPr>
                <w:del w:id="32649" w:author="Thomas Dietz" w:date="2012-08-08T17:00:00Z"/>
              </w:rPr>
            </w:pPr>
            <w:del w:id="32650" w:author="Thomas Dietz" w:date="2012-08-08T17:00:00Z">
              <w:r w:rsidRPr="009227FA" w:rsidDel="00ED0AEA">
                <w:delText>mandatory true;</w:delText>
              </w:r>
            </w:del>
          </w:p>
          <w:p w14:paraId="0AFDB9B8" w14:textId="16BA0142" w:rsidR="00F71F36" w:rsidRPr="009227FA" w:rsidDel="00ED0AEA" w:rsidRDefault="00F71F36" w:rsidP="00011096">
            <w:pPr>
              <w:pStyle w:val="XML5"/>
              <w:rPr>
                <w:del w:id="32651" w:author="Thomas Dietz" w:date="2012-08-08T17:00:00Z"/>
              </w:rPr>
            </w:pPr>
            <w:del w:id="32652" w:author="Thomas Dietz" w:date="2012-08-08T17:00:00Z">
              <w:r w:rsidRPr="009227FA" w:rsidDel="00ED0AEA">
                <w:delText>description "tbd";</w:delText>
              </w:r>
            </w:del>
          </w:p>
          <w:p w14:paraId="42CA9120" w14:textId="78CEFE6A" w:rsidR="00F71F36" w:rsidRPr="009227FA" w:rsidDel="00ED0AEA" w:rsidRDefault="00F71F36" w:rsidP="00011096">
            <w:pPr>
              <w:pStyle w:val="XML4"/>
              <w:rPr>
                <w:del w:id="32653" w:author="Thomas Dietz" w:date="2012-08-08T17:00:00Z"/>
              </w:rPr>
            </w:pPr>
            <w:del w:id="32654" w:author="Thomas Dietz" w:date="2012-08-08T17:00:00Z">
              <w:r w:rsidRPr="009227FA" w:rsidDel="00ED0AEA">
                <w:delText>}</w:delText>
              </w:r>
            </w:del>
          </w:p>
          <w:p w14:paraId="702E44D3" w14:textId="3803269D" w:rsidR="00F71F36" w:rsidRPr="009227FA" w:rsidDel="00ED0AEA" w:rsidRDefault="00F71F36" w:rsidP="00011096">
            <w:pPr>
              <w:pStyle w:val="XML3"/>
              <w:rPr>
                <w:del w:id="32655" w:author="Thomas Dietz" w:date="2012-08-08T17:00:00Z"/>
              </w:rPr>
            </w:pPr>
            <w:del w:id="32656" w:author="Thomas Dietz" w:date="2012-08-08T17:00:00Z">
              <w:r w:rsidRPr="009227FA" w:rsidDel="00ED0AEA">
                <w:delText>}</w:delText>
              </w:r>
            </w:del>
          </w:p>
          <w:p w14:paraId="3A134871" w14:textId="6BED237C" w:rsidR="00F71F36" w:rsidRPr="009227FA" w:rsidDel="00ED0AEA" w:rsidRDefault="00F71F36" w:rsidP="00011096">
            <w:pPr>
              <w:pStyle w:val="XML3"/>
              <w:rPr>
                <w:del w:id="32657" w:author="Thomas Dietz" w:date="2012-08-08T17:00:00Z"/>
              </w:rPr>
            </w:pPr>
            <w:del w:id="32658" w:author="Thomas Dietz" w:date="2012-08-08T17:00:00Z">
              <w:r w:rsidRPr="009227FA" w:rsidDel="00ED0AEA">
                <w:delText>container features {</w:delText>
              </w:r>
            </w:del>
          </w:p>
          <w:p w14:paraId="10CEDF36" w14:textId="03772CB5" w:rsidR="00F71F36" w:rsidRPr="009227FA" w:rsidDel="00ED0AEA" w:rsidRDefault="00F71F36" w:rsidP="00011096">
            <w:pPr>
              <w:pStyle w:val="XML4"/>
              <w:rPr>
                <w:del w:id="32659" w:author="Thomas Dietz" w:date="2012-08-08T17:00:00Z"/>
              </w:rPr>
            </w:pPr>
            <w:del w:id="32660" w:author="Thomas Dietz" w:date="2012-08-08T17:00:00Z">
              <w:r w:rsidRPr="009227FA" w:rsidDel="00ED0AEA">
                <w:delText>container current {</w:delText>
              </w:r>
            </w:del>
          </w:p>
          <w:p w14:paraId="6B55CB05" w14:textId="0DFADB5F" w:rsidR="00F71F36" w:rsidRPr="009227FA" w:rsidDel="00ED0AEA" w:rsidRDefault="00F71F36" w:rsidP="00011096">
            <w:pPr>
              <w:pStyle w:val="XML5"/>
              <w:rPr>
                <w:del w:id="32661" w:author="Thomas Dietz" w:date="2012-08-08T17:00:00Z"/>
              </w:rPr>
            </w:pPr>
            <w:del w:id="32662" w:author="Thomas Dietz" w:date="2012-08-08T17:00:00Z">
              <w:r w:rsidRPr="009227FA" w:rsidDel="00ED0AEA">
                <w:delText>uses openflow-port-current-features-grouping;</w:delText>
              </w:r>
            </w:del>
          </w:p>
          <w:p w14:paraId="555A65B1" w14:textId="6BBE8727" w:rsidR="00F71F36" w:rsidRPr="009227FA" w:rsidDel="00ED0AEA" w:rsidRDefault="00F71F36" w:rsidP="00011096">
            <w:pPr>
              <w:pStyle w:val="XML5"/>
              <w:rPr>
                <w:del w:id="32663" w:author="Thomas Dietz" w:date="2012-08-08T17:00:00Z"/>
              </w:rPr>
            </w:pPr>
            <w:del w:id="32664" w:author="Thomas Dietz" w:date="2012-08-08T17:00:00Z">
              <w:r w:rsidRPr="009227FA" w:rsidDel="00ED0AEA">
                <w:delText>config false;</w:delText>
              </w:r>
            </w:del>
          </w:p>
          <w:p w14:paraId="07FC2047" w14:textId="35E520AD" w:rsidR="00F71F36" w:rsidRPr="009227FA" w:rsidDel="00ED0AEA" w:rsidRDefault="00F71F36" w:rsidP="00011096">
            <w:pPr>
              <w:pStyle w:val="XML5"/>
              <w:rPr>
                <w:del w:id="32665" w:author="Thomas Dietz" w:date="2012-08-08T17:00:00Z"/>
              </w:rPr>
            </w:pPr>
            <w:del w:id="32666" w:author="Thomas Dietz" w:date="2012-08-08T17:00:00Z">
              <w:r w:rsidRPr="009227FA" w:rsidDel="00ED0AEA">
                <w:delText>description "The features (rates, duplex, etc.) of the port that are currently in use.";</w:delText>
              </w:r>
            </w:del>
          </w:p>
          <w:p w14:paraId="6E6F09A0" w14:textId="32236484" w:rsidR="00F71F36" w:rsidRPr="009227FA" w:rsidDel="00ED0AEA" w:rsidRDefault="00F71F36" w:rsidP="00011096">
            <w:pPr>
              <w:pStyle w:val="XML4"/>
              <w:rPr>
                <w:del w:id="32667" w:author="Thomas Dietz" w:date="2012-08-08T17:00:00Z"/>
              </w:rPr>
            </w:pPr>
            <w:del w:id="32668" w:author="Thomas Dietz" w:date="2012-08-08T17:00:00Z">
              <w:r w:rsidRPr="009227FA" w:rsidDel="00ED0AEA">
                <w:delText>}</w:delText>
              </w:r>
            </w:del>
          </w:p>
          <w:p w14:paraId="34D1240E" w14:textId="12D3E35D" w:rsidR="00F71F36" w:rsidRPr="009227FA" w:rsidDel="00ED0AEA" w:rsidRDefault="00F71F36" w:rsidP="00011096">
            <w:pPr>
              <w:pStyle w:val="XML4"/>
              <w:rPr>
                <w:del w:id="32669" w:author="Thomas Dietz" w:date="2012-08-08T17:00:00Z"/>
              </w:rPr>
            </w:pPr>
            <w:del w:id="32670" w:author="Thomas Dietz" w:date="2012-08-08T17:00:00Z">
              <w:r w:rsidRPr="009227FA" w:rsidDel="00ED0AEA">
                <w:delText>container advertised {</w:delText>
              </w:r>
            </w:del>
          </w:p>
          <w:p w14:paraId="5660FA56" w14:textId="65C61E3B" w:rsidR="00F71F36" w:rsidRPr="009227FA" w:rsidDel="00ED0AEA" w:rsidRDefault="00F71F36" w:rsidP="00011096">
            <w:pPr>
              <w:pStyle w:val="XML5"/>
              <w:rPr>
                <w:del w:id="32671" w:author="Thomas Dietz" w:date="2012-08-08T17:00:00Z"/>
              </w:rPr>
            </w:pPr>
            <w:del w:id="32672" w:author="Thomas Dietz" w:date="2012-08-08T17:00:00Z">
              <w:r w:rsidRPr="009227FA" w:rsidDel="00ED0AEA">
                <w:delText>uses openflow-port-other-features-grouping;</w:delText>
              </w:r>
            </w:del>
          </w:p>
          <w:p w14:paraId="6170997F" w14:textId="7C82A727" w:rsidR="00F71F36" w:rsidRPr="009227FA" w:rsidDel="00ED0AEA" w:rsidRDefault="00F71F36" w:rsidP="00011096">
            <w:pPr>
              <w:pStyle w:val="XML5"/>
              <w:rPr>
                <w:del w:id="32673" w:author="Thomas Dietz" w:date="2012-08-08T17:00:00Z"/>
              </w:rPr>
            </w:pPr>
            <w:del w:id="32674" w:author="Thomas Dietz" w:date="2012-08-08T17:00:00Z">
              <w:r w:rsidRPr="009227FA" w:rsidDel="00ED0AEA">
                <w:delText>description "The features (rates, duplex, etc.) of the port that are advertised to the peer port.";</w:delText>
              </w:r>
            </w:del>
          </w:p>
          <w:p w14:paraId="37BD7853" w14:textId="3B538EAF" w:rsidR="00F71F36" w:rsidRPr="009227FA" w:rsidDel="00ED0AEA" w:rsidRDefault="00F71F36" w:rsidP="00011096">
            <w:pPr>
              <w:pStyle w:val="XML4"/>
              <w:rPr>
                <w:del w:id="32675" w:author="Thomas Dietz" w:date="2012-08-08T17:00:00Z"/>
              </w:rPr>
            </w:pPr>
            <w:del w:id="32676" w:author="Thomas Dietz" w:date="2012-08-08T17:00:00Z">
              <w:r w:rsidRPr="009227FA" w:rsidDel="00ED0AEA">
                <w:delText>}</w:delText>
              </w:r>
            </w:del>
          </w:p>
          <w:p w14:paraId="7ABDE429" w14:textId="0F95B1A9" w:rsidR="00F71F36" w:rsidRPr="009227FA" w:rsidDel="00ED0AEA" w:rsidRDefault="00F71F36" w:rsidP="00011096">
            <w:pPr>
              <w:pStyle w:val="XML4"/>
              <w:rPr>
                <w:del w:id="32677" w:author="Thomas Dietz" w:date="2012-08-08T17:00:00Z"/>
              </w:rPr>
            </w:pPr>
            <w:del w:id="32678" w:author="Thomas Dietz" w:date="2012-08-08T17:00:00Z">
              <w:r w:rsidRPr="009227FA" w:rsidDel="00ED0AEA">
                <w:delText>container supported {</w:delText>
              </w:r>
            </w:del>
          </w:p>
          <w:p w14:paraId="61E6FB31" w14:textId="6AC15312" w:rsidR="00F71F36" w:rsidRPr="009227FA" w:rsidDel="00ED0AEA" w:rsidRDefault="00F71F36" w:rsidP="00011096">
            <w:pPr>
              <w:pStyle w:val="XML5"/>
              <w:rPr>
                <w:del w:id="32679" w:author="Thomas Dietz" w:date="2012-08-08T17:00:00Z"/>
              </w:rPr>
            </w:pPr>
            <w:del w:id="32680" w:author="Thomas Dietz" w:date="2012-08-08T17:00:00Z">
              <w:r w:rsidRPr="009227FA" w:rsidDel="00ED0AEA">
                <w:delText>uses openflow-port-other-features-grouping;</w:delText>
              </w:r>
            </w:del>
          </w:p>
          <w:p w14:paraId="753F8234" w14:textId="159CD10D" w:rsidR="00F71F36" w:rsidRPr="009227FA" w:rsidDel="00ED0AEA" w:rsidRDefault="00F71F36" w:rsidP="00011096">
            <w:pPr>
              <w:pStyle w:val="XML5"/>
              <w:rPr>
                <w:del w:id="32681" w:author="Thomas Dietz" w:date="2012-08-08T17:00:00Z"/>
              </w:rPr>
            </w:pPr>
            <w:del w:id="32682" w:author="Thomas Dietz" w:date="2012-08-08T17:00:00Z">
              <w:r w:rsidRPr="009227FA" w:rsidDel="00ED0AEA">
                <w:delText>config false;</w:delText>
              </w:r>
            </w:del>
          </w:p>
          <w:p w14:paraId="20730B50" w14:textId="3C0CAEB3" w:rsidR="00F71F36" w:rsidRPr="009227FA" w:rsidDel="00ED0AEA" w:rsidRDefault="00F71F36" w:rsidP="00011096">
            <w:pPr>
              <w:pStyle w:val="XML5"/>
              <w:rPr>
                <w:del w:id="32683" w:author="Thomas Dietz" w:date="2012-08-08T17:00:00Z"/>
              </w:rPr>
            </w:pPr>
            <w:del w:id="32684" w:author="Thomas Dietz" w:date="2012-08-08T17:00:00Z">
              <w:r w:rsidRPr="009227FA" w:rsidDel="00ED0AEA">
                <w:delText>description "The features (rates, duplex, etc.) of the port that are supported on the port.";</w:delText>
              </w:r>
            </w:del>
          </w:p>
          <w:p w14:paraId="7885D0CE" w14:textId="4D96CDBC" w:rsidR="00F71F36" w:rsidRPr="009227FA" w:rsidDel="00ED0AEA" w:rsidRDefault="00F71F36" w:rsidP="00011096">
            <w:pPr>
              <w:pStyle w:val="XML4"/>
              <w:rPr>
                <w:del w:id="32685" w:author="Thomas Dietz" w:date="2012-08-08T17:00:00Z"/>
              </w:rPr>
            </w:pPr>
            <w:del w:id="32686" w:author="Thomas Dietz" w:date="2012-08-08T17:00:00Z">
              <w:r w:rsidRPr="009227FA" w:rsidDel="00ED0AEA">
                <w:delText>}</w:delText>
              </w:r>
            </w:del>
          </w:p>
          <w:p w14:paraId="40A85962" w14:textId="2D5F94CB" w:rsidR="00F71F36" w:rsidRPr="009227FA" w:rsidDel="00ED0AEA" w:rsidRDefault="00F71F36" w:rsidP="00011096">
            <w:pPr>
              <w:pStyle w:val="XML4"/>
              <w:rPr>
                <w:del w:id="32687" w:author="Thomas Dietz" w:date="2012-08-08T17:00:00Z"/>
              </w:rPr>
            </w:pPr>
            <w:del w:id="32688" w:author="Thomas Dietz" w:date="2012-08-08T17:00:00Z">
              <w:r w:rsidRPr="009227FA" w:rsidDel="00ED0AEA">
                <w:delText>container advertised-peer {</w:delText>
              </w:r>
            </w:del>
          </w:p>
          <w:p w14:paraId="1579E9D5" w14:textId="46DBEE03" w:rsidR="00F71F36" w:rsidRPr="009227FA" w:rsidDel="00ED0AEA" w:rsidRDefault="00F71F36" w:rsidP="00011096">
            <w:pPr>
              <w:pStyle w:val="XML5"/>
              <w:rPr>
                <w:del w:id="32689" w:author="Thomas Dietz" w:date="2012-08-08T17:00:00Z"/>
              </w:rPr>
            </w:pPr>
            <w:del w:id="32690" w:author="Thomas Dietz" w:date="2012-08-08T17:00:00Z">
              <w:r w:rsidRPr="009227FA" w:rsidDel="00ED0AEA">
                <w:delText>uses openflow-port-other-features-grouping;</w:delText>
              </w:r>
            </w:del>
          </w:p>
          <w:p w14:paraId="010C5312" w14:textId="7E46C0C1" w:rsidR="00F71F36" w:rsidRPr="009227FA" w:rsidDel="00ED0AEA" w:rsidRDefault="00F71F36" w:rsidP="00011096">
            <w:pPr>
              <w:pStyle w:val="XML5"/>
              <w:rPr>
                <w:del w:id="32691" w:author="Thomas Dietz" w:date="2012-08-08T17:00:00Z"/>
              </w:rPr>
            </w:pPr>
            <w:del w:id="32692" w:author="Thomas Dietz" w:date="2012-08-08T17:00:00Z">
              <w:r w:rsidRPr="009227FA" w:rsidDel="00ED0AEA">
                <w:delText>config false;</w:delText>
              </w:r>
            </w:del>
          </w:p>
          <w:p w14:paraId="50DB7FFA" w14:textId="50E550FC" w:rsidR="00F71F36" w:rsidRPr="009227FA" w:rsidDel="00ED0AEA" w:rsidRDefault="00F71F36" w:rsidP="00011096">
            <w:pPr>
              <w:pStyle w:val="XML5"/>
              <w:rPr>
                <w:del w:id="32693" w:author="Thomas Dietz" w:date="2012-08-08T17:00:00Z"/>
              </w:rPr>
            </w:pPr>
            <w:del w:id="32694" w:author="Thomas Dietz" w:date="2012-08-08T17:00:00Z">
              <w:r w:rsidRPr="009227FA" w:rsidDel="00ED0AEA">
                <w:delText>description "The features (rates, duplex, etc.) that are currently advertised by the peer port.";</w:delText>
              </w:r>
            </w:del>
          </w:p>
          <w:p w14:paraId="0FC97AA2" w14:textId="0860C451" w:rsidR="00F71F36" w:rsidRPr="009227FA" w:rsidDel="00ED0AEA" w:rsidRDefault="00F71F36" w:rsidP="00011096">
            <w:pPr>
              <w:pStyle w:val="XML4"/>
              <w:rPr>
                <w:del w:id="32695" w:author="Thomas Dietz" w:date="2012-08-08T17:00:00Z"/>
              </w:rPr>
            </w:pPr>
            <w:del w:id="32696" w:author="Thomas Dietz" w:date="2012-08-08T17:00:00Z">
              <w:r w:rsidRPr="009227FA" w:rsidDel="00ED0AEA">
                <w:delText>}</w:delText>
              </w:r>
            </w:del>
          </w:p>
          <w:p w14:paraId="3F724B81" w14:textId="03581911" w:rsidR="00F71F36" w:rsidRPr="009227FA" w:rsidDel="00ED0AEA" w:rsidRDefault="00F71F36" w:rsidP="00011096">
            <w:pPr>
              <w:pStyle w:val="XML3"/>
              <w:rPr>
                <w:del w:id="32697" w:author="Thomas Dietz" w:date="2012-08-08T17:00:00Z"/>
              </w:rPr>
            </w:pPr>
            <w:del w:id="32698" w:author="Thomas Dietz" w:date="2012-08-08T17:00:00Z">
              <w:r w:rsidRPr="009227FA" w:rsidDel="00ED0AEA">
                <w:delText>}</w:delText>
              </w:r>
            </w:del>
          </w:p>
          <w:p w14:paraId="21874AF9" w14:textId="65C65925" w:rsidR="00CD5DAC" w:rsidDel="00ED0AEA" w:rsidRDefault="00CD5DAC" w:rsidP="004165BB">
            <w:pPr>
              <w:pStyle w:val="XML3"/>
              <w:rPr>
                <w:del w:id="32699" w:author="Thomas Dietz" w:date="2012-08-08T17:00:00Z"/>
              </w:rPr>
            </w:pPr>
            <w:del w:id="32700" w:author="Thomas Dietz" w:date="2012-08-08T17:00:00Z">
              <w:r w:rsidDel="00ED0AEA">
                <w:delText>grouping openflow-port-base-tunnel-grouping {</w:delText>
              </w:r>
            </w:del>
          </w:p>
          <w:p w14:paraId="5355773F" w14:textId="249CA600" w:rsidR="00CD5DAC" w:rsidDel="00ED0AEA" w:rsidRDefault="00CD5DAC" w:rsidP="004165BB">
            <w:pPr>
              <w:pStyle w:val="XML4"/>
              <w:rPr>
                <w:del w:id="32701" w:author="Thomas Dietz" w:date="2012-08-08T17:00:00Z"/>
              </w:rPr>
            </w:pPr>
            <w:del w:id="32702" w:author="Thomas Dietz" w:date="2012-08-08T17:00:00Z">
              <w:r w:rsidDel="00ED0AEA">
                <w:delText xml:space="preserve">description </w:delText>
              </w:r>
              <w:r w:rsidRPr="009F1B7D" w:rsidDel="00ED0AEA">
                <w:delText>"</w:delText>
              </w:r>
              <w:r w:rsidDel="00ED0AEA">
                <w:delText>A grouping with information included in every supported tunnel type.</w:delText>
              </w:r>
              <w:r w:rsidRPr="009F1B7D" w:rsidDel="00ED0AEA">
                <w:delText>"</w:delText>
              </w:r>
              <w:r w:rsidDel="00ED0AEA">
                <w:delText>;</w:delText>
              </w:r>
            </w:del>
          </w:p>
          <w:p w14:paraId="10CC89B3" w14:textId="289905D3" w:rsidR="00CD5DAC" w:rsidDel="00ED0AEA" w:rsidRDefault="00CD5DAC" w:rsidP="004165BB">
            <w:pPr>
              <w:pStyle w:val="XML4"/>
              <w:rPr>
                <w:del w:id="32703" w:author="Thomas Dietz" w:date="2012-08-08T17:00:00Z"/>
              </w:rPr>
            </w:pPr>
            <w:del w:id="32704" w:author="Thomas Dietz" w:date="2012-08-08T17:00:00Z">
              <w:r w:rsidDel="00ED0AEA">
                <w:delText>choice local-endpoint-address {</w:delText>
              </w:r>
            </w:del>
          </w:p>
          <w:p w14:paraId="11CB5B64" w14:textId="2407C553" w:rsidR="00CD5DAC" w:rsidDel="00ED0AEA" w:rsidRDefault="00CD5DAC" w:rsidP="004165BB">
            <w:pPr>
              <w:pStyle w:val="XML5"/>
              <w:rPr>
                <w:del w:id="32705" w:author="Thomas Dietz" w:date="2012-08-08T17:00:00Z"/>
              </w:rPr>
            </w:pPr>
            <w:del w:id="32706" w:author="Thomas Dietz" w:date="2012-08-08T17:00:00Z">
              <w:r w:rsidDel="00ED0AEA">
                <w:delText>leaf local-endpoint-ipv4-adress {</w:delText>
              </w:r>
            </w:del>
          </w:p>
          <w:p w14:paraId="417DCA1E" w14:textId="322F1386" w:rsidR="00CD5DAC" w:rsidDel="00ED0AEA" w:rsidRDefault="00CD5DAC" w:rsidP="004165BB">
            <w:pPr>
              <w:pStyle w:val="XML6"/>
              <w:rPr>
                <w:del w:id="32707" w:author="Thomas Dietz" w:date="2012-08-08T17:00:00Z"/>
              </w:rPr>
            </w:pPr>
            <w:del w:id="32708" w:author="Thomas Dietz" w:date="2012-08-08T17:00:00Z">
              <w:r w:rsidDel="00ED0AEA">
                <w:delText xml:space="preserve">type </w:delText>
              </w:r>
              <w:r w:rsidRPr="00156465" w:rsidDel="00ED0AEA">
                <w:delText>inet:ipv4-address</w:delText>
              </w:r>
              <w:r w:rsidDel="00ED0AEA">
                <w:delText>;</w:delText>
              </w:r>
            </w:del>
          </w:p>
          <w:p w14:paraId="11BFC2FC" w14:textId="530CD61E" w:rsidR="00CD5DAC" w:rsidDel="00ED0AEA" w:rsidRDefault="00CD5DAC" w:rsidP="004165BB">
            <w:pPr>
              <w:pStyle w:val="XML6"/>
              <w:rPr>
                <w:del w:id="32709" w:author="Thomas Dietz" w:date="2012-08-08T17:00:00Z"/>
              </w:rPr>
            </w:pPr>
            <w:del w:id="32710" w:author="Thomas Dietz" w:date="2012-08-08T17:00:00Z">
              <w:r w:rsidDel="00ED0AEA">
                <w:delText>description "The IPv4 address of the local tunnel endpoint.";</w:delText>
              </w:r>
            </w:del>
          </w:p>
          <w:p w14:paraId="04A7E81C" w14:textId="2E7F1FF4" w:rsidR="00CD5DAC" w:rsidDel="00ED0AEA" w:rsidRDefault="00CD5DAC" w:rsidP="004165BB">
            <w:pPr>
              <w:pStyle w:val="XML5"/>
              <w:rPr>
                <w:del w:id="32711" w:author="Thomas Dietz" w:date="2012-08-08T17:00:00Z"/>
              </w:rPr>
            </w:pPr>
            <w:del w:id="32712" w:author="Thomas Dietz" w:date="2012-08-08T17:00:00Z">
              <w:r w:rsidDel="00ED0AEA">
                <w:delText>}</w:delText>
              </w:r>
            </w:del>
          </w:p>
          <w:p w14:paraId="3880343E" w14:textId="5DF9B26C" w:rsidR="00CD5DAC" w:rsidDel="00ED0AEA" w:rsidRDefault="00CD5DAC" w:rsidP="004165BB">
            <w:pPr>
              <w:pStyle w:val="XML5"/>
              <w:rPr>
                <w:del w:id="32713" w:author="Thomas Dietz" w:date="2012-08-08T17:00:00Z"/>
              </w:rPr>
            </w:pPr>
            <w:del w:id="32714" w:author="Thomas Dietz" w:date="2012-08-08T17:00:00Z">
              <w:r w:rsidDel="00ED0AEA">
                <w:delText>leaf local-endpoint-ipv6-adress {</w:delText>
              </w:r>
            </w:del>
          </w:p>
          <w:p w14:paraId="2960FF99" w14:textId="55A36462" w:rsidR="00CD5DAC" w:rsidDel="00ED0AEA" w:rsidRDefault="00CD5DAC" w:rsidP="004165BB">
            <w:pPr>
              <w:pStyle w:val="XML6"/>
              <w:rPr>
                <w:del w:id="32715" w:author="Thomas Dietz" w:date="2012-08-08T17:00:00Z"/>
              </w:rPr>
            </w:pPr>
            <w:del w:id="32716" w:author="Thomas Dietz" w:date="2012-08-08T17:00:00Z">
              <w:r w:rsidDel="00ED0AEA">
                <w:delText>type inet:ipv6</w:delText>
              </w:r>
              <w:r w:rsidRPr="00156465" w:rsidDel="00ED0AEA">
                <w:delText>-address</w:delText>
              </w:r>
              <w:r w:rsidDel="00ED0AEA">
                <w:delText>;</w:delText>
              </w:r>
            </w:del>
          </w:p>
          <w:p w14:paraId="093A5897" w14:textId="784EF377" w:rsidR="00CD5DAC" w:rsidDel="00ED0AEA" w:rsidRDefault="00CD5DAC" w:rsidP="004165BB">
            <w:pPr>
              <w:pStyle w:val="XML6"/>
              <w:rPr>
                <w:del w:id="32717" w:author="Thomas Dietz" w:date="2012-08-08T17:00:00Z"/>
              </w:rPr>
            </w:pPr>
            <w:del w:id="32718" w:author="Thomas Dietz" w:date="2012-08-08T17:00:00Z">
              <w:r w:rsidDel="00ED0AEA">
                <w:delText>description "The IPv6 address of the local tunnel endpoint.";</w:delText>
              </w:r>
            </w:del>
          </w:p>
          <w:p w14:paraId="1E6561B0" w14:textId="07DF23B4" w:rsidR="00CD5DAC" w:rsidDel="00ED0AEA" w:rsidRDefault="00CD5DAC" w:rsidP="004165BB">
            <w:pPr>
              <w:pStyle w:val="XML5"/>
              <w:rPr>
                <w:del w:id="32719" w:author="Thomas Dietz" w:date="2012-08-08T17:00:00Z"/>
              </w:rPr>
            </w:pPr>
            <w:del w:id="32720" w:author="Thomas Dietz" w:date="2012-08-08T17:00:00Z">
              <w:r w:rsidDel="00ED0AEA">
                <w:delText>}</w:delText>
              </w:r>
            </w:del>
          </w:p>
          <w:p w14:paraId="326165B2" w14:textId="16697374" w:rsidR="00CD5DAC" w:rsidDel="00ED0AEA" w:rsidRDefault="00CD5DAC" w:rsidP="004165BB">
            <w:pPr>
              <w:pStyle w:val="XML5"/>
              <w:rPr>
                <w:del w:id="32721" w:author="Thomas Dietz" w:date="2012-08-08T17:00:00Z"/>
              </w:rPr>
            </w:pPr>
            <w:del w:id="32722" w:author="Thomas Dietz" w:date="2012-08-08T17:00:00Z">
              <w:r w:rsidDel="00ED0AEA">
                <w:delText>leaf local-endpoint-mac-adress {</w:delText>
              </w:r>
            </w:del>
          </w:p>
          <w:p w14:paraId="5D871F73" w14:textId="48745FFB" w:rsidR="00CD5DAC" w:rsidDel="00ED0AEA" w:rsidRDefault="00CD5DAC" w:rsidP="004165BB">
            <w:pPr>
              <w:pStyle w:val="XML6"/>
              <w:rPr>
                <w:del w:id="32723" w:author="Thomas Dietz" w:date="2012-08-08T17:00:00Z"/>
              </w:rPr>
            </w:pPr>
            <w:del w:id="32724"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23CE6B0D" w14:textId="3392F90D" w:rsidR="00CD5DAC" w:rsidDel="00ED0AEA" w:rsidRDefault="00CD5DAC" w:rsidP="004165BB">
            <w:pPr>
              <w:pStyle w:val="XML6"/>
              <w:rPr>
                <w:del w:id="32725" w:author="Thomas Dietz" w:date="2012-08-08T17:00:00Z"/>
              </w:rPr>
            </w:pPr>
            <w:del w:id="32726" w:author="Thomas Dietz" w:date="2012-08-08T17:00:00Z">
              <w:r w:rsidDel="00ED0AEA">
                <w:delText>description "The MAC address of the local tunnel endpoint.";</w:delText>
              </w:r>
            </w:del>
          </w:p>
          <w:p w14:paraId="40ED9742" w14:textId="28692B89" w:rsidR="00CD5DAC" w:rsidDel="00ED0AEA" w:rsidRDefault="00CD5DAC" w:rsidP="004165BB">
            <w:pPr>
              <w:pStyle w:val="XML5"/>
              <w:rPr>
                <w:del w:id="32727" w:author="Thomas Dietz" w:date="2012-08-08T17:00:00Z"/>
              </w:rPr>
            </w:pPr>
            <w:del w:id="32728" w:author="Thomas Dietz" w:date="2012-08-08T17:00:00Z">
              <w:r w:rsidDel="00ED0AEA">
                <w:delText>}</w:delText>
              </w:r>
            </w:del>
          </w:p>
          <w:p w14:paraId="75D08807" w14:textId="65B7E901" w:rsidR="00CD5DAC" w:rsidRPr="009F1B7D" w:rsidDel="00ED0AEA" w:rsidRDefault="00CD5DAC" w:rsidP="004165BB">
            <w:pPr>
              <w:pStyle w:val="XML4"/>
              <w:rPr>
                <w:del w:id="32729" w:author="Thomas Dietz" w:date="2012-08-08T17:00:00Z"/>
              </w:rPr>
            </w:pPr>
            <w:del w:id="32730" w:author="Thomas Dietz" w:date="2012-08-08T17:00:00Z">
              <w:r w:rsidRPr="009F1B7D" w:rsidDel="00ED0AEA">
                <w:delText>}</w:delText>
              </w:r>
            </w:del>
          </w:p>
          <w:p w14:paraId="5BFF7891" w14:textId="5B72BB14" w:rsidR="00CD5DAC" w:rsidDel="00ED0AEA" w:rsidRDefault="00CD5DAC" w:rsidP="004165BB">
            <w:pPr>
              <w:pStyle w:val="XML4"/>
              <w:rPr>
                <w:del w:id="32731" w:author="Thomas Dietz" w:date="2012-08-08T17:00:00Z"/>
              </w:rPr>
            </w:pPr>
            <w:del w:id="32732" w:author="Thomas Dietz" w:date="2012-08-08T17:00:00Z">
              <w:r w:rsidDel="00ED0AEA">
                <w:delText>choice remote-endpoint-address {</w:delText>
              </w:r>
            </w:del>
          </w:p>
          <w:p w14:paraId="72C12E76" w14:textId="5B7FE7CC" w:rsidR="00CD5DAC" w:rsidDel="00ED0AEA" w:rsidRDefault="00CD5DAC" w:rsidP="004165BB">
            <w:pPr>
              <w:pStyle w:val="XML5"/>
              <w:rPr>
                <w:del w:id="32733" w:author="Thomas Dietz" w:date="2012-08-08T17:00:00Z"/>
              </w:rPr>
            </w:pPr>
            <w:del w:id="32734" w:author="Thomas Dietz" w:date="2012-08-08T17:00:00Z">
              <w:r w:rsidDel="00ED0AEA">
                <w:delText>leaf remote-endpoint-ipv4-adress {</w:delText>
              </w:r>
            </w:del>
          </w:p>
          <w:p w14:paraId="78205242" w14:textId="195AC1E6" w:rsidR="00CD5DAC" w:rsidDel="00ED0AEA" w:rsidRDefault="00CD5DAC" w:rsidP="004165BB">
            <w:pPr>
              <w:pStyle w:val="XML6"/>
              <w:rPr>
                <w:del w:id="32735" w:author="Thomas Dietz" w:date="2012-08-08T17:00:00Z"/>
              </w:rPr>
            </w:pPr>
            <w:del w:id="32736" w:author="Thomas Dietz" w:date="2012-08-08T17:00:00Z">
              <w:r w:rsidDel="00ED0AEA">
                <w:delText xml:space="preserve">type </w:delText>
              </w:r>
              <w:r w:rsidRPr="00156465" w:rsidDel="00ED0AEA">
                <w:delText>inet:ipv4-address</w:delText>
              </w:r>
              <w:r w:rsidDel="00ED0AEA">
                <w:delText>;</w:delText>
              </w:r>
            </w:del>
          </w:p>
          <w:p w14:paraId="0B00B5AD" w14:textId="49CD66D3" w:rsidR="00CD5DAC" w:rsidDel="00ED0AEA" w:rsidRDefault="00CD5DAC" w:rsidP="004165BB">
            <w:pPr>
              <w:pStyle w:val="XML6"/>
              <w:rPr>
                <w:del w:id="32737" w:author="Thomas Dietz" w:date="2012-08-08T17:00:00Z"/>
              </w:rPr>
            </w:pPr>
            <w:del w:id="32738" w:author="Thomas Dietz" w:date="2012-08-08T17:00:00Z">
              <w:r w:rsidDel="00ED0AEA">
                <w:delText>description "The IPv4 address of the remote tunnel endpoint.";</w:delText>
              </w:r>
            </w:del>
          </w:p>
          <w:p w14:paraId="35465F87" w14:textId="67EE976C" w:rsidR="00CD5DAC" w:rsidDel="00ED0AEA" w:rsidRDefault="00CD5DAC" w:rsidP="004165BB">
            <w:pPr>
              <w:pStyle w:val="XML5"/>
              <w:rPr>
                <w:del w:id="32739" w:author="Thomas Dietz" w:date="2012-08-08T17:00:00Z"/>
              </w:rPr>
            </w:pPr>
            <w:del w:id="32740" w:author="Thomas Dietz" w:date="2012-08-08T17:00:00Z">
              <w:r w:rsidDel="00ED0AEA">
                <w:delText>}</w:delText>
              </w:r>
            </w:del>
          </w:p>
          <w:p w14:paraId="67CB81ED" w14:textId="3192A718" w:rsidR="00CD5DAC" w:rsidDel="00ED0AEA" w:rsidRDefault="00CD5DAC" w:rsidP="004165BB">
            <w:pPr>
              <w:pStyle w:val="XML5"/>
              <w:rPr>
                <w:del w:id="32741" w:author="Thomas Dietz" w:date="2012-08-08T17:00:00Z"/>
              </w:rPr>
            </w:pPr>
            <w:del w:id="32742" w:author="Thomas Dietz" w:date="2012-08-08T17:00:00Z">
              <w:r w:rsidDel="00ED0AEA">
                <w:delText>leaf remote-endpoint-ipv6-adress {</w:delText>
              </w:r>
            </w:del>
          </w:p>
          <w:p w14:paraId="054450AB" w14:textId="11DE1083" w:rsidR="00CD5DAC" w:rsidDel="00ED0AEA" w:rsidRDefault="00CD5DAC" w:rsidP="004165BB">
            <w:pPr>
              <w:pStyle w:val="XML6"/>
              <w:rPr>
                <w:del w:id="32743" w:author="Thomas Dietz" w:date="2012-08-08T17:00:00Z"/>
              </w:rPr>
            </w:pPr>
            <w:del w:id="32744" w:author="Thomas Dietz" w:date="2012-08-08T17:00:00Z">
              <w:r w:rsidDel="00ED0AEA">
                <w:delText>type inet:ipv6</w:delText>
              </w:r>
              <w:r w:rsidRPr="00156465" w:rsidDel="00ED0AEA">
                <w:delText>-address</w:delText>
              </w:r>
              <w:r w:rsidDel="00ED0AEA">
                <w:delText>;</w:delText>
              </w:r>
            </w:del>
          </w:p>
          <w:p w14:paraId="28D7755B" w14:textId="0F2C2D76" w:rsidR="00CD5DAC" w:rsidDel="00ED0AEA" w:rsidRDefault="00CD5DAC" w:rsidP="004165BB">
            <w:pPr>
              <w:pStyle w:val="XML6"/>
              <w:rPr>
                <w:del w:id="32745" w:author="Thomas Dietz" w:date="2012-08-08T17:00:00Z"/>
              </w:rPr>
            </w:pPr>
            <w:del w:id="32746" w:author="Thomas Dietz" w:date="2012-08-08T17:00:00Z">
              <w:r w:rsidDel="00ED0AEA">
                <w:delText>description "The IPv6 address of the remote tunnel endpoint.";</w:delText>
              </w:r>
            </w:del>
          </w:p>
          <w:p w14:paraId="6CBDF79A" w14:textId="2CD8C05D" w:rsidR="00CD5DAC" w:rsidDel="00ED0AEA" w:rsidRDefault="00CD5DAC" w:rsidP="004165BB">
            <w:pPr>
              <w:pStyle w:val="XML5"/>
              <w:rPr>
                <w:del w:id="32747" w:author="Thomas Dietz" w:date="2012-08-08T17:00:00Z"/>
              </w:rPr>
            </w:pPr>
            <w:del w:id="32748" w:author="Thomas Dietz" w:date="2012-08-08T17:00:00Z">
              <w:r w:rsidDel="00ED0AEA">
                <w:delText>}</w:delText>
              </w:r>
            </w:del>
          </w:p>
          <w:p w14:paraId="4ED0BD17" w14:textId="125887FB" w:rsidR="00CD5DAC" w:rsidDel="00ED0AEA" w:rsidRDefault="00CD5DAC" w:rsidP="004165BB">
            <w:pPr>
              <w:pStyle w:val="XML5"/>
              <w:rPr>
                <w:del w:id="32749" w:author="Thomas Dietz" w:date="2012-08-08T17:00:00Z"/>
              </w:rPr>
            </w:pPr>
            <w:del w:id="32750" w:author="Thomas Dietz" w:date="2012-08-08T17:00:00Z">
              <w:r w:rsidDel="00ED0AEA">
                <w:delText>leaf remote-endpoint-mac-adress {</w:delText>
              </w:r>
            </w:del>
          </w:p>
          <w:p w14:paraId="38F2F5A5" w14:textId="505B1E30" w:rsidR="00CD5DAC" w:rsidDel="00ED0AEA" w:rsidRDefault="00CD5DAC" w:rsidP="004165BB">
            <w:pPr>
              <w:pStyle w:val="XML6"/>
              <w:rPr>
                <w:del w:id="32751" w:author="Thomas Dietz" w:date="2012-08-08T17:00:00Z"/>
              </w:rPr>
            </w:pPr>
            <w:del w:id="32752"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5BC6900F" w14:textId="52A1F579" w:rsidR="00CD5DAC" w:rsidDel="00ED0AEA" w:rsidRDefault="00CD5DAC" w:rsidP="004165BB">
            <w:pPr>
              <w:pStyle w:val="XML6"/>
              <w:rPr>
                <w:del w:id="32753" w:author="Thomas Dietz" w:date="2012-08-08T17:00:00Z"/>
              </w:rPr>
            </w:pPr>
            <w:del w:id="32754" w:author="Thomas Dietz" w:date="2012-08-08T17:00:00Z">
              <w:r w:rsidDel="00ED0AEA">
                <w:delText>description "The MAC address of the remote tunnel endpoint.";</w:delText>
              </w:r>
            </w:del>
          </w:p>
          <w:p w14:paraId="6B917679" w14:textId="2A52FB39" w:rsidR="00CD5DAC" w:rsidDel="00ED0AEA" w:rsidRDefault="00CD5DAC" w:rsidP="004165BB">
            <w:pPr>
              <w:pStyle w:val="XML5"/>
              <w:rPr>
                <w:del w:id="32755" w:author="Thomas Dietz" w:date="2012-08-08T17:00:00Z"/>
              </w:rPr>
            </w:pPr>
            <w:del w:id="32756" w:author="Thomas Dietz" w:date="2012-08-08T17:00:00Z">
              <w:r w:rsidDel="00ED0AEA">
                <w:delText>}</w:delText>
              </w:r>
            </w:del>
          </w:p>
          <w:p w14:paraId="467AF6CB" w14:textId="620CF557" w:rsidR="00CD5DAC" w:rsidDel="00ED0AEA" w:rsidRDefault="00CD5DAC" w:rsidP="004165BB">
            <w:pPr>
              <w:pStyle w:val="XML4"/>
              <w:rPr>
                <w:del w:id="32757" w:author="Thomas Dietz" w:date="2012-08-08T17:00:00Z"/>
              </w:rPr>
            </w:pPr>
            <w:del w:id="32758" w:author="Thomas Dietz" w:date="2012-08-08T17:00:00Z">
              <w:r w:rsidRPr="009F1B7D" w:rsidDel="00ED0AEA">
                <w:delText>}</w:delText>
              </w:r>
            </w:del>
          </w:p>
          <w:p w14:paraId="765AA6BB" w14:textId="26191A7F" w:rsidR="00CD5DAC" w:rsidRPr="009F1B7D" w:rsidDel="00ED0AEA" w:rsidRDefault="00CD5DAC" w:rsidP="004165BB">
            <w:pPr>
              <w:pStyle w:val="XML3"/>
              <w:rPr>
                <w:del w:id="32759" w:author="Thomas Dietz" w:date="2012-08-08T17:00:00Z"/>
              </w:rPr>
            </w:pPr>
            <w:del w:id="32760" w:author="Thomas Dietz" w:date="2012-08-08T17:00:00Z">
              <w:r w:rsidDel="00ED0AEA">
                <w:delText>}</w:delText>
              </w:r>
            </w:del>
          </w:p>
          <w:p w14:paraId="0EBB3DBC" w14:textId="5878AEC1" w:rsidR="00CD5DAC" w:rsidRPr="009F1B7D" w:rsidDel="00ED0AEA" w:rsidRDefault="00CD5DAC" w:rsidP="004165BB">
            <w:pPr>
              <w:pStyle w:val="XML3"/>
              <w:rPr>
                <w:del w:id="32761" w:author="Thomas Dietz" w:date="2012-08-08T17:00:00Z"/>
              </w:rPr>
            </w:pPr>
            <w:del w:id="32762" w:author="Thomas Dietz" w:date="2012-08-08T17:00:00Z">
              <w:r w:rsidDel="00ED0AEA">
                <w:delText>choice tunnel-type</w:delText>
              </w:r>
              <w:r w:rsidRPr="009F1B7D" w:rsidDel="00ED0AEA">
                <w:delText xml:space="preserve"> {</w:delText>
              </w:r>
            </w:del>
          </w:p>
          <w:p w14:paraId="403C1B0E" w14:textId="061AD52D" w:rsidR="00CD5DAC" w:rsidDel="00ED0AEA" w:rsidRDefault="00CD5DAC" w:rsidP="004165BB">
            <w:pPr>
              <w:pStyle w:val="XML4"/>
              <w:rPr>
                <w:del w:id="32763" w:author="Thomas Dietz" w:date="2012-08-08T17:00:00Z"/>
              </w:rPr>
            </w:pPr>
            <w:del w:id="32764" w:author="Thomas Dietz" w:date="2012-08-08T17:00:00Z">
              <w:r w:rsidRPr="009F1B7D" w:rsidDel="00ED0AEA">
                <w:delText xml:space="preserve">container </w:delText>
              </w:r>
              <w:r w:rsidDel="00ED0AEA">
                <w:delText>tunnel</w:delText>
              </w:r>
              <w:r w:rsidRPr="009F1B7D" w:rsidDel="00ED0AEA">
                <w:delText xml:space="preserve"> {</w:delText>
              </w:r>
            </w:del>
          </w:p>
          <w:p w14:paraId="1C488BA9" w14:textId="4E8359E4" w:rsidR="00CD5DAC" w:rsidDel="00ED0AEA" w:rsidRDefault="00CD5DAC" w:rsidP="004165BB">
            <w:pPr>
              <w:pStyle w:val="XML5"/>
              <w:rPr>
                <w:del w:id="32765" w:author="Thomas Dietz" w:date="2012-08-08T17:00:00Z"/>
              </w:rPr>
            </w:pPr>
            <w:del w:id="32766" w:author="Thomas Dietz" w:date="2012-08-08T17:00:00Z">
              <w:r w:rsidDel="00ED0AEA">
                <w:delText xml:space="preserve">description </w:delText>
              </w:r>
              <w:r w:rsidRPr="009F1B7D" w:rsidDel="00ED0AEA">
                <w:delText>"</w:delText>
              </w:r>
              <w:r w:rsidDel="00ED0AEA">
                <w:delText>Features of a basic IP-in-GRE tunnel</w:delText>
              </w:r>
              <w:r w:rsidRPr="009F1B7D" w:rsidDel="00ED0AEA">
                <w:delText>.</w:delText>
              </w:r>
              <w:r w:rsidDel="00ED0AEA">
                <w:delText xml:space="preserve"> Tunnels are modeld as logical ports.</w:delText>
              </w:r>
              <w:r w:rsidRPr="009F1B7D" w:rsidDel="00ED0AEA">
                <w:delText>";</w:delText>
              </w:r>
            </w:del>
          </w:p>
          <w:p w14:paraId="262288F2" w14:textId="7D4688A8" w:rsidR="00CD5DAC" w:rsidRPr="009F1B7D" w:rsidDel="00ED0AEA" w:rsidRDefault="00CD5DAC" w:rsidP="004165BB">
            <w:pPr>
              <w:pStyle w:val="XML5"/>
              <w:rPr>
                <w:del w:id="32767" w:author="Thomas Dietz" w:date="2012-08-08T17:00:00Z"/>
              </w:rPr>
            </w:pPr>
            <w:del w:id="32768" w:author="Thomas Dietz" w:date="2012-08-08T17:00:00Z">
              <w:r w:rsidDel="00ED0AEA">
                <w:delText>uses openflow-port-base-tunnel-grouping;</w:delText>
              </w:r>
            </w:del>
          </w:p>
          <w:p w14:paraId="15EC6862" w14:textId="15F593AA" w:rsidR="00CD5DAC" w:rsidRPr="009F1B7D" w:rsidDel="00ED0AEA" w:rsidRDefault="00CD5DAC" w:rsidP="004165BB">
            <w:pPr>
              <w:pStyle w:val="XML4"/>
              <w:rPr>
                <w:del w:id="32769" w:author="Thomas Dietz" w:date="2012-08-08T17:00:00Z"/>
              </w:rPr>
            </w:pPr>
            <w:del w:id="32770" w:author="Thomas Dietz" w:date="2012-08-08T17:00:00Z">
              <w:r w:rsidRPr="009F1B7D" w:rsidDel="00ED0AEA">
                <w:delText>}</w:delText>
              </w:r>
            </w:del>
          </w:p>
          <w:p w14:paraId="296D417C" w14:textId="2BC17184" w:rsidR="00CD5DAC" w:rsidRPr="009F1B7D" w:rsidDel="00ED0AEA" w:rsidRDefault="00CD5DAC" w:rsidP="004165BB">
            <w:pPr>
              <w:pStyle w:val="XML4"/>
              <w:rPr>
                <w:del w:id="32771" w:author="Thomas Dietz" w:date="2012-08-08T17:00:00Z"/>
              </w:rPr>
            </w:pPr>
            <w:del w:id="32772" w:author="Thomas Dietz" w:date="2012-08-08T17:00:00Z">
              <w:r w:rsidRPr="009F1B7D" w:rsidDel="00ED0AEA">
                <w:delText xml:space="preserve">container </w:delText>
              </w:r>
              <w:r w:rsidDel="00ED0AEA">
                <w:delText>ipgre-tunnel</w:delText>
              </w:r>
              <w:r w:rsidRPr="009F1B7D" w:rsidDel="00ED0AEA">
                <w:delText xml:space="preserve"> {</w:delText>
              </w:r>
            </w:del>
          </w:p>
          <w:p w14:paraId="4982D0E3" w14:textId="79300CFD" w:rsidR="00CD5DAC" w:rsidDel="00ED0AEA" w:rsidRDefault="00CD5DAC" w:rsidP="004165BB">
            <w:pPr>
              <w:pStyle w:val="XML5"/>
              <w:rPr>
                <w:del w:id="32773" w:author="Thomas Dietz" w:date="2012-08-08T17:00:00Z"/>
              </w:rPr>
            </w:pPr>
            <w:del w:id="32774" w:author="Thomas Dietz" w:date="2012-08-08T17:00:00Z">
              <w:r w:rsidDel="00ED0AEA">
                <w:delText xml:space="preserve">description </w:delText>
              </w:r>
              <w:r w:rsidRPr="009F1B7D" w:rsidDel="00ED0AEA">
                <w:delText>"</w:delText>
              </w:r>
              <w:r w:rsidDel="00ED0AEA">
                <w:delText>Features of a IP-in-GRE tunnel with key, checksum, and sequence number information.</w:delText>
              </w:r>
              <w:r w:rsidRPr="009F1B7D" w:rsidDel="00ED0AEA">
                <w:delText>";</w:delText>
              </w:r>
            </w:del>
          </w:p>
          <w:p w14:paraId="3A945F9E" w14:textId="436F3E52" w:rsidR="00CD5DAC" w:rsidDel="00ED0AEA" w:rsidRDefault="00CD5DAC" w:rsidP="004165BB">
            <w:pPr>
              <w:pStyle w:val="XML5"/>
              <w:rPr>
                <w:del w:id="32775" w:author="Thomas Dietz" w:date="2012-08-08T17:00:00Z"/>
              </w:rPr>
            </w:pPr>
            <w:del w:id="32776" w:author="Thomas Dietz" w:date="2012-08-08T17:00:00Z">
              <w:r w:rsidDel="00ED0AEA">
                <w:delText>uses openflow-port-base-tunnel-grouping;</w:delText>
              </w:r>
            </w:del>
          </w:p>
          <w:p w14:paraId="6925115A" w14:textId="1DB6A5BC" w:rsidR="00CD5DAC" w:rsidDel="00ED0AEA" w:rsidRDefault="00CD5DAC" w:rsidP="004165BB">
            <w:pPr>
              <w:pStyle w:val="XML5"/>
              <w:rPr>
                <w:del w:id="32777" w:author="Thomas Dietz" w:date="2012-08-08T17:00:00Z"/>
              </w:rPr>
            </w:pPr>
            <w:del w:id="32778" w:author="Thomas Dietz" w:date="2012-08-08T17:00:00Z">
              <w:r w:rsidDel="00ED0AEA">
                <w:delText>leaf checksum-present {</w:delText>
              </w:r>
            </w:del>
          </w:p>
          <w:p w14:paraId="4E17AB8C" w14:textId="0300DDE4" w:rsidR="00CD5DAC" w:rsidDel="00ED0AEA" w:rsidRDefault="00CD5DAC" w:rsidP="004165BB">
            <w:pPr>
              <w:pStyle w:val="XML6"/>
              <w:rPr>
                <w:del w:id="32779" w:author="Thomas Dietz" w:date="2012-08-08T17:00:00Z"/>
              </w:rPr>
            </w:pPr>
            <w:del w:id="32780" w:author="Thomas Dietz" w:date="2012-08-08T17:00:00Z">
              <w:r w:rsidDel="00ED0AEA">
                <w:delText>type boolean;</w:delText>
              </w:r>
            </w:del>
          </w:p>
          <w:p w14:paraId="7D1CEB61" w14:textId="534D16F8" w:rsidR="00CD5DAC" w:rsidDel="00ED0AEA" w:rsidRDefault="00CD5DAC" w:rsidP="004165BB">
            <w:pPr>
              <w:pStyle w:val="XML6"/>
              <w:rPr>
                <w:del w:id="32781" w:author="Thomas Dietz" w:date="2012-08-08T17:00:00Z"/>
              </w:rPr>
            </w:pPr>
            <w:del w:id="32782" w:author="Thomas Dietz" w:date="2012-08-08T17:00:00Z">
              <w:r w:rsidDel="00ED0AEA">
                <w:delText>description "Indicates presence of the GRE checksum.";</w:delText>
              </w:r>
            </w:del>
          </w:p>
          <w:p w14:paraId="597EDA0E" w14:textId="4F770934" w:rsidR="00CD5DAC" w:rsidDel="00ED0AEA" w:rsidRDefault="00CD5DAC" w:rsidP="004165BB">
            <w:pPr>
              <w:pStyle w:val="XML6"/>
              <w:rPr>
                <w:del w:id="32783" w:author="Thomas Dietz" w:date="2012-08-08T17:00:00Z"/>
              </w:rPr>
            </w:pPr>
            <w:del w:id="32784" w:author="Thomas Dietz" w:date="2012-08-08T17:00:00Z">
              <w:r w:rsidDel="00ED0AEA">
                <w:delText>default true;</w:delText>
              </w:r>
            </w:del>
          </w:p>
          <w:p w14:paraId="728021A0" w14:textId="24A8E9F5" w:rsidR="00CD5DAC" w:rsidDel="00ED0AEA" w:rsidRDefault="00CD5DAC" w:rsidP="004165BB">
            <w:pPr>
              <w:pStyle w:val="XML5"/>
              <w:rPr>
                <w:del w:id="32785" w:author="Thomas Dietz" w:date="2012-08-08T17:00:00Z"/>
              </w:rPr>
            </w:pPr>
            <w:del w:id="32786" w:author="Thomas Dietz" w:date="2012-08-08T17:00:00Z">
              <w:r w:rsidDel="00ED0AEA">
                <w:delText>}</w:delText>
              </w:r>
            </w:del>
          </w:p>
          <w:p w14:paraId="3896EF76" w14:textId="7F241C37" w:rsidR="00CD5DAC" w:rsidDel="00ED0AEA" w:rsidRDefault="00CD5DAC" w:rsidP="004165BB">
            <w:pPr>
              <w:pStyle w:val="XML5"/>
              <w:rPr>
                <w:del w:id="32787" w:author="Thomas Dietz" w:date="2012-08-08T17:00:00Z"/>
              </w:rPr>
            </w:pPr>
            <w:del w:id="32788" w:author="Thomas Dietz" w:date="2012-08-08T17:00:00Z">
              <w:r w:rsidDel="00ED0AEA">
                <w:delText>leaf key-present {</w:delText>
              </w:r>
            </w:del>
          </w:p>
          <w:p w14:paraId="116D50C5" w14:textId="275B5D5F" w:rsidR="00CD5DAC" w:rsidDel="00ED0AEA" w:rsidRDefault="00CD5DAC" w:rsidP="004165BB">
            <w:pPr>
              <w:pStyle w:val="XML6"/>
              <w:rPr>
                <w:del w:id="32789" w:author="Thomas Dietz" w:date="2012-08-08T17:00:00Z"/>
              </w:rPr>
            </w:pPr>
            <w:del w:id="32790" w:author="Thomas Dietz" w:date="2012-08-08T17:00:00Z">
              <w:r w:rsidDel="00ED0AEA">
                <w:delText>type boolean;</w:delText>
              </w:r>
            </w:del>
          </w:p>
          <w:p w14:paraId="29C0534F" w14:textId="7719D4DC" w:rsidR="00CD5DAC" w:rsidDel="00ED0AEA" w:rsidRDefault="00CD5DAC" w:rsidP="004165BB">
            <w:pPr>
              <w:pStyle w:val="XML6"/>
              <w:rPr>
                <w:del w:id="32791" w:author="Thomas Dietz" w:date="2012-08-08T17:00:00Z"/>
              </w:rPr>
            </w:pPr>
            <w:del w:id="32792" w:author="Thomas Dietz" w:date="2012-08-08T17:00:00Z">
              <w:r w:rsidDel="00ED0AEA">
                <w:delText>description "Indicates presence of the GRE key.";</w:delText>
              </w:r>
            </w:del>
          </w:p>
          <w:p w14:paraId="5248CAF3" w14:textId="0AAE73D9" w:rsidR="00CD5DAC" w:rsidDel="00ED0AEA" w:rsidRDefault="00CD5DAC" w:rsidP="004165BB">
            <w:pPr>
              <w:pStyle w:val="XML6"/>
              <w:rPr>
                <w:del w:id="32793" w:author="Thomas Dietz" w:date="2012-08-08T17:00:00Z"/>
              </w:rPr>
            </w:pPr>
            <w:del w:id="32794" w:author="Thomas Dietz" w:date="2012-08-08T17:00:00Z">
              <w:r w:rsidDel="00ED0AEA">
                <w:delText>default true;</w:delText>
              </w:r>
            </w:del>
          </w:p>
          <w:p w14:paraId="4D9EB088" w14:textId="619F0BF8" w:rsidR="00CD5DAC" w:rsidDel="00ED0AEA" w:rsidRDefault="00CD5DAC" w:rsidP="004165BB">
            <w:pPr>
              <w:pStyle w:val="XML5"/>
              <w:rPr>
                <w:del w:id="32795" w:author="Thomas Dietz" w:date="2012-08-08T17:00:00Z"/>
              </w:rPr>
            </w:pPr>
            <w:del w:id="32796" w:author="Thomas Dietz" w:date="2012-08-08T17:00:00Z">
              <w:r w:rsidDel="00ED0AEA">
                <w:delText>}</w:delText>
              </w:r>
            </w:del>
          </w:p>
          <w:p w14:paraId="5BE72C98" w14:textId="2D9B1584" w:rsidR="00CD5DAC" w:rsidDel="00ED0AEA" w:rsidRDefault="00CD5DAC" w:rsidP="004165BB">
            <w:pPr>
              <w:pStyle w:val="XML5"/>
              <w:rPr>
                <w:del w:id="32797" w:author="Thomas Dietz" w:date="2012-08-08T17:00:00Z"/>
              </w:rPr>
            </w:pPr>
            <w:del w:id="32798" w:author="Thomas Dietz" w:date="2012-08-08T17:00:00Z">
              <w:r w:rsidDel="00ED0AEA">
                <w:delText>leaf key {</w:delText>
              </w:r>
            </w:del>
          </w:p>
          <w:p w14:paraId="4EA69F3B" w14:textId="31953C6D" w:rsidR="00CD5DAC" w:rsidDel="00ED0AEA" w:rsidRDefault="00CD5DAC" w:rsidP="004165BB">
            <w:pPr>
              <w:pStyle w:val="XML6"/>
              <w:rPr>
                <w:del w:id="32799" w:author="Thomas Dietz" w:date="2012-08-08T17:00:00Z"/>
              </w:rPr>
            </w:pPr>
            <w:del w:id="32800" w:author="Thomas Dietz" w:date="2012-08-08T17:00:00Z">
              <w:r w:rsidDel="00ED0AEA">
                <w:delText>type uint32;</w:delText>
              </w:r>
            </w:del>
          </w:p>
          <w:p w14:paraId="6937765E" w14:textId="453BE269" w:rsidR="00CD5DAC" w:rsidDel="00ED0AEA" w:rsidRDefault="00CD5DAC" w:rsidP="004165BB">
            <w:pPr>
              <w:pStyle w:val="XML6"/>
              <w:rPr>
                <w:del w:id="32801" w:author="Thomas Dietz" w:date="2012-08-08T17:00:00Z"/>
              </w:rPr>
            </w:pPr>
            <w:del w:id="32802" w:author="Thomas Dietz" w:date="2012-08-08T17:00:00Z">
              <w:r w:rsidDel="00ED0AEA">
                <w:delText>description "The (optional) key of the GRE tunnel.";</w:delText>
              </w:r>
            </w:del>
          </w:p>
          <w:p w14:paraId="0FC4EF7C" w14:textId="2569B48E" w:rsidR="00CD5DAC" w:rsidDel="00ED0AEA" w:rsidRDefault="00CD5DAC" w:rsidP="004165BB">
            <w:pPr>
              <w:pStyle w:val="XML5"/>
              <w:rPr>
                <w:del w:id="32803" w:author="Thomas Dietz" w:date="2012-08-08T17:00:00Z"/>
              </w:rPr>
            </w:pPr>
            <w:del w:id="32804" w:author="Thomas Dietz" w:date="2012-08-08T17:00:00Z">
              <w:r w:rsidDel="00ED0AEA">
                <w:delText>}</w:delText>
              </w:r>
            </w:del>
          </w:p>
          <w:p w14:paraId="11241AC7" w14:textId="63408054" w:rsidR="00CD5DAC" w:rsidDel="00ED0AEA" w:rsidRDefault="00CD5DAC" w:rsidP="004165BB">
            <w:pPr>
              <w:pStyle w:val="XML5"/>
              <w:rPr>
                <w:del w:id="32805" w:author="Thomas Dietz" w:date="2012-08-08T17:00:00Z"/>
              </w:rPr>
            </w:pPr>
            <w:del w:id="32806" w:author="Thomas Dietz" w:date="2012-08-08T17:00:00Z">
              <w:r w:rsidDel="00ED0AEA">
                <w:delText>leaf sequence-number-present {</w:delText>
              </w:r>
            </w:del>
          </w:p>
          <w:p w14:paraId="3123F6A5" w14:textId="3C880110" w:rsidR="00CD5DAC" w:rsidDel="00ED0AEA" w:rsidRDefault="00CD5DAC" w:rsidP="004165BB">
            <w:pPr>
              <w:pStyle w:val="XML6"/>
              <w:rPr>
                <w:del w:id="32807" w:author="Thomas Dietz" w:date="2012-08-08T17:00:00Z"/>
              </w:rPr>
            </w:pPr>
            <w:del w:id="32808" w:author="Thomas Dietz" w:date="2012-08-08T17:00:00Z">
              <w:r w:rsidDel="00ED0AEA">
                <w:delText>type boolean;</w:delText>
              </w:r>
            </w:del>
          </w:p>
          <w:p w14:paraId="4BB9F42E" w14:textId="489DA7E4" w:rsidR="00CD5DAC" w:rsidDel="00ED0AEA" w:rsidRDefault="00CD5DAC" w:rsidP="004165BB">
            <w:pPr>
              <w:pStyle w:val="XML6"/>
              <w:rPr>
                <w:del w:id="32809" w:author="Thomas Dietz" w:date="2012-08-08T17:00:00Z"/>
              </w:rPr>
            </w:pPr>
            <w:del w:id="32810" w:author="Thomas Dietz" w:date="2012-08-08T17:00:00Z">
              <w:r w:rsidDel="00ED0AEA">
                <w:delText>description "Indicates presence of the GRE sequence number.";</w:delText>
              </w:r>
            </w:del>
          </w:p>
          <w:p w14:paraId="37D95331" w14:textId="633EB0F0" w:rsidR="00CD5DAC" w:rsidDel="00ED0AEA" w:rsidRDefault="00CD5DAC" w:rsidP="004165BB">
            <w:pPr>
              <w:pStyle w:val="XML6"/>
              <w:rPr>
                <w:del w:id="32811" w:author="Thomas Dietz" w:date="2012-08-08T17:00:00Z"/>
              </w:rPr>
            </w:pPr>
            <w:del w:id="32812" w:author="Thomas Dietz" w:date="2012-08-08T17:00:00Z">
              <w:r w:rsidDel="00ED0AEA">
                <w:delText>default false;</w:delText>
              </w:r>
            </w:del>
          </w:p>
          <w:p w14:paraId="27594768" w14:textId="43FFC147" w:rsidR="00CD5DAC" w:rsidRPr="009F1B7D" w:rsidDel="00ED0AEA" w:rsidRDefault="00CD5DAC" w:rsidP="004165BB">
            <w:pPr>
              <w:pStyle w:val="XML5"/>
              <w:rPr>
                <w:del w:id="32813" w:author="Thomas Dietz" w:date="2012-08-08T17:00:00Z"/>
              </w:rPr>
            </w:pPr>
            <w:del w:id="32814" w:author="Thomas Dietz" w:date="2012-08-08T17:00:00Z">
              <w:r w:rsidDel="00ED0AEA">
                <w:delText>}</w:delText>
              </w:r>
            </w:del>
          </w:p>
          <w:p w14:paraId="27153AFF" w14:textId="45A69563" w:rsidR="00CD5DAC" w:rsidRPr="009F1B7D" w:rsidDel="00ED0AEA" w:rsidRDefault="00CD5DAC" w:rsidP="004165BB">
            <w:pPr>
              <w:pStyle w:val="XML4"/>
              <w:rPr>
                <w:del w:id="32815" w:author="Thomas Dietz" w:date="2012-08-08T17:00:00Z"/>
              </w:rPr>
            </w:pPr>
            <w:del w:id="32816" w:author="Thomas Dietz" w:date="2012-08-08T17:00:00Z">
              <w:r w:rsidRPr="009F1B7D" w:rsidDel="00ED0AEA">
                <w:delText>}</w:delText>
              </w:r>
            </w:del>
          </w:p>
          <w:p w14:paraId="748516C9" w14:textId="7FE4E291" w:rsidR="00CD5DAC" w:rsidRPr="009F1B7D" w:rsidDel="00ED0AEA" w:rsidRDefault="00CD5DAC" w:rsidP="004165BB">
            <w:pPr>
              <w:pStyle w:val="XML4"/>
              <w:rPr>
                <w:del w:id="32817" w:author="Thomas Dietz" w:date="2012-08-08T17:00:00Z"/>
              </w:rPr>
            </w:pPr>
            <w:del w:id="32818" w:author="Thomas Dietz" w:date="2012-08-08T17:00:00Z">
              <w:r w:rsidRPr="009F1B7D" w:rsidDel="00ED0AEA">
                <w:delText xml:space="preserve">container </w:delText>
              </w:r>
              <w:r w:rsidDel="00ED0AEA">
                <w:delText>vxlan-tunnel</w:delText>
              </w:r>
              <w:r w:rsidRPr="009F1B7D" w:rsidDel="00ED0AEA">
                <w:delText xml:space="preserve"> {</w:delText>
              </w:r>
            </w:del>
          </w:p>
          <w:p w14:paraId="30C8082B" w14:textId="08822EAA" w:rsidR="00CD5DAC" w:rsidDel="00ED0AEA" w:rsidRDefault="00CD5DAC" w:rsidP="004165BB">
            <w:pPr>
              <w:pStyle w:val="XML5"/>
              <w:rPr>
                <w:del w:id="32819" w:author="Thomas Dietz" w:date="2012-08-08T17:00:00Z"/>
              </w:rPr>
            </w:pPr>
            <w:del w:id="32820" w:author="Thomas Dietz" w:date="2012-08-08T17:00:00Z">
              <w:r w:rsidDel="00ED0AEA">
                <w:delText xml:space="preserve">description </w:delText>
              </w:r>
              <w:r w:rsidRPr="009F1B7D" w:rsidDel="00ED0AEA">
                <w:delText>"</w:delText>
              </w:r>
              <w:r w:rsidDel="00ED0AEA">
                <w:delText>Features of a VxLAN tunnel.</w:delText>
              </w:r>
              <w:r w:rsidRPr="009F1B7D" w:rsidDel="00ED0AEA">
                <w:delText>";</w:delText>
              </w:r>
            </w:del>
          </w:p>
          <w:p w14:paraId="04EE29B9" w14:textId="0544F3DF" w:rsidR="00CD5DAC" w:rsidDel="00ED0AEA" w:rsidRDefault="00CD5DAC" w:rsidP="004165BB">
            <w:pPr>
              <w:pStyle w:val="XML5"/>
              <w:rPr>
                <w:del w:id="32821" w:author="Thomas Dietz" w:date="2012-08-08T17:00:00Z"/>
              </w:rPr>
            </w:pPr>
            <w:del w:id="32822" w:author="Thomas Dietz" w:date="2012-08-08T17:00:00Z">
              <w:r w:rsidDel="00ED0AEA">
                <w:delText>uses openflow-port-base-tunnel-grouping;</w:delText>
              </w:r>
            </w:del>
          </w:p>
          <w:p w14:paraId="3FC3585A" w14:textId="414C69C2" w:rsidR="00CD5DAC" w:rsidDel="00ED0AEA" w:rsidRDefault="00CD5DAC" w:rsidP="004165BB">
            <w:pPr>
              <w:pStyle w:val="XML5"/>
              <w:rPr>
                <w:del w:id="32823" w:author="Thomas Dietz" w:date="2012-08-08T17:00:00Z"/>
              </w:rPr>
            </w:pPr>
            <w:del w:id="32824" w:author="Thomas Dietz" w:date="2012-08-08T17:00:00Z">
              <w:r w:rsidDel="00ED0AEA">
                <w:delText>leaf vni-valid {</w:delText>
              </w:r>
            </w:del>
          </w:p>
          <w:p w14:paraId="44214CBC" w14:textId="2B8216B6" w:rsidR="00CD5DAC" w:rsidDel="00ED0AEA" w:rsidRDefault="00CD5DAC" w:rsidP="004165BB">
            <w:pPr>
              <w:pStyle w:val="XML6"/>
              <w:rPr>
                <w:del w:id="32825" w:author="Thomas Dietz" w:date="2012-08-08T17:00:00Z"/>
              </w:rPr>
            </w:pPr>
            <w:del w:id="32826" w:author="Thomas Dietz" w:date="2012-08-08T17:00:00Z">
              <w:r w:rsidDel="00ED0AEA">
                <w:delText>type boolean;</w:delText>
              </w:r>
            </w:del>
          </w:p>
          <w:p w14:paraId="4C89B28B" w14:textId="38AE18C9" w:rsidR="00CD5DAC" w:rsidDel="00ED0AEA" w:rsidRDefault="00CD5DAC" w:rsidP="004165BB">
            <w:pPr>
              <w:pStyle w:val="XML6"/>
              <w:rPr>
                <w:del w:id="32827" w:author="Thomas Dietz" w:date="2012-08-08T17:00:00Z"/>
              </w:rPr>
            </w:pPr>
            <w:del w:id="32828" w:author="Thomas Dietz" w:date="2012-08-08T17:00:00Z">
              <w:r w:rsidDel="00ED0AEA">
                <w:delText>description "Indicates how the corresponding flag should be set in packets sent on the tunnel";</w:delText>
              </w:r>
            </w:del>
          </w:p>
          <w:p w14:paraId="59936E10" w14:textId="09F9BA9A" w:rsidR="00CD5DAC" w:rsidDel="00ED0AEA" w:rsidRDefault="00CD5DAC" w:rsidP="004165BB">
            <w:pPr>
              <w:pStyle w:val="XML6"/>
              <w:rPr>
                <w:del w:id="32829" w:author="Thomas Dietz" w:date="2012-08-08T17:00:00Z"/>
              </w:rPr>
            </w:pPr>
            <w:del w:id="32830" w:author="Thomas Dietz" w:date="2012-08-08T17:00:00Z">
              <w:r w:rsidDel="00ED0AEA">
                <w:delText>default true;</w:delText>
              </w:r>
            </w:del>
          </w:p>
          <w:p w14:paraId="07F2476A" w14:textId="4C7868C8" w:rsidR="00CD5DAC" w:rsidDel="00ED0AEA" w:rsidRDefault="00CD5DAC" w:rsidP="004165BB">
            <w:pPr>
              <w:pStyle w:val="XML5"/>
              <w:rPr>
                <w:del w:id="32831" w:author="Thomas Dietz" w:date="2012-08-08T17:00:00Z"/>
              </w:rPr>
            </w:pPr>
            <w:del w:id="32832" w:author="Thomas Dietz" w:date="2012-08-08T17:00:00Z">
              <w:r w:rsidDel="00ED0AEA">
                <w:delText>}</w:delText>
              </w:r>
            </w:del>
          </w:p>
          <w:p w14:paraId="74AA5AB0" w14:textId="42589B65" w:rsidR="00CD5DAC" w:rsidDel="00ED0AEA" w:rsidRDefault="00CD5DAC" w:rsidP="004165BB">
            <w:pPr>
              <w:pStyle w:val="XML5"/>
              <w:rPr>
                <w:del w:id="32833" w:author="Thomas Dietz" w:date="2012-08-08T17:00:00Z"/>
              </w:rPr>
            </w:pPr>
            <w:del w:id="32834" w:author="Thomas Dietz" w:date="2012-08-08T17:00:00Z">
              <w:r w:rsidDel="00ED0AEA">
                <w:delText>leaf vni {</w:delText>
              </w:r>
            </w:del>
          </w:p>
          <w:p w14:paraId="46660015" w14:textId="5C4E4A41" w:rsidR="00CD5DAC" w:rsidDel="00ED0AEA" w:rsidRDefault="00CD5DAC" w:rsidP="004165BB">
            <w:pPr>
              <w:pStyle w:val="XML6"/>
              <w:rPr>
                <w:del w:id="32835" w:author="Thomas Dietz" w:date="2012-08-08T17:00:00Z"/>
              </w:rPr>
            </w:pPr>
            <w:del w:id="32836" w:author="Thomas Dietz" w:date="2012-08-08T17:00:00Z">
              <w:r w:rsidDel="00ED0AEA">
                <w:delText>type uint32;</w:delText>
              </w:r>
            </w:del>
          </w:p>
          <w:p w14:paraId="521DFFEB" w14:textId="3E1E25E7" w:rsidR="00CD5DAC" w:rsidDel="00ED0AEA" w:rsidRDefault="00CD5DAC" w:rsidP="004165BB">
            <w:pPr>
              <w:pStyle w:val="XML6"/>
              <w:rPr>
                <w:del w:id="32837" w:author="Thomas Dietz" w:date="2012-08-08T17:00:00Z"/>
              </w:rPr>
            </w:pPr>
            <w:del w:id="32838" w:author="Thomas Dietz" w:date="2012-08-08T17:00:00Z">
              <w:r w:rsidDel="00ED0AEA">
                <w:delText xml:space="preserve">description </w:delText>
              </w:r>
              <w:r w:rsidRPr="009F1B7D" w:rsidDel="00ED0AEA">
                <w:delText>"</w:delText>
              </w:r>
              <w:r w:rsidDel="00ED0AEA">
                <w:delText>Virtual network identifier assigned to all packets sent on the tunnel</w:delText>
              </w:r>
              <w:r w:rsidRPr="009F1B7D" w:rsidDel="00ED0AEA">
                <w:delText>"</w:delText>
              </w:r>
              <w:r w:rsidDel="00ED0AEA">
                <w:delText>;</w:delText>
              </w:r>
            </w:del>
          </w:p>
          <w:p w14:paraId="63EFAF7D" w14:textId="25A0E756" w:rsidR="00CD5DAC" w:rsidDel="00ED0AEA" w:rsidRDefault="00CD5DAC" w:rsidP="004165BB">
            <w:pPr>
              <w:pStyle w:val="XML5"/>
              <w:rPr>
                <w:del w:id="32839" w:author="Thomas Dietz" w:date="2012-08-08T17:00:00Z"/>
              </w:rPr>
            </w:pPr>
            <w:del w:id="32840" w:author="Thomas Dietz" w:date="2012-08-08T17:00:00Z">
              <w:r w:rsidDel="00ED0AEA">
                <w:delText>}</w:delText>
              </w:r>
            </w:del>
          </w:p>
          <w:p w14:paraId="7D2C356F" w14:textId="28D78E9B" w:rsidR="00CD5DAC" w:rsidDel="00ED0AEA" w:rsidRDefault="00CD5DAC" w:rsidP="004165BB">
            <w:pPr>
              <w:pStyle w:val="XML5"/>
              <w:rPr>
                <w:del w:id="32841" w:author="Thomas Dietz" w:date="2012-08-08T17:00:00Z"/>
              </w:rPr>
            </w:pPr>
            <w:del w:id="32842" w:author="Thomas Dietz" w:date="2012-08-08T17:00:00Z">
              <w:r w:rsidDel="00ED0AEA">
                <w:delText>leaf vni-multicast-group {</w:delText>
              </w:r>
            </w:del>
          </w:p>
          <w:p w14:paraId="240ADA2A" w14:textId="7086AB45" w:rsidR="00CD5DAC" w:rsidDel="00ED0AEA" w:rsidRDefault="00CD5DAC" w:rsidP="004165BB">
            <w:pPr>
              <w:pStyle w:val="XML6"/>
              <w:rPr>
                <w:del w:id="32843" w:author="Thomas Dietz" w:date="2012-08-08T17:00:00Z"/>
              </w:rPr>
            </w:pPr>
            <w:del w:id="32844" w:author="Thomas Dietz" w:date="2012-08-08T17:00:00Z">
              <w:r w:rsidDel="00ED0AEA">
                <w:delText>type inet:ip-address;</w:delText>
              </w:r>
            </w:del>
          </w:p>
          <w:p w14:paraId="4F6033E1" w14:textId="6A6007DF" w:rsidR="00CD5DAC" w:rsidDel="00ED0AEA" w:rsidRDefault="00CD5DAC" w:rsidP="004165BB">
            <w:pPr>
              <w:pStyle w:val="XML6"/>
              <w:rPr>
                <w:del w:id="32845" w:author="Thomas Dietz" w:date="2012-08-08T17:00:00Z"/>
              </w:rPr>
            </w:pPr>
            <w:del w:id="32846"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38B3288A" w14:textId="011AEFD9" w:rsidR="00CD5DAC" w:rsidDel="00ED0AEA" w:rsidRDefault="00CD5DAC" w:rsidP="004165BB">
            <w:pPr>
              <w:pStyle w:val="XML5"/>
              <w:rPr>
                <w:del w:id="32847" w:author="Thomas Dietz" w:date="2012-08-08T17:00:00Z"/>
              </w:rPr>
            </w:pPr>
            <w:del w:id="32848" w:author="Thomas Dietz" w:date="2012-08-08T17:00:00Z">
              <w:r w:rsidDel="00ED0AEA">
                <w:delText>}</w:delText>
              </w:r>
            </w:del>
          </w:p>
          <w:p w14:paraId="4C26FBE4" w14:textId="446E505A" w:rsidR="00CD5DAC" w:rsidDel="00ED0AEA" w:rsidRDefault="00CD5DAC" w:rsidP="004165BB">
            <w:pPr>
              <w:pStyle w:val="XML5"/>
              <w:rPr>
                <w:del w:id="32849" w:author="Thomas Dietz" w:date="2012-08-08T17:00:00Z"/>
              </w:rPr>
            </w:pPr>
            <w:del w:id="32850" w:author="Thomas Dietz" w:date="2012-08-08T17:00:00Z">
              <w:r w:rsidDel="00ED0AEA">
                <w:delText>leaf udp-source-port {</w:delText>
              </w:r>
            </w:del>
          </w:p>
          <w:p w14:paraId="0E9A37CB" w14:textId="570D6CF0" w:rsidR="00CD5DAC" w:rsidDel="00ED0AEA" w:rsidRDefault="00CD5DAC" w:rsidP="004165BB">
            <w:pPr>
              <w:pStyle w:val="XML6"/>
              <w:rPr>
                <w:del w:id="32851" w:author="Thomas Dietz" w:date="2012-08-08T17:00:00Z"/>
              </w:rPr>
            </w:pPr>
            <w:del w:id="32852" w:author="Thomas Dietz" w:date="2012-08-08T17:00:00Z">
              <w:r w:rsidDel="00ED0AEA">
                <w:delText>type inet:port-number;</w:delText>
              </w:r>
            </w:del>
          </w:p>
          <w:p w14:paraId="4D5B11AE" w14:textId="4B920F3A" w:rsidR="00CD5DAC" w:rsidDel="00ED0AEA" w:rsidRDefault="00CD5DAC" w:rsidP="004165BB">
            <w:pPr>
              <w:pStyle w:val="XML6"/>
              <w:rPr>
                <w:del w:id="32853" w:author="Thomas Dietz" w:date="2012-08-08T17:00:00Z"/>
              </w:rPr>
            </w:pPr>
            <w:del w:id="32854" w:author="Thomas Dietz" w:date="2012-08-08T17:00:00Z">
              <w:r w:rsidDel="00ED0AEA">
                <w:delText xml:space="preserve">description </w:delText>
              </w:r>
              <w:r w:rsidRPr="009F1B7D" w:rsidDel="00ED0AEA">
                <w:delText>"</w:delText>
              </w:r>
              <w:r w:rsidDel="00ED0AEA">
                <w:delText>Specifies the outer UDP source port number .</w:delText>
              </w:r>
              <w:r w:rsidRPr="009F1B7D" w:rsidDel="00ED0AEA">
                <w:delText>"</w:delText>
              </w:r>
              <w:r w:rsidDel="00ED0AEA">
                <w:delText>;</w:delText>
              </w:r>
            </w:del>
          </w:p>
          <w:p w14:paraId="39C21D1F" w14:textId="3D5F0F71" w:rsidR="00CD5DAC" w:rsidDel="00ED0AEA" w:rsidRDefault="00CD5DAC" w:rsidP="004165BB">
            <w:pPr>
              <w:pStyle w:val="XML5"/>
              <w:rPr>
                <w:del w:id="32855" w:author="Thomas Dietz" w:date="2012-08-08T17:00:00Z"/>
              </w:rPr>
            </w:pPr>
            <w:del w:id="32856" w:author="Thomas Dietz" w:date="2012-08-08T17:00:00Z">
              <w:r w:rsidDel="00ED0AEA">
                <w:delText>}</w:delText>
              </w:r>
            </w:del>
          </w:p>
          <w:p w14:paraId="66E41117" w14:textId="02E0470F" w:rsidR="00CD5DAC" w:rsidDel="00ED0AEA" w:rsidRDefault="00CD5DAC" w:rsidP="004165BB">
            <w:pPr>
              <w:pStyle w:val="XML5"/>
              <w:rPr>
                <w:del w:id="32857" w:author="Thomas Dietz" w:date="2012-08-08T17:00:00Z"/>
              </w:rPr>
            </w:pPr>
            <w:del w:id="32858" w:author="Thomas Dietz" w:date="2012-08-08T17:00:00Z">
              <w:r w:rsidDel="00ED0AEA">
                <w:delText>leaf udp-dest-port {</w:delText>
              </w:r>
            </w:del>
          </w:p>
          <w:p w14:paraId="56708F99" w14:textId="7112B83A" w:rsidR="00CD5DAC" w:rsidDel="00ED0AEA" w:rsidRDefault="00CD5DAC" w:rsidP="004165BB">
            <w:pPr>
              <w:pStyle w:val="XML6"/>
              <w:rPr>
                <w:del w:id="32859" w:author="Thomas Dietz" w:date="2012-08-08T17:00:00Z"/>
              </w:rPr>
            </w:pPr>
            <w:del w:id="32860" w:author="Thomas Dietz" w:date="2012-08-08T17:00:00Z">
              <w:r w:rsidDel="00ED0AEA">
                <w:delText>type inet:port-number;</w:delText>
              </w:r>
            </w:del>
          </w:p>
          <w:p w14:paraId="3741BE2B" w14:textId="74684076" w:rsidR="00CD5DAC" w:rsidDel="00ED0AEA" w:rsidRDefault="00CD5DAC" w:rsidP="004165BB">
            <w:pPr>
              <w:pStyle w:val="XML6"/>
              <w:rPr>
                <w:del w:id="32861" w:author="Thomas Dietz" w:date="2012-08-08T17:00:00Z"/>
              </w:rPr>
            </w:pPr>
            <w:del w:id="32862" w:author="Thomas Dietz" w:date="2012-08-08T17:00:00Z">
              <w:r w:rsidDel="00ED0AEA">
                <w:delText xml:space="preserve">description </w:delText>
              </w:r>
              <w:r w:rsidRPr="009F1B7D" w:rsidDel="00ED0AEA">
                <w:delText>"</w:delText>
              </w:r>
              <w:r w:rsidDel="00ED0AEA">
                <w:delText>Specifies the outer UDP destination port number, generally the well-known port number for VxLAN</w:delText>
              </w:r>
              <w:r w:rsidRPr="009F1B7D" w:rsidDel="00ED0AEA">
                <w:delText>"</w:delText>
              </w:r>
              <w:r w:rsidDel="00ED0AEA">
                <w:delText>;</w:delText>
              </w:r>
            </w:del>
          </w:p>
          <w:p w14:paraId="70294C70" w14:textId="5E7DD7C4" w:rsidR="00CD5DAC" w:rsidDel="00ED0AEA" w:rsidRDefault="00CD5DAC" w:rsidP="004165BB">
            <w:pPr>
              <w:pStyle w:val="XML5"/>
              <w:rPr>
                <w:del w:id="32863" w:author="Thomas Dietz" w:date="2012-08-08T17:00:00Z"/>
              </w:rPr>
            </w:pPr>
            <w:del w:id="32864" w:author="Thomas Dietz" w:date="2012-08-08T17:00:00Z">
              <w:r w:rsidDel="00ED0AEA">
                <w:delText>}</w:delText>
              </w:r>
            </w:del>
          </w:p>
          <w:p w14:paraId="7B665633" w14:textId="1CCB5F6F" w:rsidR="00CD5DAC" w:rsidDel="00ED0AEA" w:rsidRDefault="00CD5DAC" w:rsidP="004165BB">
            <w:pPr>
              <w:pStyle w:val="XML5"/>
              <w:rPr>
                <w:del w:id="32865" w:author="Thomas Dietz" w:date="2012-08-08T17:00:00Z"/>
              </w:rPr>
            </w:pPr>
            <w:del w:id="32866" w:author="Thomas Dietz" w:date="2012-08-08T17:00:00Z">
              <w:r w:rsidDel="00ED0AEA">
                <w:delText>leaf udp-checksum {</w:delText>
              </w:r>
            </w:del>
          </w:p>
          <w:p w14:paraId="2005E9ED" w14:textId="4118E803" w:rsidR="00CD5DAC" w:rsidDel="00ED0AEA" w:rsidRDefault="00CD5DAC" w:rsidP="004165BB">
            <w:pPr>
              <w:pStyle w:val="XML6"/>
              <w:rPr>
                <w:del w:id="32867" w:author="Thomas Dietz" w:date="2012-08-08T17:00:00Z"/>
              </w:rPr>
            </w:pPr>
            <w:del w:id="32868" w:author="Thomas Dietz" w:date="2012-08-08T17:00:00Z">
              <w:r w:rsidDel="00ED0AEA">
                <w:delText>type boolean;</w:delText>
              </w:r>
            </w:del>
          </w:p>
          <w:p w14:paraId="1DEBE544" w14:textId="738987E3" w:rsidR="00CD5DAC" w:rsidDel="00ED0AEA" w:rsidRDefault="00CD5DAC" w:rsidP="004165BB">
            <w:pPr>
              <w:pStyle w:val="XML6"/>
              <w:rPr>
                <w:del w:id="32869" w:author="Thomas Dietz" w:date="2012-08-08T17:00:00Z"/>
              </w:rPr>
            </w:pPr>
            <w:del w:id="32870" w:author="Thomas Dietz" w:date="2012-08-08T17:00:00Z">
              <w:r w:rsidDel="00ED0AEA">
                <w:delText>description "Boolean flag to indicate whether or not the outer UDP checksum should be set";</w:delText>
              </w:r>
            </w:del>
          </w:p>
          <w:p w14:paraId="7DC73612" w14:textId="7E2F16A2" w:rsidR="00CD5DAC" w:rsidDel="00ED0AEA" w:rsidRDefault="00CD5DAC" w:rsidP="004165BB">
            <w:pPr>
              <w:pStyle w:val="XML6"/>
              <w:rPr>
                <w:del w:id="32871" w:author="Thomas Dietz" w:date="2012-08-08T17:00:00Z"/>
              </w:rPr>
            </w:pPr>
            <w:del w:id="32872" w:author="Thomas Dietz" w:date="2012-08-08T17:00:00Z">
              <w:r w:rsidDel="00ED0AEA">
                <w:delText>default false;</w:delText>
              </w:r>
            </w:del>
          </w:p>
          <w:p w14:paraId="5E723E9B" w14:textId="6F8438C3" w:rsidR="00CD5DAC" w:rsidDel="00ED0AEA" w:rsidRDefault="00CD5DAC" w:rsidP="004165BB">
            <w:pPr>
              <w:pStyle w:val="XML5"/>
              <w:rPr>
                <w:del w:id="32873" w:author="Thomas Dietz" w:date="2012-08-08T17:00:00Z"/>
              </w:rPr>
            </w:pPr>
            <w:del w:id="32874" w:author="Thomas Dietz" w:date="2012-08-08T17:00:00Z">
              <w:r w:rsidDel="00ED0AEA">
                <w:delText>}</w:delText>
              </w:r>
            </w:del>
          </w:p>
          <w:p w14:paraId="5FD8BA11" w14:textId="3E82910B" w:rsidR="00CD5DAC" w:rsidRPr="009F1B7D" w:rsidDel="00ED0AEA" w:rsidRDefault="00CD5DAC" w:rsidP="004165BB">
            <w:pPr>
              <w:pStyle w:val="XML4"/>
              <w:rPr>
                <w:del w:id="32875" w:author="Thomas Dietz" w:date="2012-08-08T17:00:00Z"/>
              </w:rPr>
            </w:pPr>
            <w:del w:id="32876" w:author="Thomas Dietz" w:date="2012-08-08T17:00:00Z">
              <w:r w:rsidRPr="009F1B7D" w:rsidDel="00ED0AEA">
                <w:delText>}</w:delText>
              </w:r>
            </w:del>
          </w:p>
          <w:p w14:paraId="1866FE63" w14:textId="0E6212B6" w:rsidR="00CD5DAC" w:rsidRPr="009F1B7D" w:rsidDel="00ED0AEA" w:rsidRDefault="00CD5DAC" w:rsidP="004165BB">
            <w:pPr>
              <w:pStyle w:val="XML4"/>
              <w:rPr>
                <w:del w:id="32877" w:author="Thomas Dietz" w:date="2012-08-08T17:00:00Z"/>
              </w:rPr>
            </w:pPr>
            <w:del w:id="32878" w:author="Thomas Dietz" w:date="2012-08-08T17:00:00Z">
              <w:r w:rsidRPr="009F1B7D" w:rsidDel="00ED0AEA">
                <w:delText xml:space="preserve">container </w:delText>
              </w:r>
              <w:r w:rsidDel="00ED0AEA">
                <w:delText>nvgre-tunnel</w:delText>
              </w:r>
              <w:r w:rsidRPr="009F1B7D" w:rsidDel="00ED0AEA">
                <w:delText xml:space="preserve"> {</w:delText>
              </w:r>
            </w:del>
          </w:p>
          <w:p w14:paraId="4239D822" w14:textId="756BF143" w:rsidR="00CD5DAC" w:rsidDel="00ED0AEA" w:rsidRDefault="00CD5DAC" w:rsidP="004165BB">
            <w:pPr>
              <w:pStyle w:val="XML5"/>
              <w:rPr>
                <w:del w:id="32879" w:author="Thomas Dietz" w:date="2012-08-08T17:00:00Z"/>
              </w:rPr>
            </w:pPr>
            <w:del w:id="32880" w:author="Thomas Dietz" w:date="2012-08-08T17:00:00Z">
              <w:r w:rsidDel="00ED0AEA">
                <w:delText xml:space="preserve">description </w:delText>
              </w:r>
              <w:r w:rsidRPr="009F1B7D" w:rsidDel="00ED0AEA">
                <w:delText>"</w:delText>
              </w:r>
              <w:r w:rsidDel="00ED0AEA">
                <w:delText>Features of a NVGRE tunnel.</w:delText>
              </w:r>
              <w:r w:rsidRPr="009F1B7D" w:rsidDel="00ED0AEA">
                <w:delText>";</w:delText>
              </w:r>
            </w:del>
          </w:p>
          <w:p w14:paraId="402564B9" w14:textId="491394D8" w:rsidR="00CD5DAC" w:rsidDel="00ED0AEA" w:rsidRDefault="00CD5DAC" w:rsidP="004165BB">
            <w:pPr>
              <w:pStyle w:val="XML5"/>
              <w:rPr>
                <w:del w:id="32881" w:author="Thomas Dietz" w:date="2012-08-08T17:00:00Z"/>
              </w:rPr>
            </w:pPr>
            <w:del w:id="32882" w:author="Thomas Dietz" w:date="2012-08-08T17:00:00Z">
              <w:r w:rsidDel="00ED0AEA">
                <w:delText>uses openflow-port-base-tunnel-grouping;</w:delText>
              </w:r>
            </w:del>
          </w:p>
          <w:p w14:paraId="7595D4E9" w14:textId="0F4205E7" w:rsidR="00CD5DAC" w:rsidDel="00ED0AEA" w:rsidRDefault="00CD5DAC" w:rsidP="004165BB">
            <w:pPr>
              <w:pStyle w:val="XML5"/>
              <w:rPr>
                <w:del w:id="32883" w:author="Thomas Dietz" w:date="2012-08-08T17:00:00Z"/>
              </w:rPr>
            </w:pPr>
            <w:del w:id="32884" w:author="Thomas Dietz" w:date="2012-08-08T17:00:00Z">
              <w:r w:rsidDel="00ED0AEA">
                <w:delText>leaf tni {</w:delText>
              </w:r>
            </w:del>
          </w:p>
          <w:p w14:paraId="1015E855" w14:textId="72E923D1" w:rsidR="00CD5DAC" w:rsidDel="00ED0AEA" w:rsidRDefault="00CD5DAC" w:rsidP="004165BB">
            <w:pPr>
              <w:pStyle w:val="XML6"/>
              <w:rPr>
                <w:del w:id="32885" w:author="Thomas Dietz" w:date="2012-08-08T17:00:00Z"/>
              </w:rPr>
            </w:pPr>
            <w:del w:id="32886" w:author="Thomas Dietz" w:date="2012-08-08T17:00:00Z">
              <w:r w:rsidDel="00ED0AEA">
                <w:delText>type uint32;</w:delText>
              </w:r>
            </w:del>
          </w:p>
          <w:p w14:paraId="337EB7C2" w14:textId="750FEBE7" w:rsidR="00CD5DAC" w:rsidDel="00ED0AEA" w:rsidRDefault="00CD5DAC" w:rsidP="004165BB">
            <w:pPr>
              <w:pStyle w:val="XML6"/>
              <w:rPr>
                <w:del w:id="32887" w:author="Thomas Dietz" w:date="2012-08-08T17:00:00Z"/>
              </w:rPr>
            </w:pPr>
            <w:del w:id="32888" w:author="Thomas Dietz" w:date="2012-08-08T17:00:00Z">
              <w:r w:rsidDel="00ED0AEA">
                <w:delText>description "Specifies the tenant network identifier assigned to all packets sent on the tunnel";</w:delText>
              </w:r>
            </w:del>
          </w:p>
          <w:p w14:paraId="1F5C4DC4" w14:textId="7ED9FB2B" w:rsidR="00CD5DAC" w:rsidDel="00ED0AEA" w:rsidRDefault="00CD5DAC" w:rsidP="004165BB">
            <w:pPr>
              <w:pStyle w:val="XML5"/>
              <w:rPr>
                <w:del w:id="32889" w:author="Thomas Dietz" w:date="2012-08-08T17:00:00Z"/>
              </w:rPr>
            </w:pPr>
            <w:del w:id="32890" w:author="Thomas Dietz" w:date="2012-08-08T17:00:00Z">
              <w:r w:rsidDel="00ED0AEA">
                <w:delText>}</w:delText>
              </w:r>
            </w:del>
          </w:p>
          <w:p w14:paraId="33202C33" w14:textId="0B85A360" w:rsidR="00CD5DAC" w:rsidDel="00ED0AEA" w:rsidRDefault="00CD5DAC" w:rsidP="004165BB">
            <w:pPr>
              <w:pStyle w:val="XML5"/>
              <w:rPr>
                <w:del w:id="32891" w:author="Thomas Dietz" w:date="2012-08-08T17:00:00Z"/>
              </w:rPr>
            </w:pPr>
            <w:del w:id="32892" w:author="Thomas Dietz" w:date="2012-08-08T17:00:00Z">
              <w:r w:rsidDel="00ED0AEA">
                <w:delText>leaf tni-user {</w:delText>
              </w:r>
            </w:del>
          </w:p>
          <w:p w14:paraId="744C6BC1" w14:textId="20D94C01" w:rsidR="00CD5DAC" w:rsidDel="00ED0AEA" w:rsidRDefault="00CD5DAC" w:rsidP="004165BB">
            <w:pPr>
              <w:pStyle w:val="XML6"/>
              <w:rPr>
                <w:del w:id="32893" w:author="Thomas Dietz" w:date="2012-08-08T17:00:00Z"/>
              </w:rPr>
            </w:pPr>
            <w:del w:id="32894" w:author="Thomas Dietz" w:date="2012-08-08T17:00:00Z">
              <w:r w:rsidDel="00ED0AEA">
                <w:delText>type uint32;</w:delText>
              </w:r>
            </w:del>
          </w:p>
          <w:p w14:paraId="32CEB30A" w14:textId="4B4589B2" w:rsidR="00CD5DAC" w:rsidDel="00ED0AEA" w:rsidRDefault="00CD5DAC" w:rsidP="004165BB">
            <w:pPr>
              <w:pStyle w:val="XML6"/>
              <w:rPr>
                <w:del w:id="32895" w:author="Thomas Dietz" w:date="2012-08-08T17:00:00Z"/>
              </w:rPr>
            </w:pPr>
            <w:del w:id="32896" w:author="Thomas Dietz" w:date="2012-08-08T17:00:00Z">
              <w:r w:rsidDel="00ED0AEA">
                <w:delText>description "Used to set the reserved user-defined bits of the GRE key field";</w:delText>
              </w:r>
            </w:del>
          </w:p>
          <w:p w14:paraId="3EB75E13" w14:textId="45C04882" w:rsidR="00CD5DAC" w:rsidDel="00ED0AEA" w:rsidRDefault="00CD5DAC" w:rsidP="004165BB">
            <w:pPr>
              <w:pStyle w:val="XML5"/>
              <w:rPr>
                <w:del w:id="32897" w:author="Thomas Dietz" w:date="2012-08-08T17:00:00Z"/>
              </w:rPr>
            </w:pPr>
            <w:del w:id="32898" w:author="Thomas Dietz" w:date="2012-08-08T17:00:00Z">
              <w:r w:rsidDel="00ED0AEA">
                <w:delText>}</w:delText>
              </w:r>
            </w:del>
          </w:p>
          <w:p w14:paraId="1BA0D7C5" w14:textId="30CC8689" w:rsidR="00CD5DAC" w:rsidDel="00ED0AEA" w:rsidRDefault="00CD5DAC" w:rsidP="004165BB">
            <w:pPr>
              <w:pStyle w:val="XML5"/>
              <w:rPr>
                <w:del w:id="32899" w:author="Thomas Dietz" w:date="2012-08-08T17:00:00Z"/>
              </w:rPr>
            </w:pPr>
            <w:del w:id="32900" w:author="Thomas Dietz" w:date="2012-08-08T17:00:00Z">
              <w:r w:rsidDel="00ED0AEA">
                <w:delText>leaf tni-multicast-group {</w:delText>
              </w:r>
            </w:del>
          </w:p>
          <w:p w14:paraId="04826461" w14:textId="3151F516" w:rsidR="00CD5DAC" w:rsidDel="00ED0AEA" w:rsidRDefault="00CD5DAC" w:rsidP="004165BB">
            <w:pPr>
              <w:pStyle w:val="XML6"/>
              <w:rPr>
                <w:del w:id="32901" w:author="Thomas Dietz" w:date="2012-08-08T17:00:00Z"/>
              </w:rPr>
            </w:pPr>
            <w:del w:id="32902" w:author="Thomas Dietz" w:date="2012-08-08T17:00:00Z">
              <w:r w:rsidDel="00ED0AEA">
                <w:delText>type inet:ip-address;</w:delText>
              </w:r>
            </w:del>
          </w:p>
          <w:p w14:paraId="19519F7A" w14:textId="646A738B" w:rsidR="00CD5DAC" w:rsidDel="00ED0AEA" w:rsidRDefault="00CD5DAC" w:rsidP="004165BB">
            <w:pPr>
              <w:pStyle w:val="XML6"/>
              <w:rPr>
                <w:del w:id="32903" w:author="Thomas Dietz" w:date="2012-08-08T17:00:00Z"/>
              </w:rPr>
            </w:pPr>
            <w:del w:id="32904"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6B5FD4AC" w14:textId="62DF97CD" w:rsidR="00CD5DAC" w:rsidDel="00ED0AEA" w:rsidRDefault="00CD5DAC" w:rsidP="004165BB">
            <w:pPr>
              <w:pStyle w:val="XML5"/>
              <w:rPr>
                <w:del w:id="32905" w:author="Thomas Dietz" w:date="2012-08-08T17:00:00Z"/>
              </w:rPr>
            </w:pPr>
            <w:del w:id="32906" w:author="Thomas Dietz" w:date="2012-08-08T17:00:00Z">
              <w:r w:rsidDel="00ED0AEA">
                <w:delText>}</w:delText>
              </w:r>
            </w:del>
          </w:p>
          <w:p w14:paraId="566EC404" w14:textId="5098711A" w:rsidR="00CD5DAC" w:rsidDel="00ED0AEA" w:rsidRDefault="00CD5DAC" w:rsidP="004165BB">
            <w:pPr>
              <w:pStyle w:val="XML4"/>
              <w:rPr>
                <w:del w:id="32907" w:author="Thomas Dietz" w:date="2012-08-08T17:00:00Z"/>
              </w:rPr>
            </w:pPr>
            <w:del w:id="32908" w:author="Thomas Dietz" w:date="2012-08-08T17:00:00Z">
              <w:r w:rsidRPr="009F1B7D" w:rsidDel="00ED0AEA">
                <w:delText>}</w:delText>
              </w:r>
            </w:del>
          </w:p>
          <w:p w14:paraId="6BE4BF88" w14:textId="0FBBB1A6" w:rsidR="00CD5DAC" w:rsidRPr="009F1B7D" w:rsidDel="00ED0AEA" w:rsidRDefault="00CD5DAC" w:rsidP="00CD5DAC">
            <w:pPr>
              <w:pStyle w:val="XML3"/>
              <w:rPr>
                <w:del w:id="32909" w:author="Thomas Dietz" w:date="2012-08-08T17:00:00Z"/>
              </w:rPr>
            </w:pPr>
            <w:del w:id="32910" w:author="Thomas Dietz" w:date="2012-08-08T17:00:00Z">
              <w:r w:rsidDel="00ED0AEA">
                <w:delText>}</w:delText>
              </w:r>
            </w:del>
          </w:p>
          <w:p w14:paraId="1EC7659D" w14:textId="2E9AF697" w:rsidR="00F71F36" w:rsidRPr="009227FA" w:rsidDel="00ED0AEA" w:rsidRDefault="00F71F36" w:rsidP="00011096">
            <w:pPr>
              <w:pStyle w:val="XML2"/>
              <w:rPr>
                <w:del w:id="32911" w:author="Thomas Dietz" w:date="2012-08-08T17:00:00Z"/>
              </w:rPr>
            </w:pPr>
            <w:del w:id="32912" w:author="Thomas Dietz" w:date="2012-08-08T17:00:00Z">
              <w:r w:rsidRPr="009227FA" w:rsidDel="00ED0AEA">
                <w:delText>}</w:delText>
              </w:r>
            </w:del>
          </w:p>
          <w:p w14:paraId="6291F207" w14:textId="09F2BBB3" w:rsidR="00F71F36" w:rsidRPr="009227FA" w:rsidDel="00ED0AEA" w:rsidRDefault="00F71F36" w:rsidP="00011096">
            <w:pPr>
              <w:pStyle w:val="XML1"/>
              <w:rPr>
                <w:del w:id="32913" w:author="Thomas Dietz" w:date="2012-08-08T17:00:00Z"/>
              </w:rPr>
            </w:pPr>
          </w:p>
          <w:p w14:paraId="13FEE703" w14:textId="40178863" w:rsidR="00F71F36" w:rsidRPr="009227FA" w:rsidDel="00ED0AEA" w:rsidRDefault="00F71F36" w:rsidP="00011096">
            <w:pPr>
              <w:pStyle w:val="XML2"/>
              <w:rPr>
                <w:del w:id="32914" w:author="Thomas Dietz" w:date="2012-08-08T17:00:00Z"/>
              </w:rPr>
            </w:pPr>
            <w:del w:id="32915" w:author="Thomas Dietz" w:date="2012-08-08T17:00:00Z">
              <w:r w:rsidRPr="009227FA" w:rsidDel="00ED0AEA">
                <w:delText>grouping openflow-queue-resource-grouping {</w:delText>
              </w:r>
            </w:del>
          </w:p>
          <w:p w14:paraId="34F12A38" w14:textId="378F489B" w:rsidR="00F71F36" w:rsidRPr="009227FA" w:rsidDel="00ED0AEA" w:rsidRDefault="00F71F36" w:rsidP="00011096">
            <w:pPr>
              <w:pStyle w:val="XML3"/>
              <w:rPr>
                <w:del w:id="32916" w:author="Thomas Dietz" w:date="2012-08-08T17:00:00Z"/>
              </w:rPr>
            </w:pPr>
            <w:del w:id="32917" w:author="Thomas Dietz" w:date="2012-08-08T17:00:00Z">
              <w:r w:rsidRPr="009227FA" w:rsidDel="00ED0AEA">
                <w:delText>description "This grouping specifies all properties of a queue resource.";</w:delText>
              </w:r>
            </w:del>
          </w:p>
          <w:p w14:paraId="22ED6ECD" w14:textId="0EE14238" w:rsidR="00F71F36" w:rsidRPr="009227FA" w:rsidDel="00ED0AEA" w:rsidRDefault="00F71F36" w:rsidP="00011096">
            <w:pPr>
              <w:pStyle w:val="XML3"/>
              <w:rPr>
                <w:del w:id="32918" w:author="Thomas Dietz" w:date="2012-08-08T17:00:00Z"/>
              </w:rPr>
            </w:pPr>
            <w:del w:id="32919" w:author="Thomas Dietz" w:date="2012-08-08T17:00:00Z">
              <w:r w:rsidRPr="009227FA" w:rsidDel="00ED0AEA">
                <w:delText>leaf resource-id {</w:delText>
              </w:r>
            </w:del>
          </w:p>
          <w:p w14:paraId="09C07AC1" w14:textId="72B62500" w:rsidR="00F71F36" w:rsidRPr="009227FA" w:rsidDel="00ED0AEA" w:rsidRDefault="00F71F36" w:rsidP="00011096">
            <w:pPr>
              <w:pStyle w:val="XML4"/>
              <w:rPr>
                <w:del w:id="32920" w:author="Thomas Dietz" w:date="2012-08-08T17:00:00Z"/>
              </w:rPr>
            </w:pPr>
            <w:del w:id="32921" w:author="Thomas Dietz" w:date="2012-08-08T17:00:00Z">
              <w:r w:rsidRPr="009227FA" w:rsidDel="00ED0AEA">
                <w:delText>type inet:uri;</w:delText>
              </w:r>
            </w:del>
          </w:p>
          <w:p w14:paraId="3831EE25" w14:textId="50B655DA" w:rsidR="00F71F36" w:rsidRPr="009227FA" w:rsidDel="00ED0AEA" w:rsidRDefault="00F71F36" w:rsidP="00011096">
            <w:pPr>
              <w:pStyle w:val="XML4"/>
              <w:rPr>
                <w:del w:id="32922" w:author="Thomas Dietz" w:date="2012-08-08T17:00:00Z"/>
              </w:rPr>
            </w:pPr>
            <w:del w:id="32923" w:author="Thomas Dietz" w:date="2012-08-08T17:00:00Z">
              <w:r w:rsidRPr="009227FA" w:rsidDel="00ED0AEA">
                <w:delText>description "An unique but locally arbitrary identifier that identifies a queue and is persistent across reboots of the system.";</w:delText>
              </w:r>
            </w:del>
          </w:p>
          <w:p w14:paraId="6E89C579" w14:textId="7E0878C3" w:rsidR="00F71F36" w:rsidRPr="009227FA" w:rsidDel="00ED0AEA" w:rsidRDefault="00F71F36" w:rsidP="00011096">
            <w:pPr>
              <w:pStyle w:val="XML3"/>
              <w:rPr>
                <w:del w:id="32924" w:author="Thomas Dietz" w:date="2012-08-08T17:00:00Z"/>
              </w:rPr>
            </w:pPr>
            <w:del w:id="32925" w:author="Thomas Dietz" w:date="2012-08-08T17:00:00Z">
              <w:r w:rsidRPr="009227FA" w:rsidDel="00ED0AEA">
                <w:delText>}</w:delText>
              </w:r>
            </w:del>
          </w:p>
          <w:p w14:paraId="3669B076" w14:textId="260DD89D" w:rsidR="00F71F36" w:rsidRPr="009227FA" w:rsidDel="00ED0AEA" w:rsidRDefault="00F71F36" w:rsidP="00011096">
            <w:pPr>
              <w:pStyle w:val="XML3"/>
              <w:rPr>
                <w:del w:id="32926" w:author="Thomas Dietz" w:date="2012-08-08T17:00:00Z"/>
              </w:rPr>
            </w:pPr>
            <w:del w:id="32927" w:author="Thomas Dietz" w:date="2012-08-08T17:00:00Z">
              <w:r w:rsidRPr="009227FA" w:rsidDel="00ED0AEA">
                <w:delText>leaf id {</w:delText>
              </w:r>
            </w:del>
          </w:p>
          <w:p w14:paraId="0FA3824D" w14:textId="7C3BB79A" w:rsidR="00F71F36" w:rsidRPr="009227FA" w:rsidDel="00ED0AEA" w:rsidRDefault="00F71F36" w:rsidP="00011096">
            <w:pPr>
              <w:pStyle w:val="XML4"/>
              <w:rPr>
                <w:del w:id="32928" w:author="Thomas Dietz" w:date="2012-08-08T17:00:00Z"/>
              </w:rPr>
            </w:pPr>
            <w:del w:id="32929" w:author="Thomas Dietz" w:date="2012-08-08T17:00:00Z">
              <w:r w:rsidRPr="009227FA" w:rsidDel="00ED0AEA">
                <w:delText>type uint64;</w:delText>
              </w:r>
            </w:del>
          </w:p>
          <w:p w14:paraId="0ECA78E0" w14:textId="19FF9478" w:rsidR="00F71F36" w:rsidRPr="009227FA" w:rsidDel="00ED0AEA" w:rsidRDefault="00F71F36" w:rsidP="00011096">
            <w:pPr>
              <w:pStyle w:val="XML4"/>
              <w:rPr>
                <w:del w:id="32930" w:author="Thomas Dietz" w:date="2012-08-08T17:00:00Z"/>
              </w:rPr>
            </w:pPr>
            <w:del w:id="32931" w:author="Thomas Dietz" w:date="2012-08-08T17:00:00Z">
              <w:r w:rsidRPr="009227FA" w:rsidDel="00ED0AEA">
                <w:delText>mandatory true;</w:delText>
              </w:r>
            </w:del>
          </w:p>
          <w:p w14:paraId="088BE5FF" w14:textId="0D0C5DF3" w:rsidR="00F71F36" w:rsidRPr="009227FA" w:rsidDel="00ED0AEA" w:rsidRDefault="00F71F36" w:rsidP="00011096">
            <w:pPr>
              <w:pStyle w:val="XML4"/>
              <w:rPr>
                <w:del w:id="32932" w:author="Thomas Dietz" w:date="2012-08-08T17:00:00Z"/>
              </w:rPr>
            </w:pPr>
            <w:del w:id="32933" w:author="Thomas Dietz" w:date="2012-08-08T17:00:00Z">
              <w:r w:rsidRPr="009227FA" w:rsidDel="00ED0AEA">
                <w:delText>description "An unique but locally arbitrary number that identifies a queue and is persistent across reboots of the system.";</w:delText>
              </w:r>
            </w:del>
          </w:p>
          <w:p w14:paraId="7A031916" w14:textId="2E7CF5BD" w:rsidR="00F71F36" w:rsidRPr="009227FA" w:rsidDel="00ED0AEA" w:rsidRDefault="00F71F36" w:rsidP="00011096">
            <w:pPr>
              <w:pStyle w:val="XML3"/>
              <w:rPr>
                <w:del w:id="32934" w:author="Thomas Dietz" w:date="2012-08-08T17:00:00Z"/>
              </w:rPr>
            </w:pPr>
            <w:del w:id="32935" w:author="Thomas Dietz" w:date="2012-08-08T17:00:00Z">
              <w:r w:rsidRPr="009227FA" w:rsidDel="00ED0AEA">
                <w:delText>}</w:delText>
              </w:r>
            </w:del>
          </w:p>
          <w:p w14:paraId="63E65CB2" w14:textId="0AEC31EC" w:rsidR="00F71F36" w:rsidRPr="009227FA" w:rsidDel="00ED0AEA" w:rsidRDefault="00F71F36" w:rsidP="00011096">
            <w:pPr>
              <w:pStyle w:val="XML3"/>
              <w:rPr>
                <w:del w:id="32936" w:author="Thomas Dietz" w:date="2012-08-08T17:00:00Z"/>
              </w:rPr>
            </w:pPr>
            <w:del w:id="32937" w:author="Thomas Dietz" w:date="2012-08-08T17:00:00Z">
              <w:r w:rsidRPr="009227FA" w:rsidDel="00ED0AEA">
                <w:delText>leaf port {</w:delText>
              </w:r>
            </w:del>
          </w:p>
          <w:p w14:paraId="177F14AC" w14:textId="2243F18B" w:rsidR="00F71F36" w:rsidRPr="009227FA" w:rsidDel="00ED0AEA" w:rsidRDefault="00F71F36" w:rsidP="00011096">
            <w:pPr>
              <w:pStyle w:val="XML4"/>
              <w:rPr>
                <w:del w:id="32938" w:author="Thomas Dietz" w:date="2012-08-08T17:00:00Z"/>
              </w:rPr>
            </w:pPr>
            <w:del w:id="32939" w:author="Thomas Dietz" w:date="2012-08-08T17:00:00Z">
              <w:r w:rsidRPr="009227FA" w:rsidDel="00ED0AEA">
                <w:delText>type leafref {</w:delText>
              </w:r>
            </w:del>
          </w:p>
          <w:p w14:paraId="0148D591" w14:textId="23962DED" w:rsidR="00F71F36" w:rsidRPr="009227FA" w:rsidDel="00ED0AEA" w:rsidRDefault="00F71F36" w:rsidP="00011096">
            <w:pPr>
              <w:pStyle w:val="XML5"/>
              <w:rPr>
                <w:del w:id="32940" w:author="Thomas Dietz" w:date="2012-08-08T17:00:00Z"/>
              </w:rPr>
            </w:pPr>
            <w:del w:id="32941" w:author="Thomas Dietz" w:date="2012-08-08T17:00:00Z">
              <w:r w:rsidRPr="009227FA" w:rsidDel="00ED0AEA">
                <w:delText>path "/capable-switch/resources/port/resource-id";</w:delText>
              </w:r>
            </w:del>
          </w:p>
          <w:p w14:paraId="6235CF4D" w14:textId="536C9B10" w:rsidR="00F71F36" w:rsidRPr="009227FA" w:rsidDel="00ED0AEA" w:rsidRDefault="00F71F36" w:rsidP="00011096">
            <w:pPr>
              <w:pStyle w:val="XML4"/>
              <w:rPr>
                <w:del w:id="32942" w:author="Thomas Dietz" w:date="2012-08-08T17:00:00Z"/>
              </w:rPr>
            </w:pPr>
            <w:del w:id="32943" w:author="Thomas Dietz" w:date="2012-08-08T17:00:00Z">
              <w:r w:rsidRPr="009227FA" w:rsidDel="00ED0AEA">
                <w:delText>}</w:delText>
              </w:r>
            </w:del>
          </w:p>
          <w:p w14:paraId="455E9C95" w14:textId="088596F9" w:rsidR="00F71F36" w:rsidRPr="009227FA" w:rsidDel="00ED0AEA" w:rsidRDefault="00F71F36" w:rsidP="00011096">
            <w:pPr>
              <w:pStyle w:val="XML4"/>
              <w:rPr>
                <w:del w:id="32944" w:author="Thomas Dietz" w:date="2012-08-08T17:00:00Z"/>
              </w:rPr>
            </w:pPr>
            <w:del w:id="32945" w:author="Thomas Dietz" w:date="2012-08-08T17:00:00Z">
              <w:r w:rsidRPr="009227FA" w:rsidDel="00ED0AEA">
                <w:delText>description "Reference to port resources in the Capable Switch.";</w:delText>
              </w:r>
            </w:del>
          </w:p>
          <w:p w14:paraId="59A9DCBD" w14:textId="07FD7FFD" w:rsidR="00F71F36" w:rsidRPr="009227FA" w:rsidDel="00ED0AEA" w:rsidRDefault="00F71F36" w:rsidP="00011096">
            <w:pPr>
              <w:pStyle w:val="XML3"/>
              <w:rPr>
                <w:del w:id="32946" w:author="Thomas Dietz" w:date="2012-08-08T17:00:00Z"/>
              </w:rPr>
            </w:pPr>
            <w:del w:id="32947" w:author="Thomas Dietz" w:date="2012-08-08T17:00:00Z">
              <w:r w:rsidRPr="009227FA" w:rsidDel="00ED0AEA">
                <w:delText>}</w:delText>
              </w:r>
            </w:del>
          </w:p>
          <w:p w14:paraId="64862BFB" w14:textId="2DF7435F" w:rsidR="00F71F36" w:rsidRPr="009227FA" w:rsidDel="00ED0AEA" w:rsidRDefault="00F71F36" w:rsidP="00011096">
            <w:pPr>
              <w:pStyle w:val="XML3"/>
              <w:rPr>
                <w:del w:id="32948" w:author="Thomas Dietz" w:date="2012-08-08T17:00:00Z"/>
              </w:rPr>
            </w:pPr>
            <w:del w:id="32949" w:author="Thomas Dietz" w:date="2012-08-08T17:00:00Z">
              <w:r w:rsidRPr="009227FA" w:rsidDel="00ED0AEA">
                <w:delText>container properties {</w:delText>
              </w:r>
            </w:del>
          </w:p>
          <w:p w14:paraId="0A52168D" w14:textId="01E05800" w:rsidR="00F71F36" w:rsidRPr="009227FA" w:rsidDel="00ED0AEA" w:rsidRDefault="00F71F36" w:rsidP="00011096">
            <w:pPr>
              <w:pStyle w:val="XML4"/>
              <w:rPr>
                <w:del w:id="32950" w:author="Thomas Dietz" w:date="2012-08-08T17:00:00Z"/>
              </w:rPr>
            </w:pPr>
            <w:del w:id="32951" w:author="Thomas Dietz" w:date="2012-08-08T17:00:00Z">
              <w:r w:rsidRPr="009227FA" w:rsidDel="00ED0AEA">
                <w:delText>description "The queue properties currently configured.";</w:delText>
              </w:r>
            </w:del>
          </w:p>
          <w:p w14:paraId="0A37D4F3" w14:textId="169CAC3A" w:rsidR="00F71F36" w:rsidRPr="009227FA" w:rsidDel="00ED0AEA" w:rsidRDefault="00F71F36" w:rsidP="00011096">
            <w:pPr>
              <w:pStyle w:val="XML4"/>
              <w:rPr>
                <w:del w:id="32952" w:author="Thomas Dietz" w:date="2012-08-08T17:00:00Z"/>
              </w:rPr>
            </w:pPr>
            <w:del w:id="32953" w:author="Thomas Dietz" w:date="2012-08-08T17:00:00Z">
              <w:r w:rsidRPr="009227FA" w:rsidDel="00ED0AEA">
                <w:delText>leaf min-rate {</w:delText>
              </w:r>
            </w:del>
          </w:p>
          <w:p w14:paraId="1AF12AD2" w14:textId="1387F7B4" w:rsidR="00F71F36" w:rsidRPr="009227FA" w:rsidDel="00ED0AEA" w:rsidRDefault="00F71F36" w:rsidP="00011096">
            <w:pPr>
              <w:pStyle w:val="XML5"/>
              <w:rPr>
                <w:del w:id="32954" w:author="Thomas Dietz" w:date="2012-08-08T17:00:00Z"/>
              </w:rPr>
            </w:pPr>
            <w:del w:id="32955" w:author="Thomas Dietz" w:date="2012-08-08T17:00:00Z">
              <w:r w:rsidRPr="009227FA" w:rsidDel="00ED0AEA">
                <w:delText>type tenth-of-a-percent;</w:delText>
              </w:r>
            </w:del>
          </w:p>
          <w:p w14:paraId="31048B23" w14:textId="5F2F7F4E" w:rsidR="00F71F36" w:rsidRPr="009227FA" w:rsidDel="00ED0AEA" w:rsidRDefault="00F71F36" w:rsidP="00011096">
            <w:pPr>
              <w:pStyle w:val="XML5"/>
              <w:rPr>
                <w:del w:id="32956" w:author="Thomas Dietz" w:date="2012-08-08T17:00:00Z"/>
              </w:rPr>
            </w:pPr>
            <w:del w:id="32957" w:author="Thomas Dietz" w:date="2012-08-08T17:00:00Z">
              <w:r w:rsidRPr="009227FA" w:rsidDel="00ED0AEA">
                <w:delText>description "The minimal rate that is reserved for this queue in 1/10 of a percent of the actual rate. If not present a min-rate is not set.";</w:delText>
              </w:r>
            </w:del>
          </w:p>
          <w:p w14:paraId="165A972F" w14:textId="3C33C96C" w:rsidR="00F71F36" w:rsidRPr="009227FA" w:rsidDel="00ED0AEA" w:rsidRDefault="00F71F36" w:rsidP="00011096">
            <w:pPr>
              <w:pStyle w:val="XML4"/>
              <w:rPr>
                <w:del w:id="32958" w:author="Thomas Dietz" w:date="2012-08-08T17:00:00Z"/>
              </w:rPr>
            </w:pPr>
            <w:del w:id="32959" w:author="Thomas Dietz" w:date="2012-08-08T17:00:00Z">
              <w:r w:rsidRPr="009227FA" w:rsidDel="00ED0AEA">
                <w:delText>}</w:delText>
              </w:r>
            </w:del>
          </w:p>
          <w:p w14:paraId="2C6694E8" w14:textId="29C31844" w:rsidR="00F71F36" w:rsidRPr="009227FA" w:rsidDel="00ED0AEA" w:rsidRDefault="00F71F36" w:rsidP="00011096">
            <w:pPr>
              <w:pStyle w:val="XML4"/>
              <w:rPr>
                <w:del w:id="32960" w:author="Thomas Dietz" w:date="2012-08-08T17:00:00Z"/>
              </w:rPr>
            </w:pPr>
            <w:del w:id="32961" w:author="Thomas Dietz" w:date="2012-08-08T17:00:00Z">
              <w:r w:rsidRPr="009227FA" w:rsidDel="00ED0AEA">
                <w:delText>leaf max-rate {</w:delText>
              </w:r>
            </w:del>
          </w:p>
          <w:p w14:paraId="766B4FE9" w14:textId="3C86AEFD" w:rsidR="00F71F36" w:rsidRPr="009227FA" w:rsidDel="00ED0AEA" w:rsidRDefault="00F71F36" w:rsidP="00011096">
            <w:pPr>
              <w:pStyle w:val="XML5"/>
              <w:rPr>
                <w:del w:id="32962" w:author="Thomas Dietz" w:date="2012-08-08T17:00:00Z"/>
              </w:rPr>
            </w:pPr>
            <w:del w:id="32963" w:author="Thomas Dietz" w:date="2012-08-08T17:00:00Z">
              <w:r w:rsidRPr="009227FA" w:rsidDel="00ED0AEA">
                <w:delText>type tenth-of-a-percent;</w:delText>
              </w:r>
            </w:del>
          </w:p>
          <w:p w14:paraId="0DE5905D" w14:textId="15F3E1ED" w:rsidR="00F71F36" w:rsidRPr="009227FA" w:rsidDel="00ED0AEA" w:rsidRDefault="00F71F36" w:rsidP="00011096">
            <w:pPr>
              <w:pStyle w:val="XML5"/>
              <w:rPr>
                <w:del w:id="32964" w:author="Thomas Dietz" w:date="2012-08-08T17:00:00Z"/>
              </w:rPr>
            </w:pPr>
            <w:del w:id="32965" w:author="Thomas Dietz" w:date="2012-08-08T17:00:00Z">
              <w:r w:rsidRPr="009227FA" w:rsidDel="00ED0AEA">
                <w:delText>description "The maximum rate that is reserved for this queue in 1/10 of a percent of the actual rate. If not present the max-rate is not set.";</w:delText>
              </w:r>
            </w:del>
          </w:p>
          <w:p w14:paraId="3ADFF6DC" w14:textId="482EF58C" w:rsidR="00F71F36" w:rsidRPr="009227FA" w:rsidDel="00ED0AEA" w:rsidRDefault="00F71F36" w:rsidP="00011096">
            <w:pPr>
              <w:pStyle w:val="XML4"/>
              <w:rPr>
                <w:del w:id="32966" w:author="Thomas Dietz" w:date="2012-08-08T17:00:00Z"/>
              </w:rPr>
            </w:pPr>
            <w:del w:id="32967" w:author="Thomas Dietz" w:date="2012-08-08T17:00:00Z">
              <w:r w:rsidRPr="009227FA" w:rsidDel="00ED0AEA">
                <w:delText>}</w:delText>
              </w:r>
            </w:del>
          </w:p>
          <w:p w14:paraId="3D0E1CCE" w14:textId="4C8EDB64" w:rsidR="00F71F36" w:rsidRPr="009227FA" w:rsidDel="00ED0AEA" w:rsidRDefault="00F71F36" w:rsidP="00011096">
            <w:pPr>
              <w:pStyle w:val="XML4"/>
              <w:rPr>
                <w:del w:id="32968" w:author="Thomas Dietz" w:date="2012-08-08T17:00:00Z"/>
              </w:rPr>
            </w:pPr>
            <w:del w:id="32969" w:author="Thomas Dietz" w:date="2012-08-08T17:00:00Z">
              <w:r w:rsidRPr="009227FA" w:rsidDel="00ED0AEA">
                <w:delText>leaf-list experimenter {</w:delText>
              </w:r>
            </w:del>
          </w:p>
          <w:p w14:paraId="6173DE3B" w14:textId="1F837BDF" w:rsidR="00F71F36" w:rsidRPr="009227FA" w:rsidDel="00ED0AEA" w:rsidRDefault="00F71F36" w:rsidP="00011096">
            <w:pPr>
              <w:pStyle w:val="XML5"/>
              <w:rPr>
                <w:del w:id="32970" w:author="Thomas Dietz" w:date="2012-08-08T17:00:00Z"/>
              </w:rPr>
            </w:pPr>
            <w:del w:id="32971" w:author="Thomas Dietz" w:date="2012-08-08T17:00:00Z">
              <w:r w:rsidRPr="009227FA" w:rsidDel="00ED0AEA">
                <w:delText>type uint32;</w:delText>
              </w:r>
            </w:del>
          </w:p>
          <w:p w14:paraId="35215DA4" w14:textId="6D1C0F81" w:rsidR="00F71F36" w:rsidRPr="009227FA" w:rsidDel="00ED0AEA" w:rsidRDefault="00F71F36" w:rsidP="00011096">
            <w:pPr>
              <w:pStyle w:val="XML5"/>
              <w:rPr>
                <w:del w:id="32972" w:author="Thomas Dietz" w:date="2012-08-08T17:00:00Z"/>
              </w:rPr>
            </w:pPr>
            <w:del w:id="32973" w:author="Thomas Dietz" w:date="2012-08-08T17:00:00Z">
              <w:r w:rsidRPr="009227FA" w:rsidDel="00ED0AEA">
                <w:delText>description "A list of experimenter identifiers of queue properties used.";</w:delText>
              </w:r>
            </w:del>
          </w:p>
          <w:p w14:paraId="5C123F1C" w14:textId="688BBAE0" w:rsidR="00F71F36" w:rsidRPr="009227FA" w:rsidDel="00ED0AEA" w:rsidRDefault="00F71F36" w:rsidP="00011096">
            <w:pPr>
              <w:pStyle w:val="XML4"/>
              <w:rPr>
                <w:del w:id="32974" w:author="Thomas Dietz" w:date="2012-08-08T17:00:00Z"/>
              </w:rPr>
            </w:pPr>
            <w:del w:id="32975" w:author="Thomas Dietz" w:date="2012-08-08T17:00:00Z">
              <w:r w:rsidRPr="009227FA" w:rsidDel="00ED0AEA">
                <w:delText>}</w:delText>
              </w:r>
            </w:del>
          </w:p>
          <w:p w14:paraId="430BE98B" w14:textId="538D1CAF" w:rsidR="00F71F36" w:rsidRPr="009227FA" w:rsidDel="00ED0AEA" w:rsidRDefault="00F71F36" w:rsidP="00011096">
            <w:pPr>
              <w:pStyle w:val="XML3"/>
              <w:rPr>
                <w:del w:id="32976" w:author="Thomas Dietz" w:date="2012-08-08T17:00:00Z"/>
              </w:rPr>
            </w:pPr>
            <w:del w:id="32977" w:author="Thomas Dietz" w:date="2012-08-08T17:00:00Z">
              <w:r w:rsidRPr="009227FA" w:rsidDel="00ED0AEA">
                <w:delText>}</w:delText>
              </w:r>
            </w:del>
          </w:p>
          <w:p w14:paraId="3B0B4134" w14:textId="67924255" w:rsidR="00F71F36" w:rsidRPr="009227FA" w:rsidDel="00ED0AEA" w:rsidRDefault="00F71F36" w:rsidP="00011096">
            <w:pPr>
              <w:pStyle w:val="XML2"/>
              <w:rPr>
                <w:del w:id="32978" w:author="Thomas Dietz" w:date="2012-08-08T17:00:00Z"/>
              </w:rPr>
            </w:pPr>
            <w:del w:id="32979" w:author="Thomas Dietz" w:date="2012-08-08T17:00:00Z">
              <w:r w:rsidRPr="009227FA" w:rsidDel="00ED0AEA">
                <w:delText>}</w:delText>
              </w:r>
            </w:del>
          </w:p>
          <w:p w14:paraId="39D13B36" w14:textId="7107B222" w:rsidR="00F71F36" w:rsidRPr="003C232C" w:rsidDel="00ED0AEA" w:rsidRDefault="00F71F36" w:rsidP="00011096">
            <w:pPr>
              <w:pStyle w:val="XML20"/>
              <w:rPr>
                <w:del w:id="32980" w:author="Thomas Dietz" w:date="2012-08-08T17:00:00Z"/>
                <w:rFonts w:eastAsia="Times New Roman"/>
              </w:rPr>
            </w:pPr>
          </w:p>
          <w:p w14:paraId="2AD95FDC" w14:textId="4F49BAD6" w:rsidR="00F71F36" w:rsidRPr="009227FA" w:rsidDel="00ED0AEA" w:rsidRDefault="00F71F36" w:rsidP="00011096">
            <w:pPr>
              <w:pStyle w:val="XML2"/>
              <w:rPr>
                <w:del w:id="32981" w:author="Thomas Dietz" w:date="2012-08-08T17:00:00Z"/>
              </w:rPr>
            </w:pPr>
            <w:del w:id="32982" w:author="Thomas Dietz" w:date="2012-08-08T17:00:00Z">
              <w:r w:rsidRPr="009227FA" w:rsidDel="00ED0AEA">
                <w:delText>grouping openflow-port-current-features-grouping {</w:delText>
              </w:r>
            </w:del>
          </w:p>
          <w:p w14:paraId="703F3B35" w14:textId="5A918094" w:rsidR="00F71F36" w:rsidRPr="009227FA" w:rsidDel="00ED0AEA" w:rsidRDefault="00F71F36" w:rsidP="00011096">
            <w:pPr>
              <w:pStyle w:val="XML3"/>
              <w:rPr>
                <w:del w:id="32983" w:author="Thomas Dietz" w:date="2012-08-08T17:00:00Z"/>
              </w:rPr>
            </w:pPr>
            <w:del w:id="32984" w:author="Thomas Dietz" w:date="2012-08-08T17:00:00Z">
              <w:r w:rsidRPr="009227FA" w:rsidDel="00ED0AEA">
                <w:delText>description "The current features of a port.";</w:delText>
              </w:r>
            </w:del>
          </w:p>
          <w:p w14:paraId="44CF5A9D" w14:textId="1AFE89A1" w:rsidR="00F71F36" w:rsidRPr="009227FA" w:rsidDel="00ED0AEA" w:rsidRDefault="00F71F36" w:rsidP="00011096">
            <w:pPr>
              <w:pStyle w:val="XML3"/>
              <w:rPr>
                <w:del w:id="32985" w:author="Thomas Dietz" w:date="2012-08-08T17:00:00Z"/>
              </w:rPr>
            </w:pPr>
            <w:del w:id="32986" w:author="Thomas Dietz" w:date="2012-08-08T17:00:00Z">
              <w:r w:rsidRPr="009227FA" w:rsidDel="00ED0AEA">
                <w:delText>leaf rate {</w:delText>
              </w:r>
            </w:del>
          </w:p>
          <w:p w14:paraId="61D40456" w14:textId="31F2B37D" w:rsidR="00F71F36" w:rsidRPr="009227FA" w:rsidDel="00ED0AEA" w:rsidRDefault="00F71F36" w:rsidP="00011096">
            <w:pPr>
              <w:pStyle w:val="XML4"/>
              <w:rPr>
                <w:del w:id="32987" w:author="Thomas Dietz" w:date="2012-08-08T17:00:00Z"/>
              </w:rPr>
            </w:pPr>
            <w:del w:id="32988" w:author="Thomas Dietz" w:date="2012-08-08T17:00:00Z">
              <w:r w:rsidRPr="009227FA" w:rsidDel="00ED0AEA">
                <w:delText>type rate-type;</w:delText>
              </w:r>
            </w:del>
          </w:p>
          <w:p w14:paraId="1DB74623" w14:textId="46DC9F9F" w:rsidR="00F71F36" w:rsidRPr="009227FA" w:rsidDel="00ED0AEA" w:rsidRDefault="00F71F36" w:rsidP="00011096">
            <w:pPr>
              <w:pStyle w:val="XML4"/>
              <w:rPr>
                <w:del w:id="32989" w:author="Thomas Dietz" w:date="2012-08-08T17:00:00Z"/>
              </w:rPr>
            </w:pPr>
            <w:del w:id="32990" w:author="Thomas Dietz" w:date="2012-08-08T17:00:00Z">
              <w:r w:rsidRPr="009227FA" w:rsidDel="00ED0AEA">
                <w:delText>mandatory true;</w:delText>
              </w:r>
            </w:del>
          </w:p>
          <w:p w14:paraId="1B0A7FF6" w14:textId="0E871835" w:rsidR="00F71F36" w:rsidRPr="009227FA" w:rsidDel="00ED0AEA" w:rsidRDefault="00F71F36" w:rsidP="00011096">
            <w:pPr>
              <w:pStyle w:val="XML4"/>
              <w:rPr>
                <w:del w:id="32991" w:author="Thomas Dietz" w:date="2012-08-08T17:00:00Z"/>
              </w:rPr>
            </w:pPr>
            <w:del w:id="32992" w:author="Thomas Dietz" w:date="2012-08-08T17:00:00Z">
              <w:r w:rsidRPr="009227FA" w:rsidDel="00ED0AEA">
                <w:delText>description "The transmission rate that is currently used.";</w:delText>
              </w:r>
            </w:del>
          </w:p>
          <w:p w14:paraId="7CDBD2A3" w14:textId="6FB861F9" w:rsidR="00F71F36" w:rsidRPr="009227FA" w:rsidDel="00ED0AEA" w:rsidRDefault="00F71F36" w:rsidP="00011096">
            <w:pPr>
              <w:pStyle w:val="XML3"/>
              <w:rPr>
                <w:del w:id="32993" w:author="Thomas Dietz" w:date="2012-08-08T17:00:00Z"/>
              </w:rPr>
            </w:pPr>
            <w:del w:id="32994" w:author="Thomas Dietz" w:date="2012-08-08T17:00:00Z">
              <w:r w:rsidRPr="009227FA" w:rsidDel="00ED0AEA">
                <w:delText>}</w:delText>
              </w:r>
            </w:del>
          </w:p>
          <w:p w14:paraId="182CA1FE" w14:textId="0F937A8E" w:rsidR="00F71F36" w:rsidRPr="009227FA" w:rsidDel="00ED0AEA" w:rsidRDefault="00F71F36" w:rsidP="00011096">
            <w:pPr>
              <w:pStyle w:val="XML3"/>
              <w:rPr>
                <w:del w:id="32995" w:author="Thomas Dietz" w:date="2012-08-08T17:00:00Z"/>
              </w:rPr>
            </w:pPr>
            <w:del w:id="32996" w:author="Thomas Dietz" w:date="2012-08-08T17:00:00Z">
              <w:r w:rsidRPr="009227FA" w:rsidDel="00ED0AEA">
                <w:delText xml:space="preserve">leaf auto-negotiate { </w:delText>
              </w:r>
            </w:del>
          </w:p>
          <w:p w14:paraId="034F3A9C" w14:textId="27D15F0C" w:rsidR="00F71F36" w:rsidRPr="009227FA" w:rsidDel="00ED0AEA" w:rsidRDefault="00F71F36" w:rsidP="00011096">
            <w:pPr>
              <w:pStyle w:val="XML4"/>
              <w:rPr>
                <w:del w:id="32997" w:author="Thomas Dietz" w:date="2012-08-08T17:00:00Z"/>
              </w:rPr>
            </w:pPr>
            <w:del w:id="32998" w:author="Thomas Dietz" w:date="2012-08-08T17:00:00Z">
              <w:r w:rsidRPr="009227FA" w:rsidDel="00ED0AEA">
                <w:delText>type boolean;</w:delText>
              </w:r>
            </w:del>
          </w:p>
          <w:p w14:paraId="11882208" w14:textId="26381173" w:rsidR="00F71F36" w:rsidRPr="009227FA" w:rsidDel="00ED0AEA" w:rsidRDefault="00F71F36" w:rsidP="00011096">
            <w:pPr>
              <w:pStyle w:val="XML4"/>
              <w:rPr>
                <w:del w:id="32999" w:author="Thomas Dietz" w:date="2012-08-08T17:00:00Z"/>
              </w:rPr>
            </w:pPr>
            <w:del w:id="33000" w:author="Thomas Dietz" w:date="2012-08-08T17:00:00Z">
              <w:r w:rsidRPr="009227FA" w:rsidDel="00ED0AEA">
                <w:delText>mandatory true;</w:delText>
              </w:r>
            </w:del>
          </w:p>
          <w:p w14:paraId="2E8E3898" w14:textId="50022432" w:rsidR="00F71F36" w:rsidRPr="009227FA" w:rsidDel="00ED0AEA" w:rsidRDefault="00F71F36" w:rsidP="00011096">
            <w:pPr>
              <w:pStyle w:val="XML4"/>
              <w:rPr>
                <w:del w:id="33001" w:author="Thomas Dietz" w:date="2012-08-08T17:00:00Z"/>
              </w:rPr>
            </w:pPr>
            <w:del w:id="33002" w:author="Thomas Dietz" w:date="2012-08-08T17:00:00Z">
              <w:r w:rsidRPr="009227FA" w:rsidDel="00ED0AEA">
                <w:delText>description "Specifies if auto-negotiation of transmission parameters was used for the port.";</w:delText>
              </w:r>
            </w:del>
          </w:p>
          <w:p w14:paraId="211DE5BA" w14:textId="7D336D93" w:rsidR="00F71F36" w:rsidRPr="009227FA" w:rsidDel="00ED0AEA" w:rsidRDefault="00F71F36" w:rsidP="00011096">
            <w:pPr>
              <w:pStyle w:val="XML3"/>
              <w:rPr>
                <w:del w:id="33003" w:author="Thomas Dietz" w:date="2012-08-08T17:00:00Z"/>
              </w:rPr>
            </w:pPr>
            <w:del w:id="33004" w:author="Thomas Dietz" w:date="2012-08-08T17:00:00Z">
              <w:r w:rsidRPr="009227FA" w:rsidDel="00ED0AEA">
                <w:delText>}</w:delText>
              </w:r>
            </w:del>
          </w:p>
          <w:p w14:paraId="1302E77D" w14:textId="38FF9152" w:rsidR="00F71F36" w:rsidRPr="009227FA" w:rsidDel="00ED0AEA" w:rsidRDefault="00F71F36" w:rsidP="00011096">
            <w:pPr>
              <w:pStyle w:val="XML3"/>
              <w:rPr>
                <w:del w:id="33005" w:author="Thomas Dietz" w:date="2012-08-08T17:00:00Z"/>
              </w:rPr>
            </w:pPr>
            <w:del w:id="33006" w:author="Thomas Dietz" w:date="2012-08-08T17:00:00Z">
              <w:r w:rsidRPr="009227FA" w:rsidDel="00ED0AEA">
                <w:delText>leaf medium {</w:delText>
              </w:r>
            </w:del>
          </w:p>
          <w:p w14:paraId="717774DB" w14:textId="3F76C670" w:rsidR="00F71F36" w:rsidRPr="009227FA" w:rsidDel="00ED0AEA" w:rsidRDefault="00F71F36" w:rsidP="00011096">
            <w:pPr>
              <w:pStyle w:val="XML4"/>
              <w:rPr>
                <w:del w:id="33007" w:author="Thomas Dietz" w:date="2012-08-08T17:00:00Z"/>
              </w:rPr>
            </w:pPr>
            <w:del w:id="33008" w:author="Thomas Dietz" w:date="2012-08-08T17:00:00Z">
              <w:r w:rsidRPr="009227FA" w:rsidDel="00ED0AEA">
                <w:delText>type enumeration {</w:delText>
              </w:r>
            </w:del>
          </w:p>
          <w:p w14:paraId="0ECAFC95" w14:textId="4AA793C0" w:rsidR="00F71F36" w:rsidRPr="009227FA" w:rsidDel="00ED0AEA" w:rsidRDefault="00F71F36" w:rsidP="00011096">
            <w:pPr>
              <w:pStyle w:val="XML5"/>
              <w:rPr>
                <w:del w:id="33009" w:author="Thomas Dietz" w:date="2012-08-08T17:00:00Z"/>
              </w:rPr>
            </w:pPr>
            <w:del w:id="33010" w:author="Thomas Dietz" w:date="2012-08-08T17:00:00Z">
              <w:r w:rsidRPr="009227FA" w:rsidDel="00ED0AEA">
                <w:delText>enum copper;</w:delText>
              </w:r>
            </w:del>
          </w:p>
          <w:p w14:paraId="1C489FE5" w14:textId="19DBF728" w:rsidR="00F71F36" w:rsidRPr="009227FA" w:rsidDel="00ED0AEA" w:rsidRDefault="00F71F36" w:rsidP="00011096">
            <w:pPr>
              <w:pStyle w:val="XML5"/>
              <w:rPr>
                <w:del w:id="33011" w:author="Thomas Dietz" w:date="2012-08-08T17:00:00Z"/>
              </w:rPr>
            </w:pPr>
            <w:del w:id="33012" w:author="Thomas Dietz" w:date="2012-08-08T17:00:00Z">
              <w:r w:rsidRPr="009227FA" w:rsidDel="00ED0AEA">
                <w:delText>enum fiber;</w:delText>
              </w:r>
            </w:del>
          </w:p>
          <w:p w14:paraId="292ADDC6" w14:textId="26A57B2C" w:rsidR="00F71F36" w:rsidRPr="009227FA" w:rsidDel="00ED0AEA" w:rsidRDefault="00F71F36" w:rsidP="00011096">
            <w:pPr>
              <w:pStyle w:val="XML4"/>
              <w:rPr>
                <w:del w:id="33013" w:author="Thomas Dietz" w:date="2012-08-08T17:00:00Z"/>
              </w:rPr>
            </w:pPr>
            <w:del w:id="33014" w:author="Thomas Dietz" w:date="2012-08-08T17:00:00Z">
              <w:r w:rsidRPr="009227FA" w:rsidDel="00ED0AEA">
                <w:delText>}</w:delText>
              </w:r>
            </w:del>
          </w:p>
          <w:p w14:paraId="6C8AB6A4" w14:textId="3572FEF5" w:rsidR="00F71F36" w:rsidRPr="009227FA" w:rsidDel="00ED0AEA" w:rsidRDefault="00F71F36" w:rsidP="00011096">
            <w:pPr>
              <w:pStyle w:val="XML4"/>
              <w:rPr>
                <w:del w:id="33015" w:author="Thomas Dietz" w:date="2012-08-08T17:00:00Z"/>
              </w:rPr>
            </w:pPr>
            <w:del w:id="33016" w:author="Thomas Dietz" w:date="2012-08-08T17:00:00Z">
              <w:r w:rsidRPr="009227FA" w:rsidDel="00ED0AEA">
                <w:delText>mandatory true;</w:delText>
              </w:r>
            </w:del>
          </w:p>
          <w:p w14:paraId="208D96E2" w14:textId="348F22F7" w:rsidR="00F71F36" w:rsidRPr="009227FA" w:rsidDel="00ED0AEA" w:rsidRDefault="00F71F36" w:rsidP="00011096">
            <w:pPr>
              <w:pStyle w:val="XML4"/>
              <w:rPr>
                <w:del w:id="33017" w:author="Thomas Dietz" w:date="2012-08-08T17:00:00Z"/>
              </w:rPr>
            </w:pPr>
            <w:del w:id="33018" w:author="Thomas Dietz" w:date="2012-08-08T17:00:00Z">
              <w:r w:rsidRPr="009227FA" w:rsidDel="00ED0AEA">
                <w:delText>description "The transmission medium used by the port.";</w:delText>
              </w:r>
            </w:del>
          </w:p>
          <w:p w14:paraId="72E225C1" w14:textId="723D1C11" w:rsidR="00F71F36" w:rsidRPr="009227FA" w:rsidDel="00ED0AEA" w:rsidRDefault="00F71F36" w:rsidP="00011096">
            <w:pPr>
              <w:pStyle w:val="XML3"/>
              <w:rPr>
                <w:del w:id="33019" w:author="Thomas Dietz" w:date="2012-08-08T17:00:00Z"/>
              </w:rPr>
            </w:pPr>
            <w:del w:id="33020" w:author="Thomas Dietz" w:date="2012-08-08T17:00:00Z">
              <w:r w:rsidRPr="009227FA" w:rsidDel="00ED0AEA">
                <w:delText>}</w:delText>
              </w:r>
            </w:del>
          </w:p>
          <w:p w14:paraId="68CF4C28" w14:textId="2D6ABD2D" w:rsidR="00F71F36" w:rsidRPr="009227FA" w:rsidDel="00ED0AEA" w:rsidRDefault="00F71F36" w:rsidP="00011096">
            <w:pPr>
              <w:pStyle w:val="XML3"/>
              <w:rPr>
                <w:del w:id="33021" w:author="Thomas Dietz" w:date="2012-08-08T17:00:00Z"/>
              </w:rPr>
            </w:pPr>
            <w:del w:id="33022" w:author="Thomas Dietz" w:date="2012-08-08T17:00:00Z">
              <w:r w:rsidRPr="009227FA" w:rsidDel="00ED0AEA">
                <w:delText>leaf pause {</w:delText>
              </w:r>
            </w:del>
          </w:p>
          <w:p w14:paraId="73A97BDC" w14:textId="72E82AB5" w:rsidR="00F71F36" w:rsidRPr="009227FA" w:rsidDel="00ED0AEA" w:rsidRDefault="00F71F36" w:rsidP="00011096">
            <w:pPr>
              <w:pStyle w:val="XML4"/>
              <w:rPr>
                <w:del w:id="33023" w:author="Thomas Dietz" w:date="2012-08-08T17:00:00Z"/>
              </w:rPr>
            </w:pPr>
            <w:del w:id="33024" w:author="Thomas Dietz" w:date="2012-08-08T17:00:00Z">
              <w:r w:rsidRPr="009227FA" w:rsidDel="00ED0AEA">
                <w:delText>type enumeration {</w:delText>
              </w:r>
            </w:del>
          </w:p>
          <w:p w14:paraId="4801A540" w14:textId="4FBB46E8" w:rsidR="00F71F36" w:rsidRPr="009227FA" w:rsidDel="00ED0AEA" w:rsidRDefault="00F71F36" w:rsidP="00011096">
            <w:pPr>
              <w:pStyle w:val="XML5"/>
              <w:rPr>
                <w:del w:id="33025" w:author="Thomas Dietz" w:date="2012-08-08T17:00:00Z"/>
              </w:rPr>
            </w:pPr>
            <w:del w:id="33026" w:author="Thomas Dietz" w:date="2012-08-08T17:00:00Z">
              <w:r w:rsidRPr="009227FA" w:rsidDel="00ED0AEA">
                <w:delText>enum unsupported;</w:delText>
              </w:r>
            </w:del>
          </w:p>
          <w:p w14:paraId="022D6BAF" w14:textId="5E9C145C" w:rsidR="00F71F36" w:rsidRPr="009227FA" w:rsidDel="00ED0AEA" w:rsidRDefault="00F71F36" w:rsidP="00011096">
            <w:pPr>
              <w:pStyle w:val="XML5"/>
              <w:rPr>
                <w:del w:id="33027" w:author="Thomas Dietz" w:date="2012-08-08T17:00:00Z"/>
              </w:rPr>
            </w:pPr>
            <w:del w:id="33028" w:author="Thomas Dietz" w:date="2012-08-08T17:00:00Z">
              <w:r w:rsidRPr="009227FA" w:rsidDel="00ED0AEA">
                <w:delText>enum symmetric;</w:delText>
              </w:r>
            </w:del>
          </w:p>
          <w:p w14:paraId="2388CD7A" w14:textId="24C604B6" w:rsidR="00F71F36" w:rsidRPr="009227FA" w:rsidDel="00ED0AEA" w:rsidRDefault="00F71F36" w:rsidP="00011096">
            <w:pPr>
              <w:pStyle w:val="XML5"/>
              <w:rPr>
                <w:del w:id="33029" w:author="Thomas Dietz" w:date="2012-08-08T17:00:00Z"/>
              </w:rPr>
            </w:pPr>
            <w:del w:id="33030" w:author="Thomas Dietz" w:date="2012-08-08T17:00:00Z">
              <w:r w:rsidRPr="009227FA" w:rsidDel="00ED0AEA">
                <w:delText>enum asymmetric;</w:delText>
              </w:r>
            </w:del>
          </w:p>
          <w:p w14:paraId="523F7DF0" w14:textId="5BAF742F" w:rsidR="00F71F36" w:rsidRPr="009227FA" w:rsidDel="00ED0AEA" w:rsidRDefault="00F71F36" w:rsidP="00011096">
            <w:pPr>
              <w:pStyle w:val="XML4"/>
              <w:rPr>
                <w:del w:id="33031" w:author="Thomas Dietz" w:date="2012-08-08T17:00:00Z"/>
              </w:rPr>
            </w:pPr>
            <w:del w:id="33032" w:author="Thomas Dietz" w:date="2012-08-08T17:00:00Z">
              <w:r w:rsidRPr="009227FA" w:rsidDel="00ED0AEA">
                <w:delText>}</w:delText>
              </w:r>
            </w:del>
          </w:p>
          <w:p w14:paraId="68CF4F01" w14:textId="75092682" w:rsidR="00F71F36" w:rsidRPr="009227FA" w:rsidDel="00ED0AEA" w:rsidRDefault="00F71F36" w:rsidP="00011096">
            <w:pPr>
              <w:pStyle w:val="XML4"/>
              <w:rPr>
                <w:del w:id="33033" w:author="Thomas Dietz" w:date="2012-08-08T17:00:00Z"/>
              </w:rPr>
            </w:pPr>
            <w:del w:id="33034" w:author="Thomas Dietz" w:date="2012-08-08T17:00:00Z">
              <w:r w:rsidRPr="009227FA" w:rsidDel="00ED0AEA">
                <w:delText>mandatory true;</w:delText>
              </w:r>
            </w:del>
          </w:p>
          <w:p w14:paraId="7416CC00" w14:textId="7B173798" w:rsidR="00F71F36" w:rsidRPr="009227FA" w:rsidDel="00ED0AEA" w:rsidRDefault="00F71F36" w:rsidP="00011096">
            <w:pPr>
              <w:pStyle w:val="XML4"/>
              <w:rPr>
                <w:del w:id="33035" w:author="Thomas Dietz" w:date="2012-08-08T17:00:00Z"/>
              </w:rPr>
            </w:pPr>
            <w:del w:id="33036" w:author="Thomas Dietz" w:date="2012-08-08T17:00:00Z">
              <w:r w:rsidRPr="009227FA" w:rsidDel="00ED0AEA">
                <w:delText>description "Specifies if pausing of transmission is supported at all and if yes if it is asymmetric or symmetric.";</w:delText>
              </w:r>
            </w:del>
          </w:p>
          <w:p w14:paraId="299D18C2" w14:textId="44BCB17D" w:rsidR="00F71F36" w:rsidRPr="009227FA" w:rsidDel="00ED0AEA" w:rsidRDefault="00F71F36" w:rsidP="00011096">
            <w:pPr>
              <w:pStyle w:val="XML3"/>
              <w:rPr>
                <w:del w:id="33037" w:author="Thomas Dietz" w:date="2012-08-08T17:00:00Z"/>
              </w:rPr>
            </w:pPr>
            <w:del w:id="33038" w:author="Thomas Dietz" w:date="2012-08-08T17:00:00Z">
              <w:r w:rsidRPr="009227FA" w:rsidDel="00ED0AEA">
                <w:delText>}</w:delText>
              </w:r>
            </w:del>
          </w:p>
          <w:p w14:paraId="0ACB8E97" w14:textId="7A005440" w:rsidR="00F71F36" w:rsidDel="00ED0AEA" w:rsidRDefault="00F71F36" w:rsidP="00011096">
            <w:pPr>
              <w:pStyle w:val="XML2"/>
              <w:rPr>
                <w:del w:id="33039" w:author="Thomas Dietz" w:date="2012-08-08T17:00:00Z"/>
              </w:rPr>
            </w:pPr>
            <w:del w:id="33040" w:author="Thomas Dietz" w:date="2012-08-08T17:00:00Z">
              <w:r w:rsidRPr="009227FA" w:rsidDel="00ED0AEA">
                <w:delText>}</w:delText>
              </w:r>
            </w:del>
          </w:p>
          <w:p w14:paraId="2C22E397" w14:textId="79AD03C6" w:rsidR="00F931EC" w:rsidRPr="009227FA" w:rsidDel="00ED0AEA" w:rsidRDefault="00F931EC" w:rsidP="00011096">
            <w:pPr>
              <w:pStyle w:val="XML2"/>
              <w:rPr>
                <w:del w:id="33041" w:author="Thomas Dietz" w:date="2012-08-08T17:00:00Z"/>
              </w:rPr>
            </w:pPr>
          </w:p>
          <w:p w14:paraId="20C94EA8" w14:textId="7D76ABC0" w:rsidR="00F931EC" w:rsidRPr="009227FA" w:rsidDel="00ED0AEA" w:rsidRDefault="00F931EC" w:rsidP="00F931EC">
            <w:pPr>
              <w:pStyle w:val="XML2"/>
              <w:rPr>
                <w:del w:id="33042" w:author="Thomas Dietz" w:date="2012-08-08T17:00:00Z"/>
              </w:rPr>
            </w:pPr>
            <w:del w:id="33043" w:author="Thomas Dietz" w:date="2012-08-08T17:00:00Z">
              <w:r w:rsidRPr="009227FA" w:rsidDel="00ED0AEA">
                <w:delText>grouping openflow-port-other-features-grouping {</w:delText>
              </w:r>
            </w:del>
          </w:p>
          <w:p w14:paraId="65DB4112" w14:textId="4CA7E973" w:rsidR="00F931EC" w:rsidRPr="009227FA" w:rsidDel="00ED0AEA" w:rsidRDefault="00F931EC" w:rsidP="00F931EC">
            <w:pPr>
              <w:pStyle w:val="XML3"/>
              <w:rPr>
                <w:del w:id="33044" w:author="Thomas Dietz" w:date="2012-08-08T17:00:00Z"/>
              </w:rPr>
            </w:pPr>
            <w:del w:id="33045" w:author="Thomas Dietz" w:date="2012-08-08T17:00:00Z">
              <w:r w:rsidRPr="009227FA" w:rsidDel="00ED0AEA">
                <w:delText>description "The features of a port that are supported or  advertised.";</w:delText>
              </w:r>
            </w:del>
          </w:p>
          <w:p w14:paraId="275C38AA" w14:textId="60B3AEA0" w:rsidR="00F931EC" w:rsidRPr="009227FA" w:rsidDel="00ED0AEA" w:rsidRDefault="00F931EC" w:rsidP="00F931EC">
            <w:pPr>
              <w:pStyle w:val="XML3"/>
              <w:rPr>
                <w:del w:id="33046" w:author="Thomas Dietz" w:date="2012-08-08T17:00:00Z"/>
              </w:rPr>
            </w:pPr>
            <w:del w:id="33047" w:author="Thomas Dietz" w:date="2012-08-08T17:00:00Z">
              <w:r w:rsidRPr="009227FA" w:rsidDel="00ED0AEA">
                <w:delText>leaf-list rate {</w:delText>
              </w:r>
            </w:del>
          </w:p>
          <w:p w14:paraId="17F6A588" w14:textId="683F25C3" w:rsidR="00F931EC" w:rsidRPr="009227FA" w:rsidDel="00ED0AEA" w:rsidRDefault="00F931EC" w:rsidP="00F931EC">
            <w:pPr>
              <w:pStyle w:val="XML4"/>
              <w:rPr>
                <w:del w:id="33048" w:author="Thomas Dietz" w:date="2012-08-08T17:00:00Z"/>
              </w:rPr>
            </w:pPr>
            <w:del w:id="33049" w:author="Thomas Dietz" w:date="2012-08-08T17:00:00Z">
              <w:r w:rsidRPr="009227FA" w:rsidDel="00ED0AEA">
                <w:delText>type rate-type;</w:delText>
              </w:r>
            </w:del>
          </w:p>
          <w:p w14:paraId="6C3908BA" w14:textId="59988A6C" w:rsidR="00F931EC" w:rsidRPr="009227FA" w:rsidDel="00ED0AEA" w:rsidRDefault="00F931EC" w:rsidP="00F931EC">
            <w:pPr>
              <w:pStyle w:val="XML4"/>
              <w:rPr>
                <w:del w:id="33050" w:author="Thomas Dietz" w:date="2012-08-08T17:00:00Z"/>
              </w:rPr>
            </w:pPr>
            <w:del w:id="33051" w:author="Thomas Dietz" w:date="2012-08-08T17:00:00Z">
              <w:r w:rsidRPr="009227FA" w:rsidDel="00ED0AEA">
                <w:delText>min-elements 1;</w:delText>
              </w:r>
            </w:del>
          </w:p>
          <w:p w14:paraId="6310BBDB" w14:textId="315EA0A7" w:rsidR="00F931EC" w:rsidRPr="009227FA" w:rsidDel="00ED0AEA" w:rsidRDefault="00F931EC" w:rsidP="00F931EC">
            <w:pPr>
              <w:pStyle w:val="XML4"/>
              <w:rPr>
                <w:del w:id="33052" w:author="Thomas Dietz" w:date="2012-08-08T17:00:00Z"/>
              </w:rPr>
            </w:pPr>
            <w:del w:id="33053" w:author="Thomas Dietz" w:date="2012-08-08T17:00:00Z">
              <w:r w:rsidRPr="009227FA" w:rsidDel="00ED0AEA">
                <w:delText>description "The transmission rate that is supported or advertised. Multiple transmissions rates are allowed.";</w:delText>
              </w:r>
            </w:del>
          </w:p>
          <w:p w14:paraId="1403BD2B" w14:textId="1645F040" w:rsidR="00F931EC" w:rsidRPr="009227FA" w:rsidDel="00ED0AEA" w:rsidRDefault="00F931EC" w:rsidP="00F931EC">
            <w:pPr>
              <w:pStyle w:val="XML3"/>
              <w:rPr>
                <w:del w:id="33054" w:author="Thomas Dietz" w:date="2012-08-08T17:00:00Z"/>
              </w:rPr>
            </w:pPr>
            <w:del w:id="33055" w:author="Thomas Dietz" w:date="2012-08-08T17:00:00Z">
              <w:r w:rsidRPr="009227FA" w:rsidDel="00ED0AEA">
                <w:delText>}</w:delText>
              </w:r>
            </w:del>
          </w:p>
          <w:p w14:paraId="6E7CD0B8" w14:textId="141E88F7" w:rsidR="00F931EC" w:rsidRPr="009227FA" w:rsidDel="00ED0AEA" w:rsidRDefault="00F931EC" w:rsidP="00F931EC">
            <w:pPr>
              <w:pStyle w:val="XML3"/>
              <w:rPr>
                <w:del w:id="33056" w:author="Thomas Dietz" w:date="2012-08-08T17:00:00Z"/>
              </w:rPr>
            </w:pPr>
            <w:del w:id="33057" w:author="Thomas Dietz" w:date="2012-08-08T17:00:00Z">
              <w:r w:rsidRPr="009227FA" w:rsidDel="00ED0AEA">
                <w:delText xml:space="preserve">leaf auto-negotiate { </w:delText>
              </w:r>
            </w:del>
          </w:p>
          <w:p w14:paraId="4560023A" w14:textId="72792AAB" w:rsidR="00F931EC" w:rsidRPr="009227FA" w:rsidDel="00ED0AEA" w:rsidRDefault="00F931EC" w:rsidP="00F931EC">
            <w:pPr>
              <w:pStyle w:val="XML4"/>
              <w:rPr>
                <w:del w:id="33058" w:author="Thomas Dietz" w:date="2012-08-08T17:00:00Z"/>
              </w:rPr>
            </w:pPr>
            <w:del w:id="33059" w:author="Thomas Dietz" w:date="2012-08-08T17:00:00Z">
              <w:r w:rsidRPr="009227FA" w:rsidDel="00ED0AEA">
                <w:delText>type boolean;</w:delText>
              </w:r>
            </w:del>
          </w:p>
          <w:p w14:paraId="0F424DC1" w14:textId="2D66D224" w:rsidR="00F931EC" w:rsidRPr="009227FA" w:rsidDel="00ED0AEA" w:rsidRDefault="00F931EC" w:rsidP="00F931EC">
            <w:pPr>
              <w:pStyle w:val="XML4"/>
              <w:rPr>
                <w:del w:id="33060" w:author="Thomas Dietz" w:date="2012-08-08T17:00:00Z"/>
              </w:rPr>
            </w:pPr>
            <w:del w:id="33061" w:author="Thomas Dietz" w:date="2012-08-08T17:00:00Z">
              <w:r w:rsidRPr="009227FA" w:rsidDel="00ED0AEA">
                <w:delText>mandatory true;</w:delText>
              </w:r>
            </w:del>
          </w:p>
          <w:p w14:paraId="7DADA10D" w14:textId="5C9877D5" w:rsidR="00F931EC" w:rsidRPr="009227FA" w:rsidDel="00ED0AEA" w:rsidRDefault="00F931EC" w:rsidP="00F931EC">
            <w:pPr>
              <w:pStyle w:val="XML4"/>
              <w:rPr>
                <w:del w:id="33062" w:author="Thomas Dietz" w:date="2012-08-08T17:00:00Z"/>
              </w:rPr>
            </w:pPr>
            <w:del w:id="33063" w:author="Thomas Dietz" w:date="2012-08-08T17:00:00Z">
              <w:r w:rsidRPr="009227FA" w:rsidDel="00ED0AEA">
                <w:delText>description "Specifies if auto-negotiation of transmission parameters is enabled for the port.";</w:delText>
              </w:r>
            </w:del>
          </w:p>
          <w:p w14:paraId="09087BEB" w14:textId="603A0E87" w:rsidR="00F931EC" w:rsidRPr="009227FA" w:rsidDel="00ED0AEA" w:rsidRDefault="00F931EC" w:rsidP="00F931EC">
            <w:pPr>
              <w:pStyle w:val="XML3"/>
              <w:rPr>
                <w:del w:id="33064" w:author="Thomas Dietz" w:date="2012-08-08T17:00:00Z"/>
              </w:rPr>
            </w:pPr>
            <w:del w:id="33065" w:author="Thomas Dietz" w:date="2012-08-08T17:00:00Z">
              <w:r w:rsidRPr="009227FA" w:rsidDel="00ED0AEA">
                <w:delText>}</w:delText>
              </w:r>
            </w:del>
          </w:p>
          <w:p w14:paraId="25869427" w14:textId="2E4C3D51" w:rsidR="00F931EC" w:rsidRPr="009227FA" w:rsidDel="00ED0AEA" w:rsidRDefault="00F931EC" w:rsidP="00F931EC">
            <w:pPr>
              <w:pStyle w:val="XML3"/>
              <w:rPr>
                <w:del w:id="33066" w:author="Thomas Dietz" w:date="2012-08-08T17:00:00Z"/>
              </w:rPr>
            </w:pPr>
            <w:del w:id="33067" w:author="Thomas Dietz" w:date="2012-08-08T17:00:00Z">
              <w:r w:rsidRPr="009227FA" w:rsidDel="00ED0AEA">
                <w:delText>leaf-list medium {</w:delText>
              </w:r>
            </w:del>
          </w:p>
          <w:p w14:paraId="36EE7555" w14:textId="3DD911F6" w:rsidR="00F931EC" w:rsidRPr="009227FA" w:rsidDel="00ED0AEA" w:rsidRDefault="00F931EC" w:rsidP="00F931EC">
            <w:pPr>
              <w:pStyle w:val="XML4"/>
              <w:rPr>
                <w:del w:id="33068" w:author="Thomas Dietz" w:date="2012-08-08T17:00:00Z"/>
              </w:rPr>
            </w:pPr>
            <w:del w:id="33069" w:author="Thomas Dietz" w:date="2012-08-08T17:00:00Z">
              <w:r w:rsidRPr="009227FA" w:rsidDel="00ED0AEA">
                <w:delText>type enumeration {</w:delText>
              </w:r>
            </w:del>
          </w:p>
          <w:p w14:paraId="75181D8F" w14:textId="4B92D36C" w:rsidR="00F931EC" w:rsidRPr="009227FA" w:rsidDel="00ED0AEA" w:rsidRDefault="00F931EC" w:rsidP="00F931EC">
            <w:pPr>
              <w:pStyle w:val="XML5"/>
              <w:rPr>
                <w:del w:id="33070" w:author="Thomas Dietz" w:date="2012-08-08T17:00:00Z"/>
              </w:rPr>
            </w:pPr>
            <w:del w:id="33071" w:author="Thomas Dietz" w:date="2012-08-08T17:00:00Z">
              <w:r w:rsidRPr="009227FA" w:rsidDel="00ED0AEA">
                <w:delText>enum copper;</w:delText>
              </w:r>
            </w:del>
          </w:p>
          <w:p w14:paraId="3932F56E" w14:textId="5AC5B3E5" w:rsidR="00F931EC" w:rsidRPr="009227FA" w:rsidDel="00ED0AEA" w:rsidRDefault="00F931EC" w:rsidP="00F931EC">
            <w:pPr>
              <w:pStyle w:val="XML5"/>
              <w:rPr>
                <w:del w:id="33072" w:author="Thomas Dietz" w:date="2012-08-08T17:00:00Z"/>
              </w:rPr>
            </w:pPr>
            <w:del w:id="33073" w:author="Thomas Dietz" w:date="2012-08-08T17:00:00Z">
              <w:r w:rsidRPr="009227FA" w:rsidDel="00ED0AEA">
                <w:delText>enum fiber;</w:delText>
              </w:r>
            </w:del>
          </w:p>
          <w:p w14:paraId="72FE47D0" w14:textId="6D9333FA" w:rsidR="00F931EC" w:rsidRPr="009227FA" w:rsidDel="00ED0AEA" w:rsidRDefault="00F931EC" w:rsidP="00F931EC">
            <w:pPr>
              <w:pStyle w:val="XML4"/>
              <w:rPr>
                <w:del w:id="33074" w:author="Thomas Dietz" w:date="2012-08-08T17:00:00Z"/>
              </w:rPr>
            </w:pPr>
            <w:del w:id="33075" w:author="Thomas Dietz" w:date="2012-08-08T17:00:00Z">
              <w:r w:rsidRPr="009227FA" w:rsidDel="00ED0AEA">
                <w:delText>}</w:delText>
              </w:r>
            </w:del>
          </w:p>
          <w:p w14:paraId="2015E203" w14:textId="39757E50" w:rsidR="00F931EC" w:rsidRPr="009227FA" w:rsidDel="00ED0AEA" w:rsidRDefault="00F931EC" w:rsidP="00F931EC">
            <w:pPr>
              <w:pStyle w:val="XML4"/>
              <w:rPr>
                <w:del w:id="33076" w:author="Thomas Dietz" w:date="2012-08-08T17:00:00Z"/>
              </w:rPr>
            </w:pPr>
            <w:del w:id="33077" w:author="Thomas Dietz" w:date="2012-08-08T17:00:00Z">
              <w:r w:rsidRPr="009227FA" w:rsidDel="00ED0AEA">
                <w:delText>min-elements 1;</w:delText>
              </w:r>
            </w:del>
          </w:p>
          <w:p w14:paraId="028C52B4" w14:textId="6B7B9B07" w:rsidR="00F931EC" w:rsidRPr="009227FA" w:rsidDel="00ED0AEA" w:rsidRDefault="00F931EC" w:rsidP="00F931EC">
            <w:pPr>
              <w:pStyle w:val="XML4"/>
              <w:rPr>
                <w:del w:id="33078" w:author="Thomas Dietz" w:date="2012-08-08T17:00:00Z"/>
              </w:rPr>
            </w:pPr>
            <w:del w:id="33079" w:author="Thomas Dietz" w:date="2012-08-08T17:00:00Z">
              <w:r w:rsidRPr="009227FA" w:rsidDel="00ED0AEA">
                <w:delText>description "The transmission medium used by the port.</w:delText>
              </w:r>
            </w:del>
          </w:p>
          <w:p w14:paraId="5C4D6D0D" w14:textId="7FF73ED2" w:rsidR="00F931EC" w:rsidRPr="009227FA" w:rsidDel="00ED0AEA" w:rsidRDefault="00F931EC" w:rsidP="00F931EC">
            <w:pPr>
              <w:pStyle w:val="XML5"/>
              <w:rPr>
                <w:del w:id="33080" w:author="Thomas Dietz" w:date="2012-08-08T17:00:00Z"/>
              </w:rPr>
            </w:pPr>
            <w:del w:id="33081" w:author="Thomas Dietz" w:date="2012-08-08T17:00:00Z">
              <w:r w:rsidRPr="009227FA" w:rsidDel="00ED0AEA">
                <w:delText>Multiple media are allowed.";</w:delText>
              </w:r>
            </w:del>
          </w:p>
          <w:p w14:paraId="215D6544" w14:textId="4B31F20E" w:rsidR="00F931EC" w:rsidRPr="009227FA" w:rsidDel="00ED0AEA" w:rsidRDefault="00F931EC" w:rsidP="00F931EC">
            <w:pPr>
              <w:pStyle w:val="XML3"/>
              <w:rPr>
                <w:del w:id="33082" w:author="Thomas Dietz" w:date="2012-08-08T17:00:00Z"/>
              </w:rPr>
            </w:pPr>
            <w:del w:id="33083" w:author="Thomas Dietz" w:date="2012-08-08T17:00:00Z">
              <w:r w:rsidRPr="009227FA" w:rsidDel="00ED0AEA">
                <w:delText>}</w:delText>
              </w:r>
            </w:del>
          </w:p>
          <w:p w14:paraId="1702AE82" w14:textId="561FCEFD" w:rsidR="00F931EC" w:rsidRPr="009227FA" w:rsidDel="00ED0AEA" w:rsidRDefault="00F931EC" w:rsidP="00F931EC">
            <w:pPr>
              <w:pStyle w:val="XML3"/>
              <w:rPr>
                <w:del w:id="33084" w:author="Thomas Dietz" w:date="2012-08-08T17:00:00Z"/>
              </w:rPr>
            </w:pPr>
            <w:del w:id="33085" w:author="Thomas Dietz" w:date="2012-08-08T17:00:00Z">
              <w:r w:rsidRPr="009227FA" w:rsidDel="00ED0AEA">
                <w:delText>leaf pause {</w:delText>
              </w:r>
            </w:del>
          </w:p>
          <w:p w14:paraId="5CED6BAB" w14:textId="1D5499D4" w:rsidR="00F931EC" w:rsidRPr="009227FA" w:rsidDel="00ED0AEA" w:rsidRDefault="00F931EC" w:rsidP="00F931EC">
            <w:pPr>
              <w:pStyle w:val="XML4"/>
              <w:rPr>
                <w:del w:id="33086" w:author="Thomas Dietz" w:date="2012-08-08T17:00:00Z"/>
              </w:rPr>
            </w:pPr>
            <w:del w:id="33087" w:author="Thomas Dietz" w:date="2012-08-08T17:00:00Z">
              <w:r w:rsidRPr="009227FA" w:rsidDel="00ED0AEA">
                <w:delText>type enumeration {</w:delText>
              </w:r>
            </w:del>
          </w:p>
          <w:p w14:paraId="1B48730A" w14:textId="519E0C4B" w:rsidR="00F931EC" w:rsidRPr="009227FA" w:rsidDel="00ED0AEA" w:rsidRDefault="00F931EC" w:rsidP="00F931EC">
            <w:pPr>
              <w:pStyle w:val="XML5"/>
              <w:rPr>
                <w:del w:id="33088" w:author="Thomas Dietz" w:date="2012-08-08T17:00:00Z"/>
              </w:rPr>
            </w:pPr>
            <w:del w:id="33089" w:author="Thomas Dietz" w:date="2012-08-08T17:00:00Z">
              <w:r w:rsidRPr="009227FA" w:rsidDel="00ED0AEA">
                <w:delText>enum unsupported;</w:delText>
              </w:r>
            </w:del>
          </w:p>
          <w:p w14:paraId="4571FA09" w14:textId="374A6E84" w:rsidR="00F931EC" w:rsidRPr="009227FA" w:rsidDel="00ED0AEA" w:rsidRDefault="00F931EC" w:rsidP="00F931EC">
            <w:pPr>
              <w:pStyle w:val="XML5"/>
              <w:rPr>
                <w:del w:id="33090" w:author="Thomas Dietz" w:date="2012-08-08T17:00:00Z"/>
              </w:rPr>
            </w:pPr>
            <w:del w:id="33091" w:author="Thomas Dietz" w:date="2012-08-08T17:00:00Z">
              <w:r w:rsidRPr="009227FA" w:rsidDel="00ED0AEA">
                <w:delText>enum symmetric;</w:delText>
              </w:r>
            </w:del>
          </w:p>
          <w:p w14:paraId="4091F5F9" w14:textId="3D7E8C8E" w:rsidR="00F931EC" w:rsidRPr="009227FA" w:rsidDel="00ED0AEA" w:rsidRDefault="00F931EC" w:rsidP="00F931EC">
            <w:pPr>
              <w:pStyle w:val="XML5"/>
              <w:rPr>
                <w:del w:id="33092" w:author="Thomas Dietz" w:date="2012-08-08T17:00:00Z"/>
              </w:rPr>
            </w:pPr>
            <w:del w:id="33093" w:author="Thomas Dietz" w:date="2012-08-08T17:00:00Z">
              <w:r w:rsidRPr="009227FA" w:rsidDel="00ED0AEA">
                <w:delText>enum asymmetric;</w:delText>
              </w:r>
            </w:del>
          </w:p>
          <w:p w14:paraId="3A962EF8" w14:textId="3AE2EBD1" w:rsidR="00F931EC" w:rsidRPr="009227FA" w:rsidDel="00ED0AEA" w:rsidRDefault="00F931EC" w:rsidP="00F931EC">
            <w:pPr>
              <w:pStyle w:val="XML4"/>
              <w:rPr>
                <w:del w:id="33094" w:author="Thomas Dietz" w:date="2012-08-08T17:00:00Z"/>
              </w:rPr>
            </w:pPr>
            <w:del w:id="33095" w:author="Thomas Dietz" w:date="2012-08-08T17:00:00Z">
              <w:r w:rsidRPr="009227FA" w:rsidDel="00ED0AEA">
                <w:delText>}</w:delText>
              </w:r>
            </w:del>
          </w:p>
          <w:p w14:paraId="2E94ADF2" w14:textId="21D6CC27" w:rsidR="00F931EC" w:rsidRPr="009227FA" w:rsidDel="00ED0AEA" w:rsidRDefault="00F931EC" w:rsidP="00F931EC">
            <w:pPr>
              <w:pStyle w:val="XML4"/>
              <w:rPr>
                <w:del w:id="33096" w:author="Thomas Dietz" w:date="2012-08-08T17:00:00Z"/>
              </w:rPr>
            </w:pPr>
            <w:del w:id="33097" w:author="Thomas Dietz" w:date="2012-08-08T17:00:00Z">
              <w:r w:rsidRPr="009227FA" w:rsidDel="00ED0AEA">
                <w:delText>description "Specifies if pausing of transmission is supported at all and if yes if it is asymmetric or symmetric.";</w:delText>
              </w:r>
            </w:del>
          </w:p>
          <w:p w14:paraId="18E1EC31" w14:textId="4862B714" w:rsidR="00F931EC" w:rsidRPr="009227FA" w:rsidDel="00ED0AEA" w:rsidRDefault="00F931EC" w:rsidP="00F931EC">
            <w:pPr>
              <w:pStyle w:val="XML3"/>
              <w:rPr>
                <w:del w:id="33098" w:author="Thomas Dietz" w:date="2012-08-08T17:00:00Z"/>
              </w:rPr>
            </w:pPr>
            <w:del w:id="33099" w:author="Thomas Dietz" w:date="2012-08-08T17:00:00Z">
              <w:r w:rsidRPr="009227FA" w:rsidDel="00ED0AEA">
                <w:delText>}</w:delText>
              </w:r>
            </w:del>
          </w:p>
          <w:p w14:paraId="2E2ECE05" w14:textId="0E165BFA" w:rsidR="00F931EC" w:rsidRPr="009227FA" w:rsidDel="00ED0AEA" w:rsidRDefault="00F931EC" w:rsidP="00F931EC">
            <w:pPr>
              <w:pStyle w:val="XML2"/>
              <w:rPr>
                <w:del w:id="33100" w:author="Thomas Dietz" w:date="2012-08-08T17:00:00Z"/>
              </w:rPr>
            </w:pPr>
            <w:del w:id="33101" w:author="Thomas Dietz" w:date="2012-08-08T17:00:00Z">
              <w:r w:rsidRPr="009227FA" w:rsidDel="00ED0AEA">
                <w:delText>}</w:delText>
              </w:r>
            </w:del>
          </w:p>
          <w:p w14:paraId="54A274D3" w14:textId="0AD333E8" w:rsidR="00F931EC" w:rsidRPr="009227FA" w:rsidDel="00ED0AEA" w:rsidRDefault="00F931EC" w:rsidP="00F931EC">
            <w:pPr>
              <w:pStyle w:val="XML1"/>
              <w:rPr>
                <w:del w:id="33102" w:author="Thomas Dietz" w:date="2012-08-08T17:00:00Z"/>
              </w:rPr>
            </w:pPr>
          </w:p>
          <w:p w14:paraId="4D9841D2" w14:textId="6D3E2B7C" w:rsidR="008B56E6" w:rsidRPr="009F1B7D" w:rsidDel="00ED0AEA" w:rsidRDefault="008B56E6" w:rsidP="004165BB">
            <w:pPr>
              <w:pStyle w:val="XML2"/>
              <w:rPr>
                <w:del w:id="33103" w:author="Thomas Dietz" w:date="2012-08-08T17:00:00Z"/>
              </w:rPr>
            </w:pPr>
            <w:del w:id="33104" w:author="Thomas Dietz" w:date="2012-08-08T17:00:00Z">
              <w:r w:rsidRPr="009F1B7D" w:rsidDel="00ED0AEA">
                <w:delText>grouping openflow-</w:delText>
              </w:r>
              <w:r w:rsidDel="00ED0AEA">
                <w:delText>external-certificate</w:delText>
              </w:r>
              <w:r w:rsidRPr="009F1B7D" w:rsidDel="00ED0AEA">
                <w:delText>-grouping {</w:delText>
              </w:r>
            </w:del>
          </w:p>
          <w:p w14:paraId="3468B79C" w14:textId="0FD01C12" w:rsidR="008B56E6" w:rsidRPr="009F1B7D" w:rsidDel="00ED0AEA" w:rsidRDefault="008B56E6" w:rsidP="004165BB">
            <w:pPr>
              <w:pStyle w:val="XML3"/>
              <w:rPr>
                <w:del w:id="33105" w:author="Thomas Dietz" w:date="2012-08-08T17:00:00Z"/>
              </w:rPr>
            </w:pPr>
            <w:del w:id="33106" w:author="Thomas Dietz" w:date="2012-08-08T17:00:00Z">
              <w:r w:rsidRPr="009F1B7D" w:rsidDel="00ED0AEA">
                <w:delText xml:space="preserve">description "This grouping specifies </w:delText>
              </w:r>
              <w:r w:rsidDel="00ED0AEA">
                <w:delText>a certificate that can be used by an OpenFlow Logical Switch for authenticating a controller when a TLS connection is established</w:delText>
              </w:r>
              <w:r w:rsidRPr="009F1B7D" w:rsidDel="00ED0AEA">
                <w:delText>.";</w:delText>
              </w:r>
            </w:del>
          </w:p>
          <w:p w14:paraId="3058AB2C" w14:textId="3DD19BFB" w:rsidR="008B56E6" w:rsidRPr="009F1B7D" w:rsidDel="00ED0AEA" w:rsidRDefault="008B56E6" w:rsidP="004165BB">
            <w:pPr>
              <w:pStyle w:val="XML3"/>
              <w:rPr>
                <w:del w:id="33107" w:author="Thomas Dietz" w:date="2012-08-08T17:00:00Z"/>
              </w:rPr>
            </w:pPr>
            <w:del w:id="33108" w:author="Thomas Dietz" w:date="2012-08-08T17:00:00Z">
              <w:r w:rsidRPr="009F1B7D" w:rsidDel="00ED0AEA">
                <w:delText>leaf resource-id {</w:delText>
              </w:r>
            </w:del>
          </w:p>
          <w:p w14:paraId="54AB861C" w14:textId="2D59C3ED" w:rsidR="008B56E6" w:rsidRPr="009F1B7D" w:rsidDel="00ED0AEA" w:rsidRDefault="008B56E6" w:rsidP="004165BB">
            <w:pPr>
              <w:pStyle w:val="XML4"/>
              <w:rPr>
                <w:del w:id="33109" w:author="Thomas Dietz" w:date="2012-08-08T17:00:00Z"/>
              </w:rPr>
            </w:pPr>
            <w:del w:id="33110" w:author="Thomas Dietz" w:date="2012-08-08T17:00:00Z">
              <w:r w:rsidRPr="009F1B7D" w:rsidDel="00ED0AEA">
                <w:delText>type inet:uri;</w:delText>
              </w:r>
            </w:del>
          </w:p>
          <w:p w14:paraId="70F41AB9" w14:textId="3D581A61" w:rsidR="008B56E6" w:rsidRPr="009F1B7D" w:rsidDel="00ED0AEA" w:rsidRDefault="008B56E6" w:rsidP="004165BB">
            <w:pPr>
              <w:pStyle w:val="XML4"/>
              <w:rPr>
                <w:del w:id="33111" w:author="Thomas Dietz" w:date="2012-08-08T17:00:00Z"/>
              </w:rPr>
            </w:pPr>
            <w:del w:id="33112"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5FB22231" w14:textId="77F8C5F0" w:rsidR="008B56E6" w:rsidRPr="009F1B7D" w:rsidDel="00ED0AEA" w:rsidRDefault="008B56E6" w:rsidP="004165BB">
            <w:pPr>
              <w:pStyle w:val="XML3"/>
              <w:rPr>
                <w:del w:id="33113" w:author="Thomas Dietz" w:date="2012-08-08T17:00:00Z"/>
              </w:rPr>
            </w:pPr>
            <w:del w:id="33114" w:author="Thomas Dietz" w:date="2012-08-08T17:00:00Z">
              <w:r w:rsidRPr="009F1B7D" w:rsidDel="00ED0AEA">
                <w:delText>}</w:delText>
              </w:r>
            </w:del>
          </w:p>
          <w:p w14:paraId="4FD69CB9" w14:textId="09C5BC09" w:rsidR="008B56E6" w:rsidRPr="009F1B7D" w:rsidDel="00ED0AEA" w:rsidRDefault="008B56E6" w:rsidP="004165BB">
            <w:pPr>
              <w:pStyle w:val="XML3"/>
              <w:rPr>
                <w:del w:id="33115" w:author="Thomas Dietz" w:date="2012-08-08T17:00:00Z"/>
              </w:rPr>
            </w:pPr>
            <w:del w:id="33116" w:author="Thomas Dietz" w:date="2012-08-08T17:00:00Z">
              <w:r w:rsidRPr="009F1B7D" w:rsidDel="00ED0AEA">
                <w:delText xml:space="preserve">leaf </w:delText>
              </w:r>
              <w:r w:rsidDel="00ED0AEA">
                <w:delText>certificate</w:delText>
              </w:r>
              <w:r w:rsidRPr="009F1B7D" w:rsidDel="00ED0AEA">
                <w:delText xml:space="preserve"> {</w:delText>
              </w:r>
            </w:del>
          </w:p>
          <w:p w14:paraId="774746C3" w14:textId="15447801" w:rsidR="008B56E6" w:rsidRPr="009F1B7D" w:rsidDel="00ED0AEA" w:rsidRDefault="008B56E6" w:rsidP="004165BB">
            <w:pPr>
              <w:pStyle w:val="XML4"/>
              <w:rPr>
                <w:del w:id="33117" w:author="Thomas Dietz" w:date="2012-08-08T17:00:00Z"/>
              </w:rPr>
            </w:pPr>
            <w:del w:id="33118" w:author="Thomas Dietz" w:date="2012-08-08T17:00:00Z">
              <w:r w:rsidRPr="009F1B7D" w:rsidDel="00ED0AEA">
                <w:delText xml:space="preserve">type </w:delText>
              </w:r>
              <w:r w:rsidDel="00ED0AEA">
                <w:delText>string</w:delText>
              </w:r>
              <w:r w:rsidRPr="009F1B7D" w:rsidDel="00ED0AEA">
                <w:delText>;</w:delText>
              </w:r>
            </w:del>
          </w:p>
          <w:p w14:paraId="047293B7" w14:textId="7EBC7894" w:rsidR="008B56E6" w:rsidRPr="009F1B7D" w:rsidDel="00ED0AEA" w:rsidRDefault="008B56E6" w:rsidP="004165BB">
            <w:pPr>
              <w:pStyle w:val="XML4"/>
              <w:rPr>
                <w:del w:id="33119" w:author="Thomas Dietz" w:date="2012-08-08T17:00:00Z"/>
              </w:rPr>
            </w:pPr>
            <w:del w:id="33120" w:author="Thomas Dietz" w:date="2012-08-08T17:00:00Z">
              <w:r w:rsidRPr="009F1B7D" w:rsidDel="00ED0AEA">
                <w:delText>mandatory true;</w:delText>
              </w:r>
            </w:del>
          </w:p>
          <w:p w14:paraId="2E6DFB97" w14:textId="0CE67770" w:rsidR="008B56E6" w:rsidRPr="009F1B7D" w:rsidDel="00ED0AEA" w:rsidRDefault="008B56E6" w:rsidP="004165BB">
            <w:pPr>
              <w:pStyle w:val="XML4"/>
              <w:rPr>
                <w:del w:id="33121" w:author="Thomas Dietz" w:date="2012-08-08T17:00:00Z"/>
              </w:rPr>
            </w:pPr>
            <w:del w:id="33122" w:author="Thomas Dietz" w:date="2012-08-08T17:00:00Z">
              <w:r w:rsidRPr="009F1B7D" w:rsidDel="00ED0AEA">
                <w:delText>description "</w:delText>
              </w:r>
              <w:r w:rsidDel="00ED0AEA">
                <w:delText>An X.509 certificate in DER format base64 encoded</w:delText>
              </w:r>
              <w:r w:rsidRPr="009F1B7D" w:rsidDel="00ED0AEA">
                <w:delText>.";</w:delText>
              </w:r>
            </w:del>
          </w:p>
          <w:p w14:paraId="4C59AC64" w14:textId="0080C2A2" w:rsidR="008B56E6" w:rsidRPr="009F1B7D" w:rsidDel="00ED0AEA" w:rsidRDefault="008B56E6" w:rsidP="004165BB">
            <w:pPr>
              <w:pStyle w:val="XML3"/>
              <w:rPr>
                <w:del w:id="33123" w:author="Thomas Dietz" w:date="2012-08-08T17:00:00Z"/>
              </w:rPr>
            </w:pPr>
            <w:del w:id="33124" w:author="Thomas Dietz" w:date="2012-08-08T17:00:00Z">
              <w:r w:rsidRPr="009F1B7D" w:rsidDel="00ED0AEA">
                <w:delText>}</w:delText>
              </w:r>
            </w:del>
          </w:p>
          <w:p w14:paraId="69D77417" w14:textId="2489A820" w:rsidR="008B56E6" w:rsidDel="00ED0AEA" w:rsidRDefault="008B56E6" w:rsidP="004165BB">
            <w:pPr>
              <w:pStyle w:val="XML2"/>
              <w:rPr>
                <w:del w:id="33125" w:author="Thomas Dietz" w:date="2012-08-08T17:00:00Z"/>
              </w:rPr>
            </w:pPr>
            <w:del w:id="33126" w:author="Thomas Dietz" w:date="2012-08-08T17:00:00Z">
              <w:r w:rsidRPr="009F1B7D" w:rsidDel="00ED0AEA">
                <w:delText>}</w:delText>
              </w:r>
            </w:del>
          </w:p>
          <w:p w14:paraId="735A1F39" w14:textId="500399E8" w:rsidR="008B56E6" w:rsidDel="00ED0AEA" w:rsidRDefault="008B56E6" w:rsidP="004165BB">
            <w:pPr>
              <w:pStyle w:val="XML2"/>
              <w:rPr>
                <w:del w:id="33127" w:author="Thomas Dietz" w:date="2012-08-08T17:00:00Z"/>
              </w:rPr>
            </w:pPr>
          </w:p>
          <w:p w14:paraId="4CB169AE" w14:textId="760BD200" w:rsidR="008B56E6" w:rsidRPr="009F1B7D" w:rsidDel="00ED0AEA" w:rsidRDefault="008B56E6" w:rsidP="004165BB">
            <w:pPr>
              <w:pStyle w:val="XML2"/>
              <w:rPr>
                <w:del w:id="33128" w:author="Thomas Dietz" w:date="2012-08-08T17:00:00Z"/>
              </w:rPr>
            </w:pPr>
            <w:del w:id="33129" w:author="Thomas Dietz" w:date="2012-08-08T17:00:00Z">
              <w:r w:rsidRPr="009F1B7D" w:rsidDel="00ED0AEA">
                <w:delText>grouping openflow-</w:delText>
              </w:r>
              <w:r w:rsidDel="00ED0AEA">
                <w:delText>owned-certificate</w:delText>
              </w:r>
              <w:r w:rsidRPr="009F1B7D" w:rsidDel="00ED0AEA">
                <w:delText>-grouping {</w:delText>
              </w:r>
            </w:del>
          </w:p>
          <w:p w14:paraId="4DB93428" w14:textId="326210EF" w:rsidR="008B56E6" w:rsidRPr="009F1B7D" w:rsidDel="00ED0AEA" w:rsidRDefault="008B56E6" w:rsidP="004165BB">
            <w:pPr>
              <w:pStyle w:val="XML3"/>
              <w:rPr>
                <w:del w:id="33130" w:author="Thomas Dietz" w:date="2012-08-08T17:00:00Z"/>
              </w:rPr>
            </w:pPr>
            <w:del w:id="33131" w:author="Thomas Dietz" w:date="2012-08-08T17:00:00Z">
              <w:r w:rsidRPr="009F1B7D" w:rsidDel="00ED0AEA">
                <w:delText xml:space="preserve">description "This grouping specifies </w:delText>
              </w:r>
              <w:r w:rsidDel="00ED0AEA">
                <w:delText>a certificate and a private key. It can be used by an OpenFlow Logical Switch for authenticati</w:delText>
              </w:r>
              <w:r w:rsidRPr="00C82429" w:rsidDel="00ED0AEA">
                <w:delText>n</w:delText>
              </w:r>
              <w:r w:rsidDel="00ED0AEA">
                <w:delText>g</w:delText>
              </w:r>
              <w:r w:rsidRPr="00C82429" w:rsidDel="00ED0AEA">
                <w:delText xml:space="preserve"> itself to a controller when a TLS connection is established</w:delText>
              </w:r>
              <w:r w:rsidRPr="009F1B7D" w:rsidDel="00ED0AEA">
                <w:delText>.";</w:delText>
              </w:r>
            </w:del>
          </w:p>
          <w:p w14:paraId="5512D0E6" w14:textId="77307304" w:rsidR="008B56E6" w:rsidRPr="009F1B7D" w:rsidDel="00ED0AEA" w:rsidRDefault="008B56E6" w:rsidP="004165BB">
            <w:pPr>
              <w:pStyle w:val="XML3"/>
              <w:rPr>
                <w:del w:id="33132" w:author="Thomas Dietz" w:date="2012-08-08T17:00:00Z"/>
              </w:rPr>
            </w:pPr>
            <w:del w:id="33133" w:author="Thomas Dietz" w:date="2012-08-08T17:00:00Z">
              <w:r w:rsidRPr="009F1B7D" w:rsidDel="00ED0AEA">
                <w:delText>leaf resource-id {</w:delText>
              </w:r>
            </w:del>
          </w:p>
          <w:p w14:paraId="4DE4F6BF" w14:textId="18B96AA0" w:rsidR="008B56E6" w:rsidRPr="009F1B7D" w:rsidDel="00ED0AEA" w:rsidRDefault="008B56E6" w:rsidP="004165BB">
            <w:pPr>
              <w:pStyle w:val="XML4"/>
              <w:rPr>
                <w:del w:id="33134" w:author="Thomas Dietz" w:date="2012-08-08T17:00:00Z"/>
              </w:rPr>
            </w:pPr>
            <w:del w:id="33135" w:author="Thomas Dietz" w:date="2012-08-08T17:00:00Z">
              <w:r w:rsidRPr="009F1B7D" w:rsidDel="00ED0AEA">
                <w:delText>type inet:uri;</w:delText>
              </w:r>
            </w:del>
          </w:p>
          <w:p w14:paraId="59F0D45C" w14:textId="3D85CD32" w:rsidR="008B56E6" w:rsidRPr="009F1B7D" w:rsidDel="00ED0AEA" w:rsidRDefault="008B56E6" w:rsidP="004165BB">
            <w:pPr>
              <w:pStyle w:val="XML4"/>
              <w:rPr>
                <w:del w:id="33136" w:author="Thomas Dietz" w:date="2012-08-08T17:00:00Z"/>
              </w:rPr>
            </w:pPr>
            <w:del w:id="33137"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070FB953" w14:textId="511DD858" w:rsidR="008B56E6" w:rsidRPr="009F1B7D" w:rsidDel="00ED0AEA" w:rsidRDefault="008B56E6" w:rsidP="004165BB">
            <w:pPr>
              <w:pStyle w:val="XML3"/>
              <w:rPr>
                <w:del w:id="33138" w:author="Thomas Dietz" w:date="2012-08-08T17:00:00Z"/>
              </w:rPr>
            </w:pPr>
            <w:del w:id="33139" w:author="Thomas Dietz" w:date="2012-08-08T17:00:00Z">
              <w:r w:rsidRPr="009F1B7D" w:rsidDel="00ED0AEA">
                <w:delText>}</w:delText>
              </w:r>
            </w:del>
          </w:p>
          <w:p w14:paraId="014547D9" w14:textId="4A14CC7E" w:rsidR="008B56E6" w:rsidRPr="009F1B7D" w:rsidDel="00ED0AEA" w:rsidRDefault="008B56E6" w:rsidP="004165BB">
            <w:pPr>
              <w:pStyle w:val="XML3"/>
              <w:rPr>
                <w:del w:id="33140" w:author="Thomas Dietz" w:date="2012-08-08T17:00:00Z"/>
              </w:rPr>
            </w:pPr>
            <w:del w:id="33141" w:author="Thomas Dietz" w:date="2012-08-08T17:00:00Z">
              <w:r w:rsidRPr="009F1B7D" w:rsidDel="00ED0AEA">
                <w:delText xml:space="preserve">leaf </w:delText>
              </w:r>
              <w:r w:rsidDel="00ED0AEA">
                <w:delText>certificate</w:delText>
              </w:r>
              <w:r w:rsidRPr="009F1B7D" w:rsidDel="00ED0AEA">
                <w:delText xml:space="preserve"> {</w:delText>
              </w:r>
            </w:del>
          </w:p>
          <w:p w14:paraId="59E20721" w14:textId="703DBEA1" w:rsidR="008B56E6" w:rsidRPr="009F1B7D" w:rsidDel="00ED0AEA" w:rsidRDefault="008B56E6" w:rsidP="004165BB">
            <w:pPr>
              <w:pStyle w:val="XML4"/>
              <w:rPr>
                <w:del w:id="33142" w:author="Thomas Dietz" w:date="2012-08-08T17:00:00Z"/>
              </w:rPr>
            </w:pPr>
            <w:del w:id="33143" w:author="Thomas Dietz" w:date="2012-08-08T17:00:00Z">
              <w:r w:rsidRPr="009F1B7D" w:rsidDel="00ED0AEA">
                <w:delText xml:space="preserve">type </w:delText>
              </w:r>
              <w:r w:rsidDel="00ED0AEA">
                <w:delText>string</w:delText>
              </w:r>
              <w:r w:rsidRPr="009F1B7D" w:rsidDel="00ED0AEA">
                <w:delText>;</w:delText>
              </w:r>
            </w:del>
          </w:p>
          <w:p w14:paraId="4F3858C7" w14:textId="0BC72007" w:rsidR="008B56E6" w:rsidRPr="009F1B7D" w:rsidDel="00ED0AEA" w:rsidRDefault="008B56E6" w:rsidP="004165BB">
            <w:pPr>
              <w:pStyle w:val="XML4"/>
              <w:rPr>
                <w:del w:id="33144" w:author="Thomas Dietz" w:date="2012-08-08T17:00:00Z"/>
              </w:rPr>
            </w:pPr>
            <w:del w:id="33145" w:author="Thomas Dietz" w:date="2012-08-08T17:00:00Z">
              <w:r w:rsidRPr="009F1B7D" w:rsidDel="00ED0AEA">
                <w:delText>mandatory true;</w:delText>
              </w:r>
            </w:del>
          </w:p>
          <w:p w14:paraId="3FB29CCA" w14:textId="31A66303" w:rsidR="008B56E6" w:rsidRPr="009F1B7D" w:rsidDel="00ED0AEA" w:rsidRDefault="008B56E6" w:rsidP="004165BB">
            <w:pPr>
              <w:pStyle w:val="XML4"/>
              <w:rPr>
                <w:del w:id="33146" w:author="Thomas Dietz" w:date="2012-08-08T17:00:00Z"/>
              </w:rPr>
            </w:pPr>
            <w:del w:id="33147" w:author="Thomas Dietz" w:date="2012-08-08T17:00:00Z">
              <w:r w:rsidRPr="009F1B7D" w:rsidDel="00ED0AEA">
                <w:delText>description "</w:delText>
              </w:r>
              <w:r w:rsidDel="00ED0AEA">
                <w:delText>An X.509 certificate in DER format base64 encoded</w:delText>
              </w:r>
              <w:r w:rsidRPr="009F1B7D" w:rsidDel="00ED0AEA">
                <w:delText>.";</w:delText>
              </w:r>
            </w:del>
          </w:p>
          <w:p w14:paraId="4235CAB3" w14:textId="57313C5C" w:rsidR="008B56E6" w:rsidRPr="009F1B7D" w:rsidDel="00ED0AEA" w:rsidRDefault="008B56E6" w:rsidP="004165BB">
            <w:pPr>
              <w:pStyle w:val="XML3"/>
              <w:rPr>
                <w:del w:id="33148" w:author="Thomas Dietz" w:date="2012-08-08T17:00:00Z"/>
              </w:rPr>
            </w:pPr>
            <w:del w:id="33149" w:author="Thomas Dietz" w:date="2012-08-08T17:00:00Z">
              <w:r w:rsidRPr="009F1B7D" w:rsidDel="00ED0AEA">
                <w:delText>}</w:delText>
              </w:r>
            </w:del>
          </w:p>
          <w:p w14:paraId="24ADFC49" w14:textId="492C8DCF" w:rsidR="008B56E6" w:rsidRPr="009F1B7D" w:rsidDel="00ED0AEA" w:rsidRDefault="00486F13" w:rsidP="004165BB">
            <w:pPr>
              <w:pStyle w:val="XML3"/>
              <w:rPr>
                <w:del w:id="33150" w:author="Thomas Dietz" w:date="2012-08-08T17:00:00Z"/>
              </w:rPr>
            </w:pPr>
            <w:del w:id="33151" w:author="Thomas Dietz" w:date="2012-08-08T17:00:00Z">
              <w:r w:rsidDel="00ED0AEA">
                <w:delText>container</w:delText>
              </w:r>
              <w:r w:rsidR="008B56E6" w:rsidRPr="009F1B7D" w:rsidDel="00ED0AEA">
                <w:delText xml:space="preserve"> </w:delText>
              </w:r>
              <w:r w:rsidR="008B56E6" w:rsidDel="00ED0AEA">
                <w:delText>private-key</w:delText>
              </w:r>
              <w:r w:rsidR="008B56E6" w:rsidRPr="009F1B7D" w:rsidDel="00ED0AEA">
                <w:delText xml:space="preserve"> {</w:delText>
              </w:r>
            </w:del>
          </w:p>
          <w:p w14:paraId="41B44C65" w14:textId="4D491AA9" w:rsidR="008B56E6" w:rsidDel="00ED0AEA" w:rsidRDefault="008B56E6" w:rsidP="004165BB">
            <w:pPr>
              <w:pStyle w:val="XML4"/>
              <w:rPr>
                <w:del w:id="33152" w:author="Thomas Dietz" w:date="2012-08-08T17:00:00Z"/>
              </w:rPr>
            </w:pPr>
            <w:del w:id="33153" w:author="Thomas Dietz" w:date="2012-08-08T17:00:00Z">
              <w:r w:rsidDel="00ED0AEA">
                <w:delText>uses KeyValueType;</w:delText>
              </w:r>
            </w:del>
          </w:p>
          <w:p w14:paraId="3CE38A4B" w14:textId="2F0F7AE5" w:rsidR="008B56E6" w:rsidRPr="009F1B7D" w:rsidDel="00ED0AEA" w:rsidRDefault="008B56E6" w:rsidP="004165BB">
            <w:pPr>
              <w:pStyle w:val="XML4"/>
              <w:rPr>
                <w:del w:id="33154" w:author="Thomas Dietz" w:date="2012-08-08T17:00:00Z"/>
              </w:rPr>
            </w:pPr>
            <w:del w:id="33155" w:author="Thomas Dietz" w:date="2012-08-08T17:00:00Z">
              <w:r w:rsidRPr="009F1B7D" w:rsidDel="00ED0AEA">
                <w:delText>description "</w:delText>
              </w:r>
              <w:r w:rsidDel="00ED0AEA">
                <w:delText>tbd</w:delText>
              </w:r>
              <w:r w:rsidRPr="009F1B7D" w:rsidDel="00ED0AEA">
                <w:delText>.";</w:delText>
              </w:r>
            </w:del>
          </w:p>
          <w:p w14:paraId="003D43A7" w14:textId="7FEA66C6" w:rsidR="008B56E6" w:rsidRPr="009F1B7D" w:rsidDel="00ED0AEA" w:rsidRDefault="008B56E6" w:rsidP="004165BB">
            <w:pPr>
              <w:pStyle w:val="XML3"/>
              <w:rPr>
                <w:del w:id="33156" w:author="Thomas Dietz" w:date="2012-08-08T17:00:00Z"/>
              </w:rPr>
            </w:pPr>
            <w:del w:id="33157" w:author="Thomas Dietz" w:date="2012-08-08T17:00:00Z">
              <w:r w:rsidRPr="009F1B7D" w:rsidDel="00ED0AEA">
                <w:delText>}</w:delText>
              </w:r>
            </w:del>
          </w:p>
          <w:p w14:paraId="4959206E" w14:textId="6486C6B3" w:rsidR="008B56E6" w:rsidDel="00ED0AEA" w:rsidRDefault="008B56E6" w:rsidP="004165BB">
            <w:pPr>
              <w:pStyle w:val="XML2"/>
              <w:rPr>
                <w:del w:id="33158" w:author="Thomas Dietz" w:date="2012-08-08T17:00:00Z"/>
              </w:rPr>
            </w:pPr>
            <w:del w:id="33159" w:author="Thomas Dietz" w:date="2012-08-08T17:00:00Z">
              <w:r w:rsidRPr="009F1B7D" w:rsidDel="00ED0AEA">
                <w:delText>}</w:delText>
              </w:r>
            </w:del>
          </w:p>
          <w:p w14:paraId="7B3DEFBB" w14:textId="2181C068" w:rsidR="008B56E6" w:rsidDel="00ED0AEA" w:rsidRDefault="008B56E6" w:rsidP="008B56E6">
            <w:pPr>
              <w:pStyle w:val="XML1"/>
              <w:rPr>
                <w:del w:id="33160" w:author="Thomas Dietz" w:date="2012-08-08T17:00:00Z"/>
              </w:rPr>
            </w:pPr>
          </w:p>
          <w:p w14:paraId="1222C402" w14:textId="09BF2788" w:rsidR="008B56E6" w:rsidDel="00ED0AEA" w:rsidRDefault="008B56E6" w:rsidP="004165BB">
            <w:pPr>
              <w:pStyle w:val="XML2"/>
              <w:rPr>
                <w:del w:id="33161" w:author="Thomas Dietz" w:date="2012-08-08T17:00:00Z"/>
              </w:rPr>
            </w:pPr>
            <w:del w:id="33162" w:author="Thomas Dietz" w:date="2012-08-08T17:00:00Z">
              <w:r w:rsidDel="00ED0AEA">
                <w:delText>grouping KeyValueType {</w:delText>
              </w:r>
            </w:del>
          </w:p>
          <w:p w14:paraId="5AC649EE" w14:textId="055C4668" w:rsidR="008B56E6" w:rsidDel="00ED0AEA" w:rsidRDefault="008B56E6" w:rsidP="004165BB">
            <w:pPr>
              <w:pStyle w:val="XML3"/>
              <w:rPr>
                <w:del w:id="33163" w:author="Thomas Dietz" w:date="2012-08-08T17:00:00Z"/>
              </w:rPr>
            </w:pPr>
            <w:del w:id="33164" w:author="Thomas Dietz" w:date="2012-08-08T17:00:00Z">
              <w:r w:rsidDel="00ED0AEA">
                <w:delText>choice key-type {</w:delText>
              </w:r>
            </w:del>
          </w:p>
          <w:p w14:paraId="040F1B10" w14:textId="33F88BCF" w:rsidR="008B56E6" w:rsidRPr="008B56E6" w:rsidDel="00ED0AEA" w:rsidRDefault="008B56E6" w:rsidP="004165BB">
            <w:pPr>
              <w:pStyle w:val="XML4"/>
              <w:rPr>
                <w:del w:id="33165" w:author="Thomas Dietz" w:date="2012-08-08T17:00:00Z"/>
              </w:rPr>
            </w:pPr>
            <w:del w:id="33166" w:author="Thomas Dietz" w:date="2012-08-08T17:00:00Z">
              <w:r w:rsidDel="00ED0AEA">
                <w:delText>mandatory true;</w:delText>
              </w:r>
            </w:del>
          </w:p>
          <w:p w14:paraId="528DE1FE" w14:textId="61184CA7" w:rsidR="008B56E6" w:rsidDel="00ED0AEA" w:rsidRDefault="008B56E6" w:rsidP="004165BB">
            <w:pPr>
              <w:pStyle w:val="XML4"/>
              <w:rPr>
                <w:del w:id="33167" w:author="Thomas Dietz" w:date="2012-08-08T17:00:00Z"/>
              </w:rPr>
            </w:pPr>
            <w:del w:id="33168" w:author="Thomas Dietz" w:date="2012-08-08T17:00:00Z">
              <w:r w:rsidDel="00ED0AEA">
                <w:delText>case dsa {</w:delText>
              </w:r>
            </w:del>
          </w:p>
          <w:p w14:paraId="2823BB6B" w14:textId="7C41954E" w:rsidR="008B56E6" w:rsidDel="00ED0AEA" w:rsidRDefault="008B56E6" w:rsidP="004165BB">
            <w:pPr>
              <w:pStyle w:val="XML5"/>
              <w:rPr>
                <w:del w:id="33169" w:author="Thomas Dietz" w:date="2012-08-08T17:00:00Z"/>
              </w:rPr>
            </w:pPr>
            <w:del w:id="33170" w:author="Thomas Dietz" w:date="2012-08-08T17:00:00Z">
              <w:r w:rsidDel="00ED0AEA">
                <w:delText>container DSAKeyValue {</w:delText>
              </w:r>
            </w:del>
          </w:p>
          <w:p w14:paraId="7DD9D228" w14:textId="423432D4" w:rsidR="008B56E6" w:rsidDel="00ED0AEA" w:rsidRDefault="008B56E6" w:rsidP="004165BB">
            <w:pPr>
              <w:pStyle w:val="XML6"/>
              <w:rPr>
                <w:del w:id="33171" w:author="Thomas Dietz" w:date="2012-08-08T17:00:00Z"/>
              </w:rPr>
            </w:pPr>
            <w:del w:id="33172" w:author="Thomas Dietz" w:date="2012-08-08T17:00:00Z">
              <w:r w:rsidDel="00ED0AEA">
                <w:delText>uses DSAKeyValueType;</w:delText>
              </w:r>
            </w:del>
          </w:p>
          <w:p w14:paraId="28604404" w14:textId="678ECD33" w:rsidR="008B56E6" w:rsidDel="00ED0AEA" w:rsidRDefault="008B56E6" w:rsidP="004165BB">
            <w:pPr>
              <w:pStyle w:val="XML5"/>
              <w:rPr>
                <w:del w:id="33173" w:author="Thomas Dietz" w:date="2012-08-08T17:00:00Z"/>
              </w:rPr>
            </w:pPr>
            <w:del w:id="33174" w:author="Thomas Dietz" w:date="2012-08-08T17:00:00Z">
              <w:r w:rsidDel="00ED0AEA">
                <w:delText>}</w:delText>
              </w:r>
            </w:del>
          </w:p>
          <w:p w14:paraId="101E0E1F" w14:textId="6C6303BA" w:rsidR="008B56E6" w:rsidDel="00ED0AEA" w:rsidRDefault="008B56E6" w:rsidP="004165BB">
            <w:pPr>
              <w:pStyle w:val="XML4"/>
              <w:rPr>
                <w:del w:id="33175" w:author="Thomas Dietz" w:date="2012-08-08T17:00:00Z"/>
              </w:rPr>
            </w:pPr>
            <w:del w:id="33176" w:author="Thomas Dietz" w:date="2012-08-08T17:00:00Z">
              <w:r w:rsidDel="00ED0AEA">
                <w:delText>}</w:delText>
              </w:r>
            </w:del>
          </w:p>
          <w:p w14:paraId="6C10655E" w14:textId="2D92ED7C" w:rsidR="008B56E6" w:rsidDel="00ED0AEA" w:rsidRDefault="008B56E6" w:rsidP="004165BB">
            <w:pPr>
              <w:pStyle w:val="XML4"/>
              <w:rPr>
                <w:del w:id="33177" w:author="Thomas Dietz" w:date="2012-08-08T17:00:00Z"/>
              </w:rPr>
            </w:pPr>
            <w:del w:id="33178" w:author="Thomas Dietz" w:date="2012-08-08T17:00:00Z">
              <w:r w:rsidDel="00ED0AEA">
                <w:delText>case rsa {</w:delText>
              </w:r>
            </w:del>
          </w:p>
          <w:p w14:paraId="4C0DCA7F" w14:textId="78AD6BB6" w:rsidR="008B56E6" w:rsidDel="00ED0AEA" w:rsidRDefault="008B56E6" w:rsidP="004165BB">
            <w:pPr>
              <w:pStyle w:val="XML5"/>
              <w:rPr>
                <w:del w:id="33179" w:author="Thomas Dietz" w:date="2012-08-08T17:00:00Z"/>
              </w:rPr>
            </w:pPr>
            <w:del w:id="33180" w:author="Thomas Dietz" w:date="2012-08-08T17:00:00Z">
              <w:r w:rsidDel="00ED0AEA">
                <w:delText>container RSAKeyValue {</w:delText>
              </w:r>
            </w:del>
          </w:p>
          <w:p w14:paraId="481E5403" w14:textId="300A11C4" w:rsidR="008B56E6" w:rsidDel="00ED0AEA" w:rsidRDefault="008B56E6" w:rsidP="004165BB">
            <w:pPr>
              <w:pStyle w:val="XML6"/>
              <w:rPr>
                <w:del w:id="33181" w:author="Thomas Dietz" w:date="2012-08-08T17:00:00Z"/>
              </w:rPr>
            </w:pPr>
            <w:del w:id="33182" w:author="Thomas Dietz" w:date="2012-08-08T17:00:00Z">
              <w:r w:rsidDel="00ED0AEA">
                <w:delText>uses RSAKeyValueType;</w:delText>
              </w:r>
            </w:del>
          </w:p>
          <w:p w14:paraId="4E89C3D1" w14:textId="0D584E38" w:rsidR="008B56E6" w:rsidDel="00ED0AEA" w:rsidRDefault="008B56E6" w:rsidP="004165BB">
            <w:pPr>
              <w:pStyle w:val="XML5"/>
              <w:rPr>
                <w:del w:id="33183" w:author="Thomas Dietz" w:date="2012-08-08T17:00:00Z"/>
              </w:rPr>
            </w:pPr>
            <w:del w:id="33184" w:author="Thomas Dietz" w:date="2012-08-08T17:00:00Z">
              <w:r w:rsidDel="00ED0AEA">
                <w:delText>}</w:delText>
              </w:r>
            </w:del>
          </w:p>
          <w:p w14:paraId="162A02C5" w14:textId="0FBD6ECC" w:rsidR="008B56E6" w:rsidDel="00ED0AEA" w:rsidRDefault="008B56E6" w:rsidP="004165BB">
            <w:pPr>
              <w:pStyle w:val="XML4"/>
              <w:rPr>
                <w:del w:id="33185" w:author="Thomas Dietz" w:date="2012-08-08T17:00:00Z"/>
              </w:rPr>
            </w:pPr>
            <w:del w:id="33186" w:author="Thomas Dietz" w:date="2012-08-08T17:00:00Z">
              <w:r w:rsidDel="00ED0AEA">
                <w:delText>}</w:delText>
              </w:r>
            </w:del>
          </w:p>
          <w:p w14:paraId="64B8EAE0" w14:textId="71504147" w:rsidR="008B56E6" w:rsidDel="00ED0AEA" w:rsidRDefault="008B56E6" w:rsidP="004165BB">
            <w:pPr>
              <w:pStyle w:val="XML3"/>
              <w:rPr>
                <w:del w:id="33187" w:author="Thomas Dietz" w:date="2012-08-08T17:00:00Z"/>
              </w:rPr>
            </w:pPr>
            <w:del w:id="33188" w:author="Thomas Dietz" w:date="2012-08-08T17:00:00Z">
              <w:r w:rsidDel="00ED0AEA">
                <w:delText>}</w:delText>
              </w:r>
            </w:del>
          </w:p>
          <w:p w14:paraId="25176CC4" w14:textId="2EE53156" w:rsidR="008B56E6" w:rsidDel="00ED0AEA" w:rsidRDefault="008B56E6" w:rsidP="004165BB">
            <w:pPr>
              <w:pStyle w:val="XML2"/>
              <w:rPr>
                <w:del w:id="33189" w:author="Thomas Dietz" w:date="2012-08-08T17:00:00Z"/>
              </w:rPr>
            </w:pPr>
            <w:del w:id="33190" w:author="Thomas Dietz" w:date="2012-08-08T17:00:00Z">
              <w:r w:rsidDel="00ED0AEA">
                <w:delText>}</w:delText>
              </w:r>
            </w:del>
          </w:p>
          <w:p w14:paraId="0EB4696E" w14:textId="29A28357" w:rsidR="008B56E6" w:rsidDel="00ED0AEA" w:rsidRDefault="008B56E6" w:rsidP="008B56E6">
            <w:pPr>
              <w:pStyle w:val="XML1"/>
              <w:rPr>
                <w:del w:id="33191" w:author="Thomas Dietz" w:date="2012-08-08T17:00:00Z"/>
              </w:rPr>
            </w:pPr>
          </w:p>
          <w:p w14:paraId="3A3D6CB7" w14:textId="5A9564F0" w:rsidR="008B56E6" w:rsidDel="00ED0AEA" w:rsidRDefault="008B56E6" w:rsidP="004165BB">
            <w:pPr>
              <w:pStyle w:val="XML2"/>
              <w:rPr>
                <w:del w:id="33192" w:author="Thomas Dietz" w:date="2012-08-08T17:00:00Z"/>
              </w:rPr>
            </w:pPr>
            <w:del w:id="33193" w:author="Thomas Dietz" w:date="2012-08-08T17:00:00Z">
              <w:r w:rsidDel="00ED0AEA">
                <w:delText>grouping DSAKeyValueType {</w:delText>
              </w:r>
            </w:del>
          </w:p>
          <w:p w14:paraId="61807475" w14:textId="304E3E34" w:rsidR="008B56E6" w:rsidDel="00ED0AEA" w:rsidRDefault="008B56E6" w:rsidP="004165BB">
            <w:pPr>
              <w:pStyle w:val="XML3"/>
              <w:rPr>
                <w:del w:id="33194" w:author="Thomas Dietz" w:date="2012-08-08T17:00:00Z"/>
              </w:rPr>
            </w:pPr>
            <w:del w:id="33195" w:author="Thomas Dietz" w:date="2012-08-08T17:00:00Z">
              <w:r w:rsidDel="00ED0AEA">
                <w:delText>leaf P {</w:delText>
              </w:r>
            </w:del>
          </w:p>
          <w:p w14:paraId="18008D64" w14:textId="44B523C3" w:rsidR="008B56E6" w:rsidDel="00ED0AEA" w:rsidRDefault="008B56E6" w:rsidP="004165BB">
            <w:pPr>
              <w:pStyle w:val="XML4"/>
              <w:rPr>
                <w:del w:id="33196" w:author="Thomas Dietz" w:date="2012-08-08T17:00:00Z"/>
              </w:rPr>
            </w:pPr>
            <w:del w:id="33197" w:author="Thomas Dietz" w:date="2012-08-08T17:00:00Z">
              <w:r w:rsidDel="00ED0AEA">
                <w:delText>when "count(../Q) != 0";</w:delText>
              </w:r>
            </w:del>
          </w:p>
          <w:p w14:paraId="683CE37B" w14:textId="7429C5A1" w:rsidR="008B56E6" w:rsidDel="00ED0AEA" w:rsidRDefault="008B56E6" w:rsidP="004165BB">
            <w:pPr>
              <w:pStyle w:val="XML4"/>
              <w:rPr>
                <w:del w:id="33198" w:author="Thomas Dietz" w:date="2012-08-08T17:00:00Z"/>
              </w:rPr>
            </w:pPr>
            <w:del w:id="33199" w:author="Thomas Dietz" w:date="2012-08-08T17:00:00Z">
              <w:r w:rsidDel="00ED0AEA">
                <w:delText>type binary;</w:delText>
              </w:r>
            </w:del>
          </w:p>
          <w:p w14:paraId="02EFE1B2" w14:textId="018FB0DF" w:rsidR="008B56E6" w:rsidDel="00ED0AEA" w:rsidRDefault="008B56E6" w:rsidP="004165BB">
            <w:pPr>
              <w:pStyle w:val="XML4"/>
              <w:rPr>
                <w:del w:id="33200" w:author="Thomas Dietz" w:date="2012-08-08T17:00:00Z"/>
              </w:rPr>
            </w:pPr>
            <w:del w:id="33201" w:author="Thomas Dietz" w:date="2012-08-08T17:00:00Z">
              <w:r w:rsidDel="00ED0AEA">
                <w:delText>mandatory true;</w:delText>
              </w:r>
            </w:del>
          </w:p>
          <w:p w14:paraId="47B20E61" w14:textId="00810666" w:rsidR="008B56E6" w:rsidDel="00ED0AEA" w:rsidRDefault="008B56E6" w:rsidP="004165BB">
            <w:pPr>
              <w:pStyle w:val="XML3"/>
              <w:rPr>
                <w:del w:id="33202" w:author="Thomas Dietz" w:date="2012-08-08T17:00:00Z"/>
              </w:rPr>
            </w:pPr>
            <w:del w:id="33203" w:author="Thomas Dietz" w:date="2012-08-08T17:00:00Z">
              <w:r w:rsidDel="00ED0AEA">
                <w:delText>}</w:delText>
              </w:r>
            </w:del>
          </w:p>
          <w:p w14:paraId="14DE793C" w14:textId="70DF310C" w:rsidR="008B56E6" w:rsidDel="00ED0AEA" w:rsidRDefault="008B56E6" w:rsidP="004165BB">
            <w:pPr>
              <w:pStyle w:val="XML3"/>
              <w:rPr>
                <w:del w:id="33204" w:author="Thomas Dietz" w:date="2012-08-08T17:00:00Z"/>
              </w:rPr>
            </w:pPr>
            <w:del w:id="33205" w:author="Thomas Dietz" w:date="2012-08-08T17:00:00Z">
              <w:r w:rsidDel="00ED0AEA">
                <w:delText>leaf Q {</w:delText>
              </w:r>
            </w:del>
          </w:p>
          <w:p w14:paraId="35DD9CAF" w14:textId="3D699554" w:rsidR="008B56E6" w:rsidDel="00ED0AEA" w:rsidRDefault="008B56E6" w:rsidP="004165BB">
            <w:pPr>
              <w:pStyle w:val="XML4"/>
              <w:rPr>
                <w:del w:id="33206" w:author="Thomas Dietz" w:date="2012-08-08T17:00:00Z"/>
              </w:rPr>
            </w:pPr>
            <w:del w:id="33207" w:author="Thomas Dietz" w:date="2012-08-08T17:00:00Z">
              <w:r w:rsidDel="00ED0AEA">
                <w:delText>when "count(../P) != 0";</w:delText>
              </w:r>
            </w:del>
          </w:p>
          <w:p w14:paraId="11D0ADA9" w14:textId="16927B54" w:rsidR="008B56E6" w:rsidDel="00ED0AEA" w:rsidRDefault="008B56E6" w:rsidP="004165BB">
            <w:pPr>
              <w:pStyle w:val="XML4"/>
              <w:rPr>
                <w:del w:id="33208" w:author="Thomas Dietz" w:date="2012-08-08T17:00:00Z"/>
              </w:rPr>
            </w:pPr>
            <w:del w:id="33209" w:author="Thomas Dietz" w:date="2012-08-08T17:00:00Z">
              <w:r w:rsidDel="00ED0AEA">
                <w:delText>type binary;</w:delText>
              </w:r>
            </w:del>
          </w:p>
          <w:p w14:paraId="0DA2D5D5" w14:textId="0C9207C1" w:rsidR="008B56E6" w:rsidDel="00ED0AEA" w:rsidRDefault="008B56E6" w:rsidP="004165BB">
            <w:pPr>
              <w:pStyle w:val="XML4"/>
              <w:rPr>
                <w:del w:id="33210" w:author="Thomas Dietz" w:date="2012-08-08T17:00:00Z"/>
              </w:rPr>
            </w:pPr>
            <w:del w:id="33211" w:author="Thomas Dietz" w:date="2012-08-08T17:00:00Z">
              <w:r w:rsidDel="00ED0AEA">
                <w:delText>mandatory true;</w:delText>
              </w:r>
            </w:del>
          </w:p>
          <w:p w14:paraId="3AF21104" w14:textId="59404078" w:rsidR="008B56E6" w:rsidDel="00ED0AEA" w:rsidRDefault="008B56E6" w:rsidP="004165BB">
            <w:pPr>
              <w:pStyle w:val="XML3"/>
              <w:rPr>
                <w:del w:id="33212" w:author="Thomas Dietz" w:date="2012-08-08T17:00:00Z"/>
              </w:rPr>
            </w:pPr>
            <w:del w:id="33213" w:author="Thomas Dietz" w:date="2012-08-08T17:00:00Z">
              <w:r w:rsidDel="00ED0AEA">
                <w:delText>}</w:delText>
              </w:r>
            </w:del>
          </w:p>
          <w:p w14:paraId="7383889D" w14:textId="10F60EC4" w:rsidR="008B56E6" w:rsidDel="00ED0AEA" w:rsidRDefault="008B56E6" w:rsidP="004165BB">
            <w:pPr>
              <w:pStyle w:val="XML3"/>
              <w:rPr>
                <w:del w:id="33214" w:author="Thomas Dietz" w:date="2012-08-08T17:00:00Z"/>
              </w:rPr>
            </w:pPr>
            <w:del w:id="33215" w:author="Thomas Dietz" w:date="2012-08-08T17:00:00Z">
              <w:r w:rsidDel="00ED0AEA">
                <w:delText>leaf J {</w:delText>
              </w:r>
            </w:del>
          </w:p>
          <w:p w14:paraId="181CD7CA" w14:textId="273483C2" w:rsidR="008B56E6" w:rsidDel="00ED0AEA" w:rsidRDefault="008B56E6" w:rsidP="004165BB">
            <w:pPr>
              <w:pStyle w:val="XML4"/>
              <w:rPr>
                <w:del w:id="33216" w:author="Thomas Dietz" w:date="2012-08-08T17:00:00Z"/>
              </w:rPr>
            </w:pPr>
            <w:del w:id="33217" w:author="Thomas Dietz" w:date="2012-08-08T17:00:00Z">
              <w:r w:rsidDel="00ED0AEA">
                <w:delText>type binary;</w:delText>
              </w:r>
            </w:del>
          </w:p>
          <w:p w14:paraId="258F1150" w14:textId="24AF7CB9" w:rsidR="008B56E6" w:rsidDel="00ED0AEA" w:rsidRDefault="008B56E6" w:rsidP="004165BB">
            <w:pPr>
              <w:pStyle w:val="XML4"/>
              <w:rPr>
                <w:del w:id="33218" w:author="Thomas Dietz" w:date="2012-08-08T17:00:00Z"/>
              </w:rPr>
            </w:pPr>
            <w:del w:id="33219" w:author="Thomas Dietz" w:date="2012-08-08T17:00:00Z">
              <w:r w:rsidDel="00ED0AEA">
                <w:delText>mandatory true;</w:delText>
              </w:r>
            </w:del>
          </w:p>
          <w:p w14:paraId="7C97F4FD" w14:textId="7B50977A" w:rsidR="008B56E6" w:rsidDel="00ED0AEA" w:rsidRDefault="008B56E6" w:rsidP="004165BB">
            <w:pPr>
              <w:pStyle w:val="XML3"/>
              <w:rPr>
                <w:del w:id="33220" w:author="Thomas Dietz" w:date="2012-08-08T17:00:00Z"/>
              </w:rPr>
            </w:pPr>
            <w:del w:id="33221" w:author="Thomas Dietz" w:date="2012-08-08T17:00:00Z">
              <w:r w:rsidDel="00ED0AEA">
                <w:delText>}</w:delText>
              </w:r>
            </w:del>
          </w:p>
          <w:p w14:paraId="6C9E8053" w14:textId="5DD00E17" w:rsidR="008B56E6" w:rsidDel="00ED0AEA" w:rsidRDefault="008B56E6" w:rsidP="004165BB">
            <w:pPr>
              <w:pStyle w:val="XML3"/>
              <w:rPr>
                <w:del w:id="33222" w:author="Thomas Dietz" w:date="2012-08-08T17:00:00Z"/>
              </w:rPr>
            </w:pPr>
            <w:del w:id="33223" w:author="Thomas Dietz" w:date="2012-08-08T17:00:00Z">
              <w:r w:rsidDel="00ED0AEA">
                <w:delText>leaf G {</w:delText>
              </w:r>
            </w:del>
          </w:p>
          <w:p w14:paraId="17ADD815" w14:textId="11B9826B" w:rsidR="008B56E6" w:rsidDel="00ED0AEA" w:rsidRDefault="008B56E6" w:rsidP="004165BB">
            <w:pPr>
              <w:pStyle w:val="XML4"/>
              <w:rPr>
                <w:del w:id="33224" w:author="Thomas Dietz" w:date="2012-08-08T17:00:00Z"/>
              </w:rPr>
            </w:pPr>
            <w:del w:id="33225" w:author="Thomas Dietz" w:date="2012-08-08T17:00:00Z">
              <w:r w:rsidDel="00ED0AEA">
                <w:delText>type binary;</w:delText>
              </w:r>
            </w:del>
          </w:p>
          <w:p w14:paraId="03474EB6" w14:textId="14CCF23B" w:rsidR="008B56E6" w:rsidDel="00ED0AEA" w:rsidRDefault="008B56E6" w:rsidP="004165BB">
            <w:pPr>
              <w:pStyle w:val="XML4"/>
              <w:rPr>
                <w:del w:id="33226" w:author="Thomas Dietz" w:date="2012-08-08T17:00:00Z"/>
              </w:rPr>
            </w:pPr>
            <w:del w:id="33227" w:author="Thomas Dietz" w:date="2012-08-08T17:00:00Z">
              <w:r w:rsidDel="00ED0AEA">
                <w:delText>mandatory true;</w:delText>
              </w:r>
            </w:del>
          </w:p>
          <w:p w14:paraId="61A34E9E" w14:textId="15756D1F" w:rsidR="008B56E6" w:rsidDel="00ED0AEA" w:rsidRDefault="008B56E6" w:rsidP="004165BB">
            <w:pPr>
              <w:pStyle w:val="XML3"/>
              <w:rPr>
                <w:del w:id="33228" w:author="Thomas Dietz" w:date="2012-08-08T17:00:00Z"/>
              </w:rPr>
            </w:pPr>
            <w:del w:id="33229" w:author="Thomas Dietz" w:date="2012-08-08T17:00:00Z">
              <w:r w:rsidDel="00ED0AEA">
                <w:delText>}</w:delText>
              </w:r>
            </w:del>
          </w:p>
          <w:p w14:paraId="510BED93" w14:textId="54E7EDC4" w:rsidR="008B56E6" w:rsidDel="00ED0AEA" w:rsidRDefault="008B56E6" w:rsidP="004165BB">
            <w:pPr>
              <w:pStyle w:val="XML3"/>
              <w:rPr>
                <w:del w:id="33230" w:author="Thomas Dietz" w:date="2012-08-08T17:00:00Z"/>
              </w:rPr>
            </w:pPr>
            <w:del w:id="33231" w:author="Thomas Dietz" w:date="2012-08-08T17:00:00Z">
              <w:r w:rsidDel="00ED0AEA">
                <w:delText>leaf Y {</w:delText>
              </w:r>
            </w:del>
          </w:p>
          <w:p w14:paraId="51A5F9A4" w14:textId="6099582F" w:rsidR="008B56E6" w:rsidDel="00ED0AEA" w:rsidRDefault="008B56E6" w:rsidP="004165BB">
            <w:pPr>
              <w:pStyle w:val="XML4"/>
              <w:rPr>
                <w:del w:id="33232" w:author="Thomas Dietz" w:date="2012-08-08T17:00:00Z"/>
              </w:rPr>
            </w:pPr>
            <w:del w:id="33233" w:author="Thomas Dietz" w:date="2012-08-08T17:00:00Z">
              <w:r w:rsidDel="00ED0AEA">
                <w:delText>type binary;</w:delText>
              </w:r>
            </w:del>
          </w:p>
          <w:p w14:paraId="6766EF3A" w14:textId="75D8F70F" w:rsidR="008B56E6" w:rsidDel="00ED0AEA" w:rsidRDefault="008B56E6" w:rsidP="004165BB">
            <w:pPr>
              <w:pStyle w:val="XML4"/>
              <w:rPr>
                <w:del w:id="33234" w:author="Thomas Dietz" w:date="2012-08-08T17:00:00Z"/>
              </w:rPr>
            </w:pPr>
            <w:del w:id="33235" w:author="Thomas Dietz" w:date="2012-08-08T17:00:00Z">
              <w:r w:rsidDel="00ED0AEA">
                <w:delText>mandatory true;</w:delText>
              </w:r>
            </w:del>
          </w:p>
          <w:p w14:paraId="72F47E6D" w14:textId="1F8B018C" w:rsidR="008B56E6" w:rsidDel="00ED0AEA" w:rsidRDefault="008B56E6" w:rsidP="004165BB">
            <w:pPr>
              <w:pStyle w:val="XML3"/>
              <w:rPr>
                <w:del w:id="33236" w:author="Thomas Dietz" w:date="2012-08-08T17:00:00Z"/>
              </w:rPr>
            </w:pPr>
            <w:del w:id="33237" w:author="Thomas Dietz" w:date="2012-08-08T17:00:00Z">
              <w:r w:rsidDel="00ED0AEA">
                <w:delText>}</w:delText>
              </w:r>
            </w:del>
          </w:p>
          <w:p w14:paraId="28A30D31" w14:textId="32C71E85" w:rsidR="008B56E6" w:rsidDel="00ED0AEA" w:rsidRDefault="008B56E6" w:rsidP="004165BB">
            <w:pPr>
              <w:pStyle w:val="XML3"/>
              <w:rPr>
                <w:del w:id="33238" w:author="Thomas Dietz" w:date="2012-08-08T17:00:00Z"/>
              </w:rPr>
            </w:pPr>
            <w:del w:id="33239" w:author="Thomas Dietz" w:date="2012-08-08T17:00:00Z">
              <w:r w:rsidDel="00ED0AEA">
                <w:delText>leaf Seed {</w:delText>
              </w:r>
            </w:del>
          </w:p>
          <w:p w14:paraId="123DD25E" w14:textId="1BEA92CF" w:rsidR="008B56E6" w:rsidDel="00ED0AEA" w:rsidRDefault="008B56E6" w:rsidP="004165BB">
            <w:pPr>
              <w:pStyle w:val="XML4"/>
              <w:rPr>
                <w:del w:id="33240" w:author="Thomas Dietz" w:date="2012-08-08T17:00:00Z"/>
              </w:rPr>
            </w:pPr>
            <w:del w:id="33241" w:author="Thomas Dietz" w:date="2012-08-08T17:00:00Z">
              <w:r w:rsidDel="00ED0AEA">
                <w:delText>when "count(../PgenCounter) != 0";</w:delText>
              </w:r>
            </w:del>
          </w:p>
          <w:p w14:paraId="68BC1126" w14:textId="110ED569" w:rsidR="008B56E6" w:rsidDel="00ED0AEA" w:rsidRDefault="008B56E6" w:rsidP="004165BB">
            <w:pPr>
              <w:pStyle w:val="XML4"/>
              <w:rPr>
                <w:del w:id="33242" w:author="Thomas Dietz" w:date="2012-08-08T17:00:00Z"/>
              </w:rPr>
            </w:pPr>
            <w:del w:id="33243" w:author="Thomas Dietz" w:date="2012-08-08T17:00:00Z">
              <w:r w:rsidDel="00ED0AEA">
                <w:delText>type binary;</w:delText>
              </w:r>
            </w:del>
          </w:p>
          <w:p w14:paraId="11EAD711" w14:textId="011DD831" w:rsidR="008B56E6" w:rsidDel="00ED0AEA" w:rsidRDefault="008B56E6" w:rsidP="004165BB">
            <w:pPr>
              <w:pStyle w:val="XML4"/>
              <w:rPr>
                <w:del w:id="33244" w:author="Thomas Dietz" w:date="2012-08-08T17:00:00Z"/>
              </w:rPr>
            </w:pPr>
            <w:del w:id="33245" w:author="Thomas Dietz" w:date="2012-08-08T17:00:00Z">
              <w:r w:rsidDel="00ED0AEA">
                <w:delText>mandatory true;</w:delText>
              </w:r>
            </w:del>
          </w:p>
          <w:p w14:paraId="79496F1B" w14:textId="70FB885E" w:rsidR="008B56E6" w:rsidDel="00ED0AEA" w:rsidRDefault="008B56E6" w:rsidP="004165BB">
            <w:pPr>
              <w:pStyle w:val="XML3"/>
              <w:rPr>
                <w:del w:id="33246" w:author="Thomas Dietz" w:date="2012-08-08T17:00:00Z"/>
              </w:rPr>
            </w:pPr>
            <w:del w:id="33247" w:author="Thomas Dietz" w:date="2012-08-08T17:00:00Z">
              <w:r w:rsidDel="00ED0AEA">
                <w:delText>}</w:delText>
              </w:r>
            </w:del>
          </w:p>
          <w:p w14:paraId="11384709" w14:textId="7CAB83AB" w:rsidR="008B56E6" w:rsidDel="00ED0AEA" w:rsidRDefault="008B56E6" w:rsidP="004165BB">
            <w:pPr>
              <w:pStyle w:val="XML3"/>
              <w:rPr>
                <w:del w:id="33248" w:author="Thomas Dietz" w:date="2012-08-08T17:00:00Z"/>
              </w:rPr>
            </w:pPr>
            <w:del w:id="33249" w:author="Thomas Dietz" w:date="2012-08-08T17:00:00Z">
              <w:r w:rsidDel="00ED0AEA">
                <w:delText>leaf PgenCounter {</w:delText>
              </w:r>
            </w:del>
          </w:p>
          <w:p w14:paraId="3709F139" w14:textId="5AE736B9" w:rsidR="008B56E6" w:rsidDel="00ED0AEA" w:rsidRDefault="008B56E6" w:rsidP="004165BB">
            <w:pPr>
              <w:pStyle w:val="XML4"/>
              <w:rPr>
                <w:del w:id="33250" w:author="Thomas Dietz" w:date="2012-08-08T17:00:00Z"/>
              </w:rPr>
            </w:pPr>
            <w:del w:id="33251" w:author="Thomas Dietz" w:date="2012-08-08T17:00:00Z">
              <w:r w:rsidDel="00ED0AEA">
                <w:delText>when "count(../Seed) != 0";</w:delText>
              </w:r>
            </w:del>
          </w:p>
          <w:p w14:paraId="1377E017" w14:textId="732B3DEE" w:rsidR="008B56E6" w:rsidDel="00ED0AEA" w:rsidRDefault="008B56E6" w:rsidP="004165BB">
            <w:pPr>
              <w:pStyle w:val="XML4"/>
              <w:rPr>
                <w:del w:id="33252" w:author="Thomas Dietz" w:date="2012-08-08T17:00:00Z"/>
              </w:rPr>
            </w:pPr>
            <w:del w:id="33253" w:author="Thomas Dietz" w:date="2012-08-08T17:00:00Z">
              <w:r w:rsidDel="00ED0AEA">
                <w:delText>type binary;</w:delText>
              </w:r>
            </w:del>
          </w:p>
          <w:p w14:paraId="78DC97A9" w14:textId="1137107E" w:rsidR="008B56E6" w:rsidDel="00ED0AEA" w:rsidRDefault="008B56E6" w:rsidP="004165BB">
            <w:pPr>
              <w:pStyle w:val="XML4"/>
              <w:rPr>
                <w:del w:id="33254" w:author="Thomas Dietz" w:date="2012-08-08T17:00:00Z"/>
              </w:rPr>
            </w:pPr>
            <w:del w:id="33255" w:author="Thomas Dietz" w:date="2012-08-08T17:00:00Z">
              <w:r w:rsidDel="00ED0AEA">
                <w:delText>mandatory true;</w:delText>
              </w:r>
            </w:del>
          </w:p>
          <w:p w14:paraId="41B32F45" w14:textId="088073B7" w:rsidR="008B56E6" w:rsidDel="00ED0AEA" w:rsidRDefault="008B56E6" w:rsidP="004165BB">
            <w:pPr>
              <w:pStyle w:val="XML3"/>
              <w:rPr>
                <w:del w:id="33256" w:author="Thomas Dietz" w:date="2012-08-08T17:00:00Z"/>
              </w:rPr>
            </w:pPr>
            <w:del w:id="33257" w:author="Thomas Dietz" w:date="2012-08-08T17:00:00Z">
              <w:r w:rsidDel="00ED0AEA">
                <w:delText>}</w:delText>
              </w:r>
            </w:del>
          </w:p>
          <w:p w14:paraId="12295418" w14:textId="42E3E0F6" w:rsidR="008B56E6" w:rsidDel="00ED0AEA" w:rsidRDefault="008B56E6" w:rsidP="004165BB">
            <w:pPr>
              <w:pStyle w:val="XML2"/>
              <w:rPr>
                <w:del w:id="33258" w:author="Thomas Dietz" w:date="2012-08-08T17:00:00Z"/>
              </w:rPr>
            </w:pPr>
            <w:del w:id="33259" w:author="Thomas Dietz" w:date="2012-08-08T17:00:00Z">
              <w:r w:rsidDel="00ED0AEA">
                <w:delText>}</w:delText>
              </w:r>
            </w:del>
          </w:p>
          <w:p w14:paraId="568BD105" w14:textId="3B3A2106" w:rsidR="008B56E6" w:rsidDel="00ED0AEA" w:rsidRDefault="008B56E6" w:rsidP="008B56E6">
            <w:pPr>
              <w:pStyle w:val="XML1"/>
              <w:rPr>
                <w:del w:id="33260" w:author="Thomas Dietz" w:date="2012-08-08T17:00:00Z"/>
              </w:rPr>
            </w:pPr>
          </w:p>
          <w:p w14:paraId="4CDE7E6A" w14:textId="4011ACFC" w:rsidR="008B56E6" w:rsidDel="00ED0AEA" w:rsidRDefault="008B56E6" w:rsidP="004165BB">
            <w:pPr>
              <w:pStyle w:val="XML2"/>
              <w:rPr>
                <w:del w:id="33261" w:author="Thomas Dietz" w:date="2012-08-08T17:00:00Z"/>
              </w:rPr>
            </w:pPr>
            <w:del w:id="33262" w:author="Thomas Dietz" w:date="2012-08-08T17:00:00Z">
              <w:r w:rsidDel="00ED0AEA">
                <w:delText>grouping RSAKeyValueType {</w:delText>
              </w:r>
            </w:del>
          </w:p>
          <w:p w14:paraId="0EA47AEF" w14:textId="0126162B" w:rsidR="008B56E6" w:rsidDel="00ED0AEA" w:rsidRDefault="008B56E6" w:rsidP="004165BB">
            <w:pPr>
              <w:pStyle w:val="XML3"/>
              <w:rPr>
                <w:del w:id="33263" w:author="Thomas Dietz" w:date="2012-08-08T17:00:00Z"/>
              </w:rPr>
            </w:pPr>
            <w:del w:id="33264" w:author="Thomas Dietz" w:date="2012-08-08T17:00:00Z">
              <w:r w:rsidDel="00ED0AEA">
                <w:delText>leaf Modulus {</w:delText>
              </w:r>
            </w:del>
          </w:p>
          <w:p w14:paraId="570CCECE" w14:textId="2D2D2233" w:rsidR="008B56E6" w:rsidDel="00ED0AEA" w:rsidRDefault="008B56E6" w:rsidP="004165BB">
            <w:pPr>
              <w:pStyle w:val="XML4"/>
              <w:rPr>
                <w:del w:id="33265" w:author="Thomas Dietz" w:date="2012-08-08T17:00:00Z"/>
              </w:rPr>
            </w:pPr>
            <w:del w:id="33266" w:author="Thomas Dietz" w:date="2012-08-08T17:00:00Z">
              <w:r w:rsidDel="00ED0AEA">
                <w:delText>type binary;</w:delText>
              </w:r>
            </w:del>
          </w:p>
          <w:p w14:paraId="2166A694" w14:textId="3785C94F" w:rsidR="008B56E6" w:rsidDel="00ED0AEA" w:rsidRDefault="008B56E6" w:rsidP="004165BB">
            <w:pPr>
              <w:pStyle w:val="XML4"/>
              <w:rPr>
                <w:del w:id="33267" w:author="Thomas Dietz" w:date="2012-08-08T17:00:00Z"/>
              </w:rPr>
            </w:pPr>
            <w:del w:id="33268" w:author="Thomas Dietz" w:date="2012-08-08T17:00:00Z">
              <w:r w:rsidDel="00ED0AEA">
                <w:delText>mandatory true;</w:delText>
              </w:r>
            </w:del>
          </w:p>
          <w:p w14:paraId="7A114B43" w14:textId="2288A552" w:rsidR="008B56E6" w:rsidDel="00ED0AEA" w:rsidRDefault="008B56E6" w:rsidP="004165BB">
            <w:pPr>
              <w:pStyle w:val="XML3"/>
              <w:rPr>
                <w:del w:id="33269" w:author="Thomas Dietz" w:date="2012-08-08T17:00:00Z"/>
              </w:rPr>
            </w:pPr>
            <w:del w:id="33270" w:author="Thomas Dietz" w:date="2012-08-08T17:00:00Z">
              <w:r w:rsidDel="00ED0AEA">
                <w:delText>}</w:delText>
              </w:r>
            </w:del>
          </w:p>
          <w:p w14:paraId="04813ED5" w14:textId="6F3AECD7" w:rsidR="008B56E6" w:rsidDel="00ED0AEA" w:rsidRDefault="008B56E6" w:rsidP="004165BB">
            <w:pPr>
              <w:pStyle w:val="XML3"/>
              <w:rPr>
                <w:del w:id="33271" w:author="Thomas Dietz" w:date="2012-08-08T17:00:00Z"/>
              </w:rPr>
            </w:pPr>
            <w:del w:id="33272" w:author="Thomas Dietz" w:date="2012-08-08T17:00:00Z">
              <w:r w:rsidDel="00ED0AEA">
                <w:delText>leaf Exponent {</w:delText>
              </w:r>
            </w:del>
          </w:p>
          <w:p w14:paraId="6D541DA9" w14:textId="429CDAD5" w:rsidR="008B56E6" w:rsidDel="00ED0AEA" w:rsidRDefault="008B56E6" w:rsidP="004165BB">
            <w:pPr>
              <w:pStyle w:val="XML4"/>
              <w:rPr>
                <w:del w:id="33273" w:author="Thomas Dietz" w:date="2012-08-08T17:00:00Z"/>
              </w:rPr>
            </w:pPr>
            <w:del w:id="33274" w:author="Thomas Dietz" w:date="2012-08-08T17:00:00Z">
              <w:r w:rsidDel="00ED0AEA">
                <w:delText>type binary;</w:delText>
              </w:r>
            </w:del>
          </w:p>
          <w:p w14:paraId="4F02C3A5" w14:textId="1683F86B" w:rsidR="008B56E6" w:rsidDel="00ED0AEA" w:rsidRDefault="008B56E6" w:rsidP="004165BB">
            <w:pPr>
              <w:pStyle w:val="XML4"/>
              <w:rPr>
                <w:del w:id="33275" w:author="Thomas Dietz" w:date="2012-08-08T17:00:00Z"/>
              </w:rPr>
            </w:pPr>
            <w:del w:id="33276" w:author="Thomas Dietz" w:date="2012-08-08T17:00:00Z">
              <w:r w:rsidDel="00ED0AEA">
                <w:delText>mandatory true;</w:delText>
              </w:r>
            </w:del>
          </w:p>
          <w:p w14:paraId="38187652" w14:textId="5FDDEEF2" w:rsidR="008B56E6" w:rsidDel="00ED0AEA" w:rsidRDefault="008B56E6" w:rsidP="004165BB">
            <w:pPr>
              <w:pStyle w:val="XML3"/>
              <w:rPr>
                <w:del w:id="33277" w:author="Thomas Dietz" w:date="2012-08-08T17:00:00Z"/>
              </w:rPr>
            </w:pPr>
            <w:del w:id="33278" w:author="Thomas Dietz" w:date="2012-08-08T17:00:00Z">
              <w:r w:rsidDel="00ED0AEA">
                <w:delText>}</w:delText>
              </w:r>
            </w:del>
          </w:p>
          <w:p w14:paraId="3E29EE9A" w14:textId="77D1D2EF" w:rsidR="00F71F36" w:rsidDel="00ED0AEA" w:rsidRDefault="008B56E6" w:rsidP="004165BB">
            <w:pPr>
              <w:pStyle w:val="XML2"/>
              <w:rPr>
                <w:del w:id="33279" w:author="Thomas Dietz" w:date="2012-08-08T17:00:00Z"/>
              </w:rPr>
            </w:pPr>
            <w:del w:id="33280" w:author="Thomas Dietz" w:date="2012-08-08T17:00:00Z">
              <w:r w:rsidDel="00ED0AEA">
                <w:delText>}</w:delText>
              </w:r>
            </w:del>
          </w:p>
          <w:p w14:paraId="0B5FC3B3" w14:textId="47962152" w:rsidR="008B56E6" w:rsidRPr="009227FA" w:rsidDel="00ED0AEA" w:rsidRDefault="008B56E6" w:rsidP="004165BB">
            <w:pPr>
              <w:pStyle w:val="XML2"/>
              <w:rPr>
                <w:del w:id="33281" w:author="Thomas Dietz" w:date="2012-08-08T17:00:00Z"/>
              </w:rPr>
            </w:pPr>
          </w:p>
          <w:p w14:paraId="59B72930" w14:textId="6589226D" w:rsidR="008B7BCC" w:rsidRPr="009227FA" w:rsidDel="00ED0AEA" w:rsidRDefault="008B7BCC" w:rsidP="008B7BCC">
            <w:pPr>
              <w:pStyle w:val="XML1"/>
              <w:rPr>
                <w:del w:id="33282" w:author="Thomas Dietz" w:date="2012-08-08T17:00:00Z"/>
              </w:rPr>
            </w:pPr>
            <w:del w:id="33283" w:author="Thomas Dietz" w:date="2012-08-08T17:00:00Z">
              <w:r w:rsidRPr="009227FA" w:rsidDel="00ED0AEA">
                <w:delText>grouping openflow-flow-table-resource-grouping {</w:delText>
              </w:r>
            </w:del>
          </w:p>
          <w:p w14:paraId="62B40076" w14:textId="58FA8F0E" w:rsidR="008B7BCC" w:rsidRPr="009227FA" w:rsidDel="00ED0AEA" w:rsidRDefault="008B7BCC" w:rsidP="00152A0A">
            <w:pPr>
              <w:pStyle w:val="XML2"/>
              <w:rPr>
                <w:del w:id="33284" w:author="Thomas Dietz" w:date="2012-08-08T17:00:00Z"/>
              </w:rPr>
            </w:pPr>
            <w:del w:id="33285" w:author="Thomas Dietz" w:date="2012-08-08T17:00:00Z">
              <w:r w:rsidRPr="009227FA" w:rsidDel="00ED0AEA">
                <w:delText>description "Representation of an OpenFlow Flow Table Resource.";</w:delText>
              </w:r>
            </w:del>
          </w:p>
          <w:p w14:paraId="2E828988" w14:textId="33332B9D" w:rsidR="008B7BCC" w:rsidRPr="009227FA" w:rsidDel="00ED0AEA" w:rsidRDefault="008B7BCC" w:rsidP="00A3377B">
            <w:pPr>
              <w:pStyle w:val="XML3"/>
              <w:rPr>
                <w:del w:id="33286" w:author="Thomas Dietz" w:date="2012-08-08T17:00:00Z"/>
              </w:rPr>
            </w:pPr>
            <w:del w:id="33287" w:author="Thomas Dietz" w:date="2012-08-08T17:00:00Z">
              <w:r w:rsidRPr="009227FA" w:rsidDel="00ED0AEA">
                <w:delText>leaf resource-id {</w:delText>
              </w:r>
            </w:del>
          </w:p>
          <w:p w14:paraId="60E2F800" w14:textId="4D1CE9FF" w:rsidR="008B7BCC" w:rsidRPr="009227FA" w:rsidDel="00ED0AEA" w:rsidRDefault="008B7BCC" w:rsidP="00A3377B">
            <w:pPr>
              <w:pStyle w:val="XML4"/>
              <w:rPr>
                <w:del w:id="33288" w:author="Thomas Dietz" w:date="2012-08-08T17:00:00Z"/>
              </w:rPr>
            </w:pPr>
            <w:del w:id="33289" w:author="Thomas Dietz" w:date="2012-08-08T17:00:00Z">
              <w:r w:rsidRPr="009227FA" w:rsidDel="00ED0AEA">
                <w:delText>type inet:uri;</w:delText>
              </w:r>
            </w:del>
          </w:p>
          <w:p w14:paraId="7E5110C8" w14:textId="2239BFC5" w:rsidR="008B7BCC" w:rsidRPr="009227FA" w:rsidDel="00ED0AEA" w:rsidRDefault="008B7BCC" w:rsidP="00A3377B">
            <w:pPr>
              <w:pStyle w:val="XML4"/>
              <w:rPr>
                <w:del w:id="33290" w:author="Thomas Dietz" w:date="2012-08-08T17:00:00Z"/>
              </w:rPr>
            </w:pPr>
            <w:del w:id="33291" w:author="Thomas Dietz" w:date="2012-08-08T17:00:00Z">
              <w:r w:rsidRPr="009227FA" w:rsidDel="00ED0AEA">
                <w:delText>description "An unique but locally arbitrary identifier that identifies a flow table and is persistent across reboots of the system."</w:delText>
              </w:r>
              <w:r w:rsidR="001C3837" w:rsidRPr="009227FA" w:rsidDel="00ED0AEA">
                <w:delText>;</w:delText>
              </w:r>
            </w:del>
          </w:p>
          <w:p w14:paraId="06FDC15F" w14:textId="1C7EACD4" w:rsidR="008B7BCC" w:rsidRPr="004238F6" w:rsidDel="00ED0AEA" w:rsidRDefault="008B7BCC" w:rsidP="00A3377B">
            <w:pPr>
              <w:pStyle w:val="XML2"/>
              <w:rPr>
                <w:del w:id="33292" w:author="Thomas Dietz" w:date="2012-08-08T17:00:00Z"/>
                <w:rPrChange w:id="33293" w:author="Thomas Dietz" w:date="2012-08-08T14:24:00Z">
                  <w:rPr>
                    <w:del w:id="33294" w:author="Thomas Dietz" w:date="2012-08-08T17:00:00Z"/>
                    <w:lang w:val="de-DE"/>
                  </w:rPr>
                </w:rPrChange>
              </w:rPr>
            </w:pPr>
            <w:del w:id="33295" w:author="Thomas Dietz" w:date="2012-08-08T17:00:00Z">
              <w:r w:rsidRPr="004238F6" w:rsidDel="00ED0AEA">
                <w:rPr>
                  <w:rPrChange w:id="33296" w:author="Thomas Dietz" w:date="2012-08-08T14:24:00Z">
                    <w:rPr>
                      <w:lang w:val="de-DE"/>
                    </w:rPr>
                  </w:rPrChange>
                </w:rPr>
                <w:delText>}</w:delText>
              </w:r>
            </w:del>
          </w:p>
          <w:p w14:paraId="4FEFFE9A" w14:textId="4F42D805" w:rsidR="008B7BCC" w:rsidRPr="003C232C" w:rsidDel="00ED0AEA" w:rsidRDefault="00901B72" w:rsidP="002E40D3">
            <w:pPr>
              <w:pStyle w:val="XML2"/>
              <w:rPr>
                <w:del w:id="33297" w:author="Thomas Dietz" w:date="2012-08-08T17:00:00Z"/>
              </w:rPr>
            </w:pPr>
            <w:del w:id="33298" w:author="Thomas Dietz" w:date="2012-08-08T17:00:00Z">
              <w:r w:rsidRPr="003C232C" w:rsidDel="00ED0AEA">
                <w:delText>l</w:delText>
              </w:r>
              <w:r w:rsidR="008B7BCC" w:rsidRPr="003C232C" w:rsidDel="00ED0AEA">
                <w:delText>eaf max-entries {</w:delText>
              </w:r>
            </w:del>
          </w:p>
          <w:p w14:paraId="4507306A" w14:textId="30169356" w:rsidR="008B7BCC" w:rsidRPr="003C232C" w:rsidDel="00ED0AEA" w:rsidRDefault="00901B72" w:rsidP="002E40D3">
            <w:pPr>
              <w:pStyle w:val="XML3"/>
              <w:rPr>
                <w:del w:id="33299" w:author="Thomas Dietz" w:date="2012-08-08T17:00:00Z"/>
              </w:rPr>
            </w:pPr>
            <w:del w:id="33300" w:author="Thomas Dietz" w:date="2012-08-08T17:00:00Z">
              <w:r w:rsidRPr="003C232C" w:rsidDel="00ED0AEA">
                <w:delText>t</w:delText>
              </w:r>
              <w:r w:rsidR="008B7BCC" w:rsidRPr="003C232C" w:rsidDel="00ED0AEA">
                <w:delText>ype uint8;</w:delText>
              </w:r>
            </w:del>
          </w:p>
          <w:p w14:paraId="3FD91D83" w14:textId="137321EE" w:rsidR="008B7BCC" w:rsidRPr="009227FA" w:rsidDel="00ED0AEA" w:rsidRDefault="008B7BCC" w:rsidP="002E40D3">
            <w:pPr>
              <w:pStyle w:val="XML3"/>
              <w:rPr>
                <w:del w:id="33301" w:author="Thomas Dietz" w:date="2012-08-08T17:00:00Z"/>
              </w:rPr>
            </w:pPr>
            <w:del w:id="33302" w:author="Thomas Dietz" w:date="2012-08-08T17:00:00Z">
              <w:r w:rsidRPr="009227FA" w:rsidDel="00ED0AEA">
                <w:delText>description "The maximum number of flow entries supported by the flow table."</w:delText>
              </w:r>
              <w:r w:rsidR="00901B72" w:rsidRPr="009227FA" w:rsidDel="00ED0AEA">
                <w:delText>;</w:delText>
              </w:r>
            </w:del>
          </w:p>
          <w:p w14:paraId="599AA200" w14:textId="7166D690" w:rsidR="00443358" w:rsidRPr="00C17419" w:rsidDel="00ED0AEA" w:rsidRDefault="00755993" w:rsidP="003C232C">
            <w:pPr>
              <w:pStyle w:val="XML3"/>
              <w:ind w:left="0" w:firstLine="0"/>
              <w:rPr>
                <w:del w:id="33303" w:author="Thomas Dietz" w:date="2012-08-08T17:00:00Z"/>
              </w:rPr>
            </w:pPr>
            <w:del w:id="33304" w:author="Thomas Dietz" w:date="2012-08-08T17:00:00Z">
              <w:r w:rsidRPr="003C232C" w:rsidDel="00ED0AEA">
                <w:delText xml:space="preserve">  </w:delText>
              </w:r>
              <w:r w:rsidR="008B7BCC" w:rsidRPr="009227FA" w:rsidDel="00ED0AEA">
                <w:delText>}</w:delText>
              </w:r>
              <w:r w:rsidR="00443358" w:rsidRPr="009227FA" w:rsidDel="00ED0AEA">
                <w:delText xml:space="preserve">      </w:delText>
              </w:r>
            </w:del>
          </w:p>
          <w:p w14:paraId="3F3734B3" w14:textId="353F87EA" w:rsidR="00443358" w:rsidRPr="009227FA" w:rsidDel="00ED0AEA" w:rsidRDefault="00443358" w:rsidP="003C232C">
            <w:pPr>
              <w:pStyle w:val="XML3"/>
              <w:ind w:left="0" w:firstLine="0"/>
              <w:rPr>
                <w:del w:id="33305" w:author="Thomas Dietz" w:date="2012-08-08T17:00:00Z"/>
              </w:rPr>
            </w:pPr>
            <w:del w:id="33306" w:author="Thomas Dietz" w:date="2012-08-08T17:00:00Z">
              <w:r w:rsidRPr="003C232C" w:rsidDel="00ED0AEA">
                <w:delText xml:space="preserve">  </w:delText>
              </w:r>
              <w:r w:rsidRPr="009227FA" w:rsidDel="00ED0AEA">
                <w:delText>container next-tables {</w:delText>
              </w:r>
            </w:del>
          </w:p>
          <w:p w14:paraId="34AF7733" w14:textId="028AA94C" w:rsidR="00443358" w:rsidRPr="00F542D1" w:rsidDel="00ED0AEA" w:rsidRDefault="00443358" w:rsidP="003C232C">
            <w:pPr>
              <w:pStyle w:val="XML3"/>
              <w:rPr>
                <w:del w:id="33307" w:author="Thomas Dietz" w:date="2012-08-08T17:00:00Z"/>
              </w:rPr>
            </w:pPr>
            <w:del w:id="33308" w:author="Thomas Dietz" w:date="2012-08-08T17:00:00Z">
              <w:r w:rsidRPr="00C17419" w:rsidDel="00ED0AEA">
                <w:delText>leaf-list table-id {</w:delText>
              </w:r>
            </w:del>
          </w:p>
          <w:p w14:paraId="4A7CA00A" w14:textId="7CDAF2C6" w:rsidR="00443358" w:rsidRPr="009227FA" w:rsidDel="00ED0AEA" w:rsidRDefault="00443358" w:rsidP="003C232C">
            <w:pPr>
              <w:pStyle w:val="XML3"/>
              <w:rPr>
                <w:del w:id="33309" w:author="Thomas Dietz" w:date="2012-08-08T17:00:00Z"/>
              </w:rPr>
            </w:pPr>
            <w:del w:id="33310" w:author="Thomas Dietz" w:date="2012-08-08T17:00:00Z">
              <w:r w:rsidRPr="003C232C" w:rsidDel="00ED0AEA">
                <w:delText xml:space="preserve">  </w:delText>
              </w:r>
              <w:r w:rsidRPr="009227FA" w:rsidDel="00ED0AEA">
                <w:delText>type inet:uri;</w:delText>
              </w:r>
            </w:del>
          </w:p>
          <w:p w14:paraId="2A148889" w14:textId="0739C44C" w:rsidR="00443358" w:rsidRPr="00F542D1" w:rsidDel="00ED0AEA" w:rsidRDefault="00443358" w:rsidP="003C232C">
            <w:pPr>
              <w:pStyle w:val="XML3"/>
              <w:rPr>
                <w:del w:id="33311" w:author="Thomas Dietz" w:date="2012-08-08T17:00:00Z"/>
              </w:rPr>
            </w:pPr>
            <w:del w:id="33312" w:author="Thomas Dietz" w:date="2012-08-08T17:00:00Z">
              <w:r w:rsidRPr="00C17419" w:rsidDel="00ED0AEA">
                <w:delText>}</w:delText>
              </w:r>
            </w:del>
          </w:p>
          <w:p w14:paraId="7197E263" w14:textId="1ABEBC7A" w:rsidR="00443358" w:rsidRPr="003C232C" w:rsidDel="00ED0AEA" w:rsidRDefault="00443358" w:rsidP="003C232C">
            <w:pPr>
              <w:pStyle w:val="XML3"/>
              <w:jc w:val="both"/>
              <w:rPr>
                <w:del w:id="33313" w:author="Thomas Dietz" w:date="2012-08-08T17:00:00Z"/>
              </w:rPr>
            </w:pPr>
            <w:del w:id="33314" w:author="Thomas Dietz" w:date="2012-08-08T17:00:00Z">
              <w:r w:rsidRPr="003C232C" w:rsidDel="00ED0AEA">
                <w:delText>d</w:delText>
              </w:r>
              <w:r w:rsidRPr="009227FA" w:rsidDel="00ED0AEA">
                <w:delText>escription "The array of flow</w:delText>
              </w:r>
              <w:r w:rsidRPr="003C232C" w:rsidDel="00ED0AEA">
                <w:delText xml:space="preserve"> table ids that can be directly </w:delText>
              </w:r>
              <w:r w:rsidRPr="009227FA" w:rsidDel="00ED0AEA">
                <w:delText xml:space="preserve">reached from the present table using </w:delText>
              </w:r>
              <w:r w:rsidR="00486F13" w:rsidRPr="009227FA" w:rsidDel="00ED0AEA">
                <w:delText>'</w:delText>
              </w:r>
              <w:r w:rsidRPr="003C232C" w:rsidDel="00ED0AEA">
                <w:delText>goto-table</w:delText>
              </w:r>
              <w:r w:rsidR="00486F13" w:rsidRPr="009227FA" w:rsidDel="00ED0AEA">
                <w:delText>'</w:delText>
              </w:r>
              <w:r w:rsidRPr="003C232C" w:rsidDel="00ED0AEA">
                <w:delText xml:space="preserve"> </w:delText>
              </w:r>
              <w:r w:rsidRPr="009227FA" w:rsidDel="00ED0AEA">
                <w:delText>instruction.";</w:delText>
              </w:r>
            </w:del>
          </w:p>
          <w:p w14:paraId="074DFD9D" w14:textId="22EE9246" w:rsidR="008B7BCC" w:rsidRPr="009227FA" w:rsidDel="00ED0AEA" w:rsidRDefault="00443358" w:rsidP="003C232C">
            <w:pPr>
              <w:pStyle w:val="XML3"/>
              <w:ind w:left="0" w:firstLine="0"/>
              <w:rPr>
                <w:del w:id="33315" w:author="Thomas Dietz" w:date="2012-08-08T17:00:00Z"/>
              </w:rPr>
            </w:pPr>
            <w:del w:id="33316" w:author="Thomas Dietz" w:date="2012-08-08T17:00:00Z">
              <w:r w:rsidRPr="003C232C" w:rsidDel="00ED0AEA">
                <w:delText xml:space="preserve">  }</w:delText>
              </w:r>
            </w:del>
          </w:p>
          <w:p w14:paraId="56072D67" w14:textId="65F28D1C" w:rsidR="008B7BCC" w:rsidRPr="009227FA" w:rsidDel="00ED0AEA" w:rsidRDefault="00443358" w:rsidP="003C232C">
            <w:pPr>
              <w:pStyle w:val="XML3"/>
              <w:ind w:left="0" w:firstLine="0"/>
              <w:rPr>
                <w:del w:id="33317" w:author="Thomas Dietz" w:date="2012-08-08T17:00:00Z"/>
              </w:rPr>
            </w:pPr>
            <w:del w:id="33318" w:author="Thomas Dietz" w:date="2012-08-08T17:00:00Z">
              <w:r w:rsidRPr="003C232C" w:rsidDel="00ED0AEA">
                <w:delText xml:space="preserve">  </w:delText>
              </w:r>
              <w:r w:rsidR="008B7BCC" w:rsidRPr="009227FA" w:rsidDel="00ED0AEA">
                <w:delText>container instructions {</w:delText>
              </w:r>
            </w:del>
          </w:p>
          <w:p w14:paraId="6C659930" w14:textId="71E486FF" w:rsidR="008B7BCC" w:rsidRPr="00F542D1" w:rsidDel="00ED0AEA" w:rsidRDefault="008B7BCC" w:rsidP="002E40D3">
            <w:pPr>
              <w:pStyle w:val="XML4"/>
              <w:rPr>
                <w:del w:id="33319" w:author="Thomas Dietz" w:date="2012-08-08T17:00:00Z"/>
              </w:rPr>
            </w:pPr>
            <w:del w:id="33320" w:author="Thomas Dietz" w:date="2012-08-08T17:00:00Z">
              <w:r w:rsidRPr="00C17419" w:rsidDel="00ED0AEA">
                <w:delText>leaf-list type {</w:delText>
              </w:r>
            </w:del>
          </w:p>
          <w:p w14:paraId="10B2BF4D" w14:textId="671BC837" w:rsidR="008B7BCC" w:rsidRPr="00FF0D35" w:rsidDel="00ED0AEA" w:rsidRDefault="008B7BCC" w:rsidP="002E40D3">
            <w:pPr>
              <w:pStyle w:val="XML5"/>
              <w:rPr>
                <w:del w:id="33321" w:author="Thomas Dietz" w:date="2012-08-08T17:00:00Z"/>
              </w:rPr>
            </w:pPr>
            <w:del w:id="33322" w:author="Thomas Dietz" w:date="2012-08-08T17:00:00Z">
              <w:r w:rsidRPr="00FF0D35" w:rsidDel="00ED0AEA">
                <w:delText>type instruction-type;</w:delText>
              </w:r>
            </w:del>
          </w:p>
          <w:p w14:paraId="3461A000" w14:textId="4507D252" w:rsidR="008B7BCC" w:rsidRPr="00F845EC" w:rsidDel="00ED0AEA" w:rsidRDefault="008B7BCC" w:rsidP="002E40D3">
            <w:pPr>
              <w:pStyle w:val="XML4"/>
              <w:rPr>
                <w:del w:id="33323" w:author="Thomas Dietz" w:date="2012-08-08T17:00:00Z"/>
              </w:rPr>
            </w:pPr>
            <w:del w:id="33324" w:author="Thomas Dietz" w:date="2012-08-08T17:00:00Z">
              <w:r w:rsidRPr="00FF0D35" w:rsidDel="00ED0AEA">
                <w:delText>}</w:delText>
              </w:r>
            </w:del>
          </w:p>
          <w:p w14:paraId="2043EE3A" w14:textId="6D67B527" w:rsidR="008B7BCC" w:rsidRPr="009227FA" w:rsidDel="00ED0AEA" w:rsidRDefault="008B7BCC" w:rsidP="002E40D3">
            <w:pPr>
              <w:pStyle w:val="XML4"/>
              <w:rPr>
                <w:del w:id="33325" w:author="Thomas Dietz" w:date="2012-08-08T17:00:00Z"/>
              </w:rPr>
            </w:pPr>
            <w:del w:id="33326" w:author="Thomas Dietz" w:date="2012-08-08T17:00:00Z">
              <w:r w:rsidRPr="009227FA" w:rsidDel="00ED0AEA">
                <w:delText>description "The instruction types supported by the flow table."</w:delText>
              </w:r>
              <w:r w:rsidR="00901B72" w:rsidRPr="009227FA" w:rsidDel="00ED0AEA">
                <w:delText>;</w:delText>
              </w:r>
            </w:del>
          </w:p>
          <w:p w14:paraId="6916F2D2" w14:textId="3E9D9925" w:rsidR="008B7BCC" w:rsidRPr="009227FA" w:rsidDel="00ED0AEA" w:rsidRDefault="008B7BCC" w:rsidP="002E40D3">
            <w:pPr>
              <w:pStyle w:val="XML3"/>
              <w:rPr>
                <w:del w:id="33327" w:author="Thomas Dietz" w:date="2012-08-08T17:00:00Z"/>
              </w:rPr>
            </w:pPr>
            <w:del w:id="33328" w:author="Thomas Dietz" w:date="2012-08-08T17:00:00Z">
              <w:r w:rsidRPr="009227FA" w:rsidDel="00ED0AEA">
                <w:delText>}</w:delText>
              </w:r>
            </w:del>
          </w:p>
          <w:p w14:paraId="306E54A2" w14:textId="3F090392" w:rsidR="008B7BCC" w:rsidRPr="009227FA" w:rsidDel="00ED0AEA" w:rsidRDefault="008B7BCC" w:rsidP="002E40D3">
            <w:pPr>
              <w:pStyle w:val="XML3"/>
              <w:rPr>
                <w:del w:id="33329" w:author="Thomas Dietz" w:date="2012-08-08T17:00:00Z"/>
              </w:rPr>
            </w:pPr>
            <w:del w:id="33330" w:author="Thomas Dietz" w:date="2012-08-08T17:00:00Z">
              <w:r w:rsidRPr="009227FA" w:rsidDel="00ED0AEA">
                <w:delText>container matches {</w:delText>
              </w:r>
            </w:del>
          </w:p>
          <w:p w14:paraId="13B18560" w14:textId="57DADDCA" w:rsidR="008B7BCC" w:rsidRPr="009227FA" w:rsidDel="00ED0AEA" w:rsidRDefault="008B7BCC" w:rsidP="002E40D3">
            <w:pPr>
              <w:pStyle w:val="XML4"/>
              <w:rPr>
                <w:del w:id="33331" w:author="Thomas Dietz" w:date="2012-08-08T17:00:00Z"/>
              </w:rPr>
            </w:pPr>
            <w:del w:id="33332" w:author="Thomas Dietz" w:date="2012-08-08T17:00:00Z">
              <w:r w:rsidRPr="009227FA" w:rsidDel="00ED0AEA">
                <w:delText>leaf-list type {</w:delText>
              </w:r>
            </w:del>
          </w:p>
          <w:p w14:paraId="1C566209" w14:textId="1643ED3D" w:rsidR="008B7BCC" w:rsidRPr="009227FA" w:rsidDel="00ED0AEA" w:rsidRDefault="008B7BCC" w:rsidP="002E40D3">
            <w:pPr>
              <w:pStyle w:val="XML5"/>
              <w:rPr>
                <w:del w:id="33333" w:author="Thomas Dietz" w:date="2012-08-08T17:00:00Z"/>
              </w:rPr>
            </w:pPr>
            <w:del w:id="33334" w:author="Thomas Dietz" w:date="2012-08-08T17:00:00Z">
              <w:r w:rsidRPr="009227FA" w:rsidDel="00ED0AEA">
                <w:delText>type match-</w:delText>
              </w:r>
              <w:r w:rsidR="00755993" w:rsidRPr="003C232C" w:rsidDel="00ED0AEA">
                <w:delText>field-</w:delText>
              </w:r>
              <w:r w:rsidRPr="009227FA" w:rsidDel="00ED0AEA">
                <w:delText>type;</w:delText>
              </w:r>
            </w:del>
          </w:p>
          <w:p w14:paraId="38FBA28D" w14:textId="27F584BA" w:rsidR="008B7BCC" w:rsidRPr="00F542D1" w:rsidDel="00ED0AEA" w:rsidRDefault="008B7BCC" w:rsidP="002E40D3">
            <w:pPr>
              <w:pStyle w:val="XML4"/>
              <w:rPr>
                <w:del w:id="33335" w:author="Thomas Dietz" w:date="2012-08-08T17:00:00Z"/>
              </w:rPr>
            </w:pPr>
            <w:del w:id="33336" w:author="Thomas Dietz" w:date="2012-08-08T17:00:00Z">
              <w:r w:rsidRPr="00C17419" w:rsidDel="00ED0AEA">
                <w:delText>}</w:delText>
              </w:r>
            </w:del>
          </w:p>
          <w:p w14:paraId="2897C64D" w14:textId="1A8C9B11" w:rsidR="008B7BCC" w:rsidRPr="00FF0D35" w:rsidDel="00ED0AEA" w:rsidRDefault="008B7BCC" w:rsidP="002E40D3">
            <w:pPr>
              <w:pStyle w:val="XML4"/>
              <w:rPr>
                <w:del w:id="33337" w:author="Thomas Dietz" w:date="2012-08-08T17:00:00Z"/>
              </w:rPr>
            </w:pPr>
            <w:del w:id="33338" w:author="Thomas Dietz" w:date="2012-08-08T17:00:00Z">
              <w:r w:rsidRPr="00FF0D35" w:rsidDel="00ED0AEA">
                <w:delText>description "The match types supported by the flow table."</w:delText>
              </w:r>
              <w:r w:rsidR="00901B72" w:rsidRPr="00FF0D35" w:rsidDel="00ED0AEA">
                <w:delText>;</w:delText>
              </w:r>
            </w:del>
          </w:p>
          <w:p w14:paraId="619F51F6" w14:textId="01FAAA85" w:rsidR="008B7BCC" w:rsidRPr="009227FA" w:rsidDel="00ED0AEA" w:rsidRDefault="008B7BCC" w:rsidP="002E40D3">
            <w:pPr>
              <w:pStyle w:val="XML3"/>
              <w:rPr>
                <w:del w:id="33339" w:author="Thomas Dietz" w:date="2012-08-08T17:00:00Z"/>
              </w:rPr>
            </w:pPr>
            <w:del w:id="33340" w:author="Thomas Dietz" w:date="2012-08-08T17:00:00Z">
              <w:r w:rsidRPr="00F845EC" w:rsidDel="00ED0AEA">
                <w:delText>}</w:delText>
              </w:r>
            </w:del>
          </w:p>
          <w:p w14:paraId="381829FA" w14:textId="086C6CB6" w:rsidR="008B7BCC" w:rsidRPr="009227FA" w:rsidDel="00ED0AEA" w:rsidRDefault="008B7BCC" w:rsidP="002E40D3">
            <w:pPr>
              <w:pStyle w:val="XML3"/>
              <w:rPr>
                <w:del w:id="33341" w:author="Thomas Dietz" w:date="2012-08-08T17:00:00Z"/>
              </w:rPr>
            </w:pPr>
            <w:del w:id="33342" w:author="Thomas Dietz" w:date="2012-08-08T17:00:00Z">
              <w:r w:rsidRPr="009227FA" w:rsidDel="00ED0AEA">
                <w:delText>container write-actions {</w:delText>
              </w:r>
            </w:del>
          </w:p>
          <w:p w14:paraId="120F2CF9" w14:textId="26CC163F" w:rsidR="008B7BCC" w:rsidRPr="009227FA" w:rsidDel="00ED0AEA" w:rsidRDefault="008B7BCC" w:rsidP="002E40D3">
            <w:pPr>
              <w:pStyle w:val="XML4"/>
              <w:rPr>
                <w:del w:id="33343" w:author="Thomas Dietz" w:date="2012-08-08T17:00:00Z"/>
              </w:rPr>
            </w:pPr>
            <w:del w:id="33344" w:author="Thomas Dietz" w:date="2012-08-08T17:00:00Z">
              <w:r w:rsidRPr="009227FA" w:rsidDel="00ED0AEA">
                <w:delText>leaf-list type {</w:delText>
              </w:r>
            </w:del>
          </w:p>
          <w:p w14:paraId="6B3CF511" w14:textId="7E7E2AFA" w:rsidR="008B7BCC" w:rsidRPr="009227FA" w:rsidDel="00ED0AEA" w:rsidRDefault="008B7BCC" w:rsidP="002E40D3">
            <w:pPr>
              <w:pStyle w:val="XML5"/>
              <w:rPr>
                <w:del w:id="33345" w:author="Thomas Dietz" w:date="2012-08-08T17:00:00Z"/>
              </w:rPr>
            </w:pPr>
            <w:del w:id="33346" w:author="Thomas Dietz" w:date="2012-08-08T17:00:00Z">
              <w:r w:rsidRPr="009227FA" w:rsidDel="00ED0AEA">
                <w:delText>type action-type;</w:delText>
              </w:r>
            </w:del>
          </w:p>
          <w:p w14:paraId="1C927840" w14:textId="4943AC96" w:rsidR="008B7BCC" w:rsidRPr="009227FA" w:rsidDel="00ED0AEA" w:rsidRDefault="008B7BCC" w:rsidP="002E40D3">
            <w:pPr>
              <w:pStyle w:val="XML4"/>
              <w:rPr>
                <w:del w:id="33347" w:author="Thomas Dietz" w:date="2012-08-08T17:00:00Z"/>
              </w:rPr>
            </w:pPr>
            <w:del w:id="33348" w:author="Thomas Dietz" w:date="2012-08-08T17:00:00Z">
              <w:r w:rsidRPr="009227FA" w:rsidDel="00ED0AEA">
                <w:delText>}</w:delText>
              </w:r>
            </w:del>
          </w:p>
          <w:p w14:paraId="3A1BF875" w14:textId="1AD06F8C" w:rsidR="008B7BCC" w:rsidRPr="009227FA" w:rsidDel="00ED0AEA" w:rsidRDefault="002E40D3" w:rsidP="002E40D3">
            <w:pPr>
              <w:pStyle w:val="XML4"/>
              <w:rPr>
                <w:del w:id="33349" w:author="Thomas Dietz" w:date="2012-08-08T17:00:00Z"/>
              </w:rPr>
            </w:pPr>
            <w:del w:id="33350" w:author="Thomas Dietz" w:date="2012-08-08T17:00:00Z">
              <w:r w:rsidRPr="009227FA" w:rsidDel="00ED0AEA">
                <w:delText>d</w:delText>
              </w:r>
              <w:r w:rsidR="008B7BCC" w:rsidRPr="009227FA" w:rsidDel="00ED0AEA">
                <w:delText>escription "The write action types supported by the flow table."</w:delText>
              </w:r>
              <w:r w:rsidR="00901B72" w:rsidRPr="009227FA" w:rsidDel="00ED0AEA">
                <w:delText>;</w:delText>
              </w:r>
            </w:del>
          </w:p>
          <w:p w14:paraId="5E1765BC" w14:textId="49541C75" w:rsidR="008B7BCC" w:rsidRPr="009227FA" w:rsidDel="00ED0AEA" w:rsidRDefault="008B7BCC" w:rsidP="004D1AB0">
            <w:pPr>
              <w:pStyle w:val="XML3"/>
              <w:rPr>
                <w:del w:id="33351" w:author="Thomas Dietz" w:date="2012-08-08T17:00:00Z"/>
              </w:rPr>
            </w:pPr>
            <w:del w:id="33352" w:author="Thomas Dietz" w:date="2012-08-08T17:00:00Z">
              <w:r w:rsidRPr="009227FA" w:rsidDel="00ED0AEA">
                <w:delText>}</w:delText>
              </w:r>
            </w:del>
          </w:p>
          <w:p w14:paraId="42A6D735" w14:textId="3AD4A319" w:rsidR="008B7BCC" w:rsidRPr="009227FA" w:rsidDel="00ED0AEA" w:rsidRDefault="008B7BCC" w:rsidP="004D1AB0">
            <w:pPr>
              <w:pStyle w:val="XML3"/>
              <w:rPr>
                <w:del w:id="33353" w:author="Thomas Dietz" w:date="2012-08-08T17:00:00Z"/>
              </w:rPr>
            </w:pPr>
            <w:del w:id="33354" w:author="Thomas Dietz" w:date="2012-08-08T17:00:00Z">
              <w:r w:rsidRPr="009227FA" w:rsidDel="00ED0AEA">
                <w:delText>container apply-actions {</w:delText>
              </w:r>
            </w:del>
          </w:p>
          <w:p w14:paraId="159AD40A" w14:textId="0A81D3D2" w:rsidR="008B7BCC" w:rsidRPr="009227FA" w:rsidDel="00ED0AEA" w:rsidRDefault="008B7BCC" w:rsidP="004D1AB0">
            <w:pPr>
              <w:pStyle w:val="XML4"/>
              <w:rPr>
                <w:del w:id="33355" w:author="Thomas Dietz" w:date="2012-08-08T17:00:00Z"/>
              </w:rPr>
            </w:pPr>
            <w:del w:id="33356" w:author="Thomas Dietz" w:date="2012-08-08T17:00:00Z">
              <w:r w:rsidRPr="009227FA" w:rsidDel="00ED0AEA">
                <w:delText>leaf-list type {</w:delText>
              </w:r>
            </w:del>
          </w:p>
          <w:p w14:paraId="6FC5378E" w14:textId="31A7DBAF" w:rsidR="008B7BCC" w:rsidRPr="009227FA" w:rsidDel="00ED0AEA" w:rsidRDefault="008B7BCC" w:rsidP="004D1AB0">
            <w:pPr>
              <w:pStyle w:val="XML5"/>
              <w:rPr>
                <w:del w:id="33357" w:author="Thomas Dietz" w:date="2012-08-08T17:00:00Z"/>
              </w:rPr>
            </w:pPr>
            <w:del w:id="33358" w:author="Thomas Dietz" w:date="2012-08-08T17:00:00Z">
              <w:r w:rsidRPr="009227FA" w:rsidDel="00ED0AEA">
                <w:delText>type action-type;</w:delText>
              </w:r>
            </w:del>
          </w:p>
          <w:p w14:paraId="7BF13E10" w14:textId="0FA38B7D" w:rsidR="008B7BCC" w:rsidRPr="009227FA" w:rsidDel="00ED0AEA" w:rsidRDefault="008B7BCC" w:rsidP="004D1AB0">
            <w:pPr>
              <w:pStyle w:val="XML4"/>
              <w:rPr>
                <w:del w:id="33359" w:author="Thomas Dietz" w:date="2012-08-08T17:00:00Z"/>
              </w:rPr>
            </w:pPr>
            <w:del w:id="33360" w:author="Thomas Dietz" w:date="2012-08-08T17:00:00Z">
              <w:r w:rsidRPr="009227FA" w:rsidDel="00ED0AEA">
                <w:delText>}</w:delText>
              </w:r>
            </w:del>
          </w:p>
          <w:p w14:paraId="70E6F933" w14:textId="5F68599F" w:rsidR="008B7BCC" w:rsidRPr="009227FA" w:rsidDel="00ED0AEA" w:rsidRDefault="008B7BCC" w:rsidP="004D1AB0">
            <w:pPr>
              <w:pStyle w:val="XML4"/>
              <w:rPr>
                <w:del w:id="33361" w:author="Thomas Dietz" w:date="2012-08-08T17:00:00Z"/>
              </w:rPr>
            </w:pPr>
            <w:del w:id="33362" w:author="Thomas Dietz" w:date="2012-08-08T17:00:00Z">
              <w:r w:rsidRPr="009227FA" w:rsidDel="00ED0AEA">
                <w:delText>description "The apply action types supported by the flow table."</w:delText>
              </w:r>
              <w:r w:rsidR="00901B72" w:rsidRPr="009227FA" w:rsidDel="00ED0AEA">
                <w:delText>;</w:delText>
              </w:r>
            </w:del>
          </w:p>
          <w:p w14:paraId="67F31070" w14:textId="46EF2FC4" w:rsidR="008B7BCC" w:rsidRPr="003C232C" w:rsidDel="00ED0AEA" w:rsidRDefault="008B7BCC" w:rsidP="004D1AB0">
            <w:pPr>
              <w:pStyle w:val="XML3"/>
              <w:rPr>
                <w:del w:id="33363" w:author="Thomas Dietz" w:date="2012-08-08T17:00:00Z"/>
              </w:rPr>
            </w:pPr>
            <w:del w:id="33364" w:author="Thomas Dietz" w:date="2012-08-08T17:00:00Z">
              <w:r w:rsidRPr="009227FA" w:rsidDel="00ED0AEA">
                <w:delText>}</w:delText>
              </w:r>
            </w:del>
          </w:p>
          <w:p w14:paraId="129B9170" w14:textId="17BE83A2" w:rsidR="008A1799" w:rsidRPr="003C232C" w:rsidDel="00ED0AEA" w:rsidRDefault="008A1799" w:rsidP="008A1799">
            <w:pPr>
              <w:pStyle w:val="XML3"/>
              <w:rPr>
                <w:del w:id="33365" w:author="Thomas Dietz" w:date="2012-08-08T17:00:00Z"/>
              </w:rPr>
            </w:pPr>
            <w:del w:id="33366" w:author="Thomas Dietz" w:date="2012-08-08T17:00:00Z">
              <w:r w:rsidRPr="003C232C" w:rsidDel="00ED0AEA">
                <w:delText>container write-setfields {</w:delText>
              </w:r>
            </w:del>
          </w:p>
          <w:p w14:paraId="752726FD" w14:textId="02CCAAF5" w:rsidR="008A1799" w:rsidRPr="003C232C" w:rsidDel="00ED0AEA" w:rsidRDefault="008A1799" w:rsidP="008A1799">
            <w:pPr>
              <w:pStyle w:val="XML3"/>
              <w:rPr>
                <w:del w:id="33367" w:author="Thomas Dietz" w:date="2012-08-08T17:00:00Z"/>
              </w:rPr>
            </w:pPr>
            <w:del w:id="33368" w:author="Thomas Dietz" w:date="2012-08-08T17:00:00Z">
              <w:r w:rsidRPr="003C232C" w:rsidDel="00ED0AEA">
                <w:delText xml:space="preserve">  leaf-list type {</w:delText>
              </w:r>
            </w:del>
          </w:p>
          <w:p w14:paraId="7A0FA5AD" w14:textId="00C728F6" w:rsidR="008A1799" w:rsidRPr="003C232C" w:rsidDel="00ED0AEA" w:rsidRDefault="008A1799" w:rsidP="008A1799">
            <w:pPr>
              <w:pStyle w:val="XML3"/>
              <w:rPr>
                <w:del w:id="33369" w:author="Thomas Dietz" w:date="2012-08-08T17:00:00Z"/>
              </w:rPr>
            </w:pPr>
            <w:del w:id="33370" w:author="Thomas Dietz" w:date="2012-08-08T17:00:00Z">
              <w:r w:rsidRPr="003C232C" w:rsidDel="00ED0AEA">
                <w:tab/>
                <w:delText xml:space="preserve">  type match-field-type;</w:delText>
              </w:r>
            </w:del>
          </w:p>
          <w:p w14:paraId="4553E219" w14:textId="737B226F" w:rsidR="008A1799" w:rsidRPr="003C232C" w:rsidDel="00ED0AEA" w:rsidRDefault="008A1799" w:rsidP="008A1799">
            <w:pPr>
              <w:pStyle w:val="XML3"/>
              <w:rPr>
                <w:del w:id="33371" w:author="Thomas Dietz" w:date="2012-08-08T17:00:00Z"/>
              </w:rPr>
            </w:pPr>
            <w:del w:id="33372" w:author="Thomas Dietz" w:date="2012-08-08T17:00:00Z">
              <w:r w:rsidRPr="003C232C" w:rsidDel="00ED0AEA">
                <w:tab/>
                <w:delText>}</w:delText>
              </w:r>
            </w:del>
          </w:p>
          <w:p w14:paraId="3E15A37C" w14:textId="2BC003C2" w:rsidR="008A1799" w:rsidRPr="003C232C" w:rsidDel="00ED0AEA" w:rsidRDefault="008A1799" w:rsidP="008A1799">
            <w:pPr>
              <w:pStyle w:val="XML3"/>
              <w:rPr>
                <w:del w:id="33373" w:author="Thomas Dietz" w:date="2012-08-08T17:00:00Z"/>
              </w:rPr>
            </w:pPr>
            <w:del w:id="33374"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write-actions</w:delText>
              </w:r>
              <w:r w:rsidR="00486F13" w:rsidRPr="009227FA" w:rsidDel="00ED0AEA">
                <w:delText>'</w:delText>
              </w:r>
              <w:r w:rsidRPr="003C232C" w:rsidDel="00ED0AEA">
                <w:delText xml:space="preserve"> instruction.";</w:delText>
              </w:r>
            </w:del>
          </w:p>
          <w:p w14:paraId="5F2DB40C" w14:textId="005D015F" w:rsidR="008A1799" w:rsidRPr="003C232C" w:rsidDel="00ED0AEA" w:rsidRDefault="008A1799" w:rsidP="008A1799">
            <w:pPr>
              <w:pStyle w:val="XML3"/>
              <w:rPr>
                <w:del w:id="33375" w:author="Thomas Dietz" w:date="2012-08-08T17:00:00Z"/>
              </w:rPr>
            </w:pPr>
            <w:del w:id="33376" w:author="Thomas Dietz" w:date="2012-08-08T17:00:00Z">
              <w:r w:rsidRPr="003C232C" w:rsidDel="00ED0AEA">
                <w:delText>}</w:delText>
              </w:r>
            </w:del>
          </w:p>
          <w:p w14:paraId="77610EB1" w14:textId="0B0A4F77" w:rsidR="008A1799" w:rsidRPr="003C232C" w:rsidDel="00ED0AEA" w:rsidRDefault="008A1799" w:rsidP="008A1799">
            <w:pPr>
              <w:pStyle w:val="XML3"/>
              <w:rPr>
                <w:del w:id="33377" w:author="Thomas Dietz" w:date="2012-08-08T17:00:00Z"/>
              </w:rPr>
            </w:pPr>
            <w:del w:id="33378" w:author="Thomas Dietz" w:date="2012-08-08T17:00:00Z">
              <w:r w:rsidRPr="003C232C" w:rsidDel="00ED0AEA">
                <w:delText>container apply-setfields {</w:delText>
              </w:r>
            </w:del>
          </w:p>
          <w:p w14:paraId="617D9070" w14:textId="25973351" w:rsidR="008A1799" w:rsidRPr="003C232C" w:rsidDel="00ED0AEA" w:rsidRDefault="008A1799" w:rsidP="008A1799">
            <w:pPr>
              <w:pStyle w:val="XML3"/>
              <w:rPr>
                <w:del w:id="33379" w:author="Thomas Dietz" w:date="2012-08-08T17:00:00Z"/>
              </w:rPr>
            </w:pPr>
            <w:del w:id="33380" w:author="Thomas Dietz" w:date="2012-08-08T17:00:00Z">
              <w:r w:rsidRPr="003C232C" w:rsidDel="00ED0AEA">
                <w:tab/>
                <w:delText>leaf-list type {</w:delText>
              </w:r>
            </w:del>
          </w:p>
          <w:p w14:paraId="291B0782" w14:textId="34987D4A" w:rsidR="008A1799" w:rsidRPr="003C232C" w:rsidDel="00ED0AEA" w:rsidRDefault="008A1799" w:rsidP="008A1799">
            <w:pPr>
              <w:pStyle w:val="XML3"/>
              <w:rPr>
                <w:del w:id="33381" w:author="Thomas Dietz" w:date="2012-08-08T17:00:00Z"/>
              </w:rPr>
            </w:pPr>
            <w:del w:id="33382" w:author="Thomas Dietz" w:date="2012-08-08T17:00:00Z">
              <w:r w:rsidRPr="003C232C" w:rsidDel="00ED0AEA">
                <w:delText xml:space="preserve">    type match-field-type;</w:delText>
              </w:r>
            </w:del>
          </w:p>
          <w:p w14:paraId="0CFBD282" w14:textId="590B466D" w:rsidR="008A1799" w:rsidRPr="003C232C" w:rsidDel="00ED0AEA" w:rsidRDefault="008A1799" w:rsidP="008A1799">
            <w:pPr>
              <w:pStyle w:val="XML3"/>
              <w:rPr>
                <w:del w:id="33383" w:author="Thomas Dietz" w:date="2012-08-08T17:00:00Z"/>
              </w:rPr>
            </w:pPr>
            <w:del w:id="33384" w:author="Thomas Dietz" w:date="2012-08-08T17:00:00Z">
              <w:r w:rsidRPr="003C232C" w:rsidDel="00ED0AEA">
                <w:tab/>
                <w:delText>}</w:delText>
              </w:r>
            </w:del>
          </w:p>
          <w:p w14:paraId="33C77542" w14:textId="564C84E8" w:rsidR="008A1799" w:rsidRPr="003C232C" w:rsidDel="00ED0AEA" w:rsidRDefault="008A1799" w:rsidP="008A1799">
            <w:pPr>
              <w:pStyle w:val="XML3"/>
              <w:rPr>
                <w:del w:id="33385" w:author="Thomas Dietz" w:date="2012-08-08T17:00:00Z"/>
              </w:rPr>
            </w:pPr>
            <w:del w:id="33386"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apply-actions</w:delText>
              </w:r>
              <w:r w:rsidR="00486F13" w:rsidRPr="009227FA" w:rsidDel="00ED0AEA">
                <w:delText>'</w:delText>
              </w:r>
              <w:r w:rsidRPr="003C232C" w:rsidDel="00ED0AEA">
                <w:delText xml:space="preserve"> instruction.</w:delText>
              </w:r>
              <w:r w:rsidR="00486F13" w:rsidRPr="003C232C" w:rsidDel="00ED0AEA">
                <w:delText>"</w:delText>
              </w:r>
              <w:r w:rsidRPr="003C232C" w:rsidDel="00ED0AEA">
                <w:delText>;</w:delText>
              </w:r>
            </w:del>
          </w:p>
          <w:p w14:paraId="05EA2904" w14:textId="5093A60D" w:rsidR="008A1799" w:rsidRPr="003C232C" w:rsidDel="00ED0AEA" w:rsidRDefault="008A1799" w:rsidP="008A1799">
            <w:pPr>
              <w:pStyle w:val="XML3"/>
              <w:rPr>
                <w:del w:id="33387" w:author="Thomas Dietz" w:date="2012-08-08T17:00:00Z"/>
              </w:rPr>
            </w:pPr>
            <w:del w:id="33388" w:author="Thomas Dietz" w:date="2012-08-08T17:00:00Z">
              <w:r w:rsidRPr="003C232C" w:rsidDel="00ED0AEA">
                <w:delText>}</w:delText>
              </w:r>
            </w:del>
          </w:p>
          <w:p w14:paraId="03342F3C" w14:textId="4B561E88" w:rsidR="008A1799" w:rsidRPr="003C232C" w:rsidDel="00ED0AEA" w:rsidRDefault="008A1799" w:rsidP="008A1799">
            <w:pPr>
              <w:pStyle w:val="XML3"/>
              <w:rPr>
                <w:del w:id="33389" w:author="Thomas Dietz" w:date="2012-08-08T17:00:00Z"/>
              </w:rPr>
            </w:pPr>
            <w:del w:id="33390" w:author="Thomas Dietz" w:date="2012-08-08T17:00:00Z">
              <w:r w:rsidRPr="003C232C" w:rsidDel="00ED0AEA">
                <w:delText>container wildcards {</w:delText>
              </w:r>
            </w:del>
          </w:p>
          <w:p w14:paraId="0404CDCB" w14:textId="41DE3121" w:rsidR="008A1799" w:rsidRPr="003C232C" w:rsidDel="00ED0AEA" w:rsidRDefault="008A1799" w:rsidP="008A1799">
            <w:pPr>
              <w:pStyle w:val="XML3"/>
              <w:rPr>
                <w:del w:id="33391" w:author="Thomas Dietz" w:date="2012-08-08T17:00:00Z"/>
              </w:rPr>
            </w:pPr>
            <w:del w:id="33392" w:author="Thomas Dietz" w:date="2012-08-08T17:00:00Z">
              <w:r w:rsidRPr="003C232C" w:rsidDel="00ED0AEA">
                <w:delText xml:space="preserve">  leaf-list type {</w:delText>
              </w:r>
            </w:del>
          </w:p>
          <w:p w14:paraId="475792AE" w14:textId="040FA425" w:rsidR="008A1799" w:rsidRPr="003C232C" w:rsidDel="00ED0AEA" w:rsidRDefault="008A1799" w:rsidP="008A1799">
            <w:pPr>
              <w:pStyle w:val="XML3"/>
              <w:rPr>
                <w:del w:id="33393" w:author="Thomas Dietz" w:date="2012-08-08T17:00:00Z"/>
              </w:rPr>
            </w:pPr>
            <w:del w:id="33394" w:author="Thomas Dietz" w:date="2012-08-08T17:00:00Z">
              <w:r w:rsidRPr="003C232C" w:rsidDel="00ED0AEA">
                <w:tab/>
                <w:delText xml:space="preserve">  type match-field-type;</w:delText>
              </w:r>
            </w:del>
          </w:p>
          <w:p w14:paraId="05A2F4F2" w14:textId="6718DB28" w:rsidR="008A1799" w:rsidRPr="003C232C" w:rsidDel="00ED0AEA" w:rsidRDefault="008A1799" w:rsidP="008A1799">
            <w:pPr>
              <w:pStyle w:val="XML3"/>
              <w:rPr>
                <w:del w:id="33395" w:author="Thomas Dietz" w:date="2012-08-08T17:00:00Z"/>
              </w:rPr>
            </w:pPr>
            <w:del w:id="33396" w:author="Thomas Dietz" w:date="2012-08-08T17:00:00Z">
              <w:r w:rsidRPr="003C232C" w:rsidDel="00ED0AEA">
                <w:tab/>
                <w:delText>}</w:delText>
              </w:r>
            </w:del>
          </w:p>
          <w:p w14:paraId="579BA701" w14:textId="3F9C84D1" w:rsidR="008A1799" w:rsidRPr="003C232C" w:rsidDel="00ED0AEA" w:rsidRDefault="008A1799" w:rsidP="008A1799">
            <w:pPr>
              <w:pStyle w:val="XML3"/>
              <w:rPr>
                <w:del w:id="33397" w:author="Thomas Dietz" w:date="2012-08-08T17:00:00Z"/>
              </w:rPr>
            </w:pPr>
            <w:del w:id="33398" w:author="Thomas Dietz" w:date="2012-08-08T17:00:00Z">
              <w:r w:rsidRPr="003C232C" w:rsidDel="00ED0AEA">
                <w:delText xml:space="preserve">  description " the fields for which the table supports wildcarding(omitting).";</w:delText>
              </w:r>
            </w:del>
          </w:p>
          <w:p w14:paraId="6D739016" w14:textId="04EC6880" w:rsidR="008A1799" w:rsidRPr="009227FA" w:rsidDel="00ED0AEA" w:rsidRDefault="008A1799" w:rsidP="008A1799">
            <w:pPr>
              <w:pStyle w:val="XML3"/>
              <w:rPr>
                <w:del w:id="33399" w:author="Thomas Dietz" w:date="2012-08-08T17:00:00Z"/>
              </w:rPr>
            </w:pPr>
            <w:del w:id="33400" w:author="Thomas Dietz" w:date="2012-08-08T17:00:00Z">
              <w:r w:rsidRPr="003C232C" w:rsidDel="00ED0AEA">
                <w:delText>}</w:delText>
              </w:r>
            </w:del>
          </w:p>
          <w:p w14:paraId="72CA7CB7" w14:textId="2CE68C46" w:rsidR="008B7BCC" w:rsidRPr="00F542D1" w:rsidDel="00ED0AEA" w:rsidRDefault="008B7BCC" w:rsidP="004D1AB0">
            <w:pPr>
              <w:pStyle w:val="XML3"/>
              <w:rPr>
                <w:del w:id="33401" w:author="Thomas Dietz" w:date="2012-08-08T17:00:00Z"/>
              </w:rPr>
            </w:pPr>
            <w:del w:id="33402" w:author="Thomas Dietz" w:date="2012-08-08T17:00:00Z">
              <w:r w:rsidRPr="00C17419" w:rsidDel="00ED0AEA">
                <w:delText>leaf metadata-match {</w:delText>
              </w:r>
            </w:del>
          </w:p>
          <w:p w14:paraId="5D1F6520" w14:textId="514C4D39" w:rsidR="008B7BCC" w:rsidRPr="00FF0D35" w:rsidDel="00ED0AEA" w:rsidRDefault="008B7BCC" w:rsidP="004D1AB0">
            <w:pPr>
              <w:pStyle w:val="XML4"/>
              <w:rPr>
                <w:del w:id="33403" w:author="Thomas Dietz" w:date="2012-08-08T17:00:00Z"/>
              </w:rPr>
            </w:pPr>
            <w:del w:id="33404" w:author="Thomas Dietz" w:date="2012-08-08T17:00:00Z">
              <w:r w:rsidRPr="00FF0D35" w:rsidDel="00ED0AEA">
                <w:delText>type hex-binary;</w:delText>
              </w:r>
            </w:del>
          </w:p>
          <w:p w14:paraId="18776501" w14:textId="61248137" w:rsidR="008B7BCC" w:rsidRPr="009227FA" w:rsidDel="00ED0AEA" w:rsidRDefault="008B7BCC" w:rsidP="004D1AB0">
            <w:pPr>
              <w:pStyle w:val="XML4"/>
              <w:rPr>
                <w:del w:id="33405" w:author="Thomas Dietz" w:date="2012-08-08T17:00:00Z"/>
              </w:rPr>
            </w:pPr>
            <w:del w:id="33406" w:author="Thomas Dietz" w:date="2012-08-08T17:00:00Z">
              <w:r w:rsidRPr="00FF0D35" w:rsidDel="00ED0AEA">
                <w:delText xml:space="preserve">description "The </w:delText>
              </w:r>
              <w:r w:rsidRPr="00F845EC" w:rsidDel="00ED0AEA">
                <w:delText>bits of metadata the flow table can match."</w:delText>
              </w:r>
              <w:r w:rsidR="00901B72" w:rsidRPr="009227FA" w:rsidDel="00ED0AEA">
                <w:delText>;</w:delText>
              </w:r>
            </w:del>
          </w:p>
          <w:p w14:paraId="376A8BD0" w14:textId="507DF6C4" w:rsidR="008B7BCC" w:rsidRPr="009227FA" w:rsidDel="00ED0AEA" w:rsidRDefault="008B7BCC" w:rsidP="004D1AB0">
            <w:pPr>
              <w:pStyle w:val="XML3"/>
              <w:rPr>
                <w:del w:id="33407" w:author="Thomas Dietz" w:date="2012-08-08T17:00:00Z"/>
              </w:rPr>
            </w:pPr>
            <w:del w:id="33408" w:author="Thomas Dietz" w:date="2012-08-08T17:00:00Z">
              <w:r w:rsidRPr="009227FA" w:rsidDel="00ED0AEA">
                <w:delText>}</w:delText>
              </w:r>
            </w:del>
          </w:p>
          <w:p w14:paraId="0D828A19" w14:textId="0B70AA9A" w:rsidR="008B7BCC" w:rsidRPr="009227FA" w:rsidDel="00ED0AEA" w:rsidRDefault="008B7BCC" w:rsidP="004D1AB0">
            <w:pPr>
              <w:pStyle w:val="XML3"/>
              <w:rPr>
                <w:del w:id="33409" w:author="Thomas Dietz" w:date="2012-08-08T17:00:00Z"/>
              </w:rPr>
            </w:pPr>
            <w:del w:id="33410" w:author="Thomas Dietz" w:date="2012-08-08T17:00:00Z">
              <w:r w:rsidRPr="009227FA" w:rsidDel="00ED0AEA">
                <w:delText>leaf metadata-write {</w:delText>
              </w:r>
            </w:del>
          </w:p>
          <w:p w14:paraId="63F8AB42" w14:textId="7C4D90E9" w:rsidR="008B7BCC" w:rsidRPr="009227FA" w:rsidDel="00ED0AEA" w:rsidRDefault="008B7BCC" w:rsidP="004D1AB0">
            <w:pPr>
              <w:pStyle w:val="XML4"/>
              <w:rPr>
                <w:del w:id="33411" w:author="Thomas Dietz" w:date="2012-08-08T17:00:00Z"/>
              </w:rPr>
            </w:pPr>
            <w:del w:id="33412" w:author="Thomas Dietz" w:date="2012-08-08T17:00:00Z">
              <w:r w:rsidRPr="009227FA" w:rsidDel="00ED0AEA">
                <w:delText>type hex-binary;</w:delText>
              </w:r>
            </w:del>
          </w:p>
          <w:p w14:paraId="55CEFC6F" w14:textId="74E09EFC" w:rsidR="008B7BCC" w:rsidRPr="009227FA" w:rsidDel="00ED0AEA" w:rsidRDefault="008B7BCC" w:rsidP="004D1AB0">
            <w:pPr>
              <w:pStyle w:val="XML4"/>
              <w:rPr>
                <w:del w:id="33413" w:author="Thomas Dietz" w:date="2012-08-08T17:00:00Z"/>
              </w:rPr>
            </w:pPr>
            <w:del w:id="33414" w:author="Thomas Dietz" w:date="2012-08-08T17:00:00Z">
              <w:r w:rsidRPr="009227FA" w:rsidDel="00ED0AEA">
                <w:delText>description "The bits of metadata the flow table can write."</w:delText>
              </w:r>
              <w:r w:rsidR="00901B72" w:rsidRPr="009227FA" w:rsidDel="00ED0AEA">
                <w:delText>;</w:delText>
              </w:r>
            </w:del>
          </w:p>
          <w:p w14:paraId="00B71907" w14:textId="684014C4" w:rsidR="008B7BCC" w:rsidRPr="009227FA" w:rsidDel="00ED0AEA" w:rsidRDefault="008B7BCC" w:rsidP="004D1AB0">
            <w:pPr>
              <w:pStyle w:val="XML3"/>
              <w:rPr>
                <w:del w:id="33415" w:author="Thomas Dietz" w:date="2012-08-08T17:00:00Z"/>
              </w:rPr>
            </w:pPr>
            <w:del w:id="33416" w:author="Thomas Dietz" w:date="2012-08-08T17:00:00Z">
              <w:r w:rsidRPr="009227FA" w:rsidDel="00ED0AEA">
                <w:delText>}</w:delText>
              </w:r>
            </w:del>
          </w:p>
          <w:p w14:paraId="3BF5A491" w14:textId="7D69A0B4" w:rsidR="008B7BCC" w:rsidRPr="009227FA" w:rsidDel="00ED0AEA" w:rsidRDefault="008B7BCC" w:rsidP="008B7BCC">
            <w:pPr>
              <w:pStyle w:val="XML1"/>
              <w:rPr>
                <w:del w:id="33417" w:author="Thomas Dietz" w:date="2012-08-08T17:00:00Z"/>
              </w:rPr>
            </w:pPr>
            <w:del w:id="33418" w:author="Thomas Dietz" w:date="2012-08-08T17:00:00Z">
              <w:r w:rsidRPr="009227FA" w:rsidDel="00ED0AEA">
                <w:delText>}</w:delText>
              </w:r>
            </w:del>
          </w:p>
          <w:p w14:paraId="5BCA0940" w14:textId="5847231C" w:rsidR="008B7BCC" w:rsidRPr="009227FA" w:rsidDel="00ED0AEA" w:rsidRDefault="008B7BCC" w:rsidP="008B7BCC">
            <w:pPr>
              <w:pStyle w:val="XML1"/>
              <w:rPr>
                <w:del w:id="33419" w:author="Thomas Dietz" w:date="2012-08-08T17:00:00Z"/>
              </w:rPr>
            </w:pPr>
          </w:p>
          <w:p w14:paraId="7510A839" w14:textId="3C1ABD77" w:rsidR="00F71F36" w:rsidRPr="009227FA" w:rsidDel="00ED0AEA" w:rsidRDefault="00F71F36" w:rsidP="00011096">
            <w:pPr>
              <w:pStyle w:val="XML2"/>
              <w:rPr>
                <w:del w:id="33420" w:author="Thomas Dietz" w:date="2012-08-08T17:00:00Z"/>
              </w:rPr>
            </w:pPr>
            <w:del w:id="33421" w:author="Thomas Dietz" w:date="2012-08-08T17:00:00Z">
              <w:r w:rsidRPr="009227FA" w:rsidDel="00ED0AEA">
                <w:delText>/*****************************************************************</w:delText>
              </w:r>
            </w:del>
          </w:p>
          <w:p w14:paraId="1B128CC5" w14:textId="76B34551" w:rsidR="00F71F36" w:rsidRPr="009227FA" w:rsidDel="00ED0AEA" w:rsidRDefault="00F71F36" w:rsidP="00011096">
            <w:pPr>
              <w:pStyle w:val="XML2"/>
              <w:rPr>
                <w:del w:id="33422" w:author="Thomas Dietz" w:date="2012-08-08T17:00:00Z"/>
              </w:rPr>
            </w:pPr>
            <w:del w:id="33423" w:author="Thomas Dietz" w:date="2012-08-08T17:00:00Z">
              <w:r w:rsidRPr="009227FA" w:rsidDel="00ED0AEA">
                <w:delText>* Main container</w:delText>
              </w:r>
            </w:del>
          </w:p>
          <w:p w14:paraId="31AF10FF" w14:textId="567733A7" w:rsidR="00F71F36" w:rsidRPr="009227FA" w:rsidDel="00ED0AEA" w:rsidRDefault="00F71F36" w:rsidP="00011096">
            <w:pPr>
              <w:pStyle w:val="XML2"/>
              <w:rPr>
                <w:del w:id="33424" w:author="Thomas Dietz" w:date="2012-08-08T17:00:00Z"/>
              </w:rPr>
            </w:pPr>
            <w:del w:id="33425" w:author="Thomas Dietz" w:date="2012-08-08T17:00:00Z">
              <w:r w:rsidRPr="009227FA" w:rsidDel="00ED0AEA">
                <w:delText>*****************************************************************/</w:delText>
              </w:r>
            </w:del>
          </w:p>
          <w:p w14:paraId="242BDFA7" w14:textId="360577D8" w:rsidR="00F71F36" w:rsidRPr="009227FA" w:rsidDel="00ED0AEA" w:rsidRDefault="00F71F36" w:rsidP="00011096">
            <w:pPr>
              <w:pStyle w:val="XML1"/>
              <w:rPr>
                <w:del w:id="33426" w:author="Thomas Dietz" w:date="2012-08-08T17:00:00Z"/>
              </w:rPr>
            </w:pPr>
          </w:p>
          <w:p w14:paraId="422FDB6A" w14:textId="0AD35BB5" w:rsidR="00F71F36" w:rsidRPr="009227FA" w:rsidDel="00ED0AEA" w:rsidRDefault="00F71F36" w:rsidP="00011096">
            <w:pPr>
              <w:pStyle w:val="XML2"/>
              <w:rPr>
                <w:del w:id="33427" w:author="Thomas Dietz" w:date="2012-08-08T17:00:00Z"/>
              </w:rPr>
            </w:pPr>
            <w:del w:id="33428" w:author="Thomas Dietz" w:date="2012-08-08T17:00:00Z">
              <w:r w:rsidRPr="009227FA" w:rsidDel="00ED0AEA">
                <w:delText>container capable-switch {</w:delText>
              </w:r>
            </w:del>
          </w:p>
          <w:p w14:paraId="410151DE" w14:textId="6971F81B" w:rsidR="00F71F36" w:rsidRPr="009227FA" w:rsidDel="00ED0AEA" w:rsidRDefault="00F71F36" w:rsidP="00011096">
            <w:pPr>
              <w:pStyle w:val="XML3"/>
              <w:rPr>
                <w:del w:id="33429" w:author="Thomas Dietz" w:date="2012-08-08T17:00:00Z"/>
              </w:rPr>
            </w:pPr>
            <w:del w:id="33430" w:author="Thomas Dietz" w:date="2012-08-08T17:00:00Z">
              <w:r w:rsidRPr="009227FA" w:rsidDel="00ED0AEA">
                <w:delText>description "The OpenFlow Capable Switch containing logical switches, and resources that can be assigned to logical switches.";</w:delText>
              </w:r>
            </w:del>
          </w:p>
          <w:p w14:paraId="6AAE7BC0" w14:textId="54481D57" w:rsidR="00F71F36" w:rsidRPr="009227FA" w:rsidDel="00ED0AEA" w:rsidRDefault="00F71F36" w:rsidP="00011096">
            <w:pPr>
              <w:pStyle w:val="XML3"/>
              <w:rPr>
                <w:del w:id="33431" w:author="Thomas Dietz" w:date="2012-08-08T17:00:00Z"/>
              </w:rPr>
            </w:pPr>
            <w:del w:id="33432" w:author="Thomas Dietz" w:date="2012-08-08T17:00:00Z">
              <w:r w:rsidRPr="009227FA" w:rsidDel="00ED0AEA">
                <w:delText>leaf id {</w:delText>
              </w:r>
            </w:del>
          </w:p>
          <w:p w14:paraId="42CE673E" w14:textId="5BD139F5" w:rsidR="00F71F36" w:rsidRPr="009227FA" w:rsidDel="00ED0AEA" w:rsidRDefault="00F71F36" w:rsidP="00011096">
            <w:pPr>
              <w:pStyle w:val="XML4"/>
              <w:rPr>
                <w:del w:id="33433" w:author="Thomas Dietz" w:date="2012-08-08T17:00:00Z"/>
              </w:rPr>
            </w:pPr>
            <w:del w:id="33434" w:author="Thomas Dietz" w:date="2012-08-08T17:00:00Z">
              <w:r w:rsidRPr="009227FA" w:rsidDel="00ED0AEA">
                <w:delText>type inet:uri;</w:delText>
              </w:r>
            </w:del>
          </w:p>
          <w:p w14:paraId="035B7DFC" w14:textId="04A9659E" w:rsidR="00F71F36" w:rsidRPr="009227FA" w:rsidDel="00ED0AEA" w:rsidRDefault="00F71F36" w:rsidP="00011096">
            <w:pPr>
              <w:pStyle w:val="XML4"/>
              <w:rPr>
                <w:del w:id="33435" w:author="Thomas Dietz" w:date="2012-08-08T17:00:00Z"/>
              </w:rPr>
            </w:pPr>
            <w:del w:id="33436" w:author="Thomas Dietz" w:date="2012-08-08T17:00:00Z">
              <w:r w:rsidRPr="009227FA" w:rsidDel="00ED0AEA">
                <w:delText>mandatory true;</w:delText>
              </w:r>
            </w:del>
          </w:p>
          <w:p w14:paraId="67FCD275" w14:textId="71AC0A4E" w:rsidR="00F71F36" w:rsidRPr="009227FA" w:rsidDel="00ED0AEA" w:rsidRDefault="00F71F36" w:rsidP="00011096">
            <w:pPr>
              <w:pStyle w:val="XML4"/>
              <w:rPr>
                <w:del w:id="33437" w:author="Thomas Dietz" w:date="2012-08-08T17:00:00Z"/>
              </w:rPr>
            </w:pPr>
            <w:del w:id="33438" w:author="Thomas Dietz" w:date="2012-08-08T17:00:00Z">
              <w:r w:rsidRPr="009227FA" w:rsidDel="00ED0AEA">
                <w:delText>description "An unique but locally arbitrary identifier that identifies a Capable Switch towards the management system and is persistent across reboots of the system.";</w:delText>
              </w:r>
            </w:del>
          </w:p>
          <w:p w14:paraId="6922CF42" w14:textId="70143D1B" w:rsidR="00F71F36" w:rsidRPr="009227FA" w:rsidDel="00ED0AEA" w:rsidRDefault="00F71F36" w:rsidP="00011096">
            <w:pPr>
              <w:pStyle w:val="XML3"/>
              <w:rPr>
                <w:del w:id="33439" w:author="Thomas Dietz" w:date="2012-08-08T17:00:00Z"/>
              </w:rPr>
            </w:pPr>
            <w:del w:id="33440" w:author="Thomas Dietz" w:date="2012-08-08T17:00:00Z">
              <w:r w:rsidRPr="009227FA" w:rsidDel="00ED0AEA">
                <w:delText>}</w:delText>
              </w:r>
            </w:del>
          </w:p>
          <w:p w14:paraId="7776015F" w14:textId="53792EDE" w:rsidR="00F71F36" w:rsidRPr="009227FA" w:rsidDel="00ED0AEA" w:rsidRDefault="00F71F36" w:rsidP="00011096">
            <w:pPr>
              <w:pStyle w:val="XML3"/>
              <w:rPr>
                <w:del w:id="33441" w:author="Thomas Dietz" w:date="2012-08-08T17:00:00Z"/>
              </w:rPr>
            </w:pPr>
            <w:del w:id="33442" w:author="Thomas Dietz" w:date="2012-08-08T17:00:00Z">
              <w:r w:rsidRPr="009227FA" w:rsidDel="00ED0AEA">
                <w:delText>container configuration-points {</w:delText>
              </w:r>
            </w:del>
          </w:p>
          <w:p w14:paraId="051F9705" w14:textId="6B07D070" w:rsidR="00F71F36" w:rsidRPr="009227FA" w:rsidDel="00ED0AEA" w:rsidRDefault="00F71F36" w:rsidP="00011096">
            <w:pPr>
              <w:pStyle w:val="XML4"/>
              <w:rPr>
                <w:del w:id="33443" w:author="Thomas Dietz" w:date="2012-08-08T17:00:00Z"/>
              </w:rPr>
            </w:pPr>
            <w:del w:id="33444" w:author="Thomas Dietz" w:date="2012-08-08T17:00:00Z">
              <w:r w:rsidRPr="009227FA" w:rsidDel="00ED0AEA">
                <w:delText>list configuration-point {</w:delText>
              </w:r>
            </w:del>
          </w:p>
          <w:p w14:paraId="27F157E2" w14:textId="5E4355EC" w:rsidR="00F71F36" w:rsidRPr="009227FA" w:rsidDel="00ED0AEA" w:rsidRDefault="00F71F36" w:rsidP="00011096">
            <w:pPr>
              <w:pStyle w:val="XML5"/>
              <w:rPr>
                <w:del w:id="33445" w:author="Thomas Dietz" w:date="2012-08-08T17:00:00Z"/>
              </w:rPr>
            </w:pPr>
            <w:del w:id="33446" w:author="Thomas Dietz" w:date="2012-08-08T17:00:00Z">
              <w:r w:rsidRPr="009227FA" w:rsidDel="00ED0AEA">
                <w:delText>key "id";</w:delText>
              </w:r>
            </w:del>
          </w:p>
          <w:p w14:paraId="70C5545D" w14:textId="58441F17" w:rsidR="00F71F36" w:rsidRPr="009227FA" w:rsidDel="00ED0AEA" w:rsidRDefault="00F71F36" w:rsidP="00011096">
            <w:pPr>
              <w:pStyle w:val="XML5"/>
              <w:rPr>
                <w:del w:id="33447" w:author="Thomas Dietz" w:date="2012-08-08T17:00:00Z"/>
              </w:rPr>
            </w:pPr>
            <w:del w:id="33448" w:author="Thomas Dietz" w:date="2012-08-08T17:00:00Z">
              <w:r w:rsidRPr="009227FA" w:rsidDel="00ED0AEA">
                <w:delText>unique "id";</w:delText>
              </w:r>
            </w:del>
          </w:p>
          <w:p w14:paraId="5D4256C4" w14:textId="4869A5D3" w:rsidR="00F71F36" w:rsidRPr="009227FA" w:rsidDel="00ED0AEA" w:rsidRDefault="00F71F36" w:rsidP="00011096">
            <w:pPr>
              <w:pStyle w:val="XML5"/>
              <w:rPr>
                <w:del w:id="33449" w:author="Thomas Dietz" w:date="2012-08-08T17:00:00Z"/>
              </w:rPr>
            </w:pPr>
            <w:del w:id="33450" w:author="Thomas Dietz" w:date="2012-08-08T17:00:00Z">
              <w:r w:rsidRPr="009227FA" w:rsidDel="00ED0AEA">
                <w:delText>description "The list of all Configuration Points known to the OpenFlow Capable Switch that may manage it using OF-CONFIG.";</w:delText>
              </w:r>
            </w:del>
          </w:p>
          <w:p w14:paraId="55077518" w14:textId="180B5BC8" w:rsidR="00F71F36" w:rsidRPr="009227FA" w:rsidDel="00ED0AEA" w:rsidRDefault="00F71F36" w:rsidP="00011096">
            <w:pPr>
              <w:pStyle w:val="XML5"/>
              <w:rPr>
                <w:del w:id="33451" w:author="Thomas Dietz" w:date="2012-08-08T17:00:00Z"/>
              </w:rPr>
            </w:pPr>
            <w:del w:id="33452" w:author="Thomas Dietz" w:date="2012-08-08T17:00:00Z">
              <w:r w:rsidRPr="009227FA" w:rsidDel="00ED0AEA">
                <w:delText>uses openflow-configuration-point-grouping;</w:delText>
              </w:r>
            </w:del>
          </w:p>
          <w:p w14:paraId="1A23F608" w14:textId="06CCD01E" w:rsidR="00F71F36" w:rsidRPr="009227FA" w:rsidDel="00ED0AEA" w:rsidRDefault="00F71F36" w:rsidP="00011096">
            <w:pPr>
              <w:pStyle w:val="XML4"/>
              <w:rPr>
                <w:del w:id="33453" w:author="Thomas Dietz" w:date="2012-08-08T17:00:00Z"/>
              </w:rPr>
            </w:pPr>
            <w:del w:id="33454" w:author="Thomas Dietz" w:date="2012-08-08T17:00:00Z">
              <w:r w:rsidRPr="009227FA" w:rsidDel="00ED0AEA">
                <w:delText>}</w:delText>
              </w:r>
            </w:del>
          </w:p>
          <w:p w14:paraId="70A2625A" w14:textId="7A58B4CF" w:rsidR="00F71F36" w:rsidRPr="009227FA" w:rsidDel="00ED0AEA" w:rsidRDefault="00F71F36" w:rsidP="00011096">
            <w:pPr>
              <w:pStyle w:val="XML3"/>
              <w:rPr>
                <w:del w:id="33455" w:author="Thomas Dietz" w:date="2012-08-08T17:00:00Z"/>
              </w:rPr>
            </w:pPr>
            <w:del w:id="33456" w:author="Thomas Dietz" w:date="2012-08-08T17:00:00Z">
              <w:r w:rsidRPr="009227FA" w:rsidDel="00ED0AEA">
                <w:delText>}</w:delText>
              </w:r>
            </w:del>
          </w:p>
          <w:p w14:paraId="20A4018C" w14:textId="381D65F5" w:rsidR="00F71F36" w:rsidRPr="009227FA" w:rsidDel="00ED0AEA" w:rsidRDefault="00F71F36" w:rsidP="00011096">
            <w:pPr>
              <w:pStyle w:val="XML3"/>
              <w:rPr>
                <w:del w:id="33457" w:author="Thomas Dietz" w:date="2012-08-08T17:00:00Z"/>
              </w:rPr>
            </w:pPr>
            <w:del w:id="33458" w:author="Thomas Dietz" w:date="2012-08-08T17:00:00Z">
              <w:r w:rsidRPr="009227FA" w:rsidDel="00ED0AEA">
                <w:delText>container resources {</w:delText>
              </w:r>
            </w:del>
          </w:p>
          <w:p w14:paraId="4EDC0C3C" w14:textId="5ADD2C1D" w:rsidR="00F71F36" w:rsidRPr="009227FA" w:rsidDel="00ED0AEA" w:rsidRDefault="00F71F36" w:rsidP="00011096">
            <w:pPr>
              <w:pStyle w:val="XML4"/>
              <w:rPr>
                <w:del w:id="33459" w:author="Thomas Dietz" w:date="2012-08-08T17:00:00Z"/>
              </w:rPr>
            </w:pPr>
            <w:del w:id="33460" w:author="Thomas Dietz" w:date="2012-08-08T17:00:00Z">
              <w:r w:rsidRPr="009227FA" w:rsidDel="00ED0AEA">
                <w:delText>description "A lists containing all resources of the OpenFlow Capable Switch.";</w:delText>
              </w:r>
            </w:del>
          </w:p>
          <w:p w14:paraId="6ACE325C" w14:textId="71F232A4" w:rsidR="00F71F36" w:rsidRPr="009227FA" w:rsidDel="00ED0AEA" w:rsidRDefault="00F71F36" w:rsidP="00011096">
            <w:pPr>
              <w:pStyle w:val="XML4"/>
              <w:rPr>
                <w:del w:id="33461" w:author="Thomas Dietz" w:date="2012-08-08T17:00:00Z"/>
              </w:rPr>
            </w:pPr>
            <w:del w:id="33462" w:author="Thomas Dietz" w:date="2012-08-08T17:00:00Z">
              <w:r w:rsidRPr="009227FA" w:rsidDel="00ED0AEA">
                <w:delText>list port {</w:delText>
              </w:r>
            </w:del>
          </w:p>
          <w:p w14:paraId="036EE817" w14:textId="20856A18" w:rsidR="00F71F36" w:rsidRPr="009C250D" w:rsidDel="00ED0AEA" w:rsidRDefault="00F71F36" w:rsidP="00011096">
            <w:pPr>
              <w:pStyle w:val="XML5"/>
              <w:rPr>
                <w:del w:id="33463" w:author="Thomas Dietz" w:date="2012-08-08T17:00:00Z"/>
              </w:rPr>
            </w:pPr>
            <w:del w:id="33464" w:author="Thomas Dietz" w:date="2012-08-08T17:00:00Z">
              <w:r w:rsidRPr="009227FA" w:rsidDel="00ED0AEA">
                <w:delText xml:space="preserve">must "features/current/rate != </w:delText>
              </w:r>
              <w:r w:rsidRPr="009C250D" w:rsidDel="00ED0AEA">
                <w:delText>'other' or " +</w:delText>
              </w:r>
            </w:del>
          </w:p>
          <w:p w14:paraId="50CA66CA" w14:textId="7BCE08DD" w:rsidR="00F71F36" w:rsidRPr="003C232C" w:rsidDel="00ED0AEA" w:rsidRDefault="00F71F36" w:rsidP="00011096">
            <w:pPr>
              <w:pStyle w:val="XML9"/>
              <w:rPr>
                <w:del w:id="33465" w:author="Thomas Dietz" w:date="2012-08-08T17:00:00Z"/>
                <w:rFonts w:eastAsia="Times New Roman"/>
              </w:rPr>
            </w:pPr>
            <w:del w:id="33466" w:author="Thomas Dietz" w:date="2012-08-08T17:00:00Z">
              <w:r w:rsidRPr="009227FA" w:rsidDel="00ED0AEA">
                <w:rPr>
                  <w:rFonts w:eastAsia="Times New Roman"/>
                </w:rPr>
                <w:delText>"(count(current-rate) = 1 and count(max-rate) = 1 and " +</w:delText>
              </w:r>
            </w:del>
          </w:p>
          <w:p w14:paraId="7FD62234" w14:textId="1B938013" w:rsidR="00F71F36" w:rsidRPr="003C232C" w:rsidDel="00ED0AEA" w:rsidRDefault="00F71F36" w:rsidP="00011096">
            <w:pPr>
              <w:pStyle w:val="XML9"/>
              <w:rPr>
                <w:del w:id="33467" w:author="Thomas Dietz" w:date="2012-08-08T17:00:00Z"/>
                <w:rFonts w:eastAsia="Times New Roman"/>
              </w:rPr>
            </w:pPr>
            <w:del w:id="33468" w:author="Thomas Dietz" w:date="2012-08-08T17:00:00Z">
              <w:r w:rsidRPr="009227FA" w:rsidDel="00ED0AEA">
                <w:rPr>
                  <w:rFonts w:eastAsia="Times New Roman"/>
                </w:rPr>
                <w:delText>" current-rate &gt; 0 and max-rate &gt; 0)" {</w:delText>
              </w:r>
            </w:del>
          </w:p>
          <w:p w14:paraId="54EB2864" w14:textId="4C4B863A" w:rsidR="00F71F36" w:rsidRPr="009227FA" w:rsidDel="00ED0AEA" w:rsidRDefault="00F71F36" w:rsidP="00011096">
            <w:pPr>
              <w:pStyle w:val="XML6"/>
              <w:rPr>
                <w:del w:id="33469" w:author="Thomas Dietz" w:date="2012-08-08T17:00:00Z"/>
              </w:rPr>
            </w:pPr>
            <w:del w:id="33470" w:author="Thomas Dietz" w:date="2012-08-08T17:00:00Z">
              <w:r w:rsidRPr="009227FA" w:rsidDel="00ED0AEA">
                <w:delText>error-message "current-rate and max-rate must be specified and greater than 0 if rate equals 'other'";</w:delText>
              </w:r>
            </w:del>
          </w:p>
          <w:p w14:paraId="5C7955C6" w14:textId="4879ABA7" w:rsidR="00F71F36" w:rsidRPr="009227FA" w:rsidDel="00ED0AEA" w:rsidRDefault="00F71F36" w:rsidP="00011096">
            <w:pPr>
              <w:pStyle w:val="XML6"/>
              <w:rPr>
                <w:del w:id="33471" w:author="Thomas Dietz" w:date="2012-08-08T17:00:00Z"/>
              </w:rPr>
            </w:pPr>
            <w:del w:id="33472" w:author="Thomas Dietz" w:date="2012-08-08T17:00:00Z">
              <w:r w:rsidRPr="009227FA" w:rsidDel="00ED0AEA">
                <w:delText>description "current-rate and max-rate can only be present if rate = 'other, see corresponding leaf descriptions. If rate = 'other', then both leafs must be set to values greater than zero.";</w:delText>
              </w:r>
            </w:del>
          </w:p>
          <w:p w14:paraId="35DC77C7" w14:textId="7EBAF77C" w:rsidR="00F71F36" w:rsidRPr="009227FA" w:rsidDel="00ED0AEA" w:rsidRDefault="00F71F36" w:rsidP="00011096">
            <w:pPr>
              <w:pStyle w:val="XML5"/>
              <w:rPr>
                <w:del w:id="33473" w:author="Thomas Dietz" w:date="2012-08-08T17:00:00Z"/>
              </w:rPr>
            </w:pPr>
            <w:del w:id="33474" w:author="Thomas Dietz" w:date="2012-08-08T17:00:00Z">
              <w:r w:rsidRPr="009227FA" w:rsidDel="00ED0AEA">
                <w:delText>}</w:delText>
              </w:r>
            </w:del>
          </w:p>
          <w:p w14:paraId="65EBE7E1" w14:textId="65B55DBC" w:rsidR="00F71F36" w:rsidRPr="009227FA" w:rsidDel="00ED0AEA" w:rsidRDefault="00F71F36" w:rsidP="00011096">
            <w:pPr>
              <w:pStyle w:val="XML5"/>
              <w:rPr>
                <w:del w:id="33475" w:author="Thomas Dietz" w:date="2012-08-08T17:00:00Z"/>
              </w:rPr>
            </w:pPr>
            <w:del w:id="33476" w:author="Thomas Dietz" w:date="2012-08-08T17:00:00Z">
              <w:r w:rsidRPr="009227FA" w:rsidDel="00ED0AEA">
                <w:delText>key "resource-id";</w:delText>
              </w:r>
            </w:del>
          </w:p>
          <w:p w14:paraId="262B93BB" w14:textId="79D9E1B7" w:rsidR="00F71F36" w:rsidRPr="009227FA" w:rsidDel="00ED0AEA" w:rsidRDefault="00F71F36" w:rsidP="00011096">
            <w:pPr>
              <w:pStyle w:val="XML5"/>
              <w:rPr>
                <w:del w:id="33477" w:author="Thomas Dietz" w:date="2012-08-08T17:00:00Z"/>
              </w:rPr>
            </w:pPr>
            <w:del w:id="33478" w:author="Thomas Dietz" w:date="2012-08-08T17:00:00Z">
              <w:r w:rsidRPr="009227FA" w:rsidDel="00ED0AEA">
                <w:delText>unique "resource-id";</w:delText>
              </w:r>
            </w:del>
          </w:p>
          <w:p w14:paraId="70CF4379" w14:textId="36B52351" w:rsidR="00F71F36" w:rsidRPr="009227FA" w:rsidDel="00ED0AEA" w:rsidRDefault="00F71F36" w:rsidP="00011096">
            <w:pPr>
              <w:pStyle w:val="XML5"/>
              <w:rPr>
                <w:del w:id="33479" w:author="Thomas Dietz" w:date="2012-08-08T17:00:00Z"/>
              </w:rPr>
            </w:pPr>
            <w:del w:id="33480" w:author="Thomas Dietz" w:date="2012-08-08T17:00:00Z">
              <w:r w:rsidRPr="009227FA" w:rsidDel="00ED0AEA">
                <w:delText>description "The list contains all port resources of the OpenFlow Capable Switch.";</w:delText>
              </w:r>
            </w:del>
          </w:p>
          <w:p w14:paraId="5A5C714A" w14:textId="5E189B3D" w:rsidR="00F71F36" w:rsidRPr="009227FA" w:rsidDel="00ED0AEA" w:rsidRDefault="00F71F36" w:rsidP="00011096">
            <w:pPr>
              <w:pStyle w:val="XML5"/>
              <w:rPr>
                <w:del w:id="33481" w:author="Thomas Dietz" w:date="2012-08-08T17:00:00Z"/>
              </w:rPr>
            </w:pPr>
            <w:del w:id="33482" w:author="Thomas Dietz" w:date="2012-08-08T17:00:00Z">
              <w:r w:rsidRPr="009227FA" w:rsidDel="00ED0AEA">
                <w:delText>uses openflow-port-resource-grouping;</w:delText>
              </w:r>
            </w:del>
          </w:p>
          <w:p w14:paraId="2773194C" w14:textId="71085191" w:rsidR="00F71F36" w:rsidRPr="009227FA" w:rsidDel="00ED0AEA" w:rsidRDefault="00F71F36" w:rsidP="00011096">
            <w:pPr>
              <w:pStyle w:val="XML4"/>
              <w:rPr>
                <w:del w:id="33483" w:author="Thomas Dietz" w:date="2012-08-08T17:00:00Z"/>
              </w:rPr>
            </w:pPr>
            <w:del w:id="33484" w:author="Thomas Dietz" w:date="2012-08-08T17:00:00Z">
              <w:r w:rsidRPr="009227FA" w:rsidDel="00ED0AEA">
                <w:delText>}</w:delText>
              </w:r>
            </w:del>
          </w:p>
          <w:p w14:paraId="059E444A" w14:textId="672E22C8" w:rsidR="00F71F36" w:rsidRPr="009227FA" w:rsidDel="00ED0AEA" w:rsidRDefault="00F71F36" w:rsidP="00011096">
            <w:pPr>
              <w:pStyle w:val="XML4"/>
              <w:rPr>
                <w:del w:id="33485" w:author="Thomas Dietz" w:date="2012-08-08T17:00:00Z"/>
              </w:rPr>
            </w:pPr>
            <w:del w:id="33486" w:author="Thomas Dietz" w:date="2012-08-08T17:00:00Z">
              <w:r w:rsidRPr="009227FA" w:rsidDel="00ED0AEA">
                <w:delText>list queue {</w:delText>
              </w:r>
            </w:del>
          </w:p>
          <w:p w14:paraId="23AE8FE5" w14:textId="6FF93D47" w:rsidR="00F71F36" w:rsidRPr="009227FA" w:rsidDel="00ED0AEA" w:rsidRDefault="00F71F36" w:rsidP="00011096">
            <w:pPr>
              <w:pStyle w:val="XML5"/>
              <w:rPr>
                <w:del w:id="33487" w:author="Thomas Dietz" w:date="2012-08-08T17:00:00Z"/>
              </w:rPr>
            </w:pPr>
            <w:del w:id="33488" w:author="Thomas Dietz" w:date="2012-08-08T17:00:00Z">
              <w:r w:rsidRPr="009227FA" w:rsidDel="00ED0AEA">
                <w:delText>key "resource-id";</w:delText>
              </w:r>
            </w:del>
          </w:p>
          <w:p w14:paraId="7AD302D4" w14:textId="47B0B8D7" w:rsidR="00F71F36" w:rsidRPr="009227FA" w:rsidDel="00ED0AEA" w:rsidRDefault="00F71F36" w:rsidP="00011096">
            <w:pPr>
              <w:pStyle w:val="XML5"/>
              <w:rPr>
                <w:del w:id="33489" w:author="Thomas Dietz" w:date="2012-08-08T17:00:00Z"/>
              </w:rPr>
            </w:pPr>
            <w:del w:id="33490" w:author="Thomas Dietz" w:date="2012-08-08T17:00:00Z">
              <w:r w:rsidRPr="009227FA" w:rsidDel="00ED0AEA">
                <w:delText>unique "resource-id";</w:delText>
              </w:r>
            </w:del>
          </w:p>
          <w:p w14:paraId="0C207987" w14:textId="34417F80" w:rsidR="00F71F36" w:rsidRPr="009227FA" w:rsidDel="00ED0AEA" w:rsidRDefault="00F71F36" w:rsidP="00011096">
            <w:pPr>
              <w:pStyle w:val="XML5"/>
              <w:rPr>
                <w:del w:id="33491" w:author="Thomas Dietz" w:date="2012-08-08T17:00:00Z"/>
              </w:rPr>
            </w:pPr>
            <w:del w:id="33492" w:author="Thomas Dietz" w:date="2012-08-08T17:00:00Z">
              <w:r w:rsidRPr="009227FA" w:rsidDel="00ED0AEA">
                <w:delText>description "The list contains all queue resources of the OpenFlow Capable Switch.";</w:delText>
              </w:r>
            </w:del>
          </w:p>
          <w:p w14:paraId="54E2E2EB" w14:textId="4FC52E09" w:rsidR="00F71F36" w:rsidRPr="009227FA" w:rsidDel="00ED0AEA" w:rsidRDefault="00F71F36" w:rsidP="00011096">
            <w:pPr>
              <w:pStyle w:val="XML5"/>
              <w:rPr>
                <w:del w:id="33493" w:author="Thomas Dietz" w:date="2012-08-08T17:00:00Z"/>
              </w:rPr>
            </w:pPr>
            <w:del w:id="33494" w:author="Thomas Dietz" w:date="2012-08-08T17:00:00Z">
              <w:r w:rsidRPr="009227FA" w:rsidDel="00ED0AEA">
                <w:delText>uses openflow-queue-resource-grouping;</w:delText>
              </w:r>
            </w:del>
          </w:p>
          <w:p w14:paraId="1F283806" w14:textId="1372B340" w:rsidR="00F71F36" w:rsidDel="00ED0AEA" w:rsidRDefault="00F71F36" w:rsidP="00011096">
            <w:pPr>
              <w:pStyle w:val="XML4"/>
              <w:rPr>
                <w:del w:id="33495" w:author="Thomas Dietz" w:date="2012-08-08T17:00:00Z"/>
              </w:rPr>
            </w:pPr>
            <w:del w:id="33496" w:author="Thomas Dietz" w:date="2012-08-08T17:00:00Z">
              <w:r w:rsidRPr="009227FA" w:rsidDel="00ED0AEA">
                <w:delText>}</w:delText>
              </w:r>
            </w:del>
          </w:p>
          <w:p w14:paraId="455B9445" w14:textId="3253539A" w:rsidR="008B56E6" w:rsidDel="00ED0AEA" w:rsidRDefault="008B56E6" w:rsidP="008B56E6">
            <w:pPr>
              <w:pStyle w:val="XML4"/>
              <w:rPr>
                <w:del w:id="33497" w:author="Thomas Dietz" w:date="2012-08-08T17:00:00Z"/>
              </w:rPr>
            </w:pPr>
            <w:del w:id="33498" w:author="Thomas Dietz" w:date="2012-08-08T17:00:00Z">
              <w:r w:rsidDel="00ED0AEA">
                <w:delText>list owned-certificate {</w:delText>
              </w:r>
            </w:del>
          </w:p>
          <w:p w14:paraId="6553F8CD" w14:textId="41BAFB02" w:rsidR="008B56E6" w:rsidDel="00ED0AEA" w:rsidRDefault="008B56E6" w:rsidP="004165BB">
            <w:pPr>
              <w:pStyle w:val="XML5"/>
              <w:rPr>
                <w:del w:id="33499" w:author="Thomas Dietz" w:date="2012-08-08T17:00:00Z"/>
              </w:rPr>
            </w:pPr>
            <w:del w:id="33500" w:author="Thomas Dietz" w:date="2012-08-08T17:00:00Z">
              <w:r w:rsidDel="00ED0AEA">
                <w:delText>key "resource-id";</w:delText>
              </w:r>
            </w:del>
          </w:p>
          <w:p w14:paraId="617CB33A" w14:textId="3D3C612E" w:rsidR="008B56E6" w:rsidDel="00ED0AEA" w:rsidRDefault="008B56E6" w:rsidP="004165BB">
            <w:pPr>
              <w:pStyle w:val="XML5"/>
              <w:rPr>
                <w:del w:id="33501" w:author="Thomas Dietz" w:date="2012-08-08T17:00:00Z"/>
              </w:rPr>
            </w:pPr>
            <w:del w:id="33502" w:author="Thomas Dietz" w:date="2012-08-08T17:00:00Z">
              <w:r w:rsidDel="00ED0AEA">
                <w:delText>unique "resource-id";</w:delText>
              </w:r>
            </w:del>
          </w:p>
          <w:p w14:paraId="4EDE8EAD" w14:textId="6630E5C6" w:rsidR="008B56E6" w:rsidDel="00ED0AEA" w:rsidRDefault="008B56E6" w:rsidP="004165BB">
            <w:pPr>
              <w:pStyle w:val="XML5"/>
              <w:rPr>
                <w:del w:id="33503" w:author="Thomas Dietz" w:date="2012-08-08T17:00:00Z"/>
              </w:rPr>
            </w:pPr>
            <w:del w:id="33504" w:author="Thomas Dietz" w:date="2012-08-08T17:00:00Z">
              <w:r w:rsidDel="00ED0AEA">
                <w:delText>description "The list contains all owned certificate resources of the OpenFlow Capable Switch.";</w:delText>
              </w:r>
            </w:del>
          </w:p>
          <w:p w14:paraId="4B14574B" w14:textId="7CEBBEDC" w:rsidR="008B56E6" w:rsidDel="00ED0AEA" w:rsidRDefault="008B56E6" w:rsidP="004165BB">
            <w:pPr>
              <w:pStyle w:val="XML5"/>
              <w:rPr>
                <w:del w:id="33505" w:author="Thomas Dietz" w:date="2012-08-08T17:00:00Z"/>
              </w:rPr>
            </w:pPr>
            <w:del w:id="33506" w:author="Thomas Dietz" w:date="2012-08-08T17:00:00Z">
              <w:r w:rsidDel="00ED0AEA">
                <w:delText>uses openflow-owned-certificate-grouping;</w:delText>
              </w:r>
            </w:del>
          </w:p>
          <w:p w14:paraId="6665A6EB" w14:textId="7B05E745" w:rsidR="008B56E6" w:rsidDel="00ED0AEA" w:rsidRDefault="008B56E6" w:rsidP="008B56E6">
            <w:pPr>
              <w:pStyle w:val="XML4"/>
              <w:rPr>
                <w:del w:id="33507" w:author="Thomas Dietz" w:date="2012-08-08T17:00:00Z"/>
              </w:rPr>
            </w:pPr>
            <w:del w:id="33508" w:author="Thomas Dietz" w:date="2012-08-08T17:00:00Z">
              <w:r w:rsidDel="00ED0AEA">
                <w:delText>}</w:delText>
              </w:r>
            </w:del>
          </w:p>
          <w:p w14:paraId="64C17AEF" w14:textId="2C862ABE" w:rsidR="008B56E6" w:rsidDel="00ED0AEA" w:rsidRDefault="008B56E6" w:rsidP="008B56E6">
            <w:pPr>
              <w:pStyle w:val="XML4"/>
              <w:rPr>
                <w:del w:id="33509" w:author="Thomas Dietz" w:date="2012-08-08T17:00:00Z"/>
              </w:rPr>
            </w:pPr>
            <w:del w:id="33510" w:author="Thomas Dietz" w:date="2012-08-08T17:00:00Z">
              <w:r w:rsidDel="00ED0AEA">
                <w:delText>list external-certificate {</w:delText>
              </w:r>
            </w:del>
          </w:p>
          <w:p w14:paraId="6D95FC70" w14:textId="32228B6C" w:rsidR="008B56E6" w:rsidDel="00ED0AEA" w:rsidRDefault="008B56E6" w:rsidP="004165BB">
            <w:pPr>
              <w:pStyle w:val="XML5"/>
              <w:rPr>
                <w:del w:id="33511" w:author="Thomas Dietz" w:date="2012-08-08T17:00:00Z"/>
              </w:rPr>
            </w:pPr>
            <w:del w:id="33512" w:author="Thomas Dietz" w:date="2012-08-08T17:00:00Z">
              <w:r w:rsidDel="00ED0AEA">
                <w:delText>key "resource-id";</w:delText>
              </w:r>
            </w:del>
          </w:p>
          <w:p w14:paraId="2E0237D2" w14:textId="724B8440" w:rsidR="008B56E6" w:rsidDel="00ED0AEA" w:rsidRDefault="008B56E6" w:rsidP="004165BB">
            <w:pPr>
              <w:pStyle w:val="XML5"/>
              <w:rPr>
                <w:del w:id="33513" w:author="Thomas Dietz" w:date="2012-08-08T17:00:00Z"/>
              </w:rPr>
            </w:pPr>
            <w:del w:id="33514" w:author="Thomas Dietz" w:date="2012-08-08T17:00:00Z">
              <w:r w:rsidDel="00ED0AEA">
                <w:delText>unique "resource-id";</w:delText>
              </w:r>
            </w:del>
          </w:p>
          <w:p w14:paraId="55BBEA2F" w14:textId="561D792B" w:rsidR="008B56E6" w:rsidDel="00ED0AEA" w:rsidRDefault="008B56E6" w:rsidP="004165BB">
            <w:pPr>
              <w:pStyle w:val="XML5"/>
              <w:rPr>
                <w:del w:id="33515" w:author="Thomas Dietz" w:date="2012-08-08T17:00:00Z"/>
              </w:rPr>
            </w:pPr>
            <w:del w:id="33516" w:author="Thomas Dietz" w:date="2012-08-08T17:00:00Z">
              <w:r w:rsidDel="00ED0AEA">
                <w:delText>description "The list contains all external certificate resources of the OpenFlow Capable Switch.";</w:delText>
              </w:r>
            </w:del>
          </w:p>
          <w:p w14:paraId="2513DF46" w14:textId="776DA17F" w:rsidR="008B56E6" w:rsidDel="00ED0AEA" w:rsidRDefault="008B56E6" w:rsidP="004165BB">
            <w:pPr>
              <w:pStyle w:val="XML5"/>
              <w:rPr>
                <w:del w:id="33517" w:author="Thomas Dietz" w:date="2012-08-08T17:00:00Z"/>
              </w:rPr>
            </w:pPr>
            <w:del w:id="33518" w:author="Thomas Dietz" w:date="2012-08-08T17:00:00Z">
              <w:r w:rsidDel="00ED0AEA">
                <w:delText>uses openflow-external-certificate-grouping;</w:delText>
              </w:r>
            </w:del>
          </w:p>
          <w:p w14:paraId="35F6A0F6" w14:textId="0C0DDEA6" w:rsidR="008B56E6" w:rsidRPr="009227FA" w:rsidDel="00ED0AEA" w:rsidRDefault="008B56E6" w:rsidP="008B56E6">
            <w:pPr>
              <w:pStyle w:val="XML4"/>
              <w:rPr>
                <w:del w:id="33519" w:author="Thomas Dietz" w:date="2012-08-08T17:00:00Z"/>
              </w:rPr>
            </w:pPr>
            <w:del w:id="33520" w:author="Thomas Dietz" w:date="2012-08-08T17:00:00Z">
              <w:r w:rsidDel="00ED0AEA">
                <w:delText>}</w:delText>
              </w:r>
            </w:del>
          </w:p>
          <w:p w14:paraId="181B584C" w14:textId="602D6DAE" w:rsidR="002E7483" w:rsidRPr="009227FA" w:rsidDel="00ED0AEA" w:rsidRDefault="00D54400" w:rsidP="00011096">
            <w:pPr>
              <w:pStyle w:val="XML4"/>
              <w:rPr>
                <w:del w:id="33521" w:author="Thomas Dietz" w:date="2012-08-08T17:00:00Z"/>
              </w:rPr>
            </w:pPr>
            <w:del w:id="33522" w:author="Thomas Dietz" w:date="2012-08-08T17:00:00Z">
              <w:r w:rsidRPr="009227FA" w:rsidDel="00ED0AEA">
                <w:delText>l</w:delText>
              </w:r>
              <w:r w:rsidR="002E7483" w:rsidRPr="009227FA" w:rsidDel="00ED0AEA">
                <w:delText>ist flow-table {</w:delText>
              </w:r>
            </w:del>
          </w:p>
          <w:p w14:paraId="62684E0E" w14:textId="49D5A90B" w:rsidR="002E7483" w:rsidRPr="009227FA" w:rsidDel="00ED0AEA" w:rsidRDefault="002E7483" w:rsidP="002E7483">
            <w:pPr>
              <w:pStyle w:val="XML5"/>
              <w:rPr>
                <w:del w:id="33523" w:author="Thomas Dietz" w:date="2012-08-08T17:00:00Z"/>
              </w:rPr>
            </w:pPr>
            <w:del w:id="33524" w:author="Thomas Dietz" w:date="2012-08-08T17:00:00Z">
              <w:r w:rsidRPr="009227FA" w:rsidDel="00ED0AEA">
                <w:delText>key "resource-id";</w:delText>
              </w:r>
            </w:del>
          </w:p>
          <w:p w14:paraId="56875DC1" w14:textId="24C2D600" w:rsidR="002E7483" w:rsidRPr="009227FA" w:rsidDel="00ED0AEA" w:rsidRDefault="002E7483" w:rsidP="002E7483">
            <w:pPr>
              <w:pStyle w:val="XML5"/>
              <w:rPr>
                <w:del w:id="33525" w:author="Thomas Dietz" w:date="2012-08-08T17:00:00Z"/>
              </w:rPr>
            </w:pPr>
            <w:del w:id="33526" w:author="Thomas Dietz" w:date="2012-08-08T17:00:00Z">
              <w:r w:rsidRPr="009227FA" w:rsidDel="00ED0AEA">
                <w:delText>unique "resource-id";</w:delText>
              </w:r>
            </w:del>
          </w:p>
          <w:p w14:paraId="222499D2" w14:textId="61989105" w:rsidR="002E7483" w:rsidRPr="009227FA" w:rsidDel="00ED0AEA" w:rsidRDefault="002E7483" w:rsidP="002E7483">
            <w:pPr>
              <w:pStyle w:val="XML5"/>
              <w:rPr>
                <w:del w:id="33527" w:author="Thomas Dietz" w:date="2012-08-08T17:00:00Z"/>
              </w:rPr>
            </w:pPr>
            <w:del w:id="33528" w:author="Thomas Dietz" w:date="2012-08-08T17:00:00Z">
              <w:r w:rsidRPr="009227FA" w:rsidDel="00ED0AEA">
                <w:delText>description "The list contains all flow table resources of the OpenFlow Capable Switch.";</w:delText>
              </w:r>
            </w:del>
          </w:p>
          <w:p w14:paraId="328D8A9A" w14:textId="3500508C" w:rsidR="002E7483" w:rsidRPr="009227FA" w:rsidDel="00ED0AEA" w:rsidRDefault="002E7483" w:rsidP="00A21E86">
            <w:pPr>
              <w:pStyle w:val="XML5"/>
              <w:rPr>
                <w:del w:id="33529" w:author="Thomas Dietz" w:date="2012-08-08T17:00:00Z"/>
              </w:rPr>
            </w:pPr>
            <w:del w:id="33530" w:author="Thomas Dietz" w:date="2012-08-08T17:00:00Z">
              <w:r w:rsidRPr="009227FA" w:rsidDel="00ED0AEA">
                <w:delText>uses openflow-flow-table-resource-grouping;</w:delText>
              </w:r>
            </w:del>
          </w:p>
          <w:p w14:paraId="6C171C45" w14:textId="681EDBA1" w:rsidR="002E7483" w:rsidRPr="009227FA" w:rsidDel="00ED0AEA" w:rsidRDefault="002E7483">
            <w:pPr>
              <w:pStyle w:val="XML4"/>
              <w:rPr>
                <w:del w:id="33531" w:author="Thomas Dietz" w:date="2012-08-08T17:00:00Z"/>
              </w:rPr>
            </w:pPr>
            <w:del w:id="33532" w:author="Thomas Dietz" w:date="2012-08-08T17:00:00Z">
              <w:r w:rsidRPr="009227FA" w:rsidDel="00ED0AEA">
                <w:delText>}</w:delText>
              </w:r>
            </w:del>
          </w:p>
          <w:p w14:paraId="64FA122C" w14:textId="02DCA85A" w:rsidR="00F71F36" w:rsidRPr="009227FA" w:rsidDel="00ED0AEA" w:rsidRDefault="00F71F36" w:rsidP="00011096">
            <w:pPr>
              <w:pStyle w:val="XML3"/>
              <w:rPr>
                <w:del w:id="33533" w:author="Thomas Dietz" w:date="2012-08-08T17:00:00Z"/>
              </w:rPr>
            </w:pPr>
            <w:del w:id="33534" w:author="Thomas Dietz" w:date="2012-08-08T17:00:00Z">
              <w:r w:rsidRPr="009227FA" w:rsidDel="00ED0AEA">
                <w:delText>}</w:delText>
              </w:r>
            </w:del>
          </w:p>
          <w:p w14:paraId="68981393" w14:textId="663337A5" w:rsidR="00F71F36" w:rsidRPr="009227FA" w:rsidDel="00ED0AEA" w:rsidRDefault="00F71F36" w:rsidP="00011096">
            <w:pPr>
              <w:pStyle w:val="XML3"/>
              <w:rPr>
                <w:del w:id="33535" w:author="Thomas Dietz" w:date="2012-08-08T17:00:00Z"/>
              </w:rPr>
            </w:pPr>
            <w:del w:id="33536" w:author="Thomas Dietz" w:date="2012-08-08T17:00:00Z">
              <w:r w:rsidRPr="009227FA" w:rsidDel="00ED0AEA">
                <w:delText>container logical-switches {</w:delText>
              </w:r>
            </w:del>
          </w:p>
          <w:p w14:paraId="2D33D654" w14:textId="256B5531" w:rsidR="00F71F36" w:rsidRPr="009227FA" w:rsidDel="00ED0AEA" w:rsidRDefault="00F71F36" w:rsidP="00011096">
            <w:pPr>
              <w:pStyle w:val="XML4"/>
              <w:rPr>
                <w:del w:id="33537" w:author="Thomas Dietz" w:date="2012-08-08T17:00:00Z"/>
              </w:rPr>
            </w:pPr>
            <w:del w:id="33538" w:author="Thomas Dietz" w:date="2012-08-08T17:00:00Z">
              <w:r w:rsidRPr="009227FA" w:rsidDel="00ED0AEA">
                <w:delText>description "This element contains all OpenFlow Logical Switches on the OpenFlow Capable Switch.";</w:delText>
              </w:r>
            </w:del>
          </w:p>
          <w:p w14:paraId="38B22BE2" w14:textId="21AFFB57" w:rsidR="00F71F36" w:rsidRPr="009227FA" w:rsidDel="00ED0AEA" w:rsidRDefault="00F71F36" w:rsidP="00011096">
            <w:pPr>
              <w:pStyle w:val="XML4"/>
              <w:rPr>
                <w:del w:id="33539" w:author="Thomas Dietz" w:date="2012-08-08T17:00:00Z"/>
              </w:rPr>
            </w:pPr>
            <w:del w:id="33540" w:author="Thomas Dietz" w:date="2012-08-08T17:00:00Z">
              <w:r w:rsidRPr="009227FA" w:rsidDel="00ED0AEA">
                <w:delText>list switch {</w:delText>
              </w:r>
            </w:del>
          </w:p>
          <w:p w14:paraId="264A4F00" w14:textId="7749F778" w:rsidR="00F71F36" w:rsidRPr="009227FA" w:rsidDel="00ED0AEA" w:rsidRDefault="00F71F36" w:rsidP="00011096">
            <w:pPr>
              <w:pStyle w:val="XML5"/>
              <w:rPr>
                <w:del w:id="33541" w:author="Thomas Dietz" w:date="2012-08-08T17:00:00Z"/>
              </w:rPr>
            </w:pPr>
            <w:del w:id="33542" w:author="Thomas Dietz" w:date="2012-08-08T17:00:00Z">
              <w:r w:rsidRPr="009227FA" w:rsidDel="00ED0AEA">
                <w:delText>key "id";</w:delText>
              </w:r>
            </w:del>
          </w:p>
          <w:p w14:paraId="0BC57AEF" w14:textId="6BA79FA4" w:rsidR="00F71F36" w:rsidRPr="009227FA" w:rsidDel="00ED0AEA" w:rsidRDefault="00F71F36" w:rsidP="00011096">
            <w:pPr>
              <w:pStyle w:val="XML5"/>
              <w:rPr>
                <w:del w:id="33543" w:author="Thomas Dietz" w:date="2012-08-08T17:00:00Z"/>
              </w:rPr>
            </w:pPr>
            <w:del w:id="33544" w:author="Thomas Dietz" w:date="2012-08-08T17:00:00Z">
              <w:r w:rsidRPr="009227FA" w:rsidDel="00ED0AEA">
                <w:delText>unique "id";</w:delText>
              </w:r>
            </w:del>
          </w:p>
          <w:p w14:paraId="3209E4B0" w14:textId="18A449BF" w:rsidR="00F71F36" w:rsidRPr="009227FA" w:rsidDel="00ED0AEA" w:rsidRDefault="00F71F36" w:rsidP="00011096">
            <w:pPr>
              <w:pStyle w:val="XML5"/>
              <w:rPr>
                <w:del w:id="33545" w:author="Thomas Dietz" w:date="2012-08-08T17:00:00Z"/>
              </w:rPr>
            </w:pPr>
            <w:del w:id="33546" w:author="Thomas Dietz" w:date="2012-08-08T17:00:00Z">
              <w:r w:rsidRPr="009227FA" w:rsidDel="00ED0AEA">
                <w:delText>description "The list of all OpenFlow Logical Switches on the OpenFlow Capable Switch.";</w:delText>
              </w:r>
            </w:del>
          </w:p>
          <w:p w14:paraId="409700D0" w14:textId="71ADDEE7" w:rsidR="00F71F36" w:rsidRPr="009227FA" w:rsidDel="00ED0AEA" w:rsidRDefault="00F71F36" w:rsidP="00011096">
            <w:pPr>
              <w:pStyle w:val="XML5"/>
              <w:rPr>
                <w:del w:id="33547" w:author="Thomas Dietz" w:date="2012-08-08T17:00:00Z"/>
              </w:rPr>
            </w:pPr>
            <w:del w:id="33548" w:author="Thomas Dietz" w:date="2012-08-08T17:00:00Z">
              <w:r w:rsidRPr="009227FA" w:rsidDel="00ED0AEA">
                <w:delText>uses openflow-logical-switch-grouping;</w:delText>
              </w:r>
            </w:del>
          </w:p>
          <w:p w14:paraId="7C071356" w14:textId="4C6F141E" w:rsidR="00F71F36" w:rsidRPr="009F3611" w:rsidDel="00ED0AEA" w:rsidRDefault="00F71F36" w:rsidP="00011096">
            <w:pPr>
              <w:pStyle w:val="XML4"/>
              <w:rPr>
                <w:del w:id="33549" w:author="Thomas Dietz" w:date="2012-08-08T17:00:00Z"/>
                <w:rPrChange w:id="33550" w:author="Thomas Dietz" w:date="2012-08-08T17:01:00Z">
                  <w:rPr>
                    <w:del w:id="33551" w:author="Thomas Dietz" w:date="2012-08-08T17:00:00Z"/>
                    <w:lang w:val="de-DE"/>
                  </w:rPr>
                </w:rPrChange>
              </w:rPr>
            </w:pPr>
            <w:del w:id="33552" w:author="Thomas Dietz" w:date="2012-08-08T17:00:00Z">
              <w:r w:rsidRPr="009F3611" w:rsidDel="00ED0AEA">
                <w:rPr>
                  <w:rPrChange w:id="33553" w:author="Thomas Dietz" w:date="2012-08-08T17:01:00Z">
                    <w:rPr>
                      <w:lang w:val="de-DE"/>
                    </w:rPr>
                  </w:rPrChange>
                </w:rPr>
                <w:delText>}</w:delText>
              </w:r>
            </w:del>
          </w:p>
          <w:p w14:paraId="367DBA09" w14:textId="5C638DFA" w:rsidR="00F71F36" w:rsidRPr="009F3611" w:rsidDel="00ED0AEA" w:rsidRDefault="00F71F36" w:rsidP="00011096">
            <w:pPr>
              <w:pStyle w:val="XML3"/>
              <w:rPr>
                <w:del w:id="33554" w:author="Thomas Dietz" w:date="2012-08-08T17:00:00Z"/>
                <w:rPrChange w:id="33555" w:author="Thomas Dietz" w:date="2012-08-08T17:01:00Z">
                  <w:rPr>
                    <w:del w:id="33556" w:author="Thomas Dietz" w:date="2012-08-08T17:00:00Z"/>
                    <w:lang w:val="de-DE"/>
                  </w:rPr>
                </w:rPrChange>
              </w:rPr>
            </w:pPr>
            <w:del w:id="33557" w:author="Thomas Dietz" w:date="2012-08-08T17:00:00Z">
              <w:r w:rsidRPr="009F3611" w:rsidDel="00ED0AEA">
                <w:rPr>
                  <w:rPrChange w:id="33558" w:author="Thomas Dietz" w:date="2012-08-08T17:01:00Z">
                    <w:rPr>
                      <w:lang w:val="de-DE"/>
                    </w:rPr>
                  </w:rPrChange>
                </w:rPr>
                <w:delText>}</w:delText>
              </w:r>
            </w:del>
          </w:p>
          <w:p w14:paraId="1056C569" w14:textId="724A89CE" w:rsidR="00F71F36" w:rsidRPr="009F3611" w:rsidDel="00ED0AEA" w:rsidRDefault="00F71F36" w:rsidP="00011096">
            <w:pPr>
              <w:pStyle w:val="XML2"/>
              <w:rPr>
                <w:del w:id="33559" w:author="Thomas Dietz" w:date="2012-08-08T17:00:00Z"/>
                <w:rPrChange w:id="33560" w:author="Thomas Dietz" w:date="2012-08-08T17:01:00Z">
                  <w:rPr>
                    <w:del w:id="33561" w:author="Thomas Dietz" w:date="2012-08-08T17:00:00Z"/>
                    <w:lang w:val="de-DE"/>
                  </w:rPr>
                </w:rPrChange>
              </w:rPr>
            </w:pPr>
            <w:del w:id="33562" w:author="Thomas Dietz" w:date="2012-08-08T17:00:00Z">
              <w:r w:rsidRPr="009F3611" w:rsidDel="00ED0AEA">
                <w:rPr>
                  <w:rPrChange w:id="33563" w:author="Thomas Dietz" w:date="2012-08-08T17:01:00Z">
                    <w:rPr>
                      <w:lang w:val="de-DE"/>
                    </w:rPr>
                  </w:rPrChange>
                </w:rPr>
                <w:delText>}</w:delText>
              </w:r>
            </w:del>
          </w:p>
          <w:p w14:paraId="5FDB271D" w14:textId="77777777" w:rsidR="009F3611" w:rsidRPr="009F3611" w:rsidRDefault="00F71F36" w:rsidP="009F3611">
            <w:pPr>
              <w:pStyle w:val="XML1"/>
              <w:rPr>
                <w:ins w:id="33564" w:author="Thomas Dietz" w:date="2012-08-08T17:05:00Z"/>
                <w:rPrChange w:id="33565" w:author="Thomas Dietz" w:date="2012-08-08T17:05:00Z">
                  <w:rPr>
                    <w:ins w:id="33566" w:author="Thomas Dietz" w:date="2012-08-08T17:05:00Z"/>
                    <w:lang w:val="de-DE"/>
                  </w:rPr>
                </w:rPrChange>
              </w:rPr>
            </w:pPr>
            <w:del w:id="33567" w:author="Thomas Dietz" w:date="2012-08-08T17:00:00Z">
              <w:r w:rsidRPr="009F3611" w:rsidDel="00ED0AEA">
                <w:rPr>
                  <w:rPrChange w:id="33568" w:author="Thomas Dietz" w:date="2012-08-08T17:05:00Z">
                    <w:rPr>
                      <w:lang w:val="de-DE"/>
                    </w:rPr>
                  </w:rPrChange>
                </w:rPr>
                <w:delText>}</w:delText>
              </w:r>
            </w:del>
            <w:ins w:id="33569" w:author="Thomas Dietz" w:date="2012-08-08T17:05:00Z">
              <w:r w:rsidR="009F3611" w:rsidRPr="009F3611">
                <w:rPr>
                  <w:rPrChange w:id="33570" w:author="Thomas Dietz" w:date="2012-08-08T17:05:00Z">
                    <w:rPr>
                      <w:lang w:val="de-DE"/>
                    </w:rPr>
                  </w:rPrChange>
                </w:rPr>
                <w:t>module of-config1.1.1 {</w:t>
              </w:r>
            </w:ins>
          </w:p>
          <w:p w14:paraId="75786251" w14:textId="77777777" w:rsidR="009F3611" w:rsidRPr="009F3611" w:rsidRDefault="009F3611" w:rsidP="009F3611">
            <w:pPr>
              <w:pStyle w:val="XML1"/>
              <w:rPr>
                <w:ins w:id="33571" w:author="Thomas Dietz" w:date="2012-08-08T17:05:00Z"/>
                <w:rPrChange w:id="33572" w:author="Thomas Dietz" w:date="2012-08-08T17:05:00Z">
                  <w:rPr>
                    <w:ins w:id="33573" w:author="Thomas Dietz" w:date="2012-08-08T17:05:00Z"/>
                    <w:lang w:val="de-DE"/>
                  </w:rPr>
                </w:rPrChange>
              </w:rPr>
            </w:pPr>
            <w:ins w:id="33574" w:author="Thomas Dietz" w:date="2012-08-08T17:05:00Z">
              <w:r w:rsidRPr="009F3611">
                <w:rPr>
                  <w:rPrChange w:id="33575" w:author="Thomas Dietz" w:date="2012-08-08T17:05:00Z">
                    <w:rPr>
                      <w:lang w:val="de-DE"/>
                    </w:rPr>
                  </w:rPrChange>
                </w:rPr>
                <w:t xml:space="preserve">  namespace "urn:onf:of111:config:yang";</w:t>
              </w:r>
            </w:ins>
          </w:p>
          <w:p w14:paraId="2660B503" w14:textId="77777777" w:rsidR="009F3611" w:rsidRPr="009F3611" w:rsidRDefault="009F3611" w:rsidP="009F3611">
            <w:pPr>
              <w:pStyle w:val="XML1"/>
              <w:rPr>
                <w:ins w:id="33576" w:author="Thomas Dietz" w:date="2012-08-08T17:05:00Z"/>
                <w:rPrChange w:id="33577" w:author="Thomas Dietz" w:date="2012-08-08T17:05:00Z">
                  <w:rPr>
                    <w:ins w:id="33578" w:author="Thomas Dietz" w:date="2012-08-08T17:05:00Z"/>
                    <w:lang w:val="de-DE"/>
                  </w:rPr>
                </w:rPrChange>
              </w:rPr>
            </w:pPr>
            <w:ins w:id="33579" w:author="Thomas Dietz" w:date="2012-08-08T17:05:00Z">
              <w:r w:rsidRPr="009F3611">
                <w:rPr>
                  <w:rPrChange w:id="33580" w:author="Thomas Dietz" w:date="2012-08-08T17:05:00Z">
                    <w:rPr>
                      <w:lang w:val="de-DE"/>
                    </w:rPr>
                  </w:rPrChange>
                </w:rPr>
                <w:t xml:space="preserve">  prefix of11-config;</w:t>
              </w:r>
            </w:ins>
          </w:p>
          <w:p w14:paraId="670D0A08" w14:textId="77777777" w:rsidR="009F3611" w:rsidRPr="009F3611" w:rsidRDefault="009F3611" w:rsidP="009F3611">
            <w:pPr>
              <w:pStyle w:val="XML1"/>
              <w:rPr>
                <w:ins w:id="33581" w:author="Thomas Dietz" w:date="2012-08-08T17:05:00Z"/>
                <w:rPrChange w:id="33582" w:author="Thomas Dietz" w:date="2012-08-08T17:05:00Z">
                  <w:rPr>
                    <w:ins w:id="33583" w:author="Thomas Dietz" w:date="2012-08-08T17:05:00Z"/>
                    <w:lang w:val="de-DE"/>
                  </w:rPr>
                </w:rPrChange>
              </w:rPr>
            </w:pPr>
          </w:p>
          <w:p w14:paraId="7A46BBDB" w14:textId="77777777" w:rsidR="009F3611" w:rsidRPr="009F3611" w:rsidRDefault="009F3611" w:rsidP="009F3611">
            <w:pPr>
              <w:pStyle w:val="XML1"/>
              <w:rPr>
                <w:ins w:id="33584" w:author="Thomas Dietz" w:date="2012-08-08T17:05:00Z"/>
                <w:rPrChange w:id="33585" w:author="Thomas Dietz" w:date="2012-08-08T17:05:00Z">
                  <w:rPr>
                    <w:ins w:id="33586" w:author="Thomas Dietz" w:date="2012-08-08T17:05:00Z"/>
                    <w:lang w:val="de-DE"/>
                  </w:rPr>
                </w:rPrChange>
              </w:rPr>
            </w:pPr>
            <w:ins w:id="33587" w:author="Thomas Dietz" w:date="2012-08-08T17:05:00Z">
              <w:r w:rsidRPr="009F3611">
                <w:rPr>
                  <w:rPrChange w:id="33588" w:author="Thomas Dietz" w:date="2012-08-08T17:05:00Z">
                    <w:rPr>
                      <w:lang w:val="de-DE"/>
                    </w:rPr>
                  </w:rPrChange>
                </w:rPr>
                <w:t xml:space="preserve">  import ietf-yang-types { prefix yang; }</w:t>
              </w:r>
            </w:ins>
          </w:p>
          <w:p w14:paraId="06A1B06E" w14:textId="77777777" w:rsidR="009F3611" w:rsidRPr="009F3611" w:rsidRDefault="009F3611" w:rsidP="009F3611">
            <w:pPr>
              <w:pStyle w:val="XML1"/>
              <w:rPr>
                <w:ins w:id="33589" w:author="Thomas Dietz" w:date="2012-08-08T17:05:00Z"/>
                <w:rPrChange w:id="33590" w:author="Thomas Dietz" w:date="2012-08-08T17:05:00Z">
                  <w:rPr>
                    <w:ins w:id="33591" w:author="Thomas Dietz" w:date="2012-08-08T17:05:00Z"/>
                    <w:lang w:val="de-DE"/>
                  </w:rPr>
                </w:rPrChange>
              </w:rPr>
            </w:pPr>
            <w:ins w:id="33592" w:author="Thomas Dietz" w:date="2012-08-08T17:05:00Z">
              <w:r w:rsidRPr="009F3611">
                <w:rPr>
                  <w:rPrChange w:id="33593" w:author="Thomas Dietz" w:date="2012-08-08T17:05:00Z">
                    <w:rPr>
                      <w:lang w:val="de-DE"/>
                    </w:rPr>
                  </w:rPrChange>
                </w:rPr>
                <w:t xml:space="preserve">  import ietf-inet-types { prefix inet; }</w:t>
              </w:r>
            </w:ins>
          </w:p>
          <w:p w14:paraId="03FA26C9" w14:textId="77777777" w:rsidR="009F3611" w:rsidRPr="009F3611" w:rsidRDefault="009F3611" w:rsidP="009F3611">
            <w:pPr>
              <w:pStyle w:val="XML1"/>
              <w:rPr>
                <w:ins w:id="33594" w:author="Thomas Dietz" w:date="2012-08-08T17:05:00Z"/>
                <w:rPrChange w:id="33595" w:author="Thomas Dietz" w:date="2012-08-08T17:05:00Z">
                  <w:rPr>
                    <w:ins w:id="33596" w:author="Thomas Dietz" w:date="2012-08-08T17:05:00Z"/>
                    <w:lang w:val="de-DE"/>
                  </w:rPr>
                </w:rPrChange>
              </w:rPr>
            </w:pPr>
          </w:p>
          <w:p w14:paraId="2EAE90B0" w14:textId="77777777" w:rsidR="009F3611" w:rsidRPr="009F3611" w:rsidRDefault="009F3611" w:rsidP="009F3611">
            <w:pPr>
              <w:pStyle w:val="XML1"/>
              <w:rPr>
                <w:ins w:id="33597" w:author="Thomas Dietz" w:date="2012-08-08T17:05:00Z"/>
                <w:rPrChange w:id="33598" w:author="Thomas Dietz" w:date="2012-08-08T17:05:00Z">
                  <w:rPr>
                    <w:ins w:id="33599" w:author="Thomas Dietz" w:date="2012-08-08T17:05:00Z"/>
                    <w:lang w:val="de-DE"/>
                  </w:rPr>
                </w:rPrChange>
              </w:rPr>
            </w:pPr>
            <w:ins w:id="33600" w:author="Thomas Dietz" w:date="2012-08-08T17:05:00Z">
              <w:r w:rsidRPr="009F3611">
                <w:rPr>
                  <w:rPrChange w:id="33601" w:author="Thomas Dietz" w:date="2012-08-08T17:05:00Z">
                    <w:rPr>
                      <w:lang w:val="de-DE"/>
                    </w:rPr>
                  </w:rPrChange>
                </w:rPr>
                <w:t xml:space="preserve">  organization "ONF Config Management Group";</w:t>
              </w:r>
            </w:ins>
          </w:p>
          <w:p w14:paraId="79F17518" w14:textId="77777777" w:rsidR="009F3611" w:rsidRPr="009F3611" w:rsidRDefault="009F3611" w:rsidP="009F3611">
            <w:pPr>
              <w:pStyle w:val="XML1"/>
              <w:rPr>
                <w:ins w:id="33602" w:author="Thomas Dietz" w:date="2012-08-08T17:05:00Z"/>
                <w:rPrChange w:id="33603" w:author="Thomas Dietz" w:date="2012-08-08T17:05:00Z">
                  <w:rPr>
                    <w:ins w:id="33604" w:author="Thomas Dietz" w:date="2012-08-08T17:05:00Z"/>
                    <w:lang w:val="de-DE"/>
                  </w:rPr>
                </w:rPrChange>
              </w:rPr>
            </w:pPr>
          </w:p>
          <w:p w14:paraId="3F260CA9" w14:textId="77777777" w:rsidR="009F3611" w:rsidRPr="009F3611" w:rsidRDefault="009F3611" w:rsidP="009F3611">
            <w:pPr>
              <w:pStyle w:val="XML1"/>
              <w:rPr>
                <w:ins w:id="33605" w:author="Thomas Dietz" w:date="2012-08-08T17:05:00Z"/>
                <w:rPrChange w:id="33606" w:author="Thomas Dietz" w:date="2012-08-08T17:05:00Z">
                  <w:rPr>
                    <w:ins w:id="33607" w:author="Thomas Dietz" w:date="2012-08-08T17:05:00Z"/>
                    <w:lang w:val="de-DE"/>
                  </w:rPr>
                </w:rPrChange>
              </w:rPr>
            </w:pPr>
            <w:ins w:id="33608" w:author="Thomas Dietz" w:date="2012-08-08T17:05:00Z">
              <w:r w:rsidRPr="009F3611">
                <w:rPr>
                  <w:rPrChange w:id="33609" w:author="Thomas Dietz" w:date="2012-08-08T17:05:00Z">
                    <w:rPr>
                      <w:lang w:val="de-DE"/>
                    </w:rPr>
                  </w:rPrChange>
                </w:rPr>
                <w:t xml:space="preserve">  contact "tbd";</w:t>
              </w:r>
            </w:ins>
          </w:p>
          <w:p w14:paraId="31C07B4C" w14:textId="77777777" w:rsidR="009F3611" w:rsidRPr="009F3611" w:rsidRDefault="009F3611" w:rsidP="009F3611">
            <w:pPr>
              <w:pStyle w:val="XML1"/>
              <w:rPr>
                <w:ins w:id="33610" w:author="Thomas Dietz" w:date="2012-08-08T17:05:00Z"/>
                <w:rPrChange w:id="33611" w:author="Thomas Dietz" w:date="2012-08-08T17:05:00Z">
                  <w:rPr>
                    <w:ins w:id="33612" w:author="Thomas Dietz" w:date="2012-08-08T17:05:00Z"/>
                    <w:lang w:val="de-DE"/>
                  </w:rPr>
                </w:rPrChange>
              </w:rPr>
            </w:pPr>
          </w:p>
          <w:p w14:paraId="4046EC86" w14:textId="77777777" w:rsidR="009F3611" w:rsidRPr="009F3611" w:rsidRDefault="009F3611" w:rsidP="009F3611">
            <w:pPr>
              <w:pStyle w:val="XML1"/>
              <w:rPr>
                <w:ins w:id="33613" w:author="Thomas Dietz" w:date="2012-08-08T17:05:00Z"/>
                <w:rPrChange w:id="33614" w:author="Thomas Dietz" w:date="2012-08-08T17:05:00Z">
                  <w:rPr>
                    <w:ins w:id="33615" w:author="Thomas Dietz" w:date="2012-08-08T17:05:00Z"/>
                    <w:lang w:val="de-DE"/>
                  </w:rPr>
                </w:rPrChange>
              </w:rPr>
            </w:pPr>
            <w:ins w:id="33616" w:author="Thomas Dietz" w:date="2012-08-08T17:05:00Z">
              <w:r w:rsidRPr="009F3611">
                <w:rPr>
                  <w:rPrChange w:id="33617" w:author="Thomas Dietz" w:date="2012-08-08T17:05:00Z">
                    <w:rPr>
                      <w:lang w:val="de-DE"/>
                    </w:rPr>
                  </w:rPrChange>
                </w:rPr>
                <w:t xml:space="preserve">  description "</w:t>
              </w:r>
              <w:del w:id="33618" w:author="Deepak Bansal (AZURE)" w:date="2012-08-25T05:39:00Z">
                <w:r w:rsidRPr="009F3611" w:rsidDel="003914B2">
                  <w:rPr>
                    <w:rPrChange w:id="33619" w:author="Thomas Dietz" w:date="2012-08-08T17:05:00Z">
                      <w:rPr>
                        <w:lang w:val="de-DE"/>
                      </w:rPr>
                    </w:rPrChange>
                  </w:rPr>
                  <w:delText>tbd</w:delText>
                </w:r>
              </w:del>
            </w:ins>
          </w:p>
          <w:p w14:paraId="7BECA951" w14:textId="77777777" w:rsidR="009F3611" w:rsidRPr="009F3611" w:rsidRDefault="009F3611" w:rsidP="009F3611">
            <w:pPr>
              <w:pStyle w:val="XML1"/>
              <w:rPr>
                <w:ins w:id="33620" w:author="Thomas Dietz" w:date="2012-08-08T17:05:00Z"/>
                <w:rPrChange w:id="33621" w:author="Thomas Dietz" w:date="2012-08-08T17:05:00Z">
                  <w:rPr>
                    <w:ins w:id="33622" w:author="Thomas Dietz" w:date="2012-08-08T17:05:00Z"/>
                    <w:lang w:val="de-DE"/>
                  </w:rPr>
                </w:rPrChange>
              </w:rPr>
            </w:pPr>
          </w:p>
          <w:p w14:paraId="4128840F" w14:textId="77777777" w:rsidR="009F3611" w:rsidRPr="009F3611" w:rsidRDefault="009F3611" w:rsidP="009F3611">
            <w:pPr>
              <w:pStyle w:val="XML1"/>
              <w:rPr>
                <w:ins w:id="33623" w:author="Thomas Dietz" w:date="2012-08-08T17:05:00Z"/>
                <w:rPrChange w:id="33624" w:author="Thomas Dietz" w:date="2012-08-08T17:05:00Z">
                  <w:rPr>
                    <w:ins w:id="33625" w:author="Thomas Dietz" w:date="2012-08-08T17:05:00Z"/>
                    <w:lang w:val="de-DE"/>
                  </w:rPr>
                </w:rPrChange>
              </w:rPr>
            </w:pPr>
            <w:ins w:id="33626" w:author="Thomas Dietz" w:date="2012-08-08T17:05:00Z">
              <w:r w:rsidRPr="009F3611">
                <w:rPr>
                  <w:rPrChange w:id="33627" w:author="Thomas Dietz" w:date="2012-08-08T17:05:00Z">
                    <w:rPr>
                      <w:lang w:val="de-DE"/>
                    </w:rPr>
                  </w:rPrChange>
                </w:rPr>
                <w:t xml:space="preserve">    NETCONF Operational Considerations</w:t>
              </w:r>
            </w:ins>
          </w:p>
          <w:p w14:paraId="4A5F020C" w14:textId="77777777" w:rsidR="009F3611" w:rsidRPr="009F3611" w:rsidRDefault="009F3611" w:rsidP="009F3611">
            <w:pPr>
              <w:pStyle w:val="XML1"/>
              <w:rPr>
                <w:ins w:id="33628" w:author="Thomas Dietz" w:date="2012-08-08T17:05:00Z"/>
                <w:rPrChange w:id="33629" w:author="Thomas Dietz" w:date="2012-08-08T17:05:00Z">
                  <w:rPr>
                    <w:ins w:id="33630" w:author="Thomas Dietz" w:date="2012-08-08T17:05:00Z"/>
                    <w:lang w:val="de-DE"/>
                  </w:rPr>
                </w:rPrChange>
              </w:rPr>
            </w:pPr>
          </w:p>
          <w:p w14:paraId="39DE74F4" w14:textId="77777777" w:rsidR="009F3611" w:rsidRPr="009F3611" w:rsidRDefault="009F3611" w:rsidP="009F3611">
            <w:pPr>
              <w:pStyle w:val="XML1"/>
              <w:rPr>
                <w:ins w:id="33631" w:author="Thomas Dietz" w:date="2012-08-08T17:05:00Z"/>
                <w:rPrChange w:id="33632" w:author="Thomas Dietz" w:date="2012-08-08T17:05:00Z">
                  <w:rPr>
                    <w:ins w:id="33633" w:author="Thomas Dietz" w:date="2012-08-08T17:05:00Z"/>
                    <w:lang w:val="de-DE"/>
                  </w:rPr>
                </w:rPrChange>
              </w:rPr>
            </w:pPr>
            <w:ins w:id="33634" w:author="Thomas Dietz" w:date="2012-08-08T17:05:00Z">
              <w:r w:rsidRPr="009F3611">
                <w:rPr>
                  <w:rPrChange w:id="33635" w:author="Thomas Dietz" w:date="2012-08-08T17:05:00Z">
                    <w:rPr>
                      <w:lang w:val="de-DE"/>
                    </w:rPr>
                  </w:rPrChange>
                </w:rPr>
                <w:t xml:space="preserve">    Elements that are configurable, optional and have a default</w:t>
              </w:r>
            </w:ins>
          </w:p>
          <w:p w14:paraId="26399261" w14:textId="77777777" w:rsidR="009F3611" w:rsidRPr="009F3611" w:rsidRDefault="009F3611" w:rsidP="009F3611">
            <w:pPr>
              <w:pStyle w:val="XML1"/>
              <w:rPr>
                <w:ins w:id="33636" w:author="Thomas Dietz" w:date="2012-08-08T17:05:00Z"/>
                <w:rPrChange w:id="33637" w:author="Thomas Dietz" w:date="2012-08-08T17:05:00Z">
                  <w:rPr>
                    <w:ins w:id="33638" w:author="Thomas Dietz" w:date="2012-08-08T17:05:00Z"/>
                    <w:lang w:val="de-DE"/>
                  </w:rPr>
                </w:rPrChange>
              </w:rPr>
            </w:pPr>
            <w:ins w:id="33639" w:author="Thomas Dietz" w:date="2012-08-08T17:05:00Z">
              <w:r w:rsidRPr="009F3611">
                <w:rPr>
                  <w:rPrChange w:id="33640" w:author="Thomas Dietz" w:date="2012-08-08T17:05:00Z">
                    <w:rPr>
                      <w:lang w:val="de-DE"/>
                    </w:rPr>
                  </w:rPrChange>
                </w:rPr>
                <w:t xml:space="preserve">    value MAY be reported by replies to NETCONF &lt;get-config&gt;</w:t>
              </w:r>
            </w:ins>
          </w:p>
          <w:p w14:paraId="09B14FA2" w14:textId="77777777" w:rsidR="009F3611" w:rsidRPr="009F3611" w:rsidRDefault="009F3611" w:rsidP="009F3611">
            <w:pPr>
              <w:pStyle w:val="XML1"/>
              <w:rPr>
                <w:ins w:id="33641" w:author="Thomas Dietz" w:date="2012-08-08T17:05:00Z"/>
                <w:rPrChange w:id="33642" w:author="Thomas Dietz" w:date="2012-08-08T17:05:00Z">
                  <w:rPr>
                    <w:ins w:id="33643" w:author="Thomas Dietz" w:date="2012-08-08T17:05:00Z"/>
                    <w:lang w:val="de-DE"/>
                  </w:rPr>
                </w:rPrChange>
              </w:rPr>
            </w:pPr>
            <w:ins w:id="33644" w:author="Thomas Dietz" w:date="2012-08-08T17:05:00Z">
              <w:r w:rsidRPr="009F3611">
                <w:rPr>
                  <w:rPrChange w:id="33645" w:author="Thomas Dietz" w:date="2012-08-08T17:05:00Z">
                    <w:rPr>
                      <w:lang w:val="de-DE"/>
                    </w:rPr>
                  </w:rPrChange>
                </w:rPr>
                <w:t xml:space="preserve">    requests. All non-configurable values SHOULD be reported by</w:t>
              </w:r>
            </w:ins>
          </w:p>
          <w:p w14:paraId="7248BCC3" w14:textId="77777777" w:rsidR="009F3611" w:rsidRPr="009F3611" w:rsidRDefault="009F3611" w:rsidP="009F3611">
            <w:pPr>
              <w:pStyle w:val="XML1"/>
              <w:rPr>
                <w:ins w:id="33646" w:author="Thomas Dietz" w:date="2012-08-08T17:05:00Z"/>
                <w:rPrChange w:id="33647" w:author="Thomas Dietz" w:date="2012-08-08T17:05:00Z">
                  <w:rPr>
                    <w:ins w:id="33648" w:author="Thomas Dietz" w:date="2012-08-08T17:05:00Z"/>
                    <w:lang w:val="de-DE"/>
                  </w:rPr>
                </w:rPrChange>
              </w:rPr>
            </w:pPr>
            <w:ins w:id="33649" w:author="Thomas Dietz" w:date="2012-08-08T17:05:00Z">
              <w:r w:rsidRPr="009F3611">
                <w:rPr>
                  <w:rPrChange w:id="33650" w:author="Thomas Dietz" w:date="2012-08-08T17:05:00Z">
                    <w:rPr>
                      <w:lang w:val="de-DE"/>
                    </w:rPr>
                  </w:rPrChange>
                </w:rPr>
                <w:t xml:space="preserve">    replies to NETCONF &lt;get&gt; requests.</w:t>
              </w:r>
            </w:ins>
          </w:p>
          <w:p w14:paraId="6B7E668B" w14:textId="77777777" w:rsidR="009F3611" w:rsidRPr="009F3611" w:rsidRDefault="009F3611" w:rsidP="009F3611">
            <w:pPr>
              <w:pStyle w:val="XML1"/>
              <w:rPr>
                <w:ins w:id="33651" w:author="Thomas Dietz" w:date="2012-08-08T17:05:00Z"/>
                <w:rPrChange w:id="33652" w:author="Thomas Dietz" w:date="2012-08-08T17:05:00Z">
                  <w:rPr>
                    <w:ins w:id="33653" w:author="Thomas Dietz" w:date="2012-08-08T17:05:00Z"/>
                    <w:lang w:val="de-DE"/>
                  </w:rPr>
                </w:rPrChange>
              </w:rPr>
            </w:pPr>
          </w:p>
          <w:p w14:paraId="6B30DD4D" w14:textId="77777777" w:rsidR="009F3611" w:rsidRPr="009F3611" w:rsidRDefault="009F3611" w:rsidP="009F3611">
            <w:pPr>
              <w:pStyle w:val="XML1"/>
              <w:rPr>
                <w:ins w:id="33654" w:author="Thomas Dietz" w:date="2012-08-08T17:05:00Z"/>
                <w:rPrChange w:id="33655" w:author="Thomas Dietz" w:date="2012-08-08T17:05:00Z">
                  <w:rPr>
                    <w:ins w:id="33656" w:author="Thomas Dietz" w:date="2012-08-08T17:05:00Z"/>
                    <w:lang w:val="de-DE"/>
                  </w:rPr>
                </w:rPrChange>
              </w:rPr>
            </w:pPr>
            <w:ins w:id="33657" w:author="Thomas Dietz" w:date="2012-08-08T17:05:00Z">
              <w:r w:rsidRPr="009F3611">
                <w:rPr>
                  <w:rPrChange w:id="33658" w:author="Thomas Dietz" w:date="2012-08-08T17:05:00Z">
                    <w:rPr>
                      <w:lang w:val="de-DE"/>
                    </w:rPr>
                  </w:rPrChange>
                </w:rPr>
                <w:t xml:space="preserve">     Attemps to modify non-configurable elements with a NETCONF</w:t>
              </w:r>
            </w:ins>
          </w:p>
          <w:p w14:paraId="4CA6C816" w14:textId="77777777" w:rsidR="009F3611" w:rsidRPr="009F3611" w:rsidRDefault="009F3611" w:rsidP="009F3611">
            <w:pPr>
              <w:pStyle w:val="XML1"/>
              <w:rPr>
                <w:ins w:id="33659" w:author="Thomas Dietz" w:date="2012-08-08T17:05:00Z"/>
                <w:rPrChange w:id="33660" w:author="Thomas Dietz" w:date="2012-08-08T17:05:00Z">
                  <w:rPr>
                    <w:ins w:id="33661" w:author="Thomas Dietz" w:date="2012-08-08T17:05:00Z"/>
                    <w:lang w:val="de-DE"/>
                  </w:rPr>
                </w:rPrChange>
              </w:rPr>
            </w:pPr>
            <w:ins w:id="33662" w:author="Thomas Dietz" w:date="2012-08-08T17:05:00Z">
              <w:r w:rsidRPr="009F3611">
                <w:rPr>
                  <w:rPrChange w:id="33663" w:author="Thomas Dietz" w:date="2012-08-08T17:05:00Z">
                    <w:rPr>
                      <w:lang w:val="de-DE"/>
                    </w:rPr>
                  </w:rPrChange>
                </w:rPr>
                <w:t xml:space="preserve">     &lt;edit-config&gt; operation MUST result in an</w:t>
              </w:r>
            </w:ins>
          </w:p>
          <w:p w14:paraId="3556CA3C" w14:textId="77777777" w:rsidR="009F3611" w:rsidRPr="009F3611" w:rsidRDefault="009F3611" w:rsidP="009F3611">
            <w:pPr>
              <w:pStyle w:val="XML1"/>
              <w:rPr>
                <w:ins w:id="33664" w:author="Thomas Dietz" w:date="2012-08-08T17:05:00Z"/>
                <w:rPrChange w:id="33665" w:author="Thomas Dietz" w:date="2012-08-08T17:05:00Z">
                  <w:rPr>
                    <w:ins w:id="33666" w:author="Thomas Dietz" w:date="2012-08-08T17:05:00Z"/>
                    <w:lang w:val="de-DE"/>
                  </w:rPr>
                </w:rPrChange>
              </w:rPr>
            </w:pPr>
            <w:ins w:id="33667" w:author="Thomas Dietz" w:date="2012-08-08T17:05:00Z">
              <w:r w:rsidRPr="009F3611">
                <w:rPr>
                  <w:rPrChange w:id="33668" w:author="Thomas Dietz" w:date="2012-08-08T17:05:00Z">
                    <w:rPr>
                      <w:lang w:val="de-DE"/>
                    </w:rPr>
                  </w:rPrChange>
                </w:rPr>
                <w:t xml:space="preserve">     'operation-not-supported' error with type 'application'.</w:t>
              </w:r>
            </w:ins>
          </w:p>
          <w:p w14:paraId="5D993C42" w14:textId="77777777" w:rsidR="009F3611" w:rsidRPr="009F3611" w:rsidRDefault="009F3611" w:rsidP="009F3611">
            <w:pPr>
              <w:pStyle w:val="XML1"/>
              <w:rPr>
                <w:ins w:id="33669" w:author="Thomas Dietz" w:date="2012-08-08T17:05:00Z"/>
                <w:rPrChange w:id="33670" w:author="Thomas Dietz" w:date="2012-08-08T17:05:00Z">
                  <w:rPr>
                    <w:ins w:id="33671" w:author="Thomas Dietz" w:date="2012-08-08T17:05:00Z"/>
                    <w:lang w:val="de-DE"/>
                  </w:rPr>
                </w:rPrChange>
              </w:rPr>
            </w:pPr>
          </w:p>
          <w:p w14:paraId="5AA98F5C" w14:textId="77777777" w:rsidR="009F3611" w:rsidRPr="009F3611" w:rsidRDefault="009F3611" w:rsidP="009F3611">
            <w:pPr>
              <w:pStyle w:val="XML1"/>
              <w:rPr>
                <w:ins w:id="33672" w:author="Thomas Dietz" w:date="2012-08-08T17:05:00Z"/>
                <w:rPrChange w:id="33673" w:author="Thomas Dietz" w:date="2012-08-08T17:05:00Z">
                  <w:rPr>
                    <w:ins w:id="33674" w:author="Thomas Dietz" w:date="2012-08-08T17:05:00Z"/>
                    <w:lang w:val="de-DE"/>
                  </w:rPr>
                </w:rPrChange>
              </w:rPr>
            </w:pPr>
            <w:ins w:id="33675" w:author="Thomas Dietz" w:date="2012-08-08T17:05:00Z">
              <w:r w:rsidRPr="009F3611">
                <w:rPr>
                  <w:rPrChange w:id="33676" w:author="Thomas Dietz" w:date="2012-08-08T17:05:00Z">
                    <w:rPr>
                      <w:lang w:val="de-DE"/>
                    </w:rPr>
                  </w:rPrChange>
                </w:rPr>
                <w:t xml:space="preserve">     When validating an &lt;edit</w:t>
              </w:r>
              <w:r w:rsidRPr="009F3611">
                <w:rPr>
                  <w:rFonts w:ascii="MS Mincho" w:eastAsia="MS Mincho" w:hAnsi="MS Mincho" w:cs="MS Mincho"/>
                  <w:rPrChange w:id="33677" w:author="Thomas Dietz" w:date="2012-08-08T17:05:00Z">
                    <w:rPr>
                      <w:rFonts w:ascii="MS Mincho" w:eastAsia="MS Mincho" w:hAnsi="MS Mincho" w:cs="MS Mincho"/>
                      <w:lang w:val="de-DE"/>
                    </w:rPr>
                  </w:rPrChange>
                </w:rPr>
                <w:t>‑</w:t>
              </w:r>
              <w:r w:rsidRPr="009F3611">
                <w:rPr>
                  <w:rPrChange w:id="33678" w:author="Thomas Dietz" w:date="2012-08-08T17:05:00Z">
                    <w:rPr>
                      <w:lang w:val="de-DE"/>
                    </w:rPr>
                  </w:rPrChange>
                </w:rPr>
                <w:t xml:space="preserve">config&gt; operation the following </w:t>
              </w:r>
            </w:ins>
          </w:p>
          <w:p w14:paraId="35ED9F07" w14:textId="77777777" w:rsidR="009F3611" w:rsidRPr="009F3611" w:rsidRDefault="009F3611" w:rsidP="009F3611">
            <w:pPr>
              <w:pStyle w:val="XML1"/>
              <w:rPr>
                <w:ins w:id="33679" w:author="Thomas Dietz" w:date="2012-08-08T17:05:00Z"/>
                <w:rPrChange w:id="33680" w:author="Thomas Dietz" w:date="2012-08-08T17:05:00Z">
                  <w:rPr>
                    <w:ins w:id="33681" w:author="Thomas Dietz" w:date="2012-08-08T17:05:00Z"/>
                    <w:lang w:val="de-DE"/>
                  </w:rPr>
                </w:rPrChange>
              </w:rPr>
            </w:pPr>
            <w:ins w:id="33682" w:author="Thomas Dietz" w:date="2012-08-08T17:05:00Z">
              <w:r w:rsidRPr="009F3611">
                <w:rPr>
                  <w:rPrChange w:id="33683" w:author="Thomas Dietz" w:date="2012-08-08T17:05:00Z">
                    <w:rPr>
                      <w:lang w:val="de-DE"/>
                    </w:rPr>
                  </w:rPrChange>
                </w:rPr>
                <w:t xml:space="preserve">     errors MUST be detected:</w:t>
              </w:r>
            </w:ins>
          </w:p>
          <w:p w14:paraId="77FAAAE1" w14:textId="77777777" w:rsidR="009F3611" w:rsidRPr="009F3611" w:rsidRDefault="009F3611" w:rsidP="009F3611">
            <w:pPr>
              <w:pStyle w:val="XML1"/>
              <w:rPr>
                <w:ins w:id="33684" w:author="Thomas Dietz" w:date="2012-08-08T17:05:00Z"/>
                <w:rPrChange w:id="33685" w:author="Thomas Dietz" w:date="2012-08-08T17:05:00Z">
                  <w:rPr>
                    <w:ins w:id="33686" w:author="Thomas Dietz" w:date="2012-08-08T17:05:00Z"/>
                    <w:lang w:val="de-DE"/>
                  </w:rPr>
                </w:rPrChange>
              </w:rPr>
            </w:pPr>
          </w:p>
          <w:p w14:paraId="667A63AF" w14:textId="77777777" w:rsidR="009F3611" w:rsidRPr="009F3611" w:rsidRDefault="009F3611" w:rsidP="009F3611">
            <w:pPr>
              <w:pStyle w:val="XML1"/>
              <w:rPr>
                <w:ins w:id="33687" w:author="Thomas Dietz" w:date="2012-08-08T17:05:00Z"/>
                <w:rPrChange w:id="33688" w:author="Thomas Dietz" w:date="2012-08-08T17:05:00Z">
                  <w:rPr>
                    <w:ins w:id="33689" w:author="Thomas Dietz" w:date="2012-08-08T17:05:00Z"/>
                    <w:lang w:val="de-DE"/>
                  </w:rPr>
                </w:rPrChange>
              </w:rPr>
            </w:pPr>
            <w:ins w:id="33690" w:author="Thomas Dietz" w:date="2012-08-08T17:05:00Z">
              <w:r w:rsidRPr="009F3611">
                <w:rPr>
                  <w:rPrChange w:id="33691" w:author="Thomas Dietz" w:date="2012-08-08T17:05:00Z">
                    <w:rPr>
                      <w:lang w:val="de-DE"/>
                    </w:rPr>
                  </w:rPrChange>
                </w:rPr>
                <w:t xml:space="preserve">     * Delete requests for non-existent data. In this case a</w:t>
              </w:r>
            </w:ins>
          </w:p>
          <w:p w14:paraId="004F2AA3" w14:textId="77777777" w:rsidR="009F3611" w:rsidRPr="009F3611" w:rsidRDefault="009F3611" w:rsidP="009F3611">
            <w:pPr>
              <w:pStyle w:val="XML1"/>
              <w:rPr>
                <w:ins w:id="33692" w:author="Thomas Dietz" w:date="2012-08-08T17:05:00Z"/>
                <w:rPrChange w:id="33693" w:author="Thomas Dietz" w:date="2012-08-08T17:05:00Z">
                  <w:rPr>
                    <w:ins w:id="33694" w:author="Thomas Dietz" w:date="2012-08-08T17:05:00Z"/>
                    <w:lang w:val="de-DE"/>
                  </w:rPr>
                </w:rPrChange>
              </w:rPr>
            </w:pPr>
            <w:ins w:id="33695" w:author="Thomas Dietz" w:date="2012-08-08T17:05:00Z">
              <w:r w:rsidRPr="009F3611">
                <w:rPr>
                  <w:rPrChange w:id="33696" w:author="Thomas Dietz" w:date="2012-08-08T17:05:00Z">
                    <w:rPr>
                      <w:lang w:val="de-DE"/>
                    </w:rPr>
                  </w:rPrChange>
                </w:rPr>
                <w:t xml:space="preserve">       'data-missing' error is returned.</w:t>
              </w:r>
            </w:ins>
          </w:p>
          <w:p w14:paraId="78235E91" w14:textId="77777777" w:rsidR="009F3611" w:rsidRPr="009F3611" w:rsidRDefault="009F3611" w:rsidP="009F3611">
            <w:pPr>
              <w:pStyle w:val="XML1"/>
              <w:rPr>
                <w:ins w:id="33697" w:author="Thomas Dietz" w:date="2012-08-08T17:05:00Z"/>
                <w:rPrChange w:id="33698" w:author="Thomas Dietz" w:date="2012-08-08T17:05:00Z">
                  <w:rPr>
                    <w:ins w:id="33699" w:author="Thomas Dietz" w:date="2012-08-08T17:05:00Z"/>
                    <w:lang w:val="de-DE"/>
                  </w:rPr>
                </w:rPrChange>
              </w:rPr>
            </w:pPr>
            <w:ins w:id="33700" w:author="Thomas Dietz" w:date="2012-08-08T17:05:00Z">
              <w:r w:rsidRPr="009F3611">
                <w:rPr>
                  <w:rPrChange w:id="33701" w:author="Thomas Dietz" w:date="2012-08-08T17:05:00Z">
                    <w:rPr>
                      <w:lang w:val="de-DE"/>
                    </w:rPr>
                  </w:rPrChange>
                </w:rPr>
                <w:t xml:space="preserve">     * Create requests for existent data. In this case a </w:t>
              </w:r>
            </w:ins>
          </w:p>
          <w:p w14:paraId="7FEFD915" w14:textId="77777777" w:rsidR="009F3611" w:rsidRPr="009F3611" w:rsidRDefault="009F3611" w:rsidP="009F3611">
            <w:pPr>
              <w:pStyle w:val="XML1"/>
              <w:rPr>
                <w:ins w:id="33702" w:author="Thomas Dietz" w:date="2012-08-08T17:05:00Z"/>
                <w:rPrChange w:id="33703" w:author="Thomas Dietz" w:date="2012-08-08T17:05:00Z">
                  <w:rPr>
                    <w:ins w:id="33704" w:author="Thomas Dietz" w:date="2012-08-08T17:05:00Z"/>
                    <w:lang w:val="de-DE"/>
                  </w:rPr>
                </w:rPrChange>
              </w:rPr>
            </w:pPr>
            <w:ins w:id="33705" w:author="Thomas Dietz" w:date="2012-08-08T17:05:00Z">
              <w:r w:rsidRPr="009F3611">
                <w:rPr>
                  <w:rPrChange w:id="33706" w:author="Thomas Dietz" w:date="2012-08-08T17:05:00Z">
                    <w:rPr>
                      <w:lang w:val="de-DE"/>
                    </w:rPr>
                  </w:rPrChange>
                </w:rPr>
                <w:t xml:space="preserve">       'data-exists' error is returned.</w:t>
              </w:r>
            </w:ins>
          </w:p>
          <w:p w14:paraId="2F68052C" w14:textId="77777777" w:rsidR="009F3611" w:rsidRPr="009F3611" w:rsidRDefault="009F3611" w:rsidP="009F3611">
            <w:pPr>
              <w:pStyle w:val="XML1"/>
              <w:rPr>
                <w:ins w:id="33707" w:author="Thomas Dietz" w:date="2012-08-08T17:05:00Z"/>
                <w:rPrChange w:id="33708" w:author="Thomas Dietz" w:date="2012-08-08T17:05:00Z">
                  <w:rPr>
                    <w:ins w:id="33709" w:author="Thomas Dietz" w:date="2012-08-08T17:05:00Z"/>
                    <w:lang w:val="de-DE"/>
                  </w:rPr>
                </w:rPrChange>
              </w:rPr>
            </w:pPr>
            <w:ins w:id="33710" w:author="Thomas Dietz" w:date="2012-08-08T17:05:00Z">
              <w:r w:rsidRPr="009F3611">
                <w:rPr>
                  <w:rPrChange w:id="33711" w:author="Thomas Dietz" w:date="2012-08-08T17:05:00Z">
                    <w:rPr>
                      <w:lang w:val="de-DE"/>
                    </w:rPr>
                  </w:rPrChange>
                </w:rPr>
                <w:t xml:space="preserve">     * If the NETCONF operation creates data nodes under a</w:t>
              </w:r>
            </w:ins>
          </w:p>
          <w:p w14:paraId="449B3D47" w14:textId="77777777" w:rsidR="009F3611" w:rsidRPr="009F3611" w:rsidRDefault="009F3611" w:rsidP="009F3611">
            <w:pPr>
              <w:pStyle w:val="XML1"/>
              <w:rPr>
                <w:ins w:id="33712" w:author="Thomas Dietz" w:date="2012-08-08T17:05:00Z"/>
                <w:rPrChange w:id="33713" w:author="Thomas Dietz" w:date="2012-08-08T17:05:00Z">
                  <w:rPr>
                    <w:ins w:id="33714" w:author="Thomas Dietz" w:date="2012-08-08T17:05:00Z"/>
                    <w:lang w:val="de-DE"/>
                  </w:rPr>
                </w:rPrChange>
              </w:rPr>
            </w:pPr>
            <w:ins w:id="33715" w:author="Thomas Dietz" w:date="2012-08-08T17:05:00Z">
              <w:r w:rsidRPr="009F3611">
                <w:rPr>
                  <w:rPrChange w:id="33716" w:author="Thomas Dietz" w:date="2012-08-08T17:05:00Z">
                    <w:rPr>
                      <w:lang w:val="de-DE"/>
                    </w:rPr>
                  </w:rPrChange>
                </w:rPr>
                <w:t xml:space="preserve">        'choice', any existing nodes from other branches are</w:t>
              </w:r>
            </w:ins>
          </w:p>
          <w:p w14:paraId="128AB3E6" w14:textId="77777777" w:rsidR="009F3611" w:rsidRPr="009F3611" w:rsidRDefault="009F3611" w:rsidP="009F3611">
            <w:pPr>
              <w:pStyle w:val="XML1"/>
              <w:rPr>
                <w:ins w:id="33717" w:author="Thomas Dietz" w:date="2012-08-08T17:05:00Z"/>
                <w:rPrChange w:id="33718" w:author="Thomas Dietz" w:date="2012-08-08T17:05:00Z">
                  <w:rPr>
                    <w:ins w:id="33719" w:author="Thomas Dietz" w:date="2012-08-08T17:05:00Z"/>
                    <w:lang w:val="de-DE"/>
                  </w:rPr>
                </w:rPrChange>
              </w:rPr>
            </w:pPr>
            <w:ins w:id="33720" w:author="Thomas Dietz" w:date="2012-08-08T17:05:00Z">
              <w:r w:rsidRPr="009F3611">
                <w:rPr>
                  <w:rPrChange w:id="33721" w:author="Thomas Dietz" w:date="2012-08-08T17:05:00Z">
                    <w:rPr>
                      <w:lang w:val="de-DE"/>
                    </w:rPr>
                  </w:rPrChange>
                </w:rPr>
                <w:t xml:space="preserve">        deleted.";</w:t>
              </w:r>
            </w:ins>
          </w:p>
          <w:p w14:paraId="6E242FA1" w14:textId="77777777" w:rsidR="009F3611" w:rsidRPr="009F3611" w:rsidRDefault="009F3611" w:rsidP="009F3611">
            <w:pPr>
              <w:pStyle w:val="XML1"/>
              <w:rPr>
                <w:ins w:id="33722" w:author="Thomas Dietz" w:date="2012-08-08T17:05:00Z"/>
                <w:rPrChange w:id="33723" w:author="Thomas Dietz" w:date="2012-08-08T17:05:00Z">
                  <w:rPr>
                    <w:ins w:id="33724" w:author="Thomas Dietz" w:date="2012-08-08T17:05:00Z"/>
                    <w:lang w:val="de-DE"/>
                  </w:rPr>
                </w:rPrChange>
              </w:rPr>
            </w:pPr>
          </w:p>
          <w:p w14:paraId="7D4432B7" w14:textId="77777777" w:rsidR="009F3611" w:rsidRPr="009F3611" w:rsidRDefault="009F3611" w:rsidP="009F3611">
            <w:pPr>
              <w:pStyle w:val="XML1"/>
              <w:rPr>
                <w:ins w:id="33725" w:author="Thomas Dietz" w:date="2012-08-08T17:05:00Z"/>
                <w:rPrChange w:id="33726" w:author="Thomas Dietz" w:date="2012-08-08T17:05:00Z">
                  <w:rPr>
                    <w:ins w:id="33727" w:author="Thomas Dietz" w:date="2012-08-08T17:05:00Z"/>
                    <w:lang w:val="de-DE"/>
                  </w:rPr>
                </w:rPrChange>
              </w:rPr>
            </w:pPr>
            <w:ins w:id="33728" w:author="Thomas Dietz" w:date="2012-08-08T17:05:00Z">
              <w:r w:rsidRPr="009F3611">
                <w:rPr>
                  <w:rPrChange w:id="33729" w:author="Thomas Dietz" w:date="2012-08-08T17:05:00Z">
                    <w:rPr>
                      <w:lang w:val="de-DE"/>
                    </w:rPr>
                  </w:rPrChange>
                </w:rPr>
                <w:lastRenderedPageBreak/>
                <w:t xml:space="preserve">  revision 2011-12-07 {</w:t>
              </w:r>
            </w:ins>
          </w:p>
          <w:p w14:paraId="3C5A80A8" w14:textId="77777777" w:rsidR="009F3611" w:rsidRPr="009F3611" w:rsidRDefault="009F3611" w:rsidP="009F3611">
            <w:pPr>
              <w:pStyle w:val="XML1"/>
              <w:rPr>
                <w:ins w:id="33730" w:author="Thomas Dietz" w:date="2012-08-08T17:05:00Z"/>
                <w:rPrChange w:id="33731" w:author="Thomas Dietz" w:date="2012-08-08T17:05:00Z">
                  <w:rPr>
                    <w:ins w:id="33732" w:author="Thomas Dietz" w:date="2012-08-08T17:05:00Z"/>
                    <w:lang w:val="de-DE"/>
                  </w:rPr>
                </w:rPrChange>
              </w:rPr>
            </w:pPr>
            <w:ins w:id="33733" w:author="Thomas Dietz" w:date="2012-08-08T17:05:00Z">
              <w:r w:rsidRPr="009F3611">
                <w:rPr>
                  <w:rPrChange w:id="33734" w:author="Thomas Dietz" w:date="2012-08-08T17:05:00Z">
                    <w:rPr>
                      <w:lang w:val="de-DE"/>
                    </w:rPr>
                  </w:rPrChange>
                </w:rPr>
                <w:t xml:space="preserve">    description "First Version";</w:t>
              </w:r>
            </w:ins>
          </w:p>
          <w:p w14:paraId="77066F57" w14:textId="77777777" w:rsidR="009F3611" w:rsidRPr="009F3611" w:rsidRDefault="009F3611" w:rsidP="009F3611">
            <w:pPr>
              <w:pStyle w:val="XML1"/>
              <w:rPr>
                <w:ins w:id="33735" w:author="Thomas Dietz" w:date="2012-08-08T17:05:00Z"/>
                <w:rPrChange w:id="33736" w:author="Thomas Dietz" w:date="2012-08-08T17:05:00Z">
                  <w:rPr>
                    <w:ins w:id="33737" w:author="Thomas Dietz" w:date="2012-08-08T17:05:00Z"/>
                    <w:lang w:val="de-DE"/>
                  </w:rPr>
                </w:rPrChange>
              </w:rPr>
            </w:pPr>
          </w:p>
          <w:p w14:paraId="4CEA534B" w14:textId="77777777" w:rsidR="009F3611" w:rsidRPr="009F3611" w:rsidRDefault="009F3611" w:rsidP="009F3611">
            <w:pPr>
              <w:pStyle w:val="XML1"/>
              <w:rPr>
                <w:ins w:id="33738" w:author="Thomas Dietz" w:date="2012-08-08T17:05:00Z"/>
                <w:rPrChange w:id="33739" w:author="Thomas Dietz" w:date="2012-08-08T17:05:00Z">
                  <w:rPr>
                    <w:ins w:id="33740" w:author="Thomas Dietz" w:date="2012-08-08T17:05:00Z"/>
                    <w:lang w:val="de-DE"/>
                  </w:rPr>
                </w:rPrChange>
              </w:rPr>
            </w:pPr>
            <w:ins w:id="33741" w:author="Thomas Dietz" w:date="2012-08-08T17:05:00Z">
              <w:r w:rsidRPr="009F3611">
                <w:rPr>
                  <w:rPrChange w:id="33742" w:author="Thomas Dietz" w:date="2012-08-08T17:05:00Z">
                    <w:rPr>
                      <w:lang w:val="de-DE"/>
                    </w:rPr>
                  </w:rPrChange>
                </w:rPr>
                <w:t xml:space="preserve">    reference "tbd";</w:t>
              </w:r>
            </w:ins>
          </w:p>
          <w:p w14:paraId="548A334B" w14:textId="77777777" w:rsidR="009F3611" w:rsidRPr="009F3611" w:rsidRDefault="009F3611" w:rsidP="009F3611">
            <w:pPr>
              <w:pStyle w:val="XML1"/>
              <w:rPr>
                <w:ins w:id="33743" w:author="Thomas Dietz" w:date="2012-08-08T17:05:00Z"/>
                <w:rPrChange w:id="33744" w:author="Thomas Dietz" w:date="2012-08-08T17:05:00Z">
                  <w:rPr>
                    <w:ins w:id="33745" w:author="Thomas Dietz" w:date="2012-08-08T17:05:00Z"/>
                    <w:lang w:val="de-DE"/>
                  </w:rPr>
                </w:rPrChange>
              </w:rPr>
            </w:pPr>
            <w:ins w:id="33746" w:author="Thomas Dietz" w:date="2012-08-08T17:05:00Z">
              <w:r w:rsidRPr="009F3611">
                <w:rPr>
                  <w:rPrChange w:id="33747" w:author="Thomas Dietz" w:date="2012-08-08T17:05:00Z">
                    <w:rPr>
                      <w:lang w:val="de-DE"/>
                    </w:rPr>
                  </w:rPrChange>
                </w:rPr>
                <w:t xml:space="preserve">  }</w:t>
              </w:r>
            </w:ins>
          </w:p>
          <w:p w14:paraId="54DEB649" w14:textId="77777777" w:rsidR="009F3611" w:rsidRPr="009F3611" w:rsidRDefault="009F3611" w:rsidP="009F3611">
            <w:pPr>
              <w:pStyle w:val="XML1"/>
              <w:rPr>
                <w:ins w:id="33748" w:author="Thomas Dietz" w:date="2012-08-08T17:05:00Z"/>
                <w:rPrChange w:id="33749" w:author="Thomas Dietz" w:date="2012-08-08T17:05:00Z">
                  <w:rPr>
                    <w:ins w:id="33750" w:author="Thomas Dietz" w:date="2012-08-08T17:05:00Z"/>
                    <w:lang w:val="de-DE"/>
                  </w:rPr>
                </w:rPrChange>
              </w:rPr>
            </w:pPr>
          </w:p>
          <w:p w14:paraId="7F03F9E3" w14:textId="77777777" w:rsidR="009F3611" w:rsidRPr="009F3611" w:rsidRDefault="009F3611" w:rsidP="009F3611">
            <w:pPr>
              <w:pStyle w:val="XML1"/>
              <w:rPr>
                <w:ins w:id="33751" w:author="Thomas Dietz" w:date="2012-08-08T17:05:00Z"/>
                <w:rPrChange w:id="33752" w:author="Thomas Dietz" w:date="2012-08-08T17:05:00Z">
                  <w:rPr>
                    <w:ins w:id="33753" w:author="Thomas Dietz" w:date="2012-08-08T17:05:00Z"/>
                    <w:lang w:val="de-DE"/>
                  </w:rPr>
                </w:rPrChange>
              </w:rPr>
            </w:pPr>
            <w:ins w:id="33754" w:author="Thomas Dietz" w:date="2012-08-08T17:05:00Z">
              <w:r w:rsidRPr="009F3611">
                <w:rPr>
                  <w:rPrChange w:id="33755" w:author="Thomas Dietz" w:date="2012-08-08T17:05:00Z">
                    <w:rPr>
                      <w:lang w:val="de-DE"/>
                    </w:rPr>
                  </w:rPrChange>
                </w:rPr>
                <w:t>/*****************************************************************</w:t>
              </w:r>
            </w:ins>
          </w:p>
          <w:p w14:paraId="569684D5" w14:textId="77777777" w:rsidR="009F3611" w:rsidRPr="009F3611" w:rsidRDefault="009F3611" w:rsidP="009F3611">
            <w:pPr>
              <w:pStyle w:val="XML1"/>
              <w:rPr>
                <w:ins w:id="33756" w:author="Thomas Dietz" w:date="2012-08-08T17:05:00Z"/>
                <w:rPrChange w:id="33757" w:author="Thomas Dietz" w:date="2012-08-08T17:05:00Z">
                  <w:rPr>
                    <w:ins w:id="33758" w:author="Thomas Dietz" w:date="2012-08-08T17:05:00Z"/>
                    <w:lang w:val="de-DE"/>
                  </w:rPr>
                </w:rPrChange>
              </w:rPr>
            </w:pPr>
            <w:ins w:id="33759" w:author="Thomas Dietz" w:date="2012-08-08T17:05:00Z">
              <w:r w:rsidRPr="009F3611">
                <w:rPr>
                  <w:rPrChange w:id="33760" w:author="Thomas Dietz" w:date="2012-08-08T17:05:00Z">
                    <w:rPr>
                      <w:lang w:val="de-DE"/>
                    </w:rPr>
                  </w:rPrChange>
                </w:rPr>
                <w:t xml:space="preserve"> * Features</w:t>
              </w:r>
            </w:ins>
          </w:p>
          <w:p w14:paraId="6772B385" w14:textId="77777777" w:rsidR="009F3611" w:rsidRPr="009F3611" w:rsidRDefault="009F3611" w:rsidP="009F3611">
            <w:pPr>
              <w:pStyle w:val="XML1"/>
              <w:rPr>
                <w:ins w:id="33761" w:author="Thomas Dietz" w:date="2012-08-08T17:05:00Z"/>
                <w:rPrChange w:id="33762" w:author="Thomas Dietz" w:date="2012-08-08T17:05:00Z">
                  <w:rPr>
                    <w:ins w:id="33763" w:author="Thomas Dietz" w:date="2012-08-08T17:05:00Z"/>
                    <w:lang w:val="de-DE"/>
                  </w:rPr>
                </w:rPrChange>
              </w:rPr>
            </w:pPr>
            <w:ins w:id="33764" w:author="Thomas Dietz" w:date="2012-08-08T17:05:00Z">
              <w:r w:rsidRPr="009F3611">
                <w:rPr>
                  <w:rPrChange w:id="33765" w:author="Thomas Dietz" w:date="2012-08-08T17:05:00Z">
                    <w:rPr>
                      <w:lang w:val="de-DE"/>
                    </w:rPr>
                  </w:rPrChange>
                </w:rPr>
                <w:t xml:space="preserve"> *****************************************************************/</w:t>
              </w:r>
            </w:ins>
          </w:p>
          <w:p w14:paraId="365DF4D8" w14:textId="77777777" w:rsidR="009F3611" w:rsidRPr="009F3611" w:rsidRDefault="009F3611" w:rsidP="009F3611">
            <w:pPr>
              <w:pStyle w:val="XML1"/>
              <w:rPr>
                <w:ins w:id="33766" w:author="Thomas Dietz" w:date="2012-08-08T17:05:00Z"/>
                <w:rPrChange w:id="33767" w:author="Thomas Dietz" w:date="2012-08-08T17:05:00Z">
                  <w:rPr>
                    <w:ins w:id="33768" w:author="Thomas Dietz" w:date="2012-08-08T17:05:00Z"/>
                    <w:lang w:val="de-DE"/>
                  </w:rPr>
                </w:rPrChange>
              </w:rPr>
            </w:pPr>
          </w:p>
          <w:p w14:paraId="4D86E227" w14:textId="77777777" w:rsidR="009F3611" w:rsidRPr="009F3611" w:rsidRDefault="009F3611" w:rsidP="009F3611">
            <w:pPr>
              <w:pStyle w:val="XML1"/>
              <w:rPr>
                <w:ins w:id="33769" w:author="Thomas Dietz" w:date="2012-08-08T17:05:00Z"/>
                <w:rPrChange w:id="33770" w:author="Thomas Dietz" w:date="2012-08-08T17:05:00Z">
                  <w:rPr>
                    <w:ins w:id="33771" w:author="Thomas Dietz" w:date="2012-08-08T17:05:00Z"/>
                    <w:lang w:val="de-DE"/>
                  </w:rPr>
                </w:rPrChange>
              </w:rPr>
            </w:pPr>
            <w:ins w:id="33772" w:author="Thomas Dietz" w:date="2012-08-08T17:05:00Z">
              <w:r w:rsidRPr="009F3611">
                <w:rPr>
                  <w:rPrChange w:id="33773" w:author="Thomas Dietz" w:date="2012-08-08T17:05:00Z">
                    <w:rPr>
                      <w:lang w:val="de-DE"/>
                    </w:rPr>
                  </w:rPrChange>
                </w:rPr>
                <w:t>/*****************************************************************</w:t>
              </w:r>
            </w:ins>
          </w:p>
          <w:p w14:paraId="4A9ECA49" w14:textId="77777777" w:rsidR="009F3611" w:rsidRPr="009F3611" w:rsidRDefault="009F3611" w:rsidP="009F3611">
            <w:pPr>
              <w:pStyle w:val="XML1"/>
              <w:rPr>
                <w:ins w:id="33774" w:author="Thomas Dietz" w:date="2012-08-08T17:05:00Z"/>
                <w:rPrChange w:id="33775" w:author="Thomas Dietz" w:date="2012-08-08T17:05:00Z">
                  <w:rPr>
                    <w:ins w:id="33776" w:author="Thomas Dietz" w:date="2012-08-08T17:05:00Z"/>
                    <w:lang w:val="de-DE"/>
                  </w:rPr>
                </w:rPrChange>
              </w:rPr>
            </w:pPr>
            <w:ins w:id="33777" w:author="Thomas Dietz" w:date="2012-08-08T17:05:00Z">
              <w:r w:rsidRPr="009F3611">
                <w:rPr>
                  <w:rPrChange w:id="33778" w:author="Thomas Dietz" w:date="2012-08-08T17:05:00Z">
                    <w:rPr>
                      <w:lang w:val="de-DE"/>
                    </w:rPr>
                  </w:rPrChange>
                </w:rPr>
                <w:t xml:space="preserve"> * Type definitions</w:t>
              </w:r>
            </w:ins>
          </w:p>
          <w:p w14:paraId="48C31D5F" w14:textId="77777777" w:rsidR="009F3611" w:rsidRPr="009F3611" w:rsidRDefault="009F3611" w:rsidP="009F3611">
            <w:pPr>
              <w:pStyle w:val="XML1"/>
              <w:rPr>
                <w:ins w:id="33779" w:author="Thomas Dietz" w:date="2012-08-08T17:05:00Z"/>
                <w:rPrChange w:id="33780" w:author="Thomas Dietz" w:date="2012-08-08T17:05:00Z">
                  <w:rPr>
                    <w:ins w:id="33781" w:author="Thomas Dietz" w:date="2012-08-08T17:05:00Z"/>
                    <w:lang w:val="de-DE"/>
                  </w:rPr>
                </w:rPrChange>
              </w:rPr>
            </w:pPr>
            <w:ins w:id="33782" w:author="Thomas Dietz" w:date="2012-08-08T17:05:00Z">
              <w:r w:rsidRPr="009F3611">
                <w:rPr>
                  <w:rPrChange w:id="33783" w:author="Thomas Dietz" w:date="2012-08-08T17:05:00Z">
                    <w:rPr>
                      <w:lang w:val="de-DE"/>
                    </w:rPr>
                  </w:rPrChange>
                </w:rPr>
                <w:t xml:space="preserve"> *****************************************************************/</w:t>
              </w:r>
            </w:ins>
          </w:p>
          <w:p w14:paraId="004AB0F7" w14:textId="77777777" w:rsidR="009F3611" w:rsidRPr="009F3611" w:rsidRDefault="009F3611" w:rsidP="009F3611">
            <w:pPr>
              <w:pStyle w:val="XML1"/>
              <w:rPr>
                <w:ins w:id="33784" w:author="Thomas Dietz" w:date="2012-08-08T17:05:00Z"/>
                <w:rPrChange w:id="33785" w:author="Thomas Dietz" w:date="2012-08-08T17:05:00Z">
                  <w:rPr>
                    <w:ins w:id="33786" w:author="Thomas Dietz" w:date="2012-08-08T17:05:00Z"/>
                    <w:lang w:val="de-DE"/>
                  </w:rPr>
                </w:rPrChange>
              </w:rPr>
            </w:pPr>
          </w:p>
          <w:p w14:paraId="4C7392FA" w14:textId="77777777" w:rsidR="009F3611" w:rsidRPr="009F3611" w:rsidRDefault="009F3611" w:rsidP="009F3611">
            <w:pPr>
              <w:pStyle w:val="XML1"/>
              <w:rPr>
                <w:ins w:id="33787" w:author="Thomas Dietz" w:date="2012-08-08T17:05:00Z"/>
                <w:rPrChange w:id="33788" w:author="Thomas Dietz" w:date="2012-08-08T17:05:00Z">
                  <w:rPr>
                    <w:ins w:id="33789" w:author="Thomas Dietz" w:date="2012-08-08T17:05:00Z"/>
                    <w:lang w:val="de-DE"/>
                  </w:rPr>
                </w:rPrChange>
              </w:rPr>
            </w:pPr>
            <w:ins w:id="33790" w:author="Thomas Dietz" w:date="2012-08-08T17:05:00Z">
              <w:r w:rsidRPr="009F3611">
                <w:rPr>
                  <w:rPrChange w:id="33791" w:author="Thomas Dietz" w:date="2012-08-08T17:05:00Z">
                    <w:rPr>
                      <w:lang w:val="de-DE"/>
                    </w:rPr>
                  </w:rPrChange>
                </w:rPr>
                <w:t xml:space="preserve">  typedef OFConfigId {</w:t>
              </w:r>
            </w:ins>
          </w:p>
          <w:p w14:paraId="08DA50D9" w14:textId="77777777" w:rsidR="009F3611" w:rsidRPr="009F3611" w:rsidRDefault="009F3611" w:rsidP="009F3611">
            <w:pPr>
              <w:pStyle w:val="XML1"/>
              <w:rPr>
                <w:ins w:id="33792" w:author="Thomas Dietz" w:date="2012-08-08T17:05:00Z"/>
                <w:rPrChange w:id="33793" w:author="Thomas Dietz" w:date="2012-08-08T17:05:00Z">
                  <w:rPr>
                    <w:ins w:id="33794" w:author="Thomas Dietz" w:date="2012-08-08T17:05:00Z"/>
                    <w:lang w:val="de-DE"/>
                  </w:rPr>
                </w:rPrChange>
              </w:rPr>
            </w:pPr>
            <w:ins w:id="33795" w:author="Thomas Dietz" w:date="2012-08-08T17:05:00Z">
              <w:r w:rsidRPr="009F3611">
                <w:rPr>
                  <w:rPrChange w:id="33796" w:author="Thomas Dietz" w:date="2012-08-08T17:05:00Z">
                    <w:rPr>
                      <w:lang w:val="de-DE"/>
                    </w:rPr>
                  </w:rPrChange>
                </w:rPr>
                <w:t xml:space="preserve">    type inet:uri;</w:t>
              </w:r>
            </w:ins>
          </w:p>
          <w:p w14:paraId="3A5C5665" w14:textId="77777777" w:rsidR="009F3611" w:rsidRPr="009F3611" w:rsidRDefault="009F3611" w:rsidP="009F3611">
            <w:pPr>
              <w:pStyle w:val="XML1"/>
              <w:rPr>
                <w:ins w:id="33797" w:author="Thomas Dietz" w:date="2012-08-08T17:05:00Z"/>
                <w:rPrChange w:id="33798" w:author="Thomas Dietz" w:date="2012-08-08T17:05:00Z">
                  <w:rPr>
                    <w:ins w:id="33799" w:author="Thomas Dietz" w:date="2012-08-08T17:05:00Z"/>
                    <w:lang w:val="de-DE"/>
                  </w:rPr>
                </w:rPrChange>
              </w:rPr>
            </w:pPr>
            <w:ins w:id="33800" w:author="Thomas Dietz" w:date="2012-08-08T17:05:00Z">
              <w:r w:rsidRPr="009F3611">
                <w:rPr>
                  <w:rPrChange w:id="33801" w:author="Thomas Dietz" w:date="2012-08-08T17:05:00Z">
                    <w:rPr>
                      <w:lang w:val="de-DE"/>
                    </w:rPr>
                  </w:rPrChange>
                </w:rPr>
                <w:t xml:space="preserve">    description "Generic type of an identifier in OF-CONFIG";</w:t>
              </w:r>
            </w:ins>
          </w:p>
          <w:p w14:paraId="036B3810" w14:textId="77777777" w:rsidR="009F3611" w:rsidRPr="009F3611" w:rsidRDefault="009F3611" w:rsidP="009F3611">
            <w:pPr>
              <w:pStyle w:val="XML1"/>
              <w:rPr>
                <w:ins w:id="33802" w:author="Thomas Dietz" w:date="2012-08-08T17:05:00Z"/>
                <w:rPrChange w:id="33803" w:author="Thomas Dietz" w:date="2012-08-08T17:05:00Z">
                  <w:rPr>
                    <w:ins w:id="33804" w:author="Thomas Dietz" w:date="2012-08-08T17:05:00Z"/>
                    <w:lang w:val="de-DE"/>
                  </w:rPr>
                </w:rPrChange>
              </w:rPr>
            </w:pPr>
            <w:ins w:id="33805" w:author="Thomas Dietz" w:date="2012-08-08T17:05:00Z">
              <w:r w:rsidRPr="009F3611">
                <w:rPr>
                  <w:rPrChange w:id="33806" w:author="Thomas Dietz" w:date="2012-08-08T17:05:00Z">
                    <w:rPr>
                      <w:lang w:val="de-DE"/>
                    </w:rPr>
                  </w:rPrChange>
                </w:rPr>
                <w:t xml:space="preserve">  }</w:t>
              </w:r>
            </w:ins>
          </w:p>
          <w:p w14:paraId="43526959" w14:textId="77777777" w:rsidR="009F3611" w:rsidRPr="009F3611" w:rsidRDefault="009F3611" w:rsidP="009F3611">
            <w:pPr>
              <w:pStyle w:val="XML1"/>
              <w:rPr>
                <w:ins w:id="33807" w:author="Thomas Dietz" w:date="2012-08-08T17:05:00Z"/>
                <w:rPrChange w:id="33808" w:author="Thomas Dietz" w:date="2012-08-08T17:05:00Z">
                  <w:rPr>
                    <w:ins w:id="33809" w:author="Thomas Dietz" w:date="2012-08-08T17:05:00Z"/>
                    <w:lang w:val="de-DE"/>
                  </w:rPr>
                </w:rPrChange>
              </w:rPr>
            </w:pPr>
          </w:p>
          <w:p w14:paraId="4BA04343" w14:textId="77777777" w:rsidR="009F3611" w:rsidRPr="009F3611" w:rsidRDefault="009F3611" w:rsidP="009F3611">
            <w:pPr>
              <w:pStyle w:val="XML1"/>
              <w:rPr>
                <w:ins w:id="33810" w:author="Thomas Dietz" w:date="2012-08-08T17:05:00Z"/>
                <w:rPrChange w:id="33811" w:author="Thomas Dietz" w:date="2012-08-08T17:05:00Z">
                  <w:rPr>
                    <w:ins w:id="33812" w:author="Thomas Dietz" w:date="2012-08-08T17:05:00Z"/>
                    <w:lang w:val="de-DE"/>
                  </w:rPr>
                </w:rPrChange>
              </w:rPr>
            </w:pPr>
            <w:ins w:id="33813" w:author="Thomas Dietz" w:date="2012-08-08T17:05:00Z">
              <w:r w:rsidRPr="009F3611">
                <w:rPr>
                  <w:rPrChange w:id="33814" w:author="Thomas Dietz" w:date="2012-08-08T17:05:00Z">
                    <w:rPr>
                      <w:lang w:val="de-DE"/>
                    </w:rPr>
                  </w:rPrChange>
                </w:rPr>
                <w:t xml:space="preserve">  typedef OFConfigurationPointProtocolType {</w:t>
              </w:r>
            </w:ins>
          </w:p>
          <w:p w14:paraId="5E414990" w14:textId="77777777" w:rsidR="009F3611" w:rsidRPr="009F3611" w:rsidRDefault="009F3611" w:rsidP="009F3611">
            <w:pPr>
              <w:pStyle w:val="XML1"/>
              <w:rPr>
                <w:ins w:id="33815" w:author="Thomas Dietz" w:date="2012-08-08T17:05:00Z"/>
                <w:rPrChange w:id="33816" w:author="Thomas Dietz" w:date="2012-08-08T17:05:00Z">
                  <w:rPr>
                    <w:ins w:id="33817" w:author="Thomas Dietz" w:date="2012-08-08T17:05:00Z"/>
                    <w:lang w:val="de-DE"/>
                  </w:rPr>
                </w:rPrChange>
              </w:rPr>
            </w:pPr>
            <w:ins w:id="33818" w:author="Thomas Dietz" w:date="2012-08-08T17:05:00Z">
              <w:r w:rsidRPr="009F3611">
                <w:rPr>
                  <w:rPrChange w:id="33819" w:author="Thomas Dietz" w:date="2012-08-08T17:05:00Z">
                    <w:rPr>
                      <w:lang w:val="de-DE"/>
                    </w:rPr>
                  </w:rPrChange>
                </w:rPr>
                <w:t xml:space="preserve">    type enumeration {</w:t>
              </w:r>
            </w:ins>
          </w:p>
          <w:p w14:paraId="09B00C8E" w14:textId="77777777" w:rsidR="009F3611" w:rsidRPr="009F3611" w:rsidRDefault="009F3611" w:rsidP="009F3611">
            <w:pPr>
              <w:pStyle w:val="XML1"/>
              <w:rPr>
                <w:ins w:id="33820" w:author="Thomas Dietz" w:date="2012-08-08T17:05:00Z"/>
                <w:rPrChange w:id="33821" w:author="Thomas Dietz" w:date="2012-08-08T17:05:00Z">
                  <w:rPr>
                    <w:ins w:id="33822" w:author="Thomas Dietz" w:date="2012-08-08T17:05:00Z"/>
                    <w:lang w:val="de-DE"/>
                  </w:rPr>
                </w:rPrChange>
              </w:rPr>
            </w:pPr>
            <w:ins w:id="33823" w:author="Thomas Dietz" w:date="2012-08-08T17:05:00Z">
              <w:r w:rsidRPr="009F3611">
                <w:rPr>
                  <w:rPrChange w:id="33824" w:author="Thomas Dietz" w:date="2012-08-08T17:05:00Z">
                    <w:rPr>
                      <w:lang w:val="de-DE"/>
                    </w:rPr>
                  </w:rPrChange>
                </w:rPr>
                <w:t xml:space="preserve">      enum "ssh";</w:t>
              </w:r>
            </w:ins>
          </w:p>
          <w:p w14:paraId="41DE6500" w14:textId="77777777" w:rsidR="009F3611" w:rsidRPr="009F3611" w:rsidRDefault="009F3611" w:rsidP="009F3611">
            <w:pPr>
              <w:pStyle w:val="XML1"/>
              <w:rPr>
                <w:ins w:id="33825" w:author="Thomas Dietz" w:date="2012-08-08T17:05:00Z"/>
                <w:rPrChange w:id="33826" w:author="Thomas Dietz" w:date="2012-08-08T17:05:00Z">
                  <w:rPr>
                    <w:ins w:id="33827" w:author="Thomas Dietz" w:date="2012-08-08T17:05:00Z"/>
                    <w:lang w:val="de-DE"/>
                  </w:rPr>
                </w:rPrChange>
              </w:rPr>
            </w:pPr>
            <w:ins w:id="33828" w:author="Thomas Dietz" w:date="2012-08-08T17:05:00Z">
              <w:r w:rsidRPr="009F3611">
                <w:rPr>
                  <w:rPrChange w:id="33829" w:author="Thomas Dietz" w:date="2012-08-08T17:05:00Z">
                    <w:rPr>
                      <w:lang w:val="de-DE"/>
                    </w:rPr>
                  </w:rPrChange>
                </w:rPr>
                <w:t xml:space="preserve">      enum "soap";</w:t>
              </w:r>
            </w:ins>
          </w:p>
          <w:p w14:paraId="0BD57A6F" w14:textId="77777777" w:rsidR="009F3611" w:rsidRPr="009F3611" w:rsidRDefault="009F3611" w:rsidP="009F3611">
            <w:pPr>
              <w:pStyle w:val="XML1"/>
              <w:rPr>
                <w:ins w:id="33830" w:author="Thomas Dietz" w:date="2012-08-08T17:05:00Z"/>
                <w:rPrChange w:id="33831" w:author="Thomas Dietz" w:date="2012-08-08T17:05:00Z">
                  <w:rPr>
                    <w:ins w:id="33832" w:author="Thomas Dietz" w:date="2012-08-08T17:05:00Z"/>
                    <w:lang w:val="de-DE"/>
                  </w:rPr>
                </w:rPrChange>
              </w:rPr>
            </w:pPr>
            <w:ins w:id="33833" w:author="Thomas Dietz" w:date="2012-08-08T17:05:00Z">
              <w:r w:rsidRPr="009F3611">
                <w:rPr>
                  <w:rPrChange w:id="33834" w:author="Thomas Dietz" w:date="2012-08-08T17:05:00Z">
                    <w:rPr>
                      <w:lang w:val="de-DE"/>
                    </w:rPr>
                  </w:rPrChange>
                </w:rPr>
                <w:t xml:space="preserve">      enum "tls";</w:t>
              </w:r>
            </w:ins>
          </w:p>
          <w:p w14:paraId="17C6A81A" w14:textId="77777777" w:rsidR="009F3611" w:rsidRPr="009F3611" w:rsidRDefault="009F3611" w:rsidP="009F3611">
            <w:pPr>
              <w:pStyle w:val="XML1"/>
              <w:rPr>
                <w:ins w:id="33835" w:author="Thomas Dietz" w:date="2012-08-08T17:05:00Z"/>
                <w:rPrChange w:id="33836" w:author="Thomas Dietz" w:date="2012-08-08T17:05:00Z">
                  <w:rPr>
                    <w:ins w:id="33837" w:author="Thomas Dietz" w:date="2012-08-08T17:05:00Z"/>
                    <w:lang w:val="de-DE"/>
                  </w:rPr>
                </w:rPrChange>
              </w:rPr>
            </w:pPr>
            <w:ins w:id="33838" w:author="Thomas Dietz" w:date="2012-08-08T17:05:00Z">
              <w:r w:rsidRPr="009F3611">
                <w:rPr>
                  <w:rPrChange w:id="33839" w:author="Thomas Dietz" w:date="2012-08-08T17:05:00Z">
                    <w:rPr>
                      <w:lang w:val="de-DE"/>
                    </w:rPr>
                  </w:rPrChange>
                </w:rPr>
                <w:t xml:space="preserve">      enum "beep";</w:t>
              </w:r>
            </w:ins>
          </w:p>
          <w:p w14:paraId="3B2BB4A1" w14:textId="77777777" w:rsidR="009F3611" w:rsidRPr="009F3611" w:rsidRDefault="009F3611" w:rsidP="009F3611">
            <w:pPr>
              <w:pStyle w:val="XML1"/>
              <w:rPr>
                <w:ins w:id="33840" w:author="Thomas Dietz" w:date="2012-08-08T17:05:00Z"/>
                <w:rPrChange w:id="33841" w:author="Thomas Dietz" w:date="2012-08-08T17:05:00Z">
                  <w:rPr>
                    <w:ins w:id="33842" w:author="Thomas Dietz" w:date="2012-08-08T17:05:00Z"/>
                    <w:lang w:val="de-DE"/>
                  </w:rPr>
                </w:rPrChange>
              </w:rPr>
            </w:pPr>
            <w:ins w:id="33843" w:author="Thomas Dietz" w:date="2012-08-08T17:05:00Z">
              <w:r w:rsidRPr="009F3611">
                <w:rPr>
                  <w:rPrChange w:id="33844" w:author="Thomas Dietz" w:date="2012-08-08T17:05:00Z">
                    <w:rPr>
                      <w:lang w:val="de-DE"/>
                    </w:rPr>
                  </w:rPrChange>
                </w:rPr>
                <w:t xml:space="preserve">    }</w:t>
              </w:r>
            </w:ins>
          </w:p>
          <w:p w14:paraId="16BD4D65" w14:textId="77777777" w:rsidR="009F3611" w:rsidRPr="009F3611" w:rsidRDefault="009F3611" w:rsidP="009F3611">
            <w:pPr>
              <w:pStyle w:val="XML1"/>
              <w:rPr>
                <w:ins w:id="33845" w:author="Thomas Dietz" w:date="2012-08-08T17:05:00Z"/>
                <w:rPrChange w:id="33846" w:author="Thomas Dietz" w:date="2012-08-08T17:05:00Z">
                  <w:rPr>
                    <w:ins w:id="33847" w:author="Thomas Dietz" w:date="2012-08-08T17:05:00Z"/>
                    <w:lang w:val="de-DE"/>
                  </w:rPr>
                </w:rPrChange>
              </w:rPr>
            </w:pPr>
            <w:ins w:id="33848" w:author="Thomas Dietz" w:date="2012-08-08T17:05:00Z">
              <w:r w:rsidRPr="009F3611">
                <w:rPr>
                  <w:rPrChange w:id="33849" w:author="Thomas Dietz" w:date="2012-08-08T17:05:00Z">
                    <w:rPr>
                      <w:lang w:val="de-DE"/>
                    </w:rPr>
                  </w:rPrChange>
                </w:rPr>
                <w:t xml:space="preserve">    description "Possible protocols to connect ot an OF</w:t>
              </w:r>
            </w:ins>
          </w:p>
          <w:p w14:paraId="774EEB69" w14:textId="77777777" w:rsidR="009F3611" w:rsidRPr="009F3611" w:rsidRDefault="009F3611" w:rsidP="009F3611">
            <w:pPr>
              <w:pStyle w:val="XML1"/>
              <w:rPr>
                <w:ins w:id="33850" w:author="Thomas Dietz" w:date="2012-08-08T17:05:00Z"/>
                <w:rPrChange w:id="33851" w:author="Thomas Dietz" w:date="2012-08-08T17:05:00Z">
                  <w:rPr>
                    <w:ins w:id="33852" w:author="Thomas Dietz" w:date="2012-08-08T17:05:00Z"/>
                    <w:lang w:val="de-DE"/>
                  </w:rPr>
                </w:rPrChange>
              </w:rPr>
            </w:pPr>
            <w:ins w:id="33853" w:author="Thomas Dietz" w:date="2012-08-08T17:05:00Z">
              <w:r w:rsidRPr="009F3611">
                <w:rPr>
                  <w:rPrChange w:id="33854" w:author="Thomas Dietz" w:date="2012-08-08T17:05:00Z">
                    <w:rPr>
                      <w:lang w:val="de-DE"/>
                    </w:rPr>
                  </w:rPrChange>
                </w:rPr>
                <w:t xml:space="preserve">      Configuration Point";</w:t>
              </w:r>
            </w:ins>
          </w:p>
          <w:p w14:paraId="29AA258A" w14:textId="77777777" w:rsidR="009F3611" w:rsidRPr="009F3611" w:rsidRDefault="009F3611" w:rsidP="009F3611">
            <w:pPr>
              <w:pStyle w:val="XML1"/>
              <w:rPr>
                <w:ins w:id="33855" w:author="Thomas Dietz" w:date="2012-08-08T17:05:00Z"/>
                <w:rPrChange w:id="33856" w:author="Thomas Dietz" w:date="2012-08-08T17:05:00Z">
                  <w:rPr>
                    <w:ins w:id="33857" w:author="Thomas Dietz" w:date="2012-08-08T17:05:00Z"/>
                    <w:lang w:val="de-DE"/>
                  </w:rPr>
                </w:rPrChange>
              </w:rPr>
            </w:pPr>
            <w:ins w:id="33858" w:author="Thomas Dietz" w:date="2012-08-08T17:05:00Z">
              <w:r w:rsidRPr="009F3611">
                <w:rPr>
                  <w:rPrChange w:id="33859" w:author="Thomas Dietz" w:date="2012-08-08T17:05:00Z">
                    <w:rPr>
                      <w:lang w:val="de-DE"/>
                    </w:rPr>
                  </w:rPrChange>
                </w:rPr>
                <w:t xml:space="preserve">  }</w:t>
              </w:r>
            </w:ins>
          </w:p>
          <w:p w14:paraId="7F6EE57D" w14:textId="77777777" w:rsidR="009F3611" w:rsidRPr="009F3611" w:rsidRDefault="009F3611" w:rsidP="009F3611">
            <w:pPr>
              <w:pStyle w:val="XML1"/>
              <w:rPr>
                <w:ins w:id="33860" w:author="Thomas Dietz" w:date="2012-08-08T17:05:00Z"/>
                <w:rPrChange w:id="33861" w:author="Thomas Dietz" w:date="2012-08-08T17:05:00Z">
                  <w:rPr>
                    <w:ins w:id="33862" w:author="Thomas Dietz" w:date="2012-08-08T17:05:00Z"/>
                    <w:lang w:val="de-DE"/>
                  </w:rPr>
                </w:rPrChange>
              </w:rPr>
            </w:pPr>
          </w:p>
          <w:p w14:paraId="5C66DBC1" w14:textId="77777777" w:rsidR="009F3611" w:rsidRPr="009F3611" w:rsidRDefault="009F3611" w:rsidP="009F3611">
            <w:pPr>
              <w:pStyle w:val="XML1"/>
              <w:rPr>
                <w:ins w:id="33863" w:author="Thomas Dietz" w:date="2012-08-08T17:05:00Z"/>
                <w:rPrChange w:id="33864" w:author="Thomas Dietz" w:date="2012-08-08T17:05:00Z">
                  <w:rPr>
                    <w:ins w:id="33865" w:author="Thomas Dietz" w:date="2012-08-08T17:05:00Z"/>
                    <w:lang w:val="de-DE"/>
                  </w:rPr>
                </w:rPrChange>
              </w:rPr>
            </w:pPr>
            <w:ins w:id="33866" w:author="Thomas Dietz" w:date="2012-08-08T17:05:00Z">
              <w:r w:rsidRPr="009F3611">
                <w:rPr>
                  <w:rPrChange w:id="33867" w:author="Thomas Dietz" w:date="2012-08-08T17:05:00Z">
                    <w:rPr>
                      <w:lang w:val="de-DE"/>
                    </w:rPr>
                  </w:rPrChange>
                </w:rPr>
                <w:t xml:space="preserve">  typedef OFOpenFlowVersionType {</w:t>
              </w:r>
            </w:ins>
          </w:p>
          <w:p w14:paraId="710951CD" w14:textId="77777777" w:rsidR="009F3611" w:rsidRPr="009F3611" w:rsidRDefault="009F3611" w:rsidP="009F3611">
            <w:pPr>
              <w:pStyle w:val="XML1"/>
              <w:rPr>
                <w:ins w:id="33868" w:author="Thomas Dietz" w:date="2012-08-08T17:05:00Z"/>
                <w:rPrChange w:id="33869" w:author="Thomas Dietz" w:date="2012-08-08T17:05:00Z">
                  <w:rPr>
                    <w:ins w:id="33870" w:author="Thomas Dietz" w:date="2012-08-08T17:05:00Z"/>
                    <w:lang w:val="de-DE"/>
                  </w:rPr>
                </w:rPrChange>
              </w:rPr>
            </w:pPr>
            <w:ins w:id="33871" w:author="Thomas Dietz" w:date="2012-08-08T17:05:00Z">
              <w:r w:rsidRPr="009F3611">
                <w:rPr>
                  <w:rPrChange w:id="33872" w:author="Thomas Dietz" w:date="2012-08-08T17:05:00Z">
                    <w:rPr>
                      <w:lang w:val="de-DE"/>
                    </w:rPr>
                  </w:rPrChange>
                </w:rPr>
                <w:t xml:space="preserve">    type enumeration {</w:t>
              </w:r>
            </w:ins>
          </w:p>
          <w:p w14:paraId="0D942BBF" w14:textId="77777777" w:rsidR="009F3611" w:rsidRPr="009F3611" w:rsidRDefault="009F3611" w:rsidP="009F3611">
            <w:pPr>
              <w:pStyle w:val="XML1"/>
              <w:rPr>
                <w:ins w:id="33873" w:author="Thomas Dietz" w:date="2012-08-08T17:05:00Z"/>
                <w:rPrChange w:id="33874" w:author="Thomas Dietz" w:date="2012-08-08T17:05:00Z">
                  <w:rPr>
                    <w:ins w:id="33875" w:author="Thomas Dietz" w:date="2012-08-08T17:05:00Z"/>
                    <w:lang w:val="de-DE"/>
                  </w:rPr>
                </w:rPrChange>
              </w:rPr>
            </w:pPr>
            <w:ins w:id="33876" w:author="Thomas Dietz" w:date="2012-08-08T17:05:00Z">
              <w:r w:rsidRPr="009F3611">
                <w:rPr>
                  <w:rPrChange w:id="33877" w:author="Thomas Dietz" w:date="2012-08-08T17:05:00Z">
                    <w:rPr>
                      <w:lang w:val="de-DE"/>
                    </w:rPr>
                  </w:rPrChange>
                </w:rPr>
                <w:t xml:space="preserve">      enum "not-applicable";</w:t>
              </w:r>
            </w:ins>
          </w:p>
          <w:p w14:paraId="085F050C" w14:textId="77777777" w:rsidR="009F3611" w:rsidRPr="009F3611" w:rsidRDefault="009F3611" w:rsidP="009F3611">
            <w:pPr>
              <w:pStyle w:val="XML1"/>
              <w:rPr>
                <w:ins w:id="33878" w:author="Thomas Dietz" w:date="2012-08-08T17:05:00Z"/>
                <w:rPrChange w:id="33879" w:author="Thomas Dietz" w:date="2012-08-08T17:05:00Z">
                  <w:rPr>
                    <w:ins w:id="33880" w:author="Thomas Dietz" w:date="2012-08-08T17:05:00Z"/>
                    <w:lang w:val="de-DE"/>
                  </w:rPr>
                </w:rPrChange>
              </w:rPr>
            </w:pPr>
            <w:ins w:id="33881" w:author="Thomas Dietz" w:date="2012-08-08T17:05:00Z">
              <w:r w:rsidRPr="009F3611">
                <w:rPr>
                  <w:rPrChange w:id="33882" w:author="Thomas Dietz" w:date="2012-08-08T17:05:00Z">
                    <w:rPr>
                      <w:lang w:val="de-DE"/>
                    </w:rPr>
                  </w:rPrChange>
                </w:rPr>
                <w:t xml:space="preserve">      enum "1.0";</w:t>
              </w:r>
            </w:ins>
          </w:p>
          <w:p w14:paraId="40515BDA" w14:textId="77777777" w:rsidR="009F3611" w:rsidRPr="009F3611" w:rsidRDefault="009F3611" w:rsidP="009F3611">
            <w:pPr>
              <w:pStyle w:val="XML1"/>
              <w:rPr>
                <w:ins w:id="33883" w:author="Thomas Dietz" w:date="2012-08-08T17:05:00Z"/>
                <w:rPrChange w:id="33884" w:author="Thomas Dietz" w:date="2012-08-08T17:05:00Z">
                  <w:rPr>
                    <w:ins w:id="33885" w:author="Thomas Dietz" w:date="2012-08-08T17:05:00Z"/>
                    <w:lang w:val="de-DE"/>
                  </w:rPr>
                </w:rPrChange>
              </w:rPr>
            </w:pPr>
            <w:ins w:id="33886" w:author="Thomas Dietz" w:date="2012-08-08T17:05:00Z">
              <w:r w:rsidRPr="009F3611">
                <w:rPr>
                  <w:rPrChange w:id="33887" w:author="Thomas Dietz" w:date="2012-08-08T17:05:00Z">
                    <w:rPr>
                      <w:lang w:val="de-DE"/>
                    </w:rPr>
                  </w:rPrChange>
                </w:rPr>
                <w:t xml:space="preserve">      enum "1.0.1";</w:t>
              </w:r>
            </w:ins>
          </w:p>
          <w:p w14:paraId="0C3D8068" w14:textId="77777777" w:rsidR="009F3611" w:rsidRPr="009F3611" w:rsidRDefault="009F3611" w:rsidP="009F3611">
            <w:pPr>
              <w:pStyle w:val="XML1"/>
              <w:rPr>
                <w:ins w:id="33888" w:author="Thomas Dietz" w:date="2012-08-08T17:05:00Z"/>
                <w:rPrChange w:id="33889" w:author="Thomas Dietz" w:date="2012-08-08T17:05:00Z">
                  <w:rPr>
                    <w:ins w:id="33890" w:author="Thomas Dietz" w:date="2012-08-08T17:05:00Z"/>
                    <w:lang w:val="de-DE"/>
                  </w:rPr>
                </w:rPrChange>
              </w:rPr>
            </w:pPr>
            <w:ins w:id="33891" w:author="Thomas Dietz" w:date="2012-08-08T17:05:00Z">
              <w:r w:rsidRPr="009F3611">
                <w:rPr>
                  <w:rPrChange w:id="33892" w:author="Thomas Dietz" w:date="2012-08-08T17:05:00Z">
                    <w:rPr>
                      <w:lang w:val="de-DE"/>
                    </w:rPr>
                  </w:rPrChange>
                </w:rPr>
                <w:t xml:space="preserve">      enum "1.1";</w:t>
              </w:r>
            </w:ins>
          </w:p>
          <w:p w14:paraId="2E73D0D3" w14:textId="77777777" w:rsidR="009F3611" w:rsidRPr="009F3611" w:rsidRDefault="009F3611" w:rsidP="009F3611">
            <w:pPr>
              <w:pStyle w:val="XML1"/>
              <w:rPr>
                <w:ins w:id="33893" w:author="Thomas Dietz" w:date="2012-08-08T17:05:00Z"/>
                <w:rPrChange w:id="33894" w:author="Thomas Dietz" w:date="2012-08-08T17:05:00Z">
                  <w:rPr>
                    <w:ins w:id="33895" w:author="Thomas Dietz" w:date="2012-08-08T17:05:00Z"/>
                    <w:lang w:val="de-DE"/>
                  </w:rPr>
                </w:rPrChange>
              </w:rPr>
            </w:pPr>
            <w:ins w:id="33896" w:author="Thomas Dietz" w:date="2012-08-08T17:05:00Z">
              <w:r w:rsidRPr="009F3611">
                <w:rPr>
                  <w:rPrChange w:id="33897" w:author="Thomas Dietz" w:date="2012-08-08T17:05:00Z">
                    <w:rPr>
                      <w:lang w:val="de-DE"/>
                    </w:rPr>
                  </w:rPrChange>
                </w:rPr>
                <w:t xml:space="preserve">      enum "1.2";</w:t>
              </w:r>
            </w:ins>
          </w:p>
          <w:p w14:paraId="2C1F0D97" w14:textId="77777777" w:rsidR="009F3611" w:rsidRPr="009F3611" w:rsidRDefault="009F3611" w:rsidP="009F3611">
            <w:pPr>
              <w:pStyle w:val="XML1"/>
              <w:rPr>
                <w:ins w:id="33898" w:author="Thomas Dietz" w:date="2012-08-08T17:05:00Z"/>
                <w:rPrChange w:id="33899" w:author="Thomas Dietz" w:date="2012-08-08T17:05:00Z">
                  <w:rPr>
                    <w:ins w:id="33900" w:author="Thomas Dietz" w:date="2012-08-08T17:05:00Z"/>
                    <w:lang w:val="de-DE"/>
                  </w:rPr>
                </w:rPrChange>
              </w:rPr>
            </w:pPr>
            <w:ins w:id="33901" w:author="Thomas Dietz" w:date="2012-08-08T17:05:00Z">
              <w:r w:rsidRPr="009F3611">
                <w:rPr>
                  <w:rPrChange w:id="33902" w:author="Thomas Dietz" w:date="2012-08-08T17:05:00Z">
                    <w:rPr>
                      <w:lang w:val="de-DE"/>
                    </w:rPr>
                  </w:rPrChange>
                </w:rPr>
                <w:t xml:space="preserve">      enum "1.3";</w:t>
              </w:r>
            </w:ins>
          </w:p>
          <w:p w14:paraId="3E5912A7" w14:textId="77777777" w:rsidR="009F3611" w:rsidRPr="009F3611" w:rsidRDefault="009F3611" w:rsidP="009F3611">
            <w:pPr>
              <w:pStyle w:val="XML1"/>
              <w:rPr>
                <w:ins w:id="33903" w:author="Thomas Dietz" w:date="2012-08-08T17:05:00Z"/>
                <w:rPrChange w:id="33904" w:author="Thomas Dietz" w:date="2012-08-08T17:05:00Z">
                  <w:rPr>
                    <w:ins w:id="33905" w:author="Thomas Dietz" w:date="2012-08-08T17:05:00Z"/>
                    <w:lang w:val="de-DE"/>
                  </w:rPr>
                </w:rPrChange>
              </w:rPr>
            </w:pPr>
            <w:ins w:id="33906" w:author="Thomas Dietz" w:date="2012-08-08T17:05:00Z">
              <w:r w:rsidRPr="009F3611">
                <w:rPr>
                  <w:rPrChange w:id="33907" w:author="Thomas Dietz" w:date="2012-08-08T17:05:00Z">
                    <w:rPr>
                      <w:lang w:val="de-DE"/>
                    </w:rPr>
                  </w:rPrChange>
                </w:rPr>
                <w:t xml:space="preserve">      enum "1.3.1";</w:t>
              </w:r>
            </w:ins>
          </w:p>
          <w:p w14:paraId="7A2D5E5E" w14:textId="77777777" w:rsidR="009F3611" w:rsidRPr="009F3611" w:rsidRDefault="009F3611" w:rsidP="009F3611">
            <w:pPr>
              <w:pStyle w:val="XML1"/>
              <w:rPr>
                <w:ins w:id="33908" w:author="Thomas Dietz" w:date="2012-08-08T17:05:00Z"/>
                <w:rPrChange w:id="33909" w:author="Thomas Dietz" w:date="2012-08-08T17:05:00Z">
                  <w:rPr>
                    <w:ins w:id="33910" w:author="Thomas Dietz" w:date="2012-08-08T17:05:00Z"/>
                    <w:lang w:val="de-DE"/>
                  </w:rPr>
                </w:rPrChange>
              </w:rPr>
            </w:pPr>
            <w:ins w:id="33911" w:author="Thomas Dietz" w:date="2012-08-08T17:05:00Z">
              <w:r w:rsidRPr="009F3611">
                <w:rPr>
                  <w:rPrChange w:id="33912" w:author="Thomas Dietz" w:date="2012-08-08T17:05:00Z">
                    <w:rPr>
                      <w:lang w:val="de-DE"/>
                    </w:rPr>
                  </w:rPrChange>
                </w:rPr>
                <w:t xml:space="preserve">    }</w:t>
              </w:r>
            </w:ins>
          </w:p>
          <w:p w14:paraId="398A23DA" w14:textId="77777777" w:rsidR="009F3611" w:rsidRPr="009F3611" w:rsidRDefault="009F3611" w:rsidP="009F3611">
            <w:pPr>
              <w:pStyle w:val="XML1"/>
              <w:rPr>
                <w:ins w:id="33913" w:author="Thomas Dietz" w:date="2012-08-08T17:05:00Z"/>
                <w:rPrChange w:id="33914" w:author="Thomas Dietz" w:date="2012-08-08T17:05:00Z">
                  <w:rPr>
                    <w:ins w:id="33915" w:author="Thomas Dietz" w:date="2012-08-08T17:05:00Z"/>
                    <w:lang w:val="de-DE"/>
                  </w:rPr>
                </w:rPrChange>
              </w:rPr>
            </w:pPr>
            <w:ins w:id="33916" w:author="Thomas Dietz" w:date="2012-08-08T17:05:00Z">
              <w:r w:rsidRPr="009F3611">
                <w:rPr>
                  <w:rPrChange w:id="33917" w:author="Thomas Dietz" w:date="2012-08-08T17:05:00Z">
                    <w:rPr>
                      <w:lang w:val="de-DE"/>
                    </w:rPr>
                  </w:rPrChange>
                </w:rPr>
                <w:t xml:space="preserve">    description "This enumeration contains the all OpenFlow</w:t>
              </w:r>
            </w:ins>
          </w:p>
          <w:p w14:paraId="038E24A9" w14:textId="77777777" w:rsidR="009F3611" w:rsidRPr="009F3611" w:rsidRDefault="009F3611" w:rsidP="009F3611">
            <w:pPr>
              <w:pStyle w:val="XML1"/>
              <w:rPr>
                <w:ins w:id="33918" w:author="Thomas Dietz" w:date="2012-08-08T17:05:00Z"/>
                <w:rPrChange w:id="33919" w:author="Thomas Dietz" w:date="2012-08-08T17:05:00Z">
                  <w:rPr>
                    <w:ins w:id="33920" w:author="Thomas Dietz" w:date="2012-08-08T17:05:00Z"/>
                    <w:lang w:val="de-DE"/>
                  </w:rPr>
                </w:rPrChange>
              </w:rPr>
            </w:pPr>
            <w:ins w:id="33921" w:author="Thomas Dietz" w:date="2012-08-08T17:05:00Z">
              <w:r w:rsidRPr="009F3611">
                <w:rPr>
                  <w:rPrChange w:id="33922" w:author="Thomas Dietz" w:date="2012-08-08T17:05:00Z">
                    <w:rPr>
                      <w:lang w:val="de-DE"/>
                    </w:rPr>
                  </w:rPrChange>
                </w:rPr>
                <w:t xml:space="preserve">      versions released so far.";</w:t>
              </w:r>
            </w:ins>
          </w:p>
          <w:p w14:paraId="7F211F4A" w14:textId="77777777" w:rsidR="009F3611" w:rsidRPr="009F3611" w:rsidRDefault="009F3611" w:rsidP="009F3611">
            <w:pPr>
              <w:pStyle w:val="XML1"/>
              <w:rPr>
                <w:ins w:id="33923" w:author="Thomas Dietz" w:date="2012-08-08T17:05:00Z"/>
                <w:rPrChange w:id="33924" w:author="Thomas Dietz" w:date="2012-08-08T17:05:00Z">
                  <w:rPr>
                    <w:ins w:id="33925" w:author="Thomas Dietz" w:date="2012-08-08T17:05:00Z"/>
                    <w:lang w:val="de-DE"/>
                  </w:rPr>
                </w:rPrChange>
              </w:rPr>
            </w:pPr>
            <w:ins w:id="33926" w:author="Thomas Dietz" w:date="2012-08-08T17:05:00Z">
              <w:r w:rsidRPr="009F3611">
                <w:rPr>
                  <w:rPrChange w:id="33927" w:author="Thomas Dietz" w:date="2012-08-08T17:05:00Z">
                    <w:rPr>
                      <w:lang w:val="de-DE"/>
                    </w:rPr>
                  </w:rPrChange>
                </w:rPr>
                <w:t xml:space="preserve">  }</w:t>
              </w:r>
            </w:ins>
          </w:p>
          <w:p w14:paraId="34BA470E" w14:textId="77777777" w:rsidR="009F3611" w:rsidRPr="009F3611" w:rsidRDefault="009F3611" w:rsidP="009F3611">
            <w:pPr>
              <w:pStyle w:val="XML1"/>
              <w:rPr>
                <w:ins w:id="33928" w:author="Thomas Dietz" w:date="2012-08-08T17:05:00Z"/>
                <w:rPrChange w:id="33929" w:author="Thomas Dietz" w:date="2012-08-08T17:05:00Z">
                  <w:rPr>
                    <w:ins w:id="33930" w:author="Thomas Dietz" w:date="2012-08-08T17:05:00Z"/>
                    <w:lang w:val="de-DE"/>
                  </w:rPr>
                </w:rPrChange>
              </w:rPr>
            </w:pPr>
          </w:p>
          <w:p w14:paraId="6944B096" w14:textId="77777777" w:rsidR="009F3611" w:rsidRPr="009F3611" w:rsidRDefault="009F3611" w:rsidP="009F3611">
            <w:pPr>
              <w:pStyle w:val="XML1"/>
              <w:rPr>
                <w:ins w:id="33931" w:author="Thomas Dietz" w:date="2012-08-08T17:05:00Z"/>
                <w:rPrChange w:id="33932" w:author="Thomas Dietz" w:date="2012-08-08T17:05:00Z">
                  <w:rPr>
                    <w:ins w:id="33933" w:author="Thomas Dietz" w:date="2012-08-08T17:05:00Z"/>
                    <w:lang w:val="de-DE"/>
                  </w:rPr>
                </w:rPrChange>
              </w:rPr>
            </w:pPr>
            <w:ins w:id="33934" w:author="Thomas Dietz" w:date="2012-08-08T17:05:00Z">
              <w:r w:rsidRPr="009F3611">
                <w:rPr>
                  <w:rPrChange w:id="33935" w:author="Thomas Dietz" w:date="2012-08-08T17:05:00Z">
                    <w:rPr>
                      <w:lang w:val="de-DE"/>
                    </w:rPr>
                  </w:rPrChange>
                </w:rPr>
                <w:t xml:space="preserve">  typedef datapath-id-type {</w:t>
              </w:r>
            </w:ins>
          </w:p>
          <w:p w14:paraId="0B3755CB" w14:textId="77777777" w:rsidR="009F3611" w:rsidRPr="009F3611" w:rsidRDefault="009F3611" w:rsidP="009F3611">
            <w:pPr>
              <w:pStyle w:val="XML1"/>
              <w:rPr>
                <w:ins w:id="33936" w:author="Thomas Dietz" w:date="2012-08-08T17:05:00Z"/>
                <w:rPrChange w:id="33937" w:author="Thomas Dietz" w:date="2012-08-08T17:05:00Z">
                  <w:rPr>
                    <w:ins w:id="33938" w:author="Thomas Dietz" w:date="2012-08-08T17:05:00Z"/>
                    <w:lang w:val="de-DE"/>
                  </w:rPr>
                </w:rPrChange>
              </w:rPr>
            </w:pPr>
            <w:ins w:id="33939" w:author="Thomas Dietz" w:date="2012-08-08T17:05:00Z">
              <w:r w:rsidRPr="009F3611">
                <w:rPr>
                  <w:rPrChange w:id="33940" w:author="Thomas Dietz" w:date="2012-08-08T17:05:00Z">
                    <w:rPr>
                      <w:lang w:val="de-DE"/>
                    </w:rPr>
                  </w:rPrChange>
                </w:rPr>
                <w:t xml:space="preserve">    type string {</w:t>
              </w:r>
            </w:ins>
          </w:p>
          <w:p w14:paraId="64E3046A" w14:textId="77777777" w:rsidR="009F3611" w:rsidRPr="009F3611" w:rsidRDefault="009F3611" w:rsidP="009F3611">
            <w:pPr>
              <w:pStyle w:val="XML1"/>
              <w:rPr>
                <w:ins w:id="33941" w:author="Thomas Dietz" w:date="2012-08-08T17:05:00Z"/>
                <w:rPrChange w:id="33942" w:author="Thomas Dietz" w:date="2012-08-08T17:05:00Z">
                  <w:rPr>
                    <w:ins w:id="33943" w:author="Thomas Dietz" w:date="2012-08-08T17:05:00Z"/>
                    <w:lang w:val="de-DE"/>
                  </w:rPr>
                </w:rPrChange>
              </w:rPr>
            </w:pPr>
            <w:ins w:id="33944" w:author="Thomas Dietz" w:date="2012-08-08T17:05:00Z">
              <w:r w:rsidRPr="009F3611">
                <w:rPr>
                  <w:rPrChange w:id="33945" w:author="Thomas Dietz" w:date="2012-08-08T17:05:00Z">
                    <w:rPr>
                      <w:lang w:val="de-DE"/>
                    </w:rPr>
                  </w:rPrChange>
                </w:rPr>
                <w:t xml:space="preserve">      pattern '[0-9a-fA-F]{2}(:[0-9a-fA-F]{2}){7}';</w:t>
              </w:r>
            </w:ins>
          </w:p>
          <w:p w14:paraId="742D5522" w14:textId="77777777" w:rsidR="009F3611" w:rsidRPr="009F3611" w:rsidRDefault="009F3611" w:rsidP="009F3611">
            <w:pPr>
              <w:pStyle w:val="XML1"/>
              <w:rPr>
                <w:ins w:id="33946" w:author="Thomas Dietz" w:date="2012-08-08T17:05:00Z"/>
                <w:rPrChange w:id="33947" w:author="Thomas Dietz" w:date="2012-08-08T17:05:00Z">
                  <w:rPr>
                    <w:ins w:id="33948" w:author="Thomas Dietz" w:date="2012-08-08T17:05:00Z"/>
                    <w:lang w:val="de-DE"/>
                  </w:rPr>
                </w:rPrChange>
              </w:rPr>
            </w:pPr>
            <w:ins w:id="33949" w:author="Thomas Dietz" w:date="2012-08-08T17:05:00Z">
              <w:r w:rsidRPr="009F3611">
                <w:rPr>
                  <w:rPrChange w:id="33950" w:author="Thomas Dietz" w:date="2012-08-08T17:05:00Z">
                    <w:rPr>
                      <w:lang w:val="de-DE"/>
                    </w:rPr>
                  </w:rPrChange>
                </w:rPr>
                <w:t xml:space="preserve">    }</w:t>
              </w:r>
            </w:ins>
          </w:p>
          <w:p w14:paraId="0A27F882" w14:textId="77777777" w:rsidR="009F3611" w:rsidRPr="009F3611" w:rsidRDefault="009F3611" w:rsidP="009F3611">
            <w:pPr>
              <w:pStyle w:val="XML1"/>
              <w:rPr>
                <w:ins w:id="33951" w:author="Thomas Dietz" w:date="2012-08-08T17:05:00Z"/>
                <w:rPrChange w:id="33952" w:author="Thomas Dietz" w:date="2012-08-08T17:05:00Z">
                  <w:rPr>
                    <w:ins w:id="33953" w:author="Thomas Dietz" w:date="2012-08-08T17:05:00Z"/>
                    <w:lang w:val="de-DE"/>
                  </w:rPr>
                </w:rPrChange>
              </w:rPr>
            </w:pPr>
            <w:ins w:id="33954" w:author="Thomas Dietz" w:date="2012-08-08T17:05:00Z">
              <w:r w:rsidRPr="009F3611">
                <w:rPr>
                  <w:rPrChange w:id="33955" w:author="Thomas Dietz" w:date="2012-08-08T17:05:00Z">
                    <w:rPr>
                      <w:lang w:val="de-DE"/>
                    </w:rPr>
                  </w:rPrChange>
                </w:rPr>
                <w:t xml:space="preserve">    description "The datapath-id type represents an OpenFlow</w:t>
              </w:r>
            </w:ins>
          </w:p>
          <w:p w14:paraId="3A755025" w14:textId="77777777" w:rsidR="009F3611" w:rsidRPr="009F3611" w:rsidRDefault="009F3611" w:rsidP="009F3611">
            <w:pPr>
              <w:pStyle w:val="XML1"/>
              <w:rPr>
                <w:ins w:id="33956" w:author="Thomas Dietz" w:date="2012-08-08T17:05:00Z"/>
                <w:rPrChange w:id="33957" w:author="Thomas Dietz" w:date="2012-08-08T17:05:00Z">
                  <w:rPr>
                    <w:ins w:id="33958" w:author="Thomas Dietz" w:date="2012-08-08T17:05:00Z"/>
                    <w:lang w:val="de-DE"/>
                  </w:rPr>
                </w:rPrChange>
              </w:rPr>
            </w:pPr>
            <w:ins w:id="33959" w:author="Thomas Dietz" w:date="2012-08-08T17:05:00Z">
              <w:r w:rsidRPr="009F3611">
                <w:rPr>
                  <w:rPrChange w:id="33960" w:author="Thomas Dietz" w:date="2012-08-08T17:05:00Z">
                    <w:rPr>
                      <w:lang w:val="de-DE"/>
                    </w:rPr>
                  </w:rPrChange>
                </w:rPr>
                <w:t xml:space="preserve">      datapath identifier.";</w:t>
              </w:r>
            </w:ins>
          </w:p>
          <w:p w14:paraId="419068C5" w14:textId="77777777" w:rsidR="009F3611" w:rsidRPr="009F3611" w:rsidRDefault="009F3611" w:rsidP="009F3611">
            <w:pPr>
              <w:pStyle w:val="XML1"/>
              <w:rPr>
                <w:ins w:id="33961" w:author="Thomas Dietz" w:date="2012-08-08T17:05:00Z"/>
                <w:rPrChange w:id="33962" w:author="Thomas Dietz" w:date="2012-08-08T17:05:00Z">
                  <w:rPr>
                    <w:ins w:id="33963" w:author="Thomas Dietz" w:date="2012-08-08T17:05:00Z"/>
                    <w:lang w:val="de-DE"/>
                  </w:rPr>
                </w:rPrChange>
              </w:rPr>
            </w:pPr>
            <w:ins w:id="33964" w:author="Thomas Dietz" w:date="2012-08-08T17:05:00Z">
              <w:r w:rsidRPr="009F3611">
                <w:rPr>
                  <w:rPrChange w:id="33965" w:author="Thomas Dietz" w:date="2012-08-08T17:05:00Z">
                    <w:rPr>
                      <w:lang w:val="de-DE"/>
                    </w:rPr>
                  </w:rPrChange>
                </w:rPr>
                <w:t xml:space="preserve">  }</w:t>
              </w:r>
            </w:ins>
          </w:p>
          <w:p w14:paraId="5C10126D" w14:textId="77777777" w:rsidR="009F3611" w:rsidRPr="009F3611" w:rsidRDefault="009F3611" w:rsidP="009F3611">
            <w:pPr>
              <w:pStyle w:val="XML1"/>
              <w:rPr>
                <w:ins w:id="33966" w:author="Thomas Dietz" w:date="2012-08-08T17:05:00Z"/>
                <w:rPrChange w:id="33967" w:author="Thomas Dietz" w:date="2012-08-08T17:05:00Z">
                  <w:rPr>
                    <w:ins w:id="33968" w:author="Thomas Dietz" w:date="2012-08-08T17:05:00Z"/>
                    <w:lang w:val="de-DE"/>
                  </w:rPr>
                </w:rPrChange>
              </w:rPr>
            </w:pPr>
          </w:p>
          <w:p w14:paraId="6F9FB6A9" w14:textId="77777777" w:rsidR="009F3611" w:rsidRPr="009F3611" w:rsidRDefault="009F3611" w:rsidP="009F3611">
            <w:pPr>
              <w:pStyle w:val="XML1"/>
              <w:rPr>
                <w:ins w:id="33969" w:author="Thomas Dietz" w:date="2012-08-08T17:05:00Z"/>
                <w:rPrChange w:id="33970" w:author="Thomas Dietz" w:date="2012-08-08T17:05:00Z">
                  <w:rPr>
                    <w:ins w:id="33971" w:author="Thomas Dietz" w:date="2012-08-08T17:05:00Z"/>
                    <w:lang w:val="de-DE"/>
                  </w:rPr>
                </w:rPrChange>
              </w:rPr>
            </w:pPr>
            <w:ins w:id="33972" w:author="Thomas Dietz" w:date="2012-08-08T17:05:00Z">
              <w:r w:rsidRPr="009F3611">
                <w:rPr>
                  <w:rPrChange w:id="33973" w:author="Thomas Dietz" w:date="2012-08-08T17:05:00Z">
                    <w:rPr>
                      <w:lang w:val="de-DE"/>
                    </w:rPr>
                  </w:rPrChange>
                </w:rPr>
                <w:t xml:space="preserve">  typedef OFTenthOfAPercentType {</w:t>
              </w:r>
            </w:ins>
          </w:p>
          <w:p w14:paraId="5D2F7425" w14:textId="77777777" w:rsidR="009F3611" w:rsidRPr="009F3611" w:rsidRDefault="009F3611" w:rsidP="009F3611">
            <w:pPr>
              <w:pStyle w:val="XML1"/>
              <w:rPr>
                <w:ins w:id="33974" w:author="Thomas Dietz" w:date="2012-08-08T17:05:00Z"/>
                <w:rPrChange w:id="33975" w:author="Thomas Dietz" w:date="2012-08-08T17:05:00Z">
                  <w:rPr>
                    <w:ins w:id="33976" w:author="Thomas Dietz" w:date="2012-08-08T17:05:00Z"/>
                    <w:lang w:val="de-DE"/>
                  </w:rPr>
                </w:rPrChange>
              </w:rPr>
            </w:pPr>
            <w:ins w:id="33977" w:author="Thomas Dietz" w:date="2012-08-08T17:05:00Z">
              <w:r w:rsidRPr="009F3611">
                <w:rPr>
                  <w:rPrChange w:id="33978" w:author="Thomas Dietz" w:date="2012-08-08T17:05:00Z">
                    <w:rPr>
                      <w:lang w:val="de-DE"/>
                    </w:rPr>
                  </w:rPrChange>
                </w:rPr>
                <w:t xml:space="preserve">    type uint16 {</w:t>
              </w:r>
            </w:ins>
          </w:p>
          <w:p w14:paraId="008787F0" w14:textId="77777777" w:rsidR="009F3611" w:rsidRPr="009F3611" w:rsidRDefault="009F3611" w:rsidP="009F3611">
            <w:pPr>
              <w:pStyle w:val="XML1"/>
              <w:rPr>
                <w:ins w:id="33979" w:author="Thomas Dietz" w:date="2012-08-08T17:05:00Z"/>
                <w:rPrChange w:id="33980" w:author="Thomas Dietz" w:date="2012-08-08T17:05:00Z">
                  <w:rPr>
                    <w:ins w:id="33981" w:author="Thomas Dietz" w:date="2012-08-08T17:05:00Z"/>
                    <w:lang w:val="de-DE"/>
                  </w:rPr>
                </w:rPrChange>
              </w:rPr>
            </w:pPr>
            <w:ins w:id="33982" w:author="Thomas Dietz" w:date="2012-08-08T17:05:00Z">
              <w:r w:rsidRPr="009F3611">
                <w:rPr>
                  <w:rPrChange w:id="33983" w:author="Thomas Dietz" w:date="2012-08-08T17:05:00Z">
                    <w:rPr>
                      <w:lang w:val="de-DE"/>
                    </w:rPr>
                  </w:rPrChange>
                </w:rPr>
                <w:t xml:space="preserve">      range "0..1000";</w:t>
              </w:r>
            </w:ins>
          </w:p>
          <w:p w14:paraId="6A76A327" w14:textId="77777777" w:rsidR="009F3611" w:rsidRPr="009F3611" w:rsidRDefault="009F3611" w:rsidP="009F3611">
            <w:pPr>
              <w:pStyle w:val="XML1"/>
              <w:rPr>
                <w:ins w:id="33984" w:author="Thomas Dietz" w:date="2012-08-08T17:05:00Z"/>
                <w:rPrChange w:id="33985" w:author="Thomas Dietz" w:date="2012-08-08T17:05:00Z">
                  <w:rPr>
                    <w:ins w:id="33986" w:author="Thomas Dietz" w:date="2012-08-08T17:05:00Z"/>
                    <w:lang w:val="de-DE"/>
                  </w:rPr>
                </w:rPrChange>
              </w:rPr>
            </w:pPr>
            <w:ins w:id="33987" w:author="Thomas Dietz" w:date="2012-08-08T17:05:00Z">
              <w:r w:rsidRPr="009F3611">
                <w:rPr>
                  <w:rPrChange w:id="33988" w:author="Thomas Dietz" w:date="2012-08-08T17:05:00Z">
                    <w:rPr>
                      <w:lang w:val="de-DE"/>
                    </w:rPr>
                  </w:rPrChange>
                </w:rPr>
                <w:t xml:space="preserve">    }</w:t>
              </w:r>
            </w:ins>
          </w:p>
          <w:p w14:paraId="645E0C5F" w14:textId="77777777" w:rsidR="009F3611" w:rsidRPr="009F3611" w:rsidRDefault="009F3611" w:rsidP="009F3611">
            <w:pPr>
              <w:pStyle w:val="XML1"/>
              <w:rPr>
                <w:ins w:id="33989" w:author="Thomas Dietz" w:date="2012-08-08T17:05:00Z"/>
                <w:rPrChange w:id="33990" w:author="Thomas Dietz" w:date="2012-08-08T17:05:00Z">
                  <w:rPr>
                    <w:ins w:id="33991" w:author="Thomas Dietz" w:date="2012-08-08T17:05:00Z"/>
                    <w:lang w:val="de-DE"/>
                  </w:rPr>
                </w:rPrChange>
              </w:rPr>
            </w:pPr>
            <w:ins w:id="33992" w:author="Thomas Dietz" w:date="2012-08-08T17:05:00Z">
              <w:r w:rsidRPr="009F3611">
                <w:rPr>
                  <w:rPrChange w:id="33993" w:author="Thomas Dietz" w:date="2012-08-08T17:05:00Z">
                    <w:rPr>
                      <w:lang w:val="de-DE"/>
                    </w:rPr>
                  </w:rPrChange>
                </w:rPr>
                <w:lastRenderedPageBreak/>
                <w:t xml:space="preserve">    units "1/10 of a percent";</w:t>
              </w:r>
            </w:ins>
          </w:p>
          <w:p w14:paraId="070D91D3" w14:textId="77777777" w:rsidR="009F3611" w:rsidRPr="009F3611" w:rsidRDefault="009F3611" w:rsidP="009F3611">
            <w:pPr>
              <w:pStyle w:val="XML1"/>
              <w:rPr>
                <w:ins w:id="33994" w:author="Thomas Dietz" w:date="2012-08-08T17:05:00Z"/>
                <w:rPrChange w:id="33995" w:author="Thomas Dietz" w:date="2012-08-08T17:05:00Z">
                  <w:rPr>
                    <w:ins w:id="33996" w:author="Thomas Dietz" w:date="2012-08-08T17:05:00Z"/>
                    <w:lang w:val="de-DE"/>
                  </w:rPr>
                </w:rPrChange>
              </w:rPr>
            </w:pPr>
            <w:ins w:id="33997" w:author="Thomas Dietz" w:date="2012-08-08T17:05:00Z">
              <w:r w:rsidRPr="009F3611">
                <w:rPr>
                  <w:rPrChange w:id="33998" w:author="Thomas Dietz" w:date="2012-08-08T17:05:00Z">
                    <w:rPr>
                      <w:lang w:val="de-DE"/>
                    </w:rPr>
                  </w:rPrChange>
                </w:rPr>
                <w:t xml:space="preserve">    description "This type defines a value in tenth of a percent.";</w:t>
              </w:r>
            </w:ins>
          </w:p>
          <w:p w14:paraId="2EA0020D" w14:textId="77777777" w:rsidR="009F3611" w:rsidRPr="009F3611" w:rsidRDefault="009F3611" w:rsidP="009F3611">
            <w:pPr>
              <w:pStyle w:val="XML1"/>
              <w:rPr>
                <w:ins w:id="33999" w:author="Thomas Dietz" w:date="2012-08-08T17:05:00Z"/>
                <w:rPrChange w:id="34000" w:author="Thomas Dietz" w:date="2012-08-08T17:05:00Z">
                  <w:rPr>
                    <w:ins w:id="34001" w:author="Thomas Dietz" w:date="2012-08-08T17:05:00Z"/>
                    <w:lang w:val="de-DE"/>
                  </w:rPr>
                </w:rPrChange>
              </w:rPr>
            </w:pPr>
            <w:ins w:id="34002" w:author="Thomas Dietz" w:date="2012-08-08T17:05:00Z">
              <w:r w:rsidRPr="009F3611">
                <w:rPr>
                  <w:rPrChange w:id="34003" w:author="Thomas Dietz" w:date="2012-08-08T17:05:00Z">
                    <w:rPr>
                      <w:lang w:val="de-DE"/>
                    </w:rPr>
                  </w:rPrChange>
                </w:rPr>
                <w:t xml:space="preserve">  }</w:t>
              </w:r>
            </w:ins>
          </w:p>
          <w:p w14:paraId="4B7B819E" w14:textId="77777777" w:rsidR="009F3611" w:rsidRPr="009F3611" w:rsidRDefault="009F3611" w:rsidP="009F3611">
            <w:pPr>
              <w:pStyle w:val="XML1"/>
              <w:rPr>
                <w:ins w:id="34004" w:author="Thomas Dietz" w:date="2012-08-08T17:05:00Z"/>
                <w:rPrChange w:id="34005" w:author="Thomas Dietz" w:date="2012-08-08T17:05:00Z">
                  <w:rPr>
                    <w:ins w:id="34006" w:author="Thomas Dietz" w:date="2012-08-08T17:05:00Z"/>
                    <w:lang w:val="de-DE"/>
                  </w:rPr>
                </w:rPrChange>
              </w:rPr>
            </w:pPr>
          </w:p>
          <w:p w14:paraId="5C285C85" w14:textId="77777777" w:rsidR="009F3611" w:rsidRPr="009F3611" w:rsidRDefault="009F3611" w:rsidP="009F3611">
            <w:pPr>
              <w:pStyle w:val="XML1"/>
              <w:rPr>
                <w:ins w:id="34007" w:author="Thomas Dietz" w:date="2012-08-08T17:05:00Z"/>
                <w:rPrChange w:id="34008" w:author="Thomas Dietz" w:date="2012-08-08T17:05:00Z">
                  <w:rPr>
                    <w:ins w:id="34009" w:author="Thomas Dietz" w:date="2012-08-08T17:05:00Z"/>
                    <w:lang w:val="de-DE"/>
                  </w:rPr>
                </w:rPrChange>
              </w:rPr>
            </w:pPr>
            <w:ins w:id="34010" w:author="Thomas Dietz" w:date="2012-08-08T17:05:00Z">
              <w:r w:rsidRPr="009F3611">
                <w:rPr>
                  <w:rPrChange w:id="34011" w:author="Thomas Dietz" w:date="2012-08-08T17:05:00Z">
                    <w:rPr>
                      <w:lang w:val="de-DE"/>
                    </w:rPr>
                  </w:rPrChange>
                </w:rPr>
                <w:t xml:space="preserve">  typedef OFUpDownStateType {</w:t>
              </w:r>
            </w:ins>
          </w:p>
          <w:p w14:paraId="13723728" w14:textId="77777777" w:rsidR="009F3611" w:rsidRPr="009F3611" w:rsidRDefault="009F3611" w:rsidP="009F3611">
            <w:pPr>
              <w:pStyle w:val="XML1"/>
              <w:rPr>
                <w:ins w:id="34012" w:author="Thomas Dietz" w:date="2012-08-08T17:05:00Z"/>
                <w:rPrChange w:id="34013" w:author="Thomas Dietz" w:date="2012-08-08T17:05:00Z">
                  <w:rPr>
                    <w:ins w:id="34014" w:author="Thomas Dietz" w:date="2012-08-08T17:05:00Z"/>
                    <w:lang w:val="de-DE"/>
                  </w:rPr>
                </w:rPrChange>
              </w:rPr>
            </w:pPr>
            <w:ins w:id="34015" w:author="Thomas Dietz" w:date="2012-08-08T17:05:00Z">
              <w:r w:rsidRPr="009F3611">
                <w:rPr>
                  <w:rPrChange w:id="34016" w:author="Thomas Dietz" w:date="2012-08-08T17:05:00Z">
                    <w:rPr>
                      <w:lang w:val="de-DE"/>
                    </w:rPr>
                  </w:rPrChange>
                </w:rPr>
                <w:t xml:space="preserve">    type enumeration {</w:t>
              </w:r>
            </w:ins>
          </w:p>
          <w:p w14:paraId="1FBAAF08" w14:textId="77777777" w:rsidR="009F3611" w:rsidRPr="009F3611" w:rsidRDefault="009F3611" w:rsidP="009F3611">
            <w:pPr>
              <w:pStyle w:val="XML1"/>
              <w:rPr>
                <w:ins w:id="34017" w:author="Thomas Dietz" w:date="2012-08-08T17:05:00Z"/>
                <w:rPrChange w:id="34018" w:author="Thomas Dietz" w:date="2012-08-08T17:05:00Z">
                  <w:rPr>
                    <w:ins w:id="34019" w:author="Thomas Dietz" w:date="2012-08-08T17:05:00Z"/>
                    <w:lang w:val="de-DE"/>
                  </w:rPr>
                </w:rPrChange>
              </w:rPr>
            </w:pPr>
            <w:ins w:id="34020" w:author="Thomas Dietz" w:date="2012-08-08T17:05:00Z">
              <w:r w:rsidRPr="009F3611">
                <w:rPr>
                  <w:rPrChange w:id="34021" w:author="Thomas Dietz" w:date="2012-08-08T17:05:00Z">
                    <w:rPr>
                      <w:lang w:val="de-DE"/>
                    </w:rPr>
                  </w:rPrChange>
                </w:rPr>
                <w:t xml:space="preserve">      enum up;</w:t>
              </w:r>
            </w:ins>
          </w:p>
          <w:p w14:paraId="57D993E8" w14:textId="77777777" w:rsidR="009F3611" w:rsidRPr="009F3611" w:rsidRDefault="009F3611" w:rsidP="009F3611">
            <w:pPr>
              <w:pStyle w:val="XML1"/>
              <w:rPr>
                <w:ins w:id="34022" w:author="Thomas Dietz" w:date="2012-08-08T17:05:00Z"/>
                <w:rPrChange w:id="34023" w:author="Thomas Dietz" w:date="2012-08-08T17:05:00Z">
                  <w:rPr>
                    <w:ins w:id="34024" w:author="Thomas Dietz" w:date="2012-08-08T17:05:00Z"/>
                    <w:lang w:val="de-DE"/>
                  </w:rPr>
                </w:rPrChange>
              </w:rPr>
            </w:pPr>
            <w:ins w:id="34025" w:author="Thomas Dietz" w:date="2012-08-08T17:05:00Z">
              <w:r w:rsidRPr="009F3611">
                <w:rPr>
                  <w:rPrChange w:id="34026" w:author="Thomas Dietz" w:date="2012-08-08T17:05:00Z">
                    <w:rPr>
                      <w:lang w:val="de-DE"/>
                    </w:rPr>
                  </w:rPrChange>
                </w:rPr>
                <w:t xml:space="preserve">      enum down;</w:t>
              </w:r>
            </w:ins>
          </w:p>
          <w:p w14:paraId="510C087E" w14:textId="77777777" w:rsidR="009F3611" w:rsidRPr="009F3611" w:rsidRDefault="009F3611" w:rsidP="009F3611">
            <w:pPr>
              <w:pStyle w:val="XML1"/>
              <w:rPr>
                <w:ins w:id="34027" w:author="Thomas Dietz" w:date="2012-08-08T17:05:00Z"/>
                <w:rPrChange w:id="34028" w:author="Thomas Dietz" w:date="2012-08-08T17:05:00Z">
                  <w:rPr>
                    <w:ins w:id="34029" w:author="Thomas Dietz" w:date="2012-08-08T17:05:00Z"/>
                    <w:lang w:val="de-DE"/>
                  </w:rPr>
                </w:rPrChange>
              </w:rPr>
            </w:pPr>
            <w:ins w:id="34030" w:author="Thomas Dietz" w:date="2012-08-08T17:05:00Z">
              <w:r w:rsidRPr="009F3611">
                <w:rPr>
                  <w:rPrChange w:id="34031" w:author="Thomas Dietz" w:date="2012-08-08T17:05:00Z">
                    <w:rPr>
                      <w:lang w:val="de-DE"/>
                    </w:rPr>
                  </w:rPrChange>
                </w:rPr>
                <w:t xml:space="preserve">    }</w:t>
              </w:r>
            </w:ins>
          </w:p>
          <w:p w14:paraId="55AEA21D" w14:textId="77777777" w:rsidR="009F3611" w:rsidRPr="009F3611" w:rsidRDefault="009F3611" w:rsidP="009F3611">
            <w:pPr>
              <w:pStyle w:val="XML1"/>
              <w:rPr>
                <w:ins w:id="34032" w:author="Thomas Dietz" w:date="2012-08-08T17:05:00Z"/>
                <w:rPrChange w:id="34033" w:author="Thomas Dietz" w:date="2012-08-08T17:05:00Z">
                  <w:rPr>
                    <w:ins w:id="34034" w:author="Thomas Dietz" w:date="2012-08-08T17:05:00Z"/>
                    <w:lang w:val="de-DE"/>
                  </w:rPr>
                </w:rPrChange>
              </w:rPr>
            </w:pPr>
            <w:ins w:id="34035" w:author="Thomas Dietz" w:date="2012-08-08T17:05:00Z">
              <w:r w:rsidRPr="009F3611">
                <w:rPr>
                  <w:rPrChange w:id="34036" w:author="Thomas Dietz" w:date="2012-08-08T17:05:00Z">
                    <w:rPr>
                      <w:lang w:val="de-DE"/>
                    </w:rPr>
                  </w:rPrChange>
                </w:rPr>
                <w:t xml:space="preserve">    description "Type to specify state information for a port or a</w:t>
              </w:r>
            </w:ins>
          </w:p>
          <w:p w14:paraId="278E124C" w14:textId="77777777" w:rsidR="009F3611" w:rsidRPr="009F3611" w:rsidRDefault="009F3611" w:rsidP="009F3611">
            <w:pPr>
              <w:pStyle w:val="XML1"/>
              <w:rPr>
                <w:ins w:id="34037" w:author="Thomas Dietz" w:date="2012-08-08T17:05:00Z"/>
                <w:rPrChange w:id="34038" w:author="Thomas Dietz" w:date="2012-08-08T17:05:00Z">
                  <w:rPr>
                    <w:ins w:id="34039" w:author="Thomas Dietz" w:date="2012-08-08T17:05:00Z"/>
                    <w:lang w:val="de-DE"/>
                  </w:rPr>
                </w:rPrChange>
              </w:rPr>
            </w:pPr>
            <w:ins w:id="34040" w:author="Thomas Dietz" w:date="2012-08-08T17:05:00Z">
              <w:r w:rsidRPr="009F3611">
                <w:rPr>
                  <w:rPrChange w:id="34041" w:author="Thomas Dietz" w:date="2012-08-08T17:05:00Z">
                    <w:rPr>
                      <w:lang w:val="de-DE"/>
                    </w:rPr>
                  </w:rPrChange>
                </w:rPr>
                <w:t xml:space="preserve">      connection.";</w:t>
              </w:r>
            </w:ins>
          </w:p>
          <w:p w14:paraId="1060A655" w14:textId="77777777" w:rsidR="009F3611" w:rsidRPr="009F3611" w:rsidRDefault="009F3611" w:rsidP="009F3611">
            <w:pPr>
              <w:pStyle w:val="XML1"/>
              <w:rPr>
                <w:ins w:id="34042" w:author="Thomas Dietz" w:date="2012-08-08T17:05:00Z"/>
                <w:rPrChange w:id="34043" w:author="Thomas Dietz" w:date="2012-08-08T17:05:00Z">
                  <w:rPr>
                    <w:ins w:id="34044" w:author="Thomas Dietz" w:date="2012-08-08T17:05:00Z"/>
                    <w:lang w:val="de-DE"/>
                  </w:rPr>
                </w:rPrChange>
              </w:rPr>
            </w:pPr>
            <w:ins w:id="34045" w:author="Thomas Dietz" w:date="2012-08-08T17:05:00Z">
              <w:r w:rsidRPr="009F3611">
                <w:rPr>
                  <w:rPrChange w:id="34046" w:author="Thomas Dietz" w:date="2012-08-08T17:05:00Z">
                    <w:rPr>
                      <w:lang w:val="de-DE"/>
                    </w:rPr>
                  </w:rPrChange>
                </w:rPr>
                <w:t xml:space="preserve">  }</w:t>
              </w:r>
            </w:ins>
          </w:p>
          <w:p w14:paraId="66D9D19C" w14:textId="77777777" w:rsidR="009F3611" w:rsidRPr="009F3611" w:rsidRDefault="009F3611" w:rsidP="009F3611">
            <w:pPr>
              <w:pStyle w:val="XML1"/>
              <w:rPr>
                <w:ins w:id="34047" w:author="Thomas Dietz" w:date="2012-08-08T17:05:00Z"/>
                <w:rPrChange w:id="34048" w:author="Thomas Dietz" w:date="2012-08-08T17:05:00Z">
                  <w:rPr>
                    <w:ins w:id="34049" w:author="Thomas Dietz" w:date="2012-08-08T17:05:00Z"/>
                    <w:lang w:val="de-DE"/>
                  </w:rPr>
                </w:rPrChange>
              </w:rPr>
            </w:pPr>
          </w:p>
          <w:p w14:paraId="4D4B397E" w14:textId="77777777" w:rsidR="009F3611" w:rsidRPr="009F3611" w:rsidRDefault="009F3611" w:rsidP="009F3611">
            <w:pPr>
              <w:pStyle w:val="XML1"/>
              <w:rPr>
                <w:ins w:id="34050" w:author="Thomas Dietz" w:date="2012-08-08T17:05:00Z"/>
                <w:rPrChange w:id="34051" w:author="Thomas Dietz" w:date="2012-08-08T17:05:00Z">
                  <w:rPr>
                    <w:ins w:id="34052" w:author="Thomas Dietz" w:date="2012-08-08T17:05:00Z"/>
                    <w:lang w:val="de-DE"/>
                  </w:rPr>
                </w:rPrChange>
              </w:rPr>
            </w:pPr>
            <w:ins w:id="34053" w:author="Thomas Dietz" w:date="2012-08-08T17:05:00Z">
              <w:r w:rsidRPr="009F3611">
                <w:rPr>
                  <w:rPrChange w:id="34054" w:author="Thomas Dietz" w:date="2012-08-08T17:05:00Z">
                    <w:rPr>
                      <w:lang w:val="de-DE"/>
                    </w:rPr>
                  </w:rPrChange>
                </w:rPr>
                <w:t xml:space="preserve">  typedef OFPortRateType {</w:t>
              </w:r>
            </w:ins>
          </w:p>
          <w:p w14:paraId="59E97F39" w14:textId="77777777" w:rsidR="009F3611" w:rsidRPr="009F3611" w:rsidRDefault="009F3611" w:rsidP="009F3611">
            <w:pPr>
              <w:pStyle w:val="XML1"/>
              <w:rPr>
                <w:ins w:id="34055" w:author="Thomas Dietz" w:date="2012-08-08T17:05:00Z"/>
                <w:rPrChange w:id="34056" w:author="Thomas Dietz" w:date="2012-08-08T17:05:00Z">
                  <w:rPr>
                    <w:ins w:id="34057" w:author="Thomas Dietz" w:date="2012-08-08T17:05:00Z"/>
                    <w:lang w:val="de-DE"/>
                  </w:rPr>
                </w:rPrChange>
              </w:rPr>
            </w:pPr>
            <w:ins w:id="34058" w:author="Thomas Dietz" w:date="2012-08-08T17:05:00Z">
              <w:r w:rsidRPr="009F3611">
                <w:rPr>
                  <w:rPrChange w:id="34059" w:author="Thomas Dietz" w:date="2012-08-08T17:05:00Z">
                    <w:rPr>
                      <w:lang w:val="de-DE"/>
                    </w:rPr>
                  </w:rPrChange>
                </w:rPr>
                <w:t xml:space="preserve">    type enumeration {</w:t>
              </w:r>
            </w:ins>
          </w:p>
          <w:p w14:paraId="6DC28F7C" w14:textId="77777777" w:rsidR="009F3611" w:rsidRPr="009F3611" w:rsidRDefault="009F3611" w:rsidP="009F3611">
            <w:pPr>
              <w:pStyle w:val="XML1"/>
              <w:rPr>
                <w:ins w:id="34060" w:author="Thomas Dietz" w:date="2012-08-08T17:05:00Z"/>
                <w:lang w:val="de-DE"/>
              </w:rPr>
            </w:pPr>
            <w:ins w:id="34061" w:author="Thomas Dietz" w:date="2012-08-08T17:05:00Z">
              <w:r w:rsidRPr="009F3611">
                <w:rPr>
                  <w:rPrChange w:id="34062" w:author="Thomas Dietz" w:date="2012-08-08T17:05:00Z">
                    <w:rPr>
                      <w:lang w:val="de-DE"/>
                    </w:rPr>
                  </w:rPrChange>
                </w:rPr>
                <w:t xml:space="preserve">      </w:t>
              </w:r>
              <w:r w:rsidRPr="009F3611">
                <w:rPr>
                  <w:lang w:val="de-DE"/>
                </w:rPr>
                <w:t>enum 10Mb-HD;</w:t>
              </w:r>
            </w:ins>
          </w:p>
          <w:p w14:paraId="5C0789D2" w14:textId="77777777" w:rsidR="009F3611" w:rsidRPr="009F3611" w:rsidRDefault="009F3611" w:rsidP="009F3611">
            <w:pPr>
              <w:pStyle w:val="XML1"/>
              <w:rPr>
                <w:ins w:id="34063" w:author="Thomas Dietz" w:date="2012-08-08T17:05:00Z"/>
                <w:lang w:val="de-DE"/>
              </w:rPr>
            </w:pPr>
            <w:ins w:id="34064" w:author="Thomas Dietz" w:date="2012-08-08T17:05:00Z">
              <w:r w:rsidRPr="009F3611">
                <w:rPr>
                  <w:lang w:val="de-DE"/>
                </w:rPr>
                <w:t xml:space="preserve">      enum 10Mb-FD;</w:t>
              </w:r>
            </w:ins>
          </w:p>
          <w:p w14:paraId="283F2E35" w14:textId="77777777" w:rsidR="009F3611" w:rsidRPr="009F3611" w:rsidRDefault="009F3611" w:rsidP="009F3611">
            <w:pPr>
              <w:pStyle w:val="XML1"/>
              <w:rPr>
                <w:ins w:id="34065" w:author="Thomas Dietz" w:date="2012-08-08T17:05:00Z"/>
                <w:lang w:val="de-DE"/>
              </w:rPr>
            </w:pPr>
            <w:ins w:id="34066" w:author="Thomas Dietz" w:date="2012-08-08T17:05:00Z">
              <w:r w:rsidRPr="009F3611">
                <w:rPr>
                  <w:lang w:val="de-DE"/>
                </w:rPr>
                <w:t xml:space="preserve">      enum 100Mb-HD;</w:t>
              </w:r>
            </w:ins>
          </w:p>
          <w:p w14:paraId="1ADC76D5" w14:textId="77777777" w:rsidR="009F3611" w:rsidRPr="009F3611" w:rsidRDefault="009F3611" w:rsidP="009F3611">
            <w:pPr>
              <w:pStyle w:val="XML1"/>
              <w:rPr>
                <w:ins w:id="34067" w:author="Thomas Dietz" w:date="2012-08-08T17:05:00Z"/>
                <w:lang w:val="de-DE"/>
              </w:rPr>
            </w:pPr>
            <w:ins w:id="34068" w:author="Thomas Dietz" w:date="2012-08-08T17:05:00Z">
              <w:r w:rsidRPr="009F3611">
                <w:rPr>
                  <w:lang w:val="de-DE"/>
                </w:rPr>
                <w:t xml:space="preserve">      enum 100Mb-FD;</w:t>
              </w:r>
            </w:ins>
          </w:p>
          <w:p w14:paraId="16C7791C" w14:textId="77777777" w:rsidR="009F3611" w:rsidRPr="009F3611" w:rsidRDefault="009F3611" w:rsidP="009F3611">
            <w:pPr>
              <w:pStyle w:val="XML1"/>
              <w:rPr>
                <w:ins w:id="34069" w:author="Thomas Dietz" w:date="2012-08-08T17:05:00Z"/>
                <w:lang w:val="de-DE"/>
              </w:rPr>
            </w:pPr>
            <w:ins w:id="34070" w:author="Thomas Dietz" w:date="2012-08-08T17:05:00Z">
              <w:r w:rsidRPr="009F3611">
                <w:rPr>
                  <w:lang w:val="de-DE"/>
                </w:rPr>
                <w:t xml:space="preserve">      enum 1Gb-HD;</w:t>
              </w:r>
            </w:ins>
          </w:p>
          <w:p w14:paraId="7D7DF5B1" w14:textId="77777777" w:rsidR="009F3611" w:rsidRPr="009F3611" w:rsidRDefault="009F3611" w:rsidP="009F3611">
            <w:pPr>
              <w:pStyle w:val="XML1"/>
              <w:rPr>
                <w:ins w:id="34071" w:author="Thomas Dietz" w:date="2012-08-08T17:05:00Z"/>
                <w:lang w:val="de-DE"/>
              </w:rPr>
            </w:pPr>
            <w:ins w:id="34072" w:author="Thomas Dietz" w:date="2012-08-08T17:05:00Z">
              <w:r w:rsidRPr="009F3611">
                <w:rPr>
                  <w:lang w:val="de-DE"/>
                </w:rPr>
                <w:t xml:space="preserve">      enum 1Gb-FD;</w:t>
              </w:r>
            </w:ins>
          </w:p>
          <w:p w14:paraId="6447954A" w14:textId="77777777" w:rsidR="009F3611" w:rsidRPr="009F3611" w:rsidRDefault="009F3611" w:rsidP="009F3611">
            <w:pPr>
              <w:pStyle w:val="XML1"/>
              <w:rPr>
                <w:ins w:id="34073" w:author="Thomas Dietz" w:date="2012-08-08T17:05:00Z"/>
                <w:lang w:val="de-DE"/>
              </w:rPr>
            </w:pPr>
            <w:ins w:id="34074" w:author="Thomas Dietz" w:date="2012-08-08T17:05:00Z">
              <w:r w:rsidRPr="009F3611">
                <w:rPr>
                  <w:lang w:val="de-DE"/>
                </w:rPr>
                <w:t xml:space="preserve">      enum 10Gb;</w:t>
              </w:r>
            </w:ins>
          </w:p>
          <w:p w14:paraId="293719D1" w14:textId="77777777" w:rsidR="009F3611" w:rsidRPr="009F3611" w:rsidRDefault="009F3611" w:rsidP="009F3611">
            <w:pPr>
              <w:pStyle w:val="XML1"/>
              <w:rPr>
                <w:ins w:id="34075" w:author="Thomas Dietz" w:date="2012-08-08T17:05:00Z"/>
                <w:lang w:val="de-DE"/>
              </w:rPr>
            </w:pPr>
            <w:ins w:id="34076" w:author="Thomas Dietz" w:date="2012-08-08T17:05:00Z">
              <w:r w:rsidRPr="009F3611">
                <w:rPr>
                  <w:lang w:val="de-DE"/>
                </w:rPr>
                <w:t xml:space="preserve">      enum 40Gb;</w:t>
              </w:r>
            </w:ins>
          </w:p>
          <w:p w14:paraId="41E629E9" w14:textId="77777777" w:rsidR="009F3611" w:rsidRPr="009F3611" w:rsidRDefault="009F3611" w:rsidP="009F3611">
            <w:pPr>
              <w:pStyle w:val="XML1"/>
              <w:rPr>
                <w:ins w:id="34077" w:author="Thomas Dietz" w:date="2012-08-08T17:05:00Z"/>
                <w:lang w:val="de-DE"/>
              </w:rPr>
            </w:pPr>
            <w:ins w:id="34078" w:author="Thomas Dietz" w:date="2012-08-08T17:05:00Z">
              <w:r w:rsidRPr="009F3611">
                <w:rPr>
                  <w:lang w:val="de-DE"/>
                </w:rPr>
                <w:t xml:space="preserve">      enum 100Gb;</w:t>
              </w:r>
            </w:ins>
          </w:p>
          <w:p w14:paraId="35E2B852" w14:textId="77777777" w:rsidR="009F3611" w:rsidRPr="009F3611" w:rsidRDefault="009F3611" w:rsidP="009F3611">
            <w:pPr>
              <w:pStyle w:val="XML1"/>
              <w:rPr>
                <w:ins w:id="34079" w:author="Thomas Dietz" w:date="2012-08-08T17:05:00Z"/>
                <w:rPrChange w:id="34080" w:author="Thomas Dietz" w:date="2012-08-08T17:05:00Z">
                  <w:rPr>
                    <w:ins w:id="34081" w:author="Thomas Dietz" w:date="2012-08-08T17:05:00Z"/>
                    <w:lang w:val="de-DE"/>
                  </w:rPr>
                </w:rPrChange>
              </w:rPr>
            </w:pPr>
            <w:ins w:id="34082" w:author="Thomas Dietz" w:date="2012-08-08T17:05:00Z">
              <w:r w:rsidRPr="009F3611">
                <w:rPr>
                  <w:lang w:val="de-DE"/>
                </w:rPr>
                <w:t xml:space="preserve">      </w:t>
              </w:r>
              <w:r w:rsidRPr="009F3611">
                <w:rPr>
                  <w:rPrChange w:id="34083" w:author="Thomas Dietz" w:date="2012-08-08T17:05:00Z">
                    <w:rPr>
                      <w:lang w:val="de-DE"/>
                    </w:rPr>
                  </w:rPrChange>
                </w:rPr>
                <w:t>enum 1Tb;</w:t>
              </w:r>
            </w:ins>
          </w:p>
          <w:p w14:paraId="55C5F21C" w14:textId="77777777" w:rsidR="009F3611" w:rsidRPr="009F3611" w:rsidRDefault="009F3611" w:rsidP="009F3611">
            <w:pPr>
              <w:pStyle w:val="XML1"/>
              <w:rPr>
                <w:ins w:id="34084" w:author="Thomas Dietz" w:date="2012-08-08T17:05:00Z"/>
                <w:rPrChange w:id="34085" w:author="Thomas Dietz" w:date="2012-08-08T17:05:00Z">
                  <w:rPr>
                    <w:ins w:id="34086" w:author="Thomas Dietz" w:date="2012-08-08T17:05:00Z"/>
                    <w:lang w:val="de-DE"/>
                  </w:rPr>
                </w:rPrChange>
              </w:rPr>
            </w:pPr>
            <w:ins w:id="34087" w:author="Thomas Dietz" w:date="2012-08-08T17:05:00Z">
              <w:r w:rsidRPr="009F3611">
                <w:rPr>
                  <w:rPrChange w:id="34088" w:author="Thomas Dietz" w:date="2012-08-08T17:05:00Z">
                    <w:rPr>
                      <w:lang w:val="de-DE"/>
                    </w:rPr>
                  </w:rPrChange>
                </w:rPr>
                <w:t xml:space="preserve">      enum other;</w:t>
              </w:r>
            </w:ins>
          </w:p>
          <w:p w14:paraId="25E61196" w14:textId="77777777" w:rsidR="009F3611" w:rsidRPr="009F3611" w:rsidRDefault="009F3611" w:rsidP="009F3611">
            <w:pPr>
              <w:pStyle w:val="XML1"/>
              <w:rPr>
                <w:ins w:id="34089" w:author="Thomas Dietz" w:date="2012-08-08T17:05:00Z"/>
                <w:rPrChange w:id="34090" w:author="Thomas Dietz" w:date="2012-08-08T17:05:00Z">
                  <w:rPr>
                    <w:ins w:id="34091" w:author="Thomas Dietz" w:date="2012-08-08T17:05:00Z"/>
                    <w:lang w:val="de-DE"/>
                  </w:rPr>
                </w:rPrChange>
              </w:rPr>
            </w:pPr>
            <w:ins w:id="34092" w:author="Thomas Dietz" w:date="2012-08-08T17:05:00Z">
              <w:r w:rsidRPr="009F3611">
                <w:rPr>
                  <w:rPrChange w:id="34093" w:author="Thomas Dietz" w:date="2012-08-08T17:05:00Z">
                    <w:rPr>
                      <w:lang w:val="de-DE"/>
                    </w:rPr>
                  </w:rPrChange>
                </w:rPr>
                <w:t xml:space="preserve">    }</w:t>
              </w:r>
            </w:ins>
          </w:p>
          <w:p w14:paraId="063D732C" w14:textId="77777777" w:rsidR="009F3611" w:rsidRPr="009F3611" w:rsidRDefault="009F3611" w:rsidP="009F3611">
            <w:pPr>
              <w:pStyle w:val="XML1"/>
              <w:rPr>
                <w:ins w:id="34094" w:author="Thomas Dietz" w:date="2012-08-08T17:05:00Z"/>
                <w:rPrChange w:id="34095" w:author="Thomas Dietz" w:date="2012-08-08T17:05:00Z">
                  <w:rPr>
                    <w:ins w:id="34096" w:author="Thomas Dietz" w:date="2012-08-08T17:05:00Z"/>
                    <w:lang w:val="de-DE"/>
                  </w:rPr>
                </w:rPrChange>
              </w:rPr>
            </w:pPr>
            <w:ins w:id="34097" w:author="Thomas Dietz" w:date="2012-08-08T17:05:00Z">
              <w:r w:rsidRPr="009F3611">
                <w:rPr>
                  <w:rPrChange w:id="34098" w:author="Thomas Dietz" w:date="2012-08-08T17:05:00Z">
                    <w:rPr>
                      <w:lang w:val="de-DE"/>
                    </w:rPr>
                  </w:rPrChange>
                </w:rPr>
                <w:t xml:space="preserve">    description "Type to specify the rate of a port including the</w:t>
              </w:r>
            </w:ins>
          </w:p>
          <w:p w14:paraId="7E7823FD" w14:textId="77777777" w:rsidR="009F3611" w:rsidRPr="009F3611" w:rsidRDefault="009F3611" w:rsidP="009F3611">
            <w:pPr>
              <w:pStyle w:val="XML1"/>
              <w:rPr>
                <w:ins w:id="34099" w:author="Thomas Dietz" w:date="2012-08-08T17:05:00Z"/>
                <w:rPrChange w:id="34100" w:author="Thomas Dietz" w:date="2012-08-08T17:05:00Z">
                  <w:rPr>
                    <w:ins w:id="34101" w:author="Thomas Dietz" w:date="2012-08-08T17:05:00Z"/>
                    <w:lang w:val="de-DE"/>
                  </w:rPr>
                </w:rPrChange>
              </w:rPr>
            </w:pPr>
            <w:ins w:id="34102" w:author="Thomas Dietz" w:date="2012-08-08T17:05:00Z">
              <w:r w:rsidRPr="009F3611">
                <w:rPr>
                  <w:rPrChange w:id="34103" w:author="Thomas Dietz" w:date="2012-08-08T17:05:00Z">
                    <w:rPr>
                      <w:lang w:val="de-DE"/>
                    </w:rPr>
                  </w:rPrChange>
                </w:rPr>
                <w:t xml:space="preserve">      duplex transmission feature. Possible rates are 10Mb, 100Mb,</w:t>
              </w:r>
            </w:ins>
          </w:p>
          <w:p w14:paraId="6209AC46" w14:textId="77777777" w:rsidR="009F3611" w:rsidRPr="009F3611" w:rsidRDefault="009F3611" w:rsidP="009F3611">
            <w:pPr>
              <w:pStyle w:val="XML1"/>
              <w:rPr>
                <w:ins w:id="34104" w:author="Thomas Dietz" w:date="2012-08-08T17:05:00Z"/>
                <w:rPrChange w:id="34105" w:author="Thomas Dietz" w:date="2012-08-08T17:05:00Z">
                  <w:rPr>
                    <w:ins w:id="34106" w:author="Thomas Dietz" w:date="2012-08-08T17:05:00Z"/>
                    <w:lang w:val="de-DE"/>
                  </w:rPr>
                </w:rPrChange>
              </w:rPr>
            </w:pPr>
            <w:ins w:id="34107" w:author="Thomas Dietz" w:date="2012-08-08T17:05:00Z">
              <w:r w:rsidRPr="009F3611">
                <w:rPr>
                  <w:rPrChange w:id="34108" w:author="Thomas Dietz" w:date="2012-08-08T17:05:00Z">
                    <w:rPr>
                      <w:lang w:val="de-DE"/>
                    </w:rPr>
                  </w:rPrChange>
                </w:rPr>
                <w:t xml:space="preserve">      1Gb, 10Gb, 40Gb, 100Gb, 1Tb or other. Rates of 10Mb, 100Mb</w:t>
              </w:r>
            </w:ins>
          </w:p>
          <w:p w14:paraId="2822F3F0" w14:textId="77777777" w:rsidR="009F3611" w:rsidRPr="009F3611" w:rsidRDefault="009F3611" w:rsidP="009F3611">
            <w:pPr>
              <w:pStyle w:val="XML1"/>
              <w:rPr>
                <w:ins w:id="34109" w:author="Thomas Dietz" w:date="2012-08-08T17:05:00Z"/>
                <w:rPrChange w:id="34110" w:author="Thomas Dietz" w:date="2012-08-08T17:05:00Z">
                  <w:rPr>
                    <w:ins w:id="34111" w:author="Thomas Dietz" w:date="2012-08-08T17:05:00Z"/>
                    <w:lang w:val="de-DE"/>
                  </w:rPr>
                </w:rPrChange>
              </w:rPr>
            </w:pPr>
            <w:ins w:id="34112" w:author="Thomas Dietz" w:date="2012-08-08T17:05:00Z">
              <w:r w:rsidRPr="009F3611">
                <w:rPr>
                  <w:rPrChange w:id="34113" w:author="Thomas Dietz" w:date="2012-08-08T17:05:00Z">
                    <w:rPr>
                      <w:lang w:val="de-DE"/>
                    </w:rPr>
                  </w:rPrChange>
                </w:rPr>
                <w:t xml:space="preserve">      and 1 Gb can support half or full duplex transmission.";</w:t>
              </w:r>
            </w:ins>
          </w:p>
          <w:p w14:paraId="5FF5175A" w14:textId="77777777" w:rsidR="009F3611" w:rsidRPr="009F3611" w:rsidRDefault="009F3611" w:rsidP="009F3611">
            <w:pPr>
              <w:pStyle w:val="XML1"/>
              <w:rPr>
                <w:ins w:id="34114" w:author="Thomas Dietz" w:date="2012-08-08T17:05:00Z"/>
                <w:rPrChange w:id="34115" w:author="Thomas Dietz" w:date="2012-08-08T17:05:00Z">
                  <w:rPr>
                    <w:ins w:id="34116" w:author="Thomas Dietz" w:date="2012-08-08T17:05:00Z"/>
                    <w:lang w:val="de-DE"/>
                  </w:rPr>
                </w:rPrChange>
              </w:rPr>
            </w:pPr>
            <w:ins w:id="34117" w:author="Thomas Dietz" w:date="2012-08-08T17:05:00Z">
              <w:r w:rsidRPr="009F3611">
                <w:rPr>
                  <w:rPrChange w:id="34118" w:author="Thomas Dietz" w:date="2012-08-08T17:05:00Z">
                    <w:rPr>
                      <w:lang w:val="de-DE"/>
                    </w:rPr>
                  </w:rPrChange>
                </w:rPr>
                <w:t xml:space="preserve">  }</w:t>
              </w:r>
            </w:ins>
          </w:p>
          <w:p w14:paraId="588DB761" w14:textId="77777777" w:rsidR="009F3611" w:rsidRPr="009F3611" w:rsidRDefault="009F3611" w:rsidP="009F3611">
            <w:pPr>
              <w:pStyle w:val="XML1"/>
              <w:rPr>
                <w:ins w:id="34119" w:author="Thomas Dietz" w:date="2012-08-08T17:05:00Z"/>
                <w:rPrChange w:id="34120" w:author="Thomas Dietz" w:date="2012-08-08T17:05:00Z">
                  <w:rPr>
                    <w:ins w:id="34121" w:author="Thomas Dietz" w:date="2012-08-08T17:05:00Z"/>
                    <w:lang w:val="de-DE"/>
                  </w:rPr>
                </w:rPrChange>
              </w:rPr>
            </w:pPr>
          </w:p>
          <w:p w14:paraId="4FC0DC5A" w14:textId="77777777" w:rsidR="009F3611" w:rsidRPr="009F3611" w:rsidRDefault="009F3611" w:rsidP="009F3611">
            <w:pPr>
              <w:pStyle w:val="XML1"/>
              <w:rPr>
                <w:ins w:id="34122" w:author="Thomas Dietz" w:date="2012-08-08T17:05:00Z"/>
                <w:rPrChange w:id="34123" w:author="Thomas Dietz" w:date="2012-08-08T17:05:00Z">
                  <w:rPr>
                    <w:ins w:id="34124" w:author="Thomas Dietz" w:date="2012-08-08T17:05:00Z"/>
                    <w:lang w:val="de-DE"/>
                  </w:rPr>
                </w:rPrChange>
              </w:rPr>
            </w:pPr>
            <w:ins w:id="34125" w:author="Thomas Dietz" w:date="2012-08-08T17:05:00Z">
              <w:r w:rsidRPr="009F3611">
                <w:rPr>
                  <w:rPrChange w:id="34126" w:author="Thomas Dietz" w:date="2012-08-08T17:05:00Z">
                    <w:rPr>
                      <w:lang w:val="de-DE"/>
                    </w:rPr>
                  </w:rPrChange>
                </w:rPr>
                <w:t xml:space="preserve">  typedef OFActionType {</w:t>
              </w:r>
            </w:ins>
          </w:p>
          <w:p w14:paraId="34D259EA" w14:textId="77777777" w:rsidR="009F3611" w:rsidRPr="009F3611" w:rsidRDefault="009F3611" w:rsidP="009F3611">
            <w:pPr>
              <w:pStyle w:val="XML1"/>
              <w:rPr>
                <w:ins w:id="34127" w:author="Thomas Dietz" w:date="2012-08-08T17:05:00Z"/>
                <w:rPrChange w:id="34128" w:author="Thomas Dietz" w:date="2012-08-08T17:05:00Z">
                  <w:rPr>
                    <w:ins w:id="34129" w:author="Thomas Dietz" w:date="2012-08-08T17:05:00Z"/>
                    <w:lang w:val="de-DE"/>
                  </w:rPr>
                </w:rPrChange>
              </w:rPr>
            </w:pPr>
            <w:ins w:id="34130" w:author="Thomas Dietz" w:date="2012-08-08T17:05:00Z">
              <w:r w:rsidRPr="009F3611">
                <w:rPr>
                  <w:rPrChange w:id="34131" w:author="Thomas Dietz" w:date="2012-08-08T17:05:00Z">
                    <w:rPr>
                      <w:lang w:val="de-DE"/>
                    </w:rPr>
                  </w:rPrChange>
                </w:rPr>
                <w:t xml:space="preserve">    type enumeration {</w:t>
              </w:r>
            </w:ins>
          </w:p>
          <w:p w14:paraId="04D02B18" w14:textId="77777777" w:rsidR="009F3611" w:rsidRPr="009F3611" w:rsidRDefault="009F3611" w:rsidP="009F3611">
            <w:pPr>
              <w:pStyle w:val="XML1"/>
              <w:rPr>
                <w:ins w:id="34132" w:author="Thomas Dietz" w:date="2012-08-08T17:05:00Z"/>
                <w:rPrChange w:id="34133" w:author="Thomas Dietz" w:date="2012-08-08T17:05:00Z">
                  <w:rPr>
                    <w:ins w:id="34134" w:author="Thomas Dietz" w:date="2012-08-08T17:05:00Z"/>
                    <w:lang w:val="de-DE"/>
                  </w:rPr>
                </w:rPrChange>
              </w:rPr>
            </w:pPr>
            <w:ins w:id="34135" w:author="Thomas Dietz" w:date="2012-08-08T17:05:00Z">
              <w:r w:rsidRPr="009F3611">
                <w:rPr>
                  <w:rPrChange w:id="34136" w:author="Thomas Dietz" w:date="2012-08-08T17:05:00Z">
                    <w:rPr>
                      <w:lang w:val="de-DE"/>
                    </w:rPr>
                  </w:rPrChange>
                </w:rPr>
                <w:t xml:space="preserve">      enum output;</w:t>
              </w:r>
            </w:ins>
          </w:p>
          <w:p w14:paraId="4111FD54" w14:textId="77777777" w:rsidR="009F3611" w:rsidRPr="009F3611" w:rsidRDefault="009F3611" w:rsidP="009F3611">
            <w:pPr>
              <w:pStyle w:val="XML1"/>
              <w:rPr>
                <w:ins w:id="34137" w:author="Thomas Dietz" w:date="2012-08-08T17:05:00Z"/>
                <w:rPrChange w:id="34138" w:author="Thomas Dietz" w:date="2012-08-08T17:05:00Z">
                  <w:rPr>
                    <w:ins w:id="34139" w:author="Thomas Dietz" w:date="2012-08-08T17:05:00Z"/>
                    <w:lang w:val="de-DE"/>
                  </w:rPr>
                </w:rPrChange>
              </w:rPr>
            </w:pPr>
            <w:ins w:id="34140" w:author="Thomas Dietz" w:date="2012-08-08T17:05:00Z">
              <w:r w:rsidRPr="009F3611">
                <w:rPr>
                  <w:rPrChange w:id="34141" w:author="Thomas Dietz" w:date="2012-08-08T17:05:00Z">
                    <w:rPr>
                      <w:lang w:val="de-DE"/>
                    </w:rPr>
                  </w:rPrChange>
                </w:rPr>
                <w:t xml:space="preserve">      enum copy-ttl-out;</w:t>
              </w:r>
            </w:ins>
          </w:p>
          <w:p w14:paraId="6A304F89" w14:textId="77777777" w:rsidR="009F3611" w:rsidRPr="009F3611" w:rsidRDefault="009F3611" w:rsidP="009F3611">
            <w:pPr>
              <w:pStyle w:val="XML1"/>
              <w:rPr>
                <w:ins w:id="34142" w:author="Thomas Dietz" w:date="2012-08-08T17:05:00Z"/>
                <w:rPrChange w:id="34143" w:author="Thomas Dietz" w:date="2012-08-08T17:05:00Z">
                  <w:rPr>
                    <w:ins w:id="34144" w:author="Thomas Dietz" w:date="2012-08-08T17:05:00Z"/>
                    <w:lang w:val="de-DE"/>
                  </w:rPr>
                </w:rPrChange>
              </w:rPr>
            </w:pPr>
            <w:ins w:id="34145" w:author="Thomas Dietz" w:date="2012-08-08T17:05:00Z">
              <w:r w:rsidRPr="009F3611">
                <w:rPr>
                  <w:rPrChange w:id="34146" w:author="Thomas Dietz" w:date="2012-08-08T17:05:00Z">
                    <w:rPr>
                      <w:lang w:val="de-DE"/>
                    </w:rPr>
                  </w:rPrChange>
                </w:rPr>
                <w:t xml:space="preserve">      enum copy-ttl-in;</w:t>
              </w:r>
            </w:ins>
          </w:p>
          <w:p w14:paraId="5A683AAC" w14:textId="77777777" w:rsidR="009F3611" w:rsidRPr="009F3611" w:rsidRDefault="009F3611" w:rsidP="009F3611">
            <w:pPr>
              <w:pStyle w:val="XML1"/>
              <w:rPr>
                <w:ins w:id="34147" w:author="Thomas Dietz" w:date="2012-08-08T17:05:00Z"/>
                <w:rPrChange w:id="34148" w:author="Thomas Dietz" w:date="2012-08-08T17:05:00Z">
                  <w:rPr>
                    <w:ins w:id="34149" w:author="Thomas Dietz" w:date="2012-08-08T17:05:00Z"/>
                    <w:lang w:val="de-DE"/>
                  </w:rPr>
                </w:rPrChange>
              </w:rPr>
            </w:pPr>
            <w:ins w:id="34150" w:author="Thomas Dietz" w:date="2012-08-08T17:05:00Z">
              <w:r w:rsidRPr="009F3611">
                <w:rPr>
                  <w:rPrChange w:id="34151" w:author="Thomas Dietz" w:date="2012-08-08T17:05:00Z">
                    <w:rPr>
                      <w:lang w:val="de-DE"/>
                    </w:rPr>
                  </w:rPrChange>
                </w:rPr>
                <w:t xml:space="preserve">      enum set-mpls-ttl;</w:t>
              </w:r>
            </w:ins>
          </w:p>
          <w:p w14:paraId="6B9FB4A5" w14:textId="77777777" w:rsidR="009F3611" w:rsidRPr="009F3611" w:rsidRDefault="009F3611" w:rsidP="009F3611">
            <w:pPr>
              <w:pStyle w:val="XML1"/>
              <w:rPr>
                <w:ins w:id="34152" w:author="Thomas Dietz" w:date="2012-08-08T17:05:00Z"/>
                <w:rPrChange w:id="34153" w:author="Thomas Dietz" w:date="2012-08-08T17:05:00Z">
                  <w:rPr>
                    <w:ins w:id="34154" w:author="Thomas Dietz" w:date="2012-08-08T17:05:00Z"/>
                    <w:lang w:val="de-DE"/>
                  </w:rPr>
                </w:rPrChange>
              </w:rPr>
            </w:pPr>
            <w:ins w:id="34155" w:author="Thomas Dietz" w:date="2012-08-08T17:05:00Z">
              <w:r w:rsidRPr="009F3611">
                <w:rPr>
                  <w:rPrChange w:id="34156" w:author="Thomas Dietz" w:date="2012-08-08T17:05:00Z">
                    <w:rPr>
                      <w:lang w:val="de-DE"/>
                    </w:rPr>
                  </w:rPrChange>
                </w:rPr>
                <w:t xml:space="preserve">      enum dec-mpls-ttl;</w:t>
              </w:r>
            </w:ins>
          </w:p>
          <w:p w14:paraId="68E207D0" w14:textId="77777777" w:rsidR="009F3611" w:rsidRPr="009F3611" w:rsidRDefault="009F3611" w:rsidP="009F3611">
            <w:pPr>
              <w:pStyle w:val="XML1"/>
              <w:rPr>
                <w:ins w:id="34157" w:author="Thomas Dietz" w:date="2012-08-08T17:05:00Z"/>
                <w:rPrChange w:id="34158" w:author="Thomas Dietz" w:date="2012-08-08T17:05:00Z">
                  <w:rPr>
                    <w:ins w:id="34159" w:author="Thomas Dietz" w:date="2012-08-08T17:05:00Z"/>
                    <w:lang w:val="de-DE"/>
                  </w:rPr>
                </w:rPrChange>
              </w:rPr>
            </w:pPr>
            <w:ins w:id="34160" w:author="Thomas Dietz" w:date="2012-08-08T17:05:00Z">
              <w:r w:rsidRPr="009F3611">
                <w:rPr>
                  <w:rPrChange w:id="34161" w:author="Thomas Dietz" w:date="2012-08-08T17:05:00Z">
                    <w:rPr>
                      <w:lang w:val="de-DE"/>
                    </w:rPr>
                  </w:rPrChange>
                </w:rPr>
                <w:t xml:space="preserve">      enum push-vlan;</w:t>
              </w:r>
            </w:ins>
          </w:p>
          <w:p w14:paraId="4252A9BA" w14:textId="77777777" w:rsidR="009F3611" w:rsidRPr="009F3611" w:rsidRDefault="009F3611" w:rsidP="009F3611">
            <w:pPr>
              <w:pStyle w:val="XML1"/>
              <w:rPr>
                <w:ins w:id="34162" w:author="Thomas Dietz" w:date="2012-08-08T17:05:00Z"/>
                <w:rPrChange w:id="34163" w:author="Thomas Dietz" w:date="2012-08-08T17:05:00Z">
                  <w:rPr>
                    <w:ins w:id="34164" w:author="Thomas Dietz" w:date="2012-08-08T17:05:00Z"/>
                    <w:lang w:val="de-DE"/>
                  </w:rPr>
                </w:rPrChange>
              </w:rPr>
            </w:pPr>
            <w:ins w:id="34165" w:author="Thomas Dietz" w:date="2012-08-08T17:05:00Z">
              <w:r w:rsidRPr="009F3611">
                <w:rPr>
                  <w:rPrChange w:id="34166" w:author="Thomas Dietz" w:date="2012-08-08T17:05:00Z">
                    <w:rPr>
                      <w:lang w:val="de-DE"/>
                    </w:rPr>
                  </w:rPrChange>
                </w:rPr>
                <w:t xml:space="preserve">      enum pop-vlan;</w:t>
              </w:r>
            </w:ins>
          </w:p>
          <w:p w14:paraId="78462560" w14:textId="77777777" w:rsidR="009F3611" w:rsidRPr="009F3611" w:rsidRDefault="009F3611" w:rsidP="009F3611">
            <w:pPr>
              <w:pStyle w:val="XML1"/>
              <w:rPr>
                <w:ins w:id="34167" w:author="Thomas Dietz" w:date="2012-08-08T17:05:00Z"/>
                <w:rPrChange w:id="34168" w:author="Thomas Dietz" w:date="2012-08-08T17:05:00Z">
                  <w:rPr>
                    <w:ins w:id="34169" w:author="Thomas Dietz" w:date="2012-08-08T17:05:00Z"/>
                    <w:lang w:val="de-DE"/>
                  </w:rPr>
                </w:rPrChange>
              </w:rPr>
            </w:pPr>
            <w:ins w:id="34170" w:author="Thomas Dietz" w:date="2012-08-08T17:05:00Z">
              <w:r w:rsidRPr="009F3611">
                <w:rPr>
                  <w:rPrChange w:id="34171" w:author="Thomas Dietz" w:date="2012-08-08T17:05:00Z">
                    <w:rPr>
                      <w:lang w:val="de-DE"/>
                    </w:rPr>
                  </w:rPrChange>
                </w:rPr>
                <w:t xml:space="preserve">      enum push-mpls;</w:t>
              </w:r>
            </w:ins>
          </w:p>
          <w:p w14:paraId="3614C7CA" w14:textId="77777777" w:rsidR="009F3611" w:rsidRPr="009F3611" w:rsidRDefault="009F3611" w:rsidP="009F3611">
            <w:pPr>
              <w:pStyle w:val="XML1"/>
              <w:rPr>
                <w:ins w:id="34172" w:author="Thomas Dietz" w:date="2012-08-08T17:05:00Z"/>
                <w:rPrChange w:id="34173" w:author="Thomas Dietz" w:date="2012-08-08T17:05:00Z">
                  <w:rPr>
                    <w:ins w:id="34174" w:author="Thomas Dietz" w:date="2012-08-08T17:05:00Z"/>
                    <w:lang w:val="de-DE"/>
                  </w:rPr>
                </w:rPrChange>
              </w:rPr>
            </w:pPr>
            <w:ins w:id="34175" w:author="Thomas Dietz" w:date="2012-08-08T17:05:00Z">
              <w:r w:rsidRPr="009F3611">
                <w:rPr>
                  <w:rPrChange w:id="34176" w:author="Thomas Dietz" w:date="2012-08-08T17:05:00Z">
                    <w:rPr>
                      <w:lang w:val="de-DE"/>
                    </w:rPr>
                  </w:rPrChange>
                </w:rPr>
                <w:t xml:space="preserve">      enum pop-mpls;</w:t>
              </w:r>
            </w:ins>
          </w:p>
          <w:p w14:paraId="56416A39" w14:textId="77777777" w:rsidR="009F3611" w:rsidRPr="009F3611" w:rsidRDefault="009F3611" w:rsidP="009F3611">
            <w:pPr>
              <w:pStyle w:val="XML1"/>
              <w:rPr>
                <w:ins w:id="34177" w:author="Thomas Dietz" w:date="2012-08-08T17:05:00Z"/>
                <w:rPrChange w:id="34178" w:author="Thomas Dietz" w:date="2012-08-08T17:05:00Z">
                  <w:rPr>
                    <w:ins w:id="34179" w:author="Thomas Dietz" w:date="2012-08-08T17:05:00Z"/>
                    <w:lang w:val="de-DE"/>
                  </w:rPr>
                </w:rPrChange>
              </w:rPr>
            </w:pPr>
            <w:ins w:id="34180" w:author="Thomas Dietz" w:date="2012-08-08T17:05:00Z">
              <w:r w:rsidRPr="009F3611">
                <w:rPr>
                  <w:rPrChange w:id="34181" w:author="Thomas Dietz" w:date="2012-08-08T17:05:00Z">
                    <w:rPr>
                      <w:lang w:val="de-DE"/>
                    </w:rPr>
                  </w:rPrChange>
                </w:rPr>
                <w:t xml:space="preserve">      enum set-queue;</w:t>
              </w:r>
            </w:ins>
          </w:p>
          <w:p w14:paraId="2694DE61" w14:textId="77777777" w:rsidR="009F3611" w:rsidRPr="009F3611" w:rsidRDefault="009F3611" w:rsidP="009F3611">
            <w:pPr>
              <w:pStyle w:val="XML1"/>
              <w:rPr>
                <w:ins w:id="34182" w:author="Thomas Dietz" w:date="2012-08-08T17:05:00Z"/>
                <w:rPrChange w:id="34183" w:author="Thomas Dietz" w:date="2012-08-08T17:05:00Z">
                  <w:rPr>
                    <w:ins w:id="34184" w:author="Thomas Dietz" w:date="2012-08-08T17:05:00Z"/>
                    <w:lang w:val="de-DE"/>
                  </w:rPr>
                </w:rPrChange>
              </w:rPr>
            </w:pPr>
            <w:ins w:id="34185" w:author="Thomas Dietz" w:date="2012-08-08T17:05:00Z">
              <w:r w:rsidRPr="009F3611">
                <w:rPr>
                  <w:rPrChange w:id="34186" w:author="Thomas Dietz" w:date="2012-08-08T17:05:00Z">
                    <w:rPr>
                      <w:lang w:val="de-DE"/>
                    </w:rPr>
                  </w:rPrChange>
                </w:rPr>
                <w:t xml:space="preserve">      enum group;</w:t>
              </w:r>
            </w:ins>
          </w:p>
          <w:p w14:paraId="382408A1" w14:textId="77777777" w:rsidR="009F3611" w:rsidRPr="009F3611" w:rsidRDefault="009F3611" w:rsidP="009F3611">
            <w:pPr>
              <w:pStyle w:val="XML1"/>
              <w:rPr>
                <w:ins w:id="34187" w:author="Thomas Dietz" w:date="2012-08-08T17:05:00Z"/>
                <w:rPrChange w:id="34188" w:author="Thomas Dietz" w:date="2012-08-08T17:05:00Z">
                  <w:rPr>
                    <w:ins w:id="34189" w:author="Thomas Dietz" w:date="2012-08-08T17:05:00Z"/>
                    <w:lang w:val="de-DE"/>
                  </w:rPr>
                </w:rPrChange>
              </w:rPr>
            </w:pPr>
            <w:ins w:id="34190" w:author="Thomas Dietz" w:date="2012-08-08T17:05:00Z">
              <w:r w:rsidRPr="009F3611">
                <w:rPr>
                  <w:rPrChange w:id="34191" w:author="Thomas Dietz" w:date="2012-08-08T17:05:00Z">
                    <w:rPr>
                      <w:lang w:val="de-DE"/>
                    </w:rPr>
                  </w:rPrChange>
                </w:rPr>
                <w:t xml:space="preserve">      enum set-nw-ttl;</w:t>
              </w:r>
            </w:ins>
          </w:p>
          <w:p w14:paraId="596BD6B6" w14:textId="77777777" w:rsidR="009F3611" w:rsidRPr="009F3611" w:rsidRDefault="009F3611" w:rsidP="009F3611">
            <w:pPr>
              <w:pStyle w:val="XML1"/>
              <w:rPr>
                <w:ins w:id="34192" w:author="Thomas Dietz" w:date="2012-08-08T17:05:00Z"/>
                <w:rPrChange w:id="34193" w:author="Thomas Dietz" w:date="2012-08-08T17:05:00Z">
                  <w:rPr>
                    <w:ins w:id="34194" w:author="Thomas Dietz" w:date="2012-08-08T17:05:00Z"/>
                    <w:lang w:val="de-DE"/>
                  </w:rPr>
                </w:rPrChange>
              </w:rPr>
            </w:pPr>
            <w:ins w:id="34195" w:author="Thomas Dietz" w:date="2012-08-08T17:05:00Z">
              <w:r w:rsidRPr="009F3611">
                <w:rPr>
                  <w:rPrChange w:id="34196" w:author="Thomas Dietz" w:date="2012-08-08T17:05:00Z">
                    <w:rPr>
                      <w:lang w:val="de-DE"/>
                    </w:rPr>
                  </w:rPrChange>
                </w:rPr>
                <w:t xml:space="preserve">      enum dec-nw-ttl;</w:t>
              </w:r>
            </w:ins>
          </w:p>
          <w:p w14:paraId="1918F63C" w14:textId="77777777" w:rsidR="009F3611" w:rsidRPr="009F3611" w:rsidRDefault="009F3611" w:rsidP="009F3611">
            <w:pPr>
              <w:pStyle w:val="XML1"/>
              <w:rPr>
                <w:ins w:id="34197" w:author="Thomas Dietz" w:date="2012-08-08T17:05:00Z"/>
                <w:rPrChange w:id="34198" w:author="Thomas Dietz" w:date="2012-08-08T17:05:00Z">
                  <w:rPr>
                    <w:ins w:id="34199" w:author="Thomas Dietz" w:date="2012-08-08T17:05:00Z"/>
                    <w:lang w:val="de-DE"/>
                  </w:rPr>
                </w:rPrChange>
              </w:rPr>
            </w:pPr>
            <w:ins w:id="34200" w:author="Thomas Dietz" w:date="2012-08-08T17:05:00Z">
              <w:r w:rsidRPr="009F3611">
                <w:rPr>
                  <w:rPrChange w:id="34201" w:author="Thomas Dietz" w:date="2012-08-08T17:05:00Z">
                    <w:rPr>
                      <w:lang w:val="de-DE"/>
                    </w:rPr>
                  </w:rPrChange>
                </w:rPr>
                <w:t xml:space="preserve">      enum set-field;</w:t>
              </w:r>
            </w:ins>
          </w:p>
          <w:p w14:paraId="6DAB27C6" w14:textId="77777777" w:rsidR="009F3611" w:rsidRPr="009F3611" w:rsidRDefault="009F3611" w:rsidP="009F3611">
            <w:pPr>
              <w:pStyle w:val="XML1"/>
              <w:rPr>
                <w:ins w:id="34202" w:author="Thomas Dietz" w:date="2012-08-08T17:05:00Z"/>
                <w:rPrChange w:id="34203" w:author="Thomas Dietz" w:date="2012-08-08T17:05:00Z">
                  <w:rPr>
                    <w:ins w:id="34204" w:author="Thomas Dietz" w:date="2012-08-08T17:05:00Z"/>
                    <w:lang w:val="de-DE"/>
                  </w:rPr>
                </w:rPrChange>
              </w:rPr>
            </w:pPr>
            <w:ins w:id="34205" w:author="Thomas Dietz" w:date="2012-08-08T17:05:00Z">
              <w:r w:rsidRPr="009F3611">
                <w:rPr>
                  <w:rPrChange w:id="34206" w:author="Thomas Dietz" w:date="2012-08-08T17:05:00Z">
                    <w:rPr>
                      <w:lang w:val="de-DE"/>
                    </w:rPr>
                  </w:rPrChange>
                </w:rPr>
                <w:t xml:space="preserve">    }</w:t>
              </w:r>
            </w:ins>
          </w:p>
          <w:p w14:paraId="5A21B7D0" w14:textId="77777777" w:rsidR="009F3611" w:rsidRPr="009F3611" w:rsidRDefault="009F3611" w:rsidP="009F3611">
            <w:pPr>
              <w:pStyle w:val="XML1"/>
              <w:rPr>
                <w:ins w:id="34207" w:author="Thomas Dietz" w:date="2012-08-08T17:05:00Z"/>
                <w:rPrChange w:id="34208" w:author="Thomas Dietz" w:date="2012-08-08T17:05:00Z">
                  <w:rPr>
                    <w:ins w:id="34209" w:author="Thomas Dietz" w:date="2012-08-08T17:05:00Z"/>
                    <w:lang w:val="de-DE"/>
                  </w:rPr>
                </w:rPrChange>
              </w:rPr>
            </w:pPr>
            <w:ins w:id="34210" w:author="Thomas Dietz" w:date="2012-08-08T17:05:00Z">
              <w:r w:rsidRPr="009F3611">
                <w:rPr>
                  <w:rPrChange w:id="34211" w:author="Thomas Dietz" w:date="2012-08-08T17:05:00Z">
                    <w:rPr>
                      <w:lang w:val="de-DE"/>
                    </w:rPr>
                  </w:rPrChange>
                </w:rPr>
                <w:t xml:space="preserve">    description "The types of actions defined in OpenFlow Switch</w:t>
              </w:r>
            </w:ins>
          </w:p>
          <w:p w14:paraId="5A957B28" w14:textId="77777777" w:rsidR="009F3611" w:rsidRPr="009F3611" w:rsidRDefault="009F3611" w:rsidP="009F3611">
            <w:pPr>
              <w:pStyle w:val="XML1"/>
              <w:rPr>
                <w:ins w:id="34212" w:author="Thomas Dietz" w:date="2012-08-08T17:05:00Z"/>
                <w:rPrChange w:id="34213" w:author="Thomas Dietz" w:date="2012-08-08T17:05:00Z">
                  <w:rPr>
                    <w:ins w:id="34214" w:author="Thomas Dietz" w:date="2012-08-08T17:05:00Z"/>
                    <w:lang w:val="de-DE"/>
                  </w:rPr>
                </w:rPrChange>
              </w:rPr>
            </w:pPr>
            <w:ins w:id="34215" w:author="Thomas Dietz" w:date="2012-08-08T17:05:00Z">
              <w:r w:rsidRPr="009F3611">
                <w:rPr>
                  <w:rPrChange w:id="34216" w:author="Thomas Dietz" w:date="2012-08-08T17:05:00Z">
                    <w:rPr>
                      <w:lang w:val="de-DE"/>
                    </w:rPr>
                  </w:rPrChange>
                </w:rPr>
                <w:t xml:space="preserve">      Specification versions 1.2, 1.3, and 1.3.1";</w:t>
              </w:r>
            </w:ins>
          </w:p>
          <w:p w14:paraId="33A28A25" w14:textId="77777777" w:rsidR="009F3611" w:rsidRPr="009F3611" w:rsidRDefault="009F3611" w:rsidP="009F3611">
            <w:pPr>
              <w:pStyle w:val="XML1"/>
              <w:rPr>
                <w:ins w:id="34217" w:author="Thomas Dietz" w:date="2012-08-08T17:05:00Z"/>
                <w:rPrChange w:id="34218" w:author="Thomas Dietz" w:date="2012-08-08T17:05:00Z">
                  <w:rPr>
                    <w:ins w:id="34219" w:author="Thomas Dietz" w:date="2012-08-08T17:05:00Z"/>
                    <w:lang w:val="de-DE"/>
                  </w:rPr>
                </w:rPrChange>
              </w:rPr>
            </w:pPr>
            <w:ins w:id="34220" w:author="Thomas Dietz" w:date="2012-08-08T17:05:00Z">
              <w:r w:rsidRPr="009F3611">
                <w:rPr>
                  <w:rPrChange w:id="34221" w:author="Thomas Dietz" w:date="2012-08-08T17:05:00Z">
                    <w:rPr>
                      <w:lang w:val="de-DE"/>
                    </w:rPr>
                  </w:rPrChange>
                </w:rPr>
                <w:t xml:space="preserve">  }</w:t>
              </w:r>
            </w:ins>
          </w:p>
          <w:p w14:paraId="7D9A7465" w14:textId="77777777" w:rsidR="009F3611" w:rsidRPr="009F3611" w:rsidRDefault="009F3611" w:rsidP="009F3611">
            <w:pPr>
              <w:pStyle w:val="XML1"/>
              <w:rPr>
                <w:ins w:id="34222" w:author="Thomas Dietz" w:date="2012-08-08T17:05:00Z"/>
                <w:rPrChange w:id="34223" w:author="Thomas Dietz" w:date="2012-08-08T17:05:00Z">
                  <w:rPr>
                    <w:ins w:id="34224" w:author="Thomas Dietz" w:date="2012-08-08T17:05:00Z"/>
                    <w:lang w:val="de-DE"/>
                  </w:rPr>
                </w:rPrChange>
              </w:rPr>
            </w:pPr>
          </w:p>
          <w:p w14:paraId="2970476B" w14:textId="77777777" w:rsidR="009F3611" w:rsidRPr="009F3611" w:rsidRDefault="009F3611" w:rsidP="009F3611">
            <w:pPr>
              <w:pStyle w:val="XML1"/>
              <w:rPr>
                <w:ins w:id="34225" w:author="Thomas Dietz" w:date="2012-08-08T17:05:00Z"/>
                <w:rPrChange w:id="34226" w:author="Thomas Dietz" w:date="2012-08-08T17:05:00Z">
                  <w:rPr>
                    <w:ins w:id="34227" w:author="Thomas Dietz" w:date="2012-08-08T17:05:00Z"/>
                    <w:lang w:val="de-DE"/>
                  </w:rPr>
                </w:rPrChange>
              </w:rPr>
            </w:pPr>
            <w:ins w:id="34228" w:author="Thomas Dietz" w:date="2012-08-08T17:05:00Z">
              <w:r w:rsidRPr="009F3611">
                <w:rPr>
                  <w:rPrChange w:id="34229" w:author="Thomas Dietz" w:date="2012-08-08T17:05:00Z">
                    <w:rPr>
                      <w:lang w:val="de-DE"/>
                    </w:rPr>
                  </w:rPrChange>
                </w:rPr>
                <w:t xml:space="preserve">  typedef OFInstructionType {</w:t>
              </w:r>
            </w:ins>
          </w:p>
          <w:p w14:paraId="5370AFF5" w14:textId="77777777" w:rsidR="009F3611" w:rsidRPr="009F3611" w:rsidRDefault="009F3611" w:rsidP="009F3611">
            <w:pPr>
              <w:pStyle w:val="XML1"/>
              <w:rPr>
                <w:ins w:id="34230" w:author="Thomas Dietz" w:date="2012-08-08T17:05:00Z"/>
                <w:rPrChange w:id="34231" w:author="Thomas Dietz" w:date="2012-08-08T17:05:00Z">
                  <w:rPr>
                    <w:ins w:id="34232" w:author="Thomas Dietz" w:date="2012-08-08T17:05:00Z"/>
                    <w:lang w:val="de-DE"/>
                  </w:rPr>
                </w:rPrChange>
              </w:rPr>
            </w:pPr>
            <w:ins w:id="34233" w:author="Thomas Dietz" w:date="2012-08-08T17:05:00Z">
              <w:r w:rsidRPr="009F3611">
                <w:rPr>
                  <w:rPrChange w:id="34234" w:author="Thomas Dietz" w:date="2012-08-08T17:05:00Z">
                    <w:rPr>
                      <w:lang w:val="de-DE"/>
                    </w:rPr>
                  </w:rPrChange>
                </w:rPr>
                <w:t xml:space="preserve">    type enumeration {</w:t>
              </w:r>
            </w:ins>
          </w:p>
          <w:p w14:paraId="251B2CE9" w14:textId="77777777" w:rsidR="009F3611" w:rsidRPr="009F3611" w:rsidRDefault="009F3611" w:rsidP="009F3611">
            <w:pPr>
              <w:pStyle w:val="XML1"/>
              <w:rPr>
                <w:ins w:id="34235" w:author="Thomas Dietz" w:date="2012-08-08T17:05:00Z"/>
                <w:rPrChange w:id="34236" w:author="Thomas Dietz" w:date="2012-08-08T17:05:00Z">
                  <w:rPr>
                    <w:ins w:id="34237" w:author="Thomas Dietz" w:date="2012-08-08T17:05:00Z"/>
                    <w:lang w:val="de-DE"/>
                  </w:rPr>
                </w:rPrChange>
              </w:rPr>
            </w:pPr>
            <w:ins w:id="34238" w:author="Thomas Dietz" w:date="2012-08-08T17:05:00Z">
              <w:r w:rsidRPr="009F3611">
                <w:rPr>
                  <w:rPrChange w:id="34239" w:author="Thomas Dietz" w:date="2012-08-08T17:05:00Z">
                    <w:rPr>
                      <w:lang w:val="de-DE"/>
                    </w:rPr>
                  </w:rPrChange>
                </w:rPr>
                <w:lastRenderedPageBreak/>
                <w:t xml:space="preserve">      enum apply-actions;</w:t>
              </w:r>
            </w:ins>
          </w:p>
          <w:p w14:paraId="1E96B77F" w14:textId="77777777" w:rsidR="009F3611" w:rsidRPr="009F3611" w:rsidRDefault="009F3611" w:rsidP="009F3611">
            <w:pPr>
              <w:pStyle w:val="XML1"/>
              <w:rPr>
                <w:ins w:id="34240" w:author="Thomas Dietz" w:date="2012-08-08T17:05:00Z"/>
                <w:rPrChange w:id="34241" w:author="Thomas Dietz" w:date="2012-08-08T17:05:00Z">
                  <w:rPr>
                    <w:ins w:id="34242" w:author="Thomas Dietz" w:date="2012-08-08T17:05:00Z"/>
                    <w:lang w:val="de-DE"/>
                  </w:rPr>
                </w:rPrChange>
              </w:rPr>
            </w:pPr>
            <w:ins w:id="34243" w:author="Thomas Dietz" w:date="2012-08-08T17:05:00Z">
              <w:r w:rsidRPr="009F3611">
                <w:rPr>
                  <w:rPrChange w:id="34244" w:author="Thomas Dietz" w:date="2012-08-08T17:05:00Z">
                    <w:rPr>
                      <w:lang w:val="de-DE"/>
                    </w:rPr>
                  </w:rPrChange>
                </w:rPr>
                <w:t xml:space="preserve">      enum clear-actions;</w:t>
              </w:r>
            </w:ins>
          </w:p>
          <w:p w14:paraId="170A363E" w14:textId="77777777" w:rsidR="009F3611" w:rsidRPr="009F3611" w:rsidRDefault="009F3611" w:rsidP="009F3611">
            <w:pPr>
              <w:pStyle w:val="XML1"/>
              <w:rPr>
                <w:ins w:id="34245" w:author="Thomas Dietz" w:date="2012-08-08T17:05:00Z"/>
                <w:rPrChange w:id="34246" w:author="Thomas Dietz" w:date="2012-08-08T17:05:00Z">
                  <w:rPr>
                    <w:ins w:id="34247" w:author="Thomas Dietz" w:date="2012-08-08T17:05:00Z"/>
                    <w:lang w:val="de-DE"/>
                  </w:rPr>
                </w:rPrChange>
              </w:rPr>
            </w:pPr>
            <w:ins w:id="34248" w:author="Thomas Dietz" w:date="2012-08-08T17:05:00Z">
              <w:r w:rsidRPr="009F3611">
                <w:rPr>
                  <w:rPrChange w:id="34249" w:author="Thomas Dietz" w:date="2012-08-08T17:05:00Z">
                    <w:rPr>
                      <w:lang w:val="de-DE"/>
                    </w:rPr>
                  </w:rPrChange>
                </w:rPr>
                <w:t xml:space="preserve">      enum write-actions;</w:t>
              </w:r>
            </w:ins>
          </w:p>
          <w:p w14:paraId="7DCF975A" w14:textId="77777777" w:rsidR="009F3611" w:rsidRPr="009F3611" w:rsidRDefault="009F3611" w:rsidP="009F3611">
            <w:pPr>
              <w:pStyle w:val="XML1"/>
              <w:rPr>
                <w:ins w:id="34250" w:author="Thomas Dietz" w:date="2012-08-08T17:05:00Z"/>
                <w:rPrChange w:id="34251" w:author="Thomas Dietz" w:date="2012-08-08T17:05:00Z">
                  <w:rPr>
                    <w:ins w:id="34252" w:author="Thomas Dietz" w:date="2012-08-08T17:05:00Z"/>
                    <w:lang w:val="de-DE"/>
                  </w:rPr>
                </w:rPrChange>
              </w:rPr>
            </w:pPr>
            <w:ins w:id="34253" w:author="Thomas Dietz" w:date="2012-08-08T17:05:00Z">
              <w:r w:rsidRPr="009F3611">
                <w:rPr>
                  <w:rPrChange w:id="34254" w:author="Thomas Dietz" w:date="2012-08-08T17:05:00Z">
                    <w:rPr>
                      <w:lang w:val="de-DE"/>
                    </w:rPr>
                  </w:rPrChange>
                </w:rPr>
                <w:t xml:space="preserve">      enum write-metadata;</w:t>
              </w:r>
            </w:ins>
          </w:p>
          <w:p w14:paraId="1FEE45B1" w14:textId="77777777" w:rsidR="009F3611" w:rsidRPr="009F3611" w:rsidRDefault="009F3611" w:rsidP="009F3611">
            <w:pPr>
              <w:pStyle w:val="XML1"/>
              <w:rPr>
                <w:ins w:id="34255" w:author="Thomas Dietz" w:date="2012-08-08T17:05:00Z"/>
                <w:rPrChange w:id="34256" w:author="Thomas Dietz" w:date="2012-08-08T17:05:00Z">
                  <w:rPr>
                    <w:ins w:id="34257" w:author="Thomas Dietz" w:date="2012-08-08T17:05:00Z"/>
                    <w:lang w:val="de-DE"/>
                  </w:rPr>
                </w:rPrChange>
              </w:rPr>
            </w:pPr>
            <w:ins w:id="34258" w:author="Thomas Dietz" w:date="2012-08-08T17:05:00Z">
              <w:r w:rsidRPr="009F3611">
                <w:rPr>
                  <w:rPrChange w:id="34259" w:author="Thomas Dietz" w:date="2012-08-08T17:05:00Z">
                    <w:rPr>
                      <w:lang w:val="de-DE"/>
                    </w:rPr>
                  </w:rPrChange>
                </w:rPr>
                <w:t xml:space="preserve">      enum goto-table;</w:t>
              </w:r>
            </w:ins>
          </w:p>
          <w:p w14:paraId="12F463A8" w14:textId="77777777" w:rsidR="009F3611" w:rsidRPr="009F3611" w:rsidRDefault="009F3611" w:rsidP="009F3611">
            <w:pPr>
              <w:pStyle w:val="XML1"/>
              <w:rPr>
                <w:ins w:id="34260" w:author="Thomas Dietz" w:date="2012-08-08T17:05:00Z"/>
                <w:rPrChange w:id="34261" w:author="Thomas Dietz" w:date="2012-08-08T17:05:00Z">
                  <w:rPr>
                    <w:ins w:id="34262" w:author="Thomas Dietz" w:date="2012-08-08T17:05:00Z"/>
                    <w:lang w:val="de-DE"/>
                  </w:rPr>
                </w:rPrChange>
              </w:rPr>
            </w:pPr>
            <w:ins w:id="34263" w:author="Thomas Dietz" w:date="2012-08-08T17:05:00Z">
              <w:r w:rsidRPr="009F3611">
                <w:rPr>
                  <w:rPrChange w:id="34264" w:author="Thomas Dietz" w:date="2012-08-08T17:05:00Z">
                    <w:rPr>
                      <w:lang w:val="de-DE"/>
                    </w:rPr>
                  </w:rPrChange>
                </w:rPr>
                <w:t xml:space="preserve">    }</w:t>
              </w:r>
            </w:ins>
          </w:p>
          <w:p w14:paraId="449FDB07" w14:textId="77777777" w:rsidR="009F3611" w:rsidRPr="009F3611" w:rsidRDefault="009F3611" w:rsidP="009F3611">
            <w:pPr>
              <w:pStyle w:val="XML1"/>
              <w:rPr>
                <w:ins w:id="34265" w:author="Thomas Dietz" w:date="2012-08-08T17:05:00Z"/>
                <w:rPrChange w:id="34266" w:author="Thomas Dietz" w:date="2012-08-08T17:05:00Z">
                  <w:rPr>
                    <w:ins w:id="34267" w:author="Thomas Dietz" w:date="2012-08-08T17:05:00Z"/>
                    <w:lang w:val="de-DE"/>
                  </w:rPr>
                </w:rPrChange>
              </w:rPr>
            </w:pPr>
            <w:ins w:id="34268" w:author="Thomas Dietz" w:date="2012-08-08T17:05:00Z">
              <w:r w:rsidRPr="009F3611">
                <w:rPr>
                  <w:rPrChange w:id="34269" w:author="Thomas Dietz" w:date="2012-08-08T17:05:00Z">
                    <w:rPr>
                      <w:lang w:val="de-DE"/>
                    </w:rPr>
                  </w:rPrChange>
                </w:rPr>
                <w:t xml:space="preserve">    description "The types of instructions defined in OpenFlow</w:t>
              </w:r>
            </w:ins>
          </w:p>
          <w:p w14:paraId="43A281D2" w14:textId="77777777" w:rsidR="009F3611" w:rsidRPr="009F3611" w:rsidRDefault="009F3611" w:rsidP="009F3611">
            <w:pPr>
              <w:pStyle w:val="XML1"/>
              <w:rPr>
                <w:ins w:id="34270" w:author="Thomas Dietz" w:date="2012-08-08T17:05:00Z"/>
                <w:rPrChange w:id="34271" w:author="Thomas Dietz" w:date="2012-08-08T17:05:00Z">
                  <w:rPr>
                    <w:ins w:id="34272" w:author="Thomas Dietz" w:date="2012-08-08T17:05:00Z"/>
                    <w:lang w:val="de-DE"/>
                  </w:rPr>
                </w:rPrChange>
              </w:rPr>
            </w:pPr>
            <w:ins w:id="34273" w:author="Thomas Dietz" w:date="2012-08-08T17:05:00Z">
              <w:r w:rsidRPr="009F3611">
                <w:rPr>
                  <w:rPrChange w:id="34274" w:author="Thomas Dietz" w:date="2012-08-08T17:05:00Z">
                    <w:rPr>
                      <w:lang w:val="de-DE"/>
                    </w:rPr>
                  </w:rPrChange>
                </w:rPr>
                <w:t xml:space="preserve">      Switch Specification versions 1.2, 1.3, and 1.3.1.";</w:t>
              </w:r>
            </w:ins>
          </w:p>
          <w:p w14:paraId="4C5B2CCE" w14:textId="77777777" w:rsidR="009F3611" w:rsidRPr="009F3611" w:rsidRDefault="009F3611" w:rsidP="009F3611">
            <w:pPr>
              <w:pStyle w:val="XML1"/>
              <w:rPr>
                <w:ins w:id="34275" w:author="Thomas Dietz" w:date="2012-08-08T17:05:00Z"/>
                <w:rPrChange w:id="34276" w:author="Thomas Dietz" w:date="2012-08-08T17:05:00Z">
                  <w:rPr>
                    <w:ins w:id="34277" w:author="Thomas Dietz" w:date="2012-08-08T17:05:00Z"/>
                    <w:lang w:val="de-DE"/>
                  </w:rPr>
                </w:rPrChange>
              </w:rPr>
            </w:pPr>
            <w:ins w:id="34278" w:author="Thomas Dietz" w:date="2012-08-08T17:05:00Z">
              <w:r w:rsidRPr="009F3611">
                <w:rPr>
                  <w:rPrChange w:id="34279" w:author="Thomas Dietz" w:date="2012-08-08T17:05:00Z">
                    <w:rPr>
                      <w:lang w:val="de-DE"/>
                    </w:rPr>
                  </w:rPrChange>
                </w:rPr>
                <w:t xml:space="preserve">  }</w:t>
              </w:r>
            </w:ins>
          </w:p>
          <w:p w14:paraId="60D2BAAB" w14:textId="77777777" w:rsidR="009F3611" w:rsidRPr="009F3611" w:rsidRDefault="009F3611" w:rsidP="009F3611">
            <w:pPr>
              <w:pStyle w:val="XML1"/>
              <w:rPr>
                <w:ins w:id="34280" w:author="Thomas Dietz" w:date="2012-08-08T17:05:00Z"/>
                <w:rPrChange w:id="34281" w:author="Thomas Dietz" w:date="2012-08-08T17:05:00Z">
                  <w:rPr>
                    <w:ins w:id="34282" w:author="Thomas Dietz" w:date="2012-08-08T17:05:00Z"/>
                    <w:lang w:val="de-DE"/>
                  </w:rPr>
                </w:rPrChange>
              </w:rPr>
            </w:pPr>
          </w:p>
          <w:p w14:paraId="0F50182D" w14:textId="77777777" w:rsidR="009F3611" w:rsidRPr="009F3611" w:rsidRDefault="009F3611" w:rsidP="009F3611">
            <w:pPr>
              <w:pStyle w:val="XML1"/>
              <w:rPr>
                <w:ins w:id="34283" w:author="Thomas Dietz" w:date="2012-08-08T17:05:00Z"/>
                <w:rPrChange w:id="34284" w:author="Thomas Dietz" w:date="2012-08-08T17:05:00Z">
                  <w:rPr>
                    <w:ins w:id="34285" w:author="Thomas Dietz" w:date="2012-08-08T17:05:00Z"/>
                    <w:lang w:val="de-DE"/>
                  </w:rPr>
                </w:rPrChange>
              </w:rPr>
            </w:pPr>
            <w:ins w:id="34286" w:author="Thomas Dietz" w:date="2012-08-08T17:05:00Z">
              <w:r w:rsidRPr="009F3611">
                <w:rPr>
                  <w:rPrChange w:id="34287" w:author="Thomas Dietz" w:date="2012-08-08T17:05:00Z">
                    <w:rPr>
                      <w:lang w:val="de-DE"/>
                    </w:rPr>
                  </w:rPrChange>
                </w:rPr>
                <w:t xml:space="preserve">  typedef OFMatchFieldType {</w:t>
              </w:r>
            </w:ins>
          </w:p>
          <w:p w14:paraId="0EBC38F6" w14:textId="77777777" w:rsidR="009F3611" w:rsidRPr="009F3611" w:rsidRDefault="009F3611" w:rsidP="009F3611">
            <w:pPr>
              <w:pStyle w:val="XML1"/>
              <w:rPr>
                <w:ins w:id="34288" w:author="Thomas Dietz" w:date="2012-08-08T17:05:00Z"/>
                <w:rPrChange w:id="34289" w:author="Thomas Dietz" w:date="2012-08-08T17:05:00Z">
                  <w:rPr>
                    <w:ins w:id="34290" w:author="Thomas Dietz" w:date="2012-08-08T17:05:00Z"/>
                    <w:lang w:val="de-DE"/>
                  </w:rPr>
                </w:rPrChange>
              </w:rPr>
            </w:pPr>
            <w:ins w:id="34291" w:author="Thomas Dietz" w:date="2012-08-08T17:05:00Z">
              <w:r w:rsidRPr="009F3611">
                <w:rPr>
                  <w:rPrChange w:id="34292" w:author="Thomas Dietz" w:date="2012-08-08T17:05:00Z">
                    <w:rPr>
                      <w:lang w:val="de-DE"/>
                    </w:rPr>
                  </w:rPrChange>
                </w:rPr>
                <w:t xml:space="preserve">    type enumeration {</w:t>
              </w:r>
            </w:ins>
          </w:p>
          <w:p w14:paraId="65E1FB33" w14:textId="77777777" w:rsidR="009F3611" w:rsidRPr="009F3611" w:rsidRDefault="009F3611" w:rsidP="009F3611">
            <w:pPr>
              <w:pStyle w:val="XML1"/>
              <w:rPr>
                <w:ins w:id="34293" w:author="Thomas Dietz" w:date="2012-08-08T17:05:00Z"/>
                <w:rPrChange w:id="34294" w:author="Thomas Dietz" w:date="2012-08-08T17:05:00Z">
                  <w:rPr>
                    <w:ins w:id="34295" w:author="Thomas Dietz" w:date="2012-08-08T17:05:00Z"/>
                    <w:lang w:val="de-DE"/>
                  </w:rPr>
                </w:rPrChange>
              </w:rPr>
            </w:pPr>
            <w:ins w:id="34296" w:author="Thomas Dietz" w:date="2012-08-08T17:05:00Z">
              <w:r w:rsidRPr="009F3611">
                <w:rPr>
                  <w:rPrChange w:id="34297" w:author="Thomas Dietz" w:date="2012-08-08T17:05:00Z">
                    <w:rPr>
                      <w:lang w:val="de-DE"/>
                    </w:rPr>
                  </w:rPrChange>
                </w:rPr>
                <w:t xml:space="preserve">      enum input-port;</w:t>
              </w:r>
            </w:ins>
          </w:p>
          <w:p w14:paraId="296EB875" w14:textId="77777777" w:rsidR="009F3611" w:rsidRPr="009F3611" w:rsidRDefault="009F3611" w:rsidP="009F3611">
            <w:pPr>
              <w:pStyle w:val="XML1"/>
              <w:rPr>
                <w:ins w:id="34298" w:author="Thomas Dietz" w:date="2012-08-08T17:05:00Z"/>
                <w:rPrChange w:id="34299" w:author="Thomas Dietz" w:date="2012-08-08T17:05:00Z">
                  <w:rPr>
                    <w:ins w:id="34300" w:author="Thomas Dietz" w:date="2012-08-08T17:05:00Z"/>
                    <w:lang w:val="de-DE"/>
                  </w:rPr>
                </w:rPrChange>
              </w:rPr>
            </w:pPr>
            <w:ins w:id="34301" w:author="Thomas Dietz" w:date="2012-08-08T17:05:00Z">
              <w:r w:rsidRPr="009F3611">
                <w:rPr>
                  <w:rPrChange w:id="34302" w:author="Thomas Dietz" w:date="2012-08-08T17:05:00Z">
                    <w:rPr>
                      <w:lang w:val="de-DE"/>
                    </w:rPr>
                  </w:rPrChange>
                </w:rPr>
                <w:t xml:space="preserve">      enum physical-input-port;</w:t>
              </w:r>
            </w:ins>
          </w:p>
          <w:p w14:paraId="17A72DAF" w14:textId="77777777" w:rsidR="009F3611" w:rsidRPr="009F3611" w:rsidRDefault="009F3611" w:rsidP="009F3611">
            <w:pPr>
              <w:pStyle w:val="XML1"/>
              <w:rPr>
                <w:ins w:id="34303" w:author="Thomas Dietz" w:date="2012-08-08T17:05:00Z"/>
                <w:rPrChange w:id="34304" w:author="Thomas Dietz" w:date="2012-08-08T17:05:00Z">
                  <w:rPr>
                    <w:ins w:id="34305" w:author="Thomas Dietz" w:date="2012-08-08T17:05:00Z"/>
                    <w:lang w:val="de-DE"/>
                  </w:rPr>
                </w:rPrChange>
              </w:rPr>
            </w:pPr>
            <w:ins w:id="34306" w:author="Thomas Dietz" w:date="2012-08-08T17:05:00Z">
              <w:r w:rsidRPr="009F3611">
                <w:rPr>
                  <w:rPrChange w:id="34307" w:author="Thomas Dietz" w:date="2012-08-08T17:05:00Z">
                    <w:rPr>
                      <w:lang w:val="de-DE"/>
                    </w:rPr>
                  </w:rPrChange>
                </w:rPr>
                <w:t xml:space="preserve">      enum metadata;</w:t>
              </w:r>
            </w:ins>
          </w:p>
          <w:p w14:paraId="03904980" w14:textId="77777777" w:rsidR="009F3611" w:rsidRPr="009F3611" w:rsidRDefault="009F3611" w:rsidP="009F3611">
            <w:pPr>
              <w:pStyle w:val="XML1"/>
              <w:rPr>
                <w:ins w:id="34308" w:author="Thomas Dietz" w:date="2012-08-08T17:05:00Z"/>
                <w:rPrChange w:id="34309" w:author="Thomas Dietz" w:date="2012-08-08T17:05:00Z">
                  <w:rPr>
                    <w:ins w:id="34310" w:author="Thomas Dietz" w:date="2012-08-08T17:05:00Z"/>
                    <w:lang w:val="de-DE"/>
                  </w:rPr>
                </w:rPrChange>
              </w:rPr>
            </w:pPr>
            <w:ins w:id="34311" w:author="Thomas Dietz" w:date="2012-08-08T17:05:00Z">
              <w:r w:rsidRPr="009F3611">
                <w:rPr>
                  <w:rPrChange w:id="34312" w:author="Thomas Dietz" w:date="2012-08-08T17:05:00Z">
                    <w:rPr>
                      <w:lang w:val="de-DE"/>
                    </w:rPr>
                  </w:rPrChange>
                </w:rPr>
                <w:t xml:space="preserve">      enum ethernet-dest;</w:t>
              </w:r>
            </w:ins>
          </w:p>
          <w:p w14:paraId="51606C72" w14:textId="77777777" w:rsidR="009F3611" w:rsidRPr="009F3611" w:rsidRDefault="009F3611" w:rsidP="009F3611">
            <w:pPr>
              <w:pStyle w:val="XML1"/>
              <w:rPr>
                <w:ins w:id="34313" w:author="Thomas Dietz" w:date="2012-08-08T17:05:00Z"/>
                <w:rPrChange w:id="34314" w:author="Thomas Dietz" w:date="2012-08-08T17:05:00Z">
                  <w:rPr>
                    <w:ins w:id="34315" w:author="Thomas Dietz" w:date="2012-08-08T17:05:00Z"/>
                    <w:lang w:val="de-DE"/>
                  </w:rPr>
                </w:rPrChange>
              </w:rPr>
            </w:pPr>
            <w:ins w:id="34316" w:author="Thomas Dietz" w:date="2012-08-08T17:05:00Z">
              <w:r w:rsidRPr="009F3611">
                <w:rPr>
                  <w:rPrChange w:id="34317" w:author="Thomas Dietz" w:date="2012-08-08T17:05:00Z">
                    <w:rPr>
                      <w:lang w:val="de-DE"/>
                    </w:rPr>
                  </w:rPrChange>
                </w:rPr>
                <w:t xml:space="preserve">      enum ethernet-src;</w:t>
              </w:r>
            </w:ins>
          </w:p>
          <w:p w14:paraId="7B2D2D0C" w14:textId="77777777" w:rsidR="009F3611" w:rsidRPr="009F3611" w:rsidRDefault="009F3611" w:rsidP="009F3611">
            <w:pPr>
              <w:pStyle w:val="XML1"/>
              <w:rPr>
                <w:ins w:id="34318" w:author="Thomas Dietz" w:date="2012-08-08T17:05:00Z"/>
                <w:rPrChange w:id="34319" w:author="Thomas Dietz" w:date="2012-08-08T17:05:00Z">
                  <w:rPr>
                    <w:ins w:id="34320" w:author="Thomas Dietz" w:date="2012-08-08T17:05:00Z"/>
                    <w:lang w:val="de-DE"/>
                  </w:rPr>
                </w:rPrChange>
              </w:rPr>
            </w:pPr>
            <w:ins w:id="34321" w:author="Thomas Dietz" w:date="2012-08-08T17:05:00Z">
              <w:r w:rsidRPr="009F3611">
                <w:rPr>
                  <w:rPrChange w:id="34322" w:author="Thomas Dietz" w:date="2012-08-08T17:05:00Z">
                    <w:rPr>
                      <w:lang w:val="de-DE"/>
                    </w:rPr>
                  </w:rPrChange>
                </w:rPr>
                <w:t xml:space="preserve">      enum ethernet-frame-type;</w:t>
              </w:r>
            </w:ins>
          </w:p>
          <w:p w14:paraId="0F262B2F" w14:textId="77777777" w:rsidR="009F3611" w:rsidRPr="009F3611" w:rsidRDefault="009F3611" w:rsidP="009F3611">
            <w:pPr>
              <w:pStyle w:val="XML1"/>
              <w:rPr>
                <w:ins w:id="34323" w:author="Thomas Dietz" w:date="2012-08-08T17:05:00Z"/>
                <w:rPrChange w:id="34324" w:author="Thomas Dietz" w:date="2012-08-08T17:05:00Z">
                  <w:rPr>
                    <w:ins w:id="34325" w:author="Thomas Dietz" w:date="2012-08-08T17:05:00Z"/>
                    <w:lang w:val="de-DE"/>
                  </w:rPr>
                </w:rPrChange>
              </w:rPr>
            </w:pPr>
            <w:ins w:id="34326" w:author="Thomas Dietz" w:date="2012-08-08T17:05:00Z">
              <w:r w:rsidRPr="009F3611">
                <w:rPr>
                  <w:rPrChange w:id="34327" w:author="Thomas Dietz" w:date="2012-08-08T17:05:00Z">
                    <w:rPr>
                      <w:lang w:val="de-DE"/>
                    </w:rPr>
                  </w:rPrChange>
                </w:rPr>
                <w:t xml:space="preserve">      enum vlan-id;</w:t>
              </w:r>
            </w:ins>
          </w:p>
          <w:p w14:paraId="46536D49" w14:textId="77777777" w:rsidR="009F3611" w:rsidRPr="009F3611" w:rsidRDefault="009F3611" w:rsidP="009F3611">
            <w:pPr>
              <w:pStyle w:val="XML1"/>
              <w:rPr>
                <w:ins w:id="34328" w:author="Thomas Dietz" w:date="2012-08-08T17:05:00Z"/>
                <w:rPrChange w:id="34329" w:author="Thomas Dietz" w:date="2012-08-08T17:05:00Z">
                  <w:rPr>
                    <w:ins w:id="34330" w:author="Thomas Dietz" w:date="2012-08-08T17:05:00Z"/>
                    <w:lang w:val="de-DE"/>
                  </w:rPr>
                </w:rPrChange>
              </w:rPr>
            </w:pPr>
            <w:ins w:id="34331" w:author="Thomas Dietz" w:date="2012-08-08T17:05:00Z">
              <w:r w:rsidRPr="009F3611">
                <w:rPr>
                  <w:rPrChange w:id="34332" w:author="Thomas Dietz" w:date="2012-08-08T17:05:00Z">
                    <w:rPr>
                      <w:lang w:val="de-DE"/>
                    </w:rPr>
                  </w:rPrChange>
                </w:rPr>
                <w:t xml:space="preserve">      enum vlan-priority;</w:t>
              </w:r>
            </w:ins>
          </w:p>
          <w:p w14:paraId="099460BD" w14:textId="77777777" w:rsidR="009F3611" w:rsidRPr="009F3611" w:rsidRDefault="009F3611" w:rsidP="009F3611">
            <w:pPr>
              <w:pStyle w:val="XML1"/>
              <w:rPr>
                <w:ins w:id="34333" w:author="Thomas Dietz" w:date="2012-08-08T17:05:00Z"/>
                <w:rPrChange w:id="34334" w:author="Thomas Dietz" w:date="2012-08-08T17:05:00Z">
                  <w:rPr>
                    <w:ins w:id="34335" w:author="Thomas Dietz" w:date="2012-08-08T17:05:00Z"/>
                    <w:lang w:val="de-DE"/>
                  </w:rPr>
                </w:rPrChange>
              </w:rPr>
            </w:pPr>
            <w:ins w:id="34336" w:author="Thomas Dietz" w:date="2012-08-08T17:05:00Z">
              <w:r w:rsidRPr="009F3611">
                <w:rPr>
                  <w:rPrChange w:id="34337" w:author="Thomas Dietz" w:date="2012-08-08T17:05:00Z">
                    <w:rPr>
                      <w:lang w:val="de-DE"/>
                    </w:rPr>
                  </w:rPrChange>
                </w:rPr>
                <w:t xml:space="preserve">      enum ip-dscp;</w:t>
              </w:r>
            </w:ins>
          </w:p>
          <w:p w14:paraId="1C4FF69F" w14:textId="77777777" w:rsidR="009F3611" w:rsidRPr="009F3611" w:rsidRDefault="009F3611" w:rsidP="009F3611">
            <w:pPr>
              <w:pStyle w:val="XML1"/>
              <w:rPr>
                <w:ins w:id="34338" w:author="Thomas Dietz" w:date="2012-08-08T17:05:00Z"/>
                <w:rPrChange w:id="34339" w:author="Thomas Dietz" w:date="2012-08-08T17:05:00Z">
                  <w:rPr>
                    <w:ins w:id="34340" w:author="Thomas Dietz" w:date="2012-08-08T17:05:00Z"/>
                    <w:lang w:val="de-DE"/>
                  </w:rPr>
                </w:rPrChange>
              </w:rPr>
            </w:pPr>
            <w:ins w:id="34341" w:author="Thomas Dietz" w:date="2012-08-08T17:05:00Z">
              <w:r w:rsidRPr="009F3611">
                <w:rPr>
                  <w:rPrChange w:id="34342" w:author="Thomas Dietz" w:date="2012-08-08T17:05:00Z">
                    <w:rPr>
                      <w:lang w:val="de-DE"/>
                    </w:rPr>
                  </w:rPrChange>
                </w:rPr>
                <w:t xml:space="preserve">      enum ip-ecn;</w:t>
              </w:r>
            </w:ins>
          </w:p>
          <w:p w14:paraId="42B501EF" w14:textId="77777777" w:rsidR="009F3611" w:rsidRPr="009F3611" w:rsidRDefault="009F3611" w:rsidP="009F3611">
            <w:pPr>
              <w:pStyle w:val="XML1"/>
              <w:rPr>
                <w:ins w:id="34343" w:author="Thomas Dietz" w:date="2012-08-08T17:05:00Z"/>
                <w:rPrChange w:id="34344" w:author="Thomas Dietz" w:date="2012-08-08T17:05:00Z">
                  <w:rPr>
                    <w:ins w:id="34345" w:author="Thomas Dietz" w:date="2012-08-08T17:05:00Z"/>
                    <w:lang w:val="de-DE"/>
                  </w:rPr>
                </w:rPrChange>
              </w:rPr>
            </w:pPr>
            <w:ins w:id="34346" w:author="Thomas Dietz" w:date="2012-08-08T17:05:00Z">
              <w:r w:rsidRPr="009F3611">
                <w:rPr>
                  <w:rPrChange w:id="34347" w:author="Thomas Dietz" w:date="2012-08-08T17:05:00Z">
                    <w:rPr>
                      <w:lang w:val="de-DE"/>
                    </w:rPr>
                  </w:rPrChange>
                </w:rPr>
                <w:t xml:space="preserve">      enum ip-protocol;</w:t>
              </w:r>
            </w:ins>
          </w:p>
          <w:p w14:paraId="3518154D" w14:textId="77777777" w:rsidR="009F3611" w:rsidRPr="009F3611" w:rsidRDefault="009F3611" w:rsidP="009F3611">
            <w:pPr>
              <w:pStyle w:val="XML1"/>
              <w:rPr>
                <w:ins w:id="34348" w:author="Thomas Dietz" w:date="2012-08-08T17:05:00Z"/>
                <w:rPrChange w:id="34349" w:author="Thomas Dietz" w:date="2012-08-08T17:05:00Z">
                  <w:rPr>
                    <w:ins w:id="34350" w:author="Thomas Dietz" w:date="2012-08-08T17:05:00Z"/>
                    <w:lang w:val="de-DE"/>
                  </w:rPr>
                </w:rPrChange>
              </w:rPr>
            </w:pPr>
            <w:ins w:id="34351" w:author="Thomas Dietz" w:date="2012-08-08T17:05:00Z">
              <w:r w:rsidRPr="009F3611">
                <w:rPr>
                  <w:rPrChange w:id="34352" w:author="Thomas Dietz" w:date="2012-08-08T17:05:00Z">
                    <w:rPr>
                      <w:lang w:val="de-DE"/>
                    </w:rPr>
                  </w:rPrChange>
                </w:rPr>
                <w:t xml:space="preserve">      enum ipv4-src;</w:t>
              </w:r>
            </w:ins>
          </w:p>
          <w:p w14:paraId="77F5FEE4" w14:textId="77777777" w:rsidR="009F3611" w:rsidRPr="009F3611" w:rsidRDefault="009F3611" w:rsidP="009F3611">
            <w:pPr>
              <w:pStyle w:val="XML1"/>
              <w:rPr>
                <w:ins w:id="34353" w:author="Thomas Dietz" w:date="2012-08-08T17:05:00Z"/>
                <w:rPrChange w:id="34354" w:author="Thomas Dietz" w:date="2012-08-08T17:05:00Z">
                  <w:rPr>
                    <w:ins w:id="34355" w:author="Thomas Dietz" w:date="2012-08-08T17:05:00Z"/>
                    <w:lang w:val="de-DE"/>
                  </w:rPr>
                </w:rPrChange>
              </w:rPr>
            </w:pPr>
            <w:ins w:id="34356" w:author="Thomas Dietz" w:date="2012-08-08T17:05:00Z">
              <w:r w:rsidRPr="009F3611">
                <w:rPr>
                  <w:rPrChange w:id="34357" w:author="Thomas Dietz" w:date="2012-08-08T17:05:00Z">
                    <w:rPr>
                      <w:lang w:val="de-DE"/>
                    </w:rPr>
                  </w:rPrChange>
                </w:rPr>
                <w:t xml:space="preserve">      enum ipv4-dest;</w:t>
              </w:r>
            </w:ins>
          </w:p>
          <w:p w14:paraId="33405B74" w14:textId="77777777" w:rsidR="009F3611" w:rsidRPr="009F3611" w:rsidRDefault="009F3611" w:rsidP="009F3611">
            <w:pPr>
              <w:pStyle w:val="XML1"/>
              <w:rPr>
                <w:ins w:id="34358" w:author="Thomas Dietz" w:date="2012-08-08T17:05:00Z"/>
                <w:rPrChange w:id="34359" w:author="Thomas Dietz" w:date="2012-08-08T17:05:00Z">
                  <w:rPr>
                    <w:ins w:id="34360" w:author="Thomas Dietz" w:date="2012-08-08T17:05:00Z"/>
                    <w:lang w:val="de-DE"/>
                  </w:rPr>
                </w:rPrChange>
              </w:rPr>
            </w:pPr>
            <w:ins w:id="34361" w:author="Thomas Dietz" w:date="2012-08-08T17:05:00Z">
              <w:r w:rsidRPr="009F3611">
                <w:rPr>
                  <w:rPrChange w:id="34362" w:author="Thomas Dietz" w:date="2012-08-08T17:05:00Z">
                    <w:rPr>
                      <w:lang w:val="de-DE"/>
                    </w:rPr>
                  </w:rPrChange>
                </w:rPr>
                <w:t xml:space="preserve">      enum tcp-src;</w:t>
              </w:r>
            </w:ins>
          </w:p>
          <w:p w14:paraId="470136E6" w14:textId="77777777" w:rsidR="009F3611" w:rsidRPr="009F3611" w:rsidRDefault="009F3611" w:rsidP="009F3611">
            <w:pPr>
              <w:pStyle w:val="XML1"/>
              <w:rPr>
                <w:ins w:id="34363" w:author="Thomas Dietz" w:date="2012-08-08T17:05:00Z"/>
                <w:rPrChange w:id="34364" w:author="Thomas Dietz" w:date="2012-08-08T17:05:00Z">
                  <w:rPr>
                    <w:ins w:id="34365" w:author="Thomas Dietz" w:date="2012-08-08T17:05:00Z"/>
                    <w:lang w:val="de-DE"/>
                  </w:rPr>
                </w:rPrChange>
              </w:rPr>
            </w:pPr>
            <w:ins w:id="34366" w:author="Thomas Dietz" w:date="2012-08-08T17:05:00Z">
              <w:r w:rsidRPr="009F3611">
                <w:rPr>
                  <w:rPrChange w:id="34367" w:author="Thomas Dietz" w:date="2012-08-08T17:05:00Z">
                    <w:rPr>
                      <w:lang w:val="de-DE"/>
                    </w:rPr>
                  </w:rPrChange>
                </w:rPr>
                <w:t xml:space="preserve">      enum tcp-dest;</w:t>
              </w:r>
            </w:ins>
          </w:p>
          <w:p w14:paraId="14A3F385" w14:textId="77777777" w:rsidR="009F3611" w:rsidRPr="009F3611" w:rsidRDefault="009F3611" w:rsidP="009F3611">
            <w:pPr>
              <w:pStyle w:val="XML1"/>
              <w:rPr>
                <w:ins w:id="34368" w:author="Thomas Dietz" w:date="2012-08-08T17:05:00Z"/>
                <w:rPrChange w:id="34369" w:author="Thomas Dietz" w:date="2012-08-08T17:05:00Z">
                  <w:rPr>
                    <w:ins w:id="34370" w:author="Thomas Dietz" w:date="2012-08-08T17:05:00Z"/>
                    <w:lang w:val="de-DE"/>
                  </w:rPr>
                </w:rPrChange>
              </w:rPr>
            </w:pPr>
            <w:ins w:id="34371" w:author="Thomas Dietz" w:date="2012-08-08T17:05:00Z">
              <w:r w:rsidRPr="009F3611">
                <w:rPr>
                  <w:rPrChange w:id="34372" w:author="Thomas Dietz" w:date="2012-08-08T17:05:00Z">
                    <w:rPr>
                      <w:lang w:val="de-DE"/>
                    </w:rPr>
                  </w:rPrChange>
                </w:rPr>
                <w:t xml:space="preserve">      enum udp-src;</w:t>
              </w:r>
            </w:ins>
          </w:p>
          <w:p w14:paraId="70C1E03F" w14:textId="77777777" w:rsidR="009F3611" w:rsidRPr="009F3611" w:rsidRDefault="009F3611" w:rsidP="009F3611">
            <w:pPr>
              <w:pStyle w:val="XML1"/>
              <w:rPr>
                <w:ins w:id="34373" w:author="Thomas Dietz" w:date="2012-08-08T17:05:00Z"/>
                <w:rPrChange w:id="34374" w:author="Thomas Dietz" w:date="2012-08-08T17:05:00Z">
                  <w:rPr>
                    <w:ins w:id="34375" w:author="Thomas Dietz" w:date="2012-08-08T17:05:00Z"/>
                    <w:lang w:val="de-DE"/>
                  </w:rPr>
                </w:rPrChange>
              </w:rPr>
            </w:pPr>
            <w:ins w:id="34376" w:author="Thomas Dietz" w:date="2012-08-08T17:05:00Z">
              <w:r w:rsidRPr="009F3611">
                <w:rPr>
                  <w:rPrChange w:id="34377" w:author="Thomas Dietz" w:date="2012-08-08T17:05:00Z">
                    <w:rPr>
                      <w:lang w:val="de-DE"/>
                    </w:rPr>
                  </w:rPrChange>
                </w:rPr>
                <w:t xml:space="preserve">      enum udp-dest;</w:t>
              </w:r>
            </w:ins>
          </w:p>
          <w:p w14:paraId="58C4D429" w14:textId="77777777" w:rsidR="009F3611" w:rsidRPr="009F3611" w:rsidRDefault="009F3611" w:rsidP="009F3611">
            <w:pPr>
              <w:pStyle w:val="XML1"/>
              <w:rPr>
                <w:ins w:id="34378" w:author="Thomas Dietz" w:date="2012-08-08T17:05:00Z"/>
                <w:lang w:val="de-DE"/>
              </w:rPr>
            </w:pPr>
            <w:ins w:id="34379" w:author="Thomas Dietz" w:date="2012-08-08T17:05:00Z">
              <w:r w:rsidRPr="009F3611">
                <w:rPr>
                  <w:rPrChange w:id="34380" w:author="Thomas Dietz" w:date="2012-08-08T17:05:00Z">
                    <w:rPr>
                      <w:lang w:val="de-DE"/>
                    </w:rPr>
                  </w:rPrChange>
                </w:rPr>
                <w:t xml:space="preserve">      </w:t>
              </w:r>
              <w:r w:rsidRPr="009F3611">
                <w:rPr>
                  <w:lang w:val="de-DE"/>
                </w:rPr>
                <w:t>enum sctp-src;</w:t>
              </w:r>
            </w:ins>
          </w:p>
          <w:p w14:paraId="120C0BBA" w14:textId="77777777" w:rsidR="009F3611" w:rsidRPr="009F3611" w:rsidRDefault="009F3611" w:rsidP="009F3611">
            <w:pPr>
              <w:pStyle w:val="XML1"/>
              <w:rPr>
                <w:ins w:id="34381" w:author="Thomas Dietz" w:date="2012-08-08T17:05:00Z"/>
                <w:lang w:val="de-DE"/>
              </w:rPr>
            </w:pPr>
            <w:ins w:id="34382" w:author="Thomas Dietz" w:date="2012-08-08T17:05:00Z">
              <w:r w:rsidRPr="009F3611">
                <w:rPr>
                  <w:lang w:val="de-DE"/>
                </w:rPr>
                <w:t xml:space="preserve">      enum sctp-dest;</w:t>
              </w:r>
            </w:ins>
          </w:p>
          <w:p w14:paraId="732AA872" w14:textId="77777777" w:rsidR="009F3611" w:rsidRPr="009F3611" w:rsidRDefault="009F3611" w:rsidP="009F3611">
            <w:pPr>
              <w:pStyle w:val="XML1"/>
              <w:rPr>
                <w:ins w:id="34383" w:author="Thomas Dietz" w:date="2012-08-08T17:05:00Z"/>
                <w:lang w:val="de-DE"/>
              </w:rPr>
            </w:pPr>
            <w:ins w:id="34384" w:author="Thomas Dietz" w:date="2012-08-08T17:05:00Z">
              <w:r w:rsidRPr="009F3611">
                <w:rPr>
                  <w:lang w:val="de-DE"/>
                </w:rPr>
                <w:t xml:space="preserve">      enum icmpv4-type;</w:t>
              </w:r>
            </w:ins>
          </w:p>
          <w:p w14:paraId="468D215D" w14:textId="77777777" w:rsidR="009F3611" w:rsidRPr="009F3611" w:rsidRDefault="009F3611" w:rsidP="009F3611">
            <w:pPr>
              <w:pStyle w:val="XML1"/>
              <w:rPr>
                <w:ins w:id="34385" w:author="Thomas Dietz" w:date="2012-08-08T17:05:00Z"/>
                <w:lang w:val="de-DE"/>
              </w:rPr>
            </w:pPr>
            <w:ins w:id="34386" w:author="Thomas Dietz" w:date="2012-08-08T17:05:00Z">
              <w:r w:rsidRPr="009F3611">
                <w:rPr>
                  <w:lang w:val="de-DE"/>
                </w:rPr>
                <w:t xml:space="preserve">      enum icmpv4-code;</w:t>
              </w:r>
            </w:ins>
          </w:p>
          <w:p w14:paraId="2F45C1AE" w14:textId="77777777" w:rsidR="009F3611" w:rsidRPr="009F3611" w:rsidRDefault="009F3611" w:rsidP="009F3611">
            <w:pPr>
              <w:pStyle w:val="XML1"/>
              <w:rPr>
                <w:ins w:id="34387" w:author="Thomas Dietz" w:date="2012-08-08T17:05:00Z"/>
                <w:lang w:val="de-DE"/>
              </w:rPr>
            </w:pPr>
            <w:ins w:id="34388" w:author="Thomas Dietz" w:date="2012-08-08T17:05:00Z">
              <w:r w:rsidRPr="009F3611">
                <w:rPr>
                  <w:lang w:val="de-DE"/>
                </w:rPr>
                <w:t xml:space="preserve">      enum arp-op;</w:t>
              </w:r>
            </w:ins>
          </w:p>
          <w:p w14:paraId="22240256" w14:textId="77777777" w:rsidR="009F3611" w:rsidRPr="009F3611" w:rsidRDefault="009F3611" w:rsidP="009F3611">
            <w:pPr>
              <w:pStyle w:val="XML1"/>
              <w:rPr>
                <w:ins w:id="34389" w:author="Thomas Dietz" w:date="2012-08-08T17:05:00Z"/>
                <w:rPrChange w:id="34390" w:author="Thomas Dietz" w:date="2012-08-08T17:05:00Z">
                  <w:rPr>
                    <w:ins w:id="34391" w:author="Thomas Dietz" w:date="2012-08-08T17:05:00Z"/>
                    <w:lang w:val="de-DE"/>
                  </w:rPr>
                </w:rPrChange>
              </w:rPr>
            </w:pPr>
            <w:ins w:id="34392" w:author="Thomas Dietz" w:date="2012-08-08T17:05:00Z">
              <w:r w:rsidRPr="009F3611">
                <w:rPr>
                  <w:lang w:val="de-DE"/>
                </w:rPr>
                <w:t xml:space="preserve">      </w:t>
              </w:r>
              <w:r w:rsidRPr="009F3611">
                <w:rPr>
                  <w:rPrChange w:id="34393" w:author="Thomas Dietz" w:date="2012-08-08T17:05:00Z">
                    <w:rPr>
                      <w:lang w:val="de-DE"/>
                    </w:rPr>
                  </w:rPrChange>
                </w:rPr>
                <w:t>enum arp-src-ip-address;</w:t>
              </w:r>
            </w:ins>
          </w:p>
          <w:p w14:paraId="5A7A53B7" w14:textId="77777777" w:rsidR="009F3611" w:rsidRPr="009F3611" w:rsidRDefault="009F3611" w:rsidP="009F3611">
            <w:pPr>
              <w:pStyle w:val="XML1"/>
              <w:rPr>
                <w:ins w:id="34394" w:author="Thomas Dietz" w:date="2012-08-08T17:05:00Z"/>
                <w:rPrChange w:id="34395" w:author="Thomas Dietz" w:date="2012-08-08T17:05:00Z">
                  <w:rPr>
                    <w:ins w:id="34396" w:author="Thomas Dietz" w:date="2012-08-08T17:05:00Z"/>
                    <w:lang w:val="de-DE"/>
                  </w:rPr>
                </w:rPrChange>
              </w:rPr>
            </w:pPr>
            <w:ins w:id="34397" w:author="Thomas Dietz" w:date="2012-08-08T17:05:00Z">
              <w:r w:rsidRPr="009F3611">
                <w:rPr>
                  <w:rPrChange w:id="34398" w:author="Thomas Dietz" w:date="2012-08-08T17:05:00Z">
                    <w:rPr>
                      <w:lang w:val="de-DE"/>
                    </w:rPr>
                  </w:rPrChange>
                </w:rPr>
                <w:t xml:space="preserve">      enum arp-target-ip-address;</w:t>
              </w:r>
            </w:ins>
          </w:p>
          <w:p w14:paraId="21EA6F58" w14:textId="77777777" w:rsidR="009F3611" w:rsidRPr="009F3611" w:rsidRDefault="009F3611" w:rsidP="009F3611">
            <w:pPr>
              <w:pStyle w:val="XML1"/>
              <w:rPr>
                <w:ins w:id="34399" w:author="Thomas Dietz" w:date="2012-08-08T17:05:00Z"/>
                <w:rPrChange w:id="34400" w:author="Thomas Dietz" w:date="2012-08-08T17:05:00Z">
                  <w:rPr>
                    <w:ins w:id="34401" w:author="Thomas Dietz" w:date="2012-08-08T17:05:00Z"/>
                    <w:lang w:val="de-DE"/>
                  </w:rPr>
                </w:rPrChange>
              </w:rPr>
            </w:pPr>
            <w:ins w:id="34402" w:author="Thomas Dietz" w:date="2012-08-08T17:05:00Z">
              <w:r w:rsidRPr="009F3611">
                <w:rPr>
                  <w:rPrChange w:id="34403" w:author="Thomas Dietz" w:date="2012-08-08T17:05:00Z">
                    <w:rPr>
                      <w:lang w:val="de-DE"/>
                    </w:rPr>
                  </w:rPrChange>
                </w:rPr>
                <w:t xml:space="preserve">      enum arp-src-hardware-address;</w:t>
              </w:r>
            </w:ins>
          </w:p>
          <w:p w14:paraId="39BE50F8" w14:textId="77777777" w:rsidR="009F3611" w:rsidRPr="009F3611" w:rsidRDefault="009F3611" w:rsidP="009F3611">
            <w:pPr>
              <w:pStyle w:val="XML1"/>
              <w:rPr>
                <w:ins w:id="34404" w:author="Thomas Dietz" w:date="2012-08-08T17:05:00Z"/>
                <w:rPrChange w:id="34405" w:author="Thomas Dietz" w:date="2012-08-08T17:05:00Z">
                  <w:rPr>
                    <w:ins w:id="34406" w:author="Thomas Dietz" w:date="2012-08-08T17:05:00Z"/>
                    <w:lang w:val="de-DE"/>
                  </w:rPr>
                </w:rPrChange>
              </w:rPr>
            </w:pPr>
            <w:ins w:id="34407" w:author="Thomas Dietz" w:date="2012-08-08T17:05:00Z">
              <w:r w:rsidRPr="009F3611">
                <w:rPr>
                  <w:rPrChange w:id="34408" w:author="Thomas Dietz" w:date="2012-08-08T17:05:00Z">
                    <w:rPr>
                      <w:lang w:val="de-DE"/>
                    </w:rPr>
                  </w:rPrChange>
                </w:rPr>
                <w:t xml:space="preserve">      enum arp-target-hardware-address;</w:t>
              </w:r>
            </w:ins>
          </w:p>
          <w:p w14:paraId="5535174E" w14:textId="77777777" w:rsidR="009F3611" w:rsidRPr="009F3611" w:rsidRDefault="009F3611" w:rsidP="009F3611">
            <w:pPr>
              <w:pStyle w:val="XML1"/>
              <w:rPr>
                <w:ins w:id="34409" w:author="Thomas Dietz" w:date="2012-08-08T17:05:00Z"/>
                <w:lang w:val="de-DE"/>
              </w:rPr>
            </w:pPr>
            <w:ins w:id="34410" w:author="Thomas Dietz" w:date="2012-08-08T17:05:00Z">
              <w:r w:rsidRPr="009F3611">
                <w:rPr>
                  <w:rPrChange w:id="34411" w:author="Thomas Dietz" w:date="2012-08-08T17:05:00Z">
                    <w:rPr>
                      <w:lang w:val="de-DE"/>
                    </w:rPr>
                  </w:rPrChange>
                </w:rPr>
                <w:t xml:space="preserve">      </w:t>
              </w:r>
              <w:r w:rsidRPr="009F3611">
                <w:rPr>
                  <w:lang w:val="de-DE"/>
                </w:rPr>
                <w:t>enum ipv6-src;</w:t>
              </w:r>
            </w:ins>
          </w:p>
          <w:p w14:paraId="70CBE3AC" w14:textId="77777777" w:rsidR="009F3611" w:rsidRPr="009F3611" w:rsidRDefault="009F3611" w:rsidP="009F3611">
            <w:pPr>
              <w:pStyle w:val="XML1"/>
              <w:rPr>
                <w:ins w:id="34412" w:author="Thomas Dietz" w:date="2012-08-08T17:05:00Z"/>
                <w:lang w:val="de-DE"/>
              </w:rPr>
            </w:pPr>
            <w:ins w:id="34413" w:author="Thomas Dietz" w:date="2012-08-08T17:05:00Z">
              <w:r w:rsidRPr="009F3611">
                <w:rPr>
                  <w:lang w:val="de-DE"/>
                </w:rPr>
                <w:t xml:space="preserve">      enum ipv6-dest;</w:t>
              </w:r>
            </w:ins>
          </w:p>
          <w:p w14:paraId="58EA439B" w14:textId="77777777" w:rsidR="009F3611" w:rsidRPr="009F3611" w:rsidRDefault="009F3611" w:rsidP="009F3611">
            <w:pPr>
              <w:pStyle w:val="XML1"/>
              <w:rPr>
                <w:ins w:id="34414" w:author="Thomas Dietz" w:date="2012-08-08T17:05:00Z"/>
                <w:rPrChange w:id="34415" w:author="Thomas Dietz" w:date="2012-08-08T17:05:00Z">
                  <w:rPr>
                    <w:ins w:id="34416" w:author="Thomas Dietz" w:date="2012-08-08T17:05:00Z"/>
                    <w:lang w:val="de-DE"/>
                  </w:rPr>
                </w:rPrChange>
              </w:rPr>
            </w:pPr>
            <w:ins w:id="34417" w:author="Thomas Dietz" w:date="2012-08-08T17:05:00Z">
              <w:r w:rsidRPr="009F3611">
                <w:rPr>
                  <w:lang w:val="de-DE"/>
                </w:rPr>
                <w:t xml:space="preserve">      </w:t>
              </w:r>
              <w:r w:rsidRPr="009F3611">
                <w:rPr>
                  <w:rPrChange w:id="34418" w:author="Thomas Dietz" w:date="2012-08-08T17:05:00Z">
                    <w:rPr>
                      <w:lang w:val="de-DE"/>
                    </w:rPr>
                  </w:rPrChange>
                </w:rPr>
                <w:t>enum ipv6-flow-label;</w:t>
              </w:r>
            </w:ins>
          </w:p>
          <w:p w14:paraId="2E307065" w14:textId="77777777" w:rsidR="009F3611" w:rsidRPr="009F3611" w:rsidRDefault="009F3611" w:rsidP="009F3611">
            <w:pPr>
              <w:pStyle w:val="XML1"/>
              <w:rPr>
                <w:ins w:id="34419" w:author="Thomas Dietz" w:date="2012-08-08T17:05:00Z"/>
                <w:rPrChange w:id="34420" w:author="Thomas Dietz" w:date="2012-08-08T17:05:00Z">
                  <w:rPr>
                    <w:ins w:id="34421" w:author="Thomas Dietz" w:date="2012-08-08T17:05:00Z"/>
                    <w:lang w:val="de-DE"/>
                  </w:rPr>
                </w:rPrChange>
              </w:rPr>
            </w:pPr>
            <w:ins w:id="34422" w:author="Thomas Dietz" w:date="2012-08-08T17:05:00Z">
              <w:r w:rsidRPr="009F3611">
                <w:rPr>
                  <w:rPrChange w:id="34423" w:author="Thomas Dietz" w:date="2012-08-08T17:05:00Z">
                    <w:rPr>
                      <w:lang w:val="de-DE"/>
                    </w:rPr>
                  </w:rPrChange>
                </w:rPr>
                <w:t xml:space="preserve">      enum icmpv6-type;</w:t>
              </w:r>
            </w:ins>
          </w:p>
          <w:p w14:paraId="1354996D" w14:textId="77777777" w:rsidR="009F3611" w:rsidRPr="009F3611" w:rsidRDefault="009F3611" w:rsidP="009F3611">
            <w:pPr>
              <w:pStyle w:val="XML1"/>
              <w:rPr>
                <w:ins w:id="34424" w:author="Thomas Dietz" w:date="2012-08-08T17:05:00Z"/>
                <w:lang w:val="de-DE"/>
              </w:rPr>
            </w:pPr>
            <w:ins w:id="34425" w:author="Thomas Dietz" w:date="2012-08-08T17:05:00Z">
              <w:r w:rsidRPr="009F3611">
                <w:rPr>
                  <w:rPrChange w:id="34426" w:author="Thomas Dietz" w:date="2012-08-08T17:05:00Z">
                    <w:rPr>
                      <w:lang w:val="de-DE"/>
                    </w:rPr>
                  </w:rPrChange>
                </w:rPr>
                <w:t xml:space="preserve">      </w:t>
              </w:r>
              <w:r w:rsidRPr="009F3611">
                <w:rPr>
                  <w:lang w:val="de-DE"/>
                </w:rPr>
                <w:t>enum icmpv6-code;</w:t>
              </w:r>
            </w:ins>
          </w:p>
          <w:p w14:paraId="2F8EB00F" w14:textId="77777777" w:rsidR="009F3611" w:rsidRPr="009F3611" w:rsidRDefault="009F3611" w:rsidP="009F3611">
            <w:pPr>
              <w:pStyle w:val="XML1"/>
              <w:rPr>
                <w:ins w:id="34427" w:author="Thomas Dietz" w:date="2012-08-08T17:05:00Z"/>
                <w:lang w:val="de-DE"/>
              </w:rPr>
            </w:pPr>
            <w:ins w:id="34428" w:author="Thomas Dietz" w:date="2012-08-08T17:05:00Z">
              <w:r w:rsidRPr="009F3611">
                <w:rPr>
                  <w:lang w:val="de-DE"/>
                </w:rPr>
                <w:t xml:space="preserve">      enum ipv6-nd-target;</w:t>
              </w:r>
            </w:ins>
          </w:p>
          <w:p w14:paraId="1004F18A" w14:textId="77777777" w:rsidR="009F3611" w:rsidRPr="009F3611" w:rsidRDefault="009F3611" w:rsidP="009F3611">
            <w:pPr>
              <w:pStyle w:val="XML1"/>
              <w:rPr>
                <w:ins w:id="34429" w:author="Thomas Dietz" w:date="2012-08-08T17:05:00Z"/>
                <w:rPrChange w:id="34430" w:author="Thomas Dietz" w:date="2012-08-08T17:05:00Z">
                  <w:rPr>
                    <w:ins w:id="34431" w:author="Thomas Dietz" w:date="2012-08-08T17:05:00Z"/>
                    <w:lang w:val="de-DE"/>
                  </w:rPr>
                </w:rPrChange>
              </w:rPr>
            </w:pPr>
            <w:ins w:id="34432" w:author="Thomas Dietz" w:date="2012-08-08T17:05:00Z">
              <w:r w:rsidRPr="009F3611">
                <w:rPr>
                  <w:lang w:val="de-DE"/>
                </w:rPr>
                <w:t xml:space="preserve">      </w:t>
              </w:r>
              <w:r w:rsidRPr="009F3611">
                <w:rPr>
                  <w:rPrChange w:id="34433" w:author="Thomas Dietz" w:date="2012-08-08T17:05:00Z">
                    <w:rPr>
                      <w:lang w:val="de-DE"/>
                    </w:rPr>
                  </w:rPrChange>
                </w:rPr>
                <w:t>enum ipv6-nd-source-link-layer;</w:t>
              </w:r>
            </w:ins>
          </w:p>
          <w:p w14:paraId="28B2F68D" w14:textId="77777777" w:rsidR="009F3611" w:rsidRPr="009F3611" w:rsidRDefault="009F3611" w:rsidP="009F3611">
            <w:pPr>
              <w:pStyle w:val="XML1"/>
              <w:rPr>
                <w:ins w:id="34434" w:author="Thomas Dietz" w:date="2012-08-08T17:05:00Z"/>
                <w:rPrChange w:id="34435" w:author="Thomas Dietz" w:date="2012-08-08T17:05:00Z">
                  <w:rPr>
                    <w:ins w:id="34436" w:author="Thomas Dietz" w:date="2012-08-08T17:05:00Z"/>
                    <w:lang w:val="de-DE"/>
                  </w:rPr>
                </w:rPrChange>
              </w:rPr>
            </w:pPr>
            <w:ins w:id="34437" w:author="Thomas Dietz" w:date="2012-08-08T17:05:00Z">
              <w:r w:rsidRPr="009F3611">
                <w:rPr>
                  <w:rPrChange w:id="34438" w:author="Thomas Dietz" w:date="2012-08-08T17:05:00Z">
                    <w:rPr>
                      <w:lang w:val="de-DE"/>
                    </w:rPr>
                  </w:rPrChange>
                </w:rPr>
                <w:t xml:space="preserve">      enum ipv6-nd-target-link-layer;</w:t>
              </w:r>
            </w:ins>
          </w:p>
          <w:p w14:paraId="74A95AA2" w14:textId="77777777" w:rsidR="009F3611" w:rsidRPr="009F3611" w:rsidRDefault="009F3611" w:rsidP="009F3611">
            <w:pPr>
              <w:pStyle w:val="XML1"/>
              <w:rPr>
                <w:ins w:id="34439" w:author="Thomas Dietz" w:date="2012-08-08T17:05:00Z"/>
                <w:lang w:val="de-DE"/>
              </w:rPr>
            </w:pPr>
            <w:ins w:id="34440" w:author="Thomas Dietz" w:date="2012-08-08T17:05:00Z">
              <w:r w:rsidRPr="009F3611">
                <w:rPr>
                  <w:rPrChange w:id="34441" w:author="Thomas Dietz" w:date="2012-08-08T17:05:00Z">
                    <w:rPr>
                      <w:lang w:val="de-DE"/>
                    </w:rPr>
                  </w:rPrChange>
                </w:rPr>
                <w:t xml:space="preserve">      </w:t>
              </w:r>
              <w:r w:rsidRPr="009F3611">
                <w:rPr>
                  <w:lang w:val="de-DE"/>
                </w:rPr>
                <w:t>enum mpls-label;</w:t>
              </w:r>
            </w:ins>
          </w:p>
          <w:p w14:paraId="2006E9C5" w14:textId="77777777" w:rsidR="009F3611" w:rsidRPr="009F3611" w:rsidRDefault="009F3611" w:rsidP="009F3611">
            <w:pPr>
              <w:pStyle w:val="XML1"/>
              <w:rPr>
                <w:ins w:id="34442" w:author="Thomas Dietz" w:date="2012-08-08T17:05:00Z"/>
                <w:lang w:val="de-DE"/>
              </w:rPr>
            </w:pPr>
            <w:ins w:id="34443" w:author="Thomas Dietz" w:date="2012-08-08T17:05:00Z">
              <w:r w:rsidRPr="009F3611">
                <w:rPr>
                  <w:lang w:val="de-DE"/>
                </w:rPr>
                <w:t xml:space="preserve">      enum mpls-tc;</w:t>
              </w:r>
            </w:ins>
          </w:p>
          <w:p w14:paraId="4442FA37" w14:textId="77777777" w:rsidR="009F3611" w:rsidRPr="009F3611" w:rsidRDefault="009F3611" w:rsidP="009F3611">
            <w:pPr>
              <w:pStyle w:val="XML1"/>
              <w:rPr>
                <w:ins w:id="34444" w:author="Thomas Dietz" w:date="2012-08-08T17:05:00Z"/>
                <w:rPrChange w:id="34445" w:author="Thomas Dietz" w:date="2012-08-08T17:05:00Z">
                  <w:rPr>
                    <w:ins w:id="34446" w:author="Thomas Dietz" w:date="2012-08-08T17:05:00Z"/>
                    <w:lang w:val="de-DE"/>
                  </w:rPr>
                </w:rPrChange>
              </w:rPr>
            </w:pPr>
            <w:ins w:id="34447" w:author="Thomas Dietz" w:date="2012-08-08T17:05:00Z">
              <w:r w:rsidRPr="009F3611">
                <w:rPr>
                  <w:lang w:val="de-DE"/>
                </w:rPr>
                <w:t xml:space="preserve">    </w:t>
              </w:r>
              <w:r w:rsidRPr="009F3611">
                <w:rPr>
                  <w:rPrChange w:id="34448" w:author="Thomas Dietz" w:date="2012-08-08T17:05:00Z">
                    <w:rPr>
                      <w:lang w:val="de-DE"/>
                    </w:rPr>
                  </w:rPrChange>
                </w:rPr>
                <w:t>}</w:t>
              </w:r>
            </w:ins>
          </w:p>
          <w:p w14:paraId="5885ED0A" w14:textId="77777777" w:rsidR="009F3611" w:rsidRPr="009F3611" w:rsidRDefault="009F3611" w:rsidP="009F3611">
            <w:pPr>
              <w:pStyle w:val="XML1"/>
              <w:rPr>
                <w:ins w:id="34449" w:author="Thomas Dietz" w:date="2012-08-08T17:05:00Z"/>
                <w:rPrChange w:id="34450" w:author="Thomas Dietz" w:date="2012-08-08T17:05:00Z">
                  <w:rPr>
                    <w:ins w:id="34451" w:author="Thomas Dietz" w:date="2012-08-08T17:05:00Z"/>
                    <w:lang w:val="de-DE"/>
                  </w:rPr>
                </w:rPrChange>
              </w:rPr>
            </w:pPr>
            <w:ins w:id="34452" w:author="Thomas Dietz" w:date="2012-08-08T17:05:00Z">
              <w:r w:rsidRPr="009F3611">
                <w:rPr>
                  <w:rPrChange w:id="34453" w:author="Thomas Dietz" w:date="2012-08-08T17:05:00Z">
                    <w:rPr>
                      <w:lang w:val="de-DE"/>
                    </w:rPr>
                  </w:rPrChange>
                </w:rPr>
                <w:t xml:space="preserve">    description "The types of match field defined in OpenFlow</w:t>
              </w:r>
            </w:ins>
          </w:p>
          <w:p w14:paraId="24E38967" w14:textId="77777777" w:rsidR="009F3611" w:rsidRPr="009F3611" w:rsidRDefault="009F3611" w:rsidP="009F3611">
            <w:pPr>
              <w:pStyle w:val="XML1"/>
              <w:rPr>
                <w:ins w:id="34454" w:author="Thomas Dietz" w:date="2012-08-08T17:05:00Z"/>
                <w:rPrChange w:id="34455" w:author="Thomas Dietz" w:date="2012-08-08T17:05:00Z">
                  <w:rPr>
                    <w:ins w:id="34456" w:author="Thomas Dietz" w:date="2012-08-08T17:05:00Z"/>
                    <w:lang w:val="de-DE"/>
                  </w:rPr>
                </w:rPrChange>
              </w:rPr>
            </w:pPr>
            <w:ins w:id="34457" w:author="Thomas Dietz" w:date="2012-08-08T17:05:00Z">
              <w:r w:rsidRPr="009F3611">
                <w:rPr>
                  <w:rPrChange w:id="34458" w:author="Thomas Dietz" w:date="2012-08-08T17:05:00Z">
                    <w:rPr>
                      <w:lang w:val="de-DE"/>
                    </w:rPr>
                  </w:rPrChange>
                </w:rPr>
                <w:t xml:space="preserve">      Switch Specification versions 1.2, 1.3, and 1.3.1.";</w:t>
              </w:r>
            </w:ins>
          </w:p>
          <w:p w14:paraId="481AF60E" w14:textId="77777777" w:rsidR="009F3611" w:rsidRPr="009F3611" w:rsidRDefault="009F3611" w:rsidP="009F3611">
            <w:pPr>
              <w:pStyle w:val="XML1"/>
              <w:rPr>
                <w:ins w:id="34459" w:author="Thomas Dietz" w:date="2012-08-08T17:05:00Z"/>
                <w:rPrChange w:id="34460" w:author="Thomas Dietz" w:date="2012-08-08T17:05:00Z">
                  <w:rPr>
                    <w:ins w:id="34461" w:author="Thomas Dietz" w:date="2012-08-08T17:05:00Z"/>
                    <w:lang w:val="de-DE"/>
                  </w:rPr>
                </w:rPrChange>
              </w:rPr>
            </w:pPr>
            <w:ins w:id="34462" w:author="Thomas Dietz" w:date="2012-08-08T17:05:00Z">
              <w:r w:rsidRPr="009F3611">
                <w:rPr>
                  <w:rPrChange w:id="34463" w:author="Thomas Dietz" w:date="2012-08-08T17:05:00Z">
                    <w:rPr>
                      <w:lang w:val="de-DE"/>
                    </w:rPr>
                  </w:rPrChange>
                </w:rPr>
                <w:t xml:space="preserve">  }</w:t>
              </w:r>
            </w:ins>
          </w:p>
          <w:p w14:paraId="4D5E556C" w14:textId="77777777" w:rsidR="009F3611" w:rsidRPr="009F3611" w:rsidRDefault="009F3611" w:rsidP="009F3611">
            <w:pPr>
              <w:pStyle w:val="XML1"/>
              <w:rPr>
                <w:ins w:id="34464" w:author="Thomas Dietz" w:date="2012-08-08T17:05:00Z"/>
                <w:rPrChange w:id="34465" w:author="Thomas Dietz" w:date="2012-08-08T17:05:00Z">
                  <w:rPr>
                    <w:ins w:id="34466" w:author="Thomas Dietz" w:date="2012-08-08T17:05:00Z"/>
                    <w:lang w:val="de-DE"/>
                  </w:rPr>
                </w:rPrChange>
              </w:rPr>
            </w:pPr>
          </w:p>
          <w:p w14:paraId="36FFDE03" w14:textId="77777777" w:rsidR="009F3611" w:rsidRPr="009F3611" w:rsidRDefault="009F3611" w:rsidP="009F3611">
            <w:pPr>
              <w:pStyle w:val="XML1"/>
              <w:rPr>
                <w:ins w:id="34467" w:author="Thomas Dietz" w:date="2012-08-08T17:05:00Z"/>
                <w:rPrChange w:id="34468" w:author="Thomas Dietz" w:date="2012-08-08T17:05:00Z">
                  <w:rPr>
                    <w:ins w:id="34469" w:author="Thomas Dietz" w:date="2012-08-08T17:05:00Z"/>
                    <w:lang w:val="de-DE"/>
                  </w:rPr>
                </w:rPrChange>
              </w:rPr>
            </w:pPr>
            <w:ins w:id="34470" w:author="Thomas Dietz" w:date="2012-08-08T17:05:00Z">
              <w:r w:rsidRPr="009F3611">
                <w:rPr>
                  <w:rPrChange w:id="34471" w:author="Thomas Dietz" w:date="2012-08-08T17:05:00Z">
                    <w:rPr>
                      <w:lang w:val="de-DE"/>
                    </w:rPr>
                  </w:rPrChange>
                </w:rPr>
                <w:t xml:space="preserve">  typedef hex-binary {</w:t>
              </w:r>
            </w:ins>
          </w:p>
          <w:p w14:paraId="10F4E166" w14:textId="77777777" w:rsidR="009F3611" w:rsidRPr="009F3611" w:rsidRDefault="009F3611" w:rsidP="009F3611">
            <w:pPr>
              <w:pStyle w:val="XML1"/>
              <w:rPr>
                <w:ins w:id="34472" w:author="Thomas Dietz" w:date="2012-08-08T17:05:00Z"/>
                <w:rPrChange w:id="34473" w:author="Thomas Dietz" w:date="2012-08-08T17:05:00Z">
                  <w:rPr>
                    <w:ins w:id="34474" w:author="Thomas Dietz" w:date="2012-08-08T17:05:00Z"/>
                    <w:lang w:val="de-DE"/>
                  </w:rPr>
                </w:rPrChange>
              </w:rPr>
            </w:pPr>
            <w:ins w:id="34475" w:author="Thomas Dietz" w:date="2012-08-08T17:05:00Z">
              <w:r w:rsidRPr="009F3611">
                <w:rPr>
                  <w:rPrChange w:id="34476" w:author="Thomas Dietz" w:date="2012-08-08T17:05:00Z">
                    <w:rPr>
                      <w:lang w:val="de-DE"/>
                    </w:rPr>
                  </w:rPrChange>
                </w:rPr>
                <w:t xml:space="preserve">    type binary;</w:t>
              </w:r>
            </w:ins>
          </w:p>
          <w:p w14:paraId="1D77C466" w14:textId="77777777" w:rsidR="009F3611" w:rsidRPr="009F3611" w:rsidRDefault="009F3611" w:rsidP="009F3611">
            <w:pPr>
              <w:pStyle w:val="XML1"/>
              <w:rPr>
                <w:ins w:id="34477" w:author="Thomas Dietz" w:date="2012-08-08T17:05:00Z"/>
                <w:rPrChange w:id="34478" w:author="Thomas Dietz" w:date="2012-08-08T17:05:00Z">
                  <w:rPr>
                    <w:ins w:id="34479" w:author="Thomas Dietz" w:date="2012-08-08T17:05:00Z"/>
                    <w:lang w:val="de-DE"/>
                  </w:rPr>
                </w:rPrChange>
              </w:rPr>
            </w:pPr>
            <w:ins w:id="34480" w:author="Thomas Dietz" w:date="2012-08-08T17:05:00Z">
              <w:r w:rsidRPr="009F3611">
                <w:rPr>
                  <w:rPrChange w:id="34481" w:author="Thomas Dietz" w:date="2012-08-08T17:05:00Z">
                    <w:rPr>
                      <w:lang w:val="de-DE"/>
                    </w:rPr>
                  </w:rPrChange>
                </w:rPr>
                <w:t xml:space="preserve">    description "hex binary encoded string";</w:t>
              </w:r>
            </w:ins>
          </w:p>
          <w:p w14:paraId="16B63554" w14:textId="77777777" w:rsidR="009F3611" w:rsidRPr="009F3611" w:rsidRDefault="009F3611" w:rsidP="009F3611">
            <w:pPr>
              <w:pStyle w:val="XML1"/>
              <w:rPr>
                <w:ins w:id="34482" w:author="Thomas Dietz" w:date="2012-08-08T17:05:00Z"/>
                <w:rPrChange w:id="34483" w:author="Thomas Dietz" w:date="2012-08-08T17:05:00Z">
                  <w:rPr>
                    <w:ins w:id="34484" w:author="Thomas Dietz" w:date="2012-08-08T17:05:00Z"/>
                    <w:lang w:val="de-DE"/>
                  </w:rPr>
                </w:rPrChange>
              </w:rPr>
            </w:pPr>
            <w:ins w:id="34485" w:author="Thomas Dietz" w:date="2012-08-08T17:05:00Z">
              <w:r w:rsidRPr="009F3611">
                <w:rPr>
                  <w:rPrChange w:id="34486" w:author="Thomas Dietz" w:date="2012-08-08T17:05:00Z">
                    <w:rPr>
                      <w:lang w:val="de-DE"/>
                    </w:rPr>
                  </w:rPrChange>
                </w:rPr>
                <w:lastRenderedPageBreak/>
                <w:t xml:space="preserve">    reference "http://www.w3.org/TR/2004/REC-xmlschema-2-20041028/datatypes.html#hexBinary";</w:t>
              </w:r>
            </w:ins>
          </w:p>
          <w:p w14:paraId="67289ACD" w14:textId="77777777" w:rsidR="009F3611" w:rsidRPr="009F3611" w:rsidRDefault="009F3611" w:rsidP="009F3611">
            <w:pPr>
              <w:pStyle w:val="XML1"/>
              <w:rPr>
                <w:ins w:id="34487" w:author="Thomas Dietz" w:date="2012-08-08T17:05:00Z"/>
                <w:rPrChange w:id="34488" w:author="Thomas Dietz" w:date="2012-08-08T17:05:00Z">
                  <w:rPr>
                    <w:ins w:id="34489" w:author="Thomas Dietz" w:date="2012-08-08T17:05:00Z"/>
                    <w:lang w:val="de-DE"/>
                  </w:rPr>
                </w:rPrChange>
              </w:rPr>
            </w:pPr>
            <w:ins w:id="34490" w:author="Thomas Dietz" w:date="2012-08-08T17:05:00Z">
              <w:r w:rsidRPr="009F3611">
                <w:rPr>
                  <w:rPrChange w:id="34491" w:author="Thomas Dietz" w:date="2012-08-08T17:05:00Z">
                    <w:rPr>
                      <w:lang w:val="de-DE"/>
                    </w:rPr>
                  </w:rPrChange>
                </w:rPr>
                <w:t xml:space="preserve">  }</w:t>
              </w:r>
            </w:ins>
          </w:p>
          <w:p w14:paraId="1BC788A9" w14:textId="77777777" w:rsidR="009F3611" w:rsidRPr="009F3611" w:rsidRDefault="009F3611" w:rsidP="009F3611">
            <w:pPr>
              <w:pStyle w:val="XML1"/>
              <w:rPr>
                <w:ins w:id="34492" w:author="Thomas Dietz" w:date="2012-08-08T17:05:00Z"/>
                <w:rPrChange w:id="34493" w:author="Thomas Dietz" w:date="2012-08-08T17:05:00Z">
                  <w:rPr>
                    <w:ins w:id="34494" w:author="Thomas Dietz" w:date="2012-08-08T17:05:00Z"/>
                    <w:lang w:val="de-DE"/>
                  </w:rPr>
                </w:rPrChange>
              </w:rPr>
            </w:pPr>
          </w:p>
          <w:p w14:paraId="50D27B3C" w14:textId="77777777" w:rsidR="009F3611" w:rsidRPr="009F3611" w:rsidRDefault="009F3611" w:rsidP="009F3611">
            <w:pPr>
              <w:pStyle w:val="XML1"/>
              <w:rPr>
                <w:ins w:id="34495" w:author="Thomas Dietz" w:date="2012-08-08T17:05:00Z"/>
                <w:rPrChange w:id="34496" w:author="Thomas Dietz" w:date="2012-08-08T17:05:00Z">
                  <w:rPr>
                    <w:ins w:id="34497" w:author="Thomas Dietz" w:date="2012-08-08T17:05:00Z"/>
                    <w:lang w:val="de-DE"/>
                  </w:rPr>
                </w:rPrChange>
              </w:rPr>
            </w:pPr>
            <w:ins w:id="34498" w:author="Thomas Dietz" w:date="2012-08-08T17:05:00Z">
              <w:r w:rsidRPr="009F3611">
                <w:rPr>
                  <w:rPrChange w:id="34499" w:author="Thomas Dietz" w:date="2012-08-08T17:05:00Z">
                    <w:rPr>
                      <w:lang w:val="de-DE"/>
                    </w:rPr>
                  </w:rPrChange>
                </w:rPr>
                <w:t>/*****************************************************************</w:t>
              </w:r>
            </w:ins>
          </w:p>
          <w:p w14:paraId="35CE7D59" w14:textId="77777777" w:rsidR="009F3611" w:rsidRPr="009F3611" w:rsidRDefault="009F3611" w:rsidP="009F3611">
            <w:pPr>
              <w:pStyle w:val="XML1"/>
              <w:rPr>
                <w:ins w:id="34500" w:author="Thomas Dietz" w:date="2012-08-08T17:05:00Z"/>
                <w:rPrChange w:id="34501" w:author="Thomas Dietz" w:date="2012-08-08T17:05:00Z">
                  <w:rPr>
                    <w:ins w:id="34502" w:author="Thomas Dietz" w:date="2012-08-08T17:05:00Z"/>
                    <w:lang w:val="de-DE"/>
                  </w:rPr>
                </w:rPrChange>
              </w:rPr>
            </w:pPr>
            <w:ins w:id="34503" w:author="Thomas Dietz" w:date="2012-08-08T17:05:00Z">
              <w:r w:rsidRPr="009F3611">
                <w:rPr>
                  <w:rPrChange w:id="34504" w:author="Thomas Dietz" w:date="2012-08-08T17:05:00Z">
                    <w:rPr>
                      <w:lang w:val="de-DE"/>
                    </w:rPr>
                  </w:rPrChange>
                </w:rPr>
                <w:t xml:space="preserve"> * Groupings</w:t>
              </w:r>
            </w:ins>
          </w:p>
          <w:p w14:paraId="4DAB7CEC" w14:textId="77777777" w:rsidR="009F3611" w:rsidRPr="009F3611" w:rsidRDefault="009F3611" w:rsidP="009F3611">
            <w:pPr>
              <w:pStyle w:val="XML1"/>
              <w:rPr>
                <w:ins w:id="34505" w:author="Thomas Dietz" w:date="2012-08-08T17:05:00Z"/>
                <w:rPrChange w:id="34506" w:author="Thomas Dietz" w:date="2012-08-08T17:05:00Z">
                  <w:rPr>
                    <w:ins w:id="34507" w:author="Thomas Dietz" w:date="2012-08-08T17:05:00Z"/>
                    <w:lang w:val="de-DE"/>
                  </w:rPr>
                </w:rPrChange>
              </w:rPr>
            </w:pPr>
            <w:ins w:id="34508" w:author="Thomas Dietz" w:date="2012-08-08T17:05:00Z">
              <w:r w:rsidRPr="009F3611">
                <w:rPr>
                  <w:rPrChange w:id="34509" w:author="Thomas Dietz" w:date="2012-08-08T17:05:00Z">
                    <w:rPr>
                      <w:lang w:val="de-DE"/>
                    </w:rPr>
                  </w:rPrChange>
                </w:rPr>
                <w:t xml:space="preserve"> *****************************************************************/</w:t>
              </w:r>
            </w:ins>
          </w:p>
          <w:p w14:paraId="46E44F69" w14:textId="77777777" w:rsidR="009F3611" w:rsidRPr="009F3611" w:rsidRDefault="009F3611" w:rsidP="009F3611">
            <w:pPr>
              <w:pStyle w:val="XML1"/>
              <w:rPr>
                <w:ins w:id="34510" w:author="Thomas Dietz" w:date="2012-08-08T17:05:00Z"/>
                <w:rPrChange w:id="34511" w:author="Thomas Dietz" w:date="2012-08-08T17:05:00Z">
                  <w:rPr>
                    <w:ins w:id="34512" w:author="Thomas Dietz" w:date="2012-08-08T17:05:00Z"/>
                    <w:lang w:val="de-DE"/>
                  </w:rPr>
                </w:rPrChange>
              </w:rPr>
            </w:pPr>
          </w:p>
          <w:p w14:paraId="3FC75BA4" w14:textId="77777777" w:rsidR="009F3611" w:rsidRPr="009F3611" w:rsidRDefault="009F3611" w:rsidP="009F3611">
            <w:pPr>
              <w:pStyle w:val="XML1"/>
              <w:rPr>
                <w:ins w:id="34513" w:author="Thomas Dietz" w:date="2012-08-08T17:05:00Z"/>
                <w:rPrChange w:id="34514" w:author="Thomas Dietz" w:date="2012-08-08T17:05:00Z">
                  <w:rPr>
                    <w:ins w:id="34515" w:author="Thomas Dietz" w:date="2012-08-08T17:05:00Z"/>
                    <w:lang w:val="de-DE"/>
                  </w:rPr>
                </w:rPrChange>
              </w:rPr>
            </w:pPr>
            <w:ins w:id="34516" w:author="Thomas Dietz" w:date="2012-08-08T17:05:00Z">
              <w:r w:rsidRPr="009F3611">
                <w:rPr>
                  <w:rPrChange w:id="34517" w:author="Thomas Dietz" w:date="2012-08-08T17:05:00Z">
                    <w:rPr>
                      <w:lang w:val="de-DE"/>
                    </w:rPr>
                  </w:rPrChange>
                </w:rPr>
                <w:t xml:space="preserve">  grouping OFConfigurationPointType {</w:t>
              </w:r>
            </w:ins>
          </w:p>
          <w:p w14:paraId="5E137D04" w14:textId="77777777" w:rsidR="009F3611" w:rsidRPr="009F3611" w:rsidRDefault="009F3611" w:rsidP="009F3611">
            <w:pPr>
              <w:pStyle w:val="XML1"/>
              <w:rPr>
                <w:ins w:id="34518" w:author="Thomas Dietz" w:date="2012-08-08T17:05:00Z"/>
                <w:rPrChange w:id="34519" w:author="Thomas Dietz" w:date="2012-08-08T17:05:00Z">
                  <w:rPr>
                    <w:ins w:id="34520" w:author="Thomas Dietz" w:date="2012-08-08T17:05:00Z"/>
                    <w:lang w:val="de-DE"/>
                  </w:rPr>
                </w:rPrChange>
              </w:rPr>
            </w:pPr>
            <w:ins w:id="34521" w:author="Thomas Dietz" w:date="2012-08-08T17:05:00Z">
              <w:r w:rsidRPr="009F3611">
                <w:rPr>
                  <w:rPrChange w:id="34522" w:author="Thomas Dietz" w:date="2012-08-08T17:05:00Z">
                    <w:rPr>
                      <w:lang w:val="de-DE"/>
                    </w:rPr>
                  </w:rPrChange>
                </w:rPr>
                <w:t xml:space="preserve">    description "Representation of an OpenFlow Configuration Point.</w:t>
              </w:r>
            </w:ins>
          </w:p>
          <w:p w14:paraId="2CAFE583" w14:textId="77777777" w:rsidR="009F3611" w:rsidRPr="009F3611" w:rsidRDefault="009F3611" w:rsidP="009F3611">
            <w:pPr>
              <w:pStyle w:val="XML1"/>
              <w:rPr>
                <w:ins w:id="34523" w:author="Thomas Dietz" w:date="2012-08-08T17:05:00Z"/>
                <w:rPrChange w:id="34524" w:author="Thomas Dietz" w:date="2012-08-08T17:05:00Z">
                  <w:rPr>
                    <w:ins w:id="34525" w:author="Thomas Dietz" w:date="2012-08-08T17:05:00Z"/>
                    <w:lang w:val="de-DE"/>
                  </w:rPr>
                </w:rPrChange>
              </w:rPr>
            </w:pPr>
            <w:ins w:id="34526" w:author="Thomas Dietz" w:date="2012-08-08T17:05:00Z">
              <w:r w:rsidRPr="009F3611">
                <w:rPr>
                  <w:rPrChange w:id="34527" w:author="Thomas Dietz" w:date="2012-08-08T17:05:00Z">
                    <w:rPr>
                      <w:lang w:val="de-DE"/>
                    </w:rPr>
                  </w:rPrChange>
                </w:rPr>
                <w:t xml:space="preserve">      Instances of the Configuration Point class SHOULD be stored </w:t>
              </w:r>
            </w:ins>
          </w:p>
          <w:p w14:paraId="73048B02" w14:textId="77777777" w:rsidR="009F3611" w:rsidRPr="009F3611" w:rsidRDefault="009F3611" w:rsidP="009F3611">
            <w:pPr>
              <w:pStyle w:val="XML1"/>
              <w:rPr>
                <w:ins w:id="34528" w:author="Thomas Dietz" w:date="2012-08-08T17:05:00Z"/>
                <w:rPrChange w:id="34529" w:author="Thomas Dietz" w:date="2012-08-08T17:05:00Z">
                  <w:rPr>
                    <w:ins w:id="34530" w:author="Thomas Dietz" w:date="2012-08-08T17:05:00Z"/>
                    <w:lang w:val="de-DE"/>
                  </w:rPr>
                </w:rPrChange>
              </w:rPr>
            </w:pPr>
            <w:ins w:id="34531" w:author="Thomas Dietz" w:date="2012-08-08T17:05:00Z">
              <w:r w:rsidRPr="009F3611">
                <w:rPr>
                  <w:rPrChange w:id="34532" w:author="Thomas Dietz" w:date="2012-08-08T17:05:00Z">
                    <w:rPr>
                      <w:lang w:val="de-DE"/>
                    </w:rPr>
                  </w:rPrChange>
                </w:rPr>
                <w:t xml:space="preserve">      persistently across reboots of the OpenFlow Capable Switch.</w:t>
              </w:r>
            </w:ins>
          </w:p>
          <w:p w14:paraId="1055C351" w14:textId="77777777" w:rsidR="009F3611" w:rsidRPr="009F3611" w:rsidRDefault="009F3611" w:rsidP="009F3611">
            <w:pPr>
              <w:pStyle w:val="XML1"/>
              <w:rPr>
                <w:ins w:id="34533" w:author="Thomas Dietz" w:date="2012-08-08T17:05:00Z"/>
                <w:rPrChange w:id="34534" w:author="Thomas Dietz" w:date="2012-08-08T17:05:00Z">
                  <w:rPr>
                    <w:ins w:id="34535" w:author="Thomas Dietz" w:date="2012-08-08T17:05:00Z"/>
                    <w:lang w:val="de-DE"/>
                  </w:rPr>
                </w:rPrChange>
              </w:rPr>
            </w:pPr>
            <w:ins w:id="34536" w:author="Thomas Dietz" w:date="2012-08-08T17:05:00Z">
              <w:r w:rsidRPr="009F3611">
                <w:rPr>
                  <w:rPrChange w:id="34537" w:author="Thomas Dietz" w:date="2012-08-08T17:05:00Z">
                    <w:rPr>
                      <w:lang w:val="de-DE"/>
                    </w:rPr>
                  </w:rPrChange>
                </w:rPr>
                <w:t xml:space="preserve">    </w:t>
              </w:r>
            </w:ins>
          </w:p>
          <w:p w14:paraId="4532AA01" w14:textId="77777777" w:rsidR="009F3611" w:rsidRPr="009F3611" w:rsidRDefault="009F3611" w:rsidP="009F3611">
            <w:pPr>
              <w:pStyle w:val="XML1"/>
              <w:rPr>
                <w:ins w:id="34538" w:author="Thomas Dietz" w:date="2012-08-08T17:05:00Z"/>
                <w:rPrChange w:id="34539" w:author="Thomas Dietz" w:date="2012-08-08T17:05:00Z">
                  <w:rPr>
                    <w:ins w:id="34540" w:author="Thomas Dietz" w:date="2012-08-08T17:05:00Z"/>
                    <w:lang w:val="de-DE"/>
                  </w:rPr>
                </w:rPrChange>
              </w:rPr>
            </w:pPr>
            <w:ins w:id="34541" w:author="Thomas Dietz" w:date="2012-08-08T17:05:00Z">
              <w:r w:rsidRPr="009F3611">
                <w:rPr>
                  <w:rPrChange w:id="34542" w:author="Thomas Dietz" w:date="2012-08-08T17:05:00Z">
                    <w:rPr>
                      <w:lang w:val="de-DE"/>
                    </w:rPr>
                  </w:rPrChange>
                </w:rPr>
                <w:t xml:space="preserve">      When a connection is established between an OpenFlow Capable </w:t>
              </w:r>
            </w:ins>
          </w:p>
          <w:p w14:paraId="43B0CF51" w14:textId="77777777" w:rsidR="009F3611" w:rsidRPr="009F3611" w:rsidRDefault="009F3611" w:rsidP="009F3611">
            <w:pPr>
              <w:pStyle w:val="XML1"/>
              <w:rPr>
                <w:ins w:id="34543" w:author="Thomas Dietz" w:date="2012-08-08T17:05:00Z"/>
                <w:rPrChange w:id="34544" w:author="Thomas Dietz" w:date="2012-08-08T17:05:00Z">
                  <w:rPr>
                    <w:ins w:id="34545" w:author="Thomas Dietz" w:date="2012-08-08T17:05:00Z"/>
                    <w:lang w:val="de-DE"/>
                  </w:rPr>
                </w:rPrChange>
              </w:rPr>
            </w:pPr>
            <w:ins w:id="34546" w:author="Thomas Dietz" w:date="2012-08-08T17:05:00Z">
              <w:r w:rsidRPr="009F3611">
                <w:rPr>
                  <w:rPrChange w:id="34547" w:author="Thomas Dietz" w:date="2012-08-08T17:05:00Z">
                    <w:rPr>
                      <w:lang w:val="de-DE"/>
                    </w:rPr>
                  </w:rPrChange>
                </w:rPr>
                <w:t xml:space="preserve">      Switch and a Configuration Point the switch  MUST store the </w:t>
              </w:r>
            </w:ins>
          </w:p>
          <w:p w14:paraId="710E1FEE" w14:textId="77777777" w:rsidR="009F3611" w:rsidRPr="009F3611" w:rsidRDefault="009F3611" w:rsidP="009F3611">
            <w:pPr>
              <w:pStyle w:val="XML1"/>
              <w:rPr>
                <w:ins w:id="34548" w:author="Thomas Dietz" w:date="2012-08-08T17:05:00Z"/>
                <w:rPrChange w:id="34549" w:author="Thomas Dietz" w:date="2012-08-08T17:05:00Z">
                  <w:rPr>
                    <w:ins w:id="34550" w:author="Thomas Dietz" w:date="2012-08-08T17:05:00Z"/>
                    <w:lang w:val="de-DE"/>
                  </w:rPr>
                </w:rPrChange>
              </w:rPr>
            </w:pPr>
            <w:ins w:id="34551" w:author="Thomas Dietz" w:date="2012-08-08T17:05:00Z">
              <w:r w:rsidRPr="009F3611">
                <w:rPr>
                  <w:rPrChange w:id="34552" w:author="Thomas Dietz" w:date="2012-08-08T17:05:00Z">
                    <w:rPr>
                      <w:lang w:val="de-DE"/>
                    </w:rPr>
                  </w:rPrChange>
                </w:rPr>
                <w:t xml:space="preserve">      connection information in an instance of the Configuration </w:t>
              </w:r>
            </w:ins>
          </w:p>
          <w:p w14:paraId="45EBCE91" w14:textId="77777777" w:rsidR="009F3611" w:rsidRPr="009F3611" w:rsidRDefault="009F3611" w:rsidP="009F3611">
            <w:pPr>
              <w:pStyle w:val="XML1"/>
              <w:rPr>
                <w:ins w:id="34553" w:author="Thomas Dietz" w:date="2012-08-08T17:05:00Z"/>
                <w:rPrChange w:id="34554" w:author="Thomas Dietz" w:date="2012-08-08T17:05:00Z">
                  <w:rPr>
                    <w:ins w:id="34555" w:author="Thomas Dietz" w:date="2012-08-08T17:05:00Z"/>
                    <w:lang w:val="de-DE"/>
                  </w:rPr>
                </w:rPrChange>
              </w:rPr>
            </w:pPr>
            <w:ins w:id="34556" w:author="Thomas Dietz" w:date="2012-08-08T17:05:00Z">
              <w:r w:rsidRPr="009F3611">
                <w:rPr>
                  <w:rPrChange w:id="34557" w:author="Thomas Dietz" w:date="2012-08-08T17:05:00Z">
                    <w:rPr>
                      <w:lang w:val="de-DE"/>
                    </w:rPr>
                  </w:rPrChange>
                </w:rPr>
                <w:t xml:space="preserve">      Point class. If such an instance does not exist, the OpenFlow</w:t>
              </w:r>
            </w:ins>
          </w:p>
          <w:p w14:paraId="02607A1B" w14:textId="77777777" w:rsidR="009F3611" w:rsidRPr="009F3611" w:rsidRDefault="009F3611" w:rsidP="009F3611">
            <w:pPr>
              <w:pStyle w:val="XML1"/>
              <w:rPr>
                <w:ins w:id="34558" w:author="Thomas Dietz" w:date="2012-08-08T17:05:00Z"/>
                <w:rPrChange w:id="34559" w:author="Thomas Dietz" w:date="2012-08-08T17:05:00Z">
                  <w:rPr>
                    <w:ins w:id="34560" w:author="Thomas Dietz" w:date="2012-08-08T17:05:00Z"/>
                    <w:lang w:val="de-DE"/>
                  </w:rPr>
                </w:rPrChange>
              </w:rPr>
            </w:pPr>
            <w:ins w:id="34561" w:author="Thomas Dietz" w:date="2012-08-08T17:05:00Z">
              <w:r w:rsidRPr="009F3611">
                <w:rPr>
                  <w:rPrChange w:id="34562" w:author="Thomas Dietz" w:date="2012-08-08T17:05:00Z">
                    <w:rPr>
                      <w:lang w:val="de-DE"/>
                    </w:rPr>
                  </w:rPrChange>
                </w:rPr>
                <w:t xml:space="preserve">      Capable Switch MUST create an instance where it then stores </w:t>
              </w:r>
            </w:ins>
          </w:p>
          <w:p w14:paraId="4A3900BA" w14:textId="77777777" w:rsidR="009F3611" w:rsidRPr="009F3611" w:rsidRDefault="009F3611" w:rsidP="009F3611">
            <w:pPr>
              <w:pStyle w:val="XML1"/>
              <w:rPr>
                <w:ins w:id="34563" w:author="Thomas Dietz" w:date="2012-08-08T17:05:00Z"/>
                <w:rPrChange w:id="34564" w:author="Thomas Dietz" w:date="2012-08-08T17:05:00Z">
                  <w:rPr>
                    <w:ins w:id="34565" w:author="Thomas Dietz" w:date="2012-08-08T17:05:00Z"/>
                    <w:lang w:val="de-DE"/>
                  </w:rPr>
                </w:rPrChange>
              </w:rPr>
            </w:pPr>
            <w:ins w:id="34566" w:author="Thomas Dietz" w:date="2012-08-08T17:05:00Z">
              <w:r w:rsidRPr="009F3611">
                <w:rPr>
                  <w:rPrChange w:id="34567" w:author="Thomas Dietz" w:date="2012-08-08T17:05:00Z">
                    <w:rPr>
                      <w:lang w:val="de-DE"/>
                    </w:rPr>
                  </w:rPrChange>
                </w:rPr>
                <w:t xml:space="preserve">      the connection information.</w:t>
              </w:r>
            </w:ins>
          </w:p>
          <w:p w14:paraId="07DDABC7" w14:textId="77777777" w:rsidR="009F3611" w:rsidRPr="009F3611" w:rsidRDefault="009F3611" w:rsidP="009F3611">
            <w:pPr>
              <w:pStyle w:val="XML1"/>
              <w:rPr>
                <w:ins w:id="34568" w:author="Thomas Dietz" w:date="2012-08-08T17:05:00Z"/>
                <w:rPrChange w:id="34569" w:author="Thomas Dietz" w:date="2012-08-08T17:05:00Z">
                  <w:rPr>
                    <w:ins w:id="34570" w:author="Thomas Dietz" w:date="2012-08-08T17:05:00Z"/>
                    <w:lang w:val="de-DE"/>
                  </w:rPr>
                </w:rPrChange>
              </w:rPr>
            </w:pPr>
            <w:ins w:id="34571" w:author="Thomas Dietz" w:date="2012-08-08T17:05:00Z">
              <w:r w:rsidRPr="009F3611">
                <w:rPr>
                  <w:rPrChange w:id="34572" w:author="Thomas Dietz" w:date="2012-08-08T17:05:00Z">
                    <w:rPr>
                      <w:lang w:val="de-DE"/>
                    </w:rPr>
                  </w:rPrChange>
                </w:rPr>
                <w:t xml:space="preserve">    </w:t>
              </w:r>
            </w:ins>
          </w:p>
          <w:p w14:paraId="5E13B15B" w14:textId="77777777" w:rsidR="009F3611" w:rsidRPr="009F3611" w:rsidRDefault="009F3611" w:rsidP="009F3611">
            <w:pPr>
              <w:pStyle w:val="XML1"/>
              <w:rPr>
                <w:ins w:id="34573" w:author="Thomas Dietz" w:date="2012-08-08T17:05:00Z"/>
                <w:rPrChange w:id="34574" w:author="Thomas Dietz" w:date="2012-08-08T17:05:00Z">
                  <w:rPr>
                    <w:ins w:id="34575" w:author="Thomas Dietz" w:date="2012-08-08T17:05:00Z"/>
                    <w:lang w:val="de-DE"/>
                  </w:rPr>
                </w:rPrChange>
              </w:rPr>
            </w:pPr>
            <w:ins w:id="34576" w:author="Thomas Dietz" w:date="2012-08-08T17:05:00Z">
              <w:r w:rsidRPr="009F3611">
                <w:rPr>
                  <w:rPrChange w:id="34577" w:author="Thomas Dietz" w:date="2012-08-08T17:05:00Z">
                    <w:rPr>
                      <w:lang w:val="de-DE"/>
                    </w:rPr>
                  </w:rPrChange>
                </w:rPr>
                <w:t xml:space="preserve">      An OpenFlow Capable Switch that cannot initiate a connection </w:t>
              </w:r>
            </w:ins>
          </w:p>
          <w:p w14:paraId="3487D583" w14:textId="77777777" w:rsidR="009F3611" w:rsidRPr="009F3611" w:rsidRDefault="009F3611" w:rsidP="009F3611">
            <w:pPr>
              <w:pStyle w:val="XML1"/>
              <w:rPr>
                <w:ins w:id="34578" w:author="Thomas Dietz" w:date="2012-08-08T17:05:00Z"/>
                <w:rPrChange w:id="34579" w:author="Thomas Dietz" w:date="2012-08-08T17:05:00Z">
                  <w:rPr>
                    <w:ins w:id="34580" w:author="Thomas Dietz" w:date="2012-08-08T17:05:00Z"/>
                    <w:lang w:val="de-DE"/>
                  </w:rPr>
                </w:rPrChange>
              </w:rPr>
            </w:pPr>
            <w:ins w:id="34581" w:author="Thomas Dietz" w:date="2012-08-08T17:05:00Z">
              <w:r w:rsidRPr="009F3611">
                <w:rPr>
                  <w:rPrChange w:id="34582" w:author="Thomas Dietz" w:date="2012-08-08T17:05:00Z">
                    <w:rPr>
                      <w:lang w:val="de-DE"/>
                    </w:rPr>
                  </w:rPrChange>
                </w:rPr>
                <w:t xml:space="preserve">      to a configuration point does not have to implement the </w:t>
              </w:r>
            </w:ins>
          </w:p>
          <w:p w14:paraId="5A16DA2E" w14:textId="77777777" w:rsidR="009F3611" w:rsidRPr="009F3611" w:rsidRDefault="009F3611" w:rsidP="009F3611">
            <w:pPr>
              <w:pStyle w:val="XML1"/>
              <w:rPr>
                <w:ins w:id="34583" w:author="Thomas Dietz" w:date="2012-08-08T17:05:00Z"/>
                <w:rPrChange w:id="34584" w:author="Thomas Dietz" w:date="2012-08-08T17:05:00Z">
                  <w:rPr>
                    <w:ins w:id="34585" w:author="Thomas Dietz" w:date="2012-08-08T17:05:00Z"/>
                    <w:lang w:val="de-DE"/>
                  </w:rPr>
                </w:rPrChange>
              </w:rPr>
            </w:pPr>
            <w:ins w:id="34586" w:author="Thomas Dietz" w:date="2012-08-08T17:05:00Z">
              <w:r w:rsidRPr="009F3611">
                <w:rPr>
                  <w:rPrChange w:id="34587" w:author="Thomas Dietz" w:date="2012-08-08T17:05:00Z">
                    <w:rPr>
                      <w:lang w:val="de-DE"/>
                    </w:rPr>
                  </w:rPrChange>
                </w:rPr>
                <w:t xml:space="preserve">      Configuration Point class. It SHOULD block attempts to write</w:t>
              </w:r>
            </w:ins>
          </w:p>
          <w:p w14:paraId="39BCFD83" w14:textId="77777777" w:rsidR="009F3611" w:rsidRPr="009F3611" w:rsidRDefault="009F3611" w:rsidP="009F3611">
            <w:pPr>
              <w:pStyle w:val="XML1"/>
              <w:rPr>
                <w:ins w:id="34588" w:author="Thomas Dietz" w:date="2012-08-08T17:05:00Z"/>
                <w:rPrChange w:id="34589" w:author="Thomas Dietz" w:date="2012-08-08T17:05:00Z">
                  <w:rPr>
                    <w:ins w:id="34590" w:author="Thomas Dietz" w:date="2012-08-08T17:05:00Z"/>
                    <w:lang w:val="de-DE"/>
                  </w:rPr>
                </w:rPrChange>
              </w:rPr>
            </w:pPr>
            <w:ins w:id="34591" w:author="Thomas Dietz" w:date="2012-08-08T17:05:00Z">
              <w:r w:rsidRPr="009F3611">
                <w:rPr>
                  <w:rPrChange w:id="34592" w:author="Thomas Dietz" w:date="2012-08-08T17:05:00Z">
                    <w:rPr>
                      <w:lang w:val="de-DE"/>
                    </w:rPr>
                  </w:rPrChange>
                </w:rPr>
                <w:t xml:space="preserve">      to instances of the Configuration Point class with NETCONF </w:t>
              </w:r>
            </w:ins>
          </w:p>
          <w:p w14:paraId="22566C86" w14:textId="77777777" w:rsidR="009F3611" w:rsidRPr="009F3611" w:rsidRDefault="009F3611" w:rsidP="009F3611">
            <w:pPr>
              <w:pStyle w:val="XML1"/>
              <w:rPr>
                <w:ins w:id="34593" w:author="Thomas Dietz" w:date="2012-08-08T17:05:00Z"/>
                <w:rPrChange w:id="34594" w:author="Thomas Dietz" w:date="2012-08-08T17:05:00Z">
                  <w:rPr>
                    <w:ins w:id="34595" w:author="Thomas Dietz" w:date="2012-08-08T17:05:00Z"/>
                    <w:lang w:val="de-DE"/>
                  </w:rPr>
                </w:rPrChange>
              </w:rPr>
            </w:pPr>
            <w:ins w:id="34596" w:author="Thomas Dietz" w:date="2012-08-08T17:05:00Z">
              <w:r w:rsidRPr="009F3611">
                <w:rPr>
                  <w:rPrChange w:id="34597" w:author="Thomas Dietz" w:date="2012-08-08T17:05:00Z">
                    <w:rPr>
                      <w:lang w:val="de-DE"/>
                    </w:rPr>
                  </w:rPrChange>
                </w:rPr>
                <w:t xml:space="preserve">      &lt;edit-config&gt; operations.</w:t>
              </w:r>
            </w:ins>
          </w:p>
          <w:p w14:paraId="688E13AA" w14:textId="77777777" w:rsidR="009F3611" w:rsidRPr="009F3611" w:rsidRDefault="009F3611" w:rsidP="009F3611">
            <w:pPr>
              <w:pStyle w:val="XML1"/>
              <w:rPr>
                <w:ins w:id="34598" w:author="Thomas Dietz" w:date="2012-08-08T17:05:00Z"/>
                <w:rPrChange w:id="34599" w:author="Thomas Dietz" w:date="2012-08-08T17:05:00Z">
                  <w:rPr>
                    <w:ins w:id="34600" w:author="Thomas Dietz" w:date="2012-08-08T17:05:00Z"/>
                    <w:lang w:val="de-DE"/>
                  </w:rPr>
                </w:rPrChange>
              </w:rPr>
            </w:pPr>
          </w:p>
          <w:p w14:paraId="2D95496F" w14:textId="77777777" w:rsidR="009F3611" w:rsidRPr="009F3611" w:rsidRDefault="009F3611" w:rsidP="009F3611">
            <w:pPr>
              <w:pStyle w:val="XML1"/>
              <w:rPr>
                <w:ins w:id="34601" w:author="Thomas Dietz" w:date="2012-08-08T17:05:00Z"/>
                <w:rPrChange w:id="34602" w:author="Thomas Dietz" w:date="2012-08-08T17:05:00Z">
                  <w:rPr>
                    <w:ins w:id="34603" w:author="Thomas Dietz" w:date="2012-08-08T17:05:00Z"/>
                    <w:lang w:val="de-DE"/>
                  </w:rPr>
                </w:rPrChange>
              </w:rPr>
            </w:pPr>
            <w:ins w:id="34604" w:author="Thomas Dietz" w:date="2012-08-08T17:05:00Z">
              <w:r w:rsidRPr="009F3611">
                <w:rPr>
                  <w:rPrChange w:id="34605" w:author="Thomas Dietz" w:date="2012-08-08T17:05:00Z">
                    <w:rPr>
                      <w:lang w:val="de-DE"/>
                    </w:rPr>
                  </w:rPrChange>
                </w:rPr>
                <w:t xml:space="preserve">      NETCONF &lt;edit-config&gt; operations MUST be implemented as </w:t>
              </w:r>
            </w:ins>
          </w:p>
          <w:p w14:paraId="532EF7A6" w14:textId="77777777" w:rsidR="009F3611" w:rsidRPr="009F3611" w:rsidRDefault="009F3611" w:rsidP="009F3611">
            <w:pPr>
              <w:pStyle w:val="XML1"/>
              <w:rPr>
                <w:ins w:id="34606" w:author="Thomas Dietz" w:date="2012-08-08T17:05:00Z"/>
                <w:rPrChange w:id="34607" w:author="Thomas Dietz" w:date="2012-08-08T17:05:00Z">
                  <w:rPr>
                    <w:ins w:id="34608" w:author="Thomas Dietz" w:date="2012-08-08T17:05:00Z"/>
                    <w:lang w:val="de-DE"/>
                  </w:rPr>
                </w:rPrChange>
              </w:rPr>
            </w:pPr>
            <w:ins w:id="34609" w:author="Thomas Dietz" w:date="2012-08-08T17:05:00Z">
              <w:r w:rsidRPr="009F3611">
                <w:rPr>
                  <w:rPrChange w:id="34610" w:author="Thomas Dietz" w:date="2012-08-08T17:05:00Z">
                    <w:rPr>
                      <w:lang w:val="de-DE"/>
                    </w:rPr>
                  </w:rPrChange>
                </w:rPr>
                <w:t xml:space="preserve">      follows: </w:t>
              </w:r>
            </w:ins>
          </w:p>
          <w:p w14:paraId="4BDF6A5B" w14:textId="77777777" w:rsidR="009F3611" w:rsidRPr="009F3611" w:rsidRDefault="009F3611" w:rsidP="009F3611">
            <w:pPr>
              <w:pStyle w:val="XML1"/>
              <w:rPr>
                <w:ins w:id="34611" w:author="Thomas Dietz" w:date="2012-08-08T17:05:00Z"/>
                <w:rPrChange w:id="34612" w:author="Thomas Dietz" w:date="2012-08-08T17:05:00Z">
                  <w:rPr>
                    <w:ins w:id="34613" w:author="Thomas Dietz" w:date="2012-08-08T17:05:00Z"/>
                    <w:lang w:val="de-DE"/>
                  </w:rPr>
                </w:rPrChange>
              </w:rPr>
            </w:pPr>
          </w:p>
          <w:p w14:paraId="54FFF0BC" w14:textId="77777777" w:rsidR="009F3611" w:rsidRPr="009F3611" w:rsidRDefault="009F3611" w:rsidP="009F3611">
            <w:pPr>
              <w:pStyle w:val="XML1"/>
              <w:rPr>
                <w:ins w:id="34614" w:author="Thomas Dietz" w:date="2012-08-08T17:05:00Z"/>
                <w:rPrChange w:id="34615" w:author="Thomas Dietz" w:date="2012-08-08T17:05:00Z">
                  <w:rPr>
                    <w:ins w:id="34616" w:author="Thomas Dietz" w:date="2012-08-08T17:05:00Z"/>
                    <w:lang w:val="de-DE"/>
                  </w:rPr>
                </w:rPrChange>
              </w:rPr>
            </w:pPr>
            <w:ins w:id="34617" w:author="Thomas Dietz" w:date="2012-08-08T17:05:00Z">
              <w:r w:rsidRPr="009F3611">
                <w:rPr>
                  <w:rPrChange w:id="34618" w:author="Thomas Dietz" w:date="2012-08-08T17:05:00Z">
                    <w:rPr>
                      <w:lang w:val="de-DE"/>
                    </w:rPr>
                  </w:rPrChange>
                </w:rPr>
                <w:t xml:space="preserve">      * The 'id' element MUST be present at all &lt;edit-config&gt;</w:t>
              </w:r>
            </w:ins>
          </w:p>
          <w:p w14:paraId="79C347AA" w14:textId="77777777" w:rsidR="009F3611" w:rsidRPr="009F3611" w:rsidRDefault="009F3611" w:rsidP="009F3611">
            <w:pPr>
              <w:pStyle w:val="XML1"/>
              <w:rPr>
                <w:ins w:id="34619" w:author="Thomas Dietz" w:date="2012-08-08T17:05:00Z"/>
                <w:rPrChange w:id="34620" w:author="Thomas Dietz" w:date="2012-08-08T17:05:00Z">
                  <w:rPr>
                    <w:ins w:id="34621" w:author="Thomas Dietz" w:date="2012-08-08T17:05:00Z"/>
                    <w:lang w:val="de-DE"/>
                  </w:rPr>
                </w:rPrChange>
              </w:rPr>
            </w:pPr>
            <w:ins w:id="34622" w:author="Thomas Dietz" w:date="2012-08-08T17:05:00Z">
              <w:r w:rsidRPr="009F3611">
                <w:rPr>
                  <w:rPrChange w:id="34623" w:author="Thomas Dietz" w:date="2012-08-08T17:05:00Z">
                    <w:rPr>
                      <w:lang w:val="de-DE"/>
                    </w:rPr>
                  </w:rPrChange>
                </w:rPr>
                <w:t xml:space="preserve">        operations to identify the configuration point.</w:t>
              </w:r>
            </w:ins>
          </w:p>
          <w:p w14:paraId="53A15020" w14:textId="77777777" w:rsidR="009F3611" w:rsidRPr="009F3611" w:rsidRDefault="009F3611" w:rsidP="009F3611">
            <w:pPr>
              <w:pStyle w:val="XML1"/>
              <w:rPr>
                <w:ins w:id="34624" w:author="Thomas Dietz" w:date="2012-08-08T17:05:00Z"/>
                <w:rPrChange w:id="34625" w:author="Thomas Dietz" w:date="2012-08-08T17:05:00Z">
                  <w:rPr>
                    <w:ins w:id="34626" w:author="Thomas Dietz" w:date="2012-08-08T17:05:00Z"/>
                    <w:lang w:val="de-DE"/>
                  </w:rPr>
                </w:rPrChange>
              </w:rPr>
            </w:pPr>
            <w:ins w:id="34627" w:author="Thomas Dietz" w:date="2012-08-08T17:05:00Z">
              <w:r w:rsidRPr="009F3611">
                <w:rPr>
                  <w:rPrChange w:id="34628" w:author="Thomas Dietz" w:date="2012-08-08T17:05:00Z">
                    <w:rPr>
                      <w:lang w:val="de-DE"/>
                    </w:rPr>
                  </w:rPrChange>
                </w:rPr>
                <w:t xml:space="preserve">      * If the operation is 'merge' or 'replace', the element is</w:t>
              </w:r>
            </w:ins>
          </w:p>
          <w:p w14:paraId="6E8BAFC4" w14:textId="77777777" w:rsidR="009F3611" w:rsidRPr="009F3611" w:rsidRDefault="009F3611" w:rsidP="009F3611">
            <w:pPr>
              <w:pStyle w:val="XML1"/>
              <w:rPr>
                <w:ins w:id="34629" w:author="Thomas Dietz" w:date="2012-08-08T17:05:00Z"/>
                <w:rPrChange w:id="34630" w:author="Thomas Dietz" w:date="2012-08-08T17:05:00Z">
                  <w:rPr>
                    <w:ins w:id="34631" w:author="Thomas Dietz" w:date="2012-08-08T17:05:00Z"/>
                    <w:lang w:val="de-DE"/>
                  </w:rPr>
                </w:rPrChange>
              </w:rPr>
            </w:pPr>
            <w:ins w:id="34632" w:author="Thomas Dietz" w:date="2012-08-08T17:05:00Z">
              <w:r w:rsidRPr="009F3611">
                <w:rPr>
                  <w:rPrChange w:id="34633" w:author="Thomas Dietz" w:date="2012-08-08T17:05:00Z">
                    <w:rPr>
                      <w:lang w:val="de-DE"/>
                    </w:rPr>
                  </w:rPrChange>
                </w:rPr>
                <w:t xml:space="preserve">        created if it does not exist, and its value is set to the</w:t>
              </w:r>
            </w:ins>
          </w:p>
          <w:p w14:paraId="7FE2F1BA" w14:textId="77777777" w:rsidR="009F3611" w:rsidRPr="009F3611" w:rsidRDefault="009F3611" w:rsidP="009F3611">
            <w:pPr>
              <w:pStyle w:val="XML1"/>
              <w:rPr>
                <w:ins w:id="34634" w:author="Thomas Dietz" w:date="2012-08-08T17:05:00Z"/>
                <w:rPrChange w:id="34635" w:author="Thomas Dietz" w:date="2012-08-08T17:05:00Z">
                  <w:rPr>
                    <w:ins w:id="34636" w:author="Thomas Dietz" w:date="2012-08-08T17:05:00Z"/>
                    <w:lang w:val="de-DE"/>
                  </w:rPr>
                </w:rPrChange>
              </w:rPr>
            </w:pPr>
            <w:ins w:id="34637" w:author="Thomas Dietz" w:date="2012-08-08T17:05:00Z">
              <w:r w:rsidRPr="009F3611">
                <w:rPr>
                  <w:rPrChange w:id="34638" w:author="Thomas Dietz" w:date="2012-08-08T17:05:00Z">
                    <w:rPr>
                      <w:lang w:val="de-DE"/>
                    </w:rPr>
                  </w:rPrChange>
                </w:rPr>
                <w:t xml:space="preserve">        value found in the XML RPC data.</w:t>
              </w:r>
            </w:ins>
          </w:p>
          <w:p w14:paraId="4060729E" w14:textId="77777777" w:rsidR="009F3611" w:rsidRPr="009F3611" w:rsidRDefault="009F3611" w:rsidP="009F3611">
            <w:pPr>
              <w:pStyle w:val="XML1"/>
              <w:rPr>
                <w:ins w:id="34639" w:author="Thomas Dietz" w:date="2012-08-08T17:05:00Z"/>
                <w:rPrChange w:id="34640" w:author="Thomas Dietz" w:date="2012-08-08T17:05:00Z">
                  <w:rPr>
                    <w:ins w:id="34641" w:author="Thomas Dietz" w:date="2012-08-08T17:05:00Z"/>
                    <w:lang w:val="de-DE"/>
                  </w:rPr>
                </w:rPrChange>
              </w:rPr>
            </w:pPr>
            <w:ins w:id="34642" w:author="Thomas Dietz" w:date="2012-08-08T17:05:00Z">
              <w:r w:rsidRPr="009F3611">
                <w:rPr>
                  <w:rPrChange w:id="34643" w:author="Thomas Dietz" w:date="2012-08-08T17:05:00Z">
                    <w:rPr>
                      <w:lang w:val="de-DE"/>
                    </w:rPr>
                  </w:rPrChange>
                </w:rPr>
                <w:t xml:space="preserve">      * If the operation is 'create', the element is created if it</w:t>
              </w:r>
            </w:ins>
          </w:p>
          <w:p w14:paraId="4F19EF97" w14:textId="77777777" w:rsidR="009F3611" w:rsidRPr="009F3611" w:rsidRDefault="009F3611" w:rsidP="009F3611">
            <w:pPr>
              <w:pStyle w:val="XML1"/>
              <w:rPr>
                <w:ins w:id="34644" w:author="Thomas Dietz" w:date="2012-08-08T17:05:00Z"/>
                <w:rPrChange w:id="34645" w:author="Thomas Dietz" w:date="2012-08-08T17:05:00Z">
                  <w:rPr>
                    <w:ins w:id="34646" w:author="Thomas Dietz" w:date="2012-08-08T17:05:00Z"/>
                    <w:lang w:val="de-DE"/>
                  </w:rPr>
                </w:rPrChange>
              </w:rPr>
            </w:pPr>
            <w:ins w:id="34647" w:author="Thomas Dietz" w:date="2012-08-08T17:05:00Z">
              <w:r w:rsidRPr="009F3611">
                <w:rPr>
                  <w:rPrChange w:id="34648" w:author="Thomas Dietz" w:date="2012-08-08T17:05:00Z">
                    <w:rPr>
                      <w:lang w:val="de-DE"/>
                    </w:rPr>
                  </w:rPrChange>
                </w:rPr>
                <w:t xml:space="preserve">        does not exist. If the element already exists, a</w:t>
              </w:r>
            </w:ins>
          </w:p>
          <w:p w14:paraId="310945AE" w14:textId="77777777" w:rsidR="009F3611" w:rsidRPr="009F3611" w:rsidRDefault="009F3611" w:rsidP="009F3611">
            <w:pPr>
              <w:pStyle w:val="XML1"/>
              <w:rPr>
                <w:ins w:id="34649" w:author="Thomas Dietz" w:date="2012-08-08T17:05:00Z"/>
                <w:rPrChange w:id="34650" w:author="Thomas Dietz" w:date="2012-08-08T17:05:00Z">
                  <w:rPr>
                    <w:ins w:id="34651" w:author="Thomas Dietz" w:date="2012-08-08T17:05:00Z"/>
                    <w:lang w:val="de-DE"/>
                  </w:rPr>
                </w:rPrChange>
              </w:rPr>
            </w:pPr>
            <w:ins w:id="34652" w:author="Thomas Dietz" w:date="2012-08-08T17:05:00Z">
              <w:r w:rsidRPr="009F3611">
                <w:rPr>
                  <w:rPrChange w:id="34653" w:author="Thomas Dietz" w:date="2012-08-08T17:05:00Z">
                    <w:rPr>
                      <w:lang w:val="de-DE"/>
                    </w:rPr>
                  </w:rPrChange>
                </w:rPr>
                <w:t xml:space="preserve">        'data</w:t>
              </w:r>
              <w:r w:rsidRPr="009F3611">
                <w:rPr>
                  <w:rFonts w:ascii="MS Mincho" w:eastAsia="MS Mincho" w:hAnsi="MS Mincho" w:cs="MS Mincho"/>
                  <w:rPrChange w:id="34654" w:author="Thomas Dietz" w:date="2012-08-08T17:05:00Z">
                    <w:rPr>
                      <w:rFonts w:ascii="MS Mincho" w:eastAsia="MS Mincho" w:hAnsi="MS Mincho" w:cs="MS Mincho"/>
                      <w:lang w:val="de-DE"/>
                    </w:rPr>
                  </w:rPrChange>
                </w:rPr>
                <w:t>‑</w:t>
              </w:r>
              <w:r w:rsidRPr="009F3611">
                <w:rPr>
                  <w:rPrChange w:id="34655" w:author="Thomas Dietz" w:date="2012-08-08T17:05:00Z">
                    <w:rPr>
                      <w:lang w:val="de-DE"/>
                    </w:rPr>
                  </w:rPrChange>
                </w:rPr>
                <w:t>exists' error is returned.</w:t>
              </w:r>
            </w:ins>
          </w:p>
          <w:p w14:paraId="4BC2E52C" w14:textId="77777777" w:rsidR="009F3611" w:rsidRPr="009F3611" w:rsidRDefault="009F3611" w:rsidP="009F3611">
            <w:pPr>
              <w:pStyle w:val="XML1"/>
              <w:rPr>
                <w:ins w:id="34656" w:author="Thomas Dietz" w:date="2012-08-08T17:05:00Z"/>
                <w:rPrChange w:id="34657" w:author="Thomas Dietz" w:date="2012-08-08T17:05:00Z">
                  <w:rPr>
                    <w:ins w:id="34658" w:author="Thomas Dietz" w:date="2012-08-08T17:05:00Z"/>
                    <w:lang w:val="de-DE"/>
                  </w:rPr>
                </w:rPrChange>
              </w:rPr>
            </w:pPr>
            <w:ins w:id="34659" w:author="Thomas Dietz" w:date="2012-08-08T17:05:00Z">
              <w:r w:rsidRPr="009F3611">
                <w:rPr>
                  <w:rPrChange w:id="34660" w:author="Thomas Dietz" w:date="2012-08-08T17:05:00Z">
                    <w:rPr>
                      <w:lang w:val="de-DE"/>
                    </w:rPr>
                  </w:rPrChange>
                </w:rPr>
                <w:t xml:space="preserve">      * If the operation is 'delete', the element is deleted if it</w:t>
              </w:r>
            </w:ins>
          </w:p>
          <w:p w14:paraId="0EDEB556" w14:textId="77777777" w:rsidR="009F3611" w:rsidRPr="009F3611" w:rsidRDefault="009F3611" w:rsidP="009F3611">
            <w:pPr>
              <w:pStyle w:val="XML1"/>
              <w:rPr>
                <w:ins w:id="34661" w:author="Thomas Dietz" w:date="2012-08-08T17:05:00Z"/>
                <w:rPrChange w:id="34662" w:author="Thomas Dietz" w:date="2012-08-08T17:05:00Z">
                  <w:rPr>
                    <w:ins w:id="34663" w:author="Thomas Dietz" w:date="2012-08-08T17:05:00Z"/>
                    <w:lang w:val="de-DE"/>
                  </w:rPr>
                </w:rPrChange>
              </w:rPr>
            </w:pPr>
            <w:ins w:id="34664" w:author="Thomas Dietz" w:date="2012-08-08T17:05:00Z">
              <w:r w:rsidRPr="009F3611">
                <w:rPr>
                  <w:rPrChange w:id="34665" w:author="Thomas Dietz" w:date="2012-08-08T17:05:00Z">
                    <w:rPr>
                      <w:lang w:val="de-DE"/>
                    </w:rPr>
                  </w:rPrChange>
                </w:rPr>
                <w:t xml:space="preserve">        exists. If the element does not exist, a 'data</w:t>
              </w:r>
              <w:r w:rsidRPr="009F3611">
                <w:rPr>
                  <w:rFonts w:ascii="MS Mincho" w:eastAsia="MS Mincho" w:hAnsi="MS Mincho" w:cs="MS Mincho"/>
                  <w:rPrChange w:id="34666" w:author="Thomas Dietz" w:date="2012-08-08T17:05:00Z">
                    <w:rPr>
                      <w:rFonts w:ascii="MS Mincho" w:eastAsia="MS Mincho" w:hAnsi="MS Mincho" w:cs="MS Mincho"/>
                      <w:lang w:val="de-DE"/>
                    </w:rPr>
                  </w:rPrChange>
                </w:rPr>
                <w:t>‑</w:t>
              </w:r>
              <w:r w:rsidRPr="009F3611">
                <w:rPr>
                  <w:rPrChange w:id="34667" w:author="Thomas Dietz" w:date="2012-08-08T17:05:00Z">
                    <w:rPr>
                      <w:lang w:val="de-DE"/>
                    </w:rPr>
                  </w:rPrChange>
                </w:rPr>
                <w:t>missing'</w:t>
              </w:r>
            </w:ins>
          </w:p>
          <w:p w14:paraId="10DF4A62" w14:textId="77777777" w:rsidR="009F3611" w:rsidRPr="009F3611" w:rsidRDefault="009F3611" w:rsidP="009F3611">
            <w:pPr>
              <w:pStyle w:val="XML1"/>
              <w:rPr>
                <w:ins w:id="34668" w:author="Thomas Dietz" w:date="2012-08-08T17:05:00Z"/>
                <w:rPrChange w:id="34669" w:author="Thomas Dietz" w:date="2012-08-08T17:05:00Z">
                  <w:rPr>
                    <w:ins w:id="34670" w:author="Thomas Dietz" w:date="2012-08-08T17:05:00Z"/>
                    <w:lang w:val="de-DE"/>
                  </w:rPr>
                </w:rPrChange>
              </w:rPr>
            </w:pPr>
            <w:ins w:id="34671" w:author="Thomas Dietz" w:date="2012-08-08T17:05:00Z">
              <w:r w:rsidRPr="009F3611">
                <w:rPr>
                  <w:rPrChange w:id="34672" w:author="Thomas Dietz" w:date="2012-08-08T17:05:00Z">
                    <w:rPr>
                      <w:lang w:val="de-DE"/>
                    </w:rPr>
                  </w:rPrChange>
                </w:rPr>
                <w:t xml:space="preserve">        error is returned.";</w:t>
              </w:r>
            </w:ins>
          </w:p>
          <w:p w14:paraId="61355689" w14:textId="77777777" w:rsidR="009F3611" w:rsidRPr="009F3611" w:rsidRDefault="009F3611" w:rsidP="009F3611">
            <w:pPr>
              <w:pStyle w:val="XML1"/>
              <w:rPr>
                <w:ins w:id="34673" w:author="Thomas Dietz" w:date="2012-08-08T17:05:00Z"/>
                <w:rPrChange w:id="34674" w:author="Thomas Dietz" w:date="2012-08-08T17:05:00Z">
                  <w:rPr>
                    <w:ins w:id="34675" w:author="Thomas Dietz" w:date="2012-08-08T17:05:00Z"/>
                    <w:lang w:val="de-DE"/>
                  </w:rPr>
                </w:rPrChange>
              </w:rPr>
            </w:pPr>
            <w:ins w:id="34676" w:author="Thomas Dietz" w:date="2012-08-08T17:05:00Z">
              <w:r w:rsidRPr="009F3611">
                <w:rPr>
                  <w:rPrChange w:id="34677" w:author="Thomas Dietz" w:date="2012-08-08T17:05:00Z">
                    <w:rPr>
                      <w:lang w:val="de-DE"/>
                    </w:rPr>
                  </w:rPrChange>
                </w:rPr>
                <w:t xml:space="preserve">    leaf id {</w:t>
              </w:r>
            </w:ins>
          </w:p>
          <w:p w14:paraId="5645A3CE" w14:textId="77777777" w:rsidR="009F3611" w:rsidRPr="009F3611" w:rsidRDefault="009F3611" w:rsidP="009F3611">
            <w:pPr>
              <w:pStyle w:val="XML1"/>
              <w:rPr>
                <w:ins w:id="34678" w:author="Thomas Dietz" w:date="2012-08-08T17:05:00Z"/>
                <w:rPrChange w:id="34679" w:author="Thomas Dietz" w:date="2012-08-08T17:05:00Z">
                  <w:rPr>
                    <w:ins w:id="34680" w:author="Thomas Dietz" w:date="2012-08-08T17:05:00Z"/>
                    <w:lang w:val="de-DE"/>
                  </w:rPr>
                </w:rPrChange>
              </w:rPr>
            </w:pPr>
            <w:ins w:id="34681" w:author="Thomas Dietz" w:date="2012-08-08T17:05:00Z">
              <w:r w:rsidRPr="009F3611">
                <w:rPr>
                  <w:rPrChange w:id="34682" w:author="Thomas Dietz" w:date="2012-08-08T17:05:00Z">
                    <w:rPr>
                      <w:lang w:val="de-DE"/>
                    </w:rPr>
                  </w:rPrChange>
                </w:rPr>
                <w:t xml:space="preserve">      type OFConfigId;</w:t>
              </w:r>
            </w:ins>
          </w:p>
          <w:p w14:paraId="48A9EE1A" w14:textId="77777777" w:rsidR="009F3611" w:rsidRPr="009F3611" w:rsidRDefault="009F3611" w:rsidP="009F3611">
            <w:pPr>
              <w:pStyle w:val="XML1"/>
              <w:rPr>
                <w:ins w:id="34683" w:author="Thomas Dietz" w:date="2012-08-08T17:05:00Z"/>
                <w:rPrChange w:id="34684" w:author="Thomas Dietz" w:date="2012-08-08T17:05:00Z">
                  <w:rPr>
                    <w:ins w:id="34685" w:author="Thomas Dietz" w:date="2012-08-08T17:05:00Z"/>
                    <w:lang w:val="de-DE"/>
                  </w:rPr>
                </w:rPrChange>
              </w:rPr>
            </w:pPr>
            <w:ins w:id="34686" w:author="Thomas Dietz" w:date="2012-08-08T17:05:00Z">
              <w:r w:rsidRPr="009F3611">
                <w:rPr>
                  <w:rPrChange w:id="34687" w:author="Thomas Dietz" w:date="2012-08-08T17:05:00Z">
                    <w:rPr>
                      <w:lang w:val="de-DE"/>
                    </w:rPr>
                  </w:rPrChange>
                </w:rPr>
                <w:t xml:space="preserve">      mandatory true;</w:t>
              </w:r>
            </w:ins>
          </w:p>
          <w:p w14:paraId="3A20343C" w14:textId="77777777" w:rsidR="009F3611" w:rsidRPr="009F3611" w:rsidRDefault="009F3611" w:rsidP="009F3611">
            <w:pPr>
              <w:pStyle w:val="XML1"/>
              <w:rPr>
                <w:ins w:id="34688" w:author="Thomas Dietz" w:date="2012-08-08T17:05:00Z"/>
                <w:rPrChange w:id="34689" w:author="Thomas Dietz" w:date="2012-08-08T17:05:00Z">
                  <w:rPr>
                    <w:ins w:id="34690" w:author="Thomas Dietz" w:date="2012-08-08T17:05:00Z"/>
                    <w:lang w:val="de-DE"/>
                  </w:rPr>
                </w:rPrChange>
              </w:rPr>
            </w:pPr>
            <w:ins w:id="34691" w:author="Thomas Dietz" w:date="2012-08-08T17:05:00Z">
              <w:r w:rsidRPr="009F3611">
                <w:rPr>
                  <w:rPrChange w:id="34692" w:author="Thomas Dietz" w:date="2012-08-08T17:05:00Z">
                    <w:rPr>
                      <w:lang w:val="de-DE"/>
                    </w:rPr>
                  </w:rPrChange>
                </w:rPr>
                <w:t xml:space="preserve">      description "A unique but locally arbitrary identifier that</w:t>
              </w:r>
            </w:ins>
          </w:p>
          <w:p w14:paraId="0080C502" w14:textId="77777777" w:rsidR="009F3611" w:rsidRPr="009F3611" w:rsidRDefault="009F3611" w:rsidP="009F3611">
            <w:pPr>
              <w:pStyle w:val="XML1"/>
              <w:rPr>
                <w:ins w:id="34693" w:author="Thomas Dietz" w:date="2012-08-08T17:05:00Z"/>
                <w:rPrChange w:id="34694" w:author="Thomas Dietz" w:date="2012-08-08T17:05:00Z">
                  <w:rPr>
                    <w:ins w:id="34695" w:author="Thomas Dietz" w:date="2012-08-08T17:05:00Z"/>
                    <w:lang w:val="de-DE"/>
                  </w:rPr>
                </w:rPrChange>
              </w:rPr>
            </w:pPr>
            <w:ins w:id="34696" w:author="Thomas Dietz" w:date="2012-08-08T17:05:00Z">
              <w:r w:rsidRPr="009F3611">
                <w:rPr>
                  <w:rPrChange w:id="34697" w:author="Thomas Dietz" w:date="2012-08-08T17:05:00Z">
                    <w:rPr>
                      <w:lang w:val="de-DE"/>
                    </w:rPr>
                  </w:rPrChange>
                </w:rPr>
                <w:t xml:space="preserve">        identifies a Configuration Point within the context of an </w:t>
              </w:r>
            </w:ins>
          </w:p>
          <w:p w14:paraId="67127DB8" w14:textId="77777777" w:rsidR="009F3611" w:rsidRPr="009F3611" w:rsidRDefault="009F3611" w:rsidP="009F3611">
            <w:pPr>
              <w:pStyle w:val="XML1"/>
              <w:rPr>
                <w:ins w:id="34698" w:author="Thomas Dietz" w:date="2012-08-08T17:05:00Z"/>
                <w:rPrChange w:id="34699" w:author="Thomas Dietz" w:date="2012-08-08T17:05:00Z">
                  <w:rPr>
                    <w:ins w:id="34700" w:author="Thomas Dietz" w:date="2012-08-08T17:05:00Z"/>
                    <w:lang w:val="de-DE"/>
                  </w:rPr>
                </w:rPrChange>
              </w:rPr>
            </w:pPr>
            <w:ins w:id="34701" w:author="Thomas Dietz" w:date="2012-08-08T17:05:00Z">
              <w:r w:rsidRPr="009F3611">
                <w:rPr>
                  <w:rPrChange w:id="34702" w:author="Thomas Dietz" w:date="2012-08-08T17:05:00Z">
                    <w:rPr>
                      <w:lang w:val="de-DE"/>
                    </w:rPr>
                  </w:rPrChange>
                </w:rPr>
                <w:t xml:space="preserve">        OpenFlow Capable Switch.</w:t>
              </w:r>
            </w:ins>
          </w:p>
          <w:p w14:paraId="4B6DEB30" w14:textId="77777777" w:rsidR="009F3611" w:rsidRPr="009F3611" w:rsidRDefault="009F3611" w:rsidP="009F3611">
            <w:pPr>
              <w:pStyle w:val="XML1"/>
              <w:rPr>
                <w:ins w:id="34703" w:author="Thomas Dietz" w:date="2012-08-08T17:05:00Z"/>
                <w:rPrChange w:id="34704" w:author="Thomas Dietz" w:date="2012-08-08T17:05:00Z">
                  <w:rPr>
                    <w:ins w:id="34705" w:author="Thomas Dietz" w:date="2012-08-08T17:05:00Z"/>
                    <w:lang w:val="de-DE"/>
                  </w:rPr>
                </w:rPrChange>
              </w:rPr>
            </w:pPr>
          </w:p>
          <w:p w14:paraId="52E47298" w14:textId="77777777" w:rsidR="009F3611" w:rsidRPr="009F3611" w:rsidRDefault="009F3611" w:rsidP="009F3611">
            <w:pPr>
              <w:pStyle w:val="XML1"/>
              <w:rPr>
                <w:ins w:id="34706" w:author="Thomas Dietz" w:date="2012-08-08T17:05:00Z"/>
                <w:rPrChange w:id="34707" w:author="Thomas Dietz" w:date="2012-08-08T17:05:00Z">
                  <w:rPr>
                    <w:ins w:id="34708" w:author="Thomas Dietz" w:date="2012-08-08T17:05:00Z"/>
                    <w:lang w:val="de-DE"/>
                  </w:rPr>
                </w:rPrChange>
              </w:rPr>
            </w:pPr>
            <w:ins w:id="34709" w:author="Thomas Dietz" w:date="2012-08-08T17:05:00Z">
              <w:r w:rsidRPr="009F3611">
                <w:rPr>
                  <w:rPrChange w:id="34710" w:author="Thomas Dietz" w:date="2012-08-08T17:05:00Z">
                    <w:rPr>
                      <w:lang w:val="de-DE"/>
                    </w:rPr>
                  </w:rPrChange>
                </w:rPr>
                <w:t xml:space="preserve">        This element MUST be present to identify the configuration</w:t>
              </w:r>
            </w:ins>
          </w:p>
          <w:p w14:paraId="210D091D" w14:textId="77777777" w:rsidR="009F3611" w:rsidRPr="009F3611" w:rsidRDefault="009F3611" w:rsidP="009F3611">
            <w:pPr>
              <w:pStyle w:val="XML1"/>
              <w:rPr>
                <w:ins w:id="34711" w:author="Thomas Dietz" w:date="2012-08-08T17:05:00Z"/>
                <w:rPrChange w:id="34712" w:author="Thomas Dietz" w:date="2012-08-08T17:05:00Z">
                  <w:rPr>
                    <w:ins w:id="34713" w:author="Thomas Dietz" w:date="2012-08-08T17:05:00Z"/>
                    <w:lang w:val="de-DE"/>
                  </w:rPr>
                </w:rPrChange>
              </w:rPr>
            </w:pPr>
            <w:ins w:id="34714" w:author="Thomas Dietz" w:date="2012-08-08T17:05:00Z">
              <w:r w:rsidRPr="009F3611">
                <w:rPr>
                  <w:rPrChange w:id="34715" w:author="Thomas Dietz" w:date="2012-08-08T17:05:00Z">
                    <w:rPr>
                      <w:lang w:val="de-DE"/>
                    </w:rPr>
                  </w:rPrChange>
                </w:rPr>
                <w:t xml:space="preserve">        point.";</w:t>
              </w:r>
            </w:ins>
          </w:p>
          <w:p w14:paraId="0C23537D" w14:textId="77777777" w:rsidR="009F3611" w:rsidRPr="009F3611" w:rsidRDefault="009F3611" w:rsidP="009F3611">
            <w:pPr>
              <w:pStyle w:val="XML1"/>
              <w:rPr>
                <w:ins w:id="34716" w:author="Thomas Dietz" w:date="2012-08-08T17:05:00Z"/>
                <w:rPrChange w:id="34717" w:author="Thomas Dietz" w:date="2012-08-08T17:05:00Z">
                  <w:rPr>
                    <w:ins w:id="34718" w:author="Thomas Dietz" w:date="2012-08-08T17:05:00Z"/>
                    <w:lang w:val="de-DE"/>
                  </w:rPr>
                </w:rPrChange>
              </w:rPr>
            </w:pPr>
            <w:ins w:id="34719" w:author="Thomas Dietz" w:date="2012-08-08T17:05:00Z">
              <w:r w:rsidRPr="009F3611">
                <w:rPr>
                  <w:rPrChange w:id="34720" w:author="Thomas Dietz" w:date="2012-08-08T17:05:00Z">
                    <w:rPr>
                      <w:lang w:val="de-DE"/>
                    </w:rPr>
                  </w:rPrChange>
                </w:rPr>
                <w:t xml:space="preserve">    }</w:t>
              </w:r>
            </w:ins>
          </w:p>
          <w:p w14:paraId="42468D7E" w14:textId="77777777" w:rsidR="009F3611" w:rsidRPr="009F3611" w:rsidRDefault="009F3611" w:rsidP="009F3611">
            <w:pPr>
              <w:pStyle w:val="XML1"/>
              <w:rPr>
                <w:ins w:id="34721" w:author="Thomas Dietz" w:date="2012-08-08T17:05:00Z"/>
                <w:rPrChange w:id="34722" w:author="Thomas Dietz" w:date="2012-08-08T17:05:00Z">
                  <w:rPr>
                    <w:ins w:id="34723" w:author="Thomas Dietz" w:date="2012-08-08T17:05:00Z"/>
                    <w:lang w:val="de-DE"/>
                  </w:rPr>
                </w:rPrChange>
              </w:rPr>
            </w:pPr>
            <w:ins w:id="34724" w:author="Thomas Dietz" w:date="2012-08-08T17:05:00Z">
              <w:r w:rsidRPr="009F3611">
                <w:rPr>
                  <w:rPrChange w:id="34725" w:author="Thomas Dietz" w:date="2012-08-08T17:05:00Z">
                    <w:rPr>
                      <w:lang w:val="de-DE"/>
                    </w:rPr>
                  </w:rPrChange>
                </w:rPr>
                <w:t xml:space="preserve">    leaf uri {</w:t>
              </w:r>
            </w:ins>
          </w:p>
          <w:p w14:paraId="27AF059F" w14:textId="77777777" w:rsidR="009F3611" w:rsidRPr="009F3611" w:rsidRDefault="009F3611" w:rsidP="009F3611">
            <w:pPr>
              <w:pStyle w:val="XML1"/>
              <w:rPr>
                <w:ins w:id="34726" w:author="Thomas Dietz" w:date="2012-08-08T17:05:00Z"/>
                <w:rPrChange w:id="34727" w:author="Thomas Dietz" w:date="2012-08-08T17:05:00Z">
                  <w:rPr>
                    <w:ins w:id="34728" w:author="Thomas Dietz" w:date="2012-08-08T17:05:00Z"/>
                    <w:lang w:val="de-DE"/>
                  </w:rPr>
                </w:rPrChange>
              </w:rPr>
            </w:pPr>
            <w:ins w:id="34729" w:author="Thomas Dietz" w:date="2012-08-08T17:05:00Z">
              <w:r w:rsidRPr="009F3611">
                <w:rPr>
                  <w:rPrChange w:id="34730" w:author="Thomas Dietz" w:date="2012-08-08T17:05:00Z">
                    <w:rPr>
                      <w:lang w:val="de-DE"/>
                    </w:rPr>
                  </w:rPrChange>
                </w:rPr>
                <w:t xml:space="preserve">      type inet:uri;</w:t>
              </w:r>
            </w:ins>
          </w:p>
          <w:p w14:paraId="00777F5B" w14:textId="77777777" w:rsidR="009F3611" w:rsidRPr="009F3611" w:rsidRDefault="009F3611" w:rsidP="009F3611">
            <w:pPr>
              <w:pStyle w:val="XML1"/>
              <w:rPr>
                <w:ins w:id="34731" w:author="Thomas Dietz" w:date="2012-08-08T17:05:00Z"/>
                <w:rPrChange w:id="34732" w:author="Thomas Dietz" w:date="2012-08-08T17:05:00Z">
                  <w:rPr>
                    <w:ins w:id="34733" w:author="Thomas Dietz" w:date="2012-08-08T17:05:00Z"/>
                    <w:lang w:val="de-DE"/>
                  </w:rPr>
                </w:rPrChange>
              </w:rPr>
            </w:pPr>
            <w:ins w:id="34734" w:author="Thomas Dietz" w:date="2012-08-08T17:05:00Z">
              <w:r w:rsidRPr="009F3611">
                <w:rPr>
                  <w:rPrChange w:id="34735" w:author="Thomas Dietz" w:date="2012-08-08T17:05:00Z">
                    <w:rPr>
                      <w:lang w:val="de-DE"/>
                    </w:rPr>
                  </w:rPrChange>
                </w:rPr>
                <w:t xml:space="preserve">      mandatory true;</w:t>
              </w:r>
            </w:ins>
          </w:p>
          <w:p w14:paraId="035D6A54" w14:textId="77777777" w:rsidR="009F3611" w:rsidRPr="009F3611" w:rsidRDefault="009F3611" w:rsidP="009F3611">
            <w:pPr>
              <w:pStyle w:val="XML1"/>
              <w:rPr>
                <w:ins w:id="34736" w:author="Thomas Dietz" w:date="2012-08-08T17:05:00Z"/>
                <w:rPrChange w:id="34737" w:author="Thomas Dietz" w:date="2012-08-08T17:05:00Z">
                  <w:rPr>
                    <w:ins w:id="34738" w:author="Thomas Dietz" w:date="2012-08-08T17:05:00Z"/>
                    <w:lang w:val="de-DE"/>
                  </w:rPr>
                </w:rPrChange>
              </w:rPr>
            </w:pPr>
            <w:ins w:id="34739" w:author="Thomas Dietz" w:date="2012-08-08T17:05:00Z">
              <w:r w:rsidRPr="009F3611">
                <w:rPr>
                  <w:rPrChange w:id="34740" w:author="Thomas Dietz" w:date="2012-08-08T17:05:00Z">
                    <w:rPr>
                      <w:lang w:val="de-DE"/>
                    </w:rPr>
                  </w:rPrChange>
                </w:rPr>
                <w:t xml:space="preserve">      description "A locator of the Configuration Point.  It </w:t>
              </w:r>
            </w:ins>
          </w:p>
          <w:p w14:paraId="31C4C8B2" w14:textId="77777777" w:rsidR="009F3611" w:rsidRPr="009F3611" w:rsidRDefault="009F3611" w:rsidP="009F3611">
            <w:pPr>
              <w:pStyle w:val="XML1"/>
              <w:rPr>
                <w:ins w:id="34741" w:author="Thomas Dietz" w:date="2012-08-08T17:05:00Z"/>
                <w:rPrChange w:id="34742" w:author="Thomas Dietz" w:date="2012-08-08T17:05:00Z">
                  <w:rPr>
                    <w:ins w:id="34743" w:author="Thomas Dietz" w:date="2012-08-08T17:05:00Z"/>
                    <w:lang w:val="de-DE"/>
                  </w:rPr>
                </w:rPrChange>
              </w:rPr>
            </w:pPr>
            <w:ins w:id="34744" w:author="Thomas Dietz" w:date="2012-08-08T17:05:00Z">
              <w:r w:rsidRPr="009F3611">
                <w:rPr>
                  <w:rPrChange w:id="34745" w:author="Thomas Dietz" w:date="2012-08-08T17:05:00Z">
                    <w:rPr>
                      <w:lang w:val="de-DE"/>
                    </w:rPr>
                  </w:rPrChange>
                </w:rPr>
                <w:t xml:space="preserve">        identifies the location of the Configuration Point as a </w:t>
              </w:r>
            </w:ins>
          </w:p>
          <w:p w14:paraId="65543223" w14:textId="77777777" w:rsidR="009F3611" w:rsidRPr="009F3611" w:rsidRDefault="009F3611" w:rsidP="009F3611">
            <w:pPr>
              <w:pStyle w:val="XML1"/>
              <w:rPr>
                <w:ins w:id="34746" w:author="Thomas Dietz" w:date="2012-08-08T17:05:00Z"/>
                <w:rPrChange w:id="34747" w:author="Thomas Dietz" w:date="2012-08-08T17:05:00Z">
                  <w:rPr>
                    <w:ins w:id="34748" w:author="Thomas Dietz" w:date="2012-08-08T17:05:00Z"/>
                    <w:lang w:val="de-DE"/>
                  </w:rPr>
                </w:rPrChange>
              </w:rPr>
            </w:pPr>
            <w:ins w:id="34749" w:author="Thomas Dietz" w:date="2012-08-08T17:05:00Z">
              <w:r w:rsidRPr="009F3611">
                <w:rPr>
                  <w:rPrChange w:id="34750" w:author="Thomas Dietz" w:date="2012-08-08T17:05:00Z">
                    <w:rPr>
                      <w:lang w:val="de-DE"/>
                    </w:rPr>
                  </w:rPrChange>
                </w:rPr>
                <w:t xml:space="preserve">        service resource and MUST include all information necessary</w:t>
              </w:r>
            </w:ins>
          </w:p>
          <w:p w14:paraId="6A144643" w14:textId="77777777" w:rsidR="009F3611" w:rsidRPr="009F3611" w:rsidRDefault="009F3611" w:rsidP="009F3611">
            <w:pPr>
              <w:pStyle w:val="XML1"/>
              <w:rPr>
                <w:ins w:id="34751" w:author="Thomas Dietz" w:date="2012-08-08T17:05:00Z"/>
                <w:rPrChange w:id="34752" w:author="Thomas Dietz" w:date="2012-08-08T17:05:00Z">
                  <w:rPr>
                    <w:ins w:id="34753" w:author="Thomas Dietz" w:date="2012-08-08T17:05:00Z"/>
                    <w:lang w:val="de-DE"/>
                  </w:rPr>
                </w:rPrChange>
              </w:rPr>
            </w:pPr>
            <w:ins w:id="34754" w:author="Thomas Dietz" w:date="2012-08-08T17:05:00Z">
              <w:r w:rsidRPr="009F3611">
                <w:rPr>
                  <w:rPrChange w:id="34755" w:author="Thomas Dietz" w:date="2012-08-08T17:05:00Z">
                    <w:rPr>
                      <w:lang w:val="de-DE"/>
                    </w:rPr>
                  </w:rPrChange>
                </w:rPr>
                <w:lastRenderedPageBreak/>
                <w:t xml:space="preserve">        for the OpenFlow Capable Switch to connect to the </w:t>
              </w:r>
            </w:ins>
          </w:p>
          <w:p w14:paraId="26D85CE5" w14:textId="77777777" w:rsidR="009F3611" w:rsidRPr="009F3611" w:rsidRDefault="009F3611" w:rsidP="009F3611">
            <w:pPr>
              <w:pStyle w:val="XML1"/>
              <w:rPr>
                <w:ins w:id="34756" w:author="Thomas Dietz" w:date="2012-08-08T17:05:00Z"/>
                <w:rPrChange w:id="34757" w:author="Thomas Dietz" w:date="2012-08-08T17:05:00Z">
                  <w:rPr>
                    <w:ins w:id="34758" w:author="Thomas Dietz" w:date="2012-08-08T17:05:00Z"/>
                    <w:lang w:val="de-DE"/>
                  </w:rPr>
                </w:rPrChange>
              </w:rPr>
            </w:pPr>
            <w:ins w:id="34759" w:author="Thomas Dietz" w:date="2012-08-08T17:05:00Z">
              <w:r w:rsidRPr="009F3611">
                <w:rPr>
                  <w:rPrChange w:id="34760" w:author="Thomas Dietz" w:date="2012-08-08T17:05:00Z">
                    <w:rPr>
                      <w:lang w:val="de-DE"/>
                    </w:rPr>
                  </w:rPrChange>
                </w:rPr>
                <w:t xml:space="preserve">        Configuration Point or re-connect to it should it become </w:t>
              </w:r>
            </w:ins>
          </w:p>
          <w:p w14:paraId="55708DE3" w14:textId="77777777" w:rsidR="009F3611" w:rsidRPr="009F3611" w:rsidRDefault="009F3611" w:rsidP="009F3611">
            <w:pPr>
              <w:pStyle w:val="XML1"/>
              <w:rPr>
                <w:ins w:id="34761" w:author="Thomas Dietz" w:date="2012-08-08T17:05:00Z"/>
                <w:rPrChange w:id="34762" w:author="Thomas Dietz" w:date="2012-08-08T17:05:00Z">
                  <w:rPr>
                    <w:ins w:id="34763" w:author="Thomas Dietz" w:date="2012-08-08T17:05:00Z"/>
                    <w:lang w:val="de-DE"/>
                  </w:rPr>
                </w:rPrChange>
              </w:rPr>
            </w:pPr>
            <w:ins w:id="34764" w:author="Thomas Dietz" w:date="2012-08-08T17:05:00Z">
              <w:r w:rsidRPr="009F3611">
                <w:rPr>
                  <w:rPrChange w:id="34765" w:author="Thomas Dietz" w:date="2012-08-08T17:05:00Z">
                    <w:rPr>
                      <w:lang w:val="de-DE"/>
                    </w:rPr>
                  </w:rPrChange>
                </w:rPr>
                <w:t xml:space="preserve">        disconnected.  Such information MAY include, for example, </w:t>
              </w:r>
            </w:ins>
          </w:p>
          <w:p w14:paraId="5A002F5B" w14:textId="77777777" w:rsidR="009F3611" w:rsidRPr="009F3611" w:rsidRDefault="009F3611" w:rsidP="009F3611">
            <w:pPr>
              <w:pStyle w:val="XML1"/>
              <w:rPr>
                <w:ins w:id="34766" w:author="Thomas Dietz" w:date="2012-08-08T17:05:00Z"/>
                <w:rPrChange w:id="34767" w:author="Thomas Dietz" w:date="2012-08-08T17:05:00Z">
                  <w:rPr>
                    <w:ins w:id="34768" w:author="Thomas Dietz" w:date="2012-08-08T17:05:00Z"/>
                    <w:lang w:val="de-DE"/>
                  </w:rPr>
                </w:rPrChange>
              </w:rPr>
            </w:pPr>
            <w:ins w:id="34769" w:author="Thomas Dietz" w:date="2012-08-08T17:05:00Z">
              <w:r w:rsidRPr="009F3611">
                <w:rPr>
                  <w:rPrChange w:id="34770" w:author="Thomas Dietz" w:date="2012-08-08T17:05:00Z">
                    <w:rPr>
                      <w:lang w:val="de-DE"/>
                    </w:rPr>
                  </w:rPrChange>
                </w:rPr>
                <w:t xml:space="preserve">        protocol, fully qualified domain name, IP address, port </w:t>
              </w:r>
            </w:ins>
          </w:p>
          <w:p w14:paraId="5425937E" w14:textId="77777777" w:rsidR="009F3611" w:rsidRPr="009F3611" w:rsidRDefault="009F3611" w:rsidP="009F3611">
            <w:pPr>
              <w:pStyle w:val="XML1"/>
              <w:rPr>
                <w:ins w:id="34771" w:author="Thomas Dietz" w:date="2012-08-08T17:05:00Z"/>
                <w:rPrChange w:id="34772" w:author="Thomas Dietz" w:date="2012-08-08T17:05:00Z">
                  <w:rPr>
                    <w:ins w:id="34773" w:author="Thomas Dietz" w:date="2012-08-08T17:05:00Z"/>
                    <w:lang w:val="de-DE"/>
                  </w:rPr>
                </w:rPrChange>
              </w:rPr>
            </w:pPr>
            <w:ins w:id="34774" w:author="Thomas Dietz" w:date="2012-08-08T17:05:00Z">
              <w:r w:rsidRPr="009F3611">
                <w:rPr>
                  <w:rPrChange w:id="34775" w:author="Thomas Dietz" w:date="2012-08-08T17:05:00Z">
                    <w:rPr>
                      <w:lang w:val="de-DE"/>
                    </w:rPr>
                  </w:rPrChange>
                </w:rPr>
                <w:t xml:space="preserve">        number, etc.</w:t>
              </w:r>
            </w:ins>
          </w:p>
          <w:p w14:paraId="40983605" w14:textId="77777777" w:rsidR="009F3611" w:rsidRPr="009F3611" w:rsidRDefault="009F3611" w:rsidP="009F3611">
            <w:pPr>
              <w:pStyle w:val="XML1"/>
              <w:rPr>
                <w:ins w:id="34776" w:author="Thomas Dietz" w:date="2012-08-08T17:05:00Z"/>
                <w:rPrChange w:id="34777" w:author="Thomas Dietz" w:date="2012-08-08T17:05:00Z">
                  <w:rPr>
                    <w:ins w:id="34778" w:author="Thomas Dietz" w:date="2012-08-08T17:05:00Z"/>
                    <w:lang w:val="de-DE"/>
                  </w:rPr>
                </w:rPrChange>
              </w:rPr>
            </w:pPr>
          </w:p>
          <w:p w14:paraId="2A5D3137" w14:textId="77777777" w:rsidR="009F3611" w:rsidRPr="009F3611" w:rsidRDefault="009F3611" w:rsidP="009F3611">
            <w:pPr>
              <w:pStyle w:val="XML1"/>
              <w:rPr>
                <w:ins w:id="34779" w:author="Thomas Dietz" w:date="2012-08-08T17:05:00Z"/>
                <w:rPrChange w:id="34780" w:author="Thomas Dietz" w:date="2012-08-08T17:05:00Z">
                  <w:rPr>
                    <w:ins w:id="34781" w:author="Thomas Dietz" w:date="2012-08-08T17:05:00Z"/>
                    <w:lang w:val="de-DE"/>
                  </w:rPr>
                </w:rPrChange>
              </w:rPr>
            </w:pPr>
            <w:ins w:id="34782" w:author="Thomas Dietz" w:date="2012-08-08T17:05:00Z">
              <w:r w:rsidRPr="009F3611">
                <w:rPr>
                  <w:rPrChange w:id="34783" w:author="Thomas Dietz" w:date="2012-08-08T17:05:00Z">
                    <w:rPr>
                      <w:lang w:val="de-DE"/>
                    </w:rPr>
                  </w:rPrChange>
                </w:rPr>
                <w:t xml:space="preserve">        This element MUST be present in the NETCONF data store.</w:t>
              </w:r>
            </w:ins>
          </w:p>
          <w:p w14:paraId="5435C4D3" w14:textId="77777777" w:rsidR="009F3611" w:rsidRPr="009F3611" w:rsidRDefault="009F3611" w:rsidP="009F3611">
            <w:pPr>
              <w:pStyle w:val="XML1"/>
              <w:rPr>
                <w:ins w:id="34784" w:author="Thomas Dietz" w:date="2012-08-08T17:05:00Z"/>
                <w:rPrChange w:id="34785" w:author="Thomas Dietz" w:date="2012-08-08T17:05:00Z">
                  <w:rPr>
                    <w:ins w:id="34786" w:author="Thomas Dietz" w:date="2012-08-08T17:05:00Z"/>
                    <w:lang w:val="de-DE"/>
                  </w:rPr>
                </w:rPrChange>
              </w:rPr>
            </w:pPr>
            <w:ins w:id="34787" w:author="Thomas Dietz" w:date="2012-08-08T17:05:00Z">
              <w:r w:rsidRPr="009F3611">
                <w:rPr>
                  <w:rPrChange w:id="34788" w:author="Thomas Dietz" w:date="2012-08-08T17:05:00Z">
                    <w:rPr>
                      <w:lang w:val="de-DE"/>
                    </w:rPr>
                  </w:rPrChange>
                </w:rPr>
                <w:t xml:space="preserve">        If this element is not present in a NETCONF &lt;edit-config&gt;</w:t>
              </w:r>
            </w:ins>
          </w:p>
          <w:p w14:paraId="2DCCB52F" w14:textId="77777777" w:rsidR="009F3611" w:rsidRPr="009F3611" w:rsidRDefault="009F3611" w:rsidP="009F3611">
            <w:pPr>
              <w:pStyle w:val="XML1"/>
              <w:rPr>
                <w:ins w:id="34789" w:author="Thomas Dietz" w:date="2012-08-08T17:05:00Z"/>
                <w:rPrChange w:id="34790" w:author="Thomas Dietz" w:date="2012-08-08T17:05:00Z">
                  <w:rPr>
                    <w:ins w:id="34791" w:author="Thomas Dietz" w:date="2012-08-08T17:05:00Z"/>
                    <w:lang w:val="de-DE"/>
                  </w:rPr>
                </w:rPrChange>
              </w:rPr>
            </w:pPr>
            <w:ins w:id="34792" w:author="Thomas Dietz" w:date="2012-08-08T17:05:00Z">
              <w:r w:rsidRPr="009F3611">
                <w:rPr>
                  <w:rPrChange w:id="34793" w:author="Thomas Dietz" w:date="2012-08-08T17:05:00Z">
                    <w:rPr>
                      <w:lang w:val="de-DE"/>
                    </w:rPr>
                  </w:rPrChange>
                </w:rPr>
                <w:t xml:space="preserve">        operation 'create', 'merge' or 'replace' and the parent</w:t>
              </w:r>
            </w:ins>
          </w:p>
          <w:p w14:paraId="214FA072" w14:textId="77777777" w:rsidR="009F3611" w:rsidRPr="009F3611" w:rsidRDefault="009F3611" w:rsidP="009F3611">
            <w:pPr>
              <w:pStyle w:val="XML1"/>
              <w:rPr>
                <w:ins w:id="34794" w:author="Thomas Dietz" w:date="2012-08-08T17:05:00Z"/>
                <w:rPrChange w:id="34795" w:author="Thomas Dietz" w:date="2012-08-08T17:05:00Z">
                  <w:rPr>
                    <w:ins w:id="34796" w:author="Thomas Dietz" w:date="2012-08-08T17:05:00Z"/>
                    <w:lang w:val="de-DE"/>
                  </w:rPr>
                </w:rPrChange>
              </w:rPr>
            </w:pPr>
            <w:ins w:id="34797" w:author="Thomas Dietz" w:date="2012-08-08T17:05:00Z">
              <w:r w:rsidRPr="009F3611">
                <w:rPr>
                  <w:rPrChange w:id="34798" w:author="Thomas Dietz" w:date="2012-08-08T17:05:00Z">
                    <w:rPr>
                      <w:lang w:val="de-DE"/>
                    </w:rPr>
                  </w:rPrChange>
                </w:rPr>
                <w:t xml:space="preserve">        element does not exist, a 'data-missing' error is</w:t>
              </w:r>
            </w:ins>
          </w:p>
          <w:p w14:paraId="06CAFD20" w14:textId="77777777" w:rsidR="009F3611" w:rsidRPr="009F3611" w:rsidRDefault="009F3611" w:rsidP="009F3611">
            <w:pPr>
              <w:pStyle w:val="XML1"/>
              <w:rPr>
                <w:ins w:id="34799" w:author="Thomas Dietz" w:date="2012-08-08T17:05:00Z"/>
                <w:rPrChange w:id="34800" w:author="Thomas Dietz" w:date="2012-08-08T17:05:00Z">
                  <w:rPr>
                    <w:ins w:id="34801" w:author="Thomas Dietz" w:date="2012-08-08T17:05:00Z"/>
                    <w:lang w:val="de-DE"/>
                  </w:rPr>
                </w:rPrChange>
              </w:rPr>
            </w:pPr>
            <w:ins w:id="34802" w:author="Thomas Dietz" w:date="2012-08-08T17:05:00Z">
              <w:r w:rsidRPr="009F3611">
                <w:rPr>
                  <w:rPrChange w:id="34803" w:author="Thomas Dietz" w:date="2012-08-08T17:05:00Z">
                    <w:rPr>
                      <w:lang w:val="de-DE"/>
                    </w:rPr>
                  </w:rPrChange>
                </w:rPr>
                <w:t xml:space="preserve">        returned.";</w:t>
              </w:r>
            </w:ins>
          </w:p>
          <w:p w14:paraId="345D6195" w14:textId="77777777" w:rsidR="009F3611" w:rsidRPr="009F3611" w:rsidRDefault="009F3611" w:rsidP="009F3611">
            <w:pPr>
              <w:pStyle w:val="XML1"/>
              <w:rPr>
                <w:ins w:id="34804" w:author="Thomas Dietz" w:date="2012-08-08T17:05:00Z"/>
                <w:rPrChange w:id="34805" w:author="Thomas Dietz" w:date="2012-08-08T17:05:00Z">
                  <w:rPr>
                    <w:ins w:id="34806" w:author="Thomas Dietz" w:date="2012-08-08T17:05:00Z"/>
                    <w:lang w:val="de-DE"/>
                  </w:rPr>
                </w:rPrChange>
              </w:rPr>
            </w:pPr>
            <w:ins w:id="34807" w:author="Thomas Dietz" w:date="2012-08-08T17:05:00Z">
              <w:r w:rsidRPr="009F3611">
                <w:rPr>
                  <w:rPrChange w:id="34808" w:author="Thomas Dietz" w:date="2012-08-08T17:05:00Z">
                    <w:rPr>
                      <w:lang w:val="de-DE"/>
                    </w:rPr>
                  </w:rPrChange>
                </w:rPr>
                <w:t xml:space="preserve">    }</w:t>
              </w:r>
            </w:ins>
          </w:p>
          <w:p w14:paraId="7D756A5D" w14:textId="77777777" w:rsidR="009F3611" w:rsidRPr="009F3611" w:rsidRDefault="009F3611" w:rsidP="009F3611">
            <w:pPr>
              <w:pStyle w:val="XML1"/>
              <w:rPr>
                <w:ins w:id="34809" w:author="Thomas Dietz" w:date="2012-08-08T17:05:00Z"/>
                <w:rPrChange w:id="34810" w:author="Thomas Dietz" w:date="2012-08-08T17:05:00Z">
                  <w:rPr>
                    <w:ins w:id="34811" w:author="Thomas Dietz" w:date="2012-08-08T17:05:00Z"/>
                    <w:lang w:val="de-DE"/>
                  </w:rPr>
                </w:rPrChange>
              </w:rPr>
            </w:pPr>
            <w:ins w:id="34812" w:author="Thomas Dietz" w:date="2012-08-08T17:05:00Z">
              <w:r w:rsidRPr="009F3611">
                <w:rPr>
                  <w:rPrChange w:id="34813" w:author="Thomas Dietz" w:date="2012-08-08T17:05:00Z">
                    <w:rPr>
                      <w:lang w:val="de-DE"/>
                    </w:rPr>
                  </w:rPrChange>
                </w:rPr>
                <w:t xml:space="preserve">    leaf protocol {</w:t>
              </w:r>
            </w:ins>
          </w:p>
          <w:p w14:paraId="1C7E7ECD" w14:textId="77777777" w:rsidR="009F3611" w:rsidRPr="009F3611" w:rsidRDefault="009F3611" w:rsidP="009F3611">
            <w:pPr>
              <w:pStyle w:val="XML1"/>
              <w:rPr>
                <w:ins w:id="34814" w:author="Thomas Dietz" w:date="2012-08-08T17:05:00Z"/>
                <w:rPrChange w:id="34815" w:author="Thomas Dietz" w:date="2012-08-08T17:05:00Z">
                  <w:rPr>
                    <w:ins w:id="34816" w:author="Thomas Dietz" w:date="2012-08-08T17:05:00Z"/>
                    <w:lang w:val="de-DE"/>
                  </w:rPr>
                </w:rPrChange>
              </w:rPr>
            </w:pPr>
            <w:ins w:id="34817" w:author="Thomas Dietz" w:date="2012-08-08T17:05:00Z">
              <w:r w:rsidRPr="009F3611">
                <w:rPr>
                  <w:rPrChange w:id="34818" w:author="Thomas Dietz" w:date="2012-08-08T17:05:00Z">
                    <w:rPr>
                      <w:lang w:val="de-DE"/>
                    </w:rPr>
                  </w:rPrChange>
                </w:rPr>
                <w:t xml:space="preserve">      type OFConfigurationPointProtocolType;</w:t>
              </w:r>
            </w:ins>
          </w:p>
          <w:p w14:paraId="3BD35278" w14:textId="77777777" w:rsidR="009F3611" w:rsidRPr="009F3611" w:rsidRDefault="009F3611" w:rsidP="009F3611">
            <w:pPr>
              <w:pStyle w:val="XML1"/>
              <w:rPr>
                <w:ins w:id="34819" w:author="Thomas Dietz" w:date="2012-08-08T17:05:00Z"/>
                <w:rPrChange w:id="34820" w:author="Thomas Dietz" w:date="2012-08-08T17:05:00Z">
                  <w:rPr>
                    <w:ins w:id="34821" w:author="Thomas Dietz" w:date="2012-08-08T17:05:00Z"/>
                    <w:lang w:val="de-DE"/>
                  </w:rPr>
                </w:rPrChange>
              </w:rPr>
            </w:pPr>
            <w:ins w:id="34822" w:author="Thomas Dietz" w:date="2012-08-08T17:05:00Z">
              <w:r w:rsidRPr="009F3611">
                <w:rPr>
                  <w:rPrChange w:id="34823" w:author="Thomas Dietz" w:date="2012-08-08T17:05:00Z">
                    <w:rPr>
                      <w:lang w:val="de-DE"/>
                    </w:rPr>
                  </w:rPrChange>
                </w:rPr>
                <w:t xml:space="preserve">      default "ssh";</w:t>
              </w:r>
            </w:ins>
          </w:p>
          <w:p w14:paraId="350F90D3" w14:textId="77777777" w:rsidR="009F3611" w:rsidRPr="009F3611" w:rsidRDefault="009F3611" w:rsidP="009F3611">
            <w:pPr>
              <w:pStyle w:val="XML1"/>
              <w:rPr>
                <w:ins w:id="34824" w:author="Thomas Dietz" w:date="2012-08-08T17:05:00Z"/>
                <w:rPrChange w:id="34825" w:author="Thomas Dietz" w:date="2012-08-08T17:05:00Z">
                  <w:rPr>
                    <w:ins w:id="34826" w:author="Thomas Dietz" w:date="2012-08-08T17:05:00Z"/>
                    <w:lang w:val="de-DE"/>
                  </w:rPr>
                </w:rPrChange>
              </w:rPr>
            </w:pPr>
            <w:ins w:id="34827" w:author="Thomas Dietz" w:date="2012-08-08T17:05:00Z">
              <w:r w:rsidRPr="009F3611">
                <w:rPr>
                  <w:rPrChange w:id="34828" w:author="Thomas Dietz" w:date="2012-08-08T17:05:00Z">
                    <w:rPr>
                      <w:lang w:val="de-DE"/>
                    </w:rPr>
                  </w:rPrChange>
                </w:rPr>
                <w:t xml:space="preserve">      description "The transport protocol that the Configuration</w:t>
              </w:r>
            </w:ins>
          </w:p>
          <w:p w14:paraId="3133B037" w14:textId="77777777" w:rsidR="009F3611" w:rsidRPr="009F3611" w:rsidRDefault="009F3611" w:rsidP="009F3611">
            <w:pPr>
              <w:pStyle w:val="XML1"/>
              <w:rPr>
                <w:ins w:id="34829" w:author="Thomas Dietz" w:date="2012-08-08T17:05:00Z"/>
                <w:rPrChange w:id="34830" w:author="Thomas Dietz" w:date="2012-08-08T17:05:00Z">
                  <w:rPr>
                    <w:ins w:id="34831" w:author="Thomas Dietz" w:date="2012-08-08T17:05:00Z"/>
                    <w:lang w:val="de-DE"/>
                  </w:rPr>
                </w:rPrChange>
              </w:rPr>
            </w:pPr>
            <w:ins w:id="34832" w:author="Thomas Dietz" w:date="2012-08-08T17:05:00Z">
              <w:r w:rsidRPr="009F3611">
                <w:rPr>
                  <w:rPrChange w:id="34833" w:author="Thomas Dietz" w:date="2012-08-08T17:05:00Z">
                    <w:rPr>
                      <w:lang w:val="de-DE"/>
                    </w:rPr>
                  </w:rPrChange>
                </w:rPr>
                <w:t xml:space="preserve">        Point uses when communicating via NETCONF with the OpenFlow</w:t>
              </w:r>
            </w:ins>
          </w:p>
          <w:p w14:paraId="26FC0559" w14:textId="77777777" w:rsidR="009F3611" w:rsidRPr="009F3611" w:rsidRDefault="009F3611" w:rsidP="009F3611">
            <w:pPr>
              <w:pStyle w:val="XML1"/>
              <w:rPr>
                <w:ins w:id="34834" w:author="Thomas Dietz" w:date="2012-08-08T17:05:00Z"/>
                <w:rPrChange w:id="34835" w:author="Thomas Dietz" w:date="2012-08-08T17:05:00Z">
                  <w:rPr>
                    <w:ins w:id="34836" w:author="Thomas Dietz" w:date="2012-08-08T17:05:00Z"/>
                    <w:lang w:val="de-DE"/>
                  </w:rPr>
                </w:rPrChange>
              </w:rPr>
            </w:pPr>
            <w:ins w:id="34837" w:author="Thomas Dietz" w:date="2012-08-08T17:05:00Z">
              <w:r w:rsidRPr="009F3611">
                <w:rPr>
                  <w:rPrChange w:id="34838" w:author="Thomas Dietz" w:date="2012-08-08T17:05:00Z">
                    <w:rPr>
                      <w:lang w:val="de-DE"/>
                    </w:rPr>
                  </w:rPrChange>
                </w:rPr>
                <w:t xml:space="preserve">        Capable Switch.</w:t>
              </w:r>
            </w:ins>
          </w:p>
          <w:p w14:paraId="2D65F93B" w14:textId="77777777" w:rsidR="009F3611" w:rsidRPr="009F3611" w:rsidRDefault="009F3611" w:rsidP="009F3611">
            <w:pPr>
              <w:pStyle w:val="XML1"/>
              <w:rPr>
                <w:ins w:id="34839" w:author="Thomas Dietz" w:date="2012-08-08T17:05:00Z"/>
                <w:rPrChange w:id="34840" w:author="Thomas Dietz" w:date="2012-08-08T17:05:00Z">
                  <w:rPr>
                    <w:ins w:id="34841" w:author="Thomas Dietz" w:date="2012-08-08T17:05:00Z"/>
                    <w:lang w:val="de-DE"/>
                  </w:rPr>
                </w:rPrChange>
              </w:rPr>
            </w:pPr>
          </w:p>
          <w:p w14:paraId="3C17145E" w14:textId="77777777" w:rsidR="009F3611" w:rsidRPr="009F3611" w:rsidRDefault="009F3611" w:rsidP="009F3611">
            <w:pPr>
              <w:pStyle w:val="XML1"/>
              <w:rPr>
                <w:ins w:id="34842" w:author="Thomas Dietz" w:date="2012-08-08T17:05:00Z"/>
                <w:rPrChange w:id="34843" w:author="Thomas Dietz" w:date="2012-08-08T17:05:00Z">
                  <w:rPr>
                    <w:ins w:id="34844" w:author="Thomas Dietz" w:date="2012-08-08T17:05:00Z"/>
                    <w:lang w:val="de-DE"/>
                  </w:rPr>
                </w:rPrChange>
              </w:rPr>
            </w:pPr>
            <w:ins w:id="34845" w:author="Thomas Dietz" w:date="2012-08-08T17:05:00Z">
              <w:r w:rsidRPr="009F3611">
                <w:rPr>
                  <w:rPrChange w:id="34846" w:author="Thomas Dietz" w:date="2012-08-08T17:05:00Z">
                    <w:rPr>
                      <w:lang w:val="de-DE"/>
                    </w:rPr>
                  </w:rPrChange>
                </w:rPr>
                <w:t xml:space="preserve">        This element is optional. If it is not present its value </w:t>
              </w:r>
            </w:ins>
          </w:p>
          <w:p w14:paraId="5C751C02" w14:textId="77777777" w:rsidR="009F3611" w:rsidRPr="009F3611" w:rsidRDefault="009F3611" w:rsidP="009F3611">
            <w:pPr>
              <w:pStyle w:val="XML1"/>
              <w:rPr>
                <w:ins w:id="34847" w:author="Thomas Dietz" w:date="2012-08-08T17:05:00Z"/>
                <w:rPrChange w:id="34848" w:author="Thomas Dietz" w:date="2012-08-08T17:05:00Z">
                  <w:rPr>
                    <w:ins w:id="34849" w:author="Thomas Dietz" w:date="2012-08-08T17:05:00Z"/>
                    <w:lang w:val="de-DE"/>
                  </w:rPr>
                </w:rPrChange>
              </w:rPr>
            </w:pPr>
            <w:ins w:id="34850" w:author="Thomas Dietz" w:date="2012-08-08T17:05:00Z">
              <w:r w:rsidRPr="009F3611">
                <w:rPr>
                  <w:rPrChange w:id="34851" w:author="Thomas Dietz" w:date="2012-08-08T17:05:00Z">
                    <w:rPr>
                      <w:lang w:val="de-DE"/>
                    </w:rPr>
                  </w:rPrChange>
                </w:rPr>
                <w:t xml:space="preserve">        defaults to 'ssh'.";</w:t>
              </w:r>
            </w:ins>
          </w:p>
          <w:p w14:paraId="13C06BF8" w14:textId="77777777" w:rsidR="009F3611" w:rsidRPr="009F3611" w:rsidRDefault="009F3611" w:rsidP="009F3611">
            <w:pPr>
              <w:pStyle w:val="XML1"/>
              <w:rPr>
                <w:ins w:id="34852" w:author="Thomas Dietz" w:date="2012-08-08T17:05:00Z"/>
                <w:rPrChange w:id="34853" w:author="Thomas Dietz" w:date="2012-08-08T17:05:00Z">
                  <w:rPr>
                    <w:ins w:id="34854" w:author="Thomas Dietz" w:date="2012-08-08T17:05:00Z"/>
                    <w:lang w:val="de-DE"/>
                  </w:rPr>
                </w:rPrChange>
              </w:rPr>
            </w:pPr>
            <w:ins w:id="34855" w:author="Thomas Dietz" w:date="2012-08-08T17:05:00Z">
              <w:r w:rsidRPr="009F3611">
                <w:rPr>
                  <w:rPrChange w:id="34856" w:author="Thomas Dietz" w:date="2012-08-08T17:05:00Z">
                    <w:rPr>
                      <w:lang w:val="de-DE"/>
                    </w:rPr>
                  </w:rPrChange>
                </w:rPr>
                <w:t xml:space="preserve">      reference "The mappings of NETCONF to different transport</w:t>
              </w:r>
            </w:ins>
          </w:p>
          <w:p w14:paraId="57FACA81" w14:textId="77777777" w:rsidR="009F3611" w:rsidRPr="009F3611" w:rsidRDefault="009F3611" w:rsidP="009F3611">
            <w:pPr>
              <w:pStyle w:val="XML1"/>
              <w:rPr>
                <w:ins w:id="34857" w:author="Thomas Dietz" w:date="2012-08-08T17:05:00Z"/>
                <w:rPrChange w:id="34858" w:author="Thomas Dietz" w:date="2012-08-08T17:05:00Z">
                  <w:rPr>
                    <w:ins w:id="34859" w:author="Thomas Dietz" w:date="2012-08-08T17:05:00Z"/>
                    <w:lang w:val="de-DE"/>
                  </w:rPr>
                </w:rPrChange>
              </w:rPr>
            </w:pPr>
            <w:ins w:id="34860" w:author="Thomas Dietz" w:date="2012-08-08T17:05:00Z">
              <w:r w:rsidRPr="009F3611">
                <w:rPr>
                  <w:rPrChange w:id="34861" w:author="Thomas Dietz" w:date="2012-08-08T17:05:00Z">
                    <w:rPr>
                      <w:lang w:val="de-DE"/>
                    </w:rPr>
                  </w:rPrChange>
                </w:rPr>
                <w:t xml:space="preserve">        protocols are defined in RFC 6242 for SSH, RFC 4743 for</w:t>
              </w:r>
            </w:ins>
          </w:p>
          <w:p w14:paraId="4B37A6A8" w14:textId="77777777" w:rsidR="009F3611" w:rsidRPr="009F3611" w:rsidRDefault="009F3611" w:rsidP="009F3611">
            <w:pPr>
              <w:pStyle w:val="XML1"/>
              <w:rPr>
                <w:ins w:id="34862" w:author="Thomas Dietz" w:date="2012-08-08T17:05:00Z"/>
                <w:rPrChange w:id="34863" w:author="Thomas Dietz" w:date="2012-08-08T17:05:00Z">
                  <w:rPr>
                    <w:ins w:id="34864" w:author="Thomas Dietz" w:date="2012-08-08T17:05:00Z"/>
                    <w:lang w:val="de-DE"/>
                  </w:rPr>
                </w:rPrChange>
              </w:rPr>
            </w:pPr>
            <w:ins w:id="34865" w:author="Thomas Dietz" w:date="2012-08-08T17:05:00Z">
              <w:r w:rsidRPr="009F3611">
                <w:rPr>
                  <w:rPrChange w:id="34866" w:author="Thomas Dietz" w:date="2012-08-08T17:05:00Z">
                    <w:rPr>
                      <w:lang w:val="de-DE"/>
                    </w:rPr>
                  </w:rPrChange>
                </w:rPr>
                <w:t xml:space="preserve">        SOAP, RFC 4744 for BEEP, and RFC 5539 for TLS";</w:t>
              </w:r>
            </w:ins>
          </w:p>
          <w:p w14:paraId="3101552C" w14:textId="77777777" w:rsidR="009F3611" w:rsidRPr="009F3611" w:rsidRDefault="009F3611" w:rsidP="009F3611">
            <w:pPr>
              <w:pStyle w:val="XML1"/>
              <w:rPr>
                <w:ins w:id="34867" w:author="Thomas Dietz" w:date="2012-08-08T17:05:00Z"/>
                <w:rPrChange w:id="34868" w:author="Thomas Dietz" w:date="2012-08-08T17:05:00Z">
                  <w:rPr>
                    <w:ins w:id="34869" w:author="Thomas Dietz" w:date="2012-08-08T17:05:00Z"/>
                    <w:lang w:val="de-DE"/>
                  </w:rPr>
                </w:rPrChange>
              </w:rPr>
            </w:pPr>
            <w:ins w:id="34870" w:author="Thomas Dietz" w:date="2012-08-08T17:05:00Z">
              <w:r w:rsidRPr="009F3611">
                <w:rPr>
                  <w:rPrChange w:id="34871" w:author="Thomas Dietz" w:date="2012-08-08T17:05:00Z">
                    <w:rPr>
                      <w:lang w:val="de-DE"/>
                    </w:rPr>
                  </w:rPrChange>
                </w:rPr>
                <w:t xml:space="preserve">    }</w:t>
              </w:r>
            </w:ins>
          </w:p>
          <w:p w14:paraId="1B2D402B" w14:textId="77777777" w:rsidR="009F3611" w:rsidRPr="009F3611" w:rsidRDefault="009F3611" w:rsidP="009F3611">
            <w:pPr>
              <w:pStyle w:val="XML1"/>
              <w:rPr>
                <w:ins w:id="34872" w:author="Thomas Dietz" w:date="2012-08-08T17:05:00Z"/>
                <w:rPrChange w:id="34873" w:author="Thomas Dietz" w:date="2012-08-08T17:05:00Z">
                  <w:rPr>
                    <w:ins w:id="34874" w:author="Thomas Dietz" w:date="2012-08-08T17:05:00Z"/>
                    <w:lang w:val="de-DE"/>
                  </w:rPr>
                </w:rPrChange>
              </w:rPr>
            </w:pPr>
            <w:ins w:id="34875" w:author="Thomas Dietz" w:date="2012-08-08T17:05:00Z">
              <w:r w:rsidRPr="009F3611">
                <w:rPr>
                  <w:rPrChange w:id="34876" w:author="Thomas Dietz" w:date="2012-08-08T17:05:00Z">
                    <w:rPr>
                      <w:lang w:val="de-DE"/>
                    </w:rPr>
                  </w:rPrChange>
                </w:rPr>
                <w:t xml:space="preserve">  }</w:t>
              </w:r>
            </w:ins>
          </w:p>
          <w:p w14:paraId="32037A87" w14:textId="77777777" w:rsidR="009F3611" w:rsidRPr="009F3611" w:rsidRDefault="009F3611" w:rsidP="009F3611">
            <w:pPr>
              <w:pStyle w:val="XML1"/>
              <w:rPr>
                <w:ins w:id="34877" w:author="Thomas Dietz" w:date="2012-08-08T17:05:00Z"/>
                <w:rPrChange w:id="34878" w:author="Thomas Dietz" w:date="2012-08-08T17:05:00Z">
                  <w:rPr>
                    <w:ins w:id="34879" w:author="Thomas Dietz" w:date="2012-08-08T17:05:00Z"/>
                    <w:lang w:val="de-DE"/>
                  </w:rPr>
                </w:rPrChange>
              </w:rPr>
            </w:pPr>
          </w:p>
          <w:p w14:paraId="4A805CC4" w14:textId="77777777" w:rsidR="009F3611" w:rsidRPr="009F3611" w:rsidRDefault="009F3611" w:rsidP="009F3611">
            <w:pPr>
              <w:pStyle w:val="XML1"/>
              <w:rPr>
                <w:ins w:id="34880" w:author="Thomas Dietz" w:date="2012-08-08T17:05:00Z"/>
                <w:rPrChange w:id="34881" w:author="Thomas Dietz" w:date="2012-08-08T17:05:00Z">
                  <w:rPr>
                    <w:ins w:id="34882" w:author="Thomas Dietz" w:date="2012-08-08T17:05:00Z"/>
                    <w:lang w:val="de-DE"/>
                  </w:rPr>
                </w:rPrChange>
              </w:rPr>
            </w:pPr>
            <w:ins w:id="34883" w:author="Thomas Dietz" w:date="2012-08-08T17:05:00Z">
              <w:r w:rsidRPr="009F3611">
                <w:rPr>
                  <w:rPrChange w:id="34884" w:author="Thomas Dietz" w:date="2012-08-08T17:05:00Z">
                    <w:rPr>
                      <w:lang w:val="de-DE"/>
                    </w:rPr>
                  </w:rPrChange>
                </w:rPr>
                <w:t xml:space="preserve">  grouping OFLogicalSwitchType {</w:t>
              </w:r>
            </w:ins>
          </w:p>
          <w:p w14:paraId="3973AF3C" w14:textId="77777777" w:rsidR="009F3611" w:rsidRPr="009F3611" w:rsidRDefault="009F3611" w:rsidP="009F3611">
            <w:pPr>
              <w:pStyle w:val="XML1"/>
              <w:rPr>
                <w:ins w:id="34885" w:author="Thomas Dietz" w:date="2012-08-08T17:05:00Z"/>
                <w:rPrChange w:id="34886" w:author="Thomas Dietz" w:date="2012-08-08T17:05:00Z">
                  <w:rPr>
                    <w:ins w:id="34887" w:author="Thomas Dietz" w:date="2012-08-08T17:05:00Z"/>
                    <w:lang w:val="de-DE"/>
                  </w:rPr>
                </w:rPrChange>
              </w:rPr>
            </w:pPr>
            <w:ins w:id="34888" w:author="Thomas Dietz" w:date="2012-08-08T17:05:00Z">
              <w:r w:rsidRPr="009F3611">
                <w:rPr>
                  <w:rPrChange w:id="34889" w:author="Thomas Dietz" w:date="2012-08-08T17:05:00Z">
                    <w:rPr>
                      <w:lang w:val="de-DE"/>
                    </w:rPr>
                  </w:rPrChange>
                </w:rPr>
                <w:t xml:space="preserve">    description "This grouping specifies all properties of an</w:t>
              </w:r>
            </w:ins>
          </w:p>
          <w:p w14:paraId="26165715" w14:textId="77777777" w:rsidR="009F3611" w:rsidRPr="009F3611" w:rsidRDefault="009F3611" w:rsidP="009F3611">
            <w:pPr>
              <w:pStyle w:val="XML1"/>
              <w:rPr>
                <w:ins w:id="34890" w:author="Thomas Dietz" w:date="2012-08-08T17:05:00Z"/>
                <w:rPrChange w:id="34891" w:author="Thomas Dietz" w:date="2012-08-08T17:05:00Z">
                  <w:rPr>
                    <w:ins w:id="34892" w:author="Thomas Dietz" w:date="2012-08-08T17:05:00Z"/>
                    <w:lang w:val="de-DE"/>
                  </w:rPr>
                </w:rPrChange>
              </w:rPr>
            </w:pPr>
            <w:ins w:id="34893" w:author="Thomas Dietz" w:date="2012-08-08T17:05:00Z">
              <w:r w:rsidRPr="009F3611">
                <w:rPr>
                  <w:rPrChange w:id="34894" w:author="Thomas Dietz" w:date="2012-08-08T17:05:00Z">
                    <w:rPr>
                      <w:lang w:val="de-DE"/>
                    </w:rPr>
                  </w:rPrChange>
                </w:rPr>
                <w:t xml:space="preserve">      OpenFlow Logical Switch.</w:t>
              </w:r>
            </w:ins>
          </w:p>
          <w:p w14:paraId="421782A4" w14:textId="77777777" w:rsidR="009F3611" w:rsidRPr="009F3611" w:rsidRDefault="009F3611" w:rsidP="009F3611">
            <w:pPr>
              <w:pStyle w:val="XML1"/>
              <w:rPr>
                <w:ins w:id="34895" w:author="Thomas Dietz" w:date="2012-08-08T17:05:00Z"/>
                <w:rPrChange w:id="34896" w:author="Thomas Dietz" w:date="2012-08-08T17:05:00Z">
                  <w:rPr>
                    <w:ins w:id="34897" w:author="Thomas Dietz" w:date="2012-08-08T17:05:00Z"/>
                    <w:lang w:val="de-DE"/>
                  </w:rPr>
                </w:rPrChange>
              </w:rPr>
            </w:pPr>
          </w:p>
          <w:p w14:paraId="1AFBA865" w14:textId="77777777" w:rsidR="009F3611" w:rsidRPr="009F3611" w:rsidRDefault="009F3611" w:rsidP="009F3611">
            <w:pPr>
              <w:pStyle w:val="XML1"/>
              <w:rPr>
                <w:ins w:id="34898" w:author="Thomas Dietz" w:date="2012-08-08T17:05:00Z"/>
                <w:rPrChange w:id="34899" w:author="Thomas Dietz" w:date="2012-08-08T17:05:00Z">
                  <w:rPr>
                    <w:ins w:id="34900" w:author="Thomas Dietz" w:date="2012-08-08T17:05:00Z"/>
                    <w:lang w:val="de-DE"/>
                  </w:rPr>
                </w:rPrChange>
              </w:rPr>
            </w:pPr>
            <w:ins w:id="34901" w:author="Thomas Dietz" w:date="2012-08-08T17:05:00Z">
              <w:r w:rsidRPr="009F3611">
                <w:rPr>
                  <w:rPrChange w:id="34902" w:author="Thomas Dietz" w:date="2012-08-08T17:05:00Z">
                    <w:rPr>
                      <w:lang w:val="de-DE"/>
                    </w:rPr>
                  </w:rPrChange>
                </w:rPr>
                <w:t xml:space="preserve">      Elements of type OFLogicalSwitchType cannot be created or</w:t>
              </w:r>
            </w:ins>
          </w:p>
          <w:p w14:paraId="4377E3DD" w14:textId="77777777" w:rsidR="009F3611" w:rsidRPr="009F3611" w:rsidRDefault="009F3611" w:rsidP="009F3611">
            <w:pPr>
              <w:pStyle w:val="XML1"/>
              <w:rPr>
                <w:ins w:id="34903" w:author="Thomas Dietz" w:date="2012-08-08T17:05:00Z"/>
                <w:rPrChange w:id="34904" w:author="Thomas Dietz" w:date="2012-08-08T17:05:00Z">
                  <w:rPr>
                    <w:ins w:id="34905" w:author="Thomas Dietz" w:date="2012-08-08T17:05:00Z"/>
                    <w:lang w:val="de-DE"/>
                  </w:rPr>
                </w:rPrChange>
              </w:rPr>
            </w:pPr>
            <w:ins w:id="34906" w:author="Thomas Dietz" w:date="2012-08-08T17:05:00Z">
              <w:r w:rsidRPr="009F3611">
                <w:rPr>
                  <w:rPrChange w:id="34907" w:author="Thomas Dietz" w:date="2012-08-08T17:05:00Z">
                    <w:rPr>
                      <w:lang w:val="de-DE"/>
                    </w:rPr>
                  </w:rPrChange>
                </w:rPr>
                <w:t xml:space="preserve">      deleted with NETCONF &lt;edit-config&gt; operations 'create' or</w:t>
              </w:r>
            </w:ins>
          </w:p>
          <w:p w14:paraId="696D5F76" w14:textId="77777777" w:rsidR="009F3611" w:rsidRPr="009F3611" w:rsidRDefault="009F3611" w:rsidP="009F3611">
            <w:pPr>
              <w:pStyle w:val="XML1"/>
              <w:rPr>
                <w:ins w:id="34908" w:author="Thomas Dietz" w:date="2012-08-08T17:05:00Z"/>
                <w:rPrChange w:id="34909" w:author="Thomas Dietz" w:date="2012-08-08T17:05:00Z">
                  <w:rPr>
                    <w:ins w:id="34910" w:author="Thomas Dietz" w:date="2012-08-08T17:05:00Z"/>
                    <w:lang w:val="de-DE"/>
                  </w:rPr>
                </w:rPrChange>
              </w:rPr>
            </w:pPr>
            <w:ins w:id="34911" w:author="Thomas Dietz" w:date="2012-08-08T17:05:00Z">
              <w:r w:rsidRPr="009F3611">
                <w:rPr>
                  <w:rPrChange w:id="34912" w:author="Thomas Dietz" w:date="2012-08-08T17:05:00Z">
                    <w:rPr>
                      <w:lang w:val="de-DE"/>
                    </w:rPr>
                  </w:rPrChange>
                </w:rPr>
                <w:t xml:space="preserve">      'delete'. The other NETCONF &lt;edit-config&gt; operations MUST be</w:t>
              </w:r>
            </w:ins>
          </w:p>
          <w:p w14:paraId="23F42B54" w14:textId="77777777" w:rsidR="009F3611" w:rsidRPr="009F3611" w:rsidRDefault="009F3611" w:rsidP="009F3611">
            <w:pPr>
              <w:pStyle w:val="XML1"/>
              <w:rPr>
                <w:ins w:id="34913" w:author="Thomas Dietz" w:date="2012-08-08T17:05:00Z"/>
                <w:rPrChange w:id="34914" w:author="Thomas Dietz" w:date="2012-08-08T17:05:00Z">
                  <w:rPr>
                    <w:ins w:id="34915" w:author="Thomas Dietz" w:date="2012-08-08T17:05:00Z"/>
                    <w:lang w:val="de-DE"/>
                  </w:rPr>
                </w:rPrChange>
              </w:rPr>
            </w:pPr>
            <w:ins w:id="34916" w:author="Thomas Dietz" w:date="2012-08-08T17:05:00Z">
              <w:r w:rsidRPr="009F3611">
                <w:rPr>
                  <w:rPrChange w:id="34917" w:author="Thomas Dietz" w:date="2012-08-08T17:05:00Z">
                    <w:rPr>
                      <w:lang w:val="de-DE"/>
                    </w:rPr>
                  </w:rPrChange>
                </w:rPr>
                <w:t xml:space="preserve">      implemented as follows: </w:t>
              </w:r>
            </w:ins>
          </w:p>
          <w:p w14:paraId="692EF9D9" w14:textId="77777777" w:rsidR="009F3611" w:rsidRPr="009F3611" w:rsidRDefault="009F3611" w:rsidP="009F3611">
            <w:pPr>
              <w:pStyle w:val="XML1"/>
              <w:rPr>
                <w:ins w:id="34918" w:author="Thomas Dietz" w:date="2012-08-08T17:05:00Z"/>
                <w:rPrChange w:id="34919" w:author="Thomas Dietz" w:date="2012-08-08T17:05:00Z">
                  <w:rPr>
                    <w:ins w:id="34920" w:author="Thomas Dietz" w:date="2012-08-08T17:05:00Z"/>
                    <w:lang w:val="de-DE"/>
                  </w:rPr>
                </w:rPrChange>
              </w:rPr>
            </w:pPr>
          </w:p>
          <w:p w14:paraId="4A33ECD9" w14:textId="77777777" w:rsidR="009F3611" w:rsidRPr="009F3611" w:rsidRDefault="009F3611" w:rsidP="009F3611">
            <w:pPr>
              <w:pStyle w:val="XML1"/>
              <w:rPr>
                <w:ins w:id="34921" w:author="Thomas Dietz" w:date="2012-08-08T17:05:00Z"/>
                <w:rPrChange w:id="34922" w:author="Thomas Dietz" w:date="2012-08-08T17:05:00Z">
                  <w:rPr>
                    <w:ins w:id="34923" w:author="Thomas Dietz" w:date="2012-08-08T17:05:00Z"/>
                    <w:lang w:val="de-DE"/>
                  </w:rPr>
                </w:rPrChange>
              </w:rPr>
            </w:pPr>
            <w:ins w:id="34924" w:author="Thomas Dietz" w:date="2012-08-08T17:05:00Z">
              <w:r w:rsidRPr="009F3611">
                <w:rPr>
                  <w:rPrChange w:id="34925" w:author="Thomas Dietz" w:date="2012-08-08T17:05:00Z">
                    <w:rPr>
                      <w:lang w:val="de-DE"/>
                    </w:rPr>
                  </w:rPrChange>
                </w:rPr>
                <w:t xml:space="preserve">      * The 'id' element MUST be present at all &lt;edit-config&gt;</w:t>
              </w:r>
            </w:ins>
          </w:p>
          <w:p w14:paraId="451213B4" w14:textId="77777777" w:rsidR="009F3611" w:rsidRPr="009F3611" w:rsidRDefault="009F3611" w:rsidP="009F3611">
            <w:pPr>
              <w:pStyle w:val="XML1"/>
              <w:rPr>
                <w:ins w:id="34926" w:author="Thomas Dietz" w:date="2012-08-08T17:05:00Z"/>
                <w:rPrChange w:id="34927" w:author="Thomas Dietz" w:date="2012-08-08T17:05:00Z">
                  <w:rPr>
                    <w:ins w:id="34928" w:author="Thomas Dietz" w:date="2012-08-08T17:05:00Z"/>
                    <w:lang w:val="de-DE"/>
                  </w:rPr>
                </w:rPrChange>
              </w:rPr>
            </w:pPr>
            <w:ins w:id="34929" w:author="Thomas Dietz" w:date="2012-08-08T17:05:00Z">
              <w:r w:rsidRPr="009F3611">
                <w:rPr>
                  <w:rPrChange w:id="34930" w:author="Thomas Dietz" w:date="2012-08-08T17:05:00Z">
                    <w:rPr>
                      <w:lang w:val="de-DE"/>
                    </w:rPr>
                  </w:rPrChange>
                </w:rPr>
                <w:t xml:space="preserve">        operations to identify the OpenFlow Logical Switch.</w:t>
              </w:r>
            </w:ins>
          </w:p>
          <w:p w14:paraId="618AB62F" w14:textId="77777777" w:rsidR="009F3611" w:rsidRPr="009F3611" w:rsidRDefault="009F3611" w:rsidP="009F3611">
            <w:pPr>
              <w:pStyle w:val="XML1"/>
              <w:rPr>
                <w:ins w:id="34931" w:author="Thomas Dietz" w:date="2012-08-08T17:05:00Z"/>
                <w:rPrChange w:id="34932" w:author="Thomas Dietz" w:date="2012-08-08T17:05:00Z">
                  <w:rPr>
                    <w:ins w:id="34933" w:author="Thomas Dietz" w:date="2012-08-08T17:05:00Z"/>
                    <w:lang w:val="de-DE"/>
                  </w:rPr>
                </w:rPrChange>
              </w:rPr>
            </w:pPr>
            <w:ins w:id="34934" w:author="Thomas Dietz" w:date="2012-08-08T17:05:00Z">
              <w:r w:rsidRPr="009F3611">
                <w:rPr>
                  <w:rPrChange w:id="34935" w:author="Thomas Dietz" w:date="2012-08-08T17:05:00Z">
                    <w:rPr>
                      <w:lang w:val="de-DE"/>
                    </w:rPr>
                  </w:rPrChange>
                </w:rPr>
                <w:t xml:space="preserve">      * If the operation is 'merge' or 'replace', and the element</w:t>
              </w:r>
            </w:ins>
          </w:p>
          <w:p w14:paraId="217C0217" w14:textId="77777777" w:rsidR="009F3611" w:rsidRPr="009F3611" w:rsidRDefault="009F3611" w:rsidP="009F3611">
            <w:pPr>
              <w:pStyle w:val="XML1"/>
              <w:rPr>
                <w:ins w:id="34936" w:author="Thomas Dietz" w:date="2012-08-08T17:05:00Z"/>
                <w:rPrChange w:id="34937" w:author="Thomas Dietz" w:date="2012-08-08T17:05:00Z">
                  <w:rPr>
                    <w:ins w:id="34938" w:author="Thomas Dietz" w:date="2012-08-08T17:05:00Z"/>
                    <w:lang w:val="de-DE"/>
                  </w:rPr>
                </w:rPrChange>
              </w:rPr>
            </w:pPr>
            <w:ins w:id="34939" w:author="Thomas Dietz" w:date="2012-08-08T17:05:00Z">
              <w:r w:rsidRPr="009F3611">
                <w:rPr>
                  <w:rPrChange w:id="34940" w:author="Thomas Dietz" w:date="2012-08-08T17:05:00Z">
                    <w:rPr>
                      <w:lang w:val="de-DE"/>
                    </w:rPr>
                  </w:rPrChange>
                </w:rPr>
                <w:t xml:space="preserve">        does not exist, a 'data-missing' error is returned. If the</w:t>
              </w:r>
            </w:ins>
          </w:p>
          <w:p w14:paraId="2D68FE1B" w14:textId="77777777" w:rsidR="009F3611" w:rsidRPr="009F3611" w:rsidRDefault="009F3611" w:rsidP="009F3611">
            <w:pPr>
              <w:pStyle w:val="XML1"/>
              <w:rPr>
                <w:ins w:id="34941" w:author="Thomas Dietz" w:date="2012-08-08T17:05:00Z"/>
                <w:rPrChange w:id="34942" w:author="Thomas Dietz" w:date="2012-08-08T17:05:00Z">
                  <w:rPr>
                    <w:ins w:id="34943" w:author="Thomas Dietz" w:date="2012-08-08T17:05:00Z"/>
                    <w:lang w:val="de-DE"/>
                  </w:rPr>
                </w:rPrChange>
              </w:rPr>
            </w:pPr>
            <w:ins w:id="34944" w:author="Thomas Dietz" w:date="2012-08-08T17:05:00Z">
              <w:r w:rsidRPr="009F3611">
                <w:rPr>
                  <w:rPrChange w:id="34945" w:author="Thomas Dietz" w:date="2012-08-08T17:05:00Z">
                    <w:rPr>
                      <w:lang w:val="de-DE"/>
                    </w:rPr>
                  </w:rPrChange>
                </w:rPr>
                <w:t xml:space="preserve">        element exists its value is set to the value found in the</w:t>
              </w:r>
            </w:ins>
          </w:p>
          <w:p w14:paraId="2FE90BCE" w14:textId="77777777" w:rsidR="009F3611" w:rsidRPr="009F3611" w:rsidRDefault="009F3611" w:rsidP="009F3611">
            <w:pPr>
              <w:pStyle w:val="XML1"/>
              <w:rPr>
                <w:ins w:id="34946" w:author="Thomas Dietz" w:date="2012-08-08T17:05:00Z"/>
                <w:rPrChange w:id="34947" w:author="Thomas Dietz" w:date="2012-08-08T17:05:00Z">
                  <w:rPr>
                    <w:ins w:id="34948" w:author="Thomas Dietz" w:date="2012-08-08T17:05:00Z"/>
                    <w:lang w:val="de-DE"/>
                  </w:rPr>
                </w:rPrChange>
              </w:rPr>
            </w:pPr>
            <w:ins w:id="34949" w:author="Thomas Dietz" w:date="2012-08-08T17:05:00Z">
              <w:r w:rsidRPr="009F3611">
                <w:rPr>
                  <w:rPrChange w:id="34950" w:author="Thomas Dietz" w:date="2012-08-08T17:05:00Z">
                    <w:rPr>
                      <w:lang w:val="de-DE"/>
                    </w:rPr>
                  </w:rPrChange>
                </w:rPr>
                <w:t xml:space="preserve">        XML RPC data.</w:t>
              </w:r>
            </w:ins>
          </w:p>
          <w:p w14:paraId="1A76A7F1" w14:textId="77777777" w:rsidR="009F3611" w:rsidRPr="009F3611" w:rsidRDefault="009F3611" w:rsidP="009F3611">
            <w:pPr>
              <w:pStyle w:val="XML1"/>
              <w:rPr>
                <w:ins w:id="34951" w:author="Thomas Dietz" w:date="2012-08-08T17:05:00Z"/>
                <w:rPrChange w:id="34952" w:author="Thomas Dietz" w:date="2012-08-08T17:05:00Z">
                  <w:rPr>
                    <w:ins w:id="34953" w:author="Thomas Dietz" w:date="2012-08-08T17:05:00Z"/>
                    <w:lang w:val="de-DE"/>
                  </w:rPr>
                </w:rPrChange>
              </w:rPr>
            </w:pPr>
            <w:ins w:id="34954" w:author="Thomas Dietz" w:date="2012-08-08T17:05:00Z">
              <w:r w:rsidRPr="009F3611">
                <w:rPr>
                  <w:rPrChange w:id="34955" w:author="Thomas Dietz" w:date="2012-08-08T17:05:00Z">
                    <w:rPr>
                      <w:lang w:val="de-DE"/>
                    </w:rPr>
                  </w:rPrChange>
                </w:rPr>
                <w:t xml:space="preserve">      * If the operation is 'create', a 'operation-not-supported'</w:t>
              </w:r>
            </w:ins>
          </w:p>
          <w:p w14:paraId="551594AD" w14:textId="77777777" w:rsidR="009F3611" w:rsidRPr="009F3611" w:rsidRDefault="009F3611" w:rsidP="009F3611">
            <w:pPr>
              <w:pStyle w:val="XML1"/>
              <w:rPr>
                <w:ins w:id="34956" w:author="Thomas Dietz" w:date="2012-08-08T17:05:00Z"/>
                <w:rPrChange w:id="34957" w:author="Thomas Dietz" w:date="2012-08-08T17:05:00Z">
                  <w:rPr>
                    <w:ins w:id="34958" w:author="Thomas Dietz" w:date="2012-08-08T17:05:00Z"/>
                    <w:lang w:val="de-DE"/>
                  </w:rPr>
                </w:rPrChange>
              </w:rPr>
            </w:pPr>
            <w:ins w:id="34959" w:author="Thomas Dietz" w:date="2012-08-08T17:05:00Z">
              <w:r w:rsidRPr="009F3611">
                <w:rPr>
                  <w:rPrChange w:id="34960" w:author="Thomas Dietz" w:date="2012-08-08T17:05:00Z">
                    <w:rPr>
                      <w:lang w:val="de-DE"/>
                    </w:rPr>
                  </w:rPrChange>
                </w:rPr>
                <w:t xml:space="preserve">        error with type 'application' is returned.</w:t>
              </w:r>
            </w:ins>
          </w:p>
          <w:p w14:paraId="37F59FAB" w14:textId="77777777" w:rsidR="009F3611" w:rsidRPr="009F3611" w:rsidRDefault="009F3611" w:rsidP="009F3611">
            <w:pPr>
              <w:pStyle w:val="XML1"/>
              <w:rPr>
                <w:ins w:id="34961" w:author="Thomas Dietz" w:date="2012-08-08T17:05:00Z"/>
                <w:rPrChange w:id="34962" w:author="Thomas Dietz" w:date="2012-08-08T17:05:00Z">
                  <w:rPr>
                    <w:ins w:id="34963" w:author="Thomas Dietz" w:date="2012-08-08T17:05:00Z"/>
                    <w:lang w:val="de-DE"/>
                  </w:rPr>
                </w:rPrChange>
              </w:rPr>
            </w:pPr>
            <w:ins w:id="34964" w:author="Thomas Dietz" w:date="2012-08-08T17:05:00Z">
              <w:r w:rsidRPr="009F3611">
                <w:rPr>
                  <w:rPrChange w:id="34965" w:author="Thomas Dietz" w:date="2012-08-08T17:05:00Z">
                    <w:rPr>
                      <w:lang w:val="de-DE"/>
                    </w:rPr>
                  </w:rPrChange>
                </w:rPr>
                <w:t xml:space="preserve">      * If the operation is 'delete', 'operation-not-supported'</w:t>
              </w:r>
            </w:ins>
          </w:p>
          <w:p w14:paraId="64FB2F65" w14:textId="77777777" w:rsidR="009F3611" w:rsidRPr="009F3611" w:rsidRDefault="009F3611" w:rsidP="009F3611">
            <w:pPr>
              <w:pStyle w:val="XML1"/>
              <w:rPr>
                <w:ins w:id="34966" w:author="Thomas Dietz" w:date="2012-08-08T17:05:00Z"/>
                <w:rPrChange w:id="34967" w:author="Thomas Dietz" w:date="2012-08-08T17:05:00Z">
                  <w:rPr>
                    <w:ins w:id="34968" w:author="Thomas Dietz" w:date="2012-08-08T17:05:00Z"/>
                    <w:lang w:val="de-DE"/>
                  </w:rPr>
                </w:rPrChange>
              </w:rPr>
            </w:pPr>
            <w:ins w:id="34969" w:author="Thomas Dietz" w:date="2012-08-08T17:05:00Z">
              <w:r w:rsidRPr="009F3611">
                <w:rPr>
                  <w:rPrChange w:id="34970" w:author="Thomas Dietz" w:date="2012-08-08T17:05:00Z">
                    <w:rPr>
                      <w:lang w:val="de-DE"/>
                    </w:rPr>
                  </w:rPrChange>
                </w:rPr>
                <w:t xml:space="preserve">        error with type 'application' is returned.";</w:t>
              </w:r>
            </w:ins>
          </w:p>
          <w:p w14:paraId="13563273" w14:textId="77777777" w:rsidR="009F3611" w:rsidRPr="009F3611" w:rsidRDefault="009F3611" w:rsidP="009F3611">
            <w:pPr>
              <w:pStyle w:val="XML1"/>
              <w:rPr>
                <w:ins w:id="34971" w:author="Thomas Dietz" w:date="2012-08-08T17:05:00Z"/>
                <w:rPrChange w:id="34972" w:author="Thomas Dietz" w:date="2012-08-08T17:05:00Z">
                  <w:rPr>
                    <w:ins w:id="34973" w:author="Thomas Dietz" w:date="2012-08-08T17:05:00Z"/>
                    <w:lang w:val="de-DE"/>
                  </w:rPr>
                </w:rPrChange>
              </w:rPr>
            </w:pPr>
            <w:ins w:id="34974" w:author="Thomas Dietz" w:date="2012-08-08T17:05:00Z">
              <w:r w:rsidRPr="009F3611">
                <w:rPr>
                  <w:rPrChange w:id="34975" w:author="Thomas Dietz" w:date="2012-08-08T17:05:00Z">
                    <w:rPr>
                      <w:lang w:val="de-DE"/>
                    </w:rPr>
                  </w:rPrChange>
                </w:rPr>
                <w:t xml:space="preserve">    leaf id {</w:t>
              </w:r>
            </w:ins>
          </w:p>
          <w:p w14:paraId="6CDA29CF" w14:textId="77777777" w:rsidR="009F3611" w:rsidRPr="009F3611" w:rsidRDefault="009F3611" w:rsidP="009F3611">
            <w:pPr>
              <w:pStyle w:val="XML1"/>
              <w:rPr>
                <w:ins w:id="34976" w:author="Thomas Dietz" w:date="2012-08-08T17:05:00Z"/>
                <w:rPrChange w:id="34977" w:author="Thomas Dietz" w:date="2012-08-08T17:05:00Z">
                  <w:rPr>
                    <w:ins w:id="34978" w:author="Thomas Dietz" w:date="2012-08-08T17:05:00Z"/>
                    <w:lang w:val="de-DE"/>
                  </w:rPr>
                </w:rPrChange>
              </w:rPr>
            </w:pPr>
            <w:ins w:id="34979" w:author="Thomas Dietz" w:date="2012-08-08T17:05:00Z">
              <w:r w:rsidRPr="009F3611">
                <w:rPr>
                  <w:rPrChange w:id="34980" w:author="Thomas Dietz" w:date="2012-08-08T17:05:00Z">
                    <w:rPr>
                      <w:lang w:val="de-DE"/>
                    </w:rPr>
                  </w:rPrChange>
                </w:rPr>
                <w:t xml:space="preserve">      type OFConfigId;</w:t>
              </w:r>
            </w:ins>
          </w:p>
          <w:p w14:paraId="0882E7B5" w14:textId="77777777" w:rsidR="009F3611" w:rsidRPr="009F3611" w:rsidRDefault="009F3611" w:rsidP="009F3611">
            <w:pPr>
              <w:pStyle w:val="XML1"/>
              <w:rPr>
                <w:ins w:id="34981" w:author="Thomas Dietz" w:date="2012-08-08T17:05:00Z"/>
                <w:rPrChange w:id="34982" w:author="Thomas Dietz" w:date="2012-08-08T17:05:00Z">
                  <w:rPr>
                    <w:ins w:id="34983" w:author="Thomas Dietz" w:date="2012-08-08T17:05:00Z"/>
                    <w:lang w:val="de-DE"/>
                  </w:rPr>
                </w:rPrChange>
              </w:rPr>
            </w:pPr>
            <w:ins w:id="34984" w:author="Thomas Dietz" w:date="2012-08-08T17:05:00Z">
              <w:r w:rsidRPr="009F3611">
                <w:rPr>
                  <w:rPrChange w:id="34985" w:author="Thomas Dietz" w:date="2012-08-08T17:05:00Z">
                    <w:rPr>
                      <w:lang w:val="de-DE"/>
                    </w:rPr>
                  </w:rPrChange>
                </w:rPr>
                <w:t xml:space="preserve">      mandatory true;</w:t>
              </w:r>
            </w:ins>
          </w:p>
          <w:p w14:paraId="20FFC7D3" w14:textId="77777777" w:rsidR="009F3611" w:rsidRPr="009F3611" w:rsidRDefault="009F3611" w:rsidP="009F3611">
            <w:pPr>
              <w:pStyle w:val="XML1"/>
              <w:rPr>
                <w:ins w:id="34986" w:author="Thomas Dietz" w:date="2012-08-08T17:05:00Z"/>
                <w:rPrChange w:id="34987" w:author="Thomas Dietz" w:date="2012-08-08T17:05:00Z">
                  <w:rPr>
                    <w:ins w:id="34988" w:author="Thomas Dietz" w:date="2012-08-08T17:05:00Z"/>
                    <w:lang w:val="de-DE"/>
                  </w:rPr>
                </w:rPrChange>
              </w:rPr>
            </w:pPr>
            <w:ins w:id="34989" w:author="Thomas Dietz" w:date="2012-08-08T17:05:00Z">
              <w:r w:rsidRPr="009F3611">
                <w:rPr>
                  <w:rPrChange w:id="34990" w:author="Thomas Dietz" w:date="2012-08-08T17:05:00Z">
                    <w:rPr>
                      <w:lang w:val="de-DE"/>
                    </w:rPr>
                  </w:rPrChange>
                </w:rPr>
                <w:t xml:space="preserve">      description "A unique but locally arbitrary identifier that</w:t>
              </w:r>
            </w:ins>
          </w:p>
          <w:p w14:paraId="0FA19E8E" w14:textId="77777777" w:rsidR="009F3611" w:rsidRPr="009F3611" w:rsidRDefault="009F3611" w:rsidP="009F3611">
            <w:pPr>
              <w:pStyle w:val="XML1"/>
              <w:rPr>
                <w:ins w:id="34991" w:author="Thomas Dietz" w:date="2012-08-08T17:05:00Z"/>
                <w:rPrChange w:id="34992" w:author="Thomas Dietz" w:date="2012-08-08T17:05:00Z">
                  <w:rPr>
                    <w:ins w:id="34993" w:author="Thomas Dietz" w:date="2012-08-08T17:05:00Z"/>
                    <w:lang w:val="de-DE"/>
                  </w:rPr>
                </w:rPrChange>
              </w:rPr>
            </w:pPr>
            <w:ins w:id="34994" w:author="Thomas Dietz" w:date="2012-08-08T17:05:00Z">
              <w:r w:rsidRPr="009F3611">
                <w:rPr>
                  <w:rPrChange w:id="34995" w:author="Thomas Dietz" w:date="2012-08-08T17:05:00Z">
                    <w:rPr>
                      <w:lang w:val="de-DE"/>
                    </w:rPr>
                  </w:rPrChange>
                </w:rPr>
                <w:t xml:space="preserve">        identifies a Logical Switch within the context of an</w:t>
              </w:r>
            </w:ins>
          </w:p>
          <w:p w14:paraId="464C6A34" w14:textId="77777777" w:rsidR="009F3611" w:rsidRPr="009F3611" w:rsidRDefault="009F3611" w:rsidP="009F3611">
            <w:pPr>
              <w:pStyle w:val="XML1"/>
              <w:rPr>
                <w:ins w:id="34996" w:author="Thomas Dietz" w:date="2012-08-08T17:05:00Z"/>
                <w:rPrChange w:id="34997" w:author="Thomas Dietz" w:date="2012-08-08T17:05:00Z">
                  <w:rPr>
                    <w:ins w:id="34998" w:author="Thomas Dietz" w:date="2012-08-08T17:05:00Z"/>
                    <w:lang w:val="de-DE"/>
                  </w:rPr>
                </w:rPrChange>
              </w:rPr>
            </w:pPr>
            <w:ins w:id="34999" w:author="Thomas Dietz" w:date="2012-08-08T17:05:00Z">
              <w:r w:rsidRPr="009F3611">
                <w:rPr>
                  <w:rPrChange w:id="35000" w:author="Thomas Dietz" w:date="2012-08-08T17:05:00Z">
                    <w:rPr>
                      <w:lang w:val="de-DE"/>
                    </w:rPr>
                  </w:rPrChange>
                </w:rPr>
                <w:t xml:space="preserve">        OpenFlow Capable Switch. It MUST be persistent across</w:t>
              </w:r>
            </w:ins>
          </w:p>
          <w:p w14:paraId="7C9324B4" w14:textId="77777777" w:rsidR="009F3611" w:rsidRPr="009F3611" w:rsidRDefault="009F3611" w:rsidP="009F3611">
            <w:pPr>
              <w:pStyle w:val="XML1"/>
              <w:rPr>
                <w:ins w:id="35001" w:author="Thomas Dietz" w:date="2012-08-08T17:05:00Z"/>
                <w:rPrChange w:id="35002" w:author="Thomas Dietz" w:date="2012-08-08T17:05:00Z">
                  <w:rPr>
                    <w:ins w:id="35003" w:author="Thomas Dietz" w:date="2012-08-08T17:05:00Z"/>
                    <w:lang w:val="de-DE"/>
                  </w:rPr>
                </w:rPrChange>
              </w:rPr>
            </w:pPr>
            <w:ins w:id="35004" w:author="Thomas Dietz" w:date="2012-08-08T17:05:00Z">
              <w:r w:rsidRPr="009F3611">
                <w:rPr>
                  <w:rPrChange w:id="35005" w:author="Thomas Dietz" w:date="2012-08-08T17:05:00Z">
                    <w:rPr>
                      <w:lang w:val="de-DE"/>
                    </w:rPr>
                  </w:rPrChange>
                </w:rPr>
                <w:t xml:space="preserve">        reboots of the OpenFlow Capable Switch.</w:t>
              </w:r>
            </w:ins>
          </w:p>
          <w:p w14:paraId="33F40919" w14:textId="77777777" w:rsidR="009F3611" w:rsidRPr="009F3611" w:rsidRDefault="009F3611" w:rsidP="009F3611">
            <w:pPr>
              <w:pStyle w:val="XML1"/>
              <w:rPr>
                <w:ins w:id="35006" w:author="Thomas Dietz" w:date="2012-08-08T17:05:00Z"/>
                <w:rPrChange w:id="35007" w:author="Thomas Dietz" w:date="2012-08-08T17:05:00Z">
                  <w:rPr>
                    <w:ins w:id="35008" w:author="Thomas Dietz" w:date="2012-08-08T17:05:00Z"/>
                    <w:lang w:val="de-DE"/>
                  </w:rPr>
                </w:rPrChange>
              </w:rPr>
            </w:pPr>
          </w:p>
          <w:p w14:paraId="340DD9BA" w14:textId="77777777" w:rsidR="009F3611" w:rsidRPr="009F3611" w:rsidRDefault="009F3611" w:rsidP="009F3611">
            <w:pPr>
              <w:pStyle w:val="XML1"/>
              <w:rPr>
                <w:ins w:id="35009" w:author="Thomas Dietz" w:date="2012-08-08T17:05:00Z"/>
                <w:rPrChange w:id="35010" w:author="Thomas Dietz" w:date="2012-08-08T17:05:00Z">
                  <w:rPr>
                    <w:ins w:id="35011" w:author="Thomas Dietz" w:date="2012-08-08T17:05:00Z"/>
                    <w:lang w:val="de-DE"/>
                  </w:rPr>
                </w:rPrChange>
              </w:rPr>
            </w:pPr>
            <w:ins w:id="35012" w:author="Thomas Dietz" w:date="2012-08-08T17:05:00Z">
              <w:r w:rsidRPr="009F3611">
                <w:rPr>
                  <w:rPrChange w:id="35013" w:author="Thomas Dietz" w:date="2012-08-08T17:05:00Z">
                    <w:rPr>
                      <w:lang w:val="de-DE"/>
                    </w:rPr>
                  </w:rPrChange>
                </w:rPr>
                <w:t xml:space="preserve">        This element MUST be present to identify the OpenFlow</w:t>
              </w:r>
            </w:ins>
          </w:p>
          <w:p w14:paraId="12667FA7" w14:textId="77777777" w:rsidR="009F3611" w:rsidRPr="009F3611" w:rsidRDefault="009F3611" w:rsidP="009F3611">
            <w:pPr>
              <w:pStyle w:val="XML1"/>
              <w:rPr>
                <w:ins w:id="35014" w:author="Thomas Dietz" w:date="2012-08-08T17:05:00Z"/>
                <w:rPrChange w:id="35015" w:author="Thomas Dietz" w:date="2012-08-08T17:05:00Z">
                  <w:rPr>
                    <w:ins w:id="35016" w:author="Thomas Dietz" w:date="2012-08-08T17:05:00Z"/>
                    <w:lang w:val="de-DE"/>
                  </w:rPr>
                </w:rPrChange>
              </w:rPr>
            </w:pPr>
            <w:ins w:id="35017" w:author="Thomas Dietz" w:date="2012-08-08T17:05:00Z">
              <w:r w:rsidRPr="009F3611">
                <w:rPr>
                  <w:rPrChange w:id="35018" w:author="Thomas Dietz" w:date="2012-08-08T17:05:00Z">
                    <w:rPr>
                      <w:lang w:val="de-DE"/>
                    </w:rPr>
                  </w:rPrChange>
                </w:rPr>
                <w:t xml:space="preserve">        Logical Switch.";</w:t>
              </w:r>
            </w:ins>
          </w:p>
          <w:p w14:paraId="013BDD4C" w14:textId="77777777" w:rsidR="009F3611" w:rsidRPr="009F3611" w:rsidRDefault="009F3611" w:rsidP="009F3611">
            <w:pPr>
              <w:pStyle w:val="XML1"/>
              <w:rPr>
                <w:ins w:id="35019" w:author="Thomas Dietz" w:date="2012-08-08T17:05:00Z"/>
                <w:rPrChange w:id="35020" w:author="Thomas Dietz" w:date="2012-08-08T17:05:00Z">
                  <w:rPr>
                    <w:ins w:id="35021" w:author="Thomas Dietz" w:date="2012-08-08T17:05:00Z"/>
                    <w:lang w:val="de-DE"/>
                  </w:rPr>
                </w:rPrChange>
              </w:rPr>
            </w:pPr>
            <w:ins w:id="35022" w:author="Thomas Dietz" w:date="2012-08-08T17:05:00Z">
              <w:r w:rsidRPr="009F3611">
                <w:rPr>
                  <w:rPrChange w:id="35023" w:author="Thomas Dietz" w:date="2012-08-08T17:05:00Z">
                    <w:rPr>
                      <w:lang w:val="de-DE"/>
                    </w:rPr>
                  </w:rPrChange>
                </w:rPr>
                <w:lastRenderedPageBreak/>
                <w:t xml:space="preserve">    }</w:t>
              </w:r>
            </w:ins>
          </w:p>
          <w:p w14:paraId="70A565DA" w14:textId="77777777" w:rsidR="009F3611" w:rsidRPr="009F3611" w:rsidRDefault="009F3611" w:rsidP="009F3611">
            <w:pPr>
              <w:pStyle w:val="XML1"/>
              <w:rPr>
                <w:ins w:id="35024" w:author="Thomas Dietz" w:date="2012-08-08T17:05:00Z"/>
                <w:rPrChange w:id="35025" w:author="Thomas Dietz" w:date="2012-08-08T17:05:00Z">
                  <w:rPr>
                    <w:ins w:id="35026" w:author="Thomas Dietz" w:date="2012-08-08T17:05:00Z"/>
                    <w:lang w:val="de-DE"/>
                  </w:rPr>
                </w:rPrChange>
              </w:rPr>
            </w:pPr>
            <w:ins w:id="35027" w:author="Thomas Dietz" w:date="2012-08-08T17:05:00Z">
              <w:r w:rsidRPr="009F3611">
                <w:rPr>
                  <w:rPrChange w:id="35028" w:author="Thomas Dietz" w:date="2012-08-08T17:05:00Z">
                    <w:rPr>
                      <w:lang w:val="de-DE"/>
                    </w:rPr>
                  </w:rPrChange>
                </w:rPr>
                <w:t xml:space="preserve">    container capabilities {</w:t>
              </w:r>
            </w:ins>
          </w:p>
          <w:p w14:paraId="144153B6" w14:textId="77777777" w:rsidR="009F3611" w:rsidRPr="009F3611" w:rsidRDefault="009F3611" w:rsidP="009F3611">
            <w:pPr>
              <w:pStyle w:val="XML1"/>
              <w:rPr>
                <w:ins w:id="35029" w:author="Thomas Dietz" w:date="2012-08-08T17:05:00Z"/>
                <w:rPrChange w:id="35030" w:author="Thomas Dietz" w:date="2012-08-08T17:05:00Z">
                  <w:rPr>
                    <w:ins w:id="35031" w:author="Thomas Dietz" w:date="2012-08-08T17:05:00Z"/>
                    <w:lang w:val="de-DE"/>
                  </w:rPr>
                </w:rPrChange>
              </w:rPr>
            </w:pPr>
            <w:ins w:id="35032" w:author="Thomas Dietz" w:date="2012-08-08T17:05:00Z">
              <w:r w:rsidRPr="009F3611">
                <w:rPr>
                  <w:rPrChange w:id="35033" w:author="Thomas Dietz" w:date="2012-08-08T17:05:00Z">
                    <w:rPr>
                      <w:lang w:val="de-DE"/>
                    </w:rPr>
                  </w:rPrChange>
                </w:rPr>
                <w:t xml:space="preserve">      config false;</w:t>
              </w:r>
            </w:ins>
          </w:p>
          <w:p w14:paraId="29352132" w14:textId="77777777" w:rsidR="009F3611" w:rsidRPr="009F3611" w:rsidRDefault="009F3611" w:rsidP="009F3611">
            <w:pPr>
              <w:pStyle w:val="XML1"/>
              <w:rPr>
                <w:ins w:id="35034" w:author="Thomas Dietz" w:date="2012-08-08T17:05:00Z"/>
                <w:rPrChange w:id="35035" w:author="Thomas Dietz" w:date="2012-08-08T17:05:00Z">
                  <w:rPr>
                    <w:ins w:id="35036" w:author="Thomas Dietz" w:date="2012-08-08T17:05:00Z"/>
                    <w:lang w:val="de-DE"/>
                  </w:rPr>
                </w:rPrChange>
              </w:rPr>
            </w:pPr>
            <w:ins w:id="35037" w:author="Thomas Dietz" w:date="2012-08-08T17:05:00Z">
              <w:r w:rsidRPr="009F3611">
                <w:rPr>
                  <w:rPrChange w:id="35038" w:author="Thomas Dietz" w:date="2012-08-08T17:05:00Z">
                    <w:rPr>
                      <w:lang w:val="de-DE"/>
                    </w:rPr>
                  </w:rPrChange>
                </w:rPr>
                <w:t xml:space="preserve">      description "This element contains all capability items that</w:t>
              </w:r>
            </w:ins>
          </w:p>
          <w:p w14:paraId="764737DA" w14:textId="77777777" w:rsidR="009F3611" w:rsidRPr="009F3611" w:rsidRDefault="009F3611" w:rsidP="009F3611">
            <w:pPr>
              <w:pStyle w:val="XML1"/>
              <w:rPr>
                <w:ins w:id="35039" w:author="Thomas Dietz" w:date="2012-08-08T17:05:00Z"/>
                <w:rPrChange w:id="35040" w:author="Thomas Dietz" w:date="2012-08-08T17:05:00Z">
                  <w:rPr>
                    <w:ins w:id="35041" w:author="Thomas Dietz" w:date="2012-08-08T17:05:00Z"/>
                    <w:lang w:val="de-DE"/>
                  </w:rPr>
                </w:rPrChange>
              </w:rPr>
            </w:pPr>
            <w:ins w:id="35042" w:author="Thomas Dietz" w:date="2012-08-08T17:05:00Z">
              <w:r w:rsidRPr="009F3611">
                <w:rPr>
                  <w:rPrChange w:id="35043" w:author="Thomas Dietz" w:date="2012-08-08T17:05:00Z">
                    <w:rPr>
                      <w:lang w:val="de-DE"/>
                    </w:rPr>
                  </w:rPrChange>
                </w:rPr>
                <w:t xml:space="preserve">        an OpenFlow Logical Switch MAY implement.</w:t>
              </w:r>
            </w:ins>
          </w:p>
          <w:p w14:paraId="2536AB58" w14:textId="77777777" w:rsidR="009F3611" w:rsidRPr="009F3611" w:rsidRDefault="009F3611" w:rsidP="009F3611">
            <w:pPr>
              <w:pStyle w:val="XML1"/>
              <w:rPr>
                <w:ins w:id="35044" w:author="Thomas Dietz" w:date="2012-08-08T17:05:00Z"/>
                <w:rPrChange w:id="35045" w:author="Thomas Dietz" w:date="2012-08-08T17:05:00Z">
                  <w:rPr>
                    <w:ins w:id="35046" w:author="Thomas Dietz" w:date="2012-08-08T17:05:00Z"/>
                    <w:lang w:val="de-DE"/>
                  </w:rPr>
                </w:rPrChange>
              </w:rPr>
            </w:pPr>
          </w:p>
          <w:p w14:paraId="3D582044" w14:textId="77777777" w:rsidR="009F3611" w:rsidRPr="009F3611" w:rsidRDefault="009F3611" w:rsidP="009F3611">
            <w:pPr>
              <w:pStyle w:val="XML1"/>
              <w:rPr>
                <w:ins w:id="35047" w:author="Thomas Dietz" w:date="2012-08-08T17:05:00Z"/>
                <w:rPrChange w:id="35048" w:author="Thomas Dietz" w:date="2012-08-08T17:05:00Z">
                  <w:rPr>
                    <w:ins w:id="35049" w:author="Thomas Dietz" w:date="2012-08-08T17:05:00Z"/>
                    <w:lang w:val="de-DE"/>
                  </w:rPr>
                </w:rPrChange>
              </w:rPr>
            </w:pPr>
            <w:ins w:id="35050" w:author="Thomas Dietz" w:date="2012-08-08T17:05:00Z">
              <w:r w:rsidRPr="009F3611">
                <w:rPr>
                  <w:rPrChange w:id="35051" w:author="Thomas Dietz" w:date="2012-08-08T17:05:00Z">
                    <w:rPr>
                      <w:lang w:val="de-DE"/>
                    </w:rPr>
                  </w:rPrChange>
                </w:rPr>
                <w:t xml:space="preserve">        This element and its children can only be retrieved by</w:t>
              </w:r>
            </w:ins>
          </w:p>
          <w:p w14:paraId="78DAAD9C" w14:textId="77777777" w:rsidR="009F3611" w:rsidRPr="009F3611" w:rsidRDefault="009F3611" w:rsidP="009F3611">
            <w:pPr>
              <w:pStyle w:val="XML1"/>
              <w:rPr>
                <w:ins w:id="35052" w:author="Thomas Dietz" w:date="2012-08-08T17:05:00Z"/>
                <w:rPrChange w:id="35053" w:author="Thomas Dietz" w:date="2012-08-08T17:05:00Z">
                  <w:rPr>
                    <w:ins w:id="35054" w:author="Thomas Dietz" w:date="2012-08-08T17:05:00Z"/>
                    <w:lang w:val="de-DE"/>
                  </w:rPr>
                </w:rPrChange>
              </w:rPr>
            </w:pPr>
            <w:ins w:id="35055" w:author="Thomas Dietz" w:date="2012-08-08T17:05:00Z">
              <w:r w:rsidRPr="009F3611">
                <w:rPr>
                  <w:rPrChange w:id="35056" w:author="Thomas Dietz" w:date="2012-08-08T17:05:00Z">
                    <w:rPr>
                      <w:lang w:val="de-DE"/>
                    </w:rPr>
                  </w:rPrChange>
                </w:rPr>
                <w:t xml:space="preserve">        NETCONF &lt;get&gt; operation since it contain no configuration</w:t>
              </w:r>
            </w:ins>
          </w:p>
          <w:p w14:paraId="784342DD" w14:textId="77777777" w:rsidR="009F3611" w:rsidRPr="009F3611" w:rsidRDefault="009F3611" w:rsidP="009F3611">
            <w:pPr>
              <w:pStyle w:val="XML1"/>
              <w:rPr>
                <w:ins w:id="35057" w:author="Thomas Dietz" w:date="2012-08-08T17:05:00Z"/>
                <w:rPrChange w:id="35058" w:author="Thomas Dietz" w:date="2012-08-08T17:05:00Z">
                  <w:rPr>
                    <w:ins w:id="35059" w:author="Thomas Dietz" w:date="2012-08-08T17:05:00Z"/>
                    <w:lang w:val="de-DE"/>
                  </w:rPr>
                </w:rPrChange>
              </w:rPr>
            </w:pPr>
            <w:ins w:id="35060" w:author="Thomas Dietz" w:date="2012-08-08T17:05:00Z">
              <w:r w:rsidRPr="009F3611">
                <w:rPr>
                  <w:rPrChange w:id="35061" w:author="Thomas Dietz" w:date="2012-08-08T17:05:00Z">
                    <w:rPr>
                      <w:lang w:val="de-DE"/>
                    </w:rPr>
                  </w:rPrChange>
                </w:rPr>
                <w:t xml:space="preserve">        data.";</w:t>
              </w:r>
            </w:ins>
          </w:p>
          <w:p w14:paraId="4769089A" w14:textId="77777777" w:rsidR="009F3611" w:rsidRPr="009F3611" w:rsidRDefault="009F3611" w:rsidP="009F3611">
            <w:pPr>
              <w:pStyle w:val="XML1"/>
              <w:rPr>
                <w:ins w:id="35062" w:author="Thomas Dietz" w:date="2012-08-08T17:05:00Z"/>
                <w:rPrChange w:id="35063" w:author="Thomas Dietz" w:date="2012-08-08T17:05:00Z">
                  <w:rPr>
                    <w:ins w:id="35064" w:author="Thomas Dietz" w:date="2012-08-08T17:05:00Z"/>
                    <w:lang w:val="de-DE"/>
                  </w:rPr>
                </w:rPrChange>
              </w:rPr>
            </w:pPr>
            <w:ins w:id="35065" w:author="Thomas Dietz" w:date="2012-08-08T17:05:00Z">
              <w:r w:rsidRPr="009F3611">
                <w:rPr>
                  <w:rPrChange w:id="35066" w:author="Thomas Dietz" w:date="2012-08-08T17:05:00Z">
                    <w:rPr>
                      <w:lang w:val="de-DE"/>
                    </w:rPr>
                  </w:rPrChange>
                </w:rPr>
                <w:t xml:space="preserve">      uses OFLogicalSwitchCapabilitiesType;</w:t>
              </w:r>
            </w:ins>
          </w:p>
          <w:p w14:paraId="237BE093" w14:textId="77777777" w:rsidR="009F3611" w:rsidRPr="009F3611" w:rsidRDefault="009F3611" w:rsidP="009F3611">
            <w:pPr>
              <w:pStyle w:val="XML1"/>
              <w:rPr>
                <w:ins w:id="35067" w:author="Thomas Dietz" w:date="2012-08-08T17:05:00Z"/>
                <w:rPrChange w:id="35068" w:author="Thomas Dietz" w:date="2012-08-08T17:05:00Z">
                  <w:rPr>
                    <w:ins w:id="35069" w:author="Thomas Dietz" w:date="2012-08-08T17:05:00Z"/>
                    <w:lang w:val="de-DE"/>
                  </w:rPr>
                </w:rPrChange>
              </w:rPr>
            </w:pPr>
            <w:ins w:id="35070" w:author="Thomas Dietz" w:date="2012-08-08T17:05:00Z">
              <w:r w:rsidRPr="009F3611">
                <w:rPr>
                  <w:rPrChange w:id="35071" w:author="Thomas Dietz" w:date="2012-08-08T17:05:00Z">
                    <w:rPr>
                      <w:lang w:val="de-DE"/>
                    </w:rPr>
                  </w:rPrChange>
                </w:rPr>
                <w:t xml:space="preserve">    }</w:t>
              </w:r>
            </w:ins>
          </w:p>
          <w:p w14:paraId="62633F11" w14:textId="77777777" w:rsidR="009F3611" w:rsidRPr="009F3611" w:rsidRDefault="009F3611" w:rsidP="009F3611">
            <w:pPr>
              <w:pStyle w:val="XML1"/>
              <w:rPr>
                <w:ins w:id="35072" w:author="Thomas Dietz" w:date="2012-08-08T17:05:00Z"/>
                <w:rPrChange w:id="35073" w:author="Thomas Dietz" w:date="2012-08-08T17:05:00Z">
                  <w:rPr>
                    <w:ins w:id="35074" w:author="Thomas Dietz" w:date="2012-08-08T17:05:00Z"/>
                    <w:lang w:val="de-DE"/>
                  </w:rPr>
                </w:rPrChange>
              </w:rPr>
            </w:pPr>
            <w:ins w:id="35075" w:author="Thomas Dietz" w:date="2012-08-08T17:05:00Z">
              <w:r w:rsidRPr="009F3611">
                <w:rPr>
                  <w:rPrChange w:id="35076" w:author="Thomas Dietz" w:date="2012-08-08T17:05:00Z">
                    <w:rPr>
                      <w:lang w:val="de-DE"/>
                    </w:rPr>
                  </w:rPrChange>
                </w:rPr>
                <w:t xml:space="preserve">    leaf datapath-id {</w:t>
              </w:r>
            </w:ins>
          </w:p>
          <w:p w14:paraId="14775CF3" w14:textId="77777777" w:rsidR="009F3611" w:rsidRPr="009F3611" w:rsidRDefault="009F3611" w:rsidP="009F3611">
            <w:pPr>
              <w:pStyle w:val="XML1"/>
              <w:rPr>
                <w:ins w:id="35077" w:author="Thomas Dietz" w:date="2012-08-08T17:05:00Z"/>
                <w:rPrChange w:id="35078" w:author="Thomas Dietz" w:date="2012-08-08T17:05:00Z">
                  <w:rPr>
                    <w:ins w:id="35079" w:author="Thomas Dietz" w:date="2012-08-08T17:05:00Z"/>
                    <w:lang w:val="de-DE"/>
                  </w:rPr>
                </w:rPrChange>
              </w:rPr>
            </w:pPr>
            <w:ins w:id="35080" w:author="Thomas Dietz" w:date="2012-08-08T17:05:00Z">
              <w:r w:rsidRPr="009F3611">
                <w:rPr>
                  <w:rPrChange w:id="35081" w:author="Thomas Dietz" w:date="2012-08-08T17:05:00Z">
                    <w:rPr>
                      <w:lang w:val="de-DE"/>
                    </w:rPr>
                  </w:rPrChange>
                </w:rPr>
                <w:t xml:space="preserve">      type datapath-id-type;</w:t>
              </w:r>
            </w:ins>
          </w:p>
          <w:p w14:paraId="42358DB9" w14:textId="77777777" w:rsidR="009F3611" w:rsidRPr="009F3611" w:rsidRDefault="009F3611" w:rsidP="009F3611">
            <w:pPr>
              <w:pStyle w:val="XML1"/>
              <w:rPr>
                <w:ins w:id="35082" w:author="Thomas Dietz" w:date="2012-08-08T17:05:00Z"/>
                <w:rPrChange w:id="35083" w:author="Thomas Dietz" w:date="2012-08-08T17:05:00Z">
                  <w:rPr>
                    <w:ins w:id="35084" w:author="Thomas Dietz" w:date="2012-08-08T17:05:00Z"/>
                    <w:lang w:val="de-DE"/>
                  </w:rPr>
                </w:rPrChange>
              </w:rPr>
            </w:pPr>
            <w:ins w:id="35085" w:author="Thomas Dietz" w:date="2012-08-08T17:05:00Z">
              <w:r w:rsidRPr="009F3611">
                <w:rPr>
                  <w:rPrChange w:id="35086" w:author="Thomas Dietz" w:date="2012-08-08T17:05:00Z">
                    <w:rPr>
                      <w:lang w:val="de-DE"/>
                    </w:rPr>
                  </w:rPrChange>
                </w:rPr>
                <w:t xml:space="preserve">      mandatory true;</w:t>
              </w:r>
            </w:ins>
          </w:p>
          <w:p w14:paraId="1B8ADBEF" w14:textId="77777777" w:rsidR="009F3611" w:rsidRPr="009F3611" w:rsidRDefault="009F3611" w:rsidP="009F3611">
            <w:pPr>
              <w:pStyle w:val="XML1"/>
              <w:rPr>
                <w:ins w:id="35087" w:author="Thomas Dietz" w:date="2012-08-08T17:05:00Z"/>
                <w:rPrChange w:id="35088" w:author="Thomas Dietz" w:date="2012-08-08T17:05:00Z">
                  <w:rPr>
                    <w:ins w:id="35089" w:author="Thomas Dietz" w:date="2012-08-08T17:05:00Z"/>
                    <w:lang w:val="de-DE"/>
                  </w:rPr>
                </w:rPrChange>
              </w:rPr>
            </w:pPr>
            <w:ins w:id="35090" w:author="Thomas Dietz" w:date="2012-08-08T17:05:00Z">
              <w:r w:rsidRPr="009F3611">
                <w:rPr>
                  <w:rPrChange w:id="35091" w:author="Thomas Dietz" w:date="2012-08-08T17:05:00Z">
                    <w:rPr>
                      <w:lang w:val="de-DE"/>
                    </w:rPr>
                  </w:rPrChange>
                </w:rPr>
                <w:t xml:space="preserve">      description "The datapath identifier of the Logical Switch</w:t>
              </w:r>
            </w:ins>
          </w:p>
          <w:p w14:paraId="39241E9D" w14:textId="77777777" w:rsidR="009F3611" w:rsidRPr="009F3611" w:rsidRDefault="009F3611" w:rsidP="009F3611">
            <w:pPr>
              <w:pStyle w:val="XML1"/>
              <w:rPr>
                <w:ins w:id="35092" w:author="Thomas Dietz" w:date="2012-08-08T17:05:00Z"/>
                <w:rPrChange w:id="35093" w:author="Thomas Dietz" w:date="2012-08-08T17:05:00Z">
                  <w:rPr>
                    <w:ins w:id="35094" w:author="Thomas Dietz" w:date="2012-08-08T17:05:00Z"/>
                    <w:lang w:val="de-DE"/>
                  </w:rPr>
                </w:rPrChange>
              </w:rPr>
            </w:pPr>
            <w:ins w:id="35095" w:author="Thomas Dietz" w:date="2012-08-08T17:05:00Z">
              <w:r w:rsidRPr="009F3611">
                <w:rPr>
                  <w:rPrChange w:id="35096" w:author="Thomas Dietz" w:date="2012-08-08T17:05:00Z">
                    <w:rPr>
                      <w:lang w:val="de-DE"/>
                    </w:rPr>
                  </w:rPrChange>
                </w:rPr>
                <w:t xml:space="preserve">        that uniquely identifies this Logical Switch within the</w:t>
              </w:r>
            </w:ins>
          </w:p>
          <w:p w14:paraId="39B74F1E" w14:textId="77777777" w:rsidR="009F3611" w:rsidRPr="009F3611" w:rsidRDefault="009F3611" w:rsidP="009F3611">
            <w:pPr>
              <w:pStyle w:val="XML1"/>
              <w:rPr>
                <w:ins w:id="35097" w:author="Thomas Dietz" w:date="2012-08-08T17:05:00Z"/>
                <w:rPrChange w:id="35098" w:author="Thomas Dietz" w:date="2012-08-08T17:05:00Z">
                  <w:rPr>
                    <w:ins w:id="35099" w:author="Thomas Dietz" w:date="2012-08-08T17:05:00Z"/>
                    <w:lang w:val="de-DE"/>
                  </w:rPr>
                </w:rPrChange>
              </w:rPr>
            </w:pPr>
            <w:ins w:id="35100" w:author="Thomas Dietz" w:date="2012-08-08T17:05:00Z">
              <w:r w:rsidRPr="009F3611">
                <w:rPr>
                  <w:rPrChange w:id="35101" w:author="Thomas Dietz" w:date="2012-08-08T17:05:00Z">
                    <w:rPr>
                      <w:lang w:val="de-DE"/>
                    </w:rPr>
                  </w:rPrChange>
                </w:rPr>
                <w:t xml:space="preserve">        context of all OpenFlow Controllers associated with the</w:t>
              </w:r>
            </w:ins>
          </w:p>
          <w:p w14:paraId="486302D2" w14:textId="77777777" w:rsidR="009F3611" w:rsidRPr="009F3611" w:rsidRDefault="009F3611" w:rsidP="009F3611">
            <w:pPr>
              <w:pStyle w:val="XML1"/>
              <w:rPr>
                <w:ins w:id="35102" w:author="Thomas Dietz" w:date="2012-08-08T17:05:00Z"/>
                <w:rPrChange w:id="35103" w:author="Thomas Dietz" w:date="2012-08-08T17:05:00Z">
                  <w:rPr>
                    <w:ins w:id="35104" w:author="Thomas Dietz" w:date="2012-08-08T17:05:00Z"/>
                    <w:lang w:val="de-DE"/>
                  </w:rPr>
                </w:rPrChange>
              </w:rPr>
            </w:pPr>
            <w:ins w:id="35105" w:author="Thomas Dietz" w:date="2012-08-08T17:05:00Z">
              <w:r w:rsidRPr="009F3611">
                <w:rPr>
                  <w:rPrChange w:id="35106" w:author="Thomas Dietz" w:date="2012-08-08T17:05:00Z">
                    <w:rPr>
                      <w:lang w:val="de-DE"/>
                    </w:rPr>
                  </w:rPrChange>
                </w:rPr>
                <w:t xml:space="preserve">        OpenFlow Logical Switch.  The datapath identifier is a</w:t>
              </w:r>
            </w:ins>
          </w:p>
          <w:p w14:paraId="1D43C559" w14:textId="77777777" w:rsidR="00DF476A" w:rsidRDefault="00DF476A" w:rsidP="00DF476A">
            <w:pPr>
              <w:pStyle w:val="XML1"/>
              <w:rPr>
                <w:ins w:id="35107" w:author="Thomas Dietz" w:date="2012-08-10T14:40:00Z"/>
              </w:rPr>
            </w:pPr>
            <w:ins w:id="35108" w:author="Thomas Dietz" w:date="2012-08-10T14:40:00Z">
              <w:r>
                <w:t xml:space="preserve">        string value that MUST be formatted as a sequence of 8</w:t>
              </w:r>
            </w:ins>
          </w:p>
          <w:p w14:paraId="4BF6B1A9" w14:textId="77777777" w:rsidR="00DF476A" w:rsidRDefault="00DF476A" w:rsidP="00DF476A">
            <w:pPr>
              <w:pStyle w:val="XML1"/>
              <w:rPr>
                <w:ins w:id="35109" w:author="Thomas Dietz" w:date="2012-08-10T14:40:00Z"/>
              </w:rPr>
            </w:pPr>
            <w:ins w:id="35110" w:author="Thomas Dietz" w:date="2012-08-10T14:40:00Z">
              <w:r>
                <w:t xml:space="preserve">        2-digit hexadecimal numbers that are separated by colons,</w:t>
              </w:r>
            </w:ins>
          </w:p>
          <w:p w14:paraId="520A816D" w14:textId="77777777" w:rsidR="00DF476A" w:rsidRDefault="00DF476A" w:rsidP="00DF476A">
            <w:pPr>
              <w:pStyle w:val="XML1"/>
              <w:rPr>
                <w:ins w:id="35111" w:author="Thomas Dietz" w:date="2012-08-10T14:40:00Z"/>
              </w:rPr>
            </w:pPr>
            <w:ins w:id="35112" w:author="Thomas Dietz" w:date="2012-08-10T14:40:00Z">
              <w:r>
                <w:t xml:space="preserve">        for example, '01:23:45:67:89:ab:cd:ef'.  When processing a</w:t>
              </w:r>
            </w:ins>
          </w:p>
          <w:p w14:paraId="7814150D" w14:textId="77777777" w:rsidR="00DF476A" w:rsidRDefault="00DF476A" w:rsidP="00DF476A">
            <w:pPr>
              <w:pStyle w:val="XML1"/>
              <w:rPr>
                <w:ins w:id="35113" w:author="Thomas Dietz" w:date="2012-08-10T14:40:00Z"/>
              </w:rPr>
            </w:pPr>
            <w:ins w:id="35114" w:author="Thomas Dietz" w:date="2012-08-10T14:40:00Z">
              <w:r>
                <w:t xml:space="preserve">        datapath identifier, the case of the decimal digits MUST be</w:t>
              </w:r>
            </w:ins>
          </w:p>
          <w:p w14:paraId="23DAD537" w14:textId="3578877D" w:rsidR="009F3611" w:rsidRDefault="00DF476A" w:rsidP="00DF476A">
            <w:pPr>
              <w:pStyle w:val="XML1"/>
              <w:rPr>
                <w:ins w:id="35115" w:author="Thomas Dietz" w:date="2012-08-10T14:40:00Z"/>
              </w:rPr>
            </w:pPr>
            <w:ins w:id="35116" w:author="Thomas Dietz" w:date="2012-08-10T14:40:00Z">
              <w:r>
                <w:t xml:space="preserve">        ignored.</w:t>
              </w:r>
            </w:ins>
          </w:p>
          <w:p w14:paraId="6BF2924F" w14:textId="77777777" w:rsidR="00DF476A" w:rsidRPr="009F3611" w:rsidRDefault="00DF476A" w:rsidP="00DF476A">
            <w:pPr>
              <w:pStyle w:val="XML1"/>
              <w:rPr>
                <w:ins w:id="35117" w:author="Thomas Dietz" w:date="2012-08-08T17:05:00Z"/>
                <w:rPrChange w:id="35118" w:author="Thomas Dietz" w:date="2012-08-08T17:05:00Z">
                  <w:rPr>
                    <w:ins w:id="35119" w:author="Thomas Dietz" w:date="2012-08-08T17:05:00Z"/>
                    <w:lang w:val="de-DE"/>
                  </w:rPr>
                </w:rPrChange>
              </w:rPr>
            </w:pPr>
          </w:p>
          <w:p w14:paraId="1D326557" w14:textId="77777777" w:rsidR="009F3611" w:rsidRPr="009F3611" w:rsidRDefault="009F3611" w:rsidP="009F3611">
            <w:pPr>
              <w:pStyle w:val="XML1"/>
              <w:rPr>
                <w:ins w:id="35120" w:author="Thomas Dietz" w:date="2012-08-08T17:05:00Z"/>
                <w:rPrChange w:id="35121" w:author="Thomas Dietz" w:date="2012-08-08T17:05:00Z">
                  <w:rPr>
                    <w:ins w:id="35122" w:author="Thomas Dietz" w:date="2012-08-08T17:05:00Z"/>
                    <w:lang w:val="de-DE"/>
                  </w:rPr>
                </w:rPrChange>
              </w:rPr>
            </w:pPr>
            <w:ins w:id="35123" w:author="Thomas Dietz" w:date="2012-08-08T17:05:00Z">
              <w:r w:rsidRPr="009F3611">
                <w:rPr>
                  <w:rPrChange w:id="35124" w:author="Thomas Dietz" w:date="2012-08-08T17:05:00Z">
                    <w:rPr>
                      <w:lang w:val="de-DE"/>
                    </w:rPr>
                  </w:rPrChange>
                </w:rPr>
                <w:t xml:space="preserve">        This element MUST be present in the NETCONF data store.</w:t>
              </w:r>
            </w:ins>
          </w:p>
          <w:p w14:paraId="31668396" w14:textId="77777777" w:rsidR="009F3611" w:rsidRPr="009F3611" w:rsidRDefault="009F3611" w:rsidP="009F3611">
            <w:pPr>
              <w:pStyle w:val="XML1"/>
              <w:rPr>
                <w:ins w:id="35125" w:author="Thomas Dietz" w:date="2012-08-08T17:05:00Z"/>
                <w:rPrChange w:id="35126" w:author="Thomas Dietz" w:date="2012-08-08T17:05:00Z">
                  <w:rPr>
                    <w:ins w:id="35127" w:author="Thomas Dietz" w:date="2012-08-08T17:05:00Z"/>
                    <w:lang w:val="de-DE"/>
                  </w:rPr>
                </w:rPrChange>
              </w:rPr>
            </w:pPr>
            <w:ins w:id="35128" w:author="Thomas Dietz" w:date="2012-08-08T17:05:00Z">
              <w:r w:rsidRPr="009F3611">
                <w:rPr>
                  <w:rPrChange w:id="35129" w:author="Thomas Dietz" w:date="2012-08-08T17:05:00Z">
                    <w:rPr>
                      <w:lang w:val="de-DE"/>
                    </w:rPr>
                  </w:rPrChange>
                </w:rPr>
                <w:t xml:space="preserve">        If this element is not present in a NETCONF &lt;edit-config&gt;</w:t>
              </w:r>
            </w:ins>
          </w:p>
          <w:p w14:paraId="44D2E82F" w14:textId="77777777" w:rsidR="009F3611" w:rsidRPr="009F3611" w:rsidRDefault="009F3611" w:rsidP="009F3611">
            <w:pPr>
              <w:pStyle w:val="XML1"/>
              <w:rPr>
                <w:ins w:id="35130" w:author="Thomas Dietz" w:date="2012-08-08T17:05:00Z"/>
                <w:rPrChange w:id="35131" w:author="Thomas Dietz" w:date="2012-08-08T17:05:00Z">
                  <w:rPr>
                    <w:ins w:id="35132" w:author="Thomas Dietz" w:date="2012-08-08T17:05:00Z"/>
                    <w:lang w:val="de-DE"/>
                  </w:rPr>
                </w:rPrChange>
              </w:rPr>
            </w:pPr>
            <w:ins w:id="35133" w:author="Thomas Dietz" w:date="2012-08-08T17:05:00Z">
              <w:r w:rsidRPr="009F3611">
                <w:rPr>
                  <w:rPrChange w:id="35134" w:author="Thomas Dietz" w:date="2012-08-08T17:05:00Z">
                    <w:rPr>
                      <w:lang w:val="de-DE"/>
                    </w:rPr>
                  </w:rPrChange>
                </w:rPr>
                <w:t xml:space="preserve">        operation 'create', 'merge' or 'replace' and the parent</w:t>
              </w:r>
            </w:ins>
          </w:p>
          <w:p w14:paraId="6A2232FB" w14:textId="77777777" w:rsidR="009F3611" w:rsidRPr="009F3611" w:rsidRDefault="009F3611" w:rsidP="009F3611">
            <w:pPr>
              <w:pStyle w:val="XML1"/>
              <w:rPr>
                <w:ins w:id="35135" w:author="Thomas Dietz" w:date="2012-08-08T17:05:00Z"/>
                <w:rPrChange w:id="35136" w:author="Thomas Dietz" w:date="2012-08-08T17:05:00Z">
                  <w:rPr>
                    <w:ins w:id="35137" w:author="Thomas Dietz" w:date="2012-08-08T17:05:00Z"/>
                    <w:lang w:val="de-DE"/>
                  </w:rPr>
                </w:rPrChange>
              </w:rPr>
            </w:pPr>
            <w:ins w:id="35138" w:author="Thomas Dietz" w:date="2012-08-08T17:05:00Z">
              <w:r w:rsidRPr="009F3611">
                <w:rPr>
                  <w:rPrChange w:id="35139" w:author="Thomas Dietz" w:date="2012-08-08T17:05:00Z">
                    <w:rPr>
                      <w:lang w:val="de-DE"/>
                    </w:rPr>
                  </w:rPrChange>
                </w:rPr>
                <w:t xml:space="preserve">        element does not exist, a 'data-missing' error is</w:t>
              </w:r>
            </w:ins>
          </w:p>
          <w:p w14:paraId="3D0AB434" w14:textId="77777777" w:rsidR="009F3611" w:rsidRPr="009F3611" w:rsidRDefault="009F3611" w:rsidP="009F3611">
            <w:pPr>
              <w:pStyle w:val="XML1"/>
              <w:rPr>
                <w:ins w:id="35140" w:author="Thomas Dietz" w:date="2012-08-08T17:05:00Z"/>
                <w:rPrChange w:id="35141" w:author="Thomas Dietz" w:date="2012-08-08T17:05:00Z">
                  <w:rPr>
                    <w:ins w:id="35142" w:author="Thomas Dietz" w:date="2012-08-08T17:05:00Z"/>
                    <w:lang w:val="de-DE"/>
                  </w:rPr>
                </w:rPrChange>
              </w:rPr>
            </w:pPr>
            <w:ins w:id="35143" w:author="Thomas Dietz" w:date="2012-08-08T17:05:00Z">
              <w:r w:rsidRPr="009F3611">
                <w:rPr>
                  <w:rPrChange w:id="35144" w:author="Thomas Dietz" w:date="2012-08-08T17:05:00Z">
                    <w:rPr>
                      <w:lang w:val="de-DE"/>
                    </w:rPr>
                  </w:rPrChange>
                </w:rPr>
                <w:t xml:space="preserve">        returned.";</w:t>
              </w:r>
            </w:ins>
          </w:p>
          <w:p w14:paraId="5EB013BE" w14:textId="77777777" w:rsidR="009F3611" w:rsidRPr="009F3611" w:rsidRDefault="009F3611" w:rsidP="009F3611">
            <w:pPr>
              <w:pStyle w:val="XML1"/>
              <w:rPr>
                <w:ins w:id="35145" w:author="Thomas Dietz" w:date="2012-08-08T17:05:00Z"/>
                <w:rPrChange w:id="35146" w:author="Thomas Dietz" w:date="2012-08-08T17:05:00Z">
                  <w:rPr>
                    <w:ins w:id="35147" w:author="Thomas Dietz" w:date="2012-08-08T17:05:00Z"/>
                    <w:lang w:val="de-DE"/>
                  </w:rPr>
                </w:rPrChange>
              </w:rPr>
            </w:pPr>
            <w:ins w:id="35148" w:author="Thomas Dietz" w:date="2012-08-08T17:05:00Z">
              <w:r w:rsidRPr="009F3611">
                <w:rPr>
                  <w:rPrChange w:id="35149" w:author="Thomas Dietz" w:date="2012-08-08T17:05:00Z">
                    <w:rPr>
                      <w:lang w:val="de-DE"/>
                    </w:rPr>
                  </w:rPrChange>
                </w:rPr>
                <w:t xml:space="preserve">    }</w:t>
              </w:r>
            </w:ins>
          </w:p>
          <w:p w14:paraId="23F24C99" w14:textId="77777777" w:rsidR="009F3611" w:rsidRPr="009F3611" w:rsidRDefault="009F3611" w:rsidP="009F3611">
            <w:pPr>
              <w:pStyle w:val="XML1"/>
              <w:rPr>
                <w:ins w:id="35150" w:author="Thomas Dietz" w:date="2012-08-08T17:05:00Z"/>
                <w:rPrChange w:id="35151" w:author="Thomas Dietz" w:date="2012-08-08T17:05:00Z">
                  <w:rPr>
                    <w:ins w:id="35152" w:author="Thomas Dietz" w:date="2012-08-08T17:05:00Z"/>
                    <w:lang w:val="de-DE"/>
                  </w:rPr>
                </w:rPrChange>
              </w:rPr>
            </w:pPr>
            <w:ins w:id="35153" w:author="Thomas Dietz" w:date="2012-08-08T17:05:00Z">
              <w:r w:rsidRPr="009F3611">
                <w:rPr>
                  <w:rPrChange w:id="35154" w:author="Thomas Dietz" w:date="2012-08-08T17:05:00Z">
                    <w:rPr>
                      <w:lang w:val="de-DE"/>
                    </w:rPr>
                  </w:rPrChange>
                </w:rPr>
                <w:t xml:space="preserve">    leaf enabled {</w:t>
              </w:r>
            </w:ins>
          </w:p>
          <w:p w14:paraId="217144A1" w14:textId="77777777" w:rsidR="009F3611" w:rsidRPr="009F3611" w:rsidRDefault="009F3611" w:rsidP="009F3611">
            <w:pPr>
              <w:pStyle w:val="XML1"/>
              <w:rPr>
                <w:ins w:id="35155" w:author="Thomas Dietz" w:date="2012-08-08T17:05:00Z"/>
                <w:rPrChange w:id="35156" w:author="Thomas Dietz" w:date="2012-08-08T17:05:00Z">
                  <w:rPr>
                    <w:ins w:id="35157" w:author="Thomas Dietz" w:date="2012-08-08T17:05:00Z"/>
                    <w:lang w:val="de-DE"/>
                  </w:rPr>
                </w:rPrChange>
              </w:rPr>
            </w:pPr>
            <w:ins w:id="35158" w:author="Thomas Dietz" w:date="2012-08-08T17:05:00Z">
              <w:r w:rsidRPr="009F3611">
                <w:rPr>
                  <w:rPrChange w:id="35159" w:author="Thomas Dietz" w:date="2012-08-08T17:05:00Z">
                    <w:rPr>
                      <w:lang w:val="de-DE"/>
                    </w:rPr>
                  </w:rPrChange>
                </w:rPr>
                <w:t xml:space="preserve">      type boolean;</w:t>
              </w:r>
            </w:ins>
          </w:p>
          <w:p w14:paraId="11628D10" w14:textId="77777777" w:rsidR="009F3611" w:rsidRPr="009F3611" w:rsidRDefault="009F3611" w:rsidP="009F3611">
            <w:pPr>
              <w:pStyle w:val="XML1"/>
              <w:rPr>
                <w:ins w:id="35160" w:author="Thomas Dietz" w:date="2012-08-08T17:05:00Z"/>
                <w:rPrChange w:id="35161" w:author="Thomas Dietz" w:date="2012-08-08T17:05:00Z">
                  <w:rPr>
                    <w:ins w:id="35162" w:author="Thomas Dietz" w:date="2012-08-08T17:05:00Z"/>
                    <w:lang w:val="de-DE"/>
                  </w:rPr>
                </w:rPrChange>
              </w:rPr>
            </w:pPr>
            <w:ins w:id="35163" w:author="Thomas Dietz" w:date="2012-08-08T17:05:00Z">
              <w:r w:rsidRPr="009F3611">
                <w:rPr>
                  <w:rPrChange w:id="35164" w:author="Thomas Dietz" w:date="2012-08-08T17:05:00Z">
                    <w:rPr>
                      <w:lang w:val="de-DE"/>
                    </w:rPr>
                  </w:rPrChange>
                </w:rPr>
                <w:t xml:space="preserve">      default false;</w:t>
              </w:r>
            </w:ins>
          </w:p>
          <w:p w14:paraId="0CCA579D" w14:textId="77777777" w:rsidR="009F3611" w:rsidRPr="009F3611" w:rsidRDefault="009F3611" w:rsidP="009F3611">
            <w:pPr>
              <w:pStyle w:val="XML1"/>
              <w:rPr>
                <w:ins w:id="35165" w:author="Thomas Dietz" w:date="2012-08-08T17:05:00Z"/>
                <w:rPrChange w:id="35166" w:author="Thomas Dietz" w:date="2012-08-08T17:05:00Z">
                  <w:rPr>
                    <w:ins w:id="35167" w:author="Thomas Dietz" w:date="2012-08-08T17:05:00Z"/>
                    <w:lang w:val="de-DE"/>
                  </w:rPr>
                </w:rPrChange>
              </w:rPr>
            </w:pPr>
            <w:ins w:id="35168" w:author="Thomas Dietz" w:date="2012-08-08T17:05:00Z">
              <w:r w:rsidRPr="009F3611">
                <w:rPr>
                  <w:rPrChange w:id="35169" w:author="Thomas Dietz" w:date="2012-08-08T17:05:00Z">
                    <w:rPr>
                      <w:lang w:val="de-DE"/>
                    </w:rPr>
                  </w:rPrChange>
                </w:rPr>
                <w:t xml:space="preserve">      description "This element indicates the administrative state</w:t>
              </w:r>
            </w:ins>
          </w:p>
          <w:p w14:paraId="498FC95F" w14:textId="77777777" w:rsidR="009F3611" w:rsidRPr="009F3611" w:rsidRDefault="009F3611" w:rsidP="009F3611">
            <w:pPr>
              <w:pStyle w:val="XML1"/>
              <w:rPr>
                <w:ins w:id="35170" w:author="Thomas Dietz" w:date="2012-08-08T17:05:00Z"/>
                <w:rPrChange w:id="35171" w:author="Thomas Dietz" w:date="2012-08-08T17:05:00Z">
                  <w:rPr>
                    <w:ins w:id="35172" w:author="Thomas Dietz" w:date="2012-08-08T17:05:00Z"/>
                    <w:lang w:val="de-DE"/>
                  </w:rPr>
                </w:rPrChange>
              </w:rPr>
            </w:pPr>
            <w:ins w:id="35173" w:author="Thomas Dietz" w:date="2012-08-08T17:05:00Z">
              <w:r w:rsidRPr="009F3611">
                <w:rPr>
                  <w:rPrChange w:id="35174" w:author="Thomas Dietz" w:date="2012-08-08T17:05:00Z">
                    <w:rPr>
                      <w:lang w:val="de-DE"/>
                    </w:rPr>
                  </w:rPrChange>
                </w:rPr>
                <w:t xml:space="preserve">        of the OpenFlow Logical Switch.  A value of 'false' means</w:t>
              </w:r>
            </w:ins>
          </w:p>
          <w:p w14:paraId="2C2D2937" w14:textId="77777777" w:rsidR="009F3611" w:rsidRPr="009F3611" w:rsidRDefault="009F3611" w:rsidP="009F3611">
            <w:pPr>
              <w:pStyle w:val="XML1"/>
              <w:rPr>
                <w:ins w:id="35175" w:author="Thomas Dietz" w:date="2012-08-08T17:05:00Z"/>
                <w:rPrChange w:id="35176" w:author="Thomas Dietz" w:date="2012-08-08T17:05:00Z">
                  <w:rPr>
                    <w:ins w:id="35177" w:author="Thomas Dietz" w:date="2012-08-08T17:05:00Z"/>
                    <w:lang w:val="de-DE"/>
                  </w:rPr>
                </w:rPrChange>
              </w:rPr>
            </w:pPr>
            <w:ins w:id="35178" w:author="Thomas Dietz" w:date="2012-08-08T17:05:00Z">
              <w:r w:rsidRPr="009F3611">
                <w:rPr>
                  <w:rPrChange w:id="35179" w:author="Thomas Dietz" w:date="2012-08-08T17:05:00Z">
                    <w:rPr>
                      <w:lang w:val="de-DE"/>
                    </w:rPr>
                  </w:rPrChange>
                </w:rPr>
                <w:t xml:space="preserve">        the OpenFlow Logical Switch MUST NOT communicate with any </w:t>
              </w:r>
            </w:ins>
          </w:p>
          <w:p w14:paraId="5B92E571" w14:textId="77777777" w:rsidR="009F3611" w:rsidRPr="009F3611" w:rsidRDefault="009F3611" w:rsidP="009F3611">
            <w:pPr>
              <w:pStyle w:val="XML1"/>
              <w:rPr>
                <w:ins w:id="35180" w:author="Thomas Dietz" w:date="2012-08-08T17:05:00Z"/>
                <w:rPrChange w:id="35181" w:author="Thomas Dietz" w:date="2012-08-08T17:05:00Z">
                  <w:rPr>
                    <w:ins w:id="35182" w:author="Thomas Dietz" w:date="2012-08-08T17:05:00Z"/>
                    <w:lang w:val="de-DE"/>
                  </w:rPr>
                </w:rPrChange>
              </w:rPr>
            </w:pPr>
            <w:ins w:id="35183" w:author="Thomas Dietz" w:date="2012-08-08T17:05:00Z">
              <w:r w:rsidRPr="009F3611">
                <w:rPr>
                  <w:rPrChange w:id="35184" w:author="Thomas Dietz" w:date="2012-08-08T17:05:00Z">
                    <w:rPr>
                      <w:lang w:val="de-DE"/>
                    </w:rPr>
                  </w:rPrChange>
                </w:rPr>
                <w:t xml:space="preserve">        OpenFlow Controllers, MUST NOT conduct any OpenFlow </w:t>
              </w:r>
            </w:ins>
          </w:p>
          <w:p w14:paraId="2D78FE50" w14:textId="77777777" w:rsidR="009F3611" w:rsidRPr="009F3611" w:rsidRDefault="009F3611" w:rsidP="009F3611">
            <w:pPr>
              <w:pStyle w:val="XML1"/>
              <w:rPr>
                <w:ins w:id="35185" w:author="Thomas Dietz" w:date="2012-08-08T17:05:00Z"/>
                <w:rPrChange w:id="35186" w:author="Thomas Dietz" w:date="2012-08-08T17:05:00Z">
                  <w:rPr>
                    <w:ins w:id="35187" w:author="Thomas Dietz" w:date="2012-08-08T17:05:00Z"/>
                    <w:lang w:val="de-DE"/>
                  </w:rPr>
                </w:rPrChange>
              </w:rPr>
            </w:pPr>
            <w:ins w:id="35188" w:author="Thomas Dietz" w:date="2012-08-08T17:05:00Z">
              <w:r w:rsidRPr="009F3611">
                <w:rPr>
                  <w:rPrChange w:id="35189" w:author="Thomas Dietz" w:date="2012-08-08T17:05:00Z">
                    <w:rPr>
                      <w:lang w:val="de-DE"/>
                    </w:rPr>
                  </w:rPrChange>
                </w:rPr>
                <w:t xml:space="preserve">        processing, and SHOULD NOT be utilizing computational or </w:t>
              </w:r>
            </w:ins>
          </w:p>
          <w:p w14:paraId="15C109DF" w14:textId="77777777" w:rsidR="009F3611" w:rsidRPr="009F3611" w:rsidRDefault="009F3611" w:rsidP="009F3611">
            <w:pPr>
              <w:pStyle w:val="XML1"/>
              <w:rPr>
                <w:ins w:id="35190" w:author="Thomas Dietz" w:date="2012-08-08T17:05:00Z"/>
                <w:rPrChange w:id="35191" w:author="Thomas Dietz" w:date="2012-08-08T17:05:00Z">
                  <w:rPr>
                    <w:ins w:id="35192" w:author="Thomas Dietz" w:date="2012-08-08T17:05:00Z"/>
                    <w:lang w:val="de-DE"/>
                  </w:rPr>
                </w:rPrChange>
              </w:rPr>
            </w:pPr>
            <w:ins w:id="35193" w:author="Thomas Dietz" w:date="2012-08-08T17:05:00Z">
              <w:r w:rsidRPr="009F3611">
                <w:rPr>
                  <w:rPrChange w:id="35194" w:author="Thomas Dietz" w:date="2012-08-08T17:05:00Z">
                    <w:rPr>
                      <w:lang w:val="de-DE"/>
                    </w:rPr>
                  </w:rPrChange>
                </w:rPr>
                <w:t xml:space="preserve">        network resources of the underlying platform.</w:t>
              </w:r>
            </w:ins>
          </w:p>
          <w:p w14:paraId="29A47C71" w14:textId="77777777" w:rsidR="009F3611" w:rsidRPr="009F3611" w:rsidRDefault="009F3611" w:rsidP="009F3611">
            <w:pPr>
              <w:pStyle w:val="XML1"/>
              <w:rPr>
                <w:ins w:id="35195" w:author="Thomas Dietz" w:date="2012-08-08T17:05:00Z"/>
                <w:rPrChange w:id="35196" w:author="Thomas Dietz" w:date="2012-08-08T17:05:00Z">
                  <w:rPr>
                    <w:ins w:id="35197" w:author="Thomas Dietz" w:date="2012-08-08T17:05:00Z"/>
                    <w:lang w:val="de-DE"/>
                  </w:rPr>
                </w:rPrChange>
              </w:rPr>
            </w:pPr>
          </w:p>
          <w:p w14:paraId="2646B905" w14:textId="77777777" w:rsidR="009F3611" w:rsidRPr="009F3611" w:rsidRDefault="009F3611" w:rsidP="009F3611">
            <w:pPr>
              <w:pStyle w:val="XML1"/>
              <w:rPr>
                <w:ins w:id="35198" w:author="Thomas Dietz" w:date="2012-08-08T17:05:00Z"/>
                <w:rPrChange w:id="35199" w:author="Thomas Dietz" w:date="2012-08-08T17:05:00Z">
                  <w:rPr>
                    <w:ins w:id="35200" w:author="Thomas Dietz" w:date="2012-08-08T17:05:00Z"/>
                    <w:lang w:val="de-DE"/>
                  </w:rPr>
                </w:rPrChange>
              </w:rPr>
            </w:pPr>
            <w:ins w:id="35201" w:author="Thomas Dietz" w:date="2012-08-08T17:05:00Z">
              <w:r w:rsidRPr="009F3611">
                <w:rPr>
                  <w:rPrChange w:id="35202" w:author="Thomas Dietz" w:date="2012-08-08T17:05:00Z">
                    <w:rPr>
                      <w:lang w:val="de-DE"/>
                    </w:rPr>
                  </w:rPrChange>
                </w:rPr>
                <w:t xml:space="preserve">        This element is optional. If this element is not present it</w:t>
              </w:r>
            </w:ins>
          </w:p>
          <w:p w14:paraId="0234B09D" w14:textId="77777777" w:rsidR="009F3611" w:rsidRPr="009F3611" w:rsidRDefault="009F3611" w:rsidP="009F3611">
            <w:pPr>
              <w:pStyle w:val="XML1"/>
              <w:rPr>
                <w:ins w:id="35203" w:author="Thomas Dietz" w:date="2012-08-08T17:05:00Z"/>
                <w:rPrChange w:id="35204" w:author="Thomas Dietz" w:date="2012-08-08T17:05:00Z">
                  <w:rPr>
                    <w:ins w:id="35205" w:author="Thomas Dietz" w:date="2012-08-08T17:05:00Z"/>
                    <w:lang w:val="de-DE"/>
                  </w:rPr>
                </w:rPrChange>
              </w:rPr>
            </w:pPr>
            <w:ins w:id="35206" w:author="Thomas Dietz" w:date="2012-08-08T17:05:00Z">
              <w:r w:rsidRPr="009F3611">
                <w:rPr>
                  <w:rPrChange w:id="35207" w:author="Thomas Dietz" w:date="2012-08-08T17:05:00Z">
                    <w:rPr>
                      <w:lang w:val="de-DE"/>
                    </w:rPr>
                  </w:rPrChange>
                </w:rPr>
                <w:t xml:space="preserve">        defaults to 'false'.";</w:t>
              </w:r>
            </w:ins>
          </w:p>
          <w:p w14:paraId="3A682890" w14:textId="77777777" w:rsidR="009F3611" w:rsidRPr="009F3611" w:rsidRDefault="009F3611" w:rsidP="009F3611">
            <w:pPr>
              <w:pStyle w:val="XML1"/>
              <w:rPr>
                <w:ins w:id="35208" w:author="Thomas Dietz" w:date="2012-08-08T17:05:00Z"/>
                <w:rPrChange w:id="35209" w:author="Thomas Dietz" w:date="2012-08-08T17:05:00Z">
                  <w:rPr>
                    <w:ins w:id="35210" w:author="Thomas Dietz" w:date="2012-08-08T17:05:00Z"/>
                    <w:lang w:val="de-DE"/>
                  </w:rPr>
                </w:rPrChange>
              </w:rPr>
            </w:pPr>
            <w:ins w:id="35211" w:author="Thomas Dietz" w:date="2012-08-08T17:05:00Z">
              <w:r w:rsidRPr="009F3611">
                <w:rPr>
                  <w:rPrChange w:id="35212" w:author="Thomas Dietz" w:date="2012-08-08T17:05:00Z">
                    <w:rPr>
                      <w:lang w:val="de-DE"/>
                    </w:rPr>
                  </w:rPrChange>
                </w:rPr>
                <w:t xml:space="preserve">    }</w:t>
              </w:r>
            </w:ins>
          </w:p>
          <w:p w14:paraId="48E8F8A0" w14:textId="77777777" w:rsidR="009F3611" w:rsidRPr="009F3611" w:rsidRDefault="009F3611" w:rsidP="009F3611">
            <w:pPr>
              <w:pStyle w:val="XML1"/>
              <w:rPr>
                <w:ins w:id="35213" w:author="Thomas Dietz" w:date="2012-08-08T17:05:00Z"/>
                <w:rPrChange w:id="35214" w:author="Thomas Dietz" w:date="2012-08-08T17:05:00Z">
                  <w:rPr>
                    <w:ins w:id="35215" w:author="Thomas Dietz" w:date="2012-08-08T17:05:00Z"/>
                    <w:lang w:val="de-DE"/>
                  </w:rPr>
                </w:rPrChange>
              </w:rPr>
            </w:pPr>
            <w:ins w:id="35216" w:author="Thomas Dietz" w:date="2012-08-08T17:05:00Z">
              <w:r w:rsidRPr="009F3611">
                <w:rPr>
                  <w:rPrChange w:id="35217" w:author="Thomas Dietz" w:date="2012-08-08T17:05:00Z">
                    <w:rPr>
                      <w:lang w:val="de-DE"/>
                    </w:rPr>
                  </w:rPrChange>
                </w:rPr>
                <w:t xml:space="preserve">    leaf check-controller-certificate {</w:t>
              </w:r>
            </w:ins>
          </w:p>
          <w:p w14:paraId="2C96FA94" w14:textId="77777777" w:rsidR="009F3611" w:rsidRPr="009F3611" w:rsidRDefault="009F3611" w:rsidP="009F3611">
            <w:pPr>
              <w:pStyle w:val="XML1"/>
              <w:rPr>
                <w:ins w:id="35218" w:author="Thomas Dietz" w:date="2012-08-08T17:05:00Z"/>
                <w:rPrChange w:id="35219" w:author="Thomas Dietz" w:date="2012-08-08T17:05:00Z">
                  <w:rPr>
                    <w:ins w:id="35220" w:author="Thomas Dietz" w:date="2012-08-08T17:05:00Z"/>
                    <w:lang w:val="de-DE"/>
                  </w:rPr>
                </w:rPrChange>
              </w:rPr>
            </w:pPr>
            <w:ins w:id="35221" w:author="Thomas Dietz" w:date="2012-08-08T17:05:00Z">
              <w:r w:rsidRPr="009F3611">
                <w:rPr>
                  <w:rPrChange w:id="35222" w:author="Thomas Dietz" w:date="2012-08-08T17:05:00Z">
                    <w:rPr>
                      <w:lang w:val="de-DE"/>
                    </w:rPr>
                  </w:rPrChange>
                </w:rPr>
                <w:t xml:space="preserve">      type boolean;</w:t>
              </w:r>
            </w:ins>
          </w:p>
          <w:p w14:paraId="3717BB2F" w14:textId="77777777" w:rsidR="009F3611" w:rsidRPr="009F3611" w:rsidRDefault="009F3611" w:rsidP="009F3611">
            <w:pPr>
              <w:pStyle w:val="XML1"/>
              <w:rPr>
                <w:ins w:id="35223" w:author="Thomas Dietz" w:date="2012-08-08T17:05:00Z"/>
                <w:rPrChange w:id="35224" w:author="Thomas Dietz" w:date="2012-08-08T17:05:00Z">
                  <w:rPr>
                    <w:ins w:id="35225" w:author="Thomas Dietz" w:date="2012-08-08T17:05:00Z"/>
                    <w:lang w:val="de-DE"/>
                  </w:rPr>
                </w:rPrChange>
              </w:rPr>
            </w:pPr>
            <w:ins w:id="35226" w:author="Thomas Dietz" w:date="2012-08-08T17:05:00Z">
              <w:r w:rsidRPr="009F3611">
                <w:rPr>
                  <w:rPrChange w:id="35227" w:author="Thomas Dietz" w:date="2012-08-08T17:05:00Z">
                    <w:rPr>
                      <w:lang w:val="de-DE"/>
                    </w:rPr>
                  </w:rPrChange>
                </w:rPr>
                <w:t xml:space="preserve">      default false;</w:t>
              </w:r>
            </w:ins>
          </w:p>
          <w:p w14:paraId="2474D57D" w14:textId="77777777" w:rsidR="009F3611" w:rsidRPr="009F3611" w:rsidRDefault="009F3611" w:rsidP="009F3611">
            <w:pPr>
              <w:pStyle w:val="XML1"/>
              <w:rPr>
                <w:ins w:id="35228" w:author="Thomas Dietz" w:date="2012-08-08T17:05:00Z"/>
                <w:rPrChange w:id="35229" w:author="Thomas Dietz" w:date="2012-08-08T17:05:00Z">
                  <w:rPr>
                    <w:ins w:id="35230" w:author="Thomas Dietz" w:date="2012-08-08T17:05:00Z"/>
                    <w:lang w:val="de-DE"/>
                  </w:rPr>
                </w:rPrChange>
              </w:rPr>
            </w:pPr>
            <w:ins w:id="35231" w:author="Thomas Dietz" w:date="2012-08-08T17:05:00Z">
              <w:r w:rsidRPr="009F3611">
                <w:rPr>
                  <w:rPrChange w:id="35232" w:author="Thomas Dietz" w:date="2012-08-08T17:05:00Z">
                    <w:rPr>
                      <w:lang w:val="de-DE"/>
                    </w:rPr>
                  </w:rPrChange>
                </w:rPr>
                <w:t xml:space="preserve">      description "This element indicates the behavior of the </w:t>
              </w:r>
            </w:ins>
          </w:p>
          <w:p w14:paraId="312EE6F7" w14:textId="77777777" w:rsidR="009F3611" w:rsidRPr="009F3611" w:rsidRDefault="009F3611" w:rsidP="009F3611">
            <w:pPr>
              <w:pStyle w:val="XML1"/>
              <w:rPr>
                <w:ins w:id="35233" w:author="Thomas Dietz" w:date="2012-08-08T17:05:00Z"/>
                <w:rPrChange w:id="35234" w:author="Thomas Dietz" w:date="2012-08-08T17:05:00Z">
                  <w:rPr>
                    <w:ins w:id="35235" w:author="Thomas Dietz" w:date="2012-08-08T17:05:00Z"/>
                    <w:lang w:val="de-DE"/>
                  </w:rPr>
                </w:rPrChange>
              </w:rPr>
            </w:pPr>
            <w:ins w:id="35236" w:author="Thomas Dietz" w:date="2012-08-08T17:05:00Z">
              <w:r w:rsidRPr="009F3611">
                <w:rPr>
                  <w:rPrChange w:id="35237" w:author="Thomas Dietz" w:date="2012-08-08T17:05:00Z">
                    <w:rPr>
                      <w:lang w:val="de-DE"/>
                    </w:rPr>
                  </w:rPrChange>
                </w:rPr>
                <w:t xml:space="preserve">        OpenFlow Logical Switch when connecting to an OpenFlow</w:t>
              </w:r>
            </w:ins>
          </w:p>
          <w:p w14:paraId="6F5F614D" w14:textId="77777777" w:rsidR="009F3611" w:rsidRPr="009F3611" w:rsidRDefault="009F3611" w:rsidP="009F3611">
            <w:pPr>
              <w:pStyle w:val="XML1"/>
              <w:rPr>
                <w:ins w:id="35238" w:author="Thomas Dietz" w:date="2012-08-08T17:05:00Z"/>
                <w:rPrChange w:id="35239" w:author="Thomas Dietz" w:date="2012-08-08T17:05:00Z">
                  <w:rPr>
                    <w:ins w:id="35240" w:author="Thomas Dietz" w:date="2012-08-08T17:05:00Z"/>
                    <w:lang w:val="de-DE"/>
                  </w:rPr>
                </w:rPrChange>
              </w:rPr>
            </w:pPr>
            <w:ins w:id="35241" w:author="Thomas Dietz" w:date="2012-08-08T17:05:00Z">
              <w:r w:rsidRPr="009F3611">
                <w:rPr>
                  <w:rPrChange w:id="35242" w:author="Thomas Dietz" w:date="2012-08-08T17:05:00Z">
                    <w:rPr>
                      <w:lang w:val="de-DE"/>
                    </w:rPr>
                  </w:rPrChange>
                </w:rPr>
                <w:t xml:space="preserve">        Controller.  </w:t>
              </w:r>
            </w:ins>
          </w:p>
          <w:p w14:paraId="3924C36E" w14:textId="77777777" w:rsidR="009F3611" w:rsidRPr="009F3611" w:rsidRDefault="009F3611" w:rsidP="009F3611">
            <w:pPr>
              <w:pStyle w:val="XML1"/>
              <w:rPr>
                <w:ins w:id="35243" w:author="Thomas Dietz" w:date="2012-08-08T17:05:00Z"/>
                <w:rPrChange w:id="35244" w:author="Thomas Dietz" w:date="2012-08-08T17:05:00Z">
                  <w:rPr>
                    <w:ins w:id="35245" w:author="Thomas Dietz" w:date="2012-08-08T17:05:00Z"/>
                    <w:lang w:val="de-DE"/>
                  </w:rPr>
                </w:rPrChange>
              </w:rPr>
            </w:pPr>
            <w:ins w:id="35246" w:author="Thomas Dietz" w:date="2012-08-08T17:05:00Z">
              <w:r w:rsidRPr="009F3611">
                <w:rPr>
                  <w:rPrChange w:id="35247" w:author="Thomas Dietz" w:date="2012-08-08T17:05:00Z">
                    <w:rPr>
                      <w:lang w:val="de-DE"/>
                    </w:rPr>
                  </w:rPrChange>
                </w:rPr>
                <w:t xml:space="preserve">      </w:t>
              </w:r>
            </w:ins>
          </w:p>
          <w:p w14:paraId="526A218F" w14:textId="77777777" w:rsidR="009F3611" w:rsidRPr="009F3611" w:rsidRDefault="009F3611" w:rsidP="009F3611">
            <w:pPr>
              <w:pStyle w:val="XML1"/>
              <w:rPr>
                <w:ins w:id="35248" w:author="Thomas Dietz" w:date="2012-08-08T17:05:00Z"/>
                <w:rPrChange w:id="35249" w:author="Thomas Dietz" w:date="2012-08-08T17:05:00Z">
                  <w:rPr>
                    <w:ins w:id="35250" w:author="Thomas Dietz" w:date="2012-08-08T17:05:00Z"/>
                    <w:lang w:val="de-DE"/>
                  </w:rPr>
                </w:rPrChange>
              </w:rPr>
            </w:pPr>
            <w:ins w:id="35251" w:author="Thomas Dietz" w:date="2012-08-08T17:05:00Z">
              <w:r w:rsidRPr="009F3611">
                <w:rPr>
                  <w:rPrChange w:id="35252" w:author="Thomas Dietz" w:date="2012-08-08T17:05:00Z">
                    <w:rPr>
                      <w:lang w:val="de-DE"/>
                    </w:rPr>
                  </w:rPrChange>
                </w:rPr>
                <w:t xml:space="preserve">        If set to value 'false', the logical switch will connect to</w:t>
              </w:r>
            </w:ins>
          </w:p>
          <w:p w14:paraId="4C96598B" w14:textId="77777777" w:rsidR="009F3611" w:rsidRPr="009F3611" w:rsidRDefault="009F3611" w:rsidP="009F3611">
            <w:pPr>
              <w:pStyle w:val="XML1"/>
              <w:rPr>
                <w:ins w:id="35253" w:author="Thomas Dietz" w:date="2012-08-08T17:05:00Z"/>
                <w:rPrChange w:id="35254" w:author="Thomas Dietz" w:date="2012-08-08T17:05:00Z">
                  <w:rPr>
                    <w:ins w:id="35255" w:author="Thomas Dietz" w:date="2012-08-08T17:05:00Z"/>
                    <w:lang w:val="de-DE"/>
                  </w:rPr>
                </w:rPrChange>
              </w:rPr>
            </w:pPr>
            <w:ins w:id="35256" w:author="Thomas Dietz" w:date="2012-08-08T17:05:00Z">
              <w:r w:rsidRPr="009F3611">
                <w:rPr>
                  <w:rPrChange w:id="35257" w:author="Thomas Dietz" w:date="2012-08-08T17:05:00Z">
                    <w:rPr>
                      <w:lang w:val="de-DE"/>
                    </w:rPr>
                  </w:rPrChange>
                </w:rPr>
                <w:t xml:space="preserve">        a controller without checking any controller certificate.  </w:t>
              </w:r>
            </w:ins>
          </w:p>
          <w:p w14:paraId="3EF6073B" w14:textId="77777777" w:rsidR="009F3611" w:rsidRPr="009F3611" w:rsidRDefault="009F3611" w:rsidP="009F3611">
            <w:pPr>
              <w:pStyle w:val="XML1"/>
              <w:rPr>
                <w:ins w:id="35258" w:author="Thomas Dietz" w:date="2012-08-08T17:05:00Z"/>
                <w:rPrChange w:id="35259" w:author="Thomas Dietz" w:date="2012-08-08T17:05:00Z">
                  <w:rPr>
                    <w:ins w:id="35260" w:author="Thomas Dietz" w:date="2012-08-08T17:05:00Z"/>
                    <w:lang w:val="de-DE"/>
                  </w:rPr>
                </w:rPrChange>
              </w:rPr>
            </w:pPr>
            <w:ins w:id="35261" w:author="Thomas Dietz" w:date="2012-08-08T17:05:00Z">
              <w:r w:rsidRPr="009F3611">
                <w:rPr>
                  <w:rPrChange w:id="35262" w:author="Thomas Dietz" w:date="2012-08-08T17:05:00Z">
                    <w:rPr>
                      <w:lang w:val="de-DE"/>
                    </w:rPr>
                  </w:rPrChange>
                </w:rPr>
                <w:t xml:space="preserve">      </w:t>
              </w:r>
            </w:ins>
          </w:p>
          <w:p w14:paraId="7F80452F" w14:textId="77777777" w:rsidR="009F3611" w:rsidRPr="009F3611" w:rsidRDefault="009F3611" w:rsidP="009F3611">
            <w:pPr>
              <w:pStyle w:val="XML1"/>
              <w:rPr>
                <w:ins w:id="35263" w:author="Thomas Dietz" w:date="2012-08-08T17:05:00Z"/>
                <w:rPrChange w:id="35264" w:author="Thomas Dietz" w:date="2012-08-08T17:05:00Z">
                  <w:rPr>
                    <w:ins w:id="35265" w:author="Thomas Dietz" w:date="2012-08-08T17:05:00Z"/>
                    <w:lang w:val="de-DE"/>
                  </w:rPr>
                </w:rPrChange>
              </w:rPr>
            </w:pPr>
            <w:ins w:id="35266" w:author="Thomas Dietz" w:date="2012-08-08T17:05:00Z">
              <w:r w:rsidRPr="009F3611">
                <w:rPr>
                  <w:rPrChange w:id="35267" w:author="Thomas Dietz" w:date="2012-08-08T17:05:00Z">
                    <w:rPr>
                      <w:lang w:val="de-DE"/>
                    </w:rPr>
                  </w:rPrChange>
                </w:rPr>
                <w:t xml:space="preserve">        If set to value 'true', then the logical switch will</w:t>
              </w:r>
            </w:ins>
          </w:p>
          <w:p w14:paraId="76EB2BB5" w14:textId="77777777" w:rsidR="009F3611" w:rsidRPr="009F3611" w:rsidRDefault="009F3611" w:rsidP="009F3611">
            <w:pPr>
              <w:pStyle w:val="XML1"/>
              <w:rPr>
                <w:ins w:id="35268" w:author="Thomas Dietz" w:date="2012-08-08T17:05:00Z"/>
                <w:rPrChange w:id="35269" w:author="Thomas Dietz" w:date="2012-08-08T17:05:00Z">
                  <w:rPr>
                    <w:ins w:id="35270" w:author="Thomas Dietz" w:date="2012-08-08T17:05:00Z"/>
                    <w:lang w:val="de-DE"/>
                  </w:rPr>
                </w:rPrChange>
              </w:rPr>
            </w:pPr>
            <w:ins w:id="35271" w:author="Thomas Dietz" w:date="2012-08-08T17:05:00Z">
              <w:r w:rsidRPr="009F3611">
                <w:rPr>
                  <w:rPrChange w:id="35272" w:author="Thomas Dietz" w:date="2012-08-08T17:05:00Z">
                    <w:rPr>
                      <w:lang w:val="de-DE"/>
                    </w:rPr>
                  </w:rPrChange>
                </w:rPr>
                <w:t xml:space="preserve">        connect to a controller with element &lt;protocol&gt; set to</w:t>
              </w:r>
            </w:ins>
          </w:p>
          <w:p w14:paraId="36F8C6E6" w14:textId="77777777" w:rsidR="009F3611" w:rsidRPr="009F3611" w:rsidRDefault="009F3611" w:rsidP="009F3611">
            <w:pPr>
              <w:pStyle w:val="XML1"/>
              <w:rPr>
                <w:ins w:id="35273" w:author="Thomas Dietz" w:date="2012-08-08T17:05:00Z"/>
                <w:rPrChange w:id="35274" w:author="Thomas Dietz" w:date="2012-08-08T17:05:00Z">
                  <w:rPr>
                    <w:ins w:id="35275" w:author="Thomas Dietz" w:date="2012-08-08T17:05:00Z"/>
                    <w:lang w:val="de-DE"/>
                  </w:rPr>
                </w:rPrChange>
              </w:rPr>
            </w:pPr>
            <w:ins w:id="35276" w:author="Thomas Dietz" w:date="2012-08-08T17:05:00Z">
              <w:r w:rsidRPr="009F3611">
                <w:rPr>
                  <w:rPrChange w:id="35277" w:author="Thomas Dietz" w:date="2012-08-08T17:05:00Z">
                    <w:rPr>
                      <w:lang w:val="de-DE"/>
                    </w:rPr>
                  </w:rPrChange>
                </w:rPr>
                <w:t xml:space="preserve">        'TLS', only if the controller provides a certificate that</w:t>
              </w:r>
            </w:ins>
          </w:p>
          <w:p w14:paraId="00F3410C" w14:textId="77777777" w:rsidR="009F3611" w:rsidRPr="009F3611" w:rsidRDefault="009F3611" w:rsidP="009F3611">
            <w:pPr>
              <w:pStyle w:val="XML1"/>
              <w:rPr>
                <w:ins w:id="35278" w:author="Thomas Dietz" w:date="2012-08-08T17:05:00Z"/>
                <w:rPrChange w:id="35279" w:author="Thomas Dietz" w:date="2012-08-08T17:05:00Z">
                  <w:rPr>
                    <w:ins w:id="35280" w:author="Thomas Dietz" w:date="2012-08-08T17:05:00Z"/>
                    <w:lang w:val="de-DE"/>
                  </w:rPr>
                </w:rPrChange>
              </w:rPr>
            </w:pPr>
            <w:ins w:id="35281" w:author="Thomas Dietz" w:date="2012-08-08T17:05:00Z">
              <w:r w:rsidRPr="009F3611">
                <w:rPr>
                  <w:rPrChange w:id="35282" w:author="Thomas Dietz" w:date="2012-08-08T17:05:00Z">
                    <w:rPr>
                      <w:lang w:val="de-DE"/>
                    </w:rPr>
                  </w:rPrChange>
                </w:rPr>
                <w:lastRenderedPageBreak/>
                <w:t xml:space="preserve">        can be verified with one of the certificates stored in the</w:t>
              </w:r>
            </w:ins>
          </w:p>
          <w:p w14:paraId="0F131485" w14:textId="77777777" w:rsidR="009F3611" w:rsidRPr="009F3611" w:rsidRDefault="009F3611" w:rsidP="009F3611">
            <w:pPr>
              <w:pStyle w:val="XML1"/>
              <w:rPr>
                <w:ins w:id="35283" w:author="Thomas Dietz" w:date="2012-08-08T17:05:00Z"/>
                <w:rPrChange w:id="35284" w:author="Thomas Dietz" w:date="2012-08-08T17:05:00Z">
                  <w:rPr>
                    <w:ins w:id="35285" w:author="Thomas Dietz" w:date="2012-08-08T17:05:00Z"/>
                    <w:lang w:val="de-DE"/>
                  </w:rPr>
                </w:rPrChange>
              </w:rPr>
            </w:pPr>
            <w:ins w:id="35286" w:author="Thomas Dietz" w:date="2012-08-08T17:05:00Z">
              <w:r w:rsidRPr="009F3611">
                <w:rPr>
                  <w:rPrChange w:id="35287" w:author="Thomas Dietz" w:date="2012-08-08T17:05:00Z">
                    <w:rPr>
                      <w:lang w:val="de-DE"/>
                    </w:rPr>
                  </w:rPrChange>
                </w:rPr>
                <w:t xml:space="preserve">        list called external-certificates in the OpenFlow Capable</w:t>
              </w:r>
            </w:ins>
          </w:p>
          <w:p w14:paraId="6A06FDC5" w14:textId="77777777" w:rsidR="009F3611" w:rsidRPr="009F3611" w:rsidRDefault="009F3611" w:rsidP="009F3611">
            <w:pPr>
              <w:pStyle w:val="XML1"/>
              <w:rPr>
                <w:ins w:id="35288" w:author="Thomas Dietz" w:date="2012-08-08T17:05:00Z"/>
                <w:rPrChange w:id="35289" w:author="Thomas Dietz" w:date="2012-08-08T17:05:00Z">
                  <w:rPr>
                    <w:ins w:id="35290" w:author="Thomas Dietz" w:date="2012-08-08T17:05:00Z"/>
                    <w:lang w:val="de-DE"/>
                  </w:rPr>
                </w:rPrChange>
              </w:rPr>
            </w:pPr>
            <w:ins w:id="35291" w:author="Thomas Dietz" w:date="2012-08-08T17:05:00Z">
              <w:r w:rsidRPr="009F3611">
                <w:rPr>
                  <w:rPrChange w:id="35292" w:author="Thomas Dietz" w:date="2012-08-08T17:05:00Z">
                    <w:rPr>
                      <w:lang w:val="de-DE"/>
                    </w:rPr>
                  </w:rPrChange>
                </w:rPr>
                <w:t xml:space="preserve">        Switch.  </w:t>
              </w:r>
            </w:ins>
          </w:p>
          <w:p w14:paraId="29425089" w14:textId="77777777" w:rsidR="009F3611" w:rsidRPr="009F3611" w:rsidRDefault="009F3611" w:rsidP="009F3611">
            <w:pPr>
              <w:pStyle w:val="XML1"/>
              <w:rPr>
                <w:ins w:id="35293" w:author="Thomas Dietz" w:date="2012-08-08T17:05:00Z"/>
                <w:rPrChange w:id="35294" w:author="Thomas Dietz" w:date="2012-08-08T17:05:00Z">
                  <w:rPr>
                    <w:ins w:id="35295" w:author="Thomas Dietz" w:date="2012-08-08T17:05:00Z"/>
                    <w:lang w:val="de-DE"/>
                  </w:rPr>
                </w:rPrChange>
              </w:rPr>
            </w:pPr>
            <w:ins w:id="35296" w:author="Thomas Dietz" w:date="2012-08-08T17:05:00Z">
              <w:r w:rsidRPr="009F3611">
                <w:rPr>
                  <w:rPrChange w:id="35297" w:author="Thomas Dietz" w:date="2012-08-08T17:05:00Z">
                    <w:rPr>
                      <w:lang w:val="de-DE"/>
                    </w:rPr>
                  </w:rPrChange>
                </w:rPr>
                <w:t xml:space="preserve">      </w:t>
              </w:r>
            </w:ins>
          </w:p>
          <w:p w14:paraId="70187175" w14:textId="77777777" w:rsidR="009F3611" w:rsidRPr="009F3611" w:rsidRDefault="009F3611" w:rsidP="009F3611">
            <w:pPr>
              <w:pStyle w:val="XML1"/>
              <w:rPr>
                <w:ins w:id="35298" w:author="Thomas Dietz" w:date="2012-08-08T17:05:00Z"/>
                <w:rPrChange w:id="35299" w:author="Thomas Dietz" w:date="2012-08-08T17:05:00Z">
                  <w:rPr>
                    <w:ins w:id="35300" w:author="Thomas Dietz" w:date="2012-08-08T17:05:00Z"/>
                    <w:lang w:val="de-DE"/>
                  </w:rPr>
                </w:rPrChange>
              </w:rPr>
            </w:pPr>
            <w:ins w:id="35301" w:author="Thomas Dietz" w:date="2012-08-08T17:05:00Z">
              <w:r w:rsidRPr="009F3611">
                <w:rPr>
                  <w:rPrChange w:id="35302" w:author="Thomas Dietz" w:date="2012-08-08T17:05:00Z">
                    <w:rPr>
                      <w:lang w:val="de-DE"/>
                    </w:rPr>
                  </w:rPrChange>
                </w:rPr>
                <w:t xml:space="preserve">        If a certificate cannot be validated, the OpenFlow Logical </w:t>
              </w:r>
            </w:ins>
          </w:p>
          <w:p w14:paraId="74C57F99" w14:textId="77777777" w:rsidR="009F3611" w:rsidRPr="009F3611" w:rsidRDefault="009F3611" w:rsidP="009F3611">
            <w:pPr>
              <w:pStyle w:val="XML1"/>
              <w:rPr>
                <w:ins w:id="35303" w:author="Thomas Dietz" w:date="2012-08-08T17:05:00Z"/>
                <w:rPrChange w:id="35304" w:author="Thomas Dietz" w:date="2012-08-08T17:05:00Z">
                  <w:rPr>
                    <w:ins w:id="35305" w:author="Thomas Dietz" w:date="2012-08-08T17:05:00Z"/>
                    <w:lang w:val="de-DE"/>
                  </w:rPr>
                </w:rPrChange>
              </w:rPr>
            </w:pPr>
            <w:ins w:id="35306" w:author="Thomas Dietz" w:date="2012-08-08T17:05:00Z">
              <w:r w:rsidRPr="009F3611">
                <w:rPr>
                  <w:rPrChange w:id="35307" w:author="Thomas Dietz" w:date="2012-08-08T17:05:00Z">
                    <w:rPr>
                      <w:lang w:val="de-DE"/>
                    </w:rPr>
                  </w:rPrChange>
                </w:rPr>
                <w:t xml:space="preserve">        Switch MUST terminate communication with the corresponding</w:t>
              </w:r>
            </w:ins>
          </w:p>
          <w:p w14:paraId="57BD1893" w14:textId="77777777" w:rsidR="009F3611" w:rsidRPr="009F3611" w:rsidRDefault="009F3611" w:rsidP="009F3611">
            <w:pPr>
              <w:pStyle w:val="XML1"/>
              <w:rPr>
                <w:ins w:id="35308" w:author="Thomas Dietz" w:date="2012-08-08T17:05:00Z"/>
                <w:rPrChange w:id="35309" w:author="Thomas Dietz" w:date="2012-08-08T17:05:00Z">
                  <w:rPr>
                    <w:ins w:id="35310" w:author="Thomas Dietz" w:date="2012-08-08T17:05:00Z"/>
                    <w:lang w:val="de-DE"/>
                  </w:rPr>
                </w:rPrChange>
              </w:rPr>
            </w:pPr>
            <w:ins w:id="35311" w:author="Thomas Dietz" w:date="2012-08-08T17:05:00Z">
              <w:r w:rsidRPr="009F3611">
                <w:rPr>
                  <w:rPrChange w:id="35312" w:author="Thomas Dietz" w:date="2012-08-08T17:05:00Z">
                    <w:rPr>
                      <w:lang w:val="de-DE"/>
                    </w:rPr>
                  </w:rPrChange>
                </w:rPr>
                <w:t xml:space="preserve">        OpenFlow Controller, MUST NOT conduct any OpenFlow</w:t>
              </w:r>
            </w:ins>
          </w:p>
          <w:p w14:paraId="0C64B352" w14:textId="77777777" w:rsidR="009F3611" w:rsidRPr="009F3611" w:rsidRDefault="009F3611" w:rsidP="009F3611">
            <w:pPr>
              <w:pStyle w:val="XML1"/>
              <w:rPr>
                <w:ins w:id="35313" w:author="Thomas Dietz" w:date="2012-08-08T17:05:00Z"/>
                <w:rPrChange w:id="35314" w:author="Thomas Dietz" w:date="2012-08-08T17:05:00Z">
                  <w:rPr>
                    <w:ins w:id="35315" w:author="Thomas Dietz" w:date="2012-08-08T17:05:00Z"/>
                    <w:lang w:val="de-DE"/>
                  </w:rPr>
                </w:rPrChange>
              </w:rPr>
            </w:pPr>
            <w:ins w:id="35316" w:author="Thomas Dietz" w:date="2012-08-08T17:05:00Z">
              <w:r w:rsidRPr="009F3611">
                <w:rPr>
                  <w:rPrChange w:id="35317" w:author="Thomas Dietz" w:date="2012-08-08T17:05:00Z">
                    <w:rPr>
                      <w:lang w:val="de-DE"/>
                    </w:rPr>
                  </w:rPrChange>
                </w:rPr>
                <w:t xml:space="preserve">        processing on requests of this OpenFlow controller, and </w:t>
              </w:r>
            </w:ins>
          </w:p>
          <w:p w14:paraId="0E400431" w14:textId="77777777" w:rsidR="009F3611" w:rsidRPr="009F3611" w:rsidRDefault="009F3611" w:rsidP="009F3611">
            <w:pPr>
              <w:pStyle w:val="XML1"/>
              <w:rPr>
                <w:ins w:id="35318" w:author="Thomas Dietz" w:date="2012-08-08T17:05:00Z"/>
                <w:rPrChange w:id="35319" w:author="Thomas Dietz" w:date="2012-08-08T17:05:00Z">
                  <w:rPr>
                    <w:ins w:id="35320" w:author="Thomas Dietz" w:date="2012-08-08T17:05:00Z"/>
                    <w:lang w:val="de-DE"/>
                  </w:rPr>
                </w:rPrChange>
              </w:rPr>
            </w:pPr>
            <w:ins w:id="35321" w:author="Thomas Dietz" w:date="2012-08-08T17:05:00Z">
              <w:r w:rsidRPr="009F3611">
                <w:rPr>
                  <w:rPrChange w:id="35322" w:author="Thomas Dietz" w:date="2012-08-08T17:05:00Z">
                    <w:rPr>
                      <w:lang w:val="de-DE"/>
                    </w:rPr>
                  </w:rPrChange>
                </w:rPr>
                <w:t xml:space="preserve">        SHOULD NOT further utilize any computational or network </w:t>
              </w:r>
            </w:ins>
          </w:p>
          <w:p w14:paraId="48ED9681" w14:textId="77777777" w:rsidR="009F3611" w:rsidRPr="009F3611" w:rsidRDefault="009F3611" w:rsidP="009F3611">
            <w:pPr>
              <w:pStyle w:val="XML1"/>
              <w:rPr>
                <w:ins w:id="35323" w:author="Thomas Dietz" w:date="2012-08-08T17:05:00Z"/>
                <w:rPrChange w:id="35324" w:author="Thomas Dietz" w:date="2012-08-08T17:05:00Z">
                  <w:rPr>
                    <w:ins w:id="35325" w:author="Thomas Dietz" w:date="2012-08-08T17:05:00Z"/>
                    <w:lang w:val="de-DE"/>
                  </w:rPr>
                </w:rPrChange>
              </w:rPr>
            </w:pPr>
            <w:ins w:id="35326" w:author="Thomas Dietz" w:date="2012-08-08T17:05:00Z">
              <w:r w:rsidRPr="009F3611">
                <w:rPr>
                  <w:rPrChange w:id="35327" w:author="Thomas Dietz" w:date="2012-08-08T17:05:00Z">
                    <w:rPr>
                      <w:lang w:val="de-DE"/>
                    </w:rPr>
                  </w:rPrChange>
                </w:rPr>
                <w:t xml:space="preserve">        resources of for dealing with this connection.</w:t>
              </w:r>
            </w:ins>
          </w:p>
          <w:p w14:paraId="5DB3B05F" w14:textId="77777777" w:rsidR="009F3611" w:rsidRPr="009F3611" w:rsidRDefault="009F3611" w:rsidP="009F3611">
            <w:pPr>
              <w:pStyle w:val="XML1"/>
              <w:rPr>
                <w:ins w:id="35328" w:author="Thomas Dietz" w:date="2012-08-08T17:05:00Z"/>
                <w:rPrChange w:id="35329" w:author="Thomas Dietz" w:date="2012-08-08T17:05:00Z">
                  <w:rPr>
                    <w:ins w:id="35330" w:author="Thomas Dietz" w:date="2012-08-08T17:05:00Z"/>
                    <w:lang w:val="de-DE"/>
                  </w:rPr>
                </w:rPrChange>
              </w:rPr>
            </w:pPr>
            <w:ins w:id="35331" w:author="Thomas Dietz" w:date="2012-08-08T17:05:00Z">
              <w:r w:rsidRPr="009F3611">
                <w:rPr>
                  <w:rPrChange w:id="35332" w:author="Thomas Dietz" w:date="2012-08-08T17:05:00Z">
                    <w:rPr>
                      <w:lang w:val="de-DE"/>
                    </w:rPr>
                  </w:rPrChange>
                </w:rPr>
                <w:t xml:space="preserve">      </w:t>
              </w:r>
            </w:ins>
          </w:p>
          <w:p w14:paraId="518220BA" w14:textId="77777777" w:rsidR="009F3611" w:rsidRPr="009F3611" w:rsidRDefault="009F3611" w:rsidP="009F3611">
            <w:pPr>
              <w:pStyle w:val="XML1"/>
              <w:rPr>
                <w:ins w:id="35333" w:author="Thomas Dietz" w:date="2012-08-08T17:05:00Z"/>
                <w:rPrChange w:id="35334" w:author="Thomas Dietz" w:date="2012-08-08T17:05:00Z">
                  <w:rPr>
                    <w:ins w:id="35335" w:author="Thomas Dietz" w:date="2012-08-08T17:05:00Z"/>
                    <w:lang w:val="de-DE"/>
                  </w:rPr>
                </w:rPrChange>
              </w:rPr>
            </w:pPr>
            <w:ins w:id="35336" w:author="Thomas Dietz" w:date="2012-08-08T17:05:00Z">
              <w:r w:rsidRPr="009F3611">
                <w:rPr>
                  <w:rPrChange w:id="35337" w:author="Thomas Dietz" w:date="2012-08-08T17:05:00Z">
                    <w:rPr>
                      <w:lang w:val="de-DE"/>
                    </w:rPr>
                  </w:rPrChange>
                </w:rPr>
                <w:t xml:space="preserve">        If set to value 'true', the OpenFlow Logical Switch MUST</w:t>
              </w:r>
            </w:ins>
          </w:p>
          <w:p w14:paraId="082E4ED9" w14:textId="77777777" w:rsidR="009F3611" w:rsidRPr="009F3611" w:rsidRDefault="009F3611" w:rsidP="009F3611">
            <w:pPr>
              <w:pStyle w:val="XML1"/>
              <w:rPr>
                <w:ins w:id="35338" w:author="Thomas Dietz" w:date="2012-08-08T17:05:00Z"/>
                <w:rPrChange w:id="35339" w:author="Thomas Dietz" w:date="2012-08-08T17:05:00Z">
                  <w:rPr>
                    <w:ins w:id="35340" w:author="Thomas Dietz" w:date="2012-08-08T17:05:00Z"/>
                    <w:lang w:val="de-DE"/>
                  </w:rPr>
                </w:rPrChange>
              </w:rPr>
            </w:pPr>
            <w:ins w:id="35341" w:author="Thomas Dietz" w:date="2012-08-08T17:05:00Z">
              <w:r w:rsidRPr="009F3611">
                <w:rPr>
                  <w:rPrChange w:id="35342" w:author="Thomas Dietz" w:date="2012-08-08T17:05:00Z">
                    <w:rPr>
                      <w:lang w:val="de-DE"/>
                    </w:rPr>
                  </w:rPrChange>
                </w:rPr>
                <w:t xml:space="preserve">        NOT connect to any OpenFlow Controller that does not</w:t>
              </w:r>
            </w:ins>
          </w:p>
          <w:p w14:paraId="7393950C" w14:textId="77777777" w:rsidR="009F3611" w:rsidRPr="009F3611" w:rsidRDefault="009F3611" w:rsidP="009F3611">
            <w:pPr>
              <w:pStyle w:val="XML1"/>
              <w:rPr>
                <w:ins w:id="35343" w:author="Thomas Dietz" w:date="2012-08-08T17:05:00Z"/>
                <w:rPrChange w:id="35344" w:author="Thomas Dietz" w:date="2012-08-08T17:05:00Z">
                  <w:rPr>
                    <w:ins w:id="35345" w:author="Thomas Dietz" w:date="2012-08-08T17:05:00Z"/>
                    <w:lang w:val="de-DE"/>
                  </w:rPr>
                </w:rPrChange>
              </w:rPr>
            </w:pPr>
            <w:ins w:id="35346" w:author="Thomas Dietz" w:date="2012-08-08T17:05:00Z">
              <w:r w:rsidRPr="009F3611">
                <w:rPr>
                  <w:rPrChange w:id="35347" w:author="Thomas Dietz" w:date="2012-08-08T17:05:00Z">
                    <w:rPr>
                      <w:lang w:val="de-DE"/>
                    </w:rPr>
                  </w:rPrChange>
                </w:rPr>
                <w:t xml:space="preserve">        provide a certificate. This implies that it cannot connect</w:t>
              </w:r>
            </w:ins>
          </w:p>
          <w:p w14:paraId="7FC9F2BA" w14:textId="77777777" w:rsidR="009F3611" w:rsidRPr="009F3611" w:rsidRDefault="009F3611" w:rsidP="009F3611">
            <w:pPr>
              <w:pStyle w:val="XML1"/>
              <w:rPr>
                <w:ins w:id="35348" w:author="Thomas Dietz" w:date="2012-08-08T17:05:00Z"/>
                <w:rPrChange w:id="35349" w:author="Thomas Dietz" w:date="2012-08-08T17:05:00Z">
                  <w:rPr>
                    <w:ins w:id="35350" w:author="Thomas Dietz" w:date="2012-08-08T17:05:00Z"/>
                    <w:lang w:val="de-DE"/>
                  </w:rPr>
                </w:rPrChange>
              </w:rPr>
            </w:pPr>
            <w:ins w:id="35351" w:author="Thomas Dietz" w:date="2012-08-08T17:05:00Z">
              <w:r w:rsidRPr="009F3611">
                <w:rPr>
                  <w:rPrChange w:id="35352" w:author="Thomas Dietz" w:date="2012-08-08T17:05:00Z">
                    <w:rPr>
                      <w:lang w:val="de-DE"/>
                    </w:rPr>
                  </w:rPrChange>
                </w:rPr>
                <w:t xml:space="preserve">        to an OpenFlow controller that has the value of element</w:t>
              </w:r>
            </w:ins>
          </w:p>
          <w:p w14:paraId="0171D611" w14:textId="77777777" w:rsidR="009F3611" w:rsidRPr="009F3611" w:rsidRDefault="009F3611" w:rsidP="009F3611">
            <w:pPr>
              <w:pStyle w:val="XML1"/>
              <w:rPr>
                <w:ins w:id="35353" w:author="Thomas Dietz" w:date="2012-08-08T17:05:00Z"/>
                <w:rPrChange w:id="35354" w:author="Thomas Dietz" w:date="2012-08-08T17:05:00Z">
                  <w:rPr>
                    <w:ins w:id="35355" w:author="Thomas Dietz" w:date="2012-08-08T17:05:00Z"/>
                    <w:lang w:val="de-DE"/>
                  </w:rPr>
                </w:rPrChange>
              </w:rPr>
            </w:pPr>
            <w:ins w:id="35356" w:author="Thomas Dietz" w:date="2012-08-08T17:05:00Z">
              <w:r w:rsidRPr="009F3611">
                <w:rPr>
                  <w:rPrChange w:id="35357" w:author="Thomas Dietz" w:date="2012-08-08T17:05:00Z">
                    <w:rPr>
                      <w:lang w:val="de-DE"/>
                    </w:rPr>
                  </w:rPrChange>
                </w:rPr>
                <w:t xml:space="preserve">        protocol set to 'TCP'. Only connections with protocol 'TLS'</w:t>
              </w:r>
            </w:ins>
          </w:p>
          <w:p w14:paraId="072DED79" w14:textId="77777777" w:rsidR="009F3611" w:rsidRPr="009F3611" w:rsidRDefault="009F3611" w:rsidP="009F3611">
            <w:pPr>
              <w:pStyle w:val="XML1"/>
              <w:rPr>
                <w:ins w:id="35358" w:author="Thomas Dietz" w:date="2012-08-08T17:05:00Z"/>
                <w:rPrChange w:id="35359" w:author="Thomas Dietz" w:date="2012-08-08T17:05:00Z">
                  <w:rPr>
                    <w:ins w:id="35360" w:author="Thomas Dietz" w:date="2012-08-08T17:05:00Z"/>
                    <w:lang w:val="de-DE"/>
                  </w:rPr>
                </w:rPrChange>
              </w:rPr>
            </w:pPr>
            <w:ins w:id="35361" w:author="Thomas Dietz" w:date="2012-08-08T17:05:00Z">
              <w:r w:rsidRPr="009F3611">
                <w:rPr>
                  <w:rPrChange w:id="35362" w:author="Thomas Dietz" w:date="2012-08-08T17:05:00Z">
                    <w:rPr>
                      <w:lang w:val="de-DE"/>
                    </w:rPr>
                  </w:rPrChange>
                </w:rPr>
                <w:t xml:space="preserve">        are possible in this case.</w:t>
              </w:r>
            </w:ins>
          </w:p>
          <w:p w14:paraId="07FBDD47" w14:textId="77777777" w:rsidR="009F3611" w:rsidRPr="009F3611" w:rsidRDefault="009F3611" w:rsidP="009F3611">
            <w:pPr>
              <w:pStyle w:val="XML1"/>
              <w:rPr>
                <w:ins w:id="35363" w:author="Thomas Dietz" w:date="2012-08-08T17:05:00Z"/>
                <w:rPrChange w:id="35364" w:author="Thomas Dietz" w:date="2012-08-08T17:05:00Z">
                  <w:rPr>
                    <w:ins w:id="35365" w:author="Thomas Dietz" w:date="2012-08-08T17:05:00Z"/>
                    <w:lang w:val="de-DE"/>
                  </w:rPr>
                </w:rPrChange>
              </w:rPr>
            </w:pPr>
          </w:p>
          <w:p w14:paraId="6464B31C" w14:textId="77777777" w:rsidR="009F3611" w:rsidRPr="009F3611" w:rsidRDefault="009F3611" w:rsidP="009F3611">
            <w:pPr>
              <w:pStyle w:val="XML1"/>
              <w:rPr>
                <w:ins w:id="35366" w:author="Thomas Dietz" w:date="2012-08-08T17:05:00Z"/>
                <w:rPrChange w:id="35367" w:author="Thomas Dietz" w:date="2012-08-08T17:05:00Z">
                  <w:rPr>
                    <w:ins w:id="35368" w:author="Thomas Dietz" w:date="2012-08-08T17:05:00Z"/>
                    <w:lang w:val="de-DE"/>
                  </w:rPr>
                </w:rPrChange>
              </w:rPr>
            </w:pPr>
            <w:ins w:id="35369" w:author="Thomas Dietz" w:date="2012-08-08T17:05:00Z">
              <w:r w:rsidRPr="009F3611">
                <w:rPr>
                  <w:rPrChange w:id="35370" w:author="Thomas Dietz" w:date="2012-08-08T17:05:00Z">
                    <w:rPr>
                      <w:lang w:val="de-DE"/>
                    </w:rPr>
                  </w:rPrChange>
                </w:rPr>
                <w:t xml:space="preserve">        This element is optional. If this element is not present it</w:t>
              </w:r>
            </w:ins>
          </w:p>
          <w:p w14:paraId="06383837" w14:textId="77777777" w:rsidR="009F3611" w:rsidRPr="009F3611" w:rsidRDefault="009F3611" w:rsidP="009F3611">
            <w:pPr>
              <w:pStyle w:val="XML1"/>
              <w:rPr>
                <w:ins w:id="35371" w:author="Thomas Dietz" w:date="2012-08-08T17:05:00Z"/>
                <w:rPrChange w:id="35372" w:author="Thomas Dietz" w:date="2012-08-08T17:05:00Z">
                  <w:rPr>
                    <w:ins w:id="35373" w:author="Thomas Dietz" w:date="2012-08-08T17:05:00Z"/>
                    <w:lang w:val="de-DE"/>
                  </w:rPr>
                </w:rPrChange>
              </w:rPr>
            </w:pPr>
            <w:ins w:id="35374" w:author="Thomas Dietz" w:date="2012-08-08T17:05:00Z">
              <w:r w:rsidRPr="009F3611">
                <w:rPr>
                  <w:rPrChange w:id="35375" w:author="Thomas Dietz" w:date="2012-08-08T17:05:00Z">
                    <w:rPr>
                      <w:lang w:val="de-DE"/>
                    </w:rPr>
                  </w:rPrChange>
                </w:rPr>
                <w:t xml:space="preserve">        defaults to 'false'.";</w:t>
              </w:r>
            </w:ins>
          </w:p>
          <w:p w14:paraId="35D15B97" w14:textId="77777777" w:rsidR="009F3611" w:rsidRPr="009F3611" w:rsidRDefault="009F3611" w:rsidP="009F3611">
            <w:pPr>
              <w:pStyle w:val="XML1"/>
              <w:rPr>
                <w:ins w:id="35376" w:author="Thomas Dietz" w:date="2012-08-08T17:05:00Z"/>
                <w:rPrChange w:id="35377" w:author="Thomas Dietz" w:date="2012-08-08T17:05:00Z">
                  <w:rPr>
                    <w:ins w:id="35378" w:author="Thomas Dietz" w:date="2012-08-08T17:05:00Z"/>
                    <w:lang w:val="de-DE"/>
                  </w:rPr>
                </w:rPrChange>
              </w:rPr>
            </w:pPr>
            <w:ins w:id="35379" w:author="Thomas Dietz" w:date="2012-08-08T17:05:00Z">
              <w:r w:rsidRPr="009F3611">
                <w:rPr>
                  <w:rPrChange w:id="35380" w:author="Thomas Dietz" w:date="2012-08-08T17:05:00Z">
                    <w:rPr>
                      <w:lang w:val="de-DE"/>
                    </w:rPr>
                  </w:rPrChange>
                </w:rPr>
                <w:t xml:space="preserve">    }</w:t>
              </w:r>
            </w:ins>
          </w:p>
          <w:p w14:paraId="3BB37FE1" w14:textId="77777777" w:rsidR="009F3611" w:rsidRPr="009F3611" w:rsidRDefault="009F3611" w:rsidP="009F3611">
            <w:pPr>
              <w:pStyle w:val="XML1"/>
              <w:rPr>
                <w:ins w:id="35381" w:author="Thomas Dietz" w:date="2012-08-08T17:05:00Z"/>
                <w:rPrChange w:id="35382" w:author="Thomas Dietz" w:date="2012-08-08T17:05:00Z">
                  <w:rPr>
                    <w:ins w:id="35383" w:author="Thomas Dietz" w:date="2012-08-08T17:05:00Z"/>
                    <w:lang w:val="de-DE"/>
                  </w:rPr>
                </w:rPrChange>
              </w:rPr>
            </w:pPr>
            <w:ins w:id="35384" w:author="Thomas Dietz" w:date="2012-08-08T17:05:00Z">
              <w:r w:rsidRPr="009F3611">
                <w:rPr>
                  <w:rPrChange w:id="35385" w:author="Thomas Dietz" w:date="2012-08-08T17:05:00Z">
                    <w:rPr>
                      <w:lang w:val="de-DE"/>
                    </w:rPr>
                  </w:rPrChange>
                </w:rPr>
                <w:t xml:space="preserve">    leaf lost-connection-behavior {</w:t>
              </w:r>
            </w:ins>
          </w:p>
          <w:p w14:paraId="703DB446" w14:textId="77777777" w:rsidR="009F3611" w:rsidRPr="009F3611" w:rsidRDefault="009F3611" w:rsidP="009F3611">
            <w:pPr>
              <w:pStyle w:val="XML1"/>
              <w:rPr>
                <w:ins w:id="35386" w:author="Thomas Dietz" w:date="2012-08-08T17:05:00Z"/>
                <w:rPrChange w:id="35387" w:author="Thomas Dietz" w:date="2012-08-08T17:05:00Z">
                  <w:rPr>
                    <w:ins w:id="35388" w:author="Thomas Dietz" w:date="2012-08-08T17:05:00Z"/>
                    <w:lang w:val="de-DE"/>
                  </w:rPr>
                </w:rPrChange>
              </w:rPr>
            </w:pPr>
            <w:ins w:id="35389" w:author="Thomas Dietz" w:date="2012-08-08T17:05:00Z">
              <w:r w:rsidRPr="009F3611">
                <w:rPr>
                  <w:rPrChange w:id="35390" w:author="Thomas Dietz" w:date="2012-08-08T17:05:00Z">
                    <w:rPr>
                      <w:lang w:val="de-DE"/>
                    </w:rPr>
                  </w:rPrChange>
                </w:rPr>
                <w:t xml:space="preserve">      type enumeration {</w:t>
              </w:r>
            </w:ins>
          </w:p>
          <w:p w14:paraId="0A39E3F5" w14:textId="77777777" w:rsidR="009F3611" w:rsidRPr="009F3611" w:rsidRDefault="009F3611" w:rsidP="009F3611">
            <w:pPr>
              <w:pStyle w:val="XML1"/>
              <w:rPr>
                <w:ins w:id="35391" w:author="Thomas Dietz" w:date="2012-08-08T17:05:00Z"/>
                <w:rPrChange w:id="35392" w:author="Thomas Dietz" w:date="2012-08-08T17:05:00Z">
                  <w:rPr>
                    <w:ins w:id="35393" w:author="Thomas Dietz" w:date="2012-08-08T17:05:00Z"/>
                    <w:lang w:val="de-DE"/>
                  </w:rPr>
                </w:rPrChange>
              </w:rPr>
            </w:pPr>
            <w:ins w:id="35394" w:author="Thomas Dietz" w:date="2012-08-08T17:05:00Z">
              <w:r w:rsidRPr="009F3611">
                <w:rPr>
                  <w:rPrChange w:id="35395" w:author="Thomas Dietz" w:date="2012-08-08T17:05:00Z">
                    <w:rPr>
                      <w:lang w:val="de-DE"/>
                    </w:rPr>
                  </w:rPrChange>
                </w:rPr>
                <w:t xml:space="preserve">        enum failSecureMode;</w:t>
              </w:r>
            </w:ins>
          </w:p>
          <w:p w14:paraId="69EAF183" w14:textId="77777777" w:rsidR="009F3611" w:rsidRPr="009F3611" w:rsidRDefault="009F3611" w:rsidP="009F3611">
            <w:pPr>
              <w:pStyle w:val="XML1"/>
              <w:rPr>
                <w:ins w:id="35396" w:author="Thomas Dietz" w:date="2012-08-08T17:05:00Z"/>
                <w:rPrChange w:id="35397" w:author="Thomas Dietz" w:date="2012-08-08T17:05:00Z">
                  <w:rPr>
                    <w:ins w:id="35398" w:author="Thomas Dietz" w:date="2012-08-08T17:05:00Z"/>
                    <w:lang w:val="de-DE"/>
                  </w:rPr>
                </w:rPrChange>
              </w:rPr>
            </w:pPr>
            <w:ins w:id="35399" w:author="Thomas Dietz" w:date="2012-08-08T17:05:00Z">
              <w:r w:rsidRPr="009F3611">
                <w:rPr>
                  <w:rPrChange w:id="35400" w:author="Thomas Dietz" w:date="2012-08-08T17:05:00Z">
                    <w:rPr>
                      <w:lang w:val="de-DE"/>
                    </w:rPr>
                  </w:rPrChange>
                </w:rPr>
                <w:t xml:space="preserve">        enum failStandaloneMode;</w:t>
              </w:r>
            </w:ins>
          </w:p>
          <w:p w14:paraId="754021AD" w14:textId="77777777" w:rsidR="009F3611" w:rsidRPr="009F3611" w:rsidRDefault="009F3611" w:rsidP="009F3611">
            <w:pPr>
              <w:pStyle w:val="XML1"/>
              <w:rPr>
                <w:ins w:id="35401" w:author="Thomas Dietz" w:date="2012-08-08T17:05:00Z"/>
                <w:rPrChange w:id="35402" w:author="Thomas Dietz" w:date="2012-08-08T17:05:00Z">
                  <w:rPr>
                    <w:ins w:id="35403" w:author="Thomas Dietz" w:date="2012-08-08T17:05:00Z"/>
                    <w:lang w:val="de-DE"/>
                  </w:rPr>
                </w:rPrChange>
              </w:rPr>
            </w:pPr>
            <w:ins w:id="35404" w:author="Thomas Dietz" w:date="2012-08-08T17:05:00Z">
              <w:r w:rsidRPr="009F3611">
                <w:rPr>
                  <w:rPrChange w:id="35405" w:author="Thomas Dietz" w:date="2012-08-08T17:05:00Z">
                    <w:rPr>
                      <w:lang w:val="de-DE"/>
                    </w:rPr>
                  </w:rPrChange>
                </w:rPr>
                <w:t xml:space="preserve">      }</w:t>
              </w:r>
            </w:ins>
          </w:p>
          <w:p w14:paraId="3858EA0D" w14:textId="77777777" w:rsidR="009F3611" w:rsidRPr="009F3611" w:rsidRDefault="009F3611" w:rsidP="009F3611">
            <w:pPr>
              <w:pStyle w:val="XML1"/>
              <w:rPr>
                <w:ins w:id="35406" w:author="Thomas Dietz" w:date="2012-08-08T17:05:00Z"/>
                <w:rPrChange w:id="35407" w:author="Thomas Dietz" w:date="2012-08-08T17:05:00Z">
                  <w:rPr>
                    <w:ins w:id="35408" w:author="Thomas Dietz" w:date="2012-08-08T17:05:00Z"/>
                    <w:lang w:val="de-DE"/>
                  </w:rPr>
                </w:rPrChange>
              </w:rPr>
            </w:pPr>
            <w:ins w:id="35409" w:author="Thomas Dietz" w:date="2012-08-08T17:05:00Z">
              <w:r w:rsidRPr="009F3611">
                <w:rPr>
                  <w:rPrChange w:id="35410" w:author="Thomas Dietz" w:date="2012-08-08T17:05:00Z">
                    <w:rPr>
                      <w:lang w:val="de-DE"/>
                    </w:rPr>
                  </w:rPrChange>
                </w:rPr>
                <w:t xml:space="preserve">      default failSecureMode;</w:t>
              </w:r>
            </w:ins>
          </w:p>
          <w:p w14:paraId="4617C678" w14:textId="77777777" w:rsidR="009F3611" w:rsidRPr="009F3611" w:rsidRDefault="009F3611" w:rsidP="009F3611">
            <w:pPr>
              <w:pStyle w:val="XML1"/>
              <w:rPr>
                <w:ins w:id="35411" w:author="Thomas Dietz" w:date="2012-08-08T17:05:00Z"/>
                <w:rPrChange w:id="35412" w:author="Thomas Dietz" w:date="2012-08-08T17:05:00Z">
                  <w:rPr>
                    <w:ins w:id="35413" w:author="Thomas Dietz" w:date="2012-08-08T17:05:00Z"/>
                    <w:lang w:val="de-DE"/>
                  </w:rPr>
                </w:rPrChange>
              </w:rPr>
            </w:pPr>
            <w:ins w:id="35414" w:author="Thomas Dietz" w:date="2012-08-08T17:05:00Z">
              <w:r w:rsidRPr="009F3611">
                <w:rPr>
                  <w:rPrChange w:id="35415" w:author="Thomas Dietz" w:date="2012-08-08T17:05:00Z">
                    <w:rPr>
                      <w:lang w:val="de-DE"/>
                    </w:rPr>
                  </w:rPrChange>
                </w:rPr>
                <w:t xml:space="preserve">      description "This element indicates the the behavior of the </w:t>
              </w:r>
            </w:ins>
          </w:p>
          <w:p w14:paraId="1925C9F4" w14:textId="77777777" w:rsidR="009F3611" w:rsidRPr="009F3611" w:rsidRDefault="009F3611" w:rsidP="009F3611">
            <w:pPr>
              <w:pStyle w:val="XML1"/>
              <w:rPr>
                <w:ins w:id="35416" w:author="Thomas Dietz" w:date="2012-08-08T17:05:00Z"/>
                <w:rPrChange w:id="35417" w:author="Thomas Dietz" w:date="2012-08-08T17:05:00Z">
                  <w:rPr>
                    <w:ins w:id="35418" w:author="Thomas Dietz" w:date="2012-08-08T17:05:00Z"/>
                    <w:lang w:val="de-DE"/>
                  </w:rPr>
                </w:rPrChange>
              </w:rPr>
            </w:pPr>
            <w:ins w:id="35419" w:author="Thomas Dietz" w:date="2012-08-08T17:05:00Z">
              <w:r w:rsidRPr="009F3611">
                <w:rPr>
                  <w:rPrChange w:id="35420" w:author="Thomas Dietz" w:date="2012-08-08T17:05:00Z">
                    <w:rPr>
                      <w:lang w:val="de-DE"/>
                    </w:rPr>
                  </w:rPrChange>
                </w:rPr>
                <w:t xml:space="preserve">        OpenFlow Logical Switch in case it loses contact with all </w:t>
              </w:r>
            </w:ins>
          </w:p>
          <w:p w14:paraId="59C15FBE" w14:textId="77777777" w:rsidR="009F3611" w:rsidRPr="009F3611" w:rsidRDefault="009F3611" w:rsidP="009F3611">
            <w:pPr>
              <w:pStyle w:val="XML1"/>
              <w:rPr>
                <w:ins w:id="35421" w:author="Thomas Dietz" w:date="2012-08-08T17:05:00Z"/>
                <w:rPrChange w:id="35422" w:author="Thomas Dietz" w:date="2012-08-08T17:05:00Z">
                  <w:rPr>
                    <w:ins w:id="35423" w:author="Thomas Dietz" w:date="2012-08-08T17:05:00Z"/>
                    <w:lang w:val="de-DE"/>
                  </w:rPr>
                </w:rPrChange>
              </w:rPr>
            </w:pPr>
            <w:ins w:id="35424" w:author="Thomas Dietz" w:date="2012-08-08T17:05:00Z">
              <w:r w:rsidRPr="009F3611">
                <w:rPr>
                  <w:rPrChange w:id="35425" w:author="Thomas Dietz" w:date="2012-08-08T17:05:00Z">
                    <w:rPr>
                      <w:lang w:val="de-DE"/>
                    </w:rPr>
                  </w:rPrChange>
                </w:rPr>
                <w:t xml:space="preserve">        OpenFlow Controllers.  There are two alternative modes in</w:t>
              </w:r>
            </w:ins>
          </w:p>
          <w:p w14:paraId="6A82EE83" w14:textId="77777777" w:rsidR="009F3611" w:rsidRPr="009F3611" w:rsidRDefault="009F3611" w:rsidP="009F3611">
            <w:pPr>
              <w:pStyle w:val="XML1"/>
              <w:rPr>
                <w:ins w:id="35426" w:author="Thomas Dietz" w:date="2012-08-08T17:05:00Z"/>
                <w:rPrChange w:id="35427" w:author="Thomas Dietz" w:date="2012-08-08T17:05:00Z">
                  <w:rPr>
                    <w:ins w:id="35428" w:author="Thomas Dietz" w:date="2012-08-08T17:05:00Z"/>
                    <w:lang w:val="de-DE"/>
                  </w:rPr>
                </w:rPrChange>
              </w:rPr>
            </w:pPr>
            <w:ins w:id="35429" w:author="Thomas Dietz" w:date="2012-08-08T17:05:00Z">
              <w:r w:rsidRPr="009F3611">
                <w:rPr>
                  <w:rPrChange w:id="35430" w:author="Thomas Dietz" w:date="2012-08-08T17:05:00Z">
                    <w:rPr>
                      <w:lang w:val="de-DE"/>
                    </w:rPr>
                  </w:rPrChange>
                </w:rPr>
                <w:t xml:space="preserve">        such a case: fails secure mode and fail standalone mode as</w:t>
              </w:r>
            </w:ins>
          </w:p>
          <w:p w14:paraId="3C050669" w14:textId="77777777" w:rsidR="009F3611" w:rsidRPr="009F3611" w:rsidRDefault="009F3611" w:rsidP="009F3611">
            <w:pPr>
              <w:pStyle w:val="XML1"/>
              <w:rPr>
                <w:ins w:id="35431" w:author="Thomas Dietz" w:date="2012-08-08T17:05:00Z"/>
                <w:rPrChange w:id="35432" w:author="Thomas Dietz" w:date="2012-08-08T17:05:00Z">
                  <w:rPr>
                    <w:ins w:id="35433" w:author="Thomas Dietz" w:date="2012-08-08T17:05:00Z"/>
                    <w:lang w:val="de-DE"/>
                  </w:rPr>
                </w:rPrChange>
              </w:rPr>
            </w:pPr>
            <w:ins w:id="35434" w:author="Thomas Dietz" w:date="2012-08-08T17:05:00Z">
              <w:r w:rsidRPr="009F3611">
                <w:rPr>
                  <w:rPrChange w:id="35435" w:author="Thomas Dietz" w:date="2012-08-08T17:05:00Z">
                    <w:rPr>
                      <w:lang w:val="de-DE"/>
                    </w:rPr>
                  </w:rPrChange>
                </w:rPr>
                <w:t xml:space="preserve">        defined by the OpenFlow protocol specification version 1.2,</w:t>
              </w:r>
            </w:ins>
          </w:p>
          <w:p w14:paraId="27D3B66C" w14:textId="77777777" w:rsidR="009F3611" w:rsidRPr="009F3611" w:rsidRDefault="009F3611" w:rsidP="009F3611">
            <w:pPr>
              <w:pStyle w:val="XML1"/>
              <w:rPr>
                <w:ins w:id="35436" w:author="Thomas Dietz" w:date="2012-08-08T17:05:00Z"/>
                <w:rPrChange w:id="35437" w:author="Thomas Dietz" w:date="2012-08-08T17:05:00Z">
                  <w:rPr>
                    <w:ins w:id="35438" w:author="Thomas Dietz" w:date="2012-08-08T17:05:00Z"/>
                    <w:lang w:val="de-DE"/>
                  </w:rPr>
                </w:rPrChange>
              </w:rPr>
            </w:pPr>
            <w:ins w:id="35439" w:author="Thomas Dietz" w:date="2012-08-08T17:05:00Z">
              <w:r w:rsidRPr="009F3611">
                <w:rPr>
                  <w:rPrChange w:id="35440" w:author="Thomas Dietz" w:date="2012-08-08T17:05:00Z">
                    <w:rPr>
                      <w:lang w:val="de-DE"/>
                    </w:rPr>
                  </w:rPrChange>
                </w:rPr>
                <w:t xml:space="preserve">        section 6.4.  These are the only allowed values for this</w:t>
              </w:r>
            </w:ins>
          </w:p>
          <w:p w14:paraId="000A23A2" w14:textId="77777777" w:rsidR="009F3611" w:rsidRPr="009F3611" w:rsidRDefault="009F3611" w:rsidP="009F3611">
            <w:pPr>
              <w:pStyle w:val="XML1"/>
              <w:rPr>
                <w:ins w:id="35441" w:author="Thomas Dietz" w:date="2012-08-08T17:05:00Z"/>
                <w:rPrChange w:id="35442" w:author="Thomas Dietz" w:date="2012-08-08T17:05:00Z">
                  <w:rPr>
                    <w:ins w:id="35443" w:author="Thomas Dietz" w:date="2012-08-08T17:05:00Z"/>
                    <w:lang w:val="de-DE"/>
                  </w:rPr>
                </w:rPrChange>
              </w:rPr>
            </w:pPr>
            <w:ins w:id="35444" w:author="Thomas Dietz" w:date="2012-08-08T17:05:00Z">
              <w:r w:rsidRPr="009F3611">
                <w:rPr>
                  <w:rPrChange w:id="35445" w:author="Thomas Dietz" w:date="2012-08-08T17:05:00Z">
                    <w:rPr>
                      <w:lang w:val="de-DE"/>
                    </w:rPr>
                  </w:rPrChange>
                </w:rPr>
                <w:t xml:space="preserve">        element. Default is the fail secure mode.</w:t>
              </w:r>
            </w:ins>
          </w:p>
          <w:p w14:paraId="20059B87" w14:textId="77777777" w:rsidR="009F3611" w:rsidRPr="009F3611" w:rsidRDefault="009F3611" w:rsidP="009F3611">
            <w:pPr>
              <w:pStyle w:val="XML1"/>
              <w:rPr>
                <w:ins w:id="35446" w:author="Thomas Dietz" w:date="2012-08-08T17:05:00Z"/>
                <w:rPrChange w:id="35447" w:author="Thomas Dietz" w:date="2012-08-08T17:05:00Z">
                  <w:rPr>
                    <w:ins w:id="35448" w:author="Thomas Dietz" w:date="2012-08-08T17:05:00Z"/>
                    <w:lang w:val="de-DE"/>
                  </w:rPr>
                </w:rPrChange>
              </w:rPr>
            </w:pPr>
          </w:p>
          <w:p w14:paraId="122C3AD3" w14:textId="77777777" w:rsidR="009F3611" w:rsidRPr="009F3611" w:rsidRDefault="009F3611" w:rsidP="009F3611">
            <w:pPr>
              <w:pStyle w:val="XML1"/>
              <w:rPr>
                <w:ins w:id="35449" w:author="Thomas Dietz" w:date="2012-08-08T17:05:00Z"/>
                <w:rPrChange w:id="35450" w:author="Thomas Dietz" w:date="2012-08-08T17:05:00Z">
                  <w:rPr>
                    <w:ins w:id="35451" w:author="Thomas Dietz" w:date="2012-08-08T17:05:00Z"/>
                    <w:lang w:val="de-DE"/>
                  </w:rPr>
                </w:rPrChange>
              </w:rPr>
            </w:pPr>
            <w:ins w:id="35452" w:author="Thomas Dietz" w:date="2012-08-08T17:05:00Z">
              <w:r w:rsidRPr="009F3611">
                <w:rPr>
                  <w:rPrChange w:id="35453" w:author="Thomas Dietz" w:date="2012-08-08T17:05:00Z">
                    <w:rPr>
                      <w:lang w:val="de-DE"/>
                    </w:rPr>
                  </w:rPrChange>
                </w:rPr>
                <w:t xml:space="preserve">        This element is optional. If this element is not present it</w:t>
              </w:r>
            </w:ins>
          </w:p>
          <w:p w14:paraId="45D97B48" w14:textId="77777777" w:rsidR="009F3611" w:rsidRPr="009F3611" w:rsidRDefault="009F3611" w:rsidP="009F3611">
            <w:pPr>
              <w:pStyle w:val="XML1"/>
              <w:rPr>
                <w:ins w:id="35454" w:author="Thomas Dietz" w:date="2012-08-08T17:05:00Z"/>
                <w:rPrChange w:id="35455" w:author="Thomas Dietz" w:date="2012-08-08T17:05:00Z">
                  <w:rPr>
                    <w:ins w:id="35456" w:author="Thomas Dietz" w:date="2012-08-08T17:05:00Z"/>
                    <w:lang w:val="de-DE"/>
                  </w:rPr>
                </w:rPrChange>
              </w:rPr>
            </w:pPr>
            <w:ins w:id="35457" w:author="Thomas Dietz" w:date="2012-08-08T17:05:00Z">
              <w:r w:rsidRPr="009F3611">
                <w:rPr>
                  <w:rPrChange w:id="35458" w:author="Thomas Dietz" w:date="2012-08-08T17:05:00Z">
                    <w:rPr>
                      <w:lang w:val="de-DE"/>
                    </w:rPr>
                  </w:rPrChange>
                </w:rPr>
                <w:t xml:space="preserve">        defaults to 'failSecureMode'.";</w:t>
              </w:r>
            </w:ins>
          </w:p>
          <w:p w14:paraId="435B4FB3" w14:textId="77777777" w:rsidR="009F3611" w:rsidRPr="009F3611" w:rsidRDefault="009F3611" w:rsidP="009F3611">
            <w:pPr>
              <w:pStyle w:val="XML1"/>
              <w:rPr>
                <w:ins w:id="35459" w:author="Thomas Dietz" w:date="2012-08-08T17:05:00Z"/>
                <w:rPrChange w:id="35460" w:author="Thomas Dietz" w:date="2012-08-08T17:05:00Z">
                  <w:rPr>
                    <w:ins w:id="35461" w:author="Thomas Dietz" w:date="2012-08-08T17:05:00Z"/>
                    <w:lang w:val="de-DE"/>
                  </w:rPr>
                </w:rPrChange>
              </w:rPr>
            </w:pPr>
            <w:ins w:id="35462" w:author="Thomas Dietz" w:date="2012-08-08T17:05:00Z">
              <w:r w:rsidRPr="009F3611">
                <w:rPr>
                  <w:rPrChange w:id="35463" w:author="Thomas Dietz" w:date="2012-08-08T17:05:00Z">
                    <w:rPr>
                      <w:lang w:val="de-DE"/>
                    </w:rPr>
                  </w:rPrChange>
                </w:rPr>
                <w:t xml:space="preserve">    }</w:t>
              </w:r>
            </w:ins>
          </w:p>
          <w:p w14:paraId="210D5800" w14:textId="77777777" w:rsidR="009F3611" w:rsidRPr="009F3611" w:rsidRDefault="009F3611" w:rsidP="009F3611">
            <w:pPr>
              <w:pStyle w:val="XML1"/>
              <w:rPr>
                <w:ins w:id="35464" w:author="Thomas Dietz" w:date="2012-08-08T17:05:00Z"/>
                <w:rPrChange w:id="35465" w:author="Thomas Dietz" w:date="2012-08-08T17:05:00Z">
                  <w:rPr>
                    <w:ins w:id="35466" w:author="Thomas Dietz" w:date="2012-08-08T17:05:00Z"/>
                    <w:lang w:val="de-DE"/>
                  </w:rPr>
                </w:rPrChange>
              </w:rPr>
            </w:pPr>
            <w:ins w:id="35467" w:author="Thomas Dietz" w:date="2012-08-08T17:05:00Z">
              <w:r w:rsidRPr="009F3611">
                <w:rPr>
                  <w:rPrChange w:id="35468" w:author="Thomas Dietz" w:date="2012-08-08T17:05:00Z">
                    <w:rPr>
                      <w:lang w:val="de-DE"/>
                    </w:rPr>
                  </w:rPrChange>
                </w:rPr>
                <w:t xml:space="preserve">    container controllers {</w:t>
              </w:r>
            </w:ins>
          </w:p>
          <w:p w14:paraId="17F5C6E7" w14:textId="77777777" w:rsidR="009F3611" w:rsidRPr="009F3611" w:rsidRDefault="009F3611" w:rsidP="009F3611">
            <w:pPr>
              <w:pStyle w:val="XML1"/>
              <w:rPr>
                <w:ins w:id="35469" w:author="Thomas Dietz" w:date="2012-08-08T17:05:00Z"/>
                <w:rPrChange w:id="35470" w:author="Thomas Dietz" w:date="2012-08-08T17:05:00Z">
                  <w:rPr>
                    <w:ins w:id="35471" w:author="Thomas Dietz" w:date="2012-08-08T17:05:00Z"/>
                    <w:lang w:val="de-DE"/>
                  </w:rPr>
                </w:rPrChange>
              </w:rPr>
            </w:pPr>
            <w:ins w:id="35472" w:author="Thomas Dietz" w:date="2012-08-08T17:05:00Z">
              <w:r w:rsidRPr="009F3611">
                <w:rPr>
                  <w:rPrChange w:id="35473" w:author="Thomas Dietz" w:date="2012-08-08T17:05:00Z">
                    <w:rPr>
                      <w:lang w:val="de-DE"/>
                    </w:rPr>
                  </w:rPrChange>
                </w:rPr>
                <w:t xml:space="preserve">      description "The list of controllers for this Logical switch.</w:t>
              </w:r>
            </w:ins>
          </w:p>
          <w:p w14:paraId="4ADC49A9" w14:textId="77777777" w:rsidR="009F3611" w:rsidRPr="009F3611" w:rsidRDefault="009F3611" w:rsidP="009F3611">
            <w:pPr>
              <w:pStyle w:val="XML1"/>
              <w:rPr>
                <w:ins w:id="35474" w:author="Thomas Dietz" w:date="2012-08-08T17:05:00Z"/>
                <w:rPrChange w:id="35475" w:author="Thomas Dietz" w:date="2012-08-08T17:05:00Z">
                  <w:rPr>
                    <w:ins w:id="35476" w:author="Thomas Dietz" w:date="2012-08-08T17:05:00Z"/>
                    <w:lang w:val="de-DE"/>
                  </w:rPr>
                </w:rPrChange>
              </w:rPr>
            </w:pPr>
          </w:p>
          <w:p w14:paraId="0002A5A6" w14:textId="77777777" w:rsidR="009F3611" w:rsidRPr="009F3611" w:rsidRDefault="009F3611" w:rsidP="009F3611">
            <w:pPr>
              <w:pStyle w:val="XML1"/>
              <w:rPr>
                <w:ins w:id="35477" w:author="Thomas Dietz" w:date="2012-08-08T17:05:00Z"/>
                <w:rPrChange w:id="35478" w:author="Thomas Dietz" w:date="2012-08-08T17:05:00Z">
                  <w:rPr>
                    <w:ins w:id="35479" w:author="Thomas Dietz" w:date="2012-08-08T17:05:00Z"/>
                    <w:lang w:val="de-DE"/>
                  </w:rPr>
                </w:rPrChange>
              </w:rPr>
            </w:pPr>
            <w:ins w:id="35480" w:author="Thomas Dietz" w:date="2012-08-08T17:05:00Z">
              <w:r w:rsidRPr="009F3611">
                <w:rPr>
                  <w:rPrChange w:id="35481" w:author="Thomas Dietz" w:date="2012-08-08T17:05:00Z">
                    <w:rPr>
                      <w:lang w:val="de-DE"/>
                    </w:rPr>
                  </w:rPrChange>
                </w:rPr>
                <w:t xml:space="preserve">        The element 'id' of OFControllerType MUST be unique within</w:t>
              </w:r>
            </w:ins>
          </w:p>
          <w:p w14:paraId="00998F33" w14:textId="77777777" w:rsidR="009F3611" w:rsidRPr="009F3611" w:rsidRDefault="009F3611" w:rsidP="009F3611">
            <w:pPr>
              <w:pStyle w:val="XML1"/>
              <w:rPr>
                <w:ins w:id="35482" w:author="Thomas Dietz" w:date="2012-08-08T17:05:00Z"/>
                <w:rPrChange w:id="35483" w:author="Thomas Dietz" w:date="2012-08-08T17:05:00Z">
                  <w:rPr>
                    <w:ins w:id="35484" w:author="Thomas Dietz" w:date="2012-08-08T17:05:00Z"/>
                    <w:lang w:val="de-DE"/>
                  </w:rPr>
                </w:rPrChange>
              </w:rPr>
            </w:pPr>
            <w:ins w:id="35485" w:author="Thomas Dietz" w:date="2012-08-08T17:05:00Z">
              <w:r w:rsidRPr="009F3611">
                <w:rPr>
                  <w:rPrChange w:id="35486" w:author="Thomas Dietz" w:date="2012-08-08T17:05:00Z">
                    <w:rPr>
                      <w:lang w:val="de-DE"/>
                    </w:rPr>
                  </w:rPrChange>
                </w:rPr>
                <w:t xml:space="preserve">        this list.";</w:t>
              </w:r>
            </w:ins>
          </w:p>
          <w:p w14:paraId="1E174C5B" w14:textId="77777777" w:rsidR="009F3611" w:rsidRPr="009F3611" w:rsidRDefault="009F3611" w:rsidP="009F3611">
            <w:pPr>
              <w:pStyle w:val="XML1"/>
              <w:rPr>
                <w:ins w:id="35487" w:author="Thomas Dietz" w:date="2012-08-08T17:05:00Z"/>
                <w:rPrChange w:id="35488" w:author="Thomas Dietz" w:date="2012-08-08T17:05:00Z">
                  <w:rPr>
                    <w:ins w:id="35489" w:author="Thomas Dietz" w:date="2012-08-08T17:05:00Z"/>
                    <w:lang w:val="de-DE"/>
                  </w:rPr>
                </w:rPrChange>
              </w:rPr>
            </w:pPr>
            <w:ins w:id="35490" w:author="Thomas Dietz" w:date="2012-08-08T17:05:00Z">
              <w:r w:rsidRPr="009F3611">
                <w:rPr>
                  <w:rPrChange w:id="35491" w:author="Thomas Dietz" w:date="2012-08-08T17:05:00Z">
                    <w:rPr>
                      <w:lang w:val="de-DE"/>
                    </w:rPr>
                  </w:rPrChange>
                </w:rPr>
                <w:t xml:space="preserve">      list controller {</w:t>
              </w:r>
            </w:ins>
          </w:p>
          <w:p w14:paraId="7ED9028A" w14:textId="77777777" w:rsidR="009F3611" w:rsidRPr="009F3611" w:rsidRDefault="009F3611" w:rsidP="009F3611">
            <w:pPr>
              <w:pStyle w:val="XML1"/>
              <w:rPr>
                <w:ins w:id="35492" w:author="Thomas Dietz" w:date="2012-08-08T17:05:00Z"/>
                <w:rPrChange w:id="35493" w:author="Thomas Dietz" w:date="2012-08-08T17:05:00Z">
                  <w:rPr>
                    <w:ins w:id="35494" w:author="Thomas Dietz" w:date="2012-08-08T17:05:00Z"/>
                    <w:lang w:val="de-DE"/>
                  </w:rPr>
                </w:rPrChange>
              </w:rPr>
            </w:pPr>
            <w:ins w:id="35495" w:author="Thomas Dietz" w:date="2012-08-08T17:05:00Z">
              <w:r w:rsidRPr="009F3611">
                <w:rPr>
                  <w:rPrChange w:id="35496" w:author="Thomas Dietz" w:date="2012-08-08T17:05:00Z">
                    <w:rPr>
                      <w:lang w:val="de-DE"/>
                    </w:rPr>
                  </w:rPrChange>
                </w:rPr>
                <w:t xml:space="preserve">        key "id";</w:t>
              </w:r>
            </w:ins>
          </w:p>
          <w:p w14:paraId="66435F4E" w14:textId="77777777" w:rsidR="009F3611" w:rsidRPr="009F3611" w:rsidRDefault="009F3611" w:rsidP="009F3611">
            <w:pPr>
              <w:pStyle w:val="XML1"/>
              <w:rPr>
                <w:ins w:id="35497" w:author="Thomas Dietz" w:date="2012-08-08T17:05:00Z"/>
                <w:rPrChange w:id="35498" w:author="Thomas Dietz" w:date="2012-08-08T17:05:00Z">
                  <w:rPr>
                    <w:ins w:id="35499" w:author="Thomas Dietz" w:date="2012-08-08T17:05:00Z"/>
                    <w:lang w:val="de-DE"/>
                  </w:rPr>
                </w:rPrChange>
              </w:rPr>
            </w:pPr>
            <w:ins w:id="35500" w:author="Thomas Dietz" w:date="2012-08-08T17:05:00Z">
              <w:r w:rsidRPr="009F3611">
                <w:rPr>
                  <w:rPrChange w:id="35501" w:author="Thomas Dietz" w:date="2012-08-08T17:05:00Z">
                    <w:rPr>
                      <w:lang w:val="de-DE"/>
                    </w:rPr>
                  </w:rPrChange>
                </w:rPr>
                <w:t xml:space="preserve">        description "The list of OpenFlow Controllers that are </w:t>
              </w:r>
            </w:ins>
          </w:p>
          <w:p w14:paraId="41AC1C76" w14:textId="77777777" w:rsidR="009F3611" w:rsidRPr="009F3611" w:rsidRDefault="009F3611" w:rsidP="009F3611">
            <w:pPr>
              <w:pStyle w:val="XML1"/>
              <w:rPr>
                <w:ins w:id="35502" w:author="Thomas Dietz" w:date="2012-08-08T17:05:00Z"/>
                <w:rPrChange w:id="35503" w:author="Thomas Dietz" w:date="2012-08-08T17:05:00Z">
                  <w:rPr>
                    <w:ins w:id="35504" w:author="Thomas Dietz" w:date="2012-08-08T17:05:00Z"/>
                    <w:lang w:val="de-DE"/>
                  </w:rPr>
                </w:rPrChange>
              </w:rPr>
            </w:pPr>
            <w:ins w:id="35505" w:author="Thomas Dietz" w:date="2012-08-08T17:05:00Z">
              <w:r w:rsidRPr="009F3611">
                <w:rPr>
                  <w:rPrChange w:id="35506" w:author="Thomas Dietz" w:date="2012-08-08T17:05:00Z">
                    <w:rPr>
                      <w:lang w:val="de-DE"/>
                    </w:rPr>
                  </w:rPrChange>
                </w:rPr>
                <w:t xml:space="preserve">          assigned to the OpenFlow Logical Switch.  The switch MUST</w:t>
              </w:r>
            </w:ins>
          </w:p>
          <w:p w14:paraId="02CCAEA4" w14:textId="77777777" w:rsidR="009F3611" w:rsidRPr="009F3611" w:rsidRDefault="009F3611" w:rsidP="009F3611">
            <w:pPr>
              <w:pStyle w:val="XML1"/>
              <w:rPr>
                <w:ins w:id="35507" w:author="Thomas Dietz" w:date="2012-08-08T17:05:00Z"/>
                <w:rPrChange w:id="35508" w:author="Thomas Dietz" w:date="2012-08-08T17:05:00Z">
                  <w:rPr>
                    <w:ins w:id="35509" w:author="Thomas Dietz" w:date="2012-08-08T17:05:00Z"/>
                    <w:lang w:val="de-DE"/>
                  </w:rPr>
                </w:rPrChange>
              </w:rPr>
            </w:pPr>
            <w:ins w:id="35510" w:author="Thomas Dietz" w:date="2012-08-08T17:05:00Z">
              <w:r w:rsidRPr="009F3611">
                <w:rPr>
                  <w:rPrChange w:id="35511" w:author="Thomas Dietz" w:date="2012-08-08T17:05:00Z">
                    <w:rPr>
                      <w:lang w:val="de-DE"/>
                    </w:rPr>
                  </w:rPrChange>
                </w:rPr>
                <w:t xml:space="preserve">          NOT connect to any OpenFlow Controller that is not</w:t>
              </w:r>
            </w:ins>
          </w:p>
          <w:p w14:paraId="01547FE8" w14:textId="77777777" w:rsidR="009F3611" w:rsidRPr="009F3611" w:rsidRDefault="009F3611" w:rsidP="009F3611">
            <w:pPr>
              <w:pStyle w:val="XML1"/>
              <w:rPr>
                <w:ins w:id="35512" w:author="Thomas Dietz" w:date="2012-08-08T17:05:00Z"/>
                <w:rPrChange w:id="35513" w:author="Thomas Dietz" w:date="2012-08-08T17:05:00Z">
                  <w:rPr>
                    <w:ins w:id="35514" w:author="Thomas Dietz" w:date="2012-08-08T17:05:00Z"/>
                    <w:lang w:val="de-DE"/>
                  </w:rPr>
                </w:rPrChange>
              </w:rPr>
            </w:pPr>
            <w:ins w:id="35515" w:author="Thomas Dietz" w:date="2012-08-08T17:05:00Z">
              <w:r w:rsidRPr="009F3611">
                <w:rPr>
                  <w:rPrChange w:id="35516" w:author="Thomas Dietz" w:date="2012-08-08T17:05:00Z">
                    <w:rPr>
                      <w:lang w:val="de-DE"/>
                    </w:rPr>
                  </w:rPrChange>
                </w:rPr>
                <w:t xml:space="preserve">          contained in this list.</w:t>
              </w:r>
            </w:ins>
          </w:p>
          <w:p w14:paraId="21BB8ED9" w14:textId="77777777" w:rsidR="009F3611" w:rsidRPr="009F3611" w:rsidRDefault="009F3611" w:rsidP="009F3611">
            <w:pPr>
              <w:pStyle w:val="XML1"/>
              <w:rPr>
                <w:ins w:id="35517" w:author="Thomas Dietz" w:date="2012-08-08T17:05:00Z"/>
                <w:rPrChange w:id="35518" w:author="Thomas Dietz" w:date="2012-08-08T17:05:00Z">
                  <w:rPr>
                    <w:ins w:id="35519" w:author="Thomas Dietz" w:date="2012-08-08T17:05:00Z"/>
                    <w:lang w:val="de-DE"/>
                  </w:rPr>
                </w:rPrChange>
              </w:rPr>
            </w:pPr>
          </w:p>
          <w:p w14:paraId="3363E1B6" w14:textId="77777777" w:rsidR="009F3611" w:rsidRPr="009F3611" w:rsidRDefault="009F3611" w:rsidP="009F3611">
            <w:pPr>
              <w:pStyle w:val="XML1"/>
              <w:rPr>
                <w:ins w:id="35520" w:author="Thomas Dietz" w:date="2012-08-08T17:05:00Z"/>
                <w:rPrChange w:id="35521" w:author="Thomas Dietz" w:date="2012-08-08T17:05:00Z">
                  <w:rPr>
                    <w:ins w:id="35522" w:author="Thomas Dietz" w:date="2012-08-08T17:05:00Z"/>
                    <w:lang w:val="de-DE"/>
                  </w:rPr>
                </w:rPrChange>
              </w:rPr>
            </w:pPr>
            <w:ins w:id="35523" w:author="Thomas Dietz" w:date="2012-08-08T17:05:00Z">
              <w:r w:rsidRPr="009F3611">
                <w:rPr>
                  <w:rPrChange w:id="35524" w:author="Thomas Dietz" w:date="2012-08-08T17:05:00Z">
                    <w:rPr>
                      <w:lang w:val="de-DE"/>
                    </w:rPr>
                  </w:rPrChange>
                </w:rPr>
                <w:t xml:space="preserve">          NETCONF &lt;edit-config&gt; operations MUST be implemented as </w:t>
              </w:r>
            </w:ins>
          </w:p>
          <w:p w14:paraId="19D6C369" w14:textId="77777777" w:rsidR="009F3611" w:rsidRPr="009F3611" w:rsidRDefault="009F3611" w:rsidP="009F3611">
            <w:pPr>
              <w:pStyle w:val="XML1"/>
              <w:rPr>
                <w:ins w:id="35525" w:author="Thomas Dietz" w:date="2012-08-08T17:05:00Z"/>
                <w:rPrChange w:id="35526" w:author="Thomas Dietz" w:date="2012-08-08T17:05:00Z">
                  <w:rPr>
                    <w:ins w:id="35527" w:author="Thomas Dietz" w:date="2012-08-08T17:05:00Z"/>
                    <w:lang w:val="de-DE"/>
                  </w:rPr>
                </w:rPrChange>
              </w:rPr>
            </w:pPr>
            <w:ins w:id="35528" w:author="Thomas Dietz" w:date="2012-08-08T17:05:00Z">
              <w:r w:rsidRPr="009F3611">
                <w:rPr>
                  <w:rPrChange w:id="35529" w:author="Thomas Dietz" w:date="2012-08-08T17:05:00Z">
                    <w:rPr>
                      <w:lang w:val="de-DE"/>
                    </w:rPr>
                  </w:rPrChange>
                </w:rPr>
                <w:t xml:space="preserve">          follows: </w:t>
              </w:r>
            </w:ins>
          </w:p>
          <w:p w14:paraId="5F1340C6" w14:textId="77777777" w:rsidR="009F3611" w:rsidRPr="009F3611" w:rsidRDefault="009F3611" w:rsidP="009F3611">
            <w:pPr>
              <w:pStyle w:val="XML1"/>
              <w:rPr>
                <w:ins w:id="35530" w:author="Thomas Dietz" w:date="2012-08-08T17:05:00Z"/>
                <w:rPrChange w:id="35531" w:author="Thomas Dietz" w:date="2012-08-08T17:05:00Z">
                  <w:rPr>
                    <w:ins w:id="35532" w:author="Thomas Dietz" w:date="2012-08-08T17:05:00Z"/>
                    <w:lang w:val="de-DE"/>
                  </w:rPr>
                </w:rPrChange>
              </w:rPr>
            </w:pPr>
          </w:p>
          <w:p w14:paraId="00A8DD86" w14:textId="77777777" w:rsidR="009F3611" w:rsidRPr="009F3611" w:rsidRDefault="009F3611" w:rsidP="009F3611">
            <w:pPr>
              <w:pStyle w:val="XML1"/>
              <w:rPr>
                <w:ins w:id="35533" w:author="Thomas Dietz" w:date="2012-08-08T17:05:00Z"/>
                <w:rPrChange w:id="35534" w:author="Thomas Dietz" w:date="2012-08-08T17:05:00Z">
                  <w:rPr>
                    <w:ins w:id="35535" w:author="Thomas Dietz" w:date="2012-08-08T17:05:00Z"/>
                    <w:lang w:val="de-DE"/>
                  </w:rPr>
                </w:rPrChange>
              </w:rPr>
            </w:pPr>
            <w:ins w:id="35536" w:author="Thomas Dietz" w:date="2012-08-08T17:05:00Z">
              <w:r w:rsidRPr="009F3611">
                <w:rPr>
                  <w:rPrChange w:id="35537" w:author="Thomas Dietz" w:date="2012-08-08T17:05:00Z">
                    <w:rPr>
                      <w:lang w:val="de-DE"/>
                    </w:rPr>
                  </w:rPrChange>
                </w:rPr>
                <w:t xml:space="preserve">          * The 'id' element MUST be present at all &lt;edit-config&gt;</w:t>
              </w:r>
            </w:ins>
          </w:p>
          <w:p w14:paraId="69471F3D" w14:textId="77777777" w:rsidR="009F3611" w:rsidRPr="009F3611" w:rsidRDefault="009F3611" w:rsidP="009F3611">
            <w:pPr>
              <w:pStyle w:val="XML1"/>
              <w:rPr>
                <w:ins w:id="35538" w:author="Thomas Dietz" w:date="2012-08-08T17:05:00Z"/>
                <w:rPrChange w:id="35539" w:author="Thomas Dietz" w:date="2012-08-08T17:05:00Z">
                  <w:rPr>
                    <w:ins w:id="35540" w:author="Thomas Dietz" w:date="2012-08-08T17:05:00Z"/>
                    <w:lang w:val="de-DE"/>
                  </w:rPr>
                </w:rPrChange>
              </w:rPr>
            </w:pPr>
            <w:ins w:id="35541" w:author="Thomas Dietz" w:date="2012-08-08T17:05:00Z">
              <w:r w:rsidRPr="009F3611">
                <w:rPr>
                  <w:rPrChange w:id="35542" w:author="Thomas Dietz" w:date="2012-08-08T17:05:00Z">
                    <w:rPr>
                      <w:lang w:val="de-DE"/>
                    </w:rPr>
                  </w:rPrChange>
                </w:rPr>
                <w:t xml:space="preserve">            operations to identify the controller.</w:t>
              </w:r>
            </w:ins>
          </w:p>
          <w:p w14:paraId="688664E4" w14:textId="77777777" w:rsidR="009F3611" w:rsidRPr="009F3611" w:rsidRDefault="009F3611" w:rsidP="009F3611">
            <w:pPr>
              <w:pStyle w:val="XML1"/>
              <w:rPr>
                <w:ins w:id="35543" w:author="Thomas Dietz" w:date="2012-08-08T17:05:00Z"/>
                <w:rPrChange w:id="35544" w:author="Thomas Dietz" w:date="2012-08-08T17:05:00Z">
                  <w:rPr>
                    <w:ins w:id="35545" w:author="Thomas Dietz" w:date="2012-08-08T17:05:00Z"/>
                    <w:lang w:val="de-DE"/>
                  </w:rPr>
                </w:rPrChange>
              </w:rPr>
            </w:pPr>
            <w:ins w:id="35546" w:author="Thomas Dietz" w:date="2012-08-08T17:05:00Z">
              <w:r w:rsidRPr="009F3611">
                <w:rPr>
                  <w:rPrChange w:id="35547" w:author="Thomas Dietz" w:date="2012-08-08T17:05:00Z">
                    <w:rPr>
                      <w:lang w:val="de-DE"/>
                    </w:rPr>
                  </w:rPrChange>
                </w:rPr>
                <w:t xml:space="preserve">          * If the operation is 'merge' or 'replace', the element</w:t>
              </w:r>
            </w:ins>
          </w:p>
          <w:p w14:paraId="06D95C31" w14:textId="77777777" w:rsidR="009F3611" w:rsidRPr="009F3611" w:rsidRDefault="009F3611" w:rsidP="009F3611">
            <w:pPr>
              <w:pStyle w:val="XML1"/>
              <w:rPr>
                <w:ins w:id="35548" w:author="Thomas Dietz" w:date="2012-08-08T17:05:00Z"/>
                <w:rPrChange w:id="35549" w:author="Thomas Dietz" w:date="2012-08-08T17:05:00Z">
                  <w:rPr>
                    <w:ins w:id="35550" w:author="Thomas Dietz" w:date="2012-08-08T17:05:00Z"/>
                    <w:lang w:val="de-DE"/>
                  </w:rPr>
                </w:rPrChange>
              </w:rPr>
            </w:pPr>
            <w:ins w:id="35551" w:author="Thomas Dietz" w:date="2012-08-08T17:05:00Z">
              <w:r w:rsidRPr="009F3611">
                <w:rPr>
                  <w:rPrChange w:id="35552" w:author="Thomas Dietz" w:date="2012-08-08T17:05:00Z">
                    <w:rPr>
                      <w:lang w:val="de-DE"/>
                    </w:rPr>
                  </w:rPrChange>
                </w:rPr>
                <w:lastRenderedPageBreak/>
                <w:t xml:space="preserve">            is created if it does not exist, and its value is set</w:t>
              </w:r>
            </w:ins>
          </w:p>
          <w:p w14:paraId="5BB283B7" w14:textId="77777777" w:rsidR="009F3611" w:rsidRPr="009F3611" w:rsidRDefault="009F3611" w:rsidP="009F3611">
            <w:pPr>
              <w:pStyle w:val="XML1"/>
              <w:rPr>
                <w:ins w:id="35553" w:author="Thomas Dietz" w:date="2012-08-08T17:05:00Z"/>
                <w:rPrChange w:id="35554" w:author="Thomas Dietz" w:date="2012-08-08T17:05:00Z">
                  <w:rPr>
                    <w:ins w:id="35555" w:author="Thomas Dietz" w:date="2012-08-08T17:05:00Z"/>
                    <w:lang w:val="de-DE"/>
                  </w:rPr>
                </w:rPrChange>
              </w:rPr>
            </w:pPr>
            <w:ins w:id="35556" w:author="Thomas Dietz" w:date="2012-08-08T17:05:00Z">
              <w:r w:rsidRPr="009F3611">
                <w:rPr>
                  <w:rPrChange w:id="35557" w:author="Thomas Dietz" w:date="2012-08-08T17:05:00Z">
                    <w:rPr>
                      <w:lang w:val="de-DE"/>
                    </w:rPr>
                  </w:rPrChange>
                </w:rPr>
                <w:t xml:space="preserve">            to the value found in the XML RPC data.</w:t>
              </w:r>
            </w:ins>
          </w:p>
          <w:p w14:paraId="6A73DAFF" w14:textId="77777777" w:rsidR="009F3611" w:rsidRPr="009F3611" w:rsidRDefault="009F3611" w:rsidP="009F3611">
            <w:pPr>
              <w:pStyle w:val="XML1"/>
              <w:rPr>
                <w:ins w:id="35558" w:author="Thomas Dietz" w:date="2012-08-08T17:05:00Z"/>
                <w:rPrChange w:id="35559" w:author="Thomas Dietz" w:date="2012-08-08T17:05:00Z">
                  <w:rPr>
                    <w:ins w:id="35560" w:author="Thomas Dietz" w:date="2012-08-08T17:05:00Z"/>
                    <w:lang w:val="de-DE"/>
                  </w:rPr>
                </w:rPrChange>
              </w:rPr>
            </w:pPr>
            <w:ins w:id="35561" w:author="Thomas Dietz" w:date="2012-08-08T17:05:00Z">
              <w:r w:rsidRPr="009F3611">
                <w:rPr>
                  <w:rPrChange w:id="35562" w:author="Thomas Dietz" w:date="2012-08-08T17:05:00Z">
                    <w:rPr>
                      <w:lang w:val="de-DE"/>
                    </w:rPr>
                  </w:rPrChange>
                </w:rPr>
                <w:t xml:space="preserve">          * If the operation is 'create', the element is created if</w:t>
              </w:r>
            </w:ins>
          </w:p>
          <w:p w14:paraId="79A54878" w14:textId="77777777" w:rsidR="009F3611" w:rsidRPr="009F3611" w:rsidRDefault="009F3611" w:rsidP="009F3611">
            <w:pPr>
              <w:pStyle w:val="XML1"/>
              <w:rPr>
                <w:ins w:id="35563" w:author="Thomas Dietz" w:date="2012-08-08T17:05:00Z"/>
                <w:rPrChange w:id="35564" w:author="Thomas Dietz" w:date="2012-08-08T17:05:00Z">
                  <w:rPr>
                    <w:ins w:id="35565" w:author="Thomas Dietz" w:date="2012-08-08T17:05:00Z"/>
                    <w:lang w:val="de-DE"/>
                  </w:rPr>
                </w:rPrChange>
              </w:rPr>
            </w:pPr>
            <w:ins w:id="35566" w:author="Thomas Dietz" w:date="2012-08-08T17:05:00Z">
              <w:r w:rsidRPr="009F3611">
                <w:rPr>
                  <w:rPrChange w:id="35567" w:author="Thomas Dietz" w:date="2012-08-08T17:05:00Z">
                    <w:rPr>
                      <w:lang w:val="de-DE"/>
                    </w:rPr>
                  </w:rPrChange>
                </w:rPr>
                <w:t xml:space="preserve">            it does not exist. If the element already exists, a</w:t>
              </w:r>
            </w:ins>
          </w:p>
          <w:p w14:paraId="54DA09A5" w14:textId="77777777" w:rsidR="009F3611" w:rsidRPr="009F3611" w:rsidRDefault="009F3611" w:rsidP="009F3611">
            <w:pPr>
              <w:pStyle w:val="XML1"/>
              <w:rPr>
                <w:ins w:id="35568" w:author="Thomas Dietz" w:date="2012-08-08T17:05:00Z"/>
                <w:rPrChange w:id="35569" w:author="Thomas Dietz" w:date="2012-08-08T17:05:00Z">
                  <w:rPr>
                    <w:ins w:id="35570" w:author="Thomas Dietz" w:date="2012-08-08T17:05:00Z"/>
                    <w:lang w:val="de-DE"/>
                  </w:rPr>
                </w:rPrChange>
              </w:rPr>
            </w:pPr>
            <w:ins w:id="35571" w:author="Thomas Dietz" w:date="2012-08-08T17:05:00Z">
              <w:r w:rsidRPr="009F3611">
                <w:rPr>
                  <w:rPrChange w:id="35572" w:author="Thomas Dietz" w:date="2012-08-08T17:05:00Z">
                    <w:rPr>
                      <w:lang w:val="de-DE"/>
                    </w:rPr>
                  </w:rPrChange>
                </w:rPr>
                <w:t xml:space="preserve">            'data</w:t>
              </w:r>
              <w:r w:rsidRPr="009F3611">
                <w:rPr>
                  <w:rFonts w:ascii="MS Mincho" w:eastAsia="MS Mincho" w:hAnsi="MS Mincho" w:cs="MS Mincho"/>
                  <w:rPrChange w:id="35573" w:author="Thomas Dietz" w:date="2012-08-08T17:05:00Z">
                    <w:rPr>
                      <w:rFonts w:ascii="MS Mincho" w:eastAsia="MS Mincho" w:hAnsi="MS Mincho" w:cs="MS Mincho"/>
                      <w:lang w:val="de-DE"/>
                    </w:rPr>
                  </w:rPrChange>
                </w:rPr>
                <w:t>‑</w:t>
              </w:r>
              <w:r w:rsidRPr="009F3611">
                <w:rPr>
                  <w:rPrChange w:id="35574" w:author="Thomas Dietz" w:date="2012-08-08T17:05:00Z">
                    <w:rPr>
                      <w:lang w:val="de-DE"/>
                    </w:rPr>
                  </w:rPrChange>
                </w:rPr>
                <w:t>exists' error is returned.</w:t>
              </w:r>
            </w:ins>
          </w:p>
          <w:p w14:paraId="4BB0E7EA" w14:textId="77777777" w:rsidR="009F3611" w:rsidRPr="009F3611" w:rsidRDefault="009F3611" w:rsidP="009F3611">
            <w:pPr>
              <w:pStyle w:val="XML1"/>
              <w:rPr>
                <w:ins w:id="35575" w:author="Thomas Dietz" w:date="2012-08-08T17:05:00Z"/>
                <w:rPrChange w:id="35576" w:author="Thomas Dietz" w:date="2012-08-08T17:05:00Z">
                  <w:rPr>
                    <w:ins w:id="35577" w:author="Thomas Dietz" w:date="2012-08-08T17:05:00Z"/>
                    <w:lang w:val="de-DE"/>
                  </w:rPr>
                </w:rPrChange>
              </w:rPr>
            </w:pPr>
            <w:ins w:id="35578" w:author="Thomas Dietz" w:date="2012-08-08T17:05:00Z">
              <w:r w:rsidRPr="009F3611">
                <w:rPr>
                  <w:rPrChange w:id="35579" w:author="Thomas Dietz" w:date="2012-08-08T17:05:00Z">
                    <w:rPr>
                      <w:lang w:val="de-DE"/>
                    </w:rPr>
                  </w:rPrChange>
                </w:rPr>
                <w:t xml:space="preserve">          * If the operation is 'delete', the element is deleted if</w:t>
              </w:r>
            </w:ins>
          </w:p>
          <w:p w14:paraId="5CBDE834" w14:textId="77777777" w:rsidR="009F3611" w:rsidRPr="009F3611" w:rsidRDefault="009F3611" w:rsidP="009F3611">
            <w:pPr>
              <w:pStyle w:val="XML1"/>
              <w:rPr>
                <w:ins w:id="35580" w:author="Thomas Dietz" w:date="2012-08-08T17:05:00Z"/>
                <w:rPrChange w:id="35581" w:author="Thomas Dietz" w:date="2012-08-08T17:05:00Z">
                  <w:rPr>
                    <w:ins w:id="35582" w:author="Thomas Dietz" w:date="2012-08-08T17:05:00Z"/>
                    <w:lang w:val="de-DE"/>
                  </w:rPr>
                </w:rPrChange>
              </w:rPr>
            </w:pPr>
            <w:ins w:id="35583" w:author="Thomas Dietz" w:date="2012-08-08T17:05:00Z">
              <w:r w:rsidRPr="009F3611">
                <w:rPr>
                  <w:rPrChange w:id="35584" w:author="Thomas Dietz" w:date="2012-08-08T17:05:00Z">
                    <w:rPr>
                      <w:lang w:val="de-DE"/>
                    </w:rPr>
                  </w:rPrChange>
                </w:rPr>
                <w:t xml:space="preserve">            it exists. If the element does not exist, a </w:t>
              </w:r>
            </w:ins>
          </w:p>
          <w:p w14:paraId="7C81F7D1" w14:textId="77777777" w:rsidR="009F3611" w:rsidRPr="009F3611" w:rsidRDefault="009F3611" w:rsidP="009F3611">
            <w:pPr>
              <w:pStyle w:val="XML1"/>
              <w:rPr>
                <w:ins w:id="35585" w:author="Thomas Dietz" w:date="2012-08-08T17:05:00Z"/>
                <w:rPrChange w:id="35586" w:author="Thomas Dietz" w:date="2012-08-08T17:05:00Z">
                  <w:rPr>
                    <w:ins w:id="35587" w:author="Thomas Dietz" w:date="2012-08-08T17:05:00Z"/>
                    <w:lang w:val="de-DE"/>
                  </w:rPr>
                </w:rPrChange>
              </w:rPr>
            </w:pPr>
            <w:ins w:id="35588" w:author="Thomas Dietz" w:date="2012-08-08T17:05:00Z">
              <w:r w:rsidRPr="009F3611">
                <w:rPr>
                  <w:rPrChange w:id="35589" w:author="Thomas Dietz" w:date="2012-08-08T17:05:00Z">
                    <w:rPr>
                      <w:lang w:val="de-DE"/>
                    </w:rPr>
                  </w:rPrChange>
                </w:rPr>
                <w:t xml:space="preserve">            'data</w:t>
              </w:r>
              <w:r w:rsidRPr="009F3611">
                <w:rPr>
                  <w:rFonts w:ascii="MS Mincho" w:eastAsia="MS Mincho" w:hAnsi="MS Mincho" w:cs="MS Mincho"/>
                  <w:rPrChange w:id="35590" w:author="Thomas Dietz" w:date="2012-08-08T17:05:00Z">
                    <w:rPr>
                      <w:rFonts w:ascii="MS Mincho" w:eastAsia="MS Mincho" w:hAnsi="MS Mincho" w:cs="MS Mincho"/>
                      <w:lang w:val="de-DE"/>
                    </w:rPr>
                  </w:rPrChange>
                </w:rPr>
                <w:t>‑</w:t>
              </w:r>
              <w:r w:rsidRPr="009F3611">
                <w:rPr>
                  <w:rPrChange w:id="35591" w:author="Thomas Dietz" w:date="2012-08-08T17:05:00Z">
                    <w:rPr>
                      <w:lang w:val="de-DE"/>
                    </w:rPr>
                  </w:rPrChange>
                </w:rPr>
                <w:t>missing' error is returned.";</w:t>
              </w:r>
            </w:ins>
          </w:p>
          <w:p w14:paraId="210D0078" w14:textId="77777777" w:rsidR="009F3611" w:rsidRPr="009F3611" w:rsidRDefault="009F3611" w:rsidP="009F3611">
            <w:pPr>
              <w:pStyle w:val="XML1"/>
              <w:rPr>
                <w:ins w:id="35592" w:author="Thomas Dietz" w:date="2012-08-08T17:05:00Z"/>
                <w:rPrChange w:id="35593" w:author="Thomas Dietz" w:date="2012-08-08T17:05:00Z">
                  <w:rPr>
                    <w:ins w:id="35594" w:author="Thomas Dietz" w:date="2012-08-08T17:05:00Z"/>
                    <w:lang w:val="de-DE"/>
                  </w:rPr>
                </w:rPrChange>
              </w:rPr>
            </w:pPr>
            <w:ins w:id="35595" w:author="Thomas Dietz" w:date="2012-08-08T17:05:00Z">
              <w:r w:rsidRPr="009F3611">
                <w:rPr>
                  <w:rPrChange w:id="35596" w:author="Thomas Dietz" w:date="2012-08-08T17:05:00Z">
                    <w:rPr>
                      <w:lang w:val="de-DE"/>
                    </w:rPr>
                  </w:rPrChange>
                </w:rPr>
                <w:t xml:space="preserve">        uses OFControllerType;</w:t>
              </w:r>
            </w:ins>
          </w:p>
          <w:p w14:paraId="0AD7B285" w14:textId="77777777" w:rsidR="009F3611" w:rsidRPr="009F3611" w:rsidRDefault="009F3611" w:rsidP="009F3611">
            <w:pPr>
              <w:pStyle w:val="XML1"/>
              <w:rPr>
                <w:ins w:id="35597" w:author="Thomas Dietz" w:date="2012-08-08T17:05:00Z"/>
                <w:rPrChange w:id="35598" w:author="Thomas Dietz" w:date="2012-08-08T17:05:00Z">
                  <w:rPr>
                    <w:ins w:id="35599" w:author="Thomas Dietz" w:date="2012-08-08T17:05:00Z"/>
                    <w:lang w:val="de-DE"/>
                  </w:rPr>
                </w:rPrChange>
              </w:rPr>
            </w:pPr>
            <w:ins w:id="35600" w:author="Thomas Dietz" w:date="2012-08-08T17:05:00Z">
              <w:r w:rsidRPr="009F3611">
                <w:rPr>
                  <w:rPrChange w:id="35601" w:author="Thomas Dietz" w:date="2012-08-08T17:05:00Z">
                    <w:rPr>
                      <w:lang w:val="de-DE"/>
                    </w:rPr>
                  </w:rPrChange>
                </w:rPr>
                <w:t xml:space="preserve">      }</w:t>
              </w:r>
            </w:ins>
          </w:p>
          <w:p w14:paraId="0FE85144" w14:textId="77777777" w:rsidR="009F3611" w:rsidRPr="009F3611" w:rsidRDefault="009F3611" w:rsidP="009F3611">
            <w:pPr>
              <w:pStyle w:val="XML1"/>
              <w:rPr>
                <w:ins w:id="35602" w:author="Thomas Dietz" w:date="2012-08-08T17:05:00Z"/>
                <w:rPrChange w:id="35603" w:author="Thomas Dietz" w:date="2012-08-08T17:05:00Z">
                  <w:rPr>
                    <w:ins w:id="35604" w:author="Thomas Dietz" w:date="2012-08-08T17:05:00Z"/>
                    <w:lang w:val="de-DE"/>
                  </w:rPr>
                </w:rPrChange>
              </w:rPr>
            </w:pPr>
            <w:ins w:id="35605" w:author="Thomas Dietz" w:date="2012-08-08T17:05:00Z">
              <w:r w:rsidRPr="009F3611">
                <w:rPr>
                  <w:rPrChange w:id="35606" w:author="Thomas Dietz" w:date="2012-08-08T17:05:00Z">
                    <w:rPr>
                      <w:lang w:val="de-DE"/>
                    </w:rPr>
                  </w:rPrChange>
                </w:rPr>
                <w:t xml:space="preserve">    }</w:t>
              </w:r>
            </w:ins>
          </w:p>
          <w:p w14:paraId="5E8252FA" w14:textId="77777777" w:rsidR="009F3611" w:rsidRPr="009F3611" w:rsidRDefault="009F3611" w:rsidP="009F3611">
            <w:pPr>
              <w:pStyle w:val="XML1"/>
              <w:rPr>
                <w:ins w:id="35607" w:author="Thomas Dietz" w:date="2012-08-08T17:05:00Z"/>
                <w:rPrChange w:id="35608" w:author="Thomas Dietz" w:date="2012-08-08T17:05:00Z">
                  <w:rPr>
                    <w:ins w:id="35609" w:author="Thomas Dietz" w:date="2012-08-08T17:05:00Z"/>
                    <w:lang w:val="de-DE"/>
                  </w:rPr>
                </w:rPrChange>
              </w:rPr>
            </w:pPr>
            <w:ins w:id="35610" w:author="Thomas Dietz" w:date="2012-08-08T17:05:00Z">
              <w:r w:rsidRPr="009F3611">
                <w:rPr>
                  <w:rPrChange w:id="35611" w:author="Thomas Dietz" w:date="2012-08-08T17:05:00Z">
                    <w:rPr>
                      <w:lang w:val="de-DE"/>
                    </w:rPr>
                  </w:rPrChange>
                </w:rPr>
                <w:t xml:space="preserve">    container resources {</w:t>
              </w:r>
            </w:ins>
          </w:p>
          <w:p w14:paraId="48B62047" w14:textId="77777777" w:rsidR="009F3611" w:rsidRPr="009F3611" w:rsidRDefault="009F3611" w:rsidP="009F3611">
            <w:pPr>
              <w:pStyle w:val="XML1"/>
              <w:rPr>
                <w:ins w:id="35612" w:author="Thomas Dietz" w:date="2012-08-08T17:05:00Z"/>
                <w:rPrChange w:id="35613" w:author="Thomas Dietz" w:date="2012-08-08T17:05:00Z">
                  <w:rPr>
                    <w:ins w:id="35614" w:author="Thomas Dietz" w:date="2012-08-08T17:05:00Z"/>
                    <w:lang w:val="de-DE"/>
                  </w:rPr>
                </w:rPrChange>
              </w:rPr>
            </w:pPr>
            <w:ins w:id="35615" w:author="Thomas Dietz" w:date="2012-08-08T17:05:00Z">
              <w:r w:rsidRPr="009F3611">
                <w:rPr>
                  <w:rPrChange w:id="35616" w:author="Thomas Dietz" w:date="2012-08-08T17:05:00Z">
                    <w:rPr>
                      <w:lang w:val="de-DE"/>
                    </w:rPr>
                  </w:rPrChange>
                </w:rPr>
                <w:t xml:space="preserve">      description "The list of identifiers of all resources of the</w:t>
              </w:r>
            </w:ins>
          </w:p>
          <w:p w14:paraId="0E012D5F" w14:textId="77777777" w:rsidR="009F3611" w:rsidRPr="009F3611" w:rsidRDefault="009F3611" w:rsidP="009F3611">
            <w:pPr>
              <w:pStyle w:val="XML1"/>
              <w:rPr>
                <w:ins w:id="35617" w:author="Thomas Dietz" w:date="2012-08-08T17:05:00Z"/>
                <w:rPrChange w:id="35618" w:author="Thomas Dietz" w:date="2012-08-08T17:05:00Z">
                  <w:rPr>
                    <w:ins w:id="35619" w:author="Thomas Dietz" w:date="2012-08-08T17:05:00Z"/>
                    <w:lang w:val="de-DE"/>
                  </w:rPr>
                </w:rPrChange>
              </w:rPr>
            </w:pPr>
            <w:ins w:id="35620" w:author="Thomas Dietz" w:date="2012-08-08T17:05:00Z">
              <w:r w:rsidRPr="009F3611">
                <w:rPr>
                  <w:rPrChange w:id="35621" w:author="Thomas Dietz" w:date="2012-08-08T17:05:00Z">
                    <w:rPr>
                      <w:lang w:val="de-DE"/>
                    </w:rPr>
                  </w:rPrChange>
                </w:rPr>
                <w:t xml:space="preserve">        OpenFlow Capable Switch that the OpenFlow Logical Switch</w:t>
              </w:r>
            </w:ins>
          </w:p>
          <w:p w14:paraId="5E36465D" w14:textId="77777777" w:rsidR="009F3611" w:rsidRPr="009F3611" w:rsidRDefault="009F3611" w:rsidP="009F3611">
            <w:pPr>
              <w:pStyle w:val="XML1"/>
              <w:rPr>
                <w:ins w:id="35622" w:author="Thomas Dietz" w:date="2012-08-08T17:05:00Z"/>
                <w:rPrChange w:id="35623" w:author="Thomas Dietz" w:date="2012-08-08T17:05:00Z">
                  <w:rPr>
                    <w:ins w:id="35624" w:author="Thomas Dietz" w:date="2012-08-08T17:05:00Z"/>
                    <w:lang w:val="de-DE"/>
                  </w:rPr>
                </w:rPrChange>
              </w:rPr>
            </w:pPr>
            <w:ins w:id="35625" w:author="Thomas Dietz" w:date="2012-08-08T17:05:00Z">
              <w:r w:rsidRPr="009F3611">
                <w:rPr>
                  <w:rPrChange w:id="35626" w:author="Thomas Dietz" w:date="2012-08-08T17:05:00Z">
                    <w:rPr>
                      <w:lang w:val="de-DE"/>
                    </w:rPr>
                  </w:rPrChange>
                </w:rPr>
                <w:t xml:space="preserve">        has exclusive or non-exclusive access to.  A resource is </w:t>
              </w:r>
            </w:ins>
          </w:p>
          <w:p w14:paraId="6336481B" w14:textId="77777777" w:rsidR="009F3611" w:rsidRPr="009F3611" w:rsidRDefault="009F3611" w:rsidP="009F3611">
            <w:pPr>
              <w:pStyle w:val="XML1"/>
              <w:rPr>
                <w:ins w:id="35627" w:author="Thomas Dietz" w:date="2012-08-08T17:05:00Z"/>
                <w:rPrChange w:id="35628" w:author="Thomas Dietz" w:date="2012-08-08T17:05:00Z">
                  <w:rPr>
                    <w:ins w:id="35629" w:author="Thomas Dietz" w:date="2012-08-08T17:05:00Z"/>
                    <w:lang w:val="de-DE"/>
                  </w:rPr>
                </w:rPrChange>
              </w:rPr>
            </w:pPr>
            <w:ins w:id="35630" w:author="Thomas Dietz" w:date="2012-08-08T17:05:00Z">
              <w:r w:rsidRPr="009F3611">
                <w:rPr>
                  <w:rPrChange w:id="35631" w:author="Thomas Dietz" w:date="2012-08-08T17:05:00Z">
                    <w:rPr>
                      <w:lang w:val="de-DE"/>
                    </w:rPr>
                  </w:rPrChange>
                </w:rPr>
                <w:t xml:space="preserve">        identified by the value of its resource-identifier element.</w:t>
              </w:r>
            </w:ins>
          </w:p>
          <w:p w14:paraId="34792A59" w14:textId="77777777" w:rsidR="009F3611" w:rsidRPr="009F3611" w:rsidRDefault="009F3611" w:rsidP="009F3611">
            <w:pPr>
              <w:pStyle w:val="XML1"/>
              <w:rPr>
                <w:ins w:id="35632" w:author="Thomas Dietz" w:date="2012-08-08T17:05:00Z"/>
                <w:rPrChange w:id="35633" w:author="Thomas Dietz" w:date="2012-08-08T17:05:00Z">
                  <w:rPr>
                    <w:ins w:id="35634" w:author="Thomas Dietz" w:date="2012-08-08T17:05:00Z"/>
                    <w:lang w:val="de-DE"/>
                  </w:rPr>
                </w:rPrChange>
              </w:rPr>
            </w:pPr>
            <w:ins w:id="35635" w:author="Thomas Dietz" w:date="2012-08-08T17:05:00Z">
              <w:r w:rsidRPr="009F3611">
                <w:rPr>
                  <w:rPrChange w:id="35636" w:author="Thomas Dietz" w:date="2012-08-08T17:05:00Z">
                    <w:rPr>
                      <w:lang w:val="de-DE"/>
                    </w:rPr>
                  </w:rPrChange>
                </w:rPr>
                <w:t xml:space="preserve">        For each resource identifier value in this list, there MUST</w:t>
              </w:r>
            </w:ins>
          </w:p>
          <w:p w14:paraId="275A5972" w14:textId="77777777" w:rsidR="009F3611" w:rsidRPr="009F3611" w:rsidRDefault="009F3611" w:rsidP="009F3611">
            <w:pPr>
              <w:pStyle w:val="XML1"/>
              <w:rPr>
                <w:ins w:id="35637" w:author="Thomas Dietz" w:date="2012-08-08T17:05:00Z"/>
                <w:rPrChange w:id="35638" w:author="Thomas Dietz" w:date="2012-08-08T17:05:00Z">
                  <w:rPr>
                    <w:ins w:id="35639" w:author="Thomas Dietz" w:date="2012-08-08T17:05:00Z"/>
                    <w:lang w:val="de-DE"/>
                  </w:rPr>
                </w:rPrChange>
              </w:rPr>
            </w:pPr>
            <w:ins w:id="35640" w:author="Thomas Dietz" w:date="2012-08-08T17:05:00Z">
              <w:r w:rsidRPr="009F3611">
                <w:rPr>
                  <w:rPrChange w:id="35641" w:author="Thomas Dietz" w:date="2012-08-08T17:05:00Z">
                    <w:rPr>
                      <w:lang w:val="de-DE"/>
                    </w:rPr>
                  </w:rPrChange>
                </w:rPr>
                <w:t xml:space="preserve">        be an element with a matching resource identifier value in </w:t>
              </w:r>
            </w:ins>
          </w:p>
          <w:p w14:paraId="50263E55" w14:textId="77777777" w:rsidR="009F3611" w:rsidRPr="009F3611" w:rsidRDefault="009F3611" w:rsidP="009F3611">
            <w:pPr>
              <w:pStyle w:val="XML1"/>
              <w:rPr>
                <w:ins w:id="35642" w:author="Thomas Dietz" w:date="2012-08-08T17:05:00Z"/>
                <w:rPrChange w:id="35643" w:author="Thomas Dietz" w:date="2012-08-08T17:05:00Z">
                  <w:rPr>
                    <w:ins w:id="35644" w:author="Thomas Dietz" w:date="2012-08-08T17:05:00Z"/>
                    <w:lang w:val="de-DE"/>
                  </w:rPr>
                </w:rPrChange>
              </w:rPr>
            </w:pPr>
            <w:ins w:id="35645" w:author="Thomas Dietz" w:date="2012-08-08T17:05:00Z">
              <w:r w:rsidRPr="009F3611">
                <w:rPr>
                  <w:rPrChange w:id="35646" w:author="Thomas Dietz" w:date="2012-08-08T17:05:00Z">
                    <w:rPr>
                      <w:lang w:val="de-DE"/>
                    </w:rPr>
                  </w:rPrChange>
                </w:rPr>
                <w:t xml:space="preserve">        the resources list of the OpenFlow Capable Switch.</w:t>
              </w:r>
            </w:ins>
          </w:p>
          <w:p w14:paraId="66322D80" w14:textId="77777777" w:rsidR="009F3611" w:rsidRPr="009F3611" w:rsidRDefault="009F3611" w:rsidP="009F3611">
            <w:pPr>
              <w:pStyle w:val="XML1"/>
              <w:rPr>
                <w:ins w:id="35647" w:author="Thomas Dietz" w:date="2012-08-08T17:05:00Z"/>
                <w:rPrChange w:id="35648" w:author="Thomas Dietz" w:date="2012-08-08T17:05:00Z">
                  <w:rPr>
                    <w:ins w:id="35649" w:author="Thomas Dietz" w:date="2012-08-08T17:05:00Z"/>
                    <w:lang w:val="de-DE"/>
                  </w:rPr>
                </w:rPrChange>
              </w:rPr>
            </w:pPr>
            <w:ins w:id="35650" w:author="Thomas Dietz" w:date="2012-08-08T17:05:00Z">
              <w:r w:rsidRPr="009F3611">
                <w:rPr>
                  <w:rPrChange w:id="35651" w:author="Thomas Dietz" w:date="2012-08-08T17:05:00Z">
                    <w:rPr>
                      <w:lang w:val="de-DE"/>
                    </w:rPr>
                  </w:rPrChange>
                </w:rPr>
                <w:t xml:space="preserve">      </w:t>
              </w:r>
            </w:ins>
          </w:p>
          <w:p w14:paraId="2E08738C" w14:textId="77777777" w:rsidR="009F3611" w:rsidRPr="009F3611" w:rsidRDefault="009F3611" w:rsidP="009F3611">
            <w:pPr>
              <w:pStyle w:val="XML1"/>
              <w:rPr>
                <w:ins w:id="35652" w:author="Thomas Dietz" w:date="2012-08-08T17:05:00Z"/>
                <w:rPrChange w:id="35653" w:author="Thomas Dietz" w:date="2012-08-08T17:05:00Z">
                  <w:rPr>
                    <w:ins w:id="35654" w:author="Thomas Dietz" w:date="2012-08-08T17:05:00Z"/>
                    <w:lang w:val="de-DE"/>
                  </w:rPr>
                </w:rPrChange>
              </w:rPr>
            </w:pPr>
            <w:ins w:id="35655" w:author="Thomas Dietz" w:date="2012-08-08T17:05:00Z">
              <w:r w:rsidRPr="009F3611">
                <w:rPr>
                  <w:rPrChange w:id="35656" w:author="Thomas Dietz" w:date="2012-08-08T17:05:00Z">
                    <w:rPr>
                      <w:lang w:val="de-DE"/>
                    </w:rPr>
                  </w:rPrChange>
                </w:rPr>
                <w:t xml:space="preserve">        Identifiers of this list are contained in elements</w:t>
              </w:r>
            </w:ins>
          </w:p>
          <w:p w14:paraId="154598DB" w14:textId="77777777" w:rsidR="009F3611" w:rsidRPr="009F3611" w:rsidRDefault="009F3611" w:rsidP="009F3611">
            <w:pPr>
              <w:pStyle w:val="XML1"/>
              <w:rPr>
                <w:ins w:id="35657" w:author="Thomas Dietz" w:date="2012-08-08T17:05:00Z"/>
                <w:rPrChange w:id="35658" w:author="Thomas Dietz" w:date="2012-08-08T17:05:00Z">
                  <w:rPr>
                    <w:ins w:id="35659" w:author="Thomas Dietz" w:date="2012-08-08T17:05:00Z"/>
                    <w:lang w:val="de-DE"/>
                  </w:rPr>
                </w:rPrChange>
              </w:rPr>
            </w:pPr>
            <w:ins w:id="35660" w:author="Thomas Dietz" w:date="2012-08-08T17:05:00Z">
              <w:r w:rsidRPr="009F3611">
                <w:rPr>
                  <w:rPrChange w:id="35661" w:author="Thomas Dietz" w:date="2012-08-08T17:05:00Z">
                    <w:rPr>
                      <w:lang w:val="de-DE"/>
                    </w:rPr>
                  </w:rPrChange>
                </w:rPr>
                <w:t xml:space="preserve">        indicating the type of resource: 'port', 'queue',</w:t>
              </w:r>
            </w:ins>
          </w:p>
          <w:p w14:paraId="2A05B89D" w14:textId="77777777" w:rsidR="009F3611" w:rsidRPr="009F3611" w:rsidRDefault="009F3611" w:rsidP="009F3611">
            <w:pPr>
              <w:pStyle w:val="XML1"/>
              <w:rPr>
                <w:ins w:id="35662" w:author="Thomas Dietz" w:date="2012-08-08T17:05:00Z"/>
                <w:rPrChange w:id="35663" w:author="Thomas Dietz" w:date="2012-08-08T17:05:00Z">
                  <w:rPr>
                    <w:ins w:id="35664" w:author="Thomas Dietz" w:date="2012-08-08T17:05:00Z"/>
                    <w:lang w:val="de-DE"/>
                  </w:rPr>
                </w:rPrChange>
              </w:rPr>
            </w:pPr>
            <w:ins w:id="35665" w:author="Thomas Dietz" w:date="2012-08-08T17:05:00Z">
              <w:r w:rsidRPr="009F3611">
                <w:rPr>
                  <w:rPrChange w:id="35666" w:author="Thomas Dietz" w:date="2012-08-08T17:05:00Z">
                    <w:rPr>
                      <w:lang w:val="de-DE"/>
                    </w:rPr>
                  </w:rPrChange>
                </w:rPr>
                <w:t xml:space="preserve">        'certificate', or 'flow-table'.  Depending on the type,</w:t>
              </w:r>
            </w:ins>
          </w:p>
          <w:p w14:paraId="38883B93" w14:textId="77777777" w:rsidR="009F3611" w:rsidRPr="009F3611" w:rsidRDefault="009F3611" w:rsidP="009F3611">
            <w:pPr>
              <w:pStyle w:val="XML1"/>
              <w:rPr>
                <w:ins w:id="35667" w:author="Thomas Dietz" w:date="2012-08-08T17:05:00Z"/>
                <w:rPrChange w:id="35668" w:author="Thomas Dietz" w:date="2012-08-08T17:05:00Z">
                  <w:rPr>
                    <w:ins w:id="35669" w:author="Thomas Dietz" w:date="2012-08-08T17:05:00Z"/>
                    <w:lang w:val="de-DE"/>
                  </w:rPr>
                </w:rPrChange>
              </w:rPr>
            </w:pPr>
            <w:ins w:id="35670" w:author="Thomas Dietz" w:date="2012-08-08T17:05:00Z">
              <w:r w:rsidRPr="009F3611">
                <w:rPr>
                  <w:rPrChange w:id="35671" w:author="Thomas Dietz" w:date="2012-08-08T17:05:00Z">
                    <w:rPr>
                      <w:lang w:val="de-DE"/>
                    </w:rPr>
                  </w:rPrChange>
                </w:rPr>
                <w:t xml:space="preserve">        different constraints apply.  These are specified in</w:t>
              </w:r>
            </w:ins>
          </w:p>
          <w:p w14:paraId="5D623664" w14:textId="77777777" w:rsidR="009F3611" w:rsidRPr="009F3611" w:rsidRDefault="009F3611" w:rsidP="009F3611">
            <w:pPr>
              <w:pStyle w:val="XML1"/>
              <w:rPr>
                <w:ins w:id="35672" w:author="Thomas Dietz" w:date="2012-08-08T17:05:00Z"/>
                <w:rPrChange w:id="35673" w:author="Thomas Dietz" w:date="2012-08-08T17:05:00Z">
                  <w:rPr>
                    <w:ins w:id="35674" w:author="Thomas Dietz" w:date="2012-08-08T17:05:00Z"/>
                    <w:lang w:val="de-DE"/>
                  </w:rPr>
                </w:rPrChange>
              </w:rPr>
            </w:pPr>
            <w:ins w:id="35675" w:author="Thomas Dietz" w:date="2012-08-08T17:05:00Z">
              <w:r w:rsidRPr="009F3611">
                <w:rPr>
                  <w:rPrChange w:id="35676" w:author="Thomas Dietz" w:date="2012-08-08T17:05:00Z">
                    <w:rPr>
                      <w:lang w:val="de-DE"/>
                    </w:rPr>
                  </w:rPrChange>
                </w:rPr>
                <w:t xml:space="preserve">        separate descriptions per type.</w:t>
              </w:r>
            </w:ins>
          </w:p>
          <w:p w14:paraId="1BCD78D1" w14:textId="77777777" w:rsidR="009F3611" w:rsidRPr="009F3611" w:rsidRDefault="009F3611" w:rsidP="009F3611">
            <w:pPr>
              <w:pStyle w:val="XML1"/>
              <w:rPr>
                <w:ins w:id="35677" w:author="Thomas Dietz" w:date="2012-08-08T17:05:00Z"/>
                <w:rPrChange w:id="35678" w:author="Thomas Dietz" w:date="2012-08-08T17:05:00Z">
                  <w:rPr>
                    <w:ins w:id="35679" w:author="Thomas Dietz" w:date="2012-08-08T17:05:00Z"/>
                    <w:lang w:val="de-DE"/>
                  </w:rPr>
                </w:rPrChange>
              </w:rPr>
            </w:pPr>
          </w:p>
          <w:p w14:paraId="34A09F47" w14:textId="77777777" w:rsidR="009F3611" w:rsidRPr="009F3611" w:rsidRDefault="009F3611" w:rsidP="009F3611">
            <w:pPr>
              <w:pStyle w:val="XML1"/>
              <w:rPr>
                <w:ins w:id="35680" w:author="Thomas Dietz" w:date="2012-08-08T17:05:00Z"/>
                <w:rPrChange w:id="35681" w:author="Thomas Dietz" w:date="2012-08-08T17:05:00Z">
                  <w:rPr>
                    <w:ins w:id="35682" w:author="Thomas Dietz" w:date="2012-08-08T17:05:00Z"/>
                    <w:lang w:val="de-DE"/>
                  </w:rPr>
                </w:rPrChange>
              </w:rPr>
            </w:pPr>
            <w:ins w:id="35683" w:author="Thomas Dietz" w:date="2012-08-08T17:05:00Z">
              <w:r w:rsidRPr="009F3611">
                <w:rPr>
                  <w:rPrChange w:id="35684" w:author="Thomas Dietz" w:date="2012-08-08T17:05:00Z">
                    <w:rPr>
                      <w:lang w:val="de-DE"/>
                    </w:rPr>
                  </w:rPrChange>
                </w:rPr>
                <w:t xml:space="preserve">        At present the elements in this lists are not configurable</w:t>
              </w:r>
            </w:ins>
          </w:p>
          <w:p w14:paraId="110B26DC" w14:textId="77777777" w:rsidR="009F3611" w:rsidRPr="009F3611" w:rsidRDefault="009F3611" w:rsidP="009F3611">
            <w:pPr>
              <w:pStyle w:val="XML1"/>
              <w:rPr>
                <w:ins w:id="35685" w:author="Thomas Dietz" w:date="2012-08-08T17:05:00Z"/>
                <w:rPrChange w:id="35686" w:author="Thomas Dietz" w:date="2012-08-08T17:05:00Z">
                  <w:rPr>
                    <w:ins w:id="35687" w:author="Thomas Dietz" w:date="2012-08-08T17:05:00Z"/>
                    <w:lang w:val="de-DE"/>
                  </w:rPr>
                </w:rPrChange>
              </w:rPr>
            </w:pPr>
            <w:ins w:id="35688" w:author="Thomas Dietz" w:date="2012-08-08T17:05:00Z">
              <w:r w:rsidRPr="009F3611">
                <w:rPr>
                  <w:rPrChange w:id="35689" w:author="Thomas Dietz" w:date="2012-08-08T17:05:00Z">
                    <w:rPr>
                      <w:lang w:val="de-DE"/>
                    </w:rPr>
                  </w:rPrChange>
                </w:rPr>
                <w:t xml:space="preserve">        and can only be retrieved by NETCONF &lt;get&gt; or &lt;get-config&gt;</w:t>
              </w:r>
            </w:ins>
          </w:p>
          <w:p w14:paraId="73DE8502" w14:textId="77777777" w:rsidR="009F3611" w:rsidRPr="009F3611" w:rsidRDefault="009F3611" w:rsidP="009F3611">
            <w:pPr>
              <w:pStyle w:val="XML1"/>
              <w:rPr>
                <w:ins w:id="35690" w:author="Thomas Dietz" w:date="2012-08-08T17:05:00Z"/>
                <w:rPrChange w:id="35691" w:author="Thomas Dietz" w:date="2012-08-08T17:05:00Z">
                  <w:rPr>
                    <w:ins w:id="35692" w:author="Thomas Dietz" w:date="2012-08-08T17:05:00Z"/>
                    <w:lang w:val="de-DE"/>
                  </w:rPr>
                </w:rPrChange>
              </w:rPr>
            </w:pPr>
            <w:ins w:id="35693" w:author="Thomas Dietz" w:date="2012-08-08T17:05:00Z">
              <w:r w:rsidRPr="009F3611">
                <w:rPr>
                  <w:rPrChange w:id="35694" w:author="Thomas Dietz" w:date="2012-08-08T17:05:00Z">
                    <w:rPr>
                      <w:lang w:val="de-DE"/>
                    </w:rPr>
                  </w:rPrChange>
                </w:rPr>
                <w:t xml:space="preserve">        operations. Attemps to modify this element and its children</w:t>
              </w:r>
            </w:ins>
          </w:p>
          <w:p w14:paraId="3AA19BAF" w14:textId="77777777" w:rsidR="009F3611" w:rsidRPr="009F3611" w:rsidRDefault="009F3611" w:rsidP="009F3611">
            <w:pPr>
              <w:pStyle w:val="XML1"/>
              <w:rPr>
                <w:ins w:id="35695" w:author="Thomas Dietz" w:date="2012-08-08T17:05:00Z"/>
                <w:rPrChange w:id="35696" w:author="Thomas Dietz" w:date="2012-08-08T17:05:00Z">
                  <w:rPr>
                    <w:ins w:id="35697" w:author="Thomas Dietz" w:date="2012-08-08T17:05:00Z"/>
                    <w:lang w:val="de-DE"/>
                  </w:rPr>
                </w:rPrChange>
              </w:rPr>
            </w:pPr>
            <w:ins w:id="35698" w:author="Thomas Dietz" w:date="2012-08-08T17:05:00Z">
              <w:r w:rsidRPr="009F3611">
                <w:rPr>
                  <w:rPrChange w:id="35699" w:author="Thomas Dietz" w:date="2012-08-08T17:05:00Z">
                    <w:rPr>
                      <w:lang w:val="de-DE"/>
                    </w:rPr>
                  </w:rPrChange>
                </w:rPr>
                <w:t xml:space="preserve">        with a NETCONF &lt;edit-config&gt; operation MUST result in an </w:t>
              </w:r>
            </w:ins>
          </w:p>
          <w:p w14:paraId="64DE4916" w14:textId="77777777" w:rsidR="009F3611" w:rsidRPr="009F3611" w:rsidRDefault="009F3611" w:rsidP="009F3611">
            <w:pPr>
              <w:pStyle w:val="XML1"/>
              <w:rPr>
                <w:ins w:id="35700" w:author="Thomas Dietz" w:date="2012-08-08T17:05:00Z"/>
                <w:rPrChange w:id="35701" w:author="Thomas Dietz" w:date="2012-08-08T17:05:00Z">
                  <w:rPr>
                    <w:ins w:id="35702" w:author="Thomas Dietz" w:date="2012-08-08T17:05:00Z"/>
                    <w:lang w:val="de-DE"/>
                  </w:rPr>
                </w:rPrChange>
              </w:rPr>
            </w:pPr>
            <w:ins w:id="35703" w:author="Thomas Dietz" w:date="2012-08-08T17:05:00Z">
              <w:r w:rsidRPr="009F3611">
                <w:rPr>
                  <w:rPrChange w:id="35704" w:author="Thomas Dietz" w:date="2012-08-08T17:05:00Z">
                    <w:rPr>
                      <w:lang w:val="de-DE"/>
                    </w:rPr>
                  </w:rPrChange>
                </w:rPr>
                <w:t xml:space="preserve">        'operation-not-supported' error with type 'application'.";</w:t>
              </w:r>
            </w:ins>
          </w:p>
          <w:p w14:paraId="3EA6B9E4" w14:textId="77777777" w:rsidR="009F3611" w:rsidRPr="009F3611" w:rsidRDefault="009F3611" w:rsidP="009F3611">
            <w:pPr>
              <w:pStyle w:val="XML1"/>
              <w:rPr>
                <w:ins w:id="35705" w:author="Thomas Dietz" w:date="2012-08-08T17:05:00Z"/>
                <w:rPrChange w:id="35706" w:author="Thomas Dietz" w:date="2012-08-08T17:05:00Z">
                  <w:rPr>
                    <w:ins w:id="35707" w:author="Thomas Dietz" w:date="2012-08-08T17:05:00Z"/>
                    <w:lang w:val="de-DE"/>
                  </w:rPr>
                </w:rPrChange>
              </w:rPr>
            </w:pPr>
            <w:ins w:id="35708" w:author="Thomas Dietz" w:date="2012-08-08T17:05:00Z">
              <w:r w:rsidRPr="009F3611">
                <w:rPr>
                  <w:rPrChange w:id="35709" w:author="Thomas Dietz" w:date="2012-08-08T17:05:00Z">
                    <w:rPr>
                      <w:lang w:val="de-DE"/>
                    </w:rPr>
                  </w:rPrChange>
                </w:rPr>
                <w:t xml:space="preserve">      leaf-list port {</w:t>
              </w:r>
            </w:ins>
          </w:p>
          <w:p w14:paraId="1D36450F" w14:textId="77777777" w:rsidR="009F3611" w:rsidRPr="009F3611" w:rsidRDefault="009F3611" w:rsidP="009F3611">
            <w:pPr>
              <w:pStyle w:val="XML1"/>
              <w:rPr>
                <w:ins w:id="35710" w:author="Thomas Dietz" w:date="2012-08-08T17:05:00Z"/>
                <w:rPrChange w:id="35711" w:author="Thomas Dietz" w:date="2012-08-08T17:05:00Z">
                  <w:rPr>
                    <w:ins w:id="35712" w:author="Thomas Dietz" w:date="2012-08-08T17:05:00Z"/>
                    <w:lang w:val="de-DE"/>
                  </w:rPr>
                </w:rPrChange>
              </w:rPr>
            </w:pPr>
            <w:ins w:id="35713" w:author="Thomas Dietz" w:date="2012-08-08T17:05:00Z">
              <w:r w:rsidRPr="009F3611">
                <w:rPr>
                  <w:rPrChange w:id="35714" w:author="Thomas Dietz" w:date="2012-08-08T17:05:00Z">
                    <w:rPr>
                      <w:lang w:val="de-DE"/>
                    </w:rPr>
                  </w:rPrChange>
                </w:rPr>
                <w:t xml:space="preserve">        type leafref {</w:t>
              </w:r>
            </w:ins>
          </w:p>
          <w:p w14:paraId="46041323" w14:textId="77777777" w:rsidR="009F3611" w:rsidRPr="009F3611" w:rsidRDefault="009F3611" w:rsidP="009F3611">
            <w:pPr>
              <w:pStyle w:val="XML1"/>
              <w:rPr>
                <w:ins w:id="35715" w:author="Thomas Dietz" w:date="2012-08-08T17:05:00Z"/>
                <w:rPrChange w:id="35716" w:author="Thomas Dietz" w:date="2012-08-08T17:05:00Z">
                  <w:rPr>
                    <w:ins w:id="35717" w:author="Thomas Dietz" w:date="2012-08-08T17:05:00Z"/>
                    <w:lang w:val="de-DE"/>
                  </w:rPr>
                </w:rPrChange>
              </w:rPr>
            </w:pPr>
            <w:ins w:id="35718" w:author="Thomas Dietz" w:date="2012-08-08T17:05:00Z">
              <w:r w:rsidRPr="009F3611">
                <w:rPr>
                  <w:rPrChange w:id="35719" w:author="Thomas Dietz" w:date="2012-08-08T17:05:00Z">
                    <w:rPr>
                      <w:lang w:val="de-DE"/>
                    </w:rPr>
                  </w:rPrChange>
                </w:rPr>
                <w:t xml:space="preserve">          path "/capable-switch/resources/port/resource-id";</w:t>
              </w:r>
            </w:ins>
          </w:p>
          <w:p w14:paraId="255EF285" w14:textId="77777777" w:rsidR="009F3611" w:rsidRPr="009F3611" w:rsidRDefault="009F3611" w:rsidP="009F3611">
            <w:pPr>
              <w:pStyle w:val="XML1"/>
              <w:rPr>
                <w:ins w:id="35720" w:author="Thomas Dietz" w:date="2012-08-08T17:05:00Z"/>
                <w:rPrChange w:id="35721" w:author="Thomas Dietz" w:date="2012-08-08T17:05:00Z">
                  <w:rPr>
                    <w:ins w:id="35722" w:author="Thomas Dietz" w:date="2012-08-08T17:05:00Z"/>
                    <w:lang w:val="de-DE"/>
                  </w:rPr>
                </w:rPrChange>
              </w:rPr>
            </w:pPr>
            <w:ins w:id="35723" w:author="Thomas Dietz" w:date="2012-08-08T17:05:00Z">
              <w:r w:rsidRPr="009F3611">
                <w:rPr>
                  <w:rPrChange w:id="35724" w:author="Thomas Dietz" w:date="2012-08-08T17:05:00Z">
                    <w:rPr>
                      <w:lang w:val="de-DE"/>
                    </w:rPr>
                  </w:rPrChange>
                </w:rPr>
                <w:t xml:space="preserve">        }</w:t>
              </w:r>
            </w:ins>
          </w:p>
          <w:p w14:paraId="468A92C3" w14:textId="77777777" w:rsidR="009F3611" w:rsidRPr="009F3611" w:rsidRDefault="009F3611" w:rsidP="009F3611">
            <w:pPr>
              <w:pStyle w:val="XML1"/>
              <w:rPr>
                <w:ins w:id="35725" w:author="Thomas Dietz" w:date="2012-08-08T17:05:00Z"/>
                <w:rPrChange w:id="35726" w:author="Thomas Dietz" w:date="2012-08-08T17:05:00Z">
                  <w:rPr>
                    <w:ins w:id="35727" w:author="Thomas Dietz" w:date="2012-08-08T17:05:00Z"/>
                    <w:lang w:val="de-DE"/>
                  </w:rPr>
                </w:rPrChange>
              </w:rPr>
            </w:pPr>
            <w:ins w:id="35728" w:author="Thomas Dietz" w:date="2012-08-08T17:05:00Z">
              <w:r w:rsidRPr="009F3611">
                <w:rPr>
                  <w:rPrChange w:id="35729" w:author="Thomas Dietz" w:date="2012-08-08T17:05:00Z">
                    <w:rPr>
                      <w:lang w:val="de-DE"/>
                    </w:rPr>
                  </w:rPrChange>
                </w:rPr>
                <w:t xml:space="preserve">        description "A resource identifier of a port of the </w:t>
              </w:r>
            </w:ins>
          </w:p>
          <w:p w14:paraId="4D2D1064" w14:textId="77777777" w:rsidR="009F3611" w:rsidRPr="009F3611" w:rsidRDefault="009F3611" w:rsidP="009F3611">
            <w:pPr>
              <w:pStyle w:val="XML1"/>
              <w:rPr>
                <w:ins w:id="35730" w:author="Thomas Dietz" w:date="2012-08-08T17:05:00Z"/>
                <w:rPrChange w:id="35731" w:author="Thomas Dietz" w:date="2012-08-08T17:05:00Z">
                  <w:rPr>
                    <w:ins w:id="35732" w:author="Thomas Dietz" w:date="2012-08-08T17:05:00Z"/>
                    <w:lang w:val="de-DE"/>
                  </w:rPr>
                </w:rPrChange>
              </w:rPr>
            </w:pPr>
            <w:ins w:id="35733" w:author="Thomas Dietz" w:date="2012-08-08T17:05:00Z">
              <w:r w:rsidRPr="009F3611">
                <w:rPr>
                  <w:rPrChange w:id="35734" w:author="Thomas Dietz" w:date="2012-08-08T17:05:00Z">
                    <w:rPr>
                      <w:lang w:val="de-DE"/>
                    </w:rPr>
                  </w:rPrChange>
                </w:rPr>
                <w:t xml:space="preserve">          OpenFlow Capable Switch that the OpenFlow Logical Switch</w:t>
              </w:r>
            </w:ins>
          </w:p>
          <w:p w14:paraId="54DAA617" w14:textId="77777777" w:rsidR="009F3611" w:rsidRPr="009F3611" w:rsidRDefault="009F3611" w:rsidP="009F3611">
            <w:pPr>
              <w:pStyle w:val="XML1"/>
              <w:rPr>
                <w:ins w:id="35735" w:author="Thomas Dietz" w:date="2012-08-08T17:05:00Z"/>
                <w:rPrChange w:id="35736" w:author="Thomas Dietz" w:date="2012-08-08T17:05:00Z">
                  <w:rPr>
                    <w:ins w:id="35737" w:author="Thomas Dietz" w:date="2012-08-08T17:05:00Z"/>
                    <w:lang w:val="de-DE"/>
                  </w:rPr>
                </w:rPrChange>
              </w:rPr>
            </w:pPr>
            <w:ins w:id="35738" w:author="Thomas Dietz" w:date="2012-08-08T17:05:00Z">
              <w:r w:rsidRPr="009F3611">
                <w:rPr>
                  <w:rPrChange w:id="35739" w:author="Thomas Dietz" w:date="2012-08-08T17:05:00Z">
                    <w:rPr>
                      <w:lang w:val="de-DE"/>
                    </w:rPr>
                  </w:rPrChange>
                </w:rPr>
                <w:t xml:space="preserve">          has exclusive access to.</w:t>
              </w:r>
            </w:ins>
          </w:p>
          <w:p w14:paraId="6322B16C" w14:textId="77777777" w:rsidR="009F3611" w:rsidRPr="009F3611" w:rsidRDefault="009F3611" w:rsidP="009F3611">
            <w:pPr>
              <w:pStyle w:val="XML1"/>
              <w:rPr>
                <w:ins w:id="35740" w:author="Thomas Dietz" w:date="2012-08-08T17:05:00Z"/>
                <w:rPrChange w:id="35741" w:author="Thomas Dietz" w:date="2012-08-08T17:05:00Z">
                  <w:rPr>
                    <w:ins w:id="35742" w:author="Thomas Dietz" w:date="2012-08-08T17:05:00Z"/>
                    <w:lang w:val="de-DE"/>
                  </w:rPr>
                </w:rPrChange>
              </w:rPr>
            </w:pPr>
          </w:p>
          <w:p w14:paraId="44FD59BF" w14:textId="77777777" w:rsidR="009F3611" w:rsidRPr="009F3611" w:rsidRDefault="009F3611" w:rsidP="009F3611">
            <w:pPr>
              <w:pStyle w:val="XML1"/>
              <w:rPr>
                <w:ins w:id="35743" w:author="Thomas Dietz" w:date="2012-08-08T17:05:00Z"/>
                <w:rPrChange w:id="35744" w:author="Thomas Dietz" w:date="2012-08-08T17:05:00Z">
                  <w:rPr>
                    <w:ins w:id="35745" w:author="Thomas Dietz" w:date="2012-08-08T17:05:00Z"/>
                    <w:lang w:val="de-DE"/>
                  </w:rPr>
                </w:rPrChange>
              </w:rPr>
            </w:pPr>
            <w:ins w:id="35746" w:author="Thomas Dietz" w:date="2012-08-08T17:05:00Z">
              <w:r w:rsidRPr="009F3611">
                <w:rPr>
                  <w:rPrChange w:id="35747" w:author="Thomas Dietz" w:date="2012-08-08T17:05:00Z">
                    <w:rPr>
                      <w:lang w:val="de-DE"/>
                    </w:rPr>
                  </w:rPrChange>
                </w:rPr>
                <w:t xml:space="preserve">          The elements in this list MUST refer to elements at the</w:t>
              </w:r>
            </w:ins>
          </w:p>
          <w:p w14:paraId="4668C23D" w14:textId="77777777" w:rsidR="009F3611" w:rsidRPr="009F3611" w:rsidRDefault="009F3611" w:rsidP="009F3611">
            <w:pPr>
              <w:pStyle w:val="XML1"/>
              <w:rPr>
                <w:ins w:id="35748" w:author="Thomas Dietz" w:date="2012-08-08T17:05:00Z"/>
                <w:rPrChange w:id="35749" w:author="Thomas Dietz" w:date="2012-08-08T17:05:00Z">
                  <w:rPr>
                    <w:ins w:id="35750" w:author="Thomas Dietz" w:date="2012-08-08T17:05:00Z"/>
                    <w:lang w:val="de-DE"/>
                  </w:rPr>
                </w:rPrChange>
              </w:rPr>
            </w:pPr>
            <w:ins w:id="35751" w:author="Thomas Dietz" w:date="2012-08-08T17:05:00Z">
              <w:r w:rsidRPr="009F3611">
                <w:rPr>
                  <w:rPrChange w:id="35752" w:author="Thomas Dietz" w:date="2012-08-08T17:05:00Z">
                    <w:rPr>
                      <w:lang w:val="de-DE"/>
                    </w:rPr>
                  </w:rPrChange>
                </w:rPr>
                <w:t xml:space="preserve">          following path:</w:t>
              </w:r>
            </w:ins>
          </w:p>
          <w:p w14:paraId="3BF06D6F" w14:textId="77777777" w:rsidR="009F3611" w:rsidRPr="009F3611" w:rsidRDefault="009F3611" w:rsidP="009F3611">
            <w:pPr>
              <w:pStyle w:val="XML1"/>
              <w:rPr>
                <w:ins w:id="35753" w:author="Thomas Dietz" w:date="2012-08-08T17:05:00Z"/>
                <w:rPrChange w:id="35754" w:author="Thomas Dietz" w:date="2012-08-08T17:05:00Z">
                  <w:rPr>
                    <w:ins w:id="35755" w:author="Thomas Dietz" w:date="2012-08-08T17:05:00Z"/>
                    <w:lang w:val="de-DE"/>
                  </w:rPr>
                </w:rPrChange>
              </w:rPr>
            </w:pPr>
            <w:ins w:id="35756" w:author="Thomas Dietz" w:date="2012-08-08T17:05:00Z">
              <w:r w:rsidRPr="009F3611">
                <w:rPr>
                  <w:rPrChange w:id="35757" w:author="Thomas Dietz" w:date="2012-08-08T17:05:00Z">
                    <w:rPr>
                      <w:lang w:val="de-DE"/>
                    </w:rPr>
                  </w:rPrChange>
                </w:rPr>
                <w:t xml:space="preserve">            /capable-switch/resources/port/resource-id</w:t>
              </w:r>
            </w:ins>
          </w:p>
          <w:p w14:paraId="11A31BE9" w14:textId="77777777" w:rsidR="009F3611" w:rsidRPr="009F3611" w:rsidRDefault="009F3611" w:rsidP="009F3611">
            <w:pPr>
              <w:pStyle w:val="XML1"/>
              <w:rPr>
                <w:ins w:id="35758" w:author="Thomas Dietz" w:date="2012-08-08T17:05:00Z"/>
                <w:rPrChange w:id="35759" w:author="Thomas Dietz" w:date="2012-08-08T17:05:00Z">
                  <w:rPr>
                    <w:ins w:id="35760" w:author="Thomas Dietz" w:date="2012-08-08T17:05:00Z"/>
                    <w:lang w:val="de-DE"/>
                  </w:rPr>
                </w:rPrChange>
              </w:rPr>
            </w:pPr>
          </w:p>
          <w:p w14:paraId="3972724B" w14:textId="77777777" w:rsidR="009F3611" w:rsidRPr="009F3611" w:rsidRDefault="009F3611" w:rsidP="009F3611">
            <w:pPr>
              <w:pStyle w:val="XML1"/>
              <w:rPr>
                <w:ins w:id="35761" w:author="Thomas Dietz" w:date="2012-08-08T17:05:00Z"/>
                <w:rPrChange w:id="35762" w:author="Thomas Dietz" w:date="2012-08-08T17:05:00Z">
                  <w:rPr>
                    <w:ins w:id="35763" w:author="Thomas Dietz" w:date="2012-08-08T17:05:00Z"/>
                    <w:lang w:val="de-DE"/>
                  </w:rPr>
                </w:rPrChange>
              </w:rPr>
            </w:pPr>
            <w:ins w:id="35764" w:author="Thomas Dietz" w:date="2012-08-08T17:05:00Z">
              <w:r w:rsidRPr="009F3611">
                <w:rPr>
                  <w:rPrChange w:id="35765" w:author="Thomas Dietz" w:date="2012-08-08T17:05:00Z">
                    <w:rPr>
                      <w:lang w:val="de-DE"/>
                    </w:rPr>
                  </w:rPrChange>
                </w:rPr>
                <w:t xml:space="preserve">          Elements in this list MUST be unique. This means each</w:t>
              </w:r>
            </w:ins>
          </w:p>
          <w:p w14:paraId="76976702" w14:textId="77777777" w:rsidR="009F3611" w:rsidRPr="009F3611" w:rsidRDefault="009F3611" w:rsidP="009F3611">
            <w:pPr>
              <w:pStyle w:val="XML1"/>
              <w:rPr>
                <w:ins w:id="35766" w:author="Thomas Dietz" w:date="2012-08-08T17:05:00Z"/>
                <w:rPrChange w:id="35767" w:author="Thomas Dietz" w:date="2012-08-08T17:05:00Z">
                  <w:rPr>
                    <w:ins w:id="35768" w:author="Thomas Dietz" w:date="2012-08-08T17:05:00Z"/>
                    <w:lang w:val="de-DE"/>
                  </w:rPr>
                </w:rPrChange>
              </w:rPr>
            </w:pPr>
            <w:ins w:id="35769" w:author="Thomas Dietz" w:date="2012-08-08T17:05:00Z">
              <w:r w:rsidRPr="009F3611">
                <w:rPr>
                  <w:rPrChange w:id="35770" w:author="Thomas Dietz" w:date="2012-08-08T17:05:00Z">
                    <w:rPr>
                      <w:lang w:val="de-DE"/>
                    </w:rPr>
                  </w:rPrChange>
                </w:rPr>
                <w:t xml:space="preserve">          port element can only be referenced once.";</w:t>
              </w:r>
            </w:ins>
          </w:p>
          <w:p w14:paraId="2957A7AC" w14:textId="77777777" w:rsidR="009F3611" w:rsidRPr="009F3611" w:rsidRDefault="009F3611" w:rsidP="009F3611">
            <w:pPr>
              <w:pStyle w:val="XML1"/>
              <w:rPr>
                <w:ins w:id="35771" w:author="Thomas Dietz" w:date="2012-08-08T17:05:00Z"/>
                <w:rPrChange w:id="35772" w:author="Thomas Dietz" w:date="2012-08-08T17:05:00Z">
                  <w:rPr>
                    <w:ins w:id="35773" w:author="Thomas Dietz" w:date="2012-08-08T17:05:00Z"/>
                    <w:lang w:val="de-DE"/>
                  </w:rPr>
                </w:rPrChange>
              </w:rPr>
            </w:pPr>
            <w:ins w:id="35774" w:author="Thomas Dietz" w:date="2012-08-08T17:05:00Z">
              <w:r w:rsidRPr="009F3611">
                <w:rPr>
                  <w:rPrChange w:id="35775" w:author="Thomas Dietz" w:date="2012-08-08T17:05:00Z">
                    <w:rPr>
                      <w:lang w:val="de-DE"/>
                    </w:rPr>
                  </w:rPrChange>
                </w:rPr>
                <w:t xml:space="preserve">      }</w:t>
              </w:r>
            </w:ins>
          </w:p>
          <w:p w14:paraId="22C83333" w14:textId="77777777" w:rsidR="009F3611" w:rsidRPr="009F3611" w:rsidRDefault="009F3611" w:rsidP="009F3611">
            <w:pPr>
              <w:pStyle w:val="XML1"/>
              <w:rPr>
                <w:ins w:id="35776" w:author="Thomas Dietz" w:date="2012-08-08T17:05:00Z"/>
                <w:rPrChange w:id="35777" w:author="Thomas Dietz" w:date="2012-08-08T17:05:00Z">
                  <w:rPr>
                    <w:ins w:id="35778" w:author="Thomas Dietz" w:date="2012-08-08T17:05:00Z"/>
                    <w:lang w:val="de-DE"/>
                  </w:rPr>
                </w:rPrChange>
              </w:rPr>
            </w:pPr>
            <w:ins w:id="35779" w:author="Thomas Dietz" w:date="2012-08-08T17:05:00Z">
              <w:r w:rsidRPr="009F3611">
                <w:rPr>
                  <w:rPrChange w:id="35780" w:author="Thomas Dietz" w:date="2012-08-08T17:05:00Z">
                    <w:rPr>
                      <w:lang w:val="de-DE"/>
                    </w:rPr>
                  </w:rPrChange>
                </w:rPr>
                <w:t xml:space="preserve">      leaf-list queue {</w:t>
              </w:r>
            </w:ins>
          </w:p>
          <w:p w14:paraId="7560EA77" w14:textId="77777777" w:rsidR="009F3611" w:rsidRPr="009F3611" w:rsidRDefault="009F3611" w:rsidP="009F3611">
            <w:pPr>
              <w:pStyle w:val="XML1"/>
              <w:rPr>
                <w:ins w:id="35781" w:author="Thomas Dietz" w:date="2012-08-08T17:05:00Z"/>
                <w:rPrChange w:id="35782" w:author="Thomas Dietz" w:date="2012-08-08T17:05:00Z">
                  <w:rPr>
                    <w:ins w:id="35783" w:author="Thomas Dietz" w:date="2012-08-08T17:05:00Z"/>
                    <w:lang w:val="de-DE"/>
                  </w:rPr>
                </w:rPrChange>
              </w:rPr>
            </w:pPr>
            <w:ins w:id="35784" w:author="Thomas Dietz" w:date="2012-08-08T17:05:00Z">
              <w:r w:rsidRPr="009F3611">
                <w:rPr>
                  <w:rPrChange w:id="35785" w:author="Thomas Dietz" w:date="2012-08-08T17:05:00Z">
                    <w:rPr>
                      <w:lang w:val="de-DE"/>
                    </w:rPr>
                  </w:rPrChange>
                </w:rPr>
                <w:t xml:space="preserve">        type leafref {</w:t>
              </w:r>
            </w:ins>
          </w:p>
          <w:p w14:paraId="220FC740" w14:textId="77777777" w:rsidR="009F3611" w:rsidRPr="009F3611" w:rsidRDefault="009F3611" w:rsidP="009F3611">
            <w:pPr>
              <w:pStyle w:val="XML1"/>
              <w:rPr>
                <w:ins w:id="35786" w:author="Thomas Dietz" w:date="2012-08-08T17:05:00Z"/>
                <w:rPrChange w:id="35787" w:author="Thomas Dietz" w:date="2012-08-08T17:05:00Z">
                  <w:rPr>
                    <w:ins w:id="35788" w:author="Thomas Dietz" w:date="2012-08-08T17:05:00Z"/>
                    <w:lang w:val="de-DE"/>
                  </w:rPr>
                </w:rPrChange>
              </w:rPr>
            </w:pPr>
            <w:ins w:id="35789" w:author="Thomas Dietz" w:date="2012-08-08T17:05:00Z">
              <w:r w:rsidRPr="009F3611">
                <w:rPr>
                  <w:rPrChange w:id="35790" w:author="Thomas Dietz" w:date="2012-08-08T17:05:00Z">
                    <w:rPr>
                      <w:lang w:val="de-DE"/>
                    </w:rPr>
                  </w:rPrChange>
                </w:rPr>
                <w:t xml:space="preserve">          path "/capable-switch/resources/queue/resource-id";</w:t>
              </w:r>
            </w:ins>
          </w:p>
          <w:p w14:paraId="525BAB01" w14:textId="77777777" w:rsidR="009F3611" w:rsidRPr="009F3611" w:rsidRDefault="009F3611" w:rsidP="009F3611">
            <w:pPr>
              <w:pStyle w:val="XML1"/>
              <w:rPr>
                <w:ins w:id="35791" w:author="Thomas Dietz" w:date="2012-08-08T17:05:00Z"/>
                <w:rPrChange w:id="35792" w:author="Thomas Dietz" w:date="2012-08-08T17:05:00Z">
                  <w:rPr>
                    <w:ins w:id="35793" w:author="Thomas Dietz" w:date="2012-08-08T17:05:00Z"/>
                    <w:lang w:val="de-DE"/>
                  </w:rPr>
                </w:rPrChange>
              </w:rPr>
            </w:pPr>
            <w:ins w:id="35794" w:author="Thomas Dietz" w:date="2012-08-08T17:05:00Z">
              <w:r w:rsidRPr="009F3611">
                <w:rPr>
                  <w:rPrChange w:id="35795" w:author="Thomas Dietz" w:date="2012-08-08T17:05:00Z">
                    <w:rPr>
                      <w:lang w:val="de-DE"/>
                    </w:rPr>
                  </w:rPrChange>
                </w:rPr>
                <w:t xml:space="preserve">        }</w:t>
              </w:r>
            </w:ins>
          </w:p>
          <w:p w14:paraId="21BC2D84" w14:textId="77777777" w:rsidR="009F3611" w:rsidRPr="009F3611" w:rsidRDefault="009F3611" w:rsidP="009F3611">
            <w:pPr>
              <w:pStyle w:val="XML1"/>
              <w:rPr>
                <w:ins w:id="35796" w:author="Thomas Dietz" w:date="2012-08-08T17:05:00Z"/>
                <w:rPrChange w:id="35797" w:author="Thomas Dietz" w:date="2012-08-08T17:05:00Z">
                  <w:rPr>
                    <w:ins w:id="35798" w:author="Thomas Dietz" w:date="2012-08-08T17:05:00Z"/>
                    <w:lang w:val="de-DE"/>
                  </w:rPr>
                </w:rPrChange>
              </w:rPr>
            </w:pPr>
            <w:ins w:id="35799" w:author="Thomas Dietz" w:date="2012-08-08T17:05:00Z">
              <w:r w:rsidRPr="009F3611">
                <w:rPr>
                  <w:rPrChange w:id="35800" w:author="Thomas Dietz" w:date="2012-08-08T17:05:00Z">
                    <w:rPr>
                      <w:lang w:val="de-DE"/>
                    </w:rPr>
                  </w:rPrChange>
                </w:rPr>
                <w:t xml:space="preserve">        description "A resource identifier of a queue of the</w:t>
              </w:r>
            </w:ins>
          </w:p>
          <w:p w14:paraId="4B2AE6DC" w14:textId="77777777" w:rsidR="009F3611" w:rsidRPr="009F3611" w:rsidRDefault="009F3611" w:rsidP="009F3611">
            <w:pPr>
              <w:pStyle w:val="XML1"/>
              <w:rPr>
                <w:ins w:id="35801" w:author="Thomas Dietz" w:date="2012-08-08T17:05:00Z"/>
                <w:rPrChange w:id="35802" w:author="Thomas Dietz" w:date="2012-08-08T17:05:00Z">
                  <w:rPr>
                    <w:ins w:id="35803" w:author="Thomas Dietz" w:date="2012-08-08T17:05:00Z"/>
                    <w:lang w:val="de-DE"/>
                  </w:rPr>
                </w:rPrChange>
              </w:rPr>
            </w:pPr>
            <w:ins w:id="35804" w:author="Thomas Dietz" w:date="2012-08-08T17:05:00Z">
              <w:r w:rsidRPr="009F3611">
                <w:rPr>
                  <w:rPrChange w:id="35805" w:author="Thomas Dietz" w:date="2012-08-08T17:05:00Z">
                    <w:rPr>
                      <w:lang w:val="de-DE"/>
                    </w:rPr>
                  </w:rPrChange>
                </w:rPr>
                <w:t xml:space="preserve">          OpenFlow Capable Switch that the OpenFlow Logical Switch</w:t>
              </w:r>
            </w:ins>
          </w:p>
          <w:p w14:paraId="47E771D2" w14:textId="77777777" w:rsidR="009F3611" w:rsidRPr="009F3611" w:rsidRDefault="009F3611" w:rsidP="009F3611">
            <w:pPr>
              <w:pStyle w:val="XML1"/>
              <w:rPr>
                <w:ins w:id="35806" w:author="Thomas Dietz" w:date="2012-08-08T17:05:00Z"/>
                <w:rPrChange w:id="35807" w:author="Thomas Dietz" w:date="2012-08-08T17:05:00Z">
                  <w:rPr>
                    <w:ins w:id="35808" w:author="Thomas Dietz" w:date="2012-08-08T17:05:00Z"/>
                    <w:lang w:val="de-DE"/>
                  </w:rPr>
                </w:rPrChange>
              </w:rPr>
            </w:pPr>
            <w:ins w:id="35809" w:author="Thomas Dietz" w:date="2012-08-08T17:05:00Z">
              <w:r w:rsidRPr="009F3611">
                <w:rPr>
                  <w:rPrChange w:id="35810" w:author="Thomas Dietz" w:date="2012-08-08T17:05:00Z">
                    <w:rPr>
                      <w:lang w:val="de-DE"/>
                    </w:rPr>
                  </w:rPrChange>
                </w:rPr>
                <w:t xml:space="preserve">          has exclusive access to.</w:t>
              </w:r>
            </w:ins>
          </w:p>
          <w:p w14:paraId="15064E59" w14:textId="77777777" w:rsidR="009F3611" w:rsidRPr="009F3611" w:rsidRDefault="009F3611" w:rsidP="009F3611">
            <w:pPr>
              <w:pStyle w:val="XML1"/>
              <w:rPr>
                <w:ins w:id="35811" w:author="Thomas Dietz" w:date="2012-08-08T17:05:00Z"/>
                <w:rPrChange w:id="35812" w:author="Thomas Dietz" w:date="2012-08-08T17:05:00Z">
                  <w:rPr>
                    <w:ins w:id="35813" w:author="Thomas Dietz" w:date="2012-08-08T17:05:00Z"/>
                    <w:lang w:val="de-DE"/>
                  </w:rPr>
                </w:rPrChange>
              </w:rPr>
            </w:pPr>
          </w:p>
          <w:p w14:paraId="2DF863A1" w14:textId="77777777" w:rsidR="009F3611" w:rsidRPr="009F3611" w:rsidRDefault="009F3611" w:rsidP="009F3611">
            <w:pPr>
              <w:pStyle w:val="XML1"/>
              <w:rPr>
                <w:ins w:id="35814" w:author="Thomas Dietz" w:date="2012-08-08T17:05:00Z"/>
                <w:rPrChange w:id="35815" w:author="Thomas Dietz" w:date="2012-08-08T17:05:00Z">
                  <w:rPr>
                    <w:ins w:id="35816" w:author="Thomas Dietz" w:date="2012-08-08T17:05:00Z"/>
                    <w:lang w:val="de-DE"/>
                  </w:rPr>
                </w:rPrChange>
              </w:rPr>
            </w:pPr>
            <w:ins w:id="35817" w:author="Thomas Dietz" w:date="2012-08-08T17:05:00Z">
              <w:r w:rsidRPr="009F3611">
                <w:rPr>
                  <w:rPrChange w:id="35818" w:author="Thomas Dietz" w:date="2012-08-08T17:05:00Z">
                    <w:rPr>
                      <w:lang w:val="de-DE"/>
                    </w:rPr>
                  </w:rPrChange>
                </w:rPr>
                <w:t xml:space="preserve">          The elements in this list MUST refer to elements at the</w:t>
              </w:r>
            </w:ins>
          </w:p>
          <w:p w14:paraId="2D12F347" w14:textId="77777777" w:rsidR="009F3611" w:rsidRPr="009F3611" w:rsidRDefault="009F3611" w:rsidP="009F3611">
            <w:pPr>
              <w:pStyle w:val="XML1"/>
              <w:rPr>
                <w:ins w:id="35819" w:author="Thomas Dietz" w:date="2012-08-08T17:05:00Z"/>
                <w:rPrChange w:id="35820" w:author="Thomas Dietz" w:date="2012-08-08T17:05:00Z">
                  <w:rPr>
                    <w:ins w:id="35821" w:author="Thomas Dietz" w:date="2012-08-08T17:05:00Z"/>
                    <w:lang w:val="de-DE"/>
                  </w:rPr>
                </w:rPrChange>
              </w:rPr>
            </w:pPr>
            <w:ins w:id="35822" w:author="Thomas Dietz" w:date="2012-08-08T17:05:00Z">
              <w:r w:rsidRPr="009F3611">
                <w:rPr>
                  <w:rPrChange w:id="35823" w:author="Thomas Dietz" w:date="2012-08-08T17:05:00Z">
                    <w:rPr>
                      <w:lang w:val="de-DE"/>
                    </w:rPr>
                  </w:rPrChange>
                </w:rPr>
                <w:t xml:space="preserve">          following path:</w:t>
              </w:r>
            </w:ins>
          </w:p>
          <w:p w14:paraId="4B0BB1D3" w14:textId="77777777" w:rsidR="009F3611" w:rsidRPr="009F3611" w:rsidRDefault="009F3611" w:rsidP="009F3611">
            <w:pPr>
              <w:pStyle w:val="XML1"/>
              <w:rPr>
                <w:ins w:id="35824" w:author="Thomas Dietz" w:date="2012-08-08T17:05:00Z"/>
                <w:rPrChange w:id="35825" w:author="Thomas Dietz" w:date="2012-08-08T17:05:00Z">
                  <w:rPr>
                    <w:ins w:id="35826" w:author="Thomas Dietz" w:date="2012-08-08T17:05:00Z"/>
                    <w:lang w:val="de-DE"/>
                  </w:rPr>
                </w:rPrChange>
              </w:rPr>
            </w:pPr>
            <w:ins w:id="35827" w:author="Thomas Dietz" w:date="2012-08-08T17:05:00Z">
              <w:r w:rsidRPr="009F3611">
                <w:rPr>
                  <w:rPrChange w:id="35828" w:author="Thomas Dietz" w:date="2012-08-08T17:05:00Z">
                    <w:rPr>
                      <w:lang w:val="de-DE"/>
                    </w:rPr>
                  </w:rPrChange>
                </w:rPr>
                <w:lastRenderedPageBreak/>
                <w:t xml:space="preserve">            /capable-switch/resources/queue/resource-id</w:t>
              </w:r>
            </w:ins>
          </w:p>
          <w:p w14:paraId="1AB1CCFD" w14:textId="77777777" w:rsidR="009F3611" w:rsidRPr="009F3611" w:rsidRDefault="009F3611" w:rsidP="009F3611">
            <w:pPr>
              <w:pStyle w:val="XML1"/>
              <w:rPr>
                <w:ins w:id="35829" w:author="Thomas Dietz" w:date="2012-08-08T17:05:00Z"/>
                <w:rPrChange w:id="35830" w:author="Thomas Dietz" w:date="2012-08-08T17:05:00Z">
                  <w:rPr>
                    <w:ins w:id="35831" w:author="Thomas Dietz" w:date="2012-08-08T17:05:00Z"/>
                    <w:lang w:val="de-DE"/>
                  </w:rPr>
                </w:rPrChange>
              </w:rPr>
            </w:pPr>
          </w:p>
          <w:p w14:paraId="3211B784" w14:textId="77777777" w:rsidR="009F3611" w:rsidRPr="009F3611" w:rsidRDefault="009F3611" w:rsidP="009F3611">
            <w:pPr>
              <w:pStyle w:val="XML1"/>
              <w:rPr>
                <w:ins w:id="35832" w:author="Thomas Dietz" w:date="2012-08-08T17:05:00Z"/>
                <w:rPrChange w:id="35833" w:author="Thomas Dietz" w:date="2012-08-08T17:05:00Z">
                  <w:rPr>
                    <w:ins w:id="35834" w:author="Thomas Dietz" w:date="2012-08-08T17:05:00Z"/>
                    <w:lang w:val="de-DE"/>
                  </w:rPr>
                </w:rPrChange>
              </w:rPr>
            </w:pPr>
            <w:ins w:id="35835" w:author="Thomas Dietz" w:date="2012-08-08T17:05:00Z">
              <w:r w:rsidRPr="009F3611">
                <w:rPr>
                  <w:rPrChange w:id="35836" w:author="Thomas Dietz" w:date="2012-08-08T17:05:00Z">
                    <w:rPr>
                      <w:lang w:val="de-DE"/>
                    </w:rPr>
                  </w:rPrChange>
                </w:rPr>
                <w:t xml:space="preserve">          Elements in this list MUST be unique. This means each</w:t>
              </w:r>
            </w:ins>
          </w:p>
          <w:p w14:paraId="6CB9FFDE" w14:textId="77777777" w:rsidR="009F3611" w:rsidRPr="009F3611" w:rsidRDefault="009F3611" w:rsidP="009F3611">
            <w:pPr>
              <w:pStyle w:val="XML1"/>
              <w:rPr>
                <w:ins w:id="35837" w:author="Thomas Dietz" w:date="2012-08-08T17:05:00Z"/>
                <w:rPrChange w:id="35838" w:author="Thomas Dietz" w:date="2012-08-08T17:05:00Z">
                  <w:rPr>
                    <w:ins w:id="35839" w:author="Thomas Dietz" w:date="2012-08-08T17:05:00Z"/>
                    <w:lang w:val="de-DE"/>
                  </w:rPr>
                </w:rPrChange>
              </w:rPr>
            </w:pPr>
            <w:ins w:id="35840" w:author="Thomas Dietz" w:date="2012-08-08T17:05:00Z">
              <w:r w:rsidRPr="009F3611">
                <w:rPr>
                  <w:rPrChange w:id="35841" w:author="Thomas Dietz" w:date="2012-08-08T17:05:00Z">
                    <w:rPr>
                      <w:lang w:val="de-DE"/>
                    </w:rPr>
                  </w:rPrChange>
                </w:rPr>
                <w:t xml:space="preserve">          queue element can only be referenced once.";</w:t>
              </w:r>
            </w:ins>
          </w:p>
          <w:p w14:paraId="3699DB57" w14:textId="77777777" w:rsidR="009F3611" w:rsidRPr="009F3611" w:rsidRDefault="009F3611" w:rsidP="009F3611">
            <w:pPr>
              <w:pStyle w:val="XML1"/>
              <w:rPr>
                <w:ins w:id="35842" w:author="Thomas Dietz" w:date="2012-08-08T17:05:00Z"/>
                <w:rPrChange w:id="35843" w:author="Thomas Dietz" w:date="2012-08-08T17:05:00Z">
                  <w:rPr>
                    <w:ins w:id="35844" w:author="Thomas Dietz" w:date="2012-08-08T17:05:00Z"/>
                    <w:lang w:val="de-DE"/>
                  </w:rPr>
                </w:rPrChange>
              </w:rPr>
            </w:pPr>
            <w:ins w:id="35845" w:author="Thomas Dietz" w:date="2012-08-08T17:05:00Z">
              <w:r w:rsidRPr="009F3611">
                <w:rPr>
                  <w:rPrChange w:id="35846" w:author="Thomas Dietz" w:date="2012-08-08T17:05:00Z">
                    <w:rPr>
                      <w:lang w:val="de-DE"/>
                    </w:rPr>
                  </w:rPrChange>
                </w:rPr>
                <w:t xml:space="preserve">      }</w:t>
              </w:r>
            </w:ins>
          </w:p>
          <w:p w14:paraId="47805D77" w14:textId="77777777" w:rsidR="009F3611" w:rsidRPr="009F3611" w:rsidRDefault="009F3611" w:rsidP="009F3611">
            <w:pPr>
              <w:pStyle w:val="XML1"/>
              <w:rPr>
                <w:ins w:id="35847" w:author="Thomas Dietz" w:date="2012-08-08T17:05:00Z"/>
                <w:rPrChange w:id="35848" w:author="Thomas Dietz" w:date="2012-08-08T17:05:00Z">
                  <w:rPr>
                    <w:ins w:id="35849" w:author="Thomas Dietz" w:date="2012-08-08T17:05:00Z"/>
                    <w:lang w:val="de-DE"/>
                  </w:rPr>
                </w:rPrChange>
              </w:rPr>
            </w:pPr>
            <w:ins w:id="35850" w:author="Thomas Dietz" w:date="2012-08-08T17:05:00Z">
              <w:r w:rsidRPr="009F3611">
                <w:rPr>
                  <w:rPrChange w:id="35851" w:author="Thomas Dietz" w:date="2012-08-08T17:05:00Z">
                    <w:rPr>
                      <w:lang w:val="de-DE"/>
                    </w:rPr>
                  </w:rPrChange>
                </w:rPr>
                <w:t xml:space="preserve">      leaf certificate {</w:t>
              </w:r>
            </w:ins>
          </w:p>
          <w:p w14:paraId="228E754D" w14:textId="77777777" w:rsidR="009F3611" w:rsidRPr="009F3611" w:rsidRDefault="009F3611" w:rsidP="009F3611">
            <w:pPr>
              <w:pStyle w:val="XML1"/>
              <w:rPr>
                <w:ins w:id="35852" w:author="Thomas Dietz" w:date="2012-08-08T17:05:00Z"/>
                <w:rPrChange w:id="35853" w:author="Thomas Dietz" w:date="2012-08-08T17:05:00Z">
                  <w:rPr>
                    <w:ins w:id="35854" w:author="Thomas Dietz" w:date="2012-08-08T17:05:00Z"/>
                    <w:lang w:val="de-DE"/>
                  </w:rPr>
                </w:rPrChange>
              </w:rPr>
            </w:pPr>
            <w:ins w:id="35855" w:author="Thomas Dietz" w:date="2012-08-08T17:05:00Z">
              <w:r w:rsidRPr="009F3611">
                <w:rPr>
                  <w:rPrChange w:id="35856" w:author="Thomas Dietz" w:date="2012-08-08T17:05:00Z">
                    <w:rPr>
                      <w:lang w:val="de-DE"/>
                    </w:rPr>
                  </w:rPrChange>
                </w:rPr>
                <w:t xml:space="preserve">        type leafref {</w:t>
              </w:r>
            </w:ins>
          </w:p>
          <w:p w14:paraId="4E36C0FF" w14:textId="77777777" w:rsidR="009F3611" w:rsidRPr="009F3611" w:rsidRDefault="009F3611" w:rsidP="009F3611">
            <w:pPr>
              <w:pStyle w:val="XML1"/>
              <w:rPr>
                <w:ins w:id="35857" w:author="Thomas Dietz" w:date="2012-08-08T17:05:00Z"/>
                <w:rPrChange w:id="35858" w:author="Thomas Dietz" w:date="2012-08-08T17:05:00Z">
                  <w:rPr>
                    <w:ins w:id="35859" w:author="Thomas Dietz" w:date="2012-08-08T17:05:00Z"/>
                    <w:lang w:val="de-DE"/>
                  </w:rPr>
                </w:rPrChange>
              </w:rPr>
            </w:pPr>
            <w:ins w:id="35860" w:author="Thomas Dietz" w:date="2012-08-08T17:05:00Z">
              <w:r w:rsidRPr="009F3611">
                <w:rPr>
                  <w:rPrChange w:id="35861" w:author="Thomas Dietz" w:date="2012-08-08T17:05:00Z">
                    <w:rPr>
                      <w:lang w:val="de-DE"/>
                    </w:rPr>
                  </w:rPrChange>
                </w:rPr>
                <w:t xml:space="preserve">          path "/capable-switch/resources/owned-certificate/resource-id";</w:t>
              </w:r>
            </w:ins>
          </w:p>
          <w:p w14:paraId="2596CF0E" w14:textId="77777777" w:rsidR="009F3611" w:rsidRPr="009F3611" w:rsidRDefault="009F3611" w:rsidP="009F3611">
            <w:pPr>
              <w:pStyle w:val="XML1"/>
              <w:rPr>
                <w:ins w:id="35862" w:author="Thomas Dietz" w:date="2012-08-08T17:05:00Z"/>
                <w:rPrChange w:id="35863" w:author="Thomas Dietz" w:date="2012-08-08T17:05:00Z">
                  <w:rPr>
                    <w:ins w:id="35864" w:author="Thomas Dietz" w:date="2012-08-08T17:05:00Z"/>
                    <w:lang w:val="de-DE"/>
                  </w:rPr>
                </w:rPrChange>
              </w:rPr>
            </w:pPr>
            <w:ins w:id="35865" w:author="Thomas Dietz" w:date="2012-08-08T17:05:00Z">
              <w:r w:rsidRPr="009F3611">
                <w:rPr>
                  <w:rPrChange w:id="35866" w:author="Thomas Dietz" w:date="2012-08-08T17:05:00Z">
                    <w:rPr>
                      <w:lang w:val="de-DE"/>
                    </w:rPr>
                  </w:rPrChange>
                </w:rPr>
                <w:t xml:space="preserve">        }</w:t>
              </w:r>
            </w:ins>
          </w:p>
          <w:p w14:paraId="25920C74" w14:textId="77777777" w:rsidR="009F3611" w:rsidRPr="009F3611" w:rsidRDefault="009F3611" w:rsidP="009F3611">
            <w:pPr>
              <w:pStyle w:val="XML1"/>
              <w:rPr>
                <w:ins w:id="35867" w:author="Thomas Dietz" w:date="2012-08-08T17:05:00Z"/>
                <w:rPrChange w:id="35868" w:author="Thomas Dietz" w:date="2012-08-08T17:05:00Z">
                  <w:rPr>
                    <w:ins w:id="35869" w:author="Thomas Dietz" w:date="2012-08-08T17:05:00Z"/>
                    <w:lang w:val="de-DE"/>
                  </w:rPr>
                </w:rPrChange>
              </w:rPr>
            </w:pPr>
            <w:ins w:id="35870" w:author="Thomas Dietz" w:date="2012-08-08T17:05:00Z">
              <w:r w:rsidRPr="009F3611">
                <w:rPr>
                  <w:rPrChange w:id="35871" w:author="Thomas Dietz" w:date="2012-08-08T17:05:00Z">
                    <w:rPr>
                      <w:lang w:val="de-DE"/>
                    </w:rPr>
                  </w:rPrChange>
                </w:rPr>
                <w:t xml:space="preserve">        description "The resource identifier of the owned</w:t>
              </w:r>
            </w:ins>
          </w:p>
          <w:p w14:paraId="6EF472BD" w14:textId="77777777" w:rsidR="009F3611" w:rsidRPr="009F3611" w:rsidRDefault="009F3611" w:rsidP="009F3611">
            <w:pPr>
              <w:pStyle w:val="XML1"/>
              <w:rPr>
                <w:ins w:id="35872" w:author="Thomas Dietz" w:date="2012-08-08T17:05:00Z"/>
                <w:rPrChange w:id="35873" w:author="Thomas Dietz" w:date="2012-08-08T17:05:00Z">
                  <w:rPr>
                    <w:ins w:id="35874" w:author="Thomas Dietz" w:date="2012-08-08T17:05:00Z"/>
                    <w:lang w:val="de-DE"/>
                  </w:rPr>
                </w:rPrChange>
              </w:rPr>
            </w:pPr>
            <w:ins w:id="35875" w:author="Thomas Dietz" w:date="2012-08-08T17:05:00Z">
              <w:r w:rsidRPr="009F3611">
                <w:rPr>
                  <w:rPrChange w:id="35876" w:author="Thomas Dietz" w:date="2012-08-08T17:05:00Z">
                    <w:rPr>
                      <w:lang w:val="de-DE"/>
                    </w:rPr>
                  </w:rPrChange>
                </w:rPr>
                <w:t xml:space="preserve">          certificate in the OpenFlow Capable Switch that the</w:t>
              </w:r>
            </w:ins>
          </w:p>
          <w:p w14:paraId="32E2AA22" w14:textId="77777777" w:rsidR="009F3611" w:rsidRPr="009F3611" w:rsidRDefault="009F3611" w:rsidP="009F3611">
            <w:pPr>
              <w:pStyle w:val="XML1"/>
              <w:rPr>
                <w:ins w:id="35877" w:author="Thomas Dietz" w:date="2012-08-08T17:05:00Z"/>
                <w:rPrChange w:id="35878" w:author="Thomas Dietz" w:date="2012-08-08T17:05:00Z">
                  <w:rPr>
                    <w:ins w:id="35879" w:author="Thomas Dietz" w:date="2012-08-08T17:05:00Z"/>
                    <w:lang w:val="de-DE"/>
                  </w:rPr>
                </w:rPrChange>
              </w:rPr>
            </w:pPr>
            <w:ins w:id="35880" w:author="Thomas Dietz" w:date="2012-08-08T17:05:00Z">
              <w:r w:rsidRPr="009F3611">
                <w:rPr>
                  <w:rPrChange w:id="35881" w:author="Thomas Dietz" w:date="2012-08-08T17:05:00Z">
                    <w:rPr>
                      <w:lang w:val="de-DE"/>
                    </w:rPr>
                  </w:rPrChange>
                </w:rPr>
                <w:t xml:space="preserve">          OpenFlow Logical Switch uses to identify itself.  This</w:t>
              </w:r>
            </w:ins>
          </w:p>
          <w:p w14:paraId="3CA59C5D" w14:textId="77777777" w:rsidR="009F3611" w:rsidRPr="009F3611" w:rsidRDefault="009F3611" w:rsidP="009F3611">
            <w:pPr>
              <w:pStyle w:val="XML1"/>
              <w:rPr>
                <w:ins w:id="35882" w:author="Thomas Dietz" w:date="2012-08-08T17:05:00Z"/>
                <w:rPrChange w:id="35883" w:author="Thomas Dietz" w:date="2012-08-08T17:05:00Z">
                  <w:rPr>
                    <w:ins w:id="35884" w:author="Thomas Dietz" w:date="2012-08-08T17:05:00Z"/>
                    <w:lang w:val="de-DE"/>
                  </w:rPr>
                </w:rPrChange>
              </w:rPr>
            </w:pPr>
            <w:ins w:id="35885" w:author="Thomas Dietz" w:date="2012-08-08T17:05:00Z">
              <w:r w:rsidRPr="009F3611">
                <w:rPr>
                  <w:rPrChange w:id="35886" w:author="Thomas Dietz" w:date="2012-08-08T17:05:00Z">
                    <w:rPr>
                      <w:lang w:val="de-DE"/>
                    </w:rPr>
                  </w:rPrChange>
                </w:rPr>
                <w:t xml:space="preserve">          element MUST NOT occur more than once in an OpenFlow</w:t>
              </w:r>
            </w:ins>
          </w:p>
          <w:p w14:paraId="386C7699" w14:textId="77777777" w:rsidR="009F3611" w:rsidRPr="009F3611" w:rsidRDefault="009F3611" w:rsidP="009F3611">
            <w:pPr>
              <w:pStyle w:val="XML1"/>
              <w:rPr>
                <w:ins w:id="35887" w:author="Thomas Dietz" w:date="2012-08-08T17:05:00Z"/>
                <w:rPrChange w:id="35888" w:author="Thomas Dietz" w:date="2012-08-08T17:05:00Z">
                  <w:rPr>
                    <w:ins w:id="35889" w:author="Thomas Dietz" w:date="2012-08-08T17:05:00Z"/>
                    <w:lang w:val="de-DE"/>
                  </w:rPr>
                </w:rPrChange>
              </w:rPr>
            </w:pPr>
            <w:ins w:id="35890" w:author="Thomas Dietz" w:date="2012-08-08T17:05:00Z">
              <w:r w:rsidRPr="009F3611">
                <w:rPr>
                  <w:rPrChange w:id="35891" w:author="Thomas Dietz" w:date="2012-08-08T17:05:00Z">
                    <w:rPr>
                      <w:lang w:val="de-DE"/>
                    </w:rPr>
                  </w:rPrChange>
                </w:rPr>
                <w:t xml:space="preserve">          Logical Switch's resource list.  </w:t>
              </w:r>
            </w:ins>
          </w:p>
          <w:p w14:paraId="340EAB1E" w14:textId="77777777" w:rsidR="009F3611" w:rsidRPr="009F3611" w:rsidRDefault="009F3611" w:rsidP="009F3611">
            <w:pPr>
              <w:pStyle w:val="XML1"/>
              <w:rPr>
                <w:ins w:id="35892" w:author="Thomas Dietz" w:date="2012-08-08T17:05:00Z"/>
                <w:rPrChange w:id="35893" w:author="Thomas Dietz" w:date="2012-08-08T17:05:00Z">
                  <w:rPr>
                    <w:ins w:id="35894" w:author="Thomas Dietz" w:date="2012-08-08T17:05:00Z"/>
                    <w:lang w:val="de-DE"/>
                  </w:rPr>
                </w:rPrChange>
              </w:rPr>
            </w:pPr>
            <w:ins w:id="35895" w:author="Thomas Dietz" w:date="2012-08-08T17:05:00Z">
              <w:r w:rsidRPr="009F3611">
                <w:rPr>
                  <w:rPrChange w:id="35896" w:author="Thomas Dietz" w:date="2012-08-08T17:05:00Z">
                    <w:rPr>
                      <w:lang w:val="de-DE"/>
                    </w:rPr>
                  </w:rPrChange>
                </w:rPr>
                <w:t xml:space="preserve">        </w:t>
              </w:r>
            </w:ins>
          </w:p>
          <w:p w14:paraId="31C76814" w14:textId="77777777" w:rsidR="009F3611" w:rsidRPr="009F3611" w:rsidRDefault="009F3611" w:rsidP="009F3611">
            <w:pPr>
              <w:pStyle w:val="XML1"/>
              <w:rPr>
                <w:ins w:id="35897" w:author="Thomas Dietz" w:date="2012-08-08T17:05:00Z"/>
                <w:rPrChange w:id="35898" w:author="Thomas Dietz" w:date="2012-08-08T17:05:00Z">
                  <w:rPr>
                    <w:ins w:id="35899" w:author="Thomas Dietz" w:date="2012-08-08T17:05:00Z"/>
                    <w:lang w:val="de-DE"/>
                  </w:rPr>
                </w:rPrChange>
              </w:rPr>
            </w:pPr>
            <w:ins w:id="35900" w:author="Thomas Dietz" w:date="2012-08-08T17:05:00Z">
              <w:r w:rsidRPr="009F3611">
                <w:rPr>
                  <w:rPrChange w:id="35901" w:author="Thomas Dietz" w:date="2012-08-08T17:05:00Z">
                    <w:rPr>
                      <w:lang w:val="de-DE"/>
                    </w:rPr>
                  </w:rPrChange>
                </w:rPr>
                <w:t xml:space="preserve">          If no such element is in an OpenFlow Logical Switch's </w:t>
              </w:r>
            </w:ins>
          </w:p>
          <w:p w14:paraId="49F09A5C" w14:textId="77777777" w:rsidR="009F3611" w:rsidRPr="009F3611" w:rsidRDefault="009F3611" w:rsidP="009F3611">
            <w:pPr>
              <w:pStyle w:val="XML1"/>
              <w:rPr>
                <w:ins w:id="35902" w:author="Thomas Dietz" w:date="2012-08-08T17:05:00Z"/>
                <w:rPrChange w:id="35903" w:author="Thomas Dietz" w:date="2012-08-08T17:05:00Z">
                  <w:rPr>
                    <w:ins w:id="35904" w:author="Thomas Dietz" w:date="2012-08-08T17:05:00Z"/>
                    <w:lang w:val="de-DE"/>
                  </w:rPr>
                </w:rPrChange>
              </w:rPr>
            </w:pPr>
            <w:ins w:id="35905" w:author="Thomas Dietz" w:date="2012-08-08T17:05:00Z">
              <w:r w:rsidRPr="009F3611">
                <w:rPr>
                  <w:rPrChange w:id="35906" w:author="Thomas Dietz" w:date="2012-08-08T17:05:00Z">
                    <w:rPr>
                      <w:lang w:val="de-DE"/>
                    </w:rPr>
                  </w:rPrChange>
                </w:rPr>
                <w:t xml:space="preserve">          resource list, then the OpenFlow Logical Switch does not </w:t>
              </w:r>
            </w:ins>
          </w:p>
          <w:p w14:paraId="2E5EA61F" w14:textId="77777777" w:rsidR="009F3611" w:rsidRPr="009F3611" w:rsidRDefault="009F3611" w:rsidP="009F3611">
            <w:pPr>
              <w:pStyle w:val="XML1"/>
              <w:rPr>
                <w:ins w:id="35907" w:author="Thomas Dietz" w:date="2012-08-08T17:05:00Z"/>
                <w:rPrChange w:id="35908" w:author="Thomas Dietz" w:date="2012-08-08T17:05:00Z">
                  <w:rPr>
                    <w:ins w:id="35909" w:author="Thomas Dietz" w:date="2012-08-08T17:05:00Z"/>
                    <w:lang w:val="de-DE"/>
                  </w:rPr>
                </w:rPrChange>
              </w:rPr>
            </w:pPr>
            <w:ins w:id="35910" w:author="Thomas Dietz" w:date="2012-08-08T17:05:00Z">
              <w:r w:rsidRPr="009F3611">
                <w:rPr>
                  <w:rPrChange w:id="35911" w:author="Thomas Dietz" w:date="2012-08-08T17:05:00Z">
                    <w:rPr>
                      <w:lang w:val="de-DE"/>
                    </w:rPr>
                  </w:rPrChange>
                </w:rPr>
                <w:t xml:space="preserve">          authenticate itself towards an OpenFloe Controller with a</w:t>
              </w:r>
            </w:ins>
          </w:p>
          <w:p w14:paraId="0017BFEB" w14:textId="77777777" w:rsidR="009F3611" w:rsidRPr="009F3611" w:rsidRDefault="009F3611" w:rsidP="009F3611">
            <w:pPr>
              <w:pStyle w:val="XML1"/>
              <w:rPr>
                <w:ins w:id="35912" w:author="Thomas Dietz" w:date="2012-08-08T17:05:00Z"/>
                <w:rPrChange w:id="35913" w:author="Thomas Dietz" w:date="2012-08-08T17:05:00Z">
                  <w:rPr>
                    <w:ins w:id="35914" w:author="Thomas Dietz" w:date="2012-08-08T17:05:00Z"/>
                    <w:lang w:val="de-DE"/>
                  </w:rPr>
                </w:rPrChange>
              </w:rPr>
            </w:pPr>
            <w:ins w:id="35915" w:author="Thomas Dietz" w:date="2012-08-08T17:05:00Z">
              <w:r w:rsidRPr="009F3611">
                <w:rPr>
                  <w:rPrChange w:id="35916" w:author="Thomas Dietz" w:date="2012-08-08T17:05:00Z">
                    <w:rPr>
                      <w:lang w:val="de-DE"/>
                    </w:rPr>
                  </w:rPrChange>
                </w:rPr>
                <w:t xml:space="preserve">          certificate.  If this element is present, then the</w:t>
              </w:r>
            </w:ins>
          </w:p>
          <w:p w14:paraId="2A2A46E1" w14:textId="77777777" w:rsidR="009F3611" w:rsidRPr="009F3611" w:rsidRDefault="009F3611" w:rsidP="009F3611">
            <w:pPr>
              <w:pStyle w:val="XML1"/>
              <w:rPr>
                <w:ins w:id="35917" w:author="Thomas Dietz" w:date="2012-08-08T17:05:00Z"/>
                <w:rPrChange w:id="35918" w:author="Thomas Dietz" w:date="2012-08-08T17:05:00Z">
                  <w:rPr>
                    <w:ins w:id="35919" w:author="Thomas Dietz" w:date="2012-08-08T17:05:00Z"/>
                    <w:lang w:val="de-DE"/>
                  </w:rPr>
                </w:rPrChange>
              </w:rPr>
            </w:pPr>
            <w:ins w:id="35920" w:author="Thomas Dietz" w:date="2012-08-08T17:05:00Z">
              <w:r w:rsidRPr="009F3611">
                <w:rPr>
                  <w:rPrChange w:id="35921" w:author="Thomas Dietz" w:date="2012-08-08T17:05:00Z">
                    <w:rPr>
                      <w:lang w:val="de-DE"/>
                    </w:rPr>
                  </w:rPrChange>
                </w:rPr>
                <w:t xml:space="preserve">          OpenFlow Logical Switch MUST provide this certificate for</w:t>
              </w:r>
            </w:ins>
          </w:p>
          <w:p w14:paraId="32EDFB89" w14:textId="77777777" w:rsidR="009F3611" w:rsidRPr="009F3611" w:rsidRDefault="009F3611" w:rsidP="009F3611">
            <w:pPr>
              <w:pStyle w:val="XML1"/>
              <w:rPr>
                <w:ins w:id="35922" w:author="Thomas Dietz" w:date="2012-08-08T17:05:00Z"/>
                <w:rPrChange w:id="35923" w:author="Thomas Dietz" w:date="2012-08-08T17:05:00Z">
                  <w:rPr>
                    <w:ins w:id="35924" w:author="Thomas Dietz" w:date="2012-08-08T17:05:00Z"/>
                    <w:lang w:val="de-DE"/>
                  </w:rPr>
                </w:rPrChange>
              </w:rPr>
            </w:pPr>
            <w:ins w:id="35925" w:author="Thomas Dietz" w:date="2012-08-08T17:05:00Z">
              <w:r w:rsidRPr="009F3611">
                <w:rPr>
                  <w:rPrChange w:id="35926" w:author="Thomas Dietz" w:date="2012-08-08T17:05:00Z">
                    <w:rPr>
                      <w:lang w:val="de-DE"/>
                    </w:rPr>
                  </w:rPrChange>
                </w:rPr>
                <w:t xml:space="preserve">          authentication to an OpenFlow Controller when setting up</w:t>
              </w:r>
            </w:ins>
          </w:p>
          <w:p w14:paraId="6ED7770E" w14:textId="77777777" w:rsidR="009F3611" w:rsidRPr="009F3611" w:rsidRDefault="009F3611" w:rsidP="009F3611">
            <w:pPr>
              <w:pStyle w:val="XML1"/>
              <w:rPr>
                <w:ins w:id="35927" w:author="Thomas Dietz" w:date="2012-08-08T17:05:00Z"/>
                <w:rPrChange w:id="35928" w:author="Thomas Dietz" w:date="2012-08-08T17:05:00Z">
                  <w:rPr>
                    <w:ins w:id="35929" w:author="Thomas Dietz" w:date="2012-08-08T17:05:00Z"/>
                    <w:lang w:val="de-DE"/>
                  </w:rPr>
                </w:rPrChange>
              </w:rPr>
            </w:pPr>
            <w:ins w:id="35930" w:author="Thomas Dietz" w:date="2012-08-08T17:05:00Z">
              <w:r w:rsidRPr="009F3611">
                <w:rPr>
                  <w:rPrChange w:id="35931" w:author="Thomas Dietz" w:date="2012-08-08T17:05:00Z">
                    <w:rPr>
                      <w:lang w:val="de-DE"/>
                    </w:rPr>
                  </w:rPrChange>
                </w:rPr>
                <w:t xml:space="preserve">          a TLS connection.  </w:t>
              </w:r>
            </w:ins>
          </w:p>
          <w:p w14:paraId="5AFF4E71" w14:textId="77777777" w:rsidR="009F3611" w:rsidRPr="009F3611" w:rsidRDefault="009F3611" w:rsidP="009F3611">
            <w:pPr>
              <w:pStyle w:val="XML1"/>
              <w:rPr>
                <w:ins w:id="35932" w:author="Thomas Dietz" w:date="2012-08-08T17:05:00Z"/>
                <w:rPrChange w:id="35933" w:author="Thomas Dietz" w:date="2012-08-08T17:05:00Z">
                  <w:rPr>
                    <w:ins w:id="35934" w:author="Thomas Dietz" w:date="2012-08-08T17:05:00Z"/>
                    <w:lang w:val="de-DE"/>
                  </w:rPr>
                </w:rPrChange>
              </w:rPr>
            </w:pPr>
            <w:ins w:id="35935" w:author="Thomas Dietz" w:date="2012-08-08T17:05:00Z">
              <w:r w:rsidRPr="009F3611">
                <w:rPr>
                  <w:rPrChange w:id="35936" w:author="Thomas Dietz" w:date="2012-08-08T17:05:00Z">
                    <w:rPr>
                      <w:lang w:val="de-DE"/>
                    </w:rPr>
                  </w:rPrChange>
                </w:rPr>
                <w:t xml:space="preserve">        </w:t>
              </w:r>
            </w:ins>
          </w:p>
          <w:p w14:paraId="0F7136B8" w14:textId="77777777" w:rsidR="009F3611" w:rsidRPr="009F3611" w:rsidRDefault="009F3611" w:rsidP="009F3611">
            <w:pPr>
              <w:pStyle w:val="XML1"/>
              <w:rPr>
                <w:ins w:id="35937" w:author="Thomas Dietz" w:date="2012-08-08T17:05:00Z"/>
                <w:rPrChange w:id="35938" w:author="Thomas Dietz" w:date="2012-08-08T17:05:00Z">
                  <w:rPr>
                    <w:ins w:id="35939" w:author="Thomas Dietz" w:date="2012-08-08T17:05:00Z"/>
                    <w:lang w:val="de-DE"/>
                  </w:rPr>
                </w:rPrChange>
              </w:rPr>
            </w:pPr>
            <w:ins w:id="35940" w:author="Thomas Dietz" w:date="2012-08-08T17:05:00Z">
              <w:r w:rsidRPr="009F3611">
                <w:rPr>
                  <w:rPrChange w:id="35941" w:author="Thomas Dietz" w:date="2012-08-08T17:05:00Z">
                    <w:rPr>
                      <w:lang w:val="de-DE"/>
                    </w:rPr>
                  </w:rPrChange>
                </w:rPr>
                <w:t xml:space="preserve">          For TCP connections this element is irrelevant.</w:t>
              </w:r>
            </w:ins>
          </w:p>
          <w:p w14:paraId="054CF961" w14:textId="77777777" w:rsidR="009F3611" w:rsidRPr="009F3611" w:rsidRDefault="009F3611" w:rsidP="009F3611">
            <w:pPr>
              <w:pStyle w:val="XML1"/>
              <w:rPr>
                <w:ins w:id="35942" w:author="Thomas Dietz" w:date="2012-08-08T17:05:00Z"/>
                <w:rPrChange w:id="35943" w:author="Thomas Dietz" w:date="2012-08-08T17:05:00Z">
                  <w:rPr>
                    <w:ins w:id="35944" w:author="Thomas Dietz" w:date="2012-08-08T17:05:00Z"/>
                    <w:lang w:val="de-DE"/>
                  </w:rPr>
                </w:rPrChange>
              </w:rPr>
            </w:pPr>
          </w:p>
          <w:p w14:paraId="7507AB1E" w14:textId="77777777" w:rsidR="009F3611" w:rsidRPr="009F3611" w:rsidRDefault="009F3611" w:rsidP="009F3611">
            <w:pPr>
              <w:pStyle w:val="XML1"/>
              <w:rPr>
                <w:ins w:id="35945" w:author="Thomas Dietz" w:date="2012-08-08T17:05:00Z"/>
                <w:rPrChange w:id="35946" w:author="Thomas Dietz" w:date="2012-08-08T17:05:00Z">
                  <w:rPr>
                    <w:ins w:id="35947" w:author="Thomas Dietz" w:date="2012-08-08T17:05:00Z"/>
                    <w:lang w:val="de-DE"/>
                  </w:rPr>
                </w:rPrChange>
              </w:rPr>
            </w:pPr>
            <w:ins w:id="35948" w:author="Thomas Dietz" w:date="2012-08-08T17:05:00Z">
              <w:r w:rsidRPr="009F3611">
                <w:rPr>
                  <w:rPrChange w:id="35949" w:author="Thomas Dietz" w:date="2012-08-08T17:05:00Z">
                    <w:rPr>
                      <w:lang w:val="de-DE"/>
                    </w:rPr>
                  </w:rPrChange>
                </w:rPr>
                <w:t xml:space="preserve">          The element MUST refer to an element at the following</w:t>
              </w:r>
            </w:ins>
          </w:p>
          <w:p w14:paraId="423C9688" w14:textId="77777777" w:rsidR="009F3611" w:rsidRPr="009F3611" w:rsidRDefault="009F3611" w:rsidP="009F3611">
            <w:pPr>
              <w:pStyle w:val="XML1"/>
              <w:rPr>
                <w:ins w:id="35950" w:author="Thomas Dietz" w:date="2012-08-08T17:05:00Z"/>
                <w:rPrChange w:id="35951" w:author="Thomas Dietz" w:date="2012-08-08T17:05:00Z">
                  <w:rPr>
                    <w:ins w:id="35952" w:author="Thomas Dietz" w:date="2012-08-08T17:05:00Z"/>
                    <w:lang w:val="de-DE"/>
                  </w:rPr>
                </w:rPrChange>
              </w:rPr>
            </w:pPr>
            <w:ins w:id="35953" w:author="Thomas Dietz" w:date="2012-08-08T17:05:00Z">
              <w:r w:rsidRPr="009F3611">
                <w:rPr>
                  <w:rPrChange w:id="35954" w:author="Thomas Dietz" w:date="2012-08-08T17:05:00Z">
                    <w:rPr>
                      <w:lang w:val="de-DE"/>
                    </w:rPr>
                  </w:rPrChange>
                </w:rPr>
                <w:t xml:space="preserve">          path:</w:t>
              </w:r>
            </w:ins>
          </w:p>
          <w:p w14:paraId="2967CA2E" w14:textId="77777777" w:rsidR="009F3611" w:rsidRPr="009F3611" w:rsidRDefault="009F3611" w:rsidP="009F3611">
            <w:pPr>
              <w:pStyle w:val="XML1"/>
              <w:rPr>
                <w:ins w:id="35955" w:author="Thomas Dietz" w:date="2012-08-08T17:05:00Z"/>
                <w:rPrChange w:id="35956" w:author="Thomas Dietz" w:date="2012-08-08T17:05:00Z">
                  <w:rPr>
                    <w:ins w:id="35957" w:author="Thomas Dietz" w:date="2012-08-08T17:05:00Z"/>
                    <w:lang w:val="de-DE"/>
                  </w:rPr>
                </w:rPrChange>
              </w:rPr>
            </w:pPr>
            <w:ins w:id="35958" w:author="Thomas Dietz" w:date="2012-08-08T17:05:00Z">
              <w:r w:rsidRPr="009F3611">
                <w:rPr>
                  <w:rPrChange w:id="35959" w:author="Thomas Dietz" w:date="2012-08-08T17:05:00Z">
                    <w:rPr>
                      <w:lang w:val="de-DE"/>
                    </w:rPr>
                  </w:rPrChange>
                </w:rPr>
                <w:t xml:space="preserve">            /capable-switch/resources/owned-certificate/resource-id</w:t>
              </w:r>
            </w:ins>
          </w:p>
          <w:p w14:paraId="0DC41A56" w14:textId="77777777" w:rsidR="009F3611" w:rsidRPr="009F3611" w:rsidRDefault="009F3611" w:rsidP="009F3611">
            <w:pPr>
              <w:pStyle w:val="XML1"/>
              <w:rPr>
                <w:ins w:id="35960" w:author="Thomas Dietz" w:date="2012-08-08T17:05:00Z"/>
                <w:rPrChange w:id="35961" w:author="Thomas Dietz" w:date="2012-08-08T17:05:00Z">
                  <w:rPr>
                    <w:ins w:id="35962" w:author="Thomas Dietz" w:date="2012-08-08T17:05:00Z"/>
                    <w:lang w:val="de-DE"/>
                  </w:rPr>
                </w:rPrChange>
              </w:rPr>
            </w:pPr>
            <w:ins w:id="35963" w:author="Thomas Dietz" w:date="2012-08-08T17:05:00Z">
              <w:r w:rsidRPr="009F3611">
                <w:rPr>
                  <w:rPrChange w:id="35964" w:author="Thomas Dietz" w:date="2012-08-08T17:05:00Z">
                    <w:rPr>
                      <w:lang w:val="de-DE"/>
                    </w:rPr>
                  </w:rPrChange>
                </w:rPr>
                <w:t xml:space="preserve">          ";</w:t>
              </w:r>
            </w:ins>
          </w:p>
          <w:p w14:paraId="3732FDA1" w14:textId="77777777" w:rsidR="009F3611" w:rsidRPr="009F3611" w:rsidRDefault="009F3611" w:rsidP="009F3611">
            <w:pPr>
              <w:pStyle w:val="XML1"/>
              <w:rPr>
                <w:ins w:id="35965" w:author="Thomas Dietz" w:date="2012-08-08T17:05:00Z"/>
                <w:rPrChange w:id="35966" w:author="Thomas Dietz" w:date="2012-08-08T17:05:00Z">
                  <w:rPr>
                    <w:ins w:id="35967" w:author="Thomas Dietz" w:date="2012-08-08T17:05:00Z"/>
                    <w:lang w:val="de-DE"/>
                  </w:rPr>
                </w:rPrChange>
              </w:rPr>
            </w:pPr>
            <w:ins w:id="35968" w:author="Thomas Dietz" w:date="2012-08-08T17:05:00Z">
              <w:r w:rsidRPr="009F3611">
                <w:rPr>
                  <w:rPrChange w:id="35969" w:author="Thomas Dietz" w:date="2012-08-08T17:05:00Z">
                    <w:rPr>
                      <w:lang w:val="de-DE"/>
                    </w:rPr>
                  </w:rPrChange>
                </w:rPr>
                <w:t xml:space="preserve">      }</w:t>
              </w:r>
            </w:ins>
          </w:p>
          <w:p w14:paraId="3A38DFA8" w14:textId="77777777" w:rsidR="009F3611" w:rsidRPr="009F3611" w:rsidRDefault="009F3611" w:rsidP="009F3611">
            <w:pPr>
              <w:pStyle w:val="XML1"/>
              <w:rPr>
                <w:ins w:id="35970" w:author="Thomas Dietz" w:date="2012-08-08T17:05:00Z"/>
                <w:rPrChange w:id="35971" w:author="Thomas Dietz" w:date="2012-08-08T17:05:00Z">
                  <w:rPr>
                    <w:ins w:id="35972" w:author="Thomas Dietz" w:date="2012-08-08T17:05:00Z"/>
                    <w:lang w:val="de-DE"/>
                  </w:rPr>
                </w:rPrChange>
              </w:rPr>
            </w:pPr>
            <w:ins w:id="35973" w:author="Thomas Dietz" w:date="2012-08-08T17:05:00Z">
              <w:r w:rsidRPr="009F3611">
                <w:rPr>
                  <w:rPrChange w:id="35974" w:author="Thomas Dietz" w:date="2012-08-08T17:05:00Z">
                    <w:rPr>
                      <w:lang w:val="de-DE"/>
                    </w:rPr>
                  </w:rPrChange>
                </w:rPr>
                <w:t xml:space="preserve">      leaf-list flow-table {</w:t>
              </w:r>
            </w:ins>
          </w:p>
          <w:p w14:paraId="32E90587" w14:textId="77777777" w:rsidR="009F3611" w:rsidRPr="009F3611" w:rsidRDefault="009F3611" w:rsidP="009F3611">
            <w:pPr>
              <w:pStyle w:val="XML1"/>
              <w:rPr>
                <w:ins w:id="35975" w:author="Thomas Dietz" w:date="2012-08-08T17:05:00Z"/>
                <w:rPrChange w:id="35976" w:author="Thomas Dietz" w:date="2012-08-08T17:05:00Z">
                  <w:rPr>
                    <w:ins w:id="35977" w:author="Thomas Dietz" w:date="2012-08-08T17:05:00Z"/>
                    <w:lang w:val="de-DE"/>
                  </w:rPr>
                </w:rPrChange>
              </w:rPr>
            </w:pPr>
            <w:ins w:id="35978" w:author="Thomas Dietz" w:date="2012-08-08T17:05:00Z">
              <w:r w:rsidRPr="009F3611">
                <w:rPr>
                  <w:rPrChange w:id="35979" w:author="Thomas Dietz" w:date="2012-08-08T17:05:00Z">
                    <w:rPr>
                      <w:lang w:val="de-DE"/>
                    </w:rPr>
                  </w:rPrChange>
                </w:rPr>
                <w:t xml:space="preserve">        type leafref {</w:t>
              </w:r>
            </w:ins>
          </w:p>
          <w:p w14:paraId="3085C930" w14:textId="77777777" w:rsidR="009F3611" w:rsidRPr="009F3611" w:rsidRDefault="009F3611" w:rsidP="009F3611">
            <w:pPr>
              <w:pStyle w:val="XML1"/>
              <w:rPr>
                <w:ins w:id="35980" w:author="Thomas Dietz" w:date="2012-08-08T17:05:00Z"/>
                <w:rPrChange w:id="35981" w:author="Thomas Dietz" w:date="2012-08-08T17:05:00Z">
                  <w:rPr>
                    <w:ins w:id="35982" w:author="Thomas Dietz" w:date="2012-08-08T17:05:00Z"/>
                    <w:lang w:val="de-DE"/>
                  </w:rPr>
                </w:rPrChange>
              </w:rPr>
            </w:pPr>
            <w:ins w:id="35983" w:author="Thomas Dietz" w:date="2012-08-08T17:05:00Z">
              <w:r w:rsidRPr="009F3611">
                <w:rPr>
                  <w:rPrChange w:id="35984" w:author="Thomas Dietz" w:date="2012-08-08T17:05:00Z">
                    <w:rPr>
                      <w:lang w:val="de-DE"/>
                    </w:rPr>
                  </w:rPrChange>
                </w:rPr>
                <w:t xml:space="preserve">          path "/capable-switch/resources/flow-table/resource-id";</w:t>
              </w:r>
            </w:ins>
          </w:p>
          <w:p w14:paraId="1783F24F" w14:textId="77777777" w:rsidR="009F3611" w:rsidRPr="009F3611" w:rsidRDefault="009F3611" w:rsidP="009F3611">
            <w:pPr>
              <w:pStyle w:val="XML1"/>
              <w:rPr>
                <w:ins w:id="35985" w:author="Thomas Dietz" w:date="2012-08-08T17:05:00Z"/>
                <w:rPrChange w:id="35986" w:author="Thomas Dietz" w:date="2012-08-08T17:05:00Z">
                  <w:rPr>
                    <w:ins w:id="35987" w:author="Thomas Dietz" w:date="2012-08-08T17:05:00Z"/>
                    <w:lang w:val="de-DE"/>
                  </w:rPr>
                </w:rPrChange>
              </w:rPr>
            </w:pPr>
            <w:ins w:id="35988" w:author="Thomas Dietz" w:date="2012-08-08T17:05:00Z">
              <w:r w:rsidRPr="009F3611">
                <w:rPr>
                  <w:rPrChange w:id="35989" w:author="Thomas Dietz" w:date="2012-08-08T17:05:00Z">
                    <w:rPr>
                      <w:lang w:val="de-DE"/>
                    </w:rPr>
                  </w:rPrChange>
                </w:rPr>
                <w:t xml:space="preserve">        }</w:t>
              </w:r>
            </w:ins>
          </w:p>
          <w:p w14:paraId="3BF37932" w14:textId="77777777" w:rsidR="009F3611" w:rsidRPr="009F3611" w:rsidRDefault="009F3611" w:rsidP="009F3611">
            <w:pPr>
              <w:pStyle w:val="XML1"/>
              <w:rPr>
                <w:ins w:id="35990" w:author="Thomas Dietz" w:date="2012-08-08T17:05:00Z"/>
                <w:rPrChange w:id="35991" w:author="Thomas Dietz" w:date="2012-08-08T17:05:00Z">
                  <w:rPr>
                    <w:ins w:id="35992" w:author="Thomas Dietz" w:date="2012-08-08T17:05:00Z"/>
                    <w:lang w:val="de-DE"/>
                  </w:rPr>
                </w:rPrChange>
              </w:rPr>
            </w:pPr>
            <w:ins w:id="35993" w:author="Thomas Dietz" w:date="2012-08-08T17:05:00Z">
              <w:r w:rsidRPr="009F3611">
                <w:rPr>
                  <w:rPrChange w:id="35994" w:author="Thomas Dietz" w:date="2012-08-08T17:05:00Z">
                    <w:rPr>
                      <w:lang w:val="de-DE"/>
                    </w:rPr>
                  </w:rPrChange>
                </w:rPr>
                <w:t xml:space="preserve">        description "A resource identifier of a flow table of the </w:t>
              </w:r>
            </w:ins>
          </w:p>
          <w:p w14:paraId="067D4B5C" w14:textId="77777777" w:rsidR="009F3611" w:rsidRPr="009F3611" w:rsidRDefault="009F3611" w:rsidP="009F3611">
            <w:pPr>
              <w:pStyle w:val="XML1"/>
              <w:rPr>
                <w:ins w:id="35995" w:author="Thomas Dietz" w:date="2012-08-08T17:05:00Z"/>
                <w:rPrChange w:id="35996" w:author="Thomas Dietz" w:date="2012-08-08T17:05:00Z">
                  <w:rPr>
                    <w:ins w:id="35997" w:author="Thomas Dietz" w:date="2012-08-08T17:05:00Z"/>
                    <w:lang w:val="de-DE"/>
                  </w:rPr>
                </w:rPrChange>
              </w:rPr>
            </w:pPr>
            <w:ins w:id="35998" w:author="Thomas Dietz" w:date="2012-08-08T17:05:00Z">
              <w:r w:rsidRPr="009F3611">
                <w:rPr>
                  <w:rPrChange w:id="35999" w:author="Thomas Dietz" w:date="2012-08-08T17:05:00Z">
                    <w:rPr>
                      <w:lang w:val="de-DE"/>
                    </w:rPr>
                  </w:rPrChange>
                </w:rPr>
                <w:t xml:space="preserve">          OpenFlow Capable Switch that the OpenFlow Logical Switch </w:t>
              </w:r>
            </w:ins>
          </w:p>
          <w:p w14:paraId="0FC0B3E2" w14:textId="77777777" w:rsidR="009F3611" w:rsidRPr="009F3611" w:rsidRDefault="009F3611" w:rsidP="009F3611">
            <w:pPr>
              <w:pStyle w:val="XML1"/>
              <w:rPr>
                <w:ins w:id="36000" w:author="Thomas Dietz" w:date="2012-08-08T17:05:00Z"/>
                <w:rPrChange w:id="36001" w:author="Thomas Dietz" w:date="2012-08-08T17:05:00Z">
                  <w:rPr>
                    <w:ins w:id="36002" w:author="Thomas Dietz" w:date="2012-08-08T17:05:00Z"/>
                    <w:lang w:val="de-DE"/>
                  </w:rPr>
                </w:rPrChange>
              </w:rPr>
            </w:pPr>
            <w:ins w:id="36003" w:author="Thomas Dietz" w:date="2012-08-08T17:05:00Z">
              <w:r w:rsidRPr="009F3611">
                <w:rPr>
                  <w:rPrChange w:id="36004" w:author="Thomas Dietz" w:date="2012-08-08T17:05:00Z">
                    <w:rPr>
                      <w:lang w:val="de-DE"/>
                    </w:rPr>
                  </w:rPrChange>
                </w:rPr>
                <w:t xml:space="preserve">          has exclusive access to.</w:t>
              </w:r>
            </w:ins>
          </w:p>
          <w:p w14:paraId="6EC1A610" w14:textId="77777777" w:rsidR="009F3611" w:rsidRPr="009F3611" w:rsidRDefault="009F3611" w:rsidP="009F3611">
            <w:pPr>
              <w:pStyle w:val="XML1"/>
              <w:rPr>
                <w:ins w:id="36005" w:author="Thomas Dietz" w:date="2012-08-08T17:05:00Z"/>
                <w:rPrChange w:id="36006" w:author="Thomas Dietz" w:date="2012-08-08T17:05:00Z">
                  <w:rPr>
                    <w:ins w:id="36007" w:author="Thomas Dietz" w:date="2012-08-08T17:05:00Z"/>
                    <w:lang w:val="de-DE"/>
                  </w:rPr>
                </w:rPrChange>
              </w:rPr>
            </w:pPr>
          </w:p>
          <w:p w14:paraId="160CA029" w14:textId="77777777" w:rsidR="009F3611" w:rsidRPr="009F3611" w:rsidRDefault="009F3611" w:rsidP="009F3611">
            <w:pPr>
              <w:pStyle w:val="XML1"/>
              <w:rPr>
                <w:ins w:id="36008" w:author="Thomas Dietz" w:date="2012-08-08T17:05:00Z"/>
                <w:rPrChange w:id="36009" w:author="Thomas Dietz" w:date="2012-08-08T17:05:00Z">
                  <w:rPr>
                    <w:ins w:id="36010" w:author="Thomas Dietz" w:date="2012-08-08T17:05:00Z"/>
                    <w:lang w:val="de-DE"/>
                  </w:rPr>
                </w:rPrChange>
              </w:rPr>
            </w:pPr>
            <w:ins w:id="36011" w:author="Thomas Dietz" w:date="2012-08-08T17:05:00Z">
              <w:r w:rsidRPr="009F3611">
                <w:rPr>
                  <w:rPrChange w:id="36012" w:author="Thomas Dietz" w:date="2012-08-08T17:05:00Z">
                    <w:rPr>
                      <w:lang w:val="de-DE"/>
                    </w:rPr>
                  </w:rPrChange>
                </w:rPr>
                <w:t xml:space="preserve">          The elements in this list MUST refer to elements at the</w:t>
              </w:r>
            </w:ins>
          </w:p>
          <w:p w14:paraId="7D691165" w14:textId="77777777" w:rsidR="009F3611" w:rsidRPr="009F3611" w:rsidRDefault="009F3611" w:rsidP="009F3611">
            <w:pPr>
              <w:pStyle w:val="XML1"/>
              <w:rPr>
                <w:ins w:id="36013" w:author="Thomas Dietz" w:date="2012-08-08T17:05:00Z"/>
                <w:rPrChange w:id="36014" w:author="Thomas Dietz" w:date="2012-08-08T17:05:00Z">
                  <w:rPr>
                    <w:ins w:id="36015" w:author="Thomas Dietz" w:date="2012-08-08T17:05:00Z"/>
                    <w:lang w:val="de-DE"/>
                  </w:rPr>
                </w:rPrChange>
              </w:rPr>
            </w:pPr>
            <w:ins w:id="36016" w:author="Thomas Dietz" w:date="2012-08-08T17:05:00Z">
              <w:r w:rsidRPr="009F3611">
                <w:rPr>
                  <w:rPrChange w:id="36017" w:author="Thomas Dietz" w:date="2012-08-08T17:05:00Z">
                    <w:rPr>
                      <w:lang w:val="de-DE"/>
                    </w:rPr>
                  </w:rPrChange>
                </w:rPr>
                <w:t xml:space="preserve">          following path:</w:t>
              </w:r>
            </w:ins>
          </w:p>
          <w:p w14:paraId="42CD3AFD" w14:textId="77777777" w:rsidR="009F3611" w:rsidRPr="009F3611" w:rsidRDefault="009F3611" w:rsidP="009F3611">
            <w:pPr>
              <w:pStyle w:val="XML1"/>
              <w:rPr>
                <w:ins w:id="36018" w:author="Thomas Dietz" w:date="2012-08-08T17:05:00Z"/>
                <w:rPrChange w:id="36019" w:author="Thomas Dietz" w:date="2012-08-08T17:05:00Z">
                  <w:rPr>
                    <w:ins w:id="36020" w:author="Thomas Dietz" w:date="2012-08-08T17:05:00Z"/>
                    <w:lang w:val="de-DE"/>
                  </w:rPr>
                </w:rPrChange>
              </w:rPr>
            </w:pPr>
            <w:ins w:id="36021" w:author="Thomas Dietz" w:date="2012-08-08T17:05:00Z">
              <w:r w:rsidRPr="009F3611">
                <w:rPr>
                  <w:rPrChange w:id="36022" w:author="Thomas Dietz" w:date="2012-08-08T17:05:00Z">
                    <w:rPr>
                      <w:lang w:val="de-DE"/>
                    </w:rPr>
                  </w:rPrChange>
                </w:rPr>
                <w:t xml:space="preserve">            /capable-switch/resources/flow-table/resource-id</w:t>
              </w:r>
            </w:ins>
          </w:p>
          <w:p w14:paraId="565CD9F2" w14:textId="77777777" w:rsidR="009F3611" w:rsidRPr="009F3611" w:rsidRDefault="009F3611" w:rsidP="009F3611">
            <w:pPr>
              <w:pStyle w:val="XML1"/>
              <w:rPr>
                <w:ins w:id="36023" w:author="Thomas Dietz" w:date="2012-08-08T17:05:00Z"/>
                <w:rPrChange w:id="36024" w:author="Thomas Dietz" w:date="2012-08-08T17:05:00Z">
                  <w:rPr>
                    <w:ins w:id="36025" w:author="Thomas Dietz" w:date="2012-08-08T17:05:00Z"/>
                    <w:lang w:val="de-DE"/>
                  </w:rPr>
                </w:rPrChange>
              </w:rPr>
            </w:pPr>
          </w:p>
          <w:p w14:paraId="4321F12E" w14:textId="77777777" w:rsidR="009F3611" w:rsidRPr="009F3611" w:rsidRDefault="009F3611" w:rsidP="009F3611">
            <w:pPr>
              <w:pStyle w:val="XML1"/>
              <w:rPr>
                <w:ins w:id="36026" w:author="Thomas Dietz" w:date="2012-08-08T17:05:00Z"/>
                <w:rPrChange w:id="36027" w:author="Thomas Dietz" w:date="2012-08-08T17:05:00Z">
                  <w:rPr>
                    <w:ins w:id="36028" w:author="Thomas Dietz" w:date="2012-08-08T17:05:00Z"/>
                    <w:lang w:val="de-DE"/>
                  </w:rPr>
                </w:rPrChange>
              </w:rPr>
            </w:pPr>
            <w:ins w:id="36029" w:author="Thomas Dietz" w:date="2012-08-08T17:05:00Z">
              <w:r w:rsidRPr="009F3611">
                <w:rPr>
                  <w:rPrChange w:id="36030" w:author="Thomas Dietz" w:date="2012-08-08T17:05:00Z">
                    <w:rPr>
                      <w:lang w:val="de-DE"/>
                    </w:rPr>
                  </w:rPrChange>
                </w:rPr>
                <w:t xml:space="preserve">          Elements in this list MUST be unique. This means each</w:t>
              </w:r>
            </w:ins>
          </w:p>
          <w:p w14:paraId="082E4A81" w14:textId="77777777" w:rsidR="009F3611" w:rsidRPr="009F3611" w:rsidRDefault="009F3611" w:rsidP="009F3611">
            <w:pPr>
              <w:pStyle w:val="XML1"/>
              <w:rPr>
                <w:ins w:id="36031" w:author="Thomas Dietz" w:date="2012-08-08T17:05:00Z"/>
                <w:rPrChange w:id="36032" w:author="Thomas Dietz" w:date="2012-08-08T17:05:00Z">
                  <w:rPr>
                    <w:ins w:id="36033" w:author="Thomas Dietz" w:date="2012-08-08T17:05:00Z"/>
                    <w:lang w:val="de-DE"/>
                  </w:rPr>
                </w:rPrChange>
              </w:rPr>
            </w:pPr>
            <w:ins w:id="36034" w:author="Thomas Dietz" w:date="2012-08-08T17:05:00Z">
              <w:r w:rsidRPr="009F3611">
                <w:rPr>
                  <w:rPrChange w:id="36035" w:author="Thomas Dietz" w:date="2012-08-08T17:05:00Z">
                    <w:rPr>
                      <w:lang w:val="de-DE"/>
                    </w:rPr>
                  </w:rPrChange>
                </w:rPr>
                <w:t xml:space="preserve">          flow-table element can only be referenced once.";</w:t>
              </w:r>
            </w:ins>
          </w:p>
          <w:p w14:paraId="72ECF3B4" w14:textId="77777777" w:rsidR="009F3611" w:rsidRPr="009F3611" w:rsidRDefault="009F3611" w:rsidP="009F3611">
            <w:pPr>
              <w:pStyle w:val="XML1"/>
              <w:rPr>
                <w:ins w:id="36036" w:author="Thomas Dietz" w:date="2012-08-08T17:05:00Z"/>
                <w:rPrChange w:id="36037" w:author="Thomas Dietz" w:date="2012-08-08T17:05:00Z">
                  <w:rPr>
                    <w:ins w:id="36038" w:author="Thomas Dietz" w:date="2012-08-08T17:05:00Z"/>
                    <w:lang w:val="de-DE"/>
                  </w:rPr>
                </w:rPrChange>
              </w:rPr>
            </w:pPr>
            <w:ins w:id="36039" w:author="Thomas Dietz" w:date="2012-08-08T17:05:00Z">
              <w:r w:rsidRPr="009F3611">
                <w:rPr>
                  <w:rPrChange w:id="36040" w:author="Thomas Dietz" w:date="2012-08-08T17:05:00Z">
                    <w:rPr>
                      <w:lang w:val="de-DE"/>
                    </w:rPr>
                  </w:rPrChange>
                </w:rPr>
                <w:t xml:space="preserve">      }</w:t>
              </w:r>
            </w:ins>
          </w:p>
          <w:p w14:paraId="074E2D1E" w14:textId="77777777" w:rsidR="009F3611" w:rsidRPr="009F3611" w:rsidRDefault="009F3611" w:rsidP="009F3611">
            <w:pPr>
              <w:pStyle w:val="XML1"/>
              <w:rPr>
                <w:ins w:id="36041" w:author="Thomas Dietz" w:date="2012-08-08T17:05:00Z"/>
                <w:rPrChange w:id="36042" w:author="Thomas Dietz" w:date="2012-08-08T17:05:00Z">
                  <w:rPr>
                    <w:ins w:id="36043" w:author="Thomas Dietz" w:date="2012-08-08T17:05:00Z"/>
                    <w:lang w:val="de-DE"/>
                  </w:rPr>
                </w:rPrChange>
              </w:rPr>
            </w:pPr>
            <w:ins w:id="36044" w:author="Thomas Dietz" w:date="2012-08-08T17:05:00Z">
              <w:r w:rsidRPr="009F3611">
                <w:rPr>
                  <w:rPrChange w:id="36045" w:author="Thomas Dietz" w:date="2012-08-08T17:05:00Z">
                    <w:rPr>
                      <w:lang w:val="de-DE"/>
                    </w:rPr>
                  </w:rPrChange>
                </w:rPr>
                <w:t xml:space="preserve">    }</w:t>
              </w:r>
            </w:ins>
          </w:p>
          <w:p w14:paraId="5D257A97" w14:textId="77777777" w:rsidR="009F3611" w:rsidRPr="009F3611" w:rsidRDefault="009F3611" w:rsidP="009F3611">
            <w:pPr>
              <w:pStyle w:val="XML1"/>
              <w:rPr>
                <w:ins w:id="36046" w:author="Thomas Dietz" w:date="2012-08-08T17:05:00Z"/>
                <w:rPrChange w:id="36047" w:author="Thomas Dietz" w:date="2012-08-08T17:05:00Z">
                  <w:rPr>
                    <w:ins w:id="36048" w:author="Thomas Dietz" w:date="2012-08-08T17:05:00Z"/>
                    <w:lang w:val="de-DE"/>
                  </w:rPr>
                </w:rPrChange>
              </w:rPr>
            </w:pPr>
            <w:ins w:id="36049" w:author="Thomas Dietz" w:date="2012-08-08T17:05:00Z">
              <w:r w:rsidRPr="009F3611">
                <w:rPr>
                  <w:rPrChange w:id="36050" w:author="Thomas Dietz" w:date="2012-08-08T17:05:00Z">
                    <w:rPr>
                      <w:lang w:val="de-DE"/>
                    </w:rPr>
                  </w:rPrChange>
                </w:rPr>
                <w:t xml:space="preserve">  }</w:t>
              </w:r>
            </w:ins>
          </w:p>
          <w:p w14:paraId="01DCD085" w14:textId="77777777" w:rsidR="009F3611" w:rsidRPr="009F3611" w:rsidRDefault="009F3611" w:rsidP="009F3611">
            <w:pPr>
              <w:pStyle w:val="XML1"/>
              <w:rPr>
                <w:ins w:id="36051" w:author="Thomas Dietz" w:date="2012-08-08T17:05:00Z"/>
                <w:rPrChange w:id="36052" w:author="Thomas Dietz" w:date="2012-08-08T17:05:00Z">
                  <w:rPr>
                    <w:ins w:id="36053" w:author="Thomas Dietz" w:date="2012-08-08T17:05:00Z"/>
                    <w:lang w:val="de-DE"/>
                  </w:rPr>
                </w:rPrChange>
              </w:rPr>
            </w:pPr>
          </w:p>
          <w:p w14:paraId="0F3833BE" w14:textId="77777777" w:rsidR="009F3611" w:rsidRPr="009F3611" w:rsidRDefault="009F3611" w:rsidP="009F3611">
            <w:pPr>
              <w:pStyle w:val="XML1"/>
              <w:rPr>
                <w:ins w:id="36054" w:author="Thomas Dietz" w:date="2012-08-08T17:05:00Z"/>
                <w:rPrChange w:id="36055" w:author="Thomas Dietz" w:date="2012-08-08T17:05:00Z">
                  <w:rPr>
                    <w:ins w:id="36056" w:author="Thomas Dietz" w:date="2012-08-08T17:05:00Z"/>
                    <w:lang w:val="de-DE"/>
                  </w:rPr>
                </w:rPrChange>
              </w:rPr>
            </w:pPr>
            <w:ins w:id="36057" w:author="Thomas Dietz" w:date="2012-08-08T17:05:00Z">
              <w:r w:rsidRPr="009F3611">
                <w:rPr>
                  <w:rPrChange w:id="36058" w:author="Thomas Dietz" w:date="2012-08-08T17:05:00Z">
                    <w:rPr>
                      <w:lang w:val="de-DE"/>
                    </w:rPr>
                  </w:rPrChange>
                </w:rPr>
                <w:t xml:space="preserve">  grouping OFLogicalSwitchCapabilitiesType {</w:t>
              </w:r>
            </w:ins>
          </w:p>
          <w:p w14:paraId="7A25C70E" w14:textId="77777777" w:rsidR="009F3611" w:rsidRPr="009F3611" w:rsidRDefault="009F3611" w:rsidP="009F3611">
            <w:pPr>
              <w:pStyle w:val="XML1"/>
              <w:rPr>
                <w:ins w:id="36059" w:author="Thomas Dietz" w:date="2012-08-08T17:05:00Z"/>
                <w:rPrChange w:id="36060" w:author="Thomas Dietz" w:date="2012-08-08T17:05:00Z">
                  <w:rPr>
                    <w:ins w:id="36061" w:author="Thomas Dietz" w:date="2012-08-08T17:05:00Z"/>
                    <w:lang w:val="de-DE"/>
                  </w:rPr>
                </w:rPrChange>
              </w:rPr>
            </w:pPr>
            <w:ins w:id="36062" w:author="Thomas Dietz" w:date="2012-08-08T17:05:00Z">
              <w:r w:rsidRPr="009F3611">
                <w:rPr>
                  <w:rPrChange w:id="36063" w:author="Thomas Dietz" w:date="2012-08-08T17:05:00Z">
                    <w:rPr>
                      <w:lang w:val="de-DE"/>
                    </w:rPr>
                  </w:rPrChange>
                </w:rPr>
                <w:t xml:space="preserve">    description "This grouping specifies all properties of an</w:t>
              </w:r>
            </w:ins>
          </w:p>
          <w:p w14:paraId="16525C6C" w14:textId="77777777" w:rsidR="009F3611" w:rsidRPr="009F3611" w:rsidRDefault="009F3611" w:rsidP="009F3611">
            <w:pPr>
              <w:pStyle w:val="XML1"/>
              <w:rPr>
                <w:ins w:id="36064" w:author="Thomas Dietz" w:date="2012-08-08T17:05:00Z"/>
                <w:rPrChange w:id="36065" w:author="Thomas Dietz" w:date="2012-08-08T17:05:00Z">
                  <w:rPr>
                    <w:ins w:id="36066" w:author="Thomas Dietz" w:date="2012-08-08T17:05:00Z"/>
                    <w:lang w:val="de-DE"/>
                  </w:rPr>
                </w:rPrChange>
              </w:rPr>
            </w:pPr>
            <w:ins w:id="36067" w:author="Thomas Dietz" w:date="2012-08-08T17:05:00Z">
              <w:r w:rsidRPr="009F3611">
                <w:rPr>
                  <w:rPrChange w:id="36068" w:author="Thomas Dietz" w:date="2012-08-08T17:05:00Z">
                    <w:rPr>
                      <w:lang w:val="de-DE"/>
                    </w:rPr>
                  </w:rPrChange>
                </w:rPr>
                <w:t xml:space="preserve">      OpenFlow logical switch's capabilities.</w:t>
              </w:r>
            </w:ins>
          </w:p>
          <w:p w14:paraId="70B06A22" w14:textId="77777777" w:rsidR="009F3611" w:rsidRPr="009F3611" w:rsidRDefault="009F3611" w:rsidP="009F3611">
            <w:pPr>
              <w:pStyle w:val="XML1"/>
              <w:rPr>
                <w:ins w:id="36069" w:author="Thomas Dietz" w:date="2012-08-08T17:05:00Z"/>
                <w:rPrChange w:id="36070" w:author="Thomas Dietz" w:date="2012-08-08T17:05:00Z">
                  <w:rPr>
                    <w:ins w:id="36071" w:author="Thomas Dietz" w:date="2012-08-08T17:05:00Z"/>
                    <w:lang w:val="de-DE"/>
                  </w:rPr>
                </w:rPrChange>
              </w:rPr>
            </w:pPr>
          </w:p>
          <w:p w14:paraId="3AE47E75" w14:textId="77777777" w:rsidR="009F3611" w:rsidRPr="009F3611" w:rsidRDefault="009F3611" w:rsidP="009F3611">
            <w:pPr>
              <w:pStyle w:val="XML1"/>
              <w:rPr>
                <w:ins w:id="36072" w:author="Thomas Dietz" w:date="2012-08-08T17:05:00Z"/>
                <w:rPrChange w:id="36073" w:author="Thomas Dietz" w:date="2012-08-08T17:05:00Z">
                  <w:rPr>
                    <w:ins w:id="36074" w:author="Thomas Dietz" w:date="2012-08-08T17:05:00Z"/>
                    <w:lang w:val="de-DE"/>
                  </w:rPr>
                </w:rPrChange>
              </w:rPr>
            </w:pPr>
            <w:ins w:id="36075" w:author="Thomas Dietz" w:date="2012-08-08T17:05:00Z">
              <w:r w:rsidRPr="009F3611">
                <w:rPr>
                  <w:rPrChange w:id="36076" w:author="Thomas Dietz" w:date="2012-08-08T17:05:00Z">
                    <w:rPr>
                      <w:lang w:val="de-DE"/>
                    </w:rPr>
                  </w:rPrChange>
                </w:rPr>
                <w:t xml:space="preserve">      Elements in the type OFLogicalSwitchCapabilitiesType are not</w:t>
              </w:r>
            </w:ins>
          </w:p>
          <w:p w14:paraId="6AD41BC1" w14:textId="77777777" w:rsidR="009F3611" w:rsidRPr="009F3611" w:rsidRDefault="009F3611" w:rsidP="009F3611">
            <w:pPr>
              <w:pStyle w:val="XML1"/>
              <w:rPr>
                <w:ins w:id="36077" w:author="Thomas Dietz" w:date="2012-08-08T17:05:00Z"/>
                <w:rPrChange w:id="36078" w:author="Thomas Dietz" w:date="2012-08-08T17:05:00Z">
                  <w:rPr>
                    <w:ins w:id="36079" w:author="Thomas Dietz" w:date="2012-08-08T17:05:00Z"/>
                    <w:lang w:val="de-DE"/>
                  </w:rPr>
                </w:rPrChange>
              </w:rPr>
            </w:pPr>
            <w:ins w:id="36080" w:author="Thomas Dietz" w:date="2012-08-08T17:05:00Z">
              <w:r w:rsidRPr="009F3611">
                <w:rPr>
                  <w:rPrChange w:id="36081" w:author="Thomas Dietz" w:date="2012-08-08T17:05:00Z">
                    <w:rPr>
                      <w:lang w:val="de-DE"/>
                    </w:rPr>
                  </w:rPrChange>
                </w:rPr>
                <w:t xml:space="preserve">      configurable and can only be retrieved by NETCONF &lt;get&gt;</w:t>
              </w:r>
            </w:ins>
          </w:p>
          <w:p w14:paraId="66399F5E" w14:textId="77777777" w:rsidR="009F3611" w:rsidRPr="009F3611" w:rsidRDefault="009F3611" w:rsidP="009F3611">
            <w:pPr>
              <w:pStyle w:val="XML1"/>
              <w:rPr>
                <w:ins w:id="36082" w:author="Thomas Dietz" w:date="2012-08-08T17:05:00Z"/>
                <w:rPrChange w:id="36083" w:author="Thomas Dietz" w:date="2012-08-08T17:05:00Z">
                  <w:rPr>
                    <w:ins w:id="36084" w:author="Thomas Dietz" w:date="2012-08-08T17:05:00Z"/>
                    <w:lang w:val="de-DE"/>
                  </w:rPr>
                </w:rPrChange>
              </w:rPr>
            </w:pPr>
            <w:ins w:id="36085" w:author="Thomas Dietz" w:date="2012-08-08T17:05:00Z">
              <w:r w:rsidRPr="009F3611">
                <w:rPr>
                  <w:rPrChange w:id="36086" w:author="Thomas Dietz" w:date="2012-08-08T17:05:00Z">
                    <w:rPr>
                      <w:lang w:val="de-DE"/>
                    </w:rPr>
                  </w:rPrChange>
                </w:rPr>
                <w:t xml:space="preserve">      operations. Attemps to modify this element and its children</w:t>
              </w:r>
            </w:ins>
          </w:p>
          <w:p w14:paraId="4BA3B456" w14:textId="77777777" w:rsidR="009F3611" w:rsidRPr="009F3611" w:rsidRDefault="009F3611" w:rsidP="009F3611">
            <w:pPr>
              <w:pStyle w:val="XML1"/>
              <w:rPr>
                <w:ins w:id="36087" w:author="Thomas Dietz" w:date="2012-08-08T17:05:00Z"/>
                <w:rPrChange w:id="36088" w:author="Thomas Dietz" w:date="2012-08-08T17:05:00Z">
                  <w:rPr>
                    <w:ins w:id="36089" w:author="Thomas Dietz" w:date="2012-08-08T17:05:00Z"/>
                    <w:lang w:val="de-DE"/>
                  </w:rPr>
                </w:rPrChange>
              </w:rPr>
            </w:pPr>
            <w:ins w:id="36090" w:author="Thomas Dietz" w:date="2012-08-08T17:05:00Z">
              <w:r w:rsidRPr="009F3611">
                <w:rPr>
                  <w:rPrChange w:id="36091" w:author="Thomas Dietz" w:date="2012-08-08T17:05:00Z">
                    <w:rPr>
                      <w:lang w:val="de-DE"/>
                    </w:rPr>
                  </w:rPrChange>
                </w:rPr>
                <w:t xml:space="preserve">      with a NETCONF &lt;edit-config&gt; operation MUST result in an </w:t>
              </w:r>
            </w:ins>
          </w:p>
          <w:p w14:paraId="624A2341" w14:textId="77777777" w:rsidR="009F3611" w:rsidRPr="009F3611" w:rsidRDefault="009F3611" w:rsidP="009F3611">
            <w:pPr>
              <w:pStyle w:val="XML1"/>
              <w:rPr>
                <w:ins w:id="36092" w:author="Thomas Dietz" w:date="2012-08-08T17:05:00Z"/>
                <w:rPrChange w:id="36093" w:author="Thomas Dietz" w:date="2012-08-08T17:05:00Z">
                  <w:rPr>
                    <w:ins w:id="36094" w:author="Thomas Dietz" w:date="2012-08-08T17:05:00Z"/>
                    <w:lang w:val="de-DE"/>
                  </w:rPr>
                </w:rPrChange>
              </w:rPr>
            </w:pPr>
            <w:ins w:id="36095" w:author="Thomas Dietz" w:date="2012-08-08T17:05:00Z">
              <w:r w:rsidRPr="009F3611">
                <w:rPr>
                  <w:rPrChange w:id="36096" w:author="Thomas Dietz" w:date="2012-08-08T17:05:00Z">
                    <w:rPr>
                      <w:lang w:val="de-DE"/>
                    </w:rPr>
                  </w:rPrChange>
                </w:rPr>
                <w:lastRenderedPageBreak/>
                <w:t xml:space="preserve">      'operation-not-supported' error with type 'application'.";</w:t>
              </w:r>
            </w:ins>
          </w:p>
          <w:p w14:paraId="5137508D" w14:textId="77777777" w:rsidR="009F3611" w:rsidRPr="009F3611" w:rsidRDefault="009F3611" w:rsidP="009F3611">
            <w:pPr>
              <w:pStyle w:val="XML1"/>
              <w:rPr>
                <w:ins w:id="36097" w:author="Thomas Dietz" w:date="2012-08-08T17:05:00Z"/>
                <w:rPrChange w:id="36098" w:author="Thomas Dietz" w:date="2012-08-08T17:05:00Z">
                  <w:rPr>
                    <w:ins w:id="36099" w:author="Thomas Dietz" w:date="2012-08-08T17:05:00Z"/>
                    <w:lang w:val="de-DE"/>
                  </w:rPr>
                </w:rPrChange>
              </w:rPr>
            </w:pPr>
            <w:ins w:id="36100" w:author="Thomas Dietz" w:date="2012-08-08T17:05:00Z">
              <w:r w:rsidRPr="009F3611">
                <w:rPr>
                  <w:rPrChange w:id="36101" w:author="Thomas Dietz" w:date="2012-08-08T17:05:00Z">
                    <w:rPr>
                      <w:lang w:val="de-DE"/>
                    </w:rPr>
                  </w:rPrChange>
                </w:rPr>
                <w:t xml:space="preserve">    leaf max-buffered-packets {</w:t>
              </w:r>
            </w:ins>
          </w:p>
          <w:p w14:paraId="521A0631" w14:textId="77777777" w:rsidR="009F3611" w:rsidRPr="009F3611" w:rsidRDefault="009F3611" w:rsidP="009F3611">
            <w:pPr>
              <w:pStyle w:val="XML1"/>
              <w:rPr>
                <w:ins w:id="36102" w:author="Thomas Dietz" w:date="2012-08-08T17:05:00Z"/>
                <w:rPrChange w:id="36103" w:author="Thomas Dietz" w:date="2012-08-08T17:05:00Z">
                  <w:rPr>
                    <w:ins w:id="36104" w:author="Thomas Dietz" w:date="2012-08-08T17:05:00Z"/>
                    <w:lang w:val="de-DE"/>
                  </w:rPr>
                </w:rPrChange>
              </w:rPr>
            </w:pPr>
            <w:ins w:id="36105" w:author="Thomas Dietz" w:date="2012-08-08T17:05:00Z">
              <w:r w:rsidRPr="009F3611">
                <w:rPr>
                  <w:rPrChange w:id="36106" w:author="Thomas Dietz" w:date="2012-08-08T17:05:00Z">
                    <w:rPr>
                      <w:lang w:val="de-DE"/>
                    </w:rPr>
                  </w:rPrChange>
                </w:rPr>
                <w:t xml:space="preserve">      type uint32;</w:t>
              </w:r>
            </w:ins>
          </w:p>
          <w:p w14:paraId="4B6C5EE4" w14:textId="77777777" w:rsidR="009F3611" w:rsidRPr="009F3611" w:rsidRDefault="009F3611" w:rsidP="009F3611">
            <w:pPr>
              <w:pStyle w:val="XML1"/>
              <w:rPr>
                <w:ins w:id="36107" w:author="Thomas Dietz" w:date="2012-08-08T17:05:00Z"/>
                <w:rPrChange w:id="36108" w:author="Thomas Dietz" w:date="2012-08-08T17:05:00Z">
                  <w:rPr>
                    <w:ins w:id="36109" w:author="Thomas Dietz" w:date="2012-08-08T17:05:00Z"/>
                    <w:lang w:val="de-DE"/>
                  </w:rPr>
                </w:rPrChange>
              </w:rPr>
            </w:pPr>
            <w:ins w:id="36110" w:author="Thomas Dietz" w:date="2012-08-08T17:05:00Z">
              <w:r w:rsidRPr="009F3611">
                <w:rPr>
                  <w:rPrChange w:id="36111" w:author="Thomas Dietz" w:date="2012-08-08T17:05:00Z">
                    <w:rPr>
                      <w:lang w:val="de-DE"/>
                    </w:rPr>
                  </w:rPrChange>
                </w:rPr>
                <w:t xml:space="preserve">      description "The maximum number of packets the logical switch</w:t>
              </w:r>
            </w:ins>
          </w:p>
          <w:p w14:paraId="1781298C" w14:textId="77777777" w:rsidR="009F3611" w:rsidRPr="009F3611" w:rsidRDefault="009F3611" w:rsidP="009F3611">
            <w:pPr>
              <w:pStyle w:val="XML1"/>
              <w:rPr>
                <w:ins w:id="36112" w:author="Thomas Dietz" w:date="2012-08-08T17:05:00Z"/>
                <w:rPrChange w:id="36113" w:author="Thomas Dietz" w:date="2012-08-08T17:05:00Z">
                  <w:rPr>
                    <w:ins w:id="36114" w:author="Thomas Dietz" w:date="2012-08-08T17:05:00Z"/>
                    <w:lang w:val="de-DE"/>
                  </w:rPr>
                </w:rPrChange>
              </w:rPr>
            </w:pPr>
            <w:ins w:id="36115" w:author="Thomas Dietz" w:date="2012-08-08T17:05:00Z">
              <w:r w:rsidRPr="009F3611">
                <w:rPr>
                  <w:rPrChange w:id="36116" w:author="Thomas Dietz" w:date="2012-08-08T17:05:00Z">
                    <w:rPr>
                      <w:lang w:val="de-DE"/>
                    </w:rPr>
                  </w:rPrChange>
                </w:rPr>
                <w:t xml:space="preserve">        can buffer when sending packets to the controller using</w:t>
              </w:r>
            </w:ins>
          </w:p>
          <w:p w14:paraId="512395BB" w14:textId="77777777" w:rsidR="009F3611" w:rsidRPr="009F3611" w:rsidRDefault="009F3611" w:rsidP="009F3611">
            <w:pPr>
              <w:pStyle w:val="XML1"/>
              <w:rPr>
                <w:ins w:id="36117" w:author="Thomas Dietz" w:date="2012-08-08T17:05:00Z"/>
                <w:rPrChange w:id="36118" w:author="Thomas Dietz" w:date="2012-08-08T17:05:00Z">
                  <w:rPr>
                    <w:ins w:id="36119" w:author="Thomas Dietz" w:date="2012-08-08T17:05:00Z"/>
                    <w:lang w:val="de-DE"/>
                  </w:rPr>
                </w:rPrChange>
              </w:rPr>
            </w:pPr>
            <w:ins w:id="36120" w:author="Thomas Dietz" w:date="2012-08-08T17:05:00Z">
              <w:r w:rsidRPr="009F3611">
                <w:rPr>
                  <w:rPrChange w:id="36121" w:author="Thomas Dietz" w:date="2012-08-08T17:05:00Z">
                    <w:rPr>
                      <w:lang w:val="de-DE"/>
                    </w:rPr>
                  </w:rPrChange>
                </w:rPr>
                <w:t xml:space="preserve">        packet-in messages.";</w:t>
              </w:r>
            </w:ins>
          </w:p>
          <w:p w14:paraId="5D3417C6" w14:textId="77777777" w:rsidR="009F3611" w:rsidRPr="009F3611" w:rsidRDefault="009F3611" w:rsidP="009F3611">
            <w:pPr>
              <w:pStyle w:val="XML1"/>
              <w:rPr>
                <w:ins w:id="36122" w:author="Thomas Dietz" w:date="2012-08-08T17:05:00Z"/>
                <w:rPrChange w:id="36123" w:author="Thomas Dietz" w:date="2012-08-08T17:05:00Z">
                  <w:rPr>
                    <w:ins w:id="36124" w:author="Thomas Dietz" w:date="2012-08-08T17:05:00Z"/>
                    <w:lang w:val="de-DE"/>
                  </w:rPr>
                </w:rPrChange>
              </w:rPr>
            </w:pPr>
            <w:ins w:id="36125" w:author="Thomas Dietz" w:date="2012-08-08T17:05:00Z">
              <w:r w:rsidRPr="009F3611">
                <w:rPr>
                  <w:rPrChange w:id="36126" w:author="Thomas Dietz" w:date="2012-08-08T17:05:00Z">
                    <w:rPr>
                      <w:lang w:val="de-DE"/>
                    </w:rPr>
                  </w:rPrChange>
                </w:rPr>
                <w:t xml:space="preserve">    }</w:t>
              </w:r>
            </w:ins>
          </w:p>
          <w:p w14:paraId="3280F5E6" w14:textId="77777777" w:rsidR="009F3611" w:rsidRPr="009F3611" w:rsidRDefault="009F3611" w:rsidP="009F3611">
            <w:pPr>
              <w:pStyle w:val="XML1"/>
              <w:rPr>
                <w:ins w:id="36127" w:author="Thomas Dietz" w:date="2012-08-08T17:05:00Z"/>
                <w:rPrChange w:id="36128" w:author="Thomas Dietz" w:date="2012-08-08T17:05:00Z">
                  <w:rPr>
                    <w:ins w:id="36129" w:author="Thomas Dietz" w:date="2012-08-08T17:05:00Z"/>
                    <w:lang w:val="de-DE"/>
                  </w:rPr>
                </w:rPrChange>
              </w:rPr>
            </w:pPr>
            <w:ins w:id="36130" w:author="Thomas Dietz" w:date="2012-08-08T17:05:00Z">
              <w:r w:rsidRPr="009F3611">
                <w:rPr>
                  <w:rPrChange w:id="36131" w:author="Thomas Dietz" w:date="2012-08-08T17:05:00Z">
                    <w:rPr>
                      <w:lang w:val="de-DE"/>
                    </w:rPr>
                  </w:rPrChange>
                </w:rPr>
                <w:t xml:space="preserve">    leaf max-tables {</w:t>
              </w:r>
            </w:ins>
          </w:p>
          <w:p w14:paraId="186652C5" w14:textId="77777777" w:rsidR="009F3611" w:rsidRPr="009F3611" w:rsidRDefault="009F3611" w:rsidP="009F3611">
            <w:pPr>
              <w:pStyle w:val="XML1"/>
              <w:rPr>
                <w:ins w:id="36132" w:author="Thomas Dietz" w:date="2012-08-08T17:05:00Z"/>
                <w:rPrChange w:id="36133" w:author="Thomas Dietz" w:date="2012-08-08T17:05:00Z">
                  <w:rPr>
                    <w:ins w:id="36134" w:author="Thomas Dietz" w:date="2012-08-08T17:05:00Z"/>
                    <w:lang w:val="de-DE"/>
                  </w:rPr>
                </w:rPrChange>
              </w:rPr>
            </w:pPr>
            <w:ins w:id="36135" w:author="Thomas Dietz" w:date="2012-08-08T17:05:00Z">
              <w:r w:rsidRPr="009F3611">
                <w:rPr>
                  <w:rPrChange w:id="36136" w:author="Thomas Dietz" w:date="2012-08-08T17:05:00Z">
                    <w:rPr>
                      <w:lang w:val="de-DE"/>
                    </w:rPr>
                  </w:rPrChange>
                </w:rPr>
                <w:t xml:space="preserve">      type uint8;</w:t>
              </w:r>
            </w:ins>
          </w:p>
          <w:p w14:paraId="28821DB8" w14:textId="77777777" w:rsidR="009F3611" w:rsidRPr="009F3611" w:rsidRDefault="009F3611" w:rsidP="009F3611">
            <w:pPr>
              <w:pStyle w:val="XML1"/>
              <w:rPr>
                <w:ins w:id="36137" w:author="Thomas Dietz" w:date="2012-08-08T17:05:00Z"/>
                <w:rPrChange w:id="36138" w:author="Thomas Dietz" w:date="2012-08-08T17:05:00Z">
                  <w:rPr>
                    <w:ins w:id="36139" w:author="Thomas Dietz" w:date="2012-08-08T17:05:00Z"/>
                    <w:lang w:val="de-DE"/>
                  </w:rPr>
                </w:rPrChange>
              </w:rPr>
            </w:pPr>
            <w:ins w:id="36140" w:author="Thomas Dietz" w:date="2012-08-08T17:05:00Z">
              <w:r w:rsidRPr="009F3611">
                <w:rPr>
                  <w:rPrChange w:id="36141" w:author="Thomas Dietz" w:date="2012-08-08T17:05:00Z">
                    <w:rPr>
                      <w:lang w:val="de-DE"/>
                    </w:rPr>
                  </w:rPrChange>
                </w:rPr>
                <w:t xml:space="preserve">      description "The number of flow tables supported by the</w:t>
              </w:r>
            </w:ins>
          </w:p>
          <w:p w14:paraId="22BAE0A1" w14:textId="77777777" w:rsidR="009F3611" w:rsidRPr="009F3611" w:rsidRDefault="009F3611" w:rsidP="009F3611">
            <w:pPr>
              <w:pStyle w:val="XML1"/>
              <w:rPr>
                <w:ins w:id="36142" w:author="Thomas Dietz" w:date="2012-08-08T17:05:00Z"/>
                <w:rPrChange w:id="36143" w:author="Thomas Dietz" w:date="2012-08-08T17:05:00Z">
                  <w:rPr>
                    <w:ins w:id="36144" w:author="Thomas Dietz" w:date="2012-08-08T17:05:00Z"/>
                    <w:lang w:val="de-DE"/>
                  </w:rPr>
                </w:rPrChange>
              </w:rPr>
            </w:pPr>
            <w:ins w:id="36145" w:author="Thomas Dietz" w:date="2012-08-08T17:05:00Z">
              <w:r w:rsidRPr="009F3611">
                <w:rPr>
                  <w:rPrChange w:id="36146" w:author="Thomas Dietz" w:date="2012-08-08T17:05:00Z">
                    <w:rPr>
                      <w:lang w:val="de-DE"/>
                    </w:rPr>
                  </w:rPrChange>
                </w:rPr>
                <w:t xml:space="preserve">        logical switch.";</w:t>
              </w:r>
            </w:ins>
          </w:p>
          <w:p w14:paraId="76485095" w14:textId="77777777" w:rsidR="009F3611" w:rsidRPr="009F3611" w:rsidRDefault="009F3611" w:rsidP="009F3611">
            <w:pPr>
              <w:pStyle w:val="XML1"/>
              <w:rPr>
                <w:ins w:id="36147" w:author="Thomas Dietz" w:date="2012-08-08T17:05:00Z"/>
                <w:rPrChange w:id="36148" w:author="Thomas Dietz" w:date="2012-08-08T17:05:00Z">
                  <w:rPr>
                    <w:ins w:id="36149" w:author="Thomas Dietz" w:date="2012-08-08T17:05:00Z"/>
                    <w:lang w:val="de-DE"/>
                  </w:rPr>
                </w:rPrChange>
              </w:rPr>
            </w:pPr>
            <w:ins w:id="36150" w:author="Thomas Dietz" w:date="2012-08-08T17:05:00Z">
              <w:r w:rsidRPr="009F3611">
                <w:rPr>
                  <w:rPrChange w:id="36151" w:author="Thomas Dietz" w:date="2012-08-08T17:05:00Z">
                    <w:rPr>
                      <w:lang w:val="de-DE"/>
                    </w:rPr>
                  </w:rPrChange>
                </w:rPr>
                <w:t xml:space="preserve">    }</w:t>
              </w:r>
            </w:ins>
          </w:p>
          <w:p w14:paraId="4F486B00" w14:textId="77777777" w:rsidR="009F3611" w:rsidRPr="009F3611" w:rsidRDefault="009F3611" w:rsidP="009F3611">
            <w:pPr>
              <w:pStyle w:val="XML1"/>
              <w:rPr>
                <w:ins w:id="36152" w:author="Thomas Dietz" w:date="2012-08-08T17:05:00Z"/>
                <w:rPrChange w:id="36153" w:author="Thomas Dietz" w:date="2012-08-08T17:05:00Z">
                  <w:rPr>
                    <w:ins w:id="36154" w:author="Thomas Dietz" w:date="2012-08-08T17:05:00Z"/>
                    <w:lang w:val="de-DE"/>
                  </w:rPr>
                </w:rPrChange>
              </w:rPr>
            </w:pPr>
            <w:ins w:id="36155" w:author="Thomas Dietz" w:date="2012-08-08T17:05:00Z">
              <w:r w:rsidRPr="009F3611">
                <w:rPr>
                  <w:rPrChange w:id="36156" w:author="Thomas Dietz" w:date="2012-08-08T17:05:00Z">
                    <w:rPr>
                      <w:lang w:val="de-DE"/>
                    </w:rPr>
                  </w:rPrChange>
                </w:rPr>
                <w:t xml:space="preserve">    leaf max-ports {</w:t>
              </w:r>
            </w:ins>
          </w:p>
          <w:p w14:paraId="283DB70B" w14:textId="77777777" w:rsidR="009F3611" w:rsidRPr="009F3611" w:rsidRDefault="009F3611" w:rsidP="009F3611">
            <w:pPr>
              <w:pStyle w:val="XML1"/>
              <w:rPr>
                <w:ins w:id="36157" w:author="Thomas Dietz" w:date="2012-08-08T17:05:00Z"/>
                <w:rPrChange w:id="36158" w:author="Thomas Dietz" w:date="2012-08-08T17:05:00Z">
                  <w:rPr>
                    <w:ins w:id="36159" w:author="Thomas Dietz" w:date="2012-08-08T17:05:00Z"/>
                    <w:lang w:val="de-DE"/>
                  </w:rPr>
                </w:rPrChange>
              </w:rPr>
            </w:pPr>
            <w:ins w:id="36160" w:author="Thomas Dietz" w:date="2012-08-08T17:05:00Z">
              <w:r w:rsidRPr="009F3611">
                <w:rPr>
                  <w:rPrChange w:id="36161" w:author="Thomas Dietz" w:date="2012-08-08T17:05:00Z">
                    <w:rPr>
                      <w:lang w:val="de-DE"/>
                    </w:rPr>
                  </w:rPrChange>
                </w:rPr>
                <w:t xml:space="preserve">      type uint32;</w:t>
              </w:r>
            </w:ins>
          </w:p>
          <w:p w14:paraId="62A3E4E1" w14:textId="77777777" w:rsidR="009F3611" w:rsidRPr="009F3611" w:rsidRDefault="009F3611" w:rsidP="009F3611">
            <w:pPr>
              <w:pStyle w:val="XML1"/>
              <w:rPr>
                <w:ins w:id="36162" w:author="Thomas Dietz" w:date="2012-08-08T17:05:00Z"/>
                <w:rPrChange w:id="36163" w:author="Thomas Dietz" w:date="2012-08-08T17:05:00Z">
                  <w:rPr>
                    <w:ins w:id="36164" w:author="Thomas Dietz" w:date="2012-08-08T17:05:00Z"/>
                    <w:lang w:val="de-DE"/>
                  </w:rPr>
                </w:rPrChange>
              </w:rPr>
            </w:pPr>
            <w:ins w:id="36165" w:author="Thomas Dietz" w:date="2012-08-08T17:05:00Z">
              <w:r w:rsidRPr="009F3611">
                <w:rPr>
                  <w:rPrChange w:id="36166" w:author="Thomas Dietz" w:date="2012-08-08T17:05:00Z">
                    <w:rPr>
                      <w:lang w:val="de-DE"/>
                    </w:rPr>
                  </w:rPrChange>
                </w:rPr>
                <w:t xml:space="preserve">      description "The number of flow tables supported by the</w:t>
              </w:r>
            </w:ins>
          </w:p>
          <w:p w14:paraId="44907B4E" w14:textId="77777777" w:rsidR="009F3611" w:rsidRPr="009F3611" w:rsidRDefault="009F3611" w:rsidP="009F3611">
            <w:pPr>
              <w:pStyle w:val="XML1"/>
              <w:rPr>
                <w:ins w:id="36167" w:author="Thomas Dietz" w:date="2012-08-08T17:05:00Z"/>
                <w:rPrChange w:id="36168" w:author="Thomas Dietz" w:date="2012-08-08T17:05:00Z">
                  <w:rPr>
                    <w:ins w:id="36169" w:author="Thomas Dietz" w:date="2012-08-08T17:05:00Z"/>
                    <w:lang w:val="de-DE"/>
                  </w:rPr>
                </w:rPrChange>
              </w:rPr>
            </w:pPr>
            <w:ins w:id="36170" w:author="Thomas Dietz" w:date="2012-08-08T17:05:00Z">
              <w:r w:rsidRPr="009F3611">
                <w:rPr>
                  <w:rPrChange w:id="36171" w:author="Thomas Dietz" w:date="2012-08-08T17:05:00Z">
                    <w:rPr>
                      <w:lang w:val="de-DE"/>
                    </w:rPr>
                  </w:rPrChange>
                </w:rPr>
                <w:t xml:space="preserve">        logical switch.";</w:t>
              </w:r>
            </w:ins>
          </w:p>
          <w:p w14:paraId="75D74AEE" w14:textId="77777777" w:rsidR="009F3611" w:rsidRPr="009F3611" w:rsidRDefault="009F3611" w:rsidP="009F3611">
            <w:pPr>
              <w:pStyle w:val="XML1"/>
              <w:rPr>
                <w:ins w:id="36172" w:author="Thomas Dietz" w:date="2012-08-08T17:05:00Z"/>
                <w:rPrChange w:id="36173" w:author="Thomas Dietz" w:date="2012-08-08T17:05:00Z">
                  <w:rPr>
                    <w:ins w:id="36174" w:author="Thomas Dietz" w:date="2012-08-08T17:05:00Z"/>
                    <w:lang w:val="de-DE"/>
                  </w:rPr>
                </w:rPrChange>
              </w:rPr>
            </w:pPr>
            <w:ins w:id="36175" w:author="Thomas Dietz" w:date="2012-08-08T17:05:00Z">
              <w:r w:rsidRPr="009F3611">
                <w:rPr>
                  <w:rPrChange w:id="36176" w:author="Thomas Dietz" w:date="2012-08-08T17:05:00Z">
                    <w:rPr>
                      <w:lang w:val="de-DE"/>
                    </w:rPr>
                  </w:rPrChange>
                </w:rPr>
                <w:t xml:space="preserve">    }</w:t>
              </w:r>
            </w:ins>
          </w:p>
          <w:p w14:paraId="5F62865E" w14:textId="77777777" w:rsidR="009F3611" w:rsidRPr="009F3611" w:rsidRDefault="009F3611" w:rsidP="009F3611">
            <w:pPr>
              <w:pStyle w:val="XML1"/>
              <w:rPr>
                <w:ins w:id="36177" w:author="Thomas Dietz" w:date="2012-08-08T17:05:00Z"/>
                <w:rPrChange w:id="36178" w:author="Thomas Dietz" w:date="2012-08-08T17:05:00Z">
                  <w:rPr>
                    <w:ins w:id="36179" w:author="Thomas Dietz" w:date="2012-08-08T17:05:00Z"/>
                    <w:lang w:val="de-DE"/>
                  </w:rPr>
                </w:rPrChange>
              </w:rPr>
            </w:pPr>
            <w:ins w:id="36180" w:author="Thomas Dietz" w:date="2012-08-08T17:05:00Z">
              <w:r w:rsidRPr="009F3611">
                <w:rPr>
                  <w:rPrChange w:id="36181" w:author="Thomas Dietz" w:date="2012-08-08T17:05:00Z">
                    <w:rPr>
                      <w:lang w:val="de-DE"/>
                    </w:rPr>
                  </w:rPrChange>
                </w:rPr>
                <w:t xml:space="preserve">    leaf flow-statistics {</w:t>
              </w:r>
            </w:ins>
          </w:p>
          <w:p w14:paraId="61C9B25E" w14:textId="77777777" w:rsidR="009F3611" w:rsidRPr="009F3611" w:rsidRDefault="009F3611" w:rsidP="009F3611">
            <w:pPr>
              <w:pStyle w:val="XML1"/>
              <w:rPr>
                <w:ins w:id="36182" w:author="Thomas Dietz" w:date="2012-08-08T17:05:00Z"/>
                <w:rPrChange w:id="36183" w:author="Thomas Dietz" w:date="2012-08-08T17:05:00Z">
                  <w:rPr>
                    <w:ins w:id="36184" w:author="Thomas Dietz" w:date="2012-08-08T17:05:00Z"/>
                    <w:lang w:val="de-DE"/>
                  </w:rPr>
                </w:rPrChange>
              </w:rPr>
            </w:pPr>
            <w:ins w:id="36185" w:author="Thomas Dietz" w:date="2012-08-08T17:05:00Z">
              <w:r w:rsidRPr="009F3611">
                <w:rPr>
                  <w:rPrChange w:id="36186" w:author="Thomas Dietz" w:date="2012-08-08T17:05:00Z">
                    <w:rPr>
                      <w:lang w:val="de-DE"/>
                    </w:rPr>
                  </w:rPrChange>
                </w:rPr>
                <w:t xml:space="preserve">      type boolean;</w:t>
              </w:r>
            </w:ins>
          </w:p>
          <w:p w14:paraId="11CCA169" w14:textId="77777777" w:rsidR="009F3611" w:rsidRPr="009F3611" w:rsidRDefault="009F3611" w:rsidP="009F3611">
            <w:pPr>
              <w:pStyle w:val="XML1"/>
              <w:rPr>
                <w:ins w:id="36187" w:author="Thomas Dietz" w:date="2012-08-08T17:05:00Z"/>
                <w:rPrChange w:id="36188" w:author="Thomas Dietz" w:date="2012-08-08T17:05:00Z">
                  <w:rPr>
                    <w:ins w:id="36189" w:author="Thomas Dietz" w:date="2012-08-08T17:05:00Z"/>
                    <w:lang w:val="de-DE"/>
                  </w:rPr>
                </w:rPrChange>
              </w:rPr>
            </w:pPr>
            <w:ins w:id="36190" w:author="Thomas Dietz" w:date="2012-08-08T17:05:00Z">
              <w:r w:rsidRPr="009F3611">
                <w:rPr>
                  <w:rPrChange w:id="36191" w:author="Thomas Dietz" w:date="2012-08-08T17:05:00Z">
                    <w:rPr>
                      <w:lang w:val="de-DE"/>
                    </w:rPr>
                  </w:rPrChange>
                </w:rPr>
                <w:t xml:space="preserve">      default false;</w:t>
              </w:r>
            </w:ins>
          </w:p>
          <w:p w14:paraId="7258E3C7" w14:textId="77777777" w:rsidR="009F3611" w:rsidRPr="009F3611" w:rsidRDefault="009F3611" w:rsidP="009F3611">
            <w:pPr>
              <w:pStyle w:val="XML1"/>
              <w:rPr>
                <w:ins w:id="36192" w:author="Thomas Dietz" w:date="2012-08-08T17:05:00Z"/>
                <w:rPrChange w:id="36193" w:author="Thomas Dietz" w:date="2012-08-08T17:05:00Z">
                  <w:rPr>
                    <w:ins w:id="36194" w:author="Thomas Dietz" w:date="2012-08-08T17:05:00Z"/>
                    <w:lang w:val="de-DE"/>
                  </w:rPr>
                </w:rPrChange>
              </w:rPr>
            </w:pPr>
            <w:ins w:id="36195" w:author="Thomas Dietz" w:date="2012-08-08T17:05:00Z">
              <w:r w:rsidRPr="009F3611">
                <w:rPr>
                  <w:rPrChange w:id="36196" w:author="Thomas Dietz" w:date="2012-08-08T17:05:00Z">
                    <w:rPr>
                      <w:lang w:val="de-DE"/>
                    </w:rPr>
                  </w:rPrChange>
                </w:rPr>
                <w:t xml:space="preserve">      description "Specifies if the logical switch supports flow</w:t>
              </w:r>
            </w:ins>
          </w:p>
          <w:p w14:paraId="572730B1" w14:textId="77777777" w:rsidR="009F3611" w:rsidRPr="009F3611" w:rsidRDefault="009F3611" w:rsidP="009F3611">
            <w:pPr>
              <w:pStyle w:val="XML1"/>
              <w:rPr>
                <w:ins w:id="36197" w:author="Thomas Dietz" w:date="2012-08-08T17:05:00Z"/>
                <w:rPrChange w:id="36198" w:author="Thomas Dietz" w:date="2012-08-08T17:05:00Z">
                  <w:rPr>
                    <w:ins w:id="36199" w:author="Thomas Dietz" w:date="2012-08-08T17:05:00Z"/>
                    <w:lang w:val="de-DE"/>
                  </w:rPr>
                </w:rPrChange>
              </w:rPr>
            </w:pPr>
            <w:ins w:id="36200" w:author="Thomas Dietz" w:date="2012-08-08T17:05:00Z">
              <w:r w:rsidRPr="009F3611">
                <w:rPr>
                  <w:rPrChange w:id="36201" w:author="Thomas Dietz" w:date="2012-08-08T17:05:00Z">
                    <w:rPr>
                      <w:lang w:val="de-DE"/>
                    </w:rPr>
                  </w:rPrChange>
                </w:rPr>
                <w:t xml:space="preserve">        statistics.";</w:t>
              </w:r>
            </w:ins>
          </w:p>
          <w:p w14:paraId="1583E99E" w14:textId="77777777" w:rsidR="009F3611" w:rsidRPr="009F3611" w:rsidRDefault="009F3611" w:rsidP="009F3611">
            <w:pPr>
              <w:pStyle w:val="XML1"/>
              <w:rPr>
                <w:ins w:id="36202" w:author="Thomas Dietz" w:date="2012-08-08T17:05:00Z"/>
                <w:rPrChange w:id="36203" w:author="Thomas Dietz" w:date="2012-08-08T17:05:00Z">
                  <w:rPr>
                    <w:ins w:id="36204" w:author="Thomas Dietz" w:date="2012-08-08T17:05:00Z"/>
                    <w:lang w:val="de-DE"/>
                  </w:rPr>
                </w:rPrChange>
              </w:rPr>
            </w:pPr>
            <w:ins w:id="36205" w:author="Thomas Dietz" w:date="2012-08-08T17:05:00Z">
              <w:r w:rsidRPr="009F3611">
                <w:rPr>
                  <w:rPrChange w:id="36206" w:author="Thomas Dietz" w:date="2012-08-08T17:05:00Z">
                    <w:rPr>
                      <w:lang w:val="de-DE"/>
                    </w:rPr>
                  </w:rPrChange>
                </w:rPr>
                <w:t xml:space="preserve">    }</w:t>
              </w:r>
            </w:ins>
          </w:p>
          <w:p w14:paraId="00A61AC9" w14:textId="77777777" w:rsidR="009F3611" w:rsidRPr="009F3611" w:rsidRDefault="009F3611" w:rsidP="009F3611">
            <w:pPr>
              <w:pStyle w:val="XML1"/>
              <w:rPr>
                <w:ins w:id="36207" w:author="Thomas Dietz" w:date="2012-08-08T17:05:00Z"/>
                <w:rPrChange w:id="36208" w:author="Thomas Dietz" w:date="2012-08-08T17:05:00Z">
                  <w:rPr>
                    <w:ins w:id="36209" w:author="Thomas Dietz" w:date="2012-08-08T17:05:00Z"/>
                    <w:lang w:val="de-DE"/>
                  </w:rPr>
                </w:rPrChange>
              </w:rPr>
            </w:pPr>
            <w:ins w:id="36210" w:author="Thomas Dietz" w:date="2012-08-08T17:05:00Z">
              <w:r w:rsidRPr="009F3611">
                <w:rPr>
                  <w:rPrChange w:id="36211" w:author="Thomas Dietz" w:date="2012-08-08T17:05:00Z">
                    <w:rPr>
                      <w:lang w:val="de-DE"/>
                    </w:rPr>
                  </w:rPrChange>
                </w:rPr>
                <w:t xml:space="preserve">    leaf table-statistics {</w:t>
              </w:r>
            </w:ins>
          </w:p>
          <w:p w14:paraId="7F5E2FF6" w14:textId="77777777" w:rsidR="009F3611" w:rsidRPr="009F3611" w:rsidRDefault="009F3611" w:rsidP="009F3611">
            <w:pPr>
              <w:pStyle w:val="XML1"/>
              <w:rPr>
                <w:ins w:id="36212" w:author="Thomas Dietz" w:date="2012-08-08T17:05:00Z"/>
                <w:rPrChange w:id="36213" w:author="Thomas Dietz" w:date="2012-08-08T17:05:00Z">
                  <w:rPr>
                    <w:ins w:id="36214" w:author="Thomas Dietz" w:date="2012-08-08T17:05:00Z"/>
                    <w:lang w:val="de-DE"/>
                  </w:rPr>
                </w:rPrChange>
              </w:rPr>
            </w:pPr>
            <w:ins w:id="36215" w:author="Thomas Dietz" w:date="2012-08-08T17:05:00Z">
              <w:r w:rsidRPr="009F3611">
                <w:rPr>
                  <w:rPrChange w:id="36216" w:author="Thomas Dietz" w:date="2012-08-08T17:05:00Z">
                    <w:rPr>
                      <w:lang w:val="de-DE"/>
                    </w:rPr>
                  </w:rPrChange>
                </w:rPr>
                <w:t xml:space="preserve">      type boolean;</w:t>
              </w:r>
            </w:ins>
          </w:p>
          <w:p w14:paraId="5B62F13E" w14:textId="77777777" w:rsidR="009F3611" w:rsidRPr="009F3611" w:rsidRDefault="009F3611" w:rsidP="009F3611">
            <w:pPr>
              <w:pStyle w:val="XML1"/>
              <w:rPr>
                <w:ins w:id="36217" w:author="Thomas Dietz" w:date="2012-08-08T17:05:00Z"/>
                <w:rPrChange w:id="36218" w:author="Thomas Dietz" w:date="2012-08-08T17:05:00Z">
                  <w:rPr>
                    <w:ins w:id="36219" w:author="Thomas Dietz" w:date="2012-08-08T17:05:00Z"/>
                    <w:lang w:val="de-DE"/>
                  </w:rPr>
                </w:rPrChange>
              </w:rPr>
            </w:pPr>
            <w:ins w:id="36220" w:author="Thomas Dietz" w:date="2012-08-08T17:05:00Z">
              <w:r w:rsidRPr="009F3611">
                <w:rPr>
                  <w:rPrChange w:id="36221" w:author="Thomas Dietz" w:date="2012-08-08T17:05:00Z">
                    <w:rPr>
                      <w:lang w:val="de-DE"/>
                    </w:rPr>
                  </w:rPrChange>
                </w:rPr>
                <w:t xml:space="preserve">      default false;</w:t>
              </w:r>
            </w:ins>
          </w:p>
          <w:p w14:paraId="7DCDCD15" w14:textId="77777777" w:rsidR="009F3611" w:rsidRPr="009F3611" w:rsidRDefault="009F3611" w:rsidP="009F3611">
            <w:pPr>
              <w:pStyle w:val="XML1"/>
              <w:rPr>
                <w:ins w:id="36222" w:author="Thomas Dietz" w:date="2012-08-08T17:05:00Z"/>
                <w:rPrChange w:id="36223" w:author="Thomas Dietz" w:date="2012-08-08T17:05:00Z">
                  <w:rPr>
                    <w:ins w:id="36224" w:author="Thomas Dietz" w:date="2012-08-08T17:05:00Z"/>
                    <w:lang w:val="de-DE"/>
                  </w:rPr>
                </w:rPrChange>
              </w:rPr>
            </w:pPr>
            <w:ins w:id="36225" w:author="Thomas Dietz" w:date="2012-08-08T17:05:00Z">
              <w:r w:rsidRPr="009F3611">
                <w:rPr>
                  <w:rPrChange w:id="36226" w:author="Thomas Dietz" w:date="2012-08-08T17:05:00Z">
                    <w:rPr>
                      <w:lang w:val="de-DE"/>
                    </w:rPr>
                  </w:rPrChange>
                </w:rPr>
                <w:t xml:space="preserve">      description "Specifies if the logical switch supports table</w:t>
              </w:r>
            </w:ins>
          </w:p>
          <w:p w14:paraId="5B419E9B" w14:textId="77777777" w:rsidR="009F3611" w:rsidRPr="009F3611" w:rsidRDefault="009F3611" w:rsidP="009F3611">
            <w:pPr>
              <w:pStyle w:val="XML1"/>
              <w:rPr>
                <w:ins w:id="36227" w:author="Thomas Dietz" w:date="2012-08-08T17:05:00Z"/>
                <w:rPrChange w:id="36228" w:author="Thomas Dietz" w:date="2012-08-08T17:05:00Z">
                  <w:rPr>
                    <w:ins w:id="36229" w:author="Thomas Dietz" w:date="2012-08-08T17:05:00Z"/>
                    <w:lang w:val="de-DE"/>
                  </w:rPr>
                </w:rPrChange>
              </w:rPr>
            </w:pPr>
            <w:ins w:id="36230" w:author="Thomas Dietz" w:date="2012-08-08T17:05:00Z">
              <w:r w:rsidRPr="009F3611">
                <w:rPr>
                  <w:rPrChange w:id="36231" w:author="Thomas Dietz" w:date="2012-08-08T17:05:00Z">
                    <w:rPr>
                      <w:lang w:val="de-DE"/>
                    </w:rPr>
                  </w:rPrChange>
                </w:rPr>
                <w:t xml:space="preserve">        statistics.";</w:t>
              </w:r>
            </w:ins>
          </w:p>
          <w:p w14:paraId="7F6E836F" w14:textId="77777777" w:rsidR="009F3611" w:rsidRPr="009F3611" w:rsidRDefault="009F3611" w:rsidP="009F3611">
            <w:pPr>
              <w:pStyle w:val="XML1"/>
              <w:rPr>
                <w:ins w:id="36232" w:author="Thomas Dietz" w:date="2012-08-08T17:05:00Z"/>
                <w:rPrChange w:id="36233" w:author="Thomas Dietz" w:date="2012-08-08T17:05:00Z">
                  <w:rPr>
                    <w:ins w:id="36234" w:author="Thomas Dietz" w:date="2012-08-08T17:05:00Z"/>
                    <w:lang w:val="de-DE"/>
                  </w:rPr>
                </w:rPrChange>
              </w:rPr>
            </w:pPr>
            <w:ins w:id="36235" w:author="Thomas Dietz" w:date="2012-08-08T17:05:00Z">
              <w:r w:rsidRPr="009F3611">
                <w:rPr>
                  <w:rPrChange w:id="36236" w:author="Thomas Dietz" w:date="2012-08-08T17:05:00Z">
                    <w:rPr>
                      <w:lang w:val="de-DE"/>
                    </w:rPr>
                  </w:rPrChange>
                </w:rPr>
                <w:t xml:space="preserve">    }</w:t>
              </w:r>
            </w:ins>
          </w:p>
          <w:p w14:paraId="4DB54571" w14:textId="77777777" w:rsidR="009F3611" w:rsidRPr="009F3611" w:rsidRDefault="009F3611" w:rsidP="009F3611">
            <w:pPr>
              <w:pStyle w:val="XML1"/>
              <w:rPr>
                <w:ins w:id="36237" w:author="Thomas Dietz" w:date="2012-08-08T17:05:00Z"/>
                <w:rPrChange w:id="36238" w:author="Thomas Dietz" w:date="2012-08-08T17:05:00Z">
                  <w:rPr>
                    <w:ins w:id="36239" w:author="Thomas Dietz" w:date="2012-08-08T17:05:00Z"/>
                    <w:lang w:val="de-DE"/>
                  </w:rPr>
                </w:rPrChange>
              </w:rPr>
            </w:pPr>
            <w:ins w:id="36240" w:author="Thomas Dietz" w:date="2012-08-08T17:05:00Z">
              <w:r w:rsidRPr="009F3611">
                <w:rPr>
                  <w:rPrChange w:id="36241" w:author="Thomas Dietz" w:date="2012-08-08T17:05:00Z">
                    <w:rPr>
                      <w:lang w:val="de-DE"/>
                    </w:rPr>
                  </w:rPrChange>
                </w:rPr>
                <w:t xml:space="preserve">    leaf port-statistics {</w:t>
              </w:r>
            </w:ins>
          </w:p>
          <w:p w14:paraId="3E35CD27" w14:textId="77777777" w:rsidR="009F3611" w:rsidRPr="009F3611" w:rsidRDefault="009F3611" w:rsidP="009F3611">
            <w:pPr>
              <w:pStyle w:val="XML1"/>
              <w:rPr>
                <w:ins w:id="36242" w:author="Thomas Dietz" w:date="2012-08-08T17:05:00Z"/>
                <w:rPrChange w:id="36243" w:author="Thomas Dietz" w:date="2012-08-08T17:05:00Z">
                  <w:rPr>
                    <w:ins w:id="36244" w:author="Thomas Dietz" w:date="2012-08-08T17:05:00Z"/>
                    <w:lang w:val="de-DE"/>
                  </w:rPr>
                </w:rPrChange>
              </w:rPr>
            </w:pPr>
            <w:ins w:id="36245" w:author="Thomas Dietz" w:date="2012-08-08T17:05:00Z">
              <w:r w:rsidRPr="009F3611">
                <w:rPr>
                  <w:rPrChange w:id="36246" w:author="Thomas Dietz" w:date="2012-08-08T17:05:00Z">
                    <w:rPr>
                      <w:lang w:val="de-DE"/>
                    </w:rPr>
                  </w:rPrChange>
                </w:rPr>
                <w:t xml:space="preserve">      type boolean;</w:t>
              </w:r>
            </w:ins>
          </w:p>
          <w:p w14:paraId="310C277D" w14:textId="77777777" w:rsidR="009F3611" w:rsidRPr="009F3611" w:rsidRDefault="009F3611" w:rsidP="009F3611">
            <w:pPr>
              <w:pStyle w:val="XML1"/>
              <w:rPr>
                <w:ins w:id="36247" w:author="Thomas Dietz" w:date="2012-08-08T17:05:00Z"/>
                <w:rPrChange w:id="36248" w:author="Thomas Dietz" w:date="2012-08-08T17:05:00Z">
                  <w:rPr>
                    <w:ins w:id="36249" w:author="Thomas Dietz" w:date="2012-08-08T17:05:00Z"/>
                    <w:lang w:val="de-DE"/>
                  </w:rPr>
                </w:rPrChange>
              </w:rPr>
            </w:pPr>
            <w:ins w:id="36250" w:author="Thomas Dietz" w:date="2012-08-08T17:05:00Z">
              <w:r w:rsidRPr="009F3611">
                <w:rPr>
                  <w:rPrChange w:id="36251" w:author="Thomas Dietz" w:date="2012-08-08T17:05:00Z">
                    <w:rPr>
                      <w:lang w:val="de-DE"/>
                    </w:rPr>
                  </w:rPrChange>
                </w:rPr>
                <w:t xml:space="preserve">      default false;</w:t>
              </w:r>
            </w:ins>
          </w:p>
          <w:p w14:paraId="3A53A37A" w14:textId="77777777" w:rsidR="009F3611" w:rsidRPr="009F3611" w:rsidRDefault="009F3611" w:rsidP="009F3611">
            <w:pPr>
              <w:pStyle w:val="XML1"/>
              <w:rPr>
                <w:ins w:id="36252" w:author="Thomas Dietz" w:date="2012-08-08T17:05:00Z"/>
                <w:rPrChange w:id="36253" w:author="Thomas Dietz" w:date="2012-08-08T17:05:00Z">
                  <w:rPr>
                    <w:ins w:id="36254" w:author="Thomas Dietz" w:date="2012-08-08T17:05:00Z"/>
                    <w:lang w:val="de-DE"/>
                  </w:rPr>
                </w:rPrChange>
              </w:rPr>
            </w:pPr>
            <w:ins w:id="36255" w:author="Thomas Dietz" w:date="2012-08-08T17:05:00Z">
              <w:r w:rsidRPr="009F3611">
                <w:rPr>
                  <w:rPrChange w:id="36256" w:author="Thomas Dietz" w:date="2012-08-08T17:05:00Z">
                    <w:rPr>
                      <w:lang w:val="de-DE"/>
                    </w:rPr>
                  </w:rPrChange>
                </w:rPr>
                <w:t xml:space="preserve">      description "Specifies if the logical switch supports port</w:t>
              </w:r>
            </w:ins>
          </w:p>
          <w:p w14:paraId="35B35A95" w14:textId="77777777" w:rsidR="009F3611" w:rsidRPr="009F3611" w:rsidRDefault="009F3611" w:rsidP="009F3611">
            <w:pPr>
              <w:pStyle w:val="XML1"/>
              <w:rPr>
                <w:ins w:id="36257" w:author="Thomas Dietz" w:date="2012-08-08T17:05:00Z"/>
                <w:rPrChange w:id="36258" w:author="Thomas Dietz" w:date="2012-08-08T17:05:00Z">
                  <w:rPr>
                    <w:ins w:id="36259" w:author="Thomas Dietz" w:date="2012-08-08T17:05:00Z"/>
                    <w:lang w:val="de-DE"/>
                  </w:rPr>
                </w:rPrChange>
              </w:rPr>
            </w:pPr>
            <w:ins w:id="36260" w:author="Thomas Dietz" w:date="2012-08-08T17:05:00Z">
              <w:r w:rsidRPr="009F3611">
                <w:rPr>
                  <w:rPrChange w:id="36261" w:author="Thomas Dietz" w:date="2012-08-08T17:05:00Z">
                    <w:rPr>
                      <w:lang w:val="de-DE"/>
                    </w:rPr>
                  </w:rPrChange>
                </w:rPr>
                <w:t xml:space="preserve">        statistics.";</w:t>
              </w:r>
            </w:ins>
          </w:p>
          <w:p w14:paraId="3CA6E91C" w14:textId="77777777" w:rsidR="009F3611" w:rsidRPr="009F3611" w:rsidRDefault="009F3611" w:rsidP="009F3611">
            <w:pPr>
              <w:pStyle w:val="XML1"/>
              <w:rPr>
                <w:ins w:id="36262" w:author="Thomas Dietz" w:date="2012-08-08T17:05:00Z"/>
                <w:rPrChange w:id="36263" w:author="Thomas Dietz" w:date="2012-08-08T17:05:00Z">
                  <w:rPr>
                    <w:ins w:id="36264" w:author="Thomas Dietz" w:date="2012-08-08T17:05:00Z"/>
                    <w:lang w:val="de-DE"/>
                  </w:rPr>
                </w:rPrChange>
              </w:rPr>
            </w:pPr>
            <w:ins w:id="36265" w:author="Thomas Dietz" w:date="2012-08-08T17:05:00Z">
              <w:r w:rsidRPr="009F3611">
                <w:rPr>
                  <w:rPrChange w:id="36266" w:author="Thomas Dietz" w:date="2012-08-08T17:05:00Z">
                    <w:rPr>
                      <w:lang w:val="de-DE"/>
                    </w:rPr>
                  </w:rPrChange>
                </w:rPr>
                <w:t xml:space="preserve">    }</w:t>
              </w:r>
            </w:ins>
          </w:p>
          <w:p w14:paraId="6A49AEFC" w14:textId="77777777" w:rsidR="009F3611" w:rsidRPr="009F3611" w:rsidRDefault="009F3611" w:rsidP="009F3611">
            <w:pPr>
              <w:pStyle w:val="XML1"/>
              <w:rPr>
                <w:ins w:id="36267" w:author="Thomas Dietz" w:date="2012-08-08T17:05:00Z"/>
                <w:rPrChange w:id="36268" w:author="Thomas Dietz" w:date="2012-08-08T17:05:00Z">
                  <w:rPr>
                    <w:ins w:id="36269" w:author="Thomas Dietz" w:date="2012-08-08T17:05:00Z"/>
                    <w:lang w:val="de-DE"/>
                  </w:rPr>
                </w:rPrChange>
              </w:rPr>
            </w:pPr>
            <w:ins w:id="36270" w:author="Thomas Dietz" w:date="2012-08-08T17:05:00Z">
              <w:r w:rsidRPr="009F3611">
                <w:rPr>
                  <w:rPrChange w:id="36271" w:author="Thomas Dietz" w:date="2012-08-08T17:05:00Z">
                    <w:rPr>
                      <w:lang w:val="de-DE"/>
                    </w:rPr>
                  </w:rPrChange>
                </w:rPr>
                <w:t xml:space="preserve">    leaf group-statistics {</w:t>
              </w:r>
            </w:ins>
          </w:p>
          <w:p w14:paraId="27CAF541" w14:textId="77777777" w:rsidR="009F3611" w:rsidRPr="009F3611" w:rsidRDefault="009F3611" w:rsidP="009F3611">
            <w:pPr>
              <w:pStyle w:val="XML1"/>
              <w:rPr>
                <w:ins w:id="36272" w:author="Thomas Dietz" w:date="2012-08-08T17:05:00Z"/>
                <w:rPrChange w:id="36273" w:author="Thomas Dietz" w:date="2012-08-08T17:05:00Z">
                  <w:rPr>
                    <w:ins w:id="36274" w:author="Thomas Dietz" w:date="2012-08-08T17:05:00Z"/>
                    <w:lang w:val="de-DE"/>
                  </w:rPr>
                </w:rPrChange>
              </w:rPr>
            </w:pPr>
            <w:ins w:id="36275" w:author="Thomas Dietz" w:date="2012-08-08T17:05:00Z">
              <w:r w:rsidRPr="009F3611">
                <w:rPr>
                  <w:rPrChange w:id="36276" w:author="Thomas Dietz" w:date="2012-08-08T17:05:00Z">
                    <w:rPr>
                      <w:lang w:val="de-DE"/>
                    </w:rPr>
                  </w:rPrChange>
                </w:rPr>
                <w:t xml:space="preserve">      type boolean;</w:t>
              </w:r>
            </w:ins>
          </w:p>
          <w:p w14:paraId="302F942F" w14:textId="77777777" w:rsidR="009F3611" w:rsidRPr="009F3611" w:rsidRDefault="009F3611" w:rsidP="009F3611">
            <w:pPr>
              <w:pStyle w:val="XML1"/>
              <w:rPr>
                <w:ins w:id="36277" w:author="Thomas Dietz" w:date="2012-08-08T17:05:00Z"/>
                <w:rPrChange w:id="36278" w:author="Thomas Dietz" w:date="2012-08-08T17:05:00Z">
                  <w:rPr>
                    <w:ins w:id="36279" w:author="Thomas Dietz" w:date="2012-08-08T17:05:00Z"/>
                    <w:lang w:val="de-DE"/>
                  </w:rPr>
                </w:rPrChange>
              </w:rPr>
            </w:pPr>
            <w:ins w:id="36280" w:author="Thomas Dietz" w:date="2012-08-08T17:05:00Z">
              <w:r w:rsidRPr="009F3611">
                <w:rPr>
                  <w:rPrChange w:id="36281" w:author="Thomas Dietz" w:date="2012-08-08T17:05:00Z">
                    <w:rPr>
                      <w:lang w:val="de-DE"/>
                    </w:rPr>
                  </w:rPrChange>
                </w:rPr>
                <w:t xml:space="preserve">      default false;</w:t>
              </w:r>
            </w:ins>
          </w:p>
          <w:p w14:paraId="2C549330" w14:textId="77777777" w:rsidR="009F3611" w:rsidRPr="009F3611" w:rsidRDefault="009F3611" w:rsidP="009F3611">
            <w:pPr>
              <w:pStyle w:val="XML1"/>
              <w:rPr>
                <w:ins w:id="36282" w:author="Thomas Dietz" w:date="2012-08-08T17:05:00Z"/>
                <w:rPrChange w:id="36283" w:author="Thomas Dietz" w:date="2012-08-08T17:05:00Z">
                  <w:rPr>
                    <w:ins w:id="36284" w:author="Thomas Dietz" w:date="2012-08-08T17:05:00Z"/>
                    <w:lang w:val="de-DE"/>
                  </w:rPr>
                </w:rPrChange>
              </w:rPr>
            </w:pPr>
            <w:ins w:id="36285" w:author="Thomas Dietz" w:date="2012-08-08T17:05:00Z">
              <w:r w:rsidRPr="009F3611">
                <w:rPr>
                  <w:rPrChange w:id="36286" w:author="Thomas Dietz" w:date="2012-08-08T17:05:00Z">
                    <w:rPr>
                      <w:lang w:val="de-DE"/>
                    </w:rPr>
                  </w:rPrChange>
                </w:rPr>
                <w:t xml:space="preserve">      description "Specifies if the logical switch supports group</w:t>
              </w:r>
            </w:ins>
          </w:p>
          <w:p w14:paraId="439F502F" w14:textId="77777777" w:rsidR="009F3611" w:rsidRPr="009F3611" w:rsidRDefault="009F3611" w:rsidP="009F3611">
            <w:pPr>
              <w:pStyle w:val="XML1"/>
              <w:rPr>
                <w:ins w:id="36287" w:author="Thomas Dietz" w:date="2012-08-08T17:05:00Z"/>
                <w:rPrChange w:id="36288" w:author="Thomas Dietz" w:date="2012-08-08T17:05:00Z">
                  <w:rPr>
                    <w:ins w:id="36289" w:author="Thomas Dietz" w:date="2012-08-08T17:05:00Z"/>
                    <w:lang w:val="de-DE"/>
                  </w:rPr>
                </w:rPrChange>
              </w:rPr>
            </w:pPr>
            <w:ins w:id="36290" w:author="Thomas Dietz" w:date="2012-08-08T17:05:00Z">
              <w:r w:rsidRPr="009F3611">
                <w:rPr>
                  <w:rPrChange w:id="36291" w:author="Thomas Dietz" w:date="2012-08-08T17:05:00Z">
                    <w:rPr>
                      <w:lang w:val="de-DE"/>
                    </w:rPr>
                  </w:rPrChange>
                </w:rPr>
                <w:t xml:space="preserve">        statistics.";</w:t>
              </w:r>
            </w:ins>
          </w:p>
          <w:p w14:paraId="51D3FA4F" w14:textId="77777777" w:rsidR="009F3611" w:rsidRPr="009F3611" w:rsidRDefault="009F3611" w:rsidP="009F3611">
            <w:pPr>
              <w:pStyle w:val="XML1"/>
              <w:rPr>
                <w:ins w:id="36292" w:author="Thomas Dietz" w:date="2012-08-08T17:05:00Z"/>
                <w:rPrChange w:id="36293" w:author="Thomas Dietz" w:date="2012-08-08T17:05:00Z">
                  <w:rPr>
                    <w:ins w:id="36294" w:author="Thomas Dietz" w:date="2012-08-08T17:05:00Z"/>
                    <w:lang w:val="de-DE"/>
                  </w:rPr>
                </w:rPrChange>
              </w:rPr>
            </w:pPr>
            <w:ins w:id="36295" w:author="Thomas Dietz" w:date="2012-08-08T17:05:00Z">
              <w:r w:rsidRPr="009F3611">
                <w:rPr>
                  <w:rPrChange w:id="36296" w:author="Thomas Dietz" w:date="2012-08-08T17:05:00Z">
                    <w:rPr>
                      <w:lang w:val="de-DE"/>
                    </w:rPr>
                  </w:rPrChange>
                </w:rPr>
                <w:t xml:space="preserve">    }</w:t>
              </w:r>
            </w:ins>
          </w:p>
          <w:p w14:paraId="4C367D5E" w14:textId="77777777" w:rsidR="009F3611" w:rsidRPr="009F3611" w:rsidRDefault="009F3611" w:rsidP="009F3611">
            <w:pPr>
              <w:pStyle w:val="XML1"/>
              <w:rPr>
                <w:ins w:id="36297" w:author="Thomas Dietz" w:date="2012-08-08T17:05:00Z"/>
                <w:rPrChange w:id="36298" w:author="Thomas Dietz" w:date="2012-08-08T17:05:00Z">
                  <w:rPr>
                    <w:ins w:id="36299" w:author="Thomas Dietz" w:date="2012-08-08T17:05:00Z"/>
                    <w:lang w:val="de-DE"/>
                  </w:rPr>
                </w:rPrChange>
              </w:rPr>
            </w:pPr>
            <w:ins w:id="36300" w:author="Thomas Dietz" w:date="2012-08-08T17:05:00Z">
              <w:r w:rsidRPr="009F3611">
                <w:rPr>
                  <w:rPrChange w:id="36301" w:author="Thomas Dietz" w:date="2012-08-08T17:05:00Z">
                    <w:rPr>
                      <w:lang w:val="de-DE"/>
                    </w:rPr>
                  </w:rPrChange>
                </w:rPr>
                <w:t xml:space="preserve">    leaf queue-statistics {</w:t>
              </w:r>
            </w:ins>
          </w:p>
          <w:p w14:paraId="617462BA" w14:textId="77777777" w:rsidR="009F3611" w:rsidRPr="009F3611" w:rsidRDefault="009F3611" w:rsidP="009F3611">
            <w:pPr>
              <w:pStyle w:val="XML1"/>
              <w:rPr>
                <w:ins w:id="36302" w:author="Thomas Dietz" w:date="2012-08-08T17:05:00Z"/>
                <w:rPrChange w:id="36303" w:author="Thomas Dietz" w:date="2012-08-08T17:05:00Z">
                  <w:rPr>
                    <w:ins w:id="36304" w:author="Thomas Dietz" w:date="2012-08-08T17:05:00Z"/>
                    <w:lang w:val="de-DE"/>
                  </w:rPr>
                </w:rPrChange>
              </w:rPr>
            </w:pPr>
            <w:ins w:id="36305" w:author="Thomas Dietz" w:date="2012-08-08T17:05:00Z">
              <w:r w:rsidRPr="009F3611">
                <w:rPr>
                  <w:rPrChange w:id="36306" w:author="Thomas Dietz" w:date="2012-08-08T17:05:00Z">
                    <w:rPr>
                      <w:lang w:val="de-DE"/>
                    </w:rPr>
                  </w:rPrChange>
                </w:rPr>
                <w:t xml:space="preserve">      type boolean;</w:t>
              </w:r>
            </w:ins>
          </w:p>
          <w:p w14:paraId="48FC62C5" w14:textId="77777777" w:rsidR="009F3611" w:rsidRPr="009F3611" w:rsidRDefault="009F3611" w:rsidP="009F3611">
            <w:pPr>
              <w:pStyle w:val="XML1"/>
              <w:rPr>
                <w:ins w:id="36307" w:author="Thomas Dietz" w:date="2012-08-08T17:05:00Z"/>
                <w:rPrChange w:id="36308" w:author="Thomas Dietz" w:date="2012-08-08T17:05:00Z">
                  <w:rPr>
                    <w:ins w:id="36309" w:author="Thomas Dietz" w:date="2012-08-08T17:05:00Z"/>
                    <w:lang w:val="de-DE"/>
                  </w:rPr>
                </w:rPrChange>
              </w:rPr>
            </w:pPr>
            <w:ins w:id="36310" w:author="Thomas Dietz" w:date="2012-08-08T17:05:00Z">
              <w:r w:rsidRPr="009F3611">
                <w:rPr>
                  <w:rPrChange w:id="36311" w:author="Thomas Dietz" w:date="2012-08-08T17:05:00Z">
                    <w:rPr>
                      <w:lang w:val="de-DE"/>
                    </w:rPr>
                  </w:rPrChange>
                </w:rPr>
                <w:t xml:space="preserve">      default false;</w:t>
              </w:r>
            </w:ins>
          </w:p>
          <w:p w14:paraId="1565FA4F" w14:textId="77777777" w:rsidR="009F3611" w:rsidRPr="009F3611" w:rsidRDefault="009F3611" w:rsidP="009F3611">
            <w:pPr>
              <w:pStyle w:val="XML1"/>
              <w:rPr>
                <w:ins w:id="36312" w:author="Thomas Dietz" w:date="2012-08-08T17:05:00Z"/>
                <w:rPrChange w:id="36313" w:author="Thomas Dietz" w:date="2012-08-08T17:05:00Z">
                  <w:rPr>
                    <w:ins w:id="36314" w:author="Thomas Dietz" w:date="2012-08-08T17:05:00Z"/>
                    <w:lang w:val="de-DE"/>
                  </w:rPr>
                </w:rPrChange>
              </w:rPr>
            </w:pPr>
            <w:ins w:id="36315" w:author="Thomas Dietz" w:date="2012-08-08T17:05:00Z">
              <w:r w:rsidRPr="009F3611">
                <w:rPr>
                  <w:rPrChange w:id="36316" w:author="Thomas Dietz" w:date="2012-08-08T17:05:00Z">
                    <w:rPr>
                      <w:lang w:val="de-DE"/>
                    </w:rPr>
                  </w:rPrChange>
                </w:rPr>
                <w:t xml:space="preserve">      description "Specifies if the logical switch supports queue</w:t>
              </w:r>
            </w:ins>
          </w:p>
          <w:p w14:paraId="04405AE8" w14:textId="77777777" w:rsidR="009F3611" w:rsidRPr="009F3611" w:rsidRDefault="009F3611" w:rsidP="009F3611">
            <w:pPr>
              <w:pStyle w:val="XML1"/>
              <w:rPr>
                <w:ins w:id="36317" w:author="Thomas Dietz" w:date="2012-08-08T17:05:00Z"/>
                <w:rPrChange w:id="36318" w:author="Thomas Dietz" w:date="2012-08-08T17:05:00Z">
                  <w:rPr>
                    <w:ins w:id="36319" w:author="Thomas Dietz" w:date="2012-08-08T17:05:00Z"/>
                    <w:lang w:val="de-DE"/>
                  </w:rPr>
                </w:rPrChange>
              </w:rPr>
            </w:pPr>
            <w:ins w:id="36320" w:author="Thomas Dietz" w:date="2012-08-08T17:05:00Z">
              <w:r w:rsidRPr="009F3611">
                <w:rPr>
                  <w:rPrChange w:id="36321" w:author="Thomas Dietz" w:date="2012-08-08T17:05:00Z">
                    <w:rPr>
                      <w:lang w:val="de-DE"/>
                    </w:rPr>
                  </w:rPrChange>
                </w:rPr>
                <w:t xml:space="preserve">        statistics.";</w:t>
              </w:r>
            </w:ins>
          </w:p>
          <w:p w14:paraId="33EC1E38" w14:textId="77777777" w:rsidR="009F3611" w:rsidRPr="009F3611" w:rsidRDefault="009F3611" w:rsidP="009F3611">
            <w:pPr>
              <w:pStyle w:val="XML1"/>
              <w:rPr>
                <w:ins w:id="36322" w:author="Thomas Dietz" w:date="2012-08-08T17:05:00Z"/>
                <w:rPrChange w:id="36323" w:author="Thomas Dietz" w:date="2012-08-08T17:05:00Z">
                  <w:rPr>
                    <w:ins w:id="36324" w:author="Thomas Dietz" w:date="2012-08-08T17:05:00Z"/>
                    <w:lang w:val="de-DE"/>
                  </w:rPr>
                </w:rPrChange>
              </w:rPr>
            </w:pPr>
            <w:ins w:id="36325" w:author="Thomas Dietz" w:date="2012-08-08T17:05:00Z">
              <w:r w:rsidRPr="009F3611">
                <w:rPr>
                  <w:rPrChange w:id="36326" w:author="Thomas Dietz" w:date="2012-08-08T17:05:00Z">
                    <w:rPr>
                      <w:lang w:val="de-DE"/>
                    </w:rPr>
                  </w:rPrChange>
                </w:rPr>
                <w:t xml:space="preserve">    }</w:t>
              </w:r>
            </w:ins>
          </w:p>
          <w:p w14:paraId="04501D12" w14:textId="77777777" w:rsidR="009F3611" w:rsidRPr="009F3611" w:rsidRDefault="009F3611" w:rsidP="009F3611">
            <w:pPr>
              <w:pStyle w:val="XML1"/>
              <w:rPr>
                <w:ins w:id="36327" w:author="Thomas Dietz" w:date="2012-08-08T17:05:00Z"/>
                <w:rPrChange w:id="36328" w:author="Thomas Dietz" w:date="2012-08-08T17:05:00Z">
                  <w:rPr>
                    <w:ins w:id="36329" w:author="Thomas Dietz" w:date="2012-08-08T17:05:00Z"/>
                    <w:lang w:val="de-DE"/>
                  </w:rPr>
                </w:rPrChange>
              </w:rPr>
            </w:pPr>
            <w:ins w:id="36330" w:author="Thomas Dietz" w:date="2012-08-08T17:05:00Z">
              <w:r w:rsidRPr="009F3611">
                <w:rPr>
                  <w:rPrChange w:id="36331" w:author="Thomas Dietz" w:date="2012-08-08T17:05:00Z">
                    <w:rPr>
                      <w:lang w:val="de-DE"/>
                    </w:rPr>
                  </w:rPrChange>
                </w:rPr>
                <w:t xml:space="preserve">    leaf reassemble-ip-fragments {</w:t>
              </w:r>
            </w:ins>
          </w:p>
          <w:p w14:paraId="1077DD09" w14:textId="77777777" w:rsidR="009F3611" w:rsidRPr="009F3611" w:rsidRDefault="009F3611" w:rsidP="009F3611">
            <w:pPr>
              <w:pStyle w:val="XML1"/>
              <w:rPr>
                <w:ins w:id="36332" w:author="Thomas Dietz" w:date="2012-08-08T17:05:00Z"/>
                <w:rPrChange w:id="36333" w:author="Thomas Dietz" w:date="2012-08-08T17:05:00Z">
                  <w:rPr>
                    <w:ins w:id="36334" w:author="Thomas Dietz" w:date="2012-08-08T17:05:00Z"/>
                    <w:lang w:val="de-DE"/>
                  </w:rPr>
                </w:rPrChange>
              </w:rPr>
            </w:pPr>
            <w:ins w:id="36335" w:author="Thomas Dietz" w:date="2012-08-08T17:05:00Z">
              <w:r w:rsidRPr="009F3611">
                <w:rPr>
                  <w:rPrChange w:id="36336" w:author="Thomas Dietz" w:date="2012-08-08T17:05:00Z">
                    <w:rPr>
                      <w:lang w:val="de-DE"/>
                    </w:rPr>
                  </w:rPrChange>
                </w:rPr>
                <w:t xml:space="preserve">      type boolean;</w:t>
              </w:r>
            </w:ins>
          </w:p>
          <w:p w14:paraId="61675D29" w14:textId="77777777" w:rsidR="009F3611" w:rsidRPr="009F3611" w:rsidRDefault="009F3611" w:rsidP="009F3611">
            <w:pPr>
              <w:pStyle w:val="XML1"/>
              <w:rPr>
                <w:ins w:id="36337" w:author="Thomas Dietz" w:date="2012-08-08T17:05:00Z"/>
                <w:rPrChange w:id="36338" w:author="Thomas Dietz" w:date="2012-08-08T17:05:00Z">
                  <w:rPr>
                    <w:ins w:id="36339" w:author="Thomas Dietz" w:date="2012-08-08T17:05:00Z"/>
                    <w:lang w:val="de-DE"/>
                  </w:rPr>
                </w:rPrChange>
              </w:rPr>
            </w:pPr>
            <w:ins w:id="36340" w:author="Thomas Dietz" w:date="2012-08-08T17:05:00Z">
              <w:r w:rsidRPr="009F3611">
                <w:rPr>
                  <w:rPrChange w:id="36341" w:author="Thomas Dietz" w:date="2012-08-08T17:05:00Z">
                    <w:rPr>
                      <w:lang w:val="de-DE"/>
                    </w:rPr>
                  </w:rPrChange>
                </w:rPr>
                <w:t xml:space="preserve">      default false;</w:t>
              </w:r>
            </w:ins>
          </w:p>
          <w:p w14:paraId="556DE541" w14:textId="77777777" w:rsidR="009F3611" w:rsidRPr="009F3611" w:rsidRDefault="009F3611" w:rsidP="009F3611">
            <w:pPr>
              <w:pStyle w:val="XML1"/>
              <w:rPr>
                <w:ins w:id="36342" w:author="Thomas Dietz" w:date="2012-08-08T17:05:00Z"/>
                <w:rPrChange w:id="36343" w:author="Thomas Dietz" w:date="2012-08-08T17:05:00Z">
                  <w:rPr>
                    <w:ins w:id="36344" w:author="Thomas Dietz" w:date="2012-08-08T17:05:00Z"/>
                    <w:lang w:val="de-DE"/>
                  </w:rPr>
                </w:rPrChange>
              </w:rPr>
            </w:pPr>
            <w:ins w:id="36345" w:author="Thomas Dietz" w:date="2012-08-08T17:05:00Z">
              <w:r w:rsidRPr="009F3611">
                <w:rPr>
                  <w:rPrChange w:id="36346" w:author="Thomas Dietz" w:date="2012-08-08T17:05:00Z">
                    <w:rPr>
                      <w:lang w:val="de-DE"/>
                    </w:rPr>
                  </w:rPrChange>
                </w:rPr>
                <w:t xml:space="preserve">      description "Specifies if the logical switch supports</w:t>
              </w:r>
            </w:ins>
          </w:p>
          <w:p w14:paraId="7400D603" w14:textId="77777777" w:rsidR="009F3611" w:rsidRPr="009F3611" w:rsidRDefault="009F3611" w:rsidP="009F3611">
            <w:pPr>
              <w:pStyle w:val="XML1"/>
              <w:rPr>
                <w:ins w:id="36347" w:author="Thomas Dietz" w:date="2012-08-08T17:05:00Z"/>
                <w:rPrChange w:id="36348" w:author="Thomas Dietz" w:date="2012-08-08T17:05:00Z">
                  <w:rPr>
                    <w:ins w:id="36349" w:author="Thomas Dietz" w:date="2012-08-08T17:05:00Z"/>
                    <w:lang w:val="de-DE"/>
                  </w:rPr>
                </w:rPrChange>
              </w:rPr>
            </w:pPr>
            <w:ins w:id="36350" w:author="Thomas Dietz" w:date="2012-08-08T17:05:00Z">
              <w:r w:rsidRPr="009F3611">
                <w:rPr>
                  <w:rPrChange w:id="36351" w:author="Thomas Dietz" w:date="2012-08-08T17:05:00Z">
                    <w:rPr>
                      <w:lang w:val="de-DE"/>
                    </w:rPr>
                  </w:rPrChange>
                </w:rPr>
                <w:t xml:space="preserve">        reassemble IP fragments.";</w:t>
              </w:r>
            </w:ins>
          </w:p>
          <w:p w14:paraId="5F1F2467" w14:textId="77777777" w:rsidR="009F3611" w:rsidRPr="009F3611" w:rsidRDefault="009F3611" w:rsidP="009F3611">
            <w:pPr>
              <w:pStyle w:val="XML1"/>
              <w:rPr>
                <w:ins w:id="36352" w:author="Thomas Dietz" w:date="2012-08-08T17:05:00Z"/>
                <w:rPrChange w:id="36353" w:author="Thomas Dietz" w:date="2012-08-08T17:05:00Z">
                  <w:rPr>
                    <w:ins w:id="36354" w:author="Thomas Dietz" w:date="2012-08-08T17:05:00Z"/>
                    <w:lang w:val="de-DE"/>
                  </w:rPr>
                </w:rPrChange>
              </w:rPr>
            </w:pPr>
            <w:ins w:id="36355" w:author="Thomas Dietz" w:date="2012-08-08T17:05:00Z">
              <w:r w:rsidRPr="009F3611">
                <w:rPr>
                  <w:rPrChange w:id="36356" w:author="Thomas Dietz" w:date="2012-08-08T17:05:00Z">
                    <w:rPr>
                      <w:lang w:val="de-DE"/>
                    </w:rPr>
                  </w:rPrChange>
                </w:rPr>
                <w:t xml:space="preserve">    }</w:t>
              </w:r>
            </w:ins>
          </w:p>
          <w:p w14:paraId="48C4723D" w14:textId="77777777" w:rsidR="009F3611" w:rsidRPr="009F3611" w:rsidRDefault="009F3611" w:rsidP="009F3611">
            <w:pPr>
              <w:pStyle w:val="XML1"/>
              <w:rPr>
                <w:ins w:id="36357" w:author="Thomas Dietz" w:date="2012-08-08T17:05:00Z"/>
                <w:rPrChange w:id="36358" w:author="Thomas Dietz" w:date="2012-08-08T17:05:00Z">
                  <w:rPr>
                    <w:ins w:id="36359" w:author="Thomas Dietz" w:date="2012-08-08T17:05:00Z"/>
                    <w:lang w:val="de-DE"/>
                  </w:rPr>
                </w:rPrChange>
              </w:rPr>
            </w:pPr>
            <w:ins w:id="36360" w:author="Thomas Dietz" w:date="2012-08-08T17:05:00Z">
              <w:r w:rsidRPr="009F3611">
                <w:rPr>
                  <w:rPrChange w:id="36361" w:author="Thomas Dietz" w:date="2012-08-08T17:05:00Z">
                    <w:rPr>
                      <w:lang w:val="de-DE"/>
                    </w:rPr>
                  </w:rPrChange>
                </w:rPr>
                <w:t xml:space="preserve">    leaf block-looping-ports {</w:t>
              </w:r>
            </w:ins>
          </w:p>
          <w:p w14:paraId="335F5A70" w14:textId="77777777" w:rsidR="009F3611" w:rsidRPr="009F3611" w:rsidRDefault="009F3611" w:rsidP="009F3611">
            <w:pPr>
              <w:pStyle w:val="XML1"/>
              <w:rPr>
                <w:ins w:id="36362" w:author="Thomas Dietz" w:date="2012-08-08T17:05:00Z"/>
                <w:rPrChange w:id="36363" w:author="Thomas Dietz" w:date="2012-08-08T17:05:00Z">
                  <w:rPr>
                    <w:ins w:id="36364" w:author="Thomas Dietz" w:date="2012-08-08T17:05:00Z"/>
                    <w:lang w:val="de-DE"/>
                  </w:rPr>
                </w:rPrChange>
              </w:rPr>
            </w:pPr>
            <w:ins w:id="36365" w:author="Thomas Dietz" w:date="2012-08-08T17:05:00Z">
              <w:r w:rsidRPr="009F3611">
                <w:rPr>
                  <w:rPrChange w:id="36366" w:author="Thomas Dietz" w:date="2012-08-08T17:05:00Z">
                    <w:rPr>
                      <w:lang w:val="de-DE"/>
                    </w:rPr>
                  </w:rPrChange>
                </w:rPr>
                <w:t xml:space="preserve">      type boolean;</w:t>
              </w:r>
            </w:ins>
          </w:p>
          <w:p w14:paraId="6C1D5114" w14:textId="77777777" w:rsidR="009F3611" w:rsidRPr="009F3611" w:rsidRDefault="009F3611" w:rsidP="009F3611">
            <w:pPr>
              <w:pStyle w:val="XML1"/>
              <w:rPr>
                <w:ins w:id="36367" w:author="Thomas Dietz" w:date="2012-08-08T17:05:00Z"/>
                <w:rPrChange w:id="36368" w:author="Thomas Dietz" w:date="2012-08-08T17:05:00Z">
                  <w:rPr>
                    <w:ins w:id="36369" w:author="Thomas Dietz" w:date="2012-08-08T17:05:00Z"/>
                    <w:lang w:val="de-DE"/>
                  </w:rPr>
                </w:rPrChange>
              </w:rPr>
            </w:pPr>
            <w:ins w:id="36370" w:author="Thomas Dietz" w:date="2012-08-08T17:05:00Z">
              <w:r w:rsidRPr="009F3611">
                <w:rPr>
                  <w:rPrChange w:id="36371" w:author="Thomas Dietz" w:date="2012-08-08T17:05:00Z">
                    <w:rPr>
                      <w:lang w:val="de-DE"/>
                    </w:rPr>
                  </w:rPrChange>
                </w:rPr>
                <w:t xml:space="preserve">      default false;</w:t>
              </w:r>
            </w:ins>
          </w:p>
          <w:p w14:paraId="3BBC56AA" w14:textId="77777777" w:rsidR="009F3611" w:rsidRPr="009F3611" w:rsidRDefault="009F3611" w:rsidP="009F3611">
            <w:pPr>
              <w:pStyle w:val="XML1"/>
              <w:rPr>
                <w:ins w:id="36372" w:author="Thomas Dietz" w:date="2012-08-08T17:05:00Z"/>
                <w:rPrChange w:id="36373" w:author="Thomas Dietz" w:date="2012-08-08T17:05:00Z">
                  <w:rPr>
                    <w:ins w:id="36374" w:author="Thomas Dietz" w:date="2012-08-08T17:05:00Z"/>
                    <w:lang w:val="de-DE"/>
                  </w:rPr>
                </w:rPrChange>
              </w:rPr>
            </w:pPr>
            <w:ins w:id="36375" w:author="Thomas Dietz" w:date="2012-08-08T17:05:00Z">
              <w:r w:rsidRPr="009F3611">
                <w:rPr>
                  <w:rPrChange w:id="36376" w:author="Thomas Dietz" w:date="2012-08-08T17:05:00Z">
                    <w:rPr>
                      <w:lang w:val="de-DE"/>
                    </w:rPr>
                  </w:rPrChange>
                </w:rPr>
                <w:lastRenderedPageBreak/>
                <w:t xml:space="preserve">      description "'true' indicates that a switch protocol outside</w:t>
              </w:r>
            </w:ins>
          </w:p>
          <w:p w14:paraId="43558EE6" w14:textId="77777777" w:rsidR="009F3611" w:rsidRPr="009F3611" w:rsidRDefault="009F3611" w:rsidP="009F3611">
            <w:pPr>
              <w:pStyle w:val="XML1"/>
              <w:rPr>
                <w:ins w:id="36377" w:author="Thomas Dietz" w:date="2012-08-08T17:05:00Z"/>
                <w:rPrChange w:id="36378" w:author="Thomas Dietz" w:date="2012-08-08T17:05:00Z">
                  <w:rPr>
                    <w:ins w:id="36379" w:author="Thomas Dietz" w:date="2012-08-08T17:05:00Z"/>
                    <w:lang w:val="de-DE"/>
                  </w:rPr>
                </w:rPrChange>
              </w:rPr>
            </w:pPr>
            <w:ins w:id="36380" w:author="Thomas Dietz" w:date="2012-08-08T17:05:00Z">
              <w:r w:rsidRPr="009F3611">
                <w:rPr>
                  <w:rPrChange w:id="36381" w:author="Thomas Dietz" w:date="2012-08-08T17:05:00Z">
                    <w:rPr>
                      <w:lang w:val="de-DE"/>
                    </w:rPr>
                  </w:rPrChange>
                </w:rPr>
                <w:t xml:space="preserve">        of OpenFlow, such as 802.1D Spanning Tree, will detect</w:t>
              </w:r>
            </w:ins>
          </w:p>
          <w:p w14:paraId="4457F0E9" w14:textId="77777777" w:rsidR="009F3611" w:rsidRPr="009F3611" w:rsidRDefault="009F3611" w:rsidP="009F3611">
            <w:pPr>
              <w:pStyle w:val="XML1"/>
              <w:rPr>
                <w:ins w:id="36382" w:author="Thomas Dietz" w:date="2012-08-08T17:05:00Z"/>
                <w:rPrChange w:id="36383" w:author="Thomas Dietz" w:date="2012-08-08T17:05:00Z">
                  <w:rPr>
                    <w:ins w:id="36384" w:author="Thomas Dietz" w:date="2012-08-08T17:05:00Z"/>
                    <w:lang w:val="de-DE"/>
                  </w:rPr>
                </w:rPrChange>
              </w:rPr>
            </w:pPr>
            <w:ins w:id="36385" w:author="Thomas Dietz" w:date="2012-08-08T17:05:00Z">
              <w:r w:rsidRPr="009F3611">
                <w:rPr>
                  <w:rPrChange w:id="36386" w:author="Thomas Dietz" w:date="2012-08-08T17:05:00Z">
                    <w:rPr>
                      <w:lang w:val="de-DE"/>
                    </w:rPr>
                  </w:rPrChange>
                </w:rPr>
                <w:t xml:space="preserve">        topology loops and block ports to prevent packet loops.";</w:t>
              </w:r>
            </w:ins>
          </w:p>
          <w:p w14:paraId="7CC1EEEF" w14:textId="77777777" w:rsidR="009F3611" w:rsidRPr="009F3611" w:rsidRDefault="009F3611" w:rsidP="009F3611">
            <w:pPr>
              <w:pStyle w:val="XML1"/>
              <w:rPr>
                <w:ins w:id="36387" w:author="Thomas Dietz" w:date="2012-08-08T17:05:00Z"/>
                <w:rPrChange w:id="36388" w:author="Thomas Dietz" w:date="2012-08-08T17:05:00Z">
                  <w:rPr>
                    <w:ins w:id="36389" w:author="Thomas Dietz" w:date="2012-08-08T17:05:00Z"/>
                    <w:lang w:val="de-DE"/>
                  </w:rPr>
                </w:rPrChange>
              </w:rPr>
            </w:pPr>
            <w:ins w:id="36390" w:author="Thomas Dietz" w:date="2012-08-08T17:05:00Z">
              <w:r w:rsidRPr="009F3611">
                <w:rPr>
                  <w:rPrChange w:id="36391" w:author="Thomas Dietz" w:date="2012-08-08T17:05:00Z">
                    <w:rPr>
                      <w:lang w:val="de-DE"/>
                    </w:rPr>
                  </w:rPrChange>
                </w:rPr>
                <w:t xml:space="preserve">    }</w:t>
              </w:r>
            </w:ins>
          </w:p>
          <w:p w14:paraId="36F8544A" w14:textId="77777777" w:rsidR="009F3611" w:rsidRPr="009F3611" w:rsidRDefault="009F3611" w:rsidP="009F3611">
            <w:pPr>
              <w:pStyle w:val="XML1"/>
              <w:rPr>
                <w:ins w:id="36392" w:author="Thomas Dietz" w:date="2012-08-08T17:05:00Z"/>
                <w:rPrChange w:id="36393" w:author="Thomas Dietz" w:date="2012-08-08T17:05:00Z">
                  <w:rPr>
                    <w:ins w:id="36394" w:author="Thomas Dietz" w:date="2012-08-08T17:05:00Z"/>
                    <w:lang w:val="de-DE"/>
                  </w:rPr>
                </w:rPrChange>
              </w:rPr>
            </w:pPr>
            <w:ins w:id="36395" w:author="Thomas Dietz" w:date="2012-08-08T17:05:00Z">
              <w:r w:rsidRPr="009F3611">
                <w:rPr>
                  <w:rPrChange w:id="36396" w:author="Thomas Dietz" w:date="2012-08-08T17:05:00Z">
                    <w:rPr>
                      <w:lang w:val="de-DE"/>
                    </w:rPr>
                  </w:rPrChange>
                </w:rPr>
                <w:t xml:space="preserve">    container reserved-port-types {</w:t>
              </w:r>
            </w:ins>
          </w:p>
          <w:p w14:paraId="6FC67252" w14:textId="77777777" w:rsidR="009F3611" w:rsidRPr="009F3611" w:rsidRDefault="009F3611" w:rsidP="009F3611">
            <w:pPr>
              <w:pStyle w:val="XML1"/>
              <w:rPr>
                <w:ins w:id="36397" w:author="Thomas Dietz" w:date="2012-08-08T17:05:00Z"/>
                <w:rPrChange w:id="36398" w:author="Thomas Dietz" w:date="2012-08-08T17:05:00Z">
                  <w:rPr>
                    <w:ins w:id="36399" w:author="Thomas Dietz" w:date="2012-08-08T17:05:00Z"/>
                    <w:lang w:val="de-DE"/>
                  </w:rPr>
                </w:rPrChange>
              </w:rPr>
            </w:pPr>
            <w:ins w:id="36400" w:author="Thomas Dietz" w:date="2012-08-08T17:05:00Z">
              <w:r w:rsidRPr="009F3611">
                <w:rPr>
                  <w:rPrChange w:id="36401" w:author="Thomas Dietz" w:date="2012-08-08T17:05:00Z">
                    <w:rPr>
                      <w:lang w:val="de-DE"/>
                    </w:rPr>
                  </w:rPrChange>
                </w:rPr>
                <w:t xml:space="preserve">      description "Specify generic forwarding actions such as</w:t>
              </w:r>
            </w:ins>
          </w:p>
          <w:p w14:paraId="2B1CB305" w14:textId="77777777" w:rsidR="009F3611" w:rsidRPr="009F3611" w:rsidRDefault="009F3611" w:rsidP="009F3611">
            <w:pPr>
              <w:pStyle w:val="XML1"/>
              <w:rPr>
                <w:ins w:id="36402" w:author="Thomas Dietz" w:date="2012-08-08T17:05:00Z"/>
                <w:rPrChange w:id="36403" w:author="Thomas Dietz" w:date="2012-08-08T17:05:00Z">
                  <w:rPr>
                    <w:ins w:id="36404" w:author="Thomas Dietz" w:date="2012-08-08T17:05:00Z"/>
                    <w:lang w:val="de-DE"/>
                  </w:rPr>
                </w:rPrChange>
              </w:rPr>
            </w:pPr>
            <w:ins w:id="36405" w:author="Thomas Dietz" w:date="2012-08-08T17:05:00Z">
              <w:r w:rsidRPr="009F3611">
                <w:rPr>
                  <w:rPrChange w:id="36406" w:author="Thomas Dietz" w:date="2012-08-08T17:05:00Z">
                    <w:rPr>
                      <w:lang w:val="de-DE"/>
                    </w:rPr>
                  </w:rPrChange>
                </w:rPr>
                <w:t xml:space="preserve">        sending to the controller, flooding, or forwarding using</w:t>
              </w:r>
            </w:ins>
          </w:p>
          <w:p w14:paraId="070C8AA1" w14:textId="77777777" w:rsidR="009F3611" w:rsidRPr="009F3611" w:rsidRDefault="009F3611" w:rsidP="009F3611">
            <w:pPr>
              <w:pStyle w:val="XML1"/>
              <w:rPr>
                <w:ins w:id="36407" w:author="Thomas Dietz" w:date="2012-08-08T17:05:00Z"/>
                <w:rPrChange w:id="36408" w:author="Thomas Dietz" w:date="2012-08-08T17:05:00Z">
                  <w:rPr>
                    <w:ins w:id="36409" w:author="Thomas Dietz" w:date="2012-08-08T17:05:00Z"/>
                    <w:lang w:val="de-DE"/>
                  </w:rPr>
                </w:rPrChange>
              </w:rPr>
            </w:pPr>
            <w:ins w:id="36410" w:author="Thomas Dietz" w:date="2012-08-08T17:05:00Z">
              <w:r w:rsidRPr="009F3611">
                <w:rPr>
                  <w:rPrChange w:id="36411" w:author="Thomas Dietz" w:date="2012-08-08T17:05:00Z">
                    <w:rPr>
                      <w:lang w:val="de-DE"/>
                    </w:rPr>
                  </w:rPrChange>
                </w:rPr>
                <w:t xml:space="preserve">        non-OpenFlow methods, such as 'normal' switch processing.";</w:t>
              </w:r>
            </w:ins>
          </w:p>
          <w:p w14:paraId="072F04BB" w14:textId="77777777" w:rsidR="009F3611" w:rsidRPr="009F3611" w:rsidRDefault="009F3611" w:rsidP="009F3611">
            <w:pPr>
              <w:pStyle w:val="XML1"/>
              <w:rPr>
                <w:ins w:id="36412" w:author="Thomas Dietz" w:date="2012-08-08T17:05:00Z"/>
                <w:rPrChange w:id="36413" w:author="Thomas Dietz" w:date="2012-08-08T17:05:00Z">
                  <w:rPr>
                    <w:ins w:id="36414" w:author="Thomas Dietz" w:date="2012-08-08T17:05:00Z"/>
                    <w:lang w:val="de-DE"/>
                  </w:rPr>
                </w:rPrChange>
              </w:rPr>
            </w:pPr>
            <w:ins w:id="36415" w:author="Thomas Dietz" w:date="2012-08-08T17:05:00Z">
              <w:r w:rsidRPr="009F3611">
                <w:rPr>
                  <w:rPrChange w:id="36416" w:author="Thomas Dietz" w:date="2012-08-08T17:05:00Z">
                    <w:rPr>
                      <w:lang w:val="de-DE"/>
                    </w:rPr>
                  </w:rPrChange>
                </w:rPr>
                <w:t xml:space="preserve">      reference "The types of reserved ports are defined in</w:t>
              </w:r>
            </w:ins>
          </w:p>
          <w:p w14:paraId="31D51CED" w14:textId="77777777" w:rsidR="009F3611" w:rsidRPr="009F3611" w:rsidRDefault="009F3611" w:rsidP="009F3611">
            <w:pPr>
              <w:pStyle w:val="XML1"/>
              <w:rPr>
                <w:ins w:id="36417" w:author="Thomas Dietz" w:date="2012-08-08T17:05:00Z"/>
                <w:rPrChange w:id="36418" w:author="Thomas Dietz" w:date="2012-08-08T17:05:00Z">
                  <w:rPr>
                    <w:ins w:id="36419" w:author="Thomas Dietz" w:date="2012-08-08T17:05:00Z"/>
                    <w:lang w:val="de-DE"/>
                  </w:rPr>
                </w:rPrChange>
              </w:rPr>
            </w:pPr>
            <w:ins w:id="36420" w:author="Thomas Dietz" w:date="2012-08-08T17:05:00Z">
              <w:r w:rsidRPr="009F3611">
                <w:rPr>
                  <w:rPrChange w:id="36421" w:author="Thomas Dietz" w:date="2012-08-08T17:05:00Z">
                    <w:rPr>
                      <w:lang w:val="de-DE"/>
                    </w:rPr>
                  </w:rPrChange>
                </w:rPr>
                <w:t xml:space="preserve">         OpenFlow Switch Specification versions 1.2, 1.3, and</w:t>
              </w:r>
            </w:ins>
          </w:p>
          <w:p w14:paraId="57C38344" w14:textId="77777777" w:rsidR="009F3611" w:rsidRPr="009F3611" w:rsidRDefault="009F3611" w:rsidP="009F3611">
            <w:pPr>
              <w:pStyle w:val="XML1"/>
              <w:rPr>
                <w:ins w:id="36422" w:author="Thomas Dietz" w:date="2012-08-08T17:05:00Z"/>
                <w:rPrChange w:id="36423" w:author="Thomas Dietz" w:date="2012-08-08T17:05:00Z">
                  <w:rPr>
                    <w:ins w:id="36424" w:author="Thomas Dietz" w:date="2012-08-08T17:05:00Z"/>
                    <w:lang w:val="de-DE"/>
                  </w:rPr>
                </w:rPrChange>
              </w:rPr>
            </w:pPr>
            <w:ins w:id="36425" w:author="Thomas Dietz" w:date="2012-08-08T17:05:00Z">
              <w:r w:rsidRPr="009F3611">
                <w:rPr>
                  <w:rPrChange w:id="36426" w:author="Thomas Dietz" w:date="2012-08-08T17:05:00Z">
                    <w:rPr>
                      <w:lang w:val="de-DE"/>
                    </w:rPr>
                  </w:rPrChange>
                </w:rPr>
                <w:t xml:space="preserve">         1.3.1.";</w:t>
              </w:r>
            </w:ins>
          </w:p>
          <w:p w14:paraId="028FB960" w14:textId="77777777" w:rsidR="009F3611" w:rsidRPr="009F3611" w:rsidRDefault="009F3611" w:rsidP="009F3611">
            <w:pPr>
              <w:pStyle w:val="XML1"/>
              <w:rPr>
                <w:ins w:id="36427" w:author="Thomas Dietz" w:date="2012-08-08T17:05:00Z"/>
                <w:rPrChange w:id="36428" w:author="Thomas Dietz" w:date="2012-08-08T17:05:00Z">
                  <w:rPr>
                    <w:ins w:id="36429" w:author="Thomas Dietz" w:date="2012-08-08T17:05:00Z"/>
                    <w:lang w:val="de-DE"/>
                  </w:rPr>
                </w:rPrChange>
              </w:rPr>
            </w:pPr>
            <w:ins w:id="36430" w:author="Thomas Dietz" w:date="2012-08-08T17:05:00Z">
              <w:r w:rsidRPr="009F3611">
                <w:rPr>
                  <w:rPrChange w:id="36431" w:author="Thomas Dietz" w:date="2012-08-08T17:05:00Z">
                    <w:rPr>
                      <w:lang w:val="de-DE"/>
                    </w:rPr>
                  </w:rPrChange>
                </w:rPr>
                <w:t xml:space="preserve">      leaf-list type {</w:t>
              </w:r>
            </w:ins>
          </w:p>
          <w:p w14:paraId="5EC73A0A" w14:textId="77777777" w:rsidR="009F3611" w:rsidRPr="009F3611" w:rsidRDefault="009F3611" w:rsidP="009F3611">
            <w:pPr>
              <w:pStyle w:val="XML1"/>
              <w:rPr>
                <w:ins w:id="36432" w:author="Thomas Dietz" w:date="2012-08-08T17:05:00Z"/>
                <w:rPrChange w:id="36433" w:author="Thomas Dietz" w:date="2012-08-08T17:05:00Z">
                  <w:rPr>
                    <w:ins w:id="36434" w:author="Thomas Dietz" w:date="2012-08-08T17:05:00Z"/>
                    <w:lang w:val="de-DE"/>
                  </w:rPr>
                </w:rPrChange>
              </w:rPr>
            </w:pPr>
            <w:ins w:id="36435" w:author="Thomas Dietz" w:date="2012-08-08T17:05:00Z">
              <w:r w:rsidRPr="009F3611">
                <w:rPr>
                  <w:rPrChange w:id="36436" w:author="Thomas Dietz" w:date="2012-08-08T17:05:00Z">
                    <w:rPr>
                      <w:lang w:val="de-DE"/>
                    </w:rPr>
                  </w:rPrChange>
                </w:rPr>
                <w:t xml:space="preserve">        type enumeration {</w:t>
              </w:r>
            </w:ins>
          </w:p>
          <w:p w14:paraId="1C0A8B3F" w14:textId="77777777" w:rsidR="009F3611" w:rsidRPr="009F3611" w:rsidRDefault="009F3611" w:rsidP="009F3611">
            <w:pPr>
              <w:pStyle w:val="XML1"/>
              <w:rPr>
                <w:ins w:id="36437" w:author="Thomas Dietz" w:date="2012-08-08T17:05:00Z"/>
                <w:rPrChange w:id="36438" w:author="Thomas Dietz" w:date="2012-08-08T17:05:00Z">
                  <w:rPr>
                    <w:ins w:id="36439" w:author="Thomas Dietz" w:date="2012-08-08T17:05:00Z"/>
                    <w:lang w:val="de-DE"/>
                  </w:rPr>
                </w:rPrChange>
              </w:rPr>
            </w:pPr>
            <w:ins w:id="36440" w:author="Thomas Dietz" w:date="2012-08-08T17:05:00Z">
              <w:r w:rsidRPr="009F3611">
                <w:rPr>
                  <w:rPrChange w:id="36441" w:author="Thomas Dietz" w:date="2012-08-08T17:05:00Z">
                    <w:rPr>
                      <w:lang w:val="de-DE"/>
                    </w:rPr>
                  </w:rPrChange>
                </w:rPr>
                <w:t xml:space="preserve">          enum all;</w:t>
              </w:r>
            </w:ins>
          </w:p>
          <w:p w14:paraId="5B8CB2CC" w14:textId="77777777" w:rsidR="009F3611" w:rsidRPr="009F3611" w:rsidRDefault="009F3611" w:rsidP="009F3611">
            <w:pPr>
              <w:pStyle w:val="XML1"/>
              <w:rPr>
                <w:ins w:id="36442" w:author="Thomas Dietz" w:date="2012-08-08T17:05:00Z"/>
                <w:rPrChange w:id="36443" w:author="Thomas Dietz" w:date="2012-08-08T17:05:00Z">
                  <w:rPr>
                    <w:ins w:id="36444" w:author="Thomas Dietz" w:date="2012-08-08T17:05:00Z"/>
                    <w:lang w:val="de-DE"/>
                  </w:rPr>
                </w:rPrChange>
              </w:rPr>
            </w:pPr>
            <w:ins w:id="36445" w:author="Thomas Dietz" w:date="2012-08-08T17:05:00Z">
              <w:r w:rsidRPr="009F3611">
                <w:rPr>
                  <w:rPrChange w:id="36446" w:author="Thomas Dietz" w:date="2012-08-08T17:05:00Z">
                    <w:rPr>
                      <w:lang w:val="de-DE"/>
                    </w:rPr>
                  </w:rPrChange>
                </w:rPr>
                <w:t xml:space="preserve">          enum controller;</w:t>
              </w:r>
            </w:ins>
          </w:p>
          <w:p w14:paraId="3FB41DD1" w14:textId="77777777" w:rsidR="009F3611" w:rsidRPr="009F3611" w:rsidRDefault="009F3611" w:rsidP="009F3611">
            <w:pPr>
              <w:pStyle w:val="XML1"/>
              <w:rPr>
                <w:ins w:id="36447" w:author="Thomas Dietz" w:date="2012-08-08T17:05:00Z"/>
                <w:rPrChange w:id="36448" w:author="Thomas Dietz" w:date="2012-08-08T17:05:00Z">
                  <w:rPr>
                    <w:ins w:id="36449" w:author="Thomas Dietz" w:date="2012-08-08T17:05:00Z"/>
                    <w:lang w:val="de-DE"/>
                  </w:rPr>
                </w:rPrChange>
              </w:rPr>
            </w:pPr>
            <w:ins w:id="36450" w:author="Thomas Dietz" w:date="2012-08-08T17:05:00Z">
              <w:r w:rsidRPr="009F3611">
                <w:rPr>
                  <w:rPrChange w:id="36451" w:author="Thomas Dietz" w:date="2012-08-08T17:05:00Z">
                    <w:rPr>
                      <w:lang w:val="de-DE"/>
                    </w:rPr>
                  </w:rPrChange>
                </w:rPr>
                <w:t xml:space="preserve">          enum table;</w:t>
              </w:r>
            </w:ins>
          </w:p>
          <w:p w14:paraId="7BE8AF5E" w14:textId="77777777" w:rsidR="009F3611" w:rsidRPr="009F3611" w:rsidRDefault="009F3611" w:rsidP="009F3611">
            <w:pPr>
              <w:pStyle w:val="XML1"/>
              <w:rPr>
                <w:ins w:id="36452" w:author="Thomas Dietz" w:date="2012-08-08T17:05:00Z"/>
                <w:rPrChange w:id="36453" w:author="Thomas Dietz" w:date="2012-08-08T17:05:00Z">
                  <w:rPr>
                    <w:ins w:id="36454" w:author="Thomas Dietz" w:date="2012-08-08T17:05:00Z"/>
                    <w:lang w:val="de-DE"/>
                  </w:rPr>
                </w:rPrChange>
              </w:rPr>
            </w:pPr>
            <w:ins w:id="36455" w:author="Thomas Dietz" w:date="2012-08-08T17:05:00Z">
              <w:r w:rsidRPr="009F3611">
                <w:rPr>
                  <w:rPrChange w:id="36456" w:author="Thomas Dietz" w:date="2012-08-08T17:05:00Z">
                    <w:rPr>
                      <w:lang w:val="de-DE"/>
                    </w:rPr>
                  </w:rPrChange>
                </w:rPr>
                <w:t xml:space="preserve">          enum inport;</w:t>
              </w:r>
            </w:ins>
          </w:p>
          <w:p w14:paraId="289C9E30" w14:textId="77777777" w:rsidR="009F3611" w:rsidRPr="009F3611" w:rsidRDefault="009F3611" w:rsidP="009F3611">
            <w:pPr>
              <w:pStyle w:val="XML1"/>
              <w:rPr>
                <w:ins w:id="36457" w:author="Thomas Dietz" w:date="2012-08-08T17:05:00Z"/>
                <w:rPrChange w:id="36458" w:author="Thomas Dietz" w:date="2012-08-08T17:05:00Z">
                  <w:rPr>
                    <w:ins w:id="36459" w:author="Thomas Dietz" w:date="2012-08-08T17:05:00Z"/>
                    <w:lang w:val="de-DE"/>
                  </w:rPr>
                </w:rPrChange>
              </w:rPr>
            </w:pPr>
            <w:ins w:id="36460" w:author="Thomas Dietz" w:date="2012-08-08T17:05:00Z">
              <w:r w:rsidRPr="009F3611">
                <w:rPr>
                  <w:rPrChange w:id="36461" w:author="Thomas Dietz" w:date="2012-08-08T17:05:00Z">
                    <w:rPr>
                      <w:lang w:val="de-DE"/>
                    </w:rPr>
                  </w:rPrChange>
                </w:rPr>
                <w:t xml:space="preserve">          enum any;</w:t>
              </w:r>
            </w:ins>
          </w:p>
          <w:p w14:paraId="1B6D66A4" w14:textId="77777777" w:rsidR="009F3611" w:rsidRPr="009F3611" w:rsidRDefault="009F3611" w:rsidP="009F3611">
            <w:pPr>
              <w:pStyle w:val="XML1"/>
              <w:rPr>
                <w:ins w:id="36462" w:author="Thomas Dietz" w:date="2012-08-08T17:05:00Z"/>
                <w:rPrChange w:id="36463" w:author="Thomas Dietz" w:date="2012-08-08T17:05:00Z">
                  <w:rPr>
                    <w:ins w:id="36464" w:author="Thomas Dietz" w:date="2012-08-08T17:05:00Z"/>
                    <w:lang w:val="de-DE"/>
                  </w:rPr>
                </w:rPrChange>
              </w:rPr>
            </w:pPr>
            <w:ins w:id="36465" w:author="Thomas Dietz" w:date="2012-08-08T17:05:00Z">
              <w:r w:rsidRPr="009F3611">
                <w:rPr>
                  <w:rPrChange w:id="36466" w:author="Thomas Dietz" w:date="2012-08-08T17:05:00Z">
                    <w:rPr>
                      <w:lang w:val="de-DE"/>
                    </w:rPr>
                  </w:rPrChange>
                </w:rPr>
                <w:t xml:space="preserve">          enum normal;</w:t>
              </w:r>
            </w:ins>
          </w:p>
          <w:p w14:paraId="4F0754D4" w14:textId="77777777" w:rsidR="009F3611" w:rsidRPr="009F3611" w:rsidRDefault="009F3611" w:rsidP="009F3611">
            <w:pPr>
              <w:pStyle w:val="XML1"/>
              <w:rPr>
                <w:ins w:id="36467" w:author="Thomas Dietz" w:date="2012-08-08T17:05:00Z"/>
                <w:rPrChange w:id="36468" w:author="Thomas Dietz" w:date="2012-08-08T17:05:00Z">
                  <w:rPr>
                    <w:ins w:id="36469" w:author="Thomas Dietz" w:date="2012-08-08T17:05:00Z"/>
                    <w:lang w:val="de-DE"/>
                  </w:rPr>
                </w:rPrChange>
              </w:rPr>
            </w:pPr>
            <w:ins w:id="36470" w:author="Thomas Dietz" w:date="2012-08-08T17:05:00Z">
              <w:r w:rsidRPr="009F3611">
                <w:rPr>
                  <w:rPrChange w:id="36471" w:author="Thomas Dietz" w:date="2012-08-08T17:05:00Z">
                    <w:rPr>
                      <w:lang w:val="de-DE"/>
                    </w:rPr>
                  </w:rPrChange>
                </w:rPr>
                <w:t xml:space="preserve">          enum flood;</w:t>
              </w:r>
            </w:ins>
          </w:p>
          <w:p w14:paraId="674E2C25" w14:textId="77777777" w:rsidR="009F3611" w:rsidRPr="009F3611" w:rsidRDefault="009F3611" w:rsidP="009F3611">
            <w:pPr>
              <w:pStyle w:val="XML1"/>
              <w:rPr>
                <w:ins w:id="36472" w:author="Thomas Dietz" w:date="2012-08-08T17:05:00Z"/>
                <w:rPrChange w:id="36473" w:author="Thomas Dietz" w:date="2012-08-08T17:05:00Z">
                  <w:rPr>
                    <w:ins w:id="36474" w:author="Thomas Dietz" w:date="2012-08-08T17:05:00Z"/>
                    <w:lang w:val="de-DE"/>
                  </w:rPr>
                </w:rPrChange>
              </w:rPr>
            </w:pPr>
            <w:ins w:id="36475" w:author="Thomas Dietz" w:date="2012-08-08T17:05:00Z">
              <w:r w:rsidRPr="009F3611">
                <w:rPr>
                  <w:rPrChange w:id="36476" w:author="Thomas Dietz" w:date="2012-08-08T17:05:00Z">
                    <w:rPr>
                      <w:lang w:val="de-DE"/>
                    </w:rPr>
                  </w:rPrChange>
                </w:rPr>
                <w:t xml:space="preserve">        }</w:t>
              </w:r>
            </w:ins>
          </w:p>
          <w:p w14:paraId="3D006D32" w14:textId="77777777" w:rsidR="009F3611" w:rsidRPr="009F3611" w:rsidRDefault="009F3611" w:rsidP="009F3611">
            <w:pPr>
              <w:pStyle w:val="XML1"/>
              <w:rPr>
                <w:ins w:id="36477" w:author="Thomas Dietz" w:date="2012-08-08T17:05:00Z"/>
                <w:rPrChange w:id="36478" w:author="Thomas Dietz" w:date="2012-08-08T17:05:00Z">
                  <w:rPr>
                    <w:ins w:id="36479" w:author="Thomas Dietz" w:date="2012-08-08T17:05:00Z"/>
                    <w:lang w:val="de-DE"/>
                  </w:rPr>
                </w:rPrChange>
              </w:rPr>
            </w:pPr>
            <w:ins w:id="36480" w:author="Thomas Dietz" w:date="2012-08-08T17:05:00Z">
              <w:r w:rsidRPr="009F3611">
                <w:rPr>
                  <w:rPrChange w:id="36481" w:author="Thomas Dietz" w:date="2012-08-08T17:05:00Z">
                    <w:rPr>
                      <w:lang w:val="de-DE"/>
                    </w:rPr>
                  </w:rPrChange>
                </w:rPr>
                <w:t xml:space="preserve">      }</w:t>
              </w:r>
            </w:ins>
          </w:p>
          <w:p w14:paraId="5469E444" w14:textId="77777777" w:rsidR="009F3611" w:rsidRPr="009F3611" w:rsidRDefault="009F3611" w:rsidP="009F3611">
            <w:pPr>
              <w:pStyle w:val="XML1"/>
              <w:rPr>
                <w:ins w:id="36482" w:author="Thomas Dietz" w:date="2012-08-08T17:05:00Z"/>
                <w:rPrChange w:id="36483" w:author="Thomas Dietz" w:date="2012-08-08T17:05:00Z">
                  <w:rPr>
                    <w:ins w:id="36484" w:author="Thomas Dietz" w:date="2012-08-08T17:05:00Z"/>
                    <w:lang w:val="de-DE"/>
                  </w:rPr>
                </w:rPrChange>
              </w:rPr>
            </w:pPr>
            <w:ins w:id="36485" w:author="Thomas Dietz" w:date="2012-08-08T17:05:00Z">
              <w:r w:rsidRPr="009F3611">
                <w:rPr>
                  <w:rPrChange w:id="36486" w:author="Thomas Dietz" w:date="2012-08-08T17:05:00Z">
                    <w:rPr>
                      <w:lang w:val="de-DE"/>
                    </w:rPr>
                  </w:rPrChange>
                </w:rPr>
                <w:t xml:space="preserve">    }</w:t>
              </w:r>
            </w:ins>
          </w:p>
          <w:p w14:paraId="7D66DB04" w14:textId="77777777" w:rsidR="009F3611" w:rsidRPr="009F3611" w:rsidRDefault="009F3611" w:rsidP="009F3611">
            <w:pPr>
              <w:pStyle w:val="XML1"/>
              <w:rPr>
                <w:ins w:id="36487" w:author="Thomas Dietz" w:date="2012-08-08T17:05:00Z"/>
                <w:rPrChange w:id="36488" w:author="Thomas Dietz" w:date="2012-08-08T17:05:00Z">
                  <w:rPr>
                    <w:ins w:id="36489" w:author="Thomas Dietz" w:date="2012-08-08T17:05:00Z"/>
                    <w:lang w:val="de-DE"/>
                  </w:rPr>
                </w:rPrChange>
              </w:rPr>
            </w:pPr>
            <w:ins w:id="36490" w:author="Thomas Dietz" w:date="2012-08-08T17:05:00Z">
              <w:r w:rsidRPr="009F3611">
                <w:rPr>
                  <w:rPrChange w:id="36491" w:author="Thomas Dietz" w:date="2012-08-08T17:05:00Z">
                    <w:rPr>
                      <w:lang w:val="de-DE"/>
                    </w:rPr>
                  </w:rPrChange>
                </w:rPr>
                <w:t xml:space="preserve">    container group-types {</w:t>
              </w:r>
            </w:ins>
          </w:p>
          <w:p w14:paraId="6DED323E" w14:textId="77777777" w:rsidR="009F3611" w:rsidRPr="009F3611" w:rsidRDefault="009F3611" w:rsidP="009F3611">
            <w:pPr>
              <w:pStyle w:val="XML1"/>
              <w:rPr>
                <w:ins w:id="36492" w:author="Thomas Dietz" w:date="2012-08-08T17:05:00Z"/>
                <w:rPrChange w:id="36493" w:author="Thomas Dietz" w:date="2012-08-08T17:05:00Z">
                  <w:rPr>
                    <w:ins w:id="36494" w:author="Thomas Dietz" w:date="2012-08-08T17:05:00Z"/>
                    <w:lang w:val="de-DE"/>
                  </w:rPr>
                </w:rPrChange>
              </w:rPr>
            </w:pPr>
            <w:ins w:id="36495" w:author="Thomas Dietz" w:date="2012-08-08T17:05:00Z">
              <w:r w:rsidRPr="009F3611">
                <w:rPr>
                  <w:rPrChange w:id="36496" w:author="Thomas Dietz" w:date="2012-08-08T17:05:00Z">
                    <w:rPr>
                      <w:lang w:val="de-DE"/>
                    </w:rPr>
                  </w:rPrChange>
                </w:rPr>
                <w:t xml:space="preserve">      description "Specify the group types supported by the logical</w:t>
              </w:r>
            </w:ins>
          </w:p>
          <w:p w14:paraId="3FAD763A" w14:textId="77777777" w:rsidR="009F3611" w:rsidRPr="009F3611" w:rsidRDefault="009F3611" w:rsidP="009F3611">
            <w:pPr>
              <w:pStyle w:val="XML1"/>
              <w:rPr>
                <w:ins w:id="36497" w:author="Thomas Dietz" w:date="2012-08-08T17:05:00Z"/>
                <w:rPrChange w:id="36498" w:author="Thomas Dietz" w:date="2012-08-08T17:05:00Z">
                  <w:rPr>
                    <w:ins w:id="36499" w:author="Thomas Dietz" w:date="2012-08-08T17:05:00Z"/>
                    <w:lang w:val="de-DE"/>
                  </w:rPr>
                </w:rPrChange>
              </w:rPr>
            </w:pPr>
            <w:ins w:id="36500" w:author="Thomas Dietz" w:date="2012-08-08T17:05:00Z">
              <w:r w:rsidRPr="009F3611">
                <w:rPr>
                  <w:rPrChange w:id="36501" w:author="Thomas Dietz" w:date="2012-08-08T17:05:00Z">
                    <w:rPr>
                      <w:lang w:val="de-DE"/>
                    </w:rPr>
                  </w:rPrChange>
                </w:rPr>
                <w:t xml:space="preserve">        switch.";</w:t>
              </w:r>
            </w:ins>
          </w:p>
          <w:p w14:paraId="7C9D52BA" w14:textId="77777777" w:rsidR="009F3611" w:rsidRPr="009F3611" w:rsidRDefault="009F3611" w:rsidP="009F3611">
            <w:pPr>
              <w:pStyle w:val="XML1"/>
              <w:rPr>
                <w:ins w:id="36502" w:author="Thomas Dietz" w:date="2012-08-08T17:05:00Z"/>
                <w:rPrChange w:id="36503" w:author="Thomas Dietz" w:date="2012-08-08T17:05:00Z">
                  <w:rPr>
                    <w:ins w:id="36504" w:author="Thomas Dietz" w:date="2012-08-08T17:05:00Z"/>
                    <w:lang w:val="de-DE"/>
                  </w:rPr>
                </w:rPrChange>
              </w:rPr>
            </w:pPr>
            <w:ins w:id="36505" w:author="Thomas Dietz" w:date="2012-08-08T17:05:00Z">
              <w:r w:rsidRPr="009F3611">
                <w:rPr>
                  <w:rPrChange w:id="36506" w:author="Thomas Dietz" w:date="2012-08-08T17:05:00Z">
                    <w:rPr>
                      <w:lang w:val="de-DE"/>
                    </w:rPr>
                  </w:rPrChange>
                </w:rPr>
                <w:t xml:space="preserve">      reference "The types of groups are defined in OpenFlow Switch</w:t>
              </w:r>
            </w:ins>
          </w:p>
          <w:p w14:paraId="3A7BAA99" w14:textId="77777777" w:rsidR="009F3611" w:rsidRPr="009F3611" w:rsidRDefault="009F3611" w:rsidP="009F3611">
            <w:pPr>
              <w:pStyle w:val="XML1"/>
              <w:rPr>
                <w:ins w:id="36507" w:author="Thomas Dietz" w:date="2012-08-08T17:05:00Z"/>
                <w:rPrChange w:id="36508" w:author="Thomas Dietz" w:date="2012-08-08T17:05:00Z">
                  <w:rPr>
                    <w:ins w:id="36509" w:author="Thomas Dietz" w:date="2012-08-08T17:05:00Z"/>
                    <w:lang w:val="de-DE"/>
                  </w:rPr>
                </w:rPrChange>
              </w:rPr>
            </w:pPr>
            <w:ins w:id="36510" w:author="Thomas Dietz" w:date="2012-08-08T17:05:00Z">
              <w:r w:rsidRPr="009F3611">
                <w:rPr>
                  <w:rPrChange w:id="36511" w:author="Thomas Dietz" w:date="2012-08-08T17:05:00Z">
                    <w:rPr>
                      <w:lang w:val="de-DE"/>
                    </w:rPr>
                  </w:rPrChange>
                </w:rPr>
                <w:t xml:space="preserve">        Specification versions 1.2, 1.3, and 1.3.1.";</w:t>
              </w:r>
            </w:ins>
          </w:p>
          <w:p w14:paraId="354C812E" w14:textId="77777777" w:rsidR="009F3611" w:rsidRPr="009F3611" w:rsidRDefault="009F3611" w:rsidP="009F3611">
            <w:pPr>
              <w:pStyle w:val="XML1"/>
              <w:rPr>
                <w:ins w:id="36512" w:author="Thomas Dietz" w:date="2012-08-08T17:05:00Z"/>
                <w:rPrChange w:id="36513" w:author="Thomas Dietz" w:date="2012-08-08T17:05:00Z">
                  <w:rPr>
                    <w:ins w:id="36514" w:author="Thomas Dietz" w:date="2012-08-08T17:05:00Z"/>
                    <w:lang w:val="de-DE"/>
                  </w:rPr>
                </w:rPrChange>
              </w:rPr>
            </w:pPr>
            <w:ins w:id="36515" w:author="Thomas Dietz" w:date="2012-08-08T17:05:00Z">
              <w:r w:rsidRPr="009F3611">
                <w:rPr>
                  <w:rPrChange w:id="36516" w:author="Thomas Dietz" w:date="2012-08-08T17:05:00Z">
                    <w:rPr>
                      <w:lang w:val="de-DE"/>
                    </w:rPr>
                  </w:rPrChange>
                </w:rPr>
                <w:t xml:space="preserve">      leaf-list type {</w:t>
              </w:r>
            </w:ins>
          </w:p>
          <w:p w14:paraId="53049422" w14:textId="77777777" w:rsidR="009F3611" w:rsidRPr="009F3611" w:rsidRDefault="009F3611" w:rsidP="009F3611">
            <w:pPr>
              <w:pStyle w:val="XML1"/>
              <w:rPr>
                <w:ins w:id="36517" w:author="Thomas Dietz" w:date="2012-08-08T17:05:00Z"/>
                <w:rPrChange w:id="36518" w:author="Thomas Dietz" w:date="2012-08-08T17:05:00Z">
                  <w:rPr>
                    <w:ins w:id="36519" w:author="Thomas Dietz" w:date="2012-08-08T17:05:00Z"/>
                    <w:lang w:val="de-DE"/>
                  </w:rPr>
                </w:rPrChange>
              </w:rPr>
            </w:pPr>
            <w:ins w:id="36520" w:author="Thomas Dietz" w:date="2012-08-08T17:05:00Z">
              <w:r w:rsidRPr="009F3611">
                <w:rPr>
                  <w:rPrChange w:id="36521" w:author="Thomas Dietz" w:date="2012-08-08T17:05:00Z">
                    <w:rPr>
                      <w:lang w:val="de-DE"/>
                    </w:rPr>
                  </w:rPrChange>
                </w:rPr>
                <w:t xml:space="preserve">        type enumeration {</w:t>
              </w:r>
            </w:ins>
          </w:p>
          <w:p w14:paraId="71B3AEB2" w14:textId="77777777" w:rsidR="009F3611" w:rsidRPr="009F3611" w:rsidRDefault="009F3611" w:rsidP="009F3611">
            <w:pPr>
              <w:pStyle w:val="XML1"/>
              <w:rPr>
                <w:ins w:id="36522" w:author="Thomas Dietz" w:date="2012-08-08T17:05:00Z"/>
                <w:rPrChange w:id="36523" w:author="Thomas Dietz" w:date="2012-08-08T17:05:00Z">
                  <w:rPr>
                    <w:ins w:id="36524" w:author="Thomas Dietz" w:date="2012-08-08T17:05:00Z"/>
                    <w:lang w:val="de-DE"/>
                  </w:rPr>
                </w:rPrChange>
              </w:rPr>
            </w:pPr>
            <w:ins w:id="36525" w:author="Thomas Dietz" w:date="2012-08-08T17:05:00Z">
              <w:r w:rsidRPr="009F3611">
                <w:rPr>
                  <w:rPrChange w:id="36526" w:author="Thomas Dietz" w:date="2012-08-08T17:05:00Z">
                    <w:rPr>
                      <w:lang w:val="de-DE"/>
                    </w:rPr>
                  </w:rPrChange>
                </w:rPr>
                <w:t xml:space="preserve">          enum all;</w:t>
              </w:r>
            </w:ins>
          </w:p>
          <w:p w14:paraId="1541D468" w14:textId="77777777" w:rsidR="009F3611" w:rsidRPr="009F3611" w:rsidRDefault="009F3611" w:rsidP="009F3611">
            <w:pPr>
              <w:pStyle w:val="XML1"/>
              <w:rPr>
                <w:ins w:id="36527" w:author="Thomas Dietz" w:date="2012-08-08T17:05:00Z"/>
                <w:rPrChange w:id="36528" w:author="Thomas Dietz" w:date="2012-08-08T17:05:00Z">
                  <w:rPr>
                    <w:ins w:id="36529" w:author="Thomas Dietz" w:date="2012-08-08T17:05:00Z"/>
                    <w:lang w:val="de-DE"/>
                  </w:rPr>
                </w:rPrChange>
              </w:rPr>
            </w:pPr>
            <w:ins w:id="36530" w:author="Thomas Dietz" w:date="2012-08-08T17:05:00Z">
              <w:r w:rsidRPr="009F3611">
                <w:rPr>
                  <w:rPrChange w:id="36531" w:author="Thomas Dietz" w:date="2012-08-08T17:05:00Z">
                    <w:rPr>
                      <w:lang w:val="de-DE"/>
                    </w:rPr>
                  </w:rPrChange>
                </w:rPr>
                <w:t xml:space="preserve">          enum select;</w:t>
              </w:r>
            </w:ins>
          </w:p>
          <w:p w14:paraId="197E6948" w14:textId="77777777" w:rsidR="009F3611" w:rsidRPr="009F3611" w:rsidRDefault="009F3611" w:rsidP="009F3611">
            <w:pPr>
              <w:pStyle w:val="XML1"/>
              <w:rPr>
                <w:ins w:id="36532" w:author="Thomas Dietz" w:date="2012-08-08T17:05:00Z"/>
                <w:rPrChange w:id="36533" w:author="Thomas Dietz" w:date="2012-08-08T17:05:00Z">
                  <w:rPr>
                    <w:ins w:id="36534" w:author="Thomas Dietz" w:date="2012-08-08T17:05:00Z"/>
                    <w:lang w:val="de-DE"/>
                  </w:rPr>
                </w:rPrChange>
              </w:rPr>
            </w:pPr>
            <w:ins w:id="36535" w:author="Thomas Dietz" w:date="2012-08-08T17:05:00Z">
              <w:r w:rsidRPr="009F3611">
                <w:rPr>
                  <w:rPrChange w:id="36536" w:author="Thomas Dietz" w:date="2012-08-08T17:05:00Z">
                    <w:rPr>
                      <w:lang w:val="de-DE"/>
                    </w:rPr>
                  </w:rPrChange>
                </w:rPr>
                <w:t xml:space="preserve">          enum indirect;</w:t>
              </w:r>
            </w:ins>
          </w:p>
          <w:p w14:paraId="2199BE48" w14:textId="77777777" w:rsidR="009F3611" w:rsidRPr="009F3611" w:rsidRDefault="009F3611" w:rsidP="009F3611">
            <w:pPr>
              <w:pStyle w:val="XML1"/>
              <w:rPr>
                <w:ins w:id="36537" w:author="Thomas Dietz" w:date="2012-08-08T17:05:00Z"/>
                <w:rPrChange w:id="36538" w:author="Thomas Dietz" w:date="2012-08-08T17:05:00Z">
                  <w:rPr>
                    <w:ins w:id="36539" w:author="Thomas Dietz" w:date="2012-08-08T17:05:00Z"/>
                    <w:lang w:val="de-DE"/>
                  </w:rPr>
                </w:rPrChange>
              </w:rPr>
            </w:pPr>
            <w:ins w:id="36540" w:author="Thomas Dietz" w:date="2012-08-08T17:05:00Z">
              <w:r w:rsidRPr="009F3611">
                <w:rPr>
                  <w:rPrChange w:id="36541" w:author="Thomas Dietz" w:date="2012-08-08T17:05:00Z">
                    <w:rPr>
                      <w:lang w:val="de-DE"/>
                    </w:rPr>
                  </w:rPrChange>
                </w:rPr>
                <w:t xml:space="preserve">          enum fast-failover;</w:t>
              </w:r>
            </w:ins>
          </w:p>
          <w:p w14:paraId="2225A2CE" w14:textId="77777777" w:rsidR="009F3611" w:rsidRPr="009F3611" w:rsidRDefault="009F3611" w:rsidP="009F3611">
            <w:pPr>
              <w:pStyle w:val="XML1"/>
              <w:rPr>
                <w:ins w:id="36542" w:author="Thomas Dietz" w:date="2012-08-08T17:05:00Z"/>
                <w:rPrChange w:id="36543" w:author="Thomas Dietz" w:date="2012-08-08T17:05:00Z">
                  <w:rPr>
                    <w:ins w:id="36544" w:author="Thomas Dietz" w:date="2012-08-08T17:05:00Z"/>
                    <w:lang w:val="de-DE"/>
                  </w:rPr>
                </w:rPrChange>
              </w:rPr>
            </w:pPr>
            <w:ins w:id="36545" w:author="Thomas Dietz" w:date="2012-08-08T17:05:00Z">
              <w:r w:rsidRPr="009F3611">
                <w:rPr>
                  <w:rPrChange w:id="36546" w:author="Thomas Dietz" w:date="2012-08-08T17:05:00Z">
                    <w:rPr>
                      <w:lang w:val="de-DE"/>
                    </w:rPr>
                  </w:rPrChange>
                </w:rPr>
                <w:t xml:space="preserve">        }</w:t>
              </w:r>
            </w:ins>
          </w:p>
          <w:p w14:paraId="18E379BA" w14:textId="77777777" w:rsidR="009F3611" w:rsidRPr="009F3611" w:rsidRDefault="009F3611" w:rsidP="009F3611">
            <w:pPr>
              <w:pStyle w:val="XML1"/>
              <w:rPr>
                <w:ins w:id="36547" w:author="Thomas Dietz" w:date="2012-08-08T17:05:00Z"/>
                <w:rPrChange w:id="36548" w:author="Thomas Dietz" w:date="2012-08-08T17:05:00Z">
                  <w:rPr>
                    <w:ins w:id="36549" w:author="Thomas Dietz" w:date="2012-08-08T17:05:00Z"/>
                    <w:lang w:val="de-DE"/>
                  </w:rPr>
                </w:rPrChange>
              </w:rPr>
            </w:pPr>
            <w:ins w:id="36550" w:author="Thomas Dietz" w:date="2012-08-08T17:05:00Z">
              <w:r w:rsidRPr="009F3611">
                <w:rPr>
                  <w:rPrChange w:id="36551" w:author="Thomas Dietz" w:date="2012-08-08T17:05:00Z">
                    <w:rPr>
                      <w:lang w:val="de-DE"/>
                    </w:rPr>
                  </w:rPrChange>
                </w:rPr>
                <w:t xml:space="preserve">      }</w:t>
              </w:r>
            </w:ins>
          </w:p>
          <w:p w14:paraId="69C19395" w14:textId="77777777" w:rsidR="009F3611" w:rsidRPr="009F3611" w:rsidRDefault="009F3611" w:rsidP="009F3611">
            <w:pPr>
              <w:pStyle w:val="XML1"/>
              <w:rPr>
                <w:ins w:id="36552" w:author="Thomas Dietz" w:date="2012-08-08T17:05:00Z"/>
                <w:rPrChange w:id="36553" w:author="Thomas Dietz" w:date="2012-08-08T17:05:00Z">
                  <w:rPr>
                    <w:ins w:id="36554" w:author="Thomas Dietz" w:date="2012-08-08T17:05:00Z"/>
                    <w:lang w:val="de-DE"/>
                  </w:rPr>
                </w:rPrChange>
              </w:rPr>
            </w:pPr>
            <w:ins w:id="36555" w:author="Thomas Dietz" w:date="2012-08-08T17:05:00Z">
              <w:r w:rsidRPr="009F3611">
                <w:rPr>
                  <w:rPrChange w:id="36556" w:author="Thomas Dietz" w:date="2012-08-08T17:05:00Z">
                    <w:rPr>
                      <w:lang w:val="de-DE"/>
                    </w:rPr>
                  </w:rPrChange>
                </w:rPr>
                <w:t xml:space="preserve">    }</w:t>
              </w:r>
            </w:ins>
          </w:p>
          <w:p w14:paraId="4247B21D" w14:textId="77777777" w:rsidR="009F3611" w:rsidRPr="009F3611" w:rsidRDefault="009F3611" w:rsidP="009F3611">
            <w:pPr>
              <w:pStyle w:val="XML1"/>
              <w:rPr>
                <w:ins w:id="36557" w:author="Thomas Dietz" w:date="2012-08-08T17:05:00Z"/>
                <w:rPrChange w:id="36558" w:author="Thomas Dietz" w:date="2012-08-08T17:05:00Z">
                  <w:rPr>
                    <w:ins w:id="36559" w:author="Thomas Dietz" w:date="2012-08-08T17:05:00Z"/>
                    <w:lang w:val="de-DE"/>
                  </w:rPr>
                </w:rPrChange>
              </w:rPr>
            </w:pPr>
            <w:ins w:id="36560" w:author="Thomas Dietz" w:date="2012-08-08T17:05:00Z">
              <w:r w:rsidRPr="009F3611">
                <w:rPr>
                  <w:rPrChange w:id="36561" w:author="Thomas Dietz" w:date="2012-08-08T17:05:00Z">
                    <w:rPr>
                      <w:lang w:val="de-DE"/>
                    </w:rPr>
                  </w:rPrChange>
                </w:rPr>
                <w:t xml:space="preserve">    container group-capabilities {</w:t>
              </w:r>
            </w:ins>
          </w:p>
          <w:p w14:paraId="5388ED75" w14:textId="77777777" w:rsidR="009F3611" w:rsidRPr="009F3611" w:rsidRDefault="009F3611" w:rsidP="009F3611">
            <w:pPr>
              <w:pStyle w:val="XML1"/>
              <w:rPr>
                <w:ins w:id="36562" w:author="Thomas Dietz" w:date="2012-08-08T17:05:00Z"/>
                <w:rPrChange w:id="36563" w:author="Thomas Dietz" w:date="2012-08-08T17:05:00Z">
                  <w:rPr>
                    <w:ins w:id="36564" w:author="Thomas Dietz" w:date="2012-08-08T17:05:00Z"/>
                    <w:lang w:val="de-DE"/>
                  </w:rPr>
                </w:rPrChange>
              </w:rPr>
            </w:pPr>
            <w:ins w:id="36565" w:author="Thomas Dietz" w:date="2012-08-08T17:05:00Z">
              <w:r w:rsidRPr="009F3611">
                <w:rPr>
                  <w:rPrChange w:id="36566" w:author="Thomas Dietz" w:date="2012-08-08T17:05:00Z">
                    <w:rPr>
                      <w:lang w:val="de-DE"/>
                    </w:rPr>
                  </w:rPrChange>
                </w:rPr>
                <w:t xml:space="preserve">      description "Specify the group capabilities supported by the</w:t>
              </w:r>
            </w:ins>
          </w:p>
          <w:p w14:paraId="470A830F" w14:textId="77777777" w:rsidR="009F3611" w:rsidRPr="009F3611" w:rsidRDefault="009F3611" w:rsidP="009F3611">
            <w:pPr>
              <w:pStyle w:val="XML1"/>
              <w:rPr>
                <w:ins w:id="36567" w:author="Thomas Dietz" w:date="2012-08-08T17:05:00Z"/>
                <w:rPrChange w:id="36568" w:author="Thomas Dietz" w:date="2012-08-08T17:05:00Z">
                  <w:rPr>
                    <w:ins w:id="36569" w:author="Thomas Dietz" w:date="2012-08-08T17:05:00Z"/>
                    <w:lang w:val="de-DE"/>
                  </w:rPr>
                </w:rPrChange>
              </w:rPr>
            </w:pPr>
            <w:ins w:id="36570" w:author="Thomas Dietz" w:date="2012-08-08T17:05:00Z">
              <w:r w:rsidRPr="009F3611">
                <w:rPr>
                  <w:rPrChange w:id="36571" w:author="Thomas Dietz" w:date="2012-08-08T17:05:00Z">
                    <w:rPr>
                      <w:lang w:val="de-DE"/>
                    </w:rPr>
                  </w:rPrChange>
                </w:rPr>
                <w:t xml:space="preserve">        logical switch.";</w:t>
              </w:r>
            </w:ins>
          </w:p>
          <w:p w14:paraId="7952C351" w14:textId="77777777" w:rsidR="009F3611" w:rsidRPr="009F3611" w:rsidRDefault="009F3611" w:rsidP="009F3611">
            <w:pPr>
              <w:pStyle w:val="XML1"/>
              <w:rPr>
                <w:ins w:id="36572" w:author="Thomas Dietz" w:date="2012-08-08T17:05:00Z"/>
                <w:rPrChange w:id="36573" w:author="Thomas Dietz" w:date="2012-08-08T17:05:00Z">
                  <w:rPr>
                    <w:ins w:id="36574" w:author="Thomas Dietz" w:date="2012-08-08T17:05:00Z"/>
                    <w:lang w:val="de-DE"/>
                  </w:rPr>
                </w:rPrChange>
              </w:rPr>
            </w:pPr>
            <w:ins w:id="36575" w:author="Thomas Dietz" w:date="2012-08-08T17:05:00Z">
              <w:r w:rsidRPr="009F3611">
                <w:rPr>
                  <w:rPrChange w:id="36576" w:author="Thomas Dietz" w:date="2012-08-08T17:05:00Z">
                    <w:rPr>
                      <w:lang w:val="de-DE"/>
                    </w:rPr>
                  </w:rPrChange>
                </w:rPr>
                <w:t xml:space="preserve">      reference "The types of group capability are defined in</w:t>
              </w:r>
            </w:ins>
          </w:p>
          <w:p w14:paraId="771BF7B4" w14:textId="77777777" w:rsidR="009F3611" w:rsidRPr="009F3611" w:rsidRDefault="009F3611" w:rsidP="009F3611">
            <w:pPr>
              <w:pStyle w:val="XML1"/>
              <w:rPr>
                <w:ins w:id="36577" w:author="Thomas Dietz" w:date="2012-08-08T17:05:00Z"/>
                <w:rPrChange w:id="36578" w:author="Thomas Dietz" w:date="2012-08-08T17:05:00Z">
                  <w:rPr>
                    <w:ins w:id="36579" w:author="Thomas Dietz" w:date="2012-08-08T17:05:00Z"/>
                    <w:lang w:val="de-DE"/>
                  </w:rPr>
                </w:rPrChange>
              </w:rPr>
            </w:pPr>
            <w:ins w:id="36580" w:author="Thomas Dietz" w:date="2012-08-08T17:05:00Z">
              <w:r w:rsidRPr="009F3611">
                <w:rPr>
                  <w:rPrChange w:id="36581" w:author="Thomas Dietz" w:date="2012-08-08T17:05:00Z">
                    <w:rPr>
                      <w:lang w:val="de-DE"/>
                    </w:rPr>
                  </w:rPrChange>
                </w:rPr>
                <w:t xml:space="preserve">        OpenFlow Switch Specification versions 1.2, 1.3, and</w:t>
              </w:r>
            </w:ins>
          </w:p>
          <w:p w14:paraId="06FAA935" w14:textId="77777777" w:rsidR="009F3611" w:rsidRPr="009F3611" w:rsidRDefault="009F3611" w:rsidP="009F3611">
            <w:pPr>
              <w:pStyle w:val="XML1"/>
              <w:rPr>
                <w:ins w:id="36582" w:author="Thomas Dietz" w:date="2012-08-08T17:05:00Z"/>
                <w:rPrChange w:id="36583" w:author="Thomas Dietz" w:date="2012-08-08T17:05:00Z">
                  <w:rPr>
                    <w:ins w:id="36584" w:author="Thomas Dietz" w:date="2012-08-08T17:05:00Z"/>
                    <w:lang w:val="de-DE"/>
                  </w:rPr>
                </w:rPrChange>
              </w:rPr>
            </w:pPr>
            <w:ins w:id="36585" w:author="Thomas Dietz" w:date="2012-08-08T17:05:00Z">
              <w:r w:rsidRPr="009F3611">
                <w:rPr>
                  <w:rPrChange w:id="36586" w:author="Thomas Dietz" w:date="2012-08-08T17:05:00Z">
                    <w:rPr>
                      <w:lang w:val="de-DE"/>
                    </w:rPr>
                  </w:rPrChange>
                </w:rPr>
                <w:t xml:space="preserve">        1.3.1.";</w:t>
              </w:r>
            </w:ins>
          </w:p>
          <w:p w14:paraId="593A109F" w14:textId="77777777" w:rsidR="009F3611" w:rsidRPr="009F3611" w:rsidRDefault="009F3611" w:rsidP="009F3611">
            <w:pPr>
              <w:pStyle w:val="XML1"/>
              <w:rPr>
                <w:ins w:id="36587" w:author="Thomas Dietz" w:date="2012-08-08T17:05:00Z"/>
                <w:rPrChange w:id="36588" w:author="Thomas Dietz" w:date="2012-08-08T17:05:00Z">
                  <w:rPr>
                    <w:ins w:id="36589" w:author="Thomas Dietz" w:date="2012-08-08T17:05:00Z"/>
                    <w:lang w:val="de-DE"/>
                  </w:rPr>
                </w:rPrChange>
              </w:rPr>
            </w:pPr>
            <w:ins w:id="36590" w:author="Thomas Dietz" w:date="2012-08-08T17:05:00Z">
              <w:r w:rsidRPr="009F3611">
                <w:rPr>
                  <w:rPrChange w:id="36591" w:author="Thomas Dietz" w:date="2012-08-08T17:05:00Z">
                    <w:rPr>
                      <w:lang w:val="de-DE"/>
                    </w:rPr>
                  </w:rPrChange>
                </w:rPr>
                <w:t xml:space="preserve">      leaf-list capability {</w:t>
              </w:r>
            </w:ins>
          </w:p>
          <w:p w14:paraId="239C90B6" w14:textId="77777777" w:rsidR="009F3611" w:rsidRPr="009F3611" w:rsidRDefault="009F3611" w:rsidP="009F3611">
            <w:pPr>
              <w:pStyle w:val="XML1"/>
              <w:rPr>
                <w:ins w:id="36592" w:author="Thomas Dietz" w:date="2012-08-08T17:05:00Z"/>
                <w:rPrChange w:id="36593" w:author="Thomas Dietz" w:date="2012-08-08T17:05:00Z">
                  <w:rPr>
                    <w:ins w:id="36594" w:author="Thomas Dietz" w:date="2012-08-08T17:05:00Z"/>
                    <w:lang w:val="de-DE"/>
                  </w:rPr>
                </w:rPrChange>
              </w:rPr>
            </w:pPr>
            <w:ins w:id="36595" w:author="Thomas Dietz" w:date="2012-08-08T17:05:00Z">
              <w:r w:rsidRPr="009F3611">
                <w:rPr>
                  <w:rPrChange w:id="36596" w:author="Thomas Dietz" w:date="2012-08-08T17:05:00Z">
                    <w:rPr>
                      <w:lang w:val="de-DE"/>
                    </w:rPr>
                  </w:rPrChange>
                </w:rPr>
                <w:t xml:space="preserve">        type enumeration {</w:t>
              </w:r>
            </w:ins>
          </w:p>
          <w:p w14:paraId="48684DA4" w14:textId="77777777" w:rsidR="009F3611" w:rsidRPr="009F3611" w:rsidRDefault="009F3611" w:rsidP="009F3611">
            <w:pPr>
              <w:pStyle w:val="XML1"/>
              <w:rPr>
                <w:ins w:id="36597" w:author="Thomas Dietz" w:date="2012-08-08T17:05:00Z"/>
                <w:rPrChange w:id="36598" w:author="Thomas Dietz" w:date="2012-08-08T17:05:00Z">
                  <w:rPr>
                    <w:ins w:id="36599" w:author="Thomas Dietz" w:date="2012-08-08T17:05:00Z"/>
                    <w:lang w:val="de-DE"/>
                  </w:rPr>
                </w:rPrChange>
              </w:rPr>
            </w:pPr>
            <w:ins w:id="36600" w:author="Thomas Dietz" w:date="2012-08-08T17:05:00Z">
              <w:r w:rsidRPr="009F3611">
                <w:rPr>
                  <w:rPrChange w:id="36601" w:author="Thomas Dietz" w:date="2012-08-08T17:05:00Z">
                    <w:rPr>
                      <w:lang w:val="de-DE"/>
                    </w:rPr>
                  </w:rPrChange>
                </w:rPr>
                <w:t xml:space="preserve">          enum select-weight;</w:t>
              </w:r>
            </w:ins>
          </w:p>
          <w:p w14:paraId="647756E8" w14:textId="77777777" w:rsidR="009F3611" w:rsidRPr="009F3611" w:rsidRDefault="009F3611" w:rsidP="009F3611">
            <w:pPr>
              <w:pStyle w:val="XML1"/>
              <w:rPr>
                <w:ins w:id="36602" w:author="Thomas Dietz" w:date="2012-08-08T17:05:00Z"/>
                <w:rPrChange w:id="36603" w:author="Thomas Dietz" w:date="2012-08-08T17:05:00Z">
                  <w:rPr>
                    <w:ins w:id="36604" w:author="Thomas Dietz" w:date="2012-08-08T17:05:00Z"/>
                    <w:lang w:val="de-DE"/>
                  </w:rPr>
                </w:rPrChange>
              </w:rPr>
            </w:pPr>
            <w:ins w:id="36605" w:author="Thomas Dietz" w:date="2012-08-08T17:05:00Z">
              <w:r w:rsidRPr="009F3611">
                <w:rPr>
                  <w:rPrChange w:id="36606" w:author="Thomas Dietz" w:date="2012-08-08T17:05:00Z">
                    <w:rPr>
                      <w:lang w:val="de-DE"/>
                    </w:rPr>
                  </w:rPrChange>
                </w:rPr>
                <w:t xml:space="preserve">          enum select-liveness;</w:t>
              </w:r>
            </w:ins>
          </w:p>
          <w:p w14:paraId="514DE350" w14:textId="77777777" w:rsidR="009F3611" w:rsidRPr="009F3611" w:rsidRDefault="009F3611" w:rsidP="009F3611">
            <w:pPr>
              <w:pStyle w:val="XML1"/>
              <w:rPr>
                <w:ins w:id="36607" w:author="Thomas Dietz" w:date="2012-08-08T17:05:00Z"/>
                <w:rPrChange w:id="36608" w:author="Thomas Dietz" w:date="2012-08-08T17:05:00Z">
                  <w:rPr>
                    <w:ins w:id="36609" w:author="Thomas Dietz" w:date="2012-08-08T17:05:00Z"/>
                    <w:lang w:val="de-DE"/>
                  </w:rPr>
                </w:rPrChange>
              </w:rPr>
            </w:pPr>
            <w:ins w:id="36610" w:author="Thomas Dietz" w:date="2012-08-08T17:05:00Z">
              <w:r w:rsidRPr="009F3611">
                <w:rPr>
                  <w:rPrChange w:id="36611" w:author="Thomas Dietz" w:date="2012-08-08T17:05:00Z">
                    <w:rPr>
                      <w:lang w:val="de-DE"/>
                    </w:rPr>
                  </w:rPrChange>
                </w:rPr>
                <w:t xml:space="preserve">          enum chaining;</w:t>
              </w:r>
            </w:ins>
          </w:p>
          <w:p w14:paraId="34165685" w14:textId="77777777" w:rsidR="009F3611" w:rsidRPr="009F3611" w:rsidRDefault="009F3611" w:rsidP="009F3611">
            <w:pPr>
              <w:pStyle w:val="XML1"/>
              <w:rPr>
                <w:ins w:id="36612" w:author="Thomas Dietz" w:date="2012-08-08T17:05:00Z"/>
                <w:rPrChange w:id="36613" w:author="Thomas Dietz" w:date="2012-08-08T17:05:00Z">
                  <w:rPr>
                    <w:ins w:id="36614" w:author="Thomas Dietz" w:date="2012-08-08T17:05:00Z"/>
                    <w:lang w:val="de-DE"/>
                  </w:rPr>
                </w:rPrChange>
              </w:rPr>
            </w:pPr>
            <w:ins w:id="36615" w:author="Thomas Dietz" w:date="2012-08-08T17:05:00Z">
              <w:r w:rsidRPr="009F3611">
                <w:rPr>
                  <w:rPrChange w:id="36616" w:author="Thomas Dietz" w:date="2012-08-08T17:05:00Z">
                    <w:rPr>
                      <w:lang w:val="de-DE"/>
                    </w:rPr>
                  </w:rPrChange>
                </w:rPr>
                <w:t xml:space="preserve">          enum chaining-check;</w:t>
              </w:r>
            </w:ins>
          </w:p>
          <w:p w14:paraId="5801F9B7" w14:textId="77777777" w:rsidR="009F3611" w:rsidRPr="009F3611" w:rsidRDefault="009F3611" w:rsidP="009F3611">
            <w:pPr>
              <w:pStyle w:val="XML1"/>
              <w:rPr>
                <w:ins w:id="36617" w:author="Thomas Dietz" w:date="2012-08-08T17:05:00Z"/>
                <w:rPrChange w:id="36618" w:author="Thomas Dietz" w:date="2012-08-08T17:05:00Z">
                  <w:rPr>
                    <w:ins w:id="36619" w:author="Thomas Dietz" w:date="2012-08-08T17:05:00Z"/>
                    <w:lang w:val="de-DE"/>
                  </w:rPr>
                </w:rPrChange>
              </w:rPr>
            </w:pPr>
            <w:ins w:id="36620" w:author="Thomas Dietz" w:date="2012-08-08T17:05:00Z">
              <w:r w:rsidRPr="009F3611">
                <w:rPr>
                  <w:rPrChange w:id="36621" w:author="Thomas Dietz" w:date="2012-08-08T17:05:00Z">
                    <w:rPr>
                      <w:lang w:val="de-DE"/>
                    </w:rPr>
                  </w:rPrChange>
                </w:rPr>
                <w:t xml:space="preserve">        }</w:t>
              </w:r>
            </w:ins>
          </w:p>
          <w:p w14:paraId="5ED5D3AB" w14:textId="77777777" w:rsidR="009F3611" w:rsidRPr="009F3611" w:rsidRDefault="009F3611" w:rsidP="009F3611">
            <w:pPr>
              <w:pStyle w:val="XML1"/>
              <w:rPr>
                <w:ins w:id="36622" w:author="Thomas Dietz" w:date="2012-08-08T17:05:00Z"/>
                <w:rPrChange w:id="36623" w:author="Thomas Dietz" w:date="2012-08-08T17:05:00Z">
                  <w:rPr>
                    <w:ins w:id="36624" w:author="Thomas Dietz" w:date="2012-08-08T17:05:00Z"/>
                    <w:lang w:val="de-DE"/>
                  </w:rPr>
                </w:rPrChange>
              </w:rPr>
            </w:pPr>
            <w:ins w:id="36625" w:author="Thomas Dietz" w:date="2012-08-08T17:05:00Z">
              <w:r w:rsidRPr="009F3611">
                <w:rPr>
                  <w:rPrChange w:id="36626" w:author="Thomas Dietz" w:date="2012-08-08T17:05:00Z">
                    <w:rPr>
                      <w:lang w:val="de-DE"/>
                    </w:rPr>
                  </w:rPrChange>
                </w:rPr>
                <w:t xml:space="preserve">      }</w:t>
              </w:r>
            </w:ins>
          </w:p>
          <w:p w14:paraId="4C26406E" w14:textId="77777777" w:rsidR="009F3611" w:rsidRPr="009F3611" w:rsidRDefault="009F3611" w:rsidP="009F3611">
            <w:pPr>
              <w:pStyle w:val="XML1"/>
              <w:rPr>
                <w:ins w:id="36627" w:author="Thomas Dietz" w:date="2012-08-08T17:05:00Z"/>
                <w:rPrChange w:id="36628" w:author="Thomas Dietz" w:date="2012-08-08T17:05:00Z">
                  <w:rPr>
                    <w:ins w:id="36629" w:author="Thomas Dietz" w:date="2012-08-08T17:05:00Z"/>
                    <w:lang w:val="de-DE"/>
                  </w:rPr>
                </w:rPrChange>
              </w:rPr>
            </w:pPr>
            <w:ins w:id="36630" w:author="Thomas Dietz" w:date="2012-08-08T17:05:00Z">
              <w:r w:rsidRPr="009F3611">
                <w:rPr>
                  <w:rPrChange w:id="36631" w:author="Thomas Dietz" w:date="2012-08-08T17:05:00Z">
                    <w:rPr>
                      <w:lang w:val="de-DE"/>
                    </w:rPr>
                  </w:rPrChange>
                </w:rPr>
                <w:t xml:space="preserve">    }</w:t>
              </w:r>
            </w:ins>
          </w:p>
          <w:p w14:paraId="728298B8" w14:textId="77777777" w:rsidR="009F3611" w:rsidRPr="009F3611" w:rsidRDefault="009F3611" w:rsidP="009F3611">
            <w:pPr>
              <w:pStyle w:val="XML1"/>
              <w:rPr>
                <w:ins w:id="36632" w:author="Thomas Dietz" w:date="2012-08-08T17:05:00Z"/>
                <w:rPrChange w:id="36633" w:author="Thomas Dietz" w:date="2012-08-08T17:05:00Z">
                  <w:rPr>
                    <w:ins w:id="36634" w:author="Thomas Dietz" w:date="2012-08-08T17:05:00Z"/>
                    <w:lang w:val="de-DE"/>
                  </w:rPr>
                </w:rPrChange>
              </w:rPr>
            </w:pPr>
            <w:ins w:id="36635" w:author="Thomas Dietz" w:date="2012-08-08T17:05:00Z">
              <w:r w:rsidRPr="009F3611">
                <w:rPr>
                  <w:rPrChange w:id="36636" w:author="Thomas Dietz" w:date="2012-08-08T17:05:00Z">
                    <w:rPr>
                      <w:lang w:val="de-DE"/>
                    </w:rPr>
                  </w:rPrChange>
                </w:rPr>
                <w:t xml:space="preserve">    container action-types {</w:t>
              </w:r>
            </w:ins>
          </w:p>
          <w:p w14:paraId="1729C61B" w14:textId="77777777" w:rsidR="009F3611" w:rsidRPr="009F3611" w:rsidRDefault="009F3611" w:rsidP="009F3611">
            <w:pPr>
              <w:pStyle w:val="XML1"/>
              <w:rPr>
                <w:ins w:id="36637" w:author="Thomas Dietz" w:date="2012-08-08T17:05:00Z"/>
                <w:rPrChange w:id="36638" w:author="Thomas Dietz" w:date="2012-08-08T17:05:00Z">
                  <w:rPr>
                    <w:ins w:id="36639" w:author="Thomas Dietz" w:date="2012-08-08T17:05:00Z"/>
                    <w:lang w:val="de-DE"/>
                  </w:rPr>
                </w:rPrChange>
              </w:rPr>
            </w:pPr>
            <w:ins w:id="36640" w:author="Thomas Dietz" w:date="2012-08-08T17:05:00Z">
              <w:r w:rsidRPr="009F3611">
                <w:rPr>
                  <w:rPrChange w:id="36641" w:author="Thomas Dietz" w:date="2012-08-08T17:05:00Z">
                    <w:rPr>
                      <w:lang w:val="de-DE"/>
                    </w:rPr>
                  </w:rPrChange>
                </w:rPr>
                <w:t xml:space="preserve">      description "Specify the action types supported by the</w:t>
              </w:r>
            </w:ins>
          </w:p>
          <w:p w14:paraId="38A1A5A4" w14:textId="77777777" w:rsidR="009F3611" w:rsidRPr="009F3611" w:rsidRDefault="009F3611" w:rsidP="009F3611">
            <w:pPr>
              <w:pStyle w:val="XML1"/>
              <w:rPr>
                <w:ins w:id="36642" w:author="Thomas Dietz" w:date="2012-08-08T17:05:00Z"/>
                <w:rPrChange w:id="36643" w:author="Thomas Dietz" w:date="2012-08-08T17:05:00Z">
                  <w:rPr>
                    <w:ins w:id="36644" w:author="Thomas Dietz" w:date="2012-08-08T17:05:00Z"/>
                    <w:lang w:val="de-DE"/>
                  </w:rPr>
                </w:rPrChange>
              </w:rPr>
            </w:pPr>
            <w:ins w:id="36645" w:author="Thomas Dietz" w:date="2012-08-08T17:05:00Z">
              <w:r w:rsidRPr="009F3611">
                <w:rPr>
                  <w:rPrChange w:id="36646" w:author="Thomas Dietz" w:date="2012-08-08T17:05:00Z">
                    <w:rPr>
                      <w:lang w:val="de-DE"/>
                    </w:rPr>
                  </w:rPrChange>
                </w:rPr>
                <w:t xml:space="preserve">        logical switch.";</w:t>
              </w:r>
            </w:ins>
          </w:p>
          <w:p w14:paraId="2C5C6862" w14:textId="77777777" w:rsidR="009F3611" w:rsidRPr="009F3611" w:rsidRDefault="009F3611" w:rsidP="009F3611">
            <w:pPr>
              <w:pStyle w:val="XML1"/>
              <w:rPr>
                <w:ins w:id="36647" w:author="Thomas Dietz" w:date="2012-08-08T17:05:00Z"/>
                <w:rPrChange w:id="36648" w:author="Thomas Dietz" w:date="2012-08-08T17:05:00Z">
                  <w:rPr>
                    <w:ins w:id="36649" w:author="Thomas Dietz" w:date="2012-08-08T17:05:00Z"/>
                    <w:lang w:val="de-DE"/>
                  </w:rPr>
                </w:rPrChange>
              </w:rPr>
            </w:pPr>
            <w:ins w:id="36650" w:author="Thomas Dietz" w:date="2012-08-08T17:05:00Z">
              <w:r w:rsidRPr="009F3611">
                <w:rPr>
                  <w:rPrChange w:id="36651" w:author="Thomas Dietz" w:date="2012-08-08T17:05:00Z">
                    <w:rPr>
                      <w:lang w:val="de-DE"/>
                    </w:rPr>
                  </w:rPrChange>
                </w:rPr>
                <w:t xml:space="preserve">      leaf-list type {</w:t>
              </w:r>
            </w:ins>
          </w:p>
          <w:p w14:paraId="701D4F57" w14:textId="77777777" w:rsidR="009F3611" w:rsidRPr="009F3611" w:rsidRDefault="009F3611" w:rsidP="009F3611">
            <w:pPr>
              <w:pStyle w:val="XML1"/>
              <w:rPr>
                <w:ins w:id="36652" w:author="Thomas Dietz" w:date="2012-08-08T17:05:00Z"/>
                <w:rPrChange w:id="36653" w:author="Thomas Dietz" w:date="2012-08-08T17:05:00Z">
                  <w:rPr>
                    <w:ins w:id="36654" w:author="Thomas Dietz" w:date="2012-08-08T17:05:00Z"/>
                    <w:lang w:val="de-DE"/>
                  </w:rPr>
                </w:rPrChange>
              </w:rPr>
            </w:pPr>
            <w:ins w:id="36655" w:author="Thomas Dietz" w:date="2012-08-08T17:05:00Z">
              <w:r w:rsidRPr="009F3611">
                <w:rPr>
                  <w:rPrChange w:id="36656" w:author="Thomas Dietz" w:date="2012-08-08T17:05:00Z">
                    <w:rPr>
                      <w:lang w:val="de-DE"/>
                    </w:rPr>
                  </w:rPrChange>
                </w:rPr>
                <w:lastRenderedPageBreak/>
                <w:t xml:space="preserve">        type OFActionType;</w:t>
              </w:r>
            </w:ins>
          </w:p>
          <w:p w14:paraId="2F79B158" w14:textId="77777777" w:rsidR="009F3611" w:rsidRPr="009F3611" w:rsidRDefault="009F3611" w:rsidP="009F3611">
            <w:pPr>
              <w:pStyle w:val="XML1"/>
              <w:rPr>
                <w:ins w:id="36657" w:author="Thomas Dietz" w:date="2012-08-08T17:05:00Z"/>
                <w:rPrChange w:id="36658" w:author="Thomas Dietz" w:date="2012-08-08T17:05:00Z">
                  <w:rPr>
                    <w:ins w:id="36659" w:author="Thomas Dietz" w:date="2012-08-08T17:05:00Z"/>
                    <w:lang w:val="de-DE"/>
                  </w:rPr>
                </w:rPrChange>
              </w:rPr>
            </w:pPr>
            <w:ins w:id="36660" w:author="Thomas Dietz" w:date="2012-08-08T17:05:00Z">
              <w:r w:rsidRPr="009F3611">
                <w:rPr>
                  <w:rPrChange w:id="36661" w:author="Thomas Dietz" w:date="2012-08-08T17:05:00Z">
                    <w:rPr>
                      <w:lang w:val="de-DE"/>
                    </w:rPr>
                  </w:rPrChange>
                </w:rPr>
                <w:t xml:space="preserve">      }</w:t>
              </w:r>
            </w:ins>
          </w:p>
          <w:p w14:paraId="6A9556A8" w14:textId="77777777" w:rsidR="009F3611" w:rsidRPr="009F3611" w:rsidRDefault="009F3611" w:rsidP="009F3611">
            <w:pPr>
              <w:pStyle w:val="XML1"/>
              <w:rPr>
                <w:ins w:id="36662" w:author="Thomas Dietz" w:date="2012-08-08T17:05:00Z"/>
                <w:rPrChange w:id="36663" w:author="Thomas Dietz" w:date="2012-08-08T17:05:00Z">
                  <w:rPr>
                    <w:ins w:id="36664" w:author="Thomas Dietz" w:date="2012-08-08T17:05:00Z"/>
                    <w:lang w:val="de-DE"/>
                  </w:rPr>
                </w:rPrChange>
              </w:rPr>
            </w:pPr>
            <w:ins w:id="36665" w:author="Thomas Dietz" w:date="2012-08-08T17:05:00Z">
              <w:r w:rsidRPr="009F3611">
                <w:rPr>
                  <w:rPrChange w:id="36666" w:author="Thomas Dietz" w:date="2012-08-08T17:05:00Z">
                    <w:rPr>
                      <w:lang w:val="de-DE"/>
                    </w:rPr>
                  </w:rPrChange>
                </w:rPr>
                <w:t xml:space="preserve">    }</w:t>
              </w:r>
            </w:ins>
          </w:p>
          <w:p w14:paraId="7E2A5520" w14:textId="77777777" w:rsidR="009F3611" w:rsidRPr="009F3611" w:rsidRDefault="009F3611" w:rsidP="009F3611">
            <w:pPr>
              <w:pStyle w:val="XML1"/>
              <w:rPr>
                <w:ins w:id="36667" w:author="Thomas Dietz" w:date="2012-08-08T17:05:00Z"/>
                <w:rPrChange w:id="36668" w:author="Thomas Dietz" w:date="2012-08-08T17:05:00Z">
                  <w:rPr>
                    <w:ins w:id="36669" w:author="Thomas Dietz" w:date="2012-08-08T17:05:00Z"/>
                    <w:lang w:val="de-DE"/>
                  </w:rPr>
                </w:rPrChange>
              </w:rPr>
            </w:pPr>
            <w:ins w:id="36670" w:author="Thomas Dietz" w:date="2012-08-08T17:05:00Z">
              <w:r w:rsidRPr="009F3611">
                <w:rPr>
                  <w:rPrChange w:id="36671" w:author="Thomas Dietz" w:date="2012-08-08T17:05:00Z">
                    <w:rPr>
                      <w:lang w:val="de-DE"/>
                    </w:rPr>
                  </w:rPrChange>
                </w:rPr>
                <w:t xml:space="preserve">    container instruction-types {</w:t>
              </w:r>
            </w:ins>
          </w:p>
          <w:p w14:paraId="3910B49F" w14:textId="77777777" w:rsidR="009F3611" w:rsidRPr="009F3611" w:rsidRDefault="009F3611" w:rsidP="009F3611">
            <w:pPr>
              <w:pStyle w:val="XML1"/>
              <w:rPr>
                <w:ins w:id="36672" w:author="Thomas Dietz" w:date="2012-08-08T17:05:00Z"/>
                <w:rPrChange w:id="36673" w:author="Thomas Dietz" w:date="2012-08-08T17:05:00Z">
                  <w:rPr>
                    <w:ins w:id="36674" w:author="Thomas Dietz" w:date="2012-08-08T17:05:00Z"/>
                    <w:lang w:val="de-DE"/>
                  </w:rPr>
                </w:rPrChange>
              </w:rPr>
            </w:pPr>
            <w:ins w:id="36675" w:author="Thomas Dietz" w:date="2012-08-08T17:05:00Z">
              <w:r w:rsidRPr="009F3611">
                <w:rPr>
                  <w:rPrChange w:id="36676" w:author="Thomas Dietz" w:date="2012-08-08T17:05:00Z">
                    <w:rPr>
                      <w:lang w:val="de-DE"/>
                    </w:rPr>
                  </w:rPrChange>
                </w:rPr>
                <w:t xml:space="preserve">      description "Specify the instruction types supported by the</w:t>
              </w:r>
            </w:ins>
          </w:p>
          <w:p w14:paraId="50EE0550" w14:textId="77777777" w:rsidR="009F3611" w:rsidRPr="009F3611" w:rsidRDefault="009F3611" w:rsidP="009F3611">
            <w:pPr>
              <w:pStyle w:val="XML1"/>
              <w:rPr>
                <w:ins w:id="36677" w:author="Thomas Dietz" w:date="2012-08-08T17:05:00Z"/>
                <w:rPrChange w:id="36678" w:author="Thomas Dietz" w:date="2012-08-08T17:05:00Z">
                  <w:rPr>
                    <w:ins w:id="36679" w:author="Thomas Dietz" w:date="2012-08-08T17:05:00Z"/>
                    <w:lang w:val="de-DE"/>
                  </w:rPr>
                </w:rPrChange>
              </w:rPr>
            </w:pPr>
            <w:ins w:id="36680" w:author="Thomas Dietz" w:date="2012-08-08T17:05:00Z">
              <w:r w:rsidRPr="009F3611">
                <w:rPr>
                  <w:rPrChange w:id="36681" w:author="Thomas Dietz" w:date="2012-08-08T17:05:00Z">
                    <w:rPr>
                      <w:lang w:val="de-DE"/>
                    </w:rPr>
                  </w:rPrChange>
                </w:rPr>
                <w:t xml:space="preserve">        logical switch.";</w:t>
              </w:r>
            </w:ins>
          </w:p>
          <w:p w14:paraId="564EA7D3" w14:textId="77777777" w:rsidR="009F3611" w:rsidRPr="009F3611" w:rsidRDefault="009F3611" w:rsidP="009F3611">
            <w:pPr>
              <w:pStyle w:val="XML1"/>
              <w:rPr>
                <w:ins w:id="36682" w:author="Thomas Dietz" w:date="2012-08-08T17:05:00Z"/>
                <w:rPrChange w:id="36683" w:author="Thomas Dietz" w:date="2012-08-08T17:05:00Z">
                  <w:rPr>
                    <w:ins w:id="36684" w:author="Thomas Dietz" w:date="2012-08-08T17:05:00Z"/>
                    <w:lang w:val="de-DE"/>
                  </w:rPr>
                </w:rPrChange>
              </w:rPr>
            </w:pPr>
            <w:ins w:id="36685" w:author="Thomas Dietz" w:date="2012-08-08T17:05:00Z">
              <w:r w:rsidRPr="009F3611">
                <w:rPr>
                  <w:rPrChange w:id="36686" w:author="Thomas Dietz" w:date="2012-08-08T17:05:00Z">
                    <w:rPr>
                      <w:lang w:val="de-DE"/>
                    </w:rPr>
                  </w:rPrChange>
                </w:rPr>
                <w:t xml:space="preserve">      leaf-list type {</w:t>
              </w:r>
            </w:ins>
          </w:p>
          <w:p w14:paraId="22893AB9" w14:textId="77777777" w:rsidR="009F3611" w:rsidRPr="009F3611" w:rsidRDefault="009F3611" w:rsidP="009F3611">
            <w:pPr>
              <w:pStyle w:val="XML1"/>
              <w:rPr>
                <w:ins w:id="36687" w:author="Thomas Dietz" w:date="2012-08-08T17:05:00Z"/>
                <w:rPrChange w:id="36688" w:author="Thomas Dietz" w:date="2012-08-08T17:05:00Z">
                  <w:rPr>
                    <w:ins w:id="36689" w:author="Thomas Dietz" w:date="2012-08-08T17:05:00Z"/>
                    <w:lang w:val="de-DE"/>
                  </w:rPr>
                </w:rPrChange>
              </w:rPr>
            </w:pPr>
            <w:ins w:id="36690" w:author="Thomas Dietz" w:date="2012-08-08T17:05:00Z">
              <w:r w:rsidRPr="009F3611">
                <w:rPr>
                  <w:rPrChange w:id="36691" w:author="Thomas Dietz" w:date="2012-08-08T17:05:00Z">
                    <w:rPr>
                      <w:lang w:val="de-DE"/>
                    </w:rPr>
                  </w:rPrChange>
                </w:rPr>
                <w:t xml:space="preserve">        type OFInstructionType;</w:t>
              </w:r>
            </w:ins>
          </w:p>
          <w:p w14:paraId="059E825C" w14:textId="77777777" w:rsidR="009F3611" w:rsidRPr="009F3611" w:rsidRDefault="009F3611" w:rsidP="009F3611">
            <w:pPr>
              <w:pStyle w:val="XML1"/>
              <w:rPr>
                <w:ins w:id="36692" w:author="Thomas Dietz" w:date="2012-08-08T17:05:00Z"/>
                <w:rPrChange w:id="36693" w:author="Thomas Dietz" w:date="2012-08-08T17:05:00Z">
                  <w:rPr>
                    <w:ins w:id="36694" w:author="Thomas Dietz" w:date="2012-08-08T17:05:00Z"/>
                    <w:lang w:val="de-DE"/>
                  </w:rPr>
                </w:rPrChange>
              </w:rPr>
            </w:pPr>
            <w:ins w:id="36695" w:author="Thomas Dietz" w:date="2012-08-08T17:05:00Z">
              <w:r w:rsidRPr="009F3611">
                <w:rPr>
                  <w:rPrChange w:id="36696" w:author="Thomas Dietz" w:date="2012-08-08T17:05:00Z">
                    <w:rPr>
                      <w:lang w:val="de-DE"/>
                    </w:rPr>
                  </w:rPrChange>
                </w:rPr>
                <w:t xml:space="preserve">      }</w:t>
              </w:r>
            </w:ins>
          </w:p>
          <w:p w14:paraId="2CFBAAE9" w14:textId="77777777" w:rsidR="009F3611" w:rsidRPr="009F3611" w:rsidRDefault="009F3611" w:rsidP="009F3611">
            <w:pPr>
              <w:pStyle w:val="XML1"/>
              <w:rPr>
                <w:ins w:id="36697" w:author="Thomas Dietz" w:date="2012-08-08T17:05:00Z"/>
                <w:rPrChange w:id="36698" w:author="Thomas Dietz" w:date="2012-08-08T17:05:00Z">
                  <w:rPr>
                    <w:ins w:id="36699" w:author="Thomas Dietz" w:date="2012-08-08T17:05:00Z"/>
                    <w:lang w:val="de-DE"/>
                  </w:rPr>
                </w:rPrChange>
              </w:rPr>
            </w:pPr>
            <w:ins w:id="36700" w:author="Thomas Dietz" w:date="2012-08-08T17:05:00Z">
              <w:r w:rsidRPr="009F3611">
                <w:rPr>
                  <w:rPrChange w:id="36701" w:author="Thomas Dietz" w:date="2012-08-08T17:05:00Z">
                    <w:rPr>
                      <w:lang w:val="de-DE"/>
                    </w:rPr>
                  </w:rPrChange>
                </w:rPr>
                <w:t xml:space="preserve">    }</w:t>
              </w:r>
            </w:ins>
          </w:p>
          <w:p w14:paraId="4DD87BEB" w14:textId="77777777" w:rsidR="009F3611" w:rsidRPr="009F3611" w:rsidRDefault="009F3611" w:rsidP="009F3611">
            <w:pPr>
              <w:pStyle w:val="XML1"/>
              <w:rPr>
                <w:ins w:id="36702" w:author="Thomas Dietz" w:date="2012-08-08T17:05:00Z"/>
                <w:rPrChange w:id="36703" w:author="Thomas Dietz" w:date="2012-08-08T17:05:00Z">
                  <w:rPr>
                    <w:ins w:id="36704" w:author="Thomas Dietz" w:date="2012-08-08T17:05:00Z"/>
                    <w:lang w:val="de-DE"/>
                  </w:rPr>
                </w:rPrChange>
              </w:rPr>
            </w:pPr>
            <w:ins w:id="36705" w:author="Thomas Dietz" w:date="2012-08-08T17:05:00Z">
              <w:r w:rsidRPr="009F3611">
                <w:rPr>
                  <w:rPrChange w:id="36706" w:author="Thomas Dietz" w:date="2012-08-08T17:05:00Z">
                    <w:rPr>
                      <w:lang w:val="de-DE"/>
                    </w:rPr>
                  </w:rPrChange>
                </w:rPr>
                <w:t xml:space="preserve">  }</w:t>
              </w:r>
            </w:ins>
          </w:p>
          <w:p w14:paraId="0516C6F5" w14:textId="77777777" w:rsidR="009F3611" w:rsidRPr="009F3611" w:rsidRDefault="009F3611" w:rsidP="009F3611">
            <w:pPr>
              <w:pStyle w:val="XML1"/>
              <w:rPr>
                <w:ins w:id="36707" w:author="Thomas Dietz" w:date="2012-08-08T17:05:00Z"/>
                <w:rPrChange w:id="36708" w:author="Thomas Dietz" w:date="2012-08-08T17:05:00Z">
                  <w:rPr>
                    <w:ins w:id="36709" w:author="Thomas Dietz" w:date="2012-08-08T17:05:00Z"/>
                    <w:lang w:val="de-DE"/>
                  </w:rPr>
                </w:rPrChange>
              </w:rPr>
            </w:pPr>
          </w:p>
          <w:p w14:paraId="55DB5DA6" w14:textId="77777777" w:rsidR="009F3611" w:rsidRPr="009F3611" w:rsidRDefault="009F3611" w:rsidP="009F3611">
            <w:pPr>
              <w:pStyle w:val="XML1"/>
              <w:rPr>
                <w:ins w:id="36710" w:author="Thomas Dietz" w:date="2012-08-08T17:05:00Z"/>
                <w:rPrChange w:id="36711" w:author="Thomas Dietz" w:date="2012-08-08T17:05:00Z">
                  <w:rPr>
                    <w:ins w:id="36712" w:author="Thomas Dietz" w:date="2012-08-08T17:05:00Z"/>
                    <w:lang w:val="de-DE"/>
                  </w:rPr>
                </w:rPrChange>
              </w:rPr>
            </w:pPr>
            <w:ins w:id="36713" w:author="Thomas Dietz" w:date="2012-08-08T17:05:00Z">
              <w:r w:rsidRPr="009F3611">
                <w:rPr>
                  <w:rPrChange w:id="36714" w:author="Thomas Dietz" w:date="2012-08-08T17:05:00Z">
                    <w:rPr>
                      <w:lang w:val="de-DE"/>
                    </w:rPr>
                  </w:rPrChange>
                </w:rPr>
                <w:t xml:space="preserve">  grouping OFControllerType {</w:t>
              </w:r>
            </w:ins>
          </w:p>
          <w:p w14:paraId="5BA48F6E" w14:textId="77777777" w:rsidR="009F3611" w:rsidRPr="009F3611" w:rsidRDefault="009F3611" w:rsidP="009F3611">
            <w:pPr>
              <w:pStyle w:val="XML1"/>
              <w:rPr>
                <w:ins w:id="36715" w:author="Thomas Dietz" w:date="2012-08-08T17:05:00Z"/>
                <w:rPrChange w:id="36716" w:author="Thomas Dietz" w:date="2012-08-08T17:05:00Z">
                  <w:rPr>
                    <w:ins w:id="36717" w:author="Thomas Dietz" w:date="2012-08-08T17:05:00Z"/>
                    <w:lang w:val="de-DE"/>
                  </w:rPr>
                </w:rPrChange>
              </w:rPr>
            </w:pPr>
            <w:ins w:id="36718" w:author="Thomas Dietz" w:date="2012-08-08T17:05:00Z">
              <w:r w:rsidRPr="009F3611">
                <w:rPr>
                  <w:rPrChange w:id="36719" w:author="Thomas Dietz" w:date="2012-08-08T17:05:00Z">
                    <w:rPr>
                      <w:lang w:val="de-DE"/>
                    </w:rPr>
                  </w:rPrChange>
                </w:rPr>
                <w:t xml:space="preserve">    description "This grouping specifies all properties of an</w:t>
              </w:r>
            </w:ins>
          </w:p>
          <w:p w14:paraId="531F5EE7" w14:textId="77777777" w:rsidR="009F3611" w:rsidRPr="009F3611" w:rsidRDefault="009F3611" w:rsidP="009F3611">
            <w:pPr>
              <w:pStyle w:val="XML1"/>
              <w:rPr>
                <w:ins w:id="36720" w:author="Thomas Dietz" w:date="2012-08-08T17:05:00Z"/>
                <w:rPrChange w:id="36721" w:author="Thomas Dietz" w:date="2012-08-08T17:05:00Z">
                  <w:rPr>
                    <w:ins w:id="36722" w:author="Thomas Dietz" w:date="2012-08-08T17:05:00Z"/>
                    <w:lang w:val="de-DE"/>
                  </w:rPr>
                </w:rPrChange>
              </w:rPr>
            </w:pPr>
            <w:ins w:id="36723" w:author="Thomas Dietz" w:date="2012-08-08T17:05:00Z">
              <w:r w:rsidRPr="009F3611">
                <w:rPr>
                  <w:rPrChange w:id="36724" w:author="Thomas Dietz" w:date="2012-08-08T17:05:00Z">
                    <w:rPr>
                      <w:lang w:val="de-DE"/>
                    </w:rPr>
                  </w:rPrChange>
                </w:rPr>
                <w:t xml:space="preserve">      OpenFlow Logical Switch Controller.</w:t>
              </w:r>
            </w:ins>
          </w:p>
          <w:p w14:paraId="7588ABFE" w14:textId="77777777" w:rsidR="009F3611" w:rsidRPr="009F3611" w:rsidRDefault="009F3611" w:rsidP="009F3611">
            <w:pPr>
              <w:pStyle w:val="XML1"/>
              <w:rPr>
                <w:ins w:id="36725" w:author="Thomas Dietz" w:date="2012-08-08T17:05:00Z"/>
                <w:rPrChange w:id="36726" w:author="Thomas Dietz" w:date="2012-08-08T17:05:00Z">
                  <w:rPr>
                    <w:ins w:id="36727" w:author="Thomas Dietz" w:date="2012-08-08T17:05:00Z"/>
                    <w:lang w:val="de-DE"/>
                  </w:rPr>
                </w:rPrChange>
              </w:rPr>
            </w:pPr>
          </w:p>
          <w:p w14:paraId="173B1494" w14:textId="77777777" w:rsidR="009F3611" w:rsidRPr="009F3611" w:rsidRDefault="009F3611" w:rsidP="009F3611">
            <w:pPr>
              <w:pStyle w:val="XML1"/>
              <w:rPr>
                <w:ins w:id="36728" w:author="Thomas Dietz" w:date="2012-08-08T17:05:00Z"/>
                <w:rPrChange w:id="36729" w:author="Thomas Dietz" w:date="2012-08-08T17:05:00Z">
                  <w:rPr>
                    <w:ins w:id="36730" w:author="Thomas Dietz" w:date="2012-08-08T17:05:00Z"/>
                    <w:lang w:val="de-DE"/>
                  </w:rPr>
                </w:rPrChange>
              </w:rPr>
            </w:pPr>
            <w:ins w:id="36731" w:author="Thomas Dietz" w:date="2012-08-08T17:05:00Z">
              <w:r w:rsidRPr="009F3611">
                <w:rPr>
                  <w:rPrChange w:id="36732" w:author="Thomas Dietz" w:date="2012-08-08T17:05:00Z">
                    <w:rPr>
                      <w:lang w:val="de-DE"/>
                    </w:rPr>
                  </w:rPrChange>
                </w:rPr>
                <w:t xml:space="preserve">      NETCONF &lt;edit-config&gt; operations MUST be implemented as </w:t>
              </w:r>
            </w:ins>
          </w:p>
          <w:p w14:paraId="50913B6B" w14:textId="77777777" w:rsidR="009F3611" w:rsidRPr="009F3611" w:rsidRDefault="009F3611" w:rsidP="009F3611">
            <w:pPr>
              <w:pStyle w:val="XML1"/>
              <w:rPr>
                <w:ins w:id="36733" w:author="Thomas Dietz" w:date="2012-08-08T17:05:00Z"/>
                <w:rPrChange w:id="36734" w:author="Thomas Dietz" w:date="2012-08-08T17:05:00Z">
                  <w:rPr>
                    <w:ins w:id="36735" w:author="Thomas Dietz" w:date="2012-08-08T17:05:00Z"/>
                    <w:lang w:val="de-DE"/>
                  </w:rPr>
                </w:rPrChange>
              </w:rPr>
            </w:pPr>
            <w:ins w:id="36736" w:author="Thomas Dietz" w:date="2012-08-08T17:05:00Z">
              <w:r w:rsidRPr="009F3611">
                <w:rPr>
                  <w:rPrChange w:id="36737" w:author="Thomas Dietz" w:date="2012-08-08T17:05:00Z">
                    <w:rPr>
                      <w:lang w:val="de-DE"/>
                    </w:rPr>
                  </w:rPrChange>
                </w:rPr>
                <w:t xml:space="preserve">      follows: </w:t>
              </w:r>
            </w:ins>
          </w:p>
          <w:p w14:paraId="6EA166EA" w14:textId="77777777" w:rsidR="009F3611" w:rsidRPr="009F3611" w:rsidRDefault="009F3611" w:rsidP="009F3611">
            <w:pPr>
              <w:pStyle w:val="XML1"/>
              <w:rPr>
                <w:ins w:id="36738" w:author="Thomas Dietz" w:date="2012-08-08T17:05:00Z"/>
                <w:rPrChange w:id="36739" w:author="Thomas Dietz" w:date="2012-08-08T17:05:00Z">
                  <w:rPr>
                    <w:ins w:id="36740" w:author="Thomas Dietz" w:date="2012-08-08T17:05:00Z"/>
                    <w:lang w:val="de-DE"/>
                  </w:rPr>
                </w:rPrChange>
              </w:rPr>
            </w:pPr>
          </w:p>
          <w:p w14:paraId="40F60031" w14:textId="77777777" w:rsidR="009F3611" w:rsidRPr="009F3611" w:rsidRDefault="009F3611" w:rsidP="009F3611">
            <w:pPr>
              <w:pStyle w:val="XML1"/>
              <w:rPr>
                <w:ins w:id="36741" w:author="Thomas Dietz" w:date="2012-08-08T17:05:00Z"/>
                <w:rPrChange w:id="36742" w:author="Thomas Dietz" w:date="2012-08-08T17:05:00Z">
                  <w:rPr>
                    <w:ins w:id="36743" w:author="Thomas Dietz" w:date="2012-08-08T17:05:00Z"/>
                    <w:lang w:val="de-DE"/>
                  </w:rPr>
                </w:rPrChange>
              </w:rPr>
            </w:pPr>
            <w:ins w:id="36744" w:author="Thomas Dietz" w:date="2012-08-08T17:05:00Z">
              <w:r w:rsidRPr="009F3611">
                <w:rPr>
                  <w:rPrChange w:id="36745" w:author="Thomas Dietz" w:date="2012-08-08T17:05:00Z">
                    <w:rPr>
                      <w:lang w:val="de-DE"/>
                    </w:rPr>
                  </w:rPrChange>
                </w:rPr>
                <w:t xml:space="preserve">      * The 'id' element MUST be present at all &lt;edit-config&gt;</w:t>
              </w:r>
            </w:ins>
          </w:p>
          <w:p w14:paraId="387221E8" w14:textId="77777777" w:rsidR="009F3611" w:rsidRPr="009F3611" w:rsidRDefault="009F3611" w:rsidP="009F3611">
            <w:pPr>
              <w:pStyle w:val="XML1"/>
              <w:rPr>
                <w:ins w:id="36746" w:author="Thomas Dietz" w:date="2012-08-08T17:05:00Z"/>
                <w:rPrChange w:id="36747" w:author="Thomas Dietz" w:date="2012-08-08T17:05:00Z">
                  <w:rPr>
                    <w:ins w:id="36748" w:author="Thomas Dietz" w:date="2012-08-08T17:05:00Z"/>
                    <w:lang w:val="de-DE"/>
                  </w:rPr>
                </w:rPrChange>
              </w:rPr>
            </w:pPr>
            <w:ins w:id="36749" w:author="Thomas Dietz" w:date="2012-08-08T17:05:00Z">
              <w:r w:rsidRPr="009F3611">
                <w:rPr>
                  <w:rPrChange w:id="36750" w:author="Thomas Dietz" w:date="2012-08-08T17:05:00Z">
                    <w:rPr>
                      <w:lang w:val="de-DE"/>
                    </w:rPr>
                  </w:rPrChange>
                </w:rPr>
                <w:t xml:space="preserve">        operations to identify the controller.</w:t>
              </w:r>
            </w:ins>
          </w:p>
          <w:p w14:paraId="0D8B8D69" w14:textId="77777777" w:rsidR="009F3611" w:rsidRPr="009F3611" w:rsidRDefault="009F3611" w:rsidP="009F3611">
            <w:pPr>
              <w:pStyle w:val="XML1"/>
              <w:rPr>
                <w:ins w:id="36751" w:author="Thomas Dietz" w:date="2012-08-08T17:05:00Z"/>
                <w:rPrChange w:id="36752" w:author="Thomas Dietz" w:date="2012-08-08T17:05:00Z">
                  <w:rPr>
                    <w:ins w:id="36753" w:author="Thomas Dietz" w:date="2012-08-08T17:05:00Z"/>
                    <w:lang w:val="de-DE"/>
                  </w:rPr>
                </w:rPrChange>
              </w:rPr>
            </w:pPr>
            <w:ins w:id="36754" w:author="Thomas Dietz" w:date="2012-08-08T17:05:00Z">
              <w:r w:rsidRPr="009F3611">
                <w:rPr>
                  <w:rPrChange w:id="36755" w:author="Thomas Dietz" w:date="2012-08-08T17:05:00Z">
                    <w:rPr>
                      <w:lang w:val="de-DE"/>
                    </w:rPr>
                  </w:rPrChange>
                </w:rPr>
                <w:t xml:space="preserve">      * If the operation is 'merge' or 'replace', the element is</w:t>
              </w:r>
            </w:ins>
          </w:p>
          <w:p w14:paraId="3DBCBD9A" w14:textId="77777777" w:rsidR="009F3611" w:rsidRPr="009F3611" w:rsidRDefault="009F3611" w:rsidP="009F3611">
            <w:pPr>
              <w:pStyle w:val="XML1"/>
              <w:rPr>
                <w:ins w:id="36756" w:author="Thomas Dietz" w:date="2012-08-08T17:05:00Z"/>
                <w:rPrChange w:id="36757" w:author="Thomas Dietz" w:date="2012-08-08T17:05:00Z">
                  <w:rPr>
                    <w:ins w:id="36758" w:author="Thomas Dietz" w:date="2012-08-08T17:05:00Z"/>
                    <w:lang w:val="de-DE"/>
                  </w:rPr>
                </w:rPrChange>
              </w:rPr>
            </w:pPr>
            <w:ins w:id="36759" w:author="Thomas Dietz" w:date="2012-08-08T17:05:00Z">
              <w:r w:rsidRPr="009F3611">
                <w:rPr>
                  <w:rPrChange w:id="36760" w:author="Thomas Dietz" w:date="2012-08-08T17:05:00Z">
                    <w:rPr>
                      <w:lang w:val="de-DE"/>
                    </w:rPr>
                  </w:rPrChange>
                </w:rPr>
                <w:t xml:space="preserve">        created if it does not exist, and its value is set to the</w:t>
              </w:r>
            </w:ins>
          </w:p>
          <w:p w14:paraId="0CC2893A" w14:textId="77777777" w:rsidR="009F3611" w:rsidRPr="009F3611" w:rsidRDefault="009F3611" w:rsidP="009F3611">
            <w:pPr>
              <w:pStyle w:val="XML1"/>
              <w:rPr>
                <w:ins w:id="36761" w:author="Thomas Dietz" w:date="2012-08-08T17:05:00Z"/>
                <w:rPrChange w:id="36762" w:author="Thomas Dietz" w:date="2012-08-08T17:05:00Z">
                  <w:rPr>
                    <w:ins w:id="36763" w:author="Thomas Dietz" w:date="2012-08-08T17:05:00Z"/>
                    <w:lang w:val="de-DE"/>
                  </w:rPr>
                </w:rPrChange>
              </w:rPr>
            </w:pPr>
            <w:ins w:id="36764" w:author="Thomas Dietz" w:date="2012-08-08T17:05:00Z">
              <w:r w:rsidRPr="009F3611">
                <w:rPr>
                  <w:rPrChange w:id="36765" w:author="Thomas Dietz" w:date="2012-08-08T17:05:00Z">
                    <w:rPr>
                      <w:lang w:val="de-DE"/>
                    </w:rPr>
                  </w:rPrChange>
                </w:rPr>
                <w:t xml:space="preserve">        value found in the XML RPC data.</w:t>
              </w:r>
            </w:ins>
          </w:p>
          <w:p w14:paraId="1E17261A" w14:textId="77777777" w:rsidR="009F3611" w:rsidRPr="009F3611" w:rsidRDefault="009F3611" w:rsidP="009F3611">
            <w:pPr>
              <w:pStyle w:val="XML1"/>
              <w:rPr>
                <w:ins w:id="36766" w:author="Thomas Dietz" w:date="2012-08-08T17:05:00Z"/>
                <w:rPrChange w:id="36767" w:author="Thomas Dietz" w:date="2012-08-08T17:05:00Z">
                  <w:rPr>
                    <w:ins w:id="36768" w:author="Thomas Dietz" w:date="2012-08-08T17:05:00Z"/>
                    <w:lang w:val="de-DE"/>
                  </w:rPr>
                </w:rPrChange>
              </w:rPr>
            </w:pPr>
            <w:ins w:id="36769" w:author="Thomas Dietz" w:date="2012-08-08T17:05:00Z">
              <w:r w:rsidRPr="009F3611">
                <w:rPr>
                  <w:rPrChange w:id="36770" w:author="Thomas Dietz" w:date="2012-08-08T17:05:00Z">
                    <w:rPr>
                      <w:lang w:val="de-DE"/>
                    </w:rPr>
                  </w:rPrChange>
                </w:rPr>
                <w:t xml:space="preserve">      * If the operation is 'create', the element is created if it</w:t>
              </w:r>
            </w:ins>
          </w:p>
          <w:p w14:paraId="791D777A" w14:textId="77777777" w:rsidR="009F3611" w:rsidRPr="009F3611" w:rsidRDefault="009F3611" w:rsidP="009F3611">
            <w:pPr>
              <w:pStyle w:val="XML1"/>
              <w:rPr>
                <w:ins w:id="36771" w:author="Thomas Dietz" w:date="2012-08-08T17:05:00Z"/>
                <w:rPrChange w:id="36772" w:author="Thomas Dietz" w:date="2012-08-08T17:05:00Z">
                  <w:rPr>
                    <w:ins w:id="36773" w:author="Thomas Dietz" w:date="2012-08-08T17:05:00Z"/>
                    <w:lang w:val="de-DE"/>
                  </w:rPr>
                </w:rPrChange>
              </w:rPr>
            </w:pPr>
            <w:ins w:id="36774" w:author="Thomas Dietz" w:date="2012-08-08T17:05:00Z">
              <w:r w:rsidRPr="009F3611">
                <w:rPr>
                  <w:rPrChange w:id="36775" w:author="Thomas Dietz" w:date="2012-08-08T17:05:00Z">
                    <w:rPr>
                      <w:lang w:val="de-DE"/>
                    </w:rPr>
                  </w:rPrChange>
                </w:rPr>
                <w:t xml:space="preserve">        does not exist. If the element already exists, a</w:t>
              </w:r>
            </w:ins>
          </w:p>
          <w:p w14:paraId="7A7D80D2" w14:textId="77777777" w:rsidR="009F3611" w:rsidRPr="009F3611" w:rsidRDefault="009F3611" w:rsidP="009F3611">
            <w:pPr>
              <w:pStyle w:val="XML1"/>
              <w:rPr>
                <w:ins w:id="36776" w:author="Thomas Dietz" w:date="2012-08-08T17:05:00Z"/>
                <w:rPrChange w:id="36777" w:author="Thomas Dietz" w:date="2012-08-08T17:05:00Z">
                  <w:rPr>
                    <w:ins w:id="36778" w:author="Thomas Dietz" w:date="2012-08-08T17:05:00Z"/>
                    <w:lang w:val="de-DE"/>
                  </w:rPr>
                </w:rPrChange>
              </w:rPr>
            </w:pPr>
            <w:ins w:id="36779" w:author="Thomas Dietz" w:date="2012-08-08T17:05:00Z">
              <w:r w:rsidRPr="009F3611">
                <w:rPr>
                  <w:rPrChange w:id="36780" w:author="Thomas Dietz" w:date="2012-08-08T17:05:00Z">
                    <w:rPr>
                      <w:lang w:val="de-DE"/>
                    </w:rPr>
                  </w:rPrChange>
                </w:rPr>
                <w:t xml:space="preserve">        'data</w:t>
              </w:r>
              <w:r w:rsidRPr="009F3611">
                <w:rPr>
                  <w:rFonts w:ascii="MS Mincho" w:eastAsia="MS Mincho" w:hAnsi="MS Mincho" w:cs="MS Mincho"/>
                  <w:rPrChange w:id="36781" w:author="Thomas Dietz" w:date="2012-08-08T17:05:00Z">
                    <w:rPr>
                      <w:rFonts w:ascii="MS Mincho" w:eastAsia="MS Mincho" w:hAnsi="MS Mincho" w:cs="MS Mincho"/>
                      <w:lang w:val="de-DE"/>
                    </w:rPr>
                  </w:rPrChange>
                </w:rPr>
                <w:t>‑</w:t>
              </w:r>
              <w:r w:rsidRPr="009F3611">
                <w:rPr>
                  <w:rPrChange w:id="36782" w:author="Thomas Dietz" w:date="2012-08-08T17:05:00Z">
                    <w:rPr>
                      <w:lang w:val="de-DE"/>
                    </w:rPr>
                  </w:rPrChange>
                </w:rPr>
                <w:t>exists' error is returned.</w:t>
              </w:r>
            </w:ins>
          </w:p>
          <w:p w14:paraId="3BC40215" w14:textId="77777777" w:rsidR="009F3611" w:rsidRPr="009F3611" w:rsidRDefault="009F3611" w:rsidP="009F3611">
            <w:pPr>
              <w:pStyle w:val="XML1"/>
              <w:rPr>
                <w:ins w:id="36783" w:author="Thomas Dietz" w:date="2012-08-08T17:05:00Z"/>
                <w:rPrChange w:id="36784" w:author="Thomas Dietz" w:date="2012-08-08T17:05:00Z">
                  <w:rPr>
                    <w:ins w:id="36785" w:author="Thomas Dietz" w:date="2012-08-08T17:05:00Z"/>
                    <w:lang w:val="de-DE"/>
                  </w:rPr>
                </w:rPrChange>
              </w:rPr>
            </w:pPr>
            <w:ins w:id="36786" w:author="Thomas Dietz" w:date="2012-08-08T17:05:00Z">
              <w:r w:rsidRPr="009F3611">
                <w:rPr>
                  <w:rPrChange w:id="36787" w:author="Thomas Dietz" w:date="2012-08-08T17:05:00Z">
                    <w:rPr>
                      <w:lang w:val="de-DE"/>
                    </w:rPr>
                  </w:rPrChange>
                </w:rPr>
                <w:t xml:space="preserve">      * If the operation is 'delete', the element is deleted if it</w:t>
              </w:r>
            </w:ins>
          </w:p>
          <w:p w14:paraId="6990BAF7" w14:textId="77777777" w:rsidR="009F3611" w:rsidRPr="009F3611" w:rsidRDefault="009F3611" w:rsidP="009F3611">
            <w:pPr>
              <w:pStyle w:val="XML1"/>
              <w:rPr>
                <w:ins w:id="36788" w:author="Thomas Dietz" w:date="2012-08-08T17:05:00Z"/>
                <w:rPrChange w:id="36789" w:author="Thomas Dietz" w:date="2012-08-08T17:05:00Z">
                  <w:rPr>
                    <w:ins w:id="36790" w:author="Thomas Dietz" w:date="2012-08-08T17:05:00Z"/>
                    <w:lang w:val="de-DE"/>
                  </w:rPr>
                </w:rPrChange>
              </w:rPr>
            </w:pPr>
            <w:ins w:id="36791" w:author="Thomas Dietz" w:date="2012-08-08T17:05:00Z">
              <w:r w:rsidRPr="009F3611">
                <w:rPr>
                  <w:rPrChange w:id="36792" w:author="Thomas Dietz" w:date="2012-08-08T17:05:00Z">
                    <w:rPr>
                      <w:lang w:val="de-DE"/>
                    </w:rPr>
                  </w:rPrChange>
                </w:rPr>
                <w:t xml:space="preserve">        exists. If the element does not exist, a 'data</w:t>
              </w:r>
              <w:r w:rsidRPr="009F3611">
                <w:rPr>
                  <w:rFonts w:ascii="MS Mincho" w:eastAsia="MS Mincho" w:hAnsi="MS Mincho" w:cs="MS Mincho"/>
                  <w:rPrChange w:id="36793" w:author="Thomas Dietz" w:date="2012-08-08T17:05:00Z">
                    <w:rPr>
                      <w:rFonts w:ascii="MS Mincho" w:eastAsia="MS Mincho" w:hAnsi="MS Mincho" w:cs="MS Mincho"/>
                      <w:lang w:val="de-DE"/>
                    </w:rPr>
                  </w:rPrChange>
                </w:rPr>
                <w:t>‑</w:t>
              </w:r>
              <w:r w:rsidRPr="009F3611">
                <w:rPr>
                  <w:rPrChange w:id="36794" w:author="Thomas Dietz" w:date="2012-08-08T17:05:00Z">
                    <w:rPr>
                      <w:lang w:val="de-DE"/>
                    </w:rPr>
                  </w:rPrChange>
                </w:rPr>
                <w:t>missing'</w:t>
              </w:r>
            </w:ins>
          </w:p>
          <w:p w14:paraId="70617FAD" w14:textId="77777777" w:rsidR="009F3611" w:rsidRPr="009F3611" w:rsidRDefault="009F3611" w:rsidP="009F3611">
            <w:pPr>
              <w:pStyle w:val="XML1"/>
              <w:rPr>
                <w:ins w:id="36795" w:author="Thomas Dietz" w:date="2012-08-08T17:05:00Z"/>
                <w:rPrChange w:id="36796" w:author="Thomas Dietz" w:date="2012-08-08T17:05:00Z">
                  <w:rPr>
                    <w:ins w:id="36797" w:author="Thomas Dietz" w:date="2012-08-08T17:05:00Z"/>
                    <w:lang w:val="de-DE"/>
                  </w:rPr>
                </w:rPrChange>
              </w:rPr>
            </w:pPr>
            <w:ins w:id="36798" w:author="Thomas Dietz" w:date="2012-08-08T17:05:00Z">
              <w:r w:rsidRPr="009F3611">
                <w:rPr>
                  <w:rPrChange w:id="36799" w:author="Thomas Dietz" w:date="2012-08-08T17:05:00Z">
                    <w:rPr>
                      <w:lang w:val="de-DE"/>
                    </w:rPr>
                  </w:rPrChange>
                </w:rPr>
                <w:t xml:space="preserve">        error is returned.";</w:t>
              </w:r>
            </w:ins>
          </w:p>
          <w:p w14:paraId="676C09E7" w14:textId="77777777" w:rsidR="009F3611" w:rsidRPr="009F3611" w:rsidRDefault="009F3611" w:rsidP="009F3611">
            <w:pPr>
              <w:pStyle w:val="XML1"/>
              <w:rPr>
                <w:ins w:id="36800" w:author="Thomas Dietz" w:date="2012-08-08T17:05:00Z"/>
                <w:rPrChange w:id="36801" w:author="Thomas Dietz" w:date="2012-08-08T17:05:00Z">
                  <w:rPr>
                    <w:ins w:id="36802" w:author="Thomas Dietz" w:date="2012-08-08T17:05:00Z"/>
                    <w:lang w:val="de-DE"/>
                  </w:rPr>
                </w:rPrChange>
              </w:rPr>
            </w:pPr>
            <w:ins w:id="36803" w:author="Thomas Dietz" w:date="2012-08-08T17:05:00Z">
              <w:r w:rsidRPr="009F3611">
                <w:rPr>
                  <w:rPrChange w:id="36804" w:author="Thomas Dietz" w:date="2012-08-08T17:05:00Z">
                    <w:rPr>
                      <w:lang w:val="de-DE"/>
                    </w:rPr>
                  </w:rPrChange>
                </w:rPr>
                <w:t xml:space="preserve">    leaf id {</w:t>
              </w:r>
            </w:ins>
          </w:p>
          <w:p w14:paraId="36C4DF13" w14:textId="77777777" w:rsidR="009F3611" w:rsidRPr="009F3611" w:rsidRDefault="009F3611" w:rsidP="009F3611">
            <w:pPr>
              <w:pStyle w:val="XML1"/>
              <w:rPr>
                <w:ins w:id="36805" w:author="Thomas Dietz" w:date="2012-08-08T17:05:00Z"/>
                <w:rPrChange w:id="36806" w:author="Thomas Dietz" w:date="2012-08-08T17:05:00Z">
                  <w:rPr>
                    <w:ins w:id="36807" w:author="Thomas Dietz" w:date="2012-08-08T17:05:00Z"/>
                    <w:lang w:val="de-DE"/>
                  </w:rPr>
                </w:rPrChange>
              </w:rPr>
            </w:pPr>
            <w:ins w:id="36808" w:author="Thomas Dietz" w:date="2012-08-08T17:05:00Z">
              <w:r w:rsidRPr="009F3611">
                <w:rPr>
                  <w:rPrChange w:id="36809" w:author="Thomas Dietz" w:date="2012-08-08T17:05:00Z">
                    <w:rPr>
                      <w:lang w:val="de-DE"/>
                    </w:rPr>
                  </w:rPrChange>
                </w:rPr>
                <w:t xml:space="preserve">      type OFConfigId;</w:t>
              </w:r>
            </w:ins>
          </w:p>
          <w:p w14:paraId="39AEB4EB" w14:textId="77777777" w:rsidR="009F3611" w:rsidRPr="009F3611" w:rsidRDefault="009F3611" w:rsidP="009F3611">
            <w:pPr>
              <w:pStyle w:val="XML1"/>
              <w:rPr>
                <w:ins w:id="36810" w:author="Thomas Dietz" w:date="2012-08-08T17:05:00Z"/>
                <w:rPrChange w:id="36811" w:author="Thomas Dietz" w:date="2012-08-08T17:05:00Z">
                  <w:rPr>
                    <w:ins w:id="36812" w:author="Thomas Dietz" w:date="2012-08-08T17:05:00Z"/>
                    <w:lang w:val="de-DE"/>
                  </w:rPr>
                </w:rPrChange>
              </w:rPr>
            </w:pPr>
            <w:ins w:id="36813" w:author="Thomas Dietz" w:date="2012-08-08T17:05:00Z">
              <w:r w:rsidRPr="009F3611">
                <w:rPr>
                  <w:rPrChange w:id="36814" w:author="Thomas Dietz" w:date="2012-08-08T17:05:00Z">
                    <w:rPr>
                      <w:lang w:val="de-DE"/>
                    </w:rPr>
                  </w:rPrChange>
                </w:rPr>
                <w:t xml:space="preserve">      mandatory true;</w:t>
              </w:r>
            </w:ins>
          </w:p>
          <w:p w14:paraId="7E5F6D1D" w14:textId="77777777" w:rsidR="009F3611" w:rsidRPr="009F3611" w:rsidRDefault="009F3611" w:rsidP="009F3611">
            <w:pPr>
              <w:pStyle w:val="XML1"/>
              <w:rPr>
                <w:ins w:id="36815" w:author="Thomas Dietz" w:date="2012-08-08T17:05:00Z"/>
                <w:rPrChange w:id="36816" w:author="Thomas Dietz" w:date="2012-08-08T17:05:00Z">
                  <w:rPr>
                    <w:ins w:id="36817" w:author="Thomas Dietz" w:date="2012-08-08T17:05:00Z"/>
                    <w:lang w:val="de-DE"/>
                  </w:rPr>
                </w:rPrChange>
              </w:rPr>
            </w:pPr>
            <w:ins w:id="36818" w:author="Thomas Dietz" w:date="2012-08-08T17:05:00Z">
              <w:r w:rsidRPr="009F3611">
                <w:rPr>
                  <w:rPrChange w:id="36819" w:author="Thomas Dietz" w:date="2012-08-08T17:05:00Z">
                    <w:rPr>
                      <w:lang w:val="de-DE"/>
                    </w:rPr>
                  </w:rPrChange>
                </w:rPr>
                <w:t xml:space="preserve">      description "A unique but locally arbitrary identifier that</w:t>
              </w:r>
            </w:ins>
          </w:p>
          <w:p w14:paraId="2DE9F842" w14:textId="77777777" w:rsidR="009F3611" w:rsidRPr="009F3611" w:rsidRDefault="009F3611" w:rsidP="009F3611">
            <w:pPr>
              <w:pStyle w:val="XML1"/>
              <w:rPr>
                <w:ins w:id="36820" w:author="Thomas Dietz" w:date="2012-08-08T17:05:00Z"/>
                <w:rPrChange w:id="36821" w:author="Thomas Dietz" w:date="2012-08-08T17:05:00Z">
                  <w:rPr>
                    <w:ins w:id="36822" w:author="Thomas Dietz" w:date="2012-08-08T17:05:00Z"/>
                    <w:lang w:val="de-DE"/>
                  </w:rPr>
                </w:rPrChange>
              </w:rPr>
            </w:pPr>
            <w:ins w:id="36823" w:author="Thomas Dietz" w:date="2012-08-08T17:05:00Z">
              <w:r w:rsidRPr="009F3611">
                <w:rPr>
                  <w:rPrChange w:id="36824" w:author="Thomas Dietz" w:date="2012-08-08T17:05:00Z">
                    <w:rPr>
                      <w:lang w:val="de-DE"/>
                    </w:rPr>
                  </w:rPrChange>
                </w:rPr>
                <w:t xml:space="preserve">        uniquely identifies an OpenFlow Controller within the</w:t>
              </w:r>
            </w:ins>
          </w:p>
          <w:p w14:paraId="03E5C616" w14:textId="77777777" w:rsidR="009F3611" w:rsidRPr="009F3611" w:rsidRDefault="009F3611" w:rsidP="009F3611">
            <w:pPr>
              <w:pStyle w:val="XML1"/>
              <w:rPr>
                <w:ins w:id="36825" w:author="Thomas Dietz" w:date="2012-08-08T17:05:00Z"/>
                <w:rPrChange w:id="36826" w:author="Thomas Dietz" w:date="2012-08-08T17:05:00Z">
                  <w:rPr>
                    <w:ins w:id="36827" w:author="Thomas Dietz" w:date="2012-08-08T17:05:00Z"/>
                    <w:lang w:val="de-DE"/>
                  </w:rPr>
                </w:rPrChange>
              </w:rPr>
            </w:pPr>
            <w:ins w:id="36828" w:author="Thomas Dietz" w:date="2012-08-08T17:05:00Z">
              <w:r w:rsidRPr="009F3611">
                <w:rPr>
                  <w:rPrChange w:id="36829" w:author="Thomas Dietz" w:date="2012-08-08T17:05:00Z">
                    <w:rPr>
                      <w:lang w:val="de-DE"/>
                    </w:rPr>
                  </w:rPrChange>
                </w:rPr>
                <w:t xml:space="preserve">        context of an OpenFlow Capable Switch.  It MUST be</w:t>
              </w:r>
            </w:ins>
          </w:p>
          <w:p w14:paraId="20ECDFC2" w14:textId="77777777" w:rsidR="009F3611" w:rsidRPr="009F3611" w:rsidRDefault="009F3611" w:rsidP="009F3611">
            <w:pPr>
              <w:pStyle w:val="XML1"/>
              <w:rPr>
                <w:ins w:id="36830" w:author="Thomas Dietz" w:date="2012-08-08T17:05:00Z"/>
                <w:rPrChange w:id="36831" w:author="Thomas Dietz" w:date="2012-08-08T17:05:00Z">
                  <w:rPr>
                    <w:ins w:id="36832" w:author="Thomas Dietz" w:date="2012-08-08T17:05:00Z"/>
                    <w:lang w:val="de-DE"/>
                  </w:rPr>
                </w:rPrChange>
              </w:rPr>
            </w:pPr>
            <w:ins w:id="36833" w:author="Thomas Dietz" w:date="2012-08-08T17:05:00Z">
              <w:r w:rsidRPr="009F3611">
                <w:rPr>
                  <w:rPrChange w:id="36834" w:author="Thomas Dietz" w:date="2012-08-08T17:05:00Z">
                    <w:rPr>
                      <w:lang w:val="de-DE"/>
                    </w:rPr>
                  </w:rPrChange>
                </w:rPr>
                <w:t xml:space="preserve">        persistent across reboots of the OpenFlow Capable Switch.</w:t>
              </w:r>
            </w:ins>
          </w:p>
          <w:p w14:paraId="3A50DDEF" w14:textId="77777777" w:rsidR="009F3611" w:rsidRPr="009F3611" w:rsidRDefault="009F3611" w:rsidP="009F3611">
            <w:pPr>
              <w:pStyle w:val="XML1"/>
              <w:rPr>
                <w:ins w:id="36835" w:author="Thomas Dietz" w:date="2012-08-08T17:05:00Z"/>
                <w:rPrChange w:id="36836" w:author="Thomas Dietz" w:date="2012-08-08T17:05:00Z">
                  <w:rPr>
                    <w:ins w:id="36837" w:author="Thomas Dietz" w:date="2012-08-08T17:05:00Z"/>
                    <w:lang w:val="de-DE"/>
                  </w:rPr>
                </w:rPrChange>
              </w:rPr>
            </w:pPr>
          </w:p>
          <w:p w14:paraId="4B5EE61A" w14:textId="77777777" w:rsidR="009F3611" w:rsidRPr="009F3611" w:rsidRDefault="009F3611" w:rsidP="009F3611">
            <w:pPr>
              <w:pStyle w:val="XML1"/>
              <w:rPr>
                <w:ins w:id="36838" w:author="Thomas Dietz" w:date="2012-08-08T17:05:00Z"/>
                <w:rPrChange w:id="36839" w:author="Thomas Dietz" w:date="2012-08-08T17:05:00Z">
                  <w:rPr>
                    <w:ins w:id="36840" w:author="Thomas Dietz" w:date="2012-08-08T17:05:00Z"/>
                    <w:lang w:val="de-DE"/>
                  </w:rPr>
                </w:rPrChange>
              </w:rPr>
            </w:pPr>
            <w:ins w:id="36841" w:author="Thomas Dietz" w:date="2012-08-08T17:05:00Z">
              <w:r w:rsidRPr="009F3611">
                <w:rPr>
                  <w:rPrChange w:id="36842" w:author="Thomas Dietz" w:date="2012-08-08T17:05:00Z">
                    <w:rPr>
                      <w:lang w:val="de-DE"/>
                    </w:rPr>
                  </w:rPrChange>
                </w:rPr>
                <w:t xml:space="preserve">        This element MUST be present to identify the OpenFlow</w:t>
              </w:r>
            </w:ins>
          </w:p>
          <w:p w14:paraId="12AE49D7" w14:textId="77777777" w:rsidR="009F3611" w:rsidRPr="009F3611" w:rsidRDefault="009F3611" w:rsidP="009F3611">
            <w:pPr>
              <w:pStyle w:val="XML1"/>
              <w:rPr>
                <w:ins w:id="36843" w:author="Thomas Dietz" w:date="2012-08-08T17:05:00Z"/>
                <w:rPrChange w:id="36844" w:author="Thomas Dietz" w:date="2012-08-08T17:05:00Z">
                  <w:rPr>
                    <w:ins w:id="36845" w:author="Thomas Dietz" w:date="2012-08-08T17:05:00Z"/>
                    <w:lang w:val="de-DE"/>
                  </w:rPr>
                </w:rPrChange>
              </w:rPr>
            </w:pPr>
            <w:ins w:id="36846" w:author="Thomas Dietz" w:date="2012-08-08T17:05:00Z">
              <w:r w:rsidRPr="009F3611">
                <w:rPr>
                  <w:rPrChange w:id="36847" w:author="Thomas Dietz" w:date="2012-08-08T17:05:00Z">
                    <w:rPr>
                      <w:lang w:val="de-DE"/>
                    </w:rPr>
                  </w:rPrChange>
                </w:rPr>
                <w:t xml:space="preserve">        controller.";</w:t>
              </w:r>
            </w:ins>
          </w:p>
          <w:p w14:paraId="43538124" w14:textId="77777777" w:rsidR="009F3611" w:rsidRPr="009F3611" w:rsidRDefault="009F3611" w:rsidP="009F3611">
            <w:pPr>
              <w:pStyle w:val="XML1"/>
              <w:rPr>
                <w:ins w:id="36848" w:author="Thomas Dietz" w:date="2012-08-08T17:05:00Z"/>
                <w:rPrChange w:id="36849" w:author="Thomas Dietz" w:date="2012-08-08T17:05:00Z">
                  <w:rPr>
                    <w:ins w:id="36850" w:author="Thomas Dietz" w:date="2012-08-08T17:05:00Z"/>
                    <w:lang w:val="de-DE"/>
                  </w:rPr>
                </w:rPrChange>
              </w:rPr>
            </w:pPr>
            <w:ins w:id="36851" w:author="Thomas Dietz" w:date="2012-08-08T17:05:00Z">
              <w:r w:rsidRPr="009F3611">
                <w:rPr>
                  <w:rPrChange w:id="36852" w:author="Thomas Dietz" w:date="2012-08-08T17:05:00Z">
                    <w:rPr>
                      <w:lang w:val="de-DE"/>
                    </w:rPr>
                  </w:rPrChange>
                </w:rPr>
                <w:t xml:space="preserve">    }</w:t>
              </w:r>
            </w:ins>
          </w:p>
          <w:p w14:paraId="758E1937" w14:textId="77777777" w:rsidR="009F3611" w:rsidRPr="009F3611" w:rsidRDefault="009F3611" w:rsidP="009F3611">
            <w:pPr>
              <w:pStyle w:val="XML1"/>
              <w:rPr>
                <w:ins w:id="36853" w:author="Thomas Dietz" w:date="2012-08-08T17:05:00Z"/>
                <w:rPrChange w:id="36854" w:author="Thomas Dietz" w:date="2012-08-08T17:05:00Z">
                  <w:rPr>
                    <w:ins w:id="36855" w:author="Thomas Dietz" w:date="2012-08-08T17:05:00Z"/>
                    <w:lang w:val="de-DE"/>
                  </w:rPr>
                </w:rPrChange>
              </w:rPr>
            </w:pPr>
            <w:ins w:id="36856" w:author="Thomas Dietz" w:date="2012-08-08T17:05:00Z">
              <w:r w:rsidRPr="009F3611">
                <w:rPr>
                  <w:rPrChange w:id="36857" w:author="Thomas Dietz" w:date="2012-08-08T17:05:00Z">
                    <w:rPr>
                      <w:lang w:val="de-DE"/>
                    </w:rPr>
                  </w:rPrChange>
                </w:rPr>
                <w:t xml:space="preserve">    leaf role {</w:t>
              </w:r>
            </w:ins>
          </w:p>
          <w:p w14:paraId="676A5CB2" w14:textId="77777777" w:rsidR="009F3611" w:rsidRPr="009F3611" w:rsidRDefault="009F3611" w:rsidP="009F3611">
            <w:pPr>
              <w:pStyle w:val="XML1"/>
              <w:rPr>
                <w:ins w:id="36858" w:author="Thomas Dietz" w:date="2012-08-08T17:05:00Z"/>
                <w:rPrChange w:id="36859" w:author="Thomas Dietz" w:date="2012-08-08T17:05:00Z">
                  <w:rPr>
                    <w:ins w:id="36860" w:author="Thomas Dietz" w:date="2012-08-08T17:05:00Z"/>
                    <w:lang w:val="de-DE"/>
                  </w:rPr>
                </w:rPrChange>
              </w:rPr>
            </w:pPr>
            <w:ins w:id="36861" w:author="Thomas Dietz" w:date="2012-08-08T17:05:00Z">
              <w:r w:rsidRPr="009F3611">
                <w:rPr>
                  <w:rPrChange w:id="36862" w:author="Thomas Dietz" w:date="2012-08-08T17:05:00Z">
                    <w:rPr>
                      <w:lang w:val="de-DE"/>
                    </w:rPr>
                  </w:rPrChange>
                </w:rPr>
                <w:t xml:space="preserve">      type enumeration {</w:t>
              </w:r>
            </w:ins>
          </w:p>
          <w:p w14:paraId="76731352" w14:textId="77777777" w:rsidR="009F3611" w:rsidRPr="009F3611" w:rsidRDefault="009F3611" w:rsidP="009F3611">
            <w:pPr>
              <w:pStyle w:val="XML1"/>
              <w:rPr>
                <w:ins w:id="36863" w:author="Thomas Dietz" w:date="2012-08-08T17:05:00Z"/>
                <w:rPrChange w:id="36864" w:author="Thomas Dietz" w:date="2012-08-08T17:05:00Z">
                  <w:rPr>
                    <w:ins w:id="36865" w:author="Thomas Dietz" w:date="2012-08-08T17:05:00Z"/>
                    <w:lang w:val="de-DE"/>
                  </w:rPr>
                </w:rPrChange>
              </w:rPr>
            </w:pPr>
            <w:ins w:id="36866" w:author="Thomas Dietz" w:date="2012-08-08T17:05:00Z">
              <w:r w:rsidRPr="009F3611">
                <w:rPr>
                  <w:rPrChange w:id="36867" w:author="Thomas Dietz" w:date="2012-08-08T17:05:00Z">
                    <w:rPr>
                      <w:lang w:val="de-DE"/>
                    </w:rPr>
                  </w:rPrChange>
                </w:rPr>
                <w:t xml:space="preserve">        enum master;</w:t>
              </w:r>
            </w:ins>
          </w:p>
          <w:p w14:paraId="37B917E4" w14:textId="77777777" w:rsidR="009F3611" w:rsidRPr="009F3611" w:rsidRDefault="009F3611" w:rsidP="009F3611">
            <w:pPr>
              <w:pStyle w:val="XML1"/>
              <w:rPr>
                <w:ins w:id="36868" w:author="Thomas Dietz" w:date="2012-08-08T17:05:00Z"/>
                <w:rPrChange w:id="36869" w:author="Thomas Dietz" w:date="2012-08-08T17:05:00Z">
                  <w:rPr>
                    <w:ins w:id="36870" w:author="Thomas Dietz" w:date="2012-08-08T17:05:00Z"/>
                    <w:lang w:val="de-DE"/>
                  </w:rPr>
                </w:rPrChange>
              </w:rPr>
            </w:pPr>
            <w:ins w:id="36871" w:author="Thomas Dietz" w:date="2012-08-08T17:05:00Z">
              <w:r w:rsidRPr="009F3611">
                <w:rPr>
                  <w:rPrChange w:id="36872" w:author="Thomas Dietz" w:date="2012-08-08T17:05:00Z">
                    <w:rPr>
                      <w:lang w:val="de-DE"/>
                    </w:rPr>
                  </w:rPrChange>
                </w:rPr>
                <w:t xml:space="preserve">        enum slave;</w:t>
              </w:r>
            </w:ins>
          </w:p>
          <w:p w14:paraId="52D65D45" w14:textId="77777777" w:rsidR="009F3611" w:rsidRPr="009F3611" w:rsidRDefault="009F3611" w:rsidP="009F3611">
            <w:pPr>
              <w:pStyle w:val="XML1"/>
              <w:rPr>
                <w:ins w:id="36873" w:author="Thomas Dietz" w:date="2012-08-08T17:05:00Z"/>
                <w:rPrChange w:id="36874" w:author="Thomas Dietz" w:date="2012-08-08T17:05:00Z">
                  <w:rPr>
                    <w:ins w:id="36875" w:author="Thomas Dietz" w:date="2012-08-08T17:05:00Z"/>
                    <w:lang w:val="de-DE"/>
                  </w:rPr>
                </w:rPrChange>
              </w:rPr>
            </w:pPr>
            <w:ins w:id="36876" w:author="Thomas Dietz" w:date="2012-08-08T17:05:00Z">
              <w:r w:rsidRPr="009F3611">
                <w:rPr>
                  <w:rPrChange w:id="36877" w:author="Thomas Dietz" w:date="2012-08-08T17:05:00Z">
                    <w:rPr>
                      <w:lang w:val="de-DE"/>
                    </w:rPr>
                  </w:rPrChange>
                </w:rPr>
                <w:t xml:space="preserve">        enum equal;</w:t>
              </w:r>
            </w:ins>
          </w:p>
          <w:p w14:paraId="04C4F8EF" w14:textId="77777777" w:rsidR="009F3611" w:rsidRPr="009F3611" w:rsidRDefault="009F3611" w:rsidP="009F3611">
            <w:pPr>
              <w:pStyle w:val="XML1"/>
              <w:rPr>
                <w:ins w:id="36878" w:author="Thomas Dietz" w:date="2012-08-08T17:05:00Z"/>
                <w:rPrChange w:id="36879" w:author="Thomas Dietz" w:date="2012-08-08T17:05:00Z">
                  <w:rPr>
                    <w:ins w:id="36880" w:author="Thomas Dietz" w:date="2012-08-08T17:05:00Z"/>
                    <w:lang w:val="de-DE"/>
                  </w:rPr>
                </w:rPrChange>
              </w:rPr>
            </w:pPr>
            <w:ins w:id="36881" w:author="Thomas Dietz" w:date="2012-08-08T17:05:00Z">
              <w:r w:rsidRPr="009F3611">
                <w:rPr>
                  <w:rPrChange w:id="36882" w:author="Thomas Dietz" w:date="2012-08-08T17:05:00Z">
                    <w:rPr>
                      <w:lang w:val="de-DE"/>
                    </w:rPr>
                  </w:rPrChange>
                </w:rPr>
                <w:t xml:space="preserve">      }</w:t>
              </w:r>
            </w:ins>
          </w:p>
          <w:p w14:paraId="138EACA3" w14:textId="77777777" w:rsidR="009F3611" w:rsidRPr="009F3611" w:rsidRDefault="009F3611" w:rsidP="009F3611">
            <w:pPr>
              <w:pStyle w:val="XML1"/>
              <w:rPr>
                <w:ins w:id="36883" w:author="Thomas Dietz" w:date="2012-08-08T17:05:00Z"/>
                <w:rPrChange w:id="36884" w:author="Thomas Dietz" w:date="2012-08-08T17:05:00Z">
                  <w:rPr>
                    <w:ins w:id="36885" w:author="Thomas Dietz" w:date="2012-08-08T17:05:00Z"/>
                    <w:lang w:val="de-DE"/>
                  </w:rPr>
                </w:rPrChange>
              </w:rPr>
            </w:pPr>
            <w:ins w:id="36886" w:author="Thomas Dietz" w:date="2012-08-08T17:05:00Z">
              <w:r w:rsidRPr="009F3611">
                <w:rPr>
                  <w:rPrChange w:id="36887" w:author="Thomas Dietz" w:date="2012-08-08T17:05:00Z">
                    <w:rPr>
                      <w:lang w:val="de-DE"/>
                    </w:rPr>
                  </w:rPrChange>
                </w:rPr>
                <w:t xml:space="preserve">      default equal;</w:t>
              </w:r>
            </w:ins>
          </w:p>
          <w:p w14:paraId="6381AB73" w14:textId="77777777" w:rsidR="009F3611" w:rsidRPr="009F3611" w:rsidRDefault="009F3611" w:rsidP="009F3611">
            <w:pPr>
              <w:pStyle w:val="XML1"/>
              <w:rPr>
                <w:ins w:id="36888" w:author="Thomas Dietz" w:date="2012-08-08T17:05:00Z"/>
                <w:rPrChange w:id="36889" w:author="Thomas Dietz" w:date="2012-08-08T17:05:00Z">
                  <w:rPr>
                    <w:ins w:id="36890" w:author="Thomas Dietz" w:date="2012-08-08T17:05:00Z"/>
                    <w:lang w:val="de-DE"/>
                  </w:rPr>
                </w:rPrChange>
              </w:rPr>
            </w:pPr>
            <w:ins w:id="36891" w:author="Thomas Dietz" w:date="2012-08-08T17:05:00Z">
              <w:r w:rsidRPr="009F3611">
                <w:rPr>
                  <w:rPrChange w:id="36892" w:author="Thomas Dietz" w:date="2012-08-08T17:05:00Z">
                    <w:rPr>
                      <w:lang w:val="de-DE"/>
                    </w:rPr>
                  </w:rPrChange>
                </w:rPr>
                <w:t xml:space="preserve">      description "This element indicates the role of the OpenFlow </w:t>
              </w:r>
            </w:ins>
          </w:p>
          <w:p w14:paraId="009B4A80" w14:textId="77777777" w:rsidR="009F3611" w:rsidRPr="009F3611" w:rsidRDefault="009F3611" w:rsidP="009F3611">
            <w:pPr>
              <w:pStyle w:val="XML1"/>
              <w:rPr>
                <w:ins w:id="36893" w:author="Thomas Dietz" w:date="2012-08-08T17:05:00Z"/>
                <w:rPrChange w:id="36894" w:author="Thomas Dietz" w:date="2012-08-08T17:05:00Z">
                  <w:rPr>
                    <w:ins w:id="36895" w:author="Thomas Dietz" w:date="2012-08-08T17:05:00Z"/>
                    <w:lang w:val="de-DE"/>
                  </w:rPr>
                </w:rPrChange>
              </w:rPr>
            </w:pPr>
            <w:ins w:id="36896" w:author="Thomas Dietz" w:date="2012-08-08T17:05:00Z">
              <w:r w:rsidRPr="009F3611">
                <w:rPr>
                  <w:rPrChange w:id="36897" w:author="Thomas Dietz" w:date="2012-08-08T17:05:00Z">
                    <w:rPr>
                      <w:lang w:val="de-DE"/>
                    </w:rPr>
                  </w:rPrChange>
                </w:rPr>
                <w:t xml:space="preserve">        Controller.  Semantics of these roles are specified in the </w:t>
              </w:r>
            </w:ins>
          </w:p>
          <w:p w14:paraId="6085BD4E" w14:textId="77777777" w:rsidR="009F3611" w:rsidRPr="009F3611" w:rsidRDefault="009F3611" w:rsidP="009F3611">
            <w:pPr>
              <w:pStyle w:val="XML1"/>
              <w:rPr>
                <w:ins w:id="36898" w:author="Thomas Dietz" w:date="2012-08-08T17:05:00Z"/>
                <w:rPrChange w:id="36899" w:author="Thomas Dietz" w:date="2012-08-08T17:05:00Z">
                  <w:rPr>
                    <w:ins w:id="36900" w:author="Thomas Dietz" w:date="2012-08-08T17:05:00Z"/>
                    <w:lang w:val="de-DE"/>
                  </w:rPr>
                </w:rPrChange>
              </w:rPr>
            </w:pPr>
            <w:ins w:id="36901" w:author="Thomas Dietz" w:date="2012-08-08T17:05:00Z">
              <w:r w:rsidRPr="009F3611">
                <w:rPr>
                  <w:rPrChange w:id="36902" w:author="Thomas Dietz" w:date="2012-08-08T17:05:00Z">
                    <w:rPr>
                      <w:lang w:val="de-DE"/>
                    </w:rPr>
                  </w:rPrChange>
                </w:rPr>
                <w:t xml:space="preserve">        OpenFlow specifications 1.0 - 1.3.1.  It is RECOMMENDED</w:t>
              </w:r>
            </w:ins>
          </w:p>
          <w:p w14:paraId="05BC4B02" w14:textId="77777777" w:rsidR="009F3611" w:rsidRPr="009F3611" w:rsidRDefault="009F3611" w:rsidP="009F3611">
            <w:pPr>
              <w:pStyle w:val="XML1"/>
              <w:rPr>
                <w:ins w:id="36903" w:author="Thomas Dietz" w:date="2012-08-08T17:05:00Z"/>
                <w:rPrChange w:id="36904" w:author="Thomas Dietz" w:date="2012-08-08T17:05:00Z">
                  <w:rPr>
                    <w:ins w:id="36905" w:author="Thomas Dietz" w:date="2012-08-08T17:05:00Z"/>
                    <w:lang w:val="de-DE"/>
                  </w:rPr>
                </w:rPrChange>
              </w:rPr>
            </w:pPr>
            <w:ins w:id="36906" w:author="Thomas Dietz" w:date="2012-08-08T17:05:00Z">
              <w:r w:rsidRPr="009F3611">
                <w:rPr>
                  <w:rPrChange w:id="36907" w:author="Thomas Dietz" w:date="2012-08-08T17:05:00Z">
                    <w:rPr>
                      <w:lang w:val="de-DE"/>
                    </w:rPr>
                  </w:rPrChange>
                </w:rPr>
                <w:t xml:space="preserve">        that the roles of controllers are not configured by</w:t>
              </w:r>
            </w:ins>
          </w:p>
          <w:p w14:paraId="2396395C" w14:textId="77777777" w:rsidR="009F3611" w:rsidRPr="009F3611" w:rsidRDefault="009F3611" w:rsidP="009F3611">
            <w:pPr>
              <w:pStyle w:val="XML1"/>
              <w:rPr>
                <w:ins w:id="36908" w:author="Thomas Dietz" w:date="2012-08-08T17:05:00Z"/>
                <w:rPrChange w:id="36909" w:author="Thomas Dietz" w:date="2012-08-08T17:05:00Z">
                  <w:rPr>
                    <w:ins w:id="36910" w:author="Thomas Dietz" w:date="2012-08-08T17:05:00Z"/>
                    <w:lang w:val="de-DE"/>
                  </w:rPr>
                </w:rPrChange>
              </w:rPr>
            </w:pPr>
            <w:ins w:id="36911" w:author="Thomas Dietz" w:date="2012-08-08T17:05:00Z">
              <w:r w:rsidRPr="009F3611">
                <w:rPr>
                  <w:rPrChange w:id="36912" w:author="Thomas Dietz" w:date="2012-08-08T17:05:00Z">
                    <w:rPr>
                      <w:lang w:val="de-DE"/>
                    </w:rPr>
                  </w:rPrChange>
                </w:rPr>
                <w:t xml:space="preserve">        OF-CONFIG 1.1.1 but determined using the OpenFlow protocol.</w:t>
              </w:r>
            </w:ins>
          </w:p>
          <w:p w14:paraId="552349A6" w14:textId="77777777" w:rsidR="009F3611" w:rsidRPr="009F3611" w:rsidRDefault="009F3611" w:rsidP="009F3611">
            <w:pPr>
              <w:pStyle w:val="XML1"/>
              <w:rPr>
                <w:ins w:id="36913" w:author="Thomas Dietz" w:date="2012-08-08T17:05:00Z"/>
                <w:rPrChange w:id="36914" w:author="Thomas Dietz" w:date="2012-08-08T17:05:00Z">
                  <w:rPr>
                    <w:ins w:id="36915" w:author="Thomas Dietz" w:date="2012-08-08T17:05:00Z"/>
                    <w:lang w:val="de-DE"/>
                  </w:rPr>
                </w:rPrChange>
              </w:rPr>
            </w:pPr>
            <w:ins w:id="36916" w:author="Thomas Dietz" w:date="2012-08-08T17:05:00Z">
              <w:r w:rsidRPr="009F3611">
                <w:rPr>
                  <w:rPrChange w:id="36917" w:author="Thomas Dietz" w:date="2012-08-08T17:05:00Z">
                    <w:rPr>
                      <w:lang w:val="de-DE"/>
                    </w:rPr>
                  </w:rPrChange>
                </w:rPr>
                <w:t xml:space="preserve">        OpenFlow Controllers configured by OF-CONFIG 1.1.1 have the</w:t>
              </w:r>
            </w:ins>
          </w:p>
          <w:p w14:paraId="45CD4D3B" w14:textId="77777777" w:rsidR="009F3611" w:rsidRPr="009F3611" w:rsidRDefault="009F3611" w:rsidP="009F3611">
            <w:pPr>
              <w:pStyle w:val="XML1"/>
              <w:rPr>
                <w:ins w:id="36918" w:author="Thomas Dietz" w:date="2012-08-08T17:05:00Z"/>
                <w:rPrChange w:id="36919" w:author="Thomas Dietz" w:date="2012-08-08T17:05:00Z">
                  <w:rPr>
                    <w:ins w:id="36920" w:author="Thomas Dietz" w:date="2012-08-08T17:05:00Z"/>
                    <w:lang w:val="de-DE"/>
                  </w:rPr>
                </w:rPrChange>
              </w:rPr>
            </w:pPr>
            <w:ins w:id="36921" w:author="Thomas Dietz" w:date="2012-08-08T17:05:00Z">
              <w:r w:rsidRPr="009F3611">
                <w:rPr>
                  <w:rPrChange w:id="36922" w:author="Thomas Dietz" w:date="2012-08-08T17:05:00Z">
                    <w:rPr>
                      <w:lang w:val="de-DE"/>
                    </w:rPr>
                  </w:rPrChange>
                </w:rPr>
                <w:t xml:space="preserve">        default role 'equal'.  A role other than 'equal' MAY be</w:t>
              </w:r>
            </w:ins>
          </w:p>
          <w:p w14:paraId="7018A7CC" w14:textId="77777777" w:rsidR="009F3611" w:rsidRPr="009F3611" w:rsidRDefault="009F3611" w:rsidP="009F3611">
            <w:pPr>
              <w:pStyle w:val="XML1"/>
              <w:rPr>
                <w:ins w:id="36923" w:author="Thomas Dietz" w:date="2012-08-08T17:05:00Z"/>
                <w:rPrChange w:id="36924" w:author="Thomas Dietz" w:date="2012-08-08T17:05:00Z">
                  <w:rPr>
                    <w:ins w:id="36925" w:author="Thomas Dietz" w:date="2012-08-08T17:05:00Z"/>
                    <w:lang w:val="de-DE"/>
                  </w:rPr>
                </w:rPrChange>
              </w:rPr>
            </w:pPr>
            <w:ins w:id="36926" w:author="Thomas Dietz" w:date="2012-08-08T17:05:00Z">
              <w:r w:rsidRPr="009F3611">
                <w:rPr>
                  <w:rPrChange w:id="36927" w:author="Thomas Dietz" w:date="2012-08-08T17:05:00Z">
                    <w:rPr>
                      <w:lang w:val="de-DE"/>
                    </w:rPr>
                  </w:rPrChange>
                </w:rPr>
                <w:t xml:space="preserve">        assigned to a controller.  Roles 'slave' and 'equal' MAY be</w:t>
              </w:r>
            </w:ins>
          </w:p>
          <w:p w14:paraId="7CEA355E" w14:textId="77777777" w:rsidR="009F3611" w:rsidRPr="009F3611" w:rsidRDefault="009F3611" w:rsidP="009F3611">
            <w:pPr>
              <w:pStyle w:val="XML1"/>
              <w:rPr>
                <w:ins w:id="36928" w:author="Thomas Dietz" w:date="2012-08-08T17:05:00Z"/>
                <w:rPrChange w:id="36929" w:author="Thomas Dietz" w:date="2012-08-08T17:05:00Z">
                  <w:rPr>
                    <w:ins w:id="36930" w:author="Thomas Dietz" w:date="2012-08-08T17:05:00Z"/>
                    <w:lang w:val="de-DE"/>
                  </w:rPr>
                </w:rPrChange>
              </w:rPr>
            </w:pPr>
            <w:ins w:id="36931" w:author="Thomas Dietz" w:date="2012-08-08T17:05:00Z">
              <w:r w:rsidRPr="009F3611">
                <w:rPr>
                  <w:rPrChange w:id="36932" w:author="Thomas Dietz" w:date="2012-08-08T17:05:00Z">
                    <w:rPr>
                      <w:lang w:val="de-DE"/>
                    </w:rPr>
                  </w:rPrChange>
                </w:rPr>
                <w:lastRenderedPageBreak/>
                <w:t xml:space="preserve">        assigned to multiple controllers.  Role 'master' MUST NOT</w:t>
              </w:r>
            </w:ins>
          </w:p>
          <w:p w14:paraId="400E4585" w14:textId="77777777" w:rsidR="009F3611" w:rsidRPr="009F3611" w:rsidRDefault="009F3611" w:rsidP="009F3611">
            <w:pPr>
              <w:pStyle w:val="XML1"/>
              <w:rPr>
                <w:ins w:id="36933" w:author="Thomas Dietz" w:date="2012-08-08T17:05:00Z"/>
                <w:rPrChange w:id="36934" w:author="Thomas Dietz" w:date="2012-08-08T17:05:00Z">
                  <w:rPr>
                    <w:ins w:id="36935" w:author="Thomas Dietz" w:date="2012-08-08T17:05:00Z"/>
                    <w:lang w:val="de-DE"/>
                  </w:rPr>
                </w:rPrChange>
              </w:rPr>
            </w:pPr>
            <w:ins w:id="36936" w:author="Thomas Dietz" w:date="2012-08-08T17:05:00Z">
              <w:r w:rsidRPr="009F3611">
                <w:rPr>
                  <w:rPrChange w:id="36937" w:author="Thomas Dietz" w:date="2012-08-08T17:05:00Z">
                    <w:rPr>
                      <w:lang w:val="de-DE"/>
                    </w:rPr>
                  </w:rPrChange>
                </w:rPr>
                <w:t xml:space="preserve">        be assigned to more than one controller.</w:t>
              </w:r>
            </w:ins>
          </w:p>
          <w:p w14:paraId="7E8DC838" w14:textId="77777777" w:rsidR="009F3611" w:rsidRPr="009F3611" w:rsidRDefault="009F3611" w:rsidP="009F3611">
            <w:pPr>
              <w:pStyle w:val="XML1"/>
              <w:rPr>
                <w:ins w:id="36938" w:author="Thomas Dietz" w:date="2012-08-08T17:05:00Z"/>
                <w:rPrChange w:id="36939" w:author="Thomas Dietz" w:date="2012-08-08T17:05:00Z">
                  <w:rPr>
                    <w:ins w:id="36940" w:author="Thomas Dietz" w:date="2012-08-08T17:05:00Z"/>
                    <w:lang w:val="de-DE"/>
                  </w:rPr>
                </w:rPrChange>
              </w:rPr>
            </w:pPr>
          </w:p>
          <w:p w14:paraId="2047026F" w14:textId="77777777" w:rsidR="009F3611" w:rsidRPr="009F3611" w:rsidRDefault="009F3611" w:rsidP="009F3611">
            <w:pPr>
              <w:pStyle w:val="XML1"/>
              <w:rPr>
                <w:ins w:id="36941" w:author="Thomas Dietz" w:date="2012-08-08T17:05:00Z"/>
                <w:rPrChange w:id="36942" w:author="Thomas Dietz" w:date="2012-08-08T17:05:00Z">
                  <w:rPr>
                    <w:ins w:id="36943" w:author="Thomas Dietz" w:date="2012-08-08T17:05:00Z"/>
                    <w:lang w:val="de-DE"/>
                  </w:rPr>
                </w:rPrChange>
              </w:rPr>
            </w:pPr>
            <w:ins w:id="36944" w:author="Thomas Dietz" w:date="2012-08-08T17:05:00Z">
              <w:r w:rsidRPr="009F3611">
                <w:rPr>
                  <w:rPrChange w:id="36945" w:author="Thomas Dietz" w:date="2012-08-08T17:05:00Z">
                    <w:rPr>
                      <w:lang w:val="de-DE"/>
                    </w:rPr>
                  </w:rPrChange>
                </w:rPr>
                <w:t xml:space="preserve">        This element is optional. If this element is not present it</w:t>
              </w:r>
            </w:ins>
          </w:p>
          <w:p w14:paraId="5F3519FD" w14:textId="77777777" w:rsidR="009F3611" w:rsidRPr="009F3611" w:rsidRDefault="009F3611" w:rsidP="009F3611">
            <w:pPr>
              <w:pStyle w:val="XML1"/>
              <w:rPr>
                <w:ins w:id="36946" w:author="Thomas Dietz" w:date="2012-08-08T17:05:00Z"/>
                <w:rPrChange w:id="36947" w:author="Thomas Dietz" w:date="2012-08-08T17:05:00Z">
                  <w:rPr>
                    <w:ins w:id="36948" w:author="Thomas Dietz" w:date="2012-08-08T17:05:00Z"/>
                    <w:lang w:val="de-DE"/>
                  </w:rPr>
                </w:rPrChange>
              </w:rPr>
            </w:pPr>
            <w:ins w:id="36949" w:author="Thomas Dietz" w:date="2012-08-08T17:05:00Z">
              <w:r w:rsidRPr="009F3611">
                <w:rPr>
                  <w:rPrChange w:id="36950" w:author="Thomas Dietz" w:date="2012-08-08T17:05:00Z">
                    <w:rPr>
                      <w:lang w:val="de-DE"/>
                    </w:rPr>
                  </w:rPrChange>
                </w:rPr>
                <w:t xml:space="preserve">        defaults to 'equal'.";</w:t>
              </w:r>
            </w:ins>
          </w:p>
          <w:p w14:paraId="1332EB8F" w14:textId="77777777" w:rsidR="009F3611" w:rsidRPr="009F3611" w:rsidRDefault="009F3611" w:rsidP="009F3611">
            <w:pPr>
              <w:pStyle w:val="XML1"/>
              <w:rPr>
                <w:ins w:id="36951" w:author="Thomas Dietz" w:date="2012-08-08T17:05:00Z"/>
                <w:rPrChange w:id="36952" w:author="Thomas Dietz" w:date="2012-08-08T17:05:00Z">
                  <w:rPr>
                    <w:ins w:id="36953" w:author="Thomas Dietz" w:date="2012-08-08T17:05:00Z"/>
                    <w:lang w:val="de-DE"/>
                  </w:rPr>
                </w:rPrChange>
              </w:rPr>
            </w:pPr>
            <w:ins w:id="36954" w:author="Thomas Dietz" w:date="2012-08-08T17:05:00Z">
              <w:r w:rsidRPr="009F3611">
                <w:rPr>
                  <w:rPrChange w:id="36955" w:author="Thomas Dietz" w:date="2012-08-08T17:05:00Z">
                    <w:rPr>
                      <w:lang w:val="de-DE"/>
                    </w:rPr>
                  </w:rPrChange>
                </w:rPr>
                <w:t xml:space="preserve">    }</w:t>
              </w:r>
            </w:ins>
          </w:p>
          <w:p w14:paraId="23838EF7" w14:textId="77777777" w:rsidR="009F3611" w:rsidRPr="009F3611" w:rsidRDefault="009F3611" w:rsidP="009F3611">
            <w:pPr>
              <w:pStyle w:val="XML1"/>
              <w:rPr>
                <w:ins w:id="36956" w:author="Thomas Dietz" w:date="2012-08-08T17:05:00Z"/>
                <w:rPrChange w:id="36957" w:author="Thomas Dietz" w:date="2012-08-08T17:05:00Z">
                  <w:rPr>
                    <w:ins w:id="36958" w:author="Thomas Dietz" w:date="2012-08-08T17:05:00Z"/>
                    <w:lang w:val="de-DE"/>
                  </w:rPr>
                </w:rPrChange>
              </w:rPr>
            </w:pPr>
            <w:ins w:id="36959" w:author="Thomas Dietz" w:date="2012-08-08T17:05:00Z">
              <w:r w:rsidRPr="009F3611">
                <w:rPr>
                  <w:rPrChange w:id="36960" w:author="Thomas Dietz" w:date="2012-08-08T17:05:00Z">
                    <w:rPr>
                      <w:lang w:val="de-DE"/>
                    </w:rPr>
                  </w:rPrChange>
                </w:rPr>
                <w:t xml:space="preserve">    leaf ip-address {</w:t>
              </w:r>
            </w:ins>
          </w:p>
          <w:p w14:paraId="09104E2F" w14:textId="77777777" w:rsidR="009F3611" w:rsidRPr="009F3611" w:rsidRDefault="009F3611" w:rsidP="009F3611">
            <w:pPr>
              <w:pStyle w:val="XML1"/>
              <w:rPr>
                <w:ins w:id="36961" w:author="Thomas Dietz" w:date="2012-08-08T17:05:00Z"/>
                <w:rPrChange w:id="36962" w:author="Thomas Dietz" w:date="2012-08-08T17:05:00Z">
                  <w:rPr>
                    <w:ins w:id="36963" w:author="Thomas Dietz" w:date="2012-08-08T17:05:00Z"/>
                    <w:lang w:val="de-DE"/>
                  </w:rPr>
                </w:rPrChange>
              </w:rPr>
            </w:pPr>
            <w:ins w:id="36964" w:author="Thomas Dietz" w:date="2012-08-08T17:05:00Z">
              <w:r w:rsidRPr="009F3611">
                <w:rPr>
                  <w:rPrChange w:id="36965" w:author="Thomas Dietz" w:date="2012-08-08T17:05:00Z">
                    <w:rPr>
                      <w:lang w:val="de-DE"/>
                    </w:rPr>
                  </w:rPrChange>
                </w:rPr>
                <w:t xml:space="preserve">      type inet:ip-address;</w:t>
              </w:r>
            </w:ins>
          </w:p>
          <w:p w14:paraId="51941A3E" w14:textId="77777777" w:rsidR="009F3611" w:rsidRPr="009F3611" w:rsidRDefault="009F3611" w:rsidP="009F3611">
            <w:pPr>
              <w:pStyle w:val="XML1"/>
              <w:rPr>
                <w:ins w:id="36966" w:author="Thomas Dietz" w:date="2012-08-08T17:05:00Z"/>
                <w:rPrChange w:id="36967" w:author="Thomas Dietz" w:date="2012-08-08T17:05:00Z">
                  <w:rPr>
                    <w:ins w:id="36968" w:author="Thomas Dietz" w:date="2012-08-08T17:05:00Z"/>
                    <w:lang w:val="de-DE"/>
                  </w:rPr>
                </w:rPrChange>
              </w:rPr>
            </w:pPr>
            <w:ins w:id="36969" w:author="Thomas Dietz" w:date="2012-08-08T17:05:00Z">
              <w:r w:rsidRPr="009F3611">
                <w:rPr>
                  <w:rPrChange w:id="36970" w:author="Thomas Dietz" w:date="2012-08-08T17:05:00Z">
                    <w:rPr>
                      <w:lang w:val="de-DE"/>
                    </w:rPr>
                  </w:rPrChange>
                </w:rPr>
                <w:t xml:space="preserve">      mandatory true;</w:t>
              </w:r>
            </w:ins>
          </w:p>
          <w:p w14:paraId="39BFAD11" w14:textId="77777777" w:rsidR="009F3611" w:rsidRPr="009F3611" w:rsidRDefault="009F3611" w:rsidP="009F3611">
            <w:pPr>
              <w:pStyle w:val="XML1"/>
              <w:rPr>
                <w:ins w:id="36971" w:author="Thomas Dietz" w:date="2012-08-08T17:05:00Z"/>
                <w:rPrChange w:id="36972" w:author="Thomas Dietz" w:date="2012-08-08T17:05:00Z">
                  <w:rPr>
                    <w:ins w:id="36973" w:author="Thomas Dietz" w:date="2012-08-08T17:05:00Z"/>
                    <w:lang w:val="de-DE"/>
                  </w:rPr>
                </w:rPrChange>
              </w:rPr>
            </w:pPr>
            <w:ins w:id="36974" w:author="Thomas Dietz" w:date="2012-08-08T17:05:00Z">
              <w:r w:rsidRPr="009F3611">
                <w:rPr>
                  <w:rPrChange w:id="36975" w:author="Thomas Dietz" w:date="2012-08-08T17:05:00Z">
                    <w:rPr>
                      <w:lang w:val="de-DE"/>
                    </w:rPr>
                  </w:rPrChange>
                </w:rPr>
                <w:t xml:space="preserve">      description "The IP address of the OpenFlow Controller.  This</w:t>
              </w:r>
            </w:ins>
          </w:p>
          <w:p w14:paraId="095F3846" w14:textId="77777777" w:rsidR="009F3611" w:rsidRPr="009F3611" w:rsidRDefault="009F3611" w:rsidP="009F3611">
            <w:pPr>
              <w:pStyle w:val="XML1"/>
              <w:rPr>
                <w:ins w:id="36976" w:author="Thomas Dietz" w:date="2012-08-08T17:05:00Z"/>
                <w:rPrChange w:id="36977" w:author="Thomas Dietz" w:date="2012-08-08T17:05:00Z">
                  <w:rPr>
                    <w:ins w:id="36978" w:author="Thomas Dietz" w:date="2012-08-08T17:05:00Z"/>
                    <w:lang w:val="de-DE"/>
                  </w:rPr>
                </w:rPrChange>
              </w:rPr>
            </w:pPr>
            <w:ins w:id="36979" w:author="Thomas Dietz" w:date="2012-08-08T17:05:00Z">
              <w:r w:rsidRPr="009F3611">
                <w:rPr>
                  <w:rPrChange w:id="36980" w:author="Thomas Dietz" w:date="2012-08-08T17:05:00Z">
                    <w:rPr>
                      <w:lang w:val="de-DE"/>
                    </w:rPr>
                  </w:rPrChange>
                </w:rPr>
                <w:t xml:space="preserve">        IP address is used by the OpenFlow Logical Switch when</w:t>
              </w:r>
            </w:ins>
          </w:p>
          <w:p w14:paraId="24FE99C4" w14:textId="77777777" w:rsidR="009F3611" w:rsidRPr="009F3611" w:rsidRDefault="009F3611" w:rsidP="009F3611">
            <w:pPr>
              <w:pStyle w:val="XML1"/>
              <w:rPr>
                <w:ins w:id="36981" w:author="Thomas Dietz" w:date="2012-08-08T17:05:00Z"/>
                <w:rPrChange w:id="36982" w:author="Thomas Dietz" w:date="2012-08-08T17:05:00Z">
                  <w:rPr>
                    <w:ins w:id="36983" w:author="Thomas Dietz" w:date="2012-08-08T17:05:00Z"/>
                    <w:lang w:val="de-DE"/>
                  </w:rPr>
                </w:rPrChange>
              </w:rPr>
            </w:pPr>
            <w:ins w:id="36984" w:author="Thomas Dietz" w:date="2012-08-08T17:05:00Z">
              <w:r w:rsidRPr="009F3611">
                <w:rPr>
                  <w:rPrChange w:id="36985" w:author="Thomas Dietz" w:date="2012-08-08T17:05:00Z">
                    <w:rPr>
                      <w:lang w:val="de-DE"/>
                    </w:rPr>
                  </w:rPrChange>
                </w:rPr>
                <w:t xml:space="preserve">        connecting to the OpenFlow Controller.</w:t>
              </w:r>
            </w:ins>
          </w:p>
          <w:p w14:paraId="565DC0DB" w14:textId="77777777" w:rsidR="009F3611" w:rsidRPr="009F3611" w:rsidRDefault="009F3611" w:rsidP="009F3611">
            <w:pPr>
              <w:pStyle w:val="XML1"/>
              <w:rPr>
                <w:ins w:id="36986" w:author="Thomas Dietz" w:date="2012-08-08T17:05:00Z"/>
                <w:rPrChange w:id="36987" w:author="Thomas Dietz" w:date="2012-08-08T17:05:00Z">
                  <w:rPr>
                    <w:ins w:id="36988" w:author="Thomas Dietz" w:date="2012-08-08T17:05:00Z"/>
                    <w:lang w:val="de-DE"/>
                  </w:rPr>
                </w:rPrChange>
              </w:rPr>
            </w:pPr>
          </w:p>
          <w:p w14:paraId="65BC646D" w14:textId="77777777" w:rsidR="009F3611" w:rsidRPr="009F3611" w:rsidRDefault="009F3611" w:rsidP="009F3611">
            <w:pPr>
              <w:pStyle w:val="XML1"/>
              <w:rPr>
                <w:ins w:id="36989" w:author="Thomas Dietz" w:date="2012-08-08T17:05:00Z"/>
                <w:rPrChange w:id="36990" w:author="Thomas Dietz" w:date="2012-08-08T17:05:00Z">
                  <w:rPr>
                    <w:ins w:id="36991" w:author="Thomas Dietz" w:date="2012-08-08T17:05:00Z"/>
                    <w:lang w:val="de-DE"/>
                  </w:rPr>
                </w:rPrChange>
              </w:rPr>
            </w:pPr>
            <w:ins w:id="36992" w:author="Thomas Dietz" w:date="2012-08-08T17:05:00Z">
              <w:r w:rsidRPr="009F3611">
                <w:rPr>
                  <w:rPrChange w:id="36993" w:author="Thomas Dietz" w:date="2012-08-08T17:05:00Z">
                    <w:rPr>
                      <w:lang w:val="de-DE"/>
                    </w:rPr>
                  </w:rPrChange>
                </w:rPr>
                <w:t xml:space="preserve">        This element MUST be present in the NETCONF data store.</w:t>
              </w:r>
            </w:ins>
          </w:p>
          <w:p w14:paraId="0765A5C2" w14:textId="77777777" w:rsidR="009F3611" w:rsidRPr="009F3611" w:rsidRDefault="009F3611" w:rsidP="009F3611">
            <w:pPr>
              <w:pStyle w:val="XML1"/>
              <w:rPr>
                <w:ins w:id="36994" w:author="Thomas Dietz" w:date="2012-08-08T17:05:00Z"/>
                <w:rPrChange w:id="36995" w:author="Thomas Dietz" w:date="2012-08-08T17:05:00Z">
                  <w:rPr>
                    <w:ins w:id="36996" w:author="Thomas Dietz" w:date="2012-08-08T17:05:00Z"/>
                    <w:lang w:val="de-DE"/>
                  </w:rPr>
                </w:rPrChange>
              </w:rPr>
            </w:pPr>
            <w:ins w:id="36997" w:author="Thomas Dietz" w:date="2012-08-08T17:05:00Z">
              <w:r w:rsidRPr="009F3611">
                <w:rPr>
                  <w:rPrChange w:id="36998" w:author="Thomas Dietz" w:date="2012-08-08T17:05:00Z">
                    <w:rPr>
                      <w:lang w:val="de-DE"/>
                    </w:rPr>
                  </w:rPrChange>
                </w:rPr>
                <w:t xml:space="preserve">        If this element is not present in a NETCONF &lt;edit-config&gt;</w:t>
              </w:r>
            </w:ins>
          </w:p>
          <w:p w14:paraId="6194B620" w14:textId="77777777" w:rsidR="009F3611" w:rsidRPr="009F3611" w:rsidRDefault="009F3611" w:rsidP="009F3611">
            <w:pPr>
              <w:pStyle w:val="XML1"/>
              <w:rPr>
                <w:ins w:id="36999" w:author="Thomas Dietz" w:date="2012-08-08T17:05:00Z"/>
                <w:rPrChange w:id="37000" w:author="Thomas Dietz" w:date="2012-08-08T17:05:00Z">
                  <w:rPr>
                    <w:ins w:id="37001" w:author="Thomas Dietz" w:date="2012-08-08T17:05:00Z"/>
                    <w:lang w:val="de-DE"/>
                  </w:rPr>
                </w:rPrChange>
              </w:rPr>
            </w:pPr>
            <w:ins w:id="37002" w:author="Thomas Dietz" w:date="2012-08-08T17:05:00Z">
              <w:r w:rsidRPr="009F3611">
                <w:rPr>
                  <w:rPrChange w:id="37003" w:author="Thomas Dietz" w:date="2012-08-08T17:05:00Z">
                    <w:rPr>
                      <w:lang w:val="de-DE"/>
                    </w:rPr>
                  </w:rPrChange>
                </w:rPr>
                <w:t xml:space="preserve">        operation 'create', 'merge' or 'replace' and the parent</w:t>
              </w:r>
            </w:ins>
          </w:p>
          <w:p w14:paraId="211BE1BD" w14:textId="77777777" w:rsidR="009F3611" w:rsidRPr="00B80901" w:rsidRDefault="009F3611" w:rsidP="009F3611">
            <w:pPr>
              <w:pStyle w:val="XML1"/>
              <w:rPr>
                <w:ins w:id="37004" w:author="Thomas Dietz" w:date="2012-08-08T17:05:00Z"/>
                <w:rPrChange w:id="37005" w:author="Thomas Dietz" w:date="2012-08-10T13:22:00Z">
                  <w:rPr>
                    <w:ins w:id="37006" w:author="Thomas Dietz" w:date="2012-08-08T17:05:00Z"/>
                    <w:lang w:val="de-DE"/>
                  </w:rPr>
                </w:rPrChange>
              </w:rPr>
            </w:pPr>
            <w:ins w:id="37007" w:author="Thomas Dietz" w:date="2012-08-08T17:05:00Z">
              <w:r w:rsidRPr="009F3611">
                <w:rPr>
                  <w:rPrChange w:id="37008" w:author="Thomas Dietz" w:date="2012-08-08T17:05:00Z">
                    <w:rPr>
                      <w:lang w:val="de-DE"/>
                    </w:rPr>
                  </w:rPrChange>
                </w:rPr>
                <w:t xml:space="preserve">        </w:t>
              </w:r>
              <w:r w:rsidRPr="00B80901">
                <w:rPr>
                  <w:rPrChange w:id="37009" w:author="Thomas Dietz" w:date="2012-08-10T13:22:00Z">
                    <w:rPr>
                      <w:lang w:val="de-DE"/>
                    </w:rPr>
                  </w:rPrChange>
                </w:rPr>
                <w:t>element does not exist, a 'data-missing' error is</w:t>
              </w:r>
            </w:ins>
          </w:p>
          <w:p w14:paraId="45AFC9A8" w14:textId="77777777" w:rsidR="009F3611" w:rsidRPr="00B80901" w:rsidRDefault="009F3611" w:rsidP="009F3611">
            <w:pPr>
              <w:pStyle w:val="XML1"/>
              <w:rPr>
                <w:ins w:id="37010" w:author="Thomas Dietz" w:date="2012-08-08T17:05:00Z"/>
                <w:rPrChange w:id="37011" w:author="Thomas Dietz" w:date="2012-08-10T13:22:00Z">
                  <w:rPr>
                    <w:ins w:id="37012" w:author="Thomas Dietz" w:date="2012-08-08T17:05:00Z"/>
                    <w:lang w:val="de-DE"/>
                  </w:rPr>
                </w:rPrChange>
              </w:rPr>
            </w:pPr>
            <w:ins w:id="37013" w:author="Thomas Dietz" w:date="2012-08-08T17:05:00Z">
              <w:r w:rsidRPr="00B80901">
                <w:rPr>
                  <w:rPrChange w:id="37014" w:author="Thomas Dietz" w:date="2012-08-10T13:22:00Z">
                    <w:rPr>
                      <w:lang w:val="de-DE"/>
                    </w:rPr>
                  </w:rPrChange>
                </w:rPr>
                <w:t xml:space="preserve">        returned.";</w:t>
              </w:r>
            </w:ins>
          </w:p>
          <w:p w14:paraId="03D7FC24" w14:textId="77777777" w:rsidR="009F3611" w:rsidRPr="00B80901" w:rsidRDefault="009F3611" w:rsidP="009F3611">
            <w:pPr>
              <w:pStyle w:val="XML1"/>
              <w:rPr>
                <w:ins w:id="37015" w:author="Thomas Dietz" w:date="2012-08-08T17:05:00Z"/>
                <w:rPrChange w:id="37016" w:author="Thomas Dietz" w:date="2012-08-10T13:22:00Z">
                  <w:rPr>
                    <w:ins w:id="37017" w:author="Thomas Dietz" w:date="2012-08-08T17:05:00Z"/>
                    <w:lang w:val="de-DE"/>
                  </w:rPr>
                </w:rPrChange>
              </w:rPr>
            </w:pPr>
            <w:ins w:id="37018" w:author="Thomas Dietz" w:date="2012-08-08T17:05:00Z">
              <w:r w:rsidRPr="00B80901">
                <w:rPr>
                  <w:rPrChange w:id="37019" w:author="Thomas Dietz" w:date="2012-08-10T13:22:00Z">
                    <w:rPr>
                      <w:lang w:val="de-DE"/>
                    </w:rPr>
                  </w:rPrChange>
                </w:rPr>
                <w:t xml:space="preserve">    }</w:t>
              </w:r>
            </w:ins>
          </w:p>
          <w:p w14:paraId="0FF096D8" w14:textId="77777777" w:rsidR="009F3611" w:rsidRPr="00B80901" w:rsidRDefault="009F3611" w:rsidP="009F3611">
            <w:pPr>
              <w:pStyle w:val="XML1"/>
              <w:rPr>
                <w:ins w:id="37020" w:author="Thomas Dietz" w:date="2012-08-08T17:05:00Z"/>
                <w:rPrChange w:id="37021" w:author="Thomas Dietz" w:date="2012-08-10T13:22:00Z">
                  <w:rPr>
                    <w:ins w:id="37022" w:author="Thomas Dietz" w:date="2012-08-08T17:05:00Z"/>
                    <w:lang w:val="de-DE"/>
                  </w:rPr>
                </w:rPrChange>
              </w:rPr>
            </w:pPr>
            <w:ins w:id="37023" w:author="Thomas Dietz" w:date="2012-08-08T17:05:00Z">
              <w:r w:rsidRPr="00B80901">
                <w:rPr>
                  <w:rPrChange w:id="37024" w:author="Thomas Dietz" w:date="2012-08-10T13:22:00Z">
                    <w:rPr>
                      <w:lang w:val="de-DE"/>
                    </w:rPr>
                  </w:rPrChange>
                </w:rPr>
                <w:t xml:space="preserve">    leaf port {</w:t>
              </w:r>
            </w:ins>
          </w:p>
          <w:p w14:paraId="1BD7A4ED" w14:textId="77777777" w:rsidR="009F3611" w:rsidRPr="00B80901" w:rsidRDefault="009F3611" w:rsidP="009F3611">
            <w:pPr>
              <w:pStyle w:val="XML1"/>
              <w:rPr>
                <w:ins w:id="37025" w:author="Thomas Dietz" w:date="2012-08-08T17:05:00Z"/>
                <w:rPrChange w:id="37026" w:author="Thomas Dietz" w:date="2012-08-10T13:22:00Z">
                  <w:rPr>
                    <w:ins w:id="37027" w:author="Thomas Dietz" w:date="2012-08-08T17:05:00Z"/>
                    <w:lang w:val="de-DE"/>
                  </w:rPr>
                </w:rPrChange>
              </w:rPr>
            </w:pPr>
            <w:ins w:id="37028" w:author="Thomas Dietz" w:date="2012-08-08T17:05:00Z">
              <w:r w:rsidRPr="00B80901">
                <w:rPr>
                  <w:rPrChange w:id="37029" w:author="Thomas Dietz" w:date="2012-08-10T13:22:00Z">
                    <w:rPr>
                      <w:lang w:val="de-DE"/>
                    </w:rPr>
                  </w:rPrChange>
                </w:rPr>
                <w:t xml:space="preserve">      type inet:port-number;</w:t>
              </w:r>
            </w:ins>
          </w:p>
          <w:p w14:paraId="3ADEE460" w14:textId="77777777" w:rsidR="009F3611" w:rsidRPr="00B80901" w:rsidRDefault="009F3611" w:rsidP="009F3611">
            <w:pPr>
              <w:pStyle w:val="XML1"/>
              <w:rPr>
                <w:ins w:id="37030" w:author="Thomas Dietz" w:date="2012-08-08T17:05:00Z"/>
                <w:rPrChange w:id="37031" w:author="Thomas Dietz" w:date="2012-08-10T13:22:00Z">
                  <w:rPr>
                    <w:ins w:id="37032" w:author="Thomas Dietz" w:date="2012-08-08T17:05:00Z"/>
                    <w:lang w:val="de-DE"/>
                  </w:rPr>
                </w:rPrChange>
              </w:rPr>
            </w:pPr>
            <w:ins w:id="37033" w:author="Thomas Dietz" w:date="2012-08-08T17:05:00Z">
              <w:r w:rsidRPr="00B80901">
                <w:rPr>
                  <w:rPrChange w:id="37034" w:author="Thomas Dietz" w:date="2012-08-10T13:22:00Z">
                    <w:rPr>
                      <w:lang w:val="de-DE"/>
                    </w:rPr>
                  </w:rPrChange>
                </w:rPr>
                <w:t xml:space="preserve">      default 6633;</w:t>
              </w:r>
            </w:ins>
          </w:p>
          <w:p w14:paraId="13EC0D45" w14:textId="77777777" w:rsidR="009F3611" w:rsidRPr="00B80901" w:rsidRDefault="009F3611" w:rsidP="009F3611">
            <w:pPr>
              <w:pStyle w:val="XML1"/>
              <w:rPr>
                <w:ins w:id="37035" w:author="Thomas Dietz" w:date="2012-08-08T17:05:00Z"/>
                <w:rPrChange w:id="37036" w:author="Thomas Dietz" w:date="2012-08-10T13:22:00Z">
                  <w:rPr>
                    <w:ins w:id="37037" w:author="Thomas Dietz" w:date="2012-08-08T17:05:00Z"/>
                    <w:lang w:val="de-DE"/>
                  </w:rPr>
                </w:rPrChange>
              </w:rPr>
            </w:pPr>
            <w:ins w:id="37038" w:author="Thomas Dietz" w:date="2012-08-08T17:05:00Z">
              <w:r w:rsidRPr="00B80901">
                <w:rPr>
                  <w:rPrChange w:id="37039" w:author="Thomas Dietz" w:date="2012-08-10T13:22:00Z">
                    <w:rPr>
                      <w:lang w:val="de-DE"/>
                    </w:rPr>
                  </w:rPrChange>
                </w:rPr>
                <w:t xml:space="preserve">      description "The TCP port number at the OpenFlow Controller.</w:t>
              </w:r>
            </w:ins>
          </w:p>
          <w:p w14:paraId="61C5D419" w14:textId="77777777" w:rsidR="009F3611" w:rsidRPr="00B80901" w:rsidRDefault="009F3611" w:rsidP="009F3611">
            <w:pPr>
              <w:pStyle w:val="XML1"/>
              <w:rPr>
                <w:ins w:id="37040" w:author="Thomas Dietz" w:date="2012-08-08T17:05:00Z"/>
                <w:rPrChange w:id="37041" w:author="Thomas Dietz" w:date="2012-08-10T13:22:00Z">
                  <w:rPr>
                    <w:ins w:id="37042" w:author="Thomas Dietz" w:date="2012-08-08T17:05:00Z"/>
                    <w:lang w:val="de-DE"/>
                  </w:rPr>
                </w:rPrChange>
              </w:rPr>
            </w:pPr>
            <w:ins w:id="37043" w:author="Thomas Dietz" w:date="2012-08-08T17:05:00Z">
              <w:r w:rsidRPr="00B80901">
                <w:rPr>
                  <w:rPrChange w:id="37044" w:author="Thomas Dietz" w:date="2012-08-10T13:22:00Z">
                    <w:rPr>
                      <w:lang w:val="de-DE"/>
                    </w:rPr>
                  </w:rPrChange>
                </w:rPr>
                <w:t xml:space="preserve">        This port number is used by the OpenFlow Logical Switch</w:t>
              </w:r>
            </w:ins>
          </w:p>
          <w:p w14:paraId="7D66C095" w14:textId="77777777" w:rsidR="009F3611" w:rsidRPr="00B80901" w:rsidRDefault="009F3611" w:rsidP="009F3611">
            <w:pPr>
              <w:pStyle w:val="XML1"/>
              <w:rPr>
                <w:ins w:id="37045" w:author="Thomas Dietz" w:date="2012-08-08T17:05:00Z"/>
                <w:rPrChange w:id="37046" w:author="Thomas Dietz" w:date="2012-08-10T13:22:00Z">
                  <w:rPr>
                    <w:ins w:id="37047" w:author="Thomas Dietz" w:date="2012-08-08T17:05:00Z"/>
                    <w:lang w:val="de-DE"/>
                  </w:rPr>
                </w:rPrChange>
              </w:rPr>
            </w:pPr>
            <w:ins w:id="37048" w:author="Thomas Dietz" w:date="2012-08-08T17:05:00Z">
              <w:r w:rsidRPr="00B80901">
                <w:rPr>
                  <w:rPrChange w:id="37049" w:author="Thomas Dietz" w:date="2012-08-10T13:22:00Z">
                    <w:rPr>
                      <w:lang w:val="de-DE"/>
                    </w:rPr>
                  </w:rPrChange>
                </w:rPr>
                <w:t xml:space="preserve">        when connecting to the OpenFlow Controller using TCP or</w:t>
              </w:r>
            </w:ins>
          </w:p>
          <w:p w14:paraId="69F71DD8" w14:textId="77777777" w:rsidR="009F3611" w:rsidRPr="00B80901" w:rsidRDefault="009F3611" w:rsidP="009F3611">
            <w:pPr>
              <w:pStyle w:val="XML1"/>
              <w:rPr>
                <w:ins w:id="37050" w:author="Thomas Dietz" w:date="2012-08-08T17:05:00Z"/>
                <w:rPrChange w:id="37051" w:author="Thomas Dietz" w:date="2012-08-10T13:22:00Z">
                  <w:rPr>
                    <w:ins w:id="37052" w:author="Thomas Dietz" w:date="2012-08-08T17:05:00Z"/>
                    <w:lang w:val="de-DE"/>
                  </w:rPr>
                </w:rPrChange>
              </w:rPr>
            </w:pPr>
            <w:ins w:id="37053" w:author="Thomas Dietz" w:date="2012-08-08T17:05:00Z">
              <w:r w:rsidRPr="00B80901">
                <w:rPr>
                  <w:rPrChange w:id="37054" w:author="Thomas Dietz" w:date="2012-08-10T13:22:00Z">
                    <w:rPr>
                      <w:lang w:val="de-DE"/>
                    </w:rPr>
                  </w:rPrChange>
                </w:rPr>
                <w:t xml:space="preserve">        TLS.  The default value is 6633.</w:t>
              </w:r>
            </w:ins>
          </w:p>
          <w:p w14:paraId="4840E220" w14:textId="77777777" w:rsidR="009F3611" w:rsidRPr="00B80901" w:rsidRDefault="009F3611" w:rsidP="009F3611">
            <w:pPr>
              <w:pStyle w:val="XML1"/>
              <w:rPr>
                <w:ins w:id="37055" w:author="Thomas Dietz" w:date="2012-08-08T17:05:00Z"/>
                <w:rPrChange w:id="37056" w:author="Thomas Dietz" w:date="2012-08-10T13:22:00Z">
                  <w:rPr>
                    <w:ins w:id="37057" w:author="Thomas Dietz" w:date="2012-08-08T17:05:00Z"/>
                    <w:lang w:val="de-DE"/>
                  </w:rPr>
                </w:rPrChange>
              </w:rPr>
            </w:pPr>
          </w:p>
          <w:p w14:paraId="7C2FCCB9" w14:textId="77777777" w:rsidR="009F3611" w:rsidRPr="00B80901" w:rsidRDefault="009F3611" w:rsidP="009F3611">
            <w:pPr>
              <w:pStyle w:val="XML1"/>
              <w:rPr>
                <w:ins w:id="37058" w:author="Thomas Dietz" w:date="2012-08-08T17:05:00Z"/>
                <w:rPrChange w:id="37059" w:author="Thomas Dietz" w:date="2012-08-10T13:22:00Z">
                  <w:rPr>
                    <w:ins w:id="37060" w:author="Thomas Dietz" w:date="2012-08-08T17:05:00Z"/>
                    <w:lang w:val="de-DE"/>
                  </w:rPr>
                </w:rPrChange>
              </w:rPr>
            </w:pPr>
            <w:ins w:id="37061" w:author="Thomas Dietz" w:date="2012-08-08T17:05:00Z">
              <w:r w:rsidRPr="00B80901">
                <w:rPr>
                  <w:rPrChange w:id="37062" w:author="Thomas Dietz" w:date="2012-08-10T13:22:00Z">
                    <w:rPr>
                      <w:lang w:val="de-DE"/>
                    </w:rPr>
                  </w:rPrChange>
                </w:rPr>
                <w:t xml:space="preserve">        This element is optional. If this element is not present it</w:t>
              </w:r>
            </w:ins>
          </w:p>
          <w:p w14:paraId="50CDD303" w14:textId="77777777" w:rsidR="009F3611" w:rsidRPr="00B80901" w:rsidRDefault="009F3611" w:rsidP="009F3611">
            <w:pPr>
              <w:pStyle w:val="XML1"/>
              <w:rPr>
                <w:ins w:id="37063" w:author="Thomas Dietz" w:date="2012-08-08T17:05:00Z"/>
                <w:rPrChange w:id="37064" w:author="Thomas Dietz" w:date="2012-08-10T13:22:00Z">
                  <w:rPr>
                    <w:ins w:id="37065" w:author="Thomas Dietz" w:date="2012-08-08T17:05:00Z"/>
                    <w:lang w:val="de-DE"/>
                  </w:rPr>
                </w:rPrChange>
              </w:rPr>
            </w:pPr>
            <w:ins w:id="37066" w:author="Thomas Dietz" w:date="2012-08-08T17:05:00Z">
              <w:r w:rsidRPr="00B80901">
                <w:rPr>
                  <w:rPrChange w:id="37067" w:author="Thomas Dietz" w:date="2012-08-10T13:22:00Z">
                    <w:rPr>
                      <w:lang w:val="de-DE"/>
                    </w:rPr>
                  </w:rPrChange>
                </w:rPr>
                <w:t xml:space="preserve">        defaults to 6633.";</w:t>
              </w:r>
            </w:ins>
          </w:p>
          <w:p w14:paraId="0324F309" w14:textId="77777777" w:rsidR="009F3611" w:rsidRPr="00B80901" w:rsidRDefault="009F3611" w:rsidP="009F3611">
            <w:pPr>
              <w:pStyle w:val="XML1"/>
              <w:rPr>
                <w:ins w:id="37068" w:author="Thomas Dietz" w:date="2012-08-08T17:05:00Z"/>
                <w:rPrChange w:id="37069" w:author="Thomas Dietz" w:date="2012-08-10T13:22:00Z">
                  <w:rPr>
                    <w:ins w:id="37070" w:author="Thomas Dietz" w:date="2012-08-08T17:05:00Z"/>
                    <w:lang w:val="de-DE"/>
                  </w:rPr>
                </w:rPrChange>
              </w:rPr>
            </w:pPr>
            <w:ins w:id="37071" w:author="Thomas Dietz" w:date="2012-08-08T17:05:00Z">
              <w:r w:rsidRPr="00B80901">
                <w:rPr>
                  <w:rPrChange w:id="37072" w:author="Thomas Dietz" w:date="2012-08-10T13:22:00Z">
                    <w:rPr>
                      <w:lang w:val="de-DE"/>
                    </w:rPr>
                  </w:rPrChange>
                </w:rPr>
                <w:t xml:space="preserve">    }</w:t>
              </w:r>
            </w:ins>
          </w:p>
          <w:p w14:paraId="3B8C44AF" w14:textId="77777777" w:rsidR="009F3611" w:rsidRPr="00B80901" w:rsidRDefault="009F3611" w:rsidP="009F3611">
            <w:pPr>
              <w:pStyle w:val="XML1"/>
              <w:rPr>
                <w:ins w:id="37073" w:author="Thomas Dietz" w:date="2012-08-08T17:05:00Z"/>
                <w:rPrChange w:id="37074" w:author="Thomas Dietz" w:date="2012-08-10T13:22:00Z">
                  <w:rPr>
                    <w:ins w:id="37075" w:author="Thomas Dietz" w:date="2012-08-08T17:05:00Z"/>
                    <w:lang w:val="de-DE"/>
                  </w:rPr>
                </w:rPrChange>
              </w:rPr>
            </w:pPr>
            <w:ins w:id="37076" w:author="Thomas Dietz" w:date="2012-08-08T17:05:00Z">
              <w:r w:rsidRPr="00B80901">
                <w:rPr>
                  <w:rPrChange w:id="37077" w:author="Thomas Dietz" w:date="2012-08-10T13:22:00Z">
                    <w:rPr>
                      <w:lang w:val="de-DE"/>
                    </w:rPr>
                  </w:rPrChange>
                </w:rPr>
                <w:t xml:space="preserve">    leaf local-ip-address {</w:t>
              </w:r>
            </w:ins>
          </w:p>
          <w:p w14:paraId="0F33D20F" w14:textId="77777777" w:rsidR="009F3611" w:rsidRPr="00B80901" w:rsidRDefault="009F3611" w:rsidP="009F3611">
            <w:pPr>
              <w:pStyle w:val="XML1"/>
              <w:rPr>
                <w:ins w:id="37078" w:author="Thomas Dietz" w:date="2012-08-08T17:05:00Z"/>
                <w:rPrChange w:id="37079" w:author="Thomas Dietz" w:date="2012-08-10T13:22:00Z">
                  <w:rPr>
                    <w:ins w:id="37080" w:author="Thomas Dietz" w:date="2012-08-08T17:05:00Z"/>
                    <w:lang w:val="de-DE"/>
                  </w:rPr>
                </w:rPrChange>
              </w:rPr>
            </w:pPr>
            <w:ins w:id="37081" w:author="Thomas Dietz" w:date="2012-08-08T17:05:00Z">
              <w:r w:rsidRPr="00B80901">
                <w:rPr>
                  <w:rPrChange w:id="37082" w:author="Thomas Dietz" w:date="2012-08-10T13:22:00Z">
                    <w:rPr>
                      <w:lang w:val="de-DE"/>
                    </w:rPr>
                  </w:rPrChange>
                </w:rPr>
                <w:t xml:space="preserve">      type inet:ip-address;</w:t>
              </w:r>
            </w:ins>
          </w:p>
          <w:p w14:paraId="520E43D1" w14:textId="77777777" w:rsidR="009F3611" w:rsidRPr="00B80901" w:rsidRDefault="009F3611" w:rsidP="009F3611">
            <w:pPr>
              <w:pStyle w:val="XML1"/>
              <w:rPr>
                <w:ins w:id="37083" w:author="Thomas Dietz" w:date="2012-08-08T17:05:00Z"/>
                <w:rPrChange w:id="37084" w:author="Thomas Dietz" w:date="2012-08-10T13:22:00Z">
                  <w:rPr>
                    <w:ins w:id="37085" w:author="Thomas Dietz" w:date="2012-08-08T17:05:00Z"/>
                    <w:lang w:val="de-DE"/>
                  </w:rPr>
                </w:rPrChange>
              </w:rPr>
            </w:pPr>
            <w:ins w:id="37086" w:author="Thomas Dietz" w:date="2012-08-08T17:05:00Z">
              <w:r w:rsidRPr="00B80901">
                <w:rPr>
                  <w:rPrChange w:id="37087" w:author="Thomas Dietz" w:date="2012-08-10T13:22:00Z">
                    <w:rPr>
                      <w:lang w:val="de-DE"/>
                    </w:rPr>
                  </w:rPrChange>
                </w:rPr>
                <w:t xml:space="preserve">      description "The local IP address of the OpenFlow Logical</w:t>
              </w:r>
            </w:ins>
          </w:p>
          <w:p w14:paraId="084C95E0" w14:textId="77777777" w:rsidR="009F3611" w:rsidRPr="00B80901" w:rsidRDefault="009F3611" w:rsidP="009F3611">
            <w:pPr>
              <w:pStyle w:val="XML1"/>
              <w:rPr>
                <w:ins w:id="37088" w:author="Thomas Dietz" w:date="2012-08-08T17:05:00Z"/>
                <w:rPrChange w:id="37089" w:author="Thomas Dietz" w:date="2012-08-10T13:22:00Z">
                  <w:rPr>
                    <w:ins w:id="37090" w:author="Thomas Dietz" w:date="2012-08-08T17:05:00Z"/>
                    <w:lang w:val="de-DE"/>
                  </w:rPr>
                </w:rPrChange>
              </w:rPr>
            </w:pPr>
            <w:ins w:id="37091" w:author="Thomas Dietz" w:date="2012-08-08T17:05:00Z">
              <w:r w:rsidRPr="00B80901">
                <w:rPr>
                  <w:rPrChange w:id="37092" w:author="Thomas Dietz" w:date="2012-08-10T13:22:00Z">
                    <w:rPr>
                      <w:lang w:val="de-DE"/>
                    </w:rPr>
                  </w:rPrChange>
                </w:rPr>
                <w:t xml:space="preserve">        Switch when connecting to this OpenFlow Controller.  It is</w:t>
              </w:r>
            </w:ins>
          </w:p>
          <w:p w14:paraId="7D1E69E5" w14:textId="77777777" w:rsidR="009F3611" w:rsidRPr="00B80901" w:rsidRDefault="009F3611" w:rsidP="009F3611">
            <w:pPr>
              <w:pStyle w:val="XML1"/>
              <w:rPr>
                <w:ins w:id="37093" w:author="Thomas Dietz" w:date="2012-08-08T17:05:00Z"/>
                <w:rPrChange w:id="37094" w:author="Thomas Dietz" w:date="2012-08-10T13:22:00Z">
                  <w:rPr>
                    <w:ins w:id="37095" w:author="Thomas Dietz" w:date="2012-08-08T17:05:00Z"/>
                    <w:lang w:val="de-DE"/>
                  </w:rPr>
                </w:rPrChange>
              </w:rPr>
            </w:pPr>
            <w:ins w:id="37096" w:author="Thomas Dietz" w:date="2012-08-08T17:05:00Z">
              <w:r w:rsidRPr="00B80901">
                <w:rPr>
                  <w:rPrChange w:id="37097" w:author="Thomas Dietz" w:date="2012-08-10T13:22:00Z">
                    <w:rPr>
                      <w:lang w:val="de-DE"/>
                    </w:rPr>
                  </w:rPrChange>
                </w:rPr>
                <w:t xml:space="preserve">        the source IP address of packets sent to this OpenFlow</w:t>
              </w:r>
            </w:ins>
          </w:p>
          <w:p w14:paraId="12D166E3" w14:textId="77777777" w:rsidR="009F3611" w:rsidRPr="00B80901" w:rsidRDefault="009F3611" w:rsidP="009F3611">
            <w:pPr>
              <w:pStyle w:val="XML1"/>
              <w:rPr>
                <w:ins w:id="37098" w:author="Thomas Dietz" w:date="2012-08-08T17:05:00Z"/>
                <w:rPrChange w:id="37099" w:author="Thomas Dietz" w:date="2012-08-10T13:22:00Z">
                  <w:rPr>
                    <w:ins w:id="37100" w:author="Thomas Dietz" w:date="2012-08-08T17:05:00Z"/>
                    <w:lang w:val="de-DE"/>
                  </w:rPr>
                </w:rPrChange>
              </w:rPr>
            </w:pPr>
            <w:ins w:id="37101" w:author="Thomas Dietz" w:date="2012-08-08T17:05:00Z">
              <w:r w:rsidRPr="00B80901">
                <w:rPr>
                  <w:rPrChange w:id="37102" w:author="Thomas Dietz" w:date="2012-08-10T13:22:00Z">
                    <w:rPr>
                      <w:lang w:val="de-DE"/>
                    </w:rPr>
                  </w:rPrChange>
                </w:rPr>
                <w:t xml:space="preserve">        Controller.  If present, this element overrides any default</w:t>
              </w:r>
            </w:ins>
          </w:p>
          <w:p w14:paraId="0664CD23" w14:textId="77777777" w:rsidR="009F3611" w:rsidRPr="00B80901" w:rsidRDefault="009F3611" w:rsidP="009F3611">
            <w:pPr>
              <w:pStyle w:val="XML1"/>
              <w:rPr>
                <w:ins w:id="37103" w:author="Thomas Dietz" w:date="2012-08-08T17:05:00Z"/>
                <w:rPrChange w:id="37104" w:author="Thomas Dietz" w:date="2012-08-10T13:22:00Z">
                  <w:rPr>
                    <w:ins w:id="37105" w:author="Thomas Dietz" w:date="2012-08-08T17:05:00Z"/>
                    <w:lang w:val="de-DE"/>
                  </w:rPr>
                </w:rPrChange>
              </w:rPr>
            </w:pPr>
            <w:ins w:id="37106" w:author="Thomas Dietz" w:date="2012-08-08T17:05:00Z">
              <w:r w:rsidRPr="00B80901">
                <w:rPr>
                  <w:rPrChange w:id="37107" w:author="Thomas Dietz" w:date="2012-08-10T13:22:00Z">
                    <w:rPr>
                      <w:lang w:val="de-DE"/>
                    </w:rPr>
                  </w:rPrChange>
                </w:rPr>
                <w:t xml:space="preserve">        IP address.</w:t>
              </w:r>
            </w:ins>
          </w:p>
          <w:p w14:paraId="641E73CE" w14:textId="77777777" w:rsidR="009F3611" w:rsidRPr="00B80901" w:rsidRDefault="009F3611" w:rsidP="009F3611">
            <w:pPr>
              <w:pStyle w:val="XML1"/>
              <w:rPr>
                <w:ins w:id="37108" w:author="Thomas Dietz" w:date="2012-08-08T17:05:00Z"/>
                <w:rPrChange w:id="37109" w:author="Thomas Dietz" w:date="2012-08-10T13:22:00Z">
                  <w:rPr>
                    <w:ins w:id="37110" w:author="Thomas Dietz" w:date="2012-08-08T17:05:00Z"/>
                    <w:lang w:val="de-DE"/>
                  </w:rPr>
                </w:rPrChange>
              </w:rPr>
            </w:pPr>
            <w:ins w:id="37111" w:author="Thomas Dietz" w:date="2012-08-08T17:05:00Z">
              <w:r w:rsidRPr="00B80901">
                <w:rPr>
                  <w:rPrChange w:id="37112" w:author="Thomas Dietz" w:date="2012-08-10T13:22:00Z">
                    <w:rPr>
                      <w:lang w:val="de-DE"/>
                    </w:rPr>
                  </w:rPrChange>
                </w:rPr>
                <w:t xml:space="preserve">    </w:t>
              </w:r>
            </w:ins>
          </w:p>
          <w:p w14:paraId="7F4D9999" w14:textId="77777777" w:rsidR="009F3611" w:rsidRPr="00B80901" w:rsidRDefault="009F3611" w:rsidP="009F3611">
            <w:pPr>
              <w:pStyle w:val="XML1"/>
              <w:rPr>
                <w:ins w:id="37113" w:author="Thomas Dietz" w:date="2012-08-08T17:05:00Z"/>
                <w:rPrChange w:id="37114" w:author="Thomas Dietz" w:date="2012-08-10T13:22:00Z">
                  <w:rPr>
                    <w:ins w:id="37115" w:author="Thomas Dietz" w:date="2012-08-08T17:05:00Z"/>
                    <w:lang w:val="de-DE"/>
                  </w:rPr>
                </w:rPrChange>
              </w:rPr>
            </w:pPr>
            <w:ins w:id="37116" w:author="Thomas Dietz" w:date="2012-08-08T17:05:00Z">
              <w:r w:rsidRPr="00B80901">
                <w:rPr>
                  <w:rPrChange w:id="37117" w:author="Thomas Dietz" w:date="2012-08-10T13:22:00Z">
                    <w:rPr>
                      <w:lang w:val="de-DE"/>
                    </w:rPr>
                  </w:rPrChange>
                </w:rPr>
                <w:t xml:space="preserve">        </w:t>
              </w:r>
            </w:ins>
          </w:p>
          <w:p w14:paraId="5F0A74C5" w14:textId="77777777" w:rsidR="009F3611" w:rsidRPr="00B80901" w:rsidRDefault="009F3611" w:rsidP="009F3611">
            <w:pPr>
              <w:pStyle w:val="XML1"/>
              <w:rPr>
                <w:ins w:id="37118" w:author="Thomas Dietz" w:date="2012-08-08T17:05:00Z"/>
                <w:rPrChange w:id="37119" w:author="Thomas Dietz" w:date="2012-08-10T13:22:00Z">
                  <w:rPr>
                    <w:ins w:id="37120" w:author="Thomas Dietz" w:date="2012-08-08T17:05:00Z"/>
                    <w:lang w:val="de-DE"/>
                  </w:rPr>
                </w:rPrChange>
              </w:rPr>
            </w:pPr>
            <w:ins w:id="37121" w:author="Thomas Dietz" w:date="2012-08-08T17:05:00Z">
              <w:r w:rsidRPr="00B80901">
                <w:rPr>
                  <w:rPrChange w:id="37122" w:author="Thomas Dietz" w:date="2012-08-10T13:22:00Z">
                    <w:rPr>
                      <w:lang w:val="de-DE"/>
                    </w:rPr>
                  </w:rPrChange>
                </w:rPr>
                <w:t xml:space="preserve">        This element is optional. Attempts to set this element to</w:t>
              </w:r>
            </w:ins>
          </w:p>
          <w:p w14:paraId="2F2EA2E0" w14:textId="77777777" w:rsidR="009F3611" w:rsidRPr="00B80901" w:rsidRDefault="009F3611" w:rsidP="009F3611">
            <w:pPr>
              <w:pStyle w:val="XML1"/>
              <w:rPr>
                <w:ins w:id="37123" w:author="Thomas Dietz" w:date="2012-08-08T17:05:00Z"/>
                <w:rPrChange w:id="37124" w:author="Thomas Dietz" w:date="2012-08-10T13:22:00Z">
                  <w:rPr>
                    <w:ins w:id="37125" w:author="Thomas Dietz" w:date="2012-08-08T17:05:00Z"/>
                    <w:lang w:val="de-DE"/>
                  </w:rPr>
                </w:rPrChange>
              </w:rPr>
            </w:pPr>
            <w:ins w:id="37126" w:author="Thomas Dietz" w:date="2012-08-08T17:05:00Z">
              <w:r w:rsidRPr="00B80901">
                <w:rPr>
                  <w:rPrChange w:id="37127" w:author="Thomas Dietz" w:date="2012-08-10T13:22:00Z">
                    <w:rPr>
                      <w:lang w:val="de-DE"/>
                    </w:rPr>
                  </w:rPrChange>
                </w:rPr>
                <w:t xml:space="preserve">        an IP address that cannot be used by the OpenFlow Logical</w:t>
              </w:r>
            </w:ins>
          </w:p>
          <w:p w14:paraId="2B2B4823" w14:textId="77777777" w:rsidR="009F3611" w:rsidRPr="00B80901" w:rsidRDefault="009F3611" w:rsidP="009F3611">
            <w:pPr>
              <w:pStyle w:val="XML1"/>
              <w:rPr>
                <w:ins w:id="37128" w:author="Thomas Dietz" w:date="2012-08-08T17:05:00Z"/>
                <w:rPrChange w:id="37129" w:author="Thomas Dietz" w:date="2012-08-10T13:22:00Z">
                  <w:rPr>
                    <w:ins w:id="37130" w:author="Thomas Dietz" w:date="2012-08-08T17:05:00Z"/>
                    <w:lang w:val="de-DE"/>
                  </w:rPr>
                </w:rPrChange>
              </w:rPr>
            </w:pPr>
            <w:ins w:id="37131" w:author="Thomas Dietz" w:date="2012-08-08T17:05:00Z">
              <w:r w:rsidRPr="00B80901">
                <w:rPr>
                  <w:rPrChange w:id="37132" w:author="Thomas Dietz" w:date="2012-08-10T13:22:00Z">
                    <w:rPr>
                      <w:lang w:val="de-DE"/>
                    </w:rPr>
                  </w:rPrChange>
                </w:rPr>
                <w:t xml:space="preserve">        Switch MUST result in an 'bad-element' error with type</w:t>
              </w:r>
            </w:ins>
          </w:p>
          <w:p w14:paraId="367B3B9C" w14:textId="77777777" w:rsidR="009F3611" w:rsidRPr="00B80901" w:rsidRDefault="009F3611" w:rsidP="009F3611">
            <w:pPr>
              <w:pStyle w:val="XML1"/>
              <w:rPr>
                <w:ins w:id="37133" w:author="Thomas Dietz" w:date="2012-08-08T17:05:00Z"/>
                <w:rPrChange w:id="37134" w:author="Thomas Dietz" w:date="2012-08-10T13:22:00Z">
                  <w:rPr>
                    <w:ins w:id="37135" w:author="Thomas Dietz" w:date="2012-08-08T17:05:00Z"/>
                    <w:lang w:val="de-DE"/>
                  </w:rPr>
                </w:rPrChange>
              </w:rPr>
            </w:pPr>
            <w:ins w:id="37136" w:author="Thomas Dietz" w:date="2012-08-08T17:05:00Z">
              <w:r w:rsidRPr="00B80901">
                <w:rPr>
                  <w:rPrChange w:id="37137" w:author="Thomas Dietz" w:date="2012-08-10T13:22:00Z">
                    <w:rPr>
                      <w:lang w:val="de-DE"/>
                    </w:rPr>
                  </w:rPrChange>
                </w:rPr>
                <w:t xml:space="preserve">        'application'. The &lt;error-info&gt; element MUST contain the</w:t>
              </w:r>
            </w:ins>
          </w:p>
          <w:p w14:paraId="30AAA1CB" w14:textId="77777777" w:rsidR="009F3611" w:rsidRPr="00B80901" w:rsidRDefault="009F3611" w:rsidP="009F3611">
            <w:pPr>
              <w:pStyle w:val="XML1"/>
              <w:rPr>
                <w:ins w:id="37138" w:author="Thomas Dietz" w:date="2012-08-08T17:05:00Z"/>
                <w:rPrChange w:id="37139" w:author="Thomas Dietz" w:date="2012-08-10T13:22:00Z">
                  <w:rPr>
                    <w:ins w:id="37140" w:author="Thomas Dietz" w:date="2012-08-08T17:05:00Z"/>
                    <w:lang w:val="de-DE"/>
                  </w:rPr>
                </w:rPrChange>
              </w:rPr>
            </w:pPr>
            <w:ins w:id="37141" w:author="Thomas Dietz" w:date="2012-08-08T17:05:00Z">
              <w:r w:rsidRPr="00B80901">
                <w:rPr>
                  <w:rPrChange w:id="37142" w:author="Thomas Dietz" w:date="2012-08-10T13:22:00Z">
                    <w:rPr>
                      <w:lang w:val="de-DE"/>
                    </w:rPr>
                  </w:rPrChange>
                </w:rPr>
                <w:t xml:space="preserve">        name of this element in the &lt;bad-element&gt; element.";</w:t>
              </w:r>
            </w:ins>
          </w:p>
          <w:p w14:paraId="1D0DC596" w14:textId="77777777" w:rsidR="009F3611" w:rsidRPr="00B80901" w:rsidRDefault="009F3611" w:rsidP="009F3611">
            <w:pPr>
              <w:pStyle w:val="XML1"/>
              <w:rPr>
                <w:ins w:id="37143" w:author="Thomas Dietz" w:date="2012-08-08T17:05:00Z"/>
                <w:rPrChange w:id="37144" w:author="Thomas Dietz" w:date="2012-08-10T13:22:00Z">
                  <w:rPr>
                    <w:ins w:id="37145" w:author="Thomas Dietz" w:date="2012-08-08T17:05:00Z"/>
                    <w:lang w:val="de-DE"/>
                  </w:rPr>
                </w:rPrChange>
              </w:rPr>
            </w:pPr>
            <w:ins w:id="37146" w:author="Thomas Dietz" w:date="2012-08-08T17:05:00Z">
              <w:r w:rsidRPr="00B80901">
                <w:rPr>
                  <w:rPrChange w:id="37147" w:author="Thomas Dietz" w:date="2012-08-10T13:22:00Z">
                    <w:rPr>
                      <w:lang w:val="de-DE"/>
                    </w:rPr>
                  </w:rPrChange>
                </w:rPr>
                <w:t xml:space="preserve">    }</w:t>
              </w:r>
            </w:ins>
          </w:p>
          <w:p w14:paraId="3461C0FE" w14:textId="77777777" w:rsidR="009F3611" w:rsidRPr="00B80901" w:rsidRDefault="009F3611" w:rsidP="009F3611">
            <w:pPr>
              <w:pStyle w:val="XML1"/>
              <w:rPr>
                <w:ins w:id="37148" w:author="Thomas Dietz" w:date="2012-08-08T17:05:00Z"/>
                <w:rPrChange w:id="37149" w:author="Thomas Dietz" w:date="2012-08-10T13:22:00Z">
                  <w:rPr>
                    <w:ins w:id="37150" w:author="Thomas Dietz" w:date="2012-08-08T17:05:00Z"/>
                    <w:lang w:val="de-DE"/>
                  </w:rPr>
                </w:rPrChange>
              </w:rPr>
            </w:pPr>
            <w:ins w:id="37151" w:author="Thomas Dietz" w:date="2012-08-08T17:05:00Z">
              <w:r w:rsidRPr="00B80901">
                <w:rPr>
                  <w:rPrChange w:id="37152" w:author="Thomas Dietz" w:date="2012-08-10T13:22:00Z">
                    <w:rPr>
                      <w:lang w:val="de-DE"/>
                    </w:rPr>
                  </w:rPrChange>
                </w:rPr>
                <w:t xml:space="preserve">    leaf local-port {</w:t>
              </w:r>
            </w:ins>
          </w:p>
          <w:p w14:paraId="25359E47" w14:textId="77777777" w:rsidR="009F3611" w:rsidRPr="00B80901" w:rsidRDefault="009F3611" w:rsidP="009F3611">
            <w:pPr>
              <w:pStyle w:val="XML1"/>
              <w:rPr>
                <w:ins w:id="37153" w:author="Thomas Dietz" w:date="2012-08-08T17:05:00Z"/>
                <w:rPrChange w:id="37154" w:author="Thomas Dietz" w:date="2012-08-10T13:22:00Z">
                  <w:rPr>
                    <w:ins w:id="37155" w:author="Thomas Dietz" w:date="2012-08-08T17:05:00Z"/>
                    <w:lang w:val="de-DE"/>
                  </w:rPr>
                </w:rPrChange>
              </w:rPr>
            </w:pPr>
            <w:ins w:id="37156" w:author="Thomas Dietz" w:date="2012-08-08T17:05:00Z">
              <w:r w:rsidRPr="00B80901">
                <w:rPr>
                  <w:rPrChange w:id="37157" w:author="Thomas Dietz" w:date="2012-08-10T13:22:00Z">
                    <w:rPr>
                      <w:lang w:val="de-DE"/>
                    </w:rPr>
                  </w:rPrChange>
                </w:rPr>
                <w:t xml:space="preserve">      type inet:port-number;</w:t>
              </w:r>
            </w:ins>
          </w:p>
          <w:p w14:paraId="1505C0A5" w14:textId="77777777" w:rsidR="009F3611" w:rsidRPr="00B80901" w:rsidRDefault="009F3611" w:rsidP="009F3611">
            <w:pPr>
              <w:pStyle w:val="XML1"/>
              <w:rPr>
                <w:ins w:id="37158" w:author="Thomas Dietz" w:date="2012-08-08T17:05:00Z"/>
                <w:rPrChange w:id="37159" w:author="Thomas Dietz" w:date="2012-08-10T13:22:00Z">
                  <w:rPr>
                    <w:ins w:id="37160" w:author="Thomas Dietz" w:date="2012-08-08T17:05:00Z"/>
                    <w:lang w:val="de-DE"/>
                  </w:rPr>
                </w:rPrChange>
              </w:rPr>
            </w:pPr>
            <w:ins w:id="37161" w:author="Thomas Dietz" w:date="2012-08-08T17:05:00Z">
              <w:r w:rsidRPr="00B80901">
                <w:rPr>
                  <w:rPrChange w:id="37162" w:author="Thomas Dietz" w:date="2012-08-10T13:22:00Z">
                    <w:rPr>
                      <w:lang w:val="de-DE"/>
                    </w:rPr>
                  </w:rPrChange>
                </w:rPr>
                <w:t xml:space="preserve">      description "The local TCP port number of the OpenFlow</w:t>
              </w:r>
            </w:ins>
          </w:p>
          <w:p w14:paraId="18BC2BEC" w14:textId="77777777" w:rsidR="009F3611" w:rsidRPr="00B80901" w:rsidRDefault="009F3611" w:rsidP="009F3611">
            <w:pPr>
              <w:pStyle w:val="XML1"/>
              <w:rPr>
                <w:ins w:id="37163" w:author="Thomas Dietz" w:date="2012-08-08T17:05:00Z"/>
                <w:rPrChange w:id="37164" w:author="Thomas Dietz" w:date="2012-08-10T13:22:00Z">
                  <w:rPr>
                    <w:ins w:id="37165" w:author="Thomas Dietz" w:date="2012-08-08T17:05:00Z"/>
                    <w:lang w:val="de-DE"/>
                  </w:rPr>
                </w:rPrChange>
              </w:rPr>
            </w:pPr>
            <w:ins w:id="37166" w:author="Thomas Dietz" w:date="2012-08-08T17:05:00Z">
              <w:r w:rsidRPr="00B80901">
                <w:rPr>
                  <w:rPrChange w:id="37167" w:author="Thomas Dietz" w:date="2012-08-10T13:22:00Z">
                    <w:rPr>
                      <w:lang w:val="de-DE"/>
                    </w:rPr>
                  </w:rPrChange>
                </w:rPr>
                <w:t xml:space="preserve">        Logical Switch when connecting to this OpenFlow Controller.</w:t>
              </w:r>
            </w:ins>
          </w:p>
          <w:p w14:paraId="05EDB622" w14:textId="77777777" w:rsidR="009F3611" w:rsidRPr="00B80901" w:rsidRDefault="009F3611" w:rsidP="009F3611">
            <w:pPr>
              <w:pStyle w:val="XML1"/>
              <w:rPr>
                <w:ins w:id="37168" w:author="Thomas Dietz" w:date="2012-08-08T17:05:00Z"/>
                <w:rPrChange w:id="37169" w:author="Thomas Dietz" w:date="2012-08-10T13:22:00Z">
                  <w:rPr>
                    <w:ins w:id="37170" w:author="Thomas Dietz" w:date="2012-08-08T17:05:00Z"/>
                    <w:lang w:val="de-DE"/>
                  </w:rPr>
                </w:rPrChange>
              </w:rPr>
            </w:pPr>
            <w:ins w:id="37171" w:author="Thomas Dietz" w:date="2012-08-08T17:05:00Z">
              <w:r w:rsidRPr="00B80901">
                <w:rPr>
                  <w:rPrChange w:id="37172" w:author="Thomas Dietz" w:date="2012-08-10T13:22:00Z">
                    <w:rPr>
                      <w:lang w:val="de-DE"/>
                    </w:rPr>
                  </w:rPrChange>
                </w:rPr>
                <w:t xml:space="preserve">        It is the source TCP port number of packets sent to this</w:t>
              </w:r>
            </w:ins>
          </w:p>
          <w:p w14:paraId="0B70EF13" w14:textId="77777777" w:rsidR="009F3611" w:rsidRPr="00B80901" w:rsidRDefault="009F3611" w:rsidP="009F3611">
            <w:pPr>
              <w:pStyle w:val="XML1"/>
              <w:rPr>
                <w:ins w:id="37173" w:author="Thomas Dietz" w:date="2012-08-08T17:05:00Z"/>
                <w:rPrChange w:id="37174" w:author="Thomas Dietz" w:date="2012-08-10T13:22:00Z">
                  <w:rPr>
                    <w:ins w:id="37175" w:author="Thomas Dietz" w:date="2012-08-08T17:05:00Z"/>
                    <w:lang w:val="de-DE"/>
                  </w:rPr>
                </w:rPrChange>
              </w:rPr>
            </w:pPr>
            <w:ins w:id="37176" w:author="Thomas Dietz" w:date="2012-08-08T17:05:00Z">
              <w:r w:rsidRPr="00B80901">
                <w:rPr>
                  <w:rPrChange w:id="37177" w:author="Thomas Dietz" w:date="2012-08-10T13:22:00Z">
                    <w:rPr>
                      <w:lang w:val="de-DE"/>
                    </w:rPr>
                  </w:rPrChange>
                </w:rPr>
                <w:t xml:space="preserve">        OpenFlow Controller.  If this element is not present, then</w:t>
              </w:r>
            </w:ins>
          </w:p>
          <w:p w14:paraId="069072A3" w14:textId="77777777" w:rsidR="009F3611" w:rsidRPr="00B80901" w:rsidRDefault="009F3611" w:rsidP="009F3611">
            <w:pPr>
              <w:pStyle w:val="XML1"/>
              <w:rPr>
                <w:ins w:id="37178" w:author="Thomas Dietz" w:date="2012-08-08T17:05:00Z"/>
                <w:rPrChange w:id="37179" w:author="Thomas Dietz" w:date="2012-08-10T13:22:00Z">
                  <w:rPr>
                    <w:ins w:id="37180" w:author="Thomas Dietz" w:date="2012-08-08T17:05:00Z"/>
                    <w:lang w:val="de-DE"/>
                  </w:rPr>
                </w:rPrChange>
              </w:rPr>
            </w:pPr>
            <w:ins w:id="37181" w:author="Thomas Dietz" w:date="2012-08-08T17:05:00Z">
              <w:r w:rsidRPr="00B80901">
                <w:rPr>
                  <w:rPrChange w:id="37182" w:author="Thomas Dietz" w:date="2012-08-10T13:22:00Z">
                    <w:rPr>
                      <w:lang w:val="de-DE"/>
                    </w:rPr>
                  </w:rPrChange>
                </w:rPr>
                <w:t xml:space="preserve">        the port number is chosen arbitrarily by the OpenFlow</w:t>
              </w:r>
            </w:ins>
          </w:p>
          <w:p w14:paraId="6E8A9CAC" w14:textId="77777777" w:rsidR="009F3611" w:rsidRPr="00B80901" w:rsidRDefault="009F3611" w:rsidP="009F3611">
            <w:pPr>
              <w:pStyle w:val="XML1"/>
              <w:rPr>
                <w:ins w:id="37183" w:author="Thomas Dietz" w:date="2012-08-08T17:05:00Z"/>
                <w:rPrChange w:id="37184" w:author="Thomas Dietz" w:date="2012-08-10T13:22:00Z">
                  <w:rPr>
                    <w:ins w:id="37185" w:author="Thomas Dietz" w:date="2012-08-08T17:05:00Z"/>
                    <w:lang w:val="de-DE"/>
                  </w:rPr>
                </w:rPrChange>
              </w:rPr>
            </w:pPr>
            <w:ins w:id="37186" w:author="Thomas Dietz" w:date="2012-08-08T17:05:00Z">
              <w:r w:rsidRPr="00B80901">
                <w:rPr>
                  <w:rPrChange w:id="37187" w:author="Thomas Dietz" w:date="2012-08-10T13:22:00Z">
                    <w:rPr>
                      <w:lang w:val="de-DE"/>
                    </w:rPr>
                  </w:rPrChange>
                </w:rPr>
                <w:t xml:space="preserve">        Logical Switch.</w:t>
              </w:r>
            </w:ins>
          </w:p>
          <w:p w14:paraId="56A95AEF" w14:textId="77777777" w:rsidR="009F3611" w:rsidRPr="00B80901" w:rsidRDefault="009F3611" w:rsidP="009F3611">
            <w:pPr>
              <w:pStyle w:val="XML1"/>
              <w:rPr>
                <w:ins w:id="37188" w:author="Thomas Dietz" w:date="2012-08-08T17:05:00Z"/>
                <w:rPrChange w:id="37189" w:author="Thomas Dietz" w:date="2012-08-10T13:22:00Z">
                  <w:rPr>
                    <w:ins w:id="37190" w:author="Thomas Dietz" w:date="2012-08-08T17:05:00Z"/>
                    <w:lang w:val="de-DE"/>
                  </w:rPr>
                </w:rPrChange>
              </w:rPr>
            </w:pPr>
            <w:ins w:id="37191" w:author="Thomas Dietz" w:date="2012-08-08T17:05:00Z">
              <w:r w:rsidRPr="00B80901">
                <w:rPr>
                  <w:rPrChange w:id="37192" w:author="Thomas Dietz" w:date="2012-08-10T13:22:00Z">
                    <w:rPr>
                      <w:lang w:val="de-DE"/>
                    </w:rPr>
                  </w:rPrChange>
                </w:rPr>
                <w:t xml:space="preserve">      </w:t>
              </w:r>
            </w:ins>
          </w:p>
          <w:p w14:paraId="3A12649B" w14:textId="77777777" w:rsidR="009F3611" w:rsidRPr="00B80901" w:rsidRDefault="009F3611" w:rsidP="009F3611">
            <w:pPr>
              <w:pStyle w:val="XML1"/>
              <w:rPr>
                <w:ins w:id="37193" w:author="Thomas Dietz" w:date="2012-08-08T17:05:00Z"/>
                <w:rPrChange w:id="37194" w:author="Thomas Dietz" w:date="2012-08-10T13:22:00Z">
                  <w:rPr>
                    <w:ins w:id="37195" w:author="Thomas Dietz" w:date="2012-08-08T17:05:00Z"/>
                    <w:lang w:val="de-DE"/>
                  </w:rPr>
                </w:rPrChange>
              </w:rPr>
            </w:pPr>
            <w:ins w:id="37196" w:author="Thomas Dietz" w:date="2012-08-08T17:05:00Z">
              <w:r w:rsidRPr="00B80901">
                <w:rPr>
                  <w:rPrChange w:id="37197" w:author="Thomas Dietz" w:date="2012-08-10T13:22:00Z">
                    <w:rPr>
                      <w:lang w:val="de-DE"/>
                    </w:rPr>
                  </w:rPrChange>
                </w:rPr>
                <w:t xml:space="preserve">        This element is optional. Attempts to set this element to a</w:t>
              </w:r>
            </w:ins>
          </w:p>
          <w:p w14:paraId="6EAA69B8" w14:textId="77777777" w:rsidR="009F3611" w:rsidRPr="00B80901" w:rsidRDefault="009F3611" w:rsidP="009F3611">
            <w:pPr>
              <w:pStyle w:val="XML1"/>
              <w:rPr>
                <w:ins w:id="37198" w:author="Thomas Dietz" w:date="2012-08-08T17:05:00Z"/>
                <w:rPrChange w:id="37199" w:author="Thomas Dietz" w:date="2012-08-10T13:22:00Z">
                  <w:rPr>
                    <w:ins w:id="37200" w:author="Thomas Dietz" w:date="2012-08-08T17:05:00Z"/>
                    <w:lang w:val="de-DE"/>
                  </w:rPr>
                </w:rPrChange>
              </w:rPr>
            </w:pPr>
            <w:ins w:id="37201" w:author="Thomas Dietz" w:date="2012-08-08T17:05:00Z">
              <w:r w:rsidRPr="00B80901">
                <w:rPr>
                  <w:rPrChange w:id="37202" w:author="Thomas Dietz" w:date="2012-08-10T13:22:00Z">
                    <w:rPr>
                      <w:lang w:val="de-DE"/>
                    </w:rPr>
                  </w:rPrChange>
                </w:rPr>
                <w:t xml:space="preserve">        port number that cannot be used by the OpenFlow Logical</w:t>
              </w:r>
            </w:ins>
          </w:p>
          <w:p w14:paraId="1AA6A8C3" w14:textId="77777777" w:rsidR="009F3611" w:rsidRPr="00B80901" w:rsidRDefault="009F3611" w:rsidP="009F3611">
            <w:pPr>
              <w:pStyle w:val="XML1"/>
              <w:rPr>
                <w:ins w:id="37203" w:author="Thomas Dietz" w:date="2012-08-08T17:05:00Z"/>
                <w:rPrChange w:id="37204" w:author="Thomas Dietz" w:date="2012-08-10T13:22:00Z">
                  <w:rPr>
                    <w:ins w:id="37205" w:author="Thomas Dietz" w:date="2012-08-08T17:05:00Z"/>
                    <w:lang w:val="de-DE"/>
                  </w:rPr>
                </w:rPrChange>
              </w:rPr>
            </w:pPr>
            <w:ins w:id="37206" w:author="Thomas Dietz" w:date="2012-08-08T17:05:00Z">
              <w:r w:rsidRPr="00B80901">
                <w:rPr>
                  <w:rPrChange w:id="37207" w:author="Thomas Dietz" w:date="2012-08-10T13:22:00Z">
                    <w:rPr>
                      <w:lang w:val="de-DE"/>
                    </w:rPr>
                  </w:rPrChange>
                </w:rPr>
                <w:lastRenderedPageBreak/>
                <w:t xml:space="preserve">        Switch MUST result in an 'bad-element' error with type</w:t>
              </w:r>
            </w:ins>
          </w:p>
          <w:p w14:paraId="06A5107E" w14:textId="77777777" w:rsidR="009F3611" w:rsidRPr="00B80901" w:rsidRDefault="009F3611" w:rsidP="009F3611">
            <w:pPr>
              <w:pStyle w:val="XML1"/>
              <w:rPr>
                <w:ins w:id="37208" w:author="Thomas Dietz" w:date="2012-08-08T17:05:00Z"/>
                <w:rPrChange w:id="37209" w:author="Thomas Dietz" w:date="2012-08-10T13:22:00Z">
                  <w:rPr>
                    <w:ins w:id="37210" w:author="Thomas Dietz" w:date="2012-08-08T17:05:00Z"/>
                    <w:lang w:val="de-DE"/>
                  </w:rPr>
                </w:rPrChange>
              </w:rPr>
            </w:pPr>
            <w:ins w:id="37211" w:author="Thomas Dietz" w:date="2012-08-08T17:05:00Z">
              <w:r w:rsidRPr="00B80901">
                <w:rPr>
                  <w:rPrChange w:id="37212" w:author="Thomas Dietz" w:date="2012-08-10T13:22:00Z">
                    <w:rPr>
                      <w:lang w:val="de-DE"/>
                    </w:rPr>
                  </w:rPrChange>
                </w:rPr>
                <w:t xml:space="preserve">        'application'. The &lt;error-info&gt; element MUST contain the</w:t>
              </w:r>
            </w:ins>
          </w:p>
          <w:p w14:paraId="0576687A" w14:textId="77777777" w:rsidR="009F3611" w:rsidRPr="00B80901" w:rsidRDefault="009F3611" w:rsidP="009F3611">
            <w:pPr>
              <w:pStyle w:val="XML1"/>
              <w:rPr>
                <w:ins w:id="37213" w:author="Thomas Dietz" w:date="2012-08-08T17:05:00Z"/>
                <w:rPrChange w:id="37214" w:author="Thomas Dietz" w:date="2012-08-10T13:22:00Z">
                  <w:rPr>
                    <w:ins w:id="37215" w:author="Thomas Dietz" w:date="2012-08-08T17:05:00Z"/>
                    <w:lang w:val="de-DE"/>
                  </w:rPr>
                </w:rPrChange>
              </w:rPr>
            </w:pPr>
            <w:ins w:id="37216" w:author="Thomas Dietz" w:date="2012-08-08T17:05:00Z">
              <w:r w:rsidRPr="00B80901">
                <w:rPr>
                  <w:rPrChange w:id="37217" w:author="Thomas Dietz" w:date="2012-08-10T13:22:00Z">
                    <w:rPr>
                      <w:lang w:val="de-DE"/>
                    </w:rPr>
                  </w:rPrChange>
                </w:rPr>
                <w:t xml:space="preserve">        name of this element in the &lt;bad-element&gt; element.";</w:t>
              </w:r>
            </w:ins>
          </w:p>
          <w:p w14:paraId="2A92B45D" w14:textId="77777777" w:rsidR="009F3611" w:rsidRPr="00B80901" w:rsidRDefault="009F3611" w:rsidP="009F3611">
            <w:pPr>
              <w:pStyle w:val="XML1"/>
              <w:rPr>
                <w:ins w:id="37218" w:author="Thomas Dietz" w:date="2012-08-08T17:05:00Z"/>
                <w:rPrChange w:id="37219" w:author="Thomas Dietz" w:date="2012-08-10T13:22:00Z">
                  <w:rPr>
                    <w:ins w:id="37220" w:author="Thomas Dietz" w:date="2012-08-08T17:05:00Z"/>
                    <w:lang w:val="de-DE"/>
                  </w:rPr>
                </w:rPrChange>
              </w:rPr>
            </w:pPr>
            <w:ins w:id="37221" w:author="Thomas Dietz" w:date="2012-08-08T17:05:00Z">
              <w:r w:rsidRPr="00B80901">
                <w:rPr>
                  <w:rPrChange w:id="37222" w:author="Thomas Dietz" w:date="2012-08-10T13:22:00Z">
                    <w:rPr>
                      <w:lang w:val="de-DE"/>
                    </w:rPr>
                  </w:rPrChange>
                </w:rPr>
                <w:t xml:space="preserve">    }</w:t>
              </w:r>
            </w:ins>
          </w:p>
          <w:p w14:paraId="591E156C" w14:textId="77777777" w:rsidR="009F3611" w:rsidRPr="00B80901" w:rsidRDefault="009F3611" w:rsidP="009F3611">
            <w:pPr>
              <w:pStyle w:val="XML1"/>
              <w:rPr>
                <w:ins w:id="37223" w:author="Thomas Dietz" w:date="2012-08-08T17:05:00Z"/>
                <w:rPrChange w:id="37224" w:author="Thomas Dietz" w:date="2012-08-10T13:22:00Z">
                  <w:rPr>
                    <w:ins w:id="37225" w:author="Thomas Dietz" w:date="2012-08-08T17:05:00Z"/>
                    <w:lang w:val="de-DE"/>
                  </w:rPr>
                </w:rPrChange>
              </w:rPr>
            </w:pPr>
            <w:ins w:id="37226" w:author="Thomas Dietz" w:date="2012-08-08T17:05:00Z">
              <w:r w:rsidRPr="00B80901">
                <w:rPr>
                  <w:rPrChange w:id="37227" w:author="Thomas Dietz" w:date="2012-08-10T13:22:00Z">
                    <w:rPr>
                      <w:lang w:val="de-DE"/>
                    </w:rPr>
                  </w:rPrChange>
                </w:rPr>
                <w:t xml:space="preserve">    leaf protocol {</w:t>
              </w:r>
            </w:ins>
          </w:p>
          <w:p w14:paraId="7228AE91" w14:textId="77777777" w:rsidR="009F3611" w:rsidRPr="00B80901" w:rsidRDefault="009F3611" w:rsidP="009F3611">
            <w:pPr>
              <w:pStyle w:val="XML1"/>
              <w:rPr>
                <w:ins w:id="37228" w:author="Thomas Dietz" w:date="2012-08-08T17:05:00Z"/>
                <w:rPrChange w:id="37229" w:author="Thomas Dietz" w:date="2012-08-10T13:22:00Z">
                  <w:rPr>
                    <w:ins w:id="37230" w:author="Thomas Dietz" w:date="2012-08-08T17:05:00Z"/>
                    <w:lang w:val="de-DE"/>
                  </w:rPr>
                </w:rPrChange>
              </w:rPr>
            </w:pPr>
            <w:ins w:id="37231" w:author="Thomas Dietz" w:date="2012-08-08T17:05:00Z">
              <w:r w:rsidRPr="00B80901">
                <w:rPr>
                  <w:rPrChange w:id="37232" w:author="Thomas Dietz" w:date="2012-08-10T13:22:00Z">
                    <w:rPr>
                      <w:lang w:val="de-DE"/>
                    </w:rPr>
                  </w:rPrChange>
                </w:rPr>
                <w:t xml:space="preserve">      type enumeration {</w:t>
              </w:r>
            </w:ins>
          </w:p>
          <w:p w14:paraId="1DBDE4D1" w14:textId="77777777" w:rsidR="009F3611" w:rsidRPr="00B80901" w:rsidRDefault="009F3611" w:rsidP="009F3611">
            <w:pPr>
              <w:pStyle w:val="XML1"/>
              <w:rPr>
                <w:ins w:id="37233" w:author="Thomas Dietz" w:date="2012-08-08T17:05:00Z"/>
                <w:rPrChange w:id="37234" w:author="Thomas Dietz" w:date="2012-08-10T13:22:00Z">
                  <w:rPr>
                    <w:ins w:id="37235" w:author="Thomas Dietz" w:date="2012-08-08T17:05:00Z"/>
                    <w:lang w:val="de-DE"/>
                  </w:rPr>
                </w:rPrChange>
              </w:rPr>
            </w:pPr>
            <w:ins w:id="37236" w:author="Thomas Dietz" w:date="2012-08-08T17:05:00Z">
              <w:r w:rsidRPr="00B80901">
                <w:rPr>
                  <w:rPrChange w:id="37237" w:author="Thomas Dietz" w:date="2012-08-10T13:22:00Z">
                    <w:rPr>
                      <w:lang w:val="de-DE"/>
                    </w:rPr>
                  </w:rPrChange>
                </w:rPr>
                <w:t xml:space="preserve">        enum "tcp";</w:t>
              </w:r>
            </w:ins>
          </w:p>
          <w:p w14:paraId="18FFEE3C" w14:textId="77777777" w:rsidR="009F3611" w:rsidRPr="00B80901" w:rsidRDefault="009F3611" w:rsidP="009F3611">
            <w:pPr>
              <w:pStyle w:val="XML1"/>
              <w:rPr>
                <w:ins w:id="37238" w:author="Thomas Dietz" w:date="2012-08-08T17:05:00Z"/>
                <w:rPrChange w:id="37239" w:author="Thomas Dietz" w:date="2012-08-10T13:22:00Z">
                  <w:rPr>
                    <w:ins w:id="37240" w:author="Thomas Dietz" w:date="2012-08-08T17:05:00Z"/>
                    <w:lang w:val="de-DE"/>
                  </w:rPr>
                </w:rPrChange>
              </w:rPr>
            </w:pPr>
            <w:ins w:id="37241" w:author="Thomas Dietz" w:date="2012-08-08T17:05:00Z">
              <w:r w:rsidRPr="00B80901">
                <w:rPr>
                  <w:rPrChange w:id="37242" w:author="Thomas Dietz" w:date="2012-08-10T13:22:00Z">
                    <w:rPr>
                      <w:lang w:val="de-DE"/>
                    </w:rPr>
                  </w:rPrChange>
                </w:rPr>
                <w:t xml:space="preserve">        enum "tls";</w:t>
              </w:r>
            </w:ins>
          </w:p>
          <w:p w14:paraId="2D633224" w14:textId="77777777" w:rsidR="009F3611" w:rsidRPr="00B80901" w:rsidRDefault="009F3611" w:rsidP="009F3611">
            <w:pPr>
              <w:pStyle w:val="XML1"/>
              <w:rPr>
                <w:ins w:id="37243" w:author="Thomas Dietz" w:date="2012-08-08T17:05:00Z"/>
                <w:rPrChange w:id="37244" w:author="Thomas Dietz" w:date="2012-08-10T13:22:00Z">
                  <w:rPr>
                    <w:ins w:id="37245" w:author="Thomas Dietz" w:date="2012-08-08T17:05:00Z"/>
                    <w:lang w:val="de-DE"/>
                  </w:rPr>
                </w:rPrChange>
              </w:rPr>
            </w:pPr>
            <w:ins w:id="37246" w:author="Thomas Dietz" w:date="2012-08-08T17:05:00Z">
              <w:r w:rsidRPr="00B80901">
                <w:rPr>
                  <w:rPrChange w:id="37247" w:author="Thomas Dietz" w:date="2012-08-10T13:22:00Z">
                    <w:rPr>
                      <w:lang w:val="de-DE"/>
                    </w:rPr>
                  </w:rPrChange>
                </w:rPr>
                <w:t xml:space="preserve">      }</w:t>
              </w:r>
            </w:ins>
          </w:p>
          <w:p w14:paraId="51874759" w14:textId="77777777" w:rsidR="009F3611" w:rsidRPr="00B80901" w:rsidRDefault="009F3611" w:rsidP="009F3611">
            <w:pPr>
              <w:pStyle w:val="XML1"/>
              <w:rPr>
                <w:ins w:id="37248" w:author="Thomas Dietz" w:date="2012-08-08T17:05:00Z"/>
                <w:rPrChange w:id="37249" w:author="Thomas Dietz" w:date="2012-08-10T13:22:00Z">
                  <w:rPr>
                    <w:ins w:id="37250" w:author="Thomas Dietz" w:date="2012-08-08T17:05:00Z"/>
                    <w:lang w:val="de-DE"/>
                  </w:rPr>
                </w:rPrChange>
              </w:rPr>
            </w:pPr>
            <w:ins w:id="37251" w:author="Thomas Dietz" w:date="2012-08-08T17:05:00Z">
              <w:r w:rsidRPr="00B80901">
                <w:rPr>
                  <w:rPrChange w:id="37252" w:author="Thomas Dietz" w:date="2012-08-10T13:22:00Z">
                    <w:rPr>
                      <w:lang w:val="de-DE"/>
                    </w:rPr>
                  </w:rPrChange>
                </w:rPr>
                <w:t xml:space="preserve">      default "tls";</w:t>
              </w:r>
            </w:ins>
          </w:p>
          <w:p w14:paraId="4DC90AFB" w14:textId="77777777" w:rsidR="009F3611" w:rsidRPr="00B80901" w:rsidRDefault="009F3611" w:rsidP="009F3611">
            <w:pPr>
              <w:pStyle w:val="XML1"/>
              <w:rPr>
                <w:ins w:id="37253" w:author="Thomas Dietz" w:date="2012-08-08T17:05:00Z"/>
                <w:rPrChange w:id="37254" w:author="Thomas Dietz" w:date="2012-08-10T13:22:00Z">
                  <w:rPr>
                    <w:ins w:id="37255" w:author="Thomas Dietz" w:date="2012-08-08T17:05:00Z"/>
                    <w:lang w:val="de-DE"/>
                  </w:rPr>
                </w:rPrChange>
              </w:rPr>
            </w:pPr>
            <w:ins w:id="37256" w:author="Thomas Dietz" w:date="2012-08-08T17:05:00Z">
              <w:r w:rsidRPr="00B80901">
                <w:rPr>
                  <w:rPrChange w:id="37257" w:author="Thomas Dietz" w:date="2012-08-10T13:22:00Z">
                    <w:rPr>
                      <w:lang w:val="de-DE"/>
                    </w:rPr>
                  </w:rPrChange>
                </w:rPr>
                <w:t xml:space="preserve">      description "The default protocol tha the OpenFlow Logical </w:t>
              </w:r>
            </w:ins>
          </w:p>
          <w:p w14:paraId="34B71D5F" w14:textId="77777777" w:rsidR="009F3611" w:rsidRPr="00B80901" w:rsidRDefault="009F3611" w:rsidP="009F3611">
            <w:pPr>
              <w:pStyle w:val="XML1"/>
              <w:rPr>
                <w:ins w:id="37258" w:author="Thomas Dietz" w:date="2012-08-08T17:05:00Z"/>
                <w:rPrChange w:id="37259" w:author="Thomas Dietz" w:date="2012-08-10T13:22:00Z">
                  <w:rPr>
                    <w:ins w:id="37260" w:author="Thomas Dietz" w:date="2012-08-08T17:05:00Z"/>
                    <w:lang w:val="de-DE"/>
                  </w:rPr>
                </w:rPrChange>
              </w:rPr>
            </w:pPr>
            <w:ins w:id="37261" w:author="Thomas Dietz" w:date="2012-08-08T17:05:00Z">
              <w:r w:rsidRPr="00B80901">
                <w:rPr>
                  <w:rPrChange w:id="37262" w:author="Thomas Dietz" w:date="2012-08-10T13:22:00Z">
                    <w:rPr>
                      <w:lang w:val="de-DE"/>
                    </w:rPr>
                  </w:rPrChange>
                </w:rPr>
                <w:t xml:space="preserve">        Switch uses to connect to this OpenFlow Controller.  'tls'</w:t>
              </w:r>
            </w:ins>
          </w:p>
          <w:p w14:paraId="6FEE8559" w14:textId="77777777" w:rsidR="009F3611" w:rsidRPr="00B80901" w:rsidRDefault="009F3611" w:rsidP="009F3611">
            <w:pPr>
              <w:pStyle w:val="XML1"/>
              <w:rPr>
                <w:ins w:id="37263" w:author="Thomas Dietz" w:date="2012-08-08T17:05:00Z"/>
                <w:rPrChange w:id="37264" w:author="Thomas Dietz" w:date="2012-08-10T13:22:00Z">
                  <w:rPr>
                    <w:ins w:id="37265" w:author="Thomas Dietz" w:date="2012-08-08T17:05:00Z"/>
                    <w:lang w:val="de-DE"/>
                  </w:rPr>
                </w:rPrChange>
              </w:rPr>
            </w:pPr>
            <w:ins w:id="37266" w:author="Thomas Dietz" w:date="2012-08-08T17:05:00Z">
              <w:r w:rsidRPr="00B80901">
                <w:rPr>
                  <w:rPrChange w:id="37267" w:author="Thomas Dietz" w:date="2012-08-10T13:22:00Z">
                    <w:rPr>
                      <w:lang w:val="de-DE"/>
                    </w:rPr>
                  </w:rPrChange>
                </w:rPr>
                <w:t xml:space="preserve">        is the default value.</w:t>
              </w:r>
            </w:ins>
          </w:p>
          <w:p w14:paraId="2C7E9E3F" w14:textId="77777777" w:rsidR="009F3611" w:rsidRPr="00B80901" w:rsidRDefault="009F3611" w:rsidP="009F3611">
            <w:pPr>
              <w:pStyle w:val="XML1"/>
              <w:rPr>
                <w:ins w:id="37268" w:author="Thomas Dietz" w:date="2012-08-08T17:05:00Z"/>
                <w:rPrChange w:id="37269" w:author="Thomas Dietz" w:date="2012-08-10T13:22:00Z">
                  <w:rPr>
                    <w:ins w:id="37270" w:author="Thomas Dietz" w:date="2012-08-08T17:05:00Z"/>
                    <w:lang w:val="de-DE"/>
                  </w:rPr>
                </w:rPrChange>
              </w:rPr>
            </w:pPr>
          </w:p>
          <w:p w14:paraId="1089948E" w14:textId="77777777" w:rsidR="009F3611" w:rsidRPr="00B80901" w:rsidRDefault="009F3611" w:rsidP="009F3611">
            <w:pPr>
              <w:pStyle w:val="XML1"/>
              <w:rPr>
                <w:ins w:id="37271" w:author="Thomas Dietz" w:date="2012-08-08T17:05:00Z"/>
                <w:rPrChange w:id="37272" w:author="Thomas Dietz" w:date="2012-08-10T13:22:00Z">
                  <w:rPr>
                    <w:ins w:id="37273" w:author="Thomas Dietz" w:date="2012-08-08T17:05:00Z"/>
                    <w:lang w:val="de-DE"/>
                  </w:rPr>
                </w:rPrChange>
              </w:rPr>
            </w:pPr>
            <w:ins w:id="37274" w:author="Thomas Dietz" w:date="2012-08-08T17:05:00Z">
              <w:r w:rsidRPr="00B80901">
                <w:rPr>
                  <w:rPrChange w:id="37275" w:author="Thomas Dietz" w:date="2012-08-10T13:22:00Z">
                    <w:rPr>
                      <w:lang w:val="de-DE"/>
                    </w:rPr>
                  </w:rPrChange>
                </w:rPr>
                <w:t xml:space="preserve">        This element is optional. If this element is not present it</w:t>
              </w:r>
            </w:ins>
          </w:p>
          <w:p w14:paraId="0914D1DF" w14:textId="77777777" w:rsidR="009F3611" w:rsidRPr="00B80901" w:rsidRDefault="009F3611" w:rsidP="009F3611">
            <w:pPr>
              <w:pStyle w:val="XML1"/>
              <w:rPr>
                <w:ins w:id="37276" w:author="Thomas Dietz" w:date="2012-08-08T17:05:00Z"/>
                <w:rPrChange w:id="37277" w:author="Thomas Dietz" w:date="2012-08-10T13:22:00Z">
                  <w:rPr>
                    <w:ins w:id="37278" w:author="Thomas Dietz" w:date="2012-08-08T17:05:00Z"/>
                    <w:lang w:val="de-DE"/>
                  </w:rPr>
                </w:rPrChange>
              </w:rPr>
            </w:pPr>
            <w:ins w:id="37279" w:author="Thomas Dietz" w:date="2012-08-08T17:05:00Z">
              <w:r w:rsidRPr="00B80901">
                <w:rPr>
                  <w:rPrChange w:id="37280" w:author="Thomas Dietz" w:date="2012-08-10T13:22:00Z">
                    <w:rPr>
                      <w:lang w:val="de-DE"/>
                    </w:rPr>
                  </w:rPrChange>
                </w:rPr>
                <w:t xml:space="preserve">        defaults to 'tls'.";</w:t>
              </w:r>
            </w:ins>
          </w:p>
          <w:p w14:paraId="7EC41A05" w14:textId="77777777" w:rsidR="009F3611" w:rsidRPr="00B80901" w:rsidRDefault="009F3611" w:rsidP="009F3611">
            <w:pPr>
              <w:pStyle w:val="XML1"/>
              <w:rPr>
                <w:ins w:id="37281" w:author="Thomas Dietz" w:date="2012-08-08T17:05:00Z"/>
                <w:rPrChange w:id="37282" w:author="Thomas Dietz" w:date="2012-08-10T13:22:00Z">
                  <w:rPr>
                    <w:ins w:id="37283" w:author="Thomas Dietz" w:date="2012-08-08T17:05:00Z"/>
                    <w:lang w:val="de-DE"/>
                  </w:rPr>
                </w:rPrChange>
              </w:rPr>
            </w:pPr>
            <w:ins w:id="37284" w:author="Thomas Dietz" w:date="2012-08-08T17:05:00Z">
              <w:r w:rsidRPr="00B80901">
                <w:rPr>
                  <w:rPrChange w:id="37285" w:author="Thomas Dietz" w:date="2012-08-10T13:22:00Z">
                    <w:rPr>
                      <w:lang w:val="de-DE"/>
                    </w:rPr>
                  </w:rPrChange>
                </w:rPr>
                <w:t xml:space="preserve">    }</w:t>
              </w:r>
            </w:ins>
          </w:p>
          <w:p w14:paraId="442732FE" w14:textId="77777777" w:rsidR="009F3611" w:rsidRPr="00B80901" w:rsidRDefault="009F3611" w:rsidP="009F3611">
            <w:pPr>
              <w:pStyle w:val="XML1"/>
              <w:rPr>
                <w:ins w:id="37286" w:author="Thomas Dietz" w:date="2012-08-08T17:05:00Z"/>
                <w:rPrChange w:id="37287" w:author="Thomas Dietz" w:date="2012-08-10T13:22:00Z">
                  <w:rPr>
                    <w:ins w:id="37288" w:author="Thomas Dietz" w:date="2012-08-08T17:05:00Z"/>
                    <w:lang w:val="de-DE"/>
                  </w:rPr>
                </w:rPrChange>
              </w:rPr>
            </w:pPr>
            <w:ins w:id="37289" w:author="Thomas Dietz" w:date="2012-08-08T17:05:00Z">
              <w:r w:rsidRPr="00B80901">
                <w:rPr>
                  <w:rPrChange w:id="37290" w:author="Thomas Dietz" w:date="2012-08-10T13:22:00Z">
                    <w:rPr>
                      <w:lang w:val="de-DE"/>
                    </w:rPr>
                  </w:rPrChange>
                </w:rPr>
                <w:t xml:space="preserve">    container state {</w:t>
              </w:r>
            </w:ins>
          </w:p>
          <w:p w14:paraId="2EDC19CF" w14:textId="77777777" w:rsidR="009F3611" w:rsidRPr="00B80901" w:rsidRDefault="009F3611" w:rsidP="009F3611">
            <w:pPr>
              <w:pStyle w:val="XML1"/>
              <w:rPr>
                <w:ins w:id="37291" w:author="Thomas Dietz" w:date="2012-08-08T17:05:00Z"/>
                <w:rPrChange w:id="37292" w:author="Thomas Dietz" w:date="2012-08-10T13:22:00Z">
                  <w:rPr>
                    <w:ins w:id="37293" w:author="Thomas Dietz" w:date="2012-08-08T17:05:00Z"/>
                    <w:lang w:val="de-DE"/>
                  </w:rPr>
                </w:rPrChange>
              </w:rPr>
            </w:pPr>
            <w:ins w:id="37294" w:author="Thomas Dietz" w:date="2012-08-08T17:05:00Z">
              <w:r w:rsidRPr="00B80901">
                <w:rPr>
                  <w:rPrChange w:id="37295" w:author="Thomas Dietz" w:date="2012-08-10T13:22:00Z">
                    <w:rPr>
                      <w:lang w:val="de-DE"/>
                    </w:rPr>
                  </w:rPrChange>
                </w:rPr>
                <w:t xml:space="preserve">      config false;</w:t>
              </w:r>
            </w:ins>
          </w:p>
          <w:p w14:paraId="4CD6E461" w14:textId="77777777" w:rsidR="009F3611" w:rsidRPr="00B80901" w:rsidRDefault="009F3611" w:rsidP="009F3611">
            <w:pPr>
              <w:pStyle w:val="XML1"/>
              <w:rPr>
                <w:ins w:id="37296" w:author="Thomas Dietz" w:date="2012-08-08T17:05:00Z"/>
                <w:rPrChange w:id="37297" w:author="Thomas Dietz" w:date="2012-08-10T13:22:00Z">
                  <w:rPr>
                    <w:ins w:id="37298" w:author="Thomas Dietz" w:date="2012-08-08T17:05:00Z"/>
                    <w:lang w:val="de-DE"/>
                  </w:rPr>
                </w:rPrChange>
              </w:rPr>
            </w:pPr>
            <w:ins w:id="37299" w:author="Thomas Dietz" w:date="2012-08-08T17:05:00Z">
              <w:r w:rsidRPr="00B80901">
                <w:rPr>
                  <w:rPrChange w:id="37300" w:author="Thomas Dietz" w:date="2012-08-10T13:22:00Z">
                    <w:rPr>
                      <w:lang w:val="de-DE"/>
                    </w:rPr>
                  </w:rPrChange>
                </w:rPr>
                <w:t xml:space="preserve">      description "This container holds connection state</w:t>
              </w:r>
            </w:ins>
          </w:p>
          <w:p w14:paraId="6B043055" w14:textId="77777777" w:rsidR="009F3611" w:rsidRPr="00B80901" w:rsidRDefault="009F3611" w:rsidP="009F3611">
            <w:pPr>
              <w:pStyle w:val="XML1"/>
              <w:rPr>
                <w:ins w:id="37301" w:author="Thomas Dietz" w:date="2012-08-08T17:05:00Z"/>
                <w:rPrChange w:id="37302" w:author="Thomas Dietz" w:date="2012-08-10T13:22:00Z">
                  <w:rPr>
                    <w:ins w:id="37303" w:author="Thomas Dietz" w:date="2012-08-08T17:05:00Z"/>
                    <w:lang w:val="de-DE"/>
                  </w:rPr>
                </w:rPrChange>
              </w:rPr>
            </w:pPr>
            <w:ins w:id="37304" w:author="Thomas Dietz" w:date="2012-08-08T17:05:00Z">
              <w:r w:rsidRPr="00B80901">
                <w:rPr>
                  <w:rPrChange w:id="37305" w:author="Thomas Dietz" w:date="2012-08-10T13:22:00Z">
                    <w:rPr>
                      <w:lang w:val="de-DE"/>
                    </w:rPr>
                  </w:rPrChange>
                </w:rPr>
                <w:t xml:space="preserve">        information that indicate the connection state of the</w:t>
              </w:r>
            </w:ins>
          </w:p>
          <w:p w14:paraId="1ABF1794" w14:textId="77777777" w:rsidR="009F3611" w:rsidRPr="00B80901" w:rsidRDefault="009F3611" w:rsidP="009F3611">
            <w:pPr>
              <w:pStyle w:val="XML1"/>
              <w:rPr>
                <w:ins w:id="37306" w:author="Thomas Dietz" w:date="2012-08-08T17:05:00Z"/>
                <w:rPrChange w:id="37307" w:author="Thomas Dietz" w:date="2012-08-10T13:22:00Z">
                  <w:rPr>
                    <w:ins w:id="37308" w:author="Thomas Dietz" w:date="2012-08-08T17:05:00Z"/>
                    <w:lang w:val="de-DE"/>
                  </w:rPr>
                </w:rPrChange>
              </w:rPr>
            </w:pPr>
            <w:ins w:id="37309" w:author="Thomas Dietz" w:date="2012-08-08T17:05:00Z">
              <w:r w:rsidRPr="00B80901">
                <w:rPr>
                  <w:rPrChange w:id="37310" w:author="Thomas Dietz" w:date="2012-08-10T13:22:00Z">
                    <w:rPr>
                      <w:lang w:val="de-DE"/>
                    </w:rPr>
                  </w:rPrChange>
                </w:rPr>
                <w:t xml:space="preserve">        OpenFlow Logical Switch and the OpenFlow protocol version</w:t>
              </w:r>
            </w:ins>
          </w:p>
          <w:p w14:paraId="2FF8556B" w14:textId="77777777" w:rsidR="009F3611" w:rsidRPr="00B80901" w:rsidRDefault="009F3611" w:rsidP="009F3611">
            <w:pPr>
              <w:pStyle w:val="XML1"/>
              <w:rPr>
                <w:ins w:id="37311" w:author="Thomas Dietz" w:date="2012-08-08T17:05:00Z"/>
                <w:rPrChange w:id="37312" w:author="Thomas Dietz" w:date="2012-08-10T13:22:00Z">
                  <w:rPr>
                    <w:ins w:id="37313" w:author="Thomas Dietz" w:date="2012-08-08T17:05:00Z"/>
                    <w:lang w:val="de-DE"/>
                  </w:rPr>
                </w:rPrChange>
              </w:rPr>
            </w:pPr>
            <w:ins w:id="37314" w:author="Thomas Dietz" w:date="2012-08-08T17:05:00Z">
              <w:r w:rsidRPr="00B80901">
                <w:rPr>
                  <w:rPrChange w:id="37315" w:author="Thomas Dietz" w:date="2012-08-10T13:22:00Z">
                    <w:rPr>
                      <w:lang w:val="de-DE"/>
                    </w:rPr>
                  </w:rPrChange>
                </w:rPr>
                <w:t xml:space="preserve">        used for the connection.</w:t>
              </w:r>
            </w:ins>
          </w:p>
          <w:p w14:paraId="64F1BCBD" w14:textId="77777777" w:rsidR="009F3611" w:rsidRPr="00B80901" w:rsidRDefault="009F3611" w:rsidP="009F3611">
            <w:pPr>
              <w:pStyle w:val="XML1"/>
              <w:rPr>
                <w:ins w:id="37316" w:author="Thomas Dietz" w:date="2012-08-08T17:05:00Z"/>
                <w:rPrChange w:id="37317" w:author="Thomas Dietz" w:date="2012-08-10T13:22:00Z">
                  <w:rPr>
                    <w:ins w:id="37318" w:author="Thomas Dietz" w:date="2012-08-08T17:05:00Z"/>
                    <w:lang w:val="de-DE"/>
                  </w:rPr>
                </w:rPrChange>
              </w:rPr>
            </w:pPr>
          </w:p>
          <w:p w14:paraId="28E29AD1" w14:textId="77777777" w:rsidR="009F3611" w:rsidRPr="00B80901" w:rsidRDefault="009F3611" w:rsidP="009F3611">
            <w:pPr>
              <w:pStyle w:val="XML1"/>
              <w:rPr>
                <w:ins w:id="37319" w:author="Thomas Dietz" w:date="2012-08-08T17:05:00Z"/>
                <w:rPrChange w:id="37320" w:author="Thomas Dietz" w:date="2012-08-10T13:22:00Z">
                  <w:rPr>
                    <w:ins w:id="37321" w:author="Thomas Dietz" w:date="2012-08-08T17:05:00Z"/>
                    <w:lang w:val="de-DE"/>
                  </w:rPr>
                </w:rPrChange>
              </w:rPr>
            </w:pPr>
            <w:ins w:id="37322" w:author="Thomas Dietz" w:date="2012-08-08T17:05:00Z">
              <w:r w:rsidRPr="00B80901">
                <w:rPr>
                  <w:rPrChange w:id="37323" w:author="Thomas Dietz" w:date="2012-08-10T13:22:00Z">
                    <w:rPr>
                      <w:lang w:val="de-DE"/>
                    </w:rPr>
                  </w:rPrChange>
                </w:rPr>
                <w:t xml:space="preserve">        Children of this element are not configurable and can only</w:t>
              </w:r>
            </w:ins>
          </w:p>
          <w:p w14:paraId="185A1CF1" w14:textId="77777777" w:rsidR="009F3611" w:rsidRPr="00B80901" w:rsidRDefault="009F3611" w:rsidP="009F3611">
            <w:pPr>
              <w:pStyle w:val="XML1"/>
              <w:rPr>
                <w:ins w:id="37324" w:author="Thomas Dietz" w:date="2012-08-08T17:05:00Z"/>
                <w:rPrChange w:id="37325" w:author="Thomas Dietz" w:date="2012-08-10T13:22:00Z">
                  <w:rPr>
                    <w:ins w:id="37326" w:author="Thomas Dietz" w:date="2012-08-08T17:05:00Z"/>
                    <w:lang w:val="de-DE"/>
                  </w:rPr>
                </w:rPrChange>
              </w:rPr>
            </w:pPr>
            <w:ins w:id="37327" w:author="Thomas Dietz" w:date="2012-08-08T17:05:00Z">
              <w:r w:rsidRPr="00B80901">
                <w:rPr>
                  <w:rPrChange w:id="37328" w:author="Thomas Dietz" w:date="2012-08-10T13:22:00Z">
                    <w:rPr>
                      <w:lang w:val="de-DE"/>
                    </w:rPr>
                  </w:rPrChange>
                </w:rPr>
                <w:t xml:space="preserve">        be retrieved by NETCONF &lt;get&gt; operations. Attemps to modify</w:t>
              </w:r>
            </w:ins>
          </w:p>
          <w:p w14:paraId="54151B4C" w14:textId="77777777" w:rsidR="009F3611" w:rsidRPr="00B80901" w:rsidRDefault="009F3611" w:rsidP="009F3611">
            <w:pPr>
              <w:pStyle w:val="XML1"/>
              <w:rPr>
                <w:ins w:id="37329" w:author="Thomas Dietz" w:date="2012-08-08T17:05:00Z"/>
                <w:rPrChange w:id="37330" w:author="Thomas Dietz" w:date="2012-08-10T13:22:00Z">
                  <w:rPr>
                    <w:ins w:id="37331" w:author="Thomas Dietz" w:date="2012-08-08T17:05:00Z"/>
                    <w:lang w:val="de-DE"/>
                  </w:rPr>
                </w:rPrChange>
              </w:rPr>
            </w:pPr>
            <w:ins w:id="37332" w:author="Thomas Dietz" w:date="2012-08-08T17:05:00Z">
              <w:r w:rsidRPr="00B80901">
                <w:rPr>
                  <w:rPrChange w:id="37333" w:author="Thomas Dietz" w:date="2012-08-10T13:22:00Z">
                    <w:rPr>
                      <w:lang w:val="de-DE"/>
                    </w:rPr>
                  </w:rPrChange>
                </w:rPr>
                <w:t xml:space="preserve">        this element and its children with a NETCONF &lt;edit-config&gt;</w:t>
              </w:r>
            </w:ins>
          </w:p>
          <w:p w14:paraId="48C512F8" w14:textId="77777777" w:rsidR="009F3611" w:rsidRPr="00B80901" w:rsidRDefault="009F3611" w:rsidP="009F3611">
            <w:pPr>
              <w:pStyle w:val="XML1"/>
              <w:rPr>
                <w:ins w:id="37334" w:author="Thomas Dietz" w:date="2012-08-08T17:05:00Z"/>
                <w:rPrChange w:id="37335" w:author="Thomas Dietz" w:date="2012-08-10T13:22:00Z">
                  <w:rPr>
                    <w:ins w:id="37336" w:author="Thomas Dietz" w:date="2012-08-08T17:05:00Z"/>
                    <w:lang w:val="de-DE"/>
                  </w:rPr>
                </w:rPrChange>
              </w:rPr>
            </w:pPr>
            <w:ins w:id="37337" w:author="Thomas Dietz" w:date="2012-08-08T17:05:00Z">
              <w:r w:rsidRPr="00B80901">
                <w:rPr>
                  <w:rPrChange w:id="37338" w:author="Thomas Dietz" w:date="2012-08-10T13:22:00Z">
                    <w:rPr>
                      <w:lang w:val="de-DE"/>
                    </w:rPr>
                  </w:rPrChange>
                </w:rPr>
                <w:t xml:space="preserve">        operation MUST result in an 'operation-not-supported' error</w:t>
              </w:r>
            </w:ins>
          </w:p>
          <w:p w14:paraId="4B757E33" w14:textId="77777777" w:rsidR="009F3611" w:rsidRPr="00B80901" w:rsidRDefault="009F3611" w:rsidP="009F3611">
            <w:pPr>
              <w:pStyle w:val="XML1"/>
              <w:rPr>
                <w:ins w:id="37339" w:author="Thomas Dietz" w:date="2012-08-08T17:05:00Z"/>
                <w:rPrChange w:id="37340" w:author="Thomas Dietz" w:date="2012-08-10T13:22:00Z">
                  <w:rPr>
                    <w:ins w:id="37341" w:author="Thomas Dietz" w:date="2012-08-08T17:05:00Z"/>
                    <w:lang w:val="de-DE"/>
                  </w:rPr>
                </w:rPrChange>
              </w:rPr>
            </w:pPr>
            <w:ins w:id="37342" w:author="Thomas Dietz" w:date="2012-08-08T17:05:00Z">
              <w:r w:rsidRPr="00B80901">
                <w:rPr>
                  <w:rPrChange w:id="37343" w:author="Thomas Dietz" w:date="2012-08-10T13:22:00Z">
                    <w:rPr>
                      <w:lang w:val="de-DE"/>
                    </w:rPr>
                  </w:rPrChange>
                </w:rPr>
                <w:t xml:space="preserve">        with type 'application'.";</w:t>
              </w:r>
            </w:ins>
          </w:p>
          <w:p w14:paraId="757736A7" w14:textId="77777777" w:rsidR="009F3611" w:rsidRPr="00B80901" w:rsidRDefault="009F3611" w:rsidP="009F3611">
            <w:pPr>
              <w:pStyle w:val="XML1"/>
              <w:rPr>
                <w:ins w:id="37344" w:author="Thomas Dietz" w:date="2012-08-08T17:05:00Z"/>
                <w:rPrChange w:id="37345" w:author="Thomas Dietz" w:date="2012-08-10T13:22:00Z">
                  <w:rPr>
                    <w:ins w:id="37346" w:author="Thomas Dietz" w:date="2012-08-08T17:05:00Z"/>
                    <w:lang w:val="de-DE"/>
                  </w:rPr>
                </w:rPrChange>
              </w:rPr>
            </w:pPr>
            <w:ins w:id="37347" w:author="Thomas Dietz" w:date="2012-08-08T17:05:00Z">
              <w:r w:rsidRPr="00B80901">
                <w:rPr>
                  <w:rPrChange w:id="37348" w:author="Thomas Dietz" w:date="2012-08-10T13:22:00Z">
                    <w:rPr>
                      <w:lang w:val="de-DE"/>
                    </w:rPr>
                  </w:rPrChange>
                </w:rPr>
                <w:t xml:space="preserve">      leaf connection-state {</w:t>
              </w:r>
            </w:ins>
          </w:p>
          <w:p w14:paraId="7978937C" w14:textId="77777777" w:rsidR="009F3611" w:rsidRPr="00B80901" w:rsidRDefault="009F3611" w:rsidP="009F3611">
            <w:pPr>
              <w:pStyle w:val="XML1"/>
              <w:rPr>
                <w:ins w:id="37349" w:author="Thomas Dietz" w:date="2012-08-08T17:05:00Z"/>
                <w:rPrChange w:id="37350" w:author="Thomas Dietz" w:date="2012-08-10T13:22:00Z">
                  <w:rPr>
                    <w:ins w:id="37351" w:author="Thomas Dietz" w:date="2012-08-08T17:05:00Z"/>
                    <w:lang w:val="de-DE"/>
                  </w:rPr>
                </w:rPrChange>
              </w:rPr>
            </w:pPr>
            <w:ins w:id="37352" w:author="Thomas Dietz" w:date="2012-08-08T17:05:00Z">
              <w:r w:rsidRPr="00B80901">
                <w:rPr>
                  <w:rPrChange w:id="37353" w:author="Thomas Dietz" w:date="2012-08-10T13:22:00Z">
                    <w:rPr>
                      <w:lang w:val="de-DE"/>
                    </w:rPr>
                  </w:rPrChange>
                </w:rPr>
                <w:t xml:space="preserve">        type OFUpDownStateType;</w:t>
              </w:r>
            </w:ins>
          </w:p>
          <w:p w14:paraId="21BEEEC4" w14:textId="77777777" w:rsidR="009F3611" w:rsidRPr="00B80901" w:rsidRDefault="009F3611" w:rsidP="009F3611">
            <w:pPr>
              <w:pStyle w:val="XML1"/>
              <w:rPr>
                <w:ins w:id="37354" w:author="Thomas Dietz" w:date="2012-08-08T17:05:00Z"/>
                <w:rPrChange w:id="37355" w:author="Thomas Dietz" w:date="2012-08-10T13:22:00Z">
                  <w:rPr>
                    <w:ins w:id="37356" w:author="Thomas Dietz" w:date="2012-08-08T17:05:00Z"/>
                    <w:lang w:val="de-DE"/>
                  </w:rPr>
                </w:rPrChange>
              </w:rPr>
            </w:pPr>
            <w:ins w:id="37357" w:author="Thomas Dietz" w:date="2012-08-08T17:05:00Z">
              <w:r w:rsidRPr="00B80901">
                <w:rPr>
                  <w:rPrChange w:id="37358" w:author="Thomas Dietz" w:date="2012-08-10T13:22:00Z">
                    <w:rPr>
                      <w:lang w:val="de-DE"/>
                    </w:rPr>
                  </w:rPrChange>
                </w:rPr>
                <w:t xml:space="preserve">        description "This object indicates the connections state of</w:t>
              </w:r>
            </w:ins>
          </w:p>
          <w:p w14:paraId="34DA8C47" w14:textId="77777777" w:rsidR="009F3611" w:rsidRPr="00B80901" w:rsidRDefault="009F3611" w:rsidP="009F3611">
            <w:pPr>
              <w:pStyle w:val="XML1"/>
              <w:rPr>
                <w:ins w:id="37359" w:author="Thomas Dietz" w:date="2012-08-08T17:05:00Z"/>
                <w:rPrChange w:id="37360" w:author="Thomas Dietz" w:date="2012-08-10T13:22:00Z">
                  <w:rPr>
                    <w:ins w:id="37361" w:author="Thomas Dietz" w:date="2012-08-08T17:05:00Z"/>
                    <w:lang w:val="de-DE"/>
                  </w:rPr>
                </w:rPrChange>
              </w:rPr>
            </w:pPr>
            <w:ins w:id="37362" w:author="Thomas Dietz" w:date="2012-08-08T17:05:00Z">
              <w:r w:rsidRPr="00B80901">
                <w:rPr>
                  <w:rPrChange w:id="37363" w:author="Thomas Dietz" w:date="2012-08-10T13:22:00Z">
                    <w:rPr>
                      <w:lang w:val="de-DE"/>
                    </w:rPr>
                  </w:rPrChange>
                </w:rPr>
                <w:t xml:space="preserve">          the OpenFlow Logical Switch to this controller.";</w:t>
              </w:r>
            </w:ins>
          </w:p>
          <w:p w14:paraId="3F4446AD" w14:textId="77777777" w:rsidR="009F3611" w:rsidRPr="00B80901" w:rsidRDefault="009F3611" w:rsidP="009F3611">
            <w:pPr>
              <w:pStyle w:val="XML1"/>
              <w:rPr>
                <w:ins w:id="37364" w:author="Thomas Dietz" w:date="2012-08-08T17:05:00Z"/>
                <w:rPrChange w:id="37365" w:author="Thomas Dietz" w:date="2012-08-10T13:22:00Z">
                  <w:rPr>
                    <w:ins w:id="37366" w:author="Thomas Dietz" w:date="2012-08-08T17:05:00Z"/>
                    <w:lang w:val="de-DE"/>
                  </w:rPr>
                </w:rPrChange>
              </w:rPr>
            </w:pPr>
            <w:ins w:id="37367" w:author="Thomas Dietz" w:date="2012-08-08T17:05:00Z">
              <w:r w:rsidRPr="00B80901">
                <w:rPr>
                  <w:rPrChange w:id="37368" w:author="Thomas Dietz" w:date="2012-08-10T13:22:00Z">
                    <w:rPr>
                      <w:lang w:val="de-DE"/>
                    </w:rPr>
                  </w:rPrChange>
                </w:rPr>
                <w:t xml:space="preserve">      }</w:t>
              </w:r>
            </w:ins>
          </w:p>
          <w:p w14:paraId="39582E3E" w14:textId="77777777" w:rsidR="009F3611" w:rsidRPr="00B80901" w:rsidRDefault="009F3611" w:rsidP="009F3611">
            <w:pPr>
              <w:pStyle w:val="XML1"/>
              <w:rPr>
                <w:ins w:id="37369" w:author="Thomas Dietz" w:date="2012-08-08T17:05:00Z"/>
                <w:rPrChange w:id="37370" w:author="Thomas Dietz" w:date="2012-08-10T13:22:00Z">
                  <w:rPr>
                    <w:ins w:id="37371" w:author="Thomas Dietz" w:date="2012-08-08T17:05:00Z"/>
                    <w:lang w:val="de-DE"/>
                  </w:rPr>
                </w:rPrChange>
              </w:rPr>
            </w:pPr>
            <w:ins w:id="37372" w:author="Thomas Dietz" w:date="2012-08-08T17:05:00Z">
              <w:r w:rsidRPr="00B80901">
                <w:rPr>
                  <w:rPrChange w:id="37373" w:author="Thomas Dietz" w:date="2012-08-10T13:22:00Z">
                    <w:rPr>
                      <w:lang w:val="de-DE"/>
                    </w:rPr>
                  </w:rPrChange>
                </w:rPr>
                <w:t xml:space="preserve">      leaf current-version {</w:t>
              </w:r>
            </w:ins>
          </w:p>
          <w:p w14:paraId="06F2E0BC" w14:textId="77777777" w:rsidR="009F3611" w:rsidRPr="00B80901" w:rsidRDefault="009F3611" w:rsidP="009F3611">
            <w:pPr>
              <w:pStyle w:val="XML1"/>
              <w:rPr>
                <w:ins w:id="37374" w:author="Thomas Dietz" w:date="2012-08-08T17:05:00Z"/>
                <w:rPrChange w:id="37375" w:author="Thomas Dietz" w:date="2012-08-10T13:22:00Z">
                  <w:rPr>
                    <w:ins w:id="37376" w:author="Thomas Dietz" w:date="2012-08-08T17:05:00Z"/>
                    <w:lang w:val="de-DE"/>
                  </w:rPr>
                </w:rPrChange>
              </w:rPr>
            </w:pPr>
            <w:ins w:id="37377" w:author="Thomas Dietz" w:date="2012-08-08T17:05:00Z">
              <w:r w:rsidRPr="00B80901">
                <w:rPr>
                  <w:rPrChange w:id="37378" w:author="Thomas Dietz" w:date="2012-08-10T13:22:00Z">
                    <w:rPr>
                      <w:lang w:val="de-DE"/>
                    </w:rPr>
                  </w:rPrChange>
                </w:rPr>
                <w:t xml:space="preserve">        type OFOpenFlowVersionType;</w:t>
              </w:r>
            </w:ins>
          </w:p>
          <w:p w14:paraId="2EA44877" w14:textId="77777777" w:rsidR="009F3611" w:rsidRPr="00B80901" w:rsidRDefault="009F3611" w:rsidP="009F3611">
            <w:pPr>
              <w:pStyle w:val="XML1"/>
              <w:rPr>
                <w:ins w:id="37379" w:author="Thomas Dietz" w:date="2012-08-08T17:05:00Z"/>
                <w:rPrChange w:id="37380" w:author="Thomas Dietz" w:date="2012-08-10T13:22:00Z">
                  <w:rPr>
                    <w:ins w:id="37381" w:author="Thomas Dietz" w:date="2012-08-08T17:05:00Z"/>
                    <w:lang w:val="de-DE"/>
                  </w:rPr>
                </w:rPrChange>
              </w:rPr>
            </w:pPr>
            <w:ins w:id="37382" w:author="Thomas Dietz" w:date="2012-08-08T17:05:00Z">
              <w:r w:rsidRPr="00B80901">
                <w:rPr>
                  <w:rPrChange w:id="37383" w:author="Thomas Dietz" w:date="2012-08-10T13:22:00Z">
                    <w:rPr>
                      <w:lang w:val="de-DE"/>
                    </w:rPr>
                  </w:rPrChange>
                </w:rPr>
                <w:t xml:space="preserve">        description "This object indicates the version of the</w:t>
              </w:r>
            </w:ins>
          </w:p>
          <w:p w14:paraId="6F7CD199" w14:textId="77777777" w:rsidR="009F3611" w:rsidRPr="00B80901" w:rsidRDefault="009F3611" w:rsidP="009F3611">
            <w:pPr>
              <w:pStyle w:val="XML1"/>
              <w:rPr>
                <w:ins w:id="37384" w:author="Thomas Dietz" w:date="2012-08-08T17:05:00Z"/>
                <w:rPrChange w:id="37385" w:author="Thomas Dietz" w:date="2012-08-10T13:22:00Z">
                  <w:rPr>
                    <w:ins w:id="37386" w:author="Thomas Dietz" w:date="2012-08-08T17:05:00Z"/>
                    <w:lang w:val="de-DE"/>
                  </w:rPr>
                </w:rPrChange>
              </w:rPr>
            </w:pPr>
            <w:ins w:id="37387" w:author="Thomas Dietz" w:date="2012-08-08T17:05:00Z">
              <w:r w:rsidRPr="00B80901">
                <w:rPr>
                  <w:rPrChange w:id="37388" w:author="Thomas Dietz" w:date="2012-08-10T13:22:00Z">
                    <w:rPr>
                      <w:lang w:val="de-DE"/>
                    </w:rPr>
                  </w:rPrChange>
                </w:rPr>
                <w:t xml:space="preserve">          OpenFlow protocol used between the OpenFlow Logical</w:t>
              </w:r>
            </w:ins>
          </w:p>
          <w:p w14:paraId="2281C8A7" w14:textId="77777777" w:rsidR="009F3611" w:rsidRPr="00B80901" w:rsidRDefault="009F3611" w:rsidP="009F3611">
            <w:pPr>
              <w:pStyle w:val="XML1"/>
              <w:rPr>
                <w:ins w:id="37389" w:author="Thomas Dietz" w:date="2012-08-08T17:05:00Z"/>
                <w:rPrChange w:id="37390" w:author="Thomas Dietz" w:date="2012-08-10T13:22:00Z">
                  <w:rPr>
                    <w:ins w:id="37391" w:author="Thomas Dietz" w:date="2012-08-08T17:05:00Z"/>
                    <w:lang w:val="de-DE"/>
                  </w:rPr>
                </w:rPrChange>
              </w:rPr>
            </w:pPr>
            <w:ins w:id="37392" w:author="Thomas Dietz" w:date="2012-08-08T17:05:00Z">
              <w:r w:rsidRPr="00B80901">
                <w:rPr>
                  <w:rPrChange w:id="37393" w:author="Thomas Dietz" w:date="2012-08-10T13:22:00Z">
                    <w:rPr>
                      <w:lang w:val="de-DE"/>
                    </w:rPr>
                  </w:rPrChange>
                </w:rPr>
                <w:t xml:space="preserve">          Switch and this Controller.  If element connection-state</w:t>
              </w:r>
            </w:ins>
          </w:p>
          <w:p w14:paraId="67FB8210" w14:textId="77777777" w:rsidR="009F3611" w:rsidRPr="00B80901" w:rsidRDefault="009F3611" w:rsidP="009F3611">
            <w:pPr>
              <w:pStyle w:val="XML1"/>
              <w:rPr>
                <w:ins w:id="37394" w:author="Thomas Dietz" w:date="2012-08-08T17:05:00Z"/>
                <w:rPrChange w:id="37395" w:author="Thomas Dietz" w:date="2012-08-10T13:22:00Z">
                  <w:rPr>
                    <w:ins w:id="37396" w:author="Thomas Dietz" w:date="2012-08-08T17:05:00Z"/>
                    <w:lang w:val="de-DE"/>
                  </w:rPr>
                </w:rPrChange>
              </w:rPr>
            </w:pPr>
            <w:ins w:id="37397" w:author="Thomas Dietz" w:date="2012-08-08T17:05:00Z">
              <w:r w:rsidRPr="00B80901">
                <w:rPr>
                  <w:rPrChange w:id="37398" w:author="Thomas Dietz" w:date="2012-08-10T13:22:00Z">
                    <w:rPr>
                      <w:lang w:val="de-DE"/>
                    </w:rPr>
                  </w:rPrChange>
                </w:rPr>
                <w:t xml:space="preserve">          has value 'up', then this element indicates the actual</w:t>
              </w:r>
            </w:ins>
          </w:p>
          <w:p w14:paraId="36B98005" w14:textId="77777777" w:rsidR="009F3611" w:rsidRPr="00B80901" w:rsidRDefault="009F3611" w:rsidP="009F3611">
            <w:pPr>
              <w:pStyle w:val="XML1"/>
              <w:rPr>
                <w:ins w:id="37399" w:author="Thomas Dietz" w:date="2012-08-08T17:05:00Z"/>
                <w:rPrChange w:id="37400" w:author="Thomas Dietz" w:date="2012-08-10T13:22:00Z">
                  <w:rPr>
                    <w:ins w:id="37401" w:author="Thomas Dietz" w:date="2012-08-08T17:05:00Z"/>
                    <w:lang w:val="de-DE"/>
                  </w:rPr>
                </w:rPrChange>
              </w:rPr>
            </w:pPr>
            <w:ins w:id="37402" w:author="Thomas Dietz" w:date="2012-08-08T17:05:00Z">
              <w:r w:rsidRPr="00B80901">
                <w:rPr>
                  <w:rPrChange w:id="37403" w:author="Thomas Dietz" w:date="2012-08-10T13:22:00Z">
                    <w:rPr>
                      <w:lang w:val="de-DE"/>
                    </w:rPr>
                  </w:rPrChange>
                </w:rPr>
                <w:t xml:space="preserve">          version in use.  If element connection-state has value</w:t>
              </w:r>
            </w:ins>
          </w:p>
          <w:p w14:paraId="0571225A" w14:textId="77777777" w:rsidR="009F3611" w:rsidRPr="00B80901" w:rsidRDefault="009F3611" w:rsidP="009F3611">
            <w:pPr>
              <w:pStyle w:val="XML1"/>
              <w:rPr>
                <w:ins w:id="37404" w:author="Thomas Dietz" w:date="2012-08-08T17:05:00Z"/>
                <w:rPrChange w:id="37405" w:author="Thomas Dietz" w:date="2012-08-10T13:22:00Z">
                  <w:rPr>
                    <w:ins w:id="37406" w:author="Thomas Dietz" w:date="2012-08-08T17:05:00Z"/>
                    <w:lang w:val="de-DE"/>
                  </w:rPr>
                </w:rPrChange>
              </w:rPr>
            </w:pPr>
            <w:ins w:id="37407" w:author="Thomas Dietz" w:date="2012-08-08T17:05:00Z">
              <w:r w:rsidRPr="00B80901">
                <w:rPr>
                  <w:rPrChange w:id="37408" w:author="Thomas Dietz" w:date="2012-08-10T13:22:00Z">
                    <w:rPr>
                      <w:lang w:val="de-DE"/>
                    </w:rPr>
                  </w:rPrChange>
                </w:rPr>
                <w:t xml:space="preserve">          'down', then this element indicates the version number of</w:t>
              </w:r>
            </w:ins>
          </w:p>
          <w:p w14:paraId="603F84B3" w14:textId="77777777" w:rsidR="009F3611" w:rsidRPr="00B80901" w:rsidRDefault="009F3611" w:rsidP="009F3611">
            <w:pPr>
              <w:pStyle w:val="XML1"/>
              <w:rPr>
                <w:ins w:id="37409" w:author="Thomas Dietz" w:date="2012-08-08T17:05:00Z"/>
                <w:rPrChange w:id="37410" w:author="Thomas Dietz" w:date="2012-08-10T13:22:00Z">
                  <w:rPr>
                    <w:ins w:id="37411" w:author="Thomas Dietz" w:date="2012-08-08T17:05:00Z"/>
                    <w:lang w:val="de-DE"/>
                  </w:rPr>
                </w:rPrChange>
              </w:rPr>
            </w:pPr>
            <w:ins w:id="37412" w:author="Thomas Dietz" w:date="2012-08-08T17:05:00Z">
              <w:r w:rsidRPr="00B80901">
                <w:rPr>
                  <w:rPrChange w:id="37413" w:author="Thomas Dietz" w:date="2012-08-10T13:22:00Z">
                    <w:rPr>
                      <w:lang w:val="de-DE"/>
                    </w:rPr>
                  </w:rPrChange>
                </w:rPr>
                <w:t xml:space="preserve">          the last established connection with this OpenFlow</w:t>
              </w:r>
            </w:ins>
          </w:p>
          <w:p w14:paraId="7FD2B518" w14:textId="77777777" w:rsidR="009F3611" w:rsidRPr="00B80901" w:rsidRDefault="009F3611" w:rsidP="009F3611">
            <w:pPr>
              <w:pStyle w:val="XML1"/>
              <w:rPr>
                <w:ins w:id="37414" w:author="Thomas Dietz" w:date="2012-08-08T17:05:00Z"/>
                <w:rPrChange w:id="37415" w:author="Thomas Dietz" w:date="2012-08-10T13:22:00Z">
                  <w:rPr>
                    <w:ins w:id="37416" w:author="Thomas Dietz" w:date="2012-08-08T17:05:00Z"/>
                    <w:lang w:val="de-DE"/>
                  </w:rPr>
                </w:rPrChange>
              </w:rPr>
            </w:pPr>
            <w:ins w:id="37417" w:author="Thomas Dietz" w:date="2012-08-08T17:05:00Z">
              <w:r w:rsidRPr="00B80901">
                <w:rPr>
                  <w:rPrChange w:id="37418" w:author="Thomas Dietz" w:date="2012-08-10T13:22:00Z">
                    <w:rPr>
                      <w:lang w:val="de-DE"/>
                    </w:rPr>
                  </w:rPrChange>
                </w:rPr>
                <w:t xml:space="preserve">          Controller.  The value of this element MAY be persistent</w:t>
              </w:r>
            </w:ins>
          </w:p>
          <w:p w14:paraId="517A5367" w14:textId="77777777" w:rsidR="009F3611" w:rsidRPr="00B80901" w:rsidRDefault="009F3611" w:rsidP="009F3611">
            <w:pPr>
              <w:pStyle w:val="XML1"/>
              <w:rPr>
                <w:ins w:id="37419" w:author="Thomas Dietz" w:date="2012-08-08T17:05:00Z"/>
                <w:rPrChange w:id="37420" w:author="Thomas Dietz" w:date="2012-08-10T13:22:00Z">
                  <w:rPr>
                    <w:ins w:id="37421" w:author="Thomas Dietz" w:date="2012-08-08T17:05:00Z"/>
                    <w:lang w:val="de-DE"/>
                  </w:rPr>
                </w:rPrChange>
              </w:rPr>
            </w:pPr>
            <w:ins w:id="37422" w:author="Thomas Dietz" w:date="2012-08-08T17:05:00Z">
              <w:r w:rsidRPr="00B80901">
                <w:rPr>
                  <w:rPrChange w:id="37423" w:author="Thomas Dietz" w:date="2012-08-10T13:22:00Z">
                    <w:rPr>
                      <w:lang w:val="de-DE"/>
                    </w:rPr>
                  </w:rPrChange>
                </w:rPr>
                <w:t xml:space="preserve">          across reboots of the OpenFlow Logical Switch in such a</w:t>
              </w:r>
            </w:ins>
          </w:p>
          <w:p w14:paraId="5CDE6FA8" w14:textId="77777777" w:rsidR="009F3611" w:rsidRPr="00B80901" w:rsidRDefault="009F3611" w:rsidP="009F3611">
            <w:pPr>
              <w:pStyle w:val="XML1"/>
              <w:rPr>
                <w:ins w:id="37424" w:author="Thomas Dietz" w:date="2012-08-08T17:05:00Z"/>
                <w:rPrChange w:id="37425" w:author="Thomas Dietz" w:date="2012-08-10T13:22:00Z">
                  <w:rPr>
                    <w:ins w:id="37426" w:author="Thomas Dietz" w:date="2012-08-08T17:05:00Z"/>
                    <w:lang w:val="de-DE"/>
                  </w:rPr>
                </w:rPrChange>
              </w:rPr>
            </w:pPr>
            <w:ins w:id="37427" w:author="Thomas Dietz" w:date="2012-08-08T17:05:00Z">
              <w:r w:rsidRPr="00B80901">
                <w:rPr>
                  <w:rPrChange w:id="37428" w:author="Thomas Dietz" w:date="2012-08-10T13:22:00Z">
                    <w:rPr>
                      <w:lang w:val="de-DE"/>
                    </w:rPr>
                  </w:rPrChange>
                </w:rPr>
                <w:t xml:space="preserve">          case.  If element connection-state has value 'down'and</w:t>
              </w:r>
            </w:ins>
          </w:p>
          <w:p w14:paraId="5C6E66AE" w14:textId="77777777" w:rsidR="009F3611" w:rsidRPr="00B80901" w:rsidRDefault="009F3611" w:rsidP="009F3611">
            <w:pPr>
              <w:pStyle w:val="XML1"/>
              <w:rPr>
                <w:ins w:id="37429" w:author="Thomas Dietz" w:date="2012-08-08T17:05:00Z"/>
                <w:rPrChange w:id="37430" w:author="Thomas Dietz" w:date="2012-08-10T13:22:00Z">
                  <w:rPr>
                    <w:ins w:id="37431" w:author="Thomas Dietz" w:date="2012-08-08T17:05:00Z"/>
                    <w:lang w:val="de-DE"/>
                  </w:rPr>
                </w:rPrChange>
              </w:rPr>
            </w:pPr>
            <w:ins w:id="37432" w:author="Thomas Dietz" w:date="2012-08-08T17:05:00Z">
              <w:r w:rsidRPr="00B80901">
                <w:rPr>
                  <w:rPrChange w:id="37433" w:author="Thomas Dietz" w:date="2012-08-10T13:22:00Z">
                    <w:rPr>
                      <w:lang w:val="de-DE"/>
                    </w:rPr>
                  </w:rPrChange>
                </w:rPr>
                <w:t xml:space="preserve">          there is no information about previous connections to</w:t>
              </w:r>
            </w:ins>
          </w:p>
          <w:p w14:paraId="12661B92" w14:textId="77777777" w:rsidR="009F3611" w:rsidRPr="00B80901" w:rsidRDefault="009F3611" w:rsidP="009F3611">
            <w:pPr>
              <w:pStyle w:val="XML1"/>
              <w:rPr>
                <w:ins w:id="37434" w:author="Thomas Dietz" w:date="2012-08-08T17:05:00Z"/>
                <w:rPrChange w:id="37435" w:author="Thomas Dietz" w:date="2012-08-10T13:22:00Z">
                  <w:rPr>
                    <w:ins w:id="37436" w:author="Thomas Dietz" w:date="2012-08-08T17:05:00Z"/>
                    <w:lang w:val="de-DE"/>
                  </w:rPr>
                </w:rPrChange>
              </w:rPr>
            </w:pPr>
            <w:ins w:id="37437" w:author="Thomas Dietz" w:date="2012-08-08T17:05:00Z">
              <w:r w:rsidRPr="00B80901">
                <w:rPr>
                  <w:rPrChange w:id="37438" w:author="Thomas Dietz" w:date="2012-08-10T13:22:00Z">
                    <w:rPr>
                      <w:lang w:val="de-DE"/>
                    </w:rPr>
                  </w:rPrChange>
                </w:rPr>
                <w:t xml:space="preserve">          this OpenFlow controller, then this element is not</w:t>
              </w:r>
            </w:ins>
          </w:p>
          <w:p w14:paraId="723C7B44" w14:textId="77777777" w:rsidR="009F3611" w:rsidRPr="00B80901" w:rsidRDefault="009F3611" w:rsidP="009F3611">
            <w:pPr>
              <w:pStyle w:val="XML1"/>
              <w:rPr>
                <w:ins w:id="37439" w:author="Thomas Dietz" w:date="2012-08-08T17:05:00Z"/>
                <w:rPrChange w:id="37440" w:author="Thomas Dietz" w:date="2012-08-10T13:22:00Z">
                  <w:rPr>
                    <w:ins w:id="37441" w:author="Thomas Dietz" w:date="2012-08-08T17:05:00Z"/>
                    <w:lang w:val="de-DE"/>
                  </w:rPr>
                </w:rPrChange>
              </w:rPr>
            </w:pPr>
            <w:ins w:id="37442" w:author="Thomas Dietz" w:date="2012-08-08T17:05:00Z">
              <w:r w:rsidRPr="00B80901">
                <w:rPr>
                  <w:rPrChange w:id="37443" w:author="Thomas Dietz" w:date="2012-08-10T13:22:00Z">
                    <w:rPr>
                      <w:lang w:val="de-DE"/>
                    </w:rPr>
                  </w:rPrChange>
                </w:rPr>
                <w:t xml:space="preserve">          present or has the value '0'.";</w:t>
              </w:r>
            </w:ins>
          </w:p>
          <w:p w14:paraId="1551C7A2" w14:textId="77777777" w:rsidR="009F3611" w:rsidRPr="00B80901" w:rsidRDefault="009F3611" w:rsidP="009F3611">
            <w:pPr>
              <w:pStyle w:val="XML1"/>
              <w:rPr>
                <w:ins w:id="37444" w:author="Thomas Dietz" w:date="2012-08-08T17:05:00Z"/>
                <w:rPrChange w:id="37445" w:author="Thomas Dietz" w:date="2012-08-10T13:22:00Z">
                  <w:rPr>
                    <w:ins w:id="37446" w:author="Thomas Dietz" w:date="2012-08-08T17:05:00Z"/>
                    <w:lang w:val="de-DE"/>
                  </w:rPr>
                </w:rPrChange>
              </w:rPr>
            </w:pPr>
            <w:ins w:id="37447" w:author="Thomas Dietz" w:date="2012-08-08T17:05:00Z">
              <w:r w:rsidRPr="00B80901">
                <w:rPr>
                  <w:rPrChange w:id="37448" w:author="Thomas Dietz" w:date="2012-08-10T13:22:00Z">
                    <w:rPr>
                      <w:lang w:val="de-DE"/>
                    </w:rPr>
                  </w:rPrChange>
                </w:rPr>
                <w:t xml:space="preserve">      }</w:t>
              </w:r>
            </w:ins>
          </w:p>
          <w:p w14:paraId="7D6442ED" w14:textId="77777777" w:rsidR="009F3611" w:rsidRPr="00B80901" w:rsidRDefault="009F3611" w:rsidP="009F3611">
            <w:pPr>
              <w:pStyle w:val="XML1"/>
              <w:rPr>
                <w:ins w:id="37449" w:author="Thomas Dietz" w:date="2012-08-08T17:05:00Z"/>
                <w:rPrChange w:id="37450" w:author="Thomas Dietz" w:date="2012-08-10T13:22:00Z">
                  <w:rPr>
                    <w:ins w:id="37451" w:author="Thomas Dietz" w:date="2012-08-08T17:05:00Z"/>
                    <w:lang w:val="de-DE"/>
                  </w:rPr>
                </w:rPrChange>
              </w:rPr>
            </w:pPr>
            <w:ins w:id="37452" w:author="Thomas Dietz" w:date="2012-08-08T17:05:00Z">
              <w:r w:rsidRPr="00B80901">
                <w:rPr>
                  <w:rPrChange w:id="37453" w:author="Thomas Dietz" w:date="2012-08-10T13:22:00Z">
                    <w:rPr>
                      <w:lang w:val="de-DE"/>
                    </w:rPr>
                  </w:rPrChange>
                </w:rPr>
                <w:t xml:space="preserve">      leaf-list supported-versions {</w:t>
              </w:r>
            </w:ins>
          </w:p>
          <w:p w14:paraId="0A687D54" w14:textId="77777777" w:rsidR="009F3611" w:rsidRPr="00B80901" w:rsidRDefault="009F3611" w:rsidP="009F3611">
            <w:pPr>
              <w:pStyle w:val="XML1"/>
              <w:rPr>
                <w:ins w:id="37454" w:author="Thomas Dietz" w:date="2012-08-08T17:05:00Z"/>
                <w:rPrChange w:id="37455" w:author="Thomas Dietz" w:date="2012-08-10T13:22:00Z">
                  <w:rPr>
                    <w:ins w:id="37456" w:author="Thomas Dietz" w:date="2012-08-08T17:05:00Z"/>
                    <w:lang w:val="de-DE"/>
                  </w:rPr>
                </w:rPrChange>
              </w:rPr>
            </w:pPr>
            <w:ins w:id="37457" w:author="Thomas Dietz" w:date="2012-08-08T17:05:00Z">
              <w:r w:rsidRPr="00B80901">
                <w:rPr>
                  <w:rPrChange w:id="37458" w:author="Thomas Dietz" w:date="2012-08-10T13:22:00Z">
                    <w:rPr>
                      <w:lang w:val="de-DE"/>
                    </w:rPr>
                  </w:rPrChange>
                </w:rPr>
                <w:t xml:space="preserve">        type OFOpenFlowVersionType;</w:t>
              </w:r>
            </w:ins>
          </w:p>
          <w:p w14:paraId="659CC353" w14:textId="77777777" w:rsidR="009F3611" w:rsidRPr="00B80901" w:rsidRDefault="009F3611" w:rsidP="009F3611">
            <w:pPr>
              <w:pStyle w:val="XML1"/>
              <w:rPr>
                <w:ins w:id="37459" w:author="Thomas Dietz" w:date="2012-08-08T17:05:00Z"/>
                <w:rPrChange w:id="37460" w:author="Thomas Dietz" w:date="2012-08-10T13:22:00Z">
                  <w:rPr>
                    <w:ins w:id="37461" w:author="Thomas Dietz" w:date="2012-08-08T17:05:00Z"/>
                    <w:lang w:val="de-DE"/>
                  </w:rPr>
                </w:rPrChange>
              </w:rPr>
            </w:pPr>
            <w:ins w:id="37462" w:author="Thomas Dietz" w:date="2012-08-08T17:05:00Z">
              <w:r w:rsidRPr="00B80901">
                <w:rPr>
                  <w:rPrChange w:id="37463" w:author="Thomas Dietz" w:date="2012-08-10T13:22:00Z">
                    <w:rPr>
                      <w:lang w:val="de-DE"/>
                    </w:rPr>
                  </w:rPrChange>
                </w:rPr>
                <w:t xml:space="preserve">        description "This list of elements includes one entry for</w:t>
              </w:r>
            </w:ins>
          </w:p>
          <w:p w14:paraId="49FE2FC1" w14:textId="77777777" w:rsidR="009F3611" w:rsidRPr="00B80901" w:rsidRDefault="009F3611" w:rsidP="009F3611">
            <w:pPr>
              <w:pStyle w:val="XML1"/>
              <w:rPr>
                <w:ins w:id="37464" w:author="Thomas Dietz" w:date="2012-08-08T17:05:00Z"/>
                <w:rPrChange w:id="37465" w:author="Thomas Dietz" w:date="2012-08-10T13:22:00Z">
                  <w:rPr>
                    <w:ins w:id="37466" w:author="Thomas Dietz" w:date="2012-08-08T17:05:00Z"/>
                    <w:lang w:val="de-DE"/>
                  </w:rPr>
                </w:rPrChange>
              </w:rPr>
            </w:pPr>
            <w:ins w:id="37467" w:author="Thomas Dietz" w:date="2012-08-08T17:05:00Z">
              <w:r w:rsidRPr="00B80901">
                <w:rPr>
                  <w:rPrChange w:id="37468" w:author="Thomas Dietz" w:date="2012-08-10T13:22:00Z">
                    <w:rPr>
                      <w:lang w:val="de-DE"/>
                    </w:rPr>
                  </w:rPrChange>
                </w:rPr>
                <w:t xml:space="preserve">          each OpenFlow protocol version that this OpenFlow</w:t>
              </w:r>
            </w:ins>
          </w:p>
          <w:p w14:paraId="377AC878" w14:textId="77777777" w:rsidR="009F3611" w:rsidRPr="00B80901" w:rsidRDefault="009F3611" w:rsidP="009F3611">
            <w:pPr>
              <w:pStyle w:val="XML1"/>
              <w:rPr>
                <w:ins w:id="37469" w:author="Thomas Dietz" w:date="2012-08-08T17:05:00Z"/>
                <w:rPrChange w:id="37470" w:author="Thomas Dietz" w:date="2012-08-10T13:22:00Z">
                  <w:rPr>
                    <w:ins w:id="37471" w:author="Thomas Dietz" w:date="2012-08-08T17:05:00Z"/>
                    <w:lang w:val="de-DE"/>
                  </w:rPr>
                </w:rPrChange>
              </w:rPr>
            </w:pPr>
            <w:ins w:id="37472" w:author="Thomas Dietz" w:date="2012-08-08T17:05:00Z">
              <w:r w:rsidRPr="00B80901">
                <w:rPr>
                  <w:rPrChange w:id="37473" w:author="Thomas Dietz" w:date="2012-08-10T13:22:00Z">
                    <w:rPr>
                      <w:lang w:val="de-DE"/>
                    </w:rPr>
                  </w:rPrChange>
                </w:rPr>
                <w:t xml:space="preserve">          controller supports.  It SHOULD contain all";</w:t>
              </w:r>
            </w:ins>
          </w:p>
          <w:p w14:paraId="7C6976C3" w14:textId="77777777" w:rsidR="009F3611" w:rsidRPr="00B80901" w:rsidRDefault="009F3611" w:rsidP="009F3611">
            <w:pPr>
              <w:pStyle w:val="XML1"/>
              <w:rPr>
                <w:ins w:id="37474" w:author="Thomas Dietz" w:date="2012-08-08T17:05:00Z"/>
                <w:rPrChange w:id="37475" w:author="Thomas Dietz" w:date="2012-08-10T13:22:00Z">
                  <w:rPr>
                    <w:ins w:id="37476" w:author="Thomas Dietz" w:date="2012-08-08T17:05:00Z"/>
                    <w:lang w:val="de-DE"/>
                  </w:rPr>
                </w:rPrChange>
              </w:rPr>
            </w:pPr>
            <w:ins w:id="37477" w:author="Thomas Dietz" w:date="2012-08-08T17:05:00Z">
              <w:r w:rsidRPr="00B80901">
                <w:rPr>
                  <w:rPrChange w:id="37478" w:author="Thomas Dietz" w:date="2012-08-10T13:22:00Z">
                    <w:rPr>
                      <w:lang w:val="de-DE"/>
                    </w:rPr>
                  </w:rPrChange>
                </w:rPr>
                <w:t xml:space="preserve">      }</w:t>
              </w:r>
            </w:ins>
          </w:p>
          <w:p w14:paraId="74FE0881" w14:textId="77777777" w:rsidR="009F3611" w:rsidRPr="00B80901" w:rsidRDefault="009F3611" w:rsidP="009F3611">
            <w:pPr>
              <w:pStyle w:val="XML1"/>
              <w:rPr>
                <w:ins w:id="37479" w:author="Thomas Dietz" w:date="2012-08-08T17:05:00Z"/>
                <w:rPrChange w:id="37480" w:author="Thomas Dietz" w:date="2012-08-10T13:22:00Z">
                  <w:rPr>
                    <w:ins w:id="37481" w:author="Thomas Dietz" w:date="2012-08-08T17:05:00Z"/>
                    <w:lang w:val="de-DE"/>
                  </w:rPr>
                </w:rPrChange>
              </w:rPr>
            </w:pPr>
            <w:ins w:id="37482" w:author="Thomas Dietz" w:date="2012-08-08T17:05:00Z">
              <w:r w:rsidRPr="00B80901">
                <w:rPr>
                  <w:rPrChange w:id="37483" w:author="Thomas Dietz" w:date="2012-08-10T13:22:00Z">
                    <w:rPr>
                      <w:lang w:val="de-DE"/>
                    </w:rPr>
                  </w:rPrChange>
                </w:rPr>
                <w:lastRenderedPageBreak/>
                <w:t xml:space="preserve">      leaf local-ip-address-in-use {</w:t>
              </w:r>
            </w:ins>
          </w:p>
          <w:p w14:paraId="50992BD5" w14:textId="77777777" w:rsidR="009F3611" w:rsidRPr="00B80901" w:rsidRDefault="009F3611" w:rsidP="009F3611">
            <w:pPr>
              <w:pStyle w:val="XML1"/>
              <w:rPr>
                <w:ins w:id="37484" w:author="Thomas Dietz" w:date="2012-08-08T17:05:00Z"/>
                <w:rPrChange w:id="37485" w:author="Thomas Dietz" w:date="2012-08-10T13:22:00Z">
                  <w:rPr>
                    <w:ins w:id="37486" w:author="Thomas Dietz" w:date="2012-08-08T17:05:00Z"/>
                    <w:lang w:val="de-DE"/>
                  </w:rPr>
                </w:rPrChange>
              </w:rPr>
            </w:pPr>
            <w:ins w:id="37487" w:author="Thomas Dietz" w:date="2012-08-08T17:05:00Z">
              <w:r w:rsidRPr="00B80901">
                <w:rPr>
                  <w:rPrChange w:id="37488" w:author="Thomas Dietz" w:date="2012-08-10T13:22:00Z">
                    <w:rPr>
                      <w:lang w:val="de-DE"/>
                    </w:rPr>
                  </w:rPrChange>
                </w:rPr>
                <w:t xml:space="preserve">        type inet:ip-address;</w:t>
              </w:r>
            </w:ins>
          </w:p>
          <w:p w14:paraId="1F3364AB" w14:textId="77777777" w:rsidR="009F3611" w:rsidRPr="00B80901" w:rsidRDefault="009F3611" w:rsidP="009F3611">
            <w:pPr>
              <w:pStyle w:val="XML1"/>
              <w:rPr>
                <w:ins w:id="37489" w:author="Thomas Dietz" w:date="2012-08-08T17:05:00Z"/>
                <w:rPrChange w:id="37490" w:author="Thomas Dietz" w:date="2012-08-10T13:22:00Z">
                  <w:rPr>
                    <w:ins w:id="37491" w:author="Thomas Dietz" w:date="2012-08-08T17:05:00Z"/>
                    <w:lang w:val="de-DE"/>
                  </w:rPr>
                </w:rPrChange>
              </w:rPr>
            </w:pPr>
            <w:ins w:id="37492" w:author="Thomas Dietz" w:date="2012-08-08T17:05:00Z">
              <w:r w:rsidRPr="00B80901">
                <w:rPr>
                  <w:rPrChange w:id="37493" w:author="Thomas Dietz" w:date="2012-08-10T13:22:00Z">
                    <w:rPr>
                      <w:lang w:val="de-DE"/>
                    </w:rPr>
                  </w:rPrChange>
                </w:rPr>
                <w:t xml:space="preserve">        description "The local IP address of the OpenFlow Logical</w:t>
              </w:r>
            </w:ins>
          </w:p>
          <w:p w14:paraId="11A9C93E" w14:textId="77777777" w:rsidR="009F3611" w:rsidRPr="00B80901" w:rsidRDefault="009F3611" w:rsidP="009F3611">
            <w:pPr>
              <w:pStyle w:val="XML1"/>
              <w:rPr>
                <w:ins w:id="37494" w:author="Thomas Dietz" w:date="2012-08-08T17:05:00Z"/>
                <w:rPrChange w:id="37495" w:author="Thomas Dietz" w:date="2012-08-10T13:22:00Z">
                  <w:rPr>
                    <w:ins w:id="37496" w:author="Thomas Dietz" w:date="2012-08-08T17:05:00Z"/>
                    <w:lang w:val="de-DE"/>
                  </w:rPr>
                </w:rPrChange>
              </w:rPr>
            </w:pPr>
            <w:ins w:id="37497" w:author="Thomas Dietz" w:date="2012-08-08T17:05:00Z">
              <w:r w:rsidRPr="00B80901">
                <w:rPr>
                  <w:rPrChange w:id="37498" w:author="Thomas Dietz" w:date="2012-08-10T13:22:00Z">
                    <w:rPr>
                      <w:lang w:val="de-DE"/>
                    </w:rPr>
                  </w:rPrChange>
                </w:rPr>
                <w:t xml:space="preserve">          Switch when connecting to this OpenFlow Controller.  It</w:t>
              </w:r>
            </w:ins>
          </w:p>
          <w:p w14:paraId="399A1030" w14:textId="77777777" w:rsidR="009F3611" w:rsidRPr="00B80901" w:rsidRDefault="009F3611" w:rsidP="009F3611">
            <w:pPr>
              <w:pStyle w:val="XML1"/>
              <w:rPr>
                <w:ins w:id="37499" w:author="Thomas Dietz" w:date="2012-08-08T17:05:00Z"/>
                <w:rPrChange w:id="37500" w:author="Thomas Dietz" w:date="2012-08-10T13:22:00Z">
                  <w:rPr>
                    <w:ins w:id="37501" w:author="Thomas Dietz" w:date="2012-08-08T17:05:00Z"/>
                    <w:lang w:val="de-DE"/>
                  </w:rPr>
                </w:rPrChange>
              </w:rPr>
            </w:pPr>
            <w:ins w:id="37502" w:author="Thomas Dietz" w:date="2012-08-08T17:05:00Z">
              <w:r w:rsidRPr="00B80901">
                <w:rPr>
                  <w:rPrChange w:id="37503" w:author="Thomas Dietz" w:date="2012-08-10T13:22:00Z">
                    <w:rPr>
                      <w:lang w:val="de-DE"/>
                    </w:rPr>
                  </w:rPrChange>
                </w:rPr>
                <w:t xml:space="preserve">          is the source IP address of packets sent to this OpenFlow</w:t>
              </w:r>
            </w:ins>
          </w:p>
          <w:p w14:paraId="666BD1E9" w14:textId="77777777" w:rsidR="009F3611" w:rsidRPr="00B80901" w:rsidRDefault="009F3611" w:rsidP="009F3611">
            <w:pPr>
              <w:pStyle w:val="XML1"/>
              <w:rPr>
                <w:ins w:id="37504" w:author="Thomas Dietz" w:date="2012-08-08T17:05:00Z"/>
                <w:rPrChange w:id="37505" w:author="Thomas Dietz" w:date="2012-08-10T13:22:00Z">
                  <w:rPr>
                    <w:ins w:id="37506" w:author="Thomas Dietz" w:date="2012-08-08T17:05:00Z"/>
                    <w:lang w:val="de-DE"/>
                  </w:rPr>
                </w:rPrChange>
              </w:rPr>
            </w:pPr>
            <w:ins w:id="37507" w:author="Thomas Dietz" w:date="2012-08-08T17:05:00Z">
              <w:r w:rsidRPr="00B80901">
                <w:rPr>
                  <w:rPrChange w:id="37508" w:author="Thomas Dietz" w:date="2012-08-10T13:22:00Z">
                    <w:rPr>
                      <w:lang w:val="de-DE"/>
                    </w:rPr>
                  </w:rPrChange>
                </w:rPr>
                <w:t xml:space="preserve">          Controller.  If present, this element overrides any</w:t>
              </w:r>
            </w:ins>
          </w:p>
          <w:p w14:paraId="5160B4A1" w14:textId="77777777" w:rsidR="009F3611" w:rsidRPr="00B80901" w:rsidRDefault="009F3611" w:rsidP="009F3611">
            <w:pPr>
              <w:pStyle w:val="XML1"/>
              <w:rPr>
                <w:ins w:id="37509" w:author="Thomas Dietz" w:date="2012-08-08T17:05:00Z"/>
                <w:rPrChange w:id="37510" w:author="Thomas Dietz" w:date="2012-08-10T13:22:00Z">
                  <w:rPr>
                    <w:ins w:id="37511" w:author="Thomas Dietz" w:date="2012-08-08T17:05:00Z"/>
                    <w:lang w:val="de-DE"/>
                  </w:rPr>
                </w:rPrChange>
              </w:rPr>
            </w:pPr>
            <w:ins w:id="37512" w:author="Thomas Dietz" w:date="2012-08-08T17:05:00Z">
              <w:r w:rsidRPr="00B80901">
                <w:rPr>
                  <w:rPrChange w:id="37513" w:author="Thomas Dietz" w:date="2012-08-10T13:22:00Z">
                    <w:rPr>
                      <w:lang w:val="de-DE"/>
                    </w:rPr>
                  </w:rPrChange>
                </w:rPr>
                <w:t xml:space="preserve">          default IP address.";</w:t>
              </w:r>
            </w:ins>
          </w:p>
          <w:p w14:paraId="05FE6E4A" w14:textId="77777777" w:rsidR="009F3611" w:rsidRPr="00B80901" w:rsidRDefault="009F3611" w:rsidP="009F3611">
            <w:pPr>
              <w:pStyle w:val="XML1"/>
              <w:rPr>
                <w:ins w:id="37514" w:author="Thomas Dietz" w:date="2012-08-08T17:05:00Z"/>
                <w:rPrChange w:id="37515" w:author="Thomas Dietz" w:date="2012-08-10T13:22:00Z">
                  <w:rPr>
                    <w:ins w:id="37516" w:author="Thomas Dietz" w:date="2012-08-08T17:05:00Z"/>
                    <w:lang w:val="de-DE"/>
                  </w:rPr>
                </w:rPrChange>
              </w:rPr>
            </w:pPr>
            <w:ins w:id="37517" w:author="Thomas Dietz" w:date="2012-08-08T17:05:00Z">
              <w:r w:rsidRPr="00B80901">
                <w:rPr>
                  <w:rPrChange w:id="37518" w:author="Thomas Dietz" w:date="2012-08-10T13:22:00Z">
                    <w:rPr>
                      <w:lang w:val="de-DE"/>
                    </w:rPr>
                  </w:rPrChange>
                </w:rPr>
                <w:t xml:space="preserve">      }</w:t>
              </w:r>
            </w:ins>
          </w:p>
          <w:p w14:paraId="0CD9D2A5" w14:textId="77777777" w:rsidR="009F3611" w:rsidRPr="00B80901" w:rsidRDefault="009F3611" w:rsidP="009F3611">
            <w:pPr>
              <w:pStyle w:val="XML1"/>
              <w:rPr>
                <w:ins w:id="37519" w:author="Thomas Dietz" w:date="2012-08-08T17:05:00Z"/>
                <w:rPrChange w:id="37520" w:author="Thomas Dietz" w:date="2012-08-10T13:22:00Z">
                  <w:rPr>
                    <w:ins w:id="37521" w:author="Thomas Dietz" w:date="2012-08-08T17:05:00Z"/>
                    <w:lang w:val="de-DE"/>
                  </w:rPr>
                </w:rPrChange>
              </w:rPr>
            </w:pPr>
            <w:ins w:id="37522" w:author="Thomas Dietz" w:date="2012-08-08T17:05:00Z">
              <w:r w:rsidRPr="00B80901">
                <w:rPr>
                  <w:rPrChange w:id="37523" w:author="Thomas Dietz" w:date="2012-08-10T13:22:00Z">
                    <w:rPr>
                      <w:lang w:val="de-DE"/>
                    </w:rPr>
                  </w:rPrChange>
                </w:rPr>
                <w:t xml:space="preserve">      leaf local-port-in-use {</w:t>
              </w:r>
            </w:ins>
          </w:p>
          <w:p w14:paraId="1B72BB8A" w14:textId="77777777" w:rsidR="009F3611" w:rsidRPr="00B80901" w:rsidRDefault="009F3611" w:rsidP="009F3611">
            <w:pPr>
              <w:pStyle w:val="XML1"/>
              <w:rPr>
                <w:ins w:id="37524" w:author="Thomas Dietz" w:date="2012-08-08T17:05:00Z"/>
                <w:rPrChange w:id="37525" w:author="Thomas Dietz" w:date="2012-08-10T13:22:00Z">
                  <w:rPr>
                    <w:ins w:id="37526" w:author="Thomas Dietz" w:date="2012-08-08T17:05:00Z"/>
                    <w:lang w:val="de-DE"/>
                  </w:rPr>
                </w:rPrChange>
              </w:rPr>
            </w:pPr>
            <w:ins w:id="37527" w:author="Thomas Dietz" w:date="2012-08-08T17:05:00Z">
              <w:r w:rsidRPr="00B80901">
                <w:rPr>
                  <w:rPrChange w:id="37528" w:author="Thomas Dietz" w:date="2012-08-10T13:22:00Z">
                    <w:rPr>
                      <w:lang w:val="de-DE"/>
                    </w:rPr>
                  </w:rPrChange>
                </w:rPr>
                <w:t xml:space="preserve">        type inet:port-number;</w:t>
              </w:r>
            </w:ins>
          </w:p>
          <w:p w14:paraId="1B916E6F" w14:textId="77777777" w:rsidR="009F3611" w:rsidRPr="00B80901" w:rsidRDefault="009F3611" w:rsidP="009F3611">
            <w:pPr>
              <w:pStyle w:val="XML1"/>
              <w:rPr>
                <w:ins w:id="37529" w:author="Thomas Dietz" w:date="2012-08-08T17:05:00Z"/>
                <w:rPrChange w:id="37530" w:author="Thomas Dietz" w:date="2012-08-10T13:22:00Z">
                  <w:rPr>
                    <w:ins w:id="37531" w:author="Thomas Dietz" w:date="2012-08-08T17:05:00Z"/>
                    <w:lang w:val="de-DE"/>
                  </w:rPr>
                </w:rPrChange>
              </w:rPr>
            </w:pPr>
            <w:ins w:id="37532" w:author="Thomas Dietz" w:date="2012-08-08T17:05:00Z">
              <w:r w:rsidRPr="00B80901">
                <w:rPr>
                  <w:rPrChange w:id="37533" w:author="Thomas Dietz" w:date="2012-08-10T13:22:00Z">
                    <w:rPr>
                      <w:lang w:val="de-DE"/>
                    </w:rPr>
                  </w:rPrChange>
                </w:rPr>
                <w:t xml:space="preserve">        description "The local TCP port number of the OpenFlow</w:t>
              </w:r>
            </w:ins>
          </w:p>
          <w:p w14:paraId="35464EDF" w14:textId="77777777" w:rsidR="009F3611" w:rsidRPr="00B80901" w:rsidRDefault="009F3611" w:rsidP="009F3611">
            <w:pPr>
              <w:pStyle w:val="XML1"/>
              <w:rPr>
                <w:ins w:id="37534" w:author="Thomas Dietz" w:date="2012-08-08T17:05:00Z"/>
                <w:rPrChange w:id="37535" w:author="Thomas Dietz" w:date="2012-08-10T13:22:00Z">
                  <w:rPr>
                    <w:ins w:id="37536" w:author="Thomas Dietz" w:date="2012-08-08T17:05:00Z"/>
                    <w:lang w:val="de-DE"/>
                  </w:rPr>
                </w:rPrChange>
              </w:rPr>
            </w:pPr>
            <w:ins w:id="37537" w:author="Thomas Dietz" w:date="2012-08-08T17:05:00Z">
              <w:r w:rsidRPr="00B80901">
                <w:rPr>
                  <w:rPrChange w:id="37538" w:author="Thomas Dietz" w:date="2012-08-10T13:22:00Z">
                    <w:rPr>
                      <w:lang w:val="de-DE"/>
                    </w:rPr>
                  </w:rPrChange>
                </w:rPr>
                <w:t xml:space="preserve">          Logical Switch.  If element connection-state has value</w:t>
              </w:r>
            </w:ins>
          </w:p>
          <w:p w14:paraId="654CA3D7" w14:textId="77777777" w:rsidR="009F3611" w:rsidRPr="00B80901" w:rsidRDefault="009F3611" w:rsidP="009F3611">
            <w:pPr>
              <w:pStyle w:val="XML1"/>
              <w:rPr>
                <w:ins w:id="37539" w:author="Thomas Dietz" w:date="2012-08-08T17:05:00Z"/>
                <w:rPrChange w:id="37540" w:author="Thomas Dietz" w:date="2012-08-10T13:22:00Z">
                  <w:rPr>
                    <w:ins w:id="37541" w:author="Thomas Dietz" w:date="2012-08-08T17:05:00Z"/>
                    <w:lang w:val="de-DE"/>
                  </w:rPr>
                </w:rPrChange>
              </w:rPr>
            </w:pPr>
            <w:ins w:id="37542" w:author="Thomas Dietz" w:date="2012-08-08T17:05:00Z">
              <w:r w:rsidRPr="00B80901">
                <w:rPr>
                  <w:rPrChange w:id="37543" w:author="Thomas Dietz" w:date="2012-08-10T13:22:00Z">
                    <w:rPr>
                      <w:lang w:val="de-DE"/>
                    </w:rPr>
                  </w:rPrChange>
                </w:rPr>
                <w:t xml:space="preserve">          'up', then this element indicates the actual port number</w:t>
              </w:r>
            </w:ins>
          </w:p>
          <w:p w14:paraId="48365F59" w14:textId="77777777" w:rsidR="009F3611" w:rsidRPr="00B80901" w:rsidRDefault="009F3611" w:rsidP="009F3611">
            <w:pPr>
              <w:pStyle w:val="XML1"/>
              <w:rPr>
                <w:ins w:id="37544" w:author="Thomas Dietz" w:date="2012-08-08T17:05:00Z"/>
                <w:rPrChange w:id="37545" w:author="Thomas Dietz" w:date="2012-08-10T13:22:00Z">
                  <w:rPr>
                    <w:ins w:id="37546" w:author="Thomas Dietz" w:date="2012-08-08T17:05:00Z"/>
                    <w:lang w:val="de-DE"/>
                  </w:rPr>
                </w:rPrChange>
              </w:rPr>
            </w:pPr>
            <w:ins w:id="37547" w:author="Thomas Dietz" w:date="2012-08-08T17:05:00Z">
              <w:r w:rsidRPr="00B80901">
                <w:rPr>
                  <w:rPrChange w:id="37548" w:author="Thomas Dietz" w:date="2012-08-10T13:22:00Z">
                    <w:rPr>
                      <w:lang w:val="de-DE"/>
                    </w:rPr>
                  </w:rPrChange>
                </w:rPr>
                <w:t xml:space="preserve">          in use.  If element connection-state has value 'down',</w:t>
              </w:r>
            </w:ins>
          </w:p>
          <w:p w14:paraId="68F4B6EA" w14:textId="77777777" w:rsidR="009F3611" w:rsidRPr="00B80901" w:rsidRDefault="009F3611" w:rsidP="009F3611">
            <w:pPr>
              <w:pStyle w:val="XML1"/>
              <w:rPr>
                <w:ins w:id="37549" w:author="Thomas Dietz" w:date="2012-08-08T17:05:00Z"/>
                <w:rPrChange w:id="37550" w:author="Thomas Dietz" w:date="2012-08-10T13:22:00Z">
                  <w:rPr>
                    <w:ins w:id="37551" w:author="Thomas Dietz" w:date="2012-08-08T17:05:00Z"/>
                    <w:lang w:val="de-DE"/>
                  </w:rPr>
                </w:rPrChange>
              </w:rPr>
            </w:pPr>
            <w:ins w:id="37552" w:author="Thomas Dietz" w:date="2012-08-08T17:05:00Z">
              <w:r w:rsidRPr="00B80901">
                <w:rPr>
                  <w:rPrChange w:id="37553" w:author="Thomas Dietz" w:date="2012-08-10T13:22:00Z">
                    <w:rPr>
                      <w:lang w:val="de-DE"/>
                    </w:rPr>
                  </w:rPrChange>
                </w:rPr>
                <w:t xml:space="preserve">          then this element indicates the port number used for the</w:t>
              </w:r>
            </w:ins>
          </w:p>
          <w:p w14:paraId="0F1A2A31" w14:textId="77777777" w:rsidR="009F3611" w:rsidRPr="00B80901" w:rsidRDefault="009F3611" w:rsidP="009F3611">
            <w:pPr>
              <w:pStyle w:val="XML1"/>
              <w:rPr>
                <w:ins w:id="37554" w:author="Thomas Dietz" w:date="2012-08-08T17:05:00Z"/>
                <w:rPrChange w:id="37555" w:author="Thomas Dietz" w:date="2012-08-10T13:22:00Z">
                  <w:rPr>
                    <w:ins w:id="37556" w:author="Thomas Dietz" w:date="2012-08-08T17:05:00Z"/>
                    <w:lang w:val="de-DE"/>
                  </w:rPr>
                </w:rPrChange>
              </w:rPr>
            </w:pPr>
            <w:ins w:id="37557" w:author="Thomas Dietz" w:date="2012-08-08T17:05:00Z">
              <w:r w:rsidRPr="00B80901">
                <w:rPr>
                  <w:rPrChange w:id="37558" w:author="Thomas Dietz" w:date="2012-08-10T13:22:00Z">
                    <w:rPr>
                      <w:lang w:val="de-DE"/>
                    </w:rPr>
                  </w:rPrChange>
                </w:rPr>
                <w:t xml:space="preserve">          last attempt to establish a connection with this OpenFlow</w:t>
              </w:r>
            </w:ins>
          </w:p>
          <w:p w14:paraId="79D164F3" w14:textId="77777777" w:rsidR="009F3611" w:rsidRPr="00B80901" w:rsidRDefault="009F3611" w:rsidP="009F3611">
            <w:pPr>
              <w:pStyle w:val="XML1"/>
              <w:rPr>
                <w:ins w:id="37559" w:author="Thomas Dietz" w:date="2012-08-08T17:05:00Z"/>
                <w:rPrChange w:id="37560" w:author="Thomas Dietz" w:date="2012-08-10T13:22:00Z">
                  <w:rPr>
                    <w:ins w:id="37561" w:author="Thomas Dietz" w:date="2012-08-08T17:05:00Z"/>
                    <w:lang w:val="de-DE"/>
                  </w:rPr>
                </w:rPrChange>
              </w:rPr>
            </w:pPr>
            <w:ins w:id="37562" w:author="Thomas Dietz" w:date="2012-08-08T17:05:00Z">
              <w:r w:rsidRPr="00B80901">
                <w:rPr>
                  <w:rPrChange w:id="37563" w:author="Thomas Dietz" w:date="2012-08-10T13:22:00Z">
                    <w:rPr>
                      <w:lang w:val="de-DE"/>
                    </w:rPr>
                  </w:rPrChange>
                </w:rPr>
                <w:t xml:space="preserve">          Controller.??? </w:t>
              </w:r>
            </w:ins>
          </w:p>
          <w:p w14:paraId="711AC598" w14:textId="77777777" w:rsidR="009F3611" w:rsidRPr="00B80901" w:rsidRDefault="009F3611" w:rsidP="009F3611">
            <w:pPr>
              <w:pStyle w:val="XML1"/>
              <w:rPr>
                <w:ins w:id="37564" w:author="Thomas Dietz" w:date="2012-08-08T17:05:00Z"/>
                <w:rPrChange w:id="37565" w:author="Thomas Dietz" w:date="2012-08-10T13:22:00Z">
                  <w:rPr>
                    <w:ins w:id="37566" w:author="Thomas Dietz" w:date="2012-08-08T17:05:00Z"/>
                    <w:lang w:val="de-DE"/>
                  </w:rPr>
                </w:rPrChange>
              </w:rPr>
            </w:pPr>
            <w:ins w:id="37567" w:author="Thomas Dietz" w:date="2012-08-08T17:05:00Z">
              <w:r w:rsidRPr="00B80901">
                <w:rPr>
                  <w:rPrChange w:id="37568" w:author="Thomas Dietz" w:date="2012-08-10T13:22:00Z">
                    <w:rPr>
                      <w:lang w:val="de-DE"/>
                    </w:rPr>
                  </w:rPrChange>
                </w:rPr>
                <w:t xml:space="preserve">          When connecting to this OpenFlow Controller, it is the </w:t>
              </w:r>
            </w:ins>
          </w:p>
          <w:p w14:paraId="2B1B5A12" w14:textId="77777777" w:rsidR="009F3611" w:rsidRPr="00B80901" w:rsidRDefault="009F3611" w:rsidP="009F3611">
            <w:pPr>
              <w:pStyle w:val="XML1"/>
              <w:rPr>
                <w:ins w:id="37569" w:author="Thomas Dietz" w:date="2012-08-08T17:05:00Z"/>
                <w:rPrChange w:id="37570" w:author="Thomas Dietz" w:date="2012-08-10T13:22:00Z">
                  <w:rPr>
                    <w:ins w:id="37571" w:author="Thomas Dietz" w:date="2012-08-08T17:05:00Z"/>
                    <w:lang w:val="de-DE"/>
                  </w:rPr>
                </w:rPrChange>
              </w:rPr>
            </w:pPr>
            <w:ins w:id="37572" w:author="Thomas Dietz" w:date="2012-08-08T17:05:00Z">
              <w:r w:rsidRPr="00B80901">
                <w:rPr>
                  <w:rPrChange w:id="37573" w:author="Thomas Dietz" w:date="2012-08-10T13:22:00Z">
                    <w:rPr>
                      <w:lang w:val="de-DE"/>
                    </w:rPr>
                  </w:rPrChange>
                </w:rPr>
                <w:t xml:space="preserve">          source TCP port number of packets sent to this OpenFlow </w:t>
              </w:r>
            </w:ins>
          </w:p>
          <w:p w14:paraId="535B3623" w14:textId="77777777" w:rsidR="009F3611" w:rsidRPr="00B80901" w:rsidRDefault="009F3611" w:rsidP="009F3611">
            <w:pPr>
              <w:pStyle w:val="XML1"/>
              <w:rPr>
                <w:ins w:id="37574" w:author="Thomas Dietz" w:date="2012-08-08T17:05:00Z"/>
                <w:rPrChange w:id="37575" w:author="Thomas Dietz" w:date="2012-08-10T13:22:00Z">
                  <w:rPr>
                    <w:ins w:id="37576" w:author="Thomas Dietz" w:date="2012-08-08T17:05:00Z"/>
                    <w:lang w:val="de-DE"/>
                  </w:rPr>
                </w:rPrChange>
              </w:rPr>
            </w:pPr>
            <w:ins w:id="37577" w:author="Thomas Dietz" w:date="2012-08-08T17:05:00Z">
              <w:r w:rsidRPr="00B80901">
                <w:rPr>
                  <w:rPrChange w:id="37578" w:author="Thomas Dietz" w:date="2012-08-10T13:22:00Z">
                    <w:rPr>
                      <w:lang w:val="de-DE"/>
                    </w:rPr>
                  </w:rPrChange>
                </w:rPr>
                <w:t xml:space="preserve">          Controller.  If this element has its defaqult value 0,</w:t>
              </w:r>
            </w:ins>
          </w:p>
          <w:p w14:paraId="6D38AF22" w14:textId="77777777" w:rsidR="009F3611" w:rsidRPr="00B80901" w:rsidRDefault="009F3611" w:rsidP="009F3611">
            <w:pPr>
              <w:pStyle w:val="XML1"/>
              <w:rPr>
                <w:ins w:id="37579" w:author="Thomas Dietz" w:date="2012-08-08T17:05:00Z"/>
                <w:rPrChange w:id="37580" w:author="Thomas Dietz" w:date="2012-08-10T13:22:00Z">
                  <w:rPr>
                    <w:ins w:id="37581" w:author="Thomas Dietz" w:date="2012-08-08T17:05:00Z"/>
                    <w:lang w:val="de-DE"/>
                  </w:rPr>
                </w:rPrChange>
              </w:rPr>
            </w:pPr>
            <w:ins w:id="37582" w:author="Thomas Dietz" w:date="2012-08-08T17:05:00Z">
              <w:r w:rsidRPr="00B80901">
                <w:rPr>
                  <w:rPrChange w:id="37583" w:author="Thomas Dietz" w:date="2012-08-10T13:22:00Z">
                    <w:rPr>
                      <w:lang w:val="de-DE"/>
                    </w:rPr>
                  </w:rPrChange>
                </w:rPr>
                <w:t xml:space="preserve">          then port number is chosen arbitrarily by the OpenFlow</w:t>
              </w:r>
            </w:ins>
          </w:p>
          <w:p w14:paraId="32A3A410" w14:textId="77777777" w:rsidR="009F3611" w:rsidRPr="00B80901" w:rsidRDefault="009F3611" w:rsidP="009F3611">
            <w:pPr>
              <w:pStyle w:val="XML1"/>
              <w:rPr>
                <w:ins w:id="37584" w:author="Thomas Dietz" w:date="2012-08-08T17:05:00Z"/>
                <w:rPrChange w:id="37585" w:author="Thomas Dietz" w:date="2012-08-10T13:22:00Z">
                  <w:rPr>
                    <w:ins w:id="37586" w:author="Thomas Dietz" w:date="2012-08-08T17:05:00Z"/>
                    <w:lang w:val="de-DE"/>
                  </w:rPr>
                </w:rPrChange>
              </w:rPr>
            </w:pPr>
            <w:ins w:id="37587" w:author="Thomas Dietz" w:date="2012-08-08T17:05:00Z">
              <w:r w:rsidRPr="00B80901">
                <w:rPr>
                  <w:rPrChange w:id="37588" w:author="Thomas Dietz" w:date="2012-08-10T13:22:00Z">
                    <w:rPr>
                      <w:lang w:val="de-DE"/>
                    </w:rPr>
                  </w:rPrChange>
                </w:rPr>
                <w:t xml:space="preserve">          Logical Switch.";</w:t>
              </w:r>
            </w:ins>
          </w:p>
          <w:p w14:paraId="4AD9C544" w14:textId="77777777" w:rsidR="009F3611" w:rsidRPr="00B80901" w:rsidRDefault="009F3611" w:rsidP="009F3611">
            <w:pPr>
              <w:pStyle w:val="XML1"/>
              <w:rPr>
                <w:ins w:id="37589" w:author="Thomas Dietz" w:date="2012-08-08T17:05:00Z"/>
                <w:rPrChange w:id="37590" w:author="Thomas Dietz" w:date="2012-08-10T13:22:00Z">
                  <w:rPr>
                    <w:ins w:id="37591" w:author="Thomas Dietz" w:date="2012-08-08T17:05:00Z"/>
                    <w:lang w:val="de-DE"/>
                  </w:rPr>
                </w:rPrChange>
              </w:rPr>
            </w:pPr>
            <w:ins w:id="37592" w:author="Thomas Dietz" w:date="2012-08-08T17:05:00Z">
              <w:r w:rsidRPr="00B80901">
                <w:rPr>
                  <w:rPrChange w:id="37593" w:author="Thomas Dietz" w:date="2012-08-10T13:22:00Z">
                    <w:rPr>
                      <w:lang w:val="de-DE"/>
                    </w:rPr>
                  </w:rPrChange>
                </w:rPr>
                <w:t xml:space="preserve">      }</w:t>
              </w:r>
            </w:ins>
          </w:p>
          <w:p w14:paraId="1F71982C" w14:textId="77777777" w:rsidR="009F3611" w:rsidRPr="00B80901" w:rsidRDefault="009F3611" w:rsidP="009F3611">
            <w:pPr>
              <w:pStyle w:val="XML1"/>
              <w:rPr>
                <w:ins w:id="37594" w:author="Thomas Dietz" w:date="2012-08-08T17:05:00Z"/>
                <w:rPrChange w:id="37595" w:author="Thomas Dietz" w:date="2012-08-10T13:22:00Z">
                  <w:rPr>
                    <w:ins w:id="37596" w:author="Thomas Dietz" w:date="2012-08-08T17:05:00Z"/>
                    <w:lang w:val="de-DE"/>
                  </w:rPr>
                </w:rPrChange>
              </w:rPr>
            </w:pPr>
            <w:ins w:id="37597" w:author="Thomas Dietz" w:date="2012-08-08T17:05:00Z">
              <w:r w:rsidRPr="00B80901">
                <w:rPr>
                  <w:rPrChange w:id="37598" w:author="Thomas Dietz" w:date="2012-08-10T13:22:00Z">
                    <w:rPr>
                      <w:lang w:val="de-DE"/>
                    </w:rPr>
                  </w:rPrChange>
                </w:rPr>
                <w:t xml:space="preserve">    }</w:t>
              </w:r>
            </w:ins>
          </w:p>
          <w:p w14:paraId="63E79AFC" w14:textId="77777777" w:rsidR="009F3611" w:rsidRPr="00B80901" w:rsidRDefault="009F3611" w:rsidP="009F3611">
            <w:pPr>
              <w:pStyle w:val="XML1"/>
              <w:rPr>
                <w:ins w:id="37599" w:author="Thomas Dietz" w:date="2012-08-08T17:05:00Z"/>
                <w:rPrChange w:id="37600" w:author="Thomas Dietz" w:date="2012-08-10T13:22:00Z">
                  <w:rPr>
                    <w:ins w:id="37601" w:author="Thomas Dietz" w:date="2012-08-08T17:05:00Z"/>
                    <w:lang w:val="de-DE"/>
                  </w:rPr>
                </w:rPrChange>
              </w:rPr>
            </w:pPr>
            <w:ins w:id="37602" w:author="Thomas Dietz" w:date="2012-08-08T17:05:00Z">
              <w:r w:rsidRPr="00B80901">
                <w:rPr>
                  <w:rPrChange w:id="37603" w:author="Thomas Dietz" w:date="2012-08-10T13:22:00Z">
                    <w:rPr>
                      <w:lang w:val="de-DE"/>
                    </w:rPr>
                  </w:rPrChange>
                </w:rPr>
                <w:t xml:space="preserve">  }</w:t>
              </w:r>
            </w:ins>
          </w:p>
          <w:p w14:paraId="4731AEEE" w14:textId="77777777" w:rsidR="009F3611" w:rsidRPr="00B80901" w:rsidRDefault="009F3611" w:rsidP="009F3611">
            <w:pPr>
              <w:pStyle w:val="XML1"/>
              <w:rPr>
                <w:ins w:id="37604" w:author="Thomas Dietz" w:date="2012-08-08T17:05:00Z"/>
                <w:rPrChange w:id="37605" w:author="Thomas Dietz" w:date="2012-08-10T13:22:00Z">
                  <w:rPr>
                    <w:ins w:id="37606" w:author="Thomas Dietz" w:date="2012-08-08T17:05:00Z"/>
                    <w:lang w:val="de-DE"/>
                  </w:rPr>
                </w:rPrChange>
              </w:rPr>
            </w:pPr>
          </w:p>
          <w:p w14:paraId="5810C430" w14:textId="77777777" w:rsidR="009F3611" w:rsidRPr="00B80901" w:rsidRDefault="009F3611" w:rsidP="009F3611">
            <w:pPr>
              <w:pStyle w:val="XML1"/>
              <w:rPr>
                <w:ins w:id="37607" w:author="Thomas Dietz" w:date="2012-08-08T17:05:00Z"/>
                <w:rPrChange w:id="37608" w:author="Thomas Dietz" w:date="2012-08-10T13:22:00Z">
                  <w:rPr>
                    <w:ins w:id="37609" w:author="Thomas Dietz" w:date="2012-08-08T17:05:00Z"/>
                    <w:lang w:val="de-DE"/>
                  </w:rPr>
                </w:rPrChange>
              </w:rPr>
            </w:pPr>
            <w:ins w:id="37610" w:author="Thomas Dietz" w:date="2012-08-08T17:05:00Z">
              <w:r w:rsidRPr="00B80901">
                <w:rPr>
                  <w:rPrChange w:id="37611" w:author="Thomas Dietz" w:date="2012-08-10T13:22:00Z">
                    <w:rPr>
                      <w:lang w:val="de-DE"/>
                    </w:rPr>
                  </w:rPrChange>
                </w:rPr>
                <w:t xml:space="preserve">  grouping OFResourceType {</w:t>
              </w:r>
            </w:ins>
          </w:p>
          <w:p w14:paraId="16435C94" w14:textId="77777777" w:rsidR="009F3611" w:rsidRPr="00B80901" w:rsidRDefault="009F3611" w:rsidP="009F3611">
            <w:pPr>
              <w:pStyle w:val="XML1"/>
              <w:rPr>
                <w:ins w:id="37612" w:author="Thomas Dietz" w:date="2012-08-08T17:05:00Z"/>
                <w:rPrChange w:id="37613" w:author="Thomas Dietz" w:date="2012-08-10T13:22:00Z">
                  <w:rPr>
                    <w:ins w:id="37614" w:author="Thomas Dietz" w:date="2012-08-08T17:05:00Z"/>
                    <w:lang w:val="de-DE"/>
                  </w:rPr>
                </w:rPrChange>
              </w:rPr>
            </w:pPr>
            <w:ins w:id="37615" w:author="Thomas Dietz" w:date="2012-08-08T17:05:00Z">
              <w:r w:rsidRPr="00B80901">
                <w:rPr>
                  <w:rPrChange w:id="37616" w:author="Thomas Dietz" w:date="2012-08-10T13:22:00Z">
                    <w:rPr>
                      <w:lang w:val="de-DE"/>
                    </w:rPr>
                  </w:rPrChange>
                </w:rPr>
                <w:t xml:space="preserve">    description "This element specifies a generic OpenFlow resource</w:t>
              </w:r>
            </w:ins>
          </w:p>
          <w:p w14:paraId="314345E6" w14:textId="77777777" w:rsidR="009F3611" w:rsidRPr="00B80901" w:rsidRDefault="009F3611" w:rsidP="009F3611">
            <w:pPr>
              <w:pStyle w:val="XML1"/>
              <w:rPr>
                <w:ins w:id="37617" w:author="Thomas Dietz" w:date="2012-08-08T17:05:00Z"/>
                <w:rPrChange w:id="37618" w:author="Thomas Dietz" w:date="2012-08-10T13:22:00Z">
                  <w:rPr>
                    <w:ins w:id="37619" w:author="Thomas Dietz" w:date="2012-08-08T17:05:00Z"/>
                    <w:lang w:val="de-DE"/>
                  </w:rPr>
                </w:rPrChange>
              </w:rPr>
            </w:pPr>
            <w:ins w:id="37620" w:author="Thomas Dietz" w:date="2012-08-08T17:05:00Z">
              <w:r w:rsidRPr="00B80901">
                <w:rPr>
                  <w:rPrChange w:id="37621" w:author="Thomas Dietz" w:date="2012-08-10T13:22:00Z">
                    <w:rPr>
                      <w:lang w:val="de-DE"/>
                    </w:rPr>
                  </w:rPrChange>
                </w:rPr>
                <w:t xml:space="preserve">      that is used as a basis for specific resources. Even though</w:t>
              </w:r>
            </w:ins>
          </w:p>
          <w:p w14:paraId="7CDD61DE" w14:textId="77777777" w:rsidR="009F3611" w:rsidRPr="00B80901" w:rsidRDefault="009F3611" w:rsidP="009F3611">
            <w:pPr>
              <w:pStyle w:val="XML1"/>
              <w:rPr>
                <w:ins w:id="37622" w:author="Thomas Dietz" w:date="2012-08-08T17:05:00Z"/>
                <w:rPrChange w:id="37623" w:author="Thomas Dietz" w:date="2012-08-10T13:22:00Z">
                  <w:rPr>
                    <w:ins w:id="37624" w:author="Thomas Dietz" w:date="2012-08-08T17:05:00Z"/>
                    <w:lang w:val="de-DE"/>
                  </w:rPr>
                </w:rPrChange>
              </w:rPr>
            </w:pPr>
            <w:ins w:id="37625" w:author="Thomas Dietz" w:date="2012-08-08T17:05:00Z">
              <w:r w:rsidRPr="00B80901">
                <w:rPr>
                  <w:rPrChange w:id="37626" w:author="Thomas Dietz" w:date="2012-08-10T13:22:00Z">
                    <w:rPr>
                      <w:lang w:val="de-DE"/>
                    </w:rPr>
                  </w:rPrChange>
                </w:rPr>
                <w:t xml:space="preserve">      this element is not used on its own the following rules for</w:t>
              </w:r>
            </w:ins>
          </w:p>
          <w:p w14:paraId="54006F45" w14:textId="77777777" w:rsidR="009F3611" w:rsidRPr="00B80901" w:rsidRDefault="009F3611" w:rsidP="009F3611">
            <w:pPr>
              <w:pStyle w:val="XML1"/>
              <w:rPr>
                <w:ins w:id="37627" w:author="Thomas Dietz" w:date="2012-08-08T17:05:00Z"/>
                <w:rPrChange w:id="37628" w:author="Thomas Dietz" w:date="2012-08-10T13:22:00Z">
                  <w:rPr>
                    <w:ins w:id="37629" w:author="Thomas Dietz" w:date="2012-08-08T17:05:00Z"/>
                    <w:lang w:val="de-DE"/>
                  </w:rPr>
                </w:rPrChange>
              </w:rPr>
            </w:pPr>
            <w:ins w:id="37630" w:author="Thomas Dietz" w:date="2012-08-08T17:05:00Z">
              <w:r w:rsidRPr="00B80901">
                <w:rPr>
                  <w:rPrChange w:id="37631" w:author="Thomas Dietz" w:date="2012-08-10T13:22:00Z">
                    <w:rPr>
                      <w:lang w:val="de-DE"/>
                    </w:rPr>
                  </w:rPrChange>
                </w:rPr>
                <w:t xml:space="preserve">      NETCONF operations MUST be obeyed also by elemnts using this</w:t>
              </w:r>
            </w:ins>
          </w:p>
          <w:p w14:paraId="2FB97A04" w14:textId="77777777" w:rsidR="009F3611" w:rsidRPr="00B80901" w:rsidRDefault="009F3611" w:rsidP="009F3611">
            <w:pPr>
              <w:pStyle w:val="XML1"/>
              <w:rPr>
                <w:ins w:id="37632" w:author="Thomas Dietz" w:date="2012-08-08T17:05:00Z"/>
                <w:rPrChange w:id="37633" w:author="Thomas Dietz" w:date="2012-08-10T13:22:00Z">
                  <w:rPr>
                    <w:ins w:id="37634" w:author="Thomas Dietz" w:date="2012-08-08T17:05:00Z"/>
                    <w:lang w:val="de-DE"/>
                  </w:rPr>
                </w:rPrChange>
              </w:rPr>
            </w:pPr>
            <w:ins w:id="37635" w:author="Thomas Dietz" w:date="2012-08-08T17:05:00Z">
              <w:r w:rsidRPr="00B80901">
                <w:rPr>
                  <w:rPrChange w:id="37636" w:author="Thomas Dietz" w:date="2012-08-10T13:22:00Z">
                    <w:rPr>
                      <w:lang w:val="de-DE"/>
                    </w:rPr>
                  </w:rPrChange>
                </w:rPr>
                <w:t xml:space="preserve">      element.</w:t>
              </w:r>
            </w:ins>
          </w:p>
          <w:p w14:paraId="798ABE05" w14:textId="77777777" w:rsidR="009F3611" w:rsidRPr="00B80901" w:rsidRDefault="009F3611" w:rsidP="009F3611">
            <w:pPr>
              <w:pStyle w:val="XML1"/>
              <w:rPr>
                <w:ins w:id="37637" w:author="Thomas Dietz" w:date="2012-08-08T17:05:00Z"/>
                <w:rPrChange w:id="37638" w:author="Thomas Dietz" w:date="2012-08-10T13:22:00Z">
                  <w:rPr>
                    <w:ins w:id="37639" w:author="Thomas Dietz" w:date="2012-08-08T17:05:00Z"/>
                    <w:lang w:val="de-DE"/>
                  </w:rPr>
                </w:rPrChange>
              </w:rPr>
            </w:pPr>
          </w:p>
          <w:p w14:paraId="5AA8CC76" w14:textId="77777777" w:rsidR="009F3611" w:rsidRPr="00B80901" w:rsidRDefault="009F3611" w:rsidP="009F3611">
            <w:pPr>
              <w:pStyle w:val="XML1"/>
              <w:rPr>
                <w:ins w:id="37640" w:author="Thomas Dietz" w:date="2012-08-08T17:05:00Z"/>
                <w:rPrChange w:id="37641" w:author="Thomas Dietz" w:date="2012-08-10T13:22:00Z">
                  <w:rPr>
                    <w:ins w:id="37642" w:author="Thomas Dietz" w:date="2012-08-08T17:05:00Z"/>
                    <w:lang w:val="de-DE"/>
                  </w:rPr>
                </w:rPrChange>
              </w:rPr>
            </w:pPr>
            <w:ins w:id="37643" w:author="Thomas Dietz" w:date="2012-08-08T17:05:00Z">
              <w:r w:rsidRPr="00B80901">
                <w:rPr>
                  <w:rPrChange w:id="37644" w:author="Thomas Dietz" w:date="2012-08-10T13:22:00Z">
                    <w:rPr>
                      <w:lang w:val="de-DE"/>
                    </w:rPr>
                  </w:rPrChange>
                </w:rPr>
                <w:t xml:space="preserve">      NETCONF &lt;edit-config&gt; operations MUST be implemented as </w:t>
              </w:r>
            </w:ins>
          </w:p>
          <w:p w14:paraId="18B8B472" w14:textId="77777777" w:rsidR="009F3611" w:rsidRPr="00B80901" w:rsidRDefault="009F3611" w:rsidP="009F3611">
            <w:pPr>
              <w:pStyle w:val="XML1"/>
              <w:rPr>
                <w:ins w:id="37645" w:author="Thomas Dietz" w:date="2012-08-08T17:05:00Z"/>
                <w:rPrChange w:id="37646" w:author="Thomas Dietz" w:date="2012-08-10T13:22:00Z">
                  <w:rPr>
                    <w:ins w:id="37647" w:author="Thomas Dietz" w:date="2012-08-08T17:05:00Z"/>
                    <w:lang w:val="de-DE"/>
                  </w:rPr>
                </w:rPrChange>
              </w:rPr>
            </w:pPr>
            <w:ins w:id="37648" w:author="Thomas Dietz" w:date="2012-08-08T17:05:00Z">
              <w:r w:rsidRPr="00B80901">
                <w:rPr>
                  <w:rPrChange w:id="37649" w:author="Thomas Dietz" w:date="2012-08-10T13:22:00Z">
                    <w:rPr>
                      <w:lang w:val="de-DE"/>
                    </w:rPr>
                  </w:rPrChange>
                </w:rPr>
                <w:t xml:space="preserve">      follows: </w:t>
              </w:r>
            </w:ins>
          </w:p>
          <w:p w14:paraId="00EF2A46" w14:textId="77777777" w:rsidR="009F3611" w:rsidRPr="00B80901" w:rsidRDefault="009F3611" w:rsidP="009F3611">
            <w:pPr>
              <w:pStyle w:val="XML1"/>
              <w:rPr>
                <w:ins w:id="37650" w:author="Thomas Dietz" w:date="2012-08-08T17:05:00Z"/>
                <w:rPrChange w:id="37651" w:author="Thomas Dietz" w:date="2012-08-10T13:22:00Z">
                  <w:rPr>
                    <w:ins w:id="37652" w:author="Thomas Dietz" w:date="2012-08-08T17:05:00Z"/>
                    <w:lang w:val="de-DE"/>
                  </w:rPr>
                </w:rPrChange>
              </w:rPr>
            </w:pPr>
          </w:p>
          <w:p w14:paraId="72355D06" w14:textId="77777777" w:rsidR="009F3611" w:rsidRPr="00B80901" w:rsidRDefault="009F3611" w:rsidP="009F3611">
            <w:pPr>
              <w:pStyle w:val="XML1"/>
              <w:rPr>
                <w:ins w:id="37653" w:author="Thomas Dietz" w:date="2012-08-08T17:05:00Z"/>
                <w:rPrChange w:id="37654" w:author="Thomas Dietz" w:date="2012-08-10T13:22:00Z">
                  <w:rPr>
                    <w:ins w:id="37655" w:author="Thomas Dietz" w:date="2012-08-08T17:05:00Z"/>
                    <w:lang w:val="de-DE"/>
                  </w:rPr>
                </w:rPrChange>
              </w:rPr>
            </w:pPr>
            <w:ins w:id="37656" w:author="Thomas Dietz" w:date="2012-08-08T17:05:00Z">
              <w:r w:rsidRPr="00B80901">
                <w:rPr>
                  <w:rPrChange w:id="37657" w:author="Thomas Dietz" w:date="2012-08-10T13:22:00Z">
                    <w:rPr>
                      <w:lang w:val="de-DE"/>
                    </w:rPr>
                  </w:rPrChange>
                </w:rPr>
                <w:t xml:space="preserve">      * The 'id' element MUST be present at all &lt;edit-config&gt;</w:t>
              </w:r>
            </w:ins>
          </w:p>
          <w:p w14:paraId="043EA5B9" w14:textId="77777777" w:rsidR="009F3611" w:rsidRPr="00B80901" w:rsidRDefault="009F3611" w:rsidP="009F3611">
            <w:pPr>
              <w:pStyle w:val="XML1"/>
              <w:rPr>
                <w:ins w:id="37658" w:author="Thomas Dietz" w:date="2012-08-08T17:05:00Z"/>
                <w:rPrChange w:id="37659" w:author="Thomas Dietz" w:date="2012-08-10T13:22:00Z">
                  <w:rPr>
                    <w:ins w:id="37660" w:author="Thomas Dietz" w:date="2012-08-08T17:05:00Z"/>
                    <w:lang w:val="de-DE"/>
                  </w:rPr>
                </w:rPrChange>
              </w:rPr>
            </w:pPr>
            <w:ins w:id="37661" w:author="Thomas Dietz" w:date="2012-08-08T17:05:00Z">
              <w:r w:rsidRPr="00B80901">
                <w:rPr>
                  <w:rPrChange w:id="37662" w:author="Thomas Dietz" w:date="2012-08-10T13:22:00Z">
                    <w:rPr>
                      <w:lang w:val="de-DE"/>
                    </w:rPr>
                  </w:rPrChange>
                </w:rPr>
                <w:t xml:space="preserve">        operations to identify the resource.</w:t>
              </w:r>
            </w:ins>
          </w:p>
          <w:p w14:paraId="7268507E" w14:textId="77777777" w:rsidR="009F3611" w:rsidRPr="00B80901" w:rsidRDefault="009F3611" w:rsidP="009F3611">
            <w:pPr>
              <w:pStyle w:val="XML1"/>
              <w:rPr>
                <w:ins w:id="37663" w:author="Thomas Dietz" w:date="2012-08-08T17:05:00Z"/>
                <w:rPrChange w:id="37664" w:author="Thomas Dietz" w:date="2012-08-10T13:22:00Z">
                  <w:rPr>
                    <w:ins w:id="37665" w:author="Thomas Dietz" w:date="2012-08-08T17:05:00Z"/>
                    <w:lang w:val="de-DE"/>
                  </w:rPr>
                </w:rPrChange>
              </w:rPr>
            </w:pPr>
            <w:ins w:id="37666" w:author="Thomas Dietz" w:date="2012-08-08T17:05:00Z">
              <w:r w:rsidRPr="00B80901">
                <w:rPr>
                  <w:rPrChange w:id="37667" w:author="Thomas Dietz" w:date="2012-08-10T13:22:00Z">
                    <w:rPr>
                      <w:lang w:val="de-DE"/>
                    </w:rPr>
                  </w:rPrChange>
                </w:rPr>
                <w:t xml:space="preserve">      * If the operation is 'merge' or 'replace', the element is</w:t>
              </w:r>
            </w:ins>
          </w:p>
          <w:p w14:paraId="26E4EB02" w14:textId="77777777" w:rsidR="009F3611" w:rsidRPr="00B80901" w:rsidRDefault="009F3611" w:rsidP="009F3611">
            <w:pPr>
              <w:pStyle w:val="XML1"/>
              <w:rPr>
                <w:ins w:id="37668" w:author="Thomas Dietz" w:date="2012-08-08T17:05:00Z"/>
                <w:rPrChange w:id="37669" w:author="Thomas Dietz" w:date="2012-08-10T13:22:00Z">
                  <w:rPr>
                    <w:ins w:id="37670" w:author="Thomas Dietz" w:date="2012-08-08T17:05:00Z"/>
                    <w:lang w:val="de-DE"/>
                  </w:rPr>
                </w:rPrChange>
              </w:rPr>
            </w:pPr>
            <w:ins w:id="37671" w:author="Thomas Dietz" w:date="2012-08-08T17:05:00Z">
              <w:r w:rsidRPr="00B80901">
                <w:rPr>
                  <w:rPrChange w:id="37672" w:author="Thomas Dietz" w:date="2012-08-10T13:22:00Z">
                    <w:rPr>
                      <w:lang w:val="de-DE"/>
                    </w:rPr>
                  </w:rPrChange>
                </w:rPr>
                <w:t xml:space="preserve">        created if it does not exist, and its value is set to the</w:t>
              </w:r>
            </w:ins>
          </w:p>
          <w:p w14:paraId="37188185" w14:textId="77777777" w:rsidR="009F3611" w:rsidRPr="00B80901" w:rsidRDefault="009F3611" w:rsidP="009F3611">
            <w:pPr>
              <w:pStyle w:val="XML1"/>
              <w:rPr>
                <w:ins w:id="37673" w:author="Thomas Dietz" w:date="2012-08-08T17:05:00Z"/>
                <w:rPrChange w:id="37674" w:author="Thomas Dietz" w:date="2012-08-10T13:22:00Z">
                  <w:rPr>
                    <w:ins w:id="37675" w:author="Thomas Dietz" w:date="2012-08-08T17:05:00Z"/>
                    <w:lang w:val="de-DE"/>
                  </w:rPr>
                </w:rPrChange>
              </w:rPr>
            </w:pPr>
            <w:ins w:id="37676" w:author="Thomas Dietz" w:date="2012-08-08T17:05:00Z">
              <w:r w:rsidRPr="00B80901">
                <w:rPr>
                  <w:rPrChange w:id="37677" w:author="Thomas Dietz" w:date="2012-08-10T13:22:00Z">
                    <w:rPr>
                      <w:lang w:val="de-DE"/>
                    </w:rPr>
                  </w:rPrChange>
                </w:rPr>
                <w:t xml:space="preserve">        value found in the XML RPC data.</w:t>
              </w:r>
            </w:ins>
          </w:p>
          <w:p w14:paraId="422DA455" w14:textId="77777777" w:rsidR="009F3611" w:rsidRPr="00B80901" w:rsidRDefault="009F3611" w:rsidP="009F3611">
            <w:pPr>
              <w:pStyle w:val="XML1"/>
              <w:rPr>
                <w:ins w:id="37678" w:author="Thomas Dietz" w:date="2012-08-08T17:05:00Z"/>
                <w:rPrChange w:id="37679" w:author="Thomas Dietz" w:date="2012-08-10T13:22:00Z">
                  <w:rPr>
                    <w:ins w:id="37680" w:author="Thomas Dietz" w:date="2012-08-08T17:05:00Z"/>
                    <w:lang w:val="de-DE"/>
                  </w:rPr>
                </w:rPrChange>
              </w:rPr>
            </w:pPr>
            <w:ins w:id="37681" w:author="Thomas Dietz" w:date="2012-08-08T17:05:00Z">
              <w:r w:rsidRPr="00B80901">
                <w:rPr>
                  <w:rPrChange w:id="37682" w:author="Thomas Dietz" w:date="2012-08-10T13:22:00Z">
                    <w:rPr>
                      <w:lang w:val="de-DE"/>
                    </w:rPr>
                  </w:rPrChange>
                </w:rPr>
                <w:t xml:space="preserve">      * If the operation is 'create', the element is created if it</w:t>
              </w:r>
            </w:ins>
          </w:p>
          <w:p w14:paraId="6C0622A0" w14:textId="77777777" w:rsidR="009F3611" w:rsidRPr="00B80901" w:rsidRDefault="009F3611" w:rsidP="009F3611">
            <w:pPr>
              <w:pStyle w:val="XML1"/>
              <w:rPr>
                <w:ins w:id="37683" w:author="Thomas Dietz" w:date="2012-08-08T17:05:00Z"/>
                <w:rPrChange w:id="37684" w:author="Thomas Dietz" w:date="2012-08-10T13:22:00Z">
                  <w:rPr>
                    <w:ins w:id="37685" w:author="Thomas Dietz" w:date="2012-08-08T17:05:00Z"/>
                    <w:lang w:val="de-DE"/>
                  </w:rPr>
                </w:rPrChange>
              </w:rPr>
            </w:pPr>
            <w:ins w:id="37686" w:author="Thomas Dietz" w:date="2012-08-08T17:05:00Z">
              <w:r w:rsidRPr="00B80901">
                <w:rPr>
                  <w:rPrChange w:id="37687" w:author="Thomas Dietz" w:date="2012-08-10T13:22:00Z">
                    <w:rPr>
                      <w:lang w:val="de-DE"/>
                    </w:rPr>
                  </w:rPrChange>
                </w:rPr>
                <w:t xml:space="preserve">        does not exist. If the element already exists, a</w:t>
              </w:r>
            </w:ins>
          </w:p>
          <w:p w14:paraId="426B347C" w14:textId="77777777" w:rsidR="009F3611" w:rsidRPr="00B80901" w:rsidRDefault="009F3611" w:rsidP="009F3611">
            <w:pPr>
              <w:pStyle w:val="XML1"/>
              <w:rPr>
                <w:ins w:id="37688" w:author="Thomas Dietz" w:date="2012-08-08T17:05:00Z"/>
                <w:rPrChange w:id="37689" w:author="Thomas Dietz" w:date="2012-08-10T13:22:00Z">
                  <w:rPr>
                    <w:ins w:id="37690" w:author="Thomas Dietz" w:date="2012-08-08T17:05:00Z"/>
                    <w:lang w:val="de-DE"/>
                  </w:rPr>
                </w:rPrChange>
              </w:rPr>
            </w:pPr>
            <w:ins w:id="37691" w:author="Thomas Dietz" w:date="2012-08-08T17:05:00Z">
              <w:r w:rsidRPr="00B80901">
                <w:rPr>
                  <w:rPrChange w:id="37692" w:author="Thomas Dietz" w:date="2012-08-10T13:22:00Z">
                    <w:rPr>
                      <w:lang w:val="de-DE"/>
                    </w:rPr>
                  </w:rPrChange>
                </w:rPr>
                <w:t xml:space="preserve">        'data</w:t>
              </w:r>
              <w:r w:rsidRPr="00B80901">
                <w:rPr>
                  <w:rFonts w:ascii="MS Mincho" w:eastAsia="MS Mincho" w:hAnsi="MS Mincho" w:cs="MS Mincho"/>
                  <w:rPrChange w:id="37693" w:author="Thomas Dietz" w:date="2012-08-10T13:22:00Z">
                    <w:rPr>
                      <w:rFonts w:ascii="MS Mincho" w:eastAsia="MS Mincho" w:hAnsi="MS Mincho" w:cs="MS Mincho"/>
                      <w:lang w:val="de-DE"/>
                    </w:rPr>
                  </w:rPrChange>
                </w:rPr>
                <w:t>‑</w:t>
              </w:r>
              <w:r w:rsidRPr="00B80901">
                <w:rPr>
                  <w:rPrChange w:id="37694" w:author="Thomas Dietz" w:date="2012-08-10T13:22:00Z">
                    <w:rPr>
                      <w:lang w:val="de-DE"/>
                    </w:rPr>
                  </w:rPrChange>
                </w:rPr>
                <w:t>exists' error is returned.</w:t>
              </w:r>
            </w:ins>
          </w:p>
          <w:p w14:paraId="25C94327" w14:textId="77777777" w:rsidR="009F3611" w:rsidRPr="00B80901" w:rsidRDefault="009F3611" w:rsidP="009F3611">
            <w:pPr>
              <w:pStyle w:val="XML1"/>
              <w:rPr>
                <w:ins w:id="37695" w:author="Thomas Dietz" w:date="2012-08-08T17:05:00Z"/>
                <w:rPrChange w:id="37696" w:author="Thomas Dietz" w:date="2012-08-10T13:22:00Z">
                  <w:rPr>
                    <w:ins w:id="37697" w:author="Thomas Dietz" w:date="2012-08-08T17:05:00Z"/>
                    <w:lang w:val="de-DE"/>
                  </w:rPr>
                </w:rPrChange>
              </w:rPr>
            </w:pPr>
            <w:ins w:id="37698" w:author="Thomas Dietz" w:date="2012-08-08T17:05:00Z">
              <w:r w:rsidRPr="00B80901">
                <w:rPr>
                  <w:rPrChange w:id="37699" w:author="Thomas Dietz" w:date="2012-08-10T13:22:00Z">
                    <w:rPr>
                      <w:lang w:val="de-DE"/>
                    </w:rPr>
                  </w:rPrChange>
                </w:rPr>
                <w:t xml:space="preserve">      * If the operation is 'delete', the element is deleted if it</w:t>
              </w:r>
            </w:ins>
          </w:p>
          <w:p w14:paraId="3521FB4C" w14:textId="77777777" w:rsidR="009F3611" w:rsidRPr="00B80901" w:rsidRDefault="009F3611" w:rsidP="009F3611">
            <w:pPr>
              <w:pStyle w:val="XML1"/>
              <w:rPr>
                <w:ins w:id="37700" w:author="Thomas Dietz" w:date="2012-08-08T17:05:00Z"/>
                <w:rPrChange w:id="37701" w:author="Thomas Dietz" w:date="2012-08-10T13:22:00Z">
                  <w:rPr>
                    <w:ins w:id="37702" w:author="Thomas Dietz" w:date="2012-08-08T17:05:00Z"/>
                    <w:lang w:val="de-DE"/>
                  </w:rPr>
                </w:rPrChange>
              </w:rPr>
            </w:pPr>
            <w:ins w:id="37703" w:author="Thomas Dietz" w:date="2012-08-08T17:05:00Z">
              <w:r w:rsidRPr="00B80901">
                <w:rPr>
                  <w:rPrChange w:id="37704" w:author="Thomas Dietz" w:date="2012-08-10T13:22:00Z">
                    <w:rPr>
                      <w:lang w:val="de-DE"/>
                    </w:rPr>
                  </w:rPrChange>
                </w:rPr>
                <w:t xml:space="preserve">        exists. If the element does not exist, a 'data</w:t>
              </w:r>
              <w:r w:rsidRPr="00B80901">
                <w:rPr>
                  <w:rFonts w:ascii="MS Mincho" w:eastAsia="MS Mincho" w:hAnsi="MS Mincho" w:cs="MS Mincho"/>
                  <w:rPrChange w:id="37705" w:author="Thomas Dietz" w:date="2012-08-10T13:22:00Z">
                    <w:rPr>
                      <w:rFonts w:ascii="MS Mincho" w:eastAsia="MS Mincho" w:hAnsi="MS Mincho" w:cs="MS Mincho"/>
                      <w:lang w:val="de-DE"/>
                    </w:rPr>
                  </w:rPrChange>
                </w:rPr>
                <w:t>‑</w:t>
              </w:r>
              <w:r w:rsidRPr="00B80901">
                <w:rPr>
                  <w:rPrChange w:id="37706" w:author="Thomas Dietz" w:date="2012-08-10T13:22:00Z">
                    <w:rPr>
                      <w:lang w:val="de-DE"/>
                    </w:rPr>
                  </w:rPrChange>
                </w:rPr>
                <w:t>missing'</w:t>
              </w:r>
            </w:ins>
          </w:p>
          <w:p w14:paraId="73B25B10" w14:textId="77777777" w:rsidR="009F3611" w:rsidRPr="00B80901" w:rsidRDefault="009F3611" w:rsidP="009F3611">
            <w:pPr>
              <w:pStyle w:val="XML1"/>
              <w:rPr>
                <w:ins w:id="37707" w:author="Thomas Dietz" w:date="2012-08-08T17:05:00Z"/>
                <w:rPrChange w:id="37708" w:author="Thomas Dietz" w:date="2012-08-10T13:22:00Z">
                  <w:rPr>
                    <w:ins w:id="37709" w:author="Thomas Dietz" w:date="2012-08-08T17:05:00Z"/>
                    <w:lang w:val="de-DE"/>
                  </w:rPr>
                </w:rPrChange>
              </w:rPr>
            </w:pPr>
            <w:ins w:id="37710" w:author="Thomas Dietz" w:date="2012-08-08T17:05:00Z">
              <w:r w:rsidRPr="00B80901">
                <w:rPr>
                  <w:rPrChange w:id="37711" w:author="Thomas Dietz" w:date="2012-08-10T13:22:00Z">
                    <w:rPr>
                      <w:lang w:val="de-DE"/>
                    </w:rPr>
                  </w:rPrChange>
                </w:rPr>
                <w:t xml:space="preserve">        error is returned.";</w:t>
              </w:r>
            </w:ins>
          </w:p>
          <w:p w14:paraId="1C5C6775" w14:textId="77777777" w:rsidR="009F3611" w:rsidRPr="00B80901" w:rsidRDefault="009F3611" w:rsidP="009F3611">
            <w:pPr>
              <w:pStyle w:val="XML1"/>
              <w:rPr>
                <w:ins w:id="37712" w:author="Thomas Dietz" w:date="2012-08-08T17:05:00Z"/>
                <w:rPrChange w:id="37713" w:author="Thomas Dietz" w:date="2012-08-10T13:22:00Z">
                  <w:rPr>
                    <w:ins w:id="37714" w:author="Thomas Dietz" w:date="2012-08-08T17:05:00Z"/>
                    <w:lang w:val="de-DE"/>
                  </w:rPr>
                </w:rPrChange>
              </w:rPr>
            </w:pPr>
            <w:ins w:id="37715" w:author="Thomas Dietz" w:date="2012-08-08T17:05:00Z">
              <w:r w:rsidRPr="00B80901">
                <w:rPr>
                  <w:rPrChange w:id="37716" w:author="Thomas Dietz" w:date="2012-08-10T13:22:00Z">
                    <w:rPr>
                      <w:lang w:val="de-DE"/>
                    </w:rPr>
                  </w:rPrChange>
                </w:rPr>
                <w:t xml:space="preserve">    leaf resource-id {</w:t>
              </w:r>
            </w:ins>
          </w:p>
          <w:p w14:paraId="1FF9A389" w14:textId="77777777" w:rsidR="009F3611" w:rsidRPr="00B80901" w:rsidRDefault="009F3611" w:rsidP="009F3611">
            <w:pPr>
              <w:pStyle w:val="XML1"/>
              <w:rPr>
                <w:ins w:id="37717" w:author="Thomas Dietz" w:date="2012-08-08T17:05:00Z"/>
                <w:rPrChange w:id="37718" w:author="Thomas Dietz" w:date="2012-08-10T13:22:00Z">
                  <w:rPr>
                    <w:ins w:id="37719" w:author="Thomas Dietz" w:date="2012-08-08T17:05:00Z"/>
                    <w:lang w:val="de-DE"/>
                  </w:rPr>
                </w:rPrChange>
              </w:rPr>
            </w:pPr>
            <w:ins w:id="37720" w:author="Thomas Dietz" w:date="2012-08-08T17:05:00Z">
              <w:r w:rsidRPr="00B80901">
                <w:rPr>
                  <w:rPrChange w:id="37721" w:author="Thomas Dietz" w:date="2012-08-10T13:22:00Z">
                    <w:rPr>
                      <w:lang w:val="de-DE"/>
                    </w:rPr>
                  </w:rPrChange>
                </w:rPr>
                <w:t xml:space="preserve">      type inet:uri;</w:t>
              </w:r>
            </w:ins>
          </w:p>
          <w:p w14:paraId="470382CE" w14:textId="77777777" w:rsidR="009F3611" w:rsidRPr="00B80901" w:rsidRDefault="009F3611" w:rsidP="009F3611">
            <w:pPr>
              <w:pStyle w:val="XML1"/>
              <w:rPr>
                <w:ins w:id="37722" w:author="Thomas Dietz" w:date="2012-08-08T17:05:00Z"/>
                <w:rPrChange w:id="37723" w:author="Thomas Dietz" w:date="2012-08-10T13:22:00Z">
                  <w:rPr>
                    <w:ins w:id="37724" w:author="Thomas Dietz" w:date="2012-08-08T17:05:00Z"/>
                    <w:lang w:val="de-DE"/>
                  </w:rPr>
                </w:rPrChange>
              </w:rPr>
            </w:pPr>
            <w:ins w:id="37725" w:author="Thomas Dietz" w:date="2012-08-08T17:05:00Z">
              <w:r w:rsidRPr="00B80901">
                <w:rPr>
                  <w:rPrChange w:id="37726" w:author="Thomas Dietz" w:date="2012-08-10T13:22:00Z">
                    <w:rPr>
                      <w:lang w:val="de-DE"/>
                    </w:rPr>
                  </w:rPrChange>
                </w:rPr>
                <w:t xml:space="preserve">      mandatory true;</w:t>
              </w:r>
            </w:ins>
          </w:p>
          <w:p w14:paraId="6CBDEFFA" w14:textId="77777777" w:rsidR="009F3611" w:rsidRPr="00B80901" w:rsidRDefault="009F3611" w:rsidP="009F3611">
            <w:pPr>
              <w:pStyle w:val="XML1"/>
              <w:rPr>
                <w:ins w:id="37727" w:author="Thomas Dietz" w:date="2012-08-08T17:05:00Z"/>
                <w:rPrChange w:id="37728" w:author="Thomas Dietz" w:date="2012-08-10T13:22:00Z">
                  <w:rPr>
                    <w:ins w:id="37729" w:author="Thomas Dietz" w:date="2012-08-08T17:05:00Z"/>
                    <w:lang w:val="de-DE"/>
                  </w:rPr>
                </w:rPrChange>
              </w:rPr>
            </w:pPr>
            <w:ins w:id="37730" w:author="Thomas Dietz" w:date="2012-08-08T17:05:00Z">
              <w:r w:rsidRPr="00B80901">
                <w:rPr>
                  <w:rPrChange w:id="37731" w:author="Thomas Dietz" w:date="2012-08-10T13:22:00Z">
                    <w:rPr>
                      <w:lang w:val="de-DE"/>
                    </w:rPr>
                  </w:rPrChange>
                </w:rPr>
                <w:t xml:space="preserve">      description "A unique but locally arbitrary identifier that</w:t>
              </w:r>
            </w:ins>
          </w:p>
          <w:p w14:paraId="4DAC2D2D" w14:textId="77777777" w:rsidR="009F3611" w:rsidRPr="00B80901" w:rsidRDefault="009F3611" w:rsidP="009F3611">
            <w:pPr>
              <w:pStyle w:val="XML1"/>
              <w:rPr>
                <w:ins w:id="37732" w:author="Thomas Dietz" w:date="2012-08-08T17:05:00Z"/>
                <w:rPrChange w:id="37733" w:author="Thomas Dietz" w:date="2012-08-10T13:22:00Z">
                  <w:rPr>
                    <w:ins w:id="37734" w:author="Thomas Dietz" w:date="2012-08-08T17:05:00Z"/>
                    <w:lang w:val="de-DE"/>
                  </w:rPr>
                </w:rPrChange>
              </w:rPr>
            </w:pPr>
            <w:ins w:id="37735" w:author="Thomas Dietz" w:date="2012-08-08T17:05:00Z">
              <w:r w:rsidRPr="00B80901">
                <w:rPr>
                  <w:rPrChange w:id="37736" w:author="Thomas Dietz" w:date="2012-08-10T13:22:00Z">
                    <w:rPr>
                      <w:lang w:val="de-DE"/>
                    </w:rPr>
                  </w:rPrChange>
                </w:rPr>
                <w:t xml:space="preserve">        uniquely identifies an OpenFlow Port within the context  </w:t>
              </w:r>
            </w:ins>
          </w:p>
          <w:p w14:paraId="614DEBA4" w14:textId="77777777" w:rsidR="009F3611" w:rsidRPr="00B80901" w:rsidRDefault="009F3611" w:rsidP="009F3611">
            <w:pPr>
              <w:pStyle w:val="XML1"/>
              <w:rPr>
                <w:ins w:id="37737" w:author="Thomas Dietz" w:date="2012-08-08T17:05:00Z"/>
                <w:rPrChange w:id="37738" w:author="Thomas Dietz" w:date="2012-08-10T13:22:00Z">
                  <w:rPr>
                    <w:ins w:id="37739" w:author="Thomas Dietz" w:date="2012-08-08T17:05:00Z"/>
                    <w:lang w:val="de-DE"/>
                  </w:rPr>
                </w:rPrChange>
              </w:rPr>
            </w:pPr>
            <w:ins w:id="37740" w:author="Thomas Dietz" w:date="2012-08-08T17:05:00Z">
              <w:r w:rsidRPr="00B80901">
                <w:rPr>
                  <w:rPrChange w:id="37741" w:author="Thomas Dietz" w:date="2012-08-10T13:22:00Z">
                    <w:rPr>
                      <w:lang w:val="de-DE"/>
                    </w:rPr>
                  </w:rPrChange>
                </w:rPr>
                <w:t xml:space="preserve">        of an OpenFlow Logical Switch.  It MUST be persistent</w:t>
              </w:r>
            </w:ins>
          </w:p>
          <w:p w14:paraId="0555D9AF" w14:textId="77777777" w:rsidR="009F3611" w:rsidRPr="00B80901" w:rsidRDefault="009F3611" w:rsidP="009F3611">
            <w:pPr>
              <w:pStyle w:val="XML1"/>
              <w:rPr>
                <w:ins w:id="37742" w:author="Thomas Dietz" w:date="2012-08-08T17:05:00Z"/>
                <w:rPrChange w:id="37743" w:author="Thomas Dietz" w:date="2012-08-10T13:22:00Z">
                  <w:rPr>
                    <w:ins w:id="37744" w:author="Thomas Dietz" w:date="2012-08-08T17:05:00Z"/>
                    <w:lang w:val="de-DE"/>
                  </w:rPr>
                </w:rPrChange>
              </w:rPr>
            </w:pPr>
            <w:ins w:id="37745" w:author="Thomas Dietz" w:date="2012-08-08T17:05:00Z">
              <w:r w:rsidRPr="00B80901">
                <w:rPr>
                  <w:rPrChange w:id="37746" w:author="Thomas Dietz" w:date="2012-08-10T13:22:00Z">
                    <w:rPr>
                      <w:lang w:val="de-DE"/>
                    </w:rPr>
                  </w:rPrChange>
                </w:rPr>
                <w:t xml:space="preserve">        across reboots of the OpenFlow Capable Switch.</w:t>
              </w:r>
            </w:ins>
          </w:p>
          <w:p w14:paraId="498CBFA7" w14:textId="77777777" w:rsidR="009F3611" w:rsidRPr="00B80901" w:rsidRDefault="009F3611" w:rsidP="009F3611">
            <w:pPr>
              <w:pStyle w:val="XML1"/>
              <w:rPr>
                <w:ins w:id="37747" w:author="Thomas Dietz" w:date="2012-08-08T17:05:00Z"/>
                <w:rPrChange w:id="37748" w:author="Thomas Dietz" w:date="2012-08-10T13:22:00Z">
                  <w:rPr>
                    <w:ins w:id="37749" w:author="Thomas Dietz" w:date="2012-08-08T17:05:00Z"/>
                    <w:lang w:val="de-DE"/>
                  </w:rPr>
                </w:rPrChange>
              </w:rPr>
            </w:pPr>
          </w:p>
          <w:p w14:paraId="37A14289" w14:textId="77777777" w:rsidR="009F3611" w:rsidRPr="00B80901" w:rsidRDefault="009F3611" w:rsidP="009F3611">
            <w:pPr>
              <w:pStyle w:val="XML1"/>
              <w:rPr>
                <w:ins w:id="37750" w:author="Thomas Dietz" w:date="2012-08-08T17:05:00Z"/>
                <w:rPrChange w:id="37751" w:author="Thomas Dietz" w:date="2012-08-10T13:22:00Z">
                  <w:rPr>
                    <w:ins w:id="37752" w:author="Thomas Dietz" w:date="2012-08-08T17:05:00Z"/>
                    <w:lang w:val="de-DE"/>
                  </w:rPr>
                </w:rPrChange>
              </w:rPr>
            </w:pPr>
            <w:ins w:id="37753" w:author="Thomas Dietz" w:date="2012-08-08T17:05:00Z">
              <w:r w:rsidRPr="00B80901">
                <w:rPr>
                  <w:rPrChange w:id="37754" w:author="Thomas Dietz" w:date="2012-08-10T13:22:00Z">
                    <w:rPr>
                      <w:lang w:val="de-DE"/>
                    </w:rPr>
                  </w:rPrChange>
                </w:rPr>
                <w:t xml:space="preserve">        This element MUST be present to identify the OpenFlow</w:t>
              </w:r>
            </w:ins>
          </w:p>
          <w:p w14:paraId="40824594" w14:textId="77777777" w:rsidR="009F3611" w:rsidRPr="00B80901" w:rsidRDefault="009F3611" w:rsidP="009F3611">
            <w:pPr>
              <w:pStyle w:val="XML1"/>
              <w:rPr>
                <w:ins w:id="37755" w:author="Thomas Dietz" w:date="2012-08-08T17:05:00Z"/>
                <w:rPrChange w:id="37756" w:author="Thomas Dietz" w:date="2012-08-10T13:22:00Z">
                  <w:rPr>
                    <w:ins w:id="37757" w:author="Thomas Dietz" w:date="2012-08-08T17:05:00Z"/>
                    <w:lang w:val="de-DE"/>
                  </w:rPr>
                </w:rPrChange>
              </w:rPr>
            </w:pPr>
            <w:ins w:id="37758" w:author="Thomas Dietz" w:date="2012-08-08T17:05:00Z">
              <w:r w:rsidRPr="00B80901">
                <w:rPr>
                  <w:rPrChange w:id="37759" w:author="Thomas Dietz" w:date="2012-08-10T13:22:00Z">
                    <w:rPr>
                      <w:lang w:val="de-DE"/>
                    </w:rPr>
                  </w:rPrChange>
                </w:rPr>
                <w:lastRenderedPageBreak/>
                <w:t xml:space="preserve">        resource.";</w:t>
              </w:r>
            </w:ins>
          </w:p>
          <w:p w14:paraId="60B4275D" w14:textId="77777777" w:rsidR="009F3611" w:rsidRPr="00B80901" w:rsidRDefault="009F3611" w:rsidP="009F3611">
            <w:pPr>
              <w:pStyle w:val="XML1"/>
              <w:rPr>
                <w:ins w:id="37760" w:author="Thomas Dietz" w:date="2012-08-08T17:05:00Z"/>
                <w:rPrChange w:id="37761" w:author="Thomas Dietz" w:date="2012-08-10T13:22:00Z">
                  <w:rPr>
                    <w:ins w:id="37762" w:author="Thomas Dietz" w:date="2012-08-08T17:05:00Z"/>
                    <w:lang w:val="de-DE"/>
                  </w:rPr>
                </w:rPrChange>
              </w:rPr>
            </w:pPr>
            <w:ins w:id="37763" w:author="Thomas Dietz" w:date="2012-08-08T17:05:00Z">
              <w:r w:rsidRPr="00B80901">
                <w:rPr>
                  <w:rPrChange w:id="37764" w:author="Thomas Dietz" w:date="2012-08-10T13:22:00Z">
                    <w:rPr>
                      <w:lang w:val="de-DE"/>
                    </w:rPr>
                  </w:rPrChange>
                </w:rPr>
                <w:t xml:space="preserve">    }</w:t>
              </w:r>
            </w:ins>
          </w:p>
          <w:p w14:paraId="7A570A80" w14:textId="77777777" w:rsidR="009F3611" w:rsidRPr="00B80901" w:rsidRDefault="009F3611" w:rsidP="009F3611">
            <w:pPr>
              <w:pStyle w:val="XML1"/>
              <w:rPr>
                <w:ins w:id="37765" w:author="Thomas Dietz" w:date="2012-08-08T17:05:00Z"/>
                <w:rPrChange w:id="37766" w:author="Thomas Dietz" w:date="2012-08-10T13:22:00Z">
                  <w:rPr>
                    <w:ins w:id="37767" w:author="Thomas Dietz" w:date="2012-08-08T17:05:00Z"/>
                    <w:lang w:val="de-DE"/>
                  </w:rPr>
                </w:rPrChange>
              </w:rPr>
            </w:pPr>
            <w:ins w:id="37768" w:author="Thomas Dietz" w:date="2012-08-08T17:05:00Z">
              <w:r w:rsidRPr="00B80901">
                <w:rPr>
                  <w:rPrChange w:id="37769" w:author="Thomas Dietz" w:date="2012-08-10T13:22:00Z">
                    <w:rPr>
                      <w:lang w:val="de-DE"/>
                    </w:rPr>
                  </w:rPrChange>
                </w:rPr>
                <w:t xml:space="preserve">  }</w:t>
              </w:r>
            </w:ins>
          </w:p>
          <w:p w14:paraId="783ACA08" w14:textId="77777777" w:rsidR="009F3611" w:rsidRPr="00B80901" w:rsidRDefault="009F3611" w:rsidP="009F3611">
            <w:pPr>
              <w:pStyle w:val="XML1"/>
              <w:rPr>
                <w:ins w:id="37770" w:author="Thomas Dietz" w:date="2012-08-08T17:05:00Z"/>
                <w:rPrChange w:id="37771" w:author="Thomas Dietz" w:date="2012-08-10T13:22:00Z">
                  <w:rPr>
                    <w:ins w:id="37772" w:author="Thomas Dietz" w:date="2012-08-08T17:05:00Z"/>
                    <w:lang w:val="de-DE"/>
                  </w:rPr>
                </w:rPrChange>
              </w:rPr>
            </w:pPr>
          </w:p>
          <w:p w14:paraId="02658694" w14:textId="77777777" w:rsidR="009F3611" w:rsidRPr="00B80901" w:rsidRDefault="009F3611" w:rsidP="009F3611">
            <w:pPr>
              <w:pStyle w:val="XML1"/>
              <w:rPr>
                <w:ins w:id="37773" w:author="Thomas Dietz" w:date="2012-08-08T17:05:00Z"/>
                <w:rPrChange w:id="37774" w:author="Thomas Dietz" w:date="2012-08-10T13:22:00Z">
                  <w:rPr>
                    <w:ins w:id="37775" w:author="Thomas Dietz" w:date="2012-08-08T17:05:00Z"/>
                    <w:lang w:val="de-DE"/>
                  </w:rPr>
                </w:rPrChange>
              </w:rPr>
            </w:pPr>
            <w:ins w:id="37776" w:author="Thomas Dietz" w:date="2012-08-08T17:05:00Z">
              <w:r w:rsidRPr="00B80901">
                <w:rPr>
                  <w:rPrChange w:id="37777" w:author="Thomas Dietz" w:date="2012-08-10T13:22:00Z">
                    <w:rPr>
                      <w:lang w:val="de-DE"/>
                    </w:rPr>
                  </w:rPrChange>
                </w:rPr>
                <w:t xml:space="preserve">  grouping OFPortBaseTunnelType {</w:t>
              </w:r>
            </w:ins>
          </w:p>
          <w:p w14:paraId="0BE87E03" w14:textId="77777777" w:rsidR="009F3611" w:rsidRPr="00B80901" w:rsidRDefault="009F3611" w:rsidP="009F3611">
            <w:pPr>
              <w:pStyle w:val="XML1"/>
              <w:rPr>
                <w:ins w:id="37778" w:author="Thomas Dietz" w:date="2012-08-08T17:05:00Z"/>
                <w:rPrChange w:id="37779" w:author="Thomas Dietz" w:date="2012-08-10T13:22:00Z">
                  <w:rPr>
                    <w:ins w:id="37780" w:author="Thomas Dietz" w:date="2012-08-08T17:05:00Z"/>
                    <w:lang w:val="de-DE"/>
                  </w:rPr>
                </w:rPrChange>
              </w:rPr>
            </w:pPr>
            <w:ins w:id="37781" w:author="Thomas Dietz" w:date="2012-08-08T17:05:00Z">
              <w:r w:rsidRPr="00B80901">
                <w:rPr>
                  <w:rPrChange w:id="37782" w:author="Thomas Dietz" w:date="2012-08-10T13:22:00Z">
                    <w:rPr>
                      <w:lang w:val="de-DE"/>
                    </w:rPr>
                  </w:rPrChange>
                </w:rPr>
                <w:t xml:space="preserve">    description "A group of common elements that are included</w:t>
              </w:r>
            </w:ins>
          </w:p>
          <w:p w14:paraId="7136ECF1" w14:textId="77777777" w:rsidR="009F3611" w:rsidRPr="00B80901" w:rsidRDefault="009F3611" w:rsidP="009F3611">
            <w:pPr>
              <w:pStyle w:val="XML1"/>
              <w:rPr>
                <w:ins w:id="37783" w:author="Thomas Dietz" w:date="2012-08-08T17:05:00Z"/>
                <w:rPrChange w:id="37784" w:author="Thomas Dietz" w:date="2012-08-10T13:22:00Z">
                  <w:rPr>
                    <w:ins w:id="37785" w:author="Thomas Dietz" w:date="2012-08-08T17:05:00Z"/>
                    <w:lang w:val="de-DE"/>
                  </w:rPr>
                </w:rPrChange>
              </w:rPr>
            </w:pPr>
            <w:ins w:id="37786" w:author="Thomas Dietz" w:date="2012-08-08T17:05:00Z">
              <w:r w:rsidRPr="00B80901">
                <w:rPr>
                  <w:rPrChange w:id="37787" w:author="Thomas Dietz" w:date="2012-08-10T13:22:00Z">
                    <w:rPr>
                      <w:lang w:val="de-DE"/>
                    </w:rPr>
                  </w:rPrChange>
                </w:rPr>
                <w:t xml:space="preserve">      in every supported tunnel type.  Tunnels are modeled as </w:t>
              </w:r>
            </w:ins>
          </w:p>
          <w:p w14:paraId="632CBEB1" w14:textId="77777777" w:rsidR="009F3611" w:rsidRPr="00B80901" w:rsidRDefault="009F3611" w:rsidP="009F3611">
            <w:pPr>
              <w:pStyle w:val="XML1"/>
              <w:rPr>
                <w:ins w:id="37788" w:author="Thomas Dietz" w:date="2012-08-08T17:05:00Z"/>
                <w:rPrChange w:id="37789" w:author="Thomas Dietz" w:date="2012-08-10T13:22:00Z">
                  <w:rPr>
                    <w:ins w:id="37790" w:author="Thomas Dietz" w:date="2012-08-08T17:05:00Z"/>
                    <w:lang w:val="de-DE"/>
                  </w:rPr>
                </w:rPrChange>
              </w:rPr>
            </w:pPr>
            <w:ins w:id="37791" w:author="Thomas Dietz" w:date="2012-08-08T17:05:00Z">
              <w:r w:rsidRPr="00B80901">
                <w:rPr>
                  <w:rPrChange w:id="37792" w:author="Thomas Dietz" w:date="2012-08-10T13:22:00Z">
                    <w:rPr>
                      <w:lang w:val="de-DE"/>
                    </w:rPr>
                  </w:rPrChange>
                </w:rPr>
                <w:t xml:space="preserve">      logical ports.</w:t>
              </w:r>
            </w:ins>
          </w:p>
          <w:p w14:paraId="469C8576" w14:textId="77777777" w:rsidR="009F3611" w:rsidRPr="00B80901" w:rsidRDefault="009F3611" w:rsidP="009F3611">
            <w:pPr>
              <w:pStyle w:val="XML1"/>
              <w:rPr>
                <w:ins w:id="37793" w:author="Thomas Dietz" w:date="2012-08-08T17:05:00Z"/>
                <w:rPrChange w:id="37794" w:author="Thomas Dietz" w:date="2012-08-10T13:22:00Z">
                  <w:rPr>
                    <w:ins w:id="37795" w:author="Thomas Dietz" w:date="2012-08-08T17:05:00Z"/>
                    <w:lang w:val="de-DE"/>
                  </w:rPr>
                </w:rPrChange>
              </w:rPr>
            </w:pPr>
          </w:p>
          <w:p w14:paraId="7DB8CEB0" w14:textId="77777777" w:rsidR="009F3611" w:rsidRPr="00B80901" w:rsidRDefault="009F3611" w:rsidP="009F3611">
            <w:pPr>
              <w:pStyle w:val="XML1"/>
              <w:rPr>
                <w:ins w:id="37796" w:author="Thomas Dietz" w:date="2012-08-08T17:05:00Z"/>
                <w:rPrChange w:id="37797" w:author="Thomas Dietz" w:date="2012-08-10T13:22:00Z">
                  <w:rPr>
                    <w:ins w:id="37798" w:author="Thomas Dietz" w:date="2012-08-08T17:05:00Z"/>
                    <w:lang w:val="de-DE"/>
                  </w:rPr>
                </w:rPrChange>
              </w:rPr>
            </w:pPr>
            <w:ins w:id="37799" w:author="Thomas Dietz" w:date="2012-08-08T17:05:00Z">
              <w:r w:rsidRPr="00B80901">
                <w:rPr>
                  <w:rPrChange w:id="37800" w:author="Thomas Dietz" w:date="2012-08-10T13:22:00Z">
                    <w:rPr>
                      <w:lang w:val="de-DE"/>
                    </w:rPr>
                  </w:rPrChange>
                </w:rPr>
                <w:t xml:space="preserve">      One pair of local/remote endpoints must exist for a tunnel</w:t>
              </w:r>
            </w:ins>
          </w:p>
          <w:p w14:paraId="35DE3970" w14:textId="77777777" w:rsidR="009F3611" w:rsidRPr="00B80901" w:rsidRDefault="009F3611" w:rsidP="009F3611">
            <w:pPr>
              <w:pStyle w:val="XML1"/>
              <w:rPr>
                <w:ins w:id="37801" w:author="Thomas Dietz" w:date="2012-08-08T17:05:00Z"/>
                <w:rPrChange w:id="37802" w:author="Thomas Dietz" w:date="2012-08-10T13:22:00Z">
                  <w:rPr>
                    <w:ins w:id="37803" w:author="Thomas Dietz" w:date="2012-08-08T17:05:00Z"/>
                    <w:lang w:val="de-DE"/>
                  </w:rPr>
                </w:rPrChange>
              </w:rPr>
            </w:pPr>
            <w:ins w:id="37804" w:author="Thomas Dietz" w:date="2012-08-08T17:05:00Z">
              <w:r w:rsidRPr="00B80901">
                <w:rPr>
                  <w:rPrChange w:id="37805" w:author="Thomas Dietz" w:date="2012-08-10T13:22:00Z">
                    <w:rPr>
                      <w:lang w:val="de-DE"/>
                    </w:rPr>
                  </w:rPrChange>
                </w:rPr>
                <w:t xml:space="preserve">      configuration.</w:t>
              </w:r>
            </w:ins>
          </w:p>
          <w:p w14:paraId="294E4F23" w14:textId="77777777" w:rsidR="009F3611" w:rsidRPr="00B80901" w:rsidRDefault="009F3611" w:rsidP="009F3611">
            <w:pPr>
              <w:pStyle w:val="XML1"/>
              <w:rPr>
                <w:ins w:id="37806" w:author="Thomas Dietz" w:date="2012-08-08T17:05:00Z"/>
                <w:rPrChange w:id="37807" w:author="Thomas Dietz" w:date="2012-08-10T13:22:00Z">
                  <w:rPr>
                    <w:ins w:id="37808" w:author="Thomas Dietz" w:date="2012-08-08T17:05:00Z"/>
                    <w:lang w:val="de-DE"/>
                  </w:rPr>
                </w:rPrChange>
              </w:rPr>
            </w:pPr>
          </w:p>
          <w:p w14:paraId="3C3EB633" w14:textId="77777777" w:rsidR="009F3611" w:rsidRPr="00B80901" w:rsidRDefault="009F3611" w:rsidP="009F3611">
            <w:pPr>
              <w:pStyle w:val="XML1"/>
              <w:rPr>
                <w:ins w:id="37809" w:author="Thomas Dietz" w:date="2012-08-08T17:05:00Z"/>
                <w:rPrChange w:id="37810" w:author="Thomas Dietz" w:date="2012-08-10T13:22:00Z">
                  <w:rPr>
                    <w:ins w:id="37811" w:author="Thomas Dietz" w:date="2012-08-08T17:05:00Z"/>
                    <w:lang w:val="de-DE"/>
                  </w:rPr>
                </w:rPrChange>
              </w:rPr>
            </w:pPr>
            <w:ins w:id="37812" w:author="Thomas Dietz" w:date="2012-08-08T17:05:00Z">
              <w:r w:rsidRPr="00B80901">
                <w:rPr>
                  <w:rPrChange w:id="37813" w:author="Thomas Dietz" w:date="2012-08-10T13:22:00Z">
                    <w:rPr>
                      <w:lang w:val="de-DE"/>
                    </w:rPr>
                  </w:rPrChange>
                </w:rPr>
                <w:t xml:space="preserve">      Only elements from one choice must exist at a time.";</w:t>
              </w:r>
            </w:ins>
          </w:p>
          <w:p w14:paraId="4CE09D1D" w14:textId="77777777" w:rsidR="009F3611" w:rsidRPr="00B80901" w:rsidRDefault="009F3611" w:rsidP="009F3611">
            <w:pPr>
              <w:pStyle w:val="XML1"/>
              <w:rPr>
                <w:ins w:id="37814" w:author="Thomas Dietz" w:date="2012-08-08T17:05:00Z"/>
                <w:rPrChange w:id="37815" w:author="Thomas Dietz" w:date="2012-08-10T13:22:00Z">
                  <w:rPr>
                    <w:ins w:id="37816" w:author="Thomas Dietz" w:date="2012-08-08T17:05:00Z"/>
                    <w:lang w:val="de-DE"/>
                  </w:rPr>
                </w:rPrChange>
              </w:rPr>
            </w:pPr>
            <w:ins w:id="37817" w:author="Thomas Dietz" w:date="2012-08-08T17:05:00Z">
              <w:r w:rsidRPr="00B80901">
                <w:rPr>
                  <w:rPrChange w:id="37818" w:author="Thomas Dietz" w:date="2012-08-10T13:22:00Z">
                    <w:rPr>
                      <w:lang w:val="de-DE"/>
                    </w:rPr>
                  </w:rPrChange>
                </w:rPr>
                <w:t xml:space="preserve">    choice endpoints {</w:t>
              </w:r>
            </w:ins>
          </w:p>
          <w:p w14:paraId="5FF85287" w14:textId="77777777" w:rsidR="009F3611" w:rsidRPr="00B80901" w:rsidRDefault="009F3611" w:rsidP="009F3611">
            <w:pPr>
              <w:pStyle w:val="XML1"/>
              <w:rPr>
                <w:ins w:id="37819" w:author="Thomas Dietz" w:date="2012-08-08T17:05:00Z"/>
                <w:rPrChange w:id="37820" w:author="Thomas Dietz" w:date="2012-08-10T13:22:00Z">
                  <w:rPr>
                    <w:ins w:id="37821" w:author="Thomas Dietz" w:date="2012-08-08T17:05:00Z"/>
                    <w:lang w:val="de-DE"/>
                  </w:rPr>
                </w:rPrChange>
              </w:rPr>
            </w:pPr>
            <w:ins w:id="37822" w:author="Thomas Dietz" w:date="2012-08-08T17:05:00Z">
              <w:r w:rsidRPr="00B80901">
                <w:rPr>
                  <w:rPrChange w:id="37823" w:author="Thomas Dietz" w:date="2012-08-10T13:22:00Z">
                    <w:rPr>
                      <w:lang w:val="de-DE"/>
                    </w:rPr>
                  </w:rPrChange>
                </w:rPr>
                <w:t xml:space="preserve">      mandatory true;</w:t>
              </w:r>
            </w:ins>
          </w:p>
          <w:p w14:paraId="5482DB96" w14:textId="77777777" w:rsidR="009F3611" w:rsidRPr="00B80901" w:rsidRDefault="009F3611" w:rsidP="009F3611">
            <w:pPr>
              <w:pStyle w:val="XML1"/>
              <w:rPr>
                <w:ins w:id="37824" w:author="Thomas Dietz" w:date="2012-08-08T17:05:00Z"/>
                <w:rPrChange w:id="37825" w:author="Thomas Dietz" w:date="2012-08-10T13:22:00Z">
                  <w:rPr>
                    <w:ins w:id="37826" w:author="Thomas Dietz" w:date="2012-08-08T17:05:00Z"/>
                    <w:lang w:val="de-DE"/>
                  </w:rPr>
                </w:rPrChange>
              </w:rPr>
            </w:pPr>
            <w:ins w:id="37827" w:author="Thomas Dietz" w:date="2012-08-08T17:05:00Z">
              <w:r w:rsidRPr="00B80901">
                <w:rPr>
                  <w:rPrChange w:id="37828" w:author="Thomas Dietz" w:date="2012-08-10T13:22:00Z">
                    <w:rPr>
                      <w:lang w:val="de-DE"/>
                    </w:rPr>
                  </w:rPrChange>
                </w:rPr>
                <w:t xml:space="preserve">      case v4-endpoints {</w:t>
              </w:r>
            </w:ins>
          </w:p>
          <w:p w14:paraId="3B2EDB77" w14:textId="77777777" w:rsidR="009F3611" w:rsidRPr="00B80901" w:rsidRDefault="009F3611" w:rsidP="009F3611">
            <w:pPr>
              <w:pStyle w:val="XML1"/>
              <w:rPr>
                <w:ins w:id="37829" w:author="Thomas Dietz" w:date="2012-08-08T17:05:00Z"/>
                <w:rPrChange w:id="37830" w:author="Thomas Dietz" w:date="2012-08-10T13:22:00Z">
                  <w:rPr>
                    <w:ins w:id="37831" w:author="Thomas Dietz" w:date="2012-08-08T17:05:00Z"/>
                    <w:lang w:val="de-DE"/>
                  </w:rPr>
                </w:rPrChange>
              </w:rPr>
            </w:pPr>
            <w:ins w:id="37832" w:author="Thomas Dietz" w:date="2012-08-08T17:05:00Z">
              <w:r w:rsidRPr="00B80901">
                <w:rPr>
                  <w:rPrChange w:id="37833" w:author="Thomas Dietz" w:date="2012-08-10T13:22:00Z">
                    <w:rPr>
                      <w:lang w:val="de-DE"/>
                    </w:rPr>
                  </w:rPrChange>
                </w:rPr>
                <w:t xml:space="preserve">        leaf local-endpoint-ipv4-adress {</w:t>
              </w:r>
            </w:ins>
          </w:p>
          <w:p w14:paraId="0FA63322" w14:textId="77777777" w:rsidR="009F3611" w:rsidRPr="00B80901" w:rsidRDefault="009F3611" w:rsidP="009F3611">
            <w:pPr>
              <w:pStyle w:val="XML1"/>
              <w:rPr>
                <w:ins w:id="37834" w:author="Thomas Dietz" w:date="2012-08-08T17:05:00Z"/>
                <w:rPrChange w:id="37835" w:author="Thomas Dietz" w:date="2012-08-10T13:22:00Z">
                  <w:rPr>
                    <w:ins w:id="37836" w:author="Thomas Dietz" w:date="2012-08-08T17:05:00Z"/>
                    <w:lang w:val="de-DE"/>
                  </w:rPr>
                </w:rPrChange>
              </w:rPr>
            </w:pPr>
            <w:ins w:id="37837" w:author="Thomas Dietz" w:date="2012-08-08T17:05:00Z">
              <w:r w:rsidRPr="00B80901">
                <w:rPr>
                  <w:rPrChange w:id="37838" w:author="Thomas Dietz" w:date="2012-08-10T13:22:00Z">
                    <w:rPr>
                      <w:lang w:val="de-DE"/>
                    </w:rPr>
                  </w:rPrChange>
                </w:rPr>
                <w:t xml:space="preserve">          type inet:ipv4-address;</w:t>
              </w:r>
            </w:ins>
          </w:p>
          <w:p w14:paraId="76045D17" w14:textId="77777777" w:rsidR="009F3611" w:rsidRPr="00B80901" w:rsidRDefault="009F3611" w:rsidP="009F3611">
            <w:pPr>
              <w:pStyle w:val="XML1"/>
              <w:rPr>
                <w:ins w:id="37839" w:author="Thomas Dietz" w:date="2012-08-08T17:05:00Z"/>
                <w:rPrChange w:id="37840" w:author="Thomas Dietz" w:date="2012-08-10T13:22:00Z">
                  <w:rPr>
                    <w:ins w:id="37841" w:author="Thomas Dietz" w:date="2012-08-08T17:05:00Z"/>
                    <w:lang w:val="de-DE"/>
                  </w:rPr>
                </w:rPrChange>
              </w:rPr>
            </w:pPr>
            <w:ins w:id="37842" w:author="Thomas Dietz" w:date="2012-08-08T17:05:00Z">
              <w:r w:rsidRPr="00B80901">
                <w:rPr>
                  <w:rPrChange w:id="37843" w:author="Thomas Dietz" w:date="2012-08-10T13:22:00Z">
                    <w:rPr>
                      <w:lang w:val="de-DE"/>
                    </w:rPr>
                  </w:rPrChange>
                </w:rPr>
                <w:t xml:space="preserve">          description "The IPv4 address of the local tunnel</w:t>
              </w:r>
            </w:ins>
          </w:p>
          <w:p w14:paraId="20742EF9" w14:textId="77777777" w:rsidR="009F3611" w:rsidRPr="00B80901" w:rsidRDefault="009F3611" w:rsidP="009F3611">
            <w:pPr>
              <w:pStyle w:val="XML1"/>
              <w:rPr>
                <w:ins w:id="37844" w:author="Thomas Dietz" w:date="2012-08-08T17:05:00Z"/>
                <w:rPrChange w:id="37845" w:author="Thomas Dietz" w:date="2012-08-10T13:22:00Z">
                  <w:rPr>
                    <w:ins w:id="37846" w:author="Thomas Dietz" w:date="2012-08-08T17:05:00Z"/>
                    <w:lang w:val="de-DE"/>
                  </w:rPr>
                </w:rPrChange>
              </w:rPr>
            </w:pPr>
            <w:ins w:id="37847" w:author="Thomas Dietz" w:date="2012-08-08T17:05:00Z">
              <w:r w:rsidRPr="00B80901">
                <w:rPr>
                  <w:rPrChange w:id="37848" w:author="Thomas Dietz" w:date="2012-08-10T13:22:00Z">
                    <w:rPr>
                      <w:lang w:val="de-DE"/>
                    </w:rPr>
                  </w:rPrChange>
                </w:rPr>
                <w:t xml:space="preserve">            endpoint.";</w:t>
              </w:r>
            </w:ins>
          </w:p>
          <w:p w14:paraId="243AC46D" w14:textId="77777777" w:rsidR="009F3611" w:rsidRPr="00B80901" w:rsidRDefault="009F3611" w:rsidP="009F3611">
            <w:pPr>
              <w:pStyle w:val="XML1"/>
              <w:rPr>
                <w:ins w:id="37849" w:author="Thomas Dietz" w:date="2012-08-08T17:05:00Z"/>
                <w:rPrChange w:id="37850" w:author="Thomas Dietz" w:date="2012-08-10T13:22:00Z">
                  <w:rPr>
                    <w:ins w:id="37851" w:author="Thomas Dietz" w:date="2012-08-08T17:05:00Z"/>
                    <w:lang w:val="de-DE"/>
                  </w:rPr>
                </w:rPrChange>
              </w:rPr>
            </w:pPr>
            <w:ins w:id="37852" w:author="Thomas Dietz" w:date="2012-08-08T17:05:00Z">
              <w:r w:rsidRPr="00B80901">
                <w:rPr>
                  <w:rPrChange w:id="37853" w:author="Thomas Dietz" w:date="2012-08-10T13:22:00Z">
                    <w:rPr>
                      <w:lang w:val="de-DE"/>
                    </w:rPr>
                  </w:rPrChange>
                </w:rPr>
                <w:t xml:space="preserve">        }</w:t>
              </w:r>
            </w:ins>
          </w:p>
          <w:p w14:paraId="7D8E4563" w14:textId="77777777" w:rsidR="009F3611" w:rsidRPr="00B80901" w:rsidRDefault="009F3611" w:rsidP="009F3611">
            <w:pPr>
              <w:pStyle w:val="XML1"/>
              <w:rPr>
                <w:ins w:id="37854" w:author="Thomas Dietz" w:date="2012-08-08T17:05:00Z"/>
                <w:rPrChange w:id="37855" w:author="Thomas Dietz" w:date="2012-08-10T13:22:00Z">
                  <w:rPr>
                    <w:ins w:id="37856" w:author="Thomas Dietz" w:date="2012-08-08T17:05:00Z"/>
                    <w:lang w:val="de-DE"/>
                  </w:rPr>
                </w:rPrChange>
              </w:rPr>
            </w:pPr>
            <w:ins w:id="37857" w:author="Thomas Dietz" w:date="2012-08-08T17:05:00Z">
              <w:r w:rsidRPr="00B80901">
                <w:rPr>
                  <w:rPrChange w:id="37858" w:author="Thomas Dietz" w:date="2012-08-10T13:22:00Z">
                    <w:rPr>
                      <w:lang w:val="de-DE"/>
                    </w:rPr>
                  </w:rPrChange>
                </w:rPr>
                <w:t xml:space="preserve">        leaf remote-endpoint-ipv4-adress {</w:t>
              </w:r>
            </w:ins>
          </w:p>
          <w:p w14:paraId="5608E538" w14:textId="77777777" w:rsidR="009F3611" w:rsidRPr="00B80901" w:rsidRDefault="009F3611" w:rsidP="009F3611">
            <w:pPr>
              <w:pStyle w:val="XML1"/>
              <w:rPr>
                <w:ins w:id="37859" w:author="Thomas Dietz" w:date="2012-08-08T17:05:00Z"/>
                <w:rPrChange w:id="37860" w:author="Thomas Dietz" w:date="2012-08-10T13:22:00Z">
                  <w:rPr>
                    <w:ins w:id="37861" w:author="Thomas Dietz" w:date="2012-08-08T17:05:00Z"/>
                    <w:lang w:val="de-DE"/>
                  </w:rPr>
                </w:rPrChange>
              </w:rPr>
            </w:pPr>
            <w:ins w:id="37862" w:author="Thomas Dietz" w:date="2012-08-08T17:05:00Z">
              <w:r w:rsidRPr="00B80901">
                <w:rPr>
                  <w:rPrChange w:id="37863" w:author="Thomas Dietz" w:date="2012-08-10T13:22:00Z">
                    <w:rPr>
                      <w:lang w:val="de-DE"/>
                    </w:rPr>
                  </w:rPrChange>
                </w:rPr>
                <w:t xml:space="preserve">          type inet:ipv4-address;</w:t>
              </w:r>
            </w:ins>
          </w:p>
          <w:p w14:paraId="2E4E71BB" w14:textId="77777777" w:rsidR="009F3611" w:rsidRPr="00B80901" w:rsidRDefault="009F3611" w:rsidP="009F3611">
            <w:pPr>
              <w:pStyle w:val="XML1"/>
              <w:rPr>
                <w:ins w:id="37864" w:author="Thomas Dietz" w:date="2012-08-08T17:05:00Z"/>
                <w:rPrChange w:id="37865" w:author="Thomas Dietz" w:date="2012-08-10T13:22:00Z">
                  <w:rPr>
                    <w:ins w:id="37866" w:author="Thomas Dietz" w:date="2012-08-08T17:05:00Z"/>
                    <w:lang w:val="de-DE"/>
                  </w:rPr>
                </w:rPrChange>
              </w:rPr>
            </w:pPr>
            <w:ins w:id="37867" w:author="Thomas Dietz" w:date="2012-08-08T17:05:00Z">
              <w:r w:rsidRPr="00B80901">
                <w:rPr>
                  <w:rPrChange w:id="37868" w:author="Thomas Dietz" w:date="2012-08-10T13:22:00Z">
                    <w:rPr>
                      <w:lang w:val="de-DE"/>
                    </w:rPr>
                  </w:rPrChange>
                </w:rPr>
                <w:t xml:space="preserve">          description "The IPv4 address of the remote tunnel</w:t>
              </w:r>
            </w:ins>
          </w:p>
          <w:p w14:paraId="126DEB5A" w14:textId="77777777" w:rsidR="009F3611" w:rsidRPr="00B80901" w:rsidRDefault="009F3611" w:rsidP="009F3611">
            <w:pPr>
              <w:pStyle w:val="XML1"/>
              <w:rPr>
                <w:ins w:id="37869" w:author="Thomas Dietz" w:date="2012-08-08T17:05:00Z"/>
                <w:rPrChange w:id="37870" w:author="Thomas Dietz" w:date="2012-08-10T13:22:00Z">
                  <w:rPr>
                    <w:ins w:id="37871" w:author="Thomas Dietz" w:date="2012-08-08T17:05:00Z"/>
                    <w:lang w:val="de-DE"/>
                  </w:rPr>
                </w:rPrChange>
              </w:rPr>
            </w:pPr>
            <w:ins w:id="37872" w:author="Thomas Dietz" w:date="2012-08-08T17:05:00Z">
              <w:r w:rsidRPr="00B80901">
                <w:rPr>
                  <w:rPrChange w:id="37873" w:author="Thomas Dietz" w:date="2012-08-10T13:22:00Z">
                    <w:rPr>
                      <w:lang w:val="de-DE"/>
                    </w:rPr>
                  </w:rPrChange>
                </w:rPr>
                <w:t xml:space="preserve">            endpoint.";</w:t>
              </w:r>
            </w:ins>
          </w:p>
          <w:p w14:paraId="1DEA9C10" w14:textId="77777777" w:rsidR="009F3611" w:rsidRPr="00B80901" w:rsidRDefault="009F3611" w:rsidP="009F3611">
            <w:pPr>
              <w:pStyle w:val="XML1"/>
              <w:rPr>
                <w:ins w:id="37874" w:author="Thomas Dietz" w:date="2012-08-08T17:05:00Z"/>
                <w:rPrChange w:id="37875" w:author="Thomas Dietz" w:date="2012-08-10T13:22:00Z">
                  <w:rPr>
                    <w:ins w:id="37876" w:author="Thomas Dietz" w:date="2012-08-08T17:05:00Z"/>
                    <w:lang w:val="de-DE"/>
                  </w:rPr>
                </w:rPrChange>
              </w:rPr>
            </w:pPr>
            <w:ins w:id="37877" w:author="Thomas Dietz" w:date="2012-08-08T17:05:00Z">
              <w:r w:rsidRPr="00B80901">
                <w:rPr>
                  <w:rPrChange w:id="37878" w:author="Thomas Dietz" w:date="2012-08-10T13:22:00Z">
                    <w:rPr>
                      <w:lang w:val="de-DE"/>
                    </w:rPr>
                  </w:rPrChange>
                </w:rPr>
                <w:t xml:space="preserve">        }</w:t>
              </w:r>
            </w:ins>
          </w:p>
          <w:p w14:paraId="4C71C669" w14:textId="77777777" w:rsidR="009F3611" w:rsidRPr="00B80901" w:rsidRDefault="009F3611" w:rsidP="009F3611">
            <w:pPr>
              <w:pStyle w:val="XML1"/>
              <w:rPr>
                <w:ins w:id="37879" w:author="Thomas Dietz" w:date="2012-08-08T17:05:00Z"/>
                <w:rPrChange w:id="37880" w:author="Thomas Dietz" w:date="2012-08-10T13:22:00Z">
                  <w:rPr>
                    <w:ins w:id="37881" w:author="Thomas Dietz" w:date="2012-08-08T17:05:00Z"/>
                    <w:lang w:val="de-DE"/>
                  </w:rPr>
                </w:rPrChange>
              </w:rPr>
            </w:pPr>
            <w:ins w:id="37882" w:author="Thomas Dietz" w:date="2012-08-08T17:05:00Z">
              <w:r w:rsidRPr="00B80901">
                <w:rPr>
                  <w:rPrChange w:id="37883" w:author="Thomas Dietz" w:date="2012-08-10T13:22:00Z">
                    <w:rPr>
                      <w:lang w:val="de-DE"/>
                    </w:rPr>
                  </w:rPrChange>
                </w:rPr>
                <w:t xml:space="preserve">      }</w:t>
              </w:r>
            </w:ins>
          </w:p>
          <w:p w14:paraId="43D5979D" w14:textId="77777777" w:rsidR="009F3611" w:rsidRPr="00B80901" w:rsidRDefault="009F3611" w:rsidP="009F3611">
            <w:pPr>
              <w:pStyle w:val="XML1"/>
              <w:rPr>
                <w:ins w:id="37884" w:author="Thomas Dietz" w:date="2012-08-08T17:05:00Z"/>
                <w:rPrChange w:id="37885" w:author="Thomas Dietz" w:date="2012-08-10T13:22:00Z">
                  <w:rPr>
                    <w:ins w:id="37886" w:author="Thomas Dietz" w:date="2012-08-08T17:05:00Z"/>
                    <w:lang w:val="de-DE"/>
                  </w:rPr>
                </w:rPrChange>
              </w:rPr>
            </w:pPr>
            <w:ins w:id="37887" w:author="Thomas Dietz" w:date="2012-08-08T17:05:00Z">
              <w:r w:rsidRPr="00B80901">
                <w:rPr>
                  <w:rPrChange w:id="37888" w:author="Thomas Dietz" w:date="2012-08-10T13:22:00Z">
                    <w:rPr>
                      <w:lang w:val="de-DE"/>
                    </w:rPr>
                  </w:rPrChange>
                </w:rPr>
                <w:t xml:space="preserve">      case v6-endpoints {</w:t>
              </w:r>
            </w:ins>
          </w:p>
          <w:p w14:paraId="74264A55" w14:textId="77777777" w:rsidR="009F3611" w:rsidRPr="00B80901" w:rsidRDefault="009F3611" w:rsidP="009F3611">
            <w:pPr>
              <w:pStyle w:val="XML1"/>
              <w:rPr>
                <w:ins w:id="37889" w:author="Thomas Dietz" w:date="2012-08-08T17:05:00Z"/>
                <w:rPrChange w:id="37890" w:author="Thomas Dietz" w:date="2012-08-10T13:22:00Z">
                  <w:rPr>
                    <w:ins w:id="37891" w:author="Thomas Dietz" w:date="2012-08-08T17:05:00Z"/>
                    <w:lang w:val="de-DE"/>
                  </w:rPr>
                </w:rPrChange>
              </w:rPr>
            </w:pPr>
            <w:ins w:id="37892" w:author="Thomas Dietz" w:date="2012-08-08T17:05:00Z">
              <w:r w:rsidRPr="00B80901">
                <w:rPr>
                  <w:rPrChange w:id="37893" w:author="Thomas Dietz" w:date="2012-08-10T13:22:00Z">
                    <w:rPr>
                      <w:lang w:val="de-DE"/>
                    </w:rPr>
                  </w:rPrChange>
                </w:rPr>
                <w:t xml:space="preserve">        leaf local-endpoint-ipv6-adress {</w:t>
              </w:r>
            </w:ins>
          </w:p>
          <w:p w14:paraId="7BFE9915" w14:textId="77777777" w:rsidR="009F3611" w:rsidRPr="00B80901" w:rsidRDefault="009F3611" w:rsidP="009F3611">
            <w:pPr>
              <w:pStyle w:val="XML1"/>
              <w:rPr>
                <w:ins w:id="37894" w:author="Thomas Dietz" w:date="2012-08-08T17:05:00Z"/>
                <w:rPrChange w:id="37895" w:author="Thomas Dietz" w:date="2012-08-10T13:22:00Z">
                  <w:rPr>
                    <w:ins w:id="37896" w:author="Thomas Dietz" w:date="2012-08-08T17:05:00Z"/>
                    <w:lang w:val="de-DE"/>
                  </w:rPr>
                </w:rPrChange>
              </w:rPr>
            </w:pPr>
            <w:ins w:id="37897" w:author="Thomas Dietz" w:date="2012-08-08T17:05:00Z">
              <w:r w:rsidRPr="00B80901">
                <w:rPr>
                  <w:rPrChange w:id="37898" w:author="Thomas Dietz" w:date="2012-08-10T13:22:00Z">
                    <w:rPr>
                      <w:lang w:val="de-DE"/>
                    </w:rPr>
                  </w:rPrChange>
                </w:rPr>
                <w:t xml:space="preserve">          type inet:ipv6-address;</w:t>
              </w:r>
            </w:ins>
          </w:p>
          <w:p w14:paraId="7143C4B8" w14:textId="77777777" w:rsidR="009F3611" w:rsidRPr="00B80901" w:rsidRDefault="009F3611" w:rsidP="009F3611">
            <w:pPr>
              <w:pStyle w:val="XML1"/>
              <w:rPr>
                <w:ins w:id="37899" w:author="Thomas Dietz" w:date="2012-08-08T17:05:00Z"/>
                <w:rPrChange w:id="37900" w:author="Thomas Dietz" w:date="2012-08-10T13:22:00Z">
                  <w:rPr>
                    <w:ins w:id="37901" w:author="Thomas Dietz" w:date="2012-08-08T17:05:00Z"/>
                    <w:lang w:val="de-DE"/>
                  </w:rPr>
                </w:rPrChange>
              </w:rPr>
            </w:pPr>
            <w:ins w:id="37902" w:author="Thomas Dietz" w:date="2012-08-08T17:05:00Z">
              <w:r w:rsidRPr="00B80901">
                <w:rPr>
                  <w:rPrChange w:id="37903" w:author="Thomas Dietz" w:date="2012-08-10T13:22:00Z">
                    <w:rPr>
                      <w:lang w:val="de-DE"/>
                    </w:rPr>
                  </w:rPrChange>
                </w:rPr>
                <w:t xml:space="preserve">          description "The IPv6 address of the local tunnel</w:t>
              </w:r>
            </w:ins>
          </w:p>
          <w:p w14:paraId="4FDEBE0E" w14:textId="77777777" w:rsidR="009F3611" w:rsidRPr="00B80901" w:rsidRDefault="009F3611" w:rsidP="009F3611">
            <w:pPr>
              <w:pStyle w:val="XML1"/>
              <w:rPr>
                <w:ins w:id="37904" w:author="Thomas Dietz" w:date="2012-08-08T17:05:00Z"/>
                <w:rPrChange w:id="37905" w:author="Thomas Dietz" w:date="2012-08-10T13:22:00Z">
                  <w:rPr>
                    <w:ins w:id="37906" w:author="Thomas Dietz" w:date="2012-08-08T17:05:00Z"/>
                    <w:lang w:val="de-DE"/>
                  </w:rPr>
                </w:rPrChange>
              </w:rPr>
            </w:pPr>
            <w:ins w:id="37907" w:author="Thomas Dietz" w:date="2012-08-08T17:05:00Z">
              <w:r w:rsidRPr="00B80901">
                <w:rPr>
                  <w:rPrChange w:id="37908" w:author="Thomas Dietz" w:date="2012-08-10T13:22:00Z">
                    <w:rPr>
                      <w:lang w:val="de-DE"/>
                    </w:rPr>
                  </w:rPrChange>
                </w:rPr>
                <w:t xml:space="preserve">            endpoint.";</w:t>
              </w:r>
            </w:ins>
          </w:p>
          <w:p w14:paraId="2F2DF8A0" w14:textId="77777777" w:rsidR="009F3611" w:rsidRPr="00B80901" w:rsidRDefault="009F3611" w:rsidP="009F3611">
            <w:pPr>
              <w:pStyle w:val="XML1"/>
              <w:rPr>
                <w:ins w:id="37909" w:author="Thomas Dietz" w:date="2012-08-08T17:05:00Z"/>
                <w:rPrChange w:id="37910" w:author="Thomas Dietz" w:date="2012-08-10T13:22:00Z">
                  <w:rPr>
                    <w:ins w:id="37911" w:author="Thomas Dietz" w:date="2012-08-08T17:05:00Z"/>
                    <w:lang w:val="de-DE"/>
                  </w:rPr>
                </w:rPrChange>
              </w:rPr>
            </w:pPr>
            <w:ins w:id="37912" w:author="Thomas Dietz" w:date="2012-08-08T17:05:00Z">
              <w:r w:rsidRPr="00B80901">
                <w:rPr>
                  <w:rPrChange w:id="37913" w:author="Thomas Dietz" w:date="2012-08-10T13:22:00Z">
                    <w:rPr>
                      <w:lang w:val="de-DE"/>
                    </w:rPr>
                  </w:rPrChange>
                </w:rPr>
                <w:t xml:space="preserve">        }</w:t>
              </w:r>
            </w:ins>
          </w:p>
          <w:p w14:paraId="11A7EE4A" w14:textId="77777777" w:rsidR="009F3611" w:rsidRPr="00B80901" w:rsidRDefault="009F3611" w:rsidP="009F3611">
            <w:pPr>
              <w:pStyle w:val="XML1"/>
              <w:rPr>
                <w:ins w:id="37914" w:author="Thomas Dietz" w:date="2012-08-08T17:05:00Z"/>
                <w:rPrChange w:id="37915" w:author="Thomas Dietz" w:date="2012-08-10T13:22:00Z">
                  <w:rPr>
                    <w:ins w:id="37916" w:author="Thomas Dietz" w:date="2012-08-08T17:05:00Z"/>
                    <w:lang w:val="de-DE"/>
                  </w:rPr>
                </w:rPrChange>
              </w:rPr>
            </w:pPr>
            <w:ins w:id="37917" w:author="Thomas Dietz" w:date="2012-08-08T17:05:00Z">
              <w:r w:rsidRPr="00B80901">
                <w:rPr>
                  <w:rPrChange w:id="37918" w:author="Thomas Dietz" w:date="2012-08-10T13:22:00Z">
                    <w:rPr>
                      <w:lang w:val="de-DE"/>
                    </w:rPr>
                  </w:rPrChange>
                </w:rPr>
                <w:t xml:space="preserve">        leaf remote-endpoint-ipv6-adress {</w:t>
              </w:r>
            </w:ins>
          </w:p>
          <w:p w14:paraId="726D5064" w14:textId="77777777" w:rsidR="009F3611" w:rsidRPr="00B80901" w:rsidRDefault="009F3611" w:rsidP="009F3611">
            <w:pPr>
              <w:pStyle w:val="XML1"/>
              <w:rPr>
                <w:ins w:id="37919" w:author="Thomas Dietz" w:date="2012-08-08T17:05:00Z"/>
                <w:rPrChange w:id="37920" w:author="Thomas Dietz" w:date="2012-08-10T13:22:00Z">
                  <w:rPr>
                    <w:ins w:id="37921" w:author="Thomas Dietz" w:date="2012-08-08T17:05:00Z"/>
                    <w:lang w:val="de-DE"/>
                  </w:rPr>
                </w:rPrChange>
              </w:rPr>
            </w:pPr>
            <w:ins w:id="37922" w:author="Thomas Dietz" w:date="2012-08-08T17:05:00Z">
              <w:r w:rsidRPr="00B80901">
                <w:rPr>
                  <w:rPrChange w:id="37923" w:author="Thomas Dietz" w:date="2012-08-10T13:22:00Z">
                    <w:rPr>
                      <w:lang w:val="de-DE"/>
                    </w:rPr>
                  </w:rPrChange>
                </w:rPr>
                <w:t xml:space="preserve">          type inet:ipv6-address;</w:t>
              </w:r>
            </w:ins>
          </w:p>
          <w:p w14:paraId="66B1FF6A" w14:textId="77777777" w:rsidR="009F3611" w:rsidRPr="00B80901" w:rsidRDefault="009F3611" w:rsidP="009F3611">
            <w:pPr>
              <w:pStyle w:val="XML1"/>
              <w:rPr>
                <w:ins w:id="37924" w:author="Thomas Dietz" w:date="2012-08-08T17:05:00Z"/>
                <w:rPrChange w:id="37925" w:author="Thomas Dietz" w:date="2012-08-10T13:22:00Z">
                  <w:rPr>
                    <w:ins w:id="37926" w:author="Thomas Dietz" w:date="2012-08-08T17:05:00Z"/>
                    <w:lang w:val="de-DE"/>
                  </w:rPr>
                </w:rPrChange>
              </w:rPr>
            </w:pPr>
            <w:ins w:id="37927" w:author="Thomas Dietz" w:date="2012-08-08T17:05:00Z">
              <w:r w:rsidRPr="00B80901">
                <w:rPr>
                  <w:rPrChange w:id="37928" w:author="Thomas Dietz" w:date="2012-08-10T13:22:00Z">
                    <w:rPr>
                      <w:lang w:val="de-DE"/>
                    </w:rPr>
                  </w:rPrChange>
                </w:rPr>
                <w:t xml:space="preserve">          description "The IPv6 address of the remote tunnel</w:t>
              </w:r>
            </w:ins>
          </w:p>
          <w:p w14:paraId="55A085B6" w14:textId="77777777" w:rsidR="009F3611" w:rsidRPr="00B80901" w:rsidRDefault="009F3611" w:rsidP="009F3611">
            <w:pPr>
              <w:pStyle w:val="XML1"/>
              <w:rPr>
                <w:ins w:id="37929" w:author="Thomas Dietz" w:date="2012-08-08T17:05:00Z"/>
                <w:rPrChange w:id="37930" w:author="Thomas Dietz" w:date="2012-08-10T13:22:00Z">
                  <w:rPr>
                    <w:ins w:id="37931" w:author="Thomas Dietz" w:date="2012-08-08T17:05:00Z"/>
                    <w:lang w:val="de-DE"/>
                  </w:rPr>
                </w:rPrChange>
              </w:rPr>
            </w:pPr>
            <w:ins w:id="37932" w:author="Thomas Dietz" w:date="2012-08-08T17:05:00Z">
              <w:r w:rsidRPr="00B80901">
                <w:rPr>
                  <w:rPrChange w:id="37933" w:author="Thomas Dietz" w:date="2012-08-10T13:22:00Z">
                    <w:rPr>
                      <w:lang w:val="de-DE"/>
                    </w:rPr>
                  </w:rPrChange>
                </w:rPr>
                <w:t xml:space="preserve">            endpoint.";</w:t>
              </w:r>
            </w:ins>
          </w:p>
          <w:p w14:paraId="0A3668CB" w14:textId="77777777" w:rsidR="009F3611" w:rsidRPr="00B80901" w:rsidRDefault="009F3611" w:rsidP="009F3611">
            <w:pPr>
              <w:pStyle w:val="XML1"/>
              <w:rPr>
                <w:ins w:id="37934" w:author="Thomas Dietz" w:date="2012-08-08T17:05:00Z"/>
                <w:rPrChange w:id="37935" w:author="Thomas Dietz" w:date="2012-08-10T13:22:00Z">
                  <w:rPr>
                    <w:ins w:id="37936" w:author="Thomas Dietz" w:date="2012-08-08T17:05:00Z"/>
                    <w:lang w:val="de-DE"/>
                  </w:rPr>
                </w:rPrChange>
              </w:rPr>
            </w:pPr>
            <w:ins w:id="37937" w:author="Thomas Dietz" w:date="2012-08-08T17:05:00Z">
              <w:r w:rsidRPr="00B80901">
                <w:rPr>
                  <w:rPrChange w:id="37938" w:author="Thomas Dietz" w:date="2012-08-10T13:22:00Z">
                    <w:rPr>
                      <w:lang w:val="de-DE"/>
                    </w:rPr>
                  </w:rPrChange>
                </w:rPr>
                <w:t xml:space="preserve">        }</w:t>
              </w:r>
            </w:ins>
          </w:p>
          <w:p w14:paraId="645EE6C5" w14:textId="77777777" w:rsidR="009F3611" w:rsidRPr="00B80901" w:rsidRDefault="009F3611" w:rsidP="009F3611">
            <w:pPr>
              <w:pStyle w:val="XML1"/>
              <w:rPr>
                <w:ins w:id="37939" w:author="Thomas Dietz" w:date="2012-08-08T17:05:00Z"/>
                <w:rPrChange w:id="37940" w:author="Thomas Dietz" w:date="2012-08-10T13:22:00Z">
                  <w:rPr>
                    <w:ins w:id="37941" w:author="Thomas Dietz" w:date="2012-08-08T17:05:00Z"/>
                    <w:lang w:val="de-DE"/>
                  </w:rPr>
                </w:rPrChange>
              </w:rPr>
            </w:pPr>
            <w:ins w:id="37942" w:author="Thomas Dietz" w:date="2012-08-08T17:05:00Z">
              <w:r w:rsidRPr="00B80901">
                <w:rPr>
                  <w:rPrChange w:id="37943" w:author="Thomas Dietz" w:date="2012-08-10T13:22:00Z">
                    <w:rPr>
                      <w:lang w:val="de-DE"/>
                    </w:rPr>
                  </w:rPrChange>
                </w:rPr>
                <w:t xml:space="preserve">      }</w:t>
              </w:r>
            </w:ins>
          </w:p>
          <w:p w14:paraId="27C80828" w14:textId="77777777" w:rsidR="009F3611" w:rsidRPr="00B80901" w:rsidRDefault="009F3611" w:rsidP="009F3611">
            <w:pPr>
              <w:pStyle w:val="XML1"/>
              <w:rPr>
                <w:ins w:id="37944" w:author="Thomas Dietz" w:date="2012-08-08T17:05:00Z"/>
                <w:rPrChange w:id="37945" w:author="Thomas Dietz" w:date="2012-08-10T13:22:00Z">
                  <w:rPr>
                    <w:ins w:id="37946" w:author="Thomas Dietz" w:date="2012-08-08T17:05:00Z"/>
                    <w:lang w:val="de-DE"/>
                  </w:rPr>
                </w:rPrChange>
              </w:rPr>
            </w:pPr>
            <w:ins w:id="37947" w:author="Thomas Dietz" w:date="2012-08-08T17:05:00Z">
              <w:r w:rsidRPr="00B80901">
                <w:rPr>
                  <w:rPrChange w:id="37948" w:author="Thomas Dietz" w:date="2012-08-10T13:22:00Z">
                    <w:rPr>
                      <w:lang w:val="de-DE"/>
                    </w:rPr>
                  </w:rPrChange>
                </w:rPr>
                <w:t xml:space="preserve">      case mac-endpoints {</w:t>
              </w:r>
            </w:ins>
          </w:p>
          <w:p w14:paraId="3FEDB249" w14:textId="77777777" w:rsidR="009F3611" w:rsidRPr="00B80901" w:rsidRDefault="009F3611" w:rsidP="009F3611">
            <w:pPr>
              <w:pStyle w:val="XML1"/>
              <w:rPr>
                <w:ins w:id="37949" w:author="Thomas Dietz" w:date="2012-08-08T17:05:00Z"/>
                <w:rPrChange w:id="37950" w:author="Thomas Dietz" w:date="2012-08-10T13:22:00Z">
                  <w:rPr>
                    <w:ins w:id="37951" w:author="Thomas Dietz" w:date="2012-08-08T17:05:00Z"/>
                    <w:lang w:val="de-DE"/>
                  </w:rPr>
                </w:rPrChange>
              </w:rPr>
            </w:pPr>
            <w:ins w:id="37952" w:author="Thomas Dietz" w:date="2012-08-08T17:05:00Z">
              <w:r w:rsidRPr="00B80901">
                <w:rPr>
                  <w:rPrChange w:id="37953" w:author="Thomas Dietz" w:date="2012-08-10T13:22:00Z">
                    <w:rPr>
                      <w:lang w:val="de-DE"/>
                    </w:rPr>
                  </w:rPrChange>
                </w:rPr>
                <w:t xml:space="preserve">        leaf local-endpoint-mac-adress {</w:t>
              </w:r>
            </w:ins>
          </w:p>
          <w:p w14:paraId="1CDD6680" w14:textId="77777777" w:rsidR="009F3611" w:rsidRPr="00B80901" w:rsidRDefault="009F3611" w:rsidP="009F3611">
            <w:pPr>
              <w:pStyle w:val="XML1"/>
              <w:rPr>
                <w:ins w:id="37954" w:author="Thomas Dietz" w:date="2012-08-08T17:05:00Z"/>
                <w:rPrChange w:id="37955" w:author="Thomas Dietz" w:date="2012-08-10T13:22:00Z">
                  <w:rPr>
                    <w:ins w:id="37956" w:author="Thomas Dietz" w:date="2012-08-08T17:05:00Z"/>
                    <w:lang w:val="de-DE"/>
                  </w:rPr>
                </w:rPrChange>
              </w:rPr>
            </w:pPr>
            <w:ins w:id="37957" w:author="Thomas Dietz" w:date="2012-08-08T17:05:00Z">
              <w:r w:rsidRPr="00B80901">
                <w:rPr>
                  <w:rPrChange w:id="37958" w:author="Thomas Dietz" w:date="2012-08-10T13:22:00Z">
                    <w:rPr>
                      <w:lang w:val="de-DE"/>
                    </w:rPr>
                  </w:rPrChange>
                </w:rPr>
                <w:t xml:space="preserve">          type yang:mac-address;</w:t>
              </w:r>
            </w:ins>
          </w:p>
          <w:p w14:paraId="74B1F704" w14:textId="77777777" w:rsidR="009F3611" w:rsidRPr="00B80901" w:rsidRDefault="009F3611" w:rsidP="009F3611">
            <w:pPr>
              <w:pStyle w:val="XML1"/>
              <w:rPr>
                <w:ins w:id="37959" w:author="Thomas Dietz" w:date="2012-08-08T17:05:00Z"/>
                <w:rPrChange w:id="37960" w:author="Thomas Dietz" w:date="2012-08-10T13:22:00Z">
                  <w:rPr>
                    <w:ins w:id="37961" w:author="Thomas Dietz" w:date="2012-08-08T17:05:00Z"/>
                    <w:lang w:val="de-DE"/>
                  </w:rPr>
                </w:rPrChange>
              </w:rPr>
            </w:pPr>
            <w:ins w:id="37962" w:author="Thomas Dietz" w:date="2012-08-08T17:05:00Z">
              <w:r w:rsidRPr="00B80901">
                <w:rPr>
                  <w:rPrChange w:id="37963" w:author="Thomas Dietz" w:date="2012-08-10T13:22:00Z">
                    <w:rPr>
                      <w:lang w:val="de-DE"/>
                    </w:rPr>
                  </w:rPrChange>
                </w:rPr>
                <w:t xml:space="preserve">          description "The MAC address of the local tunnel</w:t>
              </w:r>
            </w:ins>
          </w:p>
          <w:p w14:paraId="6A5E4F55" w14:textId="77777777" w:rsidR="009F3611" w:rsidRPr="00B80901" w:rsidRDefault="009F3611" w:rsidP="009F3611">
            <w:pPr>
              <w:pStyle w:val="XML1"/>
              <w:rPr>
                <w:ins w:id="37964" w:author="Thomas Dietz" w:date="2012-08-08T17:05:00Z"/>
                <w:rPrChange w:id="37965" w:author="Thomas Dietz" w:date="2012-08-10T13:22:00Z">
                  <w:rPr>
                    <w:ins w:id="37966" w:author="Thomas Dietz" w:date="2012-08-08T17:05:00Z"/>
                    <w:lang w:val="de-DE"/>
                  </w:rPr>
                </w:rPrChange>
              </w:rPr>
            </w:pPr>
            <w:ins w:id="37967" w:author="Thomas Dietz" w:date="2012-08-08T17:05:00Z">
              <w:r w:rsidRPr="00B80901">
                <w:rPr>
                  <w:rPrChange w:id="37968" w:author="Thomas Dietz" w:date="2012-08-10T13:22:00Z">
                    <w:rPr>
                      <w:lang w:val="de-DE"/>
                    </w:rPr>
                  </w:rPrChange>
                </w:rPr>
                <w:t xml:space="preserve">            endpoint.";</w:t>
              </w:r>
            </w:ins>
          </w:p>
          <w:p w14:paraId="3F166BE3" w14:textId="77777777" w:rsidR="009F3611" w:rsidRPr="00B80901" w:rsidRDefault="009F3611" w:rsidP="009F3611">
            <w:pPr>
              <w:pStyle w:val="XML1"/>
              <w:rPr>
                <w:ins w:id="37969" w:author="Thomas Dietz" w:date="2012-08-08T17:05:00Z"/>
                <w:rPrChange w:id="37970" w:author="Thomas Dietz" w:date="2012-08-10T13:22:00Z">
                  <w:rPr>
                    <w:ins w:id="37971" w:author="Thomas Dietz" w:date="2012-08-08T17:05:00Z"/>
                    <w:lang w:val="de-DE"/>
                  </w:rPr>
                </w:rPrChange>
              </w:rPr>
            </w:pPr>
            <w:ins w:id="37972" w:author="Thomas Dietz" w:date="2012-08-08T17:05:00Z">
              <w:r w:rsidRPr="00B80901">
                <w:rPr>
                  <w:rPrChange w:id="37973" w:author="Thomas Dietz" w:date="2012-08-10T13:22:00Z">
                    <w:rPr>
                      <w:lang w:val="de-DE"/>
                    </w:rPr>
                  </w:rPrChange>
                </w:rPr>
                <w:t xml:space="preserve">        }</w:t>
              </w:r>
            </w:ins>
          </w:p>
          <w:p w14:paraId="5A35AE8B" w14:textId="77777777" w:rsidR="009F3611" w:rsidRPr="00B80901" w:rsidRDefault="009F3611" w:rsidP="009F3611">
            <w:pPr>
              <w:pStyle w:val="XML1"/>
              <w:rPr>
                <w:ins w:id="37974" w:author="Thomas Dietz" w:date="2012-08-08T17:05:00Z"/>
                <w:rPrChange w:id="37975" w:author="Thomas Dietz" w:date="2012-08-10T13:22:00Z">
                  <w:rPr>
                    <w:ins w:id="37976" w:author="Thomas Dietz" w:date="2012-08-08T17:05:00Z"/>
                    <w:lang w:val="de-DE"/>
                  </w:rPr>
                </w:rPrChange>
              </w:rPr>
            </w:pPr>
            <w:ins w:id="37977" w:author="Thomas Dietz" w:date="2012-08-08T17:05:00Z">
              <w:r w:rsidRPr="00B80901">
                <w:rPr>
                  <w:rPrChange w:id="37978" w:author="Thomas Dietz" w:date="2012-08-10T13:22:00Z">
                    <w:rPr>
                      <w:lang w:val="de-DE"/>
                    </w:rPr>
                  </w:rPrChange>
                </w:rPr>
                <w:t xml:space="preserve">        leaf remote-endpoint-mac-adress {</w:t>
              </w:r>
            </w:ins>
          </w:p>
          <w:p w14:paraId="5875E47C" w14:textId="77777777" w:rsidR="009F3611" w:rsidRPr="00B80901" w:rsidRDefault="009F3611" w:rsidP="009F3611">
            <w:pPr>
              <w:pStyle w:val="XML1"/>
              <w:rPr>
                <w:ins w:id="37979" w:author="Thomas Dietz" w:date="2012-08-08T17:05:00Z"/>
                <w:rPrChange w:id="37980" w:author="Thomas Dietz" w:date="2012-08-10T13:22:00Z">
                  <w:rPr>
                    <w:ins w:id="37981" w:author="Thomas Dietz" w:date="2012-08-08T17:05:00Z"/>
                    <w:lang w:val="de-DE"/>
                  </w:rPr>
                </w:rPrChange>
              </w:rPr>
            </w:pPr>
            <w:ins w:id="37982" w:author="Thomas Dietz" w:date="2012-08-08T17:05:00Z">
              <w:r w:rsidRPr="00B80901">
                <w:rPr>
                  <w:rPrChange w:id="37983" w:author="Thomas Dietz" w:date="2012-08-10T13:22:00Z">
                    <w:rPr>
                      <w:lang w:val="de-DE"/>
                    </w:rPr>
                  </w:rPrChange>
                </w:rPr>
                <w:t xml:space="preserve">          type yang:mac-address;</w:t>
              </w:r>
            </w:ins>
          </w:p>
          <w:p w14:paraId="3DCB48A8" w14:textId="77777777" w:rsidR="009F3611" w:rsidRPr="00B80901" w:rsidRDefault="009F3611" w:rsidP="009F3611">
            <w:pPr>
              <w:pStyle w:val="XML1"/>
              <w:rPr>
                <w:ins w:id="37984" w:author="Thomas Dietz" w:date="2012-08-08T17:05:00Z"/>
                <w:rPrChange w:id="37985" w:author="Thomas Dietz" w:date="2012-08-10T13:22:00Z">
                  <w:rPr>
                    <w:ins w:id="37986" w:author="Thomas Dietz" w:date="2012-08-08T17:05:00Z"/>
                    <w:lang w:val="de-DE"/>
                  </w:rPr>
                </w:rPrChange>
              </w:rPr>
            </w:pPr>
            <w:ins w:id="37987" w:author="Thomas Dietz" w:date="2012-08-08T17:05:00Z">
              <w:r w:rsidRPr="00B80901">
                <w:rPr>
                  <w:rPrChange w:id="37988" w:author="Thomas Dietz" w:date="2012-08-10T13:22:00Z">
                    <w:rPr>
                      <w:lang w:val="de-DE"/>
                    </w:rPr>
                  </w:rPrChange>
                </w:rPr>
                <w:t xml:space="preserve">          description "The MAC address of the remote tunnel</w:t>
              </w:r>
            </w:ins>
          </w:p>
          <w:p w14:paraId="3AAF262E" w14:textId="77777777" w:rsidR="009F3611" w:rsidRPr="00B80901" w:rsidRDefault="009F3611" w:rsidP="009F3611">
            <w:pPr>
              <w:pStyle w:val="XML1"/>
              <w:rPr>
                <w:ins w:id="37989" w:author="Thomas Dietz" w:date="2012-08-08T17:05:00Z"/>
                <w:rPrChange w:id="37990" w:author="Thomas Dietz" w:date="2012-08-10T13:22:00Z">
                  <w:rPr>
                    <w:ins w:id="37991" w:author="Thomas Dietz" w:date="2012-08-08T17:05:00Z"/>
                    <w:lang w:val="de-DE"/>
                  </w:rPr>
                </w:rPrChange>
              </w:rPr>
            </w:pPr>
            <w:ins w:id="37992" w:author="Thomas Dietz" w:date="2012-08-08T17:05:00Z">
              <w:r w:rsidRPr="00B80901">
                <w:rPr>
                  <w:rPrChange w:id="37993" w:author="Thomas Dietz" w:date="2012-08-10T13:22:00Z">
                    <w:rPr>
                      <w:lang w:val="de-DE"/>
                    </w:rPr>
                  </w:rPrChange>
                </w:rPr>
                <w:t xml:space="preserve">            endpoint.";</w:t>
              </w:r>
            </w:ins>
          </w:p>
          <w:p w14:paraId="6C5881AF" w14:textId="77777777" w:rsidR="009F3611" w:rsidRPr="00B80901" w:rsidRDefault="009F3611" w:rsidP="009F3611">
            <w:pPr>
              <w:pStyle w:val="XML1"/>
              <w:rPr>
                <w:ins w:id="37994" w:author="Thomas Dietz" w:date="2012-08-08T17:05:00Z"/>
                <w:rPrChange w:id="37995" w:author="Thomas Dietz" w:date="2012-08-10T13:22:00Z">
                  <w:rPr>
                    <w:ins w:id="37996" w:author="Thomas Dietz" w:date="2012-08-08T17:05:00Z"/>
                    <w:lang w:val="de-DE"/>
                  </w:rPr>
                </w:rPrChange>
              </w:rPr>
            </w:pPr>
            <w:ins w:id="37997" w:author="Thomas Dietz" w:date="2012-08-08T17:05:00Z">
              <w:r w:rsidRPr="00B80901">
                <w:rPr>
                  <w:rPrChange w:id="37998" w:author="Thomas Dietz" w:date="2012-08-10T13:22:00Z">
                    <w:rPr>
                      <w:lang w:val="de-DE"/>
                    </w:rPr>
                  </w:rPrChange>
                </w:rPr>
                <w:t xml:space="preserve">        }</w:t>
              </w:r>
            </w:ins>
          </w:p>
          <w:p w14:paraId="1A7401A6" w14:textId="77777777" w:rsidR="009F3611" w:rsidRPr="00B80901" w:rsidRDefault="009F3611" w:rsidP="009F3611">
            <w:pPr>
              <w:pStyle w:val="XML1"/>
              <w:rPr>
                <w:ins w:id="37999" w:author="Thomas Dietz" w:date="2012-08-08T17:05:00Z"/>
                <w:rPrChange w:id="38000" w:author="Thomas Dietz" w:date="2012-08-10T13:22:00Z">
                  <w:rPr>
                    <w:ins w:id="38001" w:author="Thomas Dietz" w:date="2012-08-08T17:05:00Z"/>
                    <w:lang w:val="de-DE"/>
                  </w:rPr>
                </w:rPrChange>
              </w:rPr>
            </w:pPr>
            <w:ins w:id="38002" w:author="Thomas Dietz" w:date="2012-08-08T17:05:00Z">
              <w:r w:rsidRPr="00B80901">
                <w:rPr>
                  <w:rPrChange w:id="38003" w:author="Thomas Dietz" w:date="2012-08-10T13:22:00Z">
                    <w:rPr>
                      <w:lang w:val="de-DE"/>
                    </w:rPr>
                  </w:rPrChange>
                </w:rPr>
                <w:t xml:space="preserve">      }</w:t>
              </w:r>
            </w:ins>
          </w:p>
          <w:p w14:paraId="6F700682" w14:textId="77777777" w:rsidR="009F3611" w:rsidRPr="00B80901" w:rsidRDefault="009F3611" w:rsidP="009F3611">
            <w:pPr>
              <w:pStyle w:val="XML1"/>
              <w:rPr>
                <w:ins w:id="38004" w:author="Thomas Dietz" w:date="2012-08-08T17:05:00Z"/>
                <w:rPrChange w:id="38005" w:author="Thomas Dietz" w:date="2012-08-10T13:22:00Z">
                  <w:rPr>
                    <w:ins w:id="38006" w:author="Thomas Dietz" w:date="2012-08-08T17:05:00Z"/>
                    <w:lang w:val="de-DE"/>
                  </w:rPr>
                </w:rPrChange>
              </w:rPr>
            </w:pPr>
            <w:ins w:id="38007" w:author="Thomas Dietz" w:date="2012-08-08T17:05:00Z">
              <w:r w:rsidRPr="00B80901">
                <w:rPr>
                  <w:rPrChange w:id="38008" w:author="Thomas Dietz" w:date="2012-08-10T13:22:00Z">
                    <w:rPr>
                      <w:lang w:val="de-DE"/>
                    </w:rPr>
                  </w:rPrChange>
                </w:rPr>
                <w:t xml:space="preserve">    }</w:t>
              </w:r>
            </w:ins>
          </w:p>
          <w:p w14:paraId="37B694D3" w14:textId="77777777" w:rsidR="009F3611" w:rsidRPr="00B80901" w:rsidRDefault="009F3611" w:rsidP="009F3611">
            <w:pPr>
              <w:pStyle w:val="XML1"/>
              <w:rPr>
                <w:ins w:id="38009" w:author="Thomas Dietz" w:date="2012-08-08T17:05:00Z"/>
                <w:rPrChange w:id="38010" w:author="Thomas Dietz" w:date="2012-08-10T13:22:00Z">
                  <w:rPr>
                    <w:ins w:id="38011" w:author="Thomas Dietz" w:date="2012-08-08T17:05:00Z"/>
                    <w:lang w:val="de-DE"/>
                  </w:rPr>
                </w:rPrChange>
              </w:rPr>
            </w:pPr>
            <w:ins w:id="38012" w:author="Thomas Dietz" w:date="2012-08-08T17:05:00Z">
              <w:r w:rsidRPr="00B80901">
                <w:rPr>
                  <w:rPrChange w:id="38013" w:author="Thomas Dietz" w:date="2012-08-10T13:22:00Z">
                    <w:rPr>
                      <w:lang w:val="de-DE"/>
                    </w:rPr>
                  </w:rPrChange>
                </w:rPr>
                <w:t xml:space="preserve">  }</w:t>
              </w:r>
            </w:ins>
          </w:p>
          <w:p w14:paraId="72783632" w14:textId="77777777" w:rsidR="009F3611" w:rsidRPr="00B80901" w:rsidRDefault="009F3611" w:rsidP="009F3611">
            <w:pPr>
              <w:pStyle w:val="XML1"/>
              <w:rPr>
                <w:ins w:id="38014" w:author="Thomas Dietz" w:date="2012-08-08T17:05:00Z"/>
                <w:rPrChange w:id="38015" w:author="Thomas Dietz" w:date="2012-08-10T13:22:00Z">
                  <w:rPr>
                    <w:ins w:id="38016" w:author="Thomas Dietz" w:date="2012-08-08T17:05:00Z"/>
                    <w:lang w:val="de-DE"/>
                  </w:rPr>
                </w:rPrChange>
              </w:rPr>
            </w:pPr>
          </w:p>
          <w:p w14:paraId="08C40A50" w14:textId="77777777" w:rsidR="009F3611" w:rsidRPr="00B80901" w:rsidRDefault="009F3611" w:rsidP="009F3611">
            <w:pPr>
              <w:pStyle w:val="XML1"/>
              <w:rPr>
                <w:ins w:id="38017" w:author="Thomas Dietz" w:date="2012-08-08T17:05:00Z"/>
                <w:rPrChange w:id="38018" w:author="Thomas Dietz" w:date="2012-08-10T13:22:00Z">
                  <w:rPr>
                    <w:ins w:id="38019" w:author="Thomas Dietz" w:date="2012-08-08T17:05:00Z"/>
                    <w:lang w:val="de-DE"/>
                  </w:rPr>
                </w:rPrChange>
              </w:rPr>
            </w:pPr>
            <w:ins w:id="38020" w:author="Thomas Dietz" w:date="2012-08-08T17:05:00Z">
              <w:r w:rsidRPr="00B80901">
                <w:rPr>
                  <w:rPrChange w:id="38021" w:author="Thomas Dietz" w:date="2012-08-10T13:22:00Z">
                    <w:rPr>
                      <w:lang w:val="de-DE"/>
                    </w:rPr>
                  </w:rPrChange>
                </w:rPr>
                <w:t xml:space="preserve">  grouping OFPortIPGRETunnelType {</w:t>
              </w:r>
            </w:ins>
          </w:p>
          <w:p w14:paraId="63CC52FC" w14:textId="77777777" w:rsidR="009F3611" w:rsidRPr="00B80901" w:rsidRDefault="009F3611" w:rsidP="009F3611">
            <w:pPr>
              <w:pStyle w:val="XML1"/>
              <w:rPr>
                <w:ins w:id="38022" w:author="Thomas Dietz" w:date="2012-08-08T17:05:00Z"/>
                <w:rPrChange w:id="38023" w:author="Thomas Dietz" w:date="2012-08-10T13:22:00Z">
                  <w:rPr>
                    <w:ins w:id="38024" w:author="Thomas Dietz" w:date="2012-08-08T17:05:00Z"/>
                    <w:lang w:val="de-DE"/>
                  </w:rPr>
                </w:rPrChange>
              </w:rPr>
            </w:pPr>
            <w:ins w:id="38025" w:author="Thomas Dietz" w:date="2012-08-08T17:05:00Z">
              <w:r w:rsidRPr="00B80901">
                <w:rPr>
                  <w:rPrChange w:id="38026" w:author="Thomas Dietz" w:date="2012-08-10T13:22:00Z">
                    <w:rPr>
                      <w:lang w:val="de-DE"/>
                    </w:rPr>
                  </w:rPrChange>
                </w:rPr>
                <w:t xml:space="preserve">    description "Properties of a IP-in-GRE tunnel with key,</w:t>
              </w:r>
            </w:ins>
          </w:p>
          <w:p w14:paraId="30988908" w14:textId="77777777" w:rsidR="009F3611" w:rsidRPr="00B80901" w:rsidRDefault="009F3611" w:rsidP="009F3611">
            <w:pPr>
              <w:pStyle w:val="XML1"/>
              <w:rPr>
                <w:ins w:id="38027" w:author="Thomas Dietz" w:date="2012-08-08T17:05:00Z"/>
                <w:rPrChange w:id="38028" w:author="Thomas Dietz" w:date="2012-08-10T13:22:00Z">
                  <w:rPr>
                    <w:ins w:id="38029" w:author="Thomas Dietz" w:date="2012-08-08T17:05:00Z"/>
                    <w:lang w:val="de-DE"/>
                  </w:rPr>
                </w:rPrChange>
              </w:rPr>
            </w:pPr>
            <w:ins w:id="38030" w:author="Thomas Dietz" w:date="2012-08-08T17:05:00Z">
              <w:r w:rsidRPr="00B80901">
                <w:rPr>
                  <w:rPrChange w:id="38031" w:author="Thomas Dietz" w:date="2012-08-10T13:22:00Z">
                    <w:rPr>
                      <w:lang w:val="de-DE"/>
                    </w:rPr>
                  </w:rPrChange>
                </w:rPr>
                <w:lastRenderedPageBreak/>
                <w:t xml:space="preserve">      checksum, and sequence number information.";</w:t>
              </w:r>
            </w:ins>
          </w:p>
          <w:p w14:paraId="66CDB891" w14:textId="77777777" w:rsidR="009F3611" w:rsidRPr="00B80901" w:rsidRDefault="009F3611" w:rsidP="009F3611">
            <w:pPr>
              <w:pStyle w:val="XML1"/>
              <w:rPr>
                <w:ins w:id="38032" w:author="Thomas Dietz" w:date="2012-08-08T17:05:00Z"/>
                <w:rPrChange w:id="38033" w:author="Thomas Dietz" w:date="2012-08-10T13:22:00Z">
                  <w:rPr>
                    <w:ins w:id="38034" w:author="Thomas Dietz" w:date="2012-08-08T17:05:00Z"/>
                    <w:lang w:val="de-DE"/>
                  </w:rPr>
                </w:rPrChange>
              </w:rPr>
            </w:pPr>
            <w:ins w:id="38035" w:author="Thomas Dietz" w:date="2012-08-08T17:05:00Z">
              <w:r w:rsidRPr="00B80901">
                <w:rPr>
                  <w:rPrChange w:id="38036" w:author="Thomas Dietz" w:date="2012-08-10T13:22:00Z">
                    <w:rPr>
                      <w:lang w:val="de-DE"/>
                    </w:rPr>
                  </w:rPrChange>
                </w:rPr>
                <w:t xml:space="preserve">    uses OFPortBaseTunnelType;</w:t>
              </w:r>
            </w:ins>
          </w:p>
          <w:p w14:paraId="7D2E8982" w14:textId="77777777" w:rsidR="009F3611" w:rsidRPr="00B80901" w:rsidRDefault="009F3611" w:rsidP="009F3611">
            <w:pPr>
              <w:pStyle w:val="XML1"/>
              <w:rPr>
                <w:ins w:id="38037" w:author="Thomas Dietz" w:date="2012-08-08T17:05:00Z"/>
                <w:rPrChange w:id="38038" w:author="Thomas Dietz" w:date="2012-08-10T13:22:00Z">
                  <w:rPr>
                    <w:ins w:id="38039" w:author="Thomas Dietz" w:date="2012-08-08T17:05:00Z"/>
                    <w:lang w:val="de-DE"/>
                  </w:rPr>
                </w:rPrChange>
              </w:rPr>
            </w:pPr>
            <w:ins w:id="38040" w:author="Thomas Dietz" w:date="2012-08-08T17:05:00Z">
              <w:r w:rsidRPr="00B80901">
                <w:rPr>
                  <w:rPrChange w:id="38041" w:author="Thomas Dietz" w:date="2012-08-10T13:22:00Z">
                    <w:rPr>
                      <w:lang w:val="de-DE"/>
                    </w:rPr>
                  </w:rPrChange>
                </w:rPr>
                <w:t xml:space="preserve">    leaf checksum-present {</w:t>
              </w:r>
            </w:ins>
          </w:p>
          <w:p w14:paraId="7D5E4393" w14:textId="77777777" w:rsidR="009F3611" w:rsidRPr="00B80901" w:rsidRDefault="009F3611" w:rsidP="009F3611">
            <w:pPr>
              <w:pStyle w:val="XML1"/>
              <w:rPr>
                <w:ins w:id="38042" w:author="Thomas Dietz" w:date="2012-08-08T17:05:00Z"/>
                <w:rPrChange w:id="38043" w:author="Thomas Dietz" w:date="2012-08-10T13:22:00Z">
                  <w:rPr>
                    <w:ins w:id="38044" w:author="Thomas Dietz" w:date="2012-08-08T17:05:00Z"/>
                    <w:lang w:val="de-DE"/>
                  </w:rPr>
                </w:rPrChange>
              </w:rPr>
            </w:pPr>
            <w:ins w:id="38045" w:author="Thomas Dietz" w:date="2012-08-08T17:05:00Z">
              <w:r w:rsidRPr="00B80901">
                <w:rPr>
                  <w:rPrChange w:id="38046" w:author="Thomas Dietz" w:date="2012-08-10T13:22:00Z">
                    <w:rPr>
                      <w:lang w:val="de-DE"/>
                    </w:rPr>
                  </w:rPrChange>
                </w:rPr>
                <w:t xml:space="preserve">      type boolean;</w:t>
              </w:r>
            </w:ins>
          </w:p>
          <w:p w14:paraId="24534847" w14:textId="77777777" w:rsidR="009F3611" w:rsidRPr="00B80901" w:rsidRDefault="009F3611" w:rsidP="009F3611">
            <w:pPr>
              <w:pStyle w:val="XML1"/>
              <w:rPr>
                <w:ins w:id="38047" w:author="Thomas Dietz" w:date="2012-08-08T17:05:00Z"/>
                <w:rPrChange w:id="38048" w:author="Thomas Dietz" w:date="2012-08-10T13:22:00Z">
                  <w:rPr>
                    <w:ins w:id="38049" w:author="Thomas Dietz" w:date="2012-08-08T17:05:00Z"/>
                    <w:lang w:val="de-DE"/>
                  </w:rPr>
                </w:rPrChange>
              </w:rPr>
            </w:pPr>
            <w:ins w:id="38050" w:author="Thomas Dietz" w:date="2012-08-08T17:05:00Z">
              <w:r w:rsidRPr="00B80901">
                <w:rPr>
                  <w:rPrChange w:id="38051" w:author="Thomas Dietz" w:date="2012-08-10T13:22:00Z">
                    <w:rPr>
                      <w:lang w:val="de-DE"/>
                    </w:rPr>
                  </w:rPrChange>
                </w:rPr>
                <w:t xml:space="preserve">      default true;</w:t>
              </w:r>
            </w:ins>
          </w:p>
          <w:p w14:paraId="2A089899" w14:textId="77777777" w:rsidR="009F3611" w:rsidRPr="00B80901" w:rsidRDefault="009F3611" w:rsidP="009F3611">
            <w:pPr>
              <w:pStyle w:val="XML1"/>
              <w:rPr>
                <w:ins w:id="38052" w:author="Thomas Dietz" w:date="2012-08-08T17:05:00Z"/>
                <w:rPrChange w:id="38053" w:author="Thomas Dietz" w:date="2012-08-10T13:22:00Z">
                  <w:rPr>
                    <w:ins w:id="38054" w:author="Thomas Dietz" w:date="2012-08-08T17:05:00Z"/>
                    <w:lang w:val="de-DE"/>
                  </w:rPr>
                </w:rPrChange>
              </w:rPr>
            </w:pPr>
            <w:ins w:id="38055" w:author="Thomas Dietz" w:date="2012-08-08T17:05:00Z">
              <w:r w:rsidRPr="00B80901">
                <w:rPr>
                  <w:rPrChange w:id="38056" w:author="Thomas Dietz" w:date="2012-08-10T13:22:00Z">
                    <w:rPr>
                      <w:lang w:val="de-DE"/>
                    </w:rPr>
                  </w:rPrChange>
                </w:rPr>
                <w:t xml:space="preserve">      description "Indicates presence of the GRE checksum.";</w:t>
              </w:r>
            </w:ins>
          </w:p>
          <w:p w14:paraId="26D2E007" w14:textId="77777777" w:rsidR="009F3611" w:rsidRPr="00B80901" w:rsidRDefault="009F3611" w:rsidP="009F3611">
            <w:pPr>
              <w:pStyle w:val="XML1"/>
              <w:rPr>
                <w:ins w:id="38057" w:author="Thomas Dietz" w:date="2012-08-08T17:05:00Z"/>
                <w:rPrChange w:id="38058" w:author="Thomas Dietz" w:date="2012-08-10T13:22:00Z">
                  <w:rPr>
                    <w:ins w:id="38059" w:author="Thomas Dietz" w:date="2012-08-08T17:05:00Z"/>
                    <w:lang w:val="de-DE"/>
                  </w:rPr>
                </w:rPrChange>
              </w:rPr>
            </w:pPr>
            <w:ins w:id="38060" w:author="Thomas Dietz" w:date="2012-08-08T17:05:00Z">
              <w:r w:rsidRPr="00B80901">
                <w:rPr>
                  <w:rPrChange w:id="38061" w:author="Thomas Dietz" w:date="2012-08-10T13:22:00Z">
                    <w:rPr>
                      <w:lang w:val="de-DE"/>
                    </w:rPr>
                  </w:rPrChange>
                </w:rPr>
                <w:t xml:space="preserve">    }</w:t>
              </w:r>
            </w:ins>
          </w:p>
          <w:p w14:paraId="02E93A19" w14:textId="77777777" w:rsidR="009F3611" w:rsidRPr="00B80901" w:rsidRDefault="009F3611" w:rsidP="009F3611">
            <w:pPr>
              <w:pStyle w:val="XML1"/>
              <w:rPr>
                <w:ins w:id="38062" w:author="Thomas Dietz" w:date="2012-08-08T17:05:00Z"/>
                <w:rPrChange w:id="38063" w:author="Thomas Dietz" w:date="2012-08-10T13:22:00Z">
                  <w:rPr>
                    <w:ins w:id="38064" w:author="Thomas Dietz" w:date="2012-08-08T17:05:00Z"/>
                    <w:lang w:val="de-DE"/>
                  </w:rPr>
                </w:rPrChange>
              </w:rPr>
            </w:pPr>
            <w:ins w:id="38065" w:author="Thomas Dietz" w:date="2012-08-08T17:05:00Z">
              <w:r w:rsidRPr="00B80901">
                <w:rPr>
                  <w:rPrChange w:id="38066" w:author="Thomas Dietz" w:date="2012-08-10T13:22:00Z">
                    <w:rPr>
                      <w:lang w:val="de-DE"/>
                    </w:rPr>
                  </w:rPrChange>
                </w:rPr>
                <w:t xml:space="preserve">    leaf key-present {</w:t>
              </w:r>
            </w:ins>
          </w:p>
          <w:p w14:paraId="4866847C" w14:textId="77777777" w:rsidR="009F3611" w:rsidRPr="00B80901" w:rsidRDefault="009F3611" w:rsidP="009F3611">
            <w:pPr>
              <w:pStyle w:val="XML1"/>
              <w:rPr>
                <w:ins w:id="38067" w:author="Thomas Dietz" w:date="2012-08-08T17:05:00Z"/>
                <w:rPrChange w:id="38068" w:author="Thomas Dietz" w:date="2012-08-10T13:22:00Z">
                  <w:rPr>
                    <w:ins w:id="38069" w:author="Thomas Dietz" w:date="2012-08-08T17:05:00Z"/>
                    <w:lang w:val="de-DE"/>
                  </w:rPr>
                </w:rPrChange>
              </w:rPr>
            </w:pPr>
            <w:ins w:id="38070" w:author="Thomas Dietz" w:date="2012-08-08T17:05:00Z">
              <w:r w:rsidRPr="00B80901">
                <w:rPr>
                  <w:rPrChange w:id="38071" w:author="Thomas Dietz" w:date="2012-08-10T13:22:00Z">
                    <w:rPr>
                      <w:lang w:val="de-DE"/>
                    </w:rPr>
                  </w:rPrChange>
                </w:rPr>
                <w:t xml:space="preserve">      type boolean;</w:t>
              </w:r>
            </w:ins>
          </w:p>
          <w:p w14:paraId="1FF553C1" w14:textId="77777777" w:rsidR="009F3611" w:rsidRPr="00B80901" w:rsidRDefault="009F3611" w:rsidP="009F3611">
            <w:pPr>
              <w:pStyle w:val="XML1"/>
              <w:rPr>
                <w:ins w:id="38072" w:author="Thomas Dietz" w:date="2012-08-08T17:05:00Z"/>
                <w:rPrChange w:id="38073" w:author="Thomas Dietz" w:date="2012-08-10T13:22:00Z">
                  <w:rPr>
                    <w:ins w:id="38074" w:author="Thomas Dietz" w:date="2012-08-08T17:05:00Z"/>
                    <w:lang w:val="de-DE"/>
                  </w:rPr>
                </w:rPrChange>
              </w:rPr>
            </w:pPr>
            <w:ins w:id="38075" w:author="Thomas Dietz" w:date="2012-08-08T17:05:00Z">
              <w:r w:rsidRPr="00B80901">
                <w:rPr>
                  <w:rPrChange w:id="38076" w:author="Thomas Dietz" w:date="2012-08-10T13:22:00Z">
                    <w:rPr>
                      <w:lang w:val="de-DE"/>
                    </w:rPr>
                  </w:rPrChange>
                </w:rPr>
                <w:t xml:space="preserve">      default true;</w:t>
              </w:r>
            </w:ins>
          </w:p>
          <w:p w14:paraId="219AE144" w14:textId="77777777" w:rsidR="009F3611" w:rsidRPr="00B80901" w:rsidRDefault="009F3611" w:rsidP="009F3611">
            <w:pPr>
              <w:pStyle w:val="XML1"/>
              <w:rPr>
                <w:ins w:id="38077" w:author="Thomas Dietz" w:date="2012-08-08T17:05:00Z"/>
                <w:rPrChange w:id="38078" w:author="Thomas Dietz" w:date="2012-08-10T13:22:00Z">
                  <w:rPr>
                    <w:ins w:id="38079" w:author="Thomas Dietz" w:date="2012-08-08T17:05:00Z"/>
                    <w:lang w:val="de-DE"/>
                  </w:rPr>
                </w:rPrChange>
              </w:rPr>
            </w:pPr>
            <w:ins w:id="38080" w:author="Thomas Dietz" w:date="2012-08-08T17:05:00Z">
              <w:r w:rsidRPr="00B80901">
                <w:rPr>
                  <w:rPrChange w:id="38081" w:author="Thomas Dietz" w:date="2012-08-10T13:22:00Z">
                    <w:rPr>
                      <w:lang w:val="de-DE"/>
                    </w:rPr>
                  </w:rPrChange>
                </w:rPr>
                <w:t xml:space="preserve">      description "Indicates presence of the GRE key.";</w:t>
              </w:r>
            </w:ins>
          </w:p>
          <w:p w14:paraId="4DC0B27D" w14:textId="77777777" w:rsidR="009F3611" w:rsidRPr="00B80901" w:rsidRDefault="009F3611" w:rsidP="009F3611">
            <w:pPr>
              <w:pStyle w:val="XML1"/>
              <w:rPr>
                <w:ins w:id="38082" w:author="Thomas Dietz" w:date="2012-08-08T17:05:00Z"/>
                <w:rPrChange w:id="38083" w:author="Thomas Dietz" w:date="2012-08-10T13:22:00Z">
                  <w:rPr>
                    <w:ins w:id="38084" w:author="Thomas Dietz" w:date="2012-08-08T17:05:00Z"/>
                    <w:lang w:val="de-DE"/>
                  </w:rPr>
                </w:rPrChange>
              </w:rPr>
            </w:pPr>
            <w:ins w:id="38085" w:author="Thomas Dietz" w:date="2012-08-08T17:05:00Z">
              <w:r w:rsidRPr="00B80901">
                <w:rPr>
                  <w:rPrChange w:id="38086" w:author="Thomas Dietz" w:date="2012-08-10T13:22:00Z">
                    <w:rPr>
                      <w:lang w:val="de-DE"/>
                    </w:rPr>
                  </w:rPrChange>
                </w:rPr>
                <w:t xml:space="preserve">    }</w:t>
              </w:r>
            </w:ins>
          </w:p>
          <w:p w14:paraId="748C3581" w14:textId="77777777" w:rsidR="009F3611" w:rsidRPr="00B80901" w:rsidRDefault="009F3611" w:rsidP="009F3611">
            <w:pPr>
              <w:pStyle w:val="XML1"/>
              <w:rPr>
                <w:ins w:id="38087" w:author="Thomas Dietz" w:date="2012-08-08T17:05:00Z"/>
                <w:rPrChange w:id="38088" w:author="Thomas Dietz" w:date="2012-08-10T13:22:00Z">
                  <w:rPr>
                    <w:ins w:id="38089" w:author="Thomas Dietz" w:date="2012-08-08T17:05:00Z"/>
                    <w:lang w:val="de-DE"/>
                  </w:rPr>
                </w:rPrChange>
              </w:rPr>
            </w:pPr>
            <w:ins w:id="38090" w:author="Thomas Dietz" w:date="2012-08-08T17:05:00Z">
              <w:r w:rsidRPr="00B80901">
                <w:rPr>
                  <w:rPrChange w:id="38091" w:author="Thomas Dietz" w:date="2012-08-10T13:22:00Z">
                    <w:rPr>
                      <w:lang w:val="de-DE"/>
                    </w:rPr>
                  </w:rPrChange>
                </w:rPr>
                <w:t xml:space="preserve">    leaf key {</w:t>
              </w:r>
            </w:ins>
          </w:p>
          <w:p w14:paraId="41ED9CBC" w14:textId="77777777" w:rsidR="009F3611" w:rsidRPr="00B80901" w:rsidRDefault="009F3611" w:rsidP="009F3611">
            <w:pPr>
              <w:pStyle w:val="XML1"/>
              <w:rPr>
                <w:ins w:id="38092" w:author="Thomas Dietz" w:date="2012-08-08T17:05:00Z"/>
                <w:rPrChange w:id="38093" w:author="Thomas Dietz" w:date="2012-08-10T13:22:00Z">
                  <w:rPr>
                    <w:ins w:id="38094" w:author="Thomas Dietz" w:date="2012-08-08T17:05:00Z"/>
                    <w:lang w:val="de-DE"/>
                  </w:rPr>
                </w:rPrChange>
              </w:rPr>
            </w:pPr>
            <w:ins w:id="38095" w:author="Thomas Dietz" w:date="2012-08-08T17:05:00Z">
              <w:r w:rsidRPr="00B80901">
                <w:rPr>
                  <w:rPrChange w:id="38096" w:author="Thomas Dietz" w:date="2012-08-10T13:22:00Z">
                    <w:rPr>
                      <w:lang w:val="de-DE"/>
                    </w:rPr>
                  </w:rPrChange>
                </w:rPr>
                <w:t xml:space="preserve">      when "../key-present='true'" {</w:t>
              </w:r>
            </w:ins>
          </w:p>
          <w:p w14:paraId="53A2B056" w14:textId="77777777" w:rsidR="009F3611" w:rsidRPr="00B80901" w:rsidRDefault="009F3611" w:rsidP="009F3611">
            <w:pPr>
              <w:pStyle w:val="XML1"/>
              <w:rPr>
                <w:ins w:id="38097" w:author="Thomas Dietz" w:date="2012-08-08T17:05:00Z"/>
                <w:rPrChange w:id="38098" w:author="Thomas Dietz" w:date="2012-08-10T13:22:00Z">
                  <w:rPr>
                    <w:ins w:id="38099" w:author="Thomas Dietz" w:date="2012-08-08T17:05:00Z"/>
                    <w:lang w:val="de-DE"/>
                  </w:rPr>
                </w:rPrChange>
              </w:rPr>
            </w:pPr>
            <w:ins w:id="38100" w:author="Thomas Dietz" w:date="2012-08-08T17:05:00Z">
              <w:r w:rsidRPr="00B80901">
                <w:rPr>
                  <w:rPrChange w:id="38101" w:author="Thomas Dietz" w:date="2012-08-10T13:22:00Z">
                    <w:rPr>
                      <w:lang w:val="de-DE"/>
                    </w:rPr>
                  </w:rPrChange>
                </w:rPr>
                <w:t xml:space="preserve">        description "This element is only relevant if element </w:t>
              </w:r>
            </w:ins>
          </w:p>
          <w:p w14:paraId="2353BD7E" w14:textId="77777777" w:rsidR="009F3611" w:rsidRPr="00B80901" w:rsidRDefault="009F3611" w:rsidP="009F3611">
            <w:pPr>
              <w:pStyle w:val="XML1"/>
              <w:rPr>
                <w:ins w:id="38102" w:author="Thomas Dietz" w:date="2012-08-08T17:05:00Z"/>
                <w:rPrChange w:id="38103" w:author="Thomas Dietz" w:date="2012-08-10T13:22:00Z">
                  <w:rPr>
                    <w:ins w:id="38104" w:author="Thomas Dietz" w:date="2012-08-08T17:05:00Z"/>
                    <w:lang w:val="de-DE"/>
                  </w:rPr>
                </w:rPrChange>
              </w:rPr>
            </w:pPr>
            <w:ins w:id="38105" w:author="Thomas Dietz" w:date="2012-08-08T17:05:00Z">
              <w:r w:rsidRPr="00B80901">
                <w:rPr>
                  <w:rPrChange w:id="38106" w:author="Thomas Dietz" w:date="2012-08-10T13:22:00Z">
                    <w:rPr>
                      <w:lang w:val="de-DE"/>
                    </w:rPr>
                  </w:rPrChange>
                </w:rPr>
                <w:t xml:space="preserve">          key-present of this IP GRE Tunnel has value 'true'.";</w:t>
              </w:r>
            </w:ins>
          </w:p>
          <w:p w14:paraId="5E9953FA" w14:textId="77777777" w:rsidR="009F3611" w:rsidRPr="00B80901" w:rsidRDefault="009F3611" w:rsidP="009F3611">
            <w:pPr>
              <w:pStyle w:val="XML1"/>
              <w:rPr>
                <w:ins w:id="38107" w:author="Thomas Dietz" w:date="2012-08-08T17:05:00Z"/>
                <w:rPrChange w:id="38108" w:author="Thomas Dietz" w:date="2012-08-10T13:22:00Z">
                  <w:rPr>
                    <w:ins w:id="38109" w:author="Thomas Dietz" w:date="2012-08-08T17:05:00Z"/>
                    <w:lang w:val="de-DE"/>
                  </w:rPr>
                </w:rPrChange>
              </w:rPr>
            </w:pPr>
            <w:ins w:id="38110" w:author="Thomas Dietz" w:date="2012-08-08T17:05:00Z">
              <w:r w:rsidRPr="00B80901">
                <w:rPr>
                  <w:rPrChange w:id="38111" w:author="Thomas Dietz" w:date="2012-08-10T13:22:00Z">
                    <w:rPr>
                      <w:lang w:val="de-DE"/>
                    </w:rPr>
                  </w:rPrChange>
                </w:rPr>
                <w:t xml:space="preserve">      }</w:t>
              </w:r>
            </w:ins>
          </w:p>
          <w:p w14:paraId="3B37896B" w14:textId="77777777" w:rsidR="009F3611" w:rsidRPr="00B80901" w:rsidRDefault="009F3611" w:rsidP="009F3611">
            <w:pPr>
              <w:pStyle w:val="XML1"/>
              <w:rPr>
                <w:ins w:id="38112" w:author="Thomas Dietz" w:date="2012-08-08T17:05:00Z"/>
                <w:rPrChange w:id="38113" w:author="Thomas Dietz" w:date="2012-08-10T13:22:00Z">
                  <w:rPr>
                    <w:ins w:id="38114" w:author="Thomas Dietz" w:date="2012-08-08T17:05:00Z"/>
                    <w:lang w:val="de-DE"/>
                  </w:rPr>
                </w:rPrChange>
              </w:rPr>
            </w:pPr>
            <w:ins w:id="38115" w:author="Thomas Dietz" w:date="2012-08-08T17:05:00Z">
              <w:r w:rsidRPr="00B80901">
                <w:rPr>
                  <w:rPrChange w:id="38116" w:author="Thomas Dietz" w:date="2012-08-10T13:22:00Z">
                    <w:rPr>
                      <w:lang w:val="de-DE"/>
                    </w:rPr>
                  </w:rPrChange>
                </w:rPr>
                <w:t xml:space="preserve">      type uint32;</w:t>
              </w:r>
            </w:ins>
          </w:p>
          <w:p w14:paraId="5C9FA16A" w14:textId="77777777" w:rsidR="009F3611" w:rsidRPr="00B80901" w:rsidRDefault="009F3611" w:rsidP="009F3611">
            <w:pPr>
              <w:pStyle w:val="XML1"/>
              <w:rPr>
                <w:ins w:id="38117" w:author="Thomas Dietz" w:date="2012-08-08T17:05:00Z"/>
                <w:rPrChange w:id="38118" w:author="Thomas Dietz" w:date="2012-08-10T13:22:00Z">
                  <w:rPr>
                    <w:ins w:id="38119" w:author="Thomas Dietz" w:date="2012-08-08T17:05:00Z"/>
                    <w:lang w:val="de-DE"/>
                  </w:rPr>
                </w:rPrChange>
              </w:rPr>
            </w:pPr>
            <w:ins w:id="38120" w:author="Thomas Dietz" w:date="2012-08-08T17:05:00Z">
              <w:r w:rsidRPr="00B80901">
                <w:rPr>
                  <w:rPrChange w:id="38121" w:author="Thomas Dietz" w:date="2012-08-10T13:22:00Z">
                    <w:rPr>
                      <w:lang w:val="de-DE"/>
                    </w:rPr>
                  </w:rPrChange>
                </w:rPr>
                <w:t xml:space="preserve">      mandatory true;</w:t>
              </w:r>
            </w:ins>
          </w:p>
          <w:p w14:paraId="73004DA6" w14:textId="77777777" w:rsidR="009F3611" w:rsidRPr="00B80901" w:rsidRDefault="009F3611" w:rsidP="009F3611">
            <w:pPr>
              <w:pStyle w:val="XML1"/>
              <w:rPr>
                <w:ins w:id="38122" w:author="Thomas Dietz" w:date="2012-08-08T17:05:00Z"/>
                <w:rPrChange w:id="38123" w:author="Thomas Dietz" w:date="2012-08-10T13:22:00Z">
                  <w:rPr>
                    <w:ins w:id="38124" w:author="Thomas Dietz" w:date="2012-08-08T17:05:00Z"/>
                    <w:lang w:val="de-DE"/>
                  </w:rPr>
                </w:rPrChange>
              </w:rPr>
            </w:pPr>
            <w:ins w:id="38125" w:author="Thomas Dietz" w:date="2012-08-08T17:05:00Z">
              <w:r w:rsidRPr="00B80901">
                <w:rPr>
                  <w:rPrChange w:id="38126" w:author="Thomas Dietz" w:date="2012-08-10T13:22:00Z">
                    <w:rPr>
                      <w:lang w:val="de-DE"/>
                    </w:rPr>
                  </w:rPrChange>
                </w:rPr>
                <w:t xml:space="preserve">      description "The (optional) key of the GRE tunnel.  It MAY</w:t>
              </w:r>
            </w:ins>
          </w:p>
          <w:p w14:paraId="6DAFD9F4" w14:textId="77777777" w:rsidR="009F3611" w:rsidRPr="00B80901" w:rsidRDefault="009F3611" w:rsidP="009F3611">
            <w:pPr>
              <w:pStyle w:val="XML1"/>
              <w:rPr>
                <w:ins w:id="38127" w:author="Thomas Dietz" w:date="2012-08-08T17:05:00Z"/>
                <w:rPrChange w:id="38128" w:author="Thomas Dietz" w:date="2012-08-10T13:22:00Z">
                  <w:rPr>
                    <w:ins w:id="38129" w:author="Thomas Dietz" w:date="2012-08-08T17:05:00Z"/>
                    <w:lang w:val="de-DE"/>
                  </w:rPr>
                </w:rPrChange>
              </w:rPr>
            </w:pPr>
            <w:ins w:id="38130" w:author="Thomas Dietz" w:date="2012-08-08T17:05:00Z">
              <w:r w:rsidRPr="00B80901">
                <w:rPr>
                  <w:rPrChange w:id="38131" w:author="Thomas Dietz" w:date="2012-08-10T13:22:00Z">
                    <w:rPr>
                      <w:lang w:val="de-DE"/>
                    </w:rPr>
                  </w:rPrChange>
                </w:rPr>
                <w:t xml:space="preserve">        be used to set the OXM_OF_TUNNEL_ID match field metadata </w:t>
              </w:r>
            </w:ins>
          </w:p>
          <w:p w14:paraId="0E496133" w14:textId="77777777" w:rsidR="009F3611" w:rsidRPr="00B80901" w:rsidRDefault="009F3611" w:rsidP="009F3611">
            <w:pPr>
              <w:pStyle w:val="XML1"/>
              <w:rPr>
                <w:ins w:id="38132" w:author="Thomas Dietz" w:date="2012-08-08T17:05:00Z"/>
                <w:rPrChange w:id="38133" w:author="Thomas Dietz" w:date="2012-08-10T13:22:00Z">
                  <w:rPr>
                    <w:ins w:id="38134" w:author="Thomas Dietz" w:date="2012-08-08T17:05:00Z"/>
                    <w:lang w:val="de-DE"/>
                  </w:rPr>
                </w:rPrChange>
              </w:rPr>
            </w:pPr>
            <w:ins w:id="38135" w:author="Thomas Dietz" w:date="2012-08-08T17:05:00Z">
              <w:r w:rsidRPr="00B80901">
                <w:rPr>
                  <w:rPrChange w:id="38136" w:author="Thomas Dietz" w:date="2012-08-10T13:22:00Z">
                    <w:rPr>
                      <w:lang w:val="de-DE"/>
                    </w:rPr>
                  </w:rPrChange>
                </w:rPr>
                <w:t xml:space="preserve">        in the OpenFlow protocol";</w:t>
              </w:r>
            </w:ins>
          </w:p>
          <w:p w14:paraId="3022A93C" w14:textId="77777777" w:rsidR="009F3611" w:rsidRPr="00B80901" w:rsidRDefault="009F3611" w:rsidP="009F3611">
            <w:pPr>
              <w:pStyle w:val="XML1"/>
              <w:rPr>
                <w:ins w:id="38137" w:author="Thomas Dietz" w:date="2012-08-08T17:05:00Z"/>
                <w:rPrChange w:id="38138" w:author="Thomas Dietz" w:date="2012-08-10T13:22:00Z">
                  <w:rPr>
                    <w:ins w:id="38139" w:author="Thomas Dietz" w:date="2012-08-08T17:05:00Z"/>
                    <w:lang w:val="de-DE"/>
                  </w:rPr>
                </w:rPrChange>
              </w:rPr>
            </w:pPr>
            <w:ins w:id="38140" w:author="Thomas Dietz" w:date="2012-08-08T17:05:00Z">
              <w:r w:rsidRPr="00B80901">
                <w:rPr>
                  <w:rPrChange w:id="38141" w:author="Thomas Dietz" w:date="2012-08-10T13:22:00Z">
                    <w:rPr>
                      <w:lang w:val="de-DE"/>
                    </w:rPr>
                  </w:rPrChange>
                </w:rPr>
                <w:t xml:space="preserve">    }</w:t>
              </w:r>
            </w:ins>
          </w:p>
          <w:p w14:paraId="3CC3361E" w14:textId="77777777" w:rsidR="009F3611" w:rsidRPr="00B80901" w:rsidRDefault="009F3611" w:rsidP="009F3611">
            <w:pPr>
              <w:pStyle w:val="XML1"/>
              <w:rPr>
                <w:ins w:id="38142" w:author="Thomas Dietz" w:date="2012-08-08T17:05:00Z"/>
                <w:rPrChange w:id="38143" w:author="Thomas Dietz" w:date="2012-08-10T13:22:00Z">
                  <w:rPr>
                    <w:ins w:id="38144" w:author="Thomas Dietz" w:date="2012-08-08T17:05:00Z"/>
                    <w:lang w:val="de-DE"/>
                  </w:rPr>
                </w:rPrChange>
              </w:rPr>
            </w:pPr>
            <w:ins w:id="38145" w:author="Thomas Dietz" w:date="2012-08-08T17:05:00Z">
              <w:r w:rsidRPr="00B80901">
                <w:rPr>
                  <w:rPrChange w:id="38146" w:author="Thomas Dietz" w:date="2012-08-10T13:22:00Z">
                    <w:rPr>
                      <w:lang w:val="de-DE"/>
                    </w:rPr>
                  </w:rPrChange>
                </w:rPr>
                <w:t xml:space="preserve">    leaf sequence-number-present {</w:t>
              </w:r>
            </w:ins>
          </w:p>
          <w:p w14:paraId="27FFF624" w14:textId="77777777" w:rsidR="009F3611" w:rsidRPr="00B80901" w:rsidRDefault="009F3611" w:rsidP="009F3611">
            <w:pPr>
              <w:pStyle w:val="XML1"/>
              <w:rPr>
                <w:ins w:id="38147" w:author="Thomas Dietz" w:date="2012-08-08T17:05:00Z"/>
                <w:rPrChange w:id="38148" w:author="Thomas Dietz" w:date="2012-08-10T13:22:00Z">
                  <w:rPr>
                    <w:ins w:id="38149" w:author="Thomas Dietz" w:date="2012-08-08T17:05:00Z"/>
                    <w:lang w:val="de-DE"/>
                  </w:rPr>
                </w:rPrChange>
              </w:rPr>
            </w:pPr>
            <w:ins w:id="38150" w:author="Thomas Dietz" w:date="2012-08-08T17:05:00Z">
              <w:r w:rsidRPr="00B80901">
                <w:rPr>
                  <w:rPrChange w:id="38151" w:author="Thomas Dietz" w:date="2012-08-10T13:22:00Z">
                    <w:rPr>
                      <w:lang w:val="de-DE"/>
                    </w:rPr>
                  </w:rPrChange>
                </w:rPr>
                <w:t xml:space="preserve">      type boolean;</w:t>
              </w:r>
            </w:ins>
          </w:p>
          <w:p w14:paraId="2192835E" w14:textId="77777777" w:rsidR="009F3611" w:rsidRPr="00B80901" w:rsidRDefault="009F3611" w:rsidP="009F3611">
            <w:pPr>
              <w:pStyle w:val="XML1"/>
              <w:rPr>
                <w:ins w:id="38152" w:author="Thomas Dietz" w:date="2012-08-08T17:05:00Z"/>
                <w:rPrChange w:id="38153" w:author="Thomas Dietz" w:date="2012-08-10T13:22:00Z">
                  <w:rPr>
                    <w:ins w:id="38154" w:author="Thomas Dietz" w:date="2012-08-08T17:05:00Z"/>
                    <w:lang w:val="de-DE"/>
                  </w:rPr>
                </w:rPrChange>
              </w:rPr>
            </w:pPr>
            <w:ins w:id="38155" w:author="Thomas Dietz" w:date="2012-08-08T17:05:00Z">
              <w:r w:rsidRPr="00B80901">
                <w:rPr>
                  <w:rPrChange w:id="38156" w:author="Thomas Dietz" w:date="2012-08-10T13:22:00Z">
                    <w:rPr>
                      <w:lang w:val="de-DE"/>
                    </w:rPr>
                  </w:rPrChange>
                </w:rPr>
                <w:t xml:space="preserve">      default false;</w:t>
              </w:r>
            </w:ins>
          </w:p>
          <w:p w14:paraId="0CC68126" w14:textId="77777777" w:rsidR="009F3611" w:rsidRPr="00B80901" w:rsidRDefault="009F3611" w:rsidP="009F3611">
            <w:pPr>
              <w:pStyle w:val="XML1"/>
              <w:rPr>
                <w:ins w:id="38157" w:author="Thomas Dietz" w:date="2012-08-08T17:05:00Z"/>
                <w:rPrChange w:id="38158" w:author="Thomas Dietz" w:date="2012-08-10T13:22:00Z">
                  <w:rPr>
                    <w:ins w:id="38159" w:author="Thomas Dietz" w:date="2012-08-08T17:05:00Z"/>
                    <w:lang w:val="de-DE"/>
                  </w:rPr>
                </w:rPrChange>
              </w:rPr>
            </w:pPr>
            <w:ins w:id="38160" w:author="Thomas Dietz" w:date="2012-08-08T17:05:00Z">
              <w:r w:rsidRPr="00B80901">
                <w:rPr>
                  <w:rPrChange w:id="38161" w:author="Thomas Dietz" w:date="2012-08-10T13:22:00Z">
                    <w:rPr>
                      <w:lang w:val="de-DE"/>
                    </w:rPr>
                  </w:rPrChange>
                </w:rPr>
                <w:t xml:space="preserve">      description "Indicates presence of the GRE sequence</w:t>
              </w:r>
            </w:ins>
          </w:p>
          <w:p w14:paraId="365533AC" w14:textId="77777777" w:rsidR="009F3611" w:rsidRPr="00B80901" w:rsidRDefault="009F3611" w:rsidP="009F3611">
            <w:pPr>
              <w:pStyle w:val="XML1"/>
              <w:rPr>
                <w:ins w:id="38162" w:author="Thomas Dietz" w:date="2012-08-08T17:05:00Z"/>
                <w:rPrChange w:id="38163" w:author="Thomas Dietz" w:date="2012-08-10T13:22:00Z">
                  <w:rPr>
                    <w:ins w:id="38164" w:author="Thomas Dietz" w:date="2012-08-08T17:05:00Z"/>
                    <w:lang w:val="de-DE"/>
                  </w:rPr>
                </w:rPrChange>
              </w:rPr>
            </w:pPr>
            <w:ins w:id="38165" w:author="Thomas Dietz" w:date="2012-08-08T17:05:00Z">
              <w:r w:rsidRPr="00B80901">
                <w:rPr>
                  <w:rPrChange w:id="38166" w:author="Thomas Dietz" w:date="2012-08-10T13:22:00Z">
                    <w:rPr>
                      <w:lang w:val="de-DE"/>
                    </w:rPr>
                  </w:rPrChange>
                </w:rPr>
                <w:t xml:space="preserve">        number.";</w:t>
              </w:r>
            </w:ins>
          </w:p>
          <w:p w14:paraId="7DAC0F0B" w14:textId="77777777" w:rsidR="009F3611" w:rsidRPr="00B80901" w:rsidRDefault="009F3611" w:rsidP="009F3611">
            <w:pPr>
              <w:pStyle w:val="XML1"/>
              <w:rPr>
                <w:ins w:id="38167" w:author="Thomas Dietz" w:date="2012-08-08T17:05:00Z"/>
                <w:rPrChange w:id="38168" w:author="Thomas Dietz" w:date="2012-08-10T13:22:00Z">
                  <w:rPr>
                    <w:ins w:id="38169" w:author="Thomas Dietz" w:date="2012-08-08T17:05:00Z"/>
                    <w:lang w:val="de-DE"/>
                  </w:rPr>
                </w:rPrChange>
              </w:rPr>
            </w:pPr>
            <w:ins w:id="38170" w:author="Thomas Dietz" w:date="2012-08-08T17:05:00Z">
              <w:r w:rsidRPr="00B80901">
                <w:rPr>
                  <w:rPrChange w:id="38171" w:author="Thomas Dietz" w:date="2012-08-10T13:22:00Z">
                    <w:rPr>
                      <w:lang w:val="de-DE"/>
                    </w:rPr>
                  </w:rPrChange>
                </w:rPr>
                <w:t xml:space="preserve">    }</w:t>
              </w:r>
            </w:ins>
          </w:p>
          <w:p w14:paraId="4CCA16BA" w14:textId="77777777" w:rsidR="009F3611" w:rsidRPr="00B80901" w:rsidRDefault="009F3611" w:rsidP="009F3611">
            <w:pPr>
              <w:pStyle w:val="XML1"/>
              <w:rPr>
                <w:ins w:id="38172" w:author="Thomas Dietz" w:date="2012-08-08T17:05:00Z"/>
                <w:rPrChange w:id="38173" w:author="Thomas Dietz" w:date="2012-08-10T13:22:00Z">
                  <w:rPr>
                    <w:ins w:id="38174" w:author="Thomas Dietz" w:date="2012-08-08T17:05:00Z"/>
                    <w:lang w:val="de-DE"/>
                  </w:rPr>
                </w:rPrChange>
              </w:rPr>
            </w:pPr>
            <w:ins w:id="38175" w:author="Thomas Dietz" w:date="2012-08-08T17:05:00Z">
              <w:r w:rsidRPr="00B80901">
                <w:rPr>
                  <w:rPrChange w:id="38176" w:author="Thomas Dietz" w:date="2012-08-10T13:22:00Z">
                    <w:rPr>
                      <w:lang w:val="de-DE"/>
                    </w:rPr>
                  </w:rPrChange>
                </w:rPr>
                <w:t xml:space="preserve">  }</w:t>
              </w:r>
            </w:ins>
          </w:p>
          <w:p w14:paraId="7FD6AF77" w14:textId="77777777" w:rsidR="009F3611" w:rsidRPr="00B80901" w:rsidRDefault="009F3611" w:rsidP="009F3611">
            <w:pPr>
              <w:pStyle w:val="XML1"/>
              <w:rPr>
                <w:ins w:id="38177" w:author="Thomas Dietz" w:date="2012-08-08T17:05:00Z"/>
                <w:rPrChange w:id="38178" w:author="Thomas Dietz" w:date="2012-08-10T13:22:00Z">
                  <w:rPr>
                    <w:ins w:id="38179" w:author="Thomas Dietz" w:date="2012-08-08T17:05:00Z"/>
                    <w:lang w:val="de-DE"/>
                  </w:rPr>
                </w:rPrChange>
              </w:rPr>
            </w:pPr>
          </w:p>
          <w:p w14:paraId="6A165686" w14:textId="77777777" w:rsidR="009F3611" w:rsidRPr="00B80901" w:rsidRDefault="009F3611" w:rsidP="009F3611">
            <w:pPr>
              <w:pStyle w:val="XML1"/>
              <w:rPr>
                <w:ins w:id="38180" w:author="Thomas Dietz" w:date="2012-08-08T17:05:00Z"/>
                <w:rPrChange w:id="38181" w:author="Thomas Dietz" w:date="2012-08-10T13:22:00Z">
                  <w:rPr>
                    <w:ins w:id="38182" w:author="Thomas Dietz" w:date="2012-08-08T17:05:00Z"/>
                    <w:lang w:val="de-DE"/>
                  </w:rPr>
                </w:rPrChange>
              </w:rPr>
            </w:pPr>
            <w:ins w:id="38183" w:author="Thomas Dietz" w:date="2012-08-08T17:05:00Z">
              <w:r w:rsidRPr="00B80901">
                <w:rPr>
                  <w:rPrChange w:id="38184" w:author="Thomas Dietz" w:date="2012-08-10T13:22:00Z">
                    <w:rPr>
                      <w:lang w:val="de-DE"/>
                    </w:rPr>
                  </w:rPrChange>
                </w:rPr>
                <w:t xml:space="preserve">  grouping OFPortVXLANTunnelType {</w:t>
              </w:r>
            </w:ins>
          </w:p>
          <w:p w14:paraId="76023AE7" w14:textId="77777777" w:rsidR="009F3611" w:rsidRPr="00B80901" w:rsidRDefault="009F3611" w:rsidP="009F3611">
            <w:pPr>
              <w:pStyle w:val="XML1"/>
              <w:rPr>
                <w:ins w:id="38185" w:author="Thomas Dietz" w:date="2012-08-08T17:05:00Z"/>
                <w:rPrChange w:id="38186" w:author="Thomas Dietz" w:date="2012-08-10T13:22:00Z">
                  <w:rPr>
                    <w:ins w:id="38187" w:author="Thomas Dietz" w:date="2012-08-08T17:05:00Z"/>
                    <w:lang w:val="de-DE"/>
                  </w:rPr>
                </w:rPrChange>
              </w:rPr>
            </w:pPr>
            <w:ins w:id="38188" w:author="Thomas Dietz" w:date="2012-08-08T17:05:00Z">
              <w:r w:rsidRPr="00B80901">
                <w:rPr>
                  <w:rPrChange w:id="38189" w:author="Thomas Dietz" w:date="2012-08-10T13:22:00Z">
                    <w:rPr>
                      <w:lang w:val="de-DE"/>
                    </w:rPr>
                  </w:rPrChange>
                </w:rPr>
                <w:t xml:space="preserve">    description "Properties of a VxLAN tunnel.";</w:t>
              </w:r>
            </w:ins>
          </w:p>
          <w:p w14:paraId="4E9AA328" w14:textId="77777777" w:rsidR="009F3611" w:rsidRPr="00B80901" w:rsidRDefault="009F3611" w:rsidP="009F3611">
            <w:pPr>
              <w:pStyle w:val="XML1"/>
              <w:rPr>
                <w:ins w:id="38190" w:author="Thomas Dietz" w:date="2012-08-08T17:05:00Z"/>
                <w:rPrChange w:id="38191" w:author="Thomas Dietz" w:date="2012-08-10T13:22:00Z">
                  <w:rPr>
                    <w:ins w:id="38192" w:author="Thomas Dietz" w:date="2012-08-08T17:05:00Z"/>
                    <w:lang w:val="de-DE"/>
                  </w:rPr>
                </w:rPrChange>
              </w:rPr>
            </w:pPr>
            <w:ins w:id="38193" w:author="Thomas Dietz" w:date="2012-08-08T17:05:00Z">
              <w:r w:rsidRPr="00B80901">
                <w:rPr>
                  <w:rPrChange w:id="38194" w:author="Thomas Dietz" w:date="2012-08-10T13:22:00Z">
                    <w:rPr>
                      <w:lang w:val="de-DE"/>
                    </w:rPr>
                  </w:rPrChange>
                </w:rPr>
                <w:t xml:space="preserve">    uses OFPortBaseTunnelType;</w:t>
              </w:r>
            </w:ins>
          </w:p>
          <w:p w14:paraId="1D721D4F" w14:textId="77777777" w:rsidR="009F3611" w:rsidRPr="00B80901" w:rsidRDefault="009F3611" w:rsidP="009F3611">
            <w:pPr>
              <w:pStyle w:val="XML1"/>
              <w:rPr>
                <w:ins w:id="38195" w:author="Thomas Dietz" w:date="2012-08-08T17:05:00Z"/>
                <w:rPrChange w:id="38196" w:author="Thomas Dietz" w:date="2012-08-10T13:22:00Z">
                  <w:rPr>
                    <w:ins w:id="38197" w:author="Thomas Dietz" w:date="2012-08-08T17:05:00Z"/>
                    <w:lang w:val="de-DE"/>
                  </w:rPr>
                </w:rPrChange>
              </w:rPr>
            </w:pPr>
            <w:ins w:id="38198" w:author="Thomas Dietz" w:date="2012-08-08T17:05:00Z">
              <w:r w:rsidRPr="00B80901">
                <w:rPr>
                  <w:rPrChange w:id="38199" w:author="Thomas Dietz" w:date="2012-08-10T13:22:00Z">
                    <w:rPr>
                      <w:lang w:val="de-DE"/>
                    </w:rPr>
                  </w:rPrChange>
                </w:rPr>
                <w:t xml:space="preserve">    leaf vni-valid {</w:t>
              </w:r>
            </w:ins>
          </w:p>
          <w:p w14:paraId="3DDB2921" w14:textId="77777777" w:rsidR="009F3611" w:rsidRPr="00B80901" w:rsidRDefault="009F3611" w:rsidP="009F3611">
            <w:pPr>
              <w:pStyle w:val="XML1"/>
              <w:rPr>
                <w:ins w:id="38200" w:author="Thomas Dietz" w:date="2012-08-08T17:05:00Z"/>
                <w:rPrChange w:id="38201" w:author="Thomas Dietz" w:date="2012-08-10T13:22:00Z">
                  <w:rPr>
                    <w:ins w:id="38202" w:author="Thomas Dietz" w:date="2012-08-08T17:05:00Z"/>
                    <w:lang w:val="de-DE"/>
                  </w:rPr>
                </w:rPrChange>
              </w:rPr>
            </w:pPr>
            <w:ins w:id="38203" w:author="Thomas Dietz" w:date="2012-08-08T17:05:00Z">
              <w:r w:rsidRPr="00B80901">
                <w:rPr>
                  <w:rPrChange w:id="38204" w:author="Thomas Dietz" w:date="2012-08-10T13:22:00Z">
                    <w:rPr>
                      <w:lang w:val="de-DE"/>
                    </w:rPr>
                  </w:rPrChange>
                </w:rPr>
                <w:t xml:space="preserve">      type boolean;</w:t>
              </w:r>
            </w:ins>
          </w:p>
          <w:p w14:paraId="1BC5B121" w14:textId="77777777" w:rsidR="009F3611" w:rsidRPr="00B80901" w:rsidRDefault="009F3611" w:rsidP="009F3611">
            <w:pPr>
              <w:pStyle w:val="XML1"/>
              <w:rPr>
                <w:ins w:id="38205" w:author="Thomas Dietz" w:date="2012-08-08T17:05:00Z"/>
                <w:rPrChange w:id="38206" w:author="Thomas Dietz" w:date="2012-08-10T13:22:00Z">
                  <w:rPr>
                    <w:ins w:id="38207" w:author="Thomas Dietz" w:date="2012-08-08T17:05:00Z"/>
                    <w:lang w:val="de-DE"/>
                  </w:rPr>
                </w:rPrChange>
              </w:rPr>
            </w:pPr>
            <w:ins w:id="38208" w:author="Thomas Dietz" w:date="2012-08-08T17:05:00Z">
              <w:r w:rsidRPr="00B80901">
                <w:rPr>
                  <w:rPrChange w:id="38209" w:author="Thomas Dietz" w:date="2012-08-10T13:22:00Z">
                    <w:rPr>
                      <w:lang w:val="de-DE"/>
                    </w:rPr>
                  </w:rPrChange>
                </w:rPr>
                <w:t xml:space="preserve">      default true;</w:t>
              </w:r>
            </w:ins>
          </w:p>
          <w:p w14:paraId="0A29062C" w14:textId="77777777" w:rsidR="009F3611" w:rsidRPr="00B80901" w:rsidRDefault="009F3611" w:rsidP="009F3611">
            <w:pPr>
              <w:pStyle w:val="XML1"/>
              <w:rPr>
                <w:ins w:id="38210" w:author="Thomas Dietz" w:date="2012-08-08T17:05:00Z"/>
                <w:rPrChange w:id="38211" w:author="Thomas Dietz" w:date="2012-08-10T13:22:00Z">
                  <w:rPr>
                    <w:ins w:id="38212" w:author="Thomas Dietz" w:date="2012-08-08T17:05:00Z"/>
                    <w:lang w:val="de-DE"/>
                  </w:rPr>
                </w:rPrChange>
              </w:rPr>
            </w:pPr>
            <w:ins w:id="38213" w:author="Thomas Dietz" w:date="2012-08-08T17:05:00Z">
              <w:r w:rsidRPr="00B80901">
                <w:rPr>
                  <w:rPrChange w:id="38214" w:author="Thomas Dietz" w:date="2012-08-10T13:22:00Z">
                    <w:rPr>
                      <w:lang w:val="de-DE"/>
                    </w:rPr>
                  </w:rPrChange>
                </w:rPr>
                <w:t xml:space="preserve">      description "Indicates how the corresponding flag should be</w:t>
              </w:r>
            </w:ins>
          </w:p>
          <w:p w14:paraId="62DE8EE3" w14:textId="77777777" w:rsidR="009F3611" w:rsidRPr="00B80901" w:rsidRDefault="009F3611" w:rsidP="009F3611">
            <w:pPr>
              <w:pStyle w:val="XML1"/>
              <w:rPr>
                <w:ins w:id="38215" w:author="Thomas Dietz" w:date="2012-08-08T17:05:00Z"/>
                <w:rPrChange w:id="38216" w:author="Thomas Dietz" w:date="2012-08-10T13:22:00Z">
                  <w:rPr>
                    <w:ins w:id="38217" w:author="Thomas Dietz" w:date="2012-08-08T17:05:00Z"/>
                    <w:lang w:val="de-DE"/>
                  </w:rPr>
                </w:rPrChange>
              </w:rPr>
            </w:pPr>
            <w:ins w:id="38218" w:author="Thomas Dietz" w:date="2012-08-08T17:05:00Z">
              <w:r w:rsidRPr="00B80901">
                <w:rPr>
                  <w:rPrChange w:id="38219" w:author="Thomas Dietz" w:date="2012-08-10T13:22:00Z">
                    <w:rPr>
                      <w:lang w:val="de-DE"/>
                    </w:rPr>
                  </w:rPrChange>
                </w:rPr>
                <w:t xml:space="preserve">        set in packets sent on the tunnel.";</w:t>
              </w:r>
            </w:ins>
          </w:p>
          <w:p w14:paraId="0F1C908E" w14:textId="77777777" w:rsidR="009F3611" w:rsidRPr="00B80901" w:rsidRDefault="009F3611" w:rsidP="009F3611">
            <w:pPr>
              <w:pStyle w:val="XML1"/>
              <w:rPr>
                <w:ins w:id="38220" w:author="Thomas Dietz" w:date="2012-08-08T17:05:00Z"/>
                <w:rPrChange w:id="38221" w:author="Thomas Dietz" w:date="2012-08-10T13:22:00Z">
                  <w:rPr>
                    <w:ins w:id="38222" w:author="Thomas Dietz" w:date="2012-08-08T17:05:00Z"/>
                    <w:lang w:val="de-DE"/>
                  </w:rPr>
                </w:rPrChange>
              </w:rPr>
            </w:pPr>
            <w:ins w:id="38223" w:author="Thomas Dietz" w:date="2012-08-08T17:05:00Z">
              <w:r w:rsidRPr="00B80901">
                <w:rPr>
                  <w:rPrChange w:id="38224" w:author="Thomas Dietz" w:date="2012-08-10T13:22:00Z">
                    <w:rPr>
                      <w:lang w:val="de-DE"/>
                    </w:rPr>
                  </w:rPrChange>
                </w:rPr>
                <w:t xml:space="preserve">    }</w:t>
              </w:r>
            </w:ins>
          </w:p>
          <w:p w14:paraId="55E25540" w14:textId="77777777" w:rsidR="009F3611" w:rsidRPr="00B80901" w:rsidRDefault="009F3611" w:rsidP="009F3611">
            <w:pPr>
              <w:pStyle w:val="XML1"/>
              <w:rPr>
                <w:ins w:id="38225" w:author="Thomas Dietz" w:date="2012-08-08T17:05:00Z"/>
                <w:rPrChange w:id="38226" w:author="Thomas Dietz" w:date="2012-08-10T13:22:00Z">
                  <w:rPr>
                    <w:ins w:id="38227" w:author="Thomas Dietz" w:date="2012-08-08T17:05:00Z"/>
                    <w:lang w:val="de-DE"/>
                  </w:rPr>
                </w:rPrChange>
              </w:rPr>
            </w:pPr>
            <w:ins w:id="38228" w:author="Thomas Dietz" w:date="2012-08-08T17:05:00Z">
              <w:r w:rsidRPr="00B80901">
                <w:rPr>
                  <w:rPrChange w:id="38229" w:author="Thomas Dietz" w:date="2012-08-10T13:22:00Z">
                    <w:rPr>
                      <w:lang w:val="de-DE"/>
                    </w:rPr>
                  </w:rPrChange>
                </w:rPr>
                <w:t xml:space="preserve">    leaf vni {</w:t>
              </w:r>
            </w:ins>
          </w:p>
          <w:p w14:paraId="66ED64E5" w14:textId="77777777" w:rsidR="009F3611" w:rsidRPr="00B80901" w:rsidRDefault="009F3611" w:rsidP="009F3611">
            <w:pPr>
              <w:pStyle w:val="XML1"/>
              <w:rPr>
                <w:ins w:id="38230" w:author="Thomas Dietz" w:date="2012-08-08T17:05:00Z"/>
                <w:rPrChange w:id="38231" w:author="Thomas Dietz" w:date="2012-08-10T13:22:00Z">
                  <w:rPr>
                    <w:ins w:id="38232" w:author="Thomas Dietz" w:date="2012-08-08T17:05:00Z"/>
                    <w:lang w:val="de-DE"/>
                  </w:rPr>
                </w:rPrChange>
              </w:rPr>
            </w:pPr>
            <w:ins w:id="38233" w:author="Thomas Dietz" w:date="2012-08-08T17:05:00Z">
              <w:r w:rsidRPr="00B80901">
                <w:rPr>
                  <w:rPrChange w:id="38234" w:author="Thomas Dietz" w:date="2012-08-10T13:22:00Z">
                    <w:rPr>
                      <w:lang w:val="de-DE"/>
                    </w:rPr>
                  </w:rPrChange>
                </w:rPr>
                <w:t xml:space="preserve">      type uint32;</w:t>
              </w:r>
            </w:ins>
          </w:p>
          <w:p w14:paraId="3C448D91" w14:textId="77777777" w:rsidR="009F3611" w:rsidRPr="00B80901" w:rsidRDefault="009F3611" w:rsidP="009F3611">
            <w:pPr>
              <w:pStyle w:val="XML1"/>
              <w:rPr>
                <w:ins w:id="38235" w:author="Thomas Dietz" w:date="2012-08-08T17:05:00Z"/>
                <w:rPrChange w:id="38236" w:author="Thomas Dietz" w:date="2012-08-10T13:22:00Z">
                  <w:rPr>
                    <w:ins w:id="38237" w:author="Thomas Dietz" w:date="2012-08-08T17:05:00Z"/>
                    <w:lang w:val="de-DE"/>
                  </w:rPr>
                </w:rPrChange>
              </w:rPr>
            </w:pPr>
            <w:ins w:id="38238" w:author="Thomas Dietz" w:date="2012-08-08T17:05:00Z">
              <w:r w:rsidRPr="00B80901">
                <w:rPr>
                  <w:rPrChange w:id="38239" w:author="Thomas Dietz" w:date="2012-08-10T13:22:00Z">
                    <w:rPr>
                      <w:lang w:val="de-DE"/>
                    </w:rPr>
                  </w:rPrChange>
                </w:rPr>
                <w:t xml:space="preserve">      description "Virtual network identifier assigned to all</w:t>
              </w:r>
            </w:ins>
          </w:p>
          <w:p w14:paraId="2CF7CE7E" w14:textId="77777777" w:rsidR="009F3611" w:rsidRPr="00B80901" w:rsidRDefault="009F3611" w:rsidP="009F3611">
            <w:pPr>
              <w:pStyle w:val="XML1"/>
              <w:rPr>
                <w:ins w:id="38240" w:author="Thomas Dietz" w:date="2012-08-08T17:05:00Z"/>
                <w:rPrChange w:id="38241" w:author="Thomas Dietz" w:date="2012-08-10T13:22:00Z">
                  <w:rPr>
                    <w:ins w:id="38242" w:author="Thomas Dietz" w:date="2012-08-08T17:05:00Z"/>
                    <w:lang w:val="de-DE"/>
                  </w:rPr>
                </w:rPrChange>
              </w:rPr>
            </w:pPr>
            <w:ins w:id="38243" w:author="Thomas Dietz" w:date="2012-08-08T17:05:00Z">
              <w:r w:rsidRPr="00B80901">
                <w:rPr>
                  <w:rPrChange w:id="38244" w:author="Thomas Dietz" w:date="2012-08-10T13:22:00Z">
                    <w:rPr>
                      <w:lang w:val="de-DE"/>
                    </w:rPr>
                  </w:rPrChange>
                </w:rPr>
                <w:t xml:space="preserve">        packets sent on the tunnel.  A VxLAN  implementation MAY </w:t>
              </w:r>
            </w:ins>
          </w:p>
          <w:p w14:paraId="39B970F2" w14:textId="77777777" w:rsidR="009F3611" w:rsidRPr="00B80901" w:rsidRDefault="009F3611" w:rsidP="009F3611">
            <w:pPr>
              <w:pStyle w:val="XML1"/>
              <w:rPr>
                <w:ins w:id="38245" w:author="Thomas Dietz" w:date="2012-08-08T17:05:00Z"/>
                <w:rPrChange w:id="38246" w:author="Thomas Dietz" w:date="2012-08-10T13:22:00Z">
                  <w:rPr>
                    <w:ins w:id="38247" w:author="Thomas Dietz" w:date="2012-08-08T17:05:00Z"/>
                    <w:lang w:val="de-DE"/>
                  </w:rPr>
                </w:rPrChange>
              </w:rPr>
            </w:pPr>
            <w:ins w:id="38248" w:author="Thomas Dietz" w:date="2012-08-08T17:05:00Z">
              <w:r w:rsidRPr="00B80901">
                <w:rPr>
                  <w:rPrChange w:id="38249" w:author="Thomas Dietz" w:date="2012-08-10T13:22:00Z">
                    <w:rPr>
                      <w:lang w:val="de-DE"/>
                    </w:rPr>
                  </w:rPrChange>
                </w:rPr>
                <w:t xml:space="preserve">        use the this element to set the OXM_OF_TUNNEL_ID match </w:t>
              </w:r>
            </w:ins>
          </w:p>
          <w:p w14:paraId="1A2EBE19" w14:textId="77777777" w:rsidR="009F3611" w:rsidRPr="00B80901" w:rsidRDefault="009F3611" w:rsidP="009F3611">
            <w:pPr>
              <w:pStyle w:val="XML1"/>
              <w:rPr>
                <w:ins w:id="38250" w:author="Thomas Dietz" w:date="2012-08-08T17:05:00Z"/>
                <w:rPrChange w:id="38251" w:author="Thomas Dietz" w:date="2012-08-10T13:22:00Z">
                  <w:rPr>
                    <w:ins w:id="38252" w:author="Thomas Dietz" w:date="2012-08-08T17:05:00Z"/>
                    <w:lang w:val="de-DE"/>
                  </w:rPr>
                </w:rPrChange>
              </w:rPr>
            </w:pPr>
            <w:ins w:id="38253" w:author="Thomas Dietz" w:date="2012-08-08T17:05:00Z">
              <w:r w:rsidRPr="00B80901">
                <w:rPr>
                  <w:rPrChange w:id="38254" w:author="Thomas Dietz" w:date="2012-08-10T13:22:00Z">
                    <w:rPr>
                      <w:lang w:val="de-DE"/>
                    </w:rPr>
                  </w:rPrChange>
                </w:rPr>
                <w:t xml:space="preserve">        field metadata in the OpenFlow protocol.";</w:t>
              </w:r>
            </w:ins>
          </w:p>
          <w:p w14:paraId="0E3F71D1" w14:textId="77777777" w:rsidR="009F3611" w:rsidRPr="00B80901" w:rsidRDefault="009F3611" w:rsidP="009F3611">
            <w:pPr>
              <w:pStyle w:val="XML1"/>
              <w:rPr>
                <w:ins w:id="38255" w:author="Thomas Dietz" w:date="2012-08-08T17:05:00Z"/>
                <w:rPrChange w:id="38256" w:author="Thomas Dietz" w:date="2012-08-10T13:22:00Z">
                  <w:rPr>
                    <w:ins w:id="38257" w:author="Thomas Dietz" w:date="2012-08-08T17:05:00Z"/>
                    <w:lang w:val="de-DE"/>
                  </w:rPr>
                </w:rPrChange>
              </w:rPr>
            </w:pPr>
            <w:ins w:id="38258" w:author="Thomas Dietz" w:date="2012-08-08T17:05:00Z">
              <w:r w:rsidRPr="00B80901">
                <w:rPr>
                  <w:rPrChange w:id="38259" w:author="Thomas Dietz" w:date="2012-08-10T13:22:00Z">
                    <w:rPr>
                      <w:lang w:val="de-DE"/>
                    </w:rPr>
                  </w:rPrChange>
                </w:rPr>
                <w:t xml:space="preserve">    }</w:t>
              </w:r>
            </w:ins>
          </w:p>
          <w:p w14:paraId="32FE2343" w14:textId="77777777" w:rsidR="009F3611" w:rsidRPr="00B80901" w:rsidRDefault="009F3611" w:rsidP="009F3611">
            <w:pPr>
              <w:pStyle w:val="XML1"/>
              <w:rPr>
                <w:ins w:id="38260" w:author="Thomas Dietz" w:date="2012-08-08T17:05:00Z"/>
                <w:rPrChange w:id="38261" w:author="Thomas Dietz" w:date="2012-08-10T13:22:00Z">
                  <w:rPr>
                    <w:ins w:id="38262" w:author="Thomas Dietz" w:date="2012-08-08T17:05:00Z"/>
                    <w:lang w:val="de-DE"/>
                  </w:rPr>
                </w:rPrChange>
              </w:rPr>
            </w:pPr>
            <w:ins w:id="38263" w:author="Thomas Dietz" w:date="2012-08-08T17:05:00Z">
              <w:r w:rsidRPr="00B80901">
                <w:rPr>
                  <w:rPrChange w:id="38264" w:author="Thomas Dietz" w:date="2012-08-10T13:22:00Z">
                    <w:rPr>
                      <w:lang w:val="de-DE"/>
                    </w:rPr>
                  </w:rPrChange>
                </w:rPr>
                <w:t xml:space="preserve">    leaf vni-multicast-group {</w:t>
              </w:r>
            </w:ins>
          </w:p>
          <w:p w14:paraId="5A9B8DFD" w14:textId="77777777" w:rsidR="009F3611" w:rsidRPr="00B80901" w:rsidRDefault="009F3611" w:rsidP="009F3611">
            <w:pPr>
              <w:pStyle w:val="XML1"/>
              <w:rPr>
                <w:ins w:id="38265" w:author="Thomas Dietz" w:date="2012-08-08T17:05:00Z"/>
                <w:rPrChange w:id="38266" w:author="Thomas Dietz" w:date="2012-08-10T13:22:00Z">
                  <w:rPr>
                    <w:ins w:id="38267" w:author="Thomas Dietz" w:date="2012-08-08T17:05:00Z"/>
                    <w:lang w:val="de-DE"/>
                  </w:rPr>
                </w:rPrChange>
              </w:rPr>
            </w:pPr>
            <w:ins w:id="38268" w:author="Thomas Dietz" w:date="2012-08-08T17:05:00Z">
              <w:r w:rsidRPr="00B80901">
                <w:rPr>
                  <w:rPrChange w:id="38269" w:author="Thomas Dietz" w:date="2012-08-10T13:22:00Z">
                    <w:rPr>
                      <w:lang w:val="de-DE"/>
                    </w:rPr>
                  </w:rPrChange>
                </w:rPr>
                <w:t xml:space="preserve">      type inet:ip-address;</w:t>
              </w:r>
            </w:ins>
          </w:p>
          <w:p w14:paraId="1CA31C26" w14:textId="77777777" w:rsidR="009F3611" w:rsidRPr="00B80901" w:rsidRDefault="009F3611" w:rsidP="009F3611">
            <w:pPr>
              <w:pStyle w:val="XML1"/>
              <w:rPr>
                <w:ins w:id="38270" w:author="Thomas Dietz" w:date="2012-08-08T17:05:00Z"/>
                <w:rPrChange w:id="38271" w:author="Thomas Dietz" w:date="2012-08-10T13:22:00Z">
                  <w:rPr>
                    <w:ins w:id="38272" w:author="Thomas Dietz" w:date="2012-08-08T17:05:00Z"/>
                    <w:lang w:val="de-DE"/>
                  </w:rPr>
                </w:rPrChange>
              </w:rPr>
            </w:pPr>
            <w:ins w:id="38273" w:author="Thomas Dietz" w:date="2012-08-08T17:05:00Z">
              <w:r w:rsidRPr="00B80901">
                <w:rPr>
                  <w:rPrChange w:id="38274" w:author="Thomas Dietz" w:date="2012-08-10T13:22:00Z">
                    <w:rPr>
                      <w:lang w:val="de-DE"/>
                    </w:rPr>
                  </w:rPrChange>
                </w:rPr>
                <w:t xml:space="preserve">      description "If IP multicast is used to support broadcast</w:t>
              </w:r>
            </w:ins>
          </w:p>
          <w:p w14:paraId="387B8D3C" w14:textId="77777777" w:rsidR="009F3611" w:rsidRPr="00B80901" w:rsidRDefault="009F3611" w:rsidP="009F3611">
            <w:pPr>
              <w:pStyle w:val="XML1"/>
              <w:rPr>
                <w:ins w:id="38275" w:author="Thomas Dietz" w:date="2012-08-08T17:05:00Z"/>
                <w:rPrChange w:id="38276" w:author="Thomas Dietz" w:date="2012-08-10T13:22:00Z">
                  <w:rPr>
                    <w:ins w:id="38277" w:author="Thomas Dietz" w:date="2012-08-08T17:05:00Z"/>
                    <w:lang w:val="de-DE"/>
                  </w:rPr>
                </w:rPrChange>
              </w:rPr>
            </w:pPr>
            <w:ins w:id="38278" w:author="Thomas Dietz" w:date="2012-08-08T17:05:00Z">
              <w:r w:rsidRPr="00B80901">
                <w:rPr>
                  <w:rPrChange w:id="38279" w:author="Thomas Dietz" w:date="2012-08-10T13:22:00Z">
                    <w:rPr>
                      <w:lang w:val="de-DE"/>
                    </w:rPr>
                  </w:rPrChange>
                </w:rPr>
                <w:t xml:space="preserve">        on the tunnel this specifies the corresponding multicast</w:t>
              </w:r>
            </w:ins>
          </w:p>
          <w:p w14:paraId="76E60FCF" w14:textId="77777777" w:rsidR="009F3611" w:rsidRPr="00B80901" w:rsidRDefault="009F3611" w:rsidP="009F3611">
            <w:pPr>
              <w:pStyle w:val="XML1"/>
              <w:rPr>
                <w:ins w:id="38280" w:author="Thomas Dietz" w:date="2012-08-08T17:05:00Z"/>
                <w:rPrChange w:id="38281" w:author="Thomas Dietz" w:date="2012-08-10T13:22:00Z">
                  <w:rPr>
                    <w:ins w:id="38282" w:author="Thomas Dietz" w:date="2012-08-08T17:05:00Z"/>
                    <w:lang w:val="de-DE"/>
                  </w:rPr>
                </w:rPrChange>
              </w:rPr>
            </w:pPr>
            <w:ins w:id="38283" w:author="Thomas Dietz" w:date="2012-08-08T17:05:00Z">
              <w:r w:rsidRPr="00B80901">
                <w:rPr>
                  <w:rPrChange w:id="38284" w:author="Thomas Dietz" w:date="2012-08-10T13:22:00Z">
                    <w:rPr>
                      <w:lang w:val="de-DE"/>
                    </w:rPr>
                  </w:rPrChange>
                </w:rPr>
                <w:t xml:space="preserve">        IP address";</w:t>
              </w:r>
            </w:ins>
          </w:p>
          <w:p w14:paraId="72F9704E" w14:textId="77777777" w:rsidR="009F3611" w:rsidRPr="00B80901" w:rsidRDefault="009F3611" w:rsidP="009F3611">
            <w:pPr>
              <w:pStyle w:val="XML1"/>
              <w:rPr>
                <w:ins w:id="38285" w:author="Thomas Dietz" w:date="2012-08-08T17:05:00Z"/>
                <w:rPrChange w:id="38286" w:author="Thomas Dietz" w:date="2012-08-10T13:22:00Z">
                  <w:rPr>
                    <w:ins w:id="38287" w:author="Thomas Dietz" w:date="2012-08-08T17:05:00Z"/>
                    <w:lang w:val="de-DE"/>
                  </w:rPr>
                </w:rPrChange>
              </w:rPr>
            </w:pPr>
            <w:ins w:id="38288" w:author="Thomas Dietz" w:date="2012-08-08T17:05:00Z">
              <w:r w:rsidRPr="00B80901">
                <w:rPr>
                  <w:rPrChange w:id="38289" w:author="Thomas Dietz" w:date="2012-08-10T13:22:00Z">
                    <w:rPr>
                      <w:lang w:val="de-DE"/>
                    </w:rPr>
                  </w:rPrChange>
                </w:rPr>
                <w:t xml:space="preserve">    }</w:t>
              </w:r>
            </w:ins>
          </w:p>
          <w:p w14:paraId="66566721" w14:textId="77777777" w:rsidR="009F3611" w:rsidRPr="00B80901" w:rsidRDefault="009F3611" w:rsidP="009F3611">
            <w:pPr>
              <w:pStyle w:val="XML1"/>
              <w:rPr>
                <w:ins w:id="38290" w:author="Thomas Dietz" w:date="2012-08-08T17:05:00Z"/>
                <w:rPrChange w:id="38291" w:author="Thomas Dietz" w:date="2012-08-10T13:22:00Z">
                  <w:rPr>
                    <w:ins w:id="38292" w:author="Thomas Dietz" w:date="2012-08-08T17:05:00Z"/>
                    <w:lang w:val="de-DE"/>
                  </w:rPr>
                </w:rPrChange>
              </w:rPr>
            </w:pPr>
            <w:ins w:id="38293" w:author="Thomas Dietz" w:date="2012-08-08T17:05:00Z">
              <w:r w:rsidRPr="00B80901">
                <w:rPr>
                  <w:rPrChange w:id="38294" w:author="Thomas Dietz" w:date="2012-08-10T13:22:00Z">
                    <w:rPr>
                      <w:lang w:val="de-DE"/>
                    </w:rPr>
                  </w:rPrChange>
                </w:rPr>
                <w:t xml:space="preserve">    leaf udp-source-port {</w:t>
              </w:r>
            </w:ins>
          </w:p>
          <w:p w14:paraId="1BBF5480" w14:textId="77777777" w:rsidR="009F3611" w:rsidRPr="00B80901" w:rsidRDefault="009F3611" w:rsidP="009F3611">
            <w:pPr>
              <w:pStyle w:val="XML1"/>
              <w:rPr>
                <w:ins w:id="38295" w:author="Thomas Dietz" w:date="2012-08-08T17:05:00Z"/>
                <w:rPrChange w:id="38296" w:author="Thomas Dietz" w:date="2012-08-10T13:22:00Z">
                  <w:rPr>
                    <w:ins w:id="38297" w:author="Thomas Dietz" w:date="2012-08-08T17:05:00Z"/>
                    <w:lang w:val="de-DE"/>
                  </w:rPr>
                </w:rPrChange>
              </w:rPr>
            </w:pPr>
            <w:ins w:id="38298" w:author="Thomas Dietz" w:date="2012-08-08T17:05:00Z">
              <w:r w:rsidRPr="00B80901">
                <w:rPr>
                  <w:rPrChange w:id="38299" w:author="Thomas Dietz" w:date="2012-08-10T13:22:00Z">
                    <w:rPr>
                      <w:lang w:val="de-DE"/>
                    </w:rPr>
                  </w:rPrChange>
                </w:rPr>
                <w:t xml:space="preserve">      type inet:port-number;</w:t>
              </w:r>
            </w:ins>
          </w:p>
          <w:p w14:paraId="1619817A" w14:textId="77777777" w:rsidR="009F3611" w:rsidRPr="00B80901" w:rsidRDefault="009F3611" w:rsidP="009F3611">
            <w:pPr>
              <w:pStyle w:val="XML1"/>
              <w:rPr>
                <w:ins w:id="38300" w:author="Thomas Dietz" w:date="2012-08-08T17:05:00Z"/>
                <w:rPrChange w:id="38301" w:author="Thomas Dietz" w:date="2012-08-10T13:22:00Z">
                  <w:rPr>
                    <w:ins w:id="38302" w:author="Thomas Dietz" w:date="2012-08-08T17:05:00Z"/>
                    <w:lang w:val="de-DE"/>
                  </w:rPr>
                </w:rPrChange>
              </w:rPr>
            </w:pPr>
            <w:ins w:id="38303" w:author="Thomas Dietz" w:date="2012-08-08T17:05:00Z">
              <w:r w:rsidRPr="00B80901">
                <w:rPr>
                  <w:rPrChange w:id="38304" w:author="Thomas Dietz" w:date="2012-08-10T13:22:00Z">
                    <w:rPr>
                      <w:lang w:val="de-DE"/>
                    </w:rPr>
                  </w:rPrChange>
                </w:rPr>
                <w:t xml:space="preserve">      description "Specifies the outer UDP source port number.</w:t>
              </w:r>
            </w:ins>
          </w:p>
          <w:p w14:paraId="6B88EA07" w14:textId="77777777" w:rsidR="009F3611" w:rsidRPr="00B80901" w:rsidRDefault="009F3611" w:rsidP="009F3611">
            <w:pPr>
              <w:pStyle w:val="XML1"/>
              <w:rPr>
                <w:ins w:id="38305" w:author="Thomas Dietz" w:date="2012-08-08T17:05:00Z"/>
                <w:rPrChange w:id="38306" w:author="Thomas Dietz" w:date="2012-08-10T13:22:00Z">
                  <w:rPr>
                    <w:ins w:id="38307" w:author="Thomas Dietz" w:date="2012-08-08T17:05:00Z"/>
                    <w:lang w:val="de-DE"/>
                  </w:rPr>
                </w:rPrChange>
              </w:rPr>
            </w:pPr>
            <w:ins w:id="38308" w:author="Thomas Dietz" w:date="2012-08-08T17:05:00Z">
              <w:r w:rsidRPr="00B80901">
                <w:rPr>
                  <w:rPrChange w:id="38309" w:author="Thomas Dietz" w:date="2012-08-10T13:22:00Z">
                    <w:rPr>
                      <w:lang w:val="de-DE"/>
                    </w:rPr>
                  </w:rPrChange>
                </w:rPr>
                <w:lastRenderedPageBreak/>
                <w:t xml:space="preserve">        If this element is absent, the port number MAY be chosen </w:t>
              </w:r>
            </w:ins>
          </w:p>
          <w:p w14:paraId="7E86FE08" w14:textId="77777777" w:rsidR="009F3611" w:rsidRPr="00B80901" w:rsidRDefault="009F3611" w:rsidP="009F3611">
            <w:pPr>
              <w:pStyle w:val="XML1"/>
              <w:rPr>
                <w:ins w:id="38310" w:author="Thomas Dietz" w:date="2012-08-08T17:05:00Z"/>
                <w:rPrChange w:id="38311" w:author="Thomas Dietz" w:date="2012-08-10T13:22:00Z">
                  <w:rPr>
                    <w:ins w:id="38312" w:author="Thomas Dietz" w:date="2012-08-08T17:05:00Z"/>
                    <w:lang w:val="de-DE"/>
                  </w:rPr>
                </w:rPrChange>
              </w:rPr>
            </w:pPr>
            <w:ins w:id="38313" w:author="Thomas Dietz" w:date="2012-08-08T17:05:00Z">
              <w:r w:rsidRPr="00B80901">
                <w:rPr>
                  <w:rPrChange w:id="38314" w:author="Thomas Dietz" w:date="2012-08-10T13:22:00Z">
                    <w:rPr>
                      <w:lang w:val="de-DE"/>
                    </w:rPr>
                  </w:rPrChange>
                </w:rPr>
                <w:t xml:space="preserve">        dynamically.";</w:t>
              </w:r>
            </w:ins>
          </w:p>
          <w:p w14:paraId="1BCC83E7" w14:textId="77777777" w:rsidR="009F3611" w:rsidRPr="00B80901" w:rsidRDefault="009F3611" w:rsidP="009F3611">
            <w:pPr>
              <w:pStyle w:val="XML1"/>
              <w:rPr>
                <w:ins w:id="38315" w:author="Thomas Dietz" w:date="2012-08-08T17:05:00Z"/>
                <w:rPrChange w:id="38316" w:author="Thomas Dietz" w:date="2012-08-10T13:22:00Z">
                  <w:rPr>
                    <w:ins w:id="38317" w:author="Thomas Dietz" w:date="2012-08-08T17:05:00Z"/>
                    <w:lang w:val="de-DE"/>
                  </w:rPr>
                </w:rPrChange>
              </w:rPr>
            </w:pPr>
            <w:ins w:id="38318" w:author="Thomas Dietz" w:date="2012-08-08T17:05:00Z">
              <w:r w:rsidRPr="00B80901">
                <w:rPr>
                  <w:rPrChange w:id="38319" w:author="Thomas Dietz" w:date="2012-08-10T13:22:00Z">
                    <w:rPr>
                      <w:lang w:val="de-DE"/>
                    </w:rPr>
                  </w:rPrChange>
                </w:rPr>
                <w:t xml:space="preserve">    }</w:t>
              </w:r>
            </w:ins>
          </w:p>
          <w:p w14:paraId="0FECE64D" w14:textId="77777777" w:rsidR="009F3611" w:rsidRPr="00B80901" w:rsidRDefault="009F3611" w:rsidP="009F3611">
            <w:pPr>
              <w:pStyle w:val="XML1"/>
              <w:rPr>
                <w:ins w:id="38320" w:author="Thomas Dietz" w:date="2012-08-08T17:05:00Z"/>
                <w:rPrChange w:id="38321" w:author="Thomas Dietz" w:date="2012-08-10T13:22:00Z">
                  <w:rPr>
                    <w:ins w:id="38322" w:author="Thomas Dietz" w:date="2012-08-08T17:05:00Z"/>
                    <w:lang w:val="de-DE"/>
                  </w:rPr>
                </w:rPrChange>
              </w:rPr>
            </w:pPr>
            <w:ins w:id="38323" w:author="Thomas Dietz" w:date="2012-08-08T17:05:00Z">
              <w:r w:rsidRPr="00B80901">
                <w:rPr>
                  <w:rPrChange w:id="38324" w:author="Thomas Dietz" w:date="2012-08-10T13:22:00Z">
                    <w:rPr>
                      <w:lang w:val="de-DE"/>
                    </w:rPr>
                  </w:rPrChange>
                </w:rPr>
                <w:t xml:space="preserve">    leaf udp-dest-port {</w:t>
              </w:r>
            </w:ins>
          </w:p>
          <w:p w14:paraId="0E4BBFFD" w14:textId="77777777" w:rsidR="009F3611" w:rsidRPr="00B80901" w:rsidRDefault="009F3611" w:rsidP="009F3611">
            <w:pPr>
              <w:pStyle w:val="XML1"/>
              <w:rPr>
                <w:ins w:id="38325" w:author="Thomas Dietz" w:date="2012-08-08T17:05:00Z"/>
                <w:rPrChange w:id="38326" w:author="Thomas Dietz" w:date="2012-08-10T13:22:00Z">
                  <w:rPr>
                    <w:ins w:id="38327" w:author="Thomas Dietz" w:date="2012-08-08T17:05:00Z"/>
                    <w:lang w:val="de-DE"/>
                  </w:rPr>
                </w:rPrChange>
              </w:rPr>
            </w:pPr>
            <w:ins w:id="38328" w:author="Thomas Dietz" w:date="2012-08-08T17:05:00Z">
              <w:r w:rsidRPr="00B80901">
                <w:rPr>
                  <w:rPrChange w:id="38329" w:author="Thomas Dietz" w:date="2012-08-10T13:22:00Z">
                    <w:rPr>
                      <w:lang w:val="de-DE"/>
                    </w:rPr>
                  </w:rPrChange>
                </w:rPr>
                <w:t xml:space="preserve">      type inet:port-number;</w:t>
              </w:r>
            </w:ins>
          </w:p>
          <w:p w14:paraId="0B11003D" w14:textId="77777777" w:rsidR="009F3611" w:rsidRPr="00B80901" w:rsidRDefault="009F3611" w:rsidP="009F3611">
            <w:pPr>
              <w:pStyle w:val="XML1"/>
              <w:rPr>
                <w:ins w:id="38330" w:author="Thomas Dietz" w:date="2012-08-08T17:05:00Z"/>
                <w:rPrChange w:id="38331" w:author="Thomas Dietz" w:date="2012-08-10T13:22:00Z">
                  <w:rPr>
                    <w:ins w:id="38332" w:author="Thomas Dietz" w:date="2012-08-08T17:05:00Z"/>
                    <w:lang w:val="de-DE"/>
                  </w:rPr>
                </w:rPrChange>
              </w:rPr>
            </w:pPr>
            <w:ins w:id="38333" w:author="Thomas Dietz" w:date="2012-08-08T17:05:00Z">
              <w:r w:rsidRPr="00B80901">
                <w:rPr>
                  <w:rPrChange w:id="38334" w:author="Thomas Dietz" w:date="2012-08-10T13:22:00Z">
                    <w:rPr>
                      <w:lang w:val="de-DE"/>
                    </w:rPr>
                  </w:rPrChange>
                </w:rPr>
                <w:t xml:space="preserve">      description "Specifies the outer UDP destination port</w:t>
              </w:r>
            </w:ins>
          </w:p>
          <w:p w14:paraId="2642E7E6" w14:textId="77777777" w:rsidR="009F3611" w:rsidRPr="00B80901" w:rsidRDefault="009F3611" w:rsidP="009F3611">
            <w:pPr>
              <w:pStyle w:val="XML1"/>
              <w:rPr>
                <w:ins w:id="38335" w:author="Thomas Dietz" w:date="2012-08-08T17:05:00Z"/>
                <w:rPrChange w:id="38336" w:author="Thomas Dietz" w:date="2012-08-10T13:22:00Z">
                  <w:rPr>
                    <w:ins w:id="38337" w:author="Thomas Dietz" w:date="2012-08-08T17:05:00Z"/>
                    <w:lang w:val="de-DE"/>
                  </w:rPr>
                </w:rPrChange>
              </w:rPr>
            </w:pPr>
            <w:ins w:id="38338" w:author="Thomas Dietz" w:date="2012-08-08T17:05:00Z">
              <w:r w:rsidRPr="00B80901">
                <w:rPr>
                  <w:rPrChange w:id="38339" w:author="Thomas Dietz" w:date="2012-08-10T13:22:00Z">
                    <w:rPr>
                      <w:lang w:val="de-DE"/>
                    </w:rPr>
                  </w:rPrChange>
                </w:rPr>
                <w:t xml:space="preserve">        number.  It is intended to reserve a port number for</w:t>
              </w:r>
            </w:ins>
          </w:p>
          <w:p w14:paraId="6FC71DD2" w14:textId="77777777" w:rsidR="009F3611" w:rsidRPr="00B80901" w:rsidRDefault="009F3611" w:rsidP="009F3611">
            <w:pPr>
              <w:pStyle w:val="XML1"/>
              <w:rPr>
                <w:ins w:id="38340" w:author="Thomas Dietz" w:date="2012-08-08T17:05:00Z"/>
                <w:rPrChange w:id="38341" w:author="Thomas Dietz" w:date="2012-08-10T13:22:00Z">
                  <w:rPr>
                    <w:ins w:id="38342" w:author="Thomas Dietz" w:date="2012-08-08T17:05:00Z"/>
                    <w:lang w:val="de-DE"/>
                  </w:rPr>
                </w:rPrChange>
              </w:rPr>
            </w:pPr>
            <w:ins w:id="38343" w:author="Thomas Dietz" w:date="2012-08-08T17:05:00Z">
              <w:r w:rsidRPr="00B80901">
                <w:rPr>
                  <w:rPrChange w:id="38344" w:author="Thomas Dietz" w:date="2012-08-10T13:22:00Z">
                    <w:rPr>
                      <w:lang w:val="de-DE"/>
                    </w:rPr>
                  </w:rPrChange>
                </w:rPr>
                <w:t xml:space="preserve">        VxLAN at IANA.  As soon as this has been reserved, the</w:t>
              </w:r>
            </w:ins>
          </w:p>
          <w:p w14:paraId="44CFF521" w14:textId="77777777" w:rsidR="009F3611" w:rsidRPr="00B80901" w:rsidRDefault="009F3611" w:rsidP="009F3611">
            <w:pPr>
              <w:pStyle w:val="XML1"/>
              <w:rPr>
                <w:ins w:id="38345" w:author="Thomas Dietz" w:date="2012-08-08T17:05:00Z"/>
                <w:rPrChange w:id="38346" w:author="Thomas Dietz" w:date="2012-08-10T13:22:00Z">
                  <w:rPr>
                    <w:ins w:id="38347" w:author="Thomas Dietz" w:date="2012-08-08T17:05:00Z"/>
                    <w:lang w:val="de-DE"/>
                  </w:rPr>
                </w:rPrChange>
              </w:rPr>
            </w:pPr>
            <w:ins w:id="38348" w:author="Thomas Dietz" w:date="2012-08-08T17:05:00Z">
              <w:r w:rsidRPr="00B80901">
                <w:rPr>
                  <w:rPrChange w:id="38349" w:author="Thomas Dietz" w:date="2012-08-10T13:22:00Z">
                    <w:rPr>
                      <w:lang w:val="de-DE"/>
                    </w:rPr>
                  </w:rPrChange>
                </w:rPr>
                <w:t xml:space="preserve">        reserved number SHOULD become the default value for this</w:t>
              </w:r>
            </w:ins>
          </w:p>
          <w:p w14:paraId="78FBC5C8" w14:textId="77777777" w:rsidR="009F3611" w:rsidRPr="00B80901" w:rsidRDefault="009F3611" w:rsidP="009F3611">
            <w:pPr>
              <w:pStyle w:val="XML1"/>
              <w:rPr>
                <w:ins w:id="38350" w:author="Thomas Dietz" w:date="2012-08-08T17:05:00Z"/>
                <w:rPrChange w:id="38351" w:author="Thomas Dietz" w:date="2012-08-10T13:22:00Z">
                  <w:rPr>
                    <w:ins w:id="38352" w:author="Thomas Dietz" w:date="2012-08-08T17:05:00Z"/>
                    <w:lang w:val="de-DE"/>
                  </w:rPr>
                </w:rPrChange>
              </w:rPr>
            </w:pPr>
            <w:ins w:id="38353" w:author="Thomas Dietz" w:date="2012-08-08T17:05:00Z">
              <w:r w:rsidRPr="00B80901">
                <w:rPr>
                  <w:rPrChange w:id="38354" w:author="Thomas Dietz" w:date="2012-08-10T13:22:00Z">
                    <w:rPr>
                      <w:lang w:val="de-DE"/>
                    </w:rPr>
                  </w:rPrChange>
                </w:rPr>
                <w:t xml:space="preserve">        element.";</w:t>
              </w:r>
            </w:ins>
          </w:p>
          <w:p w14:paraId="6DDF7ED7" w14:textId="77777777" w:rsidR="009F3611" w:rsidRPr="00B80901" w:rsidRDefault="009F3611" w:rsidP="009F3611">
            <w:pPr>
              <w:pStyle w:val="XML1"/>
              <w:rPr>
                <w:ins w:id="38355" w:author="Thomas Dietz" w:date="2012-08-08T17:05:00Z"/>
                <w:rPrChange w:id="38356" w:author="Thomas Dietz" w:date="2012-08-10T13:22:00Z">
                  <w:rPr>
                    <w:ins w:id="38357" w:author="Thomas Dietz" w:date="2012-08-08T17:05:00Z"/>
                    <w:lang w:val="de-DE"/>
                  </w:rPr>
                </w:rPrChange>
              </w:rPr>
            </w:pPr>
            <w:ins w:id="38358" w:author="Thomas Dietz" w:date="2012-08-08T17:05:00Z">
              <w:r w:rsidRPr="00B80901">
                <w:rPr>
                  <w:rPrChange w:id="38359" w:author="Thomas Dietz" w:date="2012-08-10T13:22:00Z">
                    <w:rPr>
                      <w:lang w:val="de-DE"/>
                    </w:rPr>
                  </w:rPrChange>
                </w:rPr>
                <w:t xml:space="preserve">    }</w:t>
              </w:r>
            </w:ins>
          </w:p>
          <w:p w14:paraId="3212019B" w14:textId="77777777" w:rsidR="009F3611" w:rsidRPr="00B80901" w:rsidRDefault="009F3611" w:rsidP="009F3611">
            <w:pPr>
              <w:pStyle w:val="XML1"/>
              <w:rPr>
                <w:ins w:id="38360" w:author="Thomas Dietz" w:date="2012-08-08T17:05:00Z"/>
                <w:rPrChange w:id="38361" w:author="Thomas Dietz" w:date="2012-08-10T13:22:00Z">
                  <w:rPr>
                    <w:ins w:id="38362" w:author="Thomas Dietz" w:date="2012-08-08T17:05:00Z"/>
                    <w:lang w:val="de-DE"/>
                  </w:rPr>
                </w:rPrChange>
              </w:rPr>
            </w:pPr>
            <w:ins w:id="38363" w:author="Thomas Dietz" w:date="2012-08-08T17:05:00Z">
              <w:r w:rsidRPr="00B80901">
                <w:rPr>
                  <w:rPrChange w:id="38364" w:author="Thomas Dietz" w:date="2012-08-10T13:22:00Z">
                    <w:rPr>
                      <w:lang w:val="de-DE"/>
                    </w:rPr>
                  </w:rPrChange>
                </w:rPr>
                <w:t xml:space="preserve">    leaf udp-checksum {</w:t>
              </w:r>
            </w:ins>
          </w:p>
          <w:p w14:paraId="77D468C1" w14:textId="77777777" w:rsidR="009F3611" w:rsidRPr="00B80901" w:rsidRDefault="009F3611" w:rsidP="009F3611">
            <w:pPr>
              <w:pStyle w:val="XML1"/>
              <w:rPr>
                <w:ins w:id="38365" w:author="Thomas Dietz" w:date="2012-08-08T17:05:00Z"/>
                <w:rPrChange w:id="38366" w:author="Thomas Dietz" w:date="2012-08-10T13:22:00Z">
                  <w:rPr>
                    <w:ins w:id="38367" w:author="Thomas Dietz" w:date="2012-08-08T17:05:00Z"/>
                    <w:lang w:val="de-DE"/>
                  </w:rPr>
                </w:rPrChange>
              </w:rPr>
            </w:pPr>
            <w:ins w:id="38368" w:author="Thomas Dietz" w:date="2012-08-08T17:05:00Z">
              <w:r w:rsidRPr="00B80901">
                <w:rPr>
                  <w:rPrChange w:id="38369" w:author="Thomas Dietz" w:date="2012-08-10T13:22:00Z">
                    <w:rPr>
                      <w:lang w:val="de-DE"/>
                    </w:rPr>
                  </w:rPrChange>
                </w:rPr>
                <w:t xml:space="preserve">      type boolean;</w:t>
              </w:r>
            </w:ins>
          </w:p>
          <w:p w14:paraId="2AC39EF6" w14:textId="77777777" w:rsidR="009F3611" w:rsidRPr="00B80901" w:rsidRDefault="009F3611" w:rsidP="009F3611">
            <w:pPr>
              <w:pStyle w:val="XML1"/>
              <w:rPr>
                <w:ins w:id="38370" w:author="Thomas Dietz" w:date="2012-08-08T17:05:00Z"/>
                <w:rPrChange w:id="38371" w:author="Thomas Dietz" w:date="2012-08-10T13:22:00Z">
                  <w:rPr>
                    <w:ins w:id="38372" w:author="Thomas Dietz" w:date="2012-08-08T17:05:00Z"/>
                    <w:lang w:val="de-DE"/>
                  </w:rPr>
                </w:rPrChange>
              </w:rPr>
            </w:pPr>
            <w:ins w:id="38373" w:author="Thomas Dietz" w:date="2012-08-08T17:05:00Z">
              <w:r w:rsidRPr="00B80901">
                <w:rPr>
                  <w:rPrChange w:id="38374" w:author="Thomas Dietz" w:date="2012-08-10T13:22:00Z">
                    <w:rPr>
                      <w:lang w:val="de-DE"/>
                    </w:rPr>
                  </w:rPrChange>
                </w:rPr>
                <w:t xml:space="preserve">      default false;</w:t>
              </w:r>
            </w:ins>
          </w:p>
          <w:p w14:paraId="2DB61DF5" w14:textId="77777777" w:rsidR="009F3611" w:rsidRPr="00B80901" w:rsidRDefault="009F3611" w:rsidP="009F3611">
            <w:pPr>
              <w:pStyle w:val="XML1"/>
              <w:rPr>
                <w:ins w:id="38375" w:author="Thomas Dietz" w:date="2012-08-08T17:05:00Z"/>
                <w:rPrChange w:id="38376" w:author="Thomas Dietz" w:date="2012-08-10T13:22:00Z">
                  <w:rPr>
                    <w:ins w:id="38377" w:author="Thomas Dietz" w:date="2012-08-08T17:05:00Z"/>
                    <w:lang w:val="de-DE"/>
                  </w:rPr>
                </w:rPrChange>
              </w:rPr>
            </w:pPr>
            <w:ins w:id="38378" w:author="Thomas Dietz" w:date="2012-08-08T17:05:00Z">
              <w:r w:rsidRPr="00B80901">
                <w:rPr>
                  <w:rPrChange w:id="38379" w:author="Thomas Dietz" w:date="2012-08-10T13:22:00Z">
                    <w:rPr>
                      <w:lang w:val="de-DE"/>
                    </w:rPr>
                  </w:rPrChange>
                </w:rPr>
                <w:t xml:space="preserve">      description "Boolean flag to indicate whether or not the</w:t>
              </w:r>
            </w:ins>
          </w:p>
          <w:p w14:paraId="3EA80AA2" w14:textId="77777777" w:rsidR="009F3611" w:rsidRPr="00B80901" w:rsidRDefault="009F3611" w:rsidP="009F3611">
            <w:pPr>
              <w:pStyle w:val="XML1"/>
              <w:rPr>
                <w:ins w:id="38380" w:author="Thomas Dietz" w:date="2012-08-08T17:05:00Z"/>
                <w:rPrChange w:id="38381" w:author="Thomas Dietz" w:date="2012-08-10T13:22:00Z">
                  <w:rPr>
                    <w:ins w:id="38382" w:author="Thomas Dietz" w:date="2012-08-08T17:05:00Z"/>
                    <w:lang w:val="de-DE"/>
                  </w:rPr>
                </w:rPrChange>
              </w:rPr>
            </w:pPr>
            <w:ins w:id="38383" w:author="Thomas Dietz" w:date="2012-08-08T17:05:00Z">
              <w:r w:rsidRPr="00B80901">
                <w:rPr>
                  <w:rPrChange w:id="38384" w:author="Thomas Dietz" w:date="2012-08-10T13:22:00Z">
                    <w:rPr>
                      <w:lang w:val="de-DE"/>
                    </w:rPr>
                  </w:rPrChange>
                </w:rPr>
                <w:t xml:space="preserve">        outer UDP checksum should be set";</w:t>
              </w:r>
            </w:ins>
          </w:p>
          <w:p w14:paraId="4FACBF65" w14:textId="77777777" w:rsidR="009F3611" w:rsidRPr="00B80901" w:rsidRDefault="009F3611" w:rsidP="009F3611">
            <w:pPr>
              <w:pStyle w:val="XML1"/>
              <w:rPr>
                <w:ins w:id="38385" w:author="Thomas Dietz" w:date="2012-08-08T17:05:00Z"/>
                <w:rPrChange w:id="38386" w:author="Thomas Dietz" w:date="2012-08-10T13:22:00Z">
                  <w:rPr>
                    <w:ins w:id="38387" w:author="Thomas Dietz" w:date="2012-08-08T17:05:00Z"/>
                    <w:lang w:val="de-DE"/>
                  </w:rPr>
                </w:rPrChange>
              </w:rPr>
            </w:pPr>
            <w:ins w:id="38388" w:author="Thomas Dietz" w:date="2012-08-08T17:05:00Z">
              <w:r w:rsidRPr="00B80901">
                <w:rPr>
                  <w:rPrChange w:id="38389" w:author="Thomas Dietz" w:date="2012-08-10T13:22:00Z">
                    <w:rPr>
                      <w:lang w:val="de-DE"/>
                    </w:rPr>
                  </w:rPrChange>
                </w:rPr>
                <w:t xml:space="preserve">    }</w:t>
              </w:r>
            </w:ins>
          </w:p>
          <w:p w14:paraId="313757AA" w14:textId="77777777" w:rsidR="009F3611" w:rsidRPr="00B80901" w:rsidRDefault="009F3611" w:rsidP="009F3611">
            <w:pPr>
              <w:pStyle w:val="XML1"/>
              <w:rPr>
                <w:ins w:id="38390" w:author="Thomas Dietz" w:date="2012-08-08T17:05:00Z"/>
                <w:rPrChange w:id="38391" w:author="Thomas Dietz" w:date="2012-08-10T13:22:00Z">
                  <w:rPr>
                    <w:ins w:id="38392" w:author="Thomas Dietz" w:date="2012-08-08T17:05:00Z"/>
                    <w:lang w:val="de-DE"/>
                  </w:rPr>
                </w:rPrChange>
              </w:rPr>
            </w:pPr>
            <w:ins w:id="38393" w:author="Thomas Dietz" w:date="2012-08-08T17:05:00Z">
              <w:r w:rsidRPr="00B80901">
                <w:rPr>
                  <w:rPrChange w:id="38394" w:author="Thomas Dietz" w:date="2012-08-10T13:22:00Z">
                    <w:rPr>
                      <w:lang w:val="de-DE"/>
                    </w:rPr>
                  </w:rPrChange>
                </w:rPr>
                <w:t xml:space="preserve">  }</w:t>
              </w:r>
            </w:ins>
          </w:p>
          <w:p w14:paraId="332AE3A9" w14:textId="77777777" w:rsidR="009F3611" w:rsidRPr="00B80901" w:rsidRDefault="009F3611" w:rsidP="009F3611">
            <w:pPr>
              <w:pStyle w:val="XML1"/>
              <w:rPr>
                <w:ins w:id="38395" w:author="Thomas Dietz" w:date="2012-08-08T17:05:00Z"/>
                <w:rPrChange w:id="38396" w:author="Thomas Dietz" w:date="2012-08-10T13:22:00Z">
                  <w:rPr>
                    <w:ins w:id="38397" w:author="Thomas Dietz" w:date="2012-08-08T17:05:00Z"/>
                    <w:lang w:val="de-DE"/>
                  </w:rPr>
                </w:rPrChange>
              </w:rPr>
            </w:pPr>
            <w:ins w:id="38398" w:author="Thomas Dietz" w:date="2012-08-08T17:05:00Z">
              <w:r w:rsidRPr="00B80901">
                <w:rPr>
                  <w:rPrChange w:id="38399" w:author="Thomas Dietz" w:date="2012-08-10T13:22:00Z">
                    <w:rPr>
                      <w:lang w:val="de-DE"/>
                    </w:rPr>
                  </w:rPrChange>
                </w:rPr>
                <w:t xml:space="preserve"> </w:t>
              </w:r>
            </w:ins>
          </w:p>
          <w:p w14:paraId="0F6C8824" w14:textId="77777777" w:rsidR="009F3611" w:rsidRPr="00B80901" w:rsidRDefault="009F3611" w:rsidP="009F3611">
            <w:pPr>
              <w:pStyle w:val="XML1"/>
              <w:rPr>
                <w:ins w:id="38400" w:author="Thomas Dietz" w:date="2012-08-08T17:05:00Z"/>
                <w:rPrChange w:id="38401" w:author="Thomas Dietz" w:date="2012-08-10T13:22:00Z">
                  <w:rPr>
                    <w:ins w:id="38402" w:author="Thomas Dietz" w:date="2012-08-08T17:05:00Z"/>
                    <w:lang w:val="de-DE"/>
                  </w:rPr>
                </w:rPrChange>
              </w:rPr>
            </w:pPr>
            <w:ins w:id="38403" w:author="Thomas Dietz" w:date="2012-08-08T17:05:00Z">
              <w:r w:rsidRPr="00B80901">
                <w:rPr>
                  <w:rPrChange w:id="38404" w:author="Thomas Dietz" w:date="2012-08-10T13:22:00Z">
                    <w:rPr>
                      <w:lang w:val="de-DE"/>
                    </w:rPr>
                  </w:rPrChange>
                </w:rPr>
                <w:t xml:space="preserve">  grouping OFPortNVGRETunnelType {</w:t>
              </w:r>
            </w:ins>
          </w:p>
          <w:p w14:paraId="51AF73F7" w14:textId="77777777" w:rsidR="009F3611" w:rsidRPr="00B80901" w:rsidRDefault="009F3611" w:rsidP="009F3611">
            <w:pPr>
              <w:pStyle w:val="XML1"/>
              <w:rPr>
                <w:ins w:id="38405" w:author="Thomas Dietz" w:date="2012-08-08T17:05:00Z"/>
                <w:rPrChange w:id="38406" w:author="Thomas Dietz" w:date="2012-08-10T13:22:00Z">
                  <w:rPr>
                    <w:ins w:id="38407" w:author="Thomas Dietz" w:date="2012-08-08T17:05:00Z"/>
                    <w:lang w:val="de-DE"/>
                  </w:rPr>
                </w:rPrChange>
              </w:rPr>
            </w:pPr>
            <w:ins w:id="38408" w:author="Thomas Dietz" w:date="2012-08-08T17:05:00Z">
              <w:r w:rsidRPr="00B80901">
                <w:rPr>
                  <w:rPrChange w:id="38409" w:author="Thomas Dietz" w:date="2012-08-10T13:22:00Z">
                    <w:rPr>
                      <w:lang w:val="de-DE"/>
                    </w:rPr>
                  </w:rPrChange>
                </w:rPr>
                <w:t xml:space="preserve">    description "Properties of a NVGRE tunnel.";</w:t>
              </w:r>
            </w:ins>
          </w:p>
          <w:p w14:paraId="5300AEFC" w14:textId="77777777" w:rsidR="009F3611" w:rsidRPr="00B80901" w:rsidRDefault="009F3611" w:rsidP="009F3611">
            <w:pPr>
              <w:pStyle w:val="XML1"/>
              <w:rPr>
                <w:ins w:id="38410" w:author="Thomas Dietz" w:date="2012-08-08T17:05:00Z"/>
                <w:rPrChange w:id="38411" w:author="Thomas Dietz" w:date="2012-08-10T13:22:00Z">
                  <w:rPr>
                    <w:ins w:id="38412" w:author="Thomas Dietz" w:date="2012-08-08T17:05:00Z"/>
                    <w:lang w:val="de-DE"/>
                  </w:rPr>
                </w:rPrChange>
              </w:rPr>
            </w:pPr>
            <w:ins w:id="38413" w:author="Thomas Dietz" w:date="2012-08-08T17:05:00Z">
              <w:r w:rsidRPr="00B80901">
                <w:rPr>
                  <w:rPrChange w:id="38414" w:author="Thomas Dietz" w:date="2012-08-10T13:22:00Z">
                    <w:rPr>
                      <w:lang w:val="de-DE"/>
                    </w:rPr>
                  </w:rPrChange>
                </w:rPr>
                <w:t xml:space="preserve">    uses OFPortBaseTunnelType;</w:t>
              </w:r>
            </w:ins>
          </w:p>
          <w:p w14:paraId="5C45D4BC" w14:textId="77777777" w:rsidR="009F3611" w:rsidRPr="00B80901" w:rsidRDefault="009F3611" w:rsidP="009F3611">
            <w:pPr>
              <w:pStyle w:val="XML1"/>
              <w:rPr>
                <w:ins w:id="38415" w:author="Thomas Dietz" w:date="2012-08-08T17:05:00Z"/>
                <w:rPrChange w:id="38416" w:author="Thomas Dietz" w:date="2012-08-10T13:22:00Z">
                  <w:rPr>
                    <w:ins w:id="38417" w:author="Thomas Dietz" w:date="2012-08-08T17:05:00Z"/>
                    <w:lang w:val="de-DE"/>
                  </w:rPr>
                </w:rPrChange>
              </w:rPr>
            </w:pPr>
            <w:ins w:id="38418" w:author="Thomas Dietz" w:date="2012-08-08T17:05:00Z">
              <w:r w:rsidRPr="00B80901">
                <w:rPr>
                  <w:rPrChange w:id="38419" w:author="Thomas Dietz" w:date="2012-08-10T13:22:00Z">
                    <w:rPr>
                      <w:lang w:val="de-DE"/>
                    </w:rPr>
                  </w:rPrChange>
                </w:rPr>
                <w:t xml:space="preserve">    leaf tni {</w:t>
              </w:r>
            </w:ins>
          </w:p>
          <w:p w14:paraId="7DFF0C4E" w14:textId="77777777" w:rsidR="009F3611" w:rsidRPr="00B80901" w:rsidRDefault="009F3611" w:rsidP="009F3611">
            <w:pPr>
              <w:pStyle w:val="XML1"/>
              <w:rPr>
                <w:ins w:id="38420" w:author="Thomas Dietz" w:date="2012-08-08T17:05:00Z"/>
                <w:rPrChange w:id="38421" w:author="Thomas Dietz" w:date="2012-08-10T13:22:00Z">
                  <w:rPr>
                    <w:ins w:id="38422" w:author="Thomas Dietz" w:date="2012-08-08T17:05:00Z"/>
                    <w:lang w:val="de-DE"/>
                  </w:rPr>
                </w:rPrChange>
              </w:rPr>
            </w:pPr>
            <w:ins w:id="38423" w:author="Thomas Dietz" w:date="2012-08-08T17:05:00Z">
              <w:r w:rsidRPr="00B80901">
                <w:rPr>
                  <w:rPrChange w:id="38424" w:author="Thomas Dietz" w:date="2012-08-10T13:22:00Z">
                    <w:rPr>
                      <w:lang w:val="de-DE"/>
                    </w:rPr>
                  </w:rPrChange>
                </w:rPr>
                <w:t xml:space="preserve">      type uint32;</w:t>
              </w:r>
            </w:ins>
          </w:p>
          <w:p w14:paraId="3C880EA3" w14:textId="77777777" w:rsidR="009F3611" w:rsidRPr="00B80901" w:rsidRDefault="009F3611" w:rsidP="009F3611">
            <w:pPr>
              <w:pStyle w:val="XML1"/>
              <w:rPr>
                <w:ins w:id="38425" w:author="Thomas Dietz" w:date="2012-08-08T17:05:00Z"/>
                <w:rPrChange w:id="38426" w:author="Thomas Dietz" w:date="2012-08-10T13:22:00Z">
                  <w:rPr>
                    <w:ins w:id="38427" w:author="Thomas Dietz" w:date="2012-08-08T17:05:00Z"/>
                    <w:lang w:val="de-DE"/>
                  </w:rPr>
                </w:rPrChange>
              </w:rPr>
            </w:pPr>
            <w:ins w:id="38428" w:author="Thomas Dietz" w:date="2012-08-08T17:05:00Z">
              <w:r w:rsidRPr="00B80901">
                <w:rPr>
                  <w:rPrChange w:id="38429" w:author="Thomas Dietz" w:date="2012-08-10T13:22:00Z">
                    <w:rPr>
                      <w:lang w:val="de-DE"/>
                    </w:rPr>
                  </w:rPrChange>
                </w:rPr>
                <w:t xml:space="preserve">      description "Specifies the tenant network identifier</w:t>
              </w:r>
            </w:ins>
          </w:p>
          <w:p w14:paraId="4AA65842" w14:textId="77777777" w:rsidR="009F3611" w:rsidRPr="00B80901" w:rsidRDefault="009F3611" w:rsidP="009F3611">
            <w:pPr>
              <w:pStyle w:val="XML1"/>
              <w:rPr>
                <w:ins w:id="38430" w:author="Thomas Dietz" w:date="2012-08-08T17:05:00Z"/>
                <w:rPrChange w:id="38431" w:author="Thomas Dietz" w:date="2012-08-10T13:22:00Z">
                  <w:rPr>
                    <w:ins w:id="38432" w:author="Thomas Dietz" w:date="2012-08-08T17:05:00Z"/>
                    <w:lang w:val="de-DE"/>
                  </w:rPr>
                </w:rPrChange>
              </w:rPr>
            </w:pPr>
            <w:ins w:id="38433" w:author="Thomas Dietz" w:date="2012-08-08T17:05:00Z">
              <w:r w:rsidRPr="00B80901">
                <w:rPr>
                  <w:rPrChange w:id="38434" w:author="Thomas Dietz" w:date="2012-08-10T13:22:00Z">
                    <w:rPr>
                      <w:lang w:val="de-DE"/>
                    </w:rPr>
                  </w:rPrChange>
                </w:rPr>
                <w:t xml:space="preserve">        assigned to all packets sent on the tunnel";</w:t>
              </w:r>
            </w:ins>
          </w:p>
          <w:p w14:paraId="6A94BC08" w14:textId="77777777" w:rsidR="009F3611" w:rsidRPr="00B80901" w:rsidRDefault="009F3611" w:rsidP="009F3611">
            <w:pPr>
              <w:pStyle w:val="XML1"/>
              <w:rPr>
                <w:ins w:id="38435" w:author="Thomas Dietz" w:date="2012-08-08T17:05:00Z"/>
                <w:rPrChange w:id="38436" w:author="Thomas Dietz" w:date="2012-08-10T13:22:00Z">
                  <w:rPr>
                    <w:ins w:id="38437" w:author="Thomas Dietz" w:date="2012-08-08T17:05:00Z"/>
                    <w:lang w:val="de-DE"/>
                  </w:rPr>
                </w:rPrChange>
              </w:rPr>
            </w:pPr>
            <w:ins w:id="38438" w:author="Thomas Dietz" w:date="2012-08-08T17:05:00Z">
              <w:r w:rsidRPr="00B80901">
                <w:rPr>
                  <w:rPrChange w:id="38439" w:author="Thomas Dietz" w:date="2012-08-10T13:22:00Z">
                    <w:rPr>
                      <w:lang w:val="de-DE"/>
                    </w:rPr>
                  </w:rPrChange>
                </w:rPr>
                <w:t xml:space="preserve">    }</w:t>
              </w:r>
            </w:ins>
          </w:p>
          <w:p w14:paraId="66FE79DD" w14:textId="77777777" w:rsidR="009F3611" w:rsidRPr="00B80901" w:rsidRDefault="009F3611" w:rsidP="009F3611">
            <w:pPr>
              <w:pStyle w:val="XML1"/>
              <w:rPr>
                <w:ins w:id="38440" w:author="Thomas Dietz" w:date="2012-08-08T17:05:00Z"/>
                <w:rPrChange w:id="38441" w:author="Thomas Dietz" w:date="2012-08-10T13:22:00Z">
                  <w:rPr>
                    <w:ins w:id="38442" w:author="Thomas Dietz" w:date="2012-08-08T17:05:00Z"/>
                    <w:lang w:val="de-DE"/>
                  </w:rPr>
                </w:rPrChange>
              </w:rPr>
            </w:pPr>
            <w:ins w:id="38443" w:author="Thomas Dietz" w:date="2012-08-08T17:05:00Z">
              <w:r w:rsidRPr="00B80901">
                <w:rPr>
                  <w:rPrChange w:id="38444" w:author="Thomas Dietz" w:date="2012-08-10T13:22:00Z">
                    <w:rPr>
                      <w:lang w:val="de-DE"/>
                    </w:rPr>
                  </w:rPrChange>
                </w:rPr>
                <w:t xml:space="preserve">    leaf tni-resv {</w:t>
              </w:r>
            </w:ins>
          </w:p>
          <w:p w14:paraId="4B95EFE5" w14:textId="77777777" w:rsidR="009F3611" w:rsidRPr="00B80901" w:rsidRDefault="009F3611" w:rsidP="009F3611">
            <w:pPr>
              <w:pStyle w:val="XML1"/>
              <w:rPr>
                <w:ins w:id="38445" w:author="Thomas Dietz" w:date="2012-08-08T17:05:00Z"/>
                <w:rPrChange w:id="38446" w:author="Thomas Dietz" w:date="2012-08-10T13:22:00Z">
                  <w:rPr>
                    <w:ins w:id="38447" w:author="Thomas Dietz" w:date="2012-08-08T17:05:00Z"/>
                    <w:lang w:val="de-DE"/>
                  </w:rPr>
                </w:rPrChange>
              </w:rPr>
            </w:pPr>
            <w:ins w:id="38448" w:author="Thomas Dietz" w:date="2012-08-08T17:05:00Z">
              <w:r w:rsidRPr="00B80901">
                <w:rPr>
                  <w:rPrChange w:id="38449" w:author="Thomas Dietz" w:date="2012-08-10T13:22:00Z">
                    <w:rPr>
                      <w:lang w:val="de-DE"/>
                    </w:rPr>
                  </w:rPrChange>
                </w:rPr>
                <w:t xml:space="preserve">      type uint32;</w:t>
              </w:r>
            </w:ins>
          </w:p>
          <w:p w14:paraId="52211183" w14:textId="77777777" w:rsidR="009F3611" w:rsidRPr="00B80901" w:rsidRDefault="009F3611" w:rsidP="009F3611">
            <w:pPr>
              <w:pStyle w:val="XML1"/>
              <w:rPr>
                <w:ins w:id="38450" w:author="Thomas Dietz" w:date="2012-08-08T17:05:00Z"/>
                <w:rPrChange w:id="38451" w:author="Thomas Dietz" w:date="2012-08-10T13:22:00Z">
                  <w:rPr>
                    <w:ins w:id="38452" w:author="Thomas Dietz" w:date="2012-08-08T17:05:00Z"/>
                    <w:lang w:val="de-DE"/>
                  </w:rPr>
                </w:rPrChange>
              </w:rPr>
            </w:pPr>
            <w:ins w:id="38453" w:author="Thomas Dietz" w:date="2012-08-08T17:05:00Z">
              <w:r w:rsidRPr="00B80901">
                <w:rPr>
                  <w:rPrChange w:id="38454" w:author="Thomas Dietz" w:date="2012-08-10T13:22:00Z">
                    <w:rPr>
                      <w:lang w:val="de-DE"/>
                    </w:rPr>
                  </w:rPrChange>
                </w:rPr>
                <w:t xml:space="preserve">      description "Used to set the reserved user-defined bits of</w:t>
              </w:r>
            </w:ins>
          </w:p>
          <w:p w14:paraId="59A9A8F4" w14:textId="77777777" w:rsidR="009F3611" w:rsidRPr="00B80901" w:rsidRDefault="009F3611" w:rsidP="009F3611">
            <w:pPr>
              <w:pStyle w:val="XML1"/>
              <w:rPr>
                <w:ins w:id="38455" w:author="Thomas Dietz" w:date="2012-08-08T17:05:00Z"/>
                <w:rPrChange w:id="38456" w:author="Thomas Dietz" w:date="2012-08-10T13:22:00Z">
                  <w:rPr>
                    <w:ins w:id="38457" w:author="Thomas Dietz" w:date="2012-08-08T17:05:00Z"/>
                    <w:lang w:val="de-DE"/>
                  </w:rPr>
                </w:rPrChange>
              </w:rPr>
            </w:pPr>
            <w:ins w:id="38458" w:author="Thomas Dietz" w:date="2012-08-08T17:05:00Z">
              <w:r w:rsidRPr="00B80901">
                <w:rPr>
                  <w:rPrChange w:id="38459" w:author="Thomas Dietz" w:date="2012-08-10T13:22:00Z">
                    <w:rPr>
                      <w:lang w:val="de-DE"/>
                    </w:rPr>
                  </w:rPrChange>
                </w:rPr>
                <w:t xml:space="preserve">        the GRE key field";</w:t>
              </w:r>
            </w:ins>
          </w:p>
          <w:p w14:paraId="5CC374BA" w14:textId="77777777" w:rsidR="009F3611" w:rsidRPr="00B80901" w:rsidRDefault="009F3611" w:rsidP="009F3611">
            <w:pPr>
              <w:pStyle w:val="XML1"/>
              <w:rPr>
                <w:ins w:id="38460" w:author="Thomas Dietz" w:date="2012-08-08T17:05:00Z"/>
                <w:rPrChange w:id="38461" w:author="Thomas Dietz" w:date="2012-08-10T13:22:00Z">
                  <w:rPr>
                    <w:ins w:id="38462" w:author="Thomas Dietz" w:date="2012-08-08T17:05:00Z"/>
                    <w:lang w:val="de-DE"/>
                  </w:rPr>
                </w:rPrChange>
              </w:rPr>
            </w:pPr>
            <w:ins w:id="38463" w:author="Thomas Dietz" w:date="2012-08-08T17:05:00Z">
              <w:r w:rsidRPr="00B80901">
                <w:rPr>
                  <w:rPrChange w:id="38464" w:author="Thomas Dietz" w:date="2012-08-10T13:22:00Z">
                    <w:rPr>
                      <w:lang w:val="de-DE"/>
                    </w:rPr>
                  </w:rPrChange>
                </w:rPr>
                <w:t xml:space="preserve">    }</w:t>
              </w:r>
            </w:ins>
          </w:p>
          <w:p w14:paraId="5161E67A" w14:textId="77777777" w:rsidR="009F3611" w:rsidRPr="00B80901" w:rsidRDefault="009F3611" w:rsidP="009F3611">
            <w:pPr>
              <w:pStyle w:val="XML1"/>
              <w:rPr>
                <w:ins w:id="38465" w:author="Thomas Dietz" w:date="2012-08-08T17:05:00Z"/>
                <w:rPrChange w:id="38466" w:author="Thomas Dietz" w:date="2012-08-10T13:22:00Z">
                  <w:rPr>
                    <w:ins w:id="38467" w:author="Thomas Dietz" w:date="2012-08-08T17:05:00Z"/>
                    <w:lang w:val="de-DE"/>
                  </w:rPr>
                </w:rPrChange>
              </w:rPr>
            </w:pPr>
            <w:ins w:id="38468" w:author="Thomas Dietz" w:date="2012-08-08T17:05:00Z">
              <w:r w:rsidRPr="00B80901">
                <w:rPr>
                  <w:rPrChange w:id="38469" w:author="Thomas Dietz" w:date="2012-08-10T13:22:00Z">
                    <w:rPr>
                      <w:lang w:val="de-DE"/>
                    </w:rPr>
                  </w:rPrChange>
                </w:rPr>
                <w:t xml:space="preserve">    leaf tni-multicast-group {</w:t>
              </w:r>
            </w:ins>
          </w:p>
          <w:p w14:paraId="33D3A72B" w14:textId="77777777" w:rsidR="009F3611" w:rsidRPr="00B80901" w:rsidRDefault="009F3611" w:rsidP="009F3611">
            <w:pPr>
              <w:pStyle w:val="XML1"/>
              <w:rPr>
                <w:ins w:id="38470" w:author="Thomas Dietz" w:date="2012-08-08T17:05:00Z"/>
                <w:rPrChange w:id="38471" w:author="Thomas Dietz" w:date="2012-08-10T13:22:00Z">
                  <w:rPr>
                    <w:ins w:id="38472" w:author="Thomas Dietz" w:date="2012-08-08T17:05:00Z"/>
                    <w:lang w:val="de-DE"/>
                  </w:rPr>
                </w:rPrChange>
              </w:rPr>
            </w:pPr>
            <w:ins w:id="38473" w:author="Thomas Dietz" w:date="2012-08-08T17:05:00Z">
              <w:r w:rsidRPr="00B80901">
                <w:rPr>
                  <w:rPrChange w:id="38474" w:author="Thomas Dietz" w:date="2012-08-10T13:22:00Z">
                    <w:rPr>
                      <w:lang w:val="de-DE"/>
                    </w:rPr>
                  </w:rPrChange>
                </w:rPr>
                <w:t xml:space="preserve">      type inet:ip-address;</w:t>
              </w:r>
            </w:ins>
          </w:p>
          <w:p w14:paraId="59C0F616" w14:textId="77777777" w:rsidR="009F3611" w:rsidRPr="00B80901" w:rsidRDefault="009F3611" w:rsidP="009F3611">
            <w:pPr>
              <w:pStyle w:val="XML1"/>
              <w:rPr>
                <w:ins w:id="38475" w:author="Thomas Dietz" w:date="2012-08-08T17:05:00Z"/>
                <w:rPrChange w:id="38476" w:author="Thomas Dietz" w:date="2012-08-10T13:22:00Z">
                  <w:rPr>
                    <w:ins w:id="38477" w:author="Thomas Dietz" w:date="2012-08-08T17:05:00Z"/>
                    <w:lang w:val="de-DE"/>
                  </w:rPr>
                </w:rPrChange>
              </w:rPr>
            </w:pPr>
            <w:ins w:id="38478" w:author="Thomas Dietz" w:date="2012-08-08T17:05:00Z">
              <w:r w:rsidRPr="00B80901">
                <w:rPr>
                  <w:rPrChange w:id="38479" w:author="Thomas Dietz" w:date="2012-08-10T13:22:00Z">
                    <w:rPr>
                      <w:lang w:val="de-DE"/>
                    </w:rPr>
                  </w:rPrChange>
                </w:rPr>
                <w:t xml:space="preserve">      description "If IP multicast is used to support broadcast</w:t>
              </w:r>
            </w:ins>
          </w:p>
          <w:p w14:paraId="5AAD7F2F" w14:textId="77777777" w:rsidR="009F3611" w:rsidRPr="00B80901" w:rsidRDefault="009F3611" w:rsidP="009F3611">
            <w:pPr>
              <w:pStyle w:val="XML1"/>
              <w:rPr>
                <w:ins w:id="38480" w:author="Thomas Dietz" w:date="2012-08-08T17:05:00Z"/>
                <w:rPrChange w:id="38481" w:author="Thomas Dietz" w:date="2012-08-10T13:22:00Z">
                  <w:rPr>
                    <w:ins w:id="38482" w:author="Thomas Dietz" w:date="2012-08-08T17:05:00Z"/>
                    <w:lang w:val="de-DE"/>
                  </w:rPr>
                </w:rPrChange>
              </w:rPr>
            </w:pPr>
            <w:ins w:id="38483" w:author="Thomas Dietz" w:date="2012-08-08T17:05:00Z">
              <w:r w:rsidRPr="00B80901">
                <w:rPr>
                  <w:rPrChange w:id="38484" w:author="Thomas Dietz" w:date="2012-08-10T13:22:00Z">
                    <w:rPr>
                      <w:lang w:val="de-DE"/>
                    </w:rPr>
                  </w:rPrChange>
                </w:rPr>
                <w:t xml:space="preserve">        on the tunnel this element specifies the corresponding </w:t>
              </w:r>
            </w:ins>
          </w:p>
          <w:p w14:paraId="4CF51C12" w14:textId="77777777" w:rsidR="009F3611" w:rsidRPr="00B80901" w:rsidRDefault="009F3611" w:rsidP="009F3611">
            <w:pPr>
              <w:pStyle w:val="XML1"/>
              <w:rPr>
                <w:ins w:id="38485" w:author="Thomas Dietz" w:date="2012-08-08T17:05:00Z"/>
                <w:rPrChange w:id="38486" w:author="Thomas Dietz" w:date="2012-08-10T13:22:00Z">
                  <w:rPr>
                    <w:ins w:id="38487" w:author="Thomas Dietz" w:date="2012-08-08T17:05:00Z"/>
                    <w:lang w:val="de-DE"/>
                  </w:rPr>
                </w:rPrChange>
              </w:rPr>
            </w:pPr>
            <w:ins w:id="38488" w:author="Thomas Dietz" w:date="2012-08-08T17:05:00Z">
              <w:r w:rsidRPr="00B80901">
                <w:rPr>
                  <w:rPrChange w:id="38489" w:author="Thomas Dietz" w:date="2012-08-10T13:22:00Z">
                    <w:rPr>
                      <w:lang w:val="de-DE"/>
                    </w:rPr>
                  </w:rPrChange>
                </w:rPr>
                <w:t xml:space="preserve">        multicast IP address";</w:t>
              </w:r>
            </w:ins>
          </w:p>
          <w:p w14:paraId="7242AAE3" w14:textId="77777777" w:rsidR="009F3611" w:rsidRPr="00B80901" w:rsidRDefault="009F3611" w:rsidP="009F3611">
            <w:pPr>
              <w:pStyle w:val="XML1"/>
              <w:rPr>
                <w:ins w:id="38490" w:author="Thomas Dietz" w:date="2012-08-08T17:05:00Z"/>
                <w:rPrChange w:id="38491" w:author="Thomas Dietz" w:date="2012-08-10T13:22:00Z">
                  <w:rPr>
                    <w:ins w:id="38492" w:author="Thomas Dietz" w:date="2012-08-08T17:05:00Z"/>
                    <w:lang w:val="de-DE"/>
                  </w:rPr>
                </w:rPrChange>
              </w:rPr>
            </w:pPr>
            <w:ins w:id="38493" w:author="Thomas Dietz" w:date="2012-08-08T17:05:00Z">
              <w:r w:rsidRPr="00B80901">
                <w:rPr>
                  <w:rPrChange w:id="38494" w:author="Thomas Dietz" w:date="2012-08-10T13:22:00Z">
                    <w:rPr>
                      <w:lang w:val="de-DE"/>
                    </w:rPr>
                  </w:rPrChange>
                </w:rPr>
                <w:t xml:space="preserve">    }</w:t>
              </w:r>
            </w:ins>
          </w:p>
          <w:p w14:paraId="02A2CA31" w14:textId="77777777" w:rsidR="009F3611" w:rsidRPr="00B80901" w:rsidRDefault="009F3611" w:rsidP="009F3611">
            <w:pPr>
              <w:pStyle w:val="XML1"/>
              <w:rPr>
                <w:ins w:id="38495" w:author="Thomas Dietz" w:date="2012-08-08T17:05:00Z"/>
                <w:rPrChange w:id="38496" w:author="Thomas Dietz" w:date="2012-08-10T13:22:00Z">
                  <w:rPr>
                    <w:ins w:id="38497" w:author="Thomas Dietz" w:date="2012-08-08T17:05:00Z"/>
                    <w:lang w:val="de-DE"/>
                  </w:rPr>
                </w:rPrChange>
              </w:rPr>
            </w:pPr>
            <w:ins w:id="38498" w:author="Thomas Dietz" w:date="2012-08-08T17:05:00Z">
              <w:r w:rsidRPr="00B80901">
                <w:rPr>
                  <w:rPrChange w:id="38499" w:author="Thomas Dietz" w:date="2012-08-10T13:22:00Z">
                    <w:rPr>
                      <w:lang w:val="de-DE"/>
                    </w:rPr>
                  </w:rPrChange>
                </w:rPr>
                <w:t xml:space="preserve">  }</w:t>
              </w:r>
            </w:ins>
          </w:p>
          <w:p w14:paraId="3A3379B7" w14:textId="77777777" w:rsidR="009F3611" w:rsidRPr="00B80901" w:rsidRDefault="009F3611" w:rsidP="009F3611">
            <w:pPr>
              <w:pStyle w:val="XML1"/>
              <w:rPr>
                <w:ins w:id="38500" w:author="Thomas Dietz" w:date="2012-08-08T17:05:00Z"/>
                <w:rPrChange w:id="38501" w:author="Thomas Dietz" w:date="2012-08-10T13:22:00Z">
                  <w:rPr>
                    <w:ins w:id="38502" w:author="Thomas Dietz" w:date="2012-08-08T17:05:00Z"/>
                    <w:lang w:val="de-DE"/>
                  </w:rPr>
                </w:rPrChange>
              </w:rPr>
            </w:pPr>
          </w:p>
          <w:p w14:paraId="63D138FF" w14:textId="77777777" w:rsidR="009F3611" w:rsidRPr="00B80901" w:rsidRDefault="009F3611" w:rsidP="009F3611">
            <w:pPr>
              <w:pStyle w:val="XML1"/>
              <w:rPr>
                <w:ins w:id="38503" w:author="Thomas Dietz" w:date="2012-08-08T17:05:00Z"/>
                <w:rPrChange w:id="38504" w:author="Thomas Dietz" w:date="2012-08-10T13:22:00Z">
                  <w:rPr>
                    <w:ins w:id="38505" w:author="Thomas Dietz" w:date="2012-08-08T17:05:00Z"/>
                    <w:lang w:val="de-DE"/>
                  </w:rPr>
                </w:rPrChange>
              </w:rPr>
            </w:pPr>
            <w:ins w:id="38506" w:author="Thomas Dietz" w:date="2012-08-08T17:05:00Z">
              <w:r w:rsidRPr="00B80901">
                <w:rPr>
                  <w:rPrChange w:id="38507" w:author="Thomas Dietz" w:date="2012-08-10T13:22:00Z">
                    <w:rPr>
                      <w:lang w:val="de-DE"/>
                    </w:rPr>
                  </w:rPrChange>
                </w:rPr>
                <w:t xml:space="preserve">  grouping OFPortType {</w:t>
              </w:r>
            </w:ins>
          </w:p>
          <w:p w14:paraId="6C848578" w14:textId="77777777" w:rsidR="009F3611" w:rsidRPr="00B80901" w:rsidRDefault="009F3611" w:rsidP="009F3611">
            <w:pPr>
              <w:pStyle w:val="XML1"/>
              <w:rPr>
                <w:ins w:id="38508" w:author="Thomas Dietz" w:date="2012-08-08T17:05:00Z"/>
                <w:rPrChange w:id="38509" w:author="Thomas Dietz" w:date="2012-08-10T13:22:00Z">
                  <w:rPr>
                    <w:ins w:id="38510" w:author="Thomas Dietz" w:date="2012-08-08T17:05:00Z"/>
                    <w:lang w:val="de-DE"/>
                  </w:rPr>
                </w:rPrChange>
              </w:rPr>
            </w:pPr>
            <w:ins w:id="38511" w:author="Thomas Dietz" w:date="2012-08-08T17:05:00Z">
              <w:r w:rsidRPr="00B80901">
                <w:rPr>
                  <w:rPrChange w:id="38512" w:author="Thomas Dietz" w:date="2012-08-10T13:22:00Z">
                    <w:rPr>
                      <w:lang w:val="de-DE"/>
                    </w:rPr>
                  </w:rPrChange>
                </w:rPr>
                <w:t xml:space="preserve">    description "This element specifies all properties of an</w:t>
              </w:r>
            </w:ins>
          </w:p>
          <w:p w14:paraId="33014FF2" w14:textId="77777777" w:rsidR="009F3611" w:rsidRPr="00B80901" w:rsidRDefault="009F3611" w:rsidP="009F3611">
            <w:pPr>
              <w:pStyle w:val="XML1"/>
              <w:rPr>
                <w:ins w:id="38513" w:author="Thomas Dietz" w:date="2012-08-08T17:05:00Z"/>
                <w:rPrChange w:id="38514" w:author="Thomas Dietz" w:date="2012-08-10T13:22:00Z">
                  <w:rPr>
                    <w:ins w:id="38515" w:author="Thomas Dietz" w:date="2012-08-08T17:05:00Z"/>
                    <w:lang w:val="de-DE"/>
                  </w:rPr>
                </w:rPrChange>
              </w:rPr>
            </w:pPr>
            <w:ins w:id="38516" w:author="Thomas Dietz" w:date="2012-08-08T17:05:00Z">
              <w:r w:rsidRPr="00B80901">
                <w:rPr>
                  <w:rPrChange w:id="38517" w:author="Thomas Dietz" w:date="2012-08-10T13:22:00Z">
                    <w:rPr>
                      <w:lang w:val="de-DE"/>
                    </w:rPr>
                  </w:rPrChange>
                </w:rPr>
                <w:t xml:space="preserve">      OpenFlow resource of type OpenFlow Port. It represent a</w:t>
              </w:r>
            </w:ins>
          </w:p>
          <w:p w14:paraId="5464BA6C" w14:textId="77777777" w:rsidR="009F3611" w:rsidRPr="00B80901" w:rsidRDefault="009F3611" w:rsidP="009F3611">
            <w:pPr>
              <w:pStyle w:val="XML1"/>
              <w:rPr>
                <w:ins w:id="38518" w:author="Thomas Dietz" w:date="2012-08-08T17:05:00Z"/>
                <w:rPrChange w:id="38519" w:author="Thomas Dietz" w:date="2012-08-10T13:22:00Z">
                  <w:rPr>
                    <w:ins w:id="38520" w:author="Thomas Dietz" w:date="2012-08-08T17:05:00Z"/>
                    <w:lang w:val="de-DE"/>
                  </w:rPr>
                </w:rPrChange>
              </w:rPr>
            </w:pPr>
            <w:ins w:id="38521" w:author="Thomas Dietz" w:date="2012-08-08T17:05:00Z">
              <w:r w:rsidRPr="00B80901">
                <w:rPr>
                  <w:rPrChange w:id="38522" w:author="Thomas Dietz" w:date="2012-08-10T13:22:00Z">
                    <w:rPr>
                      <w:lang w:val="de-DE"/>
                    </w:rPr>
                  </w:rPrChange>
                </w:rPr>
                <w:t xml:space="preserve">      physical port or a logical port of the OpenFlow Capable</w:t>
              </w:r>
            </w:ins>
          </w:p>
          <w:p w14:paraId="3750B453" w14:textId="77777777" w:rsidR="009F3611" w:rsidRPr="00B80901" w:rsidRDefault="009F3611" w:rsidP="009F3611">
            <w:pPr>
              <w:pStyle w:val="XML1"/>
              <w:rPr>
                <w:ins w:id="38523" w:author="Thomas Dietz" w:date="2012-08-08T17:05:00Z"/>
                <w:rPrChange w:id="38524" w:author="Thomas Dietz" w:date="2012-08-10T13:22:00Z">
                  <w:rPr>
                    <w:ins w:id="38525" w:author="Thomas Dietz" w:date="2012-08-08T17:05:00Z"/>
                    <w:lang w:val="de-DE"/>
                  </w:rPr>
                </w:rPrChange>
              </w:rPr>
            </w:pPr>
            <w:ins w:id="38526" w:author="Thomas Dietz" w:date="2012-08-08T17:05:00Z">
              <w:r w:rsidRPr="00B80901">
                <w:rPr>
                  <w:rPrChange w:id="38527" w:author="Thomas Dietz" w:date="2012-08-10T13:22:00Z">
                    <w:rPr>
                      <w:lang w:val="de-DE"/>
                    </w:rPr>
                  </w:rPrChange>
                </w:rPr>
                <w:t xml:space="preserve">      Switch and can be assigned for exclusive use to an OpenFlow</w:t>
              </w:r>
            </w:ins>
          </w:p>
          <w:p w14:paraId="2E22ADFE" w14:textId="77777777" w:rsidR="009F3611" w:rsidRPr="00B80901" w:rsidRDefault="009F3611" w:rsidP="009F3611">
            <w:pPr>
              <w:pStyle w:val="XML1"/>
              <w:rPr>
                <w:ins w:id="38528" w:author="Thomas Dietz" w:date="2012-08-08T17:05:00Z"/>
                <w:rPrChange w:id="38529" w:author="Thomas Dietz" w:date="2012-08-10T13:22:00Z">
                  <w:rPr>
                    <w:ins w:id="38530" w:author="Thomas Dietz" w:date="2012-08-08T17:05:00Z"/>
                    <w:lang w:val="de-DE"/>
                  </w:rPr>
                </w:rPrChange>
              </w:rPr>
            </w:pPr>
            <w:ins w:id="38531" w:author="Thomas Dietz" w:date="2012-08-08T17:05:00Z">
              <w:r w:rsidRPr="00B80901">
                <w:rPr>
                  <w:rPrChange w:id="38532" w:author="Thomas Dietz" w:date="2012-08-10T13:22:00Z">
                    <w:rPr>
                      <w:lang w:val="de-DE"/>
                    </w:rPr>
                  </w:rPrChange>
                </w:rPr>
                <w:t xml:space="preserve">      Logical Switch.  A logical port represents a tunnel endpoint</w:t>
              </w:r>
            </w:ins>
          </w:p>
          <w:p w14:paraId="0379BAF3" w14:textId="77777777" w:rsidR="009F3611" w:rsidRPr="00B80901" w:rsidRDefault="009F3611" w:rsidP="009F3611">
            <w:pPr>
              <w:pStyle w:val="XML1"/>
              <w:rPr>
                <w:ins w:id="38533" w:author="Thomas Dietz" w:date="2012-08-08T17:05:00Z"/>
                <w:rPrChange w:id="38534" w:author="Thomas Dietz" w:date="2012-08-10T13:22:00Z">
                  <w:rPr>
                    <w:ins w:id="38535" w:author="Thomas Dietz" w:date="2012-08-08T17:05:00Z"/>
                    <w:lang w:val="de-DE"/>
                  </w:rPr>
                </w:rPrChange>
              </w:rPr>
            </w:pPr>
            <w:ins w:id="38536" w:author="Thomas Dietz" w:date="2012-08-08T17:05:00Z">
              <w:r w:rsidRPr="00B80901">
                <w:rPr>
                  <w:rPrChange w:id="38537" w:author="Thomas Dietz" w:date="2012-08-10T13:22:00Z">
                    <w:rPr>
                      <w:lang w:val="de-DE"/>
                    </w:rPr>
                  </w:rPrChange>
                </w:rPr>
                <w:t xml:space="preserve">      as described in the OpenFlow protocol specification versions</w:t>
              </w:r>
            </w:ins>
          </w:p>
          <w:p w14:paraId="7005AF4D" w14:textId="77777777" w:rsidR="009F3611" w:rsidRPr="00B80901" w:rsidRDefault="009F3611" w:rsidP="009F3611">
            <w:pPr>
              <w:pStyle w:val="XML1"/>
              <w:rPr>
                <w:ins w:id="38538" w:author="Thomas Dietz" w:date="2012-08-08T17:05:00Z"/>
                <w:rPrChange w:id="38539" w:author="Thomas Dietz" w:date="2012-08-10T13:22:00Z">
                  <w:rPr>
                    <w:ins w:id="38540" w:author="Thomas Dietz" w:date="2012-08-08T17:05:00Z"/>
                    <w:lang w:val="de-DE"/>
                  </w:rPr>
                </w:rPrChange>
              </w:rPr>
            </w:pPr>
            <w:ins w:id="38541" w:author="Thomas Dietz" w:date="2012-08-08T17:05:00Z">
              <w:r w:rsidRPr="00B80901">
                <w:rPr>
                  <w:rPrChange w:id="38542" w:author="Thomas Dietz" w:date="2012-08-10T13:22:00Z">
                    <w:rPr>
                      <w:lang w:val="de-DE"/>
                    </w:rPr>
                  </w:rPrChange>
                </w:rPr>
                <w:t xml:space="preserve">      1.3 - 1.3.1.</w:t>
              </w:r>
            </w:ins>
          </w:p>
          <w:p w14:paraId="25231190" w14:textId="77777777" w:rsidR="009F3611" w:rsidRPr="00B80901" w:rsidRDefault="009F3611" w:rsidP="009F3611">
            <w:pPr>
              <w:pStyle w:val="XML1"/>
              <w:rPr>
                <w:ins w:id="38543" w:author="Thomas Dietz" w:date="2012-08-08T17:05:00Z"/>
                <w:rPrChange w:id="38544" w:author="Thomas Dietz" w:date="2012-08-10T13:22:00Z">
                  <w:rPr>
                    <w:ins w:id="38545" w:author="Thomas Dietz" w:date="2012-08-08T17:05:00Z"/>
                    <w:lang w:val="de-DE"/>
                  </w:rPr>
                </w:rPrChange>
              </w:rPr>
            </w:pPr>
          </w:p>
          <w:p w14:paraId="4D658D11" w14:textId="77777777" w:rsidR="009F3611" w:rsidRPr="00B80901" w:rsidRDefault="009F3611" w:rsidP="009F3611">
            <w:pPr>
              <w:pStyle w:val="XML1"/>
              <w:rPr>
                <w:ins w:id="38546" w:author="Thomas Dietz" w:date="2012-08-08T17:05:00Z"/>
                <w:rPrChange w:id="38547" w:author="Thomas Dietz" w:date="2012-08-10T13:22:00Z">
                  <w:rPr>
                    <w:ins w:id="38548" w:author="Thomas Dietz" w:date="2012-08-08T17:05:00Z"/>
                    <w:lang w:val="de-DE"/>
                  </w:rPr>
                </w:rPrChange>
              </w:rPr>
            </w:pPr>
            <w:ins w:id="38549" w:author="Thomas Dietz" w:date="2012-08-08T17:05:00Z">
              <w:r w:rsidRPr="00B80901">
                <w:rPr>
                  <w:rPrChange w:id="38550" w:author="Thomas Dietz" w:date="2012-08-10T13:22:00Z">
                    <w:rPr>
                      <w:lang w:val="de-DE"/>
                    </w:rPr>
                  </w:rPrChange>
                </w:rPr>
                <w:t xml:space="preserve">      NETCONF &lt;edit-config&gt; operations MUST be implemented as </w:t>
              </w:r>
            </w:ins>
          </w:p>
          <w:p w14:paraId="4BE19127" w14:textId="77777777" w:rsidR="009F3611" w:rsidRPr="00B80901" w:rsidRDefault="009F3611" w:rsidP="009F3611">
            <w:pPr>
              <w:pStyle w:val="XML1"/>
              <w:rPr>
                <w:ins w:id="38551" w:author="Thomas Dietz" w:date="2012-08-08T17:05:00Z"/>
                <w:rPrChange w:id="38552" w:author="Thomas Dietz" w:date="2012-08-10T13:22:00Z">
                  <w:rPr>
                    <w:ins w:id="38553" w:author="Thomas Dietz" w:date="2012-08-08T17:05:00Z"/>
                    <w:lang w:val="de-DE"/>
                  </w:rPr>
                </w:rPrChange>
              </w:rPr>
            </w:pPr>
            <w:ins w:id="38554" w:author="Thomas Dietz" w:date="2012-08-08T17:05:00Z">
              <w:r w:rsidRPr="00B80901">
                <w:rPr>
                  <w:rPrChange w:id="38555" w:author="Thomas Dietz" w:date="2012-08-10T13:22:00Z">
                    <w:rPr>
                      <w:lang w:val="de-DE"/>
                    </w:rPr>
                  </w:rPrChange>
                </w:rPr>
                <w:t xml:space="preserve">      follows: </w:t>
              </w:r>
            </w:ins>
          </w:p>
          <w:p w14:paraId="278A660D" w14:textId="77777777" w:rsidR="009F3611" w:rsidRPr="00B80901" w:rsidRDefault="009F3611" w:rsidP="009F3611">
            <w:pPr>
              <w:pStyle w:val="XML1"/>
              <w:rPr>
                <w:ins w:id="38556" w:author="Thomas Dietz" w:date="2012-08-08T17:05:00Z"/>
                <w:rPrChange w:id="38557" w:author="Thomas Dietz" w:date="2012-08-10T13:22:00Z">
                  <w:rPr>
                    <w:ins w:id="38558" w:author="Thomas Dietz" w:date="2012-08-08T17:05:00Z"/>
                    <w:lang w:val="de-DE"/>
                  </w:rPr>
                </w:rPrChange>
              </w:rPr>
            </w:pPr>
          </w:p>
          <w:p w14:paraId="0379D53F" w14:textId="77777777" w:rsidR="009F3611" w:rsidRPr="00B80901" w:rsidRDefault="009F3611" w:rsidP="009F3611">
            <w:pPr>
              <w:pStyle w:val="XML1"/>
              <w:rPr>
                <w:ins w:id="38559" w:author="Thomas Dietz" w:date="2012-08-08T17:05:00Z"/>
                <w:rPrChange w:id="38560" w:author="Thomas Dietz" w:date="2012-08-10T13:22:00Z">
                  <w:rPr>
                    <w:ins w:id="38561" w:author="Thomas Dietz" w:date="2012-08-08T17:05:00Z"/>
                    <w:lang w:val="de-DE"/>
                  </w:rPr>
                </w:rPrChange>
              </w:rPr>
            </w:pPr>
            <w:ins w:id="38562" w:author="Thomas Dietz" w:date="2012-08-08T17:05:00Z">
              <w:r w:rsidRPr="00B80901">
                <w:rPr>
                  <w:rPrChange w:id="38563" w:author="Thomas Dietz" w:date="2012-08-10T13:22:00Z">
                    <w:rPr>
                      <w:lang w:val="de-DE"/>
                    </w:rPr>
                  </w:rPrChange>
                </w:rPr>
                <w:t xml:space="preserve">      * The 'resource-id' element of OFResoureType MUST be present</w:t>
              </w:r>
            </w:ins>
          </w:p>
          <w:p w14:paraId="73F6812A" w14:textId="77777777" w:rsidR="009F3611" w:rsidRPr="00B80901" w:rsidRDefault="009F3611" w:rsidP="009F3611">
            <w:pPr>
              <w:pStyle w:val="XML1"/>
              <w:rPr>
                <w:ins w:id="38564" w:author="Thomas Dietz" w:date="2012-08-08T17:05:00Z"/>
                <w:rPrChange w:id="38565" w:author="Thomas Dietz" w:date="2012-08-10T13:22:00Z">
                  <w:rPr>
                    <w:ins w:id="38566" w:author="Thomas Dietz" w:date="2012-08-08T17:05:00Z"/>
                    <w:lang w:val="de-DE"/>
                  </w:rPr>
                </w:rPrChange>
              </w:rPr>
            </w:pPr>
            <w:ins w:id="38567" w:author="Thomas Dietz" w:date="2012-08-08T17:05:00Z">
              <w:r w:rsidRPr="00B80901">
                <w:rPr>
                  <w:rPrChange w:id="38568" w:author="Thomas Dietz" w:date="2012-08-10T13:22:00Z">
                    <w:rPr>
                      <w:lang w:val="de-DE"/>
                    </w:rPr>
                  </w:rPrChange>
                </w:rPr>
                <w:t xml:space="preserve">        at all &lt;edit-config&gt; operations to identify the port.</w:t>
              </w:r>
            </w:ins>
          </w:p>
          <w:p w14:paraId="52C619B3" w14:textId="77777777" w:rsidR="009F3611" w:rsidRPr="00B80901" w:rsidRDefault="009F3611" w:rsidP="009F3611">
            <w:pPr>
              <w:pStyle w:val="XML1"/>
              <w:rPr>
                <w:ins w:id="38569" w:author="Thomas Dietz" w:date="2012-08-08T17:05:00Z"/>
                <w:rPrChange w:id="38570" w:author="Thomas Dietz" w:date="2012-08-10T13:22:00Z">
                  <w:rPr>
                    <w:ins w:id="38571" w:author="Thomas Dietz" w:date="2012-08-08T17:05:00Z"/>
                    <w:lang w:val="de-DE"/>
                  </w:rPr>
                </w:rPrChange>
              </w:rPr>
            </w:pPr>
            <w:ins w:id="38572" w:author="Thomas Dietz" w:date="2012-08-08T17:05:00Z">
              <w:r w:rsidRPr="00B80901">
                <w:rPr>
                  <w:rPrChange w:id="38573" w:author="Thomas Dietz" w:date="2012-08-10T13:22:00Z">
                    <w:rPr>
                      <w:lang w:val="de-DE"/>
                    </w:rPr>
                  </w:rPrChange>
                </w:rPr>
                <w:t xml:space="preserve">      * If the operation is 'merge' or 'replace', the element is</w:t>
              </w:r>
            </w:ins>
          </w:p>
          <w:p w14:paraId="14D4C205" w14:textId="77777777" w:rsidR="009F3611" w:rsidRPr="00B80901" w:rsidRDefault="009F3611" w:rsidP="009F3611">
            <w:pPr>
              <w:pStyle w:val="XML1"/>
              <w:rPr>
                <w:ins w:id="38574" w:author="Thomas Dietz" w:date="2012-08-08T17:05:00Z"/>
                <w:rPrChange w:id="38575" w:author="Thomas Dietz" w:date="2012-08-10T13:22:00Z">
                  <w:rPr>
                    <w:ins w:id="38576" w:author="Thomas Dietz" w:date="2012-08-08T17:05:00Z"/>
                    <w:lang w:val="de-DE"/>
                  </w:rPr>
                </w:rPrChange>
              </w:rPr>
            </w:pPr>
            <w:ins w:id="38577" w:author="Thomas Dietz" w:date="2012-08-08T17:05:00Z">
              <w:r w:rsidRPr="00B80901">
                <w:rPr>
                  <w:rPrChange w:id="38578" w:author="Thomas Dietz" w:date="2012-08-10T13:22:00Z">
                    <w:rPr>
                      <w:lang w:val="de-DE"/>
                    </w:rPr>
                  </w:rPrChange>
                </w:rPr>
                <w:t xml:space="preserve">        created if it does not exist, and its value is set to the</w:t>
              </w:r>
            </w:ins>
          </w:p>
          <w:p w14:paraId="4123F310" w14:textId="77777777" w:rsidR="009F3611" w:rsidRPr="00B80901" w:rsidRDefault="009F3611" w:rsidP="009F3611">
            <w:pPr>
              <w:pStyle w:val="XML1"/>
              <w:rPr>
                <w:ins w:id="38579" w:author="Thomas Dietz" w:date="2012-08-08T17:05:00Z"/>
                <w:rPrChange w:id="38580" w:author="Thomas Dietz" w:date="2012-08-10T13:22:00Z">
                  <w:rPr>
                    <w:ins w:id="38581" w:author="Thomas Dietz" w:date="2012-08-08T17:05:00Z"/>
                    <w:lang w:val="de-DE"/>
                  </w:rPr>
                </w:rPrChange>
              </w:rPr>
            </w:pPr>
            <w:ins w:id="38582" w:author="Thomas Dietz" w:date="2012-08-08T17:05:00Z">
              <w:r w:rsidRPr="00B80901">
                <w:rPr>
                  <w:rPrChange w:id="38583" w:author="Thomas Dietz" w:date="2012-08-10T13:22:00Z">
                    <w:rPr>
                      <w:lang w:val="de-DE"/>
                    </w:rPr>
                  </w:rPrChange>
                </w:rPr>
                <w:lastRenderedPageBreak/>
                <w:t xml:space="preserve">        value found in the XML RPC data.</w:t>
              </w:r>
            </w:ins>
          </w:p>
          <w:p w14:paraId="1B307DF6" w14:textId="77777777" w:rsidR="009F3611" w:rsidRPr="00B80901" w:rsidRDefault="009F3611" w:rsidP="009F3611">
            <w:pPr>
              <w:pStyle w:val="XML1"/>
              <w:rPr>
                <w:ins w:id="38584" w:author="Thomas Dietz" w:date="2012-08-08T17:05:00Z"/>
                <w:rPrChange w:id="38585" w:author="Thomas Dietz" w:date="2012-08-10T13:22:00Z">
                  <w:rPr>
                    <w:ins w:id="38586" w:author="Thomas Dietz" w:date="2012-08-08T17:05:00Z"/>
                    <w:lang w:val="de-DE"/>
                  </w:rPr>
                </w:rPrChange>
              </w:rPr>
            </w:pPr>
            <w:ins w:id="38587" w:author="Thomas Dietz" w:date="2012-08-08T17:05:00Z">
              <w:r w:rsidRPr="00B80901">
                <w:rPr>
                  <w:rPrChange w:id="38588" w:author="Thomas Dietz" w:date="2012-08-10T13:22:00Z">
                    <w:rPr>
                      <w:lang w:val="de-DE"/>
                    </w:rPr>
                  </w:rPrChange>
                </w:rPr>
                <w:t xml:space="preserve">      * If the operation is 'create', the element is created if it</w:t>
              </w:r>
            </w:ins>
          </w:p>
          <w:p w14:paraId="2E5D1558" w14:textId="77777777" w:rsidR="009F3611" w:rsidRPr="00B80901" w:rsidRDefault="009F3611" w:rsidP="009F3611">
            <w:pPr>
              <w:pStyle w:val="XML1"/>
              <w:rPr>
                <w:ins w:id="38589" w:author="Thomas Dietz" w:date="2012-08-08T17:05:00Z"/>
                <w:rPrChange w:id="38590" w:author="Thomas Dietz" w:date="2012-08-10T13:22:00Z">
                  <w:rPr>
                    <w:ins w:id="38591" w:author="Thomas Dietz" w:date="2012-08-08T17:05:00Z"/>
                    <w:lang w:val="de-DE"/>
                  </w:rPr>
                </w:rPrChange>
              </w:rPr>
            </w:pPr>
            <w:ins w:id="38592" w:author="Thomas Dietz" w:date="2012-08-08T17:05:00Z">
              <w:r w:rsidRPr="00B80901">
                <w:rPr>
                  <w:rPrChange w:id="38593" w:author="Thomas Dietz" w:date="2012-08-10T13:22:00Z">
                    <w:rPr>
                      <w:lang w:val="de-DE"/>
                    </w:rPr>
                  </w:rPrChange>
                </w:rPr>
                <w:t xml:space="preserve">        does not exist. If the element already exists, a</w:t>
              </w:r>
            </w:ins>
          </w:p>
          <w:p w14:paraId="440895AE" w14:textId="77777777" w:rsidR="009F3611" w:rsidRPr="00B80901" w:rsidRDefault="009F3611" w:rsidP="009F3611">
            <w:pPr>
              <w:pStyle w:val="XML1"/>
              <w:rPr>
                <w:ins w:id="38594" w:author="Thomas Dietz" w:date="2012-08-08T17:05:00Z"/>
                <w:rPrChange w:id="38595" w:author="Thomas Dietz" w:date="2012-08-10T13:22:00Z">
                  <w:rPr>
                    <w:ins w:id="38596" w:author="Thomas Dietz" w:date="2012-08-08T17:05:00Z"/>
                    <w:lang w:val="de-DE"/>
                  </w:rPr>
                </w:rPrChange>
              </w:rPr>
            </w:pPr>
            <w:ins w:id="38597" w:author="Thomas Dietz" w:date="2012-08-08T17:05:00Z">
              <w:r w:rsidRPr="00B80901">
                <w:rPr>
                  <w:rPrChange w:id="38598" w:author="Thomas Dietz" w:date="2012-08-10T13:22:00Z">
                    <w:rPr>
                      <w:lang w:val="de-DE"/>
                    </w:rPr>
                  </w:rPrChange>
                </w:rPr>
                <w:t xml:space="preserve">        'data</w:t>
              </w:r>
              <w:r w:rsidRPr="00B80901">
                <w:rPr>
                  <w:rFonts w:ascii="MS Mincho" w:eastAsia="MS Mincho" w:hAnsi="MS Mincho" w:cs="MS Mincho"/>
                  <w:rPrChange w:id="38599" w:author="Thomas Dietz" w:date="2012-08-10T13:22:00Z">
                    <w:rPr>
                      <w:rFonts w:ascii="MS Mincho" w:eastAsia="MS Mincho" w:hAnsi="MS Mincho" w:cs="MS Mincho"/>
                      <w:lang w:val="de-DE"/>
                    </w:rPr>
                  </w:rPrChange>
                </w:rPr>
                <w:t>‑</w:t>
              </w:r>
              <w:r w:rsidRPr="00B80901">
                <w:rPr>
                  <w:rPrChange w:id="38600" w:author="Thomas Dietz" w:date="2012-08-10T13:22:00Z">
                    <w:rPr>
                      <w:lang w:val="de-DE"/>
                    </w:rPr>
                  </w:rPrChange>
                </w:rPr>
                <w:t>exists' error is returned.</w:t>
              </w:r>
            </w:ins>
          </w:p>
          <w:p w14:paraId="1862FD58" w14:textId="77777777" w:rsidR="009F3611" w:rsidRPr="00B80901" w:rsidRDefault="009F3611" w:rsidP="009F3611">
            <w:pPr>
              <w:pStyle w:val="XML1"/>
              <w:rPr>
                <w:ins w:id="38601" w:author="Thomas Dietz" w:date="2012-08-08T17:05:00Z"/>
                <w:rPrChange w:id="38602" w:author="Thomas Dietz" w:date="2012-08-10T13:22:00Z">
                  <w:rPr>
                    <w:ins w:id="38603" w:author="Thomas Dietz" w:date="2012-08-08T17:05:00Z"/>
                    <w:lang w:val="de-DE"/>
                  </w:rPr>
                </w:rPrChange>
              </w:rPr>
            </w:pPr>
            <w:ins w:id="38604" w:author="Thomas Dietz" w:date="2012-08-08T17:05:00Z">
              <w:r w:rsidRPr="00B80901">
                <w:rPr>
                  <w:rPrChange w:id="38605" w:author="Thomas Dietz" w:date="2012-08-10T13:22:00Z">
                    <w:rPr>
                      <w:lang w:val="de-DE"/>
                    </w:rPr>
                  </w:rPrChange>
                </w:rPr>
                <w:t xml:space="preserve">      * If the operation is 'delete', the element is deleted if it</w:t>
              </w:r>
            </w:ins>
          </w:p>
          <w:p w14:paraId="289DD73C" w14:textId="77777777" w:rsidR="009F3611" w:rsidRPr="00B80901" w:rsidRDefault="009F3611" w:rsidP="009F3611">
            <w:pPr>
              <w:pStyle w:val="XML1"/>
              <w:rPr>
                <w:ins w:id="38606" w:author="Thomas Dietz" w:date="2012-08-08T17:05:00Z"/>
                <w:rPrChange w:id="38607" w:author="Thomas Dietz" w:date="2012-08-10T13:22:00Z">
                  <w:rPr>
                    <w:ins w:id="38608" w:author="Thomas Dietz" w:date="2012-08-08T17:05:00Z"/>
                    <w:lang w:val="de-DE"/>
                  </w:rPr>
                </w:rPrChange>
              </w:rPr>
            </w:pPr>
            <w:ins w:id="38609" w:author="Thomas Dietz" w:date="2012-08-08T17:05:00Z">
              <w:r w:rsidRPr="00B80901">
                <w:rPr>
                  <w:rPrChange w:id="38610" w:author="Thomas Dietz" w:date="2012-08-10T13:22:00Z">
                    <w:rPr>
                      <w:lang w:val="de-DE"/>
                    </w:rPr>
                  </w:rPrChange>
                </w:rPr>
                <w:t xml:space="preserve">        exists. If the element does not exist, a 'data</w:t>
              </w:r>
              <w:r w:rsidRPr="00B80901">
                <w:rPr>
                  <w:rFonts w:ascii="MS Mincho" w:eastAsia="MS Mincho" w:hAnsi="MS Mincho" w:cs="MS Mincho"/>
                  <w:rPrChange w:id="38611" w:author="Thomas Dietz" w:date="2012-08-10T13:22:00Z">
                    <w:rPr>
                      <w:rFonts w:ascii="MS Mincho" w:eastAsia="MS Mincho" w:hAnsi="MS Mincho" w:cs="MS Mincho"/>
                      <w:lang w:val="de-DE"/>
                    </w:rPr>
                  </w:rPrChange>
                </w:rPr>
                <w:t>‑</w:t>
              </w:r>
              <w:r w:rsidRPr="00B80901">
                <w:rPr>
                  <w:rPrChange w:id="38612" w:author="Thomas Dietz" w:date="2012-08-10T13:22:00Z">
                    <w:rPr>
                      <w:lang w:val="de-DE"/>
                    </w:rPr>
                  </w:rPrChange>
                </w:rPr>
                <w:t>missing'</w:t>
              </w:r>
            </w:ins>
          </w:p>
          <w:p w14:paraId="4A56F076" w14:textId="77777777" w:rsidR="009F3611" w:rsidRPr="00B80901" w:rsidRDefault="009F3611" w:rsidP="009F3611">
            <w:pPr>
              <w:pStyle w:val="XML1"/>
              <w:rPr>
                <w:ins w:id="38613" w:author="Thomas Dietz" w:date="2012-08-08T17:05:00Z"/>
                <w:rPrChange w:id="38614" w:author="Thomas Dietz" w:date="2012-08-10T13:22:00Z">
                  <w:rPr>
                    <w:ins w:id="38615" w:author="Thomas Dietz" w:date="2012-08-08T17:05:00Z"/>
                    <w:lang w:val="de-DE"/>
                  </w:rPr>
                </w:rPrChange>
              </w:rPr>
            </w:pPr>
            <w:ins w:id="38616" w:author="Thomas Dietz" w:date="2012-08-08T17:05:00Z">
              <w:r w:rsidRPr="00B80901">
                <w:rPr>
                  <w:rPrChange w:id="38617" w:author="Thomas Dietz" w:date="2012-08-10T13:22:00Z">
                    <w:rPr>
                      <w:lang w:val="de-DE"/>
                    </w:rPr>
                  </w:rPrChange>
                </w:rPr>
                <w:t xml:space="preserve">        error is returned.";</w:t>
              </w:r>
            </w:ins>
          </w:p>
          <w:p w14:paraId="0453CCA4" w14:textId="77777777" w:rsidR="009F3611" w:rsidRPr="00B80901" w:rsidRDefault="009F3611" w:rsidP="009F3611">
            <w:pPr>
              <w:pStyle w:val="XML1"/>
              <w:rPr>
                <w:ins w:id="38618" w:author="Thomas Dietz" w:date="2012-08-08T17:05:00Z"/>
                <w:rPrChange w:id="38619" w:author="Thomas Dietz" w:date="2012-08-10T13:22:00Z">
                  <w:rPr>
                    <w:ins w:id="38620" w:author="Thomas Dietz" w:date="2012-08-08T17:05:00Z"/>
                    <w:lang w:val="de-DE"/>
                  </w:rPr>
                </w:rPrChange>
              </w:rPr>
            </w:pPr>
            <w:ins w:id="38621" w:author="Thomas Dietz" w:date="2012-08-08T17:05:00Z">
              <w:r w:rsidRPr="00B80901">
                <w:rPr>
                  <w:rPrChange w:id="38622" w:author="Thomas Dietz" w:date="2012-08-10T13:22:00Z">
                    <w:rPr>
                      <w:lang w:val="de-DE"/>
                    </w:rPr>
                  </w:rPrChange>
                </w:rPr>
                <w:t xml:space="preserve">    uses OFResourceType;</w:t>
              </w:r>
            </w:ins>
          </w:p>
          <w:p w14:paraId="1DDE6707" w14:textId="77777777" w:rsidR="009F3611" w:rsidRPr="00B80901" w:rsidRDefault="009F3611" w:rsidP="009F3611">
            <w:pPr>
              <w:pStyle w:val="XML1"/>
              <w:rPr>
                <w:ins w:id="38623" w:author="Thomas Dietz" w:date="2012-08-08T17:05:00Z"/>
                <w:rPrChange w:id="38624" w:author="Thomas Dietz" w:date="2012-08-10T13:22:00Z">
                  <w:rPr>
                    <w:ins w:id="38625" w:author="Thomas Dietz" w:date="2012-08-08T17:05:00Z"/>
                    <w:lang w:val="de-DE"/>
                  </w:rPr>
                </w:rPrChange>
              </w:rPr>
            </w:pPr>
            <w:ins w:id="38626" w:author="Thomas Dietz" w:date="2012-08-08T17:05:00Z">
              <w:r w:rsidRPr="00B80901">
                <w:rPr>
                  <w:rPrChange w:id="38627" w:author="Thomas Dietz" w:date="2012-08-10T13:22:00Z">
                    <w:rPr>
                      <w:lang w:val="de-DE"/>
                    </w:rPr>
                  </w:rPrChange>
                </w:rPr>
                <w:t xml:space="preserve">    leaf number {</w:t>
              </w:r>
            </w:ins>
          </w:p>
          <w:p w14:paraId="78233AE7" w14:textId="77777777" w:rsidR="009F3611" w:rsidRPr="00B80901" w:rsidRDefault="009F3611" w:rsidP="009F3611">
            <w:pPr>
              <w:pStyle w:val="XML1"/>
              <w:rPr>
                <w:ins w:id="38628" w:author="Thomas Dietz" w:date="2012-08-08T17:05:00Z"/>
                <w:rPrChange w:id="38629" w:author="Thomas Dietz" w:date="2012-08-10T13:22:00Z">
                  <w:rPr>
                    <w:ins w:id="38630" w:author="Thomas Dietz" w:date="2012-08-08T17:05:00Z"/>
                    <w:lang w:val="de-DE"/>
                  </w:rPr>
                </w:rPrChange>
              </w:rPr>
            </w:pPr>
            <w:ins w:id="38631" w:author="Thomas Dietz" w:date="2012-08-08T17:05:00Z">
              <w:r w:rsidRPr="00B80901">
                <w:rPr>
                  <w:rPrChange w:id="38632" w:author="Thomas Dietz" w:date="2012-08-10T13:22:00Z">
                    <w:rPr>
                      <w:lang w:val="de-DE"/>
                    </w:rPr>
                  </w:rPrChange>
                </w:rPr>
                <w:t xml:space="preserve">      type uint64;</w:t>
              </w:r>
            </w:ins>
          </w:p>
          <w:p w14:paraId="7A979511" w14:textId="77777777" w:rsidR="009F3611" w:rsidRPr="00B80901" w:rsidRDefault="009F3611" w:rsidP="009F3611">
            <w:pPr>
              <w:pStyle w:val="XML1"/>
              <w:rPr>
                <w:ins w:id="38633" w:author="Thomas Dietz" w:date="2012-08-08T17:05:00Z"/>
                <w:rPrChange w:id="38634" w:author="Thomas Dietz" w:date="2012-08-10T13:22:00Z">
                  <w:rPr>
                    <w:ins w:id="38635" w:author="Thomas Dietz" w:date="2012-08-08T17:05:00Z"/>
                    <w:lang w:val="de-DE"/>
                  </w:rPr>
                </w:rPrChange>
              </w:rPr>
            </w:pPr>
            <w:ins w:id="38636" w:author="Thomas Dietz" w:date="2012-08-08T17:05:00Z">
              <w:r w:rsidRPr="00B80901">
                <w:rPr>
                  <w:rPrChange w:id="38637" w:author="Thomas Dietz" w:date="2012-08-10T13:22:00Z">
                    <w:rPr>
                      <w:lang w:val="de-DE"/>
                    </w:rPr>
                  </w:rPrChange>
                </w:rPr>
                <w:t xml:space="preserve">      config false;</w:t>
              </w:r>
            </w:ins>
          </w:p>
          <w:p w14:paraId="243EB59F" w14:textId="77777777" w:rsidR="009F3611" w:rsidRPr="00B80901" w:rsidRDefault="009F3611" w:rsidP="009F3611">
            <w:pPr>
              <w:pStyle w:val="XML1"/>
              <w:rPr>
                <w:ins w:id="38638" w:author="Thomas Dietz" w:date="2012-08-08T17:05:00Z"/>
                <w:rPrChange w:id="38639" w:author="Thomas Dietz" w:date="2012-08-10T13:22:00Z">
                  <w:rPr>
                    <w:ins w:id="38640" w:author="Thomas Dietz" w:date="2012-08-08T17:05:00Z"/>
                    <w:lang w:val="de-DE"/>
                  </w:rPr>
                </w:rPrChange>
              </w:rPr>
            </w:pPr>
            <w:ins w:id="38641" w:author="Thomas Dietz" w:date="2012-08-08T17:05:00Z">
              <w:r w:rsidRPr="00B80901">
                <w:rPr>
                  <w:rPrChange w:id="38642" w:author="Thomas Dietz" w:date="2012-08-10T13:22:00Z">
                    <w:rPr>
                      <w:lang w:val="de-DE"/>
                    </w:rPr>
                  </w:rPrChange>
                </w:rPr>
                <w:t xml:space="preserve">      description "This number identifies the OpenFlow Port to </w:t>
              </w:r>
            </w:ins>
          </w:p>
          <w:p w14:paraId="14CA65C3" w14:textId="77777777" w:rsidR="009F3611" w:rsidRPr="00B80901" w:rsidRDefault="009F3611" w:rsidP="009F3611">
            <w:pPr>
              <w:pStyle w:val="XML1"/>
              <w:rPr>
                <w:ins w:id="38643" w:author="Thomas Dietz" w:date="2012-08-08T17:05:00Z"/>
                <w:rPrChange w:id="38644" w:author="Thomas Dietz" w:date="2012-08-10T13:22:00Z">
                  <w:rPr>
                    <w:ins w:id="38645" w:author="Thomas Dietz" w:date="2012-08-08T17:05:00Z"/>
                    <w:lang w:val="de-DE"/>
                  </w:rPr>
                </w:rPrChange>
              </w:rPr>
            </w:pPr>
            <w:ins w:id="38646" w:author="Thomas Dietz" w:date="2012-08-08T17:05:00Z">
              <w:r w:rsidRPr="00B80901">
                <w:rPr>
                  <w:rPrChange w:id="38647" w:author="Thomas Dietz" w:date="2012-08-10T13:22:00Z">
                    <w:rPr>
                      <w:lang w:val="de-DE"/>
                    </w:rPr>
                  </w:rPrChange>
                </w:rPr>
                <w:t xml:space="preserve">        OpenFlow Controllers. It is assigned to an OpenFlow Port </w:t>
              </w:r>
            </w:ins>
          </w:p>
          <w:p w14:paraId="33AEAAE1" w14:textId="77777777" w:rsidR="009F3611" w:rsidRPr="00B80901" w:rsidRDefault="009F3611" w:rsidP="009F3611">
            <w:pPr>
              <w:pStyle w:val="XML1"/>
              <w:rPr>
                <w:ins w:id="38648" w:author="Thomas Dietz" w:date="2012-08-08T17:05:00Z"/>
                <w:rPrChange w:id="38649" w:author="Thomas Dietz" w:date="2012-08-10T13:22:00Z">
                  <w:rPr>
                    <w:ins w:id="38650" w:author="Thomas Dietz" w:date="2012-08-08T17:05:00Z"/>
                    <w:lang w:val="de-DE"/>
                  </w:rPr>
                </w:rPrChange>
              </w:rPr>
            </w:pPr>
            <w:ins w:id="38651" w:author="Thomas Dietz" w:date="2012-08-08T17:05:00Z">
              <w:r w:rsidRPr="00B80901">
                <w:rPr>
                  <w:rPrChange w:id="38652" w:author="Thomas Dietz" w:date="2012-08-10T13:22:00Z">
                    <w:rPr>
                      <w:lang w:val="de-DE"/>
                    </w:rPr>
                  </w:rPrChange>
                </w:rPr>
                <w:t xml:space="preserve">        latest when the OpenFlow Port is associated with and</w:t>
              </w:r>
            </w:ins>
          </w:p>
          <w:p w14:paraId="4EDE46B0" w14:textId="77777777" w:rsidR="009F3611" w:rsidRPr="00B80901" w:rsidRDefault="009F3611" w:rsidP="009F3611">
            <w:pPr>
              <w:pStyle w:val="XML1"/>
              <w:rPr>
                <w:ins w:id="38653" w:author="Thomas Dietz" w:date="2012-08-08T17:05:00Z"/>
                <w:rPrChange w:id="38654" w:author="Thomas Dietz" w:date="2012-08-10T13:22:00Z">
                  <w:rPr>
                    <w:ins w:id="38655" w:author="Thomas Dietz" w:date="2012-08-08T17:05:00Z"/>
                    <w:lang w:val="de-DE"/>
                  </w:rPr>
                </w:rPrChange>
              </w:rPr>
            </w:pPr>
            <w:ins w:id="38656" w:author="Thomas Dietz" w:date="2012-08-08T17:05:00Z">
              <w:r w:rsidRPr="00B80901">
                <w:rPr>
                  <w:rPrChange w:id="38657" w:author="Thomas Dietz" w:date="2012-08-10T13:22:00Z">
                    <w:rPr>
                      <w:lang w:val="de-DE"/>
                    </w:rPr>
                  </w:rPrChange>
                </w:rPr>
                <w:t xml:space="preserve">        OpenFlow Logical Switch.  If the OpenFlow Port is</w:t>
              </w:r>
            </w:ins>
          </w:p>
          <w:p w14:paraId="404ABCAF" w14:textId="77777777" w:rsidR="009F3611" w:rsidRPr="00B80901" w:rsidRDefault="009F3611" w:rsidP="009F3611">
            <w:pPr>
              <w:pStyle w:val="XML1"/>
              <w:rPr>
                <w:ins w:id="38658" w:author="Thomas Dietz" w:date="2012-08-08T17:05:00Z"/>
                <w:rPrChange w:id="38659" w:author="Thomas Dietz" w:date="2012-08-10T13:22:00Z">
                  <w:rPr>
                    <w:ins w:id="38660" w:author="Thomas Dietz" w:date="2012-08-08T17:05:00Z"/>
                    <w:lang w:val="de-DE"/>
                  </w:rPr>
                </w:rPrChange>
              </w:rPr>
            </w:pPr>
            <w:ins w:id="38661" w:author="Thomas Dietz" w:date="2012-08-08T17:05:00Z">
              <w:r w:rsidRPr="00B80901">
                <w:rPr>
                  <w:rPrChange w:id="38662" w:author="Thomas Dietz" w:date="2012-08-10T13:22:00Z">
                    <w:rPr>
                      <w:lang w:val="de-DE"/>
                    </w:rPr>
                  </w:rPrChange>
                </w:rPr>
                <w:t xml:space="preserve">        associated with an OpenFlow Logical Switch, this element</w:t>
              </w:r>
            </w:ins>
          </w:p>
          <w:p w14:paraId="0E354AE3" w14:textId="77777777" w:rsidR="009F3611" w:rsidRPr="00B80901" w:rsidRDefault="009F3611" w:rsidP="009F3611">
            <w:pPr>
              <w:pStyle w:val="XML1"/>
              <w:rPr>
                <w:ins w:id="38663" w:author="Thomas Dietz" w:date="2012-08-08T17:05:00Z"/>
                <w:rPrChange w:id="38664" w:author="Thomas Dietz" w:date="2012-08-10T13:22:00Z">
                  <w:rPr>
                    <w:ins w:id="38665" w:author="Thomas Dietz" w:date="2012-08-08T17:05:00Z"/>
                    <w:lang w:val="de-DE"/>
                  </w:rPr>
                </w:rPrChange>
              </w:rPr>
            </w:pPr>
            <w:ins w:id="38666" w:author="Thomas Dietz" w:date="2012-08-08T17:05:00Z">
              <w:r w:rsidRPr="00B80901">
                <w:rPr>
                  <w:rPrChange w:id="38667" w:author="Thomas Dietz" w:date="2012-08-10T13:22:00Z">
                    <w:rPr>
                      <w:lang w:val="de-DE"/>
                    </w:rPr>
                  </w:rPrChange>
                </w:rPr>
                <w:t xml:space="preserve">        MUST be unique within the context of the OpenFlow Logical</w:t>
              </w:r>
            </w:ins>
          </w:p>
          <w:p w14:paraId="2D869A9E" w14:textId="77777777" w:rsidR="009F3611" w:rsidRPr="00B80901" w:rsidRDefault="009F3611" w:rsidP="009F3611">
            <w:pPr>
              <w:pStyle w:val="XML1"/>
              <w:rPr>
                <w:ins w:id="38668" w:author="Thomas Dietz" w:date="2012-08-08T17:05:00Z"/>
                <w:rPrChange w:id="38669" w:author="Thomas Dietz" w:date="2012-08-10T13:22:00Z">
                  <w:rPr>
                    <w:ins w:id="38670" w:author="Thomas Dietz" w:date="2012-08-08T17:05:00Z"/>
                    <w:lang w:val="de-DE"/>
                  </w:rPr>
                </w:rPrChange>
              </w:rPr>
            </w:pPr>
            <w:ins w:id="38671" w:author="Thomas Dietz" w:date="2012-08-08T17:05:00Z">
              <w:r w:rsidRPr="00B80901">
                <w:rPr>
                  <w:rPrChange w:id="38672" w:author="Thomas Dietz" w:date="2012-08-10T13:22:00Z">
                    <w:rPr>
                      <w:lang w:val="de-DE"/>
                    </w:rPr>
                  </w:rPrChange>
                </w:rPr>
                <w:t xml:space="preserve">        Switch.  </w:t>
              </w:r>
            </w:ins>
          </w:p>
          <w:p w14:paraId="1FE66310" w14:textId="77777777" w:rsidR="009F3611" w:rsidRPr="00B80901" w:rsidRDefault="009F3611" w:rsidP="009F3611">
            <w:pPr>
              <w:pStyle w:val="XML1"/>
              <w:rPr>
                <w:ins w:id="38673" w:author="Thomas Dietz" w:date="2012-08-08T17:05:00Z"/>
                <w:rPrChange w:id="38674" w:author="Thomas Dietz" w:date="2012-08-10T13:22:00Z">
                  <w:rPr>
                    <w:ins w:id="38675" w:author="Thomas Dietz" w:date="2012-08-08T17:05:00Z"/>
                    <w:lang w:val="de-DE"/>
                  </w:rPr>
                </w:rPrChange>
              </w:rPr>
            </w:pPr>
            <w:ins w:id="38676" w:author="Thomas Dietz" w:date="2012-08-08T17:05:00Z">
              <w:r w:rsidRPr="00B80901">
                <w:rPr>
                  <w:rPrChange w:id="38677" w:author="Thomas Dietz" w:date="2012-08-10T13:22:00Z">
                    <w:rPr>
                      <w:lang w:val="de-DE"/>
                    </w:rPr>
                  </w:rPrChange>
                </w:rPr>
                <w:t xml:space="preserve">      </w:t>
              </w:r>
            </w:ins>
          </w:p>
          <w:p w14:paraId="6473111C" w14:textId="77777777" w:rsidR="009F3611" w:rsidRPr="00B80901" w:rsidRDefault="009F3611" w:rsidP="009F3611">
            <w:pPr>
              <w:pStyle w:val="XML1"/>
              <w:rPr>
                <w:ins w:id="38678" w:author="Thomas Dietz" w:date="2012-08-08T17:05:00Z"/>
                <w:rPrChange w:id="38679" w:author="Thomas Dietz" w:date="2012-08-10T13:22:00Z">
                  <w:rPr>
                    <w:ins w:id="38680" w:author="Thomas Dietz" w:date="2012-08-08T17:05:00Z"/>
                    <w:lang w:val="de-DE"/>
                  </w:rPr>
                </w:rPrChange>
              </w:rPr>
            </w:pPr>
            <w:ins w:id="38681" w:author="Thomas Dietz" w:date="2012-08-08T17:05:00Z">
              <w:r w:rsidRPr="00B80901">
                <w:rPr>
                  <w:rPrChange w:id="38682" w:author="Thomas Dietz" w:date="2012-08-10T13:22:00Z">
                    <w:rPr>
                      <w:lang w:val="de-DE"/>
                    </w:rPr>
                  </w:rPrChange>
                </w:rPr>
                <w:t xml:space="preserve">        OpenFlow Capable Switch implementations may choose to</w:t>
              </w:r>
            </w:ins>
          </w:p>
          <w:p w14:paraId="2D645722" w14:textId="77777777" w:rsidR="009F3611" w:rsidRPr="00B80901" w:rsidRDefault="009F3611" w:rsidP="009F3611">
            <w:pPr>
              <w:pStyle w:val="XML1"/>
              <w:rPr>
                <w:ins w:id="38683" w:author="Thomas Dietz" w:date="2012-08-08T17:05:00Z"/>
                <w:rPrChange w:id="38684" w:author="Thomas Dietz" w:date="2012-08-10T13:22:00Z">
                  <w:rPr>
                    <w:ins w:id="38685" w:author="Thomas Dietz" w:date="2012-08-08T17:05:00Z"/>
                    <w:lang w:val="de-DE"/>
                  </w:rPr>
                </w:rPrChange>
              </w:rPr>
            </w:pPr>
            <w:ins w:id="38686" w:author="Thomas Dietz" w:date="2012-08-08T17:05:00Z">
              <w:r w:rsidRPr="00B80901">
                <w:rPr>
                  <w:rPrChange w:id="38687" w:author="Thomas Dietz" w:date="2012-08-10T13:22:00Z">
                    <w:rPr>
                      <w:lang w:val="de-DE"/>
                    </w:rPr>
                  </w:rPrChange>
                </w:rPr>
                <w:t xml:space="preserve">        assign values to OpenFlow Ports that are unique within the</w:t>
              </w:r>
            </w:ins>
          </w:p>
          <w:p w14:paraId="7D6F85C5" w14:textId="77777777" w:rsidR="009F3611" w:rsidRPr="00B80901" w:rsidRDefault="009F3611" w:rsidP="009F3611">
            <w:pPr>
              <w:pStyle w:val="XML1"/>
              <w:rPr>
                <w:ins w:id="38688" w:author="Thomas Dietz" w:date="2012-08-08T17:05:00Z"/>
                <w:rPrChange w:id="38689" w:author="Thomas Dietz" w:date="2012-08-10T13:22:00Z">
                  <w:rPr>
                    <w:ins w:id="38690" w:author="Thomas Dietz" w:date="2012-08-08T17:05:00Z"/>
                    <w:lang w:val="de-DE"/>
                  </w:rPr>
                </w:rPrChange>
              </w:rPr>
            </w:pPr>
            <w:ins w:id="38691" w:author="Thomas Dietz" w:date="2012-08-08T17:05:00Z">
              <w:r w:rsidRPr="00B80901">
                <w:rPr>
                  <w:rPrChange w:id="38692" w:author="Thomas Dietz" w:date="2012-08-10T13:22:00Z">
                    <w:rPr>
                      <w:lang w:val="de-DE"/>
                    </w:rPr>
                  </w:rPrChange>
                </w:rPr>
                <w:t xml:space="preserve">        context of the OpenFlow Logical Switch.  These numbers can</w:t>
              </w:r>
            </w:ins>
          </w:p>
          <w:p w14:paraId="3A6BCF47" w14:textId="77777777" w:rsidR="009F3611" w:rsidRPr="00B80901" w:rsidRDefault="009F3611" w:rsidP="009F3611">
            <w:pPr>
              <w:pStyle w:val="XML1"/>
              <w:rPr>
                <w:ins w:id="38693" w:author="Thomas Dietz" w:date="2012-08-08T17:05:00Z"/>
                <w:rPrChange w:id="38694" w:author="Thomas Dietz" w:date="2012-08-10T13:22:00Z">
                  <w:rPr>
                    <w:ins w:id="38695" w:author="Thomas Dietz" w:date="2012-08-08T17:05:00Z"/>
                    <w:lang w:val="de-DE"/>
                  </w:rPr>
                </w:rPrChange>
              </w:rPr>
            </w:pPr>
            <w:ins w:id="38696" w:author="Thomas Dietz" w:date="2012-08-08T17:05:00Z">
              <w:r w:rsidRPr="00B80901">
                <w:rPr>
                  <w:rPrChange w:id="38697" w:author="Thomas Dietz" w:date="2012-08-10T13:22:00Z">
                    <w:rPr>
                      <w:lang w:val="de-DE"/>
                    </w:rPr>
                  </w:rPrChange>
                </w:rPr>
                <w:t xml:space="preserve">        be used independent of assignments to OpenFlow Logical</w:t>
              </w:r>
            </w:ins>
          </w:p>
          <w:p w14:paraId="54FBA23F" w14:textId="77777777" w:rsidR="009F3611" w:rsidRPr="00B80901" w:rsidRDefault="009F3611" w:rsidP="009F3611">
            <w:pPr>
              <w:pStyle w:val="XML1"/>
              <w:rPr>
                <w:ins w:id="38698" w:author="Thomas Dietz" w:date="2012-08-08T17:05:00Z"/>
                <w:rPrChange w:id="38699" w:author="Thomas Dietz" w:date="2012-08-10T13:22:00Z">
                  <w:rPr>
                    <w:ins w:id="38700" w:author="Thomas Dietz" w:date="2012-08-08T17:05:00Z"/>
                    <w:lang w:val="de-DE"/>
                  </w:rPr>
                </w:rPrChange>
              </w:rPr>
            </w:pPr>
            <w:ins w:id="38701" w:author="Thomas Dietz" w:date="2012-08-08T17:05:00Z">
              <w:r w:rsidRPr="00B80901">
                <w:rPr>
                  <w:rPrChange w:id="38702" w:author="Thomas Dietz" w:date="2012-08-10T13:22:00Z">
                    <w:rPr>
                      <w:lang w:val="de-DE"/>
                    </w:rPr>
                  </w:rPrChange>
                </w:rPr>
                <w:t xml:space="preserve">        Switches. </w:t>
              </w:r>
            </w:ins>
          </w:p>
          <w:p w14:paraId="548C215A" w14:textId="77777777" w:rsidR="009F3611" w:rsidRPr="00B80901" w:rsidRDefault="009F3611" w:rsidP="009F3611">
            <w:pPr>
              <w:pStyle w:val="XML1"/>
              <w:rPr>
                <w:ins w:id="38703" w:author="Thomas Dietz" w:date="2012-08-08T17:05:00Z"/>
                <w:rPrChange w:id="38704" w:author="Thomas Dietz" w:date="2012-08-10T13:22:00Z">
                  <w:rPr>
                    <w:ins w:id="38705" w:author="Thomas Dietz" w:date="2012-08-08T17:05:00Z"/>
                    <w:lang w:val="de-DE"/>
                  </w:rPr>
                </w:rPrChange>
              </w:rPr>
            </w:pPr>
            <w:ins w:id="38706" w:author="Thomas Dietz" w:date="2012-08-08T17:05:00Z">
              <w:r w:rsidRPr="00B80901">
                <w:rPr>
                  <w:rPrChange w:id="38707" w:author="Thomas Dietz" w:date="2012-08-10T13:22:00Z">
                    <w:rPr>
                      <w:lang w:val="de-DE"/>
                    </w:rPr>
                  </w:rPrChange>
                </w:rPr>
                <w:t xml:space="preserve">      </w:t>
              </w:r>
            </w:ins>
          </w:p>
          <w:p w14:paraId="1EE86B10" w14:textId="77777777" w:rsidR="009F3611" w:rsidRPr="00B80901" w:rsidRDefault="009F3611" w:rsidP="009F3611">
            <w:pPr>
              <w:pStyle w:val="XML1"/>
              <w:rPr>
                <w:ins w:id="38708" w:author="Thomas Dietz" w:date="2012-08-08T17:05:00Z"/>
                <w:rPrChange w:id="38709" w:author="Thomas Dietz" w:date="2012-08-10T13:22:00Z">
                  <w:rPr>
                    <w:ins w:id="38710" w:author="Thomas Dietz" w:date="2012-08-08T17:05:00Z"/>
                    <w:lang w:val="de-DE"/>
                  </w:rPr>
                </w:rPrChange>
              </w:rPr>
            </w:pPr>
            <w:ins w:id="38711" w:author="Thomas Dietz" w:date="2012-08-08T17:05:00Z">
              <w:r w:rsidRPr="00B80901">
                <w:rPr>
                  <w:rPrChange w:id="38712" w:author="Thomas Dietz" w:date="2012-08-10T13:22:00Z">
                    <w:rPr>
                      <w:lang w:val="de-DE"/>
                    </w:rPr>
                  </w:rPrChange>
                </w:rPr>
                <w:t xml:space="preserve">        Other implementations may assign values to this element</w:t>
              </w:r>
            </w:ins>
          </w:p>
          <w:p w14:paraId="556017D5" w14:textId="77777777" w:rsidR="009F3611" w:rsidRPr="00B80901" w:rsidRDefault="009F3611" w:rsidP="009F3611">
            <w:pPr>
              <w:pStyle w:val="XML1"/>
              <w:rPr>
                <w:ins w:id="38713" w:author="Thomas Dietz" w:date="2012-08-08T17:05:00Z"/>
                <w:rPrChange w:id="38714" w:author="Thomas Dietz" w:date="2012-08-10T13:22:00Z">
                  <w:rPr>
                    <w:ins w:id="38715" w:author="Thomas Dietz" w:date="2012-08-08T17:05:00Z"/>
                    <w:lang w:val="de-DE"/>
                  </w:rPr>
                </w:rPrChange>
              </w:rPr>
            </w:pPr>
            <w:ins w:id="38716" w:author="Thomas Dietz" w:date="2012-08-08T17:05:00Z">
              <w:r w:rsidRPr="00B80901">
                <w:rPr>
                  <w:rPrChange w:id="38717" w:author="Thomas Dietz" w:date="2012-08-10T13:22:00Z">
                    <w:rPr>
                      <w:lang w:val="de-DE"/>
                    </w:rPr>
                  </w:rPrChange>
                </w:rPr>
                <w:t xml:space="preserve">        only if the OpenFlow Port is assigned to an OpenFlow</w:t>
              </w:r>
            </w:ins>
          </w:p>
          <w:p w14:paraId="627F2A1B" w14:textId="77777777" w:rsidR="009F3611" w:rsidRPr="00B80901" w:rsidRDefault="009F3611" w:rsidP="009F3611">
            <w:pPr>
              <w:pStyle w:val="XML1"/>
              <w:rPr>
                <w:ins w:id="38718" w:author="Thomas Dietz" w:date="2012-08-08T17:05:00Z"/>
                <w:rPrChange w:id="38719" w:author="Thomas Dietz" w:date="2012-08-10T13:22:00Z">
                  <w:rPr>
                    <w:ins w:id="38720" w:author="Thomas Dietz" w:date="2012-08-08T17:05:00Z"/>
                    <w:lang w:val="de-DE"/>
                  </w:rPr>
                </w:rPrChange>
              </w:rPr>
            </w:pPr>
            <w:ins w:id="38721" w:author="Thomas Dietz" w:date="2012-08-08T17:05:00Z">
              <w:r w:rsidRPr="00B80901">
                <w:rPr>
                  <w:rPrChange w:id="38722" w:author="Thomas Dietz" w:date="2012-08-10T13:22:00Z">
                    <w:rPr>
                      <w:lang w:val="de-DE"/>
                    </w:rPr>
                  </w:rPrChange>
                </w:rPr>
                <w:t xml:space="preserve">        Logical Switch.  If no value is currently assigned to this</w:t>
              </w:r>
            </w:ins>
          </w:p>
          <w:p w14:paraId="437F44F2" w14:textId="77777777" w:rsidR="009F3611" w:rsidRPr="00B80901" w:rsidRDefault="009F3611" w:rsidP="009F3611">
            <w:pPr>
              <w:pStyle w:val="XML1"/>
              <w:rPr>
                <w:ins w:id="38723" w:author="Thomas Dietz" w:date="2012-08-08T17:05:00Z"/>
                <w:rPrChange w:id="38724" w:author="Thomas Dietz" w:date="2012-08-10T13:22:00Z">
                  <w:rPr>
                    <w:ins w:id="38725" w:author="Thomas Dietz" w:date="2012-08-08T17:05:00Z"/>
                    <w:lang w:val="de-DE"/>
                  </w:rPr>
                </w:rPrChange>
              </w:rPr>
            </w:pPr>
            <w:ins w:id="38726" w:author="Thomas Dietz" w:date="2012-08-08T17:05:00Z">
              <w:r w:rsidRPr="00B80901">
                <w:rPr>
                  <w:rPrChange w:id="38727" w:author="Thomas Dietz" w:date="2012-08-10T13:22:00Z">
                    <w:rPr>
                      <w:lang w:val="de-DE"/>
                    </w:rPr>
                  </w:rPrChange>
                </w:rPr>
                <w:t xml:space="preserve">        element then this element MUST NOT be included in replies</w:t>
              </w:r>
            </w:ins>
          </w:p>
          <w:p w14:paraId="0484CA6A" w14:textId="77777777" w:rsidR="009F3611" w:rsidRPr="00B80901" w:rsidRDefault="009F3611" w:rsidP="009F3611">
            <w:pPr>
              <w:pStyle w:val="XML1"/>
              <w:rPr>
                <w:ins w:id="38728" w:author="Thomas Dietz" w:date="2012-08-08T17:05:00Z"/>
                <w:rPrChange w:id="38729" w:author="Thomas Dietz" w:date="2012-08-10T13:22:00Z">
                  <w:rPr>
                    <w:ins w:id="38730" w:author="Thomas Dietz" w:date="2012-08-08T17:05:00Z"/>
                    <w:lang w:val="de-DE"/>
                  </w:rPr>
                </w:rPrChange>
              </w:rPr>
            </w:pPr>
            <w:ins w:id="38731" w:author="Thomas Dietz" w:date="2012-08-08T17:05:00Z">
              <w:r w:rsidRPr="00B80901">
                <w:rPr>
                  <w:rPrChange w:id="38732" w:author="Thomas Dietz" w:date="2012-08-10T13:22:00Z">
                    <w:rPr>
                      <w:lang w:val="de-DE"/>
                    </w:rPr>
                  </w:rPrChange>
                </w:rPr>
                <w:t xml:space="preserve">        to NETCONF &lt;get&gt; requests. Since this element is not</w:t>
              </w:r>
            </w:ins>
          </w:p>
          <w:p w14:paraId="7555F775" w14:textId="77777777" w:rsidR="009F3611" w:rsidRPr="00B80901" w:rsidRDefault="009F3611" w:rsidP="009F3611">
            <w:pPr>
              <w:pStyle w:val="XML1"/>
              <w:rPr>
                <w:ins w:id="38733" w:author="Thomas Dietz" w:date="2012-08-08T17:05:00Z"/>
                <w:rPrChange w:id="38734" w:author="Thomas Dietz" w:date="2012-08-10T13:22:00Z">
                  <w:rPr>
                    <w:ins w:id="38735" w:author="Thomas Dietz" w:date="2012-08-08T17:05:00Z"/>
                    <w:lang w:val="de-DE"/>
                  </w:rPr>
                </w:rPrChange>
              </w:rPr>
            </w:pPr>
            <w:ins w:id="38736" w:author="Thomas Dietz" w:date="2012-08-08T17:05:00Z">
              <w:r w:rsidRPr="00B80901">
                <w:rPr>
                  <w:rPrChange w:id="38737" w:author="Thomas Dietz" w:date="2012-08-10T13:22:00Z">
                    <w:rPr>
                      <w:lang w:val="de-DE"/>
                    </w:rPr>
                  </w:rPrChange>
                </w:rPr>
                <w:t xml:space="preserve">        configurable with the NETCONF protocol it MUST NOT be</w:t>
              </w:r>
            </w:ins>
          </w:p>
          <w:p w14:paraId="7E03311F" w14:textId="77777777" w:rsidR="009F3611" w:rsidRPr="00B80901" w:rsidRDefault="009F3611" w:rsidP="009F3611">
            <w:pPr>
              <w:pStyle w:val="XML1"/>
              <w:rPr>
                <w:ins w:id="38738" w:author="Thomas Dietz" w:date="2012-08-08T17:05:00Z"/>
                <w:rPrChange w:id="38739" w:author="Thomas Dietz" w:date="2012-08-10T13:22:00Z">
                  <w:rPr>
                    <w:ins w:id="38740" w:author="Thomas Dietz" w:date="2012-08-08T17:05:00Z"/>
                    <w:lang w:val="de-DE"/>
                  </w:rPr>
                </w:rPrChange>
              </w:rPr>
            </w:pPr>
            <w:ins w:id="38741" w:author="Thomas Dietz" w:date="2012-08-08T17:05:00Z">
              <w:r w:rsidRPr="00B80901">
                <w:rPr>
                  <w:rPrChange w:id="38742" w:author="Thomas Dietz" w:date="2012-08-10T13:22:00Z">
                    <w:rPr>
                      <w:lang w:val="de-DE"/>
                    </w:rPr>
                  </w:rPrChange>
                </w:rPr>
                <w:t xml:space="preserve">        included in replies to NETCONF &lt;get-config&gt; requests.";</w:t>
              </w:r>
            </w:ins>
          </w:p>
          <w:p w14:paraId="5B806892" w14:textId="77777777" w:rsidR="009F3611" w:rsidRPr="00B80901" w:rsidRDefault="009F3611" w:rsidP="009F3611">
            <w:pPr>
              <w:pStyle w:val="XML1"/>
              <w:rPr>
                <w:ins w:id="38743" w:author="Thomas Dietz" w:date="2012-08-08T17:05:00Z"/>
                <w:rPrChange w:id="38744" w:author="Thomas Dietz" w:date="2012-08-10T13:22:00Z">
                  <w:rPr>
                    <w:ins w:id="38745" w:author="Thomas Dietz" w:date="2012-08-08T17:05:00Z"/>
                    <w:lang w:val="de-DE"/>
                  </w:rPr>
                </w:rPrChange>
              </w:rPr>
            </w:pPr>
            <w:ins w:id="38746" w:author="Thomas Dietz" w:date="2012-08-08T17:05:00Z">
              <w:r w:rsidRPr="00B80901">
                <w:rPr>
                  <w:rPrChange w:id="38747" w:author="Thomas Dietz" w:date="2012-08-10T13:22:00Z">
                    <w:rPr>
                      <w:lang w:val="de-DE"/>
                    </w:rPr>
                  </w:rPrChange>
                </w:rPr>
                <w:t xml:space="preserve">    }</w:t>
              </w:r>
            </w:ins>
          </w:p>
          <w:p w14:paraId="6838A20C" w14:textId="77777777" w:rsidR="009F3611" w:rsidRPr="00B80901" w:rsidRDefault="009F3611" w:rsidP="009F3611">
            <w:pPr>
              <w:pStyle w:val="XML1"/>
              <w:rPr>
                <w:ins w:id="38748" w:author="Thomas Dietz" w:date="2012-08-08T17:05:00Z"/>
                <w:rPrChange w:id="38749" w:author="Thomas Dietz" w:date="2012-08-10T13:22:00Z">
                  <w:rPr>
                    <w:ins w:id="38750" w:author="Thomas Dietz" w:date="2012-08-08T17:05:00Z"/>
                    <w:lang w:val="de-DE"/>
                  </w:rPr>
                </w:rPrChange>
              </w:rPr>
            </w:pPr>
            <w:ins w:id="38751" w:author="Thomas Dietz" w:date="2012-08-08T17:05:00Z">
              <w:r w:rsidRPr="00B80901">
                <w:rPr>
                  <w:rPrChange w:id="38752" w:author="Thomas Dietz" w:date="2012-08-10T13:22:00Z">
                    <w:rPr>
                      <w:lang w:val="de-DE"/>
                    </w:rPr>
                  </w:rPrChange>
                </w:rPr>
                <w:t xml:space="preserve">    leaf name {</w:t>
              </w:r>
            </w:ins>
          </w:p>
          <w:p w14:paraId="5FAD8D9C" w14:textId="77777777" w:rsidR="009F3611" w:rsidRPr="00B80901" w:rsidRDefault="009F3611" w:rsidP="009F3611">
            <w:pPr>
              <w:pStyle w:val="XML1"/>
              <w:rPr>
                <w:ins w:id="38753" w:author="Thomas Dietz" w:date="2012-08-08T17:05:00Z"/>
                <w:rPrChange w:id="38754" w:author="Thomas Dietz" w:date="2012-08-10T13:22:00Z">
                  <w:rPr>
                    <w:ins w:id="38755" w:author="Thomas Dietz" w:date="2012-08-08T17:05:00Z"/>
                    <w:lang w:val="de-DE"/>
                  </w:rPr>
                </w:rPrChange>
              </w:rPr>
            </w:pPr>
            <w:ins w:id="38756" w:author="Thomas Dietz" w:date="2012-08-08T17:05:00Z">
              <w:r w:rsidRPr="00B80901">
                <w:rPr>
                  <w:rPrChange w:id="38757" w:author="Thomas Dietz" w:date="2012-08-10T13:22:00Z">
                    <w:rPr>
                      <w:lang w:val="de-DE"/>
                    </w:rPr>
                  </w:rPrChange>
                </w:rPr>
                <w:t xml:space="preserve">      type string { length "1..16"; }</w:t>
              </w:r>
            </w:ins>
          </w:p>
          <w:p w14:paraId="201E7F0D" w14:textId="77777777" w:rsidR="009F3611" w:rsidRPr="00B80901" w:rsidRDefault="009F3611" w:rsidP="009F3611">
            <w:pPr>
              <w:pStyle w:val="XML1"/>
              <w:rPr>
                <w:ins w:id="38758" w:author="Thomas Dietz" w:date="2012-08-08T17:05:00Z"/>
                <w:rPrChange w:id="38759" w:author="Thomas Dietz" w:date="2012-08-10T13:22:00Z">
                  <w:rPr>
                    <w:ins w:id="38760" w:author="Thomas Dietz" w:date="2012-08-08T17:05:00Z"/>
                    <w:lang w:val="de-DE"/>
                  </w:rPr>
                </w:rPrChange>
              </w:rPr>
            </w:pPr>
            <w:ins w:id="38761" w:author="Thomas Dietz" w:date="2012-08-08T17:05:00Z">
              <w:r w:rsidRPr="00B80901">
                <w:rPr>
                  <w:rPrChange w:id="38762" w:author="Thomas Dietz" w:date="2012-08-10T13:22:00Z">
                    <w:rPr>
                      <w:lang w:val="de-DE"/>
                    </w:rPr>
                  </w:rPrChange>
                </w:rPr>
                <w:t xml:space="preserve">      config false;</w:t>
              </w:r>
            </w:ins>
          </w:p>
          <w:p w14:paraId="4CFCE658" w14:textId="77777777" w:rsidR="009F3611" w:rsidRPr="00B80901" w:rsidRDefault="009F3611" w:rsidP="009F3611">
            <w:pPr>
              <w:pStyle w:val="XML1"/>
              <w:rPr>
                <w:ins w:id="38763" w:author="Thomas Dietz" w:date="2012-08-08T17:05:00Z"/>
                <w:rPrChange w:id="38764" w:author="Thomas Dietz" w:date="2012-08-10T13:22:00Z">
                  <w:rPr>
                    <w:ins w:id="38765" w:author="Thomas Dietz" w:date="2012-08-08T17:05:00Z"/>
                    <w:lang w:val="de-DE"/>
                  </w:rPr>
                </w:rPrChange>
              </w:rPr>
            </w:pPr>
            <w:ins w:id="38766" w:author="Thomas Dietz" w:date="2012-08-08T17:05:00Z">
              <w:r w:rsidRPr="00B80901">
                <w:rPr>
                  <w:rPrChange w:id="38767" w:author="Thomas Dietz" w:date="2012-08-10T13:22:00Z">
                    <w:rPr>
                      <w:lang w:val="de-DE"/>
                    </w:rPr>
                  </w:rPrChange>
                </w:rPr>
                <w:t xml:space="preserve">      description "This element assists OpenFlow Controllers in </w:t>
              </w:r>
            </w:ins>
          </w:p>
          <w:p w14:paraId="1D1DA8E5" w14:textId="77777777" w:rsidR="009F3611" w:rsidRPr="00B80901" w:rsidRDefault="009F3611" w:rsidP="009F3611">
            <w:pPr>
              <w:pStyle w:val="XML1"/>
              <w:rPr>
                <w:ins w:id="38768" w:author="Thomas Dietz" w:date="2012-08-08T17:05:00Z"/>
                <w:rPrChange w:id="38769" w:author="Thomas Dietz" w:date="2012-08-10T13:22:00Z">
                  <w:rPr>
                    <w:ins w:id="38770" w:author="Thomas Dietz" w:date="2012-08-08T17:05:00Z"/>
                    <w:lang w:val="de-DE"/>
                  </w:rPr>
                </w:rPrChange>
              </w:rPr>
            </w:pPr>
            <w:ins w:id="38771" w:author="Thomas Dietz" w:date="2012-08-08T17:05:00Z">
              <w:r w:rsidRPr="00B80901">
                <w:rPr>
                  <w:rPrChange w:id="38772" w:author="Thomas Dietz" w:date="2012-08-10T13:22:00Z">
                    <w:rPr>
                      <w:lang w:val="de-DE"/>
                    </w:rPr>
                  </w:rPrChange>
                </w:rPr>
                <w:t xml:space="preserve">        identifying OpenFlow Ports.  </w:t>
              </w:r>
            </w:ins>
          </w:p>
          <w:p w14:paraId="15E51463" w14:textId="77777777" w:rsidR="009F3611" w:rsidRPr="00B80901" w:rsidRDefault="009F3611" w:rsidP="009F3611">
            <w:pPr>
              <w:pStyle w:val="XML1"/>
              <w:rPr>
                <w:ins w:id="38773" w:author="Thomas Dietz" w:date="2012-08-08T17:05:00Z"/>
                <w:rPrChange w:id="38774" w:author="Thomas Dietz" w:date="2012-08-10T13:22:00Z">
                  <w:rPr>
                    <w:ins w:id="38775" w:author="Thomas Dietz" w:date="2012-08-08T17:05:00Z"/>
                    <w:lang w:val="de-DE"/>
                  </w:rPr>
                </w:rPrChange>
              </w:rPr>
            </w:pPr>
            <w:ins w:id="38776" w:author="Thomas Dietz" w:date="2012-08-08T17:05:00Z">
              <w:r w:rsidRPr="00B80901">
                <w:rPr>
                  <w:rPrChange w:id="38777" w:author="Thomas Dietz" w:date="2012-08-10T13:22:00Z">
                    <w:rPr>
                      <w:lang w:val="de-DE"/>
                    </w:rPr>
                  </w:rPrChange>
                </w:rPr>
                <w:t xml:space="preserve">      </w:t>
              </w:r>
            </w:ins>
          </w:p>
          <w:p w14:paraId="104BE07A" w14:textId="77777777" w:rsidR="009F3611" w:rsidRPr="00B80901" w:rsidRDefault="009F3611" w:rsidP="009F3611">
            <w:pPr>
              <w:pStyle w:val="XML1"/>
              <w:rPr>
                <w:ins w:id="38778" w:author="Thomas Dietz" w:date="2012-08-08T17:05:00Z"/>
                <w:rPrChange w:id="38779" w:author="Thomas Dietz" w:date="2012-08-10T13:22:00Z">
                  <w:rPr>
                    <w:ins w:id="38780" w:author="Thomas Dietz" w:date="2012-08-08T17:05:00Z"/>
                    <w:lang w:val="de-DE"/>
                  </w:rPr>
                </w:rPrChange>
              </w:rPr>
            </w:pPr>
            <w:ins w:id="38781" w:author="Thomas Dietz" w:date="2012-08-08T17:05:00Z">
              <w:r w:rsidRPr="00B80901">
                <w:rPr>
                  <w:rPrChange w:id="38782" w:author="Thomas Dietz" w:date="2012-08-10T13:22:00Z">
                    <w:rPr>
                      <w:lang w:val="de-DE"/>
                    </w:rPr>
                  </w:rPrChange>
                </w:rPr>
                <w:t xml:space="preserve">        This element is not to be set by the OP-CONFIG protocol,</w:t>
              </w:r>
            </w:ins>
          </w:p>
          <w:p w14:paraId="49EF58E0" w14:textId="77777777" w:rsidR="009F3611" w:rsidRPr="00B80901" w:rsidRDefault="009F3611" w:rsidP="009F3611">
            <w:pPr>
              <w:pStyle w:val="XML1"/>
              <w:rPr>
                <w:ins w:id="38783" w:author="Thomas Dietz" w:date="2012-08-08T17:05:00Z"/>
                <w:rPrChange w:id="38784" w:author="Thomas Dietz" w:date="2012-08-10T13:22:00Z">
                  <w:rPr>
                    <w:ins w:id="38785" w:author="Thomas Dietz" w:date="2012-08-08T17:05:00Z"/>
                    <w:lang w:val="de-DE"/>
                  </w:rPr>
                </w:rPrChange>
              </w:rPr>
            </w:pPr>
            <w:ins w:id="38786" w:author="Thomas Dietz" w:date="2012-08-08T17:05:00Z">
              <w:r w:rsidRPr="00B80901">
                <w:rPr>
                  <w:rPrChange w:id="38787" w:author="Thomas Dietz" w:date="2012-08-10T13:22:00Z">
                    <w:rPr>
                      <w:lang w:val="de-DE"/>
                    </w:rPr>
                  </w:rPrChange>
                </w:rPr>
                <w:t xml:space="preserve">        but it is set by the switch implementation.  It may be set</w:t>
              </w:r>
            </w:ins>
          </w:p>
          <w:p w14:paraId="7E3157D2" w14:textId="77777777" w:rsidR="009F3611" w:rsidRPr="00B80901" w:rsidRDefault="009F3611" w:rsidP="009F3611">
            <w:pPr>
              <w:pStyle w:val="XML1"/>
              <w:rPr>
                <w:ins w:id="38788" w:author="Thomas Dietz" w:date="2012-08-08T17:05:00Z"/>
                <w:rPrChange w:id="38789" w:author="Thomas Dietz" w:date="2012-08-10T13:22:00Z">
                  <w:rPr>
                    <w:ins w:id="38790" w:author="Thomas Dietz" w:date="2012-08-08T17:05:00Z"/>
                    <w:lang w:val="de-DE"/>
                  </w:rPr>
                </w:rPrChange>
              </w:rPr>
            </w:pPr>
            <w:ins w:id="38791" w:author="Thomas Dietz" w:date="2012-08-08T17:05:00Z">
              <w:r w:rsidRPr="00B80901">
                <w:rPr>
                  <w:rPrChange w:id="38792" w:author="Thomas Dietz" w:date="2012-08-10T13:22:00Z">
                    <w:rPr>
                      <w:lang w:val="de-DE"/>
                    </w:rPr>
                  </w:rPrChange>
                </w:rPr>
                <w:t xml:space="preserve">        at start-up time of an OpenFlow Capable Switch or when the </w:t>
              </w:r>
            </w:ins>
          </w:p>
          <w:p w14:paraId="46031A4F" w14:textId="77777777" w:rsidR="009F3611" w:rsidRPr="00B80901" w:rsidRDefault="009F3611" w:rsidP="009F3611">
            <w:pPr>
              <w:pStyle w:val="XML1"/>
              <w:rPr>
                <w:ins w:id="38793" w:author="Thomas Dietz" w:date="2012-08-08T17:05:00Z"/>
                <w:rPrChange w:id="38794" w:author="Thomas Dietz" w:date="2012-08-10T13:22:00Z">
                  <w:rPr>
                    <w:ins w:id="38795" w:author="Thomas Dietz" w:date="2012-08-08T17:05:00Z"/>
                    <w:lang w:val="de-DE"/>
                  </w:rPr>
                </w:rPrChange>
              </w:rPr>
            </w:pPr>
            <w:ins w:id="38796" w:author="Thomas Dietz" w:date="2012-08-08T17:05:00Z">
              <w:r w:rsidRPr="00B80901">
                <w:rPr>
                  <w:rPrChange w:id="38797" w:author="Thomas Dietz" w:date="2012-08-10T13:22:00Z">
                    <w:rPr>
                      <w:lang w:val="de-DE"/>
                    </w:rPr>
                  </w:rPrChange>
                </w:rPr>
                <w:t xml:space="preserve">        OpenFlow Port is assigned to an OpenFlow Logical Switch.</w:t>
              </w:r>
            </w:ins>
          </w:p>
          <w:p w14:paraId="00152EAE" w14:textId="77777777" w:rsidR="009F3611" w:rsidRPr="00B80901" w:rsidRDefault="009F3611" w:rsidP="009F3611">
            <w:pPr>
              <w:pStyle w:val="XML1"/>
              <w:rPr>
                <w:ins w:id="38798" w:author="Thomas Dietz" w:date="2012-08-08T17:05:00Z"/>
                <w:rPrChange w:id="38799" w:author="Thomas Dietz" w:date="2012-08-10T13:22:00Z">
                  <w:rPr>
                    <w:ins w:id="38800" w:author="Thomas Dietz" w:date="2012-08-08T17:05:00Z"/>
                    <w:lang w:val="de-DE"/>
                  </w:rPr>
                </w:rPrChange>
              </w:rPr>
            </w:pPr>
            <w:ins w:id="38801" w:author="Thomas Dietz" w:date="2012-08-08T17:05:00Z">
              <w:r w:rsidRPr="00B80901">
                <w:rPr>
                  <w:rPrChange w:id="38802" w:author="Thomas Dietz" w:date="2012-08-10T13:22:00Z">
                    <w:rPr>
                      <w:lang w:val="de-DE"/>
                    </w:rPr>
                  </w:rPrChange>
                </w:rPr>
                <w:t xml:space="preserve">        It MAY also be not set at all.  If this element is set to a</w:t>
              </w:r>
            </w:ins>
          </w:p>
          <w:p w14:paraId="47AC84DB" w14:textId="77777777" w:rsidR="009F3611" w:rsidRPr="00B80901" w:rsidRDefault="009F3611" w:rsidP="009F3611">
            <w:pPr>
              <w:pStyle w:val="XML1"/>
              <w:rPr>
                <w:ins w:id="38803" w:author="Thomas Dietz" w:date="2012-08-08T17:05:00Z"/>
                <w:rPrChange w:id="38804" w:author="Thomas Dietz" w:date="2012-08-10T13:22:00Z">
                  <w:rPr>
                    <w:ins w:id="38805" w:author="Thomas Dietz" w:date="2012-08-08T17:05:00Z"/>
                    <w:lang w:val="de-DE"/>
                  </w:rPr>
                </w:rPrChange>
              </w:rPr>
            </w:pPr>
            <w:ins w:id="38806" w:author="Thomas Dietz" w:date="2012-08-08T17:05:00Z">
              <w:r w:rsidRPr="00B80901">
                <w:rPr>
                  <w:rPrChange w:id="38807" w:author="Thomas Dietz" w:date="2012-08-10T13:22:00Z">
                    <w:rPr>
                      <w:lang w:val="de-DE"/>
                    </w:rPr>
                  </w:rPrChange>
                </w:rPr>
                <w:t xml:space="preserve">        value other than the empty string when being assigned to an</w:t>
              </w:r>
            </w:ins>
          </w:p>
          <w:p w14:paraId="40718F84" w14:textId="77777777" w:rsidR="009F3611" w:rsidRPr="00B80901" w:rsidRDefault="009F3611" w:rsidP="009F3611">
            <w:pPr>
              <w:pStyle w:val="XML1"/>
              <w:rPr>
                <w:ins w:id="38808" w:author="Thomas Dietz" w:date="2012-08-08T17:05:00Z"/>
                <w:rPrChange w:id="38809" w:author="Thomas Dietz" w:date="2012-08-10T13:22:00Z">
                  <w:rPr>
                    <w:ins w:id="38810" w:author="Thomas Dietz" w:date="2012-08-08T17:05:00Z"/>
                    <w:lang w:val="de-DE"/>
                  </w:rPr>
                </w:rPrChange>
              </w:rPr>
            </w:pPr>
            <w:ins w:id="38811" w:author="Thomas Dietz" w:date="2012-08-08T17:05:00Z">
              <w:r w:rsidRPr="00B80901">
                <w:rPr>
                  <w:rPrChange w:id="38812" w:author="Thomas Dietz" w:date="2012-08-10T13:22:00Z">
                    <w:rPr>
                      <w:lang w:val="de-DE"/>
                    </w:rPr>
                  </w:rPrChange>
                </w:rPr>
                <w:t xml:space="preserve">        OpenFlow Logical Switch, then the value of this element</w:t>
              </w:r>
            </w:ins>
          </w:p>
          <w:p w14:paraId="5F9B86C7" w14:textId="77777777" w:rsidR="009F3611" w:rsidRPr="00B80901" w:rsidRDefault="009F3611" w:rsidP="009F3611">
            <w:pPr>
              <w:pStyle w:val="XML1"/>
              <w:rPr>
                <w:ins w:id="38813" w:author="Thomas Dietz" w:date="2012-08-08T17:05:00Z"/>
                <w:rPrChange w:id="38814" w:author="Thomas Dietz" w:date="2012-08-10T13:22:00Z">
                  <w:rPr>
                    <w:ins w:id="38815" w:author="Thomas Dietz" w:date="2012-08-08T17:05:00Z"/>
                    <w:lang w:val="de-DE"/>
                  </w:rPr>
                </w:rPrChange>
              </w:rPr>
            </w:pPr>
            <w:ins w:id="38816" w:author="Thomas Dietz" w:date="2012-08-08T17:05:00Z">
              <w:r w:rsidRPr="00B80901">
                <w:rPr>
                  <w:rPrChange w:id="38817" w:author="Thomas Dietz" w:date="2012-08-10T13:22:00Z">
                    <w:rPr>
                      <w:lang w:val="de-DE"/>
                    </w:rPr>
                  </w:rPrChange>
                </w:rPr>
                <w:t xml:space="preserve">        MUST be unique within the context of the OpenFlow Logical</w:t>
              </w:r>
            </w:ins>
          </w:p>
          <w:p w14:paraId="6C8E7999" w14:textId="77777777" w:rsidR="009F3611" w:rsidRPr="00B80901" w:rsidRDefault="009F3611" w:rsidP="009F3611">
            <w:pPr>
              <w:pStyle w:val="XML1"/>
              <w:rPr>
                <w:ins w:id="38818" w:author="Thomas Dietz" w:date="2012-08-08T17:05:00Z"/>
                <w:rPrChange w:id="38819" w:author="Thomas Dietz" w:date="2012-08-10T13:22:00Z">
                  <w:rPr>
                    <w:ins w:id="38820" w:author="Thomas Dietz" w:date="2012-08-08T17:05:00Z"/>
                    <w:lang w:val="de-DE"/>
                  </w:rPr>
                </w:rPrChange>
              </w:rPr>
            </w:pPr>
            <w:ins w:id="38821" w:author="Thomas Dietz" w:date="2012-08-08T17:05:00Z">
              <w:r w:rsidRPr="00B80901">
                <w:rPr>
                  <w:rPrChange w:id="38822" w:author="Thomas Dietz" w:date="2012-08-10T13:22:00Z">
                    <w:rPr>
                      <w:lang w:val="de-DE"/>
                    </w:rPr>
                  </w:rPrChange>
                </w:rPr>
                <w:t xml:space="preserve">        Switch.  </w:t>
              </w:r>
            </w:ins>
          </w:p>
          <w:p w14:paraId="30DBE5B5" w14:textId="77777777" w:rsidR="009F3611" w:rsidRPr="00B80901" w:rsidRDefault="009F3611" w:rsidP="009F3611">
            <w:pPr>
              <w:pStyle w:val="XML1"/>
              <w:rPr>
                <w:ins w:id="38823" w:author="Thomas Dietz" w:date="2012-08-08T17:05:00Z"/>
                <w:rPrChange w:id="38824" w:author="Thomas Dietz" w:date="2012-08-10T13:22:00Z">
                  <w:rPr>
                    <w:ins w:id="38825" w:author="Thomas Dietz" w:date="2012-08-08T17:05:00Z"/>
                    <w:lang w:val="de-DE"/>
                  </w:rPr>
                </w:rPrChange>
              </w:rPr>
            </w:pPr>
            <w:ins w:id="38826" w:author="Thomas Dietz" w:date="2012-08-08T17:05:00Z">
              <w:r w:rsidRPr="00B80901">
                <w:rPr>
                  <w:rPrChange w:id="38827" w:author="Thomas Dietz" w:date="2012-08-10T13:22:00Z">
                    <w:rPr>
                      <w:lang w:val="de-DE"/>
                    </w:rPr>
                  </w:rPrChange>
                </w:rPr>
                <w:t xml:space="preserve">      </w:t>
              </w:r>
            </w:ins>
          </w:p>
          <w:p w14:paraId="7F0825A5" w14:textId="77777777" w:rsidR="009F3611" w:rsidRPr="00B80901" w:rsidRDefault="009F3611" w:rsidP="009F3611">
            <w:pPr>
              <w:pStyle w:val="XML1"/>
              <w:rPr>
                <w:ins w:id="38828" w:author="Thomas Dietz" w:date="2012-08-08T17:05:00Z"/>
                <w:rPrChange w:id="38829" w:author="Thomas Dietz" w:date="2012-08-10T13:22:00Z">
                  <w:rPr>
                    <w:ins w:id="38830" w:author="Thomas Dietz" w:date="2012-08-08T17:05:00Z"/>
                    <w:lang w:val="de-DE"/>
                  </w:rPr>
                </w:rPrChange>
              </w:rPr>
            </w:pPr>
            <w:ins w:id="38831" w:author="Thomas Dietz" w:date="2012-08-08T17:05:00Z">
              <w:r w:rsidRPr="00B80901">
                <w:rPr>
                  <w:rPrChange w:id="38832" w:author="Thomas Dietz" w:date="2012-08-10T13:22:00Z">
                    <w:rPr>
                      <w:lang w:val="de-DE"/>
                    </w:rPr>
                  </w:rPrChange>
                </w:rPr>
                <w:t xml:space="preserve">        If no value or the empty string is currently assigned to</w:t>
              </w:r>
            </w:ins>
          </w:p>
          <w:p w14:paraId="7699236C" w14:textId="77777777" w:rsidR="009F3611" w:rsidRPr="00B80901" w:rsidRDefault="009F3611" w:rsidP="009F3611">
            <w:pPr>
              <w:pStyle w:val="XML1"/>
              <w:rPr>
                <w:ins w:id="38833" w:author="Thomas Dietz" w:date="2012-08-08T17:05:00Z"/>
                <w:rPrChange w:id="38834" w:author="Thomas Dietz" w:date="2012-08-10T13:22:00Z">
                  <w:rPr>
                    <w:ins w:id="38835" w:author="Thomas Dietz" w:date="2012-08-08T17:05:00Z"/>
                    <w:lang w:val="de-DE"/>
                  </w:rPr>
                </w:rPrChange>
              </w:rPr>
            </w:pPr>
            <w:ins w:id="38836" w:author="Thomas Dietz" w:date="2012-08-08T17:05:00Z">
              <w:r w:rsidRPr="00B80901">
                <w:rPr>
                  <w:rPrChange w:id="38837" w:author="Thomas Dietz" w:date="2012-08-10T13:22:00Z">
                    <w:rPr>
                      <w:lang w:val="de-DE"/>
                    </w:rPr>
                  </w:rPrChange>
                </w:rPr>
                <w:t xml:space="preserve">        this element then this element MUST not be included in</w:t>
              </w:r>
            </w:ins>
          </w:p>
          <w:p w14:paraId="6BF0E96E" w14:textId="77777777" w:rsidR="009F3611" w:rsidRPr="00B80901" w:rsidRDefault="009F3611" w:rsidP="009F3611">
            <w:pPr>
              <w:pStyle w:val="XML1"/>
              <w:rPr>
                <w:ins w:id="38838" w:author="Thomas Dietz" w:date="2012-08-08T17:05:00Z"/>
                <w:rPrChange w:id="38839" w:author="Thomas Dietz" w:date="2012-08-10T13:22:00Z">
                  <w:rPr>
                    <w:ins w:id="38840" w:author="Thomas Dietz" w:date="2012-08-08T17:05:00Z"/>
                    <w:lang w:val="de-DE"/>
                  </w:rPr>
                </w:rPrChange>
              </w:rPr>
            </w:pPr>
            <w:ins w:id="38841" w:author="Thomas Dietz" w:date="2012-08-08T17:05:00Z">
              <w:r w:rsidRPr="00B80901">
                <w:rPr>
                  <w:rPrChange w:id="38842" w:author="Thomas Dietz" w:date="2012-08-10T13:22:00Z">
                    <w:rPr>
                      <w:lang w:val="de-DE"/>
                    </w:rPr>
                  </w:rPrChange>
                </w:rPr>
                <w:t xml:space="preserve">        replies to NETCONF &lt;get&gt; requests. Since this element is</w:t>
              </w:r>
            </w:ins>
          </w:p>
          <w:p w14:paraId="14382344" w14:textId="77777777" w:rsidR="009F3611" w:rsidRPr="00B80901" w:rsidRDefault="009F3611" w:rsidP="009F3611">
            <w:pPr>
              <w:pStyle w:val="XML1"/>
              <w:rPr>
                <w:ins w:id="38843" w:author="Thomas Dietz" w:date="2012-08-08T17:05:00Z"/>
                <w:rPrChange w:id="38844" w:author="Thomas Dietz" w:date="2012-08-10T13:22:00Z">
                  <w:rPr>
                    <w:ins w:id="38845" w:author="Thomas Dietz" w:date="2012-08-08T17:05:00Z"/>
                    <w:lang w:val="de-DE"/>
                  </w:rPr>
                </w:rPrChange>
              </w:rPr>
            </w:pPr>
            <w:ins w:id="38846" w:author="Thomas Dietz" w:date="2012-08-08T17:05:00Z">
              <w:r w:rsidRPr="00B80901">
                <w:rPr>
                  <w:rPrChange w:id="38847" w:author="Thomas Dietz" w:date="2012-08-10T13:22:00Z">
                    <w:rPr>
                      <w:lang w:val="de-DE"/>
                    </w:rPr>
                  </w:rPrChange>
                </w:rPr>
                <w:t xml:space="preserve">        not configurable with the NETCONF protocol it MUST NOT be</w:t>
              </w:r>
            </w:ins>
          </w:p>
          <w:p w14:paraId="48AD9662" w14:textId="77777777" w:rsidR="009F3611" w:rsidRPr="00B80901" w:rsidRDefault="009F3611" w:rsidP="009F3611">
            <w:pPr>
              <w:pStyle w:val="XML1"/>
              <w:rPr>
                <w:ins w:id="38848" w:author="Thomas Dietz" w:date="2012-08-08T17:05:00Z"/>
                <w:rPrChange w:id="38849" w:author="Thomas Dietz" w:date="2012-08-10T13:22:00Z">
                  <w:rPr>
                    <w:ins w:id="38850" w:author="Thomas Dietz" w:date="2012-08-08T17:05:00Z"/>
                    <w:lang w:val="de-DE"/>
                  </w:rPr>
                </w:rPrChange>
              </w:rPr>
            </w:pPr>
            <w:ins w:id="38851" w:author="Thomas Dietz" w:date="2012-08-08T17:05:00Z">
              <w:r w:rsidRPr="00B80901">
                <w:rPr>
                  <w:rPrChange w:id="38852" w:author="Thomas Dietz" w:date="2012-08-10T13:22:00Z">
                    <w:rPr>
                      <w:lang w:val="de-DE"/>
                    </w:rPr>
                  </w:rPrChange>
                </w:rPr>
                <w:t xml:space="preserve">        included in replies to NETCONF &lt;get-config&gt; requests.";</w:t>
              </w:r>
            </w:ins>
          </w:p>
          <w:p w14:paraId="466F0DA9" w14:textId="77777777" w:rsidR="009F3611" w:rsidRPr="00B80901" w:rsidRDefault="009F3611" w:rsidP="009F3611">
            <w:pPr>
              <w:pStyle w:val="XML1"/>
              <w:rPr>
                <w:ins w:id="38853" w:author="Thomas Dietz" w:date="2012-08-08T17:05:00Z"/>
                <w:rPrChange w:id="38854" w:author="Thomas Dietz" w:date="2012-08-10T13:22:00Z">
                  <w:rPr>
                    <w:ins w:id="38855" w:author="Thomas Dietz" w:date="2012-08-08T17:05:00Z"/>
                    <w:lang w:val="de-DE"/>
                  </w:rPr>
                </w:rPrChange>
              </w:rPr>
            </w:pPr>
            <w:ins w:id="38856" w:author="Thomas Dietz" w:date="2012-08-08T17:05:00Z">
              <w:r w:rsidRPr="00B80901">
                <w:rPr>
                  <w:rPrChange w:id="38857" w:author="Thomas Dietz" w:date="2012-08-10T13:22:00Z">
                    <w:rPr>
                      <w:lang w:val="de-DE"/>
                    </w:rPr>
                  </w:rPrChange>
                </w:rPr>
                <w:t xml:space="preserve">    }</w:t>
              </w:r>
            </w:ins>
          </w:p>
          <w:p w14:paraId="2D6BE0FD" w14:textId="77777777" w:rsidR="009F3611" w:rsidRPr="00B80901" w:rsidRDefault="009F3611" w:rsidP="009F3611">
            <w:pPr>
              <w:pStyle w:val="XML1"/>
              <w:rPr>
                <w:ins w:id="38858" w:author="Thomas Dietz" w:date="2012-08-08T17:05:00Z"/>
                <w:rPrChange w:id="38859" w:author="Thomas Dietz" w:date="2012-08-10T13:22:00Z">
                  <w:rPr>
                    <w:ins w:id="38860" w:author="Thomas Dietz" w:date="2012-08-08T17:05:00Z"/>
                    <w:lang w:val="de-DE"/>
                  </w:rPr>
                </w:rPrChange>
              </w:rPr>
            </w:pPr>
            <w:ins w:id="38861" w:author="Thomas Dietz" w:date="2012-08-08T17:05:00Z">
              <w:r w:rsidRPr="00B80901">
                <w:rPr>
                  <w:rPrChange w:id="38862" w:author="Thomas Dietz" w:date="2012-08-10T13:22:00Z">
                    <w:rPr>
                      <w:lang w:val="de-DE"/>
                    </w:rPr>
                  </w:rPrChange>
                </w:rPr>
                <w:t xml:space="preserve">    leaf current-rate {</w:t>
              </w:r>
            </w:ins>
          </w:p>
          <w:p w14:paraId="1EA32686" w14:textId="77777777" w:rsidR="009F3611" w:rsidRPr="00B80901" w:rsidRDefault="009F3611" w:rsidP="009F3611">
            <w:pPr>
              <w:pStyle w:val="XML1"/>
              <w:rPr>
                <w:ins w:id="38863" w:author="Thomas Dietz" w:date="2012-08-08T17:05:00Z"/>
                <w:rPrChange w:id="38864" w:author="Thomas Dietz" w:date="2012-08-10T13:22:00Z">
                  <w:rPr>
                    <w:ins w:id="38865" w:author="Thomas Dietz" w:date="2012-08-08T17:05:00Z"/>
                    <w:lang w:val="de-DE"/>
                  </w:rPr>
                </w:rPrChange>
              </w:rPr>
            </w:pPr>
            <w:ins w:id="38866" w:author="Thomas Dietz" w:date="2012-08-08T17:05:00Z">
              <w:r w:rsidRPr="00B80901">
                <w:rPr>
                  <w:rPrChange w:id="38867" w:author="Thomas Dietz" w:date="2012-08-10T13:22:00Z">
                    <w:rPr>
                      <w:lang w:val="de-DE"/>
                    </w:rPr>
                  </w:rPrChange>
                </w:rPr>
                <w:lastRenderedPageBreak/>
                <w:t xml:space="preserve">      when "../features/current/rate='other'" {</w:t>
              </w:r>
            </w:ins>
          </w:p>
          <w:p w14:paraId="7409A9A2" w14:textId="77777777" w:rsidR="009F3611" w:rsidRPr="00B80901" w:rsidRDefault="009F3611" w:rsidP="009F3611">
            <w:pPr>
              <w:pStyle w:val="XML1"/>
              <w:rPr>
                <w:ins w:id="38868" w:author="Thomas Dietz" w:date="2012-08-08T17:05:00Z"/>
                <w:rPrChange w:id="38869" w:author="Thomas Dietz" w:date="2012-08-10T13:22:00Z">
                  <w:rPr>
                    <w:ins w:id="38870" w:author="Thomas Dietz" w:date="2012-08-08T17:05:00Z"/>
                    <w:lang w:val="de-DE"/>
                  </w:rPr>
                </w:rPrChange>
              </w:rPr>
            </w:pPr>
            <w:ins w:id="38871" w:author="Thomas Dietz" w:date="2012-08-08T17:05:00Z">
              <w:r w:rsidRPr="00B80901">
                <w:rPr>
                  <w:rPrChange w:id="38872" w:author="Thomas Dietz" w:date="2012-08-10T13:22:00Z">
                    <w:rPr>
                      <w:lang w:val="de-DE"/>
                    </w:rPr>
                  </w:rPrChange>
                </w:rPr>
                <w:t xml:space="preserve">        description "This element is only valid if the element rate</w:t>
              </w:r>
            </w:ins>
          </w:p>
          <w:p w14:paraId="31BDAC94" w14:textId="77777777" w:rsidR="009F3611" w:rsidRPr="00B80901" w:rsidRDefault="009F3611" w:rsidP="009F3611">
            <w:pPr>
              <w:pStyle w:val="XML1"/>
              <w:rPr>
                <w:ins w:id="38873" w:author="Thomas Dietz" w:date="2012-08-08T17:05:00Z"/>
                <w:rPrChange w:id="38874" w:author="Thomas Dietz" w:date="2012-08-10T13:22:00Z">
                  <w:rPr>
                    <w:ins w:id="38875" w:author="Thomas Dietz" w:date="2012-08-08T17:05:00Z"/>
                    <w:lang w:val="de-DE"/>
                  </w:rPr>
                </w:rPrChange>
              </w:rPr>
            </w:pPr>
            <w:ins w:id="38876" w:author="Thomas Dietz" w:date="2012-08-08T17:05:00Z">
              <w:r w:rsidRPr="00B80901">
                <w:rPr>
                  <w:rPrChange w:id="38877" w:author="Thomas Dietz" w:date="2012-08-10T13:22:00Z">
                    <w:rPr>
                      <w:lang w:val="de-DE"/>
                    </w:rPr>
                  </w:rPrChange>
                </w:rPr>
                <w:t xml:space="preserve">          of the current features has value 'other'.";</w:t>
              </w:r>
            </w:ins>
          </w:p>
          <w:p w14:paraId="549285DA" w14:textId="77777777" w:rsidR="009F3611" w:rsidRPr="00B80901" w:rsidRDefault="009F3611" w:rsidP="009F3611">
            <w:pPr>
              <w:pStyle w:val="XML1"/>
              <w:rPr>
                <w:ins w:id="38878" w:author="Thomas Dietz" w:date="2012-08-08T17:05:00Z"/>
                <w:rPrChange w:id="38879" w:author="Thomas Dietz" w:date="2012-08-10T13:22:00Z">
                  <w:rPr>
                    <w:ins w:id="38880" w:author="Thomas Dietz" w:date="2012-08-08T17:05:00Z"/>
                    <w:lang w:val="de-DE"/>
                  </w:rPr>
                </w:rPrChange>
              </w:rPr>
            </w:pPr>
            <w:ins w:id="38881" w:author="Thomas Dietz" w:date="2012-08-08T17:05:00Z">
              <w:r w:rsidRPr="00B80901">
                <w:rPr>
                  <w:rPrChange w:id="38882" w:author="Thomas Dietz" w:date="2012-08-10T13:22:00Z">
                    <w:rPr>
                      <w:lang w:val="de-DE"/>
                    </w:rPr>
                  </w:rPrChange>
                </w:rPr>
                <w:t xml:space="preserve">      }</w:t>
              </w:r>
            </w:ins>
          </w:p>
          <w:p w14:paraId="1425DF1B" w14:textId="77777777" w:rsidR="009F3611" w:rsidRPr="00B80901" w:rsidRDefault="009F3611" w:rsidP="009F3611">
            <w:pPr>
              <w:pStyle w:val="XML1"/>
              <w:rPr>
                <w:ins w:id="38883" w:author="Thomas Dietz" w:date="2012-08-08T17:05:00Z"/>
                <w:rPrChange w:id="38884" w:author="Thomas Dietz" w:date="2012-08-10T13:22:00Z">
                  <w:rPr>
                    <w:ins w:id="38885" w:author="Thomas Dietz" w:date="2012-08-08T17:05:00Z"/>
                    <w:lang w:val="de-DE"/>
                  </w:rPr>
                </w:rPrChange>
              </w:rPr>
            </w:pPr>
            <w:ins w:id="38886" w:author="Thomas Dietz" w:date="2012-08-08T17:05:00Z">
              <w:r w:rsidRPr="00B80901">
                <w:rPr>
                  <w:rPrChange w:id="38887" w:author="Thomas Dietz" w:date="2012-08-10T13:22:00Z">
                    <w:rPr>
                      <w:lang w:val="de-DE"/>
                    </w:rPr>
                  </w:rPrChange>
                </w:rPr>
                <w:t xml:space="preserve">      type uint32;</w:t>
              </w:r>
            </w:ins>
          </w:p>
          <w:p w14:paraId="0BECB94C" w14:textId="77777777" w:rsidR="009F3611" w:rsidRPr="00B80901" w:rsidRDefault="009F3611" w:rsidP="009F3611">
            <w:pPr>
              <w:pStyle w:val="XML1"/>
              <w:rPr>
                <w:ins w:id="38888" w:author="Thomas Dietz" w:date="2012-08-08T17:05:00Z"/>
                <w:rPrChange w:id="38889" w:author="Thomas Dietz" w:date="2012-08-10T13:22:00Z">
                  <w:rPr>
                    <w:ins w:id="38890" w:author="Thomas Dietz" w:date="2012-08-08T17:05:00Z"/>
                    <w:lang w:val="de-DE"/>
                  </w:rPr>
                </w:rPrChange>
              </w:rPr>
            </w:pPr>
            <w:ins w:id="38891" w:author="Thomas Dietz" w:date="2012-08-08T17:05:00Z">
              <w:r w:rsidRPr="00B80901">
                <w:rPr>
                  <w:rPrChange w:id="38892" w:author="Thomas Dietz" w:date="2012-08-10T13:22:00Z">
                    <w:rPr>
                      <w:lang w:val="de-DE"/>
                    </w:rPr>
                  </w:rPrChange>
                </w:rPr>
                <w:t xml:space="preserve">      units "kbit/s";</w:t>
              </w:r>
            </w:ins>
          </w:p>
          <w:p w14:paraId="138D4BB7" w14:textId="77777777" w:rsidR="009F3611" w:rsidRPr="00B80901" w:rsidRDefault="009F3611" w:rsidP="009F3611">
            <w:pPr>
              <w:pStyle w:val="XML1"/>
              <w:rPr>
                <w:ins w:id="38893" w:author="Thomas Dietz" w:date="2012-08-08T17:05:00Z"/>
                <w:rPrChange w:id="38894" w:author="Thomas Dietz" w:date="2012-08-10T13:22:00Z">
                  <w:rPr>
                    <w:ins w:id="38895" w:author="Thomas Dietz" w:date="2012-08-08T17:05:00Z"/>
                    <w:lang w:val="de-DE"/>
                  </w:rPr>
                </w:rPrChange>
              </w:rPr>
            </w:pPr>
            <w:ins w:id="38896" w:author="Thomas Dietz" w:date="2012-08-08T17:05:00Z">
              <w:r w:rsidRPr="00B80901">
                <w:rPr>
                  <w:rPrChange w:id="38897" w:author="Thomas Dietz" w:date="2012-08-10T13:22:00Z">
                    <w:rPr>
                      <w:lang w:val="de-DE"/>
                    </w:rPr>
                  </w:rPrChange>
                </w:rPr>
                <w:t xml:space="preserve">      config false;</w:t>
              </w:r>
            </w:ins>
          </w:p>
          <w:p w14:paraId="2E9E5A50" w14:textId="77777777" w:rsidR="009F3611" w:rsidRPr="00B80901" w:rsidRDefault="009F3611" w:rsidP="009F3611">
            <w:pPr>
              <w:pStyle w:val="XML1"/>
              <w:rPr>
                <w:ins w:id="38898" w:author="Thomas Dietz" w:date="2012-08-08T17:05:00Z"/>
                <w:rPrChange w:id="38899" w:author="Thomas Dietz" w:date="2012-08-10T13:22:00Z">
                  <w:rPr>
                    <w:ins w:id="38900" w:author="Thomas Dietz" w:date="2012-08-08T17:05:00Z"/>
                    <w:lang w:val="de-DE"/>
                  </w:rPr>
                </w:rPrChange>
              </w:rPr>
            </w:pPr>
            <w:ins w:id="38901" w:author="Thomas Dietz" w:date="2012-08-08T17:05:00Z">
              <w:r w:rsidRPr="00B80901">
                <w:rPr>
                  <w:rPrChange w:id="38902" w:author="Thomas Dietz" w:date="2012-08-10T13:22:00Z">
                    <w:rPr>
                      <w:lang w:val="de-DE"/>
                    </w:rPr>
                  </w:rPrChange>
                </w:rPr>
                <w:t xml:space="preserve">      description "This element indicates the current bit rate of </w:t>
              </w:r>
            </w:ins>
          </w:p>
          <w:p w14:paraId="0BFB76B3" w14:textId="77777777" w:rsidR="009F3611" w:rsidRPr="00B80901" w:rsidRDefault="009F3611" w:rsidP="009F3611">
            <w:pPr>
              <w:pStyle w:val="XML1"/>
              <w:rPr>
                <w:ins w:id="38903" w:author="Thomas Dietz" w:date="2012-08-08T17:05:00Z"/>
                <w:rPrChange w:id="38904" w:author="Thomas Dietz" w:date="2012-08-10T13:22:00Z">
                  <w:rPr>
                    <w:ins w:id="38905" w:author="Thomas Dietz" w:date="2012-08-08T17:05:00Z"/>
                    <w:lang w:val="de-DE"/>
                  </w:rPr>
                </w:rPrChange>
              </w:rPr>
            </w:pPr>
            <w:ins w:id="38906" w:author="Thomas Dietz" w:date="2012-08-08T17:05:00Z">
              <w:r w:rsidRPr="00B80901">
                <w:rPr>
                  <w:rPrChange w:id="38907" w:author="Thomas Dietz" w:date="2012-08-10T13:22:00Z">
                    <w:rPr>
                      <w:lang w:val="de-DE"/>
                    </w:rPr>
                  </w:rPrChange>
                </w:rPr>
                <w:t xml:space="preserve">        the port. Its values is to be provided in units of kilobit </w:t>
              </w:r>
            </w:ins>
          </w:p>
          <w:p w14:paraId="49055704" w14:textId="77777777" w:rsidR="009F3611" w:rsidRPr="00B80901" w:rsidRDefault="009F3611" w:rsidP="009F3611">
            <w:pPr>
              <w:pStyle w:val="XML1"/>
              <w:rPr>
                <w:ins w:id="38908" w:author="Thomas Dietz" w:date="2012-08-08T17:05:00Z"/>
                <w:rPrChange w:id="38909" w:author="Thomas Dietz" w:date="2012-08-10T13:22:00Z">
                  <w:rPr>
                    <w:ins w:id="38910" w:author="Thomas Dietz" w:date="2012-08-08T17:05:00Z"/>
                    <w:lang w:val="de-DE"/>
                  </w:rPr>
                </w:rPrChange>
              </w:rPr>
            </w:pPr>
            <w:ins w:id="38911" w:author="Thomas Dietz" w:date="2012-08-08T17:05:00Z">
              <w:r w:rsidRPr="00B80901">
                <w:rPr>
                  <w:rPrChange w:id="38912" w:author="Thomas Dietz" w:date="2012-08-10T13:22:00Z">
                    <w:rPr>
                      <w:lang w:val="de-DE"/>
                    </w:rPr>
                  </w:rPrChange>
                </w:rPr>
                <w:t xml:space="preserve">        per second (kbps). This element is only valid if the </w:t>
              </w:r>
            </w:ins>
          </w:p>
          <w:p w14:paraId="6CE811D0" w14:textId="77777777" w:rsidR="009F3611" w:rsidRPr="00B80901" w:rsidRDefault="009F3611" w:rsidP="009F3611">
            <w:pPr>
              <w:pStyle w:val="XML1"/>
              <w:rPr>
                <w:ins w:id="38913" w:author="Thomas Dietz" w:date="2012-08-08T17:05:00Z"/>
                <w:rPrChange w:id="38914" w:author="Thomas Dietz" w:date="2012-08-10T13:22:00Z">
                  <w:rPr>
                    <w:ins w:id="38915" w:author="Thomas Dietz" w:date="2012-08-08T17:05:00Z"/>
                    <w:lang w:val="de-DE"/>
                  </w:rPr>
                </w:rPrChange>
              </w:rPr>
            </w:pPr>
            <w:ins w:id="38916" w:author="Thomas Dietz" w:date="2012-08-08T17:05:00Z">
              <w:r w:rsidRPr="00B80901">
                <w:rPr>
                  <w:rPrChange w:id="38917" w:author="Thomas Dietz" w:date="2012-08-10T13:22:00Z">
                    <w:rPr>
                      <w:lang w:val="de-DE"/>
                    </w:rPr>
                  </w:rPrChange>
                </w:rPr>
                <w:t xml:space="preserve">        element called 'rate' in the current Port Features has a </w:t>
              </w:r>
            </w:ins>
          </w:p>
          <w:p w14:paraId="1E003ED8" w14:textId="77777777" w:rsidR="009F3611" w:rsidRPr="00B80901" w:rsidRDefault="009F3611" w:rsidP="009F3611">
            <w:pPr>
              <w:pStyle w:val="XML1"/>
              <w:rPr>
                <w:ins w:id="38918" w:author="Thomas Dietz" w:date="2012-08-08T17:05:00Z"/>
                <w:rPrChange w:id="38919" w:author="Thomas Dietz" w:date="2012-08-10T13:22:00Z">
                  <w:rPr>
                    <w:ins w:id="38920" w:author="Thomas Dietz" w:date="2012-08-08T17:05:00Z"/>
                    <w:lang w:val="de-DE"/>
                  </w:rPr>
                </w:rPrChange>
              </w:rPr>
            </w:pPr>
            <w:ins w:id="38921" w:author="Thomas Dietz" w:date="2012-08-08T17:05:00Z">
              <w:r w:rsidRPr="00B80901">
                <w:rPr>
                  <w:rPrChange w:id="38922" w:author="Thomas Dietz" w:date="2012-08-10T13:22:00Z">
                    <w:rPr>
                      <w:lang w:val="de-DE"/>
                    </w:rPr>
                  </w:rPrChange>
                </w:rPr>
                <w:t xml:space="preserve">        value of 'other'.</w:t>
              </w:r>
            </w:ins>
          </w:p>
          <w:p w14:paraId="0A7795B3" w14:textId="77777777" w:rsidR="009F3611" w:rsidRPr="00B80901" w:rsidRDefault="009F3611" w:rsidP="009F3611">
            <w:pPr>
              <w:pStyle w:val="XML1"/>
              <w:rPr>
                <w:ins w:id="38923" w:author="Thomas Dietz" w:date="2012-08-08T17:05:00Z"/>
                <w:rPrChange w:id="38924" w:author="Thomas Dietz" w:date="2012-08-10T13:22:00Z">
                  <w:rPr>
                    <w:ins w:id="38925" w:author="Thomas Dietz" w:date="2012-08-08T17:05:00Z"/>
                    <w:lang w:val="de-DE"/>
                  </w:rPr>
                </w:rPrChange>
              </w:rPr>
            </w:pPr>
          </w:p>
          <w:p w14:paraId="28B6B478" w14:textId="77777777" w:rsidR="009F3611" w:rsidRPr="00B80901" w:rsidRDefault="009F3611" w:rsidP="009F3611">
            <w:pPr>
              <w:pStyle w:val="XML1"/>
              <w:rPr>
                <w:ins w:id="38926" w:author="Thomas Dietz" w:date="2012-08-08T17:05:00Z"/>
                <w:rPrChange w:id="38927" w:author="Thomas Dietz" w:date="2012-08-10T13:22:00Z">
                  <w:rPr>
                    <w:ins w:id="38928" w:author="Thomas Dietz" w:date="2012-08-08T17:05:00Z"/>
                    <w:lang w:val="de-DE"/>
                  </w:rPr>
                </w:rPrChange>
              </w:rPr>
            </w:pPr>
            <w:ins w:id="38929" w:author="Thomas Dietz" w:date="2012-08-08T17:05:00Z">
              <w:r w:rsidRPr="00B80901">
                <w:rPr>
                  <w:rPrChange w:id="38930" w:author="Thomas Dietz" w:date="2012-08-10T13:22:00Z">
                    <w:rPr>
                      <w:lang w:val="de-DE"/>
                    </w:rPr>
                  </w:rPrChange>
                </w:rPr>
                <w:t xml:space="preserve">        Since this element is not configurable with the NETCONF</w:t>
              </w:r>
            </w:ins>
          </w:p>
          <w:p w14:paraId="04361B2A" w14:textId="77777777" w:rsidR="009F3611" w:rsidRPr="00B80901" w:rsidRDefault="009F3611" w:rsidP="009F3611">
            <w:pPr>
              <w:pStyle w:val="XML1"/>
              <w:rPr>
                <w:ins w:id="38931" w:author="Thomas Dietz" w:date="2012-08-08T17:05:00Z"/>
                <w:rPrChange w:id="38932" w:author="Thomas Dietz" w:date="2012-08-10T13:22:00Z">
                  <w:rPr>
                    <w:ins w:id="38933" w:author="Thomas Dietz" w:date="2012-08-08T17:05:00Z"/>
                    <w:lang w:val="de-DE"/>
                  </w:rPr>
                </w:rPrChange>
              </w:rPr>
            </w:pPr>
            <w:ins w:id="38934" w:author="Thomas Dietz" w:date="2012-08-08T17:05:00Z">
              <w:r w:rsidRPr="00B80901">
                <w:rPr>
                  <w:rPrChange w:id="38935" w:author="Thomas Dietz" w:date="2012-08-10T13:22:00Z">
                    <w:rPr>
                      <w:lang w:val="de-DE"/>
                    </w:rPr>
                  </w:rPrChange>
                </w:rPr>
                <w:t xml:space="preserve">        protocol it MUST NOT be included in replies to NETCONF</w:t>
              </w:r>
            </w:ins>
          </w:p>
          <w:p w14:paraId="2ABCDD3F" w14:textId="77777777" w:rsidR="009F3611" w:rsidRPr="00B80901" w:rsidRDefault="009F3611" w:rsidP="009F3611">
            <w:pPr>
              <w:pStyle w:val="XML1"/>
              <w:rPr>
                <w:ins w:id="38936" w:author="Thomas Dietz" w:date="2012-08-08T17:05:00Z"/>
                <w:rPrChange w:id="38937" w:author="Thomas Dietz" w:date="2012-08-10T13:22:00Z">
                  <w:rPr>
                    <w:ins w:id="38938" w:author="Thomas Dietz" w:date="2012-08-08T17:05:00Z"/>
                    <w:lang w:val="de-DE"/>
                  </w:rPr>
                </w:rPrChange>
              </w:rPr>
            </w:pPr>
            <w:ins w:id="38939" w:author="Thomas Dietz" w:date="2012-08-08T17:05:00Z">
              <w:r w:rsidRPr="00B80901">
                <w:rPr>
                  <w:rPrChange w:id="38940" w:author="Thomas Dietz" w:date="2012-08-10T13:22:00Z">
                    <w:rPr>
                      <w:lang w:val="de-DE"/>
                    </w:rPr>
                  </w:rPrChange>
                </w:rPr>
                <w:t xml:space="preserve">        &lt;get-config&gt; requests.";</w:t>
              </w:r>
            </w:ins>
          </w:p>
          <w:p w14:paraId="2A807C33" w14:textId="77777777" w:rsidR="009F3611" w:rsidRPr="00B80901" w:rsidRDefault="009F3611" w:rsidP="009F3611">
            <w:pPr>
              <w:pStyle w:val="XML1"/>
              <w:rPr>
                <w:ins w:id="38941" w:author="Thomas Dietz" w:date="2012-08-08T17:05:00Z"/>
                <w:rPrChange w:id="38942" w:author="Thomas Dietz" w:date="2012-08-10T13:22:00Z">
                  <w:rPr>
                    <w:ins w:id="38943" w:author="Thomas Dietz" w:date="2012-08-08T17:05:00Z"/>
                    <w:lang w:val="de-DE"/>
                  </w:rPr>
                </w:rPrChange>
              </w:rPr>
            </w:pPr>
            <w:ins w:id="38944" w:author="Thomas Dietz" w:date="2012-08-08T17:05:00Z">
              <w:r w:rsidRPr="00B80901">
                <w:rPr>
                  <w:rPrChange w:id="38945" w:author="Thomas Dietz" w:date="2012-08-10T13:22:00Z">
                    <w:rPr>
                      <w:lang w:val="de-DE"/>
                    </w:rPr>
                  </w:rPrChange>
                </w:rPr>
                <w:t xml:space="preserve">    }</w:t>
              </w:r>
            </w:ins>
          </w:p>
          <w:p w14:paraId="1E2980DA" w14:textId="77777777" w:rsidR="009F3611" w:rsidRPr="00B80901" w:rsidRDefault="009F3611" w:rsidP="009F3611">
            <w:pPr>
              <w:pStyle w:val="XML1"/>
              <w:rPr>
                <w:ins w:id="38946" w:author="Thomas Dietz" w:date="2012-08-08T17:05:00Z"/>
                <w:rPrChange w:id="38947" w:author="Thomas Dietz" w:date="2012-08-10T13:22:00Z">
                  <w:rPr>
                    <w:ins w:id="38948" w:author="Thomas Dietz" w:date="2012-08-08T17:05:00Z"/>
                    <w:lang w:val="de-DE"/>
                  </w:rPr>
                </w:rPrChange>
              </w:rPr>
            </w:pPr>
            <w:ins w:id="38949" w:author="Thomas Dietz" w:date="2012-08-08T17:05:00Z">
              <w:r w:rsidRPr="00B80901">
                <w:rPr>
                  <w:rPrChange w:id="38950" w:author="Thomas Dietz" w:date="2012-08-10T13:22:00Z">
                    <w:rPr>
                      <w:lang w:val="de-DE"/>
                    </w:rPr>
                  </w:rPrChange>
                </w:rPr>
                <w:t xml:space="preserve">    leaf max-rate {</w:t>
              </w:r>
            </w:ins>
          </w:p>
          <w:p w14:paraId="3940FA3F" w14:textId="77777777" w:rsidR="009F3611" w:rsidRPr="00B80901" w:rsidRDefault="009F3611" w:rsidP="009F3611">
            <w:pPr>
              <w:pStyle w:val="XML1"/>
              <w:rPr>
                <w:ins w:id="38951" w:author="Thomas Dietz" w:date="2012-08-08T17:05:00Z"/>
                <w:rPrChange w:id="38952" w:author="Thomas Dietz" w:date="2012-08-10T13:22:00Z">
                  <w:rPr>
                    <w:ins w:id="38953" w:author="Thomas Dietz" w:date="2012-08-08T17:05:00Z"/>
                    <w:lang w:val="de-DE"/>
                  </w:rPr>
                </w:rPrChange>
              </w:rPr>
            </w:pPr>
            <w:ins w:id="38954" w:author="Thomas Dietz" w:date="2012-08-08T17:05:00Z">
              <w:r w:rsidRPr="00B80901">
                <w:rPr>
                  <w:rPrChange w:id="38955" w:author="Thomas Dietz" w:date="2012-08-10T13:22:00Z">
                    <w:rPr>
                      <w:lang w:val="de-DE"/>
                    </w:rPr>
                  </w:rPrChange>
                </w:rPr>
                <w:t xml:space="preserve">      when "../features/current/rate='other'" {</w:t>
              </w:r>
            </w:ins>
          </w:p>
          <w:p w14:paraId="0CCD0E91" w14:textId="77777777" w:rsidR="009F3611" w:rsidRPr="00B80901" w:rsidRDefault="009F3611" w:rsidP="009F3611">
            <w:pPr>
              <w:pStyle w:val="XML1"/>
              <w:rPr>
                <w:ins w:id="38956" w:author="Thomas Dietz" w:date="2012-08-08T17:05:00Z"/>
                <w:rPrChange w:id="38957" w:author="Thomas Dietz" w:date="2012-08-10T13:22:00Z">
                  <w:rPr>
                    <w:ins w:id="38958" w:author="Thomas Dietz" w:date="2012-08-08T17:05:00Z"/>
                    <w:lang w:val="de-DE"/>
                  </w:rPr>
                </w:rPrChange>
              </w:rPr>
            </w:pPr>
            <w:ins w:id="38959" w:author="Thomas Dietz" w:date="2012-08-08T17:05:00Z">
              <w:r w:rsidRPr="00B80901">
                <w:rPr>
                  <w:rPrChange w:id="38960" w:author="Thomas Dietz" w:date="2012-08-10T13:22:00Z">
                    <w:rPr>
                      <w:lang w:val="de-DE"/>
                    </w:rPr>
                  </w:rPrChange>
                </w:rPr>
                <w:t xml:space="preserve">        description "This element is only valid if the element rate</w:t>
              </w:r>
            </w:ins>
          </w:p>
          <w:p w14:paraId="31B495B0" w14:textId="77777777" w:rsidR="009F3611" w:rsidRPr="00B80901" w:rsidRDefault="009F3611" w:rsidP="009F3611">
            <w:pPr>
              <w:pStyle w:val="XML1"/>
              <w:rPr>
                <w:ins w:id="38961" w:author="Thomas Dietz" w:date="2012-08-08T17:05:00Z"/>
                <w:rPrChange w:id="38962" w:author="Thomas Dietz" w:date="2012-08-10T13:22:00Z">
                  <w:rPr>
                    <w:ins w:id="38963" w:author="Thomas Dietz" w:date="2012-08-08T17:05:00Z"/>
                    <w:lang w:val="de-DE"/>
                  </w:rPr>
                </w:rPrChange>
              </w:rPr>
            </w:pPr>
            <w:ins w:id="38964" w:author="Thomas Dietz" w:date="2012-08-08T17:05:00Z">
              <w:r w:rsidRPr="00B80901">
                <w:rPr>
                  <w:rPrChange w:id="38965" w:author="Thomas Dietz" w:date="2012-08-10T13:22:00Z">
                    <w:rPr>
                      <w:lang w:val="de-DE"/>
                    </w:rPr>
                  </w:rPrChange>
                </w:rPr>
                <w:t xml:space="preserve">          of the current features has value 'other'.";</w:t>
              </w:r>
            </w:ins>
          </w:p>
          <w:p w14:paraId="77DF3F93" w14:textId="77777777" w:rsidR="009F3611" w:rsidRPr="00B80901" w:rsidRDefault="009F3611" w:rsidP="009F3611">
            <w:pPr>
              <w:pStyle w:val="XML1"/>
              <w:rPr>
                <w:ins w:id="38966" w:author="Thomas Dietz" w:date="2012-08-08T17:05:00Z"/>
                <w:rPrChange w:id="38967" w:author="Thomas Dietz" w:date="2012-08-10T13:22:00Z">
                  <w:rPr>
                    <w:ins w:id="38968" w:author="Thomas Dietz" w:date="2012-08-08T17:05:00Z"/>
                    <w:lang w:val="de-DE"/>
                  </w:rPr>
                </w:rPrChange>
              </w:rPr>
            </w:pPr>
            <w:ins w:id="38969" w:author="Thomas Dietz" w:date="2012-08-08T17:05:00Z">
              <w:r w:rsidRPr="00B80901">
                <w:rPr>
                  <w:rPrChange w:id="38970" w:author="Thomas Dietz" w:date="2012-08-10T13:22:00Z">
                    <w:rPr>
                      <w:lang w:val="de-DE"/>
                    </w:rPr>
                  </w:rPrChange>
                </w:rPr>
                <w:t xml:space="preserve">      }</w:t>
              </w:r>
            </w:ins>
          </w:p>
          <w:p w14:paraId="4A96E4E9" w14:textId="77777777" w:rsidR="009F3611" w:rsidRPr="00B80901" w:rsidRDefault="009F3611" w:rsidP="009F3611">
            <w:pPr>
              <w:pStyle w:val="XML1"/>
              <w:rPr>
                <w:ins w:id="38971" w:author="Thomas Dietz" w:date="2012-08-08T17:05:00Z"/>
                <w:rPrChange w:id="38972" w:author="Thomas Dietz" w:date="2012-08-10T13:22:00Z">
                  <w:rPr>
                    <w:ins w:id="38973" w:author="Thomas Dietz" w:date="2012-08-08T17:05:00Z"/>
                    <w:lang w:val="de-DE"/>
                  </w:rPr>
                </w:rPrChange>
              </w:rPr>
            </w:pPr>
            <w:ins w:id="38974" w:author="Thomas Dietz" w:date="2012-08-08T17:05:00Z">
              <w:r w:rsidRPr="00B80901">
                <w:rPr>
                  <w:rPrChange w:id="38975" w:author="Thomas Dietz" w:date="2012-08-10T13:22:00Z">
                    <w:rPr>
                      <w:lang w:val="de-DE"/>
                    </w:rPr>
                  </w:rPrChange>
                </w:rPr>
                <w:t xml:space="preserve">      type uint32;</w:t>
              </w:r>
            </w:ins>
          </w:p>
          <w:p w14:paraId="19D897E3" w14:textId="77777777" w:rsidR="009F3611" w:rsidRPr="00B80901" w:rsidRDefault="009F3611" w:rsidP="009F3611">
            <w:pPr>
              <w:pStyle w:val="XML1"/>
              <w:rPr>
                <w:ins w:id="38976" w:author="Thomas Dietz" w:date="2012-08-08T17:05:00Z"/>
                <w:rPrChange w:id="38977" w:author="Thomas Dietz" w:date="2012-08-10T13:22:00Z">
                  <w:rPr>
                    <w:ins w:id="38978" w:author="Thomas Dietz" w:date="2012-08-08T17:05:00Z"/>
                    <w:lang w:val="de-DE"/>
                  </w:rPr>
                </w:rPrChange>
              </w:rPr>
            </w:pPr>
            <w:ins w:id="38979" w:author="Thomas Dietz" w:date="2012-08-08T17:05:00Z">
              <w:r w:rsidRPr="00B80901">
                <w:rPr>
                  <w:rPrChange w:id="38980" w:author="Thomas Dietz" w:date="2012-08-10T13:22:00Z">
                    <w:rPr>
                      <w:lang w:val="de-DE"/>
                    </w:rPr>
                  </w:rPrChange>
                </w:rPr>
                <w:t xml:space="preserve">      units "kbit/s";</w:t>
              </w:r>
            </w:ins>
          </w:p>
          <w:p w14:paraId="25479FC1" w14:textId="77777777" w:rsidR="009F3611" w:rsidRPr="00B80901" w:rsidRDefault="009F3611" w:rsidP="009F3611">
            <w:pPr>
              <w:pStyle w:val="XML1"/>
              <w:rPr>
                <w:ins w:id="38981" w:author="Thomas Dietz" w:date="2012-08-08T17:05:00Z"/>
                <w:rPrChange w:id="38982" w:author="Thomas Dietz" w:date="2012-08-10T13:22:00Z">
                  <w:rPr>
                    <w:ins w:id="38983" w:author="Thomas Dietz" w:date="2012-08-08T17:05:00Z"/>
                    <w:lang w:val="de-DE"/>
                  </w:rPr>
                </w:rPrChange>
              </w:rPr>
            </w:pPr>
            <w:ins w:id="38984" w:author="Thomas Dietz" w:date="2012-08-08T17:05:00Z">
              <w:r w:rsidRPr="00B80901">
                <w:rPr>
                  <w:rPrChange w:id="38985" w:author="Thomas Dietz" w:date="2012-08-10T13:22:00Z">
                    <w:rPr>
                      <w:lang w:val="de-DE"/>
                    </w:rPr>
                  </w:rPrChange>
                </w:rPr>
                <w:t xml:space="preserve">      config false;</w:t>
              </w:r>
            </w:ins>
          </w:p>
          <w:p w14:paraId="47C8831C" w14:textId="77777777" w:rsidR="009F3611" w:rsidRPr="00B80901" w:rsidRDefault="009F3611" w:rsidP="009F3611">
            <w:pPr>
              <w:pStyle w:val="XML1"/>
              <w:rPr>
                <w:ins w:id="38986" w:author="Thomas Dietz" w:date="2012-08-08T17:05:00Z"/>
                <w:rPrChange w:id="38987" w:author="Thomas Dietz" w:date="2012-08-10T13:22:00Z">
                  <w:rPr>
                    <w:ins w:id="38988" w:author="Thomas Dietz" w:date="2012-08-08T17:05:00Z"/>
                    <w:lang w:val="de-DE"/>
                  </w:rPr>
                </w:rPrChange>
              </w:rPr>
            </w:pPr>
            <w:ins w:id="38989" w:author="Thomas Dietz" w:date="2012-08-08T17:05:00Z">
              <w:r w:rsidRPr="00B80901">
                <w:rPr>
                  <w:rPrChange w:id="38990" w:author="Thomas Dietz" w:date="2012-08-10T13:22:00Z">
                    <w:rPr>
                      <w:lang w:val="de-DE"/>
                    </w:rPr>
                  </w:rPrChange>
                </w:rPr>
                <w:t xml:space="preserve">      description "This element indicates the maximum bit rate of </w:t>
              </w:r>
            </w:ins>
          </w:p>
          <w:p w14:paraId="725A9466" w14:textId="77777777" w:rsidR="009F3611" w:rsidRPr="00B80901" w:rsidRDefault="009F3611" w:rsidP="009F3611">
            <w:pPr>
              <w:pStyle w:val="XML1"/>
              <w:rPr>
                <w:ins w:id="38991" w:author="Thomas Dietz" w:date="2012-08-08T17:05:00Z"/>
                <w:rPrChange w:id="38992" w:author="Thomas Dietz" w:date="2012-08-10T13:22:00Z">
                  <w:rPr>
                    <w:ins w:id="38993" w:author="Thomas Dietz" w:date="2012-08-08T17:05:00Z"/>
                    <w:lang w:val="de-DE"/>
                  </w:rPr>
                </w:rPrChange>
              </w:rPr>
            </w:pPr>
            <w:ins w:id="38994" w:author="Thomas Dietz" w:date="2012-08-08T17:05:00Z">
              <w:r w:rsidRPr="00B80901">
                <w:rPr>
                  <w:rPrChange w:id="38995" w:author="Thomas Dietz" w:date="2012-08-10T13:22:00Z">
                    <w:rPr>
                      <w:lang w:val="de-DE"/>
                    </w:rPr>
                  </w:rPrChange>
                </w:rPr>
                <w:t xml:space="preserve">        the port. Its values is to be provided in units of kilobit </w:t>
              </w:r>
            </w:ins>
          </w:p>
          <w:p w14:paraId="17FBF4FC" w14:textId="77777777" w:rsidR="009F3611" w:rsidRPr="00B80901" w:rsidRDefault="009F3611" w:rsidP="009F3611">
            <w:pPr>
              <w:pStyle w:val="XML1"/>
              <w:rPr>
                <w:ins w:id="38996" w:author="Thomas Dietz" w:date="2012-08-08T17:05:00Z"/>
                <w:rPrChange w:id="38997" w:author="Thomas Dietz" w:date="2012-08-10T13:22:00Z">
                  <w:rPr>
                    <w:ins w:id="38998" w:author="Thomas Dietz" w:date="2012-08-08T17:05:00Z"/>
                    <w:lang w:val="de-DE"/>
                  </w:rPr>
                </w:rPrChange>
              </w:rPr>
            </w:pPr>
            <w:ins w:id="38999" w:author="Thomas Dietz" w:date="2012-08-08T17:05:00Z">
              <w:r w:rsidRPr="00B80901">
                <w:rPr>
                  <w:rPrChange w:id="39000" w:author="Thomas Dietz" w:date="2012-08-10T13:22:00Z">
                    <w:rPr>
                      <w:lang w:val="de-DE"/>
                    </w:rPr>
                  </w:rPrChange>
                </w:rPr>
                <w:t xml:space="preserve">        per second (kbps). This element is only valid if the </w:t>
              </w:r>
            </w:ins>
          </w:p>
          <w:p w14:paraId="37F218A0" w14:textId="77777777" w:rsidR="009F3611" w:rsidRPr="00B80901" w:rsidRDefault="009F3611" w:rsidP="009F3611">
            <w:pPr>
              <w:pStyle w:val="XML1"/>
              <w:rPr>
                <w:ins w:id="39001" w:author="Thomas Dietz" w:date="2012-08-08T17:05:00Z"/>
                <w:rPrChange w:id="39002" w:author="Thomas Dietz" w:date="2012-08-10T13:22:00Z">
                  <w:rPr>
                    <w:ins w:id="39003" w:author="Thomas Dietz" w:date="2012-08-08T17:05:00Z"/>
                    <w:lang w:val="de-DE"/>
                  </w:rPr>
                </w:rPrChange>
              </w:rPr>
            </w:pPr>
            <w:ins w:id="39004" w:author="Thomas Dietz" w:date="2012-08-08T17:05:00Z">
              <w:r w:rsidRPr="00B80901">
                <w:rPr>
                  <w:rPrChange w:id="39005" w:author="Thomas Dietz" w:date="2012-08-10T13:22:00Z">
                    <w:rPr>
                      <w:lang w:val="de-DE"/>
                    </w:rPr>
                  </w:rPrChange>
                </w:rPr>
                <w:t xml:space="preserve">        element called 'rate' in the current Port Features has a </w:t>
              </w:r>
            </w:ins>
          </w:p>
          <w:p w14:paraId="5DA78AFD" w14:textId="77777777" w:rsidR="009F3611" w:rsidRPr="00B80901" w:rsidRDefault="009F3611" w:rsidP="009F3611">
            <w:pPr>
              <w:pStyle w:val="XML1"/>
              <w:rPr>
                <w:ins w:id="39006" w:author="Thomas Dietz" w:date="2012-08-08T17:05:00Z"/>
                <w:rPrChange w:id="39007" w:author="Thomas Dietz" w:date="2012-08-10T13:22:00Z">
                  <w:rPr>
                    <w:ins w:id="39008" w:author="Thomas Dietz" w:date="2012-08-08T17:05:00Z"/>
                    <w:lang w:val="de-DE"/>
                  </w:rPr>
                </w:rPrChange>
              </w:rPr>
            </w:pPr>
            <w:ins w:id="39009" w:author="Thomas Dietz" w:date="2012-08-08T17:05:00Z">
              <w:r w:rsidRPr="00B80901">
                <w:rPr>
                  <w:rPrChange w:id="39010" w:author="Thomas Dietz" w:date="2012-08-10T13:22:00Z">
                    <w:rPr>
                      <w:lang w:val="de-DE"/>
                    </w:rPr>
                  </w:rPrChange>
                </w:rPr>
                <w:t xml:space="preserve">        value of 'other'.</w:t>
              </w:r>
            </w:ins>
          </w:p>
          <w:p w14:paraId="7F8BF614" w14:textId="77777777" w:rsidR="009F3611" w:rsidRPr="00B80901" w:rsidRDefault="009F3611" w:rsidP="009F3611">
            <w:pPr>
              <w:pStyle w:val="XML1"/>
              <w:rPr>
                <w:ins w:id="39011" w:author="Thomas Dietz" w:date="2012-08-08T17:05:00Z"/>
                <w:rPrChange w:id="39012" w:author="Thomas Dietz" w:date="2012-08-10T13:22:00Z">
                  <w:rPr>
                    <w:ins w:id="39013" w:author="Thomas Dietz" w:date="2012-08-08T17:05:00Z"/>
                    <w:lang w:val="de-DE"/>
                  </w:rPr>
                </w:rPrChange>
              </w:rPr>
            </w:pPr>
          </w:p>
          <w:p w14:paraId="376C6C3B" w14:textId="77777777" w:rsidR="009F3611" w:rsidRPr="00B80901" w:rsidRDefault="009F3611" w:rsidP="009F3611">
            <w:pPr>
              <w:pStyle w:val="XML1"/>
              <w:rPr>
                <w:ins w:id="39014" w:author="Thomas Dietz" w:date="2012-08-08T17:05:00Z"/>
                <w:rPrChange w:id="39015" w:author="Thomas Dietz" w:date="2012-08-10T13:22:00Z">
                  <w:rPr>
                    <w:ins w:id="39016" w:author="Thomas Dietz" w:date="2012-08-08T17:05:00Z"/>
                    <w:lang w:val="de-DE"/>
                  </w:rPr>
                </w:rPrChange>
              </w:rPr>
            </w:pPr>
            <w:ins w:id="39017" w:author="Thomas Dietz" w:date="2012-08-08T17:05:00Z">
              <w:r w:rsidRPr="00B80901">
                <w:rPr>
                  <w:rPrChange w:id="39018" w:author="Thomas Dietz" w:date="2012-08-10T13:22:00Z">
                    <w:rPr>
                      <w:lang w:val="de-DE"/>
                    </w:rPr>
                  </w:rPrChange>
                </w:rPr>
                <w:t xml:space="preserve">        Since this element is not configurable with the NETCONF</w:t>
              </w:r>
            </w:ins>
          </w:p>
          <w:p w14:paraId="5580DCCA" w14:textId="77777777" w:rsidR="009F3611" w:rsidRPr="00B80901" w:rsidRDefault="009F3611" w:rsidP="009F3611">
            <w:pPr>
              <w:pStyle w:val="XML1"/>
              <w:rPr>
                <w:ins w:id="39019" w:author="Thomas Dietz" w:date="2012-08-08T17:05:00Z"/>
                <w:rPrChange w:id="39020" w:author="Thomas Dietz" w:date="2012-08-10T13:22:00Z">
                  <w:rPr>
                    <w:ins w:id="39021" w:author="Thomas Dietz" w:date="2012-08-08T17:05:00Z"/>
                    <w:lang w:val="de-DE"/>
                  </w:rPr>
                </w:rPrChange>
              </w:rPr>
            </w:pPr>
            <w:ins w:id="39022" w:author="Thomas Dietz" w:date="2012-08-08T17:05:00Z">
              <w:r w:rsidRPr="00B80901">
                <w:rPr>
                  <w:rPrChange w:id="39023" w:author="Thomas Dietz" w:date="2012-08-10T13:22:00Z">
                    <w:rPr>
                      <w:lang w:val="de-DE"/>
                    </w:rPr>
                  </w:rPrChange>
                </w:rPr>
                <w:t xml:space="preserve">        protocol it MUST NOT be included in replies to NETCONF</w:t>
              </w:r>
            </w:ins>
          </w:p>
          <w:p w14:paraId="4BA3048E" w14:textId="77777777" w:rsidR="009F3611" w:rsidRPr="00B80901" w:rsidRDefault="009F3611" w:rsidP="009F3611">
            <w:pPr>
              <w:pStyle w:val="XML1"/>
              <w:rPr>
                <w:ins w:id="39024" w:author="Thomas Dietz" w:date="2012-08-08T17:05:00Z"/>
                <w:rPrChange w:id="39025" w:author="Thomas Dietz" w:date="2012-08-10T13:22:00Z">
                  <w:rPr>
                    <w:ins w:id="39026" w:author="Thomas Dietz" w:date="2012-08-08T17:05:00Z"/>
                    <w:lang w:val="de-DE"/>
                  </w:rPr>
                </w:rPrChange>
              </w:rPr>
            </w:pPr>
            <w:ins w:id="39027" w:author="Thomas Dietz" w:date="2012-08-08T17:05:00Z">
              <w:r w:rsidRPr="00B80901">
                <w:rPr>
                  <w:rPrChange w:id="39028" w:author="Thomas Dietz" w:date="2012-08-10T13:22:00Z">
                    <w:rPr>
                      <w:lang w:val="de-DE"/>
                    </w:rPr>
                  </w:rPrChange>
                </w:rPr>
                <w:t xml:space="preserve">        &lt;get-config&gt; requests.";</w:t>
              </w:r>
            </w:ins>
          </w:p>
          <w:p w14:paraId="47F286E4" w14:textId="77777777" w:rsidR="009F3611" w:rsidRPr="00B80901" w:rsidRDefault="009F3611" w:rsidP="009F3611">
            <w:pPr>
              <w:pStyle w:val="XML1"/>
              <w:rPr>
                <w:ins w:id="39029" w:author="Thomas Dietz" w:date="2012-08-08T17:05:00Z"/>
                <w:rPrChange w:id="39030" w:author="Thomas Dietz" w:date="2012-08-10T13:22:00Z">
                  <w:rPr>
                    <w:ins w:id="39031" w:author="Thomas Dietz" w:date="2012-08-08T17:05:00Z"/>
                    <w:lang w:val="de-DE"/>
                  </w:rPr>
                </w:rPrChange>
              </w:rPr>
            </w:pPr>
            <w:ins w:id="39032" w:author="Thomas Dietz" w:date="2012-08-08T17:05:00Z">
              <w:r w:rsidRPr="00B80901">
                <w:rPr>
                  <w:rPrChange w:id="39033" w:author="Thomas Dietz" w:date="2012-08-10T13:22:00Z">
                    <w:rPr>
                      <w:lang w:val="de-DE"/>
                    </w:rPr>
                  </w:rPrChange>
                </w:rPr>
                <w:t xml:space="preserve">    }</w:t>
              </w:r>
            </w:ins>
          </w:p>
          <w:p w14:paraId="3E2DA15C" w14:textId="77777777" w:rsidR="009F3611" w:rsidRPr="00B80901" w:rsidRDefault="009F3611" w:rsidP="009F3611">
            <w:pPr>
              <w:pStyle w:val="XML1"/>
              <w:rPr>
                <w:ins w:id="39034" w:author="Thomas Dietz" w:date="2012-08-08T17:05:00Z"/>
                <w:rPrChange w:id="39035" w:author="Thomas Dietz" w:date="2012-08-10T13:22:00Z">
                  <w:rPr>
                    <w:ins w:id="39036" w:author="Thomas Dietz" w:date="2012-08-08T17:05:00Z"/>
                    <w:lang w:val="de-DE"/>
                  </w:rPr>
                </w:rPrChange>
              </w:rPr>
            </w:pPr>
            <w:ins w:id="39037" w:author="Thomas Dietz" w:date="2012-08-08T17:05:00Z">
              <w:r w:rsidRPr="00B80901">
                <w:rPr>
                  <w:rPrChange w:id="39038" w:author="Thomas Dietz" w:date="2012-08-10T13:22:00Z">
                    <w:rPr>
                      <w:lang w:val="de-DE"/>
                    </w:rPr>
                  </w:rPrChange>
                </w:rPr>
                <w:t xml:space="preserve">    container configuration {</w:t>
              </w:r>
            </w:ins>
          </w:p>
          <w:p w14:paraId="779419AA" w14:textId="77777777" w:rsidR="009F3611" w:rsidRPr="00B80901" w:rsidRDefault="009F3611" w:rsidP="009F3611">
            <w:pPr>
              <w:pStyle w:val="XML1"/>
              <w:rPr>
                <w:ins w:id="39039" w:author="Thomas Dietz" w:date="2012-08-08T17:05:00Z"/>
                <w:rPrChange w:id="39040" w:author="Thomas Dietz" w:date="2012-08-10T13:22:00Z">
                  <w:rPr>
                    <w:ins w:id="39041" w:author="Thomas Dietz" w:date="2012-08-08T17:05:00Z"/>
                    <w:lang w:val="de-DE"/>
                  </w:rPr>
                </w:rPrChange>
              </w:rPr>
            </w:pPr>
            <w:ins w:id="39042" w:author="Thomas Dietz" w:date="2012-08-08T17:05:00Z">
              <w:r w:rsidRPr="00B80901">
                <w:rPr>
                  <w:rPrChange w:id="39043" w:author="Thomas Dietz" w:date="2012-08-10T13:22:00Z">
                    <w:rPr>
                      <w:lang w:val="de-DE"/>
                    </w:rPr>
                  </w:rPrChange>
                </w:rPr>
                <w:t xml:space="preserve">      description "This element represents the general</w:t>
              </w:r>
            </w:ins>
          </w:p>
          <w:p w14:paraId="07A98765" w14:textId="77777777" w:rsidR="009F3611" w:rsidRPr="00B80901" w:rsidRDefault="009F3611" w:rsidP="009F3611">
            <w:pPr>
              <w:pStyle w:val="XML1"/>
              <w:rPr>
                <w:ins w:id="39044" w:author="Thomas Dietz" w:date="2012-08-08T17:05:00Z"/>
                <w:rPrChange w:id="39045" w:author="Thomas Dietz" w:date="2012-08-10T13:22:00Z">
                  <w:rPr>
                    <w:ins w:id="39046" w:author="Thomas Dietz" w:date="2012-08-08T17:05:00Z"/>
                    <w:lang w:val="de-DE"/>
                  </w:rPr>
                </w:rPrChange>
              </w:rPr>
            </w:pPr>
            <w:ins w:id="39047" w:author="Thomas Dietz" w:date="2012-08-08T17:05:00Z">
              <w:r w:rsidRPr="00B80901">
                <w:rPr>
                  <w:rPrChange w:id="39048" w:author="Thomas Dietz" w:date="2012-08-10T13:22:00Z">
                    <w:rPr>
                      <w:lang w:val="de-DE"/>
                    </w:rPr>
                  </w:rPrChange>
                </w:rPr>
                <w:t xml:space="preserve">        adminitrative configuration of the OpenFlow Port.";</w:t>
              </w:r>
            </w:ins>
          </w:p>
          <w:p w14:paraId="0DBBF21B" w14:textId="77777777" w:rsidR="009F3611" w:rsidRPr="00B80901" w:rsidRDefault="009F3611" w:rsidP="009F3611">
            <w:pPr>
              <w:pStyle w:val="XML1"/>
              <w:rPr>
                <w:ins w:id="39049" w:author="Thomas Dietz" w:date="2012-08-08T17:05:00Z"/>
                <w:rPrChange w:id="39050" w:author="Thomas Dietz" w:date="2012-08-10T13:22:00Z">
                  <w:rPr>
                    <w:ins w:id="39051" w:author="Thomas Dietz" w:date="2012-08-08T17:05:00Z"/>
                    <w:lang w:val="de-DE"/>
                  </w:rPr>
                </w:rPrChange>
              </w:rPr>
            </w:pPr>
            <w:ins w:id="39052" w:author="Thomas Dietz" w:date="2012-08-08T17:05:00Z">
              <w:r w:rsidRPr="00B80901">
                <w:rPr>
                  <w:rPrChange w:id="39053" w:author="Thomas Dietz" w:date="2012-08-10T13:22:00Z">
                    <w:rPr>
                      <w:lang w:val="de-DE"/>
                    </w:rPr>
                  </w:rPrChange>
                </w:rPr>
                <w:t xml:space="preserve">      leaf admin-state {</w:t>
              </w:r>
            </w:ins>
          </w:p>
          <w:p w14:paraId="7E43A310" w14:textId="77777777" w:rsidR="009F3611" w:rsidRPr="00B80901" w:rsidRDefault="009F3611" w:rsidP="009F3611">
            <w:pPr>
              <w:pStyle w:val="XML1"/>
              <w:rPr>
                <w:ins w:id="39054" w:author="Thomas Dietz" w:date="2012-08-08T17:05:00Z"/>
                <w:rPrChange w:id="39055" w:author="Thomas Dietz" w:date="2012-08-10T13:22:00Z">
                  <w:rPr>
                    <w:ins w:id="39056" w:author="Thomas Dietz" w:date="2012-08-08T17:05:00Z"/>
                    <w:lang w:val="de-DE"/>
                  </w:rPr>
                </w:rPrChange>
              </w:rPr>
            </w:pPr>
            <w:ins w:id="39057" w:author="Thomas Dietz" w:date="2012-08-08T17:05:00Z">
              <w:r w:rsidRPr="00B80901">
                <w:rPr>
                  <w:rPrChange w:id="39058" w:author="Thomas Dietz" w:date="2012-08-10T13:22:00Z">
                    <w:rPr>
                      <w:lang w:val="de-DE"/>
                    </w:rPr>
                  </w:rPrChange>
                </w:rPr>
                <w:t xml:space="preserve">        type OFUpDownStateType;</w:t>
              </w:r>
            </w:ins>
          </w:p>
          <w:p w14:paraId="03D391EE" w14:textId="77777777" w:rsidR="009F3611" w:rsidRPr="00B80901" w:rsidRDefault="009F3611" w:rsidP="009F3611">
            <w:pPr>
              <w:pStyle w:val="XML1"/>
              <w:rPr>
                <w:ins w:id="39059" w:author="Thomas Dietz" w:date="2012-08-08T17:05:00Z"/>
                <w:rPrChange w:id="39060" w:author="Thomas Dietz" w:date="2012-08-10T13:22:00Z">
                  <w:rPr>
                    <w:ins w:id="39061" w:author="Thomas Dietz" w:date="2012-08-08T17:05:00Z"/>
                    <w:lang w:val="de-DE"/>
                  </w:rPr>
                </w:rPrChange>
              </w:rPr>
            </w:pPr>
            <w:ins w:id="39062" w:author="Thomas Dietz" w:date="2012-08-08T17:05:00Z">
              <w:r w:rsidRPr="00B80901">
                <w:rPr>
                  <w:rPrChange w:id="39063" w:author="Thomas Dietz" w:date="2012-08-10T13:22:00Z">
                    <w:rPr>
                      <w:lang w:val="de-DE"/>
                    </w:rPr>
                  </w:rPrChange>
                </w:rPr>
                <w:t xml:space="preserve">        default 'up';</w:t>
              </w:r>
            </w:ins>
          </w:p>
          <w:p w14:paraId="66920757" w14:textId="77777777" w:rsidR="009F3611" w:rsidRPr="00B80901" w:rsidRDefault="009F3611" w:rsidP="009F3611">
            <w:pPr>
              <w:pStyle w:val="XML1"/>
              <w:rPr>
                <w:ins w:id="39064" w:author="Thomas Dietz" w:date="2012-08-08T17:05:00Z"/>
                <w:rPrChange w:id="39065" w:author="Thomas Dietz" w:date="2012-08-10T13:22:00Z">
                  <w:rPr>
                    <w:ins w:id="39066" w:author="Thomas Dietz" w:date="2012-08-08T17:05:00Z"/>
                    <w:lang w:val="de-DE"/>
                  </w:rPr>
                </w:rPrChange>
              </w:rPr>
            </w:pPr>
            <w:ins w:id="39067" w:author="Thomas Dietz" w:date="2012-08-08T17:05:00Z">
              <w:r w:rsidRPr="00B80901">
                <w:rPr>
                  <w:rPrChange w:id="39068" w:author="Thomas Dietz" w:date="2012-08-10T13:22:00Z">
                    <w:rPr>
                      <w:lang w:val="de-DE"/>
                    </w:rPr>
                  </w:rPrChange>
                </w:rPr>
                <w:t xml:space="preserve">        description "The administrative state of the port.  If</w:t>
              </w:r>
            </w:ins>
          </w:p>
          <w:p w14:paraId="0B307112" w14:textId="77777777" w:rsidR="009F3611" w:rsidRPr="00B80901" w:rsidRDefault="009F3611" w:rsidP="009F3611">
            <w:pPr>
              <w:pStyle w:val="XML1"/>
              <w:rPr>
                <w:ins w:id="39069" w:author="Thomas Dietz" w:date="2012-08-08T17:05:00Z"/>
                <w:rPrChange w:id="39070" w:author="Thomas Dietz" w:date="2012-08-10T13:22:00Z">
                  <w:rPr>
                    <w:ins w:id="39071" w:author="Thomas Dietz" w:date="2012-08-08T17:05:00Z"/>
                    <w:lang w:val="de-DE"/>
                  </w:rPr>
                </w:rPrChange>
              </w:rPr>
            </w:pPr>
            <w:ins w:id="39072" w:author="Thomas Dietz" w:date="2012-08-08T17:05:00Z">
              <w:r w:rsidRPr="00B80901">
                <w:rPr>
                  <w:rPrChange w:id="39073" w:author="Thomas Dietz" w:date="2012-08-10T13:22:00Z">
                    <w:rPr>
                      <w:lang w:val="de-DE"/>
                    </w:rPr>
                  </w:rPrChange>
                </w:rPr>
                <w:t xml:space="preserve">          true, the port has been administratively brought down and</w:t>
              </w:r>
            </w:ins>
          </w:p>
          <w:p w14:paraId="5C6E788F" w14:textId="77777777" w:rsidR="009F3611" w:rsidRPr="00B80901" w:rsidRDefault="009F3611" w:rsidP="009F3611">
            <w:pPr>
              <w:pStyle w:val="XML1"/>
              <w:rPr>
                <w:ins w:id="39074" w:author="Thomas Dietz" w:date="2012-08-08T17:05:00Z"/>
                <w:rPrChange w:id="39075" w:author="Thomas Dietz" w:date="2012-08-10T13:22:00Z">
                  <w:rPr>
                    <w:ins w:id="39076" w:author="Thomas Dietz" w:date="2012-08-08T17:05:00Z"/>
                    <w:lang w:val="de-DE"/>
                  </w:rPr>
                </w:rPrChange>
              </w:rPr>
            </w:pPr>
            <w:ins w:id="39077" w:author="Thomas Dietz" w:date="2012-08-08T17:05:00Z">
              <w:r w:rsidRPr="00B80901">
                <w:rPr>
                  <w:rPrChange w:id="39078" w:author="Thomas Dietz" w:date="2012-08-10T13:22:00Z">
                    <w:rPr>
                      <w:lang w:val="de-DE"/>
                    </w:rPr>
                  </w:rPrChange>
                </w:rPr>
                <w:t xml:space="preserve">          SHOULD not be used by OpenFlow.</w:t>
              </w:r>
            </w:ins>
          </w:p>
          <w:p w14:paraId="1513E88F" w14:textId="77777777" w:rsidR="009F3611" w:rsidRPr="00B80901" w:rsidRDefault="009F3611" w:rsidP="009F3611">
            <w:pPr>
              <w:pStyle w:val="XML1"/>
              <w:rPr>
                <w:ins w:id="39079" w:author="Thomas Dietz" w:date="2012-08-08T17:05:00Z"/>
                <w:rPrChange w:id="39080" w:author="Thomas Dietz" w:date="2012-08-10T13:22:00Z">
                  <w:rPr>
                    <w:ins w:id="39081" w:author="Thomas Dietz" w:date="2012-08-08T17:05:00Z"/>
                    <w:lang w:val="de-DE"/>
                  </w:rPr>
                </w:rPrChange>
              </w:rPr>
            </w:pPr>
          </w:p>
          <w:p w14:paraId="37CD6AED" w14:textId="77777777" w:rsidR="009F3611" w:rsidRPr="00B80901" w:rsidRDefault="009F3611" w:rsidP="009F3611">
            <w:pPr>
              <w:pStyle w:val="XML1"/>
              <w:rPr>
                <w:ins w:id="39082" w:author="Thomas Dietz" w:date="2012-08-08T17:05:00Z"/>
                <w:rPrChange w:id="39083" w:author="Thomas Dietz" w:date="2012-08-10T13:22:00Z">
                  <w:rPr>
                    <w:ins w:id="39084" w:author="Thomas Dietz" w:date="2012-08-08T17:05:00Z"/>
                    <w:lang w:val="de-DE"/>
                  </w:rPr>
                </w:rPrChange>
              </w:rPr>
            </w:pPr>
            <w:ins w:id="39085" w:author="Thomas Dietz" w:date="2012-08-08T17:05:00Z">
              <w:r w:rsidRPr="00B80901">
                <w:rPr>
                  <w:rPrChange w:id="39086" w:author="Thomas Dietz" w:date="2012-08-10T13:22:00Z">
                    <w:rPr>
                      <w:lang w:val="de-DE"/>
                    </w:rPr>
                  </w:rPrChange>
                </w:rPr>
                <w:t xml:space="preserve">          This element is optional. If this element is not present</w:t>
              </w:r>
            </w:ins>
          </w:p>
          <w:p w14:paraId="5E8BC9AE" w14:textId="77777777" w:rsidR="009F3611" w:rsidRPr="00B80901" w:rsidRDefault="009F3611" w:rsidP="009F3611">
            <w:pPr>
              <w:pStyle w:val="XML1"/>
              <w:rPr>
                <w:ins w:id="39087" w:author="Thomas Dietz" w:date="2012-08-08T17:05:00Z"/>
                <w:rPrChange w:id="39088" w:author="Thomas Dietz" w:date="2012-08-10T13:22:00Z">
                  <w:rPr>
                    <w:ins w:id="39089" w:author="Thomas Dietz" w:date="2012-08-08T17:05:00Z"/>
                    <w:lang w:val="de-DE"/>
                  </w:rPr>
                </w:rPrChange>
              </w:rPr>
            </w:pPr>
            <w:ins w:id="39090" w:author="Thomas Dietz" w:date="2012-08-08T17:05:00Z">
              <w:r w:rsidRPr="00B80901">
                <w:rPr>
                  <w:rPrChange w:id="39091" w:author="Thomas Dietz" w:date="2012-08-10T13:22:00Z">
                    <w:rPr>
                      <w:lang w:val="de-DE"/>
                    </w:rPr>
                  </w:rPrChange>
                </w:rPr>
                <w:t xml:space="preserve">          it defaults to 'up'.";</w:t>
              </w:r>
            </w:ins>
          </w:p>
          <w:p w14:paraId="33C51245" w14:textId="77777777" w:rsidR="009F3611" w:rsidRPr="00B80901" w:rsidRDefault="009F3611" w:rsidP="009F3611">
            <w:pPr>
              <w:pStyle w:val="XML1"/>
              <w:rPr>
                <w:ins w:id="39092" w:author="Thomas Dietz" w:date="2012-08-08T17:05:00Z"/>
                <w:rPrChange w:id="39093" w:author="Thomas Dietz" w:date="2012-08-10T13:22:00Z">
                  <w:rPr>
                    <w:ins w:id="39094" w:author="Thomas Dietz" w:date="2012-08-08T17:05:00Z"/>
                    <w:lang w:val="de-DE"/>
                  </w:rPr>
                </w:rPrChange>
              </w:rPr>
            </w:pPr>
            <w:ins w:id="39095" w:author="Thomas Dietz" w:date="2012-08-08T17:05:00Z">
              <w:r w:rsidRPr="00B80901">
                <w:rPr>
                  <w:rPrChange w:id="39096" w:author="Thomas Dietz" w:date="2012-08-10T13:22:00Z">
                    <w:rPr>
                      <w:lang w:val="de-DE"/>
                    </w:rPr>
                  </w:rPrChange>
                </w:rPr>
                <w:t xml:space="preserve">      }</w:t>
              </w:r>
            </w:ins>
          </w:p>
          <w:p w14:paraId="2A5AB6C9" w14:textId="77777777" w:rsidR="009F3611" w:rsidRPr="00B80901" w:rsidRDefault="009F3611" w:rsidP="009F3611">
            <w:pPr>
              <w:pStyle w:val="XML1"/>
              <w:rPr>
                <w:ins w:id="39097" w:author="Thomas Dietz" w:date="2012-08-08T17:05:00Z"/>
                <w:rPrChange w:id="39098" w:author="Thomas Dietz" w:date="2012-08-10T13:22:00Z">
                  <w:rPr>
                    <w:ins w:id="39099" w:author="Thomas Dietz" w:date="2012-08-08T17:05:00Z"/>
                    <w:lang w:val="de-DE"/>
                  </w:rPr>
                </w:rPrChange>
              </w:rPr>
            </w:pPr>
            <w:ins w:id="39100" w:author="Thomas Dietz" w:date="2012-08-08T17:05:00Z">
              <w:r w:rsidRPr="00B80901">
                <w:rPr>
                  <w:rPrChange w:id="39101" w:author="Thomas Dietz" w:date="2012-08-10T13:22:00Z">
                    <w:rPr>
                      <w:lang w:val="de-DE"/>
                    </w:rPr>
                  </w:rPrChange>
                </w:rPr>
                <w:t xml:space="preserve">      leaf no-receive {</w:t>
              </w:r>
            </w:ins>
          </w:p>
          <w:p w14:paraId="75230F10" w14:textId="77777777" w:rsidR="009F3611" w:rsidRPr="00B80901" w:rsidRDefault="009F3611" w:rsidP="009F3611">
            <w:pPr>
              <w:pStyle w:val="XML1"/>
              <w:rPr>
                <w:ins w:id="39102" w:author="Thomas Dietz" w:date="2012-08-08T17:05:00Z"/>
                <w:rPrChange w:id="39103" w:author="Thomas Dietz" w:date="2012-08-10T13:22:00Z">
                  <w:rPr>
                    <w:ins w:id="39104" w:author="Thomas Dietz" w:date="2012-08-08T17:05:00Z"/>
                    <w:lang w:val="de-DE"/>
                  </w:rPr>
                </w:rPrChange>
              </w:rPr>
            </w:pPr>
            <w:ins w:id="39105" w:author="Thomas Dietz" w:date="2012-08-08T17:05:00Z">
              <w:r w:rsidRPr="00B80901">
                <w:rPr>
                  <w:rPrChange w:id="39106" w:author="Thomas Dietz" w:date="2012-08-10T13:22:00Z">
                    <w:rPr>
                      <w:lang w:val="de-DE"/>
                    </w:rPr>
                  </w:rPrChange>
                </w:rPr>
                <w:t xml:space="preserve">        type boolean;</w:t>
              </w:r>
            </w:ins>
          </w:p>
          <w:p w14:paraId="5D05D50B" w14:textId="77777777" w:rsidR="009F3611" w:rsidRPr="00B80901" w:rsidRDefault="009F3611" w:rsidP="009F3611">
            <w:pPr>
              <w:pStyle w:val="XML1"/>
              <w:rPr>
                <w:ins w:id="39107" w:author="Thomas Dietz" w:date="2012-08-08T17:05:00Z"/>
                <w:rPrChange w:id="39108" w:author="Thomas Dietz" w:date="2012-08-10T13:22:00Z">
                  <w:rPr>
                    <w:ins w:id="39109" w:author="Thomas Dietz" w:date="2012-08-08T17:05:00Z"/>
                    <w:lang w:val="de-DE"/>
                  </w:rPr>
                </w:rPrChange>
              </w:rPr>
            </w:pPr>
            <w:ins w:id="39110" w:author="Thomas Dietz" w:date="2012-08-08T17:05:00Z">
              <w:r w:rsidRPr="00B80901">
                <w:rPr>
                  <w:rPrChange w:id="39111" w:author="Thomas Dietz" w:date="2012-08-10T13:22:00Z">
                    <w:rPr>
                      <w:lang w:val="de-DE"/>
                    </w:rPr>
                  </w:rPrChange>
                </w:rPr>
                <w:t xml:space="preserve">        default false;</w:t>
              </w:r>
            </w:ins>
          </w:p>
          <w:p w14:paraId="43CAE6FB" w14:textId="77777777" w:rsidR="009F3611" w:rsidRPr="00B80901" w:rsidRDefault="009F3611" w:rsidP="009F3611">
            <w:pPr>
              <w:pStyle w:val="XML1"/>
              <w:rPr>
                <w:ins w:id="39112" w:author="Thomas Dietz" w:date="2012-08-08T17:05:00Z"/>
                <w:rPrChange w:id="39113" w:author="Thomas Dietz" w:date="2012-08-10T13:22:00Z">
                  <w:rPr>
                    <w:ins w:id="39114" w:author="Thomas Dietz" w:date="2012-08-08T17:05:00Z"/>
                    <w:lang w:val="de-DE"/>
                  </w:rPr>
                </w:rPrChange>
              </w:rPr>
            </w:pPr>
            <w:ins w:id="39115" w:author="Thomas Dietz" w:date="2012-08-08T17:05:00Z">
              <w:r w:rsidRPr="00B80901">
                <w:rPr>
                  <w:rPrChange w:id="39116" w:author="Thomas Dietz" w:date="2012-08-10T13:22:00Z">
                    <w:rPr>
                      <w:lang w:val="de-DE"/>
                    </w:rPr>
                  </w:rPrChange>
                </w:rPr>
                <w:t xml:space="preserve">        description "If true, packets received at this OpenFlow</w:t>
              </w:r>
            </w:ins>
          </w:p>
          <w:p w14:paraId="5A0BF8CF" w14:textId="77777777" w:rsidR="009F3611" w:rsidRPr="00B80901" w:rsidRDefault="009F3611" w:rsidP="009F3611">
            <w:pPr>
              <w:pStyle w:val="XML1"/>
              <w:rPr>
                <w:ins w:id="39117" w:author="Thomas Dietz" w:date="2012-08-08T17:05:00Z"/>
                <w:rPrChange w:id="39118" w:author="Thomas Dietz" w:date="2012-08-10T13:22:00Z">
                  <w:rPr>
                    <w:ins w:id="39119" w:author="Thomas Dietz" w:date="2012-08-08T17:05:00Z"/>
                    <w:lang w:val="de-DE"/>
                  </w:rPr>
                </w:rPrChange>
              </w:rPr>
            </w:pPr>
            <w:ins w:id="39120" w:author="Thomas Dietz" w:date="2012-08-08T17:05:00Z">
              <w:r w:rsidRPr="00B80901">
                <w:rPr>
                  <w:rPrChange w:id="39121" w:author="Thomas Dietz" w:date="2012-08-10T13:22:00Z">
                    <w:rPr>
                      <w:lang w:val="de-DE"/>
                    </w:rPr>
                  </w:rPrChange>
                </w:rPr>
                <w:t xml:space="preserve">          port SHOULD be dropped.</w:t>
              </w:r>
            </w:ins>
          </w:p>
          <w:p w14:paraId="1854FDEF" w14:textId="77777777" w:rsidR="009F3611" w:rsidRPr="00B80901" w:rsidRDefault="009F3611" w:rsidP="009F3611">
            <w:pPr>
              <w:pStyle w:val="XML1"/>
              <w:rPr>
                <w:ins w:id="39122" w:author="Thomas Dietz" w:date="2012-08-08T17:05:00Z"/>
                <w:rPrChange w:id="39123" w:author="Thomas Dietz" w:date="2012-08-10T13:22:00Z">
                  <w:rPr>
                    <w:ins w:id="39124" w:author="Thomas Dietz" w:date="2012-08-08T17:05:00Z"/>
                    <w:lang w:val="de-DE"/>
                  </w:rPr>
                </w:rPrChange>
              </w:rPr>
            </w:pPr>
          </w:p>
          <w:p w14:paraId="0F9E8069" w14:textId="77777777" w:rsidR="009F3611" w:rsidRPr="00B80901" w:rsidRDefault="009F3611" w:rsidP="009F3611">
            <w:pPr>
              <w:pStyle w:val="XML1"/>
              <w:rPr>
                <w:ins w:id="39125" w:author="Thomas Dietz" w:date="2012-08-08T17:05:00Z"/>
                <w:rPrChange w:id="39126" w:author="Thomas Dietz" w:date="2012-08-10T13:22:00Z">
                  <w:rPr>
                    <w:ins w:id="39127" w:author="Thomas Dietz" w:date="2012-08-08T17:05:00Z"/>
                    <w:lang w:val="de-DE"/>
                  </w:rPr>
                </w:rPrChange>
              </w:rPr>
            </w:pPr>
            <w:ins w:id="39128" w:author="Thomas Dietz" w:date="2012-08-08T17:05:00Z">
              <w:r w:rsidRPr="00B80901">
                <w:rPr>
                  <w:rPrChange w:id="39129" w:author="Thomas Dietz" w:date="2012-08-10T13:22:00Z">
                    <w:rPr>
                      <w:lang w:val="de-DE"/>
                    </w:rPr>
                  </w:rPrChange>
                </w:rPr>
                <w:t xml:space="preserve">          This element is optional. If this element is not present</w:t>
              </w:r>
            </w:ins>
          </w:p>
          <w:p w14:paraId="4EB0F3AA" w14:textId="77777777" w:rsidR="009F3611" w:rsidRPr="00B80901" w:rsidRDefault="009F3611" w:rsidP="009F3611">
            <w:pPr>
              <w:pStyle w:val="XML1"/>
              <w:rPr>
                <w:ins w:id="39130" w:author="Thomas Dietz" w:date="2012-08-08T17:05:00Z"/>
                <w:rPrChange w:id="39131" w:author="Thomas Dietz" w:date="2012-08-10T13:22:00Z">
                  <w:rPr>
                    <w:ins w:id="39132" w:author="Thomas Dietz" w:date="2012-08-08T17:05:00Z"/>
                    <w:lang w:val="de-DE"/>
                  </w:rPr>
                </w:rPrChange>
              </w:rPr>
            </w:pPr>
            <w:ins w:id="39133" w:author="Thomas Dietz" w:date="2012-08-08T17:05:00Z">
              <w:r w:rsidRPr="00B80901">
                <w:rPr>
                  <w:rPrChange w:id="39134" w:author="Thomas Dietz" w:date="2012-08-10T13:22:00Z">
                    <w:rPr>
                      <w:lang w:val="de-DE"/>
                    </w:rPr>
                  </w:rPrChange>
                </w:rPr>
                <w:t xml:space="preserve">          it defaults to 'false'.";</w:t>
              </w:r>
            </w:ins>
          </w:p>
          <w:p w14:paraId="7580B172" w14:textId="77777777" w:rsidR="009F3611" w:rsidRPr="00B80901" w:rsidRDefault="009F3611" w:rsidP="009F3611">
            <w:pPr>
              <w:pStyle w:val="XML1"/>
              <w:rPr>
                <w:ins w:id="39135" w:author="Thomas Dietz" w:date="2012-08-08T17:05:00Z"/>
                <w:rPrChange w:id="39136" w:author="Thomas Dietz" w:date="2012-08-10T13:22:00Z">
                  <w:rPr>
                    <w:ins w:id="39137" w:author="Thomas Dietz" w:date="2012-08-08T17:05:00Z"/>
                    <w:lang w:val="de-DE"/>
                  </w:rPr>
                </w:rPrChange>
              </w:rPr>
            </w:pPr>
            <w:ins w:id="39138" w:author="Thomas Dietz" w:date="2012-08-08T17:05:00Z">
              <w:r w:rsidRPr="00B80901">
                <w:rPr>
                  <w:rPrChange w:id="39139" w:author="Thomas Dietz" w:date="2012-08-10T13:22:00Z">
                    <w:rPr>
                      <w:lang w:val="de-DE"/>
                    </w:rPr>
                  </w:rPrChange>
                </w:rPr>
                <w:lastRenderedPageBreak/>
                <w:t xml:space="preserve">      }</w:t>
              </w:r>
            </w:ins>
          </w:p>
          <w:p w14:paraId="652469CF" w14:textId="77777777" w:rsidR="009F3611" w:rsidRPr="00B80901" w:rsidRDefault="009F3611" w:rsidP="009F3611">
            <w:pPr>
              <w:pStyle w:val="XML1"/>
              <w:rPr>
                <w:ins w:id="39140" w:author="Thomas Dietz" w:date="2012-08-08T17:05:00Z"/>
                <w:rPrChange w:id="39141" w:author="Thomas Dietz" w:date="2012-08-10T13:22:00Z">
                  <w:rPr>
                    <w:ins w:id="39142" w:author="Thomas Dietz" w:date="2012-08-08T17:05:00Z"/>
                    <w:lang w:val="de-DE"/>
                  </w:rPr>
                </w:rPrChange>
              </w:rPr>
            </w:pPr>
            <w:ins w:id="39143" w:author="Thomas Dietz" w:date="2012-08-08T17:05:00Z">
              <w:r w:rsidRPr="00B80901">
                <w:rPr>
                  <w:rPrChange w:id="39144" w:author="Thomas Dietz" w:date="2012-08-10T13:22:00Z">
                    <w:rPr>
                      <w:lang w:val="de-DE"/>
                    </w:rPr>
                  </w:rPrChange>
                </w:rPr>
                <w:t xml:space="preserve">      leaf no-forward {</w:t>
              </w:r>
            </w:ins>
          </w:p>
          <w:p w14:paraId="40FC0CBB" w14:textId="77777777" w:rsidR="009F3611" w:rsidRPr="00B80901" w:rsidRDefault="009F3611" w:rsidP="009F3611">
            <w:pPr>
              <w:pStyle w:val="XML1"/>
              <w:rPr>
                <w:ins w:id="39145" w:author="Thomas Dietz" w:date="2012-08-08T17:05:00Z"/>
                <w:rPrChange w:id="39146" w:author="Thomas Dietz" w:date="2012-08-10T13:22:00Z">
                  <w:rPr>
                    <w:ins w:id="39147" w:author="Thomas Dietz" w:date="2012-08-08T17:05:00Z"/>
                    <w:lang w:val="de-DE"/>
                  </w:rPr>
                </w:rPrChange>
              </w:rPr>
            </w:pPr>
            <w:ins w:id="39148" w:author="Thomas Dietz" w:date="2012-08-08T17:05:00Z">
              <w:r w:rsidRPr="00B80901">
                <w:rPr>
                  <w:rPrChange w:id="39149" w:author="Thomas Dietz" w:date="2012-08-10T13:22:00Z">
                    <w:rPr>
                      <w:lang w:val="de-DE"/>
                    </w:rPr>
                  </w:rPrChange>
                </w:rPr>
                <w:t xml:space="preserve">        type boolean;</w:t>
              </w:r>
            </w:ins>
          </w:p>
          <w:p w14:paraId="2081364E" w14:textId="77777777" w:rsidR="009F3611" w:rsidRPr="00B80901" w:rsidRDefault="009F3611" w:rsidP="009F3611">
            <w:pPr>
              <w:pStyle w:val="XML1"/>
              <w:rPr>
                <w:ins w:id="39150" w:author="Thomas Dietz" w:date="2012-08-08T17:05:00Z"/>
                <w:rPrChange w:id="39151" w:author="Thomas Dietz" w:date="2012-08-10T13:22:00Z">
                  <w:rPr>
                    <w:ins w:id="39152" w:author="Thomas Dietz" w:date="2012-08-08T17:05:00Z"/>
                    <w:lang w:val="de-DE"/>
                  </w:rPr>
                </w:rPrChange>
              </w:rPr>
            </w:pPr>
            <w:ins w:id="39153" w:author="Thomas Dietz" w:date="2012-08-08T17:05:00Z">
              <w:r w:rsidRPr="00B80901">
                <w:rPr>
                  <w:rPrChange w:id="39154" w:author="Thomas Dietz" w:date="2012-08-10T13:22:00Z">
                    <w:rPr>
                      <w:lang w:val="de-DE"/>
                    </w:rPr>
                  </w:rPrChange>
                </w:rPr>
                <w:t xml:space="preserve">        default false;</w:t>
              </w:r>
            </w:ins>
          </w:p>
          <w:p w14:paraId="180D160C" w14:textId="77777777" w:rsidR="009F3611" w:rsidRPr="00B80901" w:rsidRDefault="009F3611" w:rsidP="009F3611">
            <w:pPr>
              <w:pStyle w:val="XML1"/>
              <w:rPr>
                <w:ins w:id="39155" w:author="Thomas Dietz" w:date="2012-08-08T17:05:00Z"/>
                <w:rPrChange w:id="39156" w:author="Thomas Dietz" w:date="2012-08-10T13:22:00Z">
                  <w:rPr>
                    <w:ins w:id="39157" w:author="Thomas Dietz" w:date="2012-08-08T17:05:00Z"/>
                    <w:lang w:val="de-DE"/>
                  </w:rPr>
                </w:rPrChange>
              </w:rPr>
            </w:pPr>
            <w:ins w:id="39158" w:author="Thomas Dietz" w:date="2012-08-08T17:05:00Z">
              <w:r w:rsidRPr="00B80901">
                <w:rPr>
                  <w:rPrChange w:id="39159" w:author="Thomas Dietz" w:date="2012-08-10T13:22:00Z">
                    <w:rPr>
                      <w:lang w:val="de-DE"/>
                    </w:rPr>
                  </w:rPrChange>
                </w:rPr>
                <w:t xml:space="preserve">        description "If true, packets forwarded to this OpenFlow</w:t>
              </w:r>
            </w:ins>
          </w:p>
          <w:p w14:paraId="49137751" w14:textId="77777777" w:rsidR="009F3611" w:rsidRPr="00B80901" w:rsidRDefault="009F3611" w:rsidP="009F3611">
            <w:pPr>
              <w:pStyle w:val="XML1"/>
              <w:rPr>
                <w:ins w:id="39160" w:author="Thomas Dietz" w:date="2012-08-08T17:05:00Z"/>
                <w:rPrChange w:id="39161" w:author="Thomas Dietz" w:date="2012-08-10T13:22:00Z">
                  <w:rPr>
                    <w:ins w:id="39162" w:author="Thomas Dietz" w:date="2012-08-08T17:05:00Z"/>
                    <w:lang w:val="de-DE"/>
                  </w:rPr>
                </w:rPrChange>
              </w:rPr>
            </w:pPr>
            <w:ins w:id="39163" w:author="Thomas Dietz" w:date="2012-08-08T17:05:00Z">
              <w:r w:rsidRPr="00B80901">
                <w:rPr>
                  <w:rPrChange w:id="39164" w:author="Thomas Dietz" w:date="2012-08-10T13:22:00Z">
                    <w:rPr>
                      <w:lang w:val="de-DE"/>
                    </w:rPr>
                  </w:rPrChange>
                </w:rPr>
                <w:t xml:space="preserve">          port SHOULD be dropped.</w:t>
              </w:r>
            </w:ins>
          </w:p>
          <w:p w14:paraId="0AD537AB" w14:textId="77777777" w:rsidR="009F3611" w:rsidRPr="00B80901" w:rsidRDefault="009F3611" w:rsidP="009F3611">
            <w:pPr>
              <w:pStyle w:val="XML1"/>
              <w:rPr>
                <w:ins w:id="39165" w:author="Thomas Dietz" w:date="2012-08-08T17:05:00Z"/>
                <w:rPrChange w:id="39166" w:author="Thomas Dietz" w:date="2012-08-10T13:22:00Z">
                  <w:rPr>
                    <w:ins w:id="39167" w:author="Thomas Dietz" w:date="2012-08-08T17:05:00Z"/>
                    <w:lang w:val="de-DE"/>
                  </w:rPr>
                </w:rPrChange>
              </w:rPr>
            </w:pPr>
          </w:p>
          <w:p w14:paraId="30C55B69" w14:textId="77777777" w:rsidR="009F3611" w:rsidRPr="00B80901" w:rsidRDefault="009F3611" w:rsidP="009F3611">
            <w:pPr>
              <w:pStyle w:val="XML1"/>
              <w:rPr>
                <w:ins w:id="39168" w:author="Thomas Dietz" w:date="2012-08-08T17:05:00Z"/>
                <w:rPrChange w:id="39169" w:author="Thomas Dietz" w:date="2012-08-10T13:22:00Z">
                  <w:rPr>
                    <w:ins w:id="39170" w:author="Thomas Dietz" w:date="2012-08-08T17:05:00Z"/>
                    <w:lang w:val="de-DE"/>
                  </w:rPr>
                </w:rPrChange>
              </w:rPr>
            </w:pPr>
            <w:ins w:id="39171" w:author="Thomas Dietz" w:date="2012-08-08T17:05:00Z">
              <w:r w:rsidRPr="00B80901">
                <w:rPr>
                  <w:rPrChange w:id="39172" w:author="Thomas Dietz" w:date="2012-08-10T13:22:00Z">
                    <w:rPr>
                      <w:lang w:val="de-DE"/>
                    </w:rPr>
                  </w:rPrChange>
                </w:rPr>
                <w:t xml:space="preserve">          This element is optional. If this element is not present</w:t>
              </w:r>
            </w:ins>
          </w:p>
          <w:p w14:paraId="1E509F24" w14:textId="77777777" w:rsidR="009F3611" w:rsidRPr="00B80901" w:rsidRDefault="009F3611" w:rsidP="009F3611">
            <w:pPr>
              <w:pStyle w:val="XML1"/>
              <w:rPr>
                <w:ins w:id="39173" w:author="Thomas Dietz" w:date="2012-08-08T17:05:00Z"/>
                <w:rPrChange w:id="39174" w:author="Thomas Dietz" w:date="2012-08-10T13:22:00Z">
                  <w:rPr>
                    <w:ins w:id="39175" w:author="Thomas Dietz" w:date="2012-08-08T17:05:00Z"/>
                    <w:lang w:val="de-DE"/>
                  </w:rPr>
                </w:rPrChange>
              </w:rPr>
            </w:pPr>
            <w:ins w:id="39176" w:author="Thomas Dietz" w:date="2012-08-08T17:05:00Z">
              <w:r w:rsidRPr="00B80901">
                <w:rPr>
                  <w:rPrChange w:id="39177" w:author="Thomas Dietz" w:date="2012-08-10T13:22:00Z">
                    <w:rPr>
                      <w:lang w:val="de-DE"/>
                    </w:rPr>
                  </w:rPrChange>
                </w:rPr>
                <w:t xml:space="preserve">          it defaults to 'false'.";</w:t>
              </w:r>
            </w:ins>
          </w:p>
          <w:p w14:paraId="15F5F34F" w14:textId="77777777" w:rsidR="009F3611" w:rsidRPr="00B80901" w:rsidRDefault="009F3611" w:rsidP="009F3611">
            <w:pPr>
              <w:pStyle w:val="XML1"/>
              <w:rPr>
                <w:ins w:id="39178" w:author="Thomas Dietz" w:date="2012-08-08T17:05:00Z"/>
                <w:rPrChange w:id="39179" w:author="Thomas Dietz" w:date="2012-08-10T13:22:00Z">
                  <w:rPr>
                    <w:ins w:id="39180" w:author="Thomas Dietz" w:date="2012-08-08T17:05:00Z"/>
                    <w:lang w:val="de-DE"/>
                  </w:rPr>
                </w:rPrChange>
              </w:rPr>
            </w:pPr>
            <w:ins w:id="39181" w:author="Thomas Dietz" w:date="2012-08-08T17:05:00Z">
              <w:r w:rsidRPr="00B80901">
                <w:rPr>
                  <w:rPrChange w:id="39182" w:author="Thomas Dietz" w:date="2012-08-10T13:22:00Z">
                    <w:rPr>
                      <w:lang w:val="de-DE"/>
                    </w:rPr>
                  </w:rPrChange>
                </w:rPr>
                <w:t xml:space="preserve">      }</w:t>
              </w:r>
            </w:ins>
          </w:p>
          <w:p w14:paraId="1783DF44" w14:textId="77777777" w:rsidR="009F3611" w:rsidRPr="00B80901" w:rsidRDefault="009F3611" w:rsidP="009F3611">
            <w:pPr>
              <w:pStyle w:val="XML1"/>
              <w:rPr>
                <w:ins w:id="39183" w:author="Thomas Dietz" w:date="2012-08-08T17:05:00Z"/>
                <w:rPrChange w:id="39184" w:author="Thomas Dietz" w:date="2012-08-10T13:22:00Z">
                  <w:rPr>
                    <w:ins w:id="39185" w:author="Thomas Dietz" w:date="2012-08-08T17:05:00Z"/>
                    <w:lang w:val="de-DE"/>
                  </w:rPr>
                </w:rPrChange>
              </w:rPr>
            </w:pPr>
            <w:ins w:id="39186" w:author="Thomas Dietz" w:date="2012-08-08T17:05:00Z">
              <w:r w:rsidRPr="00B80901">
                <w:rPr>
                  <w:rPrChange w:id="39187" w:author="Thomas Dietz" w:date="2012-08-10T13:22:00Z">
                    <w:rPr>
                      <w:lang w:val="de-DE"/>
                    </w:rPr>
                  </w:rPrChange>
                </w:rPr>
                <w:t xml:space="preserve">      leaf no-packet-in {</w:t>
              </w:r>
            </w:ins>
          </w:p>
          <w:p w14:paraId="3918E4B5" w14:textId="77777777" w:rsidR="009F3611" w:rsidRPr="00B80901" w:rsidRDefault="009F3611" w:rsidP="009F3611">
            <w:pPr>
              <w:pStyle w:val="XML1"/>
              <w:rPr>
                <w:ins w:id="39188" w:author="Thomas Dietz" w:date="2012-08-08T17:05:00Z"/>
                <w:rPrChange w:id="39189" w:author="Thomas Dietz" w:date="2012-08-10T13:22:00Z">
                  <w:rPr>
                    <w:ins w:id="39190" w:author="Thomas Dietz" w:date="2012-08-08T17:05:00Z"/>
                    <w:lang w:val="de-DE"/>
                  </w:rPr>
                </w:rPrChange>
              </w:rPr>
            </w:pPr>
            <w:ins w:id="39191" w:author="Thomas Dietz" w:date="2012-08-08T17:05:00Z">
              <w:r w:rsidRPr="00B80901">
                <w:rPr>
                  <w:rPrChange w:id="39192" w:author="Thomas Dietz" w:date="2012-08-10T13:22:00Z">
                    <w:rPr>
                      <w:lang w:val="de-DE"/>
                    </w:rPr>
                  </w:rPrChange>
                </w:rPr>
                <w:t xml:space="preserve">        type boolean;</w:t>
              </w:r>
            </w:ins>
          </w:p>
          <w:p w14:paraId="0B0AC5A7" w14:textId="77777777" w:rsidR="009F3611" w:rsidRPr="00B80901" w:rsidRDefault="009F3611" w:rsidP="009F3611">
            <w:pPr>
              <w:pStyle w:val="XML1"/>
              <w:rPr>
                <w:ins w:id="39193" w:author="Thomas Dietz" w:date="2012-08-08T17:05:00Z"/>
                <w:rPrChange w:id="39194" w:author="Thomas Dietz" w:date="2012-08-10T13:22:00Z">
                  <w:rPr>
                    <w:ins w:id="39195" w:author="Thomas Dietz" w:date="2012-08-08T17:05:00Z"/>
                    <w:lang w:val="de-DE"/>
                  </w:rPr>
                </w:rPrChange>
              </w:rPr>
            </w:pPr>
            <w:ins w:id="39196" w:author="Thomas Dietz" w:date="2012-08-08T17:05:00Z">
              <w:r w:rsidRPr="00B80901">
                <w:rPr>
                  <w:rPrChange w:id="39197" w:author="Thomas Dietz" w:date="2012-08-10T13:22:00Z">
                    <w:rPr>
                      <w:lang w:val="de-DE"/>
                    </w:rPr>
                  </w:rPrChange>
                </w:rPr>
                <w:t xml:space="preserve">        default false;</w:t>
              </w:r>
            </w:ins>
          </w:p>
          <w:p w14:paraId="374D5F9A" w14:textId="77777777" w:rsidR="009F3611" w:rsidRPr="00B80901" w:rsidRDefault="009F3611" w:rsidP="009F3611">
            <w:pPr>
              <w:pStyle w:val="XML1"/>
              <w:rPr>
                <w:ins w:id="39198" w:author="Thomas Dietz" w:date="2012-08-08T17:05:00Z"/>
                <w:rPrChange w:id="39199" w:author="Thomas Dietz" w:date="2012-08-10T13:22:00Z">
                  <w:rPr>
                    <w:ins w:id="39200" w:author="Thomas Dietz" w:date="2012-08-08T17:05:00Z"/>
                    <w:lang w:val="de-DE"/>
                  </w:rPr>
                </w:rPrChange>
              </w:rPr>
            </w:pPr>
            <w:ins w:id="39201" w:author="Thomas Dietz" w:date="2012-08-08T17:05:00Z">
              <w:r w:rsidRPr="00B80901">
                <w:rPr>
                  <w:rPrChange w:id="39202" w:author="Thomas Dietz" w:date="2012-08-10T13:22:00Z">
                    <w:rPr>
                      <w:lang w:val="de-DE"/>
                    </w:rPr>
                  </w:rPrChange>
                </w:rPr>
                <w:t xml:space="preserve">        description "If true, packets received on that port that </w:t>
              </w:r>
            </w:ins>
          </w:p>
          <w:p w14:paraId="2E5958CF" w14:textId="77777777" w:rsidR="009F3611" w:rsidRPr="00B80901" w:rsidRDefault="009F3611" w:rsidP="009F3611">
            <w:pPr>
              <w:pStyle w:val="XML1"/>
              <w:rPr>
                <w:ins w:id="39203" w:author="Thomas Dietz" w:date="2012-08-08T17:05:00Z"/>
                <w:rPrChange w:id="39204" w:author="Thomas Dietz" w:date="2012-08-10T13:22:00Z">
                  <w:rPr>
                    <w:ins w:id="39205" w:author="Thomas Dietz" w:date="2012-08-08T17:05:00Z"/>
                    <w:lang w:val="de-DE"/>
                  </w:rPr>
                </w:rPrChange>
              </w:rPr>
            </w:pPr>
            <w:ins w:id="39206" w:author="Thomas Dietz" w:date="2012-08-08T17:05:00Z">
              <w:r w:rsidRPr="00B80901">
                <w:rPr>
                  <w:rPrChange w:id="39207" w:author="Thomas Dietz" w:date="2012-08-10T13:22:00Z">
                    <w:rPr>
                      <w:lang w:val="de-DE"/>
                    </w:rPr>
                  </w:rPrChange>
                </w:rPr>
                <w:t xml:space="preserve">          generate a table miss should never trigger a packet-in </w:t>
              </w:r>
            </w:ins>
          </w:p>
          <w:p w14:paraId="34B0CA14" w14:textId="77777777" w:rsidR="009F3611" w:rsidRPr="00B80901" w:rsidRDefault="009F3611" w:rsidP="009F3611">
            <w:pPr>
              <w:pStyle w:val="XML1"/>
              <w:rPr>
                <w:ins w:id="39208" w:author="Thomas Dietz" w:date="2012-08-08T17:05:00Z"/>
                <w:rPrChange w:id="39209" w:author="Thomas Dietz" w:date="2012-08-10T13:22:00Z">
                  <w:rPr>
                    <w:ins w:id="39210" w:author="Thomas Dietz" w:date="2012-08-08T17:05:00Z"/>
                    <w:lang w:val="de-DE"/>
                  </w:rPr>
                </w:rPrChange>
              </w:rPr>
            </w:pPr>
            <w:ins w:id="39211" w:author="Thomas Dietz" w:date="2012-08-08T17:05:00Z">
              <w:r w:rsidRPr="00B80901">
                <w:rPr>
                  <w:rPrChange w:id="39212" w:author="Thomas Dietz" w:date="2012-08-10T13:22:00Z">
                    <w:rPr>
                      <w:lang w:val="de-DE"/>
                    </w:rPr>
                  </w:rPrChange>
                </w:rPr>
                <w:t xml:space="preserve">          message to the OpenFlow Controller.</w:t>
              </w:r>
            </w:ins>
          </w:p>
          <w:p w14:paraId="7D4522AD" w14:textId="77777777" w:rsidR="009F3611" w:rsidRPr="00B80901" w:rsidRDefault="009F3611" w:rsidP="009F3611">
            <w:pPr>
              <w:pStyle w:val="XML1"/>
              <w:rPr>
                <w:ins w:id="39213" w:author="Thomas Dietz" w:date="2012-08-08T17:05:00Z"/>
                <w:rPrChange w:id="39214" w:author="Thomas Dietz" w:date="2012-08-10T13:22:00Z">
                  <w:rPr>
                    <w:ins w:id="39215" w:author="Thomas Dietz" w:date="2012-08-08T17:05:00Z"/>
                    <w:lang w:val="de-DE"/>
                  </w:rPr>
                </w:rPrChange>
              </w:rPr>
            </w:pPr>
          </w:p>
          <w:p w14:paraId="605036A4" w14:textId="77777777" w:rsidR="009F3611" w:rsidRPr="00B80901" w:rsidRDefault="009F3611" w:rsidP="009F3611">
            <w:pPr>
              <w:pStyle w:val="XML1"/>
              <w:rPr>
                <w:ins w:id="39216" w:author="Thomas Dietz" w:date="2012-08-08T17:05:00Z"/>
                <w:rPrChange w:id="39217" w:author="Thomas Dietz" w:date="2012-08-10T13:22:00Z">
                  <w:rPr>
                    <w:ins w:id="39218" w:author="Thomas Dietz" w:date="2012-08-08T17:05:00Z"/>
                    <w:lang w:val="de-DE"/>
                  </w:rPr>
                </w:rPrChange>
              </w:rPr>
            </w:pPr>
            <w:ins w:id="39219" w:author="Thomas Dietz" w:date="2012-08-08T17:05:00Z">
              <w:r w:rsidRPr="00B80901">
                <w:rPr>
                  <w:rPrChange w:id="39220" w:author="Thomas Dietz" w:date="2012-08-10T13:22:00Z">
                    <w:rPr>
                      <w:lang w:val="de-DE"/>
                    </w:rPr>
                  </w:rPrChange>
                </w:rPr>
                <w:t xml:space="preserve">          This element is optional. If this element is not present</w:t>
              </w:r>
            </w:ins>
          </w:p>
          <w:p w14:paraId="004D0BB9" w14:textId="77777777" w:rsidR="009F3611" w:rsidRPr="00B80901" w:rsidRDefault="009F3611" w:rsidP="009F3611">
            <w:pPr>
              <w:pStyle w:val="XML1"/>
              <w:rPr>
                <w:ins w:id="39221" w:author="Thomas Dietz" w:date="2012-08-08T17:05:00Z"/>
                <w:rPrChange w:id="39222" w:author="Thomas Dietz" w:date="2012-08-10T13:22:00Z">
                  <w:rPr>
                    <w:ins w:id="39223" w:author="Thomas Dietz" w:date="2012-08-08T17:05:00Z"/>
                    <w:lang w:val="de-DE"/>
                  </w:rPr>
                </w:rPrChange>
              </w:rPr>
            </w:pPr>
            <w:ins w:id="39224" w:author="Thomas Dietz" w:date="2012-08-08T17:05:00Z">
              <w:r w:rsidRPr="00B80901">
                <w:rPr>
                  <w:rPrChange w:id="39225" w:author="Thomas Dietz" w:date="2012-08-10T13:22:00Z">
                    <w:rPr>
                      <w:lang w:val="de-DE"/>
                    </w:rPr>
                  </w:rPrChange>
                </w:rPr>
                <w:t xml:space="preserve">          it defaults to 'false'.";</w:t>
              </w:r>
            </w:ins>
          </w:p>
          <w:p w14:paraId="26C75907" w14:textId="77777777" w:rsidR="009F3611" w:rsidRPr="00B80901" w:rsidRDefault="009F3611" w:rsidP="009F3611">
            <w:pPr>
              <w:pStyle w:val="XML1"/>
              <w:rPr>
                <w:ins w:id="39226" w:author="Thomas Dietz" w:date="2012-08-08T17:05:00Z"/>
                <w:rPrChange w:id="39227" w:author="Thomas Dietz" w:date="2012-08-10T13:22:00Z">
                  <w:rPr>
                    <w:ins w:id="39228" w:author="Thomas Dietz" w:date="2012-08-08T17:05:00Z"/>
                    <w:lang w:val="de-DE"/>
                  </w:rPr>
                </w:rPrChange>
              </w:rPr>
            </w:pPr>
            <w:ins w:id="39229" w:author="Thomas Dietz" w:date="2012-08-08T17:05:00Z">
              <w:r w:rsidRPr="00B80901">
                <w:rPr>
                  <w:rPrChange w:id="39230" w:author="Thomas Dietz" w:date="2012-08-10T13:22:00Z">
                    <w:rPr>
                      <w:lang w:val="de-DE"/>
                    </w:rPr>
                  </w:rPrChange>
                </w:rPr>
                <w:t xml:space="preserve">      }</w:t>
              </w:r>
            </w:ins>
          </w:p>
          <w:p w14:paraId="48AF2A73" w14:textId="77777777" w:rsidR="009F3611" w:rsidRPr="00B80901" w:rsidRDefault="009F3611" w:rsidP="009F3611">
            <w:pPr>
              <w:pStyle w:val="XML1"/>
              <w:rPr>
                <w:ins w:id="39231" w:author="Thomas Dietz" w:date="2012-08-08T17:05:00Z"/>
                <w:rPrChange w:id="39232" w:author="Thomas Dietz" w:date="2012-08-10T13:22:00Z">
                  <w:rPr>
                    <w:ins w:id="39233" w:author="Thomas Dietz" w:date="2012-08-08T17:05:00Z"/>
                    <w:lang w:val="de-DE"/>
                  </w:rPr>
                </w:rPrChange>
              </w:rPr>
            </w:pPr>
            <w:ins w:id="39234" w:author="Thomas Dietz" w:date="2012-08-08T17:05:00Z">
              <w:r w:rsidRPr="00B80901">
                <w:rPr>
                  <w:rPrChange w:id="39235" w:author="Thomas Dietz" w:date="2012-08-10T13:22:00Z">
                    <w:rPr>
                      <w:lang w:val="de-DE"/>
                    </w:rPr>
                  </w:rPrChange>
                </w:rPr>
                <w:t xml:space="preserve">    }</w:t>
              </w:r>
            </w:ins>
          </w:p>
          <w:p w14:paraId="02FC5BE4" w14:textId="77777777" w:rsidR="009F3611" w:rsidRPr="00B80901" w:rsidRDefault="009F3611" w:rsidP="009F3611">
            <w:pPr>
              <w:pStyle w:val="XML1"/>
              <w:rPr>
                <w:ins w:id="39236" w:author="Thomas Dietz" w:date="2012-08-08T17:05:00Z"/>
                <w:rPrChange w:id="39237" w:author="Thomas Dietz" w:date="2012-08-10T13:22:00Z">
                  <w:rPr>
                    <w:ins w:id="39238" w:author="Thomas Dietz" w:date="2012-08-08T17:05:00Z"/>
                    <w:lang w:val="de-DE"/>
                  </w:rPr>
                </w:rPrChange>
              </w:rPr>
            </w:pPr>
            <w:ins w:id="39239" w:author="Thomas Dietz" w:date="2012-08-08T17:05:00Z">
              <w:r w:rsidRPr="00B80901">
                <w:rPr>
                  <w:rPrChange w:id="39240" w:author="Thomas Dietz" w:date="2012-08-10T13:22:00Z">
                    <w:rPr>
                      <w:lang w:val="de-DE"/>
                    </w:rPr>
                  </w:rPrChange>
                </w:rPr>
                <w:t xml:space="preserve">    container state {</w:t>
              </w:r>
            </w:ins>
          </w:p>
          <w:p w14:paraId="265DF2B3" w14:textId="77777777" w:rsidR="009F3611" w:rsidRPr="00B80901" w:rsidRDefault="009F3611" w:rsidP="009F3611">
            <w:pPr>
              <w:pStyle w:val="XML1"/>
              <w:rPr>
                <w:ins w:id="39241" w:author="Thomas Dietz" w:date="2012-08-08T17:05:00Z"/>
                <w:rPrChange w:id="39242" w:author="Thomas Dietz" w:date="2012-08-10T13:22:00Z">
                  <w:rPr>
                    <w:ins w:id="39243" w:author="Thomas Dietz" w:date="2012-08-08T17:05:00Z"/>
                    <w:lang w:val="de-DE"/>
                  </w:rPr>
                </w:rPrChange>
              </w:rPr>
            </w:pPr>
            <w:ins w:id="39244" w:author="Thomas Dietz" w:date="2012-08-08T17:05:00Z">
              <w:r w:rsidRPr="00B80901">
                <w:rPr>
                  <w:rPrChange w:id="39245" w:author="Thomas Dietz" w:date="2012-08-10T13:22:00Z">
                    <w:rPr>
                      <w:lang w:val="de-DE"/>
                    </w:rPr>
                  </w:rPrChange>
                </w:rPr>
                <w:t xml:space="preserve">      config false;</w:t>
              </w:r>
            </w:ins>
          </w:p>
          <w:p w14:paraId="7D3491B2" w14:textId="77777777" w:rsidR="009F3611" w:rsidRPr="00B80901" w:rsidRDefault="009F3611" w:rsidP="009F3611">
            <w:pPr>
              <w:pStyle w:val="XML1"/>
              <w:rPr>
                <w:ins w:id="39246" w:author="Thomas Dietz" w:date="2012-08-08T17:05:00Z"/>
                <w:rPrChange w:id="39247" w:author="Thomas Dietz" w:date="2012-08-10T13:22:00Z">
                  <w:rPr>
                    <w:ins w:id="39248" w:author="Thomas Dietz" w:date="2012-08-08T17:05:00Z"/>
                    <w:lang w:val="de-DE"/>
                  </w:rPr>
                </w:rPrChange>
              </w:rPr>
            </w:pPr>
            <w:ins w:id="39249" w:author="Thomas Dietz" w:date="2012-08-08T17:05:00Z">
              <w:r w:rsidRPr="00B80901">
                <w:rPr>
                  <w:rPrChange w:id="39250" w:author="Thomas Dietz" w:date="2012-08-10T13:22:00Z">
                    <w:rPr>
                      <w:lang w:val="de-DE"/>
                    </w:rPr>
                  </w:rPrChange>
                </w:rPr>
                <w:t xml:space="preserve">      description "This element represents the general operational </w:t>
              </w:r>
            </w:ins>
          </w:p>
          <w:p w14:paraId="64C6543F" w14:textId="77777777" w:rsidR="009F3611" w:rsidRPr="00B80901" w:rsidRDefault="009F3611" w:rsidP="009F3611">
            <w:pPr>
              <w:pStyle w:val="XML1"/>
              <w:rPr>
                <w:ins w:id="39251" w:author="Thomas Dietz" w:date="2012-08-08T17:05:00Z"/>
                <w:rPrChange w:id="39252" w:author="Thomas Dietz" w:date="2012-08-10T13:22:00Z">
                  <w:rPr>
                    <w:ins w:id="39253" w:author="Thomas Dietz" w:date="2012-08-08T17:05:00Z"/>
                    <w:lang w:val="de-DE"/>
                  </w:rPr>
                </w:rPrChange>
              </w:rPr>
            </w:pPr>
            <w:ins w:id="39254" w:author="Thomas Dietz" w:date="2012-08-08T17:05:00Z">
              <w:r w:rsidRPr="00B80901">
                <w:rPr>
                  <w:rPrChange w:id="39255" w:author="Thomas Dietz" w:date="2012-08-10T13:22:00Z">
                    <w:rPr>
                      <w:lang w:val="de-DE"/>
                    </w:rPr>
                  </w:rPrChange>
                </w:rPr>
                <w:t xml:space="preserve">      state of the OpenFlow Port.</w:t>
              </w:r>
            </w:ins>
          </w:p>
          <w:p w14:paraId="279AD506" w14:textId="77777777" w:rsidR="009F3611" w:rsidRPr="00B80901" w:rsidRDefault="009F3611" w:rsidP="009F3611">
            <w:pPr>
              <w:pStyle w:val="XML1"/>
              <w:rPr>
                <w:ins w:id="39256" w:author="Thomas Dietz" w:date="2012-08-08T17:05:00Z"/>
                <w:rPrChange w:id="39257" w:author="Thomas Dietz" w:date="2012-08-10T13:22:00Z">
                  <w:rPr>
                    <w:ins w:id="39258" w:author="Thomas Dietz" w:date="2012-08-08T17:05:00Z"/>
                    <w:lang w:val="de-DE"/>
                  </w:rPr>
                </w:rPrChange>
              </w:rPr>
            </w:pPr>
          </w:p>
          <w:p w14:paraId="79EAFC60" w14:textId="77777777" w:rsidR="009F3611" w:rsidRPr="00B80901" w:rsidRDefault="009F3611" w:rsidP="009F3611">
            <w:pPr>
              <w:pStyle w:val="XML1"/>
              <w:rPr>
                <w:ins w:id="39259" w:author="Thomas Dietz" w:date="2012-08-08T17:05:00Z"/>
                <w:rPrChange w:id="39260" w:author="Thomas Dietz" w:date="2012-08-10T13:22:00Z">
                  <w:rPr>
                    <w:ins w:id="39261" w:author="Thomas Dietz" w:date="2012-08-08T17:05:00Z"/>
                    <w:lang w:val="de-DE"/>
                  </w:rPr>
                </w:rPrChange>
              </w:rPr>
            </w:pPr>
            <w:ins w:id="39262" w:author="Thomas Dietz" w:date="2012-08-08T17:05:00Z">
              <w:r w:rsidRPr="00B80901">
                <w:rPr>
                  <w:rPrChange w:id="39263" w:author="Thomas Dietz" w:date="2012-08-10T13:22:00Z">
                    <w:rPr>
                      <w:lang w:val="de-DE"/>
                    </w:rPr>
                  </w:rPrChange>
                </w:rPr>
                <w:t xml:space="preserve">      Children of this element are not configurable and can only be</w:t>
              </w:r>
            </w:ins>
          </w:p>
          <w:p w14:paraId="46E0EDBA" w14:textId="77777777" w:rsidR="009F3611" w:rsidRPr="00B80901" w:rsidRDefault="009F3611" w:rsidP="009F3611">
            <w:pPr>
              <w:pStyle w:val="XML1"/>
              <w:rPr>
                <w:ins w:id="39264" w:author="Thomas Dietz" w:date="2012-08-08T17:05:00Z"/>
                <w:rPrChange w:id="39265" w:author="Thomas Dietz" w:date="2012-08-10T13:22:00Z">
                  <w:rPr>
                    <w:ins w:id="39266" w:author="Thomas Dietz" w:date="2012-08-08T17:05:00Z"/>
                    <w:lang w:val="de-DE"/>
                  </w:rPr>
                </w:rPrChange>
              </w:rPr>
            </w:pPr>
            <w:ins w:id="39267" w:author="Thomas Dietz" w:date="2012-08-08T17:05:00Z">
              <w:r w:rsidRPr="00B80901">
                <w:rPr>
                  <w:rPrChange w:id="39268" w:author="Thomas Dietz" w:date="2012-08-10T13:22:00Z">
                    <w:rPr>
                      <w:lang w:val="de-DE"/>
                    </w:rPr>
                  </w:rPrChange>
                </w:rPr>
                <w:t xml:space="preserve">      retrieved by NETCONF &lt;get&gt; operations. Attemps to modify this</w:t>
              </w:r>
            </w:ins>
          </w:p>
          <w:p w14:paraId="3E0CE657" w14:textId="77777777" w:rsidR="009F3611" w:rsidRPr="00B80901" w:rsidRDefault="009F3611" w:rsidP="009F3611">
            <w:pPr>
              <w:pStyle w:val="XML1"/>
              <w:rPr>
                <w:ins w:id="39269" w:author="Thomas Dietz" w:date="2012-08-08T17:05:00Z"/>
                <w:rPrChange w:id="39270" w:author="Thomas Dietz" w:date="2012-08-10T13:22:00Z">
                  <w:rPr>
                    <w:ins w:id="39271" w:author="Thomas Dietz" w:date="2012-08-08T17:05:00Z"/>
                    <w:lang w:val="de-DE"/>
                  </w:rPr>
                </w:rPrChange>
              </w:rPr>
            </w:pPr>
            <w:ins w:id="39272" w:author="Thomas Dietz" w:date="2012-08-08T17:05:00Z">
              <w:r w:rsidRPr="00B80901">
                <w:rPr>
                  <w:rPrChange w:id="39273" w:author="Thomas Dietz" w:date="2012-08-10T13:22:00Z">
                    <w:rPr>
                      <w:lang w:val="de-DE"/>
                    </w:rPr>
                  </w:rPrChange>
                </w:rPr>
                <w:t xml:space="preserve">      element and its children with a NETCONF &lt;edit-config&gt;</w:t>
              </w:r>
            </w:ins>
          </w:p>
          <w:p w14:paraId="0FED756B" w14:textId="77777777" w:rsidR="009F3611" w:rsidRPr="00B80901" w:rsidRDefault="009F3611" w:rsidP="009F3611">
            <w:pPr>
              <w:pStyle w:val="XML1"/>
              <w:rPr>
                <w:ins w:id="39274" w:author="Thomas Dietz" w:date="2012-08-08T17:05:00Z"/>
                <w:rPrChange w:id="39275" w:author="Thomas Dietz" w:date="2012-08-10T13:22:00Z">
                  <w:rPr>
                    <w:ins w:id="39276" w:author="Thomas Dietz" w:date="2012-08-08T17:05:00Z"/>
                    <w:lang w:val="de-DE"/>
                  </w:rPr>
                </w:rPrChange>
              </w:rPr>
            </w:pPr>
            <w:ins w:id="39277" w:author="Thomas Dietz" w:date="2012-08-08T17:05:00Z">
              <w:r w:rsidRPr="00B80901">
                <w:rPr>
                  <w:rPrChange w:id="39278" w:author="Thomas Dietz" w:date="2012-08-10T13:22:00Z">
                    <w:rPr>
                      <w:lang w:val="de-DE"/>
                    </w:rPr>
                  </w:rPrChange>
                </w:rPr>
                <w:t xml:space="preserve">      operation MUST result in an 'operation-not-supported' error</w:t>
              </w:r>
            </w:ins>
          </w:p>
          <w:p w14:paraId="23BE4D3C" w14:textId="77777777" w:rsidR="009F3611" w:rsidRPr="00B80901" w:rsidRDefault="009F3611" w:rsidP="009F3611">
            <w:pPr>
              <w:pStyle w:val="XML1"/>
              <w:rPr>
                <w:ins w:id="39279" w:author="Thomas Dietz" w:date="2012-08-08T17:05:00Z"/>
                <w:rPrChange w:id="39280" w:author="Thomas Dietz" w:date="2012-08-10T13:22:00Z">
                  <w:rPr>
                    <w:ins w:id="39281" w:author="Thomas Dietz" w:date="2012-08-08T17:05:00Z"/>
                    <w:lang w:val="de-DE"/>
                  </w:rPr>
                </w:rPrChange>
              </w:rPr>
            </w:pPr>
            <w:ins w:id="39282" w:author="Thomas Dietz" w:date="2012-08-08T17:05:00Z">
              <w:r w:rsidRPr="00B80901">
                <w:rPr>
                  <w:rPrChange w:id="39283" w:author="Thomas Dietz" w:date="2012-08-10T13:22:00Z">
                    <w:rPr>
                      <w:lang w:val="de-DE"/>
                    </w:rPr>
                  </w:rPrChange>
                </w:rPr>
                <w:t xml:space="preserve">      with type 'application'.";</w:t>
              </w:r>
            </w:ins>
          </w:p>
          <w:p w14:paraId="56A5B596" w14:textId="77777777" w:rsidR="009F3611" w:rsidRPr="00B80901" w:rsidRDefault="009F3611" w:rsidP="009F3611">
            <w:pPr>
              <w:pStyle w:val="XML1"/>
              <w:rPr>
                <w:ins w:id="39284" w:author="Thomas Dietz" w:date="2012-08-08T17:05:00Z"/>
                <w:rPrChange w:id="39285" w:author="Thomas Dietz" w:date="2012-08-10T13:22:00Z">
                  <w:rPr>
                    <w:ins w:id="39286" w:author="Thomas Dietz" w:date="2012-08-08T17:05:00Z"/>
                    <w:lang w:val="de-DE"/>
                  </w:rPr>
                </w:rPrChange>
              </w:rPr>
            </w:pPr>
            <w:ins w:id="39287" w:author="Thomas Dietz" w:date="2012-08-08T17:05:00Z">
              <w:r w:rsidRPr="00B80901">
                <w:rPr>
                  <w:rPrChange w:id="39288" w:author="Thomas Dietz" w:date="2012-08-10T13:22:00Z">
                    <w:rPr>
                      <w:lang w:val="de-DE"/>
                    </w:rPr>
                  </w:rPrChange>
                </w:rPr>
                <w:t xml:space="preserve">      leaf oper-state {</w:t>
              </w:r>
            </w:ins>
          </w:p>
          <w:p w14:paraId="2E341D93" w14:textId="77777777" w:rsidR="009F3611" w:rsidRPr="00B80901" w:rsidRDefault="009F3611" w:rsidP="009F3611">
            <w:pPr>
              <w:pStyle w:val="XML1"/>
              <w:rPr>
                <w:ins w:id="39289" w:author="Thomas Dietz" w:date="2012-08-08T17:05:00Z"/>
                <w:rPrChange w:id="39290" w:author="Thomas Dietz" w:date="2012-08-10T13:22:00Z">
                  <w:rPr>
                    <w:ins w:id="39291" w:author="Thomas Dietz" w:date="2012-08-08T17:05:00Z"/>
                    <w:lang w:val="de-DE"/>
                  </w:rPr>
                </w:rPrChange>
              </w:rPr>
            </w:pPr>
            <w:ins w:id="39292" w:author="Thomas Dietz" w:date="2012-08-08T17:05:00Z">
              <w:r w:rsidRPr="00B80901">
                <w:rPr>
                  <w:rPrChange w:id="39293" w:author="Thomas Dietz" w:date="2012-08-10T13:22:00Z">
                    <w:rPr>
                      <w:lang w:val="de-DE"/>
                    </w:rPr>
                  </w:rPrChange>
                </w:rPr>
                <w:t xml:space="preserve">        type OFUpDownStateType;</w:t>
              </w:r>
            </w:ins>
          </w:p>
          <w:p w14:paraId="205F6154" w14:textId="77777777" w:rsidR="009F3611" w:rsidRPr="00B80901" w:rsidRDefault="009F3611" w:rsidP="009F3611">
            <w:pPr>
              <w:pStyle w:val="XML1"/>
              <w:rPr>
                <w:ins w:id="39294" w:author="Thomas Dietz" w:date="2012-08-08T17:05:00Z"/>
                <w:rPrChange w:id="39295" w:author="Thomas Dietz" w:date="2012-08-10T13:22:00Z">
                  <w:rPr>
                    <w:ins w:id="39296" w:author="Thomas Dietz" w:date="2012-08-08T17:05:00Z"/>
                    <w:lang w:val="de-DE"/>
                  </w:rPr>
                </w:rPrChange>
              </w:rPr>
            </w:pPr>
            <w:ins w:id="39297" w:author="Thomas Dietz" w:date="2012-08-08T17:05:00Z">
              <w:r w:rsidRPr="00B80901">
                <w:rPr>
                  <w:rPrChange w:id="39298" w:author="Thomas Dietz" w:date="2012-08-10T13:22:00Z">
                    <w:rPr>
                      <w:lang w:val="de-DE"/>
                    </w:rPr>
                  </w:rPrChange>
                </w:rPr>
                <w:t xml:space="preserve">        description "If the value of this element is 'down', it </w:t>
              </w:r>
            </w:ins>
          </w:p>
          <w:p w14:paraId="06258D97" w14:textId="77777777" w:rsidR="009F3611" w:rsidRPr="00B80901" w:rsidRDefault="009F3611" w:rsidP="009F3611">
            <w:pPr>
              <w:pStyle w:val="XML1"/>
              <w:rPr>
                <w:ins w:id="39299" w:author="Thomas Dietz" w:date="2012-08-08T17:05:00Z"/>
                <w:rPrChange w:id="39300" w:author="Thomas Dietz" w:date="2012-08-10T13:22:00Z">
                  <w:rPr>
                    <w:ins w:id="39301" w:author="Thomas Dietz" w:date="2012-08-08T17:05:00Z"/>
                    <w:lang w:val="de-DE"/>
                  </w:rPr>
                </w:rPrChange>
              </w:rPr>
            </w:pPr>
            <w:ins w:id="39302" w:author="Thomas Dietz" w:date="2012-08-08T17:05:00Z">
              <w:r w:rsidRPr="00B80901">
                <w:rPr>
                  <w:rPrChange w:id="39303" w:author="Thomas Dietz" w:date="2012-08-10T13:22:00Z">
                    <w:rPr>
                      <w:lang w:val="de-DE"/>
                    </w:rPr>
                  </w:rPrChange>
                </w:rPr>
                <w:t xml:space="preserve">          indicates that there is no physical link present.";</w:t>
              </w:r>
            </w:ins>
          </w:p>
          <w:p w14:paraId="69B58490" w14:textId="77777777" w:rsidR="009F3611" w:rsidRPr="00B80901" w:rsidRDefault="009F3611" w:rsidP="009F3611">
            <w:pPr>
              <w:pStyle w:val="XML1"/>
              <w:rPr>
                <w:ins w:id="39304" w:author="Thomas Dietz" w:date="2012-08-08T17:05:00Z"/>
                <w:rPrChange w:id="39305" w:author="Thomas Dietz" w:date="2012-08-10T13:22:00Z">
                  <w:rPr>
                    <w:ins w:id="39306" w:author="Thomas Dietz" w:date="2012-08-08T17:05:00Z"/>
                    <w:lang w:val="de-DE"/>
                  </w:rPr>
                </w:rPrChange>
              </w:rPr>
            </w:pPr>
            <w:ins w:id="39307" w:author="Thomas Dietz" w:date="2012-08-08T17:05:00Z">
              <w:r w:rsidRPr="00B80901">
                <w:rPr>
                  <w:rPrChange w:id="39308" w:author="Thomas Dietz" w:date="2012-08-10T13:22:00Z">
                    <w:rPr>
                      <w:lang w:val="de-DE"/>
                    </w:rPr>
                  </w:rPrChange>
                </w:rPr>
                <w:t xml:space="preserve">      }</w:t>
              </w:r>
            </w:ins>
          </w:p>
          <w:p w14:paraId="73AB76AE" w14:textId="77777777" w:rsidR="009F3611" w:rsidRPr="00B80901" w:rsidRDefault="009F3611" w:rsidP="009F3611">
            <w:pPr>
              <w:pStyle w:val="XML1"/>
              <w:rPr>
                <w:ins w:id="39309" w:author="Thomas Dietz" w:date="2012-08-08T17:05:00Z"/>
                <w:rPrChange w:id="39310" w:author="Thomas Dietz" w:date="2012-08-10T13:22:00Z">
                  <w:rPr>
                    <w:ins w:id="39311" w:author="Thomas Dietz" w:date="2012-08-08T17:05:00Z"/>
                    <w:lang w:val="de-DE"/>
                  </w:rPr>
                </w:rPrChange>
              </w:rPr>
            </w:pPr>
            <w:ins w:id="39312" w:author="Thomas Dietz" w:date="2012-08-08T17:05:00Z">
              <w:r w:rsidRPr="00B80901">
                <w:rPr>
                  <w:rPrChange w:id="39313" w:author="Thomas Dietz" w:date="2012-08-10T13:22:00Z">
                    <w:rPr>
                      <w:lang w:val="de-DE"/>
                    </w:rPr>
                  </w:rPrChange>
                </w:rPr>
                <w:t xml:space="preserve">      leaf blocked {</w:t>
              </w:r>
            </w:ins>
          </w:p>
          <w:p w14:paraId="13F4E068" w14:textId="77777777" w:rsidR="009F3611" w:rsidRPr="00B80901" w:rsidRDefault="009F3611" w:rsidP="009F3611">
            <w:pPr>
              <w:pStyle w:val="XML1"/>
              <w:rPr>
                <w:ins w:id="39314" w:author="Thomas Dietz" w:date="2012-08-08T17:05:00Z"/>
                <w:rPrChange w:id="39315" w:author="Thomas Dietz" w:date="2012-08-10T13:22:00Z">
                  <w:rPr>
                    <w:ins w:id="39316" w:author="Thomas Dietz" w:date="2012-08-08T17:05:00Z"/>
                    <w:lang w:val="de-DE"/>
                  </w:rPr>
                </w:rPrChange>
              </w:rPr>
            </w:pPr>
            <w:ins w:id="39317" w:author="Thomas Dietz" w:date="2012-08-08T17:05:00Z">
              <w:r w:rsidRPr="00B80901">
                <w:rPr>
                  <w:rPrChange w:id="39318" w:author="Thomas Dietz" w:date="2012-08-10T13:22:00Z">
                    <w:rPr>
                      <w:lang w:val="de-DE"/>
                    </w:rPr>
                  </w:rPrChange>
                </w:rPr>
                <w:t xml:space="preserve">        type boolean;</w:t>
              </w:r>
            </w:ins>
          </w:p>
          <w:p w14:paraId="3451BE8A" w14:textId="77777777" w:rsidR="009F3611" w:rsidRPr="00B80901" w:rsidRDefault="009F3611" w:rsidP="009F3611">
            <w:pPr>
              <w:pStyle w:val="XML1"/>
              <w:rPr>
                <w:ins w:id="39319" w:author="Thomas Dietz" w:date="2012-08-08T17:05:00Z"/>
                <w:rPrChange w:id="39320" w:author="Thomas Dietz" w:date="2012-08-10T13:22:00Z">
                  <w:rPr>
                    <w:ins w:id="39321" w:author="Thomas Dietz" w:date="2012-08-08T17:05:00Z"/>
                    <w:lang w:val="de-DE"/>
                  </w:rPr>
                </w:rPrChange>
              </w:rPr>
            </w:pPr>
            <w:ins w:id="39322" w:author="Thomas Dietz" w:date="2012-08-08T17:05:00Z">
              <w:r w:rsidRPr="00B80901">
                <w:rPr>
                  <w:rPrChange w:id="39323" w:author="Thomas Dietz" w:date="2012-08-10T13:22:00Z">
                    <w:rPr>
                      <w:lang w:val="de-DE"/>
                    </w:rPr>
                  </w:rPrChange>
                </w:rPr>
                <w:t xml:space="preserve">        description "If the value of this element is 'true', it </w:t>
              </w:r>
            </w:ins>
          </w:p>
          <w:p w14:paraId="3F0775EC" w14:textId="77777777" w:rsidR="009F3611" w:rsidRPr="00B80901" w:rsidRDefault="009F3611" w:rsidP="009F3611">
            <w:pPr>
              <w:pStyle w:val="XML1"/>
              <w:rPr>
                <w:ins w:id="39324" w:author="Thomas Dietz" w:date="2012-08-08T17:05:00Z"/>
                <w:rPrChange w:id="39325" w:author="Thomas Dietz" w:date="2012-08-10T13:22:00Z">
                  <w:rPr>
                    <w:ins w:id="39326" w:author="Thomas Dietz" w:date="2012-08-08T17:05:00Z"/>
                    <w:lang w:val="de-DE"/>
                  </w:rPr>
                </w:rPrChange>
              </w:rPr>
            </w:pPr>
            <w:ins w:id="39327" w:author="Thomas Dietz" w:date="2012-08-08T17:05:00Z">
              <w:r w:rsidRPr="00B80901">
                <w:rPr>
                  <w:rPrChange w:id="39328" w:author="Thomas Dietz" w:date="2012-08-10T13:22:00Z">
                    <w:rPr>
                      <w:lang w:val="de-DE"/>
                    </w:rPr>
                  </w:rPrChange>
                </w:rPr>
                <w:t xml:space="preserve">          indicates that a switch protocol outside of OpenFlow,</w:t>
              </w:r>
            </w:ins>
          </w:p>
          <w:p w14:paraId="1C43A4A5" w14:textId="77777777" w:rsidR="009F3611" w:rsidRPr="00B80901" w:rsidRDefault="009F3611" w:rsidP="009F3611">
            <w:pPr>
              <w:pStyle w:val="XML1"/>
              <w:rPr>
                <w:ins w:id="39329" w:author="Thomas Dietz" w:date="2012-08-08T17:05:00Z"/>
                <w:rPrChange w:id="39330" w:author="Thomas Dietz" w:date="2012-08-10T13:22:00Z">
                  <w:rPr>
                    <w:ins w:id="39331" w:author="Thomas Dietz" w:date="2012-08-08T17:05:00Z"/>
                    <w:lang w:val="de-DE"/>
                  </w:rPr>
                </w:rPrChange>
              </w:rPr>
            </w:pPr>
            <w:ins w:id="39332" w:author="Thomas Dietz" w:date="2012-08-08T17:05:00Z">
              <w:r w:rsidRPr="00B80901">
                <w:rPr>
                  <w:rPrChange w:id="39333" w:author="Thomas Dietz" w:date="2012-08-10T13:22:00Z">
                    <w:rPr>
                      <w:lang w:val="de-DE"/>
                    </w:rPr>
                  </w:rPrChange>
                </w:rPr>
                <w:t xml:space="preserve">          such as 802.1D Spanning Tree, is preventing the use of</w:t>
              </w:r>
            </w:ins>
          </w:p>
          <w:p w14:paraId="6A101379" w14:textId="77777777" w:rsidR="009F3611" w:rsidRPr="00B80901" w:rsidRDefault="009F3611" w:rsidP="009F3611">
            <w:pPr>
              <w:pStyle w:val="XML1"/>
              <w:rPr>
                <w:ins w:id="39334" w:author="Thomas Dietz" w:date="2012-08-08T17:05:00Z"/>
                <w:rPrChange w:id="39335" w:author="Thomas Dietz" w:date="2012-08-10T13:22:00Z">
                  <w:rPr>
                    <w:ins w:id="39336" w:author="Thomas Dietz" w:date="2012-08-08T17:05:00Z"/>
                    <w:lang w:val="de-DE"/>
                  </w:rPr>
                </w:rPrChange>
              </w:rPr>
            </w:pPr>
            <w:ins w:id="39337" w:author="Thomas Dietz" w:date="2012-08-08T17:05:00Z">
              <w:r w:rsidRPr="00B80901">
                <w:rPr>
                  <w:rPrChange w:id="39338" w:author="Thomas Dietz" w:date="2012-08-10T13:22:00Z">
                    <w:rPr>
                      <w:lang w:val="de-DE"/>
                    </w:rPr>
                  </w:rPrChange>
                </w:rPr>
                <w:t xml:space="preserve">          this OpenFlow port for OpenFlow flooding.";</w:t>
              </w:r>
            </w:ins>
          </w:p>
          <w:p w14:paraId="05C7F861" w14:textId="77777777" w:rsidR="009F3611" w:rsidRPr="00B80901" w:rsidRDefault="009F3611" w:rsidP="009F3611">
            <w:pPr>
              <w:pStyle w:val="XML1"/>
              <w:rPr>
                <w:ins w:id="39339" w:author="Thomas Dietz" w:date="2012-08-08T17:05:00Z"/>
                <w:rPrChange w:id="39340" w:author="Thomas Dietz" w:date="2012-08-10T13:22:00Z">
                  <w:rPr>
                    <w:ins w:id="39341" w:author="Thomas Dietz" w:date="2012-08-08T17:05:00Z"/>
                    <w:lang w:val="de-DE"/>
                  </w:rPr>
                </w:rPrChange>
              </w:rPr>
            </w:pPr>
            <w:ins w:id="39342" w:author="Thomas Dietz" w:date="2012-08-08T17:05:00Z">
              <w:r w:rsidRPr="00B80901">
                <w:rPr>
                  <w:rPrChange w:id="39343" w:author="Thomas Dietz" w:date="2012-08-10T13:22:00Z">
                    <w:rPr>
                      <w:lang w:val="de-DE"/>
                    </w:rPr>
                  </w:rPrChange>
                </w:rPr>
                <w:t xml:space="preserve">      }</w:t>
              </w:r>
            </w:ins>
          </w:p>
          <w:p w14:paraId="63905889" w14:textId="77777777" w:rsidR="009F3611" w:rsidRPr="00B80901" w:rsidRDefault="009F3611" w:rsidP="009F3611">
            <w:pPr>
              <w:pStyle w:val="XML1"/>
              <w:rPr>
                <w:ins w:id="39344" w:author="Thomas Dietz" w:date="2012-08-08T17:05:00Z"/>
                <w:rPrChange w:id="39345" w:author="Thomas Dietz" w:date="2012-08-10T13:22:00Z">
                  <w:rPr>
                    <w:ins w:id="39346" w:author="Thomas Dietz" w:date="2012-08-08T17:05:00Z"/>
                    <w:lang w:val="de-DE"/>
                  </w:rPr>
                </w:rPrChange>
              </w:rPr>
            </w:pPr>
            <w:ins w:id="39347" w:author="Thomas Dietz" w:date="2012-08-08T17:05:00Z">
              <w:r w:rsidRPr="00B80901">
                <w:rPr>
                  <w:rPrChange w:id="39348" w:author="Thomas Dietz" w:date="2012-08-10T13:22:00Z">
                    <w:rPr>
                      <w:lang w:val="de-DE"/>
                    </w:rPr>
                  </w:rPrChange>
                </w:rPr>
                <w:t xml:space="preserve">      leaf live {</w:t>
              </w:r>
            </w:ins>
          </w:p>
          <w:p w14:paraId="33A15B8F" w14:textId="77777777" w:rsidR="009F3611" w:rsidRPr="00B80901" w:rsidRDefault="009F3611" w:rsidP="009F3611">
            <w:pPr>
              <w:pStyle w:val="XML1"/>
              <w:rPr>
                <w:ins w:id="39349" w:author="Thomas Dietz" w:date="2012-08-08T17:05:00Z"/>
                <w:rPrChange w:id="39350" w:author="Thomas Dietz" w:date="2012-08-10T13:22:00Z">
                  <w:rPr>
                    <w:ins w:id="39351" w:author="Thomas Dietz" w:date="2012-08-08T17:05:00Z"/>
                    <w:lang w:val="de-DE"/>
                  </w:rPr>
                </w:rPrChange>
              </w:rPr>
            </w:pPr>
            <w:ins w:id="39352" w:author="Thomas Dietz" w:date="2012-08-08T17:05:00Z">
              <w:r w:rsidRPr="00B80901">
                <w:rPr>
                  <w:rPrChange w:id="39353" w:author="Thomas Dietz" w:date="2012-08-10T13:22:00Z">
                    <w:rPr>
                      <w:lang w:val="de-DE"/>
                    </w:rPr>
                  </w:rPrChange>
                </w:rPr>
                <w:t xml:space="preserve">        type boolean;</w:t>
              </w:r>
            </w:ins>
          </w:p>
          <w:p w14:paraId="504243FB" w14:textId="77777777" w:rsidR="009F3611" w:rsidRPr="00B80901" w:rsidRDefault="009F3611" w:rsidP="009F3611">
            <w:pPr>
              <w:pStyle w:val="XML1"/>
              <w:rPr>
                <w:ins w:id="39354" w:author="Thomas Dietz" w:date="2012-08-08T17:05:00Z"/>
                <w:rPrChange w:id="39355" w:author="Thomas Dietz" w:date="2012-08-10T13:22:00Z">
                  <w:rPr>
                    <w:ins w:id="39356" w:author="Thomas Dietz" w:date="2012-08-08T17:05:00Z"/>
                    <w:lang w:val="de-DE"/>
                  </w:rPr>
                </w:rPrChange>
              </w:rPr>
            </w:pPr>
            <w:ins w:id="39357" w:author="Thomas Dietz" w:date="2012-08-08T17:05:00Z">
              <w:r w:rsidRPr="00B80901">
                <w:rPr>
                  <w:rPrChange w:id="39358" w:author="Thomas Dietz" w:date="2012-08-10T13:22:00Z">
                    <w:rPr>
                      <w:lang w:val="de-DE"/>
                    </w:rPr>
                  </w:rPrChange>
                </w:rPr>
                <w:t xml:space="preserve">        description "If the value of this element is 'true', it </w:t>
              </w:r>
            </w:ins>
          </w:p>
          <w:p w14:paraId="1936D585" w14:textId="77777777" w:rsidR="009F3611" w:rsidRPr="00B80901" w:rsidRDefault="009F3611" w:rsidP="009F3611">
            <w:pPr>
              <w:pStyle w:val="XML1"/>
              <w:rPr>
                <w:ins w:id="39359" w:author="Thomas Dietz" w:date="2012-08-08T17:05:00Z"/>
                <w:rPrChange w:id="39360" w:author="Thomas Dietz" w:date="2012-08-10T13:22:00Z">
                  <w:rPr>
                    <w:ins w:id="39361" w:author="Thomas Dietz" w:date="2012-08-08T17:05:00Z"/>
                    <w:lang w:val="de-DE"/>
                  </w:rPr>
                </w:rPrChange>
              </w:rPr>
            </w:pPr>
            <w:ins w:id="39362" w:author="Thomas Dietz" w:date="2012-08-08T17:05:00Z">
              <w:r w:rsidRPr="00B80901">
                <w:rPr>
                  <w:rPrChange w:id="39363" w:author="Thomas Dietz" w:date="2012-08-10T13:22:00Z">
                    <w:rPr>
                      <w:lang w:val="de-DE"/>
                    </w:rPr>
                  </w:rPrChange>
                </w:rPr>
                <w:t xml:space="preserve">          indicates that this OpenFlow Port is live and can be used</w:t>
              </w:r>
            </w:ins>
          </w:p>
          <w:p w14:paraId="67AA00EB" w14:textId="77777777" w:rsidR="009F3611" w:rsidRPr="00B80901" w:rsidRDefault="009F3611" w:rsidP="009F3611">
            <w:pPr>
              <w:pStyle w:val="XML1"/>
              <w:rPr>
                <w:ins w:id="39364" w:author="Thomas Dietz" w:date="2012-08-08T17:05:00Z"/>
                <w:rPrChange w:id="39365" w:author="Thomas Dietz" w:date="2012-08-10T13:22:00Z">
                  <w:rPr>
                    <w:ins w:id="39366" w:author="Thomas Dietz" w:date="2012-08-08T17:05:00Z"/>
                    <w:lang w:val="de-DE"/>
                  </w:rPr>
                </w:rPrChange>
              </w:rPr>
            </w:pPr>
            <w:ins w:id="39367" w:author="Thomas Dietz" w:date="2012-08-08T17:05:00Z">
              <w:r w:rsidRPr="00B80901">
                <w:rPr>
                  <w:rPrChange w:id="39368" w:author="Thomas Dietz" w:date="2012-08-10T13:22:00Z">
                    <w:rPr>
                      <w:lang w:val="de-DE"/>
                    </w:rPr>
                  </w:rPrChange>
                </w:rPr>
                <w:t xml:space="preserve">          for fast failover.";</w:t>
              </w:r>
            </w:ins>
          </w:p>
          <w:p w14:paraId="7FF21AA6" w14:textId="77777777" w:rsidR="009F3611" w:rsidRPr="00B80901" w:rsidRDefault="009F3611" w:rsidP="009F3611">
            <w:pPr>
              <w:pStyle w:val="XML1"/>
              <w:rPr>
                <w:ins w:id="39369" w:author="Thomas Dietz" w:date="2012-08-08T17:05:00Z"/>
                <w:rPrChange w:id="39370" w:author="Thomas Dietz" w:date="2012-08-10T13:22:00Z">
                  <w:rPr>
                    <w:ins w:id="39371" w:author="Thomas Dietz" w:date="2012-08-08T17:05:00Z"/>
                    <w:lang w:val="de-DE"/>
                  </w:rPr>
                </w:rPrChange>
              </w:rPr>
            </w:pPr>
            <w:ins w:id="39372" w:author="Thomas Dietz" w:date="2012-08-08T17:05:00Z">
              <w:r w:rsidRPr="00B80901">
                <w:rPr>
                  <w:rPrChange w:id="39373" w:author="Thomas Dietz" w:date="2012-08-10T13:22:00Z">
                    <w:rPr>
                      <w:lang w:val="de-DE"/>
                    </w:rPr>
                  </w:rPrChange>
                </w:rPr>
                <w:t xml:space="preserve">      }</w:t>
              </w:r>
            </w:ins>
          </w:p>
          <w:p w14:paraId="05F545FF" w14:textId="77777777" w:rsidR="009F3611" w:rsidRPr="00B80901" w:rsidRDefault="009F3611" w:rsidP="009F3611">
            <w:pPr>
              <w:pStyle w:val="XML1"/>
              <w:rPr>
                <w:ins w:id="39374" w:author="Thomas Dietz" w:date="2012-08-08T17:05:00Z"/>
                <w:rPrChange w:id="39375" w:author="Thomas Dietz" w:date="2012-08-10T13:22:00Z">
                  <w:rPr>
                    <w:ins w:id="39376" w:author="Thomas Dietz" w:date="2012-08-08T17:05:00Z"/>
                    <w:lang w:val="de-DE"/>
                  </w:rPr>
                </w:rPrChange>
              </w:rPr>
            </w:pPr>
            <w:ins w:id="39377" w:author="Thomas Dietz" w:date="2012-08-08T17:05:00Z">
              <w:r w:rsidRPr="00B80901">
                <w:rPr>
                  <w:rPrChange w:id="39378" w:author="Thomas Dietz" w:date="2012-08-10T13:22:00Z">
                    <w:rPr>
                      <w:lang w:val="de-DE"/>
                    </w:rPr>
                  </w:rPrChange>
                </w:rPr>
                <w:t xml:space="preserve">    }</w:t>
              </w:r>
            </w:ins>
          </w:p>
          <w:p w14:paraId="2D8B0C7F" w14:textId="77777777" w:rsidR="009F3611" w:rsidRPr="00B80901" w:rsidRDefault="009F3611" w:rsidP="009F3611">
            <w:pPr>
              <w:pStyle w:val="XML1"/>
              <w:rPr>
                <w:ins w:id="39379" w:author="Thomas Dietz" w:date="2012-08-08T17:05:00Z"/>
                <w:rPrChange w:id="39380" w:author="Thomas Dietz" w:date="2012-08-10T13:22:00Z">
                  <w:rPr>
                    <w:ins w:id="39381" w:author="Thomas Dietz" w:date="2012-08-08T17:05:00Z"/>
                    <w:lang w:val="de-DE"/>
                  </w:rPr>
                </w:rPrChange>
              </w:rPr>
            </w:pPr>
            <w:ins w:id="39382" w:author="Thomas Dietz" w:date="2012-08-08T17:05:00Z">
              <w:r w:rsidRPr="00B80901">
                <w:rPr>
                  <w:rPrChange w:id="39383" w:author="Thomas Dietz" w:date="2012-08-10T13:22:00Z">
                    <w:rPr>
                      <w:lang w:val="de-DE"/>
                    </w:rPr>
                  </w:rPrChange>
                </w:rPr>
                <w:t xml:space="preserve">    container features {</w:t>
              </w:r>
            </w:ins>
          </w:p>
          <w:p w14:paraId="4A6B3B34" w14:textId="77777777" w:rsidR="009F3611" w:rsidRPr="00B80901" w:rsidRDefault="009F3611" w:rsidP="009F3611">
            <w:pPr>
              <w:pStyle w:val="XML1"/>
              <w:rPr>
                <w:ins w:id="39384" w:author="Thomas Dietz" w:date="2012-08-08T17:05:00Z"/>
                <w:rPrChange w:id="39385" w:author="Thomas Dietz" w:date="2012-08-10T13:22:00Z">
                  <w:rPr>
                    <w:ins w:id="39386" w:author="Thomas Dietz" w:date="2012-08-08T17:05:00Z"/>
                    <w:lang w:val="de-DE"/>
                  </w:rPr>
                </w:rPrChange>
              </w:rPr>
            </w:pPr>
            <w:ins w:id="39387" w:author="Thomas Dietz" w:date="2012-08-08T17:05:00Z">
              <w:r w:rsidRPr="00B80901">
                <w:rPr>
                  <w:rPrChange w:id="39388" w:author="Thomas Dietz" w:date="2012-08-10T13:22:00Z">
                    <w:rPr>
                      <w:lang w:val="de-DE"/>
                    </w:rPr>
                  </w:rPrChange>
                </w:rPr>
                <w:t xml:space="preserve">      container current {</w:t>
              </w:r>
            </w:ins>
          </w:p>
          <w:p w14:paraId="0ECB1648" w14:textId="77777777" w:rsidR="009F3611" w:rsidRPr="00B80901" w:rsidRDefault="009F3611" w:rsidP="009F3611">
            <w:pPr>
              <w:pStyle w:val="XML1"/>
              <w:rPr>
                <w:ins w:id="39389" w:author="Thomas Dietz" w:date="2012-08-08T17:05:00Z"/>
                <w:rPrChange w:id="39390" w:author="Thomas Dietz" w:date="2012-08-10T13:22:00Z">
                  <w:rPr>
                    <w:ins w:id="39391" w:author="Thomas Dietz" w:date="2012-08-08T17:05:00Z"/>
                    <w:lang w:val="de-DE"/>
                  </w:rPr>
                </w:rPrChange>
              </w:rPr>
            </w:pPr>
            <w:ins w:id="39392" w:author="Thomas Dietz" w:date="2012-08-08T17:05:00Z">
              <w:r w:rsidRPr="00B80901">
                <w:rPr>
                  <w:rPrChange w:id="39393" w:author="Thomas Dietz" w:date="2012-08-10T13:22:00Z">
                    <w:rPr>
                      <w:lang w:val="de-DE"/>
                    </w:rPr>
                  </w:rPrChange>
                </w:rPr>
                <w:t xml:space="preserve">        uses OFPortCurrentFeatureListType;</w:t>
              </w:r>
            </w:ins>
          </w:p>
          <w:p w14:paraId="20227A36" w14:textId="77777777" w:rsidR="009F3611" w:rsidRPr="00B80901" w:rsidRDefault="009F3611" w:rsidP="009F3611">
            <w:pPr>
              <w:pStyle w:val="XML1"/>
              <w:rPr>
                <w:ins w:id="39394" w:author="Thomas Dietz" w:date="2012-08-08T17:05:00Z"/>
                <w:rPrChange w:id="39395" w:author="Thomas Dietz" w:date="2012-08-10T13:22:00Z">
                  <w:rPr>
                    <w:ins w:id="39396" w:author="Thomas Dietz" w:date="2012-08-08T17:05:00Z"/>
                    <w:lang w:val="de-DE"/>
                  </w:rPr>
                </w:rPrChange>
              </w:rPr>
            </w:pPr>
            <w:ins w:id="39397" w:author="Thomas Dietz" w:date="2012-08-08T17:05:00Z">
              <w:r w:rsidRPr="00B80901">
                <w:rPr>
                  <w:rPrChange w:id="39398" w:author="Thomas Dietz" w:date="2012-08-10T13:22:00Z">
                    <w:rPr>
                      <w:lang w:val="de-DE"/>
                    </w:rPr>
                  </w:rPrChange>
                </w:rPr>
                <w:t xml:space="preserve">        config false;</w:t>
              </w:r>
            </w:ins>
          </w:p>
          <w:p w14:paraId="65B729FB" w14:textId="77777777" w:rsidR="009F3611" w:rsidRPr="00B80901" w:rsidRDefault="009F3611" w:rsidP="009F3611">
            <w:pPr>
              <w:pStyle w:val="XML1"/>
              <w:rPr>
                <w:ins w:id="39399" w:author="Thomas Dietz" w:date="2012-08-08T17:05:00Z"/>
                <w:rPrChange w:id="39400" w:author="Thomas Dietz" w:date="2012-08-10T13:22:00Z">
                  <w:rPr>
                    <w:ins w:id="39401" w:author="Thomas Dietz" w:date="2012-08-08T17:05:00Z"/>
                    <w:lang w:val="de-DE"/>
                  </w:rPr>
                </w:rPrChange>
              </w:rPr>
            </w:pPr>
            <w:ins w:id="39402" w:author="Thomas Dietz" w:date="2012-08-08T17:05:00Z">
              <w:r w:rsidRPr="00B80901">
                <w:rPr>
                  <w:rPrChange w:id="39403" w:author="Thomas Dietz" w:date="2012-08-10T13:22:00Z">
                    <w:rPr>
                      <w:lang w:val="de-DE"/>
                    </w:rPr>
                  </w:rPrChange>
                </w:rPr>
                <w:t xml:space="preserve">        description "The features (rates, duplex, etc.) of the</w:t>
              </w:r>
            </w:ins>
          </w:p>
          <w:p w14:paraId="3ED25D26" w14:textId="77777777" w:rsidR="009F3611" w:rsidRPr="00B80901" w:rsidRDefault="009F3611" w:rsidP="009F3611">
            <w:pPr>
              <w:pStyle w:val="XML1"/>
              <w:rPr>
                <w:ins w:id="39404" w:author="Thomas Dietz" w:date="2012-08-08T17:05:00Z"/>
                <w:rPrChange w:id="39405" w:author="Thomas Dietz" w:date="2012-08-10T13:22:00Z">
                  <w:rPr>
                    <w:ins w:id="39406" w:author="Thomas Dietz" w:date="2012-08-08T17:05:00Z"/>
                    <w:lang w:val="de-DE"/>
                  </w:rPr>
                </w:rPrChange>
              </w:rPr>
            </w:pPr>
            <w:ins w:id="39407" w:author="Thomas Dietz" w:date="2012-08-08T17:05:00Z">
              <w:r w:rsidRPr="00B80901">
                <w:rPr>
                  <w:rPrChange w:id="39408" w:author="Thomas Dietz" w:date="2012-08-10T13:22:00Z">
                    <w:rPr>
                      <w:lang w:val="de-DE"/>
                    </w:rPr>
                  </w:rPrChange>
                </w:rPr>
                <w:t xml:space="preserve">          port, that are currently in use.</w:t>
              </w:r>
            </w:ins>
          </w:p>
          <w:p w14:paraId="274C41EA" w14:textId="77777777" w:rsidR="009F3611" w:rsidRPr="00B80901" w:rsidRDefault="009F3611" w:rsidP="009F3611">
            <w:pPr>
              <w:pStyle w:val="XML1"/>
              <w:rPr>
                <w:ins w:id="39409" w:author="Thomas Dietz" w:date="2012-08-08T17:05:00Z"/>
                <w:rPrChange w:id="39410" w:author="Thomas Dietz" w:date="2012-08-10T13:22:00Z">
                  <w:rPr>
                    <w:ins w:id="39411" w:author="Thomas Dietz" w:date="2012-08-08T17:05:00Z"/>
                    <w:lang w:val="de-DE"/>
                  </w:rPr>
                </w:rPrChange>
              </w:rPr>
            </w:pPr>
          </w:p>
          <w:p w14:paraId="33896FF2" w14:textId="77777777" w:rsidR="009F3611" w:rsidRPr="00B80901" w:rsidRDefault="009F3611" w:rsidP="009F3611">
            <w:pPr>
              <w:pStyle w:val="XML1"/>
              <w:rPr>
                <w:ins w:id="39412" w:author="Thomas Dietz" w:date="2012-08-08T17:05:00Z"/>
                <w:rPrChange w:id="39413" w:author="Thomas Dietz" w:date="2012-08-10T13:22:00Z">
                  <w:rPr>
                    <w:ins w:id="39414" w:author="Thomas Dietz" w:date="2012-08-08T17:05:00Z"/>
                    <w:lang w:val="de-DE"/>
                  </w:rPr>
                </w:rPrChange>
              </w:rPr>
            </w:pPr>
            <w:ins w:id="39415" w:author="Thomas Dietz" w:date="2012-08-08T17:05:00Z">
              <w:r w:rsidRPr="00B80901">
                <w:rPr>
                  <w:rPrChange w:id="39416" w:author="Thomas Dietz" w:date="2012-08-10T13:22:00Z">
                    <w:rPr>
                      <w:lang w:val="de-DE"/>
                    </w:rPr>
                  </w:rPrChange>
                </w:rPr>
                <w:t xml:space="preserve">          Children of this element are not configurable and can</w:t>
              </w:r>
            </w:ins>
          </w:p>
          <w:p w14:paraId="3A986AC2" w14:textId="77777777" w:rsidR="009F3611" w:rsidRPr="00B80901" w:rsidRDefault="009F3611" w:rsidP="009F3611">
            <w:pPr>
              <w:pStyle w:val="XML1"/>
              <w:rPr>
                <w:ins w:id="39417" w:author="Thomas Dietz" w:date="2012-08-08T17:05:00Z"/>
                <w:rPrChange w:id="39418" w:author="Thomas Dietz" w:date="2012-08-10T13:22:00Z">
                  <w:rPr>
                    <w:ins w:id="39419" w:author="Thomas Dietz" w:date="2012-08-08T17:05:00Z"/>
                    <w:lang w:val="de-DE"/>
                  </w:rPr>
                </w:rPrChange>
              </w:rPr>
            </w:pPr>
            <w:ins w:id="39420" w:author="Thomas Dietz" w:date="2012-08-08T17:05:00Z">
              <w:r w:rsidRPr="00B80901">
                <w:rPr>
                  <w:rPrChange w:id="39421" w:author="Thomas Dietz" w:date="2012-08-10T13:22:00Z">
                    <w:rPr>
                      <w:lang w:val="de-DE"/>
                    </w:rPr>
                  </w:rPrChange>
                </w:rPr>
                <w:t xml:space="preserve">          only be retrieved by NETCONF &lt;get&gt; operations. Attemps to</w:t>
              </w:r>
            </w:ins>
          </w:p>
          <w:p w14:paraId="04447823" w14:textId="77777777" w:rsidR="009F3611" w:rsidRPr="00B80901" w:rsidRDefault="009F3611" w:rsidP="009F3611">
            <w:pPr>
              <w:pStyle w:val="XML1"/>
              <w:rPr>
                <w:ins w:id="39422" w:author="Thomas Dietz" w:date="2012-08-08T17:05:00Z"/>
                <w:rPrChange w:id="39423" w:author="Thomas Dietz" w:date="2012-08-10T13:22:00Z">
                  <w:rPr>
                    <w:ins w:id="39424" w:author="Thomas Dietz" w:date="2012-08-08T17:05:00Z"/>
                    <w:lang w:val="de-DE"/>
                  </w:rPr>
                </w:rPrChange>
              </w:rPr>
            </w:pPr>
            <w:ins w:id="39425" w:author="Thomas Dietz" w:date="2012-08-08T17:05:00Z">
              <w:r w:rsidRPr="00B80901">
                <w:rPr>
                  <w:rPrChange w:id="39426" w:author="Thomas Dietz" w:date="2012-08-10T13:22:00Z">
                    <w:rPr>
                      <w:lang w:val="de-DE"/>
                    </w:rPr>
                  </w:rPrChange>
                </w:rPr>
                <w:t xml:space="preserve">          modify this element and its children with a NETCONF</w:t>
              </w:r>
            </w:ins>
          </w:p>
          <w:p w14:paraId="51C17A28" w14:textId="77777777" w:rsidR="009F3611" w:rsidRPr="00B80901" w:rsidRDefault="009F3611" w:rsidP="009F3611">
            <w:pPr>
              <w:pStyle w:val="XML1"/>
              <w:rPr>
                <w:ins w:id="39427" w:author="Thomas Dietz" w:date="2012-08-08T17:05:00Z"/>
                <w:rPrChange w:id="39428" w:author="Thomas Dietz" w:date="2012-08-10T13:22:00Z">
                  <w:rPr>
                    <w:ins w:id="39429" w:author="Thomas Dietz" w:date="2012-08-08T17:05:00Z"/>
                    <w:lang w:val="de-DE"/>
                  </w:rPr>
                </w:rPrChange>
              </w:rPr>
            </w:pPr>
            <w:ins w:id="39430" w:author="Thomas Dietz" w:date="2012-08-08T17:05:00Z">
              <w:r w:rsidRPr="00B80901">
                <w:rPr>
                  <w:rPrChange w:id="39431" w:author="Thomas Dietz" w:date="2012-08-10T13:22:00Z">
                    <w:rPr>
                      <w:lang w:val="de-DE"/>
                    </w:rPr>
                  </w:rPrChange>
                </w:rPr>
                <w:t xml:space="preserve">          &lt;edit-config&gt; operation MUST result in an</w:t>
              </w:r>
            </w:ins>
          </w:p>
          <w:p w14:paraId="06782727" w14:textId="77777777" w:rsidR="009F3611" w:rsidRPr="00B80901" w:rsidRDefault="009F3611" w:rsidP="009F3611">
            <w:pPr>
              <w:pStyle w:val="XML1"/>
              <w:rPr>
                <w:ins w:id="39432" w:author="Thomas Dietz" w:date="2012-08-08T17:05:00Z"/>
                <w:rPrChange w:id="39433" w:author="Thomas Dietz" w:date="2012-08-10T13:22:00Z">
                  <w:rPr>
                    <w:ins w:id="39434" w:author="Thomas Dietz" w:date="2012-08-08T17:05:00Z"/>
                    <w:lang w:val="de-DE"/>
                  </w:rPr>
                </w:rPrChange>
              </w:rPr>
            </w:pPr>
            <w:ins w:id="39435" w:author="Thomas Dietz" w:date="2012-08-08T17:05:00Z">
              <w:r w:rsidRPr="00B80901">
                <w:rPr>
                  <w:rPrChange w:id="39436" w:author="Thomas Dietz" w:date="2012-08-10T13:22:00Z">
                    <w:rPr>
                      <w:lang w:val="de-DE"/>
                    </w:rPr>
                  </w:rPrChange>
                </w:rPr>
                <w:t xml:space="preserve">          'operation-not-supported' error with type</w:t>
              </w:r>
            </w:ins>
          </w:p>
          <w:p w14:paraId="4A82B5BF" w14:textId="77777777" w:rsidR="009F3611" w:rsidRPr="00B80901" w:rsidRDefault="009F3611" w:rsidP="009F3611">
            <w:pPr>
              <w:pStyle w:val="XML1"/>
              <w:rPr>
                <w:ins w:id="39437" w:author="Thomas Dietz" w:date="2012-08-08T17:05:00Z"/>
                <w:rPrChange w:id="39438" w:author="Thomas Dietz" w:date="2012-08-10T13:22:00Z">
                  <w:rPr>
                    <w:ins w:id="39439" w:author="Thomas Dietz" w:date="2012-08-08T17:05:00Z"/>
                    <w:lang w:val="de-DE"/>
                  </w:rPr>
                </w:rPrChange>
              </w:rPr>
            </w:pPr>
            <w:ins w:id="39440" w:author="Thomas Dietz" w:date="2012-08-08T17:05:00Z">
              <w:r w:rsidRPr="00B80901">
                <w:rPr>
                  <w:rPrChange w:id="39441" w:author="Thomas Dietz" w:date="2012-08-10T13:22:00Z">
                    <w:rPr>
                      <w:lang w:val="de-DE"/>
                    </w:rPr>
                  </w:rPrChange>
                </w:rPr>
                <w:t xml:space="preserve">          'application'.";</w:t>
              </w:r>
            </w:ins>
          </w:p>
          <w:p w14:paraId="13832B2B" w14:textId="77777777" w:rsidR="009F3611" w:rsidRPr="00B80901" w:rsidRDefault="009F3611" w:rsidP="009F3611">
            <w:pPr>
              <w:pStyle w:val="XML1"/>
              <w:rPr>
                <w:ins w:id="39442" w:author="Thomas Dietz" w:date="2012-08-08T17:05:00Z"/>
                <w:rPrChange w:id="39443" w:author="Thomas Dietz" w:date="2012-08-10T13:22:00Z">
                  <w:rPr>
                    <w:ins w:id="39444" w:author="Thomas Dietz" w:date="2012-08-08T17:05:00Z"/>
                    <w:lang w:val="de-DE"/>
                  </w:rPr>
                </w:rPrChange>
              </w:rPr>
            </w:pPr>
            <w:ins w:id="39445" w:author="Thomas Dietz" w:date="2012-08-08T17:05:00Z">
              <w:r w:rsidRPr="00B80901">
                <w:rPr>
                  <w:rPrChange w:id="39446" w:author="Thomas Dietz" w:date="2012-08-10T13:22:00Z">
                    <w:rPr>
                      <w:lang w:val="de-DE"/>
                    </w:rPr>
                  </w:rPrChange>
                </w:rPr>
                <w:t xml:space="preserve">      }</w:t>
              </w:r>
            </w:ins>
          </w:p>
          <w:p w14:paraId="2A1BCEBD" w14:textId="77777777" w:rsidR="009F3611" w:rsidRPr="00B80901" w:rsidRDefault="009F3611" w:rsidP="009F3611">
            <w:pPr>
              <w:pStyle w:val="XML1"/>
              <w:rPr>
                <w:ins w:id="39447" w:author="Thomas Dietz" w:date="2012-08-08T17:05:00Z"/>
                <w:rPrChange w:id="39448" w:author="Thomas Dietz" w:date="2012-08-10T13:22:00Z">
                  <w:rPr>
                    <w:ins w:id="39449" w:author="Thomas Dietz" w:date="2012-08-08T17:05:00Z"/>
                    <w:lang w:val="de-DE"/>
                  </w:rPr>
                </w:rPrChange>
              </w:rPr>
            </w:pPr>
            <w:ins w:id="39450" w:author="Thomas Dietz" w:date="2012-08-08T17:05:00Z">
              <w:r w:rsidRPr="00B80901">
                <w:rPr>
                  <w:rPrChange w:id="39451" w:author="Thomas Dietz" w:date="2012-08-10T13:22:00Z">
                    <w:rPr>
                      <w:lang w:val="de-DE"/>
                    </w:rPr>
                  </w:rPrChange>
                </w:rPr>
                <w:t xml:space="preserve">      container advertised {</w:t>
              </w:r>
            </w:ins>
          </w:p>
          <w:p w14:paraId="07D6F265" w14:textId="77777777" w:rsidR="009F3611" w:rsidRPr="00B80901" w:rsidRDefault="009F3611" w:rsidP="009F3611">
            <w:pPr>
              <w:pStyle w:val="XML1"/>
              <w:rPr>
                <w:ins w:id="39452" w:author="Thomas Dietz" w:date="2012-08-08T17:05:00Z"/>
                <w:rPrChange w:id="39453" w:author="Thomas Dietz" w:date="2012-08-10T13:22:00Z">
                  <w:rPr>
                    <w:ins w:id="39454" w:author="Thomas Dietz" w:date="2012-08-08T17:05:00Z"/>
                    <w:lang w:val="de-DE"/>
                  </w:rPr>
                </w:rPrChange>
              </w:rPr>
            </w:pPr>
            <w:ins w:id="39455" w:author="Thomas Dietz" w:date="2012-08-08T17:05:00Z">
              <w:r w:rsidRPr="00B80901">
                <w:rPr>
                  <w:rPrChange w:id="39456" w:author="Thomas Dietz" w:date="2012-08-10T13:22:00Z">
                    <w:rPr>
                      <w:lang w:val="de-DE"/>
                    </w:rPr>
                  </w:rPrChange>
                </w:rPr>
                <w:t xml:space="preserve">        uses OFPortOtherFeatureListType;</w:t>
              </w:r>
            </w:ins>
          </w:p>
          <w:p w14:paraId="5C1DB5FA" w14:textId="77777777" w:rsidR="009F3611" w:rsidRPr="00B80901" w:rsidRDefault="009F3611" w:rsidP="009F3611">
            <w:pPr>
              <w:pStyle w:val="XML1"/>
              <w:rPr>
                <w:ins w:id="39457" w:author="Thomas Dietz" w:date="2012-08-08T17:05:00Z"/>
                <w:rPrChange w:id="39458" w:author="Thomas Dietz" w:date="2012-08-10T13:22:00Z">
                  <w:rPr>
                    <w:ins w:id="39459" w:author="Thomas Dietz" w:date="2012-08-08T17:05:00Z"/>
                    <w:lang w:val="de-DE"/>
                  </w:rPr>
                </w:rPrChange>
              </w:rPr>
            </w:pPr>
            <w:ins w:id="39460" w:author="Thomas Dietz" w:date="2012-08-08T17:05:00Z">
              <w:r w:rsidRPr="00B80901">
                <w:rPr>
                  <w:rPrChange w:id="39461" w:author="Thomas Dietz" w:date="2012-08-10T13:22:00Z">
                    <w:rPr>
                      <w:lang w:val="de-DE"/>
                    </w:rPr>
                  </w:rPrChange>
                </w:rPr>
                <w:t xml:space="preserve">        description "The features (rates, duplex, etc.) of the</w:t>
              </w:r>
            </w:ins>
          </w:p>
          <w:p w14:paraId="7ADB14E1" w14:textId="77777777" w:rsidR="009F3611" w:rsidRPr="00B80901" w:rsidRDefault="009F3611" w:rsidP="009F3611">
            <w:pPr>
              <w:pStyle w:val="XML1"/>
              <w:rPr>
                <w:ins w:id="39462" w:author="Thomas Dietz" w:date="2012-08-08T17:05:00Z"/>
                <w:rPrChange w:id="39463" w:author="Thomas Dietz" w:date="2012-08-10T13:22:00Z">
                  <w:rPr>
                    <w:ins w:id="39464" w:author="Thomas Dietz" w:date="2012-08-08T17:05:00Z"/>
                    <w:lang w:val="de-DE"/>
                  </w:rPr>
                </w:rPrChange>
              </w:rPr>
            </w:pPr>
            <w:ins w:id="39465" w:author="Thomas Dietz" w:date="2012-08-08T17:05:00Z">
              <w:r w:rsidRPr="00B80901">
                <w:rPr>
                  <w:rPrChange w:id="39466" w:author="Thomas Dietz" w:date="2012-08-10T13:22:00Z">
                    <w:rPr>
                      <w:lang w:val="de-DE"/>
                    </w:rPr>
                  </w:rPrChange>
                </w:rPr>
                <w:t xml:space="preserve">          port, that are advertised to the peer port.</w:t>
              </w:r>
            </w:ins>
          </w:p>
          <w:p w14:paraId="41BCEC81" w14:textId="77777777" w:rsidR="009F3611" w:rsidRPr="00B80901" w:rsidRDefault="009F3611" w:rsidP="009F3611">
            <w:pPr>
              <w:pStyle w:val="XML1"/>
              <w:rPr>
                <w:ins w:id="39467" w:author="Thomas Dietz" w:date="2012-08-08T17:05:00Z"/>
                <w:rPrChange w:id="39468" w:author="Thomas Dietz" w:date="2012-08-10T13:22:00Z">
                  <w:rPr>
                    <w:ins w:id="39469" w:author="Thomas Dietz" w:date="2012-08-08T17:05:00Z"/>
                    <w:lang w:val="de-DE"/>
                  </w:rPr>
                </w:rPrChange>
              </w:rPr>
            </w:pPr>
          </w:p>
          <w:p w14:paraId="07C9F8F1" w14:textId="77777777" w:rsidR="009F3611" w:rsidRPr="00B80901" w:rsidRDefault="009F3611" w:rsidP="009F3611">
            <w:pPr>
              <w:pStyle w:val="XML1"/>
              <w:rPr>
                <w:ins w:id="39470" w:author="Thomas Dietz" w:date="2012-08-08T17:05:00Z"/>
                <w:rPrChange w:id="39471" w:author="Thomas Dietz" w:date="2012-08-10T13:22:00Z">
                  <w:rPr>
                    <w:ins w:id="39472" w:author="Thomas Dietz" w:date="2012-08-08T17:05:00Z"/>
                    <w:lang w:val="de-DE"/>
                  </w:rPr>
                </w:rPrChange>
              </w:rPr>
            </w:pPr>
            <w:ins w:id="39473" w:author="Thomas Dietz" w:date="2012-08-08T17:05:00Z">
              <w:r w:rsidRPr="00B80901">
                <w:rPr>
                  <w:rPrChange w:id="39474" w:author="Thomas Dietz" w:date="2012-08-10T13:22:00Z">
                    <w:rPr>
                      <w:lang w:val="de-DE"/>
                    </w:rPr>
                  </w:rPrChange>
                </w:rPr>
                <w:t xml:space="preserve">          NETCONF &lt;edit-config&gt; operations MUST be implemented as </w:t>
              </w:r>
            </w:ins>
          </w:p>
          <w:p w14:paraId="6A5FF47D" w14:textId="77777777" w:rsidR="009F3611" w:rsidRPr="00B80901" w:rsidRDefault="009F3611" w:rsidP="009F3611">
            <w:pPr>
              <w:pStyle w:val="XML1"/>
              <w:rPr>
                <w:ins w:id="39475" w:author="Thomas Dietz" w:date="2012-08-08T17:05:00Z"/>
                <w:rPrChange w:id="39476" w:author="Thomas Dietz" w:date="2012-08-10T13:22:00Z">
                  <w:rPr>
                    <w:ins w:id="39477" w:author="Thomas Dietz" w:date="2012-08-08T17:05:00Z"/>
                    <w:lang w:val="de-DE"/>
                  </w:rPr>
                </w:rPrChange>
              </w:rPr>
            </w:pPr>
            <w:ins w:id="39478" w:author="Thomas Dietz" w:date="2012-08-08T17:05:00Z">
              <w:r w:rsidRPr="00B80901">
                <w:rPr>
                  <w:rPrChange w:id="39479" w:author="Thomas Dietz" w:date="2012-08-10T13:22:00Z">
                    <w:rPr>
                      <w:lang w:val="de-DE"/>
                    </w:rPr>
                  </w:rPrChange>
                </w:rPr>
                <w:t xml:space="preserve">          follows: </w:t>
              </w:r>
            </w:ins>
          </w:p>
          <w:p w14:paraId="7E334F6D" w14:textId="77777777" w:rsidR="009F3611" w:rsidRPr="00B80901" w:rsidRDefault="009F3611" w:rsidP="009F3611">
            <w:pPr>
              <w:pStyle w:val="XML1"/>
              <w:rPr>
                <w:ins w:id="39480" w:author="Thomas Dietz" w:date="2012-08-08T17:05:00Z"/>
                <w:rPrChange w:id="39481" w:author="Thomas Dietz" w:date="2012-08-10T13:22:00Z">
                  <w:rPr>
                    <w:ins w:id="39482" w:author="Thomas Dietz" w:date="2012-08-08T17:05:00Z"/>
                    <w:lang w:val="de-DE"/>
                  </w:rPr>
                </w:rPrChange>
              </w:rPr>
            </w:pPr>
          </w:p>
          <w:p w14:paraId="117AF7A5" w14:textId="77777777" w:rsidR="009F3611" w:rsidRPr="00B80901" w:rsidRDefault="009F3611" w:rsidP="009F3611">
            <w:pPr>
              <w:pStyle w:val="XML1"/>
              <w:rPr>
                <w:ins w:id="39483" w:author="Thomas Dietz" w:date="2012-08-08T17:05:00Z"/>
                <w:rPrChange w:id="39484" w:author="Thomas Dietz" w:date="2012-08-10T13:22:00Z">
                  <w:rPr>
                    <w:ins w:id="39485" w:author="Thomas Dietz" w:date="2012-08-08T17:05:00Z"/>
                    <w:lang w:val="de-DE"/>
                  </w:rPr>
                </w:rPrChange>
              </w:rPr>
            </w:pPr>
            <w:ins w:id="39486" w:author="Thomas Dietz" w:date="2012-08-08T17:05:00Z">
              <w:r w:rsidRPr="00B80901">
                <w:rPr>
                  <w:rPrChange w:id="39487" w:author="Thomas Dietz" w:date="2012-08-10T13:22:00Z">
                    <w:rPr>
                      <w:lang w:val="de-DE"/>
                    </w:rPr>
                  </w:rPrChange>
                </w:rPr>
                <w:t xml:space="preserve">          * The 'resource-id' element of OFResoureType MUST be</w:t>
              </w:r>
            </w:ins>
          </w:p>
          <w:p w14:paraId="357B2FC3" w14:textId="77777777" w:rsidR="009F3611" w:rsidRPr="00B80901" w:rsidRDefault="009F3611" w:rsidP="009F3611">
            <w:pPr>
              <w:pStyle w:val="XML1"/>
              <w:rPr>
                <w:ins w:id="39488" w:author="Thomas Dietz" w:date="2012-08-08T17:05:00Z"/>
                <w:rPrChange w:id="39489" w:author="Thomas Dietz" w:date="2012-08-10T13:22:00Z">
                  <w:rPr>
                    <w:ins w:id="39490" w:author="Thomas Dietz" w:date="2012-08-08T17:05:00Z"/>
                    <w:lang w:val="de-DE"/>
                  </w:rPr>
                </w:rPrChange>
              </w:rPr>
            </w:pPr>
            <w:ins w:id="39491" w:author="Thomas Dietz" w:date="2012-08-08T17:05:00Z">
              <w:r w:rsidRPr="00B80901">
                <w:rPr>
                  <w:rPrChange w:id="39492" w:author="Thomas Dietz" w:date="2012-08-10T13:22:00Z">
                    <w:rPr>
                      <w:lang w:val="de-DE"/>
                    </w:rPr>
                  </w:rPrChange>
                </w:rPr>
                <w:t xml:space="preserve">            present in the path or in the filter at all</w:t>
              </w:r>
            </w:ins>
          </w:p>
          <w:p w14:paraId="51E415DE" w14:textId="77777777" w:rsidR="009F3611" w:rsidRPr="00B80901" w:rsidRDefault="009F3611" w:rsidP="009F3611">
            <w:pPr>
              <w:pStyle w:val="XML1"/>
              <w:rPr>
                <w:ins w:id="39493" w:author="Thomas Dietz" w:date="2012-08-08T17:05:00Z"/>
                <w:rPrChange w:id="39494" w:author="Thomas Dietz" w:date="2012-08-10T13:22:00Z">
                  <w:rPr>
                    <w:ins w:id="39495" w:author="Thomas Dietz" w:date="2012-08-08T17:05:00Z"/>
                    <w:lang w:val="de-DE"/>
                  </w:rPr>
                </w:rPrChange>
              </w:rPr>
            </w:pPr>
            <w:ins w:id="39496" w:author="Thomas Dietz" w:date="2012-08-08T17:05:00Z">
              <w:r w:rsidRPr="00B80901">
                <w:rPr>
                  <w:rPrChange w:id="39497" w:author="Thomas Dietz" w:date="2012-08-10T13:22:00Z">
                    <w:rPr>
                      <w:lang w:val="de-DE"/>
                    </w:rPr>
                  </w:rPrChange>
                </w:rPr>
                <w:t xml:space="preserve">            &lt;edit-config&gt; operations to identify the port.</w:t>
              </w:r>
            </w:ins>
          </w:p>
          <w:p w14:paraId="3627D12C" w14:textId="77777777" w:rsidR="009F3611" w:rsidRPr="00B80901" w:rsidRDefault="009F3611" w:rsidP="009F3611">
            <w:pPr>
              <w:pStyle w:val="XML1"/>
              <w:rPr>
                <w:ins w:id="39498" w:author="Thomas Dietz" w:date="2012-08-08T17:05:00Z"/>
                <w:rPrChange w:id="39499" w:author="Thomas Dietz" w:date="2012-08-10T13:22:00Z">
                  <w:rPr>
                    <w:ins w:id="39500" w:author="Thomas Dietz" w:date="2012-08-08T17:05:00Z"/>
                    <w:lang w:val="de-DE"/>
                  </w:rPr>
                </w:rPrChange>
              </w:rPr>
            </w:pPr>
            <w:ins w:id="39501" w:author="Thomas Dietz" w:date="2012-08-08T17:05:00Z">
              <w:r w:rsidRPr="00B80901">
                <w:rPr>
                  <w:rPrChange w:id="39502" w:author="Thomas Dietz" w:date="2012-08-10T13:22:00Z">
                    <w:rPr>
                      <w:lang w:val="de-DE"/>
                    </w:rPr>
                  </w:rPrChange>
                </w:rPr>
                <w:t xml:space="preserve">          * If the operation is 'merge' or 'replace', the element</w:t>
              </w:r>
            </w:ins>
          </w:p>
          <w:p w14:paraId="30905190" w14:textId="77777777" w:rsidR="009F3611" w:rsidRPr="00B80901" w:rsidRDefault="009F3611" w:rsidP="009F3611">
            <w:pPr>
              <w:pStyle w:val="XML1"/>
              <w:rPr>
                <w:ins w:id="39503" w:author="Thomas Dietz" w:date="2012-08-08T17:05:00Z"/>
                <w:rPrChange w:id="39504" w:author="Thomas Dietz" w:date="2012-08-10T13:22:00Z">
                  <w:rPr>
                    <w:ins w:id="39505" w:author="Thomas Dietz" w:date="2012-08-08T17:05:00Z"/>
                    <w:lang w:val="de-DE"/>
                  </w:rPr>
                </w:rPrChange>
              </w:rPr>
            </w:pPr>
            <w:ins w:id="39506" w:author="Thomas Dietz" w:date="2012-08-08T17:05:00Z">
              <w:r w:rsidRPr="00B80901">
                <w:rPr>
                  <w:rPrChange w:id="39507" w:author="Thomas Dietz" w:date="2012-08-10T13:22:00Z">
                    <w:rPr>
                      <w:lang w:val="de-DE"/>
                    </w:rPr>
                  </w:rPrChange>
                </w:rPr>
                <w:t xml:space="preserve">            is created if it does not exist, and its value is set</w:t>
              </w:r>
            </w:ins>
          </w:p>
          <w:p w14:paraId="2B95CD37" w14:textId="77777777" w:rsidR="009F3611" w:rsidRPr="00B80901" w:rsidRDefault="009F3611" w:rsidP="009F3611">
            <w:pPr>
              <w:pStyle w:val="XML1"/>
              <w:rPr>
                <w:ins w:id="39508" w:author="Thomas Dietz" w:date="2012-08-08T17:05:00Z"/>
                <w:rPrChange w:id="39509" w:author="Thomas Dietz" w:date="2012-08-10T13:22:00Z">
                  <w:rPr>
                    <w:ins w:id="39510" w:author="Thomas Dietz" w:date="2012-08-08T17:05:00Z"/>
                    <w:lang w:val="de-DE"/>
                  </w:rPr>
                </w:rPrChange>
              </w:rPr>
            </w:pPr>
            <w:ins w:id="39511" w:author="Thomas Dietz" w:date="2012-08-08T17:05:00Z">
              <w:r w:rsidRPr="00B80901">
                <w:rPr>
                  <w:rPrChange w:id="39512" w:author="Thomas Dietz" w:date="2012-08-10T13:22:00Z">
                    <w:rPr>
                      <w:lang w:val="de-DE"/>
                    </w:rPr>
                  </w:rPrChange>
                </w:rPr>
                <w:t xml:space="preserve">            to the value found in the XML RPC data.</w:t>
              </w:r>
            </w:ins>
          </w:p>
          <w:p w14:paraId="2CEE90E5" w14:textId="77777777" w:rsidR="009F3611" w:rsidRPr="00B80901" w:rsidRDefault="009F3611" w:rsidP="009F3611">
            <w:pPr>
              <w:pStyle w:val="XML1"/>
              <w:rPr>
                <w:ins w:id="39513" w:author="Thomas Dietz" w:date="2012-08-08T17:05:00Z"/>
                <w:rPrChange w:id="39514" w:author="Thomas Dietz" w:date="2012-08-10T13:22:00Z">
                  <w:rPr>
                    <w:ins w:id="39515" w:author="Thomas Dietz" w:date="2012-08-08T17:05:00Z"/>
                    <w:lang w:val="de-DE"/>
                  </w:rPr>
                </w:rPrChange>
              </w:rPr>
            </w:pPr>
            <w:ins w:id="39516" w:author="Thomas Dietz" w:date="2012-08-08T17:05:00Z">
              <w:r w:rsidRPr="00B80901">
                <w:rPr>
                  <w:rPrChange w:id="39517" w:author="Thomas Dietz" w:date="2012-08-10T13:22:00Z">
                    <w:rPr>
                      <w:lang w:val="de-DE"/>
                    </w:rPr>
                  </w:rPrChange>
                </w:rPr>
                <w:t xml:space="preserve">          * If the operation is 'create', the element is created if</w:t>
              </w:r>
            </w:ins>
          </w:p>
          <w:p w14:paraId="573979D5" w14:textId="77777777" w:rsidR="009F3611" w:rsidRPr="00B80901" w:rsidRDefault="009F3611" w:rsidP="009F3611">
            <w:pPr>
              <w:pStyle w:val="XML1"/>
              <w:rPr>
                <w:ins w:id="39518" w:author="Thomas Dietz" w:date="2012-08-08T17:05:00Z"/>
                <w:rPrChange w:id="39519" w:author="Thomas Dietz" w:date="2012-08-10T13:22:00Z">
                  <w:rPr>
                    <w:ins w:id="39520" w:author="Thomas Dietz" w:date="2012-08-08T17:05:00Z"/>
                    <w:lang w:val="de-DE"/>
                  </w:rPr>
                </w:rPrChange>
              </w:rPr>
            </w:pPr>
            <w:ins w:id="39521" w:author="Thomas Dietz" w:date="2012-08-08T17:05:00Z">
              <w:r w:rsidRPr="00B80901">
                <w:rPr>
                  <w:rPrChange w:id="39522" w:author="Thomas Dietz" w:date="2012-08-10T13:22:00Z">
                    <w:rPr>
                      <w:lang w:val="de-DE"/>
                    </w:rPr>
                  </w:rPrChange>
                </w:rPr>
                <w:t xml:space="preserve">            it does not exist. If the element already exists, a</w:t>
              </w:r>
            </w:ins>
          </w:p>
          <w:p w14:paraId="5303B5A5" w14:textId="77777777" w:rsidR="009F3611" w:rsidRPr="00B80901" w:rsidRDefault="009F3611" w:rsidP="009F3611">
            <w:pPr>
              <w:pStyle w:val="XML1"/>
              <w:rPr>
                <w:ins w:id="39523" w:author="Thomas Dietz" w:date="2012-08-08T17:05:00Z"/>
                <w:rPrChange w:id="39524" w:author="Thomas Dietz" w:date="2012-08-10T13:22:00Z">
                  <w:rPr>
                    <w:ins w:id="39525" w:author="Thomas Dietz" w:date="2012-08-08T17:05:00Z"/>
                    <w:lang w:val="de-DE"/>
                  </w:rPr>
                </w:rPrChange>
              </w:rPr>
            </w:pPr>
            <w:ins w:id="39526" w:author="Thomas Dietz" w:date="2012-08-08T17:05:00Z">
              <w:r w:rsidRPr="00B80901">
                <w:rPr>
                  <w:rPrChange w:id="39527" w:author="Thomas Dietz" w:date="2012-08-10T13:22:00Z">
                    <w:rPr>
                      <w:lang w:val="de-DE"/>
                    </w:rPr>
                  </w:rPrChange>
                </w:rPr>
                <w:t xml:space="preserve">            'data</w:t>
              </w:r>
              <w:r w:rsidRPr="00B80901">
                <w:rPr>
                  <w:rFonts w:ascii="MS Mincho" w:eastAsia="MS Mincho" w:hAnsi="MS Mincho" w:cs="MS Mincho"/>
                  <w:rPrChange w:id="39528" w:author="Thomas Dietz" w:date="2012-08-10T13:22:00Z">
                    <w:rPr>
                      <w:rFonts w:ascii="MS Mincho" w:eastAsia="MS Mincho" w:hAnsi="MS Mincho" w:cs="MS Mincho"/>
                      <w:lang w:val="de-DE"/>
                    </w:rPr>
                  </w:rPrChange>
                </w:rPr>
                <w:t>‑</w:t>
              </w:r>
              <w:r w:rsidRPr="00B80901">
                <w:rPr>
                  <w:rPrChange w:id="39529" w:author="Thomas Dietz" w:date="2012-08-10T13:22:00Z">
                    <w:rPr>
                      <w:lang w:val="de-DE"/>
                    </w:rPr>
                  </w:rPrChange>
                </w:rPr>
                <w:t>exists' error is returned.</w:t>
              </w:r>
            </w:ins>
          </w:p>
          <w:p w14:paraId="505C6FE7" w14:textId="77777777" w:rsidR="009F3611" w:rsidRPr="00B80901" w:rsidRDefault="009F3611" w:rsidP="009F3611">
            <w:pPr>
              <w:pStyle w:val="XML1"/>
              <w:rPr>
                <w:ins w:id="39530" w:author="Thomas Dietz" w:date="2012-08-08T17:05:00Z"/>
                <w:rPrChange w:id="39531" w:author="Thomas Dietz" w:date="2012-08-10T13:22:00Z">
                  <w:rPr>
                    <w:ins w:id="39532" w:author="Thomas Dietz" w:date="2012-08-08T17:05:00Z"/>
                    <w:lang w:val="de-DE"/>
                  </w:rPr>
                </w:rPrChange>
              </w:rPr>
            </w:pPr>
            <w:ins w:id="39533" w:author="Thomas Dietz" w:date="2012-08-08T17:05:00Z">
              <w:r w:rsidRPr="00B80901">
                <w:rPr>
                  <w:rPrChange w:id="39534" w:author="Thomas Dietz" w:date="2012-08-10T13:22:00Z">
                    <w:rPr>
                      <w:lang w:val="de-DE"/>
                    </w:rPr>
                  </w:rPrChange>
                </w:rPr>
                <w:t xml:space="preserve">          * If the operation is 'delete', the element is deleted if</w:t>
              </w:r>
            </w:ins>
          </w:p>
          <w:p w14:paraId="053DDF84" w14:textId="77777777" w:rsidR="009F3611" w:rsidRPr="00B80901" w:rsidRDefault="009F3611" w:rsidP="009F3611">
            <w:pPr>
              <w:pStyle w:val="XML1"/>
              <w:rPr>
                <w:ins w:id="39535" w:author="Thomas Dietz" w:date="2012-08-08T17:05:00Z"/>
                <w:rPrChange w:id="39536" w:author="Thomas Dietz" w:date="2012-08-10T13:22:00Z">
                  <w:rPr>
                    <w:ins w:id="39537" w:author="Thomas Dietz" w:date="2012-08-08T17:05:00Z"/>
                    <w:lang w:val="de-DE"/>
                  </w:rPr>
                </w:rPrChange>
              </w:rPr>
            </w:pPr>
            <w:ins w:id="39538" w:author="Thomas Dietz" w:date="2012-08-08T17:05:00Z">
              <w:r w:rsidRPr="00B80901">
                <w:rPr>
                  <w:rPrChange w:id="39539" w:author="Thomas Dietz" w:date="2012-08-10T13:22:00Z">
                    <w:rPr>
                      <w:lang w:val="de-DE"/>
                    </w:rPr>
                  </w:rPrChange>
                </w:rPr>
                <w:t xml:space="preserve">            it exists. If the element does not exist, a</w:t>
              </w:r>
            </w:ins>
          </w:p>
          <w:p w14:paraId="31B48254" w14:textId="77777777" w:rsidR="009F3611" w:rsidRPr="00B80901" w:rsidRDefault="009F3611" w:rsidP="009F3611">
            <w:pPr>
              <w:pStyle w:val="XML1"/>
              <w:rPr>
                <w:ins w:id="39540" w:author="Thomas Dietz" w:date="2012-08-08T17:05:00Z"/>
                <w:rPrChange w:id="39541" w:author="Thomas Dietz" w:date="2012-08-10T13:22:00Z">
                  <w:rPr>
                    <w:ins w:id="39542" w:author="Thomas Dietz" w:date="2012-08-08T17:05:00Z"/>
                    <w:lang w:val="de-DE"/>
                  </w:rPr>
                </w:rPrChange>
              </w:rPr>
            </w:pPr>
            <w:ins w:id="39543" w:author="Thomas Dietz" w:date="2012-08-08T17:05:00Z">
              <w:r w:rsidRPr="00B80901">
                <w:rPr>
                  <w:rPrChange w:id="39544" w:author="Thomas Dietz" w:date="2012-08-10T13:22:00Z">
                    <w:rPr>
                      <w:lang w:val="de-DE"/>
                    </w:rPr>
                  </w:rPrChange>
                </w:rPr>
                <w:t xml:space="preserve">            'data</w:t>
              </w:r>
              <w:r w:rsidRPr="00B80901">
                <w:rPr>
                  <w:rFonts w:ascii="MS Mincho" w:eastAsia="MS Mincho" w:hAnsi="MS Mincho" w:cs="MS Mincho"/>
                  <w:rPrChange w:id="39545" w:author="Thomas Dietz" w:date="2012-08-10T13:22:00Z">
                    <w:rPr>
                      <w:rFonts w:ascii="MS Mincho" w:eastAsia="MS Mincho" w:hAnsi="MS Mincho" w:cs="MS Mincho"/>
                      <w:lang w:val="de-DE"/>
                    </w:rPr>
                  </w:rPrChange>
                </w:rPr>
                <w:t>‑</w:t>
              </w:r>
              <w:r w:rsidRPr="00B80901">
                <w:rPr>
                  <w:rPrChange w:id="39546" w:author="Thomas Dietz" w:date="2012-08-10T13:22:00Z">
                    <w:rPr>
                      <w:lang w:val="de-DE"/>
                    </w:rPr>
                  </w:rPrChange>
                </w:rPr>
                <w:t>missing' error is returned.";</w:t>
              </w:r>
            </w:ins>
          </w:p>
          <w:p w14:paraId="74F88CE8" w14:textId="77777777" w:rsidR="009F3611" w:rsidRPr="00B80901" w:rsidRDefault="009F3611" w:rsidP="009F3611">
            <w:pPr>
              <w:pStyle w:val="XML1"/>
              <w:rPr>
                <w:ins w:id="39547" w:author="Thomas Dietz" w:date="2012-08-08T17:05:00Z"/>
                <w:rPrChange w:id="39548" w:author="Thomas Dietz" w:date="2012-08-10T13:22:00Z">
                  <w:rPr>
                    <w:ins w:id="39549" w:author="Thomas Dietz" w:date="2012-08-08T17:05:00Z"/>
                    <w:lang w:val="de-DE"/>
                  </w:rPr>
                </w:rPrChange>
              </w:rPr>
            </w:pPr>
            <w:ins w:id="39550" w:author="Thomas Dietz" w:date="2012-08-08T17:05:00Z">
              <w:r w:rsidRPr="00B80901">
                <w:rPr>
                  <w:rPrChange w:id="39551" w:author="Thomas Dietz" w:date="2012-08-10T13:22:00Z">
                    <w:rPr>
                      <w:lang w:val="de-DE"/>
                    </w:rPr>
                  </w:rPrChange>
                </w:rPr>
                <w:t xml:space="preserve">      }</w:t>
              </w:r>
            </w:ins>
          </w:p>
          <w:p w14:paraId="7E42898D" w14:textId="77777777" w:rsidR="009F3611" w:rsidRPr="00B80901" w:rsidRDefault="009F3611" w:rsidP="009F3611">
            <w:pPr>
              <w:pStyle w:val="XML1"/>
              <w:rPr>
                <w:ins w:id="39552" w:author="Thomas Dietz" w:date="2012-08-08T17:05:00Z"/>
                <w:rPrChange w:id="39553" w:author="Thomas Dietz" w:date="2012-08-10T13:22:00Z">
                  <w:rPr>
                    <w:ins w:id="39554" w:author="Thomas Dietz" w:date="2012-08-08T17:05:00Z"/>
                    <w:lang w:val="de-DE"/>
                  </w:rPr>
                </w:rPrChange>
              </w:rPr>
            </w:pPr>
            <w:ins w:id="39555" w:author="Thomas Dietz" w:date="2012-08-08T17:05:00Z">
              <w:r w:rsidRPr="00B80901">
                <w:rPr>
                  <w:rPrChange w:id="39556" w:author="Thomas Dietz" w:date="2012-08-10T13:22:00Z">
                    <w:rPr>
                      <w:lang w:val="de-DE"/>
                    </w:rPr>
                  </w:rPrChange>
                </w:rPr>
                <w:t xml:space="preserve">      container supported {</w:t>
              </w:r>
            </w:ins>
          </w:p>
          <w:p w14:paraId="59A3EE5E" w14:textId="77777777" w:rsidR="009F3611" w:rsidRPr="00B80901" w:rsidRDefault="009F3611" w:rsidP="009F3611">
            <w:pPr>
              <w:pStyle w:val="XML1"/>
              <w:rPr>
                <w:ins w:id="39557" w:author="Thomas Dietz" w:date="2012-08-08T17:05:00Z"/>
                <w:rPrChange w:id="39558" w:author="Thomas Dietz" w:date="2012-08-10T13:22:00Z">
                  <w:rPr>
                    <w:ins w:id="39559" w:author="Thomas Dietz" w:date="2012-08-08T17:05:00Z"/>
                    <w:lang w:val="de-DE"/>
                  </w:rPr>
                </w:rPrChange>
              </w:rPr>
            </w:pPr>
            <w:ins w:id="39560" w:author="Thomas Dietz" w:date="2012-08-08T17:05:00Z">
              <w:r w:rsidRPr="00B80901">
                <w:rPr>
                  <w:rPrChange w:id="39561" w:author="Thomas Dietz" w:date="2012-08-10T13:22:00Z">
                    <w:rPr>
                      <w:lang w:val="de-DE"/>
                    </w:rPr>
                  </w:rPrChange>
                </w:rPr>
                <w:t xml:space="preserve">        uses OFPortOtherFeatureListType;</w:t>
              </w:r>
            </w:ins>
          </w:p>
          <w:p w14:paraId="00FC67A4" w14:textId="77777777" w:rsidR="009F3611" w:rsidRPr="00B80901" w:rsidRDefault="009F3611" w:rsidP="009F3611">
            <w:pPr>
              <w:pStyle w:val="XML1"/>
              <w:rPr>
                <w:ins w:id="39562" w:author="Thomas Dietz" w:date="2012-08-08T17:05:00Z"/>
                <w:rPrChange w:id="39563" w:author="Thomas Dietz" w:date="2012-08-10T13:22:00Z">
                  <w:rPr>
                    <w:ins w:id="39564" w:author="Thomas Dietz" w:date="2012-08-08T17:05:00Z"/>
                    <w:lang w:val="de-DE"/>
                  </w:rPr>
                </w:rPrChange>
              </w:rPr>
            </w:pPr>
            <w:ins w:id="39565" w:author="Thomas Dietz" w:date="2012-08-08T17:05:00Z">
              <w:r w:rsidRPr="00B80901">
                <w:rPr>
                  <w:rPrChange w:id="39566" w:author="Thomas Dietz" w:date="2012-08-10T13:22:00Z">
                    <w:rPr>
                      <w:lang w:val="de-DE"/>
                    </w:rPr>
                  </w:rPrChange>
                </w:rPr>
                <w:t xml:space="preserve">        config false;</w:t>
              </w:r>
            </w:ins>
          </w:p>
          <w:p w14:paraId="6E20A9BC" w14:textId="77777777" w:rsidR="009F3611" w:rsidRPr="00B80901" w:rsidRDefault="009F3611" w:rsidP="009F3611">
            <w:pPr>
              <w:pStyle w:val="XML1"/>
              <w:rPr>
                <w:ins w:id="39567" w:author="Thomas Dietz" w:date="2012-08-08T17:05:00Z"/>
                <w:rPrChange w:id="39568" w:author="Thomas Dietz" w:date="2012-08-10T13:22:00Z">
                  <w:rPr>
                    <w:ins w:id="39569" w:author="Thomas Dietz" w:date="2012-08-08T17:05:00Z"/>
                    <w:lang w:val="de-DE"/>
                  </w:rPr>
                </w:rPrChange>
              </w:rPr>
            </w:pPr>
            <w:ins w:id="39570" w:author="Thomas Dietz" w:date="2012-08-08T17:05:00Z">
              <w:r w:rsidRPr="00B80901">
                <w:rPr>
                  <w:rPrChange w:id="39571" w:author="Thomas Dietz" w:date="2012-08-10T13:22:00Z">
                    <w:rPr>
                      <w:lang w:val="de-DE"/>
                    </w:rPr>
                  </w:rPrChange>
                </w:rPr>
                <w:t xml:space="preserve">        description "The features (rates, duplex, etc.) of the</w:t>
              </w:r>
            </w:ins>
          </w:p>
          <w:p w14:paraId="761C831C" w14:textId="77777777" w:rsidR="009F3611" w:rsidRPr="00B80901" w:rsidRDefault="009F3611" w:rsidP="009F3611">
            <w:pPr>
              <w:pStyle w:val="XML1"/>
              <w:rPr>
                <w:ins w:id="39572" w:author="Thomas Dietz" w:date="2012-08-08T17:05:00Z"/>
                <w:rPrChange w:id="39573" w:author="Thomas Dietz" w:date="2012-08-10T13:22:00Z">
                  <w:rPr>
                    <w:ins w:id="39574" w:author="Thomas Dietz" w:date="2012-08-08T17:05:00Z"/>
                    <w:lang w:val="de-DE"/>
                  </w:rPr>
                </w:rPrChange>
              </w:rPr>
            </w:pPr>
            <w:ins w:id="39575" w:author="Thomas Dietz" w:date="2012-08-08T17:05:00Z">
              <w:r w:rsidRPr="00B80901">
                <w:rPr>
                  <w:rPrChange w:id="39576" w:author="Thomas Dietz" w:date="2012-08-10T13:22:00Z">
                    <w:rPr>
                      <w:lang w:val="de-DE"/>
                    </w:rPr>
                  </w:rPrChange>
                </w:rPr>
                <w:t xml:space="preserve">          port, that are supported on the port.</w:t>
              </w:r>
            </w:ins>
          </w:p>
          <w:p w14:paraId="3EDED178" w14:textId="77777777" w:rsidR="009F3611" w:rsidRPr="00B80901" w:rsidRDefault="009F3611" w:rsidP="009F3611">
            <w:pPr>
              <w:pStyle w:val="XML1"/>
              <w:rPr>
                <w:ins w:id="39577" w:author="Thomas Dietz" w:date="2012-08-08T17:05:00Z"/>
                <w:rPrChange w:id="39578" w:author="Thomas Dietz" w:date="2012-08-10T13:22:00Z">
                  <w:rPr>
                    <w:ins w:id="39579" w:author="Thomas Dietz" w:date="2012-08-08T17:05:00Z"/>
                    <w:lang w:val="de-DE"/>
                  </w:rPr>
                </w:rPrChange>
              </w:rPr>
            </w:pPr>
          </w:p>
          <w:p w14:paraId="0516ABA9" w14:textId="77777777" w:rsidR="009F3611" w:rsidRPr="00B80901" w:rsidRDefault="009F3611" w:rsidP="009F3611">
            <w:pPr>
              <w:pStyle w:val="XML1"/>
              <w:rPr>
                <w:ins w:id="39580" w:author="Thomas Dietz" w:date="2012-08-08T17:05:00Z"/>
                <w:rPrChange w:id="39581" w:author="Thomas Dietz" w:date="2012-08-10T13:22:00Z">
                  <w:rPr>
                    <w:ins w:id="39582" w:author="Thomas Dietz" w:date="2012-08-08T17:05:00Z"/>
                    <w:lang w:val="de-DE"/>
                  </w:rPr>
                </w:rPrChange>
              </w:rPr>
            </w:pPr>
            <w:ins w:id="39583" w:author="Thomas Dietz" w:date="2012-08-08T17:05:00Z">
              <w:r w:rsidRPr="00B80901">
                <w:rPr>
                  <w:rPrChange w:id="39584" w:author="Thomas Dietz" w:date="2012-08-10T13:22:00Z">
                    <w:rPr>
                      <w:lang w:val="de-DE"/>
                    </w:rPr>
                  </w:rPrChange>
                </w:rPr>
                <w:t xml:space="preserve">          Children of this element are not configurable and can</w:t>
              </w:r>
            </w:ins>
          </w:p>
          <w:p w14:paraId="51C4154F" w14:textId="77777777" w:rsidR="009F3611" w:rsidRPr="00B80901" w:rsidRDefault="009F3611" w:rsidP="009F3611">
            <w:pPr>
              <w:pStyle w:val="XML1"/>
              <w:rPr>
                <w:ins w:id="39585" w:author="Thomas Dietz" w:date="2012-08-08T17:05:00Z"/>
                <w:rPrChange w:id="39586" w:author="Thomas Dietz" w:date="2012-08-10T13:22:00Z">
                  <w:rPr>
                    <w:ins w:id="39587" w:author="Thomas Dietz" w:date="2012-08-08T17:05:00Z"/>
                    <w:lang w:val="de-DE"/>
                  </w:rPr>
                </w:rPrChange>
              </w:rPr>
            </w:pPr>
            <w:ins w:id="39588" w:author="Thomas Dietz" w:date="2012-08-08T17:05:00Z">
              <w:r w:rsidRPr="00B80901">
                <w:rPr>
                  <w:rPrChange w:id="39589" w:author="Thomas Dietz" w:date="2012-08-10T13:22:00Z">
                    <w:rPr>
                      <w:lang w:val="de-DE"/>
                    </w:rPr>
                  </w:rPrChange>
                </w:rPr>
                <w:t xml:space="preserve">          only be retrieved by NETCONF &lt;get&gt; operations. Attemps to</w:t>
              </w:r>
            </w:ins>
          </w:p>
          <w:p w14:paraId="6A726A43" w14:textId="77777777" w:rsidR="009F3611" w:rsidRPr="00B80901" w:rsidRDefault="009F3611" w:rsidP="009F3611">
            <w:pPr>
              <w:pStyle w:val="XML1"/>
              <w:rPr>
                <w:ins w:id="39590" w:author="Thomas Dietz" w:date="2012-08-08T17:05:00Z"/>
                <w:rPrChange w:id="39591" w:author="Thomas Dietz" w:date="2012-08-10T13:22:00Z">
                  <w:rPr>
                    <w:ins w:id="39592" w:author="Thomas Dietz" w:date="2012-08-08T17:05:00Z"/>
                    <w:lang w:val="de-DE"/>
                  </w:rPr>
                </w:rPrChange>
              </w:rPr>
            </w:pPr>
            <w:ins w:id="39593" w:author="Thomas Dietz" w:date="2012-08-08T17:05:00Z">
              <w:r w:rsidRPr="00B80901">
                <w:rPr>
                  <w:rPrChange w:id="39594" w:author="Thomas Dietz" w:date="2012-08-10T13:22:00Z">
                    <w:rPr>
                      <w:lang w:val="de-DE"/>
                    </w:rPr>
                  </w:rPrChange>
                </w:rPr>
                <w:t xml:space="preserve">          modify this element and its children with a NETCONF</w:t>
              </w:r>
            </w:ins>
          </w:p>
          <w:p w14:paraId="42638221" w14:textId="77777777" w:rsidR="009F3611" w:rsidRPr="00B80901" w:rsidRDefault="009F3611" w:rsidP="009F3611">
            <w:pPr>
              <w:pStyle w:val="XML1"/>
              <w:rPr>
                <w:ins w:id="39595" w:author="Thomas Dietz" w:date="2012-08-08T17:05:00Z"/>
                <w:rPrChange w:id="39596" w:author="Thomas Dietz" w:date="2012-08-10T13:22:00Z">
                  <w:rPr>
                    <w:ins w:id="39597" w:author="Thomas Dietz" w:date="2012-08-08T17:05:00Z"/>
                    <w:lang w:val="de-DE"/>
                  </w:rPr>
                </w:rPrChange>
              </w:rPr>
            </w:pPr>
            <w:ins w:id="39598" w:author="Thomas Dietz" w:date="2012-08-08T17:05:00Z">
              <w:r w:rsidRPr="00B80901">
                <w:rPr>
                  <w:rPrChange w:id="39599" w:author="Thomas Dietz" w:date="2012-08-10T13:22:00Z">
                    <w:rPr>
                      <w:lang w:val="de-DE"/>
                    </w:rPr>
                  </w:rPrChange>
                </w:rPr>
                <w:t xml:space="preserve">          &lt;edit-config&gt; operation MUST result in an</w:t>
              </w:r>
            </w:ins>
          </w:p>
          <w:p w14:paraId="7E83F424" w14:textId="77777777" w:rsidR="009F3611" w:rsidRPr="00B80901" w:rsidRDefault="009F3611" w:rsidP="009F3611">
            <w:pPr>
              <w:pStyle w:val="XML1"/>
              <w:rPr>
                <w:ins w:id="39600" w:author="Thomas Dietz" w:date="2012-08-08T17:05:00Z"/>
                <w:rPrChange w:id="39601" w:author="Thomas Dietz" w:date="2012-08-10T13:22:00Z">
                  <w:rPr>
                    <w:ins w:id="39602" w:author="Thomas Dietz" w:date="2012-08-08T17:05:00Z"/>
                    <w:lang w:val="de-DE"/>
                  </w:rPr>
                </w:rPrChange>
              </w:rPr>
            </w:pPr>
            <w:ins w:id="39603" w:author="Thomas Dietz" w:date="2012-08-08T17:05:00Z">
              <w:r w:rsidRPr="00B80901">
                <w:rPr>
                  <w:rPrChange w:id="39604" w:author="Thomas Dietz" w:date="2012-08-10T13:22:00Z">
                    <w:rPr>
                      <w:lang w:val="de-DE"/>
                    </w:rPr>
                  </w:rPrChange>
                </w:rPr>
                <w:t xml:space="preserve">          'operation-not-supported' error with type</w:t>
              </w:r>
            </w:ins>
          </w:p>
          <w:p w14:paraId="273A0636" w14:textId="77777777" w:rsidR="009F3611" w:rsidRPr="00B80901" w:rsidRDefault="009F3611" w:rsidP="009F3611">
            <w:pPr>
              <w:pStyle w:val="XML1"/>
              <w:rPr>
                <w:ins w:id="39605" w:author="Thomas Dietz" w:date="2012-08-08T17:05:00Z"/>
                <w:rPrChange w:id="39606" w:author="Thomas Dietz" w:date="2012-08-10T13:22:00Z">
                  <w:rPr>
                    <w:ins w:id="39607" w:author="Thomas Dietz" w:date="2012-08-08T17:05:00Z"/>
                    <w:lang w:val="de-DE"/>
                  </w:rPr>
                </w:rPrChange>
              </w:rPr>
            </w:pPr>
            <w:ins w:id="39608" w:author="Thomas Dietz" w:date="2012-08-08T17:05:00Z">
              <w:r w:rsidRPr="00B80901">
                <w:rPr>
                  <w:rPrChange w:id="39609" w:author="Thomas Dietz" w:date="2012-08-10T13:22:00Z">
                    <w:rPr>
                      <w:lang w:val="de-DE"/>
                    </w:rPr>
                  </w:rPrChange>
                </w:rPr>
                <w:t xml:space="preserve">          'application'.";</w:t>
              </w:r>
            </w:ins>
          </w:p>
          <w:p w14:paraId="780D0621" w14:textId="77777777" w:rsidR="009F3611" w:rsidRPr="00B80901" w:rsidRDefault="009F3611" w:rsidP="009F3611">
            <w:pPr>
              <w:pStyle w:val="XML1"/>
              <w:rPr>
                <w:ins w:id="39610" w:author="Thomas Dietz" w:date="2012-08-08T17:05:00Z"/>
                <w:rPrChange w:id="39611" w:author="Thomas Dietz" w:date="2012-08-10T13:22:00Z">
                  <w:rPr>
                    <w:ins w:id="39612" w:author="Thomas Dietz" w:date="2012-08-08T17:05:00Z"/>
                    <w:lang w:val="de-DE"/>
                  </w:rPr>
                </w:rPrChange>
              </w:rPr>
            </w:pPr>
            <w:ins w:id="39613" w:author="Thomas Dietz" w:date="2012-08-08T17:05:00Z">
              <w:r w:rsidRPr="00B80901">
                <w:rPr>
                  <w:rPrChange w:id="39614" w:author="Thomas Dietz" w:date="2012-08-10T13:22:00Z">
                    <w:rPr>
                      <w:lang w:val="de-DE"/>
                    </w:rPr>
                  </w:rPrChange>
                </w:rPr>
                <w:t xml:space="preserve">      }</w:t>
              </w:r>
            </w:ins>
          </w:p>
          <w:p w14:paraId="26B108E4" w14:textId="77777777" w:rsidR="009F3611" w:rsidRPr="00B80901" w:rsidRDefault="009F3611" w:rsidP="009F3611">
            <w:pPr>
              <w:pStyle w:val="XML1"/>
              <w:rPr>
                <w:ins w:id="39615" w:author="Thomas Dietz" w:date="2012-08-08T17:05:00Z"/>
                <w:rPrChange w:id="39616" w:author="Thomas Dietz" w:date="2012-08-10T13:22:00Z">
                  <w:rPr>
                    <w:ins w:id="39617" w:author="Thomas Dietz" w:date="2012-08-08T17:05:00Z"/>
                    <w:lang w:val="de-DE"/>
                  </w:rPr>
                </w:rPrChange>
              </w:rPr>
            </w:pPr>
            <w:ins w:id="39618" w:author="Thomas Dietz" w:date="2012-08-08T17:05:00Z">
              <w:r w:rsidRPr="00B80901">
                <w:rPr>
                  <w:rPrChange w:id="39619" w:author="Thomas Dietz" w:date="2012-08-10T13:22:00Z">
                    <w:rPr>
                      <w:lang w:val="de-DE"/>
                    </w:rPr>
                  </w:rPrChange>
                </w:rPr>
                <w:t xml:space="preserve">      container advertised-peer {</w:t>
              </w:r>
            </w:ins>
          </w:p>
          <w:p w14:paraId="70AED1B1" w14:textId="77777777" w:rsidR="009F3611" w:rsidRPr="00B80901" w:rsidRDefault="009F3611" w:rsidP="009F3611">
            <w:pPr>
              <w:pStyle w:val="XML1"/>
              <w:rPr>
                <w:ins w:id="39620" w:author="Thomas Dietz" w:date="2012-08-08T17:05:00Z"/>
                <w:rPrChange w:id="39621" w:author="Thomas Dietz" w:date="2012-08-10T13:22:00Z">
                  <w:rPr>
                    <w:ins w:id="39622" w:author="Thomas Dietz" w:date="2012-08-08T17:05:00Z"/>
                    <w:lang w:val="de-DE"/>
                  </w:rPr>
                </w:rPrChange>
              </w:rPr>
            </w:pPr>
            <w:ins w:id="39623" w:author="Thomas Dietz" w:date="2012-08-08T17:05:00Z">
              <w:r w:rsidRPr="00B80901">
                <w:rPr>
                  <w:rPrChange w:id="39624" w:author="Thomas Dietz" w:date="2012-08-10T13:22:00Z">
                    <w:rPr>
                      <w:lang w:val="de-DE"/>
                    </w:rPr>
                  </w:rPrChange>
                </w:rPr>
                <w:t xml:space="preserve">        uses OFPortOtherFeatureListType;</w:t>
              </w:r>
            </w:ins>
          </w:p>
          <w:p w14:paraId="7DAF5C59" w14:textId="77777777" w:rsidR="009F3611" w:rsidRPr="00B80901" w:rsidRDefault="009F3611" w:rsidP="009F3611">
            <w:pPr>
              <w:pStyle w:val="XML1"/>
              <w:rPr>
                <w:ins w:id="39625" w:author="Thomas Dietz" w:date="2012-08-08T17:05:00Z"/>
                <w:rPrChange w:id="39626" w:author="Thomas Dietz" w:date="2012-08-10T13:22:00Z">
                  <w:rPr>
                    <w:ins w:id="39627" w:author="Thomas Dietz" w:date="2012-08-08T17:05:00Z"/>
                    <w:lang w:val="de-DE"/>
                  </w:rPr>
                </w:rPrChange>
              </w:rPr>
            </w:pPr>
            <w:ins w:id="39628" w:author="Thomas Dietz" w:date="2012-08-08T17:05:00Z">
              <w:r w:rsidRPr="00B80901">
                <w:rPr>
                  <w:rPrChange w:id="39629" w:author="Thomas Dietz" w:date="2012-08-10T13:22:00Z">
                    <w:rPr>
                      <w:lang w:val="de-DE"/>
                    </w:rPr>
                  </w:rPrChange>
                </w:rPr>
                <w:t xml:space="preserve">        config false;</w:t>
              </w:r>
            </w:ins>
          </w:p>
          <w:p w14:paraId="4B76B57F" w14:textId="77777777" w:rsidR="009F3611" w:rsidRPr="00B80901" w:rsidRDefault="009F3611" w:rsidP="009F3611">
            <w:pPr>
              <w:pStyle w:val="XML1"/>
              <w:rPr>
                <w:ins w:id="39630" w:author="Thomas Dietz" w:date="2012-08-08T17:05:00Z"/>
                <w:rPrChange w:id="39631" w:author="Thomas Dietz" w:date="2012-08-10T13:22:00Z">
                  <w:rPr>
                    <w:ins w:id="39632" w:author="Thomas Dietz" w:date="2012-08-08T17:05:00Z"/>
                    <w:lang w:val="de-DE"/>
                  </w:rPr>
                </w:rPrChange>
              </w:rPr>
            </w:pPr>
            <w:ins w:id="39633" w:author="Thomas Dietz" w:date="2012-08-08T17:05:00Z">
              <w:r w:rsidRPr="00B80901">
                <w:rPr>
                  <w:rPrChange w:id="39634" w:author="Thomas Dietz" w:date="2012-08-10T13:22:00Z">
                    <w:rPr>
                      <w:lang w:val="de-DE"/>
                    </w:rPr>
                  </w:rPrChange>
                </w:rPr>
                <w:t xml:space="preserve">        description "The features (rates, duplex, etc.) that are</w:t>
              </w:r>
            </w:ins>
          </w:p>
          <w:p w14:paraId="241DAA05" w14:textId="77777777" w:rsidR="009F3611" w:rsidRPr="00B80901" w:rsidRDefault="009F3611" w:rsidP="009F3611">
            <w:pPr>
              <w:pStyle w:val="XML1"/>
              <w:rPr>
                <w:ins w:id="39635" w:author="Thomas Dietz" w:date="2012-08-08T17:05:00Z"/>
                <w:rPrChange w:id="39636" w:author="Thomas Dietz" w:date="2012-08-10T13:22:00Z">
                  <w:rPr>
                    <w:ins w:id="39637" w:author="Thomas Dietz" w:date="2012-08-08T17:05:00Z"/>
                    <w:lang w:val="de-DE"/>
                  </w:rPr>
                </w:rPrChange>
              </w:rPr>
            </w:pPr>
            <w:ins w:id="39638" w:author="Thomas Dietz" w:date="2012-08-08T17:05:00Z">
              <w:r w:rsidRPr="00B80901">
                <w:rPr>
                  <w:rPrChange w:id="39639" w:author="Thomas Dietz" w:date="2012-08-10T13:22:00Z">
                    <w:rPr>
                      <w:lang w:val="de-DE"/>
                    </w:rPr>
                  </w:rPrChange>
                </w:rPr>
                <w:t xml:space="preserve">          currently advertised by the peer port.</w:t>
              </w:r>
            </w:ins>
          </w:p>
          <w:p w14:paraId="21105656" w14:textId="77777777" w:rsidR="009F3611" w:rsidRPr="00B80901" w:rsidRDefault="009F3611" w:rsidP="009F3611">
            <w:pPr>
              <w:pStyle w:val="XML1"/>
              <w:rPr>
                <w:ins w:id="39640" w:author="Thomas Dietz" w:date="2012-08-08T17:05:00Z"/>
                <w:rPrChange w:id="39641" w:author="Thomas Dietz" w:date="2012-08-10T13:22:00Z">
                  <w:rPr>
                    <w:ins w:id="39642" w:author="Thomas Dietz" w:date="2012-08-08T17:05:00Z"/>
                    <w:lang w:val="de-DE"/>
                  </w:rPr>
                </w:rPrChange>
              </w:rPr>
            </w:pPr>
          </w:p>
          <w:p w14:paraId="0ACCF6E4" w14:textId="77777777" w:rsidR="009F3611" w:rsidRPr="00B80901" w:rsidRDefault="009F3611" w:rsidP="009F3611">
            <w:pPr>
              <w:pStyle w:val="XML1"/>
              <w:rPr>
                <w:ins w:id="39643" w:author="Thomas Dietz" w:date="2012-08-08T17:05:00Z"/>
                <w:rPrChange w:id="39644" w:author="Thomas Dietz" w:date="2012-08-10T13:22:00Z">
                  <w:rPr>
                    <w:ins w:id="39645" w:author="Thomas Dietz" w:date="2012-08-08T17:05:00Z"/>
                    <w:lang w:val="de-DE"/>
                  </w:rPr>
                </w:rPrChange>
              </w:rPr>
            </w:pPr>
            <w:ins w:id="39646" w:author="Thomas Dietz" w:date="2012-08-08T17:05:00Z">
              <w:r w:rsidRPr="00B80901">
                <w:rPr>
                  <w:rPrChange w:id="39647" w:author="Thomas Dietz" w:date="2012-08-10T13:22:00Z">
                    <w:rPr>
                      <w:lang w:val="de-DE"/>
                    </w:rPr>
                  </w:rPrChange>
                </w:rPr>
                <w:t xml:space="preserve">          Children of this element are not configurable and can</w:t>
              </w:r>
            </w:ins>
          </w:p>
          <w:p w14:paraId="74282D8A" w14:textId="77777777" w:rsidR="009F3611" w:rsidRPr="00B80901" w:rsidRDefault="009F3611" w:rsidP="009F3611">
            <w:pPr>
              <w:pStyle w:val="XML1"/>
              <w:rPr>
                <w:ins w:id="39648" w:author="Thomas Dietz" w:date="2012-08-08T17:05:00Z"/>
                <w:rPrChange w:id="39649" w:author="Thomas Dietz" w:date="2012-08-10T13:22:00Z">
                  <w:rPr>
                    <w:ins w:id="39650" w:author="Thomas Dietz" w:date="2012-08-08T17:05:00Z"/>
                    <w:lang w:val="de-DE"/>
                  </w:rPr>
                </w:rPrChange>
              </w:rPr>
            </w:pPr>
            <w:ins w:id="39651" w:author="Thomas Dietz" w:date="2012-08-08T17:05:00Z">
              <w:r w:rsidRPr="00B80901">
                <w:rPr>
                  <w:rPrChange w:id="39652" w:author="Thomas Dietz" w:date="2012-08-10T13:22:00Z">
                    <w:rPr>
                      <w:lang w:val="de-DE"/>
                    </w:rPr>
                  </w:rPrChange>
                </w:rPr>
                <w:t xml:space="preserve">          only be retrieved by NETCONF &lt;get&gt; operations. Attemps to</w:t>
              </w:r>
            </w:ins>
          </w:p>
          <w:p w14:paraId="4468077C" w14:textId="77777777" w:rsidR="009F3611" w:rsidRPr="00B80901" w:rsidRDefault="009F3611" w:rsidP="009F3611">
            <w:pPr>
              <w:pStyle w:val="XML1"/>
              <w:rPr>
                <w:ins w:id="39653" w:author="Thomas Dietz" w:date="2012-08-08T17:05:00Z"/>
                <w:rPrChange w:id="39654" w:author="Thomas Dietz" w:date="2012-08-10T13:22:00Z">
                  <w:rPr>
                    <w:ins w:id="39655" w:author="Thomas Dietz" w:date="2012-08-08T17:05:00Z"/>
                    <w:lang w:val="de-DE"/>
                  </w:rPr>
                </w:rPrChange>
              </w:rPr>
            </w:pPr>
            <w:ins w:id="39656" w:author="Thomas Dietz" w:date="2012-08-08T17:05:00Z">
              <w:r w:rsidRPr="00B80901">
                <w:rPr>
                  <w:rPrChange w:id="39657" w:author="Thomas Dietz" w:date="2012-08-10T13:22:00Z">
                    <w:rPr>
                      <w:lang w:val="de-DE"/>
                    </w:rPr>
                  </w:rPrChange>
                </w:rPr>
                <w:t xml:space="preserve">          modify this element and its children with a NETCONF</w:t>
              </w:r>
            </w:ins>
          </w:p>
          <w:p w14:paraId="65F3FFBA" w14:textId="77777777" w:rsidR="009F3611" w:rsidRPr="00B80901" w:rsidRDefault="009F3611" w:rsidP="009F3611">
            <w:pPr>
              <w:pStyle w:val="XML1"/>
              <w:rPr>
                <w:ins w:id="39658" w:author="Thomas Dietz" w:date="2012-08-08T17:05:00Z"/>
                <w:rPrChange w:id="39659" w:author="Thomas Dietz" w:date="2012-08-10T13:22:00Z">
                  <w:rPr>
                    <w:ins w:id="39660" w:author="Thomas Dietz" w:date="2012-08-08T17:05:00Z"/>
                    <w:lang w:val="de-DE"/>
                  </w:rPr>
                </w:rPrChange>
              </w:rPr>
            </w:pPr>
            <w:ins w:id="39661" w:author="Thomas Dietz" w:date="2012-08-08T17:05:00Z">
              <w:r w:rsidRPr="00B80901">
                <w:rPr>
                  <w:rPrChange w:id="39662" w:author="Thomas Dietz" w:date="2012-08-10T13:22:00Z">
                    <w:rPr>
                      <w:lang w:val="de-DE"/>
                    </w:rPr>
                  </w:rPrChange>
                </w:rPr>
                <w:t xml:space="preserve">          &lt;edit-config&gt; operation MUST result in an</w:t>
              </w:r>
            </w:ins>
          </w:p>
          <w:p w14:paraId="5CA6810C" w14:textId="77777777" w:rsidR="009F3611" w:rsidRPr="00B80901" w:rsidRDefault="009F3611" w:rsidP="009F3611">
            <w:pPr>
              <w:pStyle w:val="XML1"/>
              <w:rPr>
                <w:ins w:id="39663" w:author="Thomas Dietz" w:date="2012-08-08T17:05:00Z"/>
                <w:rPrChange w:id="39664" w:author="Thomas Dietz" w:date="2012-08-10T13:22:00Z">
                  <w:rPr>
                    <w:ins w:id="39665" w:author="Thomas Dietz" w:date="2012-08-08T17:05:00Z"/>
                    <w:lang w:val="de-DE"/>
                  </w:rPr>
                </w:rPrChange>
              </w:rPr>
            </w:pPr>
            <w:ins w:id="39666" w:author="Thomas Dietz" w:date="2012-08-08T17:05:00Z">
              <w:r w:rsidRPr="00B80901">
                <w:rPr>
                  <w:rPrChange w:id="39667" w:author="Thomas Dietz" w:date="2012-08-10T13:22:00Z">
                    <w:rPr>
                      <w:lang w:val="de-DE"/>
                    </w:rPr>
                  </w:rPrChange>
                </w:rPr>
                <w:t xml:space="preserve">          'operation-not-supported' error with type</w:t>
              </w:r>
            </w:ins>
          </w:p>
          <w:p w14:paraId="7AB19A93" w14:textId="77777777" w:rsidR="009F3611" w:rsidRPr="00B80901" w:rsidRDefault="009F3611" w:rsidP="009F3611">
            <w:pPr>
              <w:pStyle w:val="XML1"/>
              <w:rPr>
                <w:ins w:id="39668" w:author="Thomas Dietz" w:date="2012-08-08T17:05:00Z"/>
                <w:rPrChange w:id="39669" w:author="Thomas Dietz" w:date="2012-08-10T13:22:00Z">
                  <w:rPr>
                    <w:ins w:id="39670" w:author="Thomas Dietz" w:date="2012-08-08T17:05:00Z"/>
                    <w:lang w:val="de-DE"/>
                  </w:rPr>
                </w:rPrChange>
              </w:rPr>
            </w:pPr>
            <w:ins w:id="39671" w:author="Thomas Dietz" w:date="2012-08-08T17:05:00Z">
              <w:r w:rsidRPr="00B80901">
                <w:rPr>
                  <w:rPrChange w:id="39672" w:author="Thomas Dietz" w:date="2012-08-10T13:22:00Z">
                    <w:rPr>
                      <w:lang w:val="de-DE"/>
                    </w:rPr>
                  </w:rPrChange>
                </w:rPr>
                <w:t xml:space="preserve">          'application'.";</w:t>
              </w:r>
            </w:ins>
          </w:p>
          <w:p w14:paraId="0A83E4DA" w14:textId="77777777" w:rsidR="009F3611" w:rsidRPr="00B80901" w:rsidRDefault="009F3611" w:rsidP="009F3611">
            <w:pPr>
              <w:pStyle w:val="XML1"/>
              <w:rPr>
                <w:ins w:id="39673" w:author="Thomas Dietz" w:date="2012-08-08T17:05:00Z"/>
                <w:rPrChange w:id="39674" w:author="Thomas Dietz" w:date="2012-08-10T13:22:00Z">
                  <w:rPr>
                    <w:ins w:id="39675" w:author="Thomas Dietz" w:date="2012-08-08T17:05:00Z"/>
                    <w:lang w:val="de-DE"/>
                  </w:rPr>
                </w:rPrChange>
              </w:rPr>
            </w:pPr>
            <w:ins w:id="39676" w:author="Thomas Dietz" w:date="2012-08-08T17:05:00Z">
              <w:r w:rsidRPr="00B80901">
                <w:rPr>
                  <w:rPrChange w:id="39677" w:author="Thomas Dietz" w:date="2012-08-10T13:22:00Z">
                    <w:rPr>
                      <w:lang w:val="de-DE"/>
                    </w:rPr>
                  </w:rPrChange>
                </w:rPr>
                <w:t xml:space="preserve">      }</w:t>
              </w:r>
            </w:ins>
          </w:p>
          <w:p w14:paraId="00EF44CF" w14:textId="77777777" w:rsidR="009F3611" w:rsidRPr="00B80901" w:rsidRDefault="009F3611" w:rsidP="009F3611">
            <w:pPr>
              <w:pStyle w:val="XML1"/>
              <w:rPr>
                <w:ins w:id="39678" w:author="Thomas Dietz" w:date="2012-08-08T17:05:00Z"/>
                <w:rPrChange w:id="39679" w:author="Thomas Dietz" w:date="2012-08-10T13:22:00Z">
                  <w:rPr>
                    <w:ins w:id="39680" w:author="Thomas Dietz" w:date="2012-08-08T17:05:00Z"/>
                    <w:lang w:val="de-DE"/>
                  </w:rPr>
                </w:rPrChange>
              </w:rPr>
            </w:pPr>
            <w:ins w:id="39681" w:author="Thomas Dietz" w:date="2012-08-08T17:05:00Z">
              <w:r w:rsidRPr="00B80901">
                <w:rPr>
                  <w:rPrChange w:id="39682" w:author="Thomas Dietz" w:date="2012-08-10T13:22:00Z">
                    <w:rPr>
                      <w:lang w:val="de-DE"/>
                    </w:rPr>
                  </w:rPrChange>
                </w:rPr>
                <w:t xml:space="preserve">    }</w:t>
              </w:r>
            </w:ins>
          </w:p>
          <w:p w14:paraId="762F62DB" w14:textId="77777777" w:rsidR="009F3611" w:rsidRPr="00B80901" w:rsidRDefault="009F3611" w:rsidP="009F3611">
            <w:pPr>
              <w:pStyle w:val="XML1"/>
              <w:rPr>
                <w:ins w:id="39683" w:author="Thomas Dietz" w:date="2012-08-08T17:05:00Z"/>
                <w:rPrChange w:id="39684" w:author="Thomas Dietz" w:date="2012-08-10T13:22:00Z">
                  <w:rPr>
                    <w:ins w:id="39685" w:author="Thomas Dietz" w:date="2012-08-08T17:05:00Z"/>
                    <w:lang w:val="de-DE"/>
                  </w:rPr>
                </w:rPrChange>
              </w:rPr>
            </w:pPr>
            <w:ins w:id="39686" w:author="Thomas Dietz" w:date="2012-08-08T17:05:00Z">
              <w:r w:rsidRPr="00B80901">
                <w:rPr>
                  <w:rPrChange w:id="39687" w:author="Thomas Dietz" w:date="2012-08-10T13:22:00Z">
                    <w:rPr>
                      <w:lang w:val="de-DE"/>
                    </w:rPr>
                  </w:rPrChange>
                </w:rPr>
                <w:lastRenderedPageBreak/>
                <w:t xml:space="preserve">    choice tunnel-type {</w:t>
              </w:r>
            </w:ins>
          </w:p>
          <w:p w14:paraId="12F06B77" w14:textId="77777777" w:rsidR="009F3611" w:rsidRPr="00B80901" w:rsidRDefault="009F3611" w:rsidP="009F3611">
            <w:pPr>
              <w:pStyle w:val="XML1"/>
              <w:rPr>
                <w:ins w:id="39688" w:author="Thomas Dietz" w:date="2012-08-08T17:05:00Z"/>
                <w:rPrChange w:id="39689" w:author="Thomas Dietz" w:date="2012-08-10T13:22:00Z">
                  <w:rPr>
                    <w:ins w:id="39690" w:author="Thomas Dietz" w:date="2012-08-08T17:05:00Z"/>
                    <w:lang w:val="de-DE"/>
                  </w:rPr>
                </w:rPrChange>
              </w:rPr>
            </w:pPr>
            <w:ins w:id="39691" w:author="Thomas Dietz" w:date="2012-08-08T17:05:00Z">
              <w:r w:rsidRPr="00B80901">
                <w:rPr>
                  <w:rPrChange w:id="39692" w:author="Thomas Dietz" w:date="2012-08-10T13:22:00Z">
                    <w:rPr>
                      <w:lang w:val="de-DE"/>
                    </w:rPr>
                  </w:rPrChange>
                </w:rPr>
                <w:t xml:space="preserve">      description "Tunnels are modeled as logical ports.</w:t>
              </w:r>
            </w:ins>
          </w:p>
          <w:p w14:paraId="2C57757F" w14:textId="77777777" w:rsidR="009F3611" w:rsidRPr="00B80901" w:rsidRDefault="009F3611" w:rsidP="009F3611">
            <w:pPr>
              <w:pStyle w:val="XML1"/>
              <w:rPr>
                <w:ins w:id="39693" w:author="Thomas Dietz" w:date="2012-08-08T17:05:00Z"/>
                <w:rPrChange w:id="39694" w:author="Thomas Dietz" w:date="2012-08-10T13:22:00Z">
                  <w:rPr>
                    <w:ins w:id="39695" w:author="Thomas Dietz" w:date="2012-08-08T17:05:00Z"/>
                    <w:lang w:val="de-DE"/>
                  </w:rPr>
                </w:rPrChange>
              </w:rPr>
            </w:pPr>
          </w:p>
          <w:p w14:paraId="324344A2" w14:textId="77777777" w:rsidR="009F3611" w:rsidRPr="00B80901" w:rsidRDefault="009F3611" w:rsidP="009F3611">
            <w:pPr>
              <w:pStyle w:val="XML1"/>
              <w:rPr>
                <w:ins w:id="39696" w:author="Thomas Dietz" w:date="2012-08-08T17:05:00Z"/>
                <w:rPrChange w:id="39697" w:author="Thomas Dietz" w:date="2012-08-10T13:22:00Z">
                  <w:rPr>
                    <w:ins w:id="39698" w:author="Thomas Dietz" w:date="2012-08-08T17:05:00Z"/>
                    <w:lang w:val="de-DE"/>
                  </w:rPr>
                </w:rPrChange>
              </w:rPr>
            </w:pPr>
            <w:ins w:id="39699" w:author="Thomas Dietz" w:date="2012-08-08T17:05:00Z">
              <w:r w:rsidRPr="00B80901">
                <w:rPr>
                  <w:rPrChange w:id="39700" w:author="Thomas Dietz" w:date="2012-08-10T13:22:00Z">
                    <w:rPr>
                      <w:lang w:val="de-DE"/>
                    </w:rPr>
                  </w:rPrChange>
                </w:rPr>
                <w:t xml:space="preserve">        Elements in this choice are not configurable and can only</w:t>
              </w:r>
            </w:ins>
          </w:p>
          <w:p w14:paraId="59ACB6DE" w14:textId="77777777" w:rsidR="009F3611" w:rsidRPr="00B80901" w:rsidRDefault="009F3611" w:rsidP="009F3611">
            <w:pPr>
              <w:pStyle w:val="XML1"/>
              <w:rPr>
                <w:ins w:id="39701" w:author="Thomas Dietz" w:date="2012-08-08T17:05:00Z"/>
                <w:rPrChange w:id="39702" w:author="Thomas Dietz" w:date="2012-08-10T13:22:00Z">
                  <w:rPr>
                    <w:ins w:id="39703" w:author="Thomas Dietz" w:date="2012-08-08T17:05:00Z"/>
                    <w:lang w:val="de-DE"/>
                  </w:rPr>
                </w:rPrChange>
              </w:rPr>
            </w:pPr>
            <w:ins w:id="39704" w:author="Thomas Dietz" w:date="2012-08-08T17:05:00Z">
              <w:r w:rsidRPr="00B80901">
                <w:rPr>
                  <w:rPrChange w:id="39705" w:author="Thomas Dietz" w:date="2012-08-10T13:22:00Z">
                    <w:rPr>
                      <w:lang w:val="de-DE"/>
                    </w:rPr>
                  </w:rPrChange>
                </w:rPr>
                <w:t xml:space="preserve">        be retrieved by NETCONF &lt;get&gt; operations. Attemps to modify</w:t>
              </w:r>
            </w:ins>
          </w:p>
          <w:p w14:paraId="51F04F72" w14:textId="77777777" w:rsidR="009F3611" w:rsidRPr="00B80901" w:rsidRDefault="009F3611" w:rsidP="009F3611">
            <w:pPr>
              <w:pStyle w:val="XML1"/>
              <w:rPr>
                <w:ins w:id="39706" w:author="Thomas Dietz" w:date="2012-08-08T17:05:00Z"/>
                <w:rPrChange w:id="39707" w:author="Thomas Dietz" w:date="2012-08-10T13:22:00Z">
                  <w:rPr>
                    <w:ins w:id="39708" w:author="Thomas Dietz" w:date="2012-08-08T17:05:00Z"/>
                    <w:lang w:val="de-DE"/>
                  </w:rPr>
                </w:rPrChange>
              </w:rPr>
            </w:pPr>
            <w:ins w:id="39709" w:author="Thomas Dietz" w:date="2012-08-08T17:05:00Z">
              <w:r w:rsidRPr="00B80901">
                <w:rPr>
                  <w:rPrChange w:id="39710" w:author="Thomas Dietz" w:date="2012-08-10T13:22:00Z">
                    <w:rPr>
                      <w:lang w:val="de-DE"/>
                    </w:rPr>
                  </w:rPrChange>
                </w:rPr>
                <w:t xml:space="preserve">        this element and its children with a NETCONF &lt;edit-config&gt;</w:t>
              </w:r>
            </w:ins>
          </w:p>
          <w:p w14:paraId="0B24985E" w14:textId="77777777" w:rsidR="009F3611" w:rsidRPr="00B80901" w:rsidRDefault="009F3611" w:rsidP="009F3611">
            <w:pPr>
              <w:pStyle w:val="XML1"/>
              <w:rPr>
                <w:ins w:id="39711" w:author="Thomas Dietz" w:date="2012-08-08T17:05:00Z"/>
                <w:rPrChange w:id="39712" w:author="Thomas Dietz" w:date="2012-08-10T13:22:00Z">
                  <w:rPr>
                    <w:ins w:id="39713" w:author="Thomas Dietz" w:date="2012-08-08T17:05:00Z"/>
                    <w:lang w:val="de-DE"/>
                  </w:rPr>
                </w:rPrChange>
              </w:rPr>
            </w:pPr>
            <w:ins w:id="39714" w:author="Thomas Dietz" w:date="2012-08-08T17:05:00Z">
              <w:r w:rsidRPr="00B80901">
                <w:rPr>
                  <w:rPrChange w:id="39715" w:author="Thomas Dietz" w:date="2012-08-10T13:22:00Z">
                    <w:rPr>
                      <w:lang w:val="de-DE"/>
                    </w:rPr>
                  </w:rPrChange>
                </w:rPr>
                <w:t xml:space="preserve">        operation MUST result in an 'operation-not-supported' error</w:t>
              </w:r>
            </w:ins>
          </w:p>
          <w:p w14:paraId="15F5FA5C" w14:textId="77777777" w:rsidR="009F3611" w:rsidRPr="00B80901" w:rsidRDefault="009F3611" w:rsidP="009F3611">
            <w:pPr>
              <w:pStyle w:val="XML1"/>
              <w:rPr>
                <w:ins w:id="39716" w:author="Thomas Dietz" w:date="2012-08-08T17:05:00Z"/>
                <w:rPrChange w:id="39717" w:author="Thomas Dietz" w:date="2012-08-10T13:22:00Z">
                  <w:rPr>
                    <w:ins w:id="39718" w:author="Thomas Dietz" w:date="2012-08-08T17:05:00Z"/>
                    <w:lang w:val="de-DE"/>
                  </w:rPr>
                </w:rPrChange>
              </w:rPr>
            </w:pPr>
            <w:ins w:id="39719" w:author="Thomas Dietz" w:date="2012-08-08T17:05:00Z">
              <w:r w:rsidRPr="00B80901">
                <w:rPr>
                  <w:rPrChange w:id="39720" w:author="Thomas Dietz" w:date="2012-08-10T13:22:00Z">
                    <w:rPr>
                      <w:lang w:val="de-DE"/>
                    </w:rPr>
                  </w:rPrChange>
                </w:rPr>
                <w:t xml:space="preserve">        with type 'application'.</w:t>
              </w:r>
            </w:ins>
          </w:p>
          <w:p w14:paraId="18925558" w14:textId="77777777" w:rsidR="009F3611" w:rsidRPr="00B80901" w:rsidRDefault="009F3611" w:rsidP="009F3611">
            <w:pPr>
              <w:pStyle w:val="XML1"/>
              <w:rPr>
                <w:ins w:id="39721" w:author="Thomas Dietz" w:date="2012-08-08T17:05:00Z"/>
                <w:rPrChange w:id="39722" w:author="Thomas Dietz" w:date="2012-08-10T13:22:00Z">
                  <w:rPr>
                    <w:ins w:id="39723" w:author="Thomas Dietz" w:date="2012-08-08T17:05:00Z"/>
                    <w:lang w:val="de-DE"/>
                  </w:rPr>
                </w:rPrChange>
              </w:rPr>
            </w:pPr>
          </w:p>
          <w:p w14:paraId="40E0D41B" w14:textId="77777777" w:rsidR="009F3611" w:rsidRPr="00B80901" w:rsidRDefault="009F3611" w:rsidP="009F3611">
            <w:pPr>
              <w:pStyle w:val="XML1"/>
              <w:rPr>
                <w:ins w:id="39724" w:author="Thomas Dietz" w:date="2012-08-08T17:05:00Z"/>
                <w:rPrChange w:id="39725" w:author="Thomas Dietz" w:date="2012-08-10T13:22:00Z">
                  <w:rPr>
                    <w:ins w:id="39726" w:author="Thomas Dietz" w:date="2012-08-08T17:05:00Z"/>
                    <w:lang w:val="de-DE"/>
                  </w:rPr>
                </w:rPrChange>
              </w:rPr>
            </w:pPr>
            <w:ins w:id="39727" w:author="Thomas Dietz" w:date="2012-08-08T17:05:00Z">
              <w:r w:rsidRPr="00B80901">
                <w:rPr>
                  <w:rPrChange w:id="39728" w:author="Thomas Dietz" w:date="2012-08-10T13:22:00Z">
                    <w:rPr>
                      <w:lang w:val="de-DE"/>
                    </w:rPr>
                  </w:rPrChange>
                </w:rPr>
                <w:t xml:space="preserve">        Only elements from one choice must exist at a time.";</w:t>
              </w:r>
            </w:ins>
          </w:p>
          <w:p w14:paraId="0C35E00F" w14:textId="77777777" w:rsidR="009F3611" w:rsidRPr="00B80901" w:rsidRDefault="009F3611" w:rsidP="009F3611">
            <w:pPr>
              <w:pStyle w:val="XML1"/>
              <w:rPr>
                <w:ins w:id="39729" w:author="Thomas Dietz" w:date="2012-08-08T17:05:00Z"/>
                <w:rPrChange w:id="39730" w:author="Thomas Dietz" w:date="2012-08-10T13:22:00Z">
                  <w:rPr>
                    <w:ins w:id="39731" w:author="Thomas Dietz" w:date="2012-08-08T17:05:00Z"/>
                    <w:lang w:val="de-DE"/>
                  </w:rPr>
                </w:rPrChange>
              </w:rPr>
            </w:pPr>
            <w:ins w:id="39732" w:author="Thomas Dietz" w:date="2012-08-08T17:05:00Z">
              <w:r w:rsidRPr="00B80901">
                <w:rPr>
                  <w:rPrChange w:id="39733" w:author="Thomas Dietz" w:date="2012-08-10T13:22:00Z">
                    <w:rPr>
                      <w:lang w:val="de-DE"/>
                    </w:rPr>
                  </w:rPrChange>
                </w:rPr>
                <w:t xml:space="preserve">      container tunnel {</w:t>
              </w:r>
            </w:ins>
          </w:p>
          <w:p w14:paraId="09E16789" w14:textId="77777777" w:rsidR="009F3611" w:rsidRPr="00B80901" w:rsidRDefault="009F3611" w:rsidP="009F3611">
            <w:pPr>
              <w:pStyle w:val="XML1"/>
              <w:rPr>
                <w:ins w:id="39734" w:author="Thomas Dietz" w:date="2012-08-08T17:05:00Z"/>
                <w:rPrChange w:id="39735" w:author="Thomas Dietz" w:date="2012-08-10T13:22:00Z">
                  <w:rPr>
                    <w:ins w:id="39736" w:author="Thomas Dietz" w:date="2012-08-08T17:05:00Z"/>
                    <w:lang w:val="de-DE"/>
                  </w:rPr>
                </w:rPrChange>
              </w:rPr>
            </w:pPr>
            <w:ins w:id="39737" w:author="Thomas Dietz" w:date="2012-08-08T17:05:00Z">
              <w:r w:rsidRPr="00B80901">
                <w:rPr>
                  <w:rPrChange w:id="39738" w:author="Thomas Dietz" w:date="2012-08-10T13:22:00Z">
                    <w:rPr>
                      <w:lang w:val="de-DE"/>
                    </w:rPr>
                  </w:rPrChange>
                </w:rPr>
                <w:t xml:space="preserve">        description "Properties of a basic IP-in-GRE tunnel.";</w:t>
              </w:r>
            </w:ins>
          </w:p>
          <w:p w14:paraId="274D9C35" w14:textId="77777777" w:rsidR="009F3611" w:rsidRPr="00B80901" w:rsidRDefault="009F3611" w:rsidP="009F3611">
            <w:pPr>
              <w:pStyle w:val="XML1"/>
              <w:rPr>
                <w:ins w:id="39739" w:author="Thomas Dietz" w:date="2012-08-08T17:05:00Z"/>
                <w:rPrChange w:id="39740" w:author="Thomas Dietz" w:date="2012-08-10T13:22:00Z">
                  <w:rPr>
                    <w:ins w:id="39741" w:author="Thomas Dietz" w:date="2012-08-08T17:05:00Z"/>
                    <w:lang w:val="de-DE"/>
                  </w:rPr>
                </w:rPrChange>
              </w:rPr>
            </w:pPr>
            <w:ins w:id="39742" w:author="Thomas Dietz" w:date="2012-08-08T17:05:00Z">
              <w:r w:rsidRPr="00B80901">
                <w:rPr>
                  <w:rPrChange w:id="39743" w:author="Thomas Dietz" w:date="2012-08-10T13:22:00Z">
                    <w:rPr>
                      <w:lang w:val="de-DE"/>
                    </w:rPr>
                  </w:rPrChange>
                </w:rPr>
                <w:t xml:space="preserve">        uses OFPortBaseTunnelType;</w:t>
              </w:r>
            </w:ins>
          </w:p>
          <w:p w14:paraId="676E61E3" w14:textId="77777777" w:rsidR="009F3611" w:rsidRPr="00B80901" w:rsidRDefault="009F3611" w:rsidP="009F3611">
            <w:pPr>
              <w:pStyle w:val="XML1"/>
              <w:rPr>
                <w:ins w:id="39744" w:author="Thomas Dietz" w:date="2012-08-08T17:05:00Z"/>
                <w:rPrChange w:id="39745" w:author="Thomas Dietz" w:date="2012-08-10T13:22:00Z">
                  <w:rPr>
                    <w:ins w:id="39746" w:author="Thomas Dietz" w:date="2012-08-08T17:05:00Z"/>
                    <w:lang w:val="de-DE"/>
                  </w:rPr>
                </w:rPrChange>
              </w:rPr>
            </w:pPr>
            <w:ins w:id="39747" w:author="Thomas Dietz" w:date="2012-08-08T17:05:00Z">
              <w:r w:rsidRPr="00B80901">
                <w:rPr>
                  <w:rPrChange w:id="39748" w:author="Thomas Dietz" w:date="2012-08-10T13:22:00Z">
                    <w:rPr>
                      <w:lang w:val="de-DE"/>
                    </w:rPr>
                  </w:rPrChange>
                </w:rPr>
                <w:t xml:space="preserve">      }</w:t>
              </w:r>
            </w:ins>
          </w:p>
          <w:p w14:paraId="10AE29FE" w14:textId="77777777" w:rsidR="009F3611" w:rsidRPr="00B80901" w:rsidRDefault="009F3611" w:rsidP="009F3611">
            <w:pPr>
              <w:pStyle w:val="XML1"/>
              <w:rPr>
                <w:ins w:id="39749" w:author="Thomas Dietz" w:date="2012-08-08T17:05:00Z"/>
                <w:rPrChange w:id="39750" w:author="Thomas Dietz" w:date="2012-08-10T13:22:00Z">
                  <w:rPr>
                    <w:ins w:id="39751" w:author="Thomas Dietz" w:date="2012-08-08T17:05:00Z"/>
                    <w:lang w:val="de-DE"/>
                  </w:rPr>
                </w:rPrChange>
              </w:rPr>
            </w:pPr>
            <w:ins w:id="39752" w:author="Thomas Dietz" w:date="2012-08-08T17:05:00Z">
              <w:r w:rsidRPr="00B80901">
                <w:rPr>
                  <w:rPrChange w:id="39753" w:author="Thomas Dietz" w:date="2012-08-10T13:22:00Z">
                    <w:rPr>
                      <w:lang w:val="de-DE"/>
                    </w:rPr>
                  </w:rPrChange>
                </w:rPr>
                <w:t xml:space="preserve">      container ipgre-tunnel {</w:t>
              </w:r>
            </w:ins>
          </w:p>
          <w:p w14:paraId="048DB7AA" w14:textId="77777777" w:rsidR="009F3611" w:rsidRPr="00B80901" w:rsidRDefault="009F3611" w:rsidP="009F3611">
            <w:pPr>
              <w:pStyle w:val="XML1"/>
              <w:rPr>
                <w:ins w:id="39754" w:author="Thomas Dietz" w:date="2012-08-08T17:05:00Z"/>
                <w:rPrChange w:id="39755" w:author="Thomas Dietz" w:date="2012-08-10T13:22:00Z">
                  <w:rPr>
                    <w:ins w:id="39756" w:author="Thomas Dietz" w:date="2012-08-08T17:05:00Z"/>
                    <w:lang w:val="de-DE"/>
                  </w:rPr>
                </w:rPrChange>
              </w:rPr>
            </w:pPr>
            <w:ins w:id="39757" w:author="Thomas Dietz" w:date="2012-08-08T17:05:00Z">
              <w:r w:rsidRPr="00B80901">
                <w:rPr>
                  <w:rPrChange w:id="39758" w:author="Thomas Dietz" w:date="2012-08-10T13:22:00Z">
                    <w:rPr>
                      <w:lang w:val="de-DE"/>
                    </w:rPr>
                  </w:rPrChange>
                </w:rPr>
                <w:t xml:space="preserve">        description "Properties of a IP-in-GRE tunnel.";</w:t>
              </w:r>
            </w:ins>
          </w:p>
          <w:p w14:paraId="4BCBA5B0" w14:textId="77777777" w:rsidR="009F3611" w:rsidRPr="00B80901" w:rsidRDefault="009F3611" w:rsidP="009F3611">
            <w:pPr>
              <w:pStyle w:val="XML1"/>
              <w:rPr>
                <w:ins w:id="39759" w:author="Thomas Dietz" w:date="2012-08-08T17:05:00Z"/>
                <w:rPrChange w:id="39760" w:author="Thomas Dietz" w:date="2012-08-10T13:22:00Z">
                  <w:rPr>
                    <w:ins w:id="39761" w:author="Thomas Dietz" w:date="2012-08-08T17:05:00Z"/>
                    <w:lang w:val="de-DE"/>
                  </w:rPr>
                </w:rPrChange>
              </w:rPr>
            </w:pPr>
            <w:ins w:id="39762" w:author="Thomas Dietz" w:date="2012-08-08T17:05:00Z">
              <w:r w:rsidRPr="00B80901">
                <w:rPr>
                  <w:rPrChange w:id="39763" w:author="Thomas Dietz" w:date="2012-08-10T13:22:00Z">
                    <w:rPr>
                      <w:lang w:val="de-DE"/>
                    </w:rPr>
                  </w:rPrChange>
                </w:rPr>
                <w:t xml:space="preserve">        uses OFPortIPGRETunnelType;</w:t>
              </w:r>
            </w:ins>
          </w:p>
          <w:p w14:paraId="5EA01BDD" w14:textId="77777777" w:rsidR="009F3611" w:rsidRPr="00B80901" w:rsidRDefault="009F3611" w:rsidP="009F3611">
            <w:pPr>
              <w:pStyle w:val="XML1"/>
              <w:rPr>
                <w:ins w:id="39764" w:author="Thomas Dietz" w:date="2012-08-08T17:05:00Z"/>
                <w:rPrChange w:id="39765" w:author="Thomas Dietz" w:date="2012-08-10T13:22:00Z">
                  <w:rPr>
                    <w:ins w:id="39766" w:author="Thomas Dietz" w:date="2012-08-08T17:05:00Z"/>
                    <w:lang w:val="de-DE"/>
                  </w:rPr>
                </w:rPrChange>
              </w:rPr>
            </w:pPr>
            <w:ins w:id="39767" w:author="Thomas Dietz" w:date="2012-08-08T17:05:00Z">
              <w:r w:rsidRPr="00B80901">
                <w:rPr>
                  <w:rPrChange w:id="39768" w:author="Thomas Dietz" w:date="2012-08-10T13:22:00Z">
                    <w:rPr>
                      <w:lang w:val="de-DE"/>
                    </w:rPr>
                  </w:rPrChange>
                </w:rPr>
                <w:t xml:space="preserve">      }</w:t>
              </w:r>
            </w:ins>
          </w:p>
          <w:p w14:paraId="3F59DFB3" w14:textId="77777777" w:rsidR="009F3611" w:rsidRPr="00B80901" w:rsidRDefault="009F3611" w:rsidP="009F3611">
            <w:pPr>
              <w:pStyle w:val="XML1"/>
              <w:rPr>
                <w:ins w:id="39769" w:author="Thomas Dietz" w:date="2012-08-08T17:05:00Z"/>
                <w:rPrChange w:id="39770" w:author="Thomas Dietz" w:date="2012-08-10T13:22:00Z">
                  <w:rPr>
                    <w:ins w:id="39771" w:author="Thomas Dietz" w:date="2012-08-08T17:05:00Z"/>
                    <w:lang w:val="de-DE"/>
                  </w:rPr>
                </w:rPrChange>
              </w:rPr>
            </w:pPr>
            <w:ins w:id="39772" w:author="Thomas Dietz" w:date="2012-08-08T17:05:00Z">
              <w:r w:rsidRPr="00B80901">
                <w:rPr>
                  <w:rPrChange w:id="39773" w:author="Thomas Dietz" w:date="2012-08-10T13:22:00Z">
                    <w:rPr>
                      <w:lang w:val="de-DE"/>
                    </w:rPr>
                  </w:rPrChange>
                </w:rPr>
                <w:t xml:space="preserve">      container vxlan-tunnel {</w:t>
              </w:r>
            </w:ins>
          </w:p>
          <w:p w14:paraId="75E7BDE0" w14:textId="77777777" w:rsidR="009F3611" w:rsidRPr="00B80901" w:rsidRDefault="009F3611" w:rsidP="009F3611">
            <w:pPr>
              <w:pStyle w:val="XML1"/>
              <w:rPr>
                <w:ins w:id="39774" w:author="Thomas Dietz" w:date="2012-08-08T17:05:00Z"/>
                <w:rPrChange w:id="39775" w:author="Thomas Dietz" w:date="2012-08-10T13:22:00Z">
                  <w:rPr>
                    <w:ins w:id="39776" w:author="Thomas Dietz" w:date="2012-08-08T17:05:00Z"/>
                    <w:lang w:val="de-DE"/>
                  </w:rPr>
                </w:rPrChange>
              </w:rPr>
            </w:pPr>
            <w:ins w:id="39777" w:author="Thomas Dietz" w:date="2012-08-08T17:05:00Z">
              <w:r w:rsidRPr="00B80901">
                <w:rPr>
                  <w:rPrChange w:id="39778" w:author="Thomas Dietz" w:date="2012-08-10T13:22:00Z">
                    <w:rPr>
                      <w:lang w:val="de-DE"/>
                    </w:rPr>
                  </w:rPrChange>
                </w:rPr>
                <w:t xml:space="preserve">        description "Properties of a VxLAN tunnel.";</w:t>
              </w:r>
            </w:ins>
          </w:p>
          <w:p w14:paraId="566C3123" w14:textId="77777777" w:rsidR="009F3611" w:rsidRPr="00B80901" w:rsidRDefault="009F3611" w:rsidP="009F3611">
            <w:pPr>
              <w:pStyle w:val="XML1"/>
              <w:rPr>
                <w:ins w:id="39779" w:author="Thomas Dietz" w:date="2012-08-08T17:05:00Z"/>
                <w:rPrChange w:id="39780" w:author="Thomas Dietz" w:date="2012-08-10T13:22:00Z">
                  <w:rPr>
                    <w:ins w:id="39781" w:author="Thomas Dietz" w:date="2012-08-08T17:05:00Z"/>
                    <w:lang w:val="de-DE"/>
                  </w:rPr>
                </w:rPrChange>
              </w:rPr>
            </w:pPr>
            <w:ins w:id="39782" w:author="Thomas Dietz" w:date="2012-08-08T17:05:00Z">
              <w:r w:rsidRPr="00B80901">
                <w:rPr>
                  <w:rPrChange w:id="39783" w:author="Thomas Dietz" w:date="2012-08-10T13:22:00Z">
                    <w:rPr>
                      <w:lang w:val="de-DE"/>
                    </w:rPr>
                  </w:rPrChange>
                </w:rPr>
                <w:t xml:space="preserve">        uses OFPortVXLANTunnelType;</w:t>
              </w:r>
            </w:ins>
          </w:p>
          <w:p w14:paraId="0FA5E1D0" w14:textId="77777777" w:rsidR="009F3611" w:rsidRPr="00B80901" w:rsidRDefault="009F3611" w:rsidP="009F3611">
            <w:pPr>
              <w:pStyle w:val="XML1"/>
              <w:rPr>
                <w:ins w:id="39784" w:author="Thomas Dietz" w:date="2012-08-08T17:05:00Z"/>
                <w:rPrChange w:id="39785" w:author="Thomas Dietz" w:date="2012-08-10T13:22:00Z">
                  <w:rPr>
                    <w:ins w:id="39786" w:author="Thomas Dietz" w:date="2012-08-08T17:05:00Z"/>
                    <w:lang w:val="de-DE"/>
                  </w:rPr>
                </w:rPrChange>
              </w:rPr>
            </w:pPr>
            <w:ins w:id="39787" w:author="Thomas Dietz" w:date="2012-08-08T17:05:00Z">
              <w:r w:rsidRPr="00B80901">
                <w:rPr>
                  <w:rPrChange w:id="39788" w:author="Thomas Dietz" w:date="2012-08-10T13:22:00Z">
                    <w:rPr>
                      <w:lang w:val="de-DE"/>
                    </w:rPr>
                  </w:rPrChange>
                </w:rPr>
                <w:t xml:space="preserve">      }</w:t>
              </w:r>
            </w:ins>
          </w:p>
          <w:p w14:paraId="69D490B9" w14:textId="77777777" w:rsidR="009F3611" w:rsidRPr="00B80901" w:rsidRDefault="009F3611" w:rsidP="009F3611">
            <w:pPr>
              <w:pStyle w:val="XML1"/>
              <w:rPr>
                <w:ins w:id="39789" w:author="Thomas Dietz" w:date="2012-08-08T17:05:00Z"/>
                <w:rPrChange w:id="39790" w:author="Thomas Dietz" w:date="2012-08-10T13:22:00Z">
                  <w:rPr>
                    <w:ins w:id="39791" w:author="Thomas Dietz" w:date="2012-08-08T17:05:00Z"/>
                    <w:lang w:val="de-DE"/>
                  </w:rPr>
                </w:rPrChange>
              </w:rPr>
            </w:pPr>
            <w:ins w:id="39792" w:author="Thomas Dietz" w:date="2012-08-08T17:05:00Z">
              <w:r w:rsidRPr="00B80901">
                <w:rPr>
                  <w:rPrChange w:id="39793" w:author="Thomas Dietz" w:date="2012-08-10T13:22:00Z">
                    <w:rPr>
                      <w:lang w:val="de-DE"/>
                    </w:rPr>
                  </w:rPrChange>
                </w:rPr>
                <w:t xml:space="preserve">      container nvgre-tunnel {</w:t>
              </w:r>
            </w:ins>
          </w:p>
          <w:p w14:paraId="1AC0F0D6" w14:textId="77777777" w:rsidR="009F3611" w:rsidRPr="00B80901" w:rsidRDefault="009F3611" w:rsidP="009F3611">
            <w:pPr>
              <w:pStyle w:val="XML1"/>
              <w:rPr>
                <w:ins w:id="39794" w:author="Thomas Dietz" w:date="2012-08-08T17:05:00Z"/>
                <w:rPrChange w:id="39795" w:author="Thomas Dietz" w:date="2012-08-10T13:22:00Z">
                  <w:rPr>
                    <w:ins w:id="39796" w:author="Thomas Dietz" w:date="2012-08-08T17:05:00Z"/>
                    <w:lang w:val="de-DE"/>
                  </w:rPr>
                </w:rPrChange>
              </w:rPr>
            </w:pPr>
            <w:ins w:id="39797" w:author="Thomas Dietz" w:date="2012-08-08T17:05:00Z">
              <w:r w:rsidRPr="00B80901">
                <w:rPr>
                  <w:rPrChange w:id="39798" w:author="Thomas Dietz" w:date="2012-08-10T13:22:00Z">
                    <w:rPr>
                      <w:lang w:val="de-DE"/>
                    </w:rPr>
                  </w:rPrChange>
                </w:rPr>
                <w:t xml:space="preserve">        description "Properties of a NVGRE tunnel.";</w:t>
              </w:r>
            </w:ins>
          </w:p>
          <w:p w14:paraId="76E3FD3B" w14:textId="77777777" w:rsidR="009F3611" w:rsidRPr="00B80901" w:rsidRDefault="009F3611" w:rsidP="009F3611">
            <w:pPr>
              <w:pStyle w:val="XML1"/>
              <w:rPr>
                <w:ins w:id="39799" w:author="Thomas Dietz" w:date="2012-08-08T17:05:00Z"/>
                <w:rPrChange w:id="39800" w:author="Thomas Dietz" w:date="2012-08-10T13:22:00Z">
                  <w:rPr>
                    <w:ins w:id="39801" w:author="Thomas Dietz" w:date="2012-08-08T17:05:00Z"/>
                    <w:lang w:val="de-DE"/>
                  </w:rPr>
                </w:rPrChange>
              </w:rPr>
            </w:pPr>
            <w:ins w:id="39802" w:author="Thomas Dietz" w:date="2012-08-08T17:05:00Z">
              <w:r w:rsidRPr="00B80901">
                <w:rPr>
                  <w:rPrChange w:id="39803" w:author="Thomas Dietz" w:date="2012-08-10T13:22:00Z">
                    <w:rPr>
                      <w:lang w:val="de-DE"/>
                    </w:rPr>
                  </w:rPrChange>
                </w:rPr>
                <w:t xml:space="preserve">        uses OFPortNVGRETunnelType;</w:t>
              </w:r>
            </w:ins>
          </w:p>
          <w:p w14:paraId="2376C92E" w14:textId="77777777" w:rsidR="009F3611" w:rsidRPr="00B80901" w:rsidRDefault="009F3611" w:rsidP="009F3611">
            <w:pPr>
              <w:pStyle w:val="XML1"/>
              <w:rPr>
                <w:ins w:id="39804" w:author="Thomas Dietz" w:date="2012-08-08T17:05:00Z"/>
                <w:rPrChange w:id="39805" w:author="Thomas Dietz" w:date="2012-08-10T13:22:00Z">
                  <w:rPr>
                    <w:ins w:id="39806" w:author="Thomas Dietz" w:date="2012-08-08T17:05:00Z"/>
                    <w:lang w:val="de-DE"/>
                  </w:rPr>
                </w:rPrChange>
              </w:rPr>
            </w:pPr>
            <w:ins w:id="39807" w:author="Thomas Dietz" w:date="2012-08-08T17:05:00Z">
              <w:r w:rsidRPr="00B80901">
                <w:rPr>
                  <w:rPrChange w:id="39808" w:author="Thomas Dietz" w:date="2012-08-10T13:22:00Z">
                    <w:rPr>
                      <w:lang w:val="de-DE"/>
                    </w:rPr>
                  </w:rPrChange>
                </w:rPr>
                <w:t xml:space="preserve">      }</w:t>
              </w:r>
            </w:ins>
          </w:p>
          <w:p w14:paraId="1F10B039" w14:textId="77777777" w:rsidR="009F3611" w:rsidRPr="00B80901" w:rsidRDefault="009F3611" w:rsidP="009F3611">
            <w:pPr>
              <w:pStyle w:val="XML1"/>
              <w:rPr>
                <w:ins w:id="39809" w:author="Thomas Dietz" w:date="2012-08-08T17:05:00Z"/>
                <w:rPrChange w:id="39810" w:author="Thomas Dietz" w:date="2012-08-10T13:22:00Z">
                  <w:rPr>
                    <w:ins w:id="39811" w:author="Thomas Dietz" w:date="2012-08-08T17:05:00Z"/>
                    <w:lang w:val="de-DE"/>
                  </w:rPr>
                </w:rPrChange>
              </w:rPr>
            </w:pPr>
            <w:ins w:id="39812" w:author="Thomas Dietz" w:date="2012-08-08T17:05:00Z">
              <w:r w:rsidRPr="00B80901">
                <w:rPr>
                  <w:rPrChange w:id="39813" w:author="Thomas Dietz" w:date="2012-08-10T13:22:00Z">
                    <w:rPr>
                      <w:lang w:val="de-DE"/>
                    </w:rPr>
                  </w:rPrChange>
                </w:rPr>
                <w:t xml:space="preserve">    }</w:t>
              </w:r>
            </w:ins>
          </w:p>
          <w:p w14:paraId="5E452B42" w14:textId="77777777" w:rsidR="009F3611" w:rsidRPr="00B80901" w:rsidRDefault="009F3611" w:rsidP="009F3611">
            <w:pPr>
              <w:pStyle w:val="XML1"/>
              <w:rPr>
                <w:ins w:id="39814" w:author="Thomas Dietz" w:date="2012-08-08T17:05:00Z"/>
                <w:rPrChange w:id="39815" w:author="Thomas Dietz" w:date="2012-08-10T13:22:00Z">
                  <w:rPr>
                    <w:ins w:id="39816" w:author="Thomas Dietz" w:date="2012-08-08T17:05:00Z"/>
                    <w:lang w:val="de-DE"/>
                  </w:rPr>
                </w:rPrChange>
              </w:rPr>
            </w:pPr>
            <w:ins w:id="39817" w:author="Thomas Dietz" w:date="2012-08-08T17:05:00Z">
              <w:r w:rsidRPr="00B80901">
                <w:rPr>
                  <w:rPrChange w:id="39818" w:author="Thomas Dietz" w:date="2012-08-10T13:22:00Z">
                    <w:rPr>
                      <w:lang w:val="de-DE"/>
                    </w:rPr>
                  </w:rPrChange>
                </w:rPr>
                <w:t xml:space="preserve">  }</w:t>
              </w:r>
            </w:ins>
          </w:p>
          <w:p w14:paraId="1E9977CB" w14:textId="77777777" w:rsidR="009F3611" w:rsidRPr="00B80901" w:rsidRDefault="009F3611" w:rsidP="009F3611">
            <w:pPr>
              <w:pStyle w:val="XML1"/>
              <w:rPr>
                <w:ins w:id="39819" w:author="Thomas Dietz" w:date="2012-08-08T17:05:00Z"/>
                <w:rPrChange w:id="39820" w:author="Thomas Dietz" w:date="2012-08-10T13:22:00Z">
                  <w:rPr>
                    <w:ins w:id="39821" w:author="Thomas Dietz" w:date="2012-08-08T17:05:00Z"/>
                    <w:lang w:val="de-DE"/>
                  </w:rPr>
                </w:rPrChange>
              </w:rPr>
            </w:pPr>
          </w:p>
          <w:p w14:paraId="0095610B" w14:textId="77777777" w:rsidR="009F3611" w:rsidRPr="00B80901" w:rsidRDefault="009F3611" w:rsidP="009F3611">
            <w:pPr>
              <w:pStyle w:val="XML1"/>
              <w:rPr>
                <w:ins w:id="39822" w:author="Thomas Dietz" w:date="2012-08-08T17:05:00Z"/>
                <w:rPrChange w:id="39823" w:author="Thomas Dietz" w:date="2012-08-10T13:22:00Z">
                  <w:rPr>
                    <w:ins w:id="39824" w:author="Thomas Dietz" w:date="2012-08-08T17:05:00Z"/>
                    <w:lang w:val="de-DE"/>
                  </w:rPr>
                </w:rPrChange>
              </w:rPr>
            </w:pPr>
            <w:ins w:id="39825" w:author="Thomas Dietz" w:date="2012-08-08T17:05:00Z">
              <w:r w:rsidRPr="00B80901">
                <w:rPr>
                  <w:rPrChange w:id="39826" w:author="Thomas Dietz" w:date="2012-08-10T13:22:00Z">
                    <w:rPr>
                      <w:lang w:val="de-DE"/>
                    </w:rPr>
                  </w:rPrChange>
                </w:rPr>
                <w:t xml:space="preserve">  grouping OFQueueType {</w:t>
              </w:r>
            </w:ins>
          </w:p>
          <w:p w14:paraId="7DB8A29B" w14:textId="77777777" w:rsidR="009F3611" w:rsidRPr="00B80901" w:rsidRDefault="009F3611" w:rsidP="009F3611">
            <w:pPr>
              <w:pStyle w:val="XML1"/>
              <w:rPr>
                <w:ins w:id="39827" w:author="Thomas Dietz" w:date="2012-08-08T17:05:00Z"/>
                <w:rPrChange w:id="39828" w:author="Thomas Dietz" w:date="2012-08-10T13:22:00Z">
                  <w:rPr>
                    <w:ins w:id="39829" w:author="Thomas Dietz" w:date="2012-08-08T17:05:00Z"/>
                    <w:lang w:val="de-DE"/>
                  </w:rPr>
                </w:rPrChange>
              </w:rPr>
            </w:pPr>
            <w:ins w:id="39830" w:author="Thomas Dietz" w:date="2012-08-08T17:05:00Z">
              <w:r w:rsidRPr="00B80901">
                <w:rPr>
                  <w:rPrChange w:id="39831" w:author="Thomas Dietz" w:date="2012-08-10T13:22:00Z">
                    <w:rPr>
                      <w:lang w:val="de-DE"/>
                    </w:rPr>
                  </w:rPrChange>
                </w:rPr>
                <w:t xml:space="preserve">    description "This grouping specifies all properties of a queue</w:t>
              </w:r>
            </w:ins>
          </w:p>
          <w:p w14:paraId="2F431CAE" w14:textId="77777777" w:rsidR="009F3611" w:rsidRPr="00B80901" w:rsidRDefault="009F3611" w:rsidP="009F3611">
            <w:pPr>
              <w:pStyle w:val="XML1"/>
              <w:rPr>
                <w:ins w:id="39832" w:author="Thomas Dietz" w:date="2012-08-08T17:05:00Z"/>
                <w:rPrChange w:id="39833" w:author="Thomas Dietz" w:date="2012-08-10T13:22:00Z">
                  <w:rPr>
                    <w:ins w:id="39834" w:author="Thomas Dietz" w:date="2012-08-08T17:05:00Z"/>
                    <w:lang w:val="de-DE"/>
                  </w:rPr>
                </w:rPrChange>
              </w:rPr>
            </w:pPr>
            <w:ins w:id="39835" w:author="Thomas Dietz" w:date="2012-08-08T17:05:00Z">
              <w:r w:rsidRPr="00B80901">
                <w:rPr>
                  <w:rPrChange w:id="39836" w:author="Thomas Dietz" w:date="2012-08-10T13:22:00Z">
                    <w:rPr>
                      <w:lang w:val="de-DE"/>
                    </w:rPr>
                  </w:rPrChange>
                </w:rPr>
                <w:t xml:space="preserve">      resource.</w:t>
              </w:r>
            </w:ins>
          </w:p>
          <w:p w14:paraId="3CB014B4" w14:textId="77777777" w:rsidR="009F3611" w:rsidRPr="00B80901" w:rsidRDefault="009F3611" w:rsidP="009F3611">
            <w:pPr>
              <w:pStyle w:val="XML1"/>
              <w:rPr>
                <w:ins w:id="39837" w:author="Thomas Dietz" w:date="2012-08-08T17:05:00Z"/>
                <w:rPrChange w:id="39838" w:author="Thomas Dietz" w:date="2012-08-10T13:22:00Z">
                  <w:rPr>
                    <w:ins w:id="39839" w:author="Thomas Dietz" w:date="2012-08-08T17:05:00Z"/>
                    <w:lang w:val="de-DE"/>
                  </w:rPr>
                </w:rPrChange>
              </w:rPr>
            </w:pPr>
          </w:p>
          <w:p w14:paraId="4A1720E5" w14:textId="77777777" w:rsidR="009F3611" w:rsidRPr="00B80901" w:rsidRDefault="009F3611" w:rsidP="009F3611">
            <w:pPr>
              <w:pStyle w:val="XML1"/>
              <w:rPr>
                <w:ins w:id="39840" w:author="Thomas Dietz" w:date="2012-08-08T17:05:00Z"/>
                <w:rPrChange w:id="39841" w:author="Thomas Dietz" w:date="2012-08-10T13:22:00Z">
                  <w:rPr>
                    <w:ins w:id="39842" w:author="Thomas Dietz" w:date="2012-08-08T17:05:00Z"/>
                    <w:lang w:val="de-DE"/>
                  </w:rPr>
                </w:rPrChange>
              </w:rPr>
            </w:pPr>
            <w:ins w:id="39843" w:author="Thomas Dietz" w:date="2012-08-08T17:05:00Z">
              <w:r w:rsidRPr="00B80901">
                <w:rPr>
                  <w:rPrChange w:id="39844" w:author="Thomas Dietz" w:date="2012-08-10T13:22:00Z">
                    <w:rPr>
                      <w:lang w:val="de-DE"/>
                    </w:rPr>
                  </w:rPrChange>
                </w:rPr>
                <w:t xml:space="preserve">      NETCONF &lt;edit-config&gt; operations MUST be implemented as </w:t>
              </w:r>
            </w:ins>
          </w:p>
          <w:p w14:paraId="7455D36B" w14:textId="77777777" w:rsidR="009F3611" w:rsidRPr="00B80901" w:rsidRDefault="009F3611" w:rsidP="009F3611">
            <w:pPr>
              <w:pStyle w:val="XML1"/>
              <w:rPr>
                <w:ins w:id="39845" w:author="Thomas Dietz" w:date="2012-08-08T17:05:00Z"/>
                <w:rPrChange w:id="39846" w:author="Thomas Dietz" w:date="2012-08-10T13:22:00Z">
                  <w:rPr>
                    <w:ins w:id="39847" w:author="Thomas Dietz" w:date="2012-08-08T17:05:00Z"/>
                    <w:lang w:val="de-DE"/>
                  </w:rPr>
                </w:rPrChange>
              </w:rPr>
            </w:pPr>
            <w:ins w:id="39848" w:author="Thomas Dietz" w:date="2012-08-08T17:05:00Z">
              <w:r w:rsidRPr="00B80901">
                <w:rPr>
                  <w:rPrChange w:id="39849" w:author="Thomas Dietz" w:date="2012-08-10T13:22:00Z">
                    <w:rPr>
                      <w:lang w:val="de-DE"/>
                    </w:rPr>
                  </w:rPrChange>
                </w:rPr>
                <w:t xml:space="preserve">      follows: </w:t>
              </w:r>
            </w:ins>
          </w:p>
          <w:p w14:paraId="1B9CB519" w14:textId="77777777" w:rsidR="009F3611" w:rsidRPr="00B80901" w:rsidRDefault="009F3611" w:rsidP="009F3611">
            <w:pPr>
              <w:pStyle w:val="XML1"/>
              <w:rPr>
                <w:ins w:id="39850" w:author="Thomas Dietz" w:date="2012-08-08T17:05:00Z"/>
                <w:rPrChange w:id="39851" w:author="Thomas Dietz" w:date="2012-08-10T13:22:00Z">
                  <w:rPr>
                    <w:ins w:id="39852" w:author="Thomas Dietz" w:date="2012-08-08T17:05:00Z"/>
                    <w:lang w:val="de-DE"/>
                  </w:rPr>
                </w:rPrChange>
              </w:rPr>
            </w:pPr>
          </w:p>
          <w:p w14:paraId="65DC31E8" w14:textId="77777777" w:rsidR="009F3611" w:rsidRPr="00B80901" w:rsidRDefault="009F3611" w:rsidP="009F3611">
            <w:pPr>
              <w:pStyle w:val="XML1"/>
              <w:rPr>
                <w:ins w:id="39853" w:author="Thomas Dietz" w:date="2012-08-08T17:05:00Z"/>
                <w:rPrChange w:id="39854" w:author="Thomas Dietz" w:date="2012-08-10T13:22:00Z">
                  <w:rPr>
                    <w:ins w:id="39855" w:author="Thomas Dietz" w:date="2012-08-08T17:05:00Z"/>
                    <w:lang w:val="de-DE"/>
                  </w:rPr>
                </w:rPrChange>
              </w:rPr>
            </w:pPr>
            <w:ins w:id="39856" w:author="Thomas Dietz" w:date="2012-08-08T17:05:00Z">
              <w:r w:rsidRPr="00B80901">
                <w:rPr>
                  <w:rPrChange w:id="39857" w:author="Thomas Dietz" w:date="2012-08-10T13:22:00Z">
                    <w:rPr>
                      <w:lang w:val="de-DE"/>
                    </w:rPr>
                  </w:rPrChange>
                </w:rPr>
                <w:t xml:space="preserve">      * The 'resource-id' element of OFResoureType MUST be present</w:t>
              </w:r>
            </w:ins>
          </w:p>
          <w:p w14:paraId="4B738977" w14:textId="77777777" w:rsidR="009F3611" w:rsidRPr="00B80901" w:rsidRDefault="009F3611" w:rsidP="009F3611">
            <w:pPr>
              <w:pStyle w:val="XML1"/>
              <w:rPr>
                <w:ins w:id="39858" w:author="Thomas Dietz" w:date="2012-08-08T17:05:00Z"/>
                <w:rPrChange w:id="39859" w:author="Thomas Dietz" w:date="2012-08-10T13:22:00Z">
                  <w:rPr>
                    <w:ins w:id="39860" w:author="Thomas Dietz" w:date="2012-08-08T17:05:00Z"/>
                    <w:lang w:val="de-DE"/>
                  </w:rPr>
                </w:rPrChange>
              </w:rPr>
            </w:pPr>
            <w:ins w:id="39861" w:author="Thomas Dietz" w:date="2012-08-08T17:05:00Z">
              <w:r w:rsidRPr="00B80901">
                <w:rPr>
                  <w:rPrChange w:id="39862" w:author="Thomas Dietz" w:date="2012-08-10T13:22:00Z">
                    <w:rPr>
                      <w:lang w:val="de-DE"/>
                    </w:rPr>
                  </w:rPrChange>
                </w:rPr>
                <w:t xml:space="preserve">        at all &lt;edit-config&gt; operations to identify the port.</w:t>
              </w:r>
            </w:ins>
          </w:p>
          <w:p w14:paraId="2A6D818F" w14:textId="77777777" w:rsidR="009F3611" w:rsidRPr="00B80901" w:rsidRDefault="009F3611" w:rsidP="009F3611">
            <w:pPr>
              <w:pStyle w:val="XML1"/>
              <w:rPr>
                <w:ins w:id="39863" w:author="Thomas Dietz" w:date="2012-08-08T17:05:00Z"/>
                <w:rPrChange w:id="39864" w:author="Thomas Dietz" w:date="2012-08-10T13:22:00Z">
                  <w:rPr>
                    <w:ins w:id="39865" w:author="Thomas Dietz" w:date="2012-08-08T17:05:00Z"/>
                    <w:lang w:val="de-DE"/>
                  </w:rPr>
                </w:rPrChange>
              </w:rPr>
            </w:pPr>
            <w:ins w:id="39866" w:author="Thomas Dietz" w:date="2012-08-08T17:05:00Z">
              <w:r w:rsidRPr="00B80901">
                <w:rPr>
                  <w:rPrChange w:id="39867" w:author="Thomas Dietz" w:date="2012-08-10T13:22:00Z">
                    <w:rPr>
                      <w:lang w:val="de-DE"/>
                    </w:rPr>
                  </w:rPrChange>
                </w:rPr>
                <w:t xml:space="preserve">      * If the operation is 'merge' or 'replace', the element is</w:t>
              </w:r>
            </w:ins>
          </w:p>
          <w:p w14:paraId="461010EF" w14:textId="77777777" w:rsidR="009F3611" w:rsidRPr="00B80901" w:rsidRDefault="009F3611" w:rsidP="009F3611">
            <w:pPr>
              <w:pStyle w:val="XML1"/>
              <w:rPr>
                <w:ins w:id="39868" w:author="Thomas Dietz" w:date="2012-08-08T17:05:00Z"/>
                <w:rPrChange w:id="39869" w:author="Thomas Dietz" w:date="2012-08-10T13:22:00Z">
                  <w:rPr>
                    <w:ins w:id="39870" w:author="Thomas Dietz" w:date="2012-08-08T17:05:00Z"/>
                    <w:lang w:val="de-DE"/>
                  </w:rPr>
                </w:rPrChange>
              </w:rPr>
            </w:pPr>
            <w:ins w:id="39871" w:author="Thomas Dietz" w:date="2012-08-08T17:05:00Z">
              <w:r w:rsidRPr="00B80901">
                <w:rPr>
                  <w:rPrChange w:id="39872" w:author="Thomas Dietz" w:date="2012-08-10T13:22:00Z">
                    <w:rPr>
                      <w:lang w:val="de-DE"/>
                    </w:rPr>
                  </w:rPrChange>
                </w:rPr>
                <w:t xml:space="preserve">        created if it does not exist, and its value is set to the</w:t>
              </w:r>
            </w:ins>
          </w:p>
          <w:p w14:paraId="71666D53" w14:textId="77777777" w:rsidR="009F3611" w:rsidRPr="00B80901" w:rsidRDefault="009F3611" w:rsidP="009F3611">
            <w:pPr>
              <w:pStyle w:val="XML1"/>
              <w:rPr>
                <w:ins w:id="39873" w:author="Thomas Dietz" w:date="2012-08-08T17:05:00Z"/>
                <w:rPrChange w:id="39874" w:author="Thomas Dietz" w:date="2012-08-10T13:22:00Z">
                  <w:rPr>
                    <w:ins w:id="39875" w:author="Thomas Dietz" w:date="2012-08-08T17:05:00Z"/>
                    <w:lang w:val="de-DE"/>
                  </w:rPr>
                </w:rPrChange>
              </w:rPr>
            </w:pPr>
            <w:ins w:id="39876" w:author="Thomas Dietz" w:date="2012-08-08T17:05:00Z">
              <w:r w:rsidRPr="00B80901">
                <w:rPr>
                  <w:rPrChange w:id="39877" w:author="Thomas Dietz" w:date="2012-08-10T13:22:00Z">
                    <w:rPr>
                      <w:lang w:val="de-DE"/>
                    </w:rPr>
                  </w:rPrChange>
                </w:rPr>
                <w:t xml:space="preserve">        value found in the XML RPC data.</w:t>
              </w:r>
            </w:ins>
          </w:p>
          <w:p w14:paraId="017CF474" w14:textId="77777777" w:rsidR="009F3611" w:rsidRPr="00B80901" w:rsidRDefault="009F3611" w:rsidP="009F3611">
            <w:pPr>
              <w:pStyle w:val="XML1"/>
              <w:rPr>
                <w:ins w:id="39878" w:author="Thomas Dietz" w:date="2012-08-08T17:05:00Z"/>
                <w:rPrChange w:id="39879" w:author="Thomas Dietz" w:date="2012-08-10T13:22:00Z">
                  <w:rPr>
                    <w:ins w:id="39880" w:author="Thomas Dietz" w:date="2012-08-08T17:05:00Z"/>
                    <w:lang w:val="de-DE"/>
                  </w:rPr>
                </w:rPrChange>
              </w:rPr>
            </w:pPr>
            <w:ins w:id="39881" w:author="Thomas Dietz" w:date="2012-08-08T17:05:00Z">
              <w:r w:rsidRPr="00B80901">
                <w:rPr>
                  <w:rPrChange w:id="39882" w:author="Thomas Dietz" w:date="2012-08-10T13:22:00Z">
                    <w:rPr>
                      <w:lang w:val="de-DE"/>
                    </w:rPr>
                  </w:rPrChange>
                </w:rPr>
                <w:t xml:space="preserve">      * If the operation is 'create', the element is created if it</w:t>
              </w:r>
            </w:ins>
          </w:p>
          <w:p w14:paraId="31BABDD0" w14:textId="77777777" w:rsidR="009F3611" w:rsidRPr="00B80901" w:rsidRDefault="009F3611" w:rsidP="009F3611">
            <w:pPr>
              <w:pStyle w:val="XML1"/>
              <w:rPr>
                <w:ins w:id="39883" w:author="Thomas Dietz" w:date="2012-08-08T17:05:00Z"/>
                <w:rPrChange w:id="39884" w:author="Thomas Dietz" w:date="2012-08-10T13:22:00Z">
                  <w:rPr>
                    <w:ins w:id="39885" w:author="Thomas Dietz" w:date="2012-08-08T17:05:00Z"/>
                    <w:lang w:val="de-DE"/>
                  </w:rPr>
                </w:rPrChange>
              </w:rPr>
            </w:pPr>
            <w:ins w:id="39886" w:author="Thomas Dietz" w:date="2012-08-08T17:05:00Z">
              <w:r w:rsidRPr="00B80901">
                <w:rPr>
                  <w:rPrChange w:id="39887" w:author="Thomas Dietz" w:date="2012-08-10T13:22:00Z">
                    <w:rPr>
                      <w:lang w:val="de-DE"/>
                    </w:rPr>
                  </w:rPrChange>
                </w:rPr>
                <w:t xml:space="preserve">        does not exist. If the element already exists, a</w:t>
              </w:r>
            </w:ins>
          </w:p>
          <w:p w14:paraId="6410ACD4" w14:textId="77777777" w:rsidR="009F3611" w:rsidRPr="00B80901" w:rsidRDefault="009F3611" w:rsidP="009F3611">
            <w:pPr>
              <w:pStyle w:val="XML1"/>
              <w:rPr>
                <w:ins w:id="39888" w:author="Thomas Dietz" w:date="2012-08-08T17:05:00Z"/>
                <w:rPrChange w:id="39889" w:author="Thomas Dietz" w:date="2012-08-10T13:22:00Z">
                  <w:rPr>
                    <w:ins w:id="39890" w:author="Thomas Dietz" w:date="2012-08-08T17:05:00Z"/>
                    <w:lang w:val="de-DE"/>
                  </w:rPr>
                </w:rPrChange>
              </w:rPr>
            </w:pPr>
            <w:ins w:id="39891" w:author="Thomas Dietz" w:date="2012-08-08T17:05:00Z">
              <w:r w:rsidRPr="00B80901">
                <w:rPr>
                  <w:rPrChange w:id="39892" w:author="Thomas Dietz" w:date="2012-08-10T13:22:00Z">
                    <w:rPr>
                      <w:lang w:val="de-DE"/>
                    </w:rPr>
                  </w:rPrChange>
                </w:rPr>
                <w:t xml:space="preserve">        'data</w:t>
              </w:r>
              <w:r w:rsidRPr="00B80901">
                <w:rPr>
                  <w:rFonts w:ascii="MS Mincho" w:eastAsia="MS Mincho" w:hAnsi="MS Mincho" w:cs="MS Mincho"/>
                  <w:rPrChange w:id="39893" w:author="Thomas Dietz" w:date="2012-08-10T13:22:00Z">
                    <w:rPr>
                      <w:rFonts w:ascii="MS Mincho" w:eastAsia="MS Mincho" w:hAnsi="MS Mincho" w:cs="MS Mincho"/>
                      <w:lang w:val="de-DE"/>
                    </w:rPr>
                  </w:rPrChange>
                </w:rPr>
                <w:t>‑</w:t>
              </w:r>
              <w:r w:rsidRPr="00B80901">
                <w:rPr>
                  <w:rPrChange w:id="39894" w:author="Thomas Dietz" w:date="2012-08-10T13:22:00Z">
                    <w:rPr>
                      <w:lang w:val="de-DE"/>
                    </w:rPr>
                  </w:rPrChange>
                </w:rPr>
                <w:t>exists' error is returned.</w:t>
              </w:r>
            </w:ins>
          </w:p>
          <w:p w14:paraId="6EC3254E" w14:textId="77777777" w:rsidR="009F3611" w:rsidRPr="00B80901" w:rsidRDefault="009F3611" w:rsidP="009F3611">
            <w:pPr>
              <w:pStyle w:val="XML1"/>
              <w:rPr>
                <w:ins w:id="39895" w:author="Thomas Dietz" w:date="2012-08-08T17:05:00Z"/>
                <w:rPrChange w:id="39896" w:author="Thomas Dietz" w:date="2012-08-10T13:22:00Z">
                  <w:rPr>
                    <w:ins w:id="39897" w:author="Thomas Dietz" w:date="2012-08-08T17:05:00Z"/>
                    <w:lang w:val="de-DE"/>
                  </w:rPr>
                </w:rPrChange>
              </w:rPr>
            </w:pPr>
            <w:ins w:id="39898" w:author="Thomas Dietz" w:date="2012-08-08T17:05:00Z">
              <w:r w:rsidRPr="00B80901">
                <w:rPr>
                  <w:rPrChange w:id="39899" w:author="Thomas Dietz" w:date="2012-08-10T13:22:00Z">
                    <w:rPr>
                      <w:lang w:val="de-DE"/>
                    </w:rPr>
                  </w:rPrChange>
                </w:rPr>
                <w:t xml:space="preserve">      * If the operation is 'delete', the element is deleted if it</w:t>
              </w:r>
            </w:ins>
          </w:p>
          <w:p w14:paraId="4F7B133A" w14:textId="77777777" w:rsidR="009F3611" w:rsidRPr="00B80901" w:rsidRDefault="009F3611" w:rsidP="009F3611">
            <w:pPr>
              <w:pStyle w:val="XML1"/>
              <w:rPr>
                <w:ins w:id="39900" w:author="Thomas Dietz" w:date="2012-08-08T17:05:00Z"/>
                <w:rPrChange w:id="39901" w:author="Thomas Dietz" w:date="2012-08-10T13:22:00Z">
                  <w:rPr>
                    <w:ins w:id="39902" w:author="Thomas Dietz" w:date="2012-08-08T17:05:00Z"/>
                    <w:lang w:val="de-DE"/>
                  </w:rPr>
                </w:rPrChange>
              </w:rPr>
            </w:pPr>
            <w:ins w:id="39903" w:author="Thomas Dietz" w:date="2012-08-08T17:05:00Z">
              <w:r w:rsidRPr="00B80901">
                <w:rPr>
                  <w:rPrChange w:id="39904" w:author="Thomas Dietz" w:date="2012-08-10T13:22:00Z">
                    <w:rPr>
                      <w:lang w:val="de-DE"/>
                    </w:rPr>
                  </w:rPrChange>
                </w:rPr>
                <w:t xml:space="preserve">        exists. If the element does not exist, a 'data</w:t>
              </w:r>
              <w:r w:rsidRPr="00B80901">
                <w:rPr>
                  <w:rFonts w:ascii="MS Mincho" w:eastAsia="MS Mincho" w:hAnsi="MS Mincho" w:cs="MS Mincho"/>
                  <w:rPrChange w:id="39905" w:author="Thomas Dietz" w:date="2012-08-10T13:22:00Z">
                    <w:rPr>
                      <w:rFonts w:ascii="MS Mincho" w:eastAsia="MS Mincho" w:hAnsi="MS Mincho" w:cs="MS Mincho"/>
                      <w:lang w:val="de-DE"/>
                    </w:rPr>
                  </w:rPrChange>
                </w:rPr>
                <w:t>‑</w:t>
              </w:r>
              <w:r w:rsidRPr="00B80901">
                <w:rPr>
                  <w:rPrChange w:id="39906" w:author="Thomas Dietz" w:date="2012-08-10T13:22:00Z">
                    <w:rPr>
                      <w:lang w:val="de-DE"/>
                    </w:rPr>
                  </w:rPrChange>
                </w:rPr>
                <w:t>missing'</w:t>
              </w:r>
            </w:ins>
          </w:p>
          <w:p w14:paraId="3F9D7582" w14:textId="77777777" w:rsidR="009F3611" w:rsidRPr="00B80901" w:rsidRDefault="009F3611" w:rsidP="009F3611">
            <w:pPr>
              <w:pStyle w:val="XML1"/>
              <w:rPr>
                <w:ins w:id="39907" w:author="Thomas Dietz" w:date="2012-08-08T17:05:00Z"/>
                <w:rPrChange w:id="39908" w:author="Thomas Dietz" w:date="2012-08-10T13:22:00Z">
                  <w:rPr>
                    <w:ins w:id="39909" w:author="Thomas Dietz" w:date="2012-08-08T17:05:00Z"/>
                    <w:lang w:val="de-DE"/>
                  </w:rPr>
                </w:rPrChange>
              </w:rPr>
            </w:pPr>
            <w:ins w:id="39910" w:author="Thomas Dietz" w:date="2012-08-08T17:05:00Z">
              <w:r w:rsidRPr="00B80901">
                <w:rPr>
                  <w:rPrChange w:id="39911" w:author="Thomas Dietz" w:date="2012-08-10T13:22:00Z">
                    <w:rPr>
                      <w:lang w:val="de-DE"/>
                    </w:rPr>
                  </w:rPrChange>
                </w:rPr>
                <w:t xml:space="preserve">        error is returned.";</w:t>
              </w:r>
            </w:ins>
          </w:p>
          <w:p w14:paraId="16B1C31D" w14:textId="77777777" w:rsidR="009F3611" w:rsidRPr="00B80901" w:rsidRDefault="009F3611" w:rsidP="009F3611">
            <w:pPr>
              <w:pStyle w:val="XML1"/>
              <w:rPr>
                <w:ins w:id="39912" w:author="Thomas Dietz" w:date="2012-08-08T17:05:00Z"/>
                <w:rPrChange w:id="39913" w:author="Thomas Dietz" w:date="2012-08-10T13:22:00Z">
                  <w:rPr>
                    <w:ins w:id="39914" w:author="Thomas Dietz" w:date="2012-08-08T17:05:00Z"/>
                    <w:lang w:val="de-DE"/>
                  </w:rPr>
                </w:rPrChange>
              </w:rPr>
            </w:pPr>
            <w:ins w:id="39915" w:author="Thomas Dietz" w:date="2012-08-08T17:05:00Z">
              <w:r w:rsidRPr="00B80901">
                <w:rPr>
                  <w:rPrChange w:id="39916" w:author="Thomas Dietz" w:date="2012-08-10T13:22:00Z">
                    <w:rPr>
                      <w:lang w:val="de-DE"/>
                    </w:rPr>
                  </w:rPrChange>
                </w:rPr>
                <w:t xml:space="preserve">    uses OFResourceType;</w:t>
              </w:r>
            </w:ins>
          </w:p>
          <w:p w14:paraId="3C96DC91" w14:textId="77777777" w:rsidR="009F3611" w:rsidRPr="00B80901" w:rsidRDefault="009F3611" w:rsidP="009F3611">
            <w:pPr>
              <w:pStyle w:val="XML1"/>
              <w:rPr>
                <w:ins w:id="39917" w:author="Thomas Dietz" w:date="2012-08-08T17:05:00Z"/>
                <w:rPrChange w:id="39918" w:author="Thomas Dietz" w:date="2012-08-10T13:22:00Z">
                  <w:rPr>
                    <w:ins w:id="39919" w:author="Thomas Dietz" w:date="2012-08-08T17:05:00Z"/>
                    <w:lang w:val="de-DE"/>
                  </w:rPr>
                </w:rPrChange>
              </w:rPr>
            </w:pPr>
            <w:ins w:id="39920" w:author="Thomas Dietz" w:date="2012-08-08T17:05:00Z">
              <w:r w:rsidRPr="00B80901">
                <w:rPr>
                  <w:rPrChange w:id="39921" w:author="Thomas Dietz" w:date="2012-08-10T13:22:00Z">
                    <w:rPr>
                      <w:lang w:val="de-DE"/>
                    </w:rPr>
                  </w:rPrChange>
                </w:rPr>
                <w:t xml:space="preserve">    leaf id {</w:t>
              </w:r>
            </w:ins>
          </w:p>
          <w:p w14:paraId="029886E3" w14:textId="77777777" w:rsidR="009F3611" w:rsidRPr="00B80901" w:rsidRDefault="009F3611" w:rsidP="009F3611">
            <w:pPr>
              <w:pStyle w:val="XML1"/>
              <w:rPr>
                <w:ins w:id="39922" w:author="Thomas Dietz" w:date="2012-08-08T17:05:00Z"/>
                <w:rPrChange w:id="39923" w:author="Thomas Dietz" w:date="2012-08-10T13:22:00Z">
                  <w:rPr>
                    <w:ins w:id="39924" w:author="Thomas Dietz" w:date="2012-08-08T17:05:00Z"/>
                    <w:lang w:val="de-DE"/>
                  </w:rPr>
                </w:rPrChange>
              </w:rPr>
            </w:pPr>
            <w:ins w:id="39925" w:author="Thomas Dietz" w:date="2012-08-08T17:05:00Z">
              <w:r w:rsidRPr="00B80901">
                <w:rPr>
                  <w:rPrChange w:id="39926" w:author="Thomas Dietz" w:date="2012-08-10T13:22:00Z">
                    <w:rPr>
                      <w:lang w:val="de-DE"/>
                    </w:rPr>
                  </w:rPrChange>
                </w:rPr>
                <w:t xml:space="preserve">      type uint64;</w:t>
              </w:r>
            </w:ins>
          </w:p>
          <w:p w14:paraId="307B6EA2" w14:textId="77777777" w:rsidR="009F3611" w:rsidRPr="00B80901" w:rsidRDefault="009F3611" w:rsidP="009F3611">
            <w:pPr>
              <w:pStyle w:val="XML1"/>
              <w:rPr>
                <w:ins w:id="39927" w:author="Thomas Dietz" w:date="2012-08-08T17:05:00Z"/>
                <w:rPrChange w:id="39928" w:author="Thomas Dietz" w:date="2012-08-10T13:22:00Z">
                  <w:rPr>
                    <w:ins w:id="39929" w:author="Thomas Dietz" w:date="2012-08-08T17:05:00Z"/>
                    <w:lang w:val="de-DE"/>
                  </w:rPr>
                </w:rPrChange>
              </w:rPr>
            </w:pPr>
            <w:ins w:id="39930" w:author="Thomas Dietz" w:date="2012-08-08T17:05:00Z">
              <w:r w:rsidRPr="00B80901">
                <w:rPr>
                  <w:rPrChange w:id="39931" w:author="Thomas Dietz" w:date="2012-08-10T13:22:00Z">
                    <w:rPr>
                      <w:lang w:val="de-DE"/>
                    </w:rPr>
                  </w:rPrChange>
                </w:rPr>
                <w:t xml:space="preserve">      mandatory true;</w:t>
              </w:r>
            </w:ins>
          </w:p>
          <w:p w14:paraId="0A50113A" w14:textId="77777777" w:rsidR="009F3611" w:rsidRPr="00B80901" w:rsidRDefault="009F3611" w:rsidP="009F3611">
            <w:pPr>
              <w:pStyle w:val="XML1"/>
              <w:rPr>
                <w:ins w:id="39932" w:author="Thomas Dietz" w:date="2012-08-08T17:05:00Z"/>
                <w:rPrChange w:id="39933" w:author="Thomas Dietz" w:date="2012-08-10T13:22:00Z">
                  <w:rPr>
                    <w:ins w:id="39934" w:author="Thomas Dietz" w:date="2012-08-08T17:05:00Z"/>
                    <w:lang w:val="de-DE"/>
                  </w:rPr>
                </w:rPrChange>
              </w:rPr>
            </w:pPr>
            <w:ins w:id="39935" w:author="Thomas Dietz" w:date="2012-08-08T17:05:00Z">
              <w:r w:rsidRPr="00B80901">
                <w:rPr>
                  <w:rPrChange w:id="39936" w:author="Thomas Dietz" w:date="2012-08-10T13:22:00Z">
                    <w:rPr>
                      <w:lang w:val="de-DE"/>
                    </w:rPr>
                  </w:rPrChange>
                </w:rPr>
                <w:t xml:space="preserve">      description "This id identifies the OpenFlow Queue to </w:t>
              </w:r>
            </w:ins>
          </w:p>
          <w:p w14:paraId="3CB1966B" w14:textId="77777777" w:rsidR="009F3611" w:rsidRPr="00B80901" w:rsidRDefault="009F3611" w:rsidP="009F3611">
            <w:pPr>
              <w:pStyle w:val="XML1"/>
              <w:rPr>
                <w:ins w:id="39937" w:author="Thomas Dietz" w:date="2012-08-08T17:05:00Z"/>
                <w:rPrChange w:id="39938" w:author="Thomas Dietz" w:date="2012-08-10T13:22:00Z">
                  <w:rPr>
                    <w:ins w:id="39939" w:author="Thomas Dietz" w:date="2012-08-08T17:05:00Z"/>
                    <w:lang w:val="de-DE"/>
                  </w:rPr>
                </w:rPrChange>
              </w:rPr>
            </w:pPr>
            <w:ins w:id="39940" w:author="Thomas Dietz" w:date="2012-08-08T17:05:00Z">
              <w:r w:rsidRPr="00B80901">
                <w:rPr>
                  <w:rPrChange w:id="39941" w:author="Thomas Dietz" w:date="2012-08-10T13:22:00Z">
                    <w:rPr>
                      <w:lang w:val="de-DE"/>
                    </w:rPr>
                  </w:rPrChange>
                </w:rPr>
                <w:t xml:space="preserve">        OpenFlow Controllers. It is assigned to an OpenFlow Queue </w:t>
              </w:r>
            </w:ins>
          </w:p>
          <w:p w14:paraId="03E45121" w14:textId="77777777" w:rsidR="009F3611" w:rsidRPr="00B80901" w:rsidRDefault="009F3611" w:rsidP="009F3611">
            <w:pPr>
              <w:pStyle w:val="XML1"/>
              <w:rPr>
                <w:ins w:id="39942" w:author="Thomas Dietz" w:date="2012-08-08T17:05:00Z"/>
                <w:rPrChange w:id="39943" w:author="Thomas Dietz" w:date="2012-08-10T13:22:00Z">
                  <w:rPr>
                    <w:ins w:id="39944" w:author="Thomas Dietz" w:date="2012-08-08T17:05:00Z"/>
                    <w:lang w:val="de-DE"/>
                  </w:rPr>
                </w:rPrChange>
              </w:rPr>
            </w:pPr>
            <w:ins w:id="39945" w:author="Thomas Dietz" w:date="2012-08-08T17:05:00Z">
              <w:r w:rsidRPr="00B80901">
                <w:rPr>
                  <w:rPrChange w:id="39946" w:author="Thomas Dietz" w:date="2012-08-10T13:22:00Z">
                    <w:rPr>
                      <w:lang w:val="de-DE"/>
                    </w:rPr>
                  </w:rPrChange>
                </w:rPr>
                <w:t xml:space="preserve">        latest when the OpenFlow Queue is associated with and</w:t>
              </w:r>
            </w:ins>
          </w:p>
          <w:p w14:paraId="690912B0" w14:textId="77777777" w:rsidR="009F3611" w:rsidRPr="00B80901" w:rsidRDefault="009F3611" w:rsidP="009F3611">
            <w:pPr>
              <w:pStyle w:val="XML1"/>
              <w:rPr>
                <w:ins w:id="39947" w:author="Thomas Dietz" w:date="2012-08-08T17:05:00Z"/>
                <w:rPrChange w:id="39948" w:author="Thomas Dietz" w:date="2012-08-10T13:22:00Z">
                  <w:rPr>
                    <w:ins w:id="39949" w:author="Thomas Dietz" w:date="2012-08-08T17:05:00Z"/>
                    <w:lang w:val="de-DE"/>
                  </w:rPr>
                </w:rPrChange>
              </w:rPr>
            </w:pPr>
            <w:ins w:id="39950" w:author="Thomas Dietz" w:date="2012-08-08T17:05:00Z">
              <w:r w:rsidRPr="00B80901">
                <w:rPr>
                  <w:rPrChange w:id="39951" w:author="Thomas Dietz" w:date="2012-08-10T13:22:00Z">
                    <w:rPr>
                      <w:lang w:val="de-DE"/>
                    </w:rPr>
                  </w:rPrChange>
                </w:rPr>
                <w:t xml:space="preserve">        OpenFlow Logical Switch.  If the OpenFlow Queue is</w:t>
              </w:r>
            </w:ins>
          </w:p>
          <w:p w14:paraId="1C1ED084" w14:textId="77777777" w:rsidR="009F3611" w:rsidRPr="00B80901" w:rsidRDefault="009F3611" w:rsidP="009F3611">
            <w:pPr>
              <w:pStyle w:val="XML1"/>
              <w:rPr>
                <w:ins w:id="39952" w:author="Thomas Dietz" w:date="2012-08-08T17:05:00Z"/>
                <w:rPrChange w:id="39953" w:author="Thomas Dietz" w:date="2012-08-10T13:22:00Z">
                  <w:rPr>
                    <w:ins w:id="39954" w:author="Thomas Dietz" w:date="2012-08-08T17:05:00Z"/>
                    <w:lang w:val="de-DE"/>
                  </w:rPr>
                </w:rPrChange>
              </w:rPr>
            </w:pPr>
            <w:ins w:id="39955" w:author="Thomas Dietz" w:date="2012-08-08T17:05:00Z">
              <w:r w:rsidRPr="00B80901">
                <w:rPr>
                  <w:rPrChange w:id="39956" w:author="Thomas Dietz" w:date="2012-08-10T13:22:00Z">
                    <w:rPr>
                      <w:lang w:val="de-DE"/>
                    </w:rPr>
                  </w:rPrChange>
                </w:rPr>
                <w:t xml:space="preserve">        associated with an OpenFlow Logical Switch, this element</w:t>
              </w:r>
            </w:ins>
          </w:p>
          <w:p w14:paraId="653224FA" w14:textId="77777777" w:rsidR="009F3611" w:rsidRPr="00B80901" w:rsidRDefault="009F3611" w:rsidP="009F3611">
            <w:pPr>
              <w:pStyle w:val="XML1"/>
              <w:rPr>
                <w:ins w:id="39957" w:author="Thomas Dietz" w:date="2012-08-08T17:05:00Z"/>
                <w:rPrChange w:id="39958" w:author="Thomas Dietz" w:date="2012-08-10T13:22:00Z">
                  <w:rPr>
                    <w:ins w:id="39959" w:author="Thomas Dietz" w:date="2012-08-08T17:05:00Z"/>
                    <w:lang w:val="de-DE"/>
                  </w:rPr>
                </w:rPrChange>
              </w:rPr>
            </w:pPr>
            <w:ins w:id="39960" w:author="Thomas Dietz" w:date="2012-08-08T17:05:00Z">
              <w:r w:rsidRPr="00B80901">
                <w:rPr>
                  <w:rPrChange w:id="39961" w:author="Thomas Dietz" w:date="2012-08-10T13:22:00Z">
                    <w:rPr>
                      <w:lang w:val="de-DE"/>
                    </w:rPr>
                  </w:rPrChange>
                </w:rPr>
                <w:lastRenderedPageBreak/>
                <w:t xml:space="preserve">        MUST be unique within the context of the OpenFlow Logical</w:t>
              </w:r>
            </w:ins>
          </w:p>
          <w:p w14:paraId="4FC18088" w14:textId="77777777" w:rsidR="009F3611" w:rsidRPr="00B80901" w:rsidRDefault="009F3611" w:rsidP="009F3611">
            <w:pPr>
              <w:pStyle w:val="XML1"/>
              <w:rPr>
                <w:ins w:id="39962" w:author="Thomas Dietz" w:date="2012-08-08T17:05:00Z"/>
                <w:rPrChange w:id="39963" w:author="Thomas Dietz" w:date="2012-08-10T13:22:00Z">
                  <w:rPr>
                    <w:ins w:id="39964" w:author="Thomas Dietz" w:date="2012-08-08T17:05:00Z"/>
                    <w:lang w:val="de-DE"/>
                  </w:rPr>
                </w:rPrChange>
              </w:rPr>
            </w:pPr>
            <w:ins w:id="39965" w:author="Thomas Dietz" w:date="2012-08-08T17:05:00Z">
              <w:r w:rsidRPr="00B80901">
                <w:rPr>
                  <w:rPrChange w:id="39966" w:author="Thomas Dietz" w:date="2012-08-10T13:22:00Z">
                    <w:rPr>
                      <w:lang w:val="de-DE"/>
                    </w:rPr>
                  </w:rPrChange>
                </w:rPr>
                <w:t xml:space="preserve">        Switch.  </w:t>
              </w:r>
            </w:ins>
          </w:p>
          <w:p w14:paraId="4D6CC8F5" w14:textId="77777777" w:rsidR="009F3611" w:rsidRPr="00B80901" w:rsidRDefault="009F3611" w:rsidP="009F3611">
            <w:pPr>
              <w:pStyle w:val="XML1"/>
              <w:rPr>
                <w:ins w:id="39967" w:author="Thomas Dietz" w:date="2012-08-08T17:05:00Z"/>
                <w:rPrChange w:id="39968" w:author="Thomas Dietz" w:date="2012-08-10T13:22:00Z">
                  <w:rPr>
                    <w:ins w:id="39969" w:author="Thomas Dietz" w:date="2012-08-08T17:05:00Z"/>
                    <w:lang w:val="de-DE"/>
                  </w:rPr>
                </w:rPrChange>
              </w:rPr>
            </w:pPr>
            <w:ins w:id="39970" w:author="Thomas Dietz" w:date="2012-08-08T17:05:00Z">
              <w:r w:rsidRPr="00B80901">
                <w:rPr>
                  <w:rPrChange w:id="39971" w:author="Thomas Dietz" w:date="2012-08-10T13:22:00Z">
                    <w:rPr>
                      <w:lang w:val="de-DE"/>
                    </w:rPr>
                  </w:rPrChange>
                </w:rPr>
                <w:t xml:space="preserve">      </w:t>
              </w:r>
            </w:ins>
          </w:p>
          <w:p w14:paraId="616639E4" w14:textId="77777777" w:rsidR="009F3611" w:rsidRPr="00B80901" w:rsidRDefault="009F3611" w:rsidP="009F3611">
            <w:pPr>
              <w:pStyle w:val="XML1"/>
              <w:rPr>
                <w:ins w:id="39972" w:author="Thomas Dietz" w:date="2012-08-08T17:05:00Z"/>
                <w:rPrChange w:id="39973" w:author="Thomas Dietz" w:date="2012-08-10T13:22:00Z">
                  <w:rPr>
                    <w:ins w:id="39974" w:author="Thomas Dietz" w:date="2012-08-08T17:05:00Z"/>
                    <w:lang w:val="de-DE"/>
                  </w:rPr>
                </w:rPrChange>
              </w:rPr>
            </w:pPr>
            <w:ins w:id="39975" w:author="Thomas Dietz" w:date="2012-08-08T17:05:00Z">
              <w:r w:rsidRPr="00B80901">
                <w:rPr>
                  <w:rPrChange w:id="39976" w:author="Thomas Dietz" w:date="2012-08-10T13:22:00Z">
                    <w:rPr>
                      <w:lang w:val="de-DE"/>
                    </w:rPr>
                  </w:rPrChange>
                </w:rPr>
                <w:t xml:space="preserve">        OpenFlow Capable Switch implementations may choose to</w:t>
              </w:r>
            </w:ins>
          </w:p>
          <w:p w14:paraId="29C7C655" w14:textId="77777777" w:rsidR="009F3611" w:rsidRPr="00B80901" w:rsidRDefault="009F3611" w:rsidP="009F3611">
            <w:pPr>
              <w:pStyle w:val="XML1"/>
              <w:rPr>
                <w:ins w:id="39977" w:author="Thomas Dietz" w:date="2012-08-08T17:05:00Z"/>
                <w:rPrChange w:id="39978" w:author="Thomas Dietz" w:date="2012-08-10T13:22:00Z">
                  <w:rPr>
                    <w:ins w:id="39979" w:author="Thomas Dietz" w:date="2012-08-08T17:05:00Z"/>
                    <w:lang w:val="de-DE"/>
                  </w:rPr>
                </w:rPrChange>
              </w:rPr>
            </w:pPr>
            <w:ins w:id="39980" w:author="Thomas Dietz" w:date="2012-08-08T17:05:00Z">
              <w:r w:rsidRPr="00B80901">
                <w:rPr>
                  <w:rPrChange w:id="39981" w:author="Thomas Dietz" w:date="2012-08-10T13:22:00Z">
                    <w:rPr>
                      <w:lang w:val="de-DE"/>
                    </w:rPr>
                  </w:rPrChange>
                </w:rPr>
                <w:t xml:space="preserve">        assign values to OpenFlow Queues that are unique within the</w:t>
              </w:r>
            </w:ins>
          </w:p>
          <w:p w14:paraId="701070EF" w14:textId="77777777" w:rsidR="009F3611" w:rsidRPr="00B80901" w:rsidRDefault="009F3611" w:rsidP="009F3611">
            <w:pPr>
              <w:pStyle w:val="XML1"/>
              <w:rPr>
                <w:ins w:id="39982" w:author="Thomas Dietz" w:date="2012-08-08T17:05:00Z"/>
                <w:rPrChange w:id="39983" w:author="Thomas Dietz" w:date="2012-08-10T13:22:00Z">
                  <w:rPr>
                    <w:ins w:id="39984" w:author="Thomas Dietz" w:date="2012-08-08T17:05:00Z"/>
                    <w:lang w:val="de-DE"/>
                  </w:rPr>
                </w:rPrChange>
              </w:rPr>
            </w:pPr>
            <w:ins w:id="39985" w:author="Thomas Dietz" w:date="2012-08-08T17:05:00Z">
              <w:r w:rsidRPr="00B80901">
                <w:rPr>
                  <w:rPrChange w:id="39986" w:author="Thomas Dietz" w:date="2012-08-10T13:22:00Z">
                    <w:rPr>
                      <w:lang w:val="de-DE"/>
                    </w:rPr>
                  </w:rPrChange>
                </w:rPr>
                <w:t xml:space="preserve">        context of the OpenFlow Logical Switch.  These id can be</w:t>
              </w:r>
            </w:ins>
          </w:p>
          <w:p w14:paraId="41C97AA8" w14:textId="77777777" w:rsidR="009F3611" w:rsidRPr="00B80901" w:rsidRDefault="009F3611" w:rsidP="009F3611">
            <w:pPr>
              <w:pStyle w:val="XML1"/>
              <w:rPr>
                <w:ins w:id="39987" w:author="Thomas Dietz" w:date="2012-08-08T17:05:00Z"/>
                <w:rPrChange w:id="39988" w:author="Thomas Dietz" w:date="2012-08-10T13:22:00Z">
                  <w:rPr>
                    <w:ins w:id="39989" w:author="Thomas Dietz" w:date="2012-08-08T17:05:00Z"/>
                    <w:lang w:val="de-DE"/>
                  </w:rPr>
                </w:rPrChange>
              </w:rPr>
            </w:pPr>
            <w:ins w:id="39990" w:author="Thomas Dietz" w:date="2012-08-08T17:05:00Z">
              <w:r w:rsidRPr="00B80901">
                <w:rPr>
                  <w:rPrChange w:id="39991" w:author="Thomas Dietz" w:date="2012-08-10T13:22:00Z">
                    <w:rPr>
                      <w:lang w:val="de-DE"/>
                    </w:rPr>
                  </w:rPrChange>
                </w:rPr>
                <w:t xml:space="preserve">        used independent of assignments to OpenFlow Logical</w:t>
              </w:r>
            </w:ins>
          </w:p>
          <w:p w14:paraId="69736635" w14:textId="77777777" w:rsidR="009F3611" w:rsidRPr="00B80901" w:rsidRDefault="009F3611" w:rsidP="009F3611">
            <w:pPr>
              <w:pStyle w:val="XML1"/>
              <w:rPr>
                <w:ins w:id="39992" w:author="Thomas Dietz" w:date="2012-08-08T17:05:00Z"/>
                <w:rPrChange w:id="39993" w:author="Thomas Dietz" w:date="2012-08-10T13:22:00Z">
                  <w:rPr>
                    <w:ins w:id="39994" w:author="Thomas Dietz" w:date="2012-08-08T17:05:00Z"/>
                    <w:lang w:val="de-DE"/>
                  </w:rPr>
                </w:rPrChange>
              </w:rPr>
            </w:pPr>
            <w:ins w:id="39995" w:author="Thomas Dietz" w:date="2012-08-08T17:05:00Z">
              <w:r w:rsidRPr="00B80901">
                <w:rPr>
                  <w:rPrChange w:id="39996" w:author="Thomas Dietz" w:date="2012-08-10T13:22:00Z">
                    <w:rPr>
                      <w:lang w:val="de-DE"/>
                    </w:rPr>
                  </w:rPrChange>
                </w:rPr>
                <w:t xml:space="preserve">        Switches. </w:t>
              </w:r>
            </w:ins>
          </w:p>
          <w:p w14:paraId="0B24DDAB" w14:textId="77777777" w:rsidR="009F3611" w:rsidRPr="00B80901" w:rsidRDefault="009F3611" w:rsidP="009F3611">
            <w:pPr>
              <w:pStyle w:val="XML1"/>
              <w:rPr>
                <w:ins w:id="39997" w:author="Thomas Dietz" w:date="2012-08-08T17:05:00Z"/>
                <w:rPrChange w:id="39998" w:author="Thomas Dietz" w:date="2012-08-10T13:22:00Z">
                  <w:rPr>
                    <w:ins w:id="39999" w:author="Thomas Dietz" w:date="2012-08-08T17:05:00Z"/>
                    <w:lang w:val="de-DE"/>
                  </w:rPr>
                </w:rPrChange>
              </w:rPr>
            </w:pPr>
            <w:ins w:id="40000" w:author="Thomas Dietz" w:date="2012-08-08T17:05:00Z">
              <w:r w:rsidRPr="00B80901">
                <w:rPr>
                  <w:rPrChange w:id="40001" w:author="Thomas Dietz" w:date="2012-08-10T13:22:00Z">
                    <w:rPr>
                      <w:lang w:val="de-DE"/>
                    </w:rPr>
                  </w:rPrChange>
                </w:rPr>
                <w:t xml:space="preserve">      </w:t>
              </w:r>
            </w:ins>
          </w:p>
          <w:p w14:paraId="20589781" w14:textId="77777777" w:rsidR="009F3611" w:rsidRPr="00B80901" w:rsidRDefault="009F3611" w:rsidP="009F3611">
            <w:pPr>
              <w:pStyle w:val="XML1"/>
              <w:rPr>
                <w:ins w:id="40002" w:author="Thomas Dietz" w:date="2012-08-08T17:05:00Z"/>
                <w:rPrChange w:id="40003" w:author="Thomas Dietz" w:date="2012-08-10T13:22:00Z">
                  <w:rPr>
                    <w:ins w:id="40004" w:author="Thomas Dietz" w:date="2012-08-08T17:05:00Z"/>
                    <w:lang w:val="de-DE"/>
                  </w:rPr>
                </w:rPrChange>
              </w:rPr>
            </w:pPr>
            <w:ins w:id="40005" w:author="Thomas Dietz" w:date="2012-08-08T17:05:00Z">
              <w:r w:rsidRPr="00B80901">
                <w:rPr>
                  <w:rPrChange w:id="40006" w:author="Thomas Dietz" w:date="2012-08-10T13:22:00Z">
                    <w:rPr>
                      <w:lang w:val="de-DE"/>
                    </w:rPr>
                  </w:rPrChange>
                </w:rPr>
                <w:t xml:space="preserve">        Other implementations may assign values to this element</w:t>
              </w:r>
            </w:ins>
          </w:p>
          <w:p w14:paraId="01B8F40D" w14:textId="77777777" w:rsidR="009F3611" w:rsidRPr="00B80901" w:rsidRDefault="009F3611" w:rsidP="009F3611">
            <w:pPr>
              <w:pStyle w:val="XML1"/>
              <w:rPr>
                <w:ins w:id="40007" w:author="Thomas Dietz" w:date="2012-08-08T17:05:00Z"/>
                <w:rPrChange w:id="40008" w:author="Thomas Dietz" w:date="2012-08-10T13:22:00Z">
                  <w:rPr>
                    <w:ins w:id="40009" w:author="Thomas Dietz" w:date="2012-08-08T17:05:00Z"/>
                    <w:lang w:val="de-DE"/>
                  </w:rPr>
                </w:rPrChange>
              </w:rPr>
            </w:pPr>
            <w:ins w:id="40010" w:author="Thomas Dietz" w:date="2012-08-08T17:05:00Z">
              <w:r w:rsidRPr="00B80901">
                <w:rPr>
                  <w:rPrChange w:id="40011" w:author="Thomas Dietz" w:date="2012-08-10T13:22:00Z">
                    <w:rPr>
                      <w:lang w:val="de-DE"/>
                    </w:rPr>
                  </w:rPrChange>
                </w:rPr>
                <w:t xml:space="preserve">        only if the OpenFlow Queue is assigned to an OpenFlow</w:t>
              </w:r>
            </w:ins>
          </w:p>
          <w:p w14:paraId="2F775570" w14:textId="77777777" w:rsidR="009F3611" w:rsidRPr="00B80901" w:rsidRDefault="009F3611" w:rsidP="009F3611">
            <w:pPr>
              <w:pStyle w:val="XML1"/>
              <w:rPr>
                <w:ins w:id="40012" w:author="Thomas Dietz" w:date="2012-08-08T17:05:00Z"/>
                <w:rPrChange w:id="40013" w:author="Thomas Dietz" w:date="2012-08-10T13:22:00Z">
                  <w:rPr>
                    <w:ins w:id="40014" w:author="Thomas Dietz" w:date="2012-08-08T17:05:00Z"/>
                    <w:lang w:val="de-DE"/>
                  </w:rPr>
                </w:rPrChange>
              </w:rPr>
            </w:pPr>
            <w:ins w:id="40015" w:author="Thomas Dietz" w:date="2012-08-08T17:05:00Z">
              <w:r w:rsidRPr="00B80901">
                <w:rPr>
                  <w:rPrChange w:id="40016" w:author="Thomas Dietz" w:date="2012-08-10T13:22:00Z">
                    <w:rPr>
                      <w:lang w:val="de-DE"/>
                    </w:rPr>
                  </w:rPrChange>
                </w:rPr>
                <w:t xml:space="preserve">        Logical Switch.  If no value is currently assigned to this</w:t>
              </w:r>
            </w:ins>
          </w:p>
          <w:p w14:paraId="101584CE" w14:textId="77777777" w:rsidR="009F3611" w:rsidRPr="00B80901" w:rsidRDefault="009F3611" w:rsidP="009F3611">
            <w:pPr>
              <w:pStyle w:val="XML1"/>
              <w:rPr>
                <w:ins w:id="40017" w:author="Thomas Dietz" w:date="2012-08-08T17:05:00Z"/>
                <w:rPrChange w:id="40018" w:author="Thomas Dietz" w:date="2012-08-10T13:22:00Z">
                  <w:rPr>
                    <w:ins w:id="40019" w:author="Thomas Dietz" w:date="2012-08-08T17:05:00Z"/>
                    <w:lang w:val="de-DE"/>
                  </w:rPr>
                </w:rPrChange>
              </w:rPr>
            </w:pPr>
            <w:ins w:id="40020" w:author="Thomas Dietz" w:date="2012-08-08T17:05:00Z">
              <w:r w:rsidRPr="00B80901">
                <w:rPr>
                  <w:rPrChange w:id="40021" w:author="Thomas Dietz" w:date="2012-08-10T13:22:00Z">
                    <w:rPr>
                      <w:lang w:val="de-DE"/>
                    </w:rPr>
                  </w:rPrChange>
                </w:rPr>
                <w:t xml:space="preserve">        element then this element MUST NOT be included in replies</w:t>
              </w:r>
            </w:ins>
          </w:p>
          <w:p w14:paraId="24949885" w14:textId="77777777" w:rsidR="009F3611" w:rsidRPr="00B80901" w:rsidRDefault="009F3611" w:rsidP="009F3611">
            <w:pPr>
              <w:pStyle w:val="XML1"/>
              <w:rPr>
                <w:ins w:id="40022" w:author="Thomas Dietz" w:date="2012-08-08T17:05:00Z"/>
                <w:rPrChange w:id="40023" w:author="Thomas Dietz" w:date="2012-08-10T13:22:00Z">
                  <w:rPr>
                    <w:ins w:id="40024" w:author="Thomas Dietz" w:date="2012-08-08T17:05:00Z"/>
                    <w:lang w:val="de-DE"/>
                  </w:rPr>
                </w:rPrChange>
              </w:rPr>
            </w:pPr>
            <w:ins w:id="40025" w:author="Thomas Dietz" w:date="2012-08-08T17:05:00Z">
              <w:r w:rsidRPr="00B80901">
                <w:rPr>
                  <w:rPrChange w:id="40026" w:author="Thomas Dietz" w:date="2012-08-10T13:22:00Z">
                    <w:rPr>
                      <w:lang w:val="de-DE"/>
                    </w:rPr>
                  </w:rPrChange>
                </w:rPr>
                <w:t xml:space="preserve">        to NETCONF &lt;get&gt; requests. Since this element is not</w:t>
              </w:r>
            </w:ins>
          </w:p>
          <w:p w14:paraId="73ABFD4E" w14:textId="77777777" w:rsidR="009F3611" w:rsidRPr="00B80901" w:rsidRDefault="009F3611" w:rsidP="009F3611">
            <w:pPr>
              <w:pStyle w:val="XML1"/>
              <w:rPr>
                <w:ins w:id="40027" w:author="Thomas Dietz" w:date="2012-08-08T17:05:00Z"/>
                <w:rPrChange w:id="40028" w:author="Thomas Dietz" w:date="2012-08-10T13:22:00Z">
                  <w:rPr>
                    <w:ins w:id="40029" w:author="Thomas Dietz" w:date="2012-08-08T17:05:00Z"/>
                    <w:lang w:val="de-DE"/>
                  </w:rPr>
                </w:rPrChange>
              </w:rPr>
            </w:pPr>
            <w:ins w:id="40030" w:author="Thomas Dietz" w:date="2012-08-08T17:05:00Z">
              <w:r w:rsidRPr="00B80901">
                <w:rPr>
                  <w:rPrChange w:id="40031" w:author="Thomas Dietz" w:date="2012-08-10T13:22:00Z">
                    <w:rPr>
                      <w:lang w:val="de-DE"/>
                    </w:rPr>
                  </w:rPrChange>
                </w:rPr>
                <w:t xml:space="preserve">        configurable with the NETCONF protocol it MUST NOT be</w:t>
              </w:r>
            </w:ins>
          </w:p>
          <w:p w14:paraId="2821951F" w14:textId="77777777" w:rsidR="009F3611" w:rsidRPr="00B80901" w:rsidRDefault="009F3611" w:rsidP="009F3611">
            <w:pPr>
              <w:pStyle w:val="XML1"/>
              <w:rPr>
                <w:ins w:id="40032" w:author="Thomas Dietz" w:date="2012-08-08T17:05:00Z"/>
                <w:rPrChange w:id="40033" w:author="Thomas Dietz" w:date="2012-08-10T13:22:00Z">
                  <w:rPr>
                    <w:ins w:id="40034" w:author="Thomas Dietz" w:date="2012-08-08T17:05:00Z"/>
                    <w:lang w:val="de-DE"/>
                  </w:rPr>
                </w:rPrChange>
              </w:rPr>
            </w:pPr>
            <w:ins w:id="40035" w:author="Thomas Dietz" w:date="2012-08-08T17:05:00Z">
              <w:r w:rsidRPr="00B80901">
                <w:rPr>
                  <w:rPrChange w:id="40036" w:author="Thomas Dietz" w:date="2012-08-10T13:22:00Z">
                    <w:rPr>
                      <w:lang w:val="de-DE"/>
                    </w:rPr>
                  </w:rPrChange>
                </w:rPr>
                <w:t xml:space="preserve">        included in replies to NETCONF &lt;get-config&gt; requests.";</w:t>
              </w:r>
            </w:ins>
          </w:p>
          <w:p w14:paraId="2B627C70" w14:textId="77777777" w:rsidR="009F3611" w:rsidRPr="00B80901" w:rsidRDefault="009F3611" w:rsidP="009F3611">
            <w:pPr>
              <w:pStyle w:val="XML1"/>
              <w:rPr>
                <w:ins w:id="40037" w:author="Thomas Dietz" w:date="2012-08-08T17:05:00Z"/>
                <w:rPrChange w:id="40038" w:author="Thomas Dietz" w:date="2012-08-10T13:22:00Z">
                  <w:rPr>
                    <w:ins w:id="40039" w:author="Thomas Dietz" w:date="2012-08-08T17:05:00Z"/>
                    <w:lang w:val="de-DE"/>
                  </w:rPr>
                </w:rPrChange>
              </w:rPr>
            </w:pPr>
            <w:ins w:id="40040" w:author="Thomas Dietz" w:date="2012-08-08T17:05:00Z">
              <w:r w:rsidRPr="00B80901">
                <w:rPr>
                  <w:rPrChange w:id="40041" w:author="Thomas Dietz" w:date="2012-08-10T13:22:00Z">
                    <w:rPr>
                      <w:lang w:val="de-DE"/>
                    </w:rPr>
                  </w:rPrChange>
                </w:rPr>
                <w:t xml:space="preserve">    }</w:t>
              </w:r>
            </w:ins>
          </w:p>
          <w:p w14:paraId="7C4C94AC" w14:textId="77777777" w:rsidR="009F3611" w:rsidRPr="00B80901" w:rsidRDefault="009F3611" w:rsidP="009F3611">
            <w:pPr>
              <w:pStyle w:val="XML1"/>
              <w:rPr>
                <w:ins w:id="40042" w:author="Thomas Dietz" w:date="2012-08-08T17:05:00Z"/>
                <w:rPrChange w:id="40043" w:author="Thomas Dietz" w:date="2012-08-10T13:22:00Z">
                  <w:rPr>
                    <w:ins w:id="40044" w:author="Thomas Dietz" w:date="2012-08-08T17:05:00Z"/>
                    <w:lang w:val="de-DE"/>
                  </w:rPr>
                </w:rPrChange>
              </w:rPr>
            </w:pPr>
            <w:ins w:id="40045" w:author="Thomas Dietz" w:date="2012-08-08T17:05:00Z">
              <w:r w:rsidRPr="00B80901">
                <w:rPr>
                  <w:rPrChange w:id="40046" w:author="Thomas Dietz" w:date="2012-08-10T13:22:00Z">
                    <w:rPr>
                      <w:lang w:val="de-DE"/>
                    </w:rPr>
                  </w:rPrChange>
                </w:rPr>
                <w:t xml:space="preserve">    leaf port {</w:t>
              </w:r>
            </w:ins>
          </w:p>
          <w:p w14:paraId="20F08F56" w14:textId="77777777" w:rsidR="009F3611" w:rsidRPr="00B80901" w:rsidRDefault="009F3611" w:rsidP="009F3611">
            <w:pPr>
              <w:pStyle w:val="XML1"/>
              <w:rPr>
                <w:ins w:id="40047" w:author="Thomas Dietz" w:date="2012-08-08T17:05:00Z"/>
                <w:rPrChange w:id="40048" w:author="Thomas Dietz" w:date="2012-08-10T13:22:00Z">
                  <w:rPr>
                    <w:ins w:id="40049" w:author="Thomas Dietz" w:date="2012-08-08T17:05:00Z"/>
                    <w:lang w:val="de-DE"/>
                  </w:rPr>
                </w:rPrChange>
              </w:rPr>
            </w:pPr>
            <w:ins w:id="40050" w:author="Thomas Dietz" w:date="2012-08-08T17:05:00Z">
              <w:r w:rsidRPr="00B80901">
                <w:rPr>
                  <w:rPrChange w:id="40051" w:author="Thomas Dietz" w:date="2012-08-10T13:22:00Z">
                    <w:rPr>
                      <w:lang w:val="de-DE"/>
                    </w:rPr>
                  </w:rPrChange>
                </w:rPr>
                <w:t xml:space="preserve">      type leafref {</w:t>
              </w:r>
            </w:ins>
          </w:p>
          <w:p w14:paraId="47B78BAA" w14:textId="77777777" w:rsidR="009F3611" w:rsidRPr="00B80901" w:rsidRDefault="009F3611" w:rsidP="009F3611">
            <w:pPr>
              <w:pStyle w:val="XML1"/>
              <w:rPr>
                <w:ins w:id="40052" w:author="Thomas Dietz" w:date="2012-08-08T17:05:00Z"/>
                <w:rPrChange w:id="40053" w:author="Thomas Dietz" w:date="2012-08-10T13:22:00Z">
                  <w:rPr>
                    <w:ins w:id="40054" w:author="Thomas Dietz" w:date="2012-08-08T17:05:00Z"/>
                    <w:lang w:val="de-DE"/>
                  </w:rPr>
                </w:rPrChange>
              </w:rPr>
            </w:pPr>
            <w:ins w:id="40055" w:author="Thomas Dietz" w:date="2012-08-08T17:05:00Z">
              <w:r w:rsidRPr="00B80901">
                <w:rPr>
                  <w:rPrChange w:id="40056" w:author="Thomas Dietz" w:date="2012-08-10T13:22:00Z">
                    <w:rPr>
                      <w:lang w:val="de-DE"/>
                    </w:rPr>
                  </w:rPrChange>
                </w:rPr>
                <w:t xml:space="preserve">        path "/capable-switch/resources/port/resource-id";</w:t>
              </w:r>
            </w:ins>
          </w:p>
          <w:p w14:paraId="6775E627" w14:textId="77777777" w:rsidR="009F3611" w:rsidRPr="00B80901" w:rsidRDefault="009F3611" w:rsidP="009F3611">
            <w:pPr>
              <w:pStyle w:val="XML1"/>
              <w:rPr>
                <w:ins w:id="40057" w:author="Thomas Dietz" w:date="2012-08-08T17:05:00Z"/>
                <w:rPrChange w:id="40058" w:author="Thomas Dietz" w:date="2012-08-10T13:22:00Z">
                  <w:rPr>
                    <w:ins w:id="40059" w:author="Thomas Dietz" w:date="2012-08-08T17:05:00Z"/>
                    <w:lang w:val="de-DE"/>
                  </w:rPr>
                </w:rPrChange>
              </w:rPr>
            </w:pPr>
            <w:ins w:id="40060" w:author="Thomas Dietz" w:date="2012-08-08T17:05:00Z">
              <w:r w:rsidRPr="00B80901">
                <w:rPr>
                  <w:rPrChange w:id="40061" w:author="Thomas Dietz" w:date="2012-08-10T13:22:00Z">
                    <w:rPr>
                      <w:lang w:val="de-DE"/>
                    </w:rPr>
                  </w:rPrChange>
                </w:rPr>
                <w:t xml:space="preserve">      }</w:t>
              </w:r>
            </w:ins>
          </w:p>
          <w:p w14:paraId="310B4780" w14:textId="77777777" w:rsidR="009F3611" w:rsidRPr="00B80901" w:rsidRDefault="009F3611" w:rsidP="009F3611">
            <w:pPr>
              <w:pStyle w:val="XML1"/>
              <w:rPr>
                <w:ins w:id="40062" w:author="Thomas Dietz" w:date="2012-08-08T17:05:00Z"/>
                <w:rPrChange w:id="40063" w:author="Thomas Dietz" w:date="2012-08-10T13:22:00Z">
                  <w:rPr>
                    <w:ins w:id="40064" w:author="Thomas Dietz" w:date="2012-08-08T17:05:00Z"/>
                    <w:lang w:val="de-DE"/>
                  </w:rPr>
                </w:rPrChange>
              </w:rPr>
            </w:pPr>
            <w:ins w:id="40065" w:author="Thomas Dietz" w:date="2012-08-08T17:05:00Z">
              <w:r w:rsidRPr="00B80901">
                <w:rPr>
                  <w:rPrChange w:id="40066" w:author="Thomas Dietz" w:date="2012-08-10T13:22:00Z">
                    <w:rPr>
                      <w:lang w:val="de-DE"/>
                    </w:rPr>
                  </w:rPrChange>
                </w:rPr>
                <w:t xml:space="preserve">      description "Reference to port resources in the Capable</w:t>
              </w:r>
            </w:ins>
          </w:p>
          <w:p w14:paraId="18C2D178" w14:textId="77777777" w:rsidR="009F3611" w:rsidRPr="00B80901" w:rsidRDefault="009F3611" w:rsidP="009F3611">
            <w:pPr>
              <w:pStyle w:val="XML1"/>
              <w:rPr>
                <w:ins w:id="40067" w:author="Thomas Dietz" w:date="2012-08-08T17:05:00Z"/>
                <w:rPrChange w:id="40068" w:author="Thomas Dietz" w:date="2012-08-10T13:22:00Z">
                  <w:rPr>
                    <w:ins w:id="40069" w:author="Thomas Dietz" w:date="2012-08-08T17:05:00Z"/>
                    <w:lang w:val="de-DE"/>
                  </w:rPr>
                </w:rPrChange>
              </w:rPr>
            </w:pPr>
            <w:ins w:id="40070" w:author="Thomas Dietz" w:date="2012-08-08T17:05:00Z">
              <w:r w:rsidRPr="00B80901">
                <w:rPr>
                  <w:rPrChange w:id="40071" w:author="Thomas Dietz" w:date="2012-08-10T13:22:00Z">
                    <w:rPr>
                      <w:lang w:val="de-DE"/>
                    </w:rPr>
                  </w:rPrChange>
                </w:rPr>
                <w:t xml:space="preserve">        Switch.</w:t>
              </w:r>
            </w:ins>
          </w:p>
          <w:p w14:paraId="04EAA584" w14:textId="77777777" w:rsidR="009F3611" w:rsidRPr="00B80901" w:rsidRDefault="009F3611" w:rsidP="009F3611">
            <w:pPr>
              <w:pStyle w:val="XML1"/>
              <w:rPr>
                <w:ins w:id="40072" w:author="Thomas Dietz" w:date="2012-08-08T17:05:00Z"/>
                <w:rPrChange w:id="40073" w:author="Thomas Dietz" w:date="2012-08-10T13:22:00Z">
                  <w:rPr>
                    <w:ins w:id="40074" w:author="Thomas Dietz" w:date="2012-08-08T17:05:00Z"/>
                    <w:lang w:val="de-DE"/>
                  </w:rPr>
                </w:rPrChange>
              </w:rPr>
            </w:pPr>
            <w:ins w:id="40075" w:author="Thomas Dietz" w:date="2012-08-08T17:05:00Z">
              <w:r w:rsidRPr="00B80901">
                <w:rPr>
                  <w:rPrChange w:id="40076" w:author="Thomas Dietz" w:date="2012-08-10T13:22:00Z">
                    <w:rPr>
                      <w:lang w:val="de-DE"/>
                    </w:rPr>
                  </w:rPrChange>
                </w:rPr>
                <w:t xml:space="preserve">      </w:t>
              </w:r>
            </w:ins>
          </w:p>
          <w:p w14:paraId="38DC5FEB" w14:textId="77777777" w:rsidR="009F3611" w:rsidRPr="00B80901" w:rsidRDefault="009F3611" w:rsidP="009F3611">
            <w:pPr>
              <w:pStyle w:val="XML1"/>
              <w:rPr>
                <w:ins w:id="40077" w:author="Thomas Dietz" w:date="2012-08-08T17:05:00Z"/>
                <w:rPrChange w:id="40078" w:author="Thomas Dietz" w:date="2012-08-10T13:22:00Z">
                  <w:rPr>
                    <w:ins w:id="40079" w:author="Thomas Dietz" w:date="2012-08-08T17:05:00Z"/>
                    <w:lang w:val="de-DE"/>
                  </w:rPr>
                </w:rPrChange>
              </w:rPr>
            </w:pPr>
            <w:ins w:id="40080" w:author="Thomas Dietz" w:date="2012-08-08T17:05:00Z">
              <w:r w:rsidRPr="00B80901">
                <w:rPr>
                  <w:rPrChange w:id="40081" w:author="Thomas Dietz" w:date="2012-08-10T13:22:00Z">
                    <w:rPr>
                      <w:lang w:val="de-DE"/>
                    </w:rPr>
                  </w:rPrChange>
                </w:rPr>
                <w:t xml:space="preserve">        This element associates an OpenFlow Queue with an OpenFlow </w:t>
              </w:r>
            </w:ins>
          </w:p>
          <w:p w14:paraId="79587F3A" w14:textId="77777777" w:rsidR="009F3611" w:rsidRPr="00B80901" w:rsidRDefault="009F3611" w:rsidP="009F3611">
            <w:pPr>
              <w:pStyle w:val="XML1"/>
              <w:rPr>
                <w:ins w:id="40082" w:author="Thomas Dietz" w:date="2012-08-08T17:05:00Z"/>
                <w:rPrChange w:id="40083" w:author="Thomas Dietz" w:date="2012-08-10T13:22:00Z">
                  <w:rPr>
                    <w:ins w:id="40084" w:author="Thomas Dietz" w:date="2012-08-08T17:05:00Z"/>
                    <w:lang w:val="de-DE"/>
                  </w:rPr>
                </w:rPrChange>
              </w:rPr>
            </w:pPr>
            <w:ins w:id="40085" w:author="Thomas Dietz" w:date="2012-08-08T17:05:00Z">
              <w:r w:rsidRPr="00B80901">
                <w:rPr>
                  <w:rPrChange w:id="40086" w:author="Thomas Dietz" w:date="2012-08-10T13:22:00Z">
                    <w:rPr>
                      <w:lang w:val="de-DE"/>
                    </w:rPr>
                  </w:rPrChange>
                </w:rPr>
                <w:t xml:space="preserve">        Port. If the OpenFlow Queue is associated with an OpenFlow </w:t>
              </w:r>
            </w:ins>
          </w:p>
          <w:p w14:paraId="5315D180" w14:textId="77777777" w:rsidR="009F3611" w:rsidRPr="00B80901" w:rsidRDefault="009F3611" w:rsidP="009F3611">
            <w:pPr>
              <w:pStyle w:val="XML1"/>
              <w:rPr>
                <w:ins w:id="40087" w:author="Thomas Dietz" w:date="2012-08-08T17:05:00Z"/>
                <w:rPrChange w:id="40088" w:author="Thomas Dietz" w:date="2012-08-10T13:22:00Z">
                  <w:rPr>
                    <w:ins w:id="40089" w:author="Thomas Dietz" w:date="2012-08-08T17:05:00Z"/>
                    <w:lang w:val="de-DE"/>
                  </w:rPr>
                </w:rPrChange>
              </w:rPr>
            </w:pPr>
            <w:ins w:id="40090" w:author="Thomas Dietz" w:date="2012-08-08T17:05:00Z">
              <w:r w:rsidRPr="00B80901">
                <w:rPr>
                  <w:rPrChange w:id="40091" w:author="Thomas Dietz" w:date="2012-08-10T13:22:00Z">
                    <w:rPr>
                      <w:lang w:val="de-DE"/>
                    </w:rPr>
                  </w:rPrChange>
                </w:rPr>
                <w:t xml:space="preserve">        Logical Switch S and this element is present, then it MUST </w:t>
              </w:r>
            </w:ins>
          </w:p>
          <w:p w14:paraId="0712F7E4" w14:textId="77777777" w:rsidR="009F3611" w:rsidRPr="00B80901" w:rsidRDefault="009F3611" w:rsidP="009F3611">
            <w:pPr>
              <w:pStyle w:val="XML1"/>
              <w:rPr>
                <w:ins w:id="40092" w:author="Thomas Dietz" w:date="2012-08-08T17:05:00Z"/>
                <w:rPrChange w:id="40093" w:author="Thomas Dietz" w:date="2012-08-10T13:22:00Z">
                  <w:rPr>
                    <w:ins w:id="40094" w:author="Thomas Dietz" w:date="2012-08-08T17:05:00Z"/>
                    <w:lang w:val="de-DE"/>
                  </w:rPr>
                </w:rPrChange>
              </w:rPr>
            </w:pPr>
            <w:ins w:id="40095" w:author="Thomas Dietz" w:date="2012-08-08T17:05:00Z">
              <w:r w:rsidRPr="00B80901">
                <w:rPr>
                  <w:rPrChange w:id="40096" w:author="Thomas Dietz" w:date="2012-08-10T13:22:00Z">
                    <w:rPr>
                      <w:lang w:val="de-DE"/>
                    </w:rPr>
                  </w:rPrChange>
                </w:rPr>
                <w:t xml:space="preserve">        be set to the value of element resource-id of an OpenFlow</w:t>
              </w:r>
            </w:ins>
          </w:p>
          <w:p w14:paraId="7DBC97E0" w14:textId="77777777" w:rsidR="009F3611" w:rsidRPr="00B80901" w:rsidRDefault="009F3611" w:rsidP="009F3611">
            <w:pPr>
              <w:pStyle w:val="XML1"/>
              <w:rPr>
                <w:ins w:id="40097" w:author="Thomas Dietz" w:date="2012-08-08T17:05:00Z"/>
                <w:rPrChange w:id="40098" w:author="Thomas Dietz" w:date="2012-08-10T13:22:00Z">
                  <w:rPr>
                    <w:ins w:id="40099" w:author="Thomas Dietz" w:date="2012-08-08T17:05:00Z"/>
                    <w:lang w:val="de-DE"/>
                  </w:rPr>
                </w:rPrChange>
              </w:rPr>
            </w:pPr>
            <w:ins w:id="40100" w:author="Thomas Dietz" w:date="2012-08-08T17:05:00Z">
              <w:r w:rsidRPr="00B80901">
                <w:rPr>
                  <w:rPrChange w:id="40101" w:author="Thomas Dietz" w:date="2012-08-10T13:22:00Z">
                    <w:rPr>
                      <w:lang w:val="de-DE"/>
                    </w:rPr>
                  </w:rPrChange>
                </w:rPr>
                <w:t xml:space="preserve">        Port which is associated with the OpenFlow Logical Switch</w:t>
              </w:r>
            </w:ins>
          </w:p>
          <w:p w14:paraId="471B7977" w14:textId="77777777" w:rsidR="009F3611" w:rsidRPr="00B80901" w:rsidRDefault="009F3611" w:rsidP="009F3611">
            <w:pPr>
              <w:pStyle w:val="XML1"/>
              <w:rPr>
                <w:ins w:id="40102" w:author="Thomas Dietz" w:date="2012-08-08T17:05:00Z"/>
                <w:rPrChange w:id="40103" w:author="Thomas Dietz" w:date="2012-08-10T13:22:00Z">
                  <w:rPr>
                    <w:ins w:id="40104" w:author="Thomas Dietz" w:date="2012-08-08T17:05:00Z"/>
                    <w:lang w:val="de-DE"/>
                  </w:rPr>
                </w:rPrChange>
              </w:rPr>
            </w:pPr>
            <w:ins w:id="40105" w:author="Thomas Dietz" w:date="2012-08-08T17:05:00Z">
              <w:r w:rsidRPr="00B80901">
                <w:rPr>
                  <w:rPrChange w:id="40106" w:author="Thomas Dietz" w:date="2012-08-10T13:22:00Z">
                    <w:rPr>
                      <w:lang w:val="de-DE"/>
                    </w:rPr>
                  </w:rPrChange>
                </w:rPr>
                <w:t xml:space="preserve">        S.</w:t>
              </w:r>
            </w:ins>
          </w:p>
          <w:p w14:paraId="040FA546" w14:textId="77777777" w:rsidR="009F3611" w:rsidRPr="00B80901" w:rsidRDefault="009F3611" w:rsidP="009F3611">
            <w:pPr>
              <w:pStyle w:val="XML1"/>
              <w:rPr>
                <w:ins w:id="40107" w:author="Thomas Dietz" w:date="2012-08-08T17:05:00Z"/>
                <w:rPrChange w:id="40108" w:author="Thomas Dietz" w:date="2012-08-10T13:22:00Z">
                  <w:rPr>
                    <w:ins w:id="40109" w:author="Thomas Dietz" w:date="2012-08-08T17:05:00Z"/>
                    <w:lang w:val="de-DE"/>
                  </w:rPr>
                </w:rPrChange>
              </w:rPr>
            </w:pPr>
          </w:p>
          <w:p w14:paraId="67441624" w14:textId="77777777" w:rsidR="009F3611" w:rsidRPr="00B80901" w:rsidRDefault="009F3611" w:rsidP="009F3611">
            <w:pPr>
              <w:pStyle w:val="XML1"/>
              <w:rPr>
                <w:ins w:id="40110" w:author="Thomas Dietz" w:date="2012-08-08T17:05:00Z"/>
                <w:rPrChange w:id="40111" w:author="Thomas Dietz" w:date="2012-08-10T13:22:00Z">
                  <w:rPr>
                    <w:ins w:id="40112" w:author="Thomas Dietz" w:date="2012-08-08T17:05:00Z"/>
                    <w:lang w:val="de-DE"/>
                  </w:rPr>
                </w:rPrChange>
              </w:rPr>
            </w:pPr>
            <w:ins w:id="40113" w:author="Thomas Dietz" w:date="2012-08-08T17:05:00Z">
              <w:r w:rsidRPr="00B80901">
                <w:rPr>
                  <w:rPrChange w:id="40114" w:author="Thomas Dietz" w:date="2012-08-10T13:22:00Z">
                    <w:rPr>
                      <w:lang w:val="de-DE"/>
                    </w:rPr>
                  </w:rPrChange>
                </w:rPr>
                <w:t xml:space="preserve">        The element MUST refer to an element at the following path:</w:t>
              </w:r>
            </w:ins>
          </w:p>
          <w:p w14:paraId="3A124742" w14:textId="77777777" w:rsidR="009F3611" w:rsidRPr="00B80901" w:rsidRDefault="009F3611" w:rsidP="009F3611">
            <w:pPr>
              <w:pStyle w:val="XML1"/>
              <w:rPr>
                <w:ins w:id="40115" w:author="Thomas Dietz" w:date="2012-08-08T17:05:00Z"/>
                <w:rPrChange w:id="40116" w:author="Thomas Dietz" w:date="2012-08-10T13:22:00Z">
                  <w:rPr>
                    <w:ins w:id="40117" w:author="Thomas Dietz" w:date="2012-08-08T17:05:00Z"/>
                    <w:lang w:val="de-DE"/>
                  </w:rPr>
                </w:rPrChange>
              </w:rPr>
            </w:pPr>
            <w:ins w:id="40118" w:author="Thomas Dietz" w:date="2012-08-08T17:05:00Z">
              <w:r w:rsidRPr="00B80901">
                <w:rPr>
                  <w:rPrChange w:id="40119" w:author="Thomas Dietz" w:date="2012-08-10T13:22:00Z">
                    <w:rPr>
                      <w:lang w:val="de-DE"/>
                    </w:rPr>
                  </w:rPrChange>
                </w:rPr>
                <w:t xml:space="preserve">          /capable-switch/resources/port/resource-id";</w:t>
              </w:r>
            </w:ins>
          </w:p>
          <w:p w14:paraId="6A448332" w14:textId="77777777" w:rsidR="009F3611" w:rsidRPr="00B80901" w:rsidRDefault="009F3611" w:rsidP="009F3611">
            <w:pPr>
              <w:pStyle w:val="XML1"/>
              <w:rPr>
                <w:ins w:id="40120" w:author="Thomas Dietz" w:date="2012-08-08T17:05:00Z"/>
                <w:rPrChange w:id="40121" w:author="Thomas Dietz" w:date="2012-08-10T13:22:00Z">
                  <w:rPr>
                    <w:ins w:id="40122" w:author="Thomas Dietz" w:date="2012-08-08T17:05:00Z"/>
                    <w:lang w:val="de-DE"/>
                  </w:rPr>
                </w:rPrChange>
              </w:rPr>
            </w:pPr>
            <w:ins w:id="40123" w:author="Thomas Dietz" w:date="2012-08-08T17:05:00Z">
              <w:r w:rsidRPr="00B80901">
                <w:rPr>
                  <w:rPrChange w:id="40124" w:author="Thomas Dietz" w:date="2012-08-10T13:22:00Z">
                    <w:rPr>
                      <w:lang w:val="de-DE"/>
                    </w:rPr>
                  </w:rPrChange>
                </w:rPr>
                <w:t xml:space="preserve">    }</w:t>
              </w:r>
            </w:ins>
          </w:p>
          <w:p w14:paraId="6169F54C" w14:textId="77777777" w:rsidR="009F3611" w:rsidRPr="00B80901" w:rsidRDefault="009F3611" w:rsidP="009F3611">
            <w:pPr>
              <w:pStyle w:val="XML1"/>
              <w:rPr>
                <w:ins w:id="40125" w:author="Thomas Dietz" w:date="2012-08-08T17:05:00Z"/>
                <w:rPrChange w:id="40126" w:author="Thomas Dietz" w:date="2012-08-10T13:22:00Z">
                  <w:rPr>
                    <w:ins w:id="40127" w:author="Thomas Dietz" w:date="2012-08-08T17:05:00Z"/>
                    <w:lang w:val="de-DE"/>
                  </w:rPr>
                </w:rPrChange>
              </w:rPr>
            </w:pPr>
            <w:ins w:id="40128" w:author="Thomas Dietz" w:date="2012-08-08T17:05:00Z">
              <w:r w:rsidRPr="00B80901">
                <w:rPr>
                  <w:rPrChange w:id="40129" w:author="Thomas Dietz" w:date="2012-08-10T13:22:00Z">
                    <w:rPr>
                      <w:lang w:val="de-DE"/>
                    </w:rPr>
                  </w:rPrChange>
                </w:rPr>
                <w:t xml:space="preserve">    container properties {</w:t>
              </w:r>
            </w:ins>
          </w:p>
          <w:p w14:paraId="38F4402C" w14:textId="77777777" w:rsidR="009F3611" w:rsidRPr="00B80901" w:rsidRDefault="009F3611" w:rsidP="009F3611">
            <w:pPr>
              <w:pStyle w:val="XML1"/>
              <w:rPr>
                <w:ins w:id="40130" w:author="Thomas Dietz" w:date="2012-08-08T17:05:00Z"/>
                <w:rPrChange w:id="40131" w:author="Thomas Dietz" w:date="2012-08-10T13:22:00Z">
                  <w:rPr>
                    <w:ins w:id="40132" w:author="Thomas Dietz" w:date="2012-08-08T17:05:00Z"/>
                    <w:lang w:val="de-DE"/>
                  </w:rPr>
                </w:rPrChange>
              </w:rPr>
            </w:pPr>
            <w:ins w:id="40133" w:author="Thomas Dietz" w:date="2012-08-08T17:05:00Z">
              <w:r w:rsidRPr="00B80901">
                <w:rPr>
                  <w:rPrChange w:id="40134" w:author="Thomas Dietz" w:date="2012-08-10T13:22:00Z">
                    <w:rPr>
                      <w:lang w:val="de-DE"/>
                    </w:rPr>
                  </w:rPrChange>
                </w:rPr>
                <w:t xml:space="preserve">      description "The queue properties currently configured.";</w:t>
              </w:r>
            </w:ins>
          </w:p>
          <w:p w14:paraId="0D4EB07A" w14:textId="77777777" w:rsidR="009F3611" w:rsidRPr="00B80901" w:rsidRDefault="009F3611" w:rsidP="009F3611">
            <w:pPr>
              <w:pStyle w:val="XML1"/>
              <w:rPr>
                <w:ins w:id="40135" w:author="Thomas Dietz" w:date="2012-08-08T17:05:00Z"/>
                <w:rPrChange w:id="40136" w:author="Thomas Dietz" w:date="2012-08-10T13:22:00Z">
                  <w:rPr>
                    <w:ins w:id="40137" w:author="Thomas Dietz" w:date="2012-08-08T17:05:00Z"/>
                    <w:lang w:val="de-DE"/>
                  </w:rPr>
                </w:rPrChange>
              </w:rPr>
            </w:pPr>
            <w:ins w:id="40138" w:author="Thomas Dietz" w:date="2012-08-08T17:05:00Z">
              <w:r w:rsidRPr="00B80901">
                <w:rPr>
                  <w:rPrChange w:id="40139" w:author="Thomas Dietz" w:date="2012-08-10T13:22:00Z">
                    <w:rPr>
                      <w:lang w:val="de-DE"/>
                    </w:rPr>
                  </w:rPrChange>
                </w:rPr>
                <w:t xml:space="preserve">      leaf min-rate {</w:t>
              </w:r>
            </w:ins>
          </w:p>
          <w:p w14:paraId="1ED4FFA8" w14:textId="77777777" w:rsidR="009F3611" w:rsidRPr="00B80901" w:rsidRDefault="009F3611" w:rsidP="009F3611">
            <w:pPr>
              <w:pStyle w:val="XML1"/>
              <w:rPr>
                <w:ins w:id="40140" w:author="Thomas Dietz" w:date="2012-08-08T17:05:00Z"/>
                <w:rPrChange w:id="40141" w:author="Thomas Dietz" w:date="2012-08-10T13:22:00Z">
                  <w:rPr>
                    <w:ins w:id="40142" w:author="Thomas Dietz" w:date="2012-08-08T17:05:00Z"/>
                    <w:lang w:val="de-DE"/>
                  </w:rPr>
                </w:rPrChange>
              </w:rPr>
            </w:pPr>
            <w:ins w:id="40143" w:author="Thomas Dietz" w:date="2012-08-08T17:05:00Z">
              <w:r w:rsidRPr="00B80901">
                <w:rPr>
                  <w:rPrChange w:id="40144" w:author="Thomas Dietz" w:date="2012-08-10T13:22:00Z">
                    <w:rPr>
                      <w:lang w:val="de-DE"/>
                    </w:rPr>
                  </w:rPrChange>
                </w:rPr>
                <w:t xml:space="preserve">        type OFTenthOfAPercentType;</w:t>
              </w:r>
            </w:ins>
          </w:p>
          <w:p w14:paraId="6C608082" w14:textId="77777777" w:rsidR="009F3611" w:rsidRPr="00B80901" w:rsidRDefault="009F3611" w:rsidP="009F3611">
            <w:pPr>
              <w:pStyle w:val="XML1"/>
              <w:rPr>
                <w:ins w:id="40145" w:author="Thomas Dietz" w:date="2012-08-08T17:05:00Z"/>
                <w:rPrChange w:id="40146" w:author="Thomas Dietz" w:date="2012-08-10T13:22:00Z">
                  <w:rPr>
                    <w:ins w:id="40147" w:author="Thomas Dietz" w:date="2012-08-08T17:05:00Z"/>
                    <w:lang w:val="de-DE"/>
                  </w:rPr>
                </w:rPrChange>
              </w:rPr>
            </w:pPr>
            <w:ins w:id="40148" w:author="Thomas Dietz" w:date="2012-08-08T17:05:00Z">
              <w:r w:rsidRPr="00B80901">
                <w:rPr>
                  <w:rPrChange w:id="40149" w:author="Thomas Dietz" w:date="2012-08-10T13:22:00Z">
                    <w:rPr>
                      <w:lang w:val="de-DE"/>
                    </w:rPr>
                  </w:rPrChange>
                </w:rPr>
                <w:t xml:space="preserve">        description "The minimal rate that is reserved for this</w:t>
              </w:r>
            </w:ins>
          </w:p>
          <w:p w14:paraId="4D2EE912" w14:textId="77777777" w:rsidR="009F3611" w:rsidRPr="00B80901" w:rsidRDefault="009F3611" w:rsidP="009F3611">
            <w:pPr>
              <w:pStyle w:val="XML1"/>
              <w:rPr>
                <w:ins w:id="40150" w:author="Thomas Dietz" w:date="2012-08-08T17:05:00Z"/>
                <w:rPrChange w:id="40151" w:author="Thomas Dietz" w:date="2012-08-10T13:22:00Z">
                  <w:rPr>
                    <w:ins w:id="40152" w:author="Thomas Dietz" w:date="2012-08-08T17:05:00Z"/>
                    <w:lang w:val="de-DE"/>
                  </w:rPr>
                </w:rPrChange>
              </w:rPr>
            </w:pPr>
            <w:ins w:id="40153" w:author="Thomas Dietz" w:date="2012-08-08T17:05:00Z">
              <w:r w:rsidRPr="00B80901">
                <w:rPr>
                  <w:rPrChange w:id="40154" w:author="Thomas Dietz" w:date="2012-08-10T13:22:00Z">
                    <w:rPr>
                      <w:lang w:val="de-DE"/>
                    </w:rPr>
                  </w:rPrChange>
                </w:rPr>
                <w:t xml:space="preserve">          queue in 1/10 of a percent of the actual rate.</w:t>
              </w:r>
            </w:ins>
          </w:p>
          <w:p w14:paraId="1BB03C52" w14:textId="77777777" w:rsidR="009F3611" w:rsidRPr="00B80901" w:rsidRDefault="009F3611" w:rsidP="009F3611">
            <w:pPr>
              <w:pStyle w:val="XML1"/>
              <w:rPr>
                <w:ins w:id="40155" w:author="Thomas Dietz" w:date="2012-08-08T17:05:00Z"/>
                <w:rPrChange w:id="40156" w:author="Thomas Dietz" w:date="2012-08-10T13:22:00Z">
                  <w:rPr>
                    <w:ins w:id="40157" w:author="Thomas Dietz" w:date="2012-08-08T17:05:00Z"/>
                    <w:lang w:val="de-DE"/>
                  </w:rPr>
                </w:rPrChange>
              </w:rPr>
            </w:pPr>
          </w:p>
          <w:p w14:paraId="5306D507" w14:textId="77777777" w:rsidR="009F3611" w:rsidRPr="00B80901" w:rsidRDefault="009F3611" w:rsidP="009F3611">
            <w:pPr>
              <w:pStyle w:val="XML1"/>
              <w:rPr>
                <w:ins w:id="40158" w:author="Thomas Dietz" w:date="2012-08-08T17:05:00Z"/>
                <w:rPrChange w:id="40159" w:author="Thomas Dietz" w:date="2012-08-10T13:22:00Z">
                  <w:rPr>
                    <w:ins w:id="40160" w:author="Thomas Dietz" w:date="2012-08-08T17:05:00Z"/>
                    <w:lang w:val="de-DE"/>
                  </w:rPr>
                </w:rPrChange>
              </w:rPr>
            </w:pPr>
            <w:ins w:id="40161" w:author="Thomas Dietz" w:date="2012-08-08T17:05:00Z">
              <w:r w:rsidRPr="00B80901">
                <w:rPr>
                  <w:rPrChange w:id="40162" w:author="Thomas Dietz" w:date="2012-08-10T13:22:00Z">
                    <w:rPr>
                      <w:lang w:val="de-DE"/>
                    </w:rPr>
                  </w:rPrChange>
                </w:rPr>
                <w:t xml:space="preserve">          This element is optional. If not present a min-rate is</w:t>
              </w:r>
            </w:ins>
          </w:p>
          <w:p w14:paraId="48275312" w14:textId="77777777" w:rsidR="009F3611" w:rsidRPr="00B80901" w:rsidRDefault="009F3611" w:rsidP="009F3611">
            <w:pPr>
              <w:pStyle w:val="XML1"/>
              <w:rPr>
                <w:ins w:id="40163" w:author="Thomas Dietz" w:date="2012-08-08T17:05:00Z"/>
                <w:rPrChange w:id="40164" w:author="Thomas Dietz" w:date="2012-08-10T13:22:00Z">
                  <w:rPr>
                    <w:ins w:id="40165" w:author="Thomas Dietz" w:date="2012-08-08T17:05:00Z"/>
                    <w:lang w:val="de-DE"/>
                  </w:rPr>
                </w:rPrChange>
              </w:rPr>
            </w:pPr>
            <w:ins w:id="40166" w:author="Thomas Dietz" w:date="2012-08-08T17:05:00Z">
              <w:r w:rsidRPr="00B80901">
                <w:rPr>
                  <w:rPrChange w:id="40167" w:author="Thomas Dietz" w:date="2012-08-10T13:22:00Z">
                    <w:rPr>
                      <w:lang w:val="de-DE"/>
                    </w:rPr>
                  </w:rPrChange>
                </w:rPr>
                <w:t xml:space="preserve">          not set.";</w:t>
              </w:r>
            </w:ins>
          </w:p>
          <w:p w14:paraId="27AAB81A" w14:textId="77777777" w:rsidR="009F3611" w:rsidRPr="00B80901" w:rsidRDefault="009F3611" w:rsidP="009F3611">
            <w:pPr>
              <w:pStyle w:val="XML1"/>
              <w:rPr>
                <w:ins w:id="40168" w:author="Thomas Dietz" w:date="2012-08-08T17:05:00Z"/>
                <w:rPrChange w:id="40169" w:author="Thomas Dietz" w:date="2012-08-10T13:22:00Z">
                  <w:rPr>
                    <w:ins w:id="40170" w:author="Thomas Dietz" w:date="2012-08-08T17:05:00Z"/>
                    <w:lang w:val="de-DE"/>
                  </w:rPr>
                </w:rPrChange>
              </w:rPr>
            </w:pPr>
            <w:ins w:id="40171" w:author="Thomas Dietz" w:date="2012-08-08T17:05:00Z">
              <w:r w:rsidRPr="00B80901">
                <w:rPr>
                  <w:rPrChange w:id="40172" w:author="Thomas Dietz" w:date="2012-08-10T13:22:00Z">
                    <w:rPr>
                      <w:lang w:val="de-DE"/>
                    </w:rPr>
                  </w:rPrChange>
                </w:rPr>
                <w:t xml:space="preserve">      }</w:t>
              </w:r>
            </w:ins>
          </w:p>
          <w:p w14:paraId="5B6579C3" w14:textId="77777777" w:rsidR="009F3611" w:rsidRPr="00B80901" w:rsidRDefault="009F3611" w:rsidP="009F3611">
            <w:pPr>
              <w:pStyle w:val="XML1"/>
              <w:rPr>
                <w:ins w:id="40173" w:author="Thomas Dietz" w:date="2012-08-08T17:05:00Z"/>
                <w:rPrChange w:id="40174" w:author="Thomas Dietz" w:date="2012-08-10T13:22:00Z">
                  <w:rPr>
                    <w:ins w:id="40175" w:author="Thomas Dietz" w:date="2012-08-08T17:05:00Z"/>
                    <w:lang w:val="de-DE"/>
                  </w:rPr>
                </w:rPrChange>
              </w:rPr>
            </w:pPr>
            <w:ins w:id="40176" w:author="Thomas Dietz" w:date="2012-08-08T17:05:00Z">
              <w:r w:rsidRPr="00B80901">
                <w:rPr>
                  <w:rPrChange w:id="40177" w:author="Thomas Dietz" w:date="2012-08-10T13:22:00Z">
                    <w:rPr>
                      <w:lang w:val="de-DE"/>
                    </w:rPr>
                  </w:rPrChange>
                </w:rPr>
                <w:t xml:space="preserve">      leaf max-rate {</w:t>
              </w:r>
            </w:ins>
          </w:p>
          <w:p w14:paraId="5EFD1025" w14:textId="77777777" w:rsidR="009F3611" w:rsidRPr="00B80901" w:rsidRDefault="009F3611" w:rsidP="009F3611">
            <w:pPr>
              <w:pStyle w:val="XML1"/>
              <w:rPr>
                <w:ins w:id="40178" w:author="Thomas Dietz" w:date="2012-08-08T17:05:00Z"/>
                <w:rPrChange w:id="40179" w:author="Thomas Dietz" w:date="2012-08-10T13:22:00Z">
                  <w:rPr>
                    <w:ins w:id="40180" w:author="Thomas Dietz" w:date="2012-08-08T17:05:00Z"/>
                    <w:lang w:val="de-DE"/>
                  </w:rPr>
                </w:rPrChange>
              </w:rPr>
            </w:pPr>
            <w:ins w:id="40181" w:author="Thomas Dietz" w:date="2012-08-08T17:05:00Z">
              <w:r w:rsidRPr="00B80901">
                <w:rPr>
                  <w:rPrChange w:id="40182" w:author="Thomas Dietz" w:date="2012-08-10T13:22:00Z">
                    <w:rPr>
                      <w:lang w:val="de-DE"/>
                    </w:rPr>
                  </w:rPrChange>
                </w:rPr>
                <w:t xml:space="preserve">        type OFTenthOfAPercentType;</w:t>
              </w:r>
            </w:ins>
          </w:p>
          <w:p w14:paraId="2D614145" w14:textId="77777777" w:rsidR="009F3611" w:rsidRPr="00B80901" w:rsidRDefault="009F3611" w:rsidP="009F3611">
            <w:pPr>
              <w:pStyle w:val="XML1"/>
              <w:rPr>
                <w:ins w:id="40183" w:author="Thomas Dietz" w:date="2012-08-08T17:05:00Z"/>
                <w:rPrChange w:id="40184" w:author="Thomas Dietz" w:date="2012-08-10T13:22:00Z">
                  <w:rPr>
                    <w:ins w:id="40185" w:author="Thomas Dietz" w:date="2012-08-08T17:05:00Z"/>
                    <w:lang w:val="de-DE"/>
                  </w:rPr>
                </w:rPrChange>
              </w:rPr>
            </w:pPr>
            <w:ins w:id="40186" w:author="Thomas Dietz" w:date="2012-08-08T17:05:00Z">
              <w:r w:rsidRPr="00B80901">
                <w:rPr>
                  <w:rPrChange w:id="40187" w:author="Thomas Dietz" w:date="2012-08-10T13:22:00Z">
                    <w:rPr>
                      <w:lang w:val="de-DE"/>
                    </w:rPr>
                  </w:rPrChange>
                </w:rPr>
                <w:t xml:space="preserve">        description "The maximum rate that is reserved for this</w:t>
              </w:r>
            </w:ins>
          </w:p>
          <w:p w14:paraId="0711C824" w14:textId="77777777" w:rsidR="009F3611" w:rsidRPr="00B80901" w:rsidRDefault="009F3611" w:rsidP="009F3611">
            <w:pPr>
              <w:pStyle w:val="XML1"/>
              <w:rPr>
                <w:ins w:id="40188" w:author="Thomas Dietz" w:date="2012-08-08T17:05:00Z"/>
                <w:rPrChange w:id="40189" w:author="Thomas Dietz" w:date="2012-08-10T13:22:00Z">
                  <w:rPr>
                    <w:ins w:id="40190" w:author="Thomas Dietz" w:date="2012-08-08T17:05:00Z"/>
                    <w:lang w:val="de-DE"/>
                  </w:rPr>
                </w:rPrChange>
              </w:rPr>
            </w:pPr>
            <w:ins w:id="40191" w:author="Thomas Dietz" w:date="2012-08-08T17:05:00Z">
              <w:r w:rsidRPr="00B80901">
                <w:rPr>
                  <w:rPrChange w:id="40192" w:author="Thomas Dietz" w:date="2012-08-10T13:22:00Z">
                    <w:rPr>
                      <w:lang w:val="de-DE"/>
                    </w:rPr>
                  </w:rPrChange>
                </w:rPr>
                <w:t xml:space="preserve">          queue in 1/10 of a percent of the actual rate.</w:t>
              </w:r>
            </w:ins>
          </w:p>
          <w:p w14:paraId="5037B8E9" w14:textId="77777777" w:rsidR="009F3611" w:rsidRPr="00B80901" w:rsidRDefault="009F3611" w:rsidP="009F3611">
            <w:pPr>
              <w:pStyle w:val="XML1"/>
              <w:rPr>
                <w:ins w:id="40193" w:author="Thomas Dietz" w:date="2012-08-08T17:05:00Z"/>
                <w:rPrChange w:id="40194" w:author="Thomas Dietz" w:date="2012-08-10T13:22:00Z">
                  <w:rPr>
                    <w:ins w:id="40195" w:author="Thomas Dietz" w:date="2012-08-08T17:05:00Z"/>
                    <w:lang w:val="de-DE"/>
                  </w:rPr>
                </w:rPrChange>
              </w:rPr>
            </w:pPr>
          </w:p>
          <w:p w14:paraId="04BDA674" w14:textId="77777777" w:rsidR="009F3611" w:rsidRPr="00B80901" w:rsidRDefault="009F3611" w:rsidP="009F3611">
            <w:pPr>
              <w:pStyle w:val="XML1"/>
              <w:rPr>
                <w:ins w:id="40196" w:author="Thomas Dietz" w:date="2012-08-08T17:05:00Z"/>
                <w:rPrChange w:id="40197" w:author="Thomas Dietz" w:date="2012-08-10T13:22:00Z">
                  <w:rPr>
                    <w:ins w:id="40198" w:author="Thomas Dietz" w:date="2012-08-08T17:05:00Z"/>
                    <w:lang w:val="de-DE"/>
                  </w:rPr>
                </w:rPrChange>
              </w:rPr>
            </w:pPr>
            <w:ins w:id="40199" w:author="Thomas Dietz" w:date="2012-08-08T17:05:00Z">
              <w:r w:rsidRPr="00B80901">
                <w:rPr>
                  <w:rPrChange w:id="40200" w:author="Thomas Dietz" w:date="2012-08-10T13:22:00Z">
                    <w:rPr>
                      <w:lang w:val="de-DE"/>
                    </w:rPr>
                  </w:rPrChange>
                </w:rPr>
                <w:t xml:space="preserve">          This element is optional. If not present the max-rate is</w:t>
              </w:r>
            </w:ins>
          </w:p>
          <w:p w14:paraId="7AA76184" w14:textId="77777777" w:rsidR="009F3611" w:rsidRPr="00B80901" w:rsidRDefault="009F3611" w:rsidP="009F3611">
            <w:pPr>
              <w:pStyle w:val="XML1"/>
              <w:rPr>
                <w:ins w:id="40201" w:author="Thomas Dietz" w:date="2012-08-08T17:05:00Z"/>
                <w:rPrChange w:id="40202" w:author="Thomas Dietz" w:date="2012-08-10T13:22:00Z">
                  <w:rPr>
                    <w:ins w:id="40203" w:author="Thomas Dietz" w:date="2012-08-08T17:05:00Z"/>
                    <w:lang w:val="de-DE"/>
                  </w:rPr>
                </w:rPrChange>
              </w:rPr>
            </w:pPr>
            <w:ins w:id="40204" w:author="Thomas Dietz" w:date="2012-08-08T17:05:00Z">
              <w:r w:rsidRPr="00B80901">
                <w:rPr>
                  <w:rPrChange w:id="40205" w:author="Thomas Dietz" w:date="2012-08-10T13:22:00Z">
                    <w:rPr>
                      <w:lang w:val="de-DE"/>
                    </w:rPr>
                  </w:rPrChange>
                </w:rPr>
                <w:t xml:space="preserve">          not set.";</w:t>
              </w:r>
            </w:ins>
          </w:p>
          <w:p w14:paraId="0254F9B2" w14:textId="77777777" w:rsidR="009F3611" w:rsidRPr="00B80901" w:rsidRDefault="009F3611" w:rsidP="009F3611">
            <w:pPr>
              <w:pStyle w:val="XML1"/>
              <w:rPr>
                <w:ins w:id="40206" w:author="Thomas Dietz" w:date="2012-08-08T17:05:00Z"/>
                <w:rPrChange w:id="40207" w:author="Thomas Dietz" w:date="2012-08-10T13:22:00Z">
                  <w:rPr>
                    <w:ins w:id="40208" w:author="Thomas Dietz" w:date="2012-08-08T17:05:00Z"/>
                    <w:lang w:val="de-DE"/>
                  </w:rPr>
                </w:rPrChange>
              </w:rPr>
            </w:pPr>
            <w:ins w:id="40209" w:author="Thomas Dietz" w:date="2012-08-08T17:05:00Z">
              <w:r w:rsidRPr="00B80901">
                <w:rPr>
                  <w:rPrChange w:id="40210" w:author="Thomas Dietz" w:date="2012-08-10T13:22:00Z">
                    <w:rPr>
                      <w:lang w:val="de-DE"/>
                    </w:rPr>
                  </w:rPrChange>
                </w:rPr>
                <w:t xml:space="preserve">      }</w:t>
              </w:r>
            </w:ins>
          </w:p>
          <w:p w14:paraId="10FBD4FE" w14:textId="77777777" w:rsidR="009F3611" w:rsidRPr="00B80901" w:rsidRDefault="009F3611" w:rsidP="009F3611">
            <w:pPr>
              <w:pStyle w:val="XML1"/>
              <w:rPr>
                <w:ins w:id="40211" w:author="Thomas Dietz" w:date="2012-08-08T17:05:00Z"/>
                <w:rPrChange w:id="40212" w:author="Thomas Dietz" w:date="2012-08-10T13:22:00Z">
                  <w:rPr>
                    <w:ins w:id="40213" w:author="Thomas Dietz" w:date="2012-08-08T17:05:00Z"/>
                    <w:lang w:val="de-DE"/>
                  </w:rPr>
                </w:rPrChange>
              </w:rPr>
            </w:pPr>
            <w:ins w:id="40214" w:author="Thomas Dietz" w:date="2012-08-08T17:05:00Z">
              <w:r w:rsidRPr="00B80901">
                <w:rPr>
                  <w:rPrChange w:id="40215" w:author="Thomas Dietz" w:date="2012-08-10T13:22:00Z">
                    <w:rPr>
                      <w:lang w:val="de-DE"/>
                    </w:rPr>
                  </w:rPrChange>
                </w:rPr>
                <w:t xml:space="preserve">      leaf-list experimenter {</w:t>
              </w:r>
            </w:ins>
          </w:p>
          <w:p w14:paraId="2826D803" w14:textId="77777777" w:rsidR="009F3611" w:rsidRPr="00B80901" w:rsidRDefault="009F3611" w:rsidP="009F3611">
            <w:pPr>
              <w:pStyle w:val="XML1"/>
              <w:rPr>
                <w:ins w:id="40216" w:author="Thomas Dietz" w:date="2012-08-08T17:05:00Z"/>
                <w:rPrChange w:id="40217" w:author="Thomas Dietz" w:date="2012-08-10T13:22:00Z">
                  <w:rPr>
                    <w:ins w:id="40218" w:author="Thomas Dietz" w:date="2012-08-08T17:05:00Z"/>
                    <w:lang w:val="de-DE"/>
                  </w:rPr>
                </w:rPrChange>
              </w:rPr>
            </w:pPr>
            <w:ins w:id="40219" w:author="Thomas Dietz" w:date="2012-08-08T17:05:00Z">
              <w:r w:rsidRPr="00B80901">
                <w:rPr>
                  <w:rPrChange w:id="40220" w:author="Thomas Dietz" w:date="2012-08-10T13:22:00Z">
                    <w:rPr>
                      <w:lang w:val="de-DE"/>
                    </w:rPr>
                  </w:rPrChange>
                </w:rPr>
                <w:t xml:space="preserve">        type uint32;</w:t>
              </w:r>
            </w:ins>
          </w:p>
          <w:p w14:paraId="7539BD5C" w14:textId="77777777" w:rsidR="009F3611" w:rsidRPr="00B80901" w:rsidRDefault="009F3611" w:rsidP="009F3611">
            <w:pPr>
              <w:pStyle w:val="XML1"/>
              <w:rPr>
                <w:ins w:id="40221" w:author="Thomas Dietz" w:date="2012-08-08T17:05:00Z"/>
                <w:rPrChange w:id="40222" w:author="Thomas Dietz" w:date="2012-08-10T13:22:00Z">
                  <w:rPr>
                    <w:ins w:id="40223" w:author="Thomas Dietz" w:date="2012-08-08T17:05:00Z"/>
                    <w:lang w:val="de-DE"/>
                  </w:rPr>
                </w:rPrChange>
              </w:rPr>
            </w:pPr>
            <w:ins w:id="40224" w:author="Thomas Dietz" w:date="2012-08-08T17:05:00Z">
              <w:r w:rsidRPr="00B80901">
                <w:rPr>
                  <w:rPrChange w:id="40225" w:author="Thomas Dietz" w:date="2012-08-10T13:22:00Z">
                    <w:rPr>
                      <w:lang w:val="de-DE"/>
                    </w:rPr>
                  </w:rPrChange>
                </w:rPr>
                <w:t xml:space="preserve">        description "A list of experimenter identifiers of queue</w:t>
              </w:r>
            </w:ins>
          </w:p>
          <w:p w14:paraId="43225D32" w14:textId="77777777" w:rsidR="009F3611" w:rsidRPr="00B80901" w:rsidRDefault="009F3611" w:rsidP="009F3611">
            <w:pPr>
              <w:pStyle w:val="XML1"/>
              <w:rPr>
                <w:ins w:id="40226" w:author="Thomas Dietz" w:date="2012-08-08T17:05:00Z"/>
                <w:rPrChange w:id="40227" w:author="Thomas Dietz" w:date="2012-08-10T13:22:00Z">
                  <w:rPr>
                    <w:ins w:id="40228" w:author="Thomas Dietz" w:date="2012-08-08T17:05:00Z"/>
                    <w:lang w:val="de-DE"/>
                  </w:rPr>
                </w:rPrChange>
              </w:rPr>
            </w:pPr>
            <w:ins w:id="40229" w:author="Thomas Dietz" w:date="2012-08-08T17:05:00Z">
              <w:r w:rsidRPr="00B80901">
                <w:rPr>
                  <w:rPrChange w:id="40230" w:author="Thomas Dietz" w:date="2012-08-10T13:22:00Z">
                    <w:rPr>
                      <w:lang w:val="de-DE"/>
                    </w:rPr>
                  </w:rPrChange>
                </w:rPr>
                <w:t xml:space="preserve">          properties used.</w:t>
              </w:r>
            </w:ins>
          </w:p>
          <w:p w14:paraId="185E1ADD" w14:textId="77777777" w:rsidR="009F3611" w:rsidRPr="00B80901" w:rsidRDefault="009F3611" w:rsidP="009F3611">
            <w:pPr>
              <w:pStyle w:val="XML1"/>
              <w:rPr>
                <w:ins w:id="40231" w:author="Thomas Dietz" w:date="2012-08-08T17:05:00Z"/>
                <w:rPrChange w:id="40232" w:author="Thomas Dietz" w:date="2012-08-10T13:22:00Z">
                  <w:rPr>
                    <w:ins w:id="40233" w:author="Thomas Dietz" w:date="2012-08-08T17:05:00Z"/>
                    <w:lang w:val="de-DE"/>
                  </w:rPr>
                </w:rPrChange>
              </w:rPr>
            </w:pPr>
          </w:p>
          <w:p w14:paraId="6D393FA3" w14:textId="77777777" w:rsidR="009F3611" w:rsidRPr="00B80901" w:rsidRDefault="009F3611" w:rsidP="009F3611">
            <w:pPr>
              <w:pStyle w:val="XML1"/>
              <w:rPr>
                <w:ins w:id="40234" w:author="Thomas Dietz" w:date="2012-08-08T17:05:00Z"/>
                <w:rPrChange w:id="40235" w:author="Thomas Dietz" w:date="2012-08-10T13:22:00Z">
                  <w:rPr>
                    <w:ins w:id="40236" w:author="Thomas Dietz" w:date="2012-08-08T17:05:00Z"/>
                    <w:lang w:val="de-DE"/>
                  </w:rPr>
                </w:rPrChange>
              </w:rPr>
            </w:pPr>
            <w:ins w:id="40237" w:author="Thomas Dietz" w:date="2012-08-08T17:05:00Z">
              <w:r w:rsidRPr="00B80901">
                <w:rPr>
                  <w:rPrChange w:id="40238" w:author="Thomas Dietz" w:date="2012-08-10T13:22:00Z">
                    <w:rPr>
                      <w:lang w:val="de-DE"/>
                    </w:rPr>
                  </w:rPrChange>
                </w:rPr>
                <w:t xml:space="preserve">          This element is optional.";</w:t>
              </w:r>
            </w:ins>
          </w:p>
          <w:p w14:paraId="484B48A0" w14:textId="77777777" w:rsidR="009F3611" w:rsidRPr="00B80901" w:rsidRDefault="009F3611" w:rsidP="009F3611">
            <w:pPr>
              <w:pStyle w:val="XML1"/>
              <w:rPr>
                <w:ins w:id="40239" w:author="Thomas Dietz" w:date="2012-08-08T17:05:00Z"/>
                <w:rPrChange w:id="40240" w:author="Thomas Dietz" w:date="2012-08-10T13:22:00Z">
                  <w:rPr>
                    <w:ins w:id="40241" w:author="Thomas Dietz" w:date="2012-08-08T17:05:00Z"/>
                    <w:lang w:val="de-DE"/>
                  </w:rPr>
                </w:rPrChange>
              </w:rPr>
            </w:pPr>
            <w:ins w:id="40242" w:author="Thomas Dietz" w:date="2012-08-08T17:05:00Z">
              <w:r w:rsidRPr="00B80901">
                <w:rPr>
                  <w:rPrChange w:id="40243" w:author="Thomas Dietz" w:date="2012-08-10T13:22:00Z">
                    <w:rPr>
                      <w:lang w:val="de-DE"/>
                    </w:rPr>
                  </w:rPrChange>
                </w:rPr>
                <w:t xml:space="preserve">      }</w:t>
              </w:r>
            </w:ins>
          </w:p>
          <w:p w14:paraId="0B2DF812" w14:textId="77777777" w:rsidR="009F3611" w:rsidRPr="00B80901" w:rsidRDefault="009F3611" w:rsidP="009F3611">
            <w:pPr>
              <w:pStyle w:val="XML1"/>
              <w:rPr>
                <w:ins w:id="40244" w:author="Thomas Dietz" w:date="2012-08-08T17:05:00Z"/>
                <w:rPrChange w:id="40245" w:author="Thomas Dietz" w:date="2012-08-10T13:22:00Z">
                  <w:rPr>
                    <w:ins w:id="40246" w:author="Thomas Dietz" w:date="2012-08-08T17:05:00Z"/>
                    <w:lang w:val="de-DE"/>
                  </w:rPr>
                </w:rPrChange>
              </w:rPr>
            </w:pPr>
            <w:ins w:id="40247" w:author="Thomas Dietz" w:date="2012-08-08T17:05:00Z">
              <w:r w:rsidRPr="00B80901">
                <w:rPr>
                  <w:rPrChange w:id="40248" w:author="Thomas Dietz" w:date="2012-08-10T13:22:00Z">
                    <w:rPr>
                      <w:lang w:val="de-DE"/>
                    </w:rPr>
                  </w:rPrChange>
                </w:rPr>
                <w:t xml:space="preserve">    }</w:t>
              </w:r>
            </w:ins>
          </w:p>
          <w:p w14:paraId="7D928B20" w14:textId="77777777" w:rsidR="009F3611" w:rsidRPr="00B80901" w:rsidRDefault="009F3611" w:rsidP="009F3611">
            <w:pPr>
              <w:pStyle w:val="XML1"/>
              <w:rPr>
                <w:ins w:id="40249" w:author="Thomas Dietz" w:date="2012-08-08T17:05:00Z"/>
                <w:rPrChange w:id="40250" w:author="Thomas Dietz" w:date="2012-08-10T13:22:00Z">
                  <w:rPr>
                    <w:ins w:id="40251" w:author="Thomas Dietz" w:date="2012-08-08T17:05:00Z"/>
                    <w:lang w:val="de-DE"/>
                  </w:rPr>
                </w:rPrChange>
              </w:rPr>
            </w:pPr>
            <w:ins w:id="40252" w:author="Thomas Dietz" w:date="2012-08-08T17:05:00Z">
              <w:r w:rsidRPr="00B80901">
                <w:rPr>
                  <w:rPrChange w:id="40253" w:author="Thomas Dietz" w:date="2012-08-10T13:22:00Z">
                    <w:rPr>
                      <w:lang w:val="de-DE"/>
                    </w:rPr>
                  </w:rPrChange>
                </w:rPr>
                <w:t xml:space="preserve">  }</w:t>
              </w:r>
            </w:ins>
          </w:p>
          <w:p w14:paraId="79F03A7D" w14:textId="77777777" w:rsidR="009F3611" w:rsidRPr="00B80901" w:rsidRDefault="009F3611" w:rsidP="009F3611">
            <w:pPr>
              <w:pStyle w:val="XML1"/>
              <w:rPr>
                <w:ins w:id="40254" w:author="Thomas Dietz" w:date="2012-08-08T17:05:00Z"/>
                <w:rPrChange w:id="40255" w:author="Thomas Dietz" w:date="2012-08-10T13:22:00Z">
                  <w:rPr>
                    <w:ins w:id="40256" w:author="Thomas Dietz" w:date="2012-08-08T17:05:00Z"/>
                    <w:lang w:val="de-DE"/>
                  </w:rPr>
                </w:rPrChange>
              </w:rPr>
            </w:pPr>
          </w:p>
          <w:p w14:paraId="1000D4F5" w14:textId="77777777" w:rsidR="009F3611" w:rsidRPr="00B80901" w:rsidRDefault="009F3611" w:rsidP="009F3611">
            <w:pPr>
              <w:pStyle w:val="XML1"/>
              <w:rPr>
                <w:ins w:id="40257" w:author="Thomas Dietz" w:date="2012-08-08T17:05:00Z"/>
                <w:rPrChange w:id="40258" w:author="Thomas Dietz" w:date="2012-08-10T13:22:00Z">
                  <w:rPr>
                    <w:ins w:id="40259" w:author="Thomas Dietz" w:date="2012-08-08T17:05:00Z"/>
                    <w:lang w:val="de-DE"/>
                  </w:rPr>
                </w:rPrChange>
              </w:rPr>
            </w:pPr>
            <w:ins w:id="40260" w:author="Thomas Dietz" w:date="2012-08-08T17:05:00Z">
              <w:r w:rsidRPr="00B80901">
                <w:rPr>
                  <w:rPrChange w:id="40261" w:author="Thomas Dietz" w:date="2012-08-10T13:22:00Z">
                    <w:rPr>
                      <w:lang w:val="de-DE"/>
                    </w:rPr>
                  </w:rPrChange>
                </w:rPr>
                <w:t xml:space="preserve">  grouping OFPortCurrentFeatureListType {</w:t>
              </w:r>
            </w:ins>
          </w:p>
          <w:p w14:paraId="0AF6851D" w14:textId="77777777" w:rsidR="009F3611" w:rsidRPr="00B80901" w:rsidRDefault="009F3611" w:rsidP="009F3611">
            <w:pPr>
              <w:pStyle w:val="XML1"/>
              <w:rPr>
                <w:ins w:id="40262" w:author="Thomas Dietz" w:date="2012-08-08T17:05:00Z"/>
                <w:rPrChange w:id="40263" w:author="Thomas Dietz" w:date="2012-08-10T13:22:00Z">
                  <w:rPr>
                    <w:ins w:id="40264" w:author="Thomas Dietz" w:date="2012-08-08T17:05:00Z"/>
                    <w:lang w:val="de-DE"/>
                  </w:rPr>
                </w:rPrChange>
              </w:rPr>
            </w:pPr>
            <w:ins w:id="40265" w:author="Thomas Dietz" w:date="2012-08-08T17:05:00Z">
              <w:r w:rsidRPr="00B80901">
                <w:rPr>
                  <w:rPrChange w:id="40266" w:author="Thomas Dietz" w:date="2012-08-10T13:22:00Z">
                    <w:rPr>
                      <w:lang w:val="de-DE"/>
                    </w:rPr>
                  </w:rPrChange>
                </w:rPr>
                <w:t xml:space="preserve">    description "The current features of a port.</w:t>
              </w:r>
            </w:ins>
          </w:p>
          <w:p w14:paraId="2E5D4F4D" w14:textId="77777777" w:rsidR="009F3611" w:rsidRPr="00B80901" w:rsidRDefault="009F3611" w:rsidP="009F3611">
            <w:pPr>
              <w:pStyle w:val="XML1"/>
              <w:rPr>
                <w:ins w:id="40267" w:author="Thomas Dietz" w:date="2012-08-08T17:05:00Z"/>
                <w:rPrChange w:id="40268" w:author="Thomas Dietz" w:date="2012-08-10T13:22:00Z">
                  <w:rPr>
                    <w:ins w:id="40269" w:author="Thomas Dietz" w:date="2012-08-08T17:05:00Z"/>
                    <w:lang w:val="de-DE"/>
                  </w:rPr>
                </w:rPrChange>
              </w:rPr>
            </w:pPr>
          </w:p>
          <w:p w14:paraId="4CB8056E" w14:textId="77777777" w:rsidR="009F3611" w:rsidRPr="00B80901" w:rsidRDefault="009F3611" w:rsidP="009F3611">
            <w:pPr>
              <w:pStyle w:val="XML1"/>
              <w:rPr>
                <w:ins w:id="40270" w:author="Thomas Dietz" w:date="2012-08-08T17:05:00Z"/>
                <w:rPrChange w:id="40271" w:author="Thomas Dietz" w:date="2012-08-10T13:22:00Z">
                  <w:rPr>
                    <w:ins w:id="40272" w:author="Thomas Dietz" w:date="2012-08-08T17:05:00Z"/>
                    <w:lang w:val="de-DE"/>
                  </w:rPr>
                </w:rPrChange>
              </w:rPr>
            </w:pPr>
            <w:ins w:id="40273" w:author="Thomas Dietz" w:date="2012-08-08T17:05:00Z">
              <w:r w:rsidRPr="00B80901">
                <w:rPr>
                  <w:rPrChange w:id="40274" w:author="Thomas Dietz" w:date="2012-08-10T13:22:00Z">
                    <w:rPr>
                      <w:lang w:val="de-DE"/>
                    </w:rPr>
                  </w:rPrChange>
                </w:rPr>
                <w:t xml:space="preserve">      Elements in the type OFPortCurrentFeatureListType are not</w:t>
              </w:r>
            </w:ins>
          </w:p>
          <w:p w14:paraId="4AB5193D" w14:textId="77777777" w:rsidR="009F3611" w:rsidRPr="00B80901" w:rsidRDefault="009F3611" w:rsidP="009F3611">
            <w:pPr>
              <w:pStyle w:val="XML1"/>
              <w:rPr>
                <w:ins w:id="40275" w:author="Thomas Dietz" w:date="2012-08-08T17:05:00Z"/>
                <w:rPrChange w:id="40276" w:author="Thomas Dietz" w:date="2012-08-10T13:22:00Z">
                  <w:rPr>
                    <w:ins w:id="40277" w:author="Thomas Dietz" w:date="2012-08-08T17:05:00Z"/>
                    <w:lang w:val="de-DE"/>
                  </w:rPr>
                </w:rPrChange>
              </w:rPr>
            </w:pPr>
            <w:ins w:id="40278" w:author="Thomas Dietz" w:date="2012-08-08T17:05:00Z">
              <w:r w:rsidRPr="00B80901">
                <w:rPr>
                  <w:rPrChange w:id="40279" w:author="Thomas Dietz" w:date="2012-08-10T13:22:00Z">
                    <w:rPr>
                      <w:lang w:val="de-DE"/>
                    </w:rPr>
                  </w:rPrChange>
                </w:rPr>
                <w:t xml:space="preserve">      configurable and can only be retrieved by NETCONF &lt;get&gt;</w:t>
              </w:r>
            </w:ins>
          </w:p>
          <w:p w14:paraId="20960F8E" w14:textId="77777777" w:rsidR="009F3611" w:rsidRPr="00B80901" w:rsidRDefault="009F3611" w:rsidP="009F3611">
            <w:pPr>
              <w:pStyle w:val="XML1"/>
              <w:rPr>
                <w:ins w:id="40280" w:author="Thomas Dietz" w:date="2012-08-08T17:05:00Z"/>
                <w:rPrChange w:id="40281" w:author="Thomas Dietz" w:date="2012-08-10T13:22:00Z">
                  <w:rPr>
                    <w:ins w:id="40282" w:author="Thomas Dietz" w:date="2012-08-08T17:05:00Z"/>
                    <w:lang w:val="de-DE"/>
                  </w:rPr>
                </w:rPrChange>
              </w:rPr>
            </w:pPr>
            <w:ins w:id="40283" w:author="Thomas Dietz" w:date="2012-08-08T17:05:00Z">
              <w:r w:rsidRPr="00B80901">
                <w:rPr>
                  <w:rPrChange w:id="40284" w:author="Thomas Dietz" w:date="2012-08-10T13:22:00Z">
                    <w:rPr>
                      <w:lang w:val="de-DE"/>
                    </w:rPr>
                  </w:rPrChange>
                </w:rPr>
                <w:t xml:space="preserve">      operations. Attemps to modify this element and its children</w:t>
              </w:r>
            </w:ins>
          </w:p>
          <w:p w14:paraId="37DF7E9F" w14:textId="77777777" w:rsidR="009F3611" w:rsidRPr="00B80901" w:rsidRDefault="009F3611" w:rsidP="009F3611">
            <w:pPr>
              <w:pStyle w:val="XML1"/>
              <w:rPr>
                <w:ins w:id="40285" w:author="Thomas Dietz" w:date="2012-08-08T17:05:00Z"/>
                <w:rPrChange w:id="40286" w:author="Thomas Dietz" w:date="2012-08-10T13:22:00Z">
                  <w:rPr>
                    <w:ins w:id="40287" w:author="Thomas Dietz" w:date="2012-08-08T17:05:00Z"/>
                    <w:lang w:val="de-DE"/>
                  </w:rPr>
                </w:rPrChange>
              </w:rPr>
            </w:pPr>
            <w:ins w:id="40288" w:author="Thomas Dietz" w:date="2012-08-08T17:05:00Z">
              <w:r w:rsidRPr="00B80901">
                <w:rPr>
                  <w:rPrChange w:id="40289" w:author="Thomas Dietz" w:date="2012-08-10T13:22:00Z">
                    <w:rPr>
                      <w:lang w:val="de-DE"/>
                    </w:rPr>
                  </w:rPrChange>
                </w:rPr>
                <w:t xml:space="preserve">      with a NETCONF &lt;edit-config&gt; operation MUST result in an </w:t>
              </w:r>
            </w:ins>
          </w:p>
          <w:p w14:paraId="140970E8" w14:textId="77777777" w:rsidR="009F3611" w:rsidRPr="00B80901" w:rsidRDefault="009F3611" w:rsidP="009F3611">
            <w:pPr>
              <w:pStyle w:val="XML1"/>
              <w:rPr>
                <w:ins w:id="40290" w:author="Thomas Dietz" w:date="2012-08-08T17:05:00Z"/>
                <w:rPrChange w:id="40291" w:author="Thomas Dietz" w:date="2012-08-10T13:22:00Z">
                  <w:rPr>
                    <w:ins w:id="40292" w:author="Thomas Dietz" w:date="2012-08-08T17:05:00Z"/>
                    <w:lang w:val="de-DE"/>
                  </w:rPr>
                </w:rPrChange>
              </w:rPr>
            </w:pPr>
            <w:ins w:id="40293" w:author="Thomas Dietz" w:date="2012-08-08T17:05:00Z">
              <w:r w:rsidRPr="00B80901">
                <w:rPr>
                  <w:rPrChange w:id="40294" w:author="Thomas Dietz" w:date="2012-08-10T13:22:00Z">
                    <w:rPr>
                      <w:lang w:val="de-DE"/>
                    </w:rPr>
                  </w:rPrChange>
                </w:rPr>
                <w:t xml:space="preserve">      'operation-not-supported' error with type 'application'.";</w:t>
              </w:r>
            </w:ins>
          </w:p>
          <w:p w14:paraId="493D3146" w14:textId="77777777" w:rsidR="009F3611" w:rsidRPr="00B80901" w:rsidRDefault="009F3611" w:rsidP="009F3611">
            <w:pPr>
              <w:pStyle w:val="XML1"/>
              <w:rPr>
                <w:ins w:id="40295" w:author="Thomas Dietz" w:date="2012-08-08T17:05:00Z"/>
                <w:rPrChange w:id="40296" w:author="Thomas Dietz" w:date="2012-08-10T13:22:00Z">
                  <w:rPr>
                    <w:ins w:id="40297" w:author="Thomas Dietz" w:date="2012-08-08T17:05:00Z"/>
                    <w:lang w:val="de-DE"/>
                  </w:rPr>
                </w:rPrChange>
              </w:rPr>
            </w:pPr>
            <w:ins w:id="40298" w:author="Thomas Dietz" w:date="2012-08-08T17:05:00Z">
              <w:r w:rsidRPr="00B80901">
                <w:rPr>
                  <w:rPrChange w:id="40299" w:author="Thomas Dietz" w:date="2012-08-10T13:22:00Z">
                    <w:rPr>
                      <w:lang w:val="de-DE"/>
                    </w:rPr>
                  </w:rPrChange>
                </w:rPr>
                <w:t xml:space="preserve">    leaf rate {</w:t>
              </w:r>
            </w:ins>
          </w:p>
          <w:p w14:paraId="4B981EB9" w14:textId="77777777" w:rsidR="009F3611" w:rsidRPr="00B80901" w:rsidRDefault="009F3611" w:rsidP="009F3611">
            <w:pPr>
              <w:pStyle w:val="XML1"/>
              <w:rPr>
                <w:ins w:id="40300" w:author="Thomas Dietz" w:date="2012-08-08T17:05:00Z"/>
                <w:rPrChange w:id="40301" w:author="Thomas Dietz" w:date="2012-08-10T13:22:00Z">
                  <w:rPr>
                    <w:ins w:id="40302" w:author="Thomas Dietz" w:date="2012-08-08T17:05:00Z"/>
                    <w:lang w:val="de-DE"/>
                  </w:rPr>
                </w:rPrChange>
              </w:rPr>
            </w:pPr>
            <w:ins w:id="40303" w:author="Thomas Dietz" w:date="2012-08-08T17:05:00Z">
              <w:r w:rsidRPr="00B80901">
                <w:rPr>
                  <w:rPrChange w:id="40304" w:author="Thomas Dietz" w:date="2012-08-10T13:22:00Z">
                    <w:rPr>
                      <w:lang w:val="de-DE"/>
                    </w:rPr>
                  </w:rPrChange>
                </w:rPr>
                <w:t xml:space="preserve">      type OFPortRateType;</w:t>
              </w:r>
            </w:ins>
          </w:p>
          <w:p w14:paraId="25DF864F" w14:textId="77777777" w:rsidR="009F3611" w:rsidRPr="00B80901" w:rsidRDefault="009F3611" w:rsidP="009F3611">
            <w:pPr>
              <w:pStyle w:val="XML1"/>
              <w:rPr>
                <w:ins w:id="40305" w:author="Thomas Dietz" w:date="2012-08-08T17:05:00Z"/>
                <w:rPrChange w:id="40306" w:author="Thomas Dietz" w:date="2012-08-10T13:22:00Z">
                  <w:rPr>
                    <w:ins w:id="40307" w:author="Thomas Dietz" w:date="2012-08-08T17:05:00Z"/>
                    <w:lang w:val="de-DE"/>
                  </w:rPr>
                </w:rPrChange>
              </w:rPr>
            </w:pPr>
            <w:ins w:id="40308" w:author="Thomas Dietz" w:date="2012-08-08T17:05:00Z">
              <w:r w:rsidRPr="00B80901">
                <w:rPr>
                  <w:rPrChange w:id="40309" w:author="Thomas Dietz" w:date="2012-08-10T13:22:00Z">
                    <w:rPr>
                      <w:lang w:val="de-DE"/>
                    </w:rPr>
                  </w:rPrChange>
                </w:rPr>
                <w:t xml:space="preserve">      description "The transmission rate that is currently used.</w:t>
              </w:r>
            </w:ins>
          </w:p>
          <w:p w14:paraId="0B305C25" w14:textId="77777777" w:rsidR="009F3611" w:rsidRPr="00B80901" w:rsidRDefault="009F3611" w:rsidP="009F3611">
            <w:pPr>
              <w:pStyle w:val="XML1"/>
              <w:rPr>
                <w:ins w:id="40310" w:author="Thomas Dietz" w:date="2012-08-08T17:05:00Z"/>
                <w:rPrChange w:id="40311" w:author="Thomas Dietz" w:date="2012-08-10T13:22:00Z">
                  <w:rPr>
                    <w:ins w:id="40312" w:author="Thomas Dietz" w:date="2012-08-08T17:05:00Z"/>
                    <w:lang w:val="de-DE"/>
                  </w:rPr>
                </w:rPrChange>
              </w:rPr>
            </w:pPr>
            <w:ins w:id="40313" w:author="Thomas Dietz" w:date="2012-08-08T17:05:00Z">
              <w:r w:rsidRPr="00B80901">
                <w:rPr>
                  <w:rPrChange w:id="40314" w:author="Thomas Dietz" w:date="2012-08-10T13:22:00Z">
                    <w:rPr>
                      <w:lang w:val="de-DE"/>
                    </w:rPr>
                  </w:rPrChange>
                </w:rPr>
                <w:t xml:space="preserve">        The value MUST indicate a valid forwarding rate.  </w:t>
              </w:r>
            </w:ins>
          </w:p>
          <w:p w14:paraId="594BA9F1" w14:textId="77777777" w:rsidR="009F3611" w:rsidRPr="00B80901" w:rsidRDefault="009F3611" w:rsidP="009F3611">
            <w:pPr>
              <w:pStyle w:val="XML1"/>
              <w:rPr>
                <w:ins w:id="40315" w:author="Thomas Dietz" w:date="2012-08-08T17:05:00Z"/>
                <w:rPrChange w:id="40316" w:author="Thomas Dietz" w:date="2012-08-10T13:22:00Z">
                  <w:rPr>
                    <w:ins w:id="40317" w:author="Thomas Dietz" w:date="2012-08-08T17:05:00Z"/>
                    <w:lang w:val="de-DE"/>
                  </w:rPr>
                </w:rPrChange>
              </w:rPr>
            </w:pPr>
            <w:ins w:id="40318" w:author="Thomas Dietz" w:date="2012-08-08T17:05:00Z">
              <w:r w:rsidRPr="00B80901">
                <w:rPr>
                  <w:rPrChange w:id="40319" w:author="Thomas Dietz" w:date="2012-08-10T13:22:00Z">
                    <w:rPr>
                      <w:lang w:val="de-DE"/>
                    </w:rPr>
                  </w:rPrChange>
                </w:rPr>
                <w:t xml:space="preserve">      </w:t>
              </w:r>
            </w:ins>
          </w:p>
          <w:p w14:paraId="46C36CB9" w14:textId="77777777" w:rsidR="009F3611" w:rsidRPr="00B80901" w:rsidRDefault="009F3611" w:rsidP="009F3611">
            <w:pPr>
              <w:pStyle w:val="XML1"/>
              <w:rPr>
                <w:ins w:id="40320" w:author="Thomas Dietz" w:date="2012-08-08T17:05:00Z"/>
                <w:rPrChange w:id="40321" w:author="Thomas Dietz" w:date="2012-08-10T13:22:00Z">
                  <w:rPr>
                    <w:ins w:id="40322" w:author="Thomas Dietz" w:date="2012-08-08T17:05:00Z"/>
                    <w:lang w:val="de-DE"/>
                  </w:rPr>
                </w:rPrChange>
              </w:rPr>
            </w:pPr>
            <w:ins w:id="40323" w:author="Thomas Dietz" w:date="2012-08-08T17:05:00Z">
              <w:r w:rsidRPr="00B80901">
                <w:rPr>
                  <w:rPrChange w:id="40324" w:author="Thomas Dietz" w:date="2012-08-10T13:22:00Z">
                    <w:rPr>
                      <w:lang w:val="de-DE"/>
                    </w:rPr>
                  </w:rPrChange>
                </w:rPr>
                <w:t xml:space="preserve">        The current Port Feature set MUST contain this element</w:t>
              </w:r>
            </w:ins>
          </w:p>
          <w:p w14:paraId="522EDDCE" w14:textId="77777777" w:rsidR="009F3611" w:rsidRPr="00B80901" w:rsidRDefault="009F3611" w:rsidP="009F3611">
            <w:pPr>
              <w:pStyle w:val="XML1"/>
              <w:rPr>
                <w:ins w:id="40325" w:author="Thomas Dietz" w:date="2012-08-08T17:05:00Z"/>
                <w:rPrChange w:id="40326" w:author="Thomas Dietz" w:date="2012-08-10T13:22:00Z">
                  <w:rPr>
                    <w:ins w:id="40327" w:author="Thomas Dietz" w:date="2012-08-08T17:05:00Z"/>
                    <w:lang w:val="de-DE"/>
                  </w:rPr>
                </w:rPrChange>
              </w:rPr>
            </w:pPr>
            <w:ins w:id="40328" w:author="Thomas Dietz" w:date="2012-08-08T17:05:00Z">
              <w:r w:rsidRPr="00B80901">
                <w:rPr>
                  <w:rPrChange w:id="40329" w:author="Thomas Dietz" w:date="2012-08-10T13:22:00Z">
                    <w:rPr>
                      <w:lang w:val="de-DE"/>
                    </w:rPr>
                  </w:rPrChange>
                </w:rPr>
                <w:t xml:space="preserve">        exactly once.  The other Port Feature sets MAY contain this</w:t>
              </w:r>
            </w:ins>
          </w:p>
          <w:p w14:paraId="6B00178D" w14:textId="77777777" w:rsidR="009F3611" w:rsidRPr="00B80901" w:rsidRDefault="009F3611" w:rsidP="009F3611">
            <w:pPr>
              <w:pStyle w:val="XML1"/>
              <w:rPr>
                <w:ins w:id="40330" w:author="Thomas Dietz" w:date="2012-08-08T17:05:00Z"/>
                <w:rPrChange w:id="40331" w:author="Thomas Dietz" w:date="2012-08-10T13:22:00Z">
                  <w:rPr>
                    <w:ins w:id="40332" w:author="Thomas Dietz" w:date="2012-08-08T17:05:00Z"/>
                    <w:lang w:val="de-DE"/>
                  </w:rPr>
                </w:rPrChange>
              </w:rPr>
            </w:pPr>
            <w:ins w:id="40333" w:author="Thomas Dietz" w:date="2012-08-08T17:05:00Z">
              <w:r w:rsidRPr="00B80901">
                <w:rPr>
                  <w:rPrChange w:id="40334" w:author="Thomas Dietz" w:date="2012-08-10T13:22:00Z">
                    <w:rPr>
                      <w:lang w:val="de-DE"/>
                    </w:rPr>
                  </w:rPrChange>
                </w:rPr>
                <w:t xml:space="preserve">        element more than once.  If this element appears more than</w:t>
              </w:r>
            </w:ins>
          </w:p>
          <w:p w14:paraId="7D9475C1" w14:textId="77777777" w:rsidR="009F3611" w:rsidRPr="00B80901" w:rsidRDefault="009F3611" w:rsidP="009F3611">
            <w:pPr>
              <w:pStyle w:val="XML1"/>
              <w:rPr>
                <w:ins w:id="40335" w:author="Thomas Dietz" w:date="2012-08-08T17:05:00Z"/>
                <w:rPrChange w:id="40336" w:author="Thomas Dietz" w:date="2012-08-10T13:22:00Z">
                  <w:rPr>
                    <w:ins w:id="40337" w:author="Thomas Dietz" w:date="2012-08-08T17:05:00Z"/>
                    <w:lang w:val="de-DE"/>
                  </w:rPr>
                </w:rPrChange>
              </w:rPr>
            </w:pPr>
            <w:ins w:id="40338" w:author="Thomas Dietz" w:date="2012-08-08T17:05:00Z">
              <w:r w:rsidRPr="00B80901">
                <w:rPr>
                  <w:rPrChange w:id="40339" w:author="Thomas Dietz" w:date="2012-08-10T13:22:00Z">
                    <w:rPr>
                      <w:lang w:val="de-DE"/>
                    </w:rPr>
                  </w:rPrChange>
                </w:rPr>
                <w:t xml:space="preserve">        once in a Port Feature set than the value MUST be unique</w:t>
              </w:r>
            </w:ins>
          </w:p>
          <w:p w14:paraId="43765EC8" w14:textId="77777777" w:rsidR="009F3611" w:rsidRPr="00B80901" w:rsidRDefault="009F3611" w:rsidP="009F3611">
            <w:pPr>
              <w:pStyle w:val="XML1"/>
              <w:rPr>
                <w:ins w:id="40340" w:author="Thomas Dietz" w:date="2012-08-08T17:05:00Z"/>
                <w:rPrChange w:id="40341" w:author="Thomas Dietz" w:date="2012-08-10T13:22:00Z">
                  <w:rPr>
                    <w:ins w:id="40342" w:author="Thomas Dietz" w:date="2012-08-08T17:05:00Z"/>
                    <w:lang w:val="de-DE"/>
                  </w:rPr>
                </w:rPrChange>
              </w:rPr>
            </w:pPr>
            <w:ins w:id="40343" w:author="Thomas Dietz" w:date="2012-08-08T17:05:00Z">
              <w:r w:rsidRPr="00B80901">
                <w:rPr>
                  <w:rPrChange w:id="40344" w:author="Thomas Dietz" w:date="2012-08-10T13:22:00Z">
                    <w:rPr>
                      <w:lang w:val="de-DE"/>
                    </w:rPr>
                  </w:rPrChange>
                </w:rPr>
                <w:t xml:space="preserve">        within the Port Feature set.";</w:t>
              </w:r>
            </w:ins>
          </w:p>
          <w:p w14:paraId="2F1EE743" w14:textId="77777777" w:rsidR="009F3611" w:rsidRPr="00B80901" w:rsidRDefault="009F3611" w:rsidP="009F3611">
            <w:pPr>
              <w:pStyle w:val="XML1"/>
              <w:rPr>
                <w:ins w:id="40345" w:author="Thomas Dietz" w:date="2012-08-08T17:05:00Z"/>
                <w:rPrChange w:id="40346" w:author="Thomas Dietz" w:date="2012-08-10T13:22:00Z">
                  <w:rPr>
                    <w:ins w:id="40347" w:author="Thomas Dietz" w:date="2012-08-08T17:05:00Z"/>
                    <w:lang w:val="de-DE"/>
                  </w:rPr>
                </w:rPrChange>
              </w:rPr>
            </w:pPr>
            <w:ins w:id="40348" w:author="Thomas Dietz" w:date="2012-08-08T17:05:00Z">
              <w:r w:rsidRPr="00B80901">
                <w:rPr>
                  <w:rPrChange w:id="40349" w:author="Thomas Dietz" w:date="2012-08-10T13:22:00Z">
                    <w:rPr>
                      <w:lang w:val="de-DE"/>
                    </w:rPr>
                  </w:rPrChange>
                </w:rPr>
                <w:t xml:space="preserve">    }</w:t>
              </w:r>
            </w:ins>
          </w:p>
          <w:p w14:paraId="4F9ACF8E" w14:textId="77777777" w:rsidR="009F3611" w:rsidRPr="00B80901" w:rsidRDefault="009F3611" w:rsidP="009F3611">
            <w:pPr>
              <w:pStyle w:val="XML1"/>
              <w:rPr>
                <w:ins w:id="40350" w:author="Thomas Dietz" w:date="2012-08-08T17:05:00Z"/>
                <w:rPrChange w:id="40351" w:author="Thomas Dietz" w:date="2012-08-10T13:22:00Z">
                  <w:rPr>
                    <w:ins w:id="40352" w:author="Thomas Dietz" w:date="2012-08-08T17:05:00Z"/>
                    <w:lang w:val="de-DE"/>
                  </w:rPr>
                </w:rPrChange>
              </w:rPr>
            </w:pPr>
            <w:ins w:id="40353" w:author="Thomas Dietz" w:date="2012-08-08T17:05:00Z">
              <w:r w:rsidRPr="00B80901">
                <w:rPr>
                  <w:rPrChange w:id="40354" w:author="Thomas Dietz" w:date="2012-08-10T13:22:00Z">
                    <w:rPr>
                      <w:lang w:val="de-DE"/>
                    </w:rPr>
                  </w:rPrChange>
                </w:rPr>
                <w:t xml:space="preserve">    leaf auto-negotiate { </w:t>
              </w:r>
            </w:ins>
          </w:p>
          <w:p w14:paraId="011948BE" w14:textId="77777777" w:rsidR="009F3611" w:rsidRPr="00B80901" w:rsidRDefault="009F3611" w:rsidP="009F3611">
            <w:pPr>
              <w:pStyle w:val="XML1"/>
              <w:rPr>
                <w:ins w:id="40355" w:author="Thomas Dietz" w:date="2012-08-08T17:05:00Z"/>
                <w:rPrChange w:id="40356" w:author="Thomas Dietz" w:date="2012-08-10T13:22:00Z">
                  <w:rPr>
                    <w:ins w:id="40357" w:author="Thomas Dietz" w:date="2012-08-08T17:05:00Z"/>
                    <w:lang w:val="de-DE"/>
                  </w:rPr>
                </w:rPrChange>
              </w:rPr>
            </w:pPr>
            <w:ins w:id="40358" w:author="Thomas Dietz" w:date="2012-08-08T17:05:00Z">
              <w:r w:rsidRPr="00B80901">
                <w:rPr>
                  <w:rPrChange w:id="40359" w:author="Thomas Dietz" w:date="2012-08-10T13:22:00Z">
                    <w:rPr>
                      <w:lang w:val="de-DE"/>
                    </w:rPr>
                  </w:rPrChange>
                </w:rPr>
                <w:t xml:space="preserve">      type boolean;</w:t>
              </w:r>
            </w:ins>
          </w:p>
          <w:p w14:paraId="42083F72" w14:textId="77777777" w:rsidR="009F3611" w:rsidRPr="00B80901" w:rsidRDefault="009F3611" w:rsidP="009F3611">
            <w:pPr>
              <w:pStyle w:val="XML1"/>
              <w:rPr>
                <w:ins w:id="40360" w:author="Thomas Dietz" w:date="2012-08-08T17:05:00Z"/>
                <w:rPrChange w:id="40361" w:author="Thomas Dietz" w:date="2012-08-10T13:22:00Z">
                  <w:rPr>
                    <w:ins w:id="40362" w:author="Thomas Dietz" w:date="2012-08-08T17:05:00Z"/>
                    <w:lang w:val="de-DE"/>
                  </w:rPr>
                </w:rPrChange>
              </w:rPr>
            </w:pPr>
            <w:ins w:id="40363" w:author="Thomas Dietz" w:date="2012-08-08T17:05:00Z">
              <w:r w:rsidRPr="00B80901">
                <w:rPr>
                  <w:rPrChange w:id="40364" w:author="Thomas Dietz" w:date="2012-08-10T13:22:00Z">
                    <w:rPr>
                      <w:lang w:val="de-DE"/>
                    </w:rPr>
                  </w:rPrChange>
                </w:rPr>
                <w:t xml:space="preserve">      description "Specifies the administrative state of the </w:t>
              </w:r>
            </w:ins>
          </w:p>
          <w:p w14:paraId="5176C883" w14:textId="77777777" w:rsidR="009F3611" w:rsidRPr="00B80901" w:rsidRDefault="009F3611" w:rsidP="009F3611">
            <w:pPr>
              <w:pStyle w:val="XML1"/>
              <w:rPr>
                <w:ins w:id="40365" w:author="Thomas Dietz" w:date="2012-08-08T17:05:00Z"/>
                <w:rPrChange w:id="40366" w:author="Thomas Dietz" w:date="2012-08-10T13:22:00Z">
                  <w:rPr>
                    <w:ins w:id="40367" w:author="Thomas Dietz" w:date="2012-08-08T17:05:00Z"/>
                    <w:lang w:val="de-DE"/>
                  </w:rPr>
                </w:rPrChange>
              </w:rPr>
            </w:pPr>
            <w:ins w:id="40368" w:author="Thomas Dietz" w:date="2012-08-08T17:05:00Z">
              <w:r w:rsidRPr="00B80901">
                <w:rPr>
                  <w:rPrChange w:id="40369" w:author="Thomas Dietz" w:date="2012-08-10T13:22:00Z">
                    <w:rPr>
                      <w:lang w:val="de-DE"/>
                    </w:rPr>
                  </w:rPrChange>
                </w:rPr>
                <w:t xml:space="preserve">        forwarding rate auto-negotiation protocol at this OpenFlow</w:t>
              </w:r>
            </w:ins>
          </w:p>
          <w:p w14:paraId="54F73590" w14:textId="77777777" w:rsidR="009F3611" w:rsidRPr="00B80901" w:rsidRDefault="009F3611" w:rsidP="009F3611">
            <w:pPr>
              <w:pStyle w:val="XML1"/>
              <w:rPr>
                <w:ins w:id="40370" w:author="Thomas Dietz" w:date="2012-08-08T17:05:00Z"/>
                <w:rPrChange w:id="40371" w:author="Thomas Dietz" w:date="2012-08-10T13:22:00Z">
                  <w:rPr>
                    <w:ins w:id="40372" w:author="Thomas Dietz" w:date="2012-08-08T17:05:00Z"/>
                    <w:lang w:val="de-DE"/>
                  </w:rPr>
                </w:rPrChange>
              </w:rPr>
            </w:pPr>
            <w:ins w:id="40373" w:author="Thomas Dietz" w:date="2012-08-08T17:05:00Z">
              <w:r w:rsidRPr="00B80901">
                <w:rPr>
                  <w:rPrChange w:id="40374" w:author="Thomas Dietz" w:date="2012-08-10T13:22:00Z">
                    <w:rPr>
                      <w:lang w:val="de-DE"/>
                    </w:rPr>
                  </w:rPrChange>
                </w:rPr>
                <w:t xml:space="preserve">        Port.";</w:t>
              </w:r>
            </w:ins>
          </w:p>
          <w:p w14:paraId="2ACEA556" w14:textId="77777777" w:rsidR="009F3611" w:rsidRPr="00B80901" w:rsidRDefault="009F3611" w:rsidP="009F3611">
            <w:pPr>
              <w:pStyle w:val="XML1"/>
              <w:rPr>
                <w:ins w:id="40375" w:author="Thomas Dietz" w:date="2012-08-08T17:05:00Z"/>
                <w:rPrChange w:id="40376" w:author="Thomas Dietz" w:date="2012-08-10T13:22:00Z">
                  <w:rPr>
                    <w:ins w:id="40377" w:author="Thomas Dietz" w:date="2012-08-08T17:05:00Z"/>
                    <w:lang w:val="de-DE"/>
                  </w:rPr>
                </w:rPrChange>
              </w:rPr>
            </w:pPr>
            <w:ins w:id="40378" w:author="Thomas Dietz" w:date="2012-08-08T17:05:00Z">
              <w:r w:rsidRPr="00B80901">
                <w:rPr>
                  <w:rPrChange w:id="40379" w:author="Thomas Dietz" w:date="2012-08-10T13:22:00Z">
                    <w:rPr>
                      <w:lang w:val="de-DE"/>
                    </w:rPr>
                  </w:rPrChange>
                </w:rPr>
                <w:t xml:space="preserve">    }</w:t>
              </w:r>
            </w:ins>
          </w:p>
          <w:p w14:paraId="54A9ADC8" w14:textId="77777777" w:rsidR="009F3611" w:rsidRPr="00B80901" w:rsidRDefault="009F3611" w:rsidP="009F3611">
            <w:pPr>
              <w:pStyle w:val="XML1"/>
              <w:rPr>
                <w:ins w:id="40380" w:author="Thomas Dietz" w:date="2012-08-08T17:05:00Z"/>
                <w:rPrChange w:id="40381" w:author="Thomas Dietz" w:date="2012-08-10T13:22:00Z">
                  <w:rPr>
                    <w:ins w:id="40382" w:author="Thomas Dietz" w:date="2012-08-08T17:05:00Z"/>
                    <w:lang w:val="de-DE"/>
                  </w:rPr>
                </w:rPrChange>
              </w:rPr>
            </w:pPr>
            <w:ins w:id="40383" w:author="Thomas Dietz" w:date="2012-08-08T17:05:00Z">
              <w:r w:rsidRPr="00B80901">
                <w:rPr>
                  <w:rPrChange w:id="40384" w:author="Thomas Dietz" w:date="2012-08-10T13:22:00Z">
                    <w:rPr>
                      <w:lang w:val="de-DE"/>
                    </w:rPr>
                  </w:rPrChange>
                </w:rPr>
                <w:t xml:space="preserve">    leaf medium {</w:t>
              </w:r>
            </w:ins>
          </w:p>
          <w:p w14:paraId="0C7CADD2" w14:textId="77777777" w:rsidR="009F3611" w:rsidRPr="00B80901" w:rsidRDefault="009F3611" w:rsidP="009F3611">
            <w:pPr>
              <w:pStyle w:val="XML1"/>
              <w:rPr>
                <w:ins w:id="40385" w:author="Thomas Dietz" w:date="2012-08-08T17:05:00Z"/>
                <w:rPrChange w:id="40386" w:author="Thomas Dietz" w:date="2012-08-10T13:22:00Z">
                  <w:rPr>
                    <w:ins w:id="40387" w:author="Thomas Dietz" w:date="2012-08-08T17:05:00Z"/>
                    <w:lang w:val="de-DE"/>
                  </w:rPr>
                </w:rPrChange>
              </w:rPr>
            </w:pPr>
            <w:ins w:id="40388" w:author="Thomas Dietz" w:date="2012-08-08T17:05:00Z">
              <w:r w:rsidRPr="00B80901">
                <w:rPr>
                  <w:rPrChange w:id="40389" w:author="Thomas Dietz" w:date="2012-08-10T13:22:00Z">
                    <w:rPr>
                      <w:lang w:val="de-DE"/>
                    </w:rPr>
                  </w:rPrChange>
                </w:rPr>
                <w:t xml:space="preserve">      type enumeration {</w:t>
              </w:r>
            </w:ins>
          </w:p>
          <w:p w14:paraId="262514CD" w14:textId="77777777" w:rsidR="009F3611" w:rsidRPr="00B80901" w:rsidRDefault="009F3611" w:rsidP="009F3611">
            <w:pPr>
              <w:pStyle w:val="XML1"/>
              <w:rPr>
                <w:ins w:id="40390" w:author="Thomas Dietz" w:date="2012-08-08T17:05:00Z"/>
                <w:rPrChange w:id="40391" w:author="Thomas Dietz" w:date="2012-08-10T13:22:00Z">
                  <w:rPr>
                    <w:ins w:id="40392" w:author="Thomas Dietz" w:date="2012-08-08T17:05:00Z"/>
                    <w:lang w:val="de-DE"/>
                  </w:rPr>
                </w:rPrChange>
              </w:rPr>
            </w:pPr>
            <w:ins w:id="40393" w:author="Thomas Dietz" w:date="2012-08-08T17:05:00Z">
              <w:r w:rsidRPr="00B80901">
                <w:rPr>
                  <w:rPrChange w:id="40394" w:author="Thomas Dietz" w:date="2012-08-10T13:22:00Z">
                    <w:rPr>
                      <w:lang w:val="de-DE"/>
                    </w:rPr>
                  </w:rPrChange>
                </w:rPr>
                <w:t xml:space="preserve">        enum copper;</w:t>
              </w:r>
            </w:ins>
          </w:p>
          <w:p w14:paraId="779BC932" w14:textId="77777777" w:rsidR="009F3611" w:rsidRPr="00B80901" w:rsidRDefault="009F3611" w:rsidP="009F3611">
            <w:pPr>
              <w:pStyle w:val="XML1"/>
              <w:rPr>
                <w:ins w:id="40395" w:author="Thomas Dietz" w:date="2012-08-08T17:05:00Z"/>
                <w:rPrChange w:id="40396" w:author="Thomas Dietz" w:date="2012-08-10T13:22:00Z">
                  <w:rPr>
                    <w:ins w:id="40397" w:author="Thomas Dietz" w:date="2012-08-08T17:05:00Z"/>
                    <w:lang w:val="de-DE"/>
                  </w:rPr>
                </w:rPrChange>
              </w:rPr>
            </w:pPr>
            <w:ins w:id="40398" w:author="Thomas Dietz" w:date="2012-08-08T17:05:00Z">
              <w:r w:rsidRPr="00B80901">
                <w:rPr>
                  <w:rPrChange w:id="40399" w:author="Thomas Dietz" w:date="2012-08-10T13:22:00Z">
                    <w:rPr>
                      <w:lang w:val="de-DE"/>
                    </w:rPr>
                  </w:rPrChange>
                </w:rPr>
                <w:t xml:space="preserve">        enum fiber;</w:t>
              </w:r>
            </w:ins>
          </w:p>
          <w:p w14:paraId="2E82835E" w14:textId="77777777" w:rsidR="009F3611" w:rsidRPr="00B80901" w:rsidRDefault="009F3611" w:rsidP="009F3611">
            <w:pPr>
              <w:pStyle w:val="XML1"/>
              <w:rPr>
                <w:ins w:id="40400" w:author="Thomas Dietz" w:date="2012-08-08T17:05:00Z"/>
                <w:rPrChange w:id="40401" w:author="Thomas Dietz" w:date="2012-08-10T13:22:00Z">
                  <w:rPr>
                    <w:ins w:id="40402" w:author="Thomas Dietz" w:date="2012-08-08T17:05:00Z"/>
                    <w:lang w:val="de-DE"/>
                  </w:rPr>
                </w:rPrChange>
              </w:rPr>
            </w:pPr>
            <w:ins w:id="40403" w:author="Thomas Dietz" w:date="2012-08-08T17:05:00Z">
              <w:r w:rsidRPr="00B80901">
                <w:rPr>
                  <w:rPrChange w:id="40404" w:author="Thomas Dietz" w:date="2012-08-10T13:22:00Z">
                    <w:rPr>
                      <w:lang w:val="de-DE"/>
                    </w:rPr>
                  </w:rPrChange>
                </w:rPr>
                <w:t xml:space="preserve">      }</w:t>
              </w:r>
            </w:ins>
          </w:p>
          <w:p w14:paraId="5FF67EE5" w14:textId="77777777" w:rsidR="009F3611" w:rsidRPr="00B80901" w:rsidRDefault="009F3611" w:rsidP="009F3611">
            <w:pPr>
              <w:pStyle w:val="XML1"/>
              <w:rPr>
                <w:ins w:id="40405" w:author="Thomas Dietz" w:date="2012-08-08T17:05:00Z"/>
                <w:rPrChange w:id="40406" w:author="Thomas Dietz" w:date="2012-08-10T13:22:00Z">
                  <w:rPr>
                    <w:ins w:id="40407" w:author="Thomas Dietz" w:date="2012-08-08T17:05:00Z"/>
                    <w:lang w:val="de-DE"/>
                  </w:rPr>
                </w:rPrChange>
              </w:rPr>
            </w:pPr>
            <w:ins w:id="40408" w:author="Thomas Dietz" w:date="2012-08-08T17:05:00Z">
              <w:r w:rsidRPr="00B80901">
                <w:rPr>
                  <w:rPrChange w:id="40409" w:author="Thomas Dietz" w:date="2012-08-10T13:22:00Z">
                    <w:rPr>
                      <w:lang w:val="de-DE"/>
                    </w:rPr>
                  </w:rPrChange>
                </w:rPr>
                <w:t xml:space="preserve">      description "This element MUST indicate a valid physical</w:t>
              </w:r>
            </w:ins>
          </w:p>
          <w:p w14:paraId="0E6EF78D" w14:textId="77777777" w:rsidR="009F3611" w:rsidRPr="00B80901" w:rsidRDefault="009F3611" w:rsidP="009F3611">
            <w:pPr>
              <w:pStyle w:val="XML1"/>
              <w:rPr>
                <w:ins w:id="40410" w:author="Thomas Dietz" w:date="2012-08-08T17:05:00Z"/>
                <w:rPrChange w:id="40411" w:author="Thomas Dietz" w:date="2012-08-10T13:22:00Z">
                  <w:rPr>
                    <w:ins w:id="40412" w:author="Thomas Dietz" w:date="2012-08-08T17:05:00Z"/>
                    <w:lang w:val="de-DE"/>
                  </w:rPr>
                </w:rPrChange>
              </w:rPr>
            </w:pPr>
            <w:ins w:id="40413" w:author="Thomas Dietz" w:date="2012-08-08T17:05:00Z">
              <w:r w:rsidRPr="00B80901">
                <w:rPr>
                  <w:rPrChange w:id="40414" w:author="Thomas Dietz" w:date="2012-08-10T13:22:00Z">
                    <w:rPr>
                      <w:lang w:val="de-DE"/>
                    </w:rPr>
                  </w:rPrChange>
                </w:rPr>
                <w:t xml:space="preserve">        medium used by the OpenFlow Port.</w:t>
              </w:r>
            </w:ins>
          </w:p>
          <w:p w14:paraId="521BA653" w14:textId="77777777" w:rsidR="009F3611" w:rsidRPr="00B80901" w:rsidRDefault="009F3611" w:rsidP="009F3611">
            <w:pPr>
              <w:pStyle w:val="XML1"/>
              <w:rPr>
                <w:ins w:id="40415" w:author="Thomas Dietz" w:date="2012-08-08T17:05:00Z"/>
                <w:rPrChange w:id="40416" w:author="Thomas Dietz" w:date="2012-08-10T13:22:00Z">
                  <w:rPr>
                    <w:ins w:id="40417" w:author="Thomas Dietz" w:date="2012-08-08T17:05:00Z"/>
                    <w:lang w:val="de-DE"/>
                  </w:rPr>
                </w:rPrChange>
              </w:rPr>
            </w:pPr>
            <w:ins w:id="40418" w:author="Thomas Dietz" w:date="2012-08-08T17:05:00Z">
              <w:r w:rsidRPr="00B80901">
                <w:rPr>
                  <w:rPrChange w:id="40419" w:author="Thomas Dietz" w:date="2012-08-10T13:22:00Z">
                    <w:rPr>
                      <w:lang w:val="de-DE"/>
                    </w:rPr>
                  </w:rPrChange>
                </w:rPr>
                <w:t xml:space="preserve">      </w:t>
              </w:r>
            </w:ins>
          </w:p>
          <w:p w14:paraId="09C8B0A5" w14:textId="77777777" w:rsidR="009F3611" w:rsidRPr="00B80901" w:rsidRDefault="009F3611" w:rsidP="009F3611">
            <w:pPr>
              <w:pStyle w:val="XML1"/>
              <w:rPr>
                <w:ins w:id="40420" w:author="Thomas Dietz" w:date="2012-08-08T17:05:00Z"/>
                <w:rPrChange w:id="40421" w:author="Thomas Dietz" w:date="2012-08-10T13:22:00Z">
                  <w:rPr>
                    <w:ins w:id="40422" w:author="Thomas Dietz" w:date="2012-08-08T17:05:00Z"/>
                    <w:lang w:val="de-DE"/>
                  </w:rPr>
                </w:rPrChange>
              </w:rPr>
            </w:pPr>
            <w:ins w:id="40423" w:author="Thomas Dietz" w:date="2012-08-08T17:05:00Z">
              <w:r w:rsidRPr="00B80901">
                <w:rPr>
                  <w:rPrChange w:id="40424" w:author="Thomas Dietz" w:date="2012-08-10T13:22:00Z">
                    <w:rPr>
                      <w:lang w:val="de-DE"/>
                    </w:rPr>
                  </w:rPrChange>
                </w:rPr>
                <w:t xml:space="preserve">        The current Port Feature set MUST contain this element</w:t>
              </w:r>
            </w:ins>
          </w:p>
          <w:p w14:paraId="732D7265" w14:textId="77777777" w:rsidR="009F3611" w:rsidRPr="00B80901" w:rsidRDefault="009F3611" w:rsidP="009F3611">
            <w:pPr>
              <w:pStyle w:val="XML1"/>
              <w:rPr>
                <w:ins w:id="40425" w:author="Thomas Dietz" w:date="2012-08-08T17:05:00Z"/>
                <w:rPrChange w:id="40426" w:author="Thomas Dietz" w:date="2012-08-10T13:22:00Z">
                  <w:rPr>
                    <w:ins w:id="40427" w:author="Thomas Dietz" w:date="2012-08-08T17:05:00Z"/>
                    <w:lang w:val="de-DE"/>
                  </w:rPr>
                </w:rPrChange>
              </w:rPr>
            </w:pPr>
            <w:ins w:id="40428" w:author="Thomas Dietz" w:date="2012-08-08T17:05:00Z">
              <w:r w:rsidRPr="00B80901">
                <w:rPr>
                  <w:rPrChange w:id="40429" w:author="Thomas Dietz" w:date="2012-08-10T13:22:00Z">
                    <w:rPr>
                      <w:lang w:val="de-DE"/>
                    </w:rPr>
                  </w:rPrChange>
                </w:rPr>
                <w:t xml:space="preserve">        exactly once. The other Port Feature sets MAY contain this</w:t>
              </w:r>
            </w:ins>
          </w:p>
          <w:p w14:paraId="318A7F55" w14:textId="77777777" w:rsidR="009F3611" w:rsidRPr="00B80901" w:rsidRDefault="009F3611" w:rsidP="009F3611">
            <w:pPr>
              <w:pStyle w:val="XML1"/>
              <w:rPr>
                <w:ins w:id="40430" w:author="Thomas Dietz" w:date="2012-08-08T17:05:00Z"/>
                <w:rPrChange w:id="40431" w:author="Thomas Dietz" w:date="2012-08-10T13:22:00Z">
                  <w:rPr>
                    <w:ins w:id="40432" w:author="Thomas Dietz" w:date="2012-08-08T17:05:00Z"/>
                    <w:lang w:val="de-DE"/>
                  </w:rPr>
                </w:rPrChange>
              </w:rPr>
            </w:pPr>
            <w:ins w:id="40433" w:author="Thomas Dietz" w:date="2012-08-08T17:05:00Z">
              <w:r w:rsidRPr="00B80901">
                <w:rPr>
                  <w:rPrChange w:id="40434" w:author="Thomas Dietz" w:date="2012-08-10T13:22:00Z">
                    <w:rPr>
                      <w:lang w:val="de-DE"/>
                    </w:rPr>
                  </w:rPrChange>
                </w:rPr>
                <w:t xml:space="preserve">        element more than once. If this element appears more than</w:t>
              </w:r>
            </w:ins>
          </w:p>
          <w:p w14:paraId="2943B646" w14:textId="77777777" w:rsidR="009F3611" w:rsidRPr="00B80901" w:rsidRDefault="009F3611" w:rsidP="009F3611">
            <w:pPr>
              <w:pStyle w:val="XML1"/>
              <w:rPr>
                <w:ins w:id="40435" w:author="Thomas Dietz" w:date="2012-08-08T17:05:00Z"/>
                <w:rPrChange w:id="40436" w:author="Thomas Dietz" w:date="2012-08-10T13:22:00Z">
                  <w:rPr>
                    <w:ins w:id="40437" w:author="Thomas Dietz" w:date="2012-08-08T17:05:00Z"/>
                    <w:lang w:val="de-DE"/>
                  </w:rPr>
                </w:rPrChange>
              </w:rPr>
            </w:pPr>
            <w:ins w:id="40438" w:author="Thomas Dietz" w:date="2012-08-08T17:05:00Z">
              <w:r w:rsidRPr="00B80901">
                <w:rPr>
                  <w:rPrChange w:id="40439" w:author="Thomas Dietz" w:date="2012-08-10T13:22:00Z">
                    <w:rPr>
                      <w:lang w:val="de-DE"/>
                    </w:rPr>
                  </w:rPrChange>
                </w:rPr>
                <w:t xml:space="preserve">        once in a Port Feature set than the value MUST be unique</w:t>
              </w:r>
            </w:ins>
          </w:p>
          <w:p w14:paraId="25B45F77" w14:textId="77777777" w:rsidR="009F3611" w:rsidRPr="00B80901" w:rsidRDefault="009F3611" w:rsidP="009F3611">
            <w:pPr>
              <w:pStyle w:val="XML1"/>
              <w:rPr>
                <w:ins w:id="40440" w:author="Thomas Dietz" w:date="2012-08-08T17:05:00Z"/>
                <w:rPrChange w:id="40441" w:author="Thomas Dietz" w:date="2012-08-10T13:22:00Z">
                  <w:rPr>
                    <w:ins w:id="40442" w:author="Thomas Dietz" w:date="2012-08-08T17:05:00Z"/>
                    <w:lang w:val="de-DE"/>
                  </w:rPr>
                </w:rPrChange>
              </w:rPr>
            </w:pPr>
            <w:ins w:id="40443" w:author="Thomas Dietz" w:date="2012-08-08T17:05:00Z">
              <w:r w:rsidRPr="00B80901">
                <w:rPr>
                  <w:rPrChange w:id="40444" w:author="Thomas Dietz" w:date="2012-08-10T13:22:00Z">
                    <w:rPr>
                      <w:lang w:val="de-DE"/>
                    </w:rPr>
                  </w:rPrChange>
                </w:rPr>
                <w:t xml:space="preserve">        within the Port Feature set.";</w:t>
              </w:r>
            </w:ins>
          </w:p>
          <w:p w14:paraId="13BF2F60" w14:textId="77777777" w:rsidR="009F3611" w:rsidRPr="00B80901" w:rsidRDefault="009F3611" w:rsidP="009F3611">
            <w:pPr>
              <w:pStyle w:val="XML1"/>
              <w:rPr>
                <w:ins w:id="40445" w:author="Thomas Dietz" w:date="2012-08-08T17:05:00Z"/>
                <w:rPrChange w:id="40446" w:author="Thomas Dietz" w:date="2012-08-10T13:22:00Z">
                  <w:rPr>
                    <w:ins w:id="40447" w:author="Thomas Dietz" w:date="2012-08-08T17:05:00Z"/>
                    <w:lang w:val="de-DE"/>
                  </w:rPr>
                </w:rPrChange>
              </w:rPr>
            </w:pPr>
            <w:ins w:id="40448" w:author="Thomas Dietz" w:date="2012-08-08T17:05:00Z">
              <w:r w:rsidRPr="00B80901">
                <w:rPr>
                  <w:rPrChange w:id="40449" w:author="Thomas Dietz" w:date="2012-08-10T13:22:00Z">
                    <w:rPr>
                      <w:lang w:val="de-DE"/>
                    </w:rPr>
                  </w:rPrChange>
                </w:rPr>
                <w:t xml:space="preserve">    }</w:t>
              </w:r>
            </w:ins>
          </w:p>
          <w:p w14:paraId="288932DE" w14:textId="77777777" w:rsidR="009F3611" w:rsidRPr="00B80901" w:rsidRDefault="009F3611" w:rsidP="009F3611">
            <w:pPr>
              <w:pStyle w:val="XML1"/>
              <w:rPr>
                <w:ins w:id="40450" w:author="Thomas Dietz" w:date="2012-08-08T17:05:00Z"/>
                <w:rPrChange w:id="40451" w:author="Thomas Dietz" w:date="2012-08-10T13:22:00Z">
                  <w:rPr>
                    <w:ins w:id="40452" w:author="Thomas Dietz" w:date="2012-08-08T17:05:00Z"/>
                    <w:lang w:val="de-DE"/>
                  </w:rPr>
                </w:rPrChange>
              </w:rPr>
            </w:pPr>
            <w:ins w:id="40453" w:author="Thomas Dietz" w:date="2012-08-08T17:05:00Z">
              <w:r w:rsidRPr="00B80901">
                <w:rPr>
                  <w:rPrChange w:id="40454" w:author="Thomas Dietz" w:date="2012-08-10T13:22:00Z">
                    <w:rPr>
                      <w:lang w:val="de-DE"/>
                    </w:rPr>
                  </w:rPrChange>
                </w:rPr>
                <w:t xml:space="preserve">    leaf pause {</w:t>
              </w:r>
            </w:ins>
          </w:p>
          <w:p w14:paraId="327142F2" w14:textId="77777777" w:rsidR="009F3611" w:rsidRPr="00B80901" w:rsidRDefault="009F3611" w:rsidP="009F3611">
            <w:pPr>
              <w:pStyle w:val="XML1"/>
              <w:rPr>
                <w:ins w:id="40455" w:author="Thomas Dietz" w:date="2012-08-08T17:05:00Z"/>
                <w:rPrChange w:id="40456" w:author="Thomas Dietz" w:date="2012-08-10T13:22:00Z">
                  <w:rPr>
                    <w:ins w:id="40457" w:author="Thomas Dietz" w:date="2012-08-08T17:05:00Z"/>
                    <w:lang w:val="de-DE"/>
                  </w:rPr>
                </w:rPrChange>
              </w:rPr>
            </w:pPr>
            <w:ins w:id="40458" w:author="Thomas Dietz" w:date="2012-08-08T17:05:00Z">
              <w:r w:rsidRPr="00B80901">
                <w:rPr>
                  <w:rPrChange w:id="40459" w:author="Thomas Dietz" w:date="2012-08-10T13:22:00Z">
                    <w:rPr>
                      <w:lang w:val="de-DE"/>
                    </w:rPr>
                  </w:rPrChange>
                </w:rPr>
                <w:t xml:space="preserve">      type enumeration {</w:t>
              </w:r>
            </w:ins>
          </w:p>
          <w:p w14:paraId="3E21FEA7" w14:textId="77777777" w:rsidR="009F3611" w:rsidRPr="00B80901" w:rsidRDefault="009F3611" w:rsidP="009F3611">
            <w:pPr>
              <w:pStyle w:val="XML1"/>
              <w:rPr>
                <w:ins w:id="40460" w:author="Thomas Dietz" w:date="2012-08-08T17:05:00Z"/>
                <w:rPrChange w:id="40461" w:author="Thomas Dietz" w:date="2012-08-10T13:22:00Z">
                  <w:rPr>
                    <w:ins w:id="40462" w:author="Thomas Dietz" w:date="2012-08-08T17:05:00Z"/>
                    <w:lang w:val="de-DE"/>
                  </w:rPr>
                </w:rPrChange>
              </w:rPr>
            </w:pPr>
            <w:ins w:id="40463" w:author="Thomas Dietz" w:date="2012-08-08T17:05:00Z">
              <w:r w:rsidRPr="00B80901">
                <w:rPr>
                  <w:rPrChange w:id="40464" w:author="Thomas Dietz" w:date="2012-08-10T13:22:00Z">
                    <w:rPr>
                      <w:lang w:val="de-DE"/>
                    </w:rPr>
                  </w:rPrChange>
                </w:rPr>
                <w:t xml:space="preserve">        enum unsupported;</w:t>
              </w:r>
            </w:ins>
          </w:p>
          <w:p w14:paraId="3933241C" w14:textId="77777777" w:rsidR="009F3611" w:rsidRPr="00B80901" w:rsidRDefault="009F3611" w:rsidP="009F3611">
            <w:pPr>
              <w:pStyle w:val="XML1"/>
              <w:rPr>
                <w:ins w:id="40465" w:author="Thomas Dietz" w:date="2012-08-08T17:05:00Z"/>
                <w:rPrChange w:id="40466" w:author="Thomas Dietz" w:date="2012-08-10T13:22:00Z">
                  <w:rPr>
                    <w:ins w:id="40467" w:author="Thomas Dietz" w:date="2012-08-08T17:05:00Z"/>
                    <w:lang w:val="de-DE"/>
                  </w:rPr>
                </w:rPrChange>
              </w:rPr>
            </w:pPr>
            <w:ins w:id="40468" w:author="Thomas Dietz" w:date="2012-08-08T17:05:00Z">
              <w:r w:rsidRPr="00B80901">
                <w:rPr>
                  <w:rPrChange w:id="40469" w:author="Thomas Dietz" w:date="2012-08-10T13:22:00Z">
                    <w:rPr>
                      <w:lang w:val="de-DE"/>
                    </w:rPr>
                  </w:rPrChange>
                </w:rPr>
                <w:t xml:space="preserve">        enum symmetric;</w:t>
              </w:r>
            </w:ins>
          </w:p>
          <w:p w14:paraId="79FD1F09" w14:textId="77777777" w:rsidR="009F3611" w:rsidRPr="00B80901" w:rsidRDefault="009F3611" w:rsidP="009F3611">
            <w:pPr>
              <w:pStyle w:val="XML1"/>
              <w:rPr>
                <w:ins w:id="40470" w:author="Thomas Dietz" w:date="2012-08-08T17:05:00Z"/>
                <w:rPrChange w:id="40471" w:author="Thomas Dietz" w:date="2012-08-10T13:22:00Z">
                  <w:rPr>
                    <w:ins w:id="40472" w:author="Thomas Dietz" w:date="2012-08-08T17:05:00Z"/>
                    <w:lang w:val="de-DE"/>
                  </w:rPr>
                </w:rPrChange>
              </w:rPr>
            </w:pPr>
            <w:ins w:id="40473" w:author="Thomas Dietz" w:date="2012-08-08T17:05:00Z">
              <w:r w:rsidRPr="00B80901">
                <w:rPr>
                  <w:rPrChange w:id="40474" w:author="Thomas Dietz" w:date="2012-08-10T13:22:00Z">
                    <w:rPr>
                      <w:lang w:val="de-DE"/>
                    </w:rPr>
                  </w:rPrChange>
                </w:rPr>
                <w:t xml:space="preserve">        enum asymmetric;</w:t>
              </w:r>
            </w:ins>
          </w:p>
          <w:p w14:paraId="7E9C8670" w14:textId="77777777" w:rsidR="009F3611" w:rsidRPr="00B80901" w:rsidRDefault="009F3611" w:rsidP="009F3611">
            <w:pPr>
              <w:pStyle w:val="XML1"/>
              <w:rPr>
                <w:ins w:id="40475" w:author="Thomas Dietz" w:date="2012-08-08T17:05:00Z"/>
                <w:rPrChange w:id="40476" w:author="Thomas Dietz" w:date="2012-08-10T13:22:00Z">
                  <w:rPr>
                    <w:ins w:id="40477" w:author="Thomas Dietz" w:date="2012-08-08T17:05:00Z"/>
                    <w:lang w:val="de-DE"/>
                  </w:rPr>
                </w:rPrChange>
              </w:rPr>
            </w:pPr>
            <w:ins w:id="40478" w:author="Thomas Dietz" w:date="2012-08-08T17:05:00Z">
              <w:r w:rsidRPr="00B80901">
                <w:rPr>
                  <w:rPrChange w:id="40479" w:author="Thomas Dietz" w:date="2012-08-10T13:22:00Z">
                    <w:rPr>
                      <w:lang w:val="de-DE"/>
                    </w:rPr>
                  </w:rPrChange>
                </w:rPr>
                <w:t xml:space="preserve">      }</w:t>
              </w:r>
            </w:ins>
          </w:p>
          <w:p w14:paraId="55DE85B9" w14:textId="77777777" w:rsidR="009F3611" w:rsidRPr="00B80901" w:rsidRDefault="009F3611" w:rsidP="009F3611">
            <w:pPr>
              <w:pStyle w:val="XML1"/>
              <w:rPr>
                <w:ins w:id="40480" w:author="Thomas Dietz" w:date="2012-08-08T17:05:00Z"/>
                <w:rPrChange w:id="40481" w:author="Thomas Dietz" w:date="2012-08-10T13:22:00Z">
                  <w:rPr>
                    <w:ins w:id="40482" w:author="Thomas Dietz" w:date="2012-08-08T17:05:00Z"/>
                    <w:lang w:val="de-DE"/>
                  </w:rPr>
                </w:rPrChange>
              </w:rPr>
            </w:pPr>
            <w:ins w:id="40483" w:author="Thomas Dietz" w:date="2012-08-08T17:05:00Z">
              <w:r w:rsidRPr="00B80901">
                <w:rPr>
                  <w:rPrChange w:id="40484" w:author="Thomas Dietz" w:date="2012-08-10T13:22:00Z">
                    <w:rPr>
                      <w:lang w:val="de-DE"/>
                    </w:rPr>
                  </w:rPrChange>
                </w:rPr>
                <w:t xml:space="preserve">      description "Specifies if pausing of transmission is</w:t>
              </w:r>
            </w:ins>
          </w:p>
          <w:p w14:paraId="54BD00F8" w14:textId="77777777" w:rsidR="009F3611" w:rsidRPr="00B80901" w:rsidRDefault="009F3611" w:rsidP="009F3611">
            <w:pPr>
              <w:pStyle w:val="XML1"/>
              <w:rPr>
                <w:ins w:id="40485" w:author="Thomas Dietz" w:date="2012-08-08T17:05:00Z"/>
                <w:rPrChange w:id="40486" w:author="Thomas Dietz" w:date="2012-08-10T13:22:00Z">
                  <w:rPr>
                    <w:ins w:id="40487" w:author="Thomas Dietz" w:date="2012-08-08T17:05:00Z"/>
                    <w:lang w:val="de-DE"/>
                  </w:rPr>
                </w:rPrChange>
              </w:rPr>
            </w:pPr>
            <w:ins w:id="40488" w:author="Thomas Dietz" w:date="2012-08-08T17:05:00Z">
              <w:r w:rsidRPr="00B80901">
                <w:rPr>
                  <w:rPrChange w:id="40489" w:author="Thomas Dietz" w:date="2012-08-10T13:22:00Z">
                    <w:rPr>
                      <w:lang w:val="de-DE"/>
                    </w:rPr>
                  </w:rPrChange>
                </w:rPr>
                <w:t xml:space="preserve">        supported at all and if yes if it is asymmetric or</w:t>
              </w:r>
            </w:ins>
          </w:p>
          <w:p w14:paraId="71DB001C" w14:textId="77777777" w:rsidR="009F3611" w:rsidRPr="00B80901" w:rsidRDefault="009F3611" w:rsidP="009F3611">
            <w:pPr>
              <w:pStyle w:val="XML1"/>
              <w:rPr>
                <w:ins w:id="40490" w:author="Thomas Dietz" w:date="2012-08-08T17:05:00Z"/>
                <w:rPrChange w:id="40491" w:author="Thomas Dietz" w:date="2012-08-10T13:22:00Z">
                  <w:rPr>
                    <w:ins w:id="40492" w:author="Thomas Dietz" w:date="2012-08-08T17:05:00Z"/>
                    <w:lang w:val="de-DE"/>
                  </w:rPr>
                </w:rPrChange>
              </w:rPr>
            </w:pPr>
            <w:ins w:id="40493" w:author="Thomas Dietz" w:date="2012-08-08T17:05:00Z">
              <w:r w:rsidRPr="00B80901">
                <w:rPr>
                  <w:rPrChange w:id="40494" w:author="Thomas Dietz" w:date="2012-08-10T13:22:00Z">
                    <w:rPr>
                      <w:lang w:val="de-DE"/>
                    </w:rPr>
                  </w:rPrChange>
                </w:rPr>
                <w:t xml:space="preserve">        symmetric.";</w:t>
              </w:r>
            </w:ins>
          </w:p>
          <w:p w14:paraId="79A02017" w14:textId="77777777" w:rsidR="009F3611" w:rsidRPr="00B80901" w:rsidRDefault="009F3611" w:rsidP="009F3611">
            <w:pPr>
              <w:pStyle w:val="XML1"/>
              <w:rPr>
                <w:ins w:id="40495" w:author="Thomas Dietz" w:date="2012-08-08T17:05:00Z"/>
                <w:rPrChange w:id="40496" w:author="Thomas Dietz" w:date="2012-08-10T13:22:00Z">
                  <w:rPr>
                    <w:ins w:id="40497" w:author="Thomas Dietz" w:date="2012-08-08T17:05:00Z"/>
                    <w:lang w:val="de-DE"/>
                  </w:rPr>
                </w:rPrChange>
              </w:rPr>
            </w:pPr>
            <w:ins w:id="40498" w:author="Thomas Dietz" w:date="2012-08-08T17:05:00Z">
              <w:r w:rsidRPr="00B80901">
                <w:rPr>
                  <w:rPrChange w:id="40499" w:author="Thomas Dietz" w:date="2012-08-10T13:22:00Z">
                    <w:rPr>
                      <w:lang w:val="de-DE"/>
                    </w:rPr>
                  </w:rPrChange>
                </w:rPr>
                <w:t xml:space="preserve">    }</w:t>
              </w:r>
            </w:ins>
          </w:p>
          <w:p w14:paraId="0EFBFE2E" w14:textId="77777777" w:rsidR="009F3611" w:rsidRPr="00B80901" w:rsidRDefault="009F3611" w:rsidP="009F3611">
            <w:pPr>
              <w:pStyle w:val="XML1"/>
              <w:rPr>
                <w:ins w:id="40500" w:author="Thomas Dietz" w:date="2012-08-08T17:05:00Z"/>
                <w:rPrChange w:id="40501" w:author="Thomas Dietz" w:date="2012-08-10T13:22:00Z">
                  <w:rPr>
                    <w:ins w:id="40502" w:author="Thomas Dietz" w:date="2012-08-08T17:05:00Z"/>
                    <w:lang w:val="de-DE"/>
                  </w:rPr>
                </w:rPrChange>
              </w:rPr>
            </w:pPr>
            <w:ins w:id="40503" w:author="Thomas Dietz" w:date="2012-08-08T17:05:00Z">
              <w:r w:rsidRPr="00B80901">
                <w:rPr>
                  <w:rPrChange w:id="40504" w:author="Thomas Dietz" w:date="2012-08-10T13:22:00Z">
                    <w:rPr>
                      <w:lang w:val="de-DE"/>
                    </w:rPr>
                  </w:rPrChange>
                </w:rPr>
                <w:t xml:space="preserve">  }</w:t>
              </w:r>
            </w:ins>
          </w:p>
          <w:p w14:paraId="7452ECDF" w14:textId="77777777" w:rsidR="009F3611" w:rsidRPr="00B80901" w:rsidRDefault="009F3611" w:rsidP="009F3611">
            <w:pPr>
              <w:pStyle w:val="XML1"/>
              <w:rPr>
                <w:ins w:id="40505" w:author="Thomas Dietz" w:date="2012-08-08T17:05:00Z"/>
                <w:rPrChange w:id="40506" w:author="Thomas Dietz" w:date="2012-08-10T13:22:00Z">
                  <w:rPr>
                    <w:ins w:id="40507" w:author="Thomas Dietz" w:date="2012-08-08T17:05:00Z"/>
                    <w:lang w:val="de-DE"/>
                  </w:rPr>
                </w:rPrChange>
              </w:rPr>
            </w:pPr>
          </w:p>
          <w:p w14:paraId="2C560FC3" w14:textId="77777777" w:rsidR="009F3611" w:rsidRPr="00B80901" w:rsidRDefault="009F3611" w:rsidP="009F3611">
            <w:pPr>
              <w:pStyle w:val="XML1"/>
              <w:rPr>
                <w:ins w:id="40508" w:author="Thomas Dietz" w:date="2012-08-08T17:05:00Z"/>
                <w:rPrChange w:id="40509" w:author="Thomas Dietz" w:date="2012-08-10T13:22:00Z">
                  <w:rPr>
                    <w:ins w:id="40510" w:author="Thomas Dietz" w:date="2012-08-08T17:05:00Z"/>
                    <w:lang w:val="de-DE"/>
                  </w:rPr>
                </w:rPrChange>
              </w:rPr>
            </w:pPr>
            <w:ins w:id="40511" w:author="Thomas Dietz" w:date="2012-08-08T17:05:00Z">
              <w:r w:rsidRPr="00B80901">
                <w:rPr>
                  <w:rPrChange w:id="40512" w:author="Thomas Dietz" w:date="2012-08-10T13:22:00Z">
                    <w:rPr>
                      <w:lang w:val="de-DE"/>
                    </w:rPr>
                  </w:rPrChange>
                </w:rPr>
                <w:t xml:space="preserve">  grouping OFPortOtherFeatureListType {</w:t>
              </w:r>
            </w:ins>
          </w:p>
          <w:p w14:paraId="7CA78321" w14:textId="77777777" w:rsidR="009F3611" w:rsidRPr="00B80901" w:rsidRDefault="009F3611" w:rsidP="009F3611">
            <w:pPr>
              <w:pStyle w:val="XML1"/>
              <w:rPr>
                <w:ins w:id="40513" w:author="Thomas Dietz" w:date="2012-08-08T17:05:00Z"/>
                <w:rPrChange w:id="40514" w:author="Thomas Dietz" w:date="2012-08-10T13:22:00Z">
                  <w:rPr>
                    <w:ins w:id="40515" w:author="Thomas Dietz" w:date="2012-08-08T17:05:00Z"/>
                    <w:lang w:val="de-DE"/>
                  </w:rPr>
                </w:rPrChange>
              </w:rPr>
            </w:pPr>
            <w:ins w:id="40516" w:author="Thomas Dietz" w:date="2012-08-08T17:05:00Z">
              <w:r w:rsidRPr="00B80901">
                <w:rPr>
                  <w:rPrChange w:id="40517" w:author="Thomas Dietz" w:date="2012-08-10T13:22:00Z">
                    <w:rPr>
                      <w:lang w:val="de-DE"/>
                    </w:rPr>
                  </w:rPrChange>
                </w:rPr>
                <w:t xml:space="preserve">    description "The features of a port that are supported or</w:t>
              </w:r>
            </w:ins>
          </w:p>
          <w:p w14:paraId="415E7A48" w14:textId="77777777" w:rsidR="009F3611" w:rsidRPr="00B80901" w:rsidRDefault="009F3611" w:rsidP="009F3611">
            <w:pPr>
              <w:pStyle w:val="XML1"/>
              <w:rPr>
                <w:ins w:id="40518" w:author="Thomas Dietz" w:date="2012-08-08T17:05:00Z"/>
                <w:rPrChange w:id="40519" w:author="Thomas Dietz" w:date="2012-08-10T13:22:00Z">
                  <w:rPr>
                    <w:ins w:id="40520" w:author="Thomas Dietz" w:date="2012-08-08T17:05:00Z"/>
                    <w:lang w:val="de-DE"/>
                  </w:rPr>
                </w:rPrChange>
              </w:rPr>
            </w:pPr>
            <w:ins w:id="40521" w:author="Thomas Dietz" w:date="2012-08-08T17:05:00Z">
              <w:r w:rsidRPr="00B80901">
                <w:rPr>
                  <w:rPrChange w:id="40522" w:author="Thomas Dietz" w:date="2012-08-10T13:22:00Z">
                    <w:rPr>
                      <w:lang w:val="de-DE"/>
                    </w:rPr>
                  </w:rPrChange>
                </w:rPr>
                <w:t xml:space="preserve">      advertised.</w:t>
              </w:r>
            </w:ins>
          </w:p>
          <w:p w14:paraId="6085E835" w14:textId="77777777" w:rsidR="009F3611" w:rsidRPr="00B80901" w:rsidRDefault="009F3611" w:rsidP="009F3611">
            <w:pPr>
              <w:pStyle w:val="XML1"/>
              <w:rPr>
                <w:ins w:id="40523" w:author="Thomas Dietz" w:date="2012-08-08T17:05:00Z"/>
                <w:rPrChange w:id="40524" w:author="Thomas Dietz" w:date="2012-08-10T13:22:00Z">
                  <w:rPr>
                    <w:ins w:id="40525" w:author="Thomas Dietz" w:date="2012-08-08T17:05:00Z"/>
                    <w:lang w:val="de-DE"/>
                  </w:rPr>
                </w:rPrChange>
              </w:rPr>
            </w:pPr>
          </w:p>
          <w:p w14:paraId="0C2A211C" w14:textId="77777777" w:rsidR="009F3611" w:rsidRPr="00B80901" w:rsidRDefault="009F3611" w:rsidP="009F3611">
            <w:pPr>
              <w:pStyle w:val="XML1"/>
              <w:rPr>
                <w:ins w:id="40526" w:author="Thomas Dietz" w:date="2012-08-08T17:05:00Z"/>
                <w:rPrChange w:id="40527" w:author="Thomas Dietz" w:date="2012-08-10T13:22:00Z">
                  <w:rPr>
                    <w:ins w:id="40528" w:author="Thomas Dietz" w:date="2012-08-08T17:05:00Z"/>
                    <w:lang w:val="de-DE"/>
                  </w:rPr>
                </w:rPrChange>
              </w:rPr>
            </w:pPr>
            <w:ins w:id="40529" w:author="Thomas Dietz" w:date="2012-08-08T17:05:00Z">
              <w:r w:rsidRPr="00B80901">
                <w:rPr>
                  <w:rPrChange w:id="40530" w:author="Thomas Dietz" w:date="2012-08-10T13:22:00Z">
                    <w:rPr>
                      <w:lang w:val="de-DE"/>
                    </w:rPr>
                  </w:rPrChange>
                </w:rPr>
                <w:t xml:space="preserve">      If the elements in the OFPortOtherFeatureListType ares used</w:t>
              </w:r>
            </w:ins>
          </w:p>
          <w:p w14:paraId="4744D935" w14:textId="77777777" w:rsidR="009F3611" w:rsidRPr="00B80901" w:rsidRDefault="009F3611" w:rsidP="009F3611">
            <w:pPr>
              <w:pStyle w:val="XML1"/>
              <w:rPr>
                <w:ins w:id="40531" w:author="Thomas Dietz" w:date="2012-08-08T17:05:00Z"/>
                <w:rPrChange w:id="40532" w:author="Thomas Dietz" w:date="2012-08-10T13:22:00Z">
                  <w:rPr>
                    <w:ins w:id="40533" w:author="Thomas Dietz" w:date="2012-08-08T17:05:00Z"/>
                    <w:lang w:val="de-DE"/>
                  </w:rPr>
                </w:rPrChange>
              </w:rPr>
            </w:pPr>
            <w:ins w:id="40534" w:author="Thomas Dietz" w:date="2012-08-08T17:05:00Z">
              <w:r w:rsidRPr="00B80901">
                <w:rPr>
                  <w:rPrChange w:id="40535" w:author="Thomas Dietz" w:date="2012-08-10T13:22:00Z">
                    <w:rPr>
                      <w:lang w:val="de-DE"/>
                    </w:rPr>
                  </w:rPrChange>
                </w:rPr>
                <w:t xml:space="preserve">      as configurable elements the NETCONF &lt;edit-config&gt; operations</w:t>
              </w:r>
            </w:ins>
          </w:p>
          <w:p w14:paraId="374D9C46" w14:textId="77777777" w:rsidR="009F3611" w:rsidRPr="00B80901" w:rsidRDefault="009F3611" w:rsidP="009F3611">
            <w:pPr>
              <w:pStyle w:val="XML1"/>
              <w:rPr>
                <w:ins w:id="40536" w:author="Thomas Dietz" w:date="2012-08-08T17:05:00Z"/>
                <w:rPrChange w:id="40537" w:author="Thomas Dietz" w:date="2012-08-10T13:22:00Z">
                  <w:rPr>
                    <w:ins w:id="40538" w:author="Thomas Dietz" w:date="2012-08-08T17:05:00Z"/>
                    <w:lang w:val="de-DE"/>
                  </w:rPr>
                </w:rPrChange>
              </w:rPr>
            </w:pPr>
            <w:ins w:id="40539" w:author="Thomas Dietz" w:date="2012-08-08T17:05:00Z">
              <w:r w:rsidRPr="00B80901">
                <w:rPr>
                  <w:rPrChange w:id="40540" w:author="Thomas Dietz" w:date="2012-08-10T13:22:00Z">
                    <w:rPr>
                      <w:lang w:val="de-DE"/>
                    </w:rPr>
                  </w:rPrChange>
                </w:rPr>
                <w:t xml:space="preserve">      MUST be implemented as follows: </w:t>
              </w:r>
            </w:ins>
          </w:p>
          <w:p w14:paraId="3770F0FD" w14:textId="77777777" w:rsidR="009F3611" w:rsidRPr="00B80901" w:rsidRDefault="009F3611" w:rsidP="009F3611">
            <w:pPr>
              <w:pStyle w:val="XML1"/>
              <w:rPr>
                <w:ins w:id="40541" w:author="Thomas Dietz" w:date="2012-08-08T17:05:00Z"/>
                <w:rPrChange w:id="40542" w:author="Thomas Dietz" w:date="2012-08-10T13:22:00Z">
                  <w:rPr>
                    <w:ins w:id="40543" w:author="Thomas Dietz" w:date="2012-08-08T17:05:00Z"/>
                    <w:lang w:val="de-DE"/>
                  </w:rPr>
                </w:rPrChange>
              </w:rPr>
            </w:pPr>
          </w:p>
          <w:p w14:paraId="02D9DF4C" w14:textId="77777777" w:rsidR="009F3611" w:rsidRPr="00B80901" w:rsidRDefault="009F3611" w:rsidP="009F3611">
            <w:pPr>
              <w:pStyle w:val="XML1"/>
              <w:rPr>
                <w:ins w:id="40544" w:author="Thomas Dietz" w:date="2012-08-08T17:05:00Z"/>
                <w:rPrChange w:id="40545" w:author="Thomas Dietz" w:date="2012-08-10T13:22:00Z">
                  <w:rPr>
                    <w:ins w:id="40546" w:author="Thomas Dietz" w:date="2012-08-08T17:05:00Z"/>
                    <w:lang w:val="de-DE"/>
                  </w:rPr>
                </w:rPrChange>
              </w:rPr>
            </w:pPr>
            <w:ins w:id="40547" w:author="Thomas Dietz" w:date="2012-08-08T17:05:00Z">
              <w:r w:rsidRPr="00B80901">
                <w:rPr>
                  <w:rPrChange w:id="40548" w:author="Thomas Dietz" w:date="2012-08-10T13:22:00Z">
                    <w:rPr>
                      <w:lang w:val="de-DE"/>
                    </w:rPr>
                  </w:rPrChange>
                </w:rPr>
                <w:t xml:space="preserve">      * The 'resource-id' element MUST be present in the path or in</w:t>
              </w:r>
            </w:ins>
          </w:p>
          <w:p w14:paraId="7B5821B9" w14:textId="77777777" w:rsidR="009F3611" w:rsidRPr="00B80901" w:rsidRDefault="009F3611" w:rsidP="009F3611">
            <w:pPr>
              <w:pStyle w:val="XML1"/>
              <w:rPr>
                <w:ins w:id="40549" w:author="Thomas Dietz" w:date="2012-08-08T17:05:00Z"/>
                <w:rPrChange w:id="40550" w:author="Thomas Dietz" w:date="2012-08-10T13:22:00Z">
                  <w:rPr>
                    <w:ins w:id="40551" w:author="Thomas Dietz" w:date="2012-08-08T17:05:00Z"/>
                    <w:lang w:val="de-DE"/>
                  </w:rPr>
                </w:rPrChange>
              </w:rPr>
            </w:pPr>
            <w:ins w:id="40552" w:author="Thomas Dietz" w:date="2012-08-08T17:05:00Z">
              <w:r w:rsidRPr="00B80901">
                <w:rPr>
                  <w:rPrChange w:id="40553" w:author="Thomas Dietz" w:date="2012-08-10T13:22:00Z">
                    <w:rPr>
                      <w:lang w:val="de-DE"/>
                    </w:rPr>
                  </w:rPrChange>
                </w:rPr>
                <w:t xml:space="preserve">        the filter at all &lt;edit-config&gt; operations to identify the</w:t>
              </w:r>
            </w:ins>
          </w:p>
          <w:p w14:paraId="7F12C279" w14:textId="77777777" w:rsidR="009F3611" w:rsidRPr="00B80901" w:rsidRDefault="009F3611" w:rsidP="009F3611">
            <w:pPr>
              <w:pStyle w:val="XML1"/>
              <w:rPr>
                <w:ins w:id="40554" w:author="Thomas Dietz" w:date="2012-08-08T17:05:00Z"/>
                <w:rPrChange w:id="40555" w:author="Thomas Dietz" w:date="2012-08-10T13:22:00Z">
                  <w:rPr>
                    <w:ins w:id="40556" w:author="Thomas Dietz" w:date="2012-08-08T17:05:00Z"/>
                    <w:lang w:val="de-DE"/>
                  </w:rPr>
                </w:rPrChange>
              </w:rPr>
            </w:pPr>
            <w:ins w:id="40557" w:author="Thomas Dietz" w:date="2012-08-08T17:05:00Z">
              <w:r w:rsidRPr="00B80901">
                <w:rPr>
                  <w:rPrChange w:id="40558" w:author="Thomas Dietz" w:date="2012-08-10T13:22:00Z">
                    <w:rPr>
                      <w:lang w:val="de-DE"/>
                    </w:rPr>
                  </w:rPrChange>
                </w:rPr>
                <w:t xml:space="preserve">        resource.</w:t>
              </w:r>
            </w:ins>
          </w:p>
          <w:p w14:paraId="0DBB8DED" w14:textId="77777777" w:rsidR="009F3611" w:rsidRPr="00B80901" w:rsidRDefault="009F3611" w:rsidP="009F3611">
            <w:pPr>
              <w:pStyle w:val="XML1"/>
              <w:rPr>
                <w:ins w:id="40559" w:author="Thomas Dietz" w:date="2012-08-08T17:05:00Z"/>
                <w:rPrChange w:id="40560" w:author="Thomas Dietz" w:date="2012-08-10T13:22:00Z">
                  <w:rPr>
                    <w:ins w:id="40561" w:author="Thomas Dietz" w:date="2012-08-08T17:05:00Z"/>
                    <w:lang w:val="de-DE"/>
                  </w:rPr>
                </w:rPrChange>
              </w:rPr>
            </w:pPr>
            <w:ins w:id="40562" w:author="Thomas Dietz" w:date="2012-08-08T17:05:00Z">
              <w:r w:rsidRPr="00B80901">
                <w:rPr>
                  <w:rPrChange w:id="40563" w:author="Thomas Dietz" w:date="2012-08-10T13:22:00Z">
                    <w:rPr>
                      <w:lang w:val="de-DE"/>
                    </w:rPr>
                  </w:rPrChange>
                </w:rPr>
                <w:t xml:space="preserve">      * If the operation is 'merge' or 'replace', the element is</w:t>
              </w:r>
            </w:ins>
          </w:p>
          <w:p w14:paraId="6F407B36" w14:textId="77777777" w:rsidR="009F3611" w:rsidRPr="00B80901" w:rsidRDefault="009F3611" w:rsidP="009F3611">
            <w:pPr>
              <w:pStyle w:val="XML1"/>
              <w:rPr>
                <w:ins w:id="40564" w:author="Thomas Dietz" w:date="2012-08-08T17:05:00Z"/>
                <w:rPrChange w:id="40565" w:author="Thomas Dietz" w:date="2012-08-10T13:22:00Z">
                  <w:rPr>
                    <w:ins w:id="40566" w:author="Thomas Dietz" w:date="2012-08-08T17:05:00Z"/>
                    <w:lang w:val="de-DE"/>
                  </w:rPr>
                </w:rPrChange>
              </w:rPr>
            </w:pPr>
            <w:ins w:id="40567" w:author="Thomas Dietz" w:date="2012-08-08T17:05:00Z">
              <w:r w:rsidRPr="00B80901">
                <w:rPr>
                  <w:rPrChange w:id="40568" w:author="Thomas Dietz" w:date="2012-08-10T13:22:00Z">
                    <w:rPr>
                      <w:lang w:val="de-DE"/>
                    </w:rPr>
                  </w:rPrChange>
                </w:rPr>
                <w:t xml:space="preserve">        created if it does not exist, and its value is set to the</w:t>
              </w:r>
            </w:ins>
          </w:p>
          <w:p w14:paraId="17C3B6B6" w14:textId="77777777" w:rsidR="009F3611" w:rsidRPr="00B80901" w:rsidRDefault="009F3611" w:rsidP="009F3611">
            <w:pPr>
              <w:pStyle w:val="XML1"/>
              <w:rPr>
                <w:ins w:id="40569" w:author="Thomas Dietz" w:date="2012-08-08T17:05:00Z"/>
                <w:rPrChange w:id="40570" w:author="Thomas Dietz" w:date="2012-08-10T13:22:00Z">
                  <w:rPr>
                    <w:ins w:id="40571" w:author="Thomas Dietz" w:date="2012-08-08T17:05:00Z"/>
                    <w:lang w:val="de-DE"/>
                  </w:rPr>
                </w:rPrChange>
              </w:rPr>
            </w:pPr>
            <w:ins w:id="40572" w:author="Thomas Dietz" w:date="2012-08-08T17:05:00Z">
              <w:r w:rsidRPr="00B80901">
                <w:rPr>
                  <w:rPrChange w:id="40573" w:author="Thomas Dietz" w:date="2012-08-10T13:22:00Z">
                    <w:rPr>
                      <w:lang w:val="de-DE"/>
                    </w:rPr>
                  </w:rPrChange>
                </w:rPr>
                <w:t xml:space="preserve">        value found in the XML RPC data.</w:t>
              </w:r>
            </w:ins>
          </w:p>
          <w:p w14:paraId="4A4533C4" w14:textId="77777777" w:rsidR="009F3611" w:rsidRPr="00B80901" w:rsidRDefault="009F3611" w:rsidP="009F3611">
            <w:pPr>
              <w:pStyle w:val="XML1"/>
              <w:rPr>
                <w:ins w:id="40574" w:author="Thomas Dietz" w:date="2012-08-08T17:05:00Z"/>
                <w:rPrChange w:id="40575" w:author="Thomas Dietz" w:date="2012-08-10T13:22:00Z">
                  <w:rPr>
                    <w:ins w:id="40576" w:author="Thomas Dietz" w:date="2012-08-08T17:05:00Z"/>
                    <w:lang w:val="de-DE"/>
                  </w:rPr>
                </w:rPrChange>
              </w:rPr>
            </w:pPr>
            <w:ins w:id="40577" w:author="Thomas Dietz" w:date="2012-08-08T17:05:00Z">
              <w:r w:rsidRPr="00B80901">
                <w:rPr>
                  <w:rPrChange w:id="40578" w:author="Thomas Dietz" w:date="2012-08-10T13:22:00Z">
                    <w:rPr>
                      <w:lang w:val="de-DE"/>
                    </w:rPr>
                  </w:rPrChange>
                </w:rPr>
                <w:t xml:space="preserve">      * If the operation is 'create', the element is created if it</w:t>
              </w:r>
            </w:ins>
          </w:p>
          <w:p w14:paraId="5BDFC343" w14:textId="77777777" w:rsidR="009F3611" w:rsidRPr="00B80901" w:rsidRDefault="009F3611" w:rsidP="009F3611">
            <w:pPr>
              <w:pStyle w:val="XML1"/>
              <w:rPr>
                <w:ins w:id="40579" w:author="Thomas Dietz" w:date="2012-08-08T17:05:00Z"/>
                <w:rPrChange w:id="40580" w:author="Thomas Dietz" w:date="2012-08-10T13:22:00Z">
                  <w:rPr>
                    <w:ins w:id="40581" w:author="Thomas Dietz" w:date="2012-08-08T17:05:00Z"/>
                    <w:lang w:val="de-DE"/>
                  </w:rPr>
                </w:rPrChange>
              </w:rPr>
            </w:pPr>
            <w:ins w:id="40582" w:author="Thomas Dietz" w:date="2012-08-08T17:05:00Z">
              <w:r w:rsidRPr="00B80901">
                <w:rPr>
                  <w:rPrChange w:id="40583" w:author="Thomas Dietz" w:date="2012-08-10T13:22:00Z">
                    <w:rPr>
                      <w:lang w:val="de-DE"/>
                    </w:rPr>
                  </w:rPrChange>
                </w:rPr>
                <w:t xml:space="preserve">        does not exist. If the element already exists, a</w:t>
              </w:r>
            </w:ins>
          </w:p>
          <w:p w14:paraId="3252D21C" w14:textId="77777777" w:rsidR="009F3611" w:rsidRPr="00B80901" w:rsidRDefault="009F3611" w:rsidP="009F3611">
            <w:pPr>
              <w:pStyle w:val="XML1"/>
              <w:rPr>
                <w:ins w:id="40584" w:author="Thomas Dietz" w:date="2012-08-08T17:05:00Z"/>
                <w:rPrChange w:id="40585" w:author="Thomas Dietz" w:date="2012-08-10T13:22:00Z">
                  <w:rPr>
                    <w:ins w:id="40586" w:author="Thomas Dietz" w:date="2012-08-08T17:05:00Z"/>
                    <w:lang w:val="de-DE"/>
                  </w:rPr>
                </w:rPrChange>
              </w:rPr>
            </w:pPr>
            <w:ins w:id="40587" w:author="Thomas Dietz" w:date="2012-08-08T17:05:00Z">
              <w:r w:rsidRPr="00B80901">
                <w:rPr>
                  <w:rPrChange w:id="40588" w:author="Thomas Dietz" w:date="2012-08-10T13:22:00Z">
                    <w:rPr>
                      <w:lang w:val="de-DE"/>
                    </w:rPr>
                  </w:rPrChange>
                </w:rPr>
                <w:t xml:space="preserve">        'data</w:t>
              </w:r>
              <w:r w:rsidRPr="00B80901">
                <w:rPr>
                  <w:rFonts w:ascii="MS Mincho" w:eastAsia="MS Mincho" w:hAnsi="MS Mincho" w:cs="MS Mincho"/>
                  <w:rPrChange w:id="40589" w:author="Thomas Dietz" w:date="2012-08-10T13:22:00Z">
                    <w:rPr>
                      <w:rFonts w:ascii="MS Mincho" w:eastAsia="MS Mincho" w:hAnsi="MS Mincho" w:cs="MS Mincho"/>
                      <w:lang w:val="de-DE"/>
                    </w:rPr>
                  </w:rPrChange>
                </w:rPr>
                <w:t>‑</w:t>
              </w:r>
              <w:r w:rsidRPr="00B80901">
                <w:rPr>
                  <w:rPrChange w:id="40590" w:author="Thomas Dietz" w:date="2012-08-10T13:22:00Z">
                    <w:rPr>
                      <w:lang w:val="de-DE"/>
                    </w:rPr>
                  </w:rPrChange>
                </w:rPr>
                <w:t>exists' error is returned.</w:t>
              </w:r>
            </w:ins>
          </w:p>
          <w:p w14:paraId="2E533DCF" w14:textId="77777777" w:rsidR="009F3611" w:rsidRPr="00B80901" w:rsidRDefault="009F3611" w:rsidP="009F3611">
            <w:pPr>
              <w:pStyle w:val="XML1"/>
              <w:rPr>
                <w:ins w:id="40591" w:author="Thomas Dietz" w:date="2012-08-08T17:05:00Z"/>
                <w:rPrChange w:id="40592" w:author="Thomas Dietz" w:date="2012-08-10T13:22:00Z">
                  <w:rPr>
                    <w:ins w:id="40593" w:author="Thomas Dietz" w:date="2012-08-08T17:05:00Z"/>
                    <w:lang w:val="de-DE"/>
                  </w:rPr>
                </w:rPrChange>
              </w:rPr>
            </w:pPr>
            <w:ins w:id="40594" w:author="Thomas Dietz" w:date="2012-08-08T17:05:00Z">
              <w:r w:rsidRPr="00B80901">
                <w:rPr>
                  <w:rPrChange w:id="40595" w:author="Thomas Dietz" w:date="2012-08-10T13:22:00Z">
                    <w:rPr>
                      <w:lang w:val="de-DE"/>
                    </w:rPr>
                  </w:rPrChange>
                </w:rPr>
                <w:t xml:space="preserve">      * If the operation is 'delete', the element is deleted if it</w:t>
              </w:r>
            </w:ins>
          </w:p>
          <w:p w14:paraId="4A770C89" w14:textId="77777777" w:rsidR="009F3611" w:rsidRPr="00B80901" w:rsidRDefault="009F3611" w:rsidP="009F3611">
            <w:pPr>
              <w:pStyle w:val="XML1"/>
              <w:rPr>
                <w:ins w:id="40596" w:author="Thomas Dietz" w:date="2012-08-08T17:05:00Z"/>
                <w:rPrChange w:id="40597" w:author="Thomas Dietz" w:date="2012-08-10T13:22:00Z">
                  <w:rPr>
                    <w:ins w:id="40598" w:author="Thomas Dietz" w:date="2012-08-08T17:05:00Z"/>
                    <w:lang w:val="de-DE"/>
                  </w:rPr>
                </w:rPrChange>
              </w:rPr>
            </w:pPr>
            <w:ins w:id="40599" w:author="Thomas Dietz" w:date="2012-08-08T17:05:00Z">
              <w:r w:rsidRPr="00B80901">
                <w:rPr>
                  <w:rPrChange w:id="40600" w:author="Thomas Dietz" w:date="2012-08-10T13:22:00Z">
                    <w:rPr>
                      <w:lang w:val="de-DE"/>
                    </w:rPr>
                  </w:rPrChange>
                </w:rPr>
                <w:t xml:space="preserve">        exists. If the element does not exist, a 'data</w:t>
              </w:r>
              <w:r w:rsidRPr="00B80901">
                <w:rPr>
                  <w:rFonts w:ascii="MS Mincho" w:eastAsia="MS Mincho" w:hAnsi="MS Mincho" w:cs="MS Mincho"/>
                  <w:rPrChange w:id="40601" w:author="Thomas Dietz" w:date="2012-08-10T13:22:00Z">
                    <w:rPr>
                      <w:rFonts w:ascii="MS Mincho" w:eastAsia="MS Mincho" w:hAnsi="MS Mincho" w:cs="MS Mincho"/>
                      <w:lang w:val="de-DE"/>
                    </w:rPr>
                  </w:rPrChange>
                </w:rPr>
                <w:t>‑</w:t>
              </w:r>
              <w:r w:rsidRPr="00B80901">
                <w:rPr>
                  <w:rPrChange w:id="40602" w:author="Thomas Dietz" w:date="2012-08-10T13:22:00Z">
                    <w:rPr>
                      <w:lang w:val="de-DE"/>
                    </w:rPr>
                  </w:rPrChange>
                </w:rPr>
                <w:t>missing'</w:t>
              </w:r>
            </w:ins>
          </w:p>
          <w:p w14:paraId="5428B18B" w14:textId="77777777" w:rsidR="009F3611" w:rsidRPr="00B80901" w:rsidRDefault="009F3611" w:rsidP="009F3611">
            <w:pPr>
              <w:pStyle w:val="XML1"/>
              <w:rPr>
                <w:ins w:id="40603" w:author="Thomas Dietz" w:date="2012-08-08T17:05:00Z"/>
                <w:rPrChange w:id="40604" w:author="Thomas Dietz" w:date="2012-08-10T13:22:00Z">
                  <w:rPr>
                    <w:ins w:id="40605" w:author="Thomas Dietz" w:date="2012-08-08T17:05:00Z"/>
                    <w:lang w:val="de-DE"/>
                  </w:rPr>
                </w:rPrChange>
              </w:rPr>
            </w:pPr>
            <w:ins w:id="40606" w:author="Thomas Dietz" w:date="2012-08-08T17:05:00Z">
              <w:r w:rsidRPr="00B80901">
                <w:rPr>
                  <w:rPrChange w:id="40607" w:author="Thomas Dietz" w:date="2012-08-10T13:22:00Z">
                    <w:rPr>
                      <w:lang w:val="de-DE"/>
                    </w:rPr>
                  </w:rPrChange>
                </w:rPr>
                <w:t xml:space="preserve">        error is returned.</w:t>
              </w:r>
            </w:ins>
          </w:p>
          <w:p w14:paraId="3830102A" w14:textId="77777777" w:rsidR="009F3611" w:rsidRPr="00B80901" w:rsidRDefault="009F3611" w:rsidP="009F3611">
            <w:pPr>
              <w:pStyle w:val="XML1"/>
              <w:rPr>
                <w:ins w:id="40608" w:author="Thomas Dietz" w:date="2012-08-08T17:05:00Z"/>
                <w:rPrChange w:id="40609" w:author="Thomas Dietz" w:date="2012-08-10T13:22:00Z">
                  <w:rPr>
                    <w:ins w:id="40610" w:author="Thomas Dietz" w:date="2012-08-08T17:05:00Z"/>
                    <w:lang w:val="de-DE"/>
                  </w:rPr>
                </w:rPrChange>
              </w:rPr>
            </w:pPr>
          </w:p>
          <w:p w14:paraId="26E8FFF7" w14:textId="77777777" w:rsidR="009F3611" w:rsidRPr="00B80901" w:rsidRDefault="009F3611" w:rsidP="009F3611">
            <w:pPr>
              <w:pStyle w:val="XML1"/>
              <w:rPr>
                <w:ins w:id="40611" w:author="Thomas Dietz" w:date="2012-08-08T17:05:00Z"/>
                <w:rPrChange w:id="40612" w:author="Thomas Dietz" w:date="2012-08-10T13:22:00Z">
                  <w:rPr>
                    <w:ins w:id="40613" w:author="Thomas Dietz" w:date="2012-08-08T17:05:00Z"/>
                    <w:lang w:val="de-DE"/>
                  </w:rPr>
                </w:rPrChange>
              </w:rPr>
            </w:pPr>
            <w:ins w:id="40614" w:author="Thomas Dietz" w:date="2012-08-08T17:05:00Z">
              <w:r w:rsidRPr="00B80901">
                <w:rPr>
                  <w:rPrChange w:id="40615" w:author="Thomas Dietz" w:date="2012-08-10T13:22:00Z">
                    <w:rPr>
                      <w:lang w:val="de-DE"/>
                    </w:rPr>
                  </w:rPrChange>
                </w:rPr>
                <w:t xml:space="preserve">      If elements in the type OFPortOtherFeatureListType are used</w:t>
              </w:r>
            </w:ins>
          </w:p>
          <w:p w14:paraId="53B05F00" w14:textId="77777777" w:rsidR="009F3611" w:rsidRPr="00B80901" w:rsidRDefault="009F3611" w:rsidP="009F3611">
            <w:pPr>
              <w:pStyle w:val="XML1"/>
              <w:rPr>
                <w:ins w:id="40616" w:author="Thomas Dietz" w:date="2012-08-08T17:05:00Z"/>
                <w:rPrChange w:id="40617" w:author="Thomas Dietz" w:date="2012-08-10T13:22:00Z">
                  <w:rPr>
                    <w:ins w:id="40618" w:author="Thomas Dietz" w:date="2012-08-08T17:05:00Z"/>
                    <w:lang w:val="de-DE"/>
                  </w:rPr>
                </w:rPrChange>
              </w:rPr>
            </w:pPr>
            <w:ins w:id="40619" w:author="Thomas Dietz" w:date="2012-08-08T17:05:00Z">
              <w:r w:rsidRPr="00B80901">
                <w:rPr>
                  <w:rPrChange w:id="40620" w:author="Thomas Dietz" w:date="2012-08-10T13:22:00Z">
                    <w:rPr>
                      <w:lang w:val="de-DE"/>
                    </w:rPr>
                  </w:rPrChange>
                </w:rPr>
                <w:t xml:space="preserve">      in an non-configurable way, they only be retrieved by NETCONF</w:t>
              </w:r>
            </w:ins>
          </w:p>
          <w:p w14:paraId="30396CA6" w14:textId="77777777" w:rsidR="009F3611" w:rsidRPr="00B80901" w:rsidRDefault="009F3611" w:rsidP="009F3611">
            <w:pPr>
              <w:pStyle w:val="XML1"/>
              <w:rPr>
                <w:ins w:id="40621" w:author="Thomas Dietz" w:date="2012-08-08T17:05:00Z"/>
                <w:rPrChange w:id="40622" w:author="Thomas Dietz" w:date="2012-08-10T13:22:00Z">
                  <w:rPr>
                    <w:ins w:id="40623" w:author="Thomas Dietz" w:date="2012-08-08T17:05:00Z"/>
                    <w:lang w:val="de-DE"/>
                  </w:rPr>
                </w:rPrChange>
              </w:rPr>
            </w:pPr>
            <w:ins w:id="40624" w:author="Thomas Dietz" w:date="2012-08-08T17:05:00Z">
              <w:r w:rsidRPr="00B80901">
                <w:rPr>
                  <w:rPrChange w:id="40625" w:author="Thomas Dietz" w:date="2012-08-10T13:22:00Z">
                    <w:rPr>
                      <w:lang w:val="de-DE"/>
                    </w:rPr>
                  </w:rPrChange>
                </w:rPr>
                <w:t xml:space="preserve">      &lt;get&gt; operations. Attemps to modify this element and its</w:t>
              </w:r>
            </w:ins>
          </w:p>
          <w:p w14:paraId="2609FA7E" w14:textId="77777777" w:rsidR="009F3611" w:rsidRPr="00B80901" w:rsidRDefault="009F3611" w:rsidP="009F3611">
            <w:pPr>
              <w:pStyle w:val="XML1"/>
              <w:rPr>
                <w:ins w:id="40626" w:author="Thomas Dietz" w:date="2012-08-08T17:05:00Z"/>
                <w:rPrChange w:id="40627" w:author="Thomas Dietz" w:date="2012-08-10T13:22:00Z">
                  <w:rPr>
                    <w:ins w:id="40628" w:author="Thomas Dietz" w:date="2012-08-08T17:05:00Z"/>
                    <w:lang w:val="de-DE"/>
                  </w:rPr>
                </w:rPrChange>
              </w:rPr>
            </w:pPr>
            <w:ins w:id="40629" w:author="Thomas Dietz" w:date="2012-08-08T17:05:00Z">
              <w:r w:rsidRPr="00B80901">
                <w:rPr>
                  <w:rPrChange w:id="40630" w:author="Thomas Dietz" w:date="2012-08-10T13:22:00Z">
                    <w:rPr>
                      <w:lang w:val="de-DE"/>
                    </w:rPr>
                  </w:rPrChange>
                </w:rPr>
                <w:t xml:space="preserve">      children with a NETCONF &lt;edit-config&gt; operation MUST result</w:t>
              </w:r>
            </w:ins>
          </w:p>
          <w:p w14:paraId="67DB739C" w14:textId="77777777" w:rsidR="009F3611" w:rsidRPr="00B80901" w:rsidRDefault="009F3611" w:rsidP="009F3611">
            <w:pPr>
              <w:pStyle w:val="XML1"/>
              <w:rPr>
                <w:ins w:id="40631" w:author="Thomas Dietz" w:date="2012-08-08T17:05:00Z"/>
                <w:rPrChange w:id="40632" w:author="Thomas Dietz" w:date="2012-08-10T13:22:00Z">
                  <w:rPr>
                    <w:ins w:id="40633" w:author="Thomas Dietz" w:date="2012-08-08T17:05:00Z"/>
                    <w:lang w:val="de-DE"/>
                  </w:rPr>
                </w:rPrChange>
              </w:rPr>
            </w:pPr>
            <w:ins w:id="40634" w:author="Thomas Dietz" w:date="2012-08-08T17:05:00Z">
              <w:r w:rsidRPr="00B80901">
                <w:rPr>
                  <w:rPrChange w:id="40635" w:author="Thomas Dietz" w:date="2012-08-10T13:22:00Z">
                    <w:rPr>
                      <w:lang w:val="de-DE"/>
                    </w:rPr>
                  </w:rPrChange>
                </w:rPr>
                <w:t xml:space="preserve">      in an 'operation-not-supported' error with type</w:t>
              </w:r>
            </w:ins>
          </w:p>
          <w:p w14:paraId="68EF1E95" w14:textId="77777777" w:rsidR="009F3611" w:rsidRPr="00B80901" w:rsidRDefault="009F3611" w:rsidP="009F3611">
            <w:pPr>
              <w:pStyle w:val="XML1"/>
              <w:rPr>
                <w:ins w:id="40636" w:author="Thomas Dietz" w:date="2012-08-08T17:05:00Z"/>
                <w:rPrChange w:id="40637" w:author="Thomas Dietz" w:date="2012-08-10T13:22:00Z">
                  <w:rPr>
                    <w:ins w:id="40638" w:author="Thomas Dietz" w:date="2012-08-08T17:05:00Z"/>
                    <w:lang w:val="de-DE"/>
                  </w:rPr>
                </w:rPrChange>
              </w:rPr>
            </w:pPr>
            <w:ins w:id="40639" w:author="Thomas Dietz" w:date="2012-08-08T17:05:00Z">
              <w:r w:rsidRPr="00B80901">
                <w:rPr>
                  <w:rPrChange w:id="40640" w:author="Thomas Dietz" w:date="2012-08-10T13:22:00Z">
                    <w:rPr>
                      <w:lang w:val="de-DE"/>
                    </w:rPr>
                  </w:rPrChange>
                </w:rPr>
                <w:t xml:space="preserve">      'application'.";</w:t>
              </w:r>
            </w:ins>
          </w:p>
          <w:p w14:paraId="38751E16" w14:textId="77777777" w:rsidR="009F3611" w:rsidRPr="00B80901" w:rsidRDefault="009F3611" w:rsidP="009F3611">
            <w:pPr>
              <w:pStyle w:val="XML1"/>
              <w:rPr>
                <w:ins w:id="40641" w:author="Thomas Dietz" w:date="2012-08-08T17:05:00Z"/>
                <w:rPrChange w:id="40642" w:author="Thomas Dietz" w:date="2012-08-10T13:22:00Z">
                  <w:rPr>
                    <w:ins w:id="40643" w:author="Thomas Dietz" w:date="2012-08-08T17:05:00Z"/>
                    <w:lang w:val="de-DE"/>
                  </w:rPr>
                </w:rPrChange>
              </w:rPr>
            </w:pPr>
            <w:ins w:id="40644" w:author="Thomas Dietz" w:date="2012-08-08T17:05:00Z">
              <w:r w:rsidRPr="00B80901">
                <w:rPr>
                  <w:rPrChange w:id="40645" w:author="Thomas Dietz" w:date="2012-08-10T13:22:00Z">
                    <w:rPr>
                      <w:lang w:val="de-DE"/>
                    </w:rPr>
                  </w:rPrChange>
                </w:rPr>
                <w:t xml:space="preserve">    leaf-list rate {</w:t>
              </w:r>
            </w:ins>
          </w:p>
          <w:p w14:paraId="000FF150" w14:textId="77777777" w:rsidR="009F3611" w:rsidRPr="00B80901" w:rsidRDefault="009F3611" w:rsidP="009F3611">
            <w:pPr>
              <w:pStyle w:val="XML1"/>
              <w:rPr>
                <w:ins w:id="40646" w:author="Thomas Dietz" w:date="2012-08-08T17:05:00Z"/>
                <w:rPrChange w:id="40647" w:author="Thomas Dietz" w:date="2012-08-10T13:22:00Z">
                  <w:rPr>
                    <w:ins w:id="40648" w:author="Thomas Dietz" w:date="2012-08-08T17:05:00Z"/>
                    <w:lang w:val="de-DE"/>
                  </w:rPr>
                </w:rPrChange>
              </w:rPr>
            </w:pPr>
            <w:ins w:id="40649" w:author="Thomas Dietz" w:date="2012-08-08T17:05:00Z">
              <w:r w:rsidRPr="00B80901">
                <w:rPr>
                  <w:rPrChange w:id="40650" w:author="Thomas Dietz" w:date="2012-08-10T13:22:00Z">
                    <w:rPr>
                      <w:lang w:val="de-DE"/>
                    </w:rPr>
                  </w:rPrChange>
                </w:rPr>
                <w:t xml:space="preserve">      type OFPortRateType;</w:t>
              </w:r>
            </w:ins>
          </w:p>
          <w:p w14:paraId="7EA929D4" w14:textId="77777777" w:rsidR="009F3611" w:rsidRPr="00B80901" w:rsidRDefault="009F3611" w:rsidP="009F3611">
            <w:pPr>
              <w:pStyle w:val="XML1"/>
              <w:rPr>
                <w:ins w:id="40651" w:author="Thomas Dietz" w:date="2012-08-08T17:05:00Z"/>
                <w:rPrChange w:id="40652" w:author="Thomas Dietz" w:date="2012-08-10T13:22:00Z">
                  <w:rPr>
                    <w:ins w:id="40653" w:author="Thomas Dietz" w:date="2012-08-08T17:05:00Z"/>
                    <w:lang w:val="de-DE"/>
                  </w:rPr>
                </w:rPrChange>
              </w:rPr>
            </w:pPr>
            <w:ins w:id="40654" w:author="Thomas Dietz" w:date="2012-08-08T17:05:00Z">
              <w:r w:rsidRPr="00B80901">
                <w:rPr>
                  <w:rPrChange w:id="40655" w:author="Thomas Dietz" w:date="2012-08-10T13:22:00Z">
                    <w:rPr>
                      <w:lang w:val="de-DE"/>
                    </w:rPr>
                  </w:rPrChange>
                </w:rPr>
                <w:t xml:space="preserve">      min-elements 1;</w:t>
              </w:r>
            </w:ins>
          </w:p>
          <w:p w14:paraId="3AB6AAD2" w14:textId="77777777" w:rsidR="009F3611" w:rsidRPr="00B80901" w:rsidRDefault="009F3611" w:rsidP="009F3611">
            <w:pPr>
              <w:pStyle w:val="XML1"/>
              <w:rPr>
                <w:ins w:id="40656" w:author="Thomas Dietz" w:date="2012-08-08T17:05:00Z"/>
                <w:rPrChange w:id="40657" w:author="Thomas Dietz" w:date="2012-08-10T13:22:00Z">
                  <w:rPr>
                    <w:ins w:id="40658" w:author="Thomas Dietz" w:date="2012-08-08T17:05:00Z"/>
                    <w:lang w:val="de-DE"/>
                  </w:rPr>
                </w:rPrChange>
              </w:rPr>
            </w:pPr>
            <w:ins w:id="40659" w:author="Thomas Dietz" w:date="2012-08-08T17:05:00Z">
              <w:r w:rsidRPr="00B80901">
                <w:rPr>
                  <w:rPrChange w:id="40660" w:author="Thomas Dietz" w:date="2012-08-10T13:22:00Z">
                    <w:rPr>
                      <w:lang w:val="de-DE"/>
                    </w:rPr>
                  </w:rPrChange>
                </w:rPr>
                <w:t xml:space="preserve">      description "The transmission rate that is supported or</w:t>
              </w:r>
            </w:ins>
          </w:p>
          <w:p w14:paraId="0CC404B2" w14:textId="77777777" w:rsidR="009F3611" w:rsidRPr="00B80901" w:rsidRDefault="009F3611" w:rsidP="009F3611">
            <w:pPr>
              <w:pStyle w:val="XML1"/>
              <w:rPr>
                <w:ins w:id="40661" w:author="Thomas Dietz" w:date="2012-08-08T17:05:00Z"/>
                <w:rPrChange w:id="40662" w:author="Thomas Dietz" w:date="2012-08-10T13:22:00Z">
                  <w:rPr>
                    <w:ins w:id="40663" w:author="Thomas Dietz" w:date="2012-08-08T17:05:00Z"/>
                    <w:lang w:val="de-DE"/>
                  </w:rPr>
                </w:rPrChange>
              </w:rPr>
            </w:pPr>
            <w:ins w:id="40664" w:author="Thomas Dietz" w:date="2012-08-08T17:05:00Z">
              <w:r w:rsidRPr="00B80901">
                <w:rPr>
                  <w:rPrChange w:id="40665" w:author="Thomas Dietz" w:date="2012-08-10T13:22:00Z">
                    <w:rPr>
                      <w:lang w:val="de-DE"/>
                    </w:rPr>
                  </w:rPrChange>
                </w:rPr>
                <w:t xml:space="preserve">        advertised. Multiple transmissions rates are allowed.</w:t>
              </w:r>
            </w:ins>
          </w:p>
          <w:p w14:paraId="56F4E24D" w14:textId="77777777" w:rsidR="009F3611" w:rsidRPr="00B80901" w:rsidRDefault="009F3611" w:rsidP="009F3611">
            <w:pPr>
              <w:pStyle w:val="XML1"/>
              <w:rPr>
                <w:ins w:id="40666" w:author="Thomas Dietz" w:date="2012-08-08T17:05:00Z"/>
                <w:rPrChange w:id="40667" w:author="Thomas Dietz" w:date="2012-08-10T13:22:00Z">
                  <w:rPr>
                    <w:ins w:id="40668" w:author="Thomas Dietz" w:date="2012-08-08T17:05:00Z"/>
                    <w:lang w:val="de-DE"/>
                  </w:rPr>
                </w:rPrChange>
              </w:rPr>
            </w:pPr>
          </w:p>
          <w:p w14:paraId="0B9A8250" w14:textId="77777777" w:rsidR="009F3611" w:rsidRPr="00B80901" w:rsidRDefault="009F3611" w:rsidP="009F3611">
            <w:pPr>
              <w:pStyle w:val="XML1"/>
              <w:rPr>
                <w:ins w:id="40669" w:author="Thomas Dietz" w:date="2012-08-08T17:05:00Z"/>
                <w:rPrChange w:id="40670" w:author="Thomas Dietz" w:date="2012-08-10T13:22:00Z">
                  <w:rPr>
                    <w:ins w:id="40671" w:author="Thomas Dietz" w:date="2012-08-08T17:05:00Z"/>
                    <w:lang w:val="de-DE"/>
                  </w:rPr>
                </w:rPrChange>
              </w:rPr>
            </w:pPr>
            <w:ins w:id="40672" w:author="Thomas Dietz" w:date="2012-08-08T17:05:00Z">
              <w:r w:rsidRPr="00B80901">
                <w:rPr>
                  <w:rPrChange w:id="40673" w:author="Thomas Dietz" w:date="2012-08-10T13:22:00Z">
                    <w:rPr>
                      <w:lang w:val="de-DE"/>
                    </w:rPr>
                  </w:rPrChange>
                </w:rPr>
                <w:t xml:space="preserve">        At least one element MUST be present in the NETCONF data</w:t>
              </w:r>
            </w:ins>
          </w:p>
          <w:p w14:paraId="4185DE7A" w14:textId="77777777" w:rsidR="009F3611" w:rsidRPr="00B80901" w:rsidRDefault="009F3611" w:rsidP="009F3611">
            <w:pPr>
              <w:pStyle w:val="XML1"/>
              <w:rPr>
                <w:ins w:id="40674" w:author="Thomas Dietz" w:date="2012-08-08T17:05:00Z"/>
                <w:rPrChange w:id="40675" w:author="Thomas Dietz" w:date="2012-08-10T13:22:00Z">
                  <w:rPr>
                    <w:ins w:id="40676" w:author="Thomas Dietz" w:date="2012-08-08T17:05:00Z"/>
                    <w:lang w:val="de-DE"/>
                  </w:rPr>
                </w:rPrChange>
              </w:rPr>
            </w:pPr>
            <w:ins w:id="40677" w:author="Thomas Dietz" w:date="2012-08-08T17:05:00Z">
              <w:r w:rsidRPr="00B80901">
                <w:rPr>
                  <w:rPrChange w:id="40678" w:author="Thomas Dietz" w:date="2012-08-10T13:22:00Z">
                    <w:rPr>
                      <w:lang w:val="de-DE"/>
                    </w:rPr>
                  </w:rPrChange>
                </w:rPr>
                <w:t xml:space="preserve">        store. If none of this elements is are present in a NETCONF</w:t>
              </w:r>
            </w:ins>
          </w:p>
          <w:p w14:paraId="47B4B6A0" w14:textId="77777777" w:rsidR="009F3611" w:rsidRPr="00B80901" w:rsidRDefault="009F3611" w:rsidP="009F3611">
            <w:pPr>
              <w:pStyle w:val="XML1"/>
              <w:rPr>
                <w:ins w:id="40679" w:author="Thomas Dietz" w:date="2012-08-08T17:05:00Z"/>
                <w:rPrChange w:id="40680" w:author="Thomas Dietz" w:date="2012-08-10T13:22:00Z">
                  <w:rPr>
                    <w:ins w:id="40681" w:author="Thomas Dietz" w:date="2012-08-08T17:05:00Z"/>
                    <w:lang w:val="de-DE"/>
                  </w:rPr>
                </w:rPrChange>
              </w:rPr>
            </w:pPr>
            <w:ins w:id="40682" w:author="Thomas Dietz" w:date="2012-08-08T17:05:00Z">
              <w:r w:rsidRPr="00B80901">
                <w:rPr>
                  <w:rPrChange w:id="40683" w:author="Thomas Dietz" w:date="2012-08-10T13:22:00Z">
                    <w:rPr>
                      <w:lang w:val="de-DE"/>
                    </w:rPr>
                  </w:rPrChange>
                </w:rPr>
                <w:t xml:space="preserve">        &lt;edit-config&gt; operation 'create', 'merge' or 'replace' and</w:t>
              </w:r>
            </w:ins>
          </w:p>
          <w:p w14:paraId="7ACEFCD3" w14:textId="77777777" w:rsidR="009F3611" w:rsidRPr="00B80901" w:rsidRDefault="009F3611" w:rsidP="009F3611">
            <w:pPr>
              <w:pStyle w:val="XML1"/>
              <w:rPr>
                <w:ins w:id="40684" w:author="Thomas Dietz" w:date="2012-08-08T17:05:00Z"/>
                <w:rPrChange w:id="40685" w:author="Thomas Dietz" w:date="2012-08-10T13:22:00Z">
                  <w:rPr>
                    <w:ins w:id="40686" w:author="Thomas Dietz" w:date="2012-08-08T17:05:00Z"/>
                    <w:lang w:val="de-DE"/>
                  </w:rPr>
                </w:rPrChange>
              </w:rPr>
            </w:pPr>
            <w:ins w:id="40687" w:author="Thomas Dietz" w:date="2012-08-08T17:05:00Z">
              <w:r w:rsidRPr="00B80901">
                <w:rPr>
                  <w:rPrChange w:id="40688" w:author="Thomas Dietz" w:date="2012-08-10T13:22:00Z">
                    <w:rPr>
                      <w:lang w:val="de-DE"/>
                    </w:rPr>
                  </w:rPrChange>
                </w:rPr>
                <w:t xml:space="preserve">        the parent element does not exist, a 'data-missing' error</w:t>
              </w:r>
            </w:ins>
          </w:p>
          <w:p w14:paraId="71C62FA6" w14:textId="77777777" w:rsidR="009F3611" w:rsidRPr="00B80901" w:rsidRDefault="009F3611" w:rsidP="009F3611">
            <w:pPr>
              <w:pStyle w:val="XML1"/>
              <w:rPr>
                <w:ins w:id="40689" w:author="Thomas Dietz" w:date="2012-08-08T17:05:00Z"/>
                <w:rPrChange w:id="40690" w:author="Thomas Dietz" w:date="2012-08-10T13:22:00Z">
                  <w:rPr>
                    <w:ins w:id="40691" w:author="Thomas Dietz" w:date="2012-08-08T17:05:00Z"/>
                    <w:lang w:val="de-DE"/>
                  </w:rPr>
                </w:rPrChange>
              </w:rPr>
            </w:pPr>
            <w:ins w:id="40692" w:author="Thomas Dietz" w:date="2012-08-08T17:05:00Z">
              <w:r w:rsidRPr="00B80901">
                <w:rPr>
                  <w:rPrChange w:id="40693" w:author="Thomas Dietz" w:date="2012-08-10T13:22:00Z">
                    <w:rPr>
                      <w:lang w:val="de-DE"/>
                    </w:rPr>
                  </w:rPrChange>
                </w:rPr>
                <w:t xml:space="preserve">        is returned.";</w:t>
              </w:r>
            </w:ins>
          </w:p>
          <w:p w14:paraId="5B1EDD07" w14:textId="77777777" w:rsidR="009F3611" w:rsidRPr="00B80901" w:rsidRDefault="009F3611" w:rsidP="009F3611">
            <w:pPr>
              <w:pStyle w:val="XML1"/>
              <w:rPr>
                <w:ins w:id="40694" w:author="Thomas Dietz" w:date="2012-08-08T17:05:00Z"/>
                <w:rPrChange w:id="40695" w:author="Thomas Dietz" w:date="2012-08-10T13:22:00Z">
                  <w:rPr>
                    <w:ins w:id="40696" w:author="Thomas Dietz" w:date="2012-08-08T17:05:00Z"/>
                    <w:lang w:val="de-DE"/>
                  </w:rPr>
                </w:rPrChange>
              </w:rPr>
            </w:pPr>
            <w:ins w:id="40697" w:author="Thomas Dietz" w:date="2012-08-08T17:05:00Z">
              <w:r w:rsidRPr="00B80901">
                <w:rPr>
                  <w:rPrChange w:id="40698" w:author="Thomas Dietz" w:date="2012-08-10T13:22:00Z">
                    <w:rPr>
                      <w:lang w:val="de-DE"/>
                    </w:rPr>
                  </w:rPrChange>
                </w:rPr>
                <w:t xml:space="preserve">    }</w:t>
              </w:r>
            </w:ins>
          </w:p>
          <w:p w14:paraId="4A123AC5" w14:textId="77777777" w:rsidR="009F3611" w:rsidRPr="00B80901" w:rsidRDefault="009F3611" w:rsidP="009F3611">
            <w:pPr>
              <w:pStyle w:val="XML1"/>
              <w:rPr>
                <w:ins w:id="40699" w:author="Thomas Dietz" w:date="2012-08-08T17:05:00Z"/>
                <w:rPrChange w:id="40700" w:author="Thomas Dietz" w:date="2012-08-10T13:22:00Z">
                  <w:rPr>
                    <w:ins w:id="40701" w:author="Thomas Dietz" w:date="2012-08-08T17:05:00Z"/>
                    <w:lang w:val="de-DE"/>
                  </w:rPr>
                </w:rPrChange>
              </w:rPr>
            </w:pPr>
            <w:ins w:id="40702" w:author="Thomas Dietz" w:date="2012-08-08T17:05:00Z">
              <w:r w:rsidRPr="00B80901">
                <w:rPr>
                  <w:rPrChange w:id="40703" w:author="Thomas Dietz" w:date="2012-08-10T13:22:00Z">
                    <w:rPr>
                      <w:lang w:val="de-DE"/>
                    </w:rPr>
                  </w:rPrChange>
                </w:rPr>
                <w:t xml:space="preserve">    leaf auto-negotiate { </w:t>
              </w:r>
            </w:ins>
          </w:p>
          <w:p w14:paraId="3865809E" w14:textId="77777777" w:rsidR="009F3611" w:rsidRPr="00B80901" w:rsidRDefault="009F3611" w:rsidP="009F3611">
            <w:pPr>
              <w:pStyle w:val="XML1"/>
              <w:rPr>
                <w:ins w:id="40704" w:author="Thomas Dietz" w:date="2012-08-08T17:05:00Z"/>
                <w:rPrChange w:id="40705" w:author="Thomas Dietz" w:date="2012-08-10T13:22:00Z">
                  <w:rPr>
                    <w:ins w:id="40706" w:author="Thomas Dietz" w:date="2012-08-08T17:05:00Z"/>
                    <w:lang w:val="de-DE"/>
                  </w:rPr>
                </w:rPrChange>
              </w:rPr>
            </w:pPr>
            <w:ins w:id="40707" w:author="Thomas Dietz" w:date="2012-08-08T17:05:00Z">
              <w:r w:rsidRPr="00B80901">
                <w:rPr>
                  <w:rPrChange w:id="40708" w:author="Thomas Dietz" w:date="2012-08-10T13:22:00Z">
                    <w:rPr>
                      <w:lang w:val="de-DE"/>
                    </w:rPr>
                  </w:rPrChange>
                </w:rPr>
                <w:t xml:space="preserve">      type boolean;</w:t>
              </w:r>
            </w:ins>
          </w:p>
          <w:p w14:paraId="2903FA34" w14:textId="77777777" w:rsidR="009F3611" w:rsidRPr="00B80901" w:rsidRDefault="009F3611" w:rsidP="009F3611">
            <w:pPr>
              <w:pStyle w:val="XML1"/>
              <w:rPr>
                <w:ins w:id="40709" w:author="Thomas Dietz" w:date="2012-08-08T17:05:00Z"/>
                <w:rPrChange w:id="40710" w:author="Thomas Dietz" w:date="2012-08-10T13:22:00Z">
                  <w:rPr>
                    <w:ins w:id="40711" w:author="Thomas Dietz" w:date="2012-08-08T17:05:00Z"/>
                    <w:lang w:val="de-DE"/>
                  </w:rPr>
                </w:rPrChange>
              </w:rPr>
            </w:pPr>
            <w:ins w:id="40712" w:author="Thomas Dietz" w:date="2012-08-08T17:05:00Z">
              <w:r w:rsidRPr="00B80901">
                <w:rPr>
                  <w:rPrChange w:id="40713" w:author="Thomas Dietz" w:date="2012-08-10T13:22:00Z">
                    <w:rPr>
                      <w:lang w:val="de-DE"/>
                    </w:rPr>
                  </w:rPrChange>
                </w:rPr>
                <w:t xml:space="preserve">      default true;</w:t>
              </w:r>
            </w:ins>
          </w:p>
          <w:p w14:paraId="18A25756" w14:textId="77777777" w:rsidR="009F3611" w:rsidRPr="00B80901" w:rsidRDefault="009F3611" w:rsidP="009F3611">
            <w:pPr>
              <w:pStyle w:val="XML1"/>
              <w:rPr>
                <w:ins w:id="40714" w:author="Thomas Dietz" w:date="2012-08-08T17:05:00Z"/>
                <w:rPrChange w:id="40715" w:author="Thomas Dietz" w:date="2012-08-10T13:22:00Z">
                  <w:rPr>
                    <w:ins w:id="40716" w:author="Thomas Dietz" w:date="2012-08-08T17:05:00Z"/>
                    <w:lang w:val="de-DE"/>
                  </w:rPr>
                </w:rPrChange>
              </w:rPr>
            </w:pPr>
            <w:ins w:id="40717" w:author="Thomas Dietz" w:date="2012-08-08T17:05:00Z">
              <w:r w:rsidRPr="00B80901">
                <w:rPr>
                  <w:rPrChange w:id="40718" w:author="Thomas Dietz" w:date="2012-08-10T13:22:00Z">
                    <w:rPr>
                      <w:lang w:val="de-DE"/>
                    </w:rPr>
                  </w:rPrChange>
                </w:rPr>
                <w:t xml:space="preserve">      description "Specifies if auto-negotiation of transmission</w:t>
              </w:r>
            </w:ins>
          </w:p>
          <w:p w14:paraId="26FD4BCB" w14:textId="77777777" w:rsidR="009F3611" w:rsidRPr="00B80901" w:rsidRDefault="009F3611" w:rsidP="009F3611">
            <w:pPr>
              <w:pStyle w:val="XML1"/>
              <w:rPr>
                <w:ins w:id="40719" w:author="Thomas Dietz" w:date="2012-08-08T17:05:00Z"/>
                <w:rPrChange w:id="40720" w:author="Thomas Dietz" w:date="2012-08-10T13:22:00Z">
                  <w:rPr>
                    <w:ins w:id="40721" w:author="Thomas Dietz" w:date="2012-08-08T17:05:00Z"/>
                    <w:lang w:val="de-DE"/>
                  </w:rPr>
                </w:rPrChange>
              </w:rPr>
            </w:pPr>
            <w:ins w:id="40722" w:author="Thomas Dietz" w:date="2012-08-08T17:05:00Z">
              <w:r w:rsidRPr="00B80901">
                <w:rPr>
                  <w:rPrChange w:id="40723" w:author="Thomas Dietz" w:date="2012-08-10T13:22:00Z">
                    <w:rPr>
                      <w:lang w:val="de-DE"/>
                    </w:rPr>
                  </w:rPrChange>
                </w:rPr>
                <w:t xml:space="preserve">        parameters is enabled for the port.</w:t>
              </w:r>
            </w:ins>
          </w:p>
          <w:p w14:paraId="5E518482" w14:textId="77777777" w:rsidR="009F3611" w:rsidRPr="00B80901" w:rsidRDefault="009F3611" w:rsidP="009F3611">
            <w:pPr>
              <w:pStyle w:val="XML1"/>
              <w:rPr>
                <w:ins w:id="40724" w:author="Thomas Dietz" w:date="2012-08-08T17:05:00Z"/>
                <w:rPrChange w:id="40725" w:author="Thomas Dietz" w:date="2012-08-10T13:22:00Z">
                  <w:rPr>
                    <w:ins w:id="40726" w:author="Thomas Dietz" w:date="2012-08-08T17:05:00Z"/>
                    <w:lang w:val="de-DE"/>
                  </w:rPr>
                </w:rPrChange>
              </w:rPr>
            </w:pPr>
          </w:p>
          <w:p w14:paraId="7855604A" w14:textId="77777777" w:rsidR="009F3611" w:rsidRPr="00B80901" w:rsidRDefault="009F3611" w:rsidP="009F3611">
            <w:pPr>
              <w:pStyle w:val="XML1"/>
              <w:rPr>
                <w:ins w:id="40727" w:author="Thomas Dietz" w:date="2012-08-08T17:05:00Z"/>
                <w:rPrChange w:id="40728" w:author="Thomas Dietz" w:date="2012-08-10T13:22:00Z">
                  <w:rPr>
                    <w:ins w:id="40729" w:author="Thomas Dietz" w:date="2012-08-08T17:05:00Z"/>
                    <w:lang w:val="de-DE"/>
                  </w:rPr>
                </w:rPrChange>
              </w:rPr>
            </w:pPr>
            <w:ins w:id="40730" w:author="Thomas Dietz" w:date="2012-08-08T17:05:00Z">
              <w:r w:rsidRPr="00B80901">
                <w:rPr>
                  <w:rPrChange w:id="40731" w:author="Thomas Dietz" w:date="2012-08-10T13:22:00Z">
                    <w:rPr>
                      <w:lang w:val="de-DE"/>
                    </w:rPr>
                  </w:rPrChange>
                </w:rPr>
                <w:t xml:space="preserve">        This element is optional. If this element is not present it</w:t>
              </w:r>
            </w:ins>
          </w:p>
          <w:p w14:paraId="7E5BFAC1" w14:textId="77777777" w:rsidR="009F3611" w:rsidRPr="00B80901" w:rsidRDefault="009F3611" w:rsidP="009F3611">
            <w:pPr>
              <w:pStyle w:val="XML1"/>
              <w:rPr>
                <w:ins w:id="40732" w:author="Thomas Dietz" w:date="2012-08-08T17:05:00Z"/>
                <w:rPrChange w:id="40733" w:author="Thomas Dietz" w:date="2012-08-10T13:22:00Z">
                  <w:rPr>
                    <w:ins w:id="40734" w:author="Thomas Dietz" w:date="2012-08-08T17:05:00Z"/>
                    <w:lang w:val="de-DE"/>
                  </w:rPr>
                </w:rPrChange>
              </w:rPr>
            </w:pPr>
            <w:ins w:id="40735" w:author="Thomas Dietz" w:date="2012-08-08T17:05:00Z">
              <w:r w:rsidRPr="00B80901">
                <w:rPr>
                  <w:rPrChange w:id="40736" w:author="Thomas Dietz" w:date="2012-08-10T13:22:00Z">
                    <w:rPr>
                      <w:lang w:val="de-DE"/>
                    </w:rPr>
                  </w:rPrChange>
                </w:rPr>
                <w:t xml:space="preserve">        defaults to 'true'.";</w:t>
              </w:r>
            </w:ins>
          </w:p>
          <w:p w14:paraId="29AFB254" w14:textId="77777777" w:rsidR="009F3611" w:rsidRPr="00B80901" w:rsidRDefault="009F3611" w:rsidP="009F3611">
            <w:pPr>
              <w:pStyle w:val="XML1"/>
              <w:rPr>
                <w:ins w:id="40737" w:author="Thomas Dietz" w:date="2012-08-08T17:05:00Z"/>
                <w:rPrChange w:id="40738" w:author="Thomas Dietz" w:date="2012-08-10T13:22:00Z">
                  <w:rPr>
                    <w:ins w:id="40739" w:author="Thomas Dietz" w:date="2012-08-08T17:05:00Z"/>
                    <w:lang w:val="de-DE"/>
                  </w:rPr>
                </w:rPrChange>
              </w:rPr>
            </w:pPr>
            <w:ins w:id="40740" w:author="Thomas Dietz" w:date="2012-08-08T17:05:00Z">
              <w:r w:rsidRPr="00B80901">
                <w:rPr>
                  <w:rPrChange w:id="40741" w:author="Thomas Dietz" w:date="2012-08-10T13:22:00Z">
                    <w:rPr>
                      <w:lang w:val="de-DE"/>
                    </w:rPr>
                  </w:rPrChange>
                </w:rPr>
                <w:t xml:space="preserve">    }</w:t>
              </w:r>
            </w:ins>
          </w:p>
          <w:p w14:paraId="54590FDD" w14:textId="77777777" w:rsidR="009F3611" w:rsidRPr="00B80901" w:rsidRDefault="009F3611" w:rsidP="009F3611">
            <w:pPr>
              <w:pStyle w:val="XML1"/>
              <w:rPr>
                <w:ins w:id="40742" w:author="Thomas Dietz" w:date="2012-08-08T17:05:00Z"/>
                <w:rPrChange w:id="40743" w:author="Thomas Dietz" w:date="2012-08-10T13:22:00Z">
                  <w:rPr>
                    <w:ins w:id="40744" w:author="Thomas Dietz" w:date="2012-08-08T17:05:00Z"/>
                    <w:lang w:val="de-DE"/>
                  </w:rPr>
                </w:rPrChange>
              </w:rPr>
            </w:pPr>
            <w:ins w:id="40745" w:author="Thomas Dietz" w:date="2012-08-08T17:05:00Z">
              <w:r w:rsidRPr="00B80901">
                <w:rPr>
                  <w:rPrChange w:id="40746" w:author="Thomas Dietz" w:date="2012-08-10T13:22:00Z">
                    <w:rPr>
                      <w:lang w:val="de-DE"/>
                    </w:rPr>
                  </w:rPrChange>
                </w:rPr>
                <w:t xml:space="preserve">    leaf-list medium {</w:t>
              </w:r>
            </w:ins>
          </w:p>
          <w:p w14:paraId="77C278D5" w14:textId="77777777" w:rsidR="009F3611" w:rsidRPr="00B80901" w:rsidRDefault="009F3611" w:rsidP="009F3611">
            <w:pPr>
              <w:pStyle w:val="XML1"/>
              <w:rPr>
                <w:ins w:id="40747" w:author="Thomas Dietz" w:date="2012-08-08T17:05:00Z"/>
                <w:rPrChange w:id="40748" w:author="Thomas Dietz" w:date="2012-08-10T13:22:00Z">
                  <w:rPr>
                    <w:ins w:id="40749" w:author="Thomas Dietz" w:date="2012-08-08T17:05:00Z"/>
                    <w:lang w:val="de-DE"/>
                  </w:rPr>
                </w:rPrChange>
              </w:rPr>
            </w:pPr>
            <w:ins w:id="40750" w:author="Thomas Dietz" w:date="2012-08-08T17:05:00Z">
              <w:r w:rsidRPr="00B80901">
                <w:rPr>
                  <w:rPrChange w:id="40751" w:author="Thomas Dietz" w:date="2012-08-10T13:22:00Z">
                    <w:rPr>
                      <w:lang w:val="de-DE"/>
                    </w:rPr>
                  </w:rPrChange>
                </w:rPr>
                <w:t xml:space="preserve">      type enumeration {</w:t>
              </w:r>
            </w:ins>
          </w:p>
          <w:p w14:paraId="7AA284A1" w14:textId="77777777" w:rsidR="009F3611" w:rsidRPr="00B80901" w:rsidRDefault="009F3611" w:rsidP="009F3611">
            <w:pPr>
              <w:pStyle w:val="XML1"/>
              <w:rPr>
                <w:ins w:id="40752" w:author="Thomas Dietz" w:date="2012-08-08T17:05:00Z"/>
                <w:rPrChange w:id="40753" w:author="Thomas Dietz" w:date="2012-08-10T13:22:00Z">
                  <w:rPr>
                    <w:ins w:id="40754" w:author="Thomas Dietz" w:date="2012-08-08T17:05:00Z"/>
                    <w:lang w:val="de-DE"/>
                  </w:rPr>
                </w:rPrChange>
              </w:rPr>
            </w:pPr>
            <w:ins w:id="40755" w:author="Thomas Dietz" w:date="2012-08-08T17:05:00Z">
              <w:r w:rsidRPr="00B80901">
                <w:rPr>
                  <w:rPrChange w:id="40756" w:author="Thomas Dietz" w:date="2012-08-10T13:22:00Z">
                    <w:rPr>
                      <w:lang w:val="de-DE"/>
                    </w:rPr>
                  </w:rPrChange>
                </w:rPr>
                <w:t xml:space="preserve">        enum copper;</w:t>
              </w:r>
            </w:ins>
          </w:p>
          <w:p w14:paraId="47C6FB11" w14:textId="77777777" w:rsidR="009F3611" w:rsidRPr="00B80901" w:rsidRDefault="009F3611" w:rsidP="009F3611">
            <w:pPr>
              <w:pStyle w:val="XML1"/>
              <w:rPr>
                <w:ins w:id="40757" w:author="Thomas Dietz" w:date="2012-08-08T17:05:00Z"/>
                <w:rPrChange w:id="40758" w:author="Thomas Dietz" w:date="2012-08-10T13:22:00Z">
                  <w:rPr>
                    <w:ins w:id="40759" w:author="Thomas Dietz" w:date="2012-08-08T17:05:00Z"/>
                    <w:lang w:val="de-DE"/>
                  </w:rPr>
                </w:rPrChange>
              </w:rPr>
            </w:pPr>
            <w:ins w:id="40760" w:author="Thomas Dietz" w:date="2012-08-08T17:05:00Z">
              <w:r w:rsidRPr="00B80901">
                <w:rPr>
                  <w:rPrChange w:id="40761" w:author="Thomas Dietz" w:date="2012-08-10T13:22:00Z">
                    <w:rPr>
                      <w:lang w:val="de-DE"/>
                    </w:rPr>
                  </w:rPrChange>
                </w:rPr>
                <w:t xml:space="preserve">        enum fiber;</w:t>
              </w:r>
            </w:ins>
          </w:p>
          <w:p w14:paraId="379A8847" w14:textId="77777777" w:rsidR="009F3611" w:rsidRPr="00B80901" w:rsidRDefault="009F3611" w:rsidP="009F3611">
            <w:pPr>
              <w:pStyle w:val="XML1"/>
              <w:rPr>
                <w:ins w:id="40762" w:author="Thomas Dietz" w:date="2012-08-08T17:05:00Z"/>
                <w:rPrChange w:id="40763" w:author="Thomas Dietz" w:date="2012-08-10T13:22:00Z">
                  <w:rPr>
                    <w:ins w:id="40764" w:author="Thomas Dietz" w:date="2012-08-08T17:05:00Z"/>
                    <w:lang w:val="de-DE"/>
                  </w:rPr>
                </w:rPrChange>
              </w:rPr>
            </w:pPr>
            <w:ins w:id="40765" w:author="Thomas Dietz" w:date="2012-08-08T17:05:00Z">
              <w:r w:rsidRPr="00B80901">
                <w:rPr>
                  <w:rPrChange w:id="40766" w:author="Thomas Dietz" w:date="2012-08-10T13:22:00Z">
                    <w:rPr>
                      <w:lang w:val="de-DE"/>
                    </w:rPr>
                  </w:rPrChange>
                </w:rPr>
                <w:t xml:space="preserve">      }</w:t>
              </w:r>
            </w:ins>
          </w:p>
          <w:p w14:paraId="3E6AE21C" w14:textId="77777777" w:rsidR="009F3611" w:rsidRPr="00B80901" w:rsidRDefault="009F3611" w:rsidP="009F3611">
            <w:pPr>
              <w:pStyle w:val="XML1"/>
              <w:rPr>
                <w:ins w:id="40767" w:author="Thomas Dietz" w:date="2012-08-08T17:05:00Z"/>
                <w:rPrChange w:id="40768" w:author="Thomas Dietz" w:date="2012-08-10T13:22:00Z">
                  <w:rPr>
                    <w:ins w:id="40769" w:author="Thomas Dietz" w:date="2012-08-08T17:05:00Z"/>
                    <w:lang w:val="de-DE"/>
                  </w:rPr>
                </w:rPrChange>
              </w:rPr>
            </w:pPr>
            <w:ins w:id="40770" w:author="Thomas Dietz" w:date="2012-08-08T17:05:00Z">
              <w:r w:rsidRPr="00B80901">
                <w:rPr>
                  <w:rPrChange w:id="40771" w:author="Thomas Dietz" w:date="2012-08-10T13:22:00Z">
                    <w:rPr>
                      <w:lang w:val="de-DE"/>
                    </w:rPr>
                  </w:rPrChange>
                </w:rPr>
                <w:t xml:space="preserve">      min-elements 1;</w:t>
              </w:r>
            </w:ins>
          </w:p>
          <w:p w14:paraId="25712F9B" w14:textId="77777777" w:rsidR="009F3611" w:rsidRPr="00B80901" w:rsidRDefault="009F3611" w:rsidP="009F3611">
            <w:pPr>
              <w:pStyle w:val="XML1"/>
              <w:rPr>
                <w:ins w:id="40772" w:author="Thomas Dietz" w:date="2012-08-08T17:05:00Z"/>
                <w:rPrChange w:id="40773" w:author="Thomas Dietz" w:date="2012-08-10T13:22:00Z">
                  <w:rPr>
                    <w:ins w:id="40774" w:author="Thomas Dietz" w:date="2012-08-08T17:05:00Z"/>
                    <w:lang w:val="de-DE"/>
                  </w:rPr>
                </w:rPrChange>
              </w:rPr>
            </w:pPr>
            <w:ins w:id="40775" w:author="Thomas Dietz" w:date="2012-08-08T17:05:00Z">
              <w:r w:rsidRPr="00B80901">
                <w:rPr>
                  <w:rPrChange w:id="40776" w:author="Thomas Dietz" w:date="2012-08-10T13:22:00Z">
                    <w:rPr>
                      <w:lang w:val="de-DE"/>
                    </w:rPr>
                  </w:rPrChange>
                </w:rPr>
                <w:t xml:space="preserve">      description "The transmission medium used by the port.</w:t>
              </w:r>
            </w:ins>
          </w:p>
          <w:p w14:paraId="023C0236" w14:textId="77777777" w:rsidR="009F3611" w:rsidRPr="00B80901" w:rsidRDefault="009F3611" w:rsidP="009F3611">
            <w:pPr>
              <w:pStyle w:val="XML1"/>
              <w:rPr>
                <w:ins w:id="40777" w:author="Thomas Dietz" w:date="2012-08-08T17:05:00Z"/>
                <w:rPrChange w:id="40778" w:author="Thomas Dietz" w:date="2012-08-10T13:22:00Z">
                  <w:rPr>
                    <w:ins w:id="40779" w:author="Thomas Dietz" w:date="2012-08-08T17:05:00Z"/>
                    <w:lang w:val="de-DE"/>
                  </w:rPr>
                </w:rPrChange>
              </w:rPr>
            </w:pPr>
            <w:ins w:id="40780" w:author="Thomas Dietz" w:date="2012-08-08T17:05:00Z">
              <w:r w:rsidRPr="00B80901">
                <w:rPr>
                  <w:rPrChange w:id="40781" w:author="Thomas Dietz" w:date="2012-08-10T13:22:00Z">
                    <w:rPr>
                      <w:lang w:val="de-DE"/>
                    </w:rPr>
                  </w:rPrChange>
                </w:rPr>
                <w:lastRenderedPageBreak/>
                <w:t xml:space="preserve">        Multiple media are allowed.</w:t>
              </w:r>
            </w:ins>
          </w:p>
          <w:p w14:paraId="532D8E3C" w14:textId="77777777" w:rsidR="009F3611" w:rsidRPr="00B80901" w:rsidRDefault="009F3611" w:rsidP="009F3611">
            <w:pPr>
              <w:pStyle w:val="XML1"/>
              <w:rPr>
                <w:ins w:id="40782" w:author="Thomas Dietz" w:date="2012-08-08T17:05:00Z"/>
                <w:rPrChange w:id="40783" w:author="Thomas Dietz" w:date="2012-08-10T13:22:00Z">
                  <w:rPr>
                    <w:ins w:id="40784" w:author="Thomas Dietz" w:date="2012-08-08T17:05:00Z"/>
                    <w:lang w:val="de-DE"/>
                  </w:rPr>
                </w:rPrChange>
              </w:rPr>
            </w:pPr>
          </w:p>
          <w:p w14:paraId="15B66B9E" w14:textId="77777777" w:rsidR="009F3611" w:rsidRPr="00B80901" w:rsidRDefault="009F3611" w:rsidP="009F3611">
            <w:pPr>
              <w:pStyle w:val="XML1"/>
              <w:rPr>
                <w:ins w:id="40785" w:author="Thomas Dietz" w:date="2012-08-08T17:05:00Z"/>
                <w:rPrChange w:id="40786" w:author="Thomas Dietz" w:date="2012-08-10T13:22:00Z">
                  <w:rPr>
                    <w:ins w:id="40787" w:author="Thomas Dietz" w:date="2012-08-08T17:05:00Z"/>
                    <w:lang w:val="de-DE"/>
                  </w:rPr>
                </w:rPrChange>
              </w:rPr>
            </w:pPr>
            <w:ins w:id="40788" w:author="Thomas Dietz" w:date="2012-08-08T17:05:00Z">
              <w:r w:rsidRPr="00B80901">
                <w:rPr>
                  <w:rPrChange w:id="40789" w:author="Thomas Dietz" w:date="2012-08-10T13:22:00Z">
                    <w:rPr>
                      <w:lang w:val="de-DE"/>
                    </w:rPr>
                  </w:rPrChange>
                </w:rPr>
                <w:t xml:space="preserve">        At least one element MUST be present in the NETCONF data</w:t>
              </w:r>
            </w:ins>
          </w:p>
          <w:p w14:paraId="124B5262" w14:textId="77777777" w:rsidR="009F3611" w:rsidRPr="00B80901" w:rsidRDefault="009F3611" w:rsidP="009F3611">
            <w:pPr>
              <w:pStyle w:val="XML1"/>
              <w:rPr>
                <w:ins w:id="40790" w:author="Thomas Dietz" w:date="2012-08-08T17:05:00Z"/>
                <w:rPrChange w:id="40791" w:author="Thomas Dietz" w:date="2012-08-10T13:22:00Z">
                  <w:rPr>
                    <w:ins w:id="40792" w:author="Thomas Dietz" w:date="2012-08-08T17:05:00Z"/>
                    <w:lang w:val="de-DE"/>
                  </w:rPr>
                </w:rPrChange>
              </w:rPr>
            </w:pPr>
            <w:ins w:id="40793" w:author="Thomas Dietz" w:date="2012-08-08T17:05:00Z">
              <w:r w:rsidRPr="00B80901">
                <w:rPr>
                  <w:rPrChange w:id="40794" w:author="Thomas Dietz" w:date="2012-08-10T13:22:00Z">
                    <w:rPr>
                      <w:lang w:val="de-DE"/>
                    </w:rPr>
                  </w:rPrChange>
                </w:rPr>
                <w:t xml:space="preserve">        store. If none of this elements is are present in a NETCONF</w:t>
              </w:r>
            </w:ins>
          </w:p>
          <w:p w14:paraId="6EA4461A" w14:textId="77777777" w:rsidR="009F3611" w:rsidRPr="00B80901" w:rsidRDefault="009F3611" w:rsidP="009F3611">
            <w:pPr>
              <w:pStyle w:val="XML1"/>
              <w:rPr>
                <w:ins w:id="40795" w:author="Thomas Dietz" w:date="2012-08-08T17:05:00Z"/>
                <w:rPrChange w:id="40796" w:author="Thomas Dietz" w:date="2012-08-10T13:22:00Z">
                  <w:rPr>
                    <w:ins w:id="40797" w:author="Thomas Dietz" w:date="2012-08-08T17:05:00Z"/>
                    <w:lang w:val="de-DE"/>
                  </w:rPr>
                </w:rPrChange>
              </w:rPr>
            </w:pPr>
            <w:ins w:id="40798" w:author="Thomas Dietz" w:date="2012-08-08T17:05:00Z">
              <w:r w:rsidRPr="00B80901">
                <w:rPr>
                  <w:rPrChange w:id="40799" w:author="Thomas Dietz" w:date="2012-08-10T13:22:00Z">
                    <w:rPr>
                      <w:lang w:val="de-DE"/>
                    </w:rPr>
                  </w:rPrChange>
                </w:rPr>
                <w:t xml:space="preserve">        &lt;edit-config&gt; operation 'create', 'merge' or 'replace' and</w:t>
              </w:r>
            </w:ins>
          </w:p>
          <w:p w14:paraId="2F223EBE" w14:textId="77777777" w:rsidR="009F3611" w:rsidRPr="00B80901" w:rsidRDefault="009F3611" w:rsidP="009F3611">
            <w:pPr>
              <w:pStyle w:val="XML1"/>
              <w:rPr>
                <w:ins w:id="40800" w:author="Thomas Dietz" w:date="2012-08-08T17:05:00Z"/>
                <w:rPrChange w:id="40801" w:author="Thomas Dietz" w:date="2012-08-10T13:22:00Z">
                  <w:rPr>
                    <w:ins w:id="40802" w:author="Thomas Dietz" w:date="2012-08-08T17:05:00Z"/>
                    <w:lang w:val="de-DE"/>
                  </w:rPr>
                </w:rPrChange>
              </w:rPr>
            </w:pPr>
            <w:ins w:id="40803" w:author="Thomas Dietz" w:date="2012-08-08T17:05:00Z">
              <w:r w:rsidRPr="00B80901">
                <w:rPr>
                  <w:rPrChange w:id="40804" w:author="Thomas Dietz" w:date="2012-08-10T13:22:00Z">
                    <w:rPr>
                      <w:lang w:val="de-DE"/>
                    </w:rPr>
                  </w:rPrChange>
                </w:rPr>
                <w:t xml:space="preserve">        the parent element does not exist, a 'data-missing' error</w:t>
              </w:r>
            </w:ins>
          </w:p>
          <w:p w14:paraId="4FCDDD0F" w14:textId="77777777" w:rsidR="009F3611" w:rsidRPr="00B80901" w:rsidRDefault="009F3611" w:rsidP="009F3611">
            <w:pPr>
              <w:pStyle w:val="XML1"/>
              <w:rPr>
                <w:ins w:id="40805" w:author="Thomas Dietz" w:date="2012-08-08T17:05:00Z"/>
                <w:rPrChange w:id="40806" w:author="Thomas Dietz" w:date="2012-08-10T13:22:00Z">
                  <w:rPr>
                    <w:ins w:id="40807" w:author="Thomas Dietz" w:date="2012-08-08T17:05:00Z"/>
                    <w:lang w:val="de-DE"/>
                  </w:rPr>
                </w:rPrChange>
              </w:rPr>
            </w:pPr>
            <w:ins w:id="40808" w:author="Thomas Dietz" w:date="2012-08-08T17:05:00Z">
              <w:r w:rsidRPr="00B80901">
                <w:rPr>
                  <w:rPrChange w:id="40809" w:author="Thomas Dietz" w:date="2012-08-10T13:22:00Z">
                    <w:rPr>
                      <w:lang w:val="de-DE"/>
                    </w:rPr>
                  </w:rPrChange>
                </w:rPr>
                <w:t xml:space="preserve">        is returned.";</w:t>
              </w:r>
            </w:ins>
          </w:p>
          <w:p w14:paraId="27A660B7" w14:textId="77777777" w:rsidR="009F3611" w:rsidRPr="00B80901" w:rsidRDefault="009F3611" w:rsidP="009F3611">
            <w:pPr>
              <w:pStyle w:val="XML1"/>
              <w:rPr>
                <w:ins w:id="40810" w:author="Thomas Dietz" w:date="2012-08-08T17:05:00Z"/>
                <w:rPrChange w:id="40811" w:author="Thomas Dietz" w:date="2012-08-10T13:22:00Z">
                  <w:rPr>
                    <w:ins w:id="40812" w:author="Thomas Dietz" w:date="2012-08-08T17:05:00Z"/>
                    <w:lang w:val="de-DE"/>
                  </w:rPr>
                </w:rPrChange>
              </w:rPr>
            </w:pPr>
            <w:ins w:id="40813" w:author="Thomas Dietz" w:date="2012-08-08T17:05:00Z">
              <w:r w:rsidRPr="00B80901">
                <w:rPr>
                  <w:rPrChange w:id="40814" w:author="Thomas Dietz" w:date="2012-08-10T13:22:00Z">
                    <w:rPr>
                      <w:lang w:val="de-DE"/>
                    </w:rPr>
                  </w:rPrChange>
                </w:rPr>
                <w:t xml:space="preserve">    }</w:t>
              </w:r>
            </w:ins>
          </w:p>
          <w:p w14:paraId="34D92546" w14:textId="77777777" w:rsidR="009F3611" w:rsidRPr="00B80901" w:rsidRDefault="009F3611" w:rsidP="009F3611">
            <w:pPr>
              <w:pStyle w:val="XML1"/>
              <w:rPr>
                <w:ins w:id="40815" w:author="Thomas Dietz" w:date="2012-08-08T17:05:00Z"/>
                <w:rPrChange w:id="40816" w:author="Thomas Dietz" w:date="2012-08-10T13:22:00Z">
                  <w:rPr>
                    <w:ins w:id="40817" w:author="Thomas Dietz" w:date="2012-08-08T17:05:00Z"/>
                    <w:lang w:val="de-DE"/>
                  </w:rPr>
                </w:rPrChange>
              </w:rPr>
            </w:pPr>
            <w:ins w:id="40818" w:author="Thomas Dietz" w:date="2012-08-08T17:05:00Z">
              <w:r w:rsidRPr="00B80901">
                <w:rPr>
                  <w:rPrChange w:id="40819" w:author="Thomas Dietz" w:date="2012-08-10T13:22:00Z">
                    <w:rPr>
                      <w:lang w:val="de-DE"/>
                    </w:rPr>
                  </w:rPrChange>
                </w:rPr>
                <w:t xml:space="preserve">    leaf pause {</w:t>
              </w:r>
            </w:ins>
          </w:p>
          <w:p w14:paraId="0977AB46" w14:textId="77777777" w:rsidR="009F3611" w:rsidRPr="00B80901" w:rsidRDefault="009F3611" w:rsidP="009F3611">
            <w:pPr>
              <w:pStyle w:val="XML1"/>
              <w:rPr>
                <w:ins w:id="40820" w:author="Thomas Dietz" w:date="2012-08-08T17:05:00Z"/>
                <w:rPrChange w:id="40821" w:author="Thomas Dietz" w:date="2012-08-10T13:22:00Z">
                  <w:rPr>
                    <w:ins w:id="40822" w:author="Thomas Dietz" w:date="2012-08-08T17:05:00Z"/>
                    <w:lang w:val="de-DE"/>
                  </w:rPr>
                </w:rPrChange>
              </w:rPr>
            </w:pPr>
            <w:ins w:id="40823" w:author="Thomas Dietz" w:date="2012-08-08T17:05:00Z">
              <w:r w:rsidRPr="00B80901">
                <w:rPr>
                  <w:rPrChange w:id="40824" w:author="Thomas Dietz" w:date="2012-08-10T13:22:00Z">
                    <w:rPr>
                      <w:lang w:val="de-DE"/>
                    </w:rPr>
                  </w:rPrChange>
                </w:rPr>
                <w:t xml:space="preserve">      type enumeration {</w:t>
              </w:r>
            </w:ins>
          </w:p>
          <w:p w14:paraId="4EF262C9" w14:textId="77777777" w:rsidR="009F3611" w:rsidRPr="00B80901" w:rsidRDefault="009F3611" w:rsidP="009F3611">
            <w:pPr>
              <w:pStyle w:val="XML1"/>
              <w:rPr>
                <w:ins w:id="40825" w:author="Thomas Dietz" w:date="2012-08-08T17:05:00Z"/>
                <w:rPrChange w:id="40826" w:author="Thomas Dietz" w:date="2012-08-10T13:22:00Z">
                  <w:rPr>
                    <w:ins w:id="40827" w:author="Thomas Dietz" w:date="2012-08-08T17:05:00Z"/>
                    <w:lang w:val="de-DE"/>
                  </w:rPr>
                </w:rPrChange>
              </w:rPr>
            </w:pPr>
            <w:ins w:id="40828" w:author="Thomas Dietz" w:date="2012-08-08T17:05:00Z">
              <w:r w:rsidRPr="00B80901">
                <w:rPr>
                  <w:rPrChange w:id="40829" w:author="Thomas Dietz" w:date="2012-08-10T13:22:00Z">
                    <w:rPr>
                      <w:lang w:val="de-DE"/>
                    </w:rPr>
                  </w:rPrChange>
                </w:rPr>
                <w:t xml:space="preserve">        enum unsupported;</w:t>
              </w:r>
            </w:ins>
          </w:p>
          <w:p w14:paraId="43C4A85D" w14:textId="77777777" w:rsidR="009F3611" w:rsidRPr="00B80901" w:rsidRDefault="009F3611" w:rsidP="009F3611">
            <w:pPr>
              <w:pStyle w:val="XML1"/>
              <w:rPr>
                <w:ins w:id="40830" w:author="Thomas Dietz" w:date="2012-08-08T17:05:00Z"/>
                <w:rPrChange w:id="40831" w:author="Thomas Dietz" w:date="2012-08-10T13:22:00Z">
                  <w:rPr>
                    <w:ins w:id="40832" w:author="Thomas Dietz" w:date="2012-08-08T17:05:00Z"/>
                    <w:lang w:val="de-DE"/>
                  </w:rPr>
                </w:rPrChange>
              </w:rPr>
            </w:pPr>
            <w:ins w:id="40833" w:author="Thomas Dietz" w:date="2012-08-08T17:05:00Z">
              <w:r w:rsidRPr="00B80901">
                <w:rPr>
                  <w:rPrChange w:id="40834" w:author="Thomas Dietz" w:date="2012-08-10T13:22:00Z">
                    <w:rPr>
                      <w:lang w:val="de-DE"/>
                    </w:rPr>
                  </w:rPrChange>
                </w:rPr>
                <w:t xml:space="preserve">        enum symmetric;</w:t>
              </w:r>
            </w:ins>
          </w:p>
          <w:p w14:paraId="6A7BCE7A" w14:textId="77777777" w:rsidR="009F3611" w:rsidRPr="00B80901" w:rsidRDefault="009F3611" w:rsidP="009F3611">
            <w:pPr>
              <w:pStyle w:val="XML1"/>
              <w:rPr>
                <w:ins w:id="40835" w:author="Thomas Dietz" w:date="2012-08-08T17:05:00Z"/>
                <w:rPrChange w:id="40836" w:author="Thomas Dietz" w:date="2012-08-10T13:22:00Z">
                  <w:rPr>
                    <w:ins w:id="40837" w:author="Thomas Dietz" w:date="2012-08-08T17:05:00Z"/>
                    <w:lang w:val="de-DE"/>
                  </w:rPr>
                </w:rPrChange>
              </w:rPr>
            </w:pPr>
            <w:ins w:id="40838" w:author="Thomas Dietz" w:date="2012-08-08T17:05:00Z">
              <w:r w:rsidRPr="00B80901">
                <w:rPr>
                  <w:rPrChange w:id="40839" w:author="Thomas Dietz" w:date="2012-08-10T13:22:00Z">
                    <w:rPr>
                      <w:lang w:val="de-DE"/>
                    </w:rPr>
                  </w:rPrChange>
                </w:rPr>
                <w:t xml:space="preserve">        enum asymmetric;</w:t>
              </w:r>
            </w:ins>
          </w:p>
          <w:p w14:paraId="2AACFE3B" w14:textId="77777777" w:rsidR="009F3611" w:rsidRPr="00B80901" w:rsidRDefault="009F3611" w:rsidP="009F3611">
            <w:pPr>
              <w:pStyle w:val="XML1"/>
              <w:rPr>
                <w:ins w:id="40840" w:author="Thomas Dietz" w:date="2012-08-08T17:05:00Z"/>
                <w:rPrChange w:id="40841" w:author="Thomas Dietz" w:date="2012-08-10T13:22:00Z">
                  <w:rPr>
                    <w:ins w:id="40842" w:author="Thomas Dietz" w:date="2012-08-08T17:05:00Z"/>
                    <w:lang w:val="de-DE"/>
                  </w:rPr>
                </w:rPrChange>
              </w:rPr>
            </w:pPr>
            <w:ins w:id="40843" w:author="Thomas Dietz" w:date="2012-08-08T17:05:00Z">
              <w:r w:rsidRPr="00B80901">
                <w:rPr>
                  <w:rPrChange w:id="40844" w:author="Thomas Dietz" w:date="2012-08-10T13:22:00Z">
                    <w:rPr>
                      <w:lang w:val="de-DE"/>
                    </w:rPr>
                  </w:rPrChange>
                </w:rPr>
                <w:t xml:space="preserve">      }</w:t>
              </w:r>
            </w:ins>
          </w:p>
          <w:p w14:paraId="49A1E417" w14:textId="77777777" w:rsidR="009F3611" w:rsidRPr="00B80901" w:rsidRDefault="009F3611" w:rsidP="009F3611">
            <w:pPr>
              <w:pStyle w:val="XML1"/>
              <w:rPr>
                <w:ins w:id="40845" w:author="Thomas Dietz" w:date="2012-08-08T17:05:00Z"/>
                <w:rPrChange w:id="40846" w:author="Thomas Dietz" w:date="2012-08-10T13:22:00Z">
                  <w:rPr>
                    <w:ins w:id="40847" w:author="Thomas Dietz" w:date="2012-08-08T17:05:00Z"/>
                    <w:lang w:val="de-DE"/>
                  </w:rPr>
                </w:rPrChange>
              </w:rPr>
            </w:pPr>
            <w:ins w:id="40848" w:author="Thomas Dietz" w:date="2012-08-08T17:05:00Z">
              <w:r w:rsidRPr="00B80901">
                <w:rPr>
                  <w:rPrChange w:id="40849" w:author="Thomas Dietz" w:date="2012-08-10T13:22:00Z">
                    <w:rPr>
                      <w:lang w:val="de-DE"/>
                    </w:rPr>
                  </w:rPrChange>
                </w:rPr>
                <w:t xml:space="preserve">      mandatory true;</w:t>
              </w:r>
            </w:ins>
          </w:p>
          <w:p w14:paraId="62B82B35" w14:textId="77777777" w:rsidR="009F3611" w:rsidRPr="00B80901" w:rsidRDefault="009F3611" w:rsidP="009F3611">
            <w:pPr>
              <w:pStyle w:val="XML1"/>
              <w:rPr>
                <w:ins w:id="40850" w:author="Thomas Dietz" w:date="2012-08-08T17:05:00Z"/>
                <w:rPrChange w:id="40851" w:author="Thomas Dietz" w:date="2012-08-10T13:22:00Z">
                  <w:rPr>
                    <w:ins w:id="40852" w:author="Thomas Dietz" w:date="2012-08-08T17:05:00Z"/>
                    <w:lang w:val="de-DE"/>
                  </w:rPr>
                </w:rPrChange>
              </w:rPr>
            </w:pPr>
            <w:ins w:id="40853" w:author="Thomas Dietz" w:date="2012-08-08T17:05:00Z">
              <w:r w:rsidRPr="00B80901">
                <w:rPr>
                  <w:rPrChange w:id="40854" w:author="Thomas Dietz" w:date="2012-08-10T13:22:00Z">
                    <w:rPr>
                      <w:lang w:val="de-DE"/>
                    </w:rPr>
                  </w:rPrChange>
                </w:rPr>
                <w:t xml:space="preserve">      description "Specifies if pausing of transmission is</w:t>
              </w:r>
            </w:ins>
          </w:p>
          <w:p w14:paraId="4E5E7CD3" w14:textId="77777777" w:rsidR="009F3611" w:rsidRPr="00B80901" w:rsidRDefault="009F3611" w:rsidP="009F3611">
            <w:pPr>
              <w:pStyle w:val="XML1"/>
              <w:rPr>
                <w:ins w:id="40855" w:author="Thomas Dietz" w:date="2012-08-08T17:05:00Z"/>
                <w:rPrChange w:id="40856" w:author="Thomas Dietz" w:date="2012-08-10T13:22:00Z">
                  <w:rPr>
                    <w:ins w:id="40857" w:author="Thomas Dietz" w:date="2012-08-08T17:05:00Z"/>
                    <w:lang w:val="de-DE"/>
                  </w:rPr>
                </w:rPrChange>
              </w:rPr>
            </w:pPr>
            <w:ins w:id="40858" w:author="Thomas Dietz" w:date="2012-08-08T17:05:00Z">
              <w:r w:rsidRPr="00B80901">
                <w:rPr>
                  <w:rPrChange w:id="40859" w:author="Thomas Dietz" w:date="2012-08-10T13:22:00Z">
                    <w:rPr>
                      <w:lang w:val="de-DE"/>
                    </w:rPr>
                  </w:rPrChange>
                </w:rPr>
                <w:t xml:space="preserve">        supported at all and if yes if it is asymmetric or</w:t>
              </w:r>
            </w:ins>
          </w:p>
          <w:p w14:paraId="19E78C10" w14:textId="77777777" w:rsidR="009F3611" w:rsidRPr="00B80901" w:rsidRDefault="009F3611" w:rsidP="009F3611">
            <w:pPr>
              <w:pStyle w:val="XML1"/>
              <w:rPr>
                <w:ins w:id="40860" w:author="Thomas Dietz" w:date="2012-08-08T17:05:00Z"/>
                <w:rPrChange w:id="40861" w:author="Thomas Dietz" w:date="2012-08-10T13:22:00Z">
                  <w:rPr>
                    <w:ins w:id="40862" w:author="Thomas Dietz" w:date="2012-08-08T17:05:00Z"/>
                    <w:lang w:val="de-DE"/>
                  </w:rPr>
                </w:rPrChange>
              </w:rPr>
            </w:pPr>
            <w:ins w:id="40863" w:author="Thomas Dietz" w:date="2012-08-08T17:05:00Z">
              <w:r w:rsidRPr="00B80901">
                <w:rPr>
                  <w:rPrChange w:id="40864" w:author="Thomas Dietz" w:date="2012-08-10T13:22:00Z">
                    <w:rPr>
                      <w:lang w:val="de-DE"/>
                    </w:rPr>
                  </w:rPrChange>
                </w:rPr>
                <w:t xml:space="preserve">        symmetric.</w:t>
              </w:r>
            </w:ins>
          </w:p>
          <w:p w14:paraId="62F4FA62" w14:textId="77777777" w:rsidR="009F3611" w:rsidRPr="00B80901" w:rsidRDefault="009F3611" w:rsidP="009F3611">
            <w:pPr>
              <w:pStyle w:val="XML1"/>
              <w:rPr>
                <w:ins w:id="40865" w:author="Thomas Dietz" w:date="2012-08-08T17:05:00Z"/>
                <w:rPrChange w:id="40866" w:author="Thomas Dietz" w:date="2012-08-10T13:22:00Z">
                  <w:rPr>
                    <w:ins w:id="40867" w:author="Thomas Dietz" w:date="2012-08-08T17:05:00Z"/>
                    <w:lang w:val="de-DE"/>
                  </w:rPr>
                </w:rPrChange>
              </w:rPr>
            </w:pPr>
          </w:p>
          <w:p w14:paraId="6B3660C2" w14:textId="77777777" w:rsidR="009F3611" w:rsidRPr="00B80901" w:rsidRDefault="009F3611" w:rsidP="009F3611">
            <w:pPr>
              <w:pStyle w:val="XML1"/>
              <w:rPr>
                <w:ins w:id="40868" w:author="Thomas Dietz" w:date="2012-08-08T17:05:00Z"/>
                <w:rPrChange w:id="40869" w:author="Thomas Dietz" w:date="2012-08-10T13:22:00Z">
                  <w:rPr>
                    <w:ins w:id="40870" w:author="Thomas Dietz" w:date="2012-08-08T17:05:00Z"/>
                    <w:lang w:val="de-DE"/>
                  </w:rPr>
                </w:rPrChange>
              </w:rPr>
            </w:pPr>
            <w:ins w:id="40871" w:author="Thomas Dietz" w:date="2012-08-08T17:05:00Z">
              <w:r w:rsidRPr="00B80901">
                <w:rPr>
                  <w:rPrChange w:id="40872" w:author="Thomas Dietz" w:date="2012-08-10T13:22:00Z">
                    <w:rPr>
                      <w:lang w:val="de-DE"/>
                    </w:rPr>
                  </w:rPrChange>
                </w:rPr>
                <w:t xml:space="preserve">        This element MUST be present in the NETCONF data store.</w:t>
              </w:r>
            </w:ins>
          </w:p>
          <w:p w14:paraId="202AE68B" w14:textId="77777777" w:rsidR="009F3611" w:rsidRPr="00B80901" w:rsidRDefault="009F3611" w:rsidP="009F3611">
            <w:pPr>
              <w:pStyle w:val="XML1"/>
              <w:rPr>
                <w:ins w:id="40873" w:author="Thomas Dietz" w:date="2012-08-08T17:05:00Z"/>
                <w:rPrChange w:id="40874" w:author="Thomas Dietz" w:date="2012-08-10T13:22:00Z">
                  <w:rPr>
                    <w:ins w:id="40875" w:author="Thomas Dietz" w:date="2012-08-08T17:05:00Z"/>
                    <w:lang w:val="de-DE"/>
                  </w:rPr>
                </w:rPrChange>
              </w:rPr>
            </w:pPr>
            <w:ins w:id="40876" w:author="Thomas Dietz" w:date="2012-08-08T17:05:00Z">
              <w:r w:rsidRPr="00B80901">
                <w:rPr>
                  <w:rPrChange w:id="40877" w:author="Thomas Dietz" w:date="2012-08-10T13:22:00Z">
                    <w:rPr>
                      <w:lang w:val="de-DE"/>
                    </w:rPr>
                  </w:rPrChange>
                </w:rPr>
                <w:t xml:space="preserve">        If this element is not present in a NETCONF &lt;edit-config&gt;</w:t>
              </w:r>
            </w:ins>
          </w:p>
          <w:p w14:paraId="28DB23E9" w14:textId="77777777" w:rsidR="009F3611" w:rsidRPr="00B80901" w:rsidRDefault="009F3611" w:rsidP="009F3611">
            <w:pPr>
              <w:pStyle w:val="XML1"/>
              <w:rPr>
                <w:ins w:id="40878" w:author="Thomas Dietz" w:date="2012-08-08T17:05:00Z"/>
                <w:rPrChange w:id="40879" w:author="Thomas Dietz" w:date="2012-08-10T13:22:00Z">
                  <w:rPr>
                    <w:ins w:id="40880" w:author="Thomas Dietz" w:date="2012-08-08T17:05:00Z"/>
                    <w:lang w:val="de-DE"/>
                  </w:rPr>
                </w:rPrChange>
              </w:rPr>
            </w:pPr>
            <w:ins w:id="40881" w:author="Thomas Dietz" w:date="2012-08-08T17:05:00Z">
              <w:r w:rsidRPr="00B80901">
                <w:rPr>
                  <w:rPrChange w:id="40882" w:author="Thomas Dietz" w:date="2012-08-10T13:22:00Z">
                    <w:rPr>
                      <w:lang w:val="de-DE"/>
                    </w:rPr>
                  </w:rPrChange>
                </w:rPr>
                <w:t xml:space="preserve">        operation 'create', 'merge' or 'replace' and the parent</w:t>
              </w:r>
            </w:ins>
          </w:p>
          <w:p w14:paraId="79FD6B12" w14:textId="77777777" w:rsidR="009F3611" w:rsidRPr="00B80901" w:rsidRDefault="009F3611" w:rsidP="009F3611">
            <w:pPr>
              <w:pStyle w:val="XML1"/>
              <w:rPr>
                <w:ins w:id="40883" w:author="Thomas Dietz" w:date="2012-08-08T17:05:00Z"/>
                <w:rPrChange w:id="40884" w:author="Thomas Dietz" w:date="2012-08-10T13:22:00Z">
                  <w:rPr>
                    <w:ins w:id="40885" w:author="Thomas Dietz" w:date="2012-08-08T17:05:00Z"/>
                    <w:lang w:val="de-DE"/>
                  </w:rPr>
                </w:rPrChange>
              </w:rPr>
            </w:pPr>
            <w:ins w:id="40886" w:author="Thomas Dietz" w:date="2012-08-08T17:05:00Z">
              <w:r w:rsidRPr="00B80901">
                <w:rPr>
                  <w:rPrChange w:id="40887" w:author="Thomas Dietz" w:date="2012-08-10T13:22:00Z">
                    <w:rPr>
                      <w:lang w:val="de-DE"/>
                    </w:rPr>
                  </w:rPrChange>
                </w:rPr>
                <w:t xml:space="preserve">        element does not exist, a 'data-missing' error is</w:t>
              </w:r>
            </w:ins>
          </w:p>
          <w:p w14:paraId="0A01920B" w14:textId="77777777" w:rsidR="009F3611" w:rsidRPr="00B80901" w:rsidRDefault="009F3611" w:rsidP="009F3611">
            <w:pPr>
              <w:pStyle w:val="XML1"/>
              <w:rPr>
                <w:ins w:id="40888" w:author="Thomas Dietz" w:date="2012-08-08T17:05:00Z"/>
                <w:rPrChange w:id="40889" w:author="Thomas Dietz" w:date="2012-08-10T13:22:00Z">
                  <w:rPr>
                    <w:ins w:id="40890" w:author="Thomas Dietz" w:date="2012-08-08T17:05:00Z"/>
                    <w:lang w:val="de-DE"/>
                  </w:rPr>
                </w:rPrChange>
              </w:rPr>
            </w:pPr>
            <w:ins w:id="40891" w:author="Thomas Dietz" w:date="2012-08-08T17:05:00Z">
              <w:r w:rsidRPr="00B80901">
                <w:rPr>
                  <w:rPrChange w:id="40892" w:author="Thomas Dietz" w:date="2012-08-10T13:22:00Z">
                    <w:rPr>
                      <w:lang w:val="de-DE"/>
                    </w:rPr>
                  </w:rPrChange>
                </w:rPr>
                <w:t xml:space="preserve">        returned.";</w:t>
              </w:r>
            </w:ins>
          </w:p>
          <w:p w14:paraId="794C7740" w14:textId="77777777" w:rsidR="009F3611" w:rsidRPr="00B80901" w:rsidRDefault="009F3611" w:rsidP="009F3611">
            <w:pPr>
              <w:pStyle w:val="XML1"/>
              <w:rPr>
                <w:ins w:id="40893" w:author="Thomas Dietz" w:date="2012-08-08T17:05:00Z"/>
                <w:rPrChange w:id="40894" w:author="Thomas Dietz" w:date="2012-08-10T13:22:00Z">
                  <w:rPr>
                    <w:ins w:id="40895" w:author="Thomas Dietz" w:date="2012-08-08T17:05:00Z"/>
                    <w:lang w:val="de-DE"/>
                  </w:rPr>
                </w:rPrChange>
              </w:rPr>
            </w:pPr>
            <w:ins w:id="40896" w:author="Thomas Dietz" w:date="2012-08-08T17:05:00Z">
              <w:r w:rsidRPr="00B80901">
                <w:rPr>
                  <w:rPrChange w:id="40897" w:author="Thomas Dietz" w:date="2012-08-10T13:22:00Z">
                    <w:rPr>
                      <w:lang w:val="de-DE"/>
                    </w:rPr>
                  </w:rPrChange>
                </w:rPr>
                <w:t xml:space="preserve">    }</w:t>
              </w:r>
            </w:ins>
          </w:p>
          <w:p w14:paraId="0587C87E" w14:textId="77777777" w:rsidR="009F3611" w:rsidRPr="00B80901" w:rsidRDefault="009F3611" w:rsidP="009F3611">
            <w:pPr>
              <w:pStyle w:val="XML1"/>
              <w:rPr>
                <w:ins w:id="40898" w:author="Thomas Dietz" w:date="2012-08-08T17:05:00Z"/>
                <w:rPrChange w:id="40899" w:author="Thomas Dietz" w:date="2012-08-10T13:22:00Z">
                  <w:rPr>
                    <w:ins w:id="40900" w:author="Thomas Dietz" w:date="2012-08-08T17:05:00Z"/>
                    <w:lang w:val="de-DE"/>
                  </w:rPr>
                </w:rPrChange>
              </w:rPr>
            </w:pPr>
            <w:ins w:id="40901" w:author="Thomas Dietz" w:date="2012-08-08T17:05:00Z">
              <w:r w:rsidRPr="00B80901">
                <w:rPr>
                  <w:rPrChange w:id="40902" w:author="Thomas Dietz" w:date="2012-08-10T13:22:00Z">
                    <w:rPr>
                      <w:lang w:val="de-DE"/>
                    </w:rPr>
                  </w:rPrChange>
                </w:rPr>
                <w:t xml:space="preserve">  }</w:t>
              </w:r>
            </w:ins>
          </w:p>
          <w:p w14:paraId="45232F03" w14:textId="77777777" w:rsidR="009F3611" w:rsidRPr="00B80901" w:rsidRDefault="009F3611" w:rsidP="009F3611">
            <w:pPr>
              <w:pStyle w:val="XML1"/>
              <w:rPr>
                <w:ins w:id="40903" w:author="Thomas Dietz" w:date="2012-08-08T17:05:00Z"/>
                <w:rPrChange w:id="40904" w:author="Thomas Dietz" w:date="2012-08-10T13:22:00Z">
                  <w:rPr>
                    <w:ins w:id="40905" w:author="Thomas Dietz" w:date="2012-08-08T17:05:00Z"/>
                    <w:lang w:val="de-DE"/>
                  </w:rPr>
                </w:rPrChange>
              </w:rPr>
            </w:pPr>
            <w:ins w:id="40906" w:author="Thomas Dietz" w:date="2012-08-08T17:05:00Z">
              <w:r w:rsidRPr="00B80901">
                <w:rPr>
                  <w:rPrChange w:id="40907" w:author="Thomas Dietz" w:date="2012-08-10T13:22:00Z">
                    <w:rPr>
                      <w:lang w:val="de-DE"/>
                    </w:rPr>
                  </w:rPrChange>
                </w:rPr>
                <w:t xml:space="preserve">  </w:t>
              </w:r>
            </w:ins>
          </w:p>
          <w:p w14:paraId="71CF6A7E" w14:textId="77777777" w:rsidR="009F3611" w:rsidRPr="00B80901" w:rsidRDefault="009F3611" w:rsidP="009F3611">
            <w:pPr>
              <w:pStyle w:val="XML1"/>
              <w:rPr>
                <w:ins w:id="40908" w:author="Thomas Dietz" w:date="2012-08-08T17:05:00Z"/>
                <w:rPrChange w:id="40909" w:author="Thomas Dietz" w:date="2012-08-10T13:22:00Z">
                  <w:rPr>
                    <w:ins w:id="40910" w:author="Thomas Dietz" w:date="2012-08-08T17:05:00Z"/>
                    <w:lang w:val="de-DE"/>
                  </w:rPr>
                </w:rPrChange>
              </w:rPr>
            </w:pPr>
            <w:ins w:id="40911" w:author="Thomas Dietz" w:date="2012-08-08T17:05:00Z">
              <w:r w:rsidRPr="00B80901">
                <w:rPr>
                  <w:rPrChange w:id="40912" w:author="Thomas Dietz" w:date="2012-08-10T13:22:00Z">
                    <w:rPr>
                      <w:lang w:val="de-DE"/>
                    </w:rPr>
                  </w:rPrChange>
                </w:rPr>
                <w:t xml:space="preserve">  grouping OFExternalCertificateType {</w:t>
              </w:r>
            </w:ins>
          </w:p>
          <w:p w14:paraId="3D354CE6" w14:textId="77777777" w:rsidR="009F3611" w:rsidRPr="00B80901" w:rsidRDefault="009F3611" w:rsidP="009F3611">
            <w:pPr>
              <w:pStyle w:val="XML1"/>
              <w:rPr>
                <w:ins w:id="40913" w:author="Thomas Dietz" w:date="2012-08-08T17:05:00Z"/>
                <w:rPrChange w:id="40914" w:author="Thomas Dietz" w:date="2012-08-10T13:22:00Z">
                  <w:rPr>
                    <w:ins w:id="40915" w:author="Thomas Dietz" w:date="2012-08-08T17:05:00Z"/>
                    <w:lang w:val="de-DE"/>
                  </w:rPr>
                </w:rPrChange>
              </w:rPr>
            </w:pPr>
            <w:ins w:id="40916" w:author="Thomas Dietz" w:date="2012-08-08T17:05:00Z">
              <w:r w:rsidRPr="00B80901">
                <w:rPr>
                  <w:rPrChange w:id="40917" w:author="Thomas Dietz" w:date="2012-08-10T13:22:00Z">
                    <w:rPr>
                      <w:lang w:val="de-DE"/>
                    </w:rPr>
                  </w:rPrChange>
                </w:rPr>
                <w:t xml:space="preserve">    description "This grouping specifies a certificate that can be</w:t>
              </w:r>
            </w:ins>
          </w:p>
          <w:p w14:paraId="40D3E766" w14:textId="77777777" w:rsidR="009F3611" w:rsidRPr="00B80901" w:rsidRDefault="009F3611" w:rsidP="009F3611">
            <w:pPr>
              <w:pStyle w:val="XML1"/>
              <w:rPr>
                <w:ins w:id="40918" w:author="Thomas Dietz" w:date="2012-08-08T17:05:00Z"/>
                <w:rPrChange w:id="40919" w:author="Thomas Dietz" w:date="2012-08-10T13:22:00Z">
                  <w:rPr>
                    <w:ins w:id="40920" w:author="Thomas Dietz" w:date="2012-08-08T17:05:00Z"/>
                    <w:lang w:val="de-DE"/>
                  </w:rPr>
                </w:rPrChange>
              </w:rPr>
            </w:pPr>
            <w:ins w:id="40921" w:author="Thomas Dietz" w:date="2012-08-08T17:05:00Z">
              <w:r w:rsidRPr="00B80901">
                <w:rPr>
                  <w:rPrChange w:id="40922" w:author="Thomas Dietz" w:date="2012-08-10T13:22:00Z">
                    <w:rPr>
                      <w:lang w:val="de-DE"/>
                    </w:rPr>
                  </w:rPrChange>
                </w:rPr>
                <w:t xml:space="preserve">      used by an OpenFlow Logical Switch for authenticating a </w:t>
              </w:r>
            </w:ins>
          </w:p>
          <w:p w14:paraId="1C6117B6" w14:textId="77777777" w:rsidR="009F3611" w:rsidRPr="00B80901" w:rsidRDefault="009F3611" w:rsidP="009F3611">
            <w:pPr>
              <w:pStyle w:val="XML1"/>
              <w:rPr>
                <w:ins w:id="40923" w:author="Thomas Dietz" w:date="2012-08-08T17:05:00Z"/>
                <w:rPrChange w:id="40924" w:author="Thomas Dietz" w:date="2012-08-10T13:22:00Z">
                  <w:rPr>
                    <w:ins w:id="40925" w:author="Thomas Dietz" w:date="2012-08-08T17:05:00Z"/>
                    <w:lang w:val="de-DE"/>
                  </w:rPr>
                </w:rPrChange>
              </w:rPr>
            </w:pPr>
            <w:ins w:id="40926" w:author="Thomas Dietz" w:date="2012-08-08T17:05:00Z">
              <w:r w:rsidRPr="00B80901">
                <w:rPr>
                  <w:rPrChange w:id="40927" w:author="Thomas Dietz" w:date="2012-08-10T13:22:00Z">
                    <w:rPr>
                      <w:lang w:val="de-DE"/>
                    </w:rPr>
                  </w:rPrChange>
                </w:rPr>
                <w:t xml:space="preserve">      controller when a TLS connection is established.";</w:t>
              </w:r>
            </w:ins>
          </w:p>
          <w:p w14:paraId="53D76AEC" w14:textId="77777777" w:rsidR="009F3611" w:rsidRPr="00B80901" w:rsidRDefault="009F3611" w:rsidP="009F3611">
            <w:pPr>
              <w:pStyle w:val="XML1"/>
              <w:rPr>
                <w:ins w:id="40928" w:author="Thomas Dietz" w:date="2012-08-08T17:05:00Z"/>
                <w:rPrChange w:id="40929" w:author="Thomas Dietz" w:date="2012-08-10T13:22:00Z">
                  <w:rPr>
                    <w:ins w:id="40930" w:author="Thomas Dietz" w:date="2012-08-08T17:05:00Z"/>
                    <w:lang w:val="de-DE"/>
                  </w:rPr>
                </w:rPrChange>
              </w:rPr>
            </w:pPr>
            <w:ins w:id="40931" w:author="Thomas Dietz" w:date="2012-08-08T17:05:00Z">
              <w:r w:rsidRPr="00B80901">
                <w:rPr>
                  <w:rPrChange w:id="40932" w:author="Thomas Dietz" w:date="2012-08-10T13:22:00Z">
                    <w:rPr>
                      <w:lang w:val="de-DE"/>
                    </w:rPr>
                  </w:rPrChange>
                </w:rPr>
                <w:t xml:space="preserve">    uses OFResourceType;</w:t>
              </w:r>
            </w:ins>
          </w:p>
          <w:p w14:paraId="0A2DB65B" w14:textId="77777777" w:rsidR="009F3611" w:rsidRPr="00B80901" w:rsidRDefault="009F3611" w:rsidP="009F3611">
            <w:pPr>
              <w:pStyle w:val="XML1"/>
              <w:rPr>
                <w:ins w:id="40933" w:author="Thomas Dietz" w:date="2012-08-08T17:05:00Z"/>
                <w:rPrChange w:id="40934" w:author="Thomas Dietz" w:date="2012-08-10T13:22:00Z">
                  <w:rPr>
                    <w:ins w:id="40935" w:author="Thomas Dietz" w:date="2012-08-08T17:05:00Z"/>
                    <w:lang w:val="de-DE"/>
                  </w:rPr>
                </w:rPrChange>
              </w:rPr>
            </w:pPr>
            <w:ins w:id="40936" w:author="Thomas Dietz" w:date="2012-08-08T17:05:00Z">
              <w:r w:rsidRPr="00B80901">
                <w:rPr>
                  <w:rPrChange w:id="40937" w:author="Thomas Dietz" w:date="2012-08-10T13:22:00Z">
                    <w:rPr>
                      <w:lang w:val="de-DE"/>
                    </w:rPr>
                  </w:rPrChange>
                </w:rPr>
                <w:t xml:space="preserve">    leaf certificate {</w:t>
              </w:r>
            </w:ins>
          </w:p>
          <w:p w14:paraId="16B973A3" w14:textId="77777777" w:rsidR="009F3611" w:rsidRPr="00B80901" w:rsidRDefault="009F3611" w:rsidP="009F3611">
            <w:pPr>
              <w:pStyle w:val="XML1"/>
              <w:rPr>
                <w:ins w:id="40938" w:author="Thomas Dietz" w:date="2012-08-08T17:05:00Z"/>
                <w:rPrChange w:id="40939" w:author="Thomas Dietz" w:date="2012-08-10T13:22:00Z">
                  <w:rPr>
                    <w:ins w:id="40940" w:author="Thomas Dietz" w:date="2012-08-08T17:05:00Z"/>
                    <w:lang w:val="de-DE"/>
                  </w:rPr>
                </w:rPrChange>
              </w:rPr>
            </w:pPr>
            <w:ins w:id="40941" w:author="Thomas Dietz" w:date="2012-08-08T17:05:00Z">
              <w:r w:rsidRPr="00B80901">
                <w:rPr>
                  <w:rPrChange w:id="40942" w:author="Thomas Dietz" w:date="2012-08-10T13:22:00Z">
                    <w:rPr>
                      <w:lang w:val="de-DE"/>
                    </w:rPr>
                  </w:rPrChange>
                </w:rPr>
                <w:t xml:space="preserve">      type string;</w:t>
              </w:r>
            </w:ins>
          </w:p>
          <w:p w14:paraId="6395FEFE" w14:textId="77777777" w:rsidR="009F3611" w:rsidRPr="00B80901" w:rsidRDefault="009F3611" w:rsidP="009F3611">
            <w:pPr>
              <w:pStyle w:val="XML1"/>
              <w:rPr>
                <w:ins w:id="40943" w:author="Thomas Dietz" w:date="2012-08-08T17:05:00Z"/>
                <w:rPrChange w:id="40944" w:author="Thomas Dietz" w:date="2012-08-10T13:22:00Z">
                  <w:rPr>
                    <w:ins w:id="40945" w:author="Thomas Dietz" w:date="2012-08-08T17:05:00Z"/>
                    <w:lang w:val="de-DE"/>
                  </w:rPr>
                </w:rPrChange>
              </w:rPr>
            </w:pPr>
            <w:ins w:id="40946" w:author="Thomas Dietz" w:date="2012-08-08T17:05:00Z">
              <w:r w:rsidRPr="00B80901">
                <w:rPr>
                  <w:rPrChange w:id="40947" w:author="Thomas Dietz" w:date="2012-08-10T13:22:00Z">
                    <w:rPr>
                      <w:lang w:val="de-DE"/>
                    </w:rPr>
                  </w:rPrChange>
                </w:rPr>
                <w:t xml:space="preserve">      mandatory true;</w:t>
              </w:r>
            </w:ins>
          </w:p>
          <w:p w14:paraId="0C643AC1" w14:textId="77777777" w:rsidR="009F3611" w:rsidRPr="00B80901" w:rsidRDefault="009F3611" w:rsidP="009F3611">
            <w:pPr>
              <w:pStyle w:val="XML1"/>
              <w:rPr>
                <w:ins w:id="40948" w:author="Thomas Dietz" w:date="2012-08-08T17:05:00Z"/>
                <w:rPrChange w:id="40949" w:author="Thomas Dietz" w:date="2012-08-10T13:22:00Z">
                  <w:rPr>
                    <w:ins w:id="40950" w:author="Thomas Dietz" w:date="2012-08-08T17:05:00Z"/>
                    <w:lang w:val="de-DE"/>
                  </w:rPr>
                </w:rPrChange>
              </w:rPr>
            </w:pPr>
            <w:ins w:id="40951" w:author="Thomas Dietz" w:date="2012-08-08T17:05:00Z">
              <w:r w:rsidRPr="00B80901">
                <w:rPr>
                  <w:rPrChange w:id="40952" w:author="Thomas Dietz" w:date="2012-08-10T13:22:00Z">
                    <w:rPr>
                      <w:lang w:val="de-DE"/>
                    </w:rPr>
                  </w:rPrChange>
                </w:rPr>
                <w:t xml:space="preserve">      description "An X.509 certificate in DER format base64</w:t>
              </w:r>
            </w:ins>
          </w:p>
          <w:p w14:paraId="7C2EC7D7" w14:textId="77777777" w:rsidR="009F3611" w:rsidRPr="00B80901" w:rsidRDefault="009F3611" w:rsidP="009F3611">
            <w:pPr>
              <w:pStyle w:val="XML1"/>
              <w:rPr>
                <w:ins w:id="40953" w:author="Thomas Dietz" w:date="2012-08-08T17:05:00Z"/>
                <w:rPrChange w:id="40954" w:author="Thomas Dietz" w:date="2012-08-10T13:22:00Z">
                  <w:rPr>
                    <w:ins w:id="40955" w:author="Thomas Dietz" w:date="2012-08-08T17:05:00Z"/>
                    <w:lang w:val="de-DE"/>
                  </w:rPr>
                </w:rPrChange>
              </w:rPr>
            </w:pPr>
            <w:ins w:id="40956" w:author="Thomas Dietz" w:date="2012-08-08T17:05:00Z">
              <w:r w:rsidRPr="00B80901">
                <w:rPr>
                  <w:rPrChange w:id="40957" w:author="Thomas Dietz" w:date="2012-08-10T13:22:00Z">
                    <w:rPr>
                      <w:lang w:val="de-DE"/>
                    </w:rPr>
                  </w:rPrChange>
                </w:rPr>
                <w:t xml:space="preserve">        encoded.</w:t>
              </w:r>
            </w:ins>
          </w:p>
          <w:p w14:paraId="29B5791F" w14:textId="77777777" w:rsidR="009F3611" w:rsidRPr="00B80901" w:rsidRDefault="009F3611" w:rsidP="009F3611">
            <w:pPr>
              <w:pStyle w:val="XML1"/>
              <w:rPr>
                <w:ins w:id="40958" w:author="Thomas Dietz" w:date="2012-08-08T17:05:00Z"/>
                <w:rPrChange w:id="40959" w:author="Thomas Dietz" w:date="2012-08-10T13:22:00Z">
                  <w:rPr>
                    <w:ins w:id="40960" w:author="Thomas Dietz" w:date="2012-08-08T17:05:00Z"/>
                    <w:lang w:val="de-DE"/>
                  </w:rPr>
                </w:rPrChange>
              </w:rPr>
            </w:pPr>
          </w:p>
          <w:p w14:paraId="31F45109" w14:textId="77777777" w:rsidR="009F3611" w:rsidRPr="00B80901" w:rsidRDefault="009F3611" w:rsidP="009F3611">
            <w:pPr>
              <w:pStyle w:val="XML1"/>
              <w:rPr>
                <w:ins w:id="40961" w:author="Thomas Dietz" w:date="2012-08-08T17:05:00Z"/>
                <w:rPrChange w:id="40962" w:author="Thomas Dietz" w:date="2012-08-10T13:22:00Z">
                  <w:rPr>
                    <w:ins w:id="40963" w:author="Thomas Dietz" w:date="2012-08-08T17:05:00Z"/>
                    <w:lang w:val="de-DE"/>
                  </w:rPr>
                </w:rPrChange>
              </w:rPr>
            </w:pPr>
            <w:ins w:id="40964" w:author="Thomas Dietz" w:date="2012-08-08T17:05:00Z">
              <w:r w:rsidRPr="00B80901">
                <w:rPr>
                  <w:rPrChange w:id="40965" w:author="Thomas Dietz" w:date="2012-08-10T13:22:00Z">
                    <w:rPr>
                      <w:lang w:val="de-DE"/>
                    </w:rPr>
                  </w:rPrChange>
                </w:rPr>
                <w:t xml:space="preserve">        This element MUST be present in the NETCONF data store.</w:t>
              </w:r>
            </w:ins>
          </w:p>
          <w:p w14:paraId="04D597A5" w14:textId="77777777" w:rsidR="009F3611" w:rsidRPr="00B80901" w:rsidRDefault="009F3611" w:rsidP="009F3611">
            <w:pPr>
              <w:pStyle w:val="XML1"/>
              <w:rPr>
                <w:ins w:id="40966" w:author="Thomas Dietz" w:date="2012-08-08T17:05:00Z"/>
                <w:rPrChange w:id="40967" w:author="Thomas Dietz" w:date="2012-08-10T13:22:00Z">
                  <w:rPr>
                    <w:ins w:id="40968" w:author="Thomas Dietz" w:date="2012-08-08T17:05:00Z"/>
                    <w:lang w:val="de-DE"/>
                  </w:rPr>
                </w:rPrChange>
              </w:rPr>
            </w:pPr>
            <w:ins w:id="40969" w:author="Thomas Dietz" w:date="2012-08-08T17:05:00Z">
              <w:r w:rsidRPr="00B80901">
                <w:rPr>
                  <w:rPrChange w:id="40970" w:author="Thomas Dietz" w:date="2012-08-10T13:22:00Z">
                    <w:rPr>
                      <w:lang w:val="de-DE"/>
                    </w:rPr>
                  </w:rPrChange>
                </w:rPr>
                <w:t xml:space="preserve">        If this element is not present in a NETCONF &lt;edit-config&gt;</w:t>
              </w:r>
            </w:ins>
          </w:p>
          <w:p w14:paraId="11275276" w14:textId="77777777" w:rsidR="009F3611" w:rsidRPr="00B80901" w:rsidRDefault="009F3611" w:rsidP="009F3611">
            <w:pPr>
              <w:pStyle w:val="XML1"/>
              <w:rPr>
                <w:ins w:id="40971" w:author="Thomas Dietz" w:date="2012-08-08T17:05:00Z"/>
                <w:rPrChange w:id="40972" w:author="Thomas Dietz" w:date="2012-08-10T13:22:00Z">
                  <w:rPr>
                    <w:ins w:id="40973" w:author="Thomas Dietz" w:date="2012-08-08T17:05:00Z"/>
                    <w:lang w:val="de-DE"/>
                  </w:rPr>
                </w:rPrChange>
              </w:rPr>
            </w:pPr>
            <w:ins w:id="40974" w:author="Thomas Dietz" w:date="2012-08-08T17:05:00Z">
              <w:r w:rsidRPr="00B80901">
                <w:rPr>
                  <w:rPrChange w:id="40975" w:author="Thomas Dietz" w:date="2012-08-10T13:22:00Z">
                    <w:rPr>
                      <w:lang w:val="de-DE"/>
                    </w:rPr>
                  </w:rPrChange>
                </w:rPr>
                <w:t xml:space="preserve">        operation 'create', 'merge' or 'replace' and the parent</w:t>
              </w:r>
            </w:ins>
          </w:p>
          <w:p w14:paraId="2C933137" w14:textId="77777777" w:rsidR="009F3611" w:rsidRPr="00B80901" w:rsidRDefault="009F3611" w:rsidP="009F3611">
            <w:pPr>
              <w:pStyle w:val="XML1"/>
              <w:rPr>
                <w:ins w:id="40976" w:author="Thomas Dietz" w:date="2012-08-08T17:05:00Z"/>
                <w:rPrChange w:id="40977" w:author="Thomas Dietz" w:date="2012-08-10T13:22:00Z">
                  <w:rPr>
                    <w:ins w:id="40978" w:author="Thomas Dietz" w:date="2012-08-08T17:05:00Z"/>
                    <w:lang w:val="de-DE"/>
                  </w:rPr>
                </w:rPrChange>
              </w:rPr>
            </w:pPr>
            <w:ins w:id="40979" w:author="Thomas Dietz" w:date="2012-08-08T17:05:00Z">
              <w:r w:rsidRPr="00B80901">
                <w:rPr>
                  <w:rPrChange w:id="40980" w:author="Thomas Dietz" w:date="2012-08-10T13:22:00Z">
                    <w:rPr>
                      <w:lang w:val="de-DE"/>
                    </w:rPr>
                  </w:rPrChange>
                </w:rPr>
                <w:t xml:space="preserve">        element does not exist, a 'data-missing' error is</w:t>
              </w:r>
            </w:ins>
          </w:p>
          <w:p w14:paraId="25D3D53D" w14:textId="77777777" w:rsidR="009F3611" w:rsidRPr="00B80901" w:rsidRDefault="009F3611" w:rsidP="009F3611">
            <w:pPr>
              <w:pStyle w:val="XML1"/>
              <w:rPr>
                <w:ins w:id="40981" w:author="Thomas Dietz" w:date="2012-08-08T17:05:00Z"/>
                <w:rPrChange w:id="40982" w:author="Thomas Dietz" w:date="2012-08-10T13:22:00Z">
                  <w:rPr>
                    <w:ins w:id="40983" w:author="Thomas Dietz" w:date="2012-08-08T17:05:00Z"/>
                    <w:lang w:val="de-DE"/>
                  </w:rPr>
                </w:rPrChange>
              </w:rPr>
            </w:pPr>
            <w:ins w:id="40984" w:author="Thomas Dietz" w:date="2012-08-08T17:05:00Z">
              <w:r w:rsidRPr="00B80901">
                <w:rPr>
                  <w:rPrChange w:id="40985" w:author="Thomas Dietz" w:date="2012-08-10T13:22:00Z">
                    <w:rPr>
                      <w:lang w:val="de-DE"/>
                    </w:rPr>
                  </w:rPrChange>
                </w:rPr>
                <w:t xml:space="preserve">        returned.";</w:t>
              </w:r>
            </w:ins>
          </w:p>
          <w:p w14:paraId="4AA838DC" w14:textId="77777777" w:rsidR="009F3611" w:rsidRPr="00B80901" w:rsidRDefault="009F3611" w:rsidP="009F3611">
            <w:pPr>
              <w:pStyle w:val="XML1"/>
              <w:rPr>
                <w:ins w:id="40986" w:author="Thomas Dietz" w:date="2012-08-08T17:05:00Z"/>
                <w:rPrChange w:id="40987" w:author="Thomas Dietz" w:date="2012-08-10T13:22:00Z">
                  <w:rPr>
                    <w:ins w:id="40988" w:author="Thomas Dietz" w:date="2012-08-08T17:05:00Z"/>
                    <w:lang w:val="de-DE"/>
                  </w:rPr>
                </w:rPrChange>
              </w:rPr>
            </w:pPr>
            <w:ins w:id="40989" w:author="Thomas Dietz" w:date="2012-08-08T17:05:00Z">
              <w:r w:rsidRPr="00B80901">
                <w:rPr>
                  <w:rPrChange w:id="40990" w:author="Thomas Dietz" w:date="2012-08-10T13:22:00Z">
                    <w:rPr>
                      <w:lang w:val="de-DE"/>
                    </w:rPr>
                  </w:rPrChange>
                </w:rPr>
                <w:t xml:space="preserve">    }</w:t>
              </w:r>
            </w:ins>
          </w:p>
          <w:p w14:paraId="329A3680" w14:textId="77777777" w:rsidR="009F3611" w:rsidRPr="00B80901" w:rsidRDefault="009F3611" w:rsidP="009F3611">
            <w:pPr>
              <w:pStyle w:val="XML1"/>
              <w:rPr>
                <w:ins w:id="40991" w:author="Thomas Dietz" w:date="2012-08-08T17:05:00Z"/>
                <w:rPrChange w:id="40992" w:author="Thomas Dietz" w:date="2012-08-10T13:22:00Z">
                  <w:rPr>
                    <w:ins w:id="40993" w:author="Thomas Dietz" w:date="2012-08-08T17:05:00Z"/>
                    <w:lang w:val="de-DE"/>
                  </w:rPr>
                </w:rPrChange>
              </w:rPr>
            </w:pPr>
            <w:ins w:id="40994" w:author="Thomas Dietz" w:date="2012-08-08T17:05:00Z">
              <w:r w:rsidRPr="00B80901">
                <w:rPr>
                  <w:rPrChange w:id="40995" w:author="Thomas Dietz" w:date="2012-08-10T13:22:00Z">
                    <w:rPr>
                      <w:lang w:val="de-DE"/>
                    </w:rPr>
                  </w:rPrChange>
                </w:rPr>
                <w:t xml:space="preserve">  }</w:t>
              </w:r>
            </w:ins>
          </w:p>
          <w:p w14:paraId="61299986" w14:textId="77777777" w:rsidR="009F3611" w:rsidRPr="00B80901" w:rsidRDefault="009F3611" w:rsidP="009F3611">
            <w:pPr>
              <w:pStyle w:val="XML1"/>
              <w:rPr>
                <w:ins w:id="40996" w:author="Thomas Dietz" w:date="2012-08-08T17:05:00Z"/>
                <w:rPrChange w:id="40997" w:author="Thomas Dietz" w:date="2012-08-10T13:22:00Z">
                  <w:rPr>
                    <w:ins w:id="40998" w:author="Thomas Dietz" w:date="2012-08-08T17:05:00Z"/>
                    <w:lang w:val="de-DE"/>
                  </w:rPr>
                </w:rPrChange>
              </w:rPr>
            </w:pPr>
            <w:ins w:id="40999" w:author="Thomas Dietz" w:date="2012-08-08T17:05:00Z">
              <w:r w:rsidRPr="00B80901">
                <w:rPr>
                  <w:rPrChange w:id="41000" w:author="Thomas Dietz" w:date="2012-08-10T13:22:00Z">
                    <w:rPr>
                      <w:lang w:val="de-DE"/>
                    </w:rPr>
                  </w:rPrChange>
                </w:rPr>
                <w:t xml:space="preserve">  </w:t>
              </w:r>
            </w:ins>
          </w:p>
          <w:p w14:paraId="13F39F65" w14:textId="77777777" w:rsidR="009F3611" w:rsidRPr="00B80901" w:rsidRDefault="009F3611" w:rsidP="009F3611">
            <w:pPr>
              <w:pStyle w:val="XML1"/>
              <w:rPr>
                <w:ins w:id="41001" w:author="Thomas Dietz" w:date="2012-08-08T17:05:00Z"/>
                <w:rPrChange w:id="41002" w:author="Thomas Dietz" w:date="2012-08-10T13:22:00Z">
                  <w:rPr>
                    <w:ins w:id="41003" w:author="Thomas Dietz" w:date="2012-08-08T17:05:00Z"/>
                    <w:lang w:val="de-DE"/>
                  </w:rPr>
                </w:rPrChange>
              </w:rPr>
            </w:pPr>
            <w:ins w:id="41004" w:author="Thomas Dietz" w:date="2012-08-08T17:05:00Z">
              <w:r w:rsidRPr="00B80901">
                <w:rPr>
                  <w:rPrChange w:id="41005" w:author="Thomas Dietz" w:date="2012-08-10T13:22:00Z">
                    <w:rPr>
                      <w:lang w:val="de-DE"/>
                    </w:rPr>
                  </w:rPrChange>
                </w:rPr>
                <w:t xml:space="preserve">  grouping OFOwnedCertificateType {</w:t>
              </w:r>
            </w:ins>
          </w:p>
          <w:p w14:paraId="0436A6E2" w14:textId="77777777" w:rsidR="009F3611" w:rsidRPr="00B80901" w:rsidRDefault="009F3611" w:rsidP="009F3611">
            <w:pPr>
              <w:pStyle w:val="XML1"/>
              <w:rPr>
                <w:ins w:id="41006" w:author="Thomas Dietz" w:date="2012-08-08T17:05:00Z"/>
                <w:rPrChange w:id="41007" w:author="Thomas Dietz" w:date="2012-08-10T13:22:00Z">
                  <w:rPr>
                    <w:ins w:id="41008" w:author="Thomas Dietz" w:date="2012-08-08T17:05:00Z"/>
                    <w:lang w:val="de-DE"/>
                  </w:rPr>
                </w:rPrChange>
              </w:rPr>
            </w:pPr>
            <w:ins w:id="41009" w:author="Thomas Dietz" w:date="2012-08-08T17:05:00Z">
              <w:r w:rsidRPr="00B80901">
                <w:rPr>
                  <w:rPrChange w:id="41010" w:author="Thomas Dietz" w:date="2012-08-10T13:22:00Z">
                    <w:rPr>
                      <w:lang w:val="de-DE"/>
                    </w:rPr>
                  </w:rPrChange>
                </w:rPr>
                <w:t xml:space="preserve">    description "This grouping specifies a certificate and a</w:t>
              </w:r>
            </w:ins>
          </w:p>
          <w:p w14:paraId="3FACE0A0" w14:textId="77777777" w:rsidR="009F3611" w:rsidRPr="00B80901" w:rsidRDefault="009F3611" w:rsidP="009F3611">
            <w:pPr>
              <w:pStyle w:val="XML1"/>
              <w:rPr>
                <w:ins w:id="41011" w:author="Thomas Dietz" w:date="2012-08-08T17:05:00Z"/>
                <w:rPrChange w:id="41012" w:author="Thomas Dietz" w:date="2012-08-10T13:22:00Z">
                  <w:rPr>
                    <w:ins w:id="41013" w:author="Thomas Dietz" w:date="2012-08-08T17:05:00Z"/>
                    <w:lang w:val="de-DE"/>
                  </w:rPr>
                </w:rPrChange>
              </w:rPr>
            </w:pPr>
            <w:ins w:id="41014" w:author="Thomas Dietz" w:date="2012-08-08T17:05:00Z">
              <w:r w:rsidRPr="00B80901">
                <w:rPr>
                  <w:rPrChange w:id="41015" w:author="Thomas Dietz" w:date="2012-08-10T13:22:00Z">
                    <w:rPr>
                      <w:lang w:val="de-DE"/>
                    </w:rPr>
                  </w:rPrChange>
                </w:rPr>
                <w:t xml:space="preserve">      private key. It can be used by an OpenFlow Logical Switch for</w:t>
              </w:r>
            </w:ins>
          </w:p>
          <w:p w14:paraId="663240A0" w14:textId="77777777" w:rsidR="009F3611" w:rsidRPr="00B80901" w:rsidRDefault="009F3611" w:rsidP="009F3611">
            <w:pPr>
              <w:pStyle w:val="XML1"/>
              <w:rPr>
                <w:ins w:id="41016" w:author="Thomas Dietz" w:date="2012-08-08T17:05:00Z"/>
                <w:rPrChange w:id="41017" w:author="Thomas Dietz" w:date="2012-08-10T13:22:00Z">
                  <w:rPr>
                    <w:ins w:id="41018" w:author="Thomas Dietz" w:date="2012-08-08T17:05:00Z"/>
                    <w:lang w:val="de-DE"/>
                  </w:rPr>
                </w:rPrChange>
              </w:rPr>
            </w:pPr>
            <w:ins w:id="41019" w:author="Thomas Dietz" w:date="2012-08-08T17:05:00Z">
              <w:r w:rsidRPr="00B80901">
                <w:rPr>
                  <w:rPrChange w:id="41020" w:author="Thomas Dietz" w:date="2012-08-10T13:22:00Z">
                    <w:rPr>
                      <w:lang w:val="de-DE"/>
                    </w:rPr>
                  </w:rPrChange>
                </w:rPr>
                <w:t xml:space="preserve">      authenticating itself to a controller when a TLS connection</w:t>
              </w:r>
            </w:ins>
          </w:p>
          <w:p w14:paraId="30E6268C" w14:textId="77777777" w:rsidR="009F3611" w:rsidRPr="00B80901" w:rsidRDefault="009F3611" w:rsidP="009F3611">
            <w:pPr>
              <w:pStyle w:val="XML1"/>
              <w:rPr>
                <w:ins w:id="41021" w:author="Thomas Dietz" w:date="2012-08-08T17:05:00Z"/>
                <w:rPrChange w:id="41022" w:author="Thomas Dietz" w:date="2012-08-10T13:22:00Z">
                  <w:rPr>
                    <w:ins w:id="41023" w:author="Thomas Dietz" w:date="2012-08-08T17:05:00Z"/>
                    <w:lang w:val="de-DE"/>
                  </w:rPr>
                </w:rPrChange>
              </w:rPr>
            </w:pPr>
            <w:ins w:id="41024" w:author="Thomas Dietz" w:date="2012-08-08T17:05:00Z">
              <w:r w:rsidRPr="00B80901">
                <w:rPr>
                  <w:rPrChange w:id="41025" w:author="Thomas Dietz" w:date="2012-08-10T13:22:00Z">
                    <w:rPr>
                      <w:lang w:val="de-DE"/>
                    </w:rPr>
                  </w:rPrChange>
                </w:rPr>
                <w:t xml:space="preserve">      is established.";</w:t>
              </w:r>
            </w:ins>
          </w:p>
          <w:p w14:paraId="08619C55" w14:textId="77777777" w:rsidR="009F3611" w:rsidRPr="00B80901" w:rsidRDefault="009F3611" w:rsidP="009F3611">
            <w:pPr>
              <w:pStyle w:val="XML1"/>
              <w:rPr>
                <w:ins w:id="41026" w:author="Thomas Dietz" w:date="2012-08-08T17:05:00Z"/>
                <w:rPrChange w:id="41027" w:author="Thomas Dietz" w:date="2012-08-10T13:22:00Z">
                  <w:rPr>
                    <w:ins w:id="41028" w:author="Thomas Dietz" w:date="2012-08-08T17:05:00Z"/>
                    <w:lang w:val="de-DE"/>
                  </w:rPr>
                </w:rPrChange>
              </w:rPr>
            </w:pPr>
            <w:ins w:id="41029" w:author="Thomas Dietz" w:date="2012-08-08T17:05:00Z">
              <w:r w:rsidRPr="00B80901">
                <w:rPr>
                  <w:rPrChange w:id="41030" w:author="Thomas Dietz" w:date="2012-08-10T13:22:00Z">
                    <w:rPr>
                      <w:lang w:val="de-DE"/>
                    </w:rPr>
                  </w:rPrChange>
                </w:rPr>
                <w:t xml:space="preserve">    uses OFResourceType;</w:t>
              </w:r>
            </w:ins>
          </w:p>
          <w:p w14:paraId="23B729B2" w14:textId="77777777" w:rsidR="009F3611" w:rsidRPr="00B80901" w:rsidRDefault="009F3611" w:rsidP="009F3611">
            <w:pPr>
              <w:pStyle w:val="XML1"/>
              <w:rPr>
                <w:ins w:id="41031" w:author="Thomas Dietz" w:date="2012-08-08T17:05:00Z"/>
                <w:rPrChange w:id="41032" w:author="Thomas Dietz" w:date="2012-08-10T13:22:00Z">
                  <w:rPr>
                    <w:ins w:id="41033" w:author="Thomas Dietz" w:date="2012-08-08T17:05:00Z"/>
                    <w:lang w:val="de-DE"/>
                  </w:rPr>
                </w:rPrChange>
              </w:rPr>
            </w:pPr>
            <w:ins w:id="41034" w:author="Thomas Dietz" w:date="2012-08-08T17:05:00Z">
              <w:r w:rsidRPr="00B80901">
                <w:rPr>
                  <w:rPrChange w:id="41035" w:author="Thomas Dietz" w:date="2012-08-10T13:22:00Z">
                    <w:rPr>
                      <w:lang w:val="de-DE"/>
                    </w:rPr>
                  </w:rPrChange>
                </w:rPr>
                <w:t xml:space="preserve">    leaf certificate {</w:t>
              </w:r>
            </w:ins>
          </w:p>
          <w:p w14:paraId="44C749B6" w14:textId="77777777" w:rsidR="009F3611" w:rsidRPr="00B80901" w:rsidRDefault="009F3611" w:rsidP="009F3611">
            <w:pPr>
              <w:pStyle w:val="XML1"/>
              <w:rPr>
                <w:ins w:id="41036" w:author="Thomas Dietz" w:date="2012-08-08T17:05:00Z"/>
                <w:rPrChange w:id="41037" w:author="Thomas Dietz" w:date="2012-08-10T13:22:00Z">
                  <w:rPr>
                    <w:ins w:id="41038" w:author="Thomas Dietz" w:date="2012-08-08T17:05:00Z"/>
                    <w:lang w:val="de-DE"/>
                  </w:rPr>
                </w:rPrChange>
              </w:rPr>
            </w:pPr>
            <w:ins w:id="41039" w:author="Thomas Dietz" w:date="2012-08-08T17:05:00Z">
              <w:r w:rsidRPr="00B80901">
                <w:rPr>
                  <w:rPrChange w:id="41040" w:author="Thomas Dietz" w:date="2012-08-10T13:22:00Z">
                    <w:rPr>
                      <w:lang w:val="de-DE"/>
                    </w:rPr>
                  </w:rPrChange>
                </w:rPr>
                <w:t xml:space="preserve">      type string;</w:t>
              </w:r>
            </w:ins>
          </w:p>
          <w:p w14:paraId="2C639FDD" w14:textId="77777777" w:rsidR="009F3611" w:rsidRPr="00B80901" w:rsidRDefault="009F3611" w:rsidP="009F3611">
            <w:pPr>
              <w:pStyle w:val="XML1"/>
              <w:rPr>
                <w:ins w:id="41041" w:author="Thomas Dietz" w:date="2012-08-08T17:05:00Z"/>
                <w:rPrChange w:id="41042" w:author="Thomas Dietz" w:date="2012-08-10T13:22:00Z">
                  <w:rPr>
                    <w:ins w:id="41043" w:author="Thomas Dietz" w:date="2012-08-08T17:05:00Z"/>
                    <w:lang w:val="de-DE"/>
                  </w:rPr>
                </w:rPrChange>
              </w:rPr>
            </w:pPr>
            <w:ins w:id="41044" w:author="Thomas Dietz" w:date="2012-08-08T17:05:00Z">
              <w:r w:rsidRPr="00B80901">
                <w:rPr>
                  <w:rPrChange w:id="41045" w:author="Thomas Dietz" w:date="2012-08-10T13:22:00Z">
                    <w:rPr>
                      <w:lang w:val="de-DE"/>
                    </w:rPr>
                  </w:rPrChange>
                </w:rPr>
                <w:t xml:space="preserve">      mandatory true;</w:t>
              </w:r>
            </w:ins>
          </w:p>
          <w:p w14:paraId="04F8A579" w14:textId="77777777" w:rsidR="009F3611" w:rsidRPr="00B80901" w:rsidRDefault="009F3611" w:rsidP="009F3611">
            <w:pPr>
              <w:pStyle w:val="XML1"/>
              <w:rPr>
                <w:ins w:id="41046" w:author="Thomas Dietz" w:date="2012-08-08T17:05:00Z"/>
                <w:rPrChange w:id="41047" w:author="Thomas Dietz" w:date="2012-08-10T13:22:00Z">
                  <w:rPr>
                    <w:ins w:id="41048" w:author="Thomas Dietz" w:date="2012-08-08T17:05:00Z"/>
                    <w:lang w:val="de-DE"/>
                  </w:rPr>
                </w:rPrChange>
              </w:rPr>
            </w:pPr>
            <w:ins w:id="41049" w:author="Thomas Dietz" w:date="2012-08-08T17:05:00Z">
              <w:r w:rsidRPr="00B80901">
                <w:rPr>
                  <w:rPrChange w:id="41050" w:author="Thomas Dietz" w:date="2012-08-10T13:22:00Z">
                    <w:rPr>
                      <w:lang w:val="de-DE"/>
                    </w:rPr>
                  </w:rPrChange>
                </w:rPr>
                <w:t xml:space="preserve">      description "An X.509 certificate in DER format base64</w:t>
              </w:r>
            </w:ins>
          </w:p>
          <w:p w14:paraId="51F0D1AC" w14:textId="77777777" w:rsidR="009F3611" w:rsidRPr="00B80901" w:rsidRDefault="009F3611" w:rsidP="009F3611">
            <w:pPr>
              <w:pStyle w:val="XML1"/>
              <w:rPr>
                <w:ins w:id="41051" w:author="Thomas Dietz" w:date="2012-08-08T17:05:00Z"/>
                <w:rPrChange w:id="41052" w:author="Thomas Dietz" w:date="2012-08-10T13:22:00Z">
                  <w:rPr>
                    <w:ins w:id="41053" w:author="Thomas Dietz" w:date="2012-08-08T17:05:00Z"/>
                    <w:lang w:val="de-DE"/>
                  </w:rPr>
                </w:rPrChange>
              </w:rPr>
            </w:pPr>
            <w:ins w:id="41054" w:author="Thomas Dietz" w:date="2012-08-08T17:05:00Z">
              <w:r w:rsidRPr="00B80901">
                <w:rPr>
                  <w:rPrChange w:id="41055" w:author="Thomas Dietz" w:date="2012-08-10T13:22:00Z">
                    <w:rPr>
                      <w:lang w:val="de-DE"/>
                    </w:rPr>
                  </w:rPrChange>
                </w:rPr>
                <w:lastRenderedPageBreak/>
                <w:t xml:space="preserve">        encoded.</w:t>
              </w:r>
            </w:ins>
          </w:p>
          <w:p w14:paraId="1EA88E99" w14:textId="77777777" w:rsidR="009F3611" w:rsidRPr="00B80901" w:rsidRDefault="009F3611" w:rsidP="009F3611">
            <w:pPr>
              <w:pStyle w:val="XML1"/>
              <w:rPr>
                <w:ins w:id="41056" w:author="Thomas Dietz" w:date="2012-08-08T17:05:00Z"/>
                <w:rPrChange w:id="41057" w:author="Thomas Dietz" w:date="2012-08-10T13:22:00Z">
                  <w:rPr>
                    <w:ins w:id="41058" w:author="Thomas Dietz" w:date="2012-08-08T17:05:00Z"/>
                    <w:lang w:val="de-DE"/>
                  </w:rPr>
                </w:rPrChange>
              </w:rPr>
            </w:pPr>
          </w:p>
          <w:p w14:paraId="437358A0" w14:textId="77777777" w:rsidR="009F3611" w:rsidRPr="00B80901" w:rsidRDefault="009F3611" w:rsidP="009F3611">
            <w:pPr>
              <w:pStyle w:val="XML1"/>
              <w:rPr>
                <w:ins w:id="41059" w:author="Thomas Dietz" w:date="2012-08-08T17:05:00Z"/>
                <w:rPrChange w:id="41060" w:author="Thomas Dietz" w:date="2012-08-10T13:22:00Z">
                  <w:rPr>
                    <w:ins w:id="41061" w:author="Thomas Dietz" w:date="2012-08-08T17:05:00Z"/>
                    <w:lang w:val="de-DE"/>
                  </w:rPr>
                </w:rPrChange>
              </w:rPr>
            </w:pPr>
            <w:ins w:id="41062" w:author="Thomas Dietz" w:date="2012-08-08T17:05:00Z">
              <w:r w:rsidRPr="00B80901">
                <w:rPr>
                  <w:rPrChange w:id="41063" w:author="Thomas Dietz" w:date="2012-08-10T13:22:00Z">
                    <w:rPr>
                      <w:lang w:val="de-DE"/>
                    </w:rPr>
                  </w:rPrChange>
                </w:rPr>
                <w:t xml:space="preserve">        This element MUST be present in the NETCONF data store.</w:t>
              </w:r>
            </w:ins>
          </w:p>
          <w:p w14:paraId="3B1BD22F" w14:textId="77777777" w:rsidR="009F3611" w:rsidRPr="00B80901" w:rsidRDefault="009F3611" w:rsidP="009F3611">
            <w:pPr>
              <w:pStyle w:val="XML1"/>
              <w:rPr>
                <w:ins w:id="41064" w:author="Thomas Dietz" w:date="2012-08-08T17:05:00Z"/>
                <w:rPrChange w:id="41065" w:author="Thomas Dietz" w:date="2012-08-10T13:22:00Z">
                  <w:rPr>
                    <w:ins w:id="41066" w:author="Thomas Dietz" w:date="2012-08-08T17:05:00Z"/>
                    <w:lang w:val="de-DE"/>
                  </w:rPr>
                </w:rPrChange>
              </w:rPr>
            </w:pPr>
            <w:ins w:id="41067" w:author="Thomas Dietz" w:date="2012-08-08T17:05:00Z">
              <w:r w:rsidRPr="00B80901">
                <w:rPr>
                  <w:rPrChange w:id="41068" w:author="Thomas Dietz" w:date="2012-08-10T13:22:00Z">
                    <w:rPr>
                      <w:lang w:val="de-DE"/>
                    </w:rPr>
                  </w:rPrChange>
                </w:rPr>
                <w:t xml:space="preserve">        If this element is not present in a NETCONF &lt;edit-config&gt;</w:t>
              </w:r>
            </w:ins>
          </w:p>
          <w:p w14:paraId="355B29AB" w14:textId="77777777" w:rsidR="009F3611" w:rsidRPr="00B80901" w:rsidRDefault="009F3611" w:rsidP="009F3611">
            <w:pPr>
              <w:pStyle w:val="XML1"/>
              <w:rPr>
                <w:ins w:id="41069" w:author="Thomas Dietz" w:date="2012-08-08T17:05:00Z"/>
                <w:rPrChange w:id="41070" w:author="Thomas Dietz" w:date="2012-08-10T13:22:00Z">
                  <w:rPr>
                    <w:ins w:id="41071" w:author="Thomas Dietz" w:date="2012-08-08T17:05:00Z"/>
                    <w:lang w:val="de-DE"/>
                  </w:rPr>
                </w:rPrChange>
              </w:rPr>
            </w:pPr>
            <w:ins w:id="41072" w:author="Thomas Dietz" w:date="2012-08-08T17:05:00Z">
              <w:r w:rsidRPr="00B80901">
                <w:rPr>
                  <w:rPrChange w:id="41073" w:author="Thomas Dietz" w:date="2012-08-10T13:22:00Z">
                    <w:rPr>
                      <w:lang w:val="de-DE"/>
                    </w:rPr>
                  </w:rPrChange>
                </w:rPr>
                <w:t xml:space="preserve">        operation 'create', 'merge' or 'replace' and the parent</w:t>
              </w:r>
            </w:ins>
          </w:p>
          <w:p w14:paraId="055A61BD" w14:textId="77777777" w:rsidR="009F3611" w:rsidRPr="00B80901" w:rsidRDefault="009F3611" w:rsidP="009F3611">
            <w:pPr>
              <w:pStyle w:val="XML1"/>
              <w:rPr>
                <w:ins w:id="41074" w:author="Thomas Dietz" w:date="2012-08-08T17:05:00Z"/>
                <w:rPrChange w:id="41075" w:author="Thomas Dietz" w:date="2012-08-10T13:22:00Z">
                  <w:rPr>
                    <w:ins w:id="41076" w:author="Thomas Dietz" w:date="2012-08-08T17:05:00Z"/>
                    <w:lang w:val="de-DE"/>
                  </w:rPr>
                </w:rPrChange>
              </w:rPr>
            </w:pPr>
            <w:ins w:id="41077" w:author="Thomas Dietz" w:date="2012-08-08T17:05:00Z">
              <w:r w:rsidRPr="00B80901">
                <w:rPr>
                  <w:rPrChange w:id="41078" w:author="Thomas Dietz" w:date="2012-08-10T13:22:00Z">
                    <w:rPr>
                      <w:lang w:val="de-DE"/>
                    </w:rPr>
                  </w:rPrChange>
                </w:rPr>
                <w:t xml:space="preserve">        element does not exist, a 'data-missing' error is</w:t>
              </w:r>
            </w:ins>
          </w:p>
          <w:p w14:paraId="77643040" w14:textId="77777777" w:rsidR="009F3611" w:rsidRPr="00B80901" w:rsidRDefault="009F3611" w:rsidP="009F3611">
            <w:pPr>
              <w:pStyle w:val="XML1"/>
              <w:rPr>
                <w:ins w:id="41079" w:author="Thomas Dietz" w:date="2012-08-08T17:05:00Z"/>
                <w:rPrChange w:id="41080" w:author="Thomas Dietz" w:date="2012-08-10T13:22:00Z">
                  <w:rPr>
                    <w:ins w:id="41081" w:author="Thomas Dietz" w:date="2012-08-08T17:05:00Z"/>
                    <w:lang w:val="de-DE"/>
                  </w:rPr>
                </w:rPrChange>
              </w:rPr>
            </w:pPr>
            <w:ins w:id="41082" w:author="Thomas Dietz" w:date="2012-08-08T17:05:00Z">
              <w:r w:rsidRPr="00B80901">
                <w:rPr>
                  <w:rPrChange w:id="41083" w:author="Thomas Dietz" w:date="2012-08-10T13:22:00Z">
                    <w:rPr>
                      <w:lang w:val="de-DE"/>
                    </w:rPr>
                  </w:rPrChange>
                </w:rPr>
                <w:t xml:space="preserve">        returned.";</w:t>
              </w:r>
            </w:ins>
          </w:p>
          <w:p w14:paraId="599C07FA" w14:textId="77777777" w:rsidR="009F3611" w:rsidRPr="00B80901" w:rsidRDefault="009F3611" w:rsidP="009F3611">
            <w:pPr>
              <w:pStyle w:val="XML1"/>
              <w:rPr>
                <w:ins w:id="41084" w:author="Thomas Dietz" w:date="2012-08-08T17:05:00Z"/>
                <w:rPrChange w:id="41085" w:author="Thomas Dietz" w:date="2012-08-10T13:22:00Z">
                  <w:rPr>
                    <w:ins w:id="41086" w:author="Thomas Dietz" w:date="2012-08-08T17:05:00Z"/>
                    <w:lang w:val="de-DE"/>
                  </w:rPr>
                </w:rPrChange>
              </w:rPr>
            </w:pPr>
            <w:ins w:id="41087" w:author="Thomas Dietz" w:date="2012-08-08T17:05:00Z">
              <w:r w:rsidRPr="00B80901">
                <w:rPr>
                  <w:rPrChange w:id="41088" w:author="Thomas Dietz" w:date="2012-08-10T13:22:00Z">
                    <w:rPr>
                      <w:lang w:val="de-DE"/>
                    </w:rPr>
                  </w:rPrChange>
                </w:rPr>
                <w:t xml:space="preserve">    }</w:t>
              </w:r>
            </w:ins>
          </w:p>
          <w:p w14:paraId="51EADDE8" w14:textId="77777777" w:rsidR="009F3611" w:rsidRPr="00B80901" w:rsidRDefault="009F3611" w:rsidP="009F3611">
            <w:pPr>
              <w:pStyle w:val="XML1"/>
              <w:rPr>
                <w:ins w:id="41089" w:author="Thomas Dietz" w:date="2012-08-08T17:05:00Z"/>
                <w:rPrChange w:id="41090" w:author="Thomas Dietz" w:date="2012-08-10T13:22:00Z">
                  <w:rPr>
                    <w:ins w:id="41091" w:author="Thomas Dietz" w:date="2012-08-08T17:05:00Z"/>
                    <w:lang w:val="de-DE"/>
                  </w:rPr>
                </w:rPrChange>
              </w:rPr>
            </w:pPr>
            <w:ins w:id="41092" w:author="Thomas Dietz" w:date="2012-08-08T17:05:00Z">
              <w:r w:rsidRPr="00B80901">
                <w:rPr>
                  <w:rPrChange w:id="41093" w:author="Thomas Dietz" w:date="2012-08-10T13:22:00Z">
                    <w:rPr>
                      <w:lang w:val="de-DE"/>
                    </w:rPr>
                  </w:rPrChange>
                </w:rPr>
                <w:t xml:space="preserve">    container private-key {</w:t>
              </w:r>
            </w:ins>
          </w:p>
          <w:p w14:paraId="3A4FF030" w14:textId="77777777" w:rsidR="009F3611" w:rsidRPr="00B80901" w:rsidRDefault="009F3611" w:rsidP="009F3611">
            <w:pPr>
              <w:pStyle w:val="XML1"/>
              <w:rPr>
                <w:ins w:id="41094" w:author="Thomas Dietz" w:date="2012-08-08T17:05:00Z"/>
                <w:rPrChange w:id="41095" w:author="Thomas Dietz" w:date="2012-08-10T13:22:00Z">
                  <w:rPr>
                    <w:ins w:id="41096" w:author="Thomas Dietz" w:date="2012-08-08T17:05:00Z"/>
                    <w:lang w:val="de-DE"/>
                  </w:rPr>
                </w:rPrChange>
              </w:rPr>
            </w:pPr>
            <w:ins w:id="41097" w:author="Thomas Dietz" w:date="2012-08-08T17:05:00Z">
              <w:r w:rsidRPr="00B80901">
                <w:rPr>
                  <w:rPrChange w:id="41098" w:author="Thomas Dietz" w:date="2012-08-10T13:22:00Z">
                    <w:rPr>
                      <w:lang w:val="de-DE"/>
                    </w:rPr>
                  </w:rPrChange>
                </w:rPr>
                <w:t xml:space="preserve">      uses KeyValueType;</w:t>
              </w:r>
            </w:ins>
          </w:p>
          <w:p w14:paraId="27BE3249" w14:textId="77777777" w:rsidR="009F3611" w:rsidRPr="00B80901" w:rsidRDefault="009F3611" w:rsidP="009F3611">
            <w:pPr>
              <w:pStyle w:val="XML1"/>
              <w:rPr>
                <w:ins w:id="41099" w:author="Thomas Dietz" w:date="2012-08-08T17:05:00Z"/>
                <w:rPrChange w:id="41100" w:author="Thomas Dietz" w:date="2012-08-10T13:22:00Z">
                  <w:rPr>
                    <w:ins w:id="41101" w:author="Thomas Dietz" w:date="2012-08-08T17:05:00Z"/>
                    <w:lang w:val="de-DE"/>
                  </w:rPr>
                </w:rPrChange>
              </w:rPr>
            </w:pPr>
            <w:ins w:id="41102" w:author="Thomas Dietz" w:date="2012-08-08T17:05:00Z">
              <w:r w:rsidRPr="00B80901">
                <w:rPr>
                  <w:rPrChange w:id="41103" w:author="Thomas Dietz" w:date="2012-08-10T13:22:00Z">
                    <w:rPr>
                      <w:lang w:val="de-DE"/>
                    </w:rPr>
                  </w:rPrChange>
                </w:rPr>
                <w:t xml:space="preserve">      description "This element contains the private key</w:t>
              </w:r>
            </w:ins>
          </w:p>
          <w:p w14:paraId="469BF3FC" w14:textId="77777777" w:rsidR="009F3611" w:rsidRPr="00B80901" w:rsidRDefault="009F3611" w:rsidP="009F3611">
            <w:pPr>
              <w:pStyle w:val="XML1"/>
              <w:rPr>
                <w:ins w:id="41104" w:author="Thomas Dietz" w:date="2012-08-08T17:05:00Z"/>
                <w:rPrChange w:id="41105" w:author="Thomas Dietz" w:date="2012-08-10T13:22:00Z">
                  <w:rPr>
                    <w:ins w:id="41106" w:author="Thomas Dietz" w:date="2012-08-08T17:05:00Z"/>
                    <w:lang w:val="de-DE"/>
                  </w:rPr>
                </w:rPrChange>
              </w:rPr>
            </w:pPr>
            <w:ins w:id="41107" w:author="Thomas Dietz" w:date="2012-08-08T17:05:00Z">
              <w:r w:rsidRPr="00B80901">
                <w:rPr>
                  <w:rPrChange w:id="41108" w:author="Thomas Dietz" w:date="2012-08-10T13:22:00Z">
                    <w:rPr>
                      <w:lang w:val="de-DE"/>
                    </w:rPr>
                  </w:rPrChange>
                </w:rPr>
                <w:t xml:space="preserve">        corresponding to the certificate. The private key is</w:t>
              </w:r>
            </w:ins>
          </w:p>
          <w:p w14:paraId="67EBDFBD" w14:textId="77777777" w:rsidR="009F3611" w:rsidRPr="00B80901" w:rsidRDefault="009F3611" w:rsidP="009F3611">
            <w:pPr>
              <w:pStyle w:val="XML1"/>
              <w:rPr>
                <w:ins w:id="41109" w:author="Thomas Dietz" w:date="2012-08-08T17:05:00Z"/>
                <w:rPrChange w:id="41110" w:author="Thomas Dietz" w:date="2012-08-10T13:22:00Z">
                  <w:rPr>
                    <w:ins w:id="41111" w:author="Thomas Dietz" w:date="2012-08-08T17:05:00Z"/>
                    <w:lang w:val="de-DE"/>
                  </w:rPr>
                </w:rPrChange>
              </w:rPr>
            </w:pPr>
            <w:ins w:id="41112" w:author="Thomas Dietz" w:date="2012-08-08T17:05:00Z">
              <w:r w:rsidRPr="00B80901">
                <w:rPr>
                  <w:rPrChange w:id="41113" w:author="Thomas Dietz" w:date="2012-08-10T13:22:00Z">
                    <w:rPr>
                      <w:lang w:val="de-DE"/>
                    </w:rPr>
                  </w:rPrChange>
                </w:rPr>
                <w:t xml:space="preserve">        encoded as specified in XML-Signature Syntax and Processing</w:t>
              </w:r>
            </w:ins>
          </w:p>
          <w:p w14:paraId="5EF343A7" w14:textId="77777777" w:rsidR="009F3611" w:rsidRPr="00B80901" w:rsidRDefault="009F3611" w:rsidP="009F3611">
            <w:pPr>
              <w:pStyle w:val="XML1"/>
              <w:rPr>
                <w:ins w:id="41114" w:author="Thomas Dietz" w:date="2012-08-08T17:05:00Z"/>
                <w:rPrChange w:id="41115" w:author="Thomas Dietz" w:date="2012-08-10T13:22:00Z">
                  <w:rPr>
                    <w:ins w:id="41116" w:author="Thomas Dietz" w:date="2012-08-08T17:05:00Z"/>
                    <w:lang w:val="de-DE"/>
                  </w:rPr>
                </w:rPrChange>
              </w:rPr>
            </w:pPr>
            <w:ins w:id="41117" w:author="Thomas Dietz" w:date="2012-08-08T17:05:00Z">
              <w:r w:rsidRPr="00B80901">
                <w:rPr>
                  <w:rPrChange w:id="41118" w:author="Thomas Dietz" w:date="2012-08-10T13:22:00Z">
                    <w:rPr>
                      <w:lang w:val="de-DE"/>
                    </w:rPr>
                  </w:rPrChange>
                </w:rPr>
                <w:t xml:space="preserve">        (http://www.w3.org/TR/2001/PR-xmldsig-core-20010820/).  </w:t>
              </w:r>
            </w:ins>
          </w:p>
          <w:p w14:paraId="35775062" w14:textId="77777777" w:rsidR="009F3611" w:rsidRPr="00B80901" w:rsidRDefault="009F3611" w:rsidP="009F3611">
            <w:pPr>
              <w:pStyle w:val="XML1"/>
              <w:rPr>
                <w:ins w:id="41119" w:author="Thomas Dietz" w:date="2012-08-08T17:05:00Z"/>
                <w:rPrChange w:id="41120" w:author="Thomas Dietz" w:date="2012-08-10T13:22:00Z">
                  <w:rPr>
                    <w:ins w:id="41121" w:author="Thomas Dietz" w:date="2012-08-08T17:05:00Z"/>
                    <w:lang w:val="de-DE"/>
                  </w:rPr>
                </w:rPrChange>
              </w:rPr>
            </w:pPr>
            <w:ins w:id="41122" w:author="Thomas Dietz" w:date="2012-08-08T17:05:00Z">
              <w:r w:rsidRPr="00B80901">
                <w:rPr>
                  <w:rPrChange w:id="41123" w:author="Thomas Dietz" w:date="2012-08-10T13:22:00Z">
                    <w:rPr>
                      <w:lang w:val="de-DE"/>
                    </w:rPr>
                  </w:rPrChange>
                </w:rPr>
                <w:t xml:space="preserve">        Currently the specification only support DSA and RSA keys.</w:t>
              </w:r>
            </w:ins>
          </w:p>
          <w:p w14:paraId="3D539CF6" w14:textId="77777777" w:rsidR="009F3611" w:rsidRPr="00B80901" w:rsidRDefault="009F3611" w:rsidP="009F3611">
            <w:pPr>
              <w:pStyle w:val="XML1"/>
              <w:rPr>
                <w:ins w:id="41124" w:author="Thomas Dietz" w:date="2012-08-08T17:05:00Z"/>
                <w:rPrChange w:id="41125" w:author="Thomas Dietz" w:date="2012-08-10T13:22:00Z">
                  <w:rPr>
                    <w:ins w:id="41126" w:author="Thomas Dietz" w:date="2012-08-08T17:05:00Z"/>
                    <w:lang w:val="de-DE"/>
                  </w:rPr>
                </w:rPrChange>
              </w:rPr>
            </w:pPr>
          </w:p>
          <w:p w14:paraId="4BB96FA5" w14:textId="77777777" w:rsidR="009F3611" w:rsidRPr="00B80901" w:rsidRDefault="009F3611" w:rsidP="009F3611">
            <w:pPr>
              <w:pStyle w:val="XML1"/>
              <w:rPr>
                <w:ins w:id="41127" w:author="Thomas Dietz" w:date="2012-08-08T17:05:00Z"/>
                <w:rPrChange w:id="41128" w:author="Thomas Dietz" w:date="2012-08-10T13:22:00Z">
                  <w:rPr>
                    <w:ins w:id="41129" w:author="Thomas Dietz" w:date="2012-08-08T17:05:00Z"/>
                    <w:lang w:val="de-DE"/>
                  </w:rPr>
                </w:rPrChange>
              </w:rPr>
            </w:pPr>
            <w:ins w:id="41130" w:author="Thomas Dietz" w:date="2012-08-08T17:05:00Z">
              <w:r w:rsidRPr="00B80901">
                <w:rPr>
                  <w:rPrChange w:id="41131" w:author="Thomas Dietz" w:date="2012-08-10T13:22:00Z">
                    <w:rPr>
                      <w:lang w:val="de-DE"/>
                    </w:rPr>
                  </w:rPrChange>
                </w:rPr>
                <w:t xml:space="preserve">        This element MUST be present in the NETCONF data store.</w:t>
              </w:r>
            </w:ins>
          </w:p>
          <w:p w14:paraId="23FCE476" w14:textId="77777777" w:rsidR="009F3611" w:rsidRPr="00B80901" w:rsidRDefault="009F3611" w:rsidP="009F3611">
            <w:pPr>
              <w:pStyle w:val="XML1"/>
              <w:rPr>
                <w:ins w:id="41132" w:author="Thomas Dietz" w:date="2012-08-08T17:05:00Z"/>
                <w:rPrChange w:id="41133" w:author="Thomas Dietz" w:date="2012-08-10T13:22:00Z">
                  <w:rPr>
                    <w:ins w:id="41134" w:author="Thomas Dietz" w:date="2012-08-08T17:05:00Z"/>
                    <w:lang w:val="de-DE"/>
                  </w:rPr>
                </w:rPrChange>
              </w:rPr>
            </w:pPr>
            <w:ins w:id="41135" w:author="Thomas Dietz" w:date="2012-08-08T17:05:00Z">
              <w:r w:rsidRPr="00B80901">
                <w:rPr>
                  <w:rPrChange w:id="41136" w:author="Thomas Dietz" w:date="2012-08-10T13:22:00Z">
                    <w:rPr>
                      <w:lang w:val="de-DE"/>
                    </w:rPr>
                  </w:rPrChange>
                </w:rPr>
                <w:t xml:space="preserve">        If this element is not present in a NETCONF &lt;edit-config&gt;</w:t>
              </w:r>
            </w:ins>
          </w:p>
          <w:p w14:paraId="37D53C57" w14:textId="77777777" w:rsidR="009F3611" w:rsidRPr="00B80901" w:rsidRDefault="009F3611" w:rsidP="009F3611">
            <w:pPr>
              <w:pStyle w:val="XML1"/>
              <w:rPr>
                <w:ins w:id="41137" w:author="Thomas Dietz" w:date="2012-08-08T17:05:00Z"/>
                <w:rPrChange w:id="41138" w:author="Thomas Dietz" w:date="2012-08-10T13:22:00Z">
                  <w:rPr>
                    <w:ins w:id="41139" w:author="Thomas Dietz" w:date="2012-08-08T17:05:00Z"/>
                    <w:lang w:val="de-DE"/>
                  </w:rPr>
                </w:rPrChange>
              </w:rPr>
            </w:pPr>
            <w:ins w:id="41140" w:author="Thomas Dietz" w:date="2012-08-08T17:05:00Z">
              <w:r w:rsidRPr="00B80901">
                <w:rPr>
                  <w:rPrChange w:id="41141" w:author="Thomas Dietz" w:date="2012-08-10T13:22:00Z">
                    <w:rPr>
                      <w:lang w:val="de-DE"/>
                    </w:rPr>
                  </w:rPrChange>
                </w:rPr>
                <w:t xml:space="preserve">        operation 'create', 'merge' or 'replace' and the parent</w:t>
              </w:r>
            </w:ins>
          </w:p>
          <w:p w14:paraId="0A78954C" w14:textId="77777777" w:rsidR="009F3611" w:rsidRPr="00B80901" w:rsidRDefault="009F3611" w:rsidP="009F3611">
            <w:pPr>
              <w:pStyle w:val="XML1"/>
              <w:rPr>
                <w:ins w:id="41142" w:author="Thomas Dietz" w:date="2012-08-08T17:05:00Z"/>
                <w:rPrChange w:id="41143" w:author="Thomas Dietz" w:date="2012-08-10T13:22:00Z">
                  <w:rPr>
                    <w:ins w:id="41144" w:author="Thomas Dietz" w:date="2012-08-08T17:05:00Z"/>
                    <w:lang w:val="de-DE"/>
                  </w:rPr>
                </w:rPrChange>
              </w:rPr>
            </w:pPr>
            <w:ins w:id="41145" w:author="Thomas Dietz" w:date="2012-08-08T17:05:00Z">
              <w:r w:rsidRPr="00B80901">
                <w:rPr>
                  <w:rPrChange w:id="41146" w:author="Thomas Dietz" w:date="2012-08-10T13:22:00Z">
                    <w:rPr>
                      <w:lang w:val="de-DE"/>
                    </w:rPr>
                  </w:rPrChange>
                </w:rPr>
                <w:t xml:space="preserve">        element does not exist, a 'data-missing' error is</w:t>
              </w:r>
            </w:ins>
          </w:p>
          <w:p w14:paraId="4F044738" w14:textId="77777777" w:rsidR="009F3611" w:rsidRPr="00B80901" w:rsidRDefault="009F3611" w:rsidP="009F3611">
            <w:pPr>
              <w:pStyle w:val="XML1"/>
              <w:rPr>
                <w:ins w:id="41147" w:author="Thomas Dietz" w:date="2012-08-08T17:05:00Z"/>
                <w:rPrChange w:id="41148" w:author="Thomas Dietz" w:date="2012-08-10T13:22:00Z">
                  <w:rPr>
                    <w:ins w:id="41149" w:author="Thomas Dietz" w:date="2012-08-08T17:05:00Z"/>
                    <w:lang w:val="de-DE"/>
                  </w:rPr>
                </w:rPrChange>
              </w:rPr>
            </w:pPr>
            <w:ins w:id="41150" w:author="Thomas Dietz" w:date="2012-08-08T17:05:00Z">
              <w:r w:rsidRPr="00B80901">
                <w:rPr>
                  <w:rPrChange w:id="41151" w:author="Thomas Dietz" w:date="2012-08-10T13:22:00Z">
                    <w:rPr>
                      <w:lang w:val="de-DE"/>
                    </w:rPr>
                  </w:rPrChange>
                </w:rPr>
                <w:t xml:space="preserve">        returned.";</w:t>
              </w:r>
            </w:ins>
          </w:p>
          <w:p w14:paraId="722D1B8A" w14:textId="77777777" w:rsidR="009F3611" w:rsidRPr="00B80901" w:rsidRDefault="009F3611" w:rsidP="009F3611">
            <w:pPr>
              <w:pStyle w:val="XML1"/>
              <w:rPr>
                <w:ins w:id="41152" w:author="Thomas Dietz" w:date="2012-08-08T17:05:00Z"/>
                <w:rPrChange w:id="41153" w:author="Thomas Dietz" w:date="2012-08-10T13:22:00Z">
                  <w:rPr>
                    <w:ins w:id="41154" w:author="Thomas Dietz" w:date="2012-08-08T17:05:00Z"/>
                    <w:lang w:val="de-DE"/>
                  </w:rPr>
                </w:rPrChange>
              </w:rPr>
            </w:pPr>
            <w:ins w:id="41155" w:author="Thomas Dietz" w:date="2012-08-08T17:05:00Z">
              <w:r w:rsidRPr="00B80901">
                <w:rPr>
                  <w:rPrChange w:id="41156" w:author="Thomas Dietz" w:date="2012-08-10T13:22:00Z">
                    <w:rPr>
                      <w:lang w:val="de-DE"/>
                    </w:rPr>
                  </w:rPrChange>
                </w:rPr>
                <w:t xml:space="preserve">    }</w:t>
              </w:r>
            </w:ins>
          </w:p>
          <w:p w14:paraId="47866210" w14:textId="77777777" w:rsidR="009F3611" w:rsidRPr="00B80901" w:rsidRDefault="009F3611" w:rsidP="009F3611">
            <w:pPr>
              <w:pStyle w:val="XML1"/>
              <w:rPr>
                <w:ins w:id="41157" w:author="Thomas Dietz" w:date="2012-08-08T17:05:00Z"/>
                <w:rPrChange w:id="41158" w:author="Thomas Dietz" w:date="2012-08-10T13:22:00Z">
                  <w:rPr>
                    <w:ins w:id="41159" w:author="Thomas Dietz" w:date="2012-08-08T17:05:00Z"/>
                    <w:lang w:val="de-DE"/>
                  </w:rPr>
                </w:rPrChange>
              </w:rPr>
            </w:pPr>
            <w:ins w:id="41160" w:author="Thomas Dietz" w:date="2012-08-08T17:05:00Z">
              <w:r w:rsidRPr="00B80901">
                <w:rPr>
                  <w:rPrChange w:id="41161" w:author="Thomas Dietz" w:date="2012-08-10T13:22:00Z">
                    <w:rPr>
                      <w:lang w:val="de-DE"/>
                    </w:rPr>
                  </w:rPrChange>
                </w:rPr>
                <w:t xml:space="preserve">  }</w:t>
              </w:r>
            </w:ins>
          </w:p>
          <w:p w14:paraId="096CCD11" w14:textId="77777777" w:rsidR="009F3611" w:rsidRPr="00B80901" w:rsidRDefault="009F3611" w:rsidP="009F3611">
            <w:pPr>
              <w:pStyle w:val="XML1"/>
              <w:rPr>
                <w:ins w:id="41162" w:author="Thomas Dietz" w:date="2012-08-08T17:05:00Z"/>
                <w:rPrChange w:id="41163" w:author="Thomas Dietz" w:date="2012-08-10T13:22:00Z">
                  <w:rPr>
                    <w:ins w:id="41164" w:author="Thomas Dietz" w:date="2012-08-08T17:05:00Z"/>
                    <w:lang w:val="de-DE"/>
                  </w:rPr>
                </w:rPrChange>
              </w:rPr>
            </w:pPr>
            <w:ins w:id="41165" w:author="Thomas Dietz" w:date="2012-08-08T17:05:00Z">
              <w:r w:rsidRPr="00B80901">
                <w:rPr>
                  <w:rPrChange w:id="41166" w:author="Thomas Dietz" w:date="2012-08-10T13:22:00Z">
                    <w:rPr>
                      <w:lang w:val="de-DE"/>
                    </w:rPr>
                  </w:rPrChange>
                </w:rPr>
                <w:t xml:space="preserve">  </w:t>
              </w:r>
            </w:ins>
          </w:p>
          <w:p w14:paraId="2E03C311" w14:textId="77777777" w:rsidR="009F3611" w:rsidRPr="00B80901" w:rsidRDefault="009F3611" w:rsidP="009F3611">
            <w:pPr>
              <w:pStyle w:val="XML1"/>
              <w:rPr>
                <w:ins w:id="41167" w:author="Thomas Dietz" w:date="2012-08-08T17:05:00Z"/>
                <w:rPrChange w:id="41168" w:author="Thomas Dietz" w:date="2012-08-10T13:22:00Z">
                  <w:rPr>
                    <w:ins w:id="41169" w:author="Thomas Dietz" w:date="2012-08-08T17:05:00Z"/>
                    <w:lang w:val="de-DE"/>
                  </w:rPr>
                </w:rPrChange>
              </w:rPr>
            </w:pPr>
            <w:ins w:id="41170" w:author="Thomas Dietz" w:date="2012-08-08T17:05:00Z">
              <w:r w:rsidRPr="00B80901">
                <w:rPr>
                  <w:rPrChange w:id="41171" w:author="Thomas Dietz" w:date="2012-08-10T13:22:00Z">
                    <w:rPr>
                      <w:lang w:val="de-DE"/>
                    </w:rPr>
                  </w:rPrChange>
                </w:rPr>
                <w:t xml:space="preserve">  grouping KeyValueType {</w:t>
              </w:r>
            </w:ins>
          </w:p>
          <w:p w14:paraId="615F3E5D" w14:textId="77777777" w:rsidR="009F3611" w:rsidRPr="00B80901" w:rsidRDefault="009F3611" w:rsidP="009F3611">
            <w:pPr>
              <w:pStyle w:val="XML1"/>
              <w:rPr>
                <w:ins w:id="41172" w:author="Thomas Dietz" w:date="2012-08-08T17:05:00Z"/>
                <w:rPrChange w:id="41173" w:author="Thomas Dietz" w:date="2012-08-10T13:22:00Z">
                  <w:rPr>
                    <w:ins w:id="41174" w:author="Thomas Dietz" w:date="2012-08-08T17:05:00Z"/>
                    <w:lang w:val="de-DE"/>
                  </w:rPr>
                </w:rPrChange>
              </w:rPr>
            </w:pPr>
            <w:ins w:id="41175" w:author="Thomas Dietz" w:date="2012-08-08T17:05:00Z">
              <w:r w:rsidRPr="00B80901">
                <w:rPr>
                  <w:rPrChange w:id="41176" w:author="Thomas Dietz" w:date="2012-08-10T13:22:00Z">
                    <w:rPr>
                      <w:lang w:val="de-DE"/>
                    </w:rPr>
                  </w:rPrChange>
                </w:rPr>
                <w:t xml:space="preserve">    description "The KeyValue element contains a single public key</w:t>
              </w:r>
            </w:ins>
          </w:p>
          <w:p w14:paraId="1DE851CD" w14:textId="77777777" w:rsidR="009F3611" w:rsidRPr="00B80901" w:rsidRDefault="009F3611" w:rsidP="009F3611">
            <w:pPr>
              <w:pStyle w:val="XML1"/>
              <w:rPr>
                <w:ins w:id="41177" w:author="Thomas Dietz" w:date="2012-08-08T17:05:00Z"/>
                <w:rPrChange w:id="41178" w:author="Thomas Dietz" w:date="2012-08-10T13:22:00Z">
                  <w:rPr>
                    <w:ins w:id="41179" w:author="Thomas Dietz" w:date="2012-08-08T17:05:00Z"/>
                    <w:lang w:val="de-DE"/>
                  </w:rPr>
                </w:rPrChange>
              </w:rPr>
            </w:pPr>
            <w:ins w:id="41180" w:author="Thomas Dietz" w:date="2012-08-08T17:05:00Z">
              <w:r w:rsidRPr="00B80901">
                <w:rPr>
                  <w:rPrChange w:id="41181" w:author="Thomas Dietz" w:date="2012-08-10T13:22:00Z">
                    <w:rPr>
                      <w:lang w:val="de-DE"/>
                    </w:rPr>
                  </w:rPrChange>
                </w:rPr>
                <w:t xml:space="preserve">      that may be useful in validating the signature.</w:t>
              </w:r>
            </w:ins>
          </w:p>
          <w:p w14:paraId="7496DB0B" w14:textId="77777777" w:rsidR="009F3611" w:rsidRPr="00B80901" w:rsidRDefault="009F3611" w:rsidP="009F3611">
            <w:pPr>
              <w:pStyle w:val="XML1"/>
              <w:rPr>
                <w:ins w:id="41182" w:author="Thomas Dietz" w:date="2012-08-08T17:05:00Z"/>
                <w:rPrChange w:id="41183" w:author="Thomas Dietz" w:date="2012-08-10T13:22:00Z">
                  <w:rPr>
                    <w:ins w:id="41184" w:author="Thomas Dietz" w:date="2012-08-08T17:05:00Z"/>
                    <w:lang w:val="de-DE"/>
                  </w:rPr>
                </w:rPrChange>
              </w:rPr>
            </w:pPr>
          </w:p>
          <w:p w14:paraId="5A5E3054" w14:textId="77777777" w:rsidR="009F3611" w:rsidRPr="00B80901" w:rsidRDefault="009F3611" w:rsidP="009F3611">
            <w:pPr>
              <w:pStyle w:val="XML1"/>
              <w:rPr>
                <w:ins w:id="41185" w:author="Thomas Dietz" w:date="2012-08-08T17:05:00Z"/>
                <w:rPrChange w:id="41186" w:author="Thomas Dietz" w:date="2012-08-10T13:22:00Z">
                  <w:rPr>
                    <w:ins w:id="41187" w:author="Thomas Dietz" w:date="2012-08-08T17:05:00Z"/>
                    <w:lang w:val="de-DE"/>
                  </w:rPr>
                </w:rPrChange>
              </w:rPr>
            </w:pPr>
            <w:ins w:id="41188" w:author="Thomas Dietz" w:date="2012-08-08T17:05:00Z">
              <w:r w:rsidRPr="00B80901">
                <w:rPr>
                  <w:rPrChange w:id="41189" w:author="Thomas Dietz" w:date="2012-08-10T13:22:00Z">
                    <w:rPr>
                      <w:lang w:val="de-DE"/>
                    </w:rPr>
                  </w:rPrChange>
                </w:rPr>
                <w:t xml:space="preserve">      NETCONF &lt;edit-config&gt; operations MUST be implemented as </w:t>
              </w:r>
            </w:ins>
          </w:p>
          <w:p w14:paraId="6A70DF9A" w14:textId="77777777" w:rsidR="009F3611" w:rsidRPr="00B80901" w:rsidRDefault="009F3611" w:rsidP="009F3611">
            <w:pPr>
              <w:pStyle w:val="XML1"/>
              <w:rPr>
                <w:ins w:id="41190" w:author="Thomas Dietz" w:date="2012-08-08T17:05:00Z"/>
                <w:rPrChange w:id="41191" w:author="Thomas Dietz" w:date="2012-08-10T13:22:00Z">
                  <w:rPr>
                    <w:ins w:id="41192" w:author="Thomas Dietz" w:date="2012-08-08T17:05:00Z"/>
                    <w:lang w:val="de-DE"/>
                  </w:rPr>
                </w:rPrChange>
              </w:rPr>
            </w:pPr>
            <w:ins w:id="41193" w:author="Thomas Dietz" w:date="2012-08-08T17:05:00Z">
              <w:r w:rsidRPr="00B80901">
                <w:rPr>
                  <w:rPrChange w:id="41194" w:author="Thomas Dietz" w:date="2012-08-10T13:22:00Z">
                    <w:rPr>
                      <w:lang w:val="de-DE"/>
                    </w:rPr>
                  </w:rPrChange>
                </w:rPr>
                <w:t xml:space="preserve">      follows: </w:t>
              </w:r>
            </w:ins>
          </w:p>
          <w:p w14:paraId="073F1607" w14:textId="77777777" w:rsidR="009F3611" w:rsidRPr="00B80901" w:rsidRDefault="009F3611" w:rsidP="009F3611">
            <w:pPr>
              <w:pStyle w:val="XML1"/>
              <w:rPr>
                <w:ins w:id="41195" w:author="Thomas Dietz" w:date="2012-08-08T17:05:00Z"/>
                <w:rPrChange w:id="41196" w:author="Thomas Dietz" w:date="2012-08-10T13:22:00Z">
                  <w:rPr>
                    <w:ins w:id="41197" w:author="Thomas Dietz" w:date="2012-08-08T17:05:00Z"/>
                    <w:lang w:val="de-DE"/>
                  </w:rPr>
                </w:rPrChange>
              </w:rPr>
            </w:pPr>
          </w:p>
          <w:p w14:paraId="1A3CC06B" w14:textId="77777777" w:rsidR="009F3611" w:rsidRPr="00B80901" w:rsidRDefault="009F3611" w:rsidP="009F3611">
            <w:pPr>
              <w:pStyle w:val="XML1"/>
              <w:rPr>
                <w:ins w:id="41198" w:author="Thomas Dietz" w:date="2012-08-08T17:05:00Z"/>
                <w:rPrChange w:id="41199" w:author="Thomas Dietz" w:date="2012-08-10T13:22:00Z">
                  <w:rPr>
                    <w:ins w:id="41200" w:author="Thomas Dietz" w:date="2012-08-08T17:05:00Z"/>
                    <w:lang w:val="de-DE"/>
                  </w:rPr>
                </w:rPrChange>
              </w:rPr>
            </w:pPr>
            <w:ins w:id="41201" w:author="Thomas Dietz" w:date="2012-08-08T17:05:00Z">
              <w:r w:rsidRPr="00B80901">
                <w:rPr>
                  <w:rPrChange w:id="41202" w:author="Thomas Dietz" w:date="2012-08-10T13:22:00Z">
                    <w:rPr>
                      <w:lang w:val="de-DE"/>
                    </w:rPr>
                  </w:rPrChange>
                </w:rPr>
                <w:t xml:space="preserve">      * Exactly one of the elemenst 'DSAKeyValue' or 'RSAKeyValue'</w:t>
              </w:r>
            </w:ins>
          </w:p>
          <w:p w14:paraId="27AE935A" w14:textId="77777777" w:rsidR="009F3611" w:rsidRPr="00B80901" w:rsidRDefault="009F3611" w:rsidP="009F3611">
            <w:pPr>
              <w:pStyle w:val="XML1"/>
              <w:rPr>
                <w:ins w:id="41203" w:author="Thomas Dietz" w:date="2012-08-08T17:05:00Z"/>
                <w:rPrChange w:id="41204" w:author="Thomas Dietz" w:date="2012-08-10T13:22:00Z">
                  <w:rPr>
                    <w:ins w:id="41205" w:author="Thomas Dietz" w:date="2012-08-08T17:05:00Z"/>
                    <w:lang w:val="de-DE"/>
                  </w:rPr>
                </w:rPrChange>
              </w:rPr>
            </w:pPr>
            <w:ins w:id="41206" w:author="Thomas Dietz" w:date="2012-08-08T17:05:00Z">
              <w:r w:rsidRPr="00B80901">
                <w:rPr>
                  <w:rPrChange w:id="41207" w:author="Thomas Dietz" w:date="2012-08-10T13:22:00Z">
                    <w:rPr>
                      <w:lang w:val="de-DE"/>
                    </w:rPr>
                  </w:rPrChange>
                </w:rPr>
                <w:t xml:space="preserve">        all &lt;edit-config&gt; operations.</w:t>
              </w:r>
            </w:ins>
          </w:p>
          <w:p w14:paraId="6F57AC4C" w14:textId="77777777" w:rsidR="009F3611" w:rsidRPr="00B80901" w:rsidRDefault="009F3611" w:rsidP="009F3611">
            <w:pPr>
              <w:pStyle w:val="XML1"/>
              <w:rPr>
                <w:ins w:id="41208" w:author="Thomas Dietz" w:date="2012-08-08T17:05:00Z"/>
                <w:rPrChange w:id="41209" w:author="Thomas Dietz" w:date="2012-08-10T13:22:00Z">
                  <w:rPr>
                    <w:ins w:id="41210" w:author="Thomas Dietz" w:date="2012-08-08T17:05:00Z"/>
                    <w:lang w:val="de-DE"/>
                  </w:rPr>
                </w:rPrChange>
              </w:rPr>
            </w:pPr>
            <w:ins w:id="41211" w:author="Thomas Dietz" w:date="2012-08-08T17:05:00Z">
              <w:r w:rsidRPr="00B80901">
                <w:rPr>
                  <w:rPrChange w:id="41212" w:author="Thomas Dietz" w:date="2012-08-10T13:22:00Z">
                    <w:rPr>
                      <w:lang w:val="de-DE"/>
                    </w:rPr>
                  </w:rPrChange>
                </w:rPr>
                <w:t xml:space="preserve">      * If the operation is 'merge' or 'replace', the element is</w:t>
              </w:r>
            </w:ins>
          </w:p>
          <w:p w14:paraId="1179E031" w14:textId="77777777" w:rsidR="009F3611" w:rsidRPr="00B80901" w:rsidRDefault="009F3611" w:rsidP="009F3611">
            <w:pPr>
              <w:pStyle w:val="XML1"/>
              <w:rPr>
                <w:ins w:id="41213" w:author="Thomas Dietz" w:date="2012-08-08T17:05:00Z"/>
                <w:rPrChange w:id="41214" w:author="Thomas Dietz" w:date="2012-08-10T13:22:00Z">
                  <w:rPr>
                    <w:ins w:id="41215" w:author="Thomas Dietz" w:date="2012-08-08T17:05:00Z"/>
                    <w:lang w:val="de-DE"/>
                  </w:rPr>
                </w:rPrChange>
              </w:rPr>
            </w:pPr>
            <w:ins w:id="41216" w:author="Thomas Dietz" w:date="2012-08-08T17:05:00Z">
              <w:r w:rsidRPr="00B80901">
                <w:rPr>
                  <w:rPrChange w:id="41217" w:author="Thomas Dietz" w:date="2012-08-10T13:22:00Z">
                    <w:rPr>
                      <w:lang w:val="de-DE"/>
                    </w:rPr>
                  </w:rPrChange>
                </w:rPr>
                <w:t xml:space="preserve">        created if it does not exist, and its value is set to the</w:t>
              </w:r>
            </w:ins>
          </w:p>
          <w:p w14:paraId="0B9A5F97" w14:textId="77777777" w:rsidR="009F3611" w:rsidRPr="00B80901" w:rsidRDefault="009F3611" w:rsidP="009F3611">
            <w:pPr>
              <w:pStyle w:val="XML1"/>
              <w:rPr>
                <w:ins w:id="41218" w:author="Thomas Dietz" w:date="2012-08-08T17:05:00Z"/>
                <w:rPrChange w:id="41219" w:author="Thomas Dietz" w:date="2012-08-10T13:22:00Z">
                  <w:rPr>
                    <w:ins w:id="41220" w:author="Thomas Dietz" w:date="2012-08-08T17:05:00Z"/>
                    <w:lang w:val="de-DE"/>
                  </w:rPr>
                </w:rPrChange>
              </w:rPr>
            </w:pPr>
            <w:ins w:id="41221" w:author="Thomas Dietz" w:date="2012-08-08T17:05:00Z">
              <w:r w:rsidRPr="00B80901">
                <w:rPr>
                  <w:rPrChange w:id="41222" w:author="Thomas Dietz" w:date="2012-08-10T13:22:00Z">
                    <w:rPr>
                      <w:lang w:val="de-DE"/>
                    </w:rPr>
                  </w:rPrChange>
                </w:rPr>
                <w:t xml:space="preserve">        value found in the XML RPC data.</w:t>
              </w:r>
            </w:ins>
          </w:p>
          <w:p w14:paraId="3C51E8A4" w14:textId="77777777" w:rsidR="009F3611" w:rsidRPr="00B80901" w:rsidRDefault="009F3611" w:rsidP="009F3611">
            <w:pPr>
              <w:pStyle w:val="XML1"/>
              <w:rPr>
                <w:ins w:id="41223" w:author="Thomas Dietz" w:date="2012-08-08T17:05:00Z"/>
                <w:rPrChange w:id="41224" w:author="Thomas Dietz" w:date="2012-08-10T13:22:00Z">
                  <w:rPr>
                    <w:ins w:id="41225" w:author="Thomas Dietz" w:date="2012-08-08T17:05:00Z"/>
                    <w:lang w:val="de-DE"/>
                  </w:rPr>
                </w:rPrChange>
              </w:rPr>
            </w:pPr>
            <w:ins w:id="41226" w:author="Thomas Dietz" w:date="2012-08-08T17:05:00Z">
              <w:r w:rsidRPr="00B80901">
                <w:rPr>
                  <w:rPrChange w:id="41227" w:author="Thomas Dietz" w:date="2012-08-10T13:22:00Z">
                    <w:rPr>
                      <w:lang w:val="de-DE"/>
                    </w:rPr>
                  </w:rPrChange>
                </w:rPr>
                <w:t xml:space="preserve">      * If the operation is 'create', the element is created if it</w:t>
              </w:r>
            </w:ins>
          </w:p>
          <w:p w14:paraId="2D56ABAE" w14:textId="77777777" w:rsidR="009F3611" w:rsidRPr="00B80901" w:rsidRDefault="009F3611" w:rsidP="009F3611">
            <w:pPr>
              <w:pStyle w:val="XML1"/>
              <w:rPr>
                <w:ins w:id="41228" w:author="Thomas Dietz" w:date="2012-08-08T17:05:00Z"/>
                <w:rPrChange w:id="41229" w:author="Thomas Dietz" w:date="2012-08-10T13:22:00Z">
                  <w:rPr>
                    <w:ins w:id="41230" w:author="Thomas Dietz" w:date="2012-08-08T17:05:00Z"/>
                    <w:lang w:val="de-DE"/>
                  </w:rPr>
                </w:rPrChange>
              </w:rPr>
            </w:pPr>
            <w:ins w:id="41231" w:author="Thomas Dietz" w:date="2012-08-08T17:05:00Z">
              <w:r w:rsidRPr="00B80901">
                <w:rPr>
                  <w:rPrChange w:id="41232" w:author="Thomas Dietz" w:date="2012-08-10T13:22:00Z">
                    <w:rPr>
                      <w:lang w:val="de-DE"/>
                    </w:rPr>
                  </w:rPrChange>
                </w:rPr>
                <w:t xml:space="preserve">        does not exist. If the element already exists, a</w:t>
              </w:r>
            </w:ins>
          </w:p>
          <w:p w14:paraId="7104EC5A" w14:textId="77777777" w:rsidR="009F3611" w:rsidRPr="00B80901" w:rsidRDefault="009F3611" w:rsidP="009F3611">
            <w:pPr>
              <w:pStyle w:val="XML1"/>
              <w:rPr>
                <w:ins w:id="41233" w:author="Thomas Dietz" w:date="2012-08-08T17:05:00Z"/>
                <w:rPrChange w:id="41234" w:author="Thomas Dietz" w:date="2012-08-10T13:22:00Z">
                  <w:rPr>
                    <w:ins w:id="41235" w:author="Thomas Dietz" w:date="2012-08-08T17:05:00Z"/>
                    <w:lang w:val="de-DE"/>
                  </w:rPr>
                </w:rPrChange>
              </w:rPr>
            </w:pPr>
            <w:ins w:id="41236" w:author="Thomas Dietz" w:date="2012-08-08T17:05:00Z">
              <w:r w:rsidRPr="00B80901">
                <w:rPr>
                  <w:rPrChange w:id="41237" w:author="Thomas Dietz" w:date="2012-08-10T13:22:00Z">
                    <w:rPr>
                      <w:lang w:val="de-DE"/>
                    </w:rPr>
                  </w:rPrChange>
                </w:rPr>
                <w:t xml:space="preserve">        'data</w:t>
              </w:r>
              <w:r w:rsidRPr="00B80901">
                <w:rPr>
                  <w:rFonts w:ascii="MS Mincho" w:eastAsia="MS Mincho" w:hAnsi="MS Mincho" w:cs="MS Mincho"/>
                  <w:rPrChange w:id="41238" w:author="Thomas Dietz" w:date="2012-08-10T13:22:00Z">
                    <w:rPr>
                      <w:rFonts w:ascii="MS Mincho" w:eastAsia="MS Mincho" w:hAnsi="MS Mincho" w:cs="MS Mincho"/>
                      <w:lang w:val="de-DE"/>
                    </w:rPr>
                  </w:rPrChange>
                </w:rPr>
                <w:t>‑</w:t>
              </w:r>
              <w:r w:rsidRPr="00B80901">
                <w:rPr>
                  <w:rPrChange w:id="41239" w:author="Thomas Dietz" w:date="2012-08-10T13:22:00Z">
                    <w:rPr>
                      <w:lang w:val="de-DE"/>
                    </w:rPr>
                  </w:rPrChange>
                </w:rPr>
                <w:t>exists' error is returned.</w:t>
              </w:r>
            </w:ins>
          </w:p>
          <w:p w14:paraId="64EC3719" w14:textId="77777777" w:rsidR="009F3611" w:rsidRPr="00B80901" w:rsidRDefault="009F3611" w:rsidP="009F3611">
            <w:pPr>
              <w:pStyle w:val="XML1"/>
              <w:rPr>
                <w:ins w:id="41240" w:author="Thomas Dietz" w:date="2012-08-08T17:05:00Z"/>
                <w:rPrChange w:id="41241" w:author="Thomas Dietz" w:date="2012-08-10T13:22:00Z">
                  <w:rPr>
                    <w:ins w:id="41242" w:author="Thomas Dietz" w:date="2012-08-08T17:05:00Z"/>
                    <w:lang w:val="de-DE"/>
                  </w:rPr>
                </w:rPrChange>
              </w:rPr>
            </w:pPr>
            <w:ins w:id="41243" w:author="Thomas Dietz" w:date="2012-08-08T17:05:00Z">
              <w:r w:rsidRPr="00B80901">
                <w:rPr>
                  <w:rPrChange w:id="41244" w:author="Thomas Dietz" w:date="2012-08-10T13:22:00Z">
                    <w:rPr>
                      <w:lang w:val="de-DE"/>
                    </w:rPr>
                  </w:rPrChange>
                </w:rPr>
                <w:t xml:space="preserve">      * If the operation is 'delete', the element is deleted if it</w:t>
              </w:r>
            </w:ins>
          </w:p>
          <w:p w14:paraId="550AA468" w14:textId="77777777" w:rsidR="009F3611" w:rsidRPr="00B80901" w:rsidRDefault="009F3611" w:rsidP="009F3611">
            <w:pPr>
              <w:pStyle w:val="XML1"/>
              <w:rPr>
                <w:ins w:id="41245" w:author="Thomas Dietz" w:date="2012-08-08T17:05:00Z"/>
                <w:rPrChange w:id="41246" w:author="Thomas Dietz" w:date="2012-08-10T13:22:00Z">
                  <w:rPr>
                    <w:ins w:id="41247" w:author="Thomas Dietz" w:date="2012-08-08T17:05:00Z"/>
                    <w:lang w:val="de-DE"/>
                  </w:rPr>
                </w:rPrChange>
              </w:rPr>
            </w:pPr>
            <w:ins w:id="41248" w:author="Thomas Dietz" w:date="2012-08-08T17:05:00Z">
              <w:r w:rsidRPr="00B80901">
                <w:rPr>
                  <w:rPrChange w:id="41249" w:author="Thomas Dietz" w:date="2012-08-10T13:22:00Z">
                    <w:rPr>
                      <w:lang w:val="de-DE"/>
                    </w:rPr>
                  </w:rPrChange>
                </w:rPr>
                <w:t xml:space="preserve">        exists. If the element does not exist, a 'data</w:t>
              </w:r>
              <w:r w:rsidRPr="00B80901">
                <w:rPr>
                  <w:rFonts w:ascii="MS Mincho" w:eastAsia="MS Mincho" w:hAnsi="MS Mincho" w:cs="MS Mincho"/>
                  <w:rPrChange w:id="41250" w:author="Thomas Dietz" w:date="2012-08-10T13:22:00Z">
                    <w:rPr>
                      <w:rFonts w:ascii="MS Mincho" w:eastAsia="MS Mincho" w:hAnsi="MS Mincho" w:cs="MS Mincho"/>
                      <w:lang w:val="de-DE"/>
                    </w:rPr>
                  </w:rPrChange>
                </w:rPr>
                <w:t>‑</w:t>
              </w:r>
              <w:r w:rsidRPr="00B80901">
                <w:rPr>
                  <w:rPrChange w:id="41251" w:author="Thomas Dietz" w:date="2012-08-10T13:22:00Z">
                    <w:rPr>
                      <w:lang w:val="de-DE"/>
                    </w:rPr>
                  </w:rPrChange>
                </w:rPr>
                <w:t>missing'</w:t>
              </w:r>
            </w:ins>
          </w:p>
          <w:p w14:paraId="1451F9F5" w14:textId="77777777" w:rsidR="009F3611" w:rsidRPr="00B80901" w:rsidRDefault="009F3611" w:rsidP="009F3611">
            <w:pPr>
              <w:pStyle w:val="XML1"/>
              <w:rPr>
                <w:ins w:id="41252" w:author="Thomas Dietz" w:date="2012-08-08T17:05:00Z"/>
                <w:rPrChange w:id="41253" w:author="Thomas Dietz" w:date="2012-08-10T13:22:00Z">
                  <w:rPr>
                    <w:ins w:id="41254" w:author="Thomas Dietz" w:date="2012-08-08T17:05:00Z"/>
                    <w:lang w:val="de-DE"/>
                  </w:rPr>
                </w:rPrChange>
              </w:rPr>
            </w:pPr>
            <w:ins w:id="41255" w:author="Thomas Dietz" w:date="2012-08-08T17:05:00Z">
              <w:r w:rsidRPr="00B80901">
                <w:rPr>
                  <w:rPrChange w:id="41256" w:author="Thomas Dietz" w:date="2012-08-10T13:22:00Z">
                    <w:rPr>
                      <w:lang w:val="de-DE"/>
                    </w:rPr>
                  </w:rPrChange>
                </w:rPr>
                <w:t xml:space="preserve">        error is returned.";</w:t>
              </w:r>
            </w:ins>
          </w:p>
          <w:p w14:paraId="27EEED1E" w14:textId="77777777" w:rsidR="009F3611" w:rsidRPr="00B80901" w:rsidRDefault="009F3611" w:rsidP="009F3611">
            <w:pPr>
              <w:pStyle w:val="XML1"/>
              <w:rPr>
                <w:ins w:id="41257" w:author="Thomas Dietz" w:date="2012-08-08T17:05:00Z"/>
                <w:rPrChange w:id="41258" w:author="Thomas Dietz" w:date="2012-08-10T13:22:00Z">
                  <w:rPr>
                    <w:ins w:id="41259" w:author="Thomas Dietz" w:date="2012-08-08T17:05:00Z"/>
                    <w:lang w:val="de-DE"/>
                  </w:rPr>
                </w:rPrChange>
              </w:rPr>
            </w:pPr>
            <w:ins w:id="41260" w:author="Thomas Dietz" w:date="2012-08-08T17:05:00Z">
              <w:r w:rsidRPr="00B80901">
                <w:rPr>
                  <w:rPrChange w:id="41261" w:author="Thomas Dietz" w:date="2012-08-10T13:22:00Z">
                    <w:rPr>
                      <w:lang w:val="de-DE"/>
                    </w:rPr>
                  </w:rPrChange>
                </w:rPr>
                <w:t xml:space="preserve">    choice key-type {</w:t>
              </w:r>
            </w:ins>
          </w:p>
          <w:p w14:paraId="140B6BD2" w14:textId="77777777" w:rsidR="009F3611" w:rsidRPr="00B80901" w:rsidRDefault="009F3611" w:rsidP="009F3611">
            <w:pPr>
              <w:pStyle w:val="XML1"/>
              <w:rPr>
                <w:ins w:id="41262" w:author="Thomas Dietz" w:date="2012-08-08T17:05:00Z"/>
                <w:rPrChange w:id="41263" w:author="Thomas Dietz" w:date="2012-08-10T13:22:00Z">
                  <w:rPr>
                    <w:ins w:id="41264" w:author="Thomas Dietz" w:date="2012-08-08T17:05:00Z"/>
                    <w:lang w:val="de-DE"/>
                  </w:rPr>
                </w:rPrChange>
              </w:rPr>
            </w:pPr>
            <w:ins w:id="41265" w:author="Thomas Dietz" w:date="2012-08-08T17:05:00Z">
              <w:r w:rsidRPr="00B80901">
                <w:rPr>
                  <w:rPrChange w:id="41266" w:author="Thomas Dietz" w:date="2012-08-10T13:22:00Z">
                    <w:rPr>
                      <w:lang w:val="de-DE"/>
                    </w:rPr>
                  </w:rPrChange>
                </w:rPr>
                <w:t xml:space="preserve">      mandatory true;</w:t>
              </w:r>
            </w:ins>
          </w:p>
          <w:p w14:paraId="15341B8D" w14:textId="77777777" w:rsidR="009F3611" w:rsidRPr="00B80901" w:rsidRDefault="009F3611" w:rsidP="009F3611">
            <w:pPr>
              <w:pStyle w:val="XML1"/>
              <w:rPr>
                <w:ins w:id="41267" w:author="Thomas Dietz" w:date="2012-08-08T17:05:00Z"/>
                <w:rPrChange w:id="41268" w:author="Thomas Dietz" w:date="2012-08-10T13:22:00Z">
                  <w:rPr>
                    <w:ins w:id="41269" w:author="Thomas Dietz" w:date="2012-08-08T17:05:00Z"/>
                    <w:lang w:val="de-DE"/>
                  </w:rPr>
                </w:rPrChange>
              </w:rPr>
            </w:pPr>
            <w:ins w:id="41270" w:author="Thomas Dietz" w:date="2012-08-08T17:05:00Z">
              <w:r w:rsidRPr="00B80901">
                <w:rPr>
                  <w:rPrChange w:id="41271" w:author="Thomas Dietz" w:date="2012-08-10T13:22:00Z">
                    <w:rPr>
                      <w:lang w:val="de-DE"/>
                    </w:rPr>
                  </w:rPrChange>
                </w:rPr>
                <w:t xml:space="preserve">      case dsa {</w:t>
              </w:r>
            </w:ins>
          </w:p>
          <w:p w14:paraId="0B11B5E9" w14:textId="77777777" w:rsidR="009F3611" w:rsidRPr="00B80901" w:rsidRDefault="009F3611" w:rsidP="009F3611">
            <w:pPr>
              <w:pStyle w:val="XML1"/>
              <w:rPr>
                <w:ins w:id="41272" w:author="Thomas Dietz" w:date="2012-08-08T17:05:00Z"/>
                <w:rPrChange w:id="41273" w:author="Thomas Dietz" w:date="2012-08-10T13:22:00Z">
                  <w:rPr>
                    <w:ins w:id="41274" w:author="Thomas Dietz" w:date="2012-08-08T17:05:00Z"/>
                    <w:lang w:val="de-DE"/>
                  </w:rPr>
                </w:rPrChange>
              </w:rPr>
            </w:pPr>
            <w:ins w:id="41275" w:author="Thomas Dietz" w:date="2012-08-08T17:05:00Z">
              <w:r w:rsidRPr="00B80901">
                <w:rPr>
                  <w:rPrChange w:id="41276" w:author="Thomas Dietz" w:date="2012-08-10T13:22:00Z">
                    <w:rPr>
                      <w:lang w:val="de-DE"/>
                    </w:rPr>
                  </w:rPrChange>
                </w:rPr>
                <w:t xml:space="preserve">        container DSAKeyValue {</w:t>
              </w:r>
            </w:ins>
          </w:p>
          <w:p w14:paraId="417C5C46" w14:textId="77777777" w:rsidR="009F3611" w:rsidRPr="00B80901" w:rsidRDefault="009F3611" w:rsidP="009F3611">
            <w:pPr>
              <w:pStyle w:val="XML1"/>
              <w:rPr>
                <w:ins w:id="41277" w:author="Thomas Dietz" w:date="2012-08-08T17:05:00Z"/>
                <w:rPrChange w:id="41278" w:author="Thomas Dietz" w:date="2012-08-10T13:22:00Z">
                  <w:rPr>
                    <w:ins w:id="41279" w:author="Thomas Dietz" w:date="2012-08-08T17:05:00Z"/>
                    <w:lang w:val="de-DE"/>
                  </w:rPr>
                </w:rPrChange>
              </w:rPr>
            </w:pPr>
            <w:ins w:id="41280" w:author="Thomas Dietz" w:date="2012-08-08T17:05:00Z">
              <w:r w:rsidRPr="00B80901">
                <w:rPr>
                  <w:rPrChange w:id="41281" w:author="Thomas Dietz" w:date="2012-08-10T13:22:00Z">
                    <w:rPr>
                      <w:lang w:val="de-DE"/>
                    </w:rPr>
                  </w:rPrChange>
                </w:rPr>
                <w:t xml:space="preserve">          uses DSAKeyValueType;</w:t>
              </w:r>
            </w:ins>
          </w:p>
          <w:p w14:paraId="5AECBED9" w14:textId="77777777" w:rsidR="009F3611" w:rsidRPr="00B80901" w:rsidRDefault="009F3611" w:rsidP="009F3611">
            <w:pPr>
              <w:pStyle w:val="XML1"/>
              <w:rPr>
                <w:ins w:id="41282" w:author="Thomas Dietz" w:date="2012-08-08T17:05:00Z"/>
                <w:rPrChange w:id="41283" w:author="Thomas Dietz" w:date="2012-08-10T13:22:00Z">
                  <w:rPr>
                    <w:ins w:id="41284" w:author="Thomas Dietz" w:date="2012-08-08T17:05:00Z"/>
                    <w:lang w:val="de-DE"/>
                  </w:rPr>
                </w:rPrChange>
              </w:rPr>
            </w:pPr>
            <w:ins w:id="41285" w:author="Thomas Dietz" w:date="2012-08-08T17:05:00Z">
              <w:r w:rsidRPr="00B80901">
                <w:rPr>
                  <w:rPrChange w:id="41286" w:author="Thomas Dietz" w:date="2012-08-10T13:22:00Z">
                    <w:rPr>
                      <w:lang w:val="de-DE"/>
                    </w:rPr>
                  </w:rPrChange>
                </w:rPr>
                <w:t xml:space="preserve">        }</w:t>
              </w:r>
            </w:ins>
          </w:p>
          <w:p w14:paraId="4762675E" w14:textId="77777777" w:rsidR="009F3611" w:rsidRPr="00B80901" w:rsidRDefault="009F3611" w:rsidP="009F3611">
            <w:pPr>
              <w:pStyle w:val="XML1"/>
              <w:rPr>
                <w:ins w:id="41287" w:author="Thomas Dietz" w:date="2012-08-08T17:05:00Z"/>
                <w:rPrChange w:id="41288" w:author="Thomas Dietz" w:date="2012-08-10T13:22:00Z">
                  <w:rPr>
                    <w:ins w:id="41289" w:author="Thomas Dietz" w:date="2012-08-08T17:05:00Z"/>
                    <w:lang w:val="de-DE"/>
                  </w:rPr>
                </w:rPrChange>
              </w:rPr>
            </w:pPr>
            <w:ins w:id="41290" w:author="Thomas Dietz" w:date="2012-08-08T17:05:00Z">
              <w:r w:rsidRPr="00B80901">
                <w:rPr>
                  <w:rPrChange w:id="41291" w:author="Thomas Dietz" w:date="2012-08-10T13:22:00Z">
                    <w:rPr>
                      <w:lang w:val="de-DE"/>
                    </w:rPr>
                  </w:rPrChange>
                </w:rPr>
                <w:t xml:space="preserve">      }</w:t>
              </w:r>
            </w:ins>
          </w:p>
          <w:p w14:paraId="25246781" w14:textId="77777777" w:rsidR="009F3611" w:rsidRPr="00B80901" w:rsidRDefault="009F3611" w:rsidP="009F3611">
            <w:pPr>
              <w:pStyle w:val="XML1"/>
              <w:rPr>
                <w:ins w:id="41292" w:author="Thomas Dietz" w:date="2012-08-08T17:05:00Z"/>
                <w:rPrChange w:id="41293" w:author="Thomas Dietz" w:date="2012-08-10T13:22:00Z">
                  <w:rPr>
                    <w:ins w:id="41294" w:author="Thomas Dietz" w:date="2012-08-08T17:05:00Z"/>
                    <w:lang w:val="de-DE"/>
                  </w:rPr>
                </w:rPrChange>
              </w:rPr>
            </w:pPr>
            <w:ins w:id="41295" w:author="Thomas Dietz" w:date="2012-08-08T17:05:00Z">
              <w:r w:rsidRPr="00B80901">
                <w:rPr>
                  <w:rPrChange w:id="41296" w:author="Thomas Dietz" w:date="2012-08-10T13:22:00Z">
                    <w:rPr>
                      <w:lang w:val="de-DE"/>
                    </w:rPr>
                  </w:rPrChange>
                </w:rPr>
                <w:t xml:space="preserve">      case rsa {</w:t>
              </w:r>
            </w:ins>
          </w:p>
          <w:p w14:paraId="00A377FD" w14:textId="77777777" w:rsidR="009F3611" w:rsidRPr="00B80901" w:rsidRDefault="009F3611" w:rsidP="009F3611">
            <w:pPr>
              <w:pStyle w:val="XML1"/>
              <w:rPr>
                <w:ins w:id="41297" w:author="Thomas Dietz" w:date="2012-08-08T17:05:00Z"/>
                <w:rPrChange w:id="41298" w:author="Thomas Dietz" w:date="2012-08-10T13:22:00Z">
                  <w:rPr>
                    <w:ins w:id="41299" w:author="Thomas Dietz" w:date="2012-08-08T17:05:00Z"/>
                    <w:lang w:val="de-DE"/>
                  </w:rPr>
                </w:rPrChange>
              </w:rPr>
            </w:pPr>
            <w:ins w:id="41300" w:author="Thomas Dietz" w:date="2012-08-08T17:05:00Z">
              <w:r w:rsidRPr="00B80901">
                <w:rPr>
                  <w:rPrChange w:id="41301" w:author="Thomas Dietz" w:date="2012-08-10T13:22:00Z">
                    <w:rPr>
                      <w:lang w:val="de-DE"/>
                    </w:rPr>
                  </w:rPrChange>
                </w:rPr>
                <w:t xml:space="preserve">        container RSAKeyValue {</w:t>
              </w:r>
            </w:ins>
          </w:p>
          <w:p w14:paraId="1A3EDA43" w14:textId="77777777" w:rsidR="009F3611" w:rsidRPr="00B80901" w:rsidRDefault="009F3611" w:rsidP="009F3611">
            <w:pPr>
              <w:pStyle w:val="XML1"/>
              <w:rPr>
                <w:ins w:id="41302" w:author="Thomas Dietz" w:date="2012-08-08T17:05:00Z"/>
                <w:rPrChange w:id="41303" w:author="Thomas Dietz" w:date="2012-08-10T13:22:00Z">
                  <w:rPr>
                    <w:ins w:id="41304" w:author="Thomas Dietz" w:date="2012-08-08T17:05:00Z"/>
                    <w:lang w:val="de-DE"/>
                  </w:rPr>
                </w:rPrChange>
              </w:rPr>
            </w:pPr>
            <w:ins w:id="41305" w:author="Thomas Dietz" w:date="2012-08-08T17:05:00Z">
              <w:r w:rsidRPr="00B80901">
                <w:rPr>
                  <w:rPrChange w:id="41306" w:author="Thomas Dietz" w:date="2012-08-10T13:22:00Z">
                    <w:rPr>
                      <w:lang w:val="de-DE"/>
                    </w:rPr>
                  </w:rPrChange>
                </w:rPr>
                <w:t xml:space="preserve">          uses RSAKeyValueType;</w:t>
              </w:r>
            </w:ins>
          </w:p>
          <w:p w14:paraId="7847FC67" w14:textId="77777777" w:rsidR="009F3611" w:rsidRPr="00B80901" w:rsidRDefault="009F3611" w:rsidP="009F3611">
            <w:pPr>
              <w:pStyle w:val="XML1"/>
              <w:rPr>
                <w:ins w:id="41307" w:author="Thomas Dietz" w:date="2012-08-08T17:05:00Z"/>
                <w:rPrChange w:id="41308" w:author="Thomas Dietz" w:date="2012-08-10T13:22:00Z">
                  <w:rPr>
                    <w:ins w:id="41309" w:author="Thomas Dietz" w:date="2012-08-08T17:05:00Z"/>
                    <w:lang w:val="de-DE"/>
                  </w:rPr>
                </w:rPrChange>
              </w:rPr>
            </w:pPr>
            <w:ins w:id="41310" w:author="Thomas Dietz" w:date="2012-08-08T17:05:00Z">
              <w:r w:rsidRPr="00B80901">
                <w:rPr>
                  <w:rPrChange w:id="41311" w:author="Thomas Dietz" w:date="2012-08-10T13:22:00Z">
                    <w:rPr>
                      <w:lang w:val="de-DE"/>
                    </w:rPr>
                  </w:rPrChange>
                </w:rPr>
                <w:t xml:space="preserve">        }</w:t>
              </w:r>
            </w:ins>
          </w:p>
          <w:p w14:paraId="7CAAEC5E" w14:textId="77777777" w:rsidR="009F3611" w:rsidRPr="00B80901" w:rsidRDefault="009F3611" w:rsidP="009F3611">
            <w:pPr>
              <w:pStyle w:val="XML1"/>
              <w:rPr>
                <w:ins w:id="41312" w:author="Thomas Dietz" w:date="2012-08-08T17:05:00Z"/>
                <w:rPrChange w:id="41313" w:author="Thomas Dietz" w:date="2012-08-10T13:22:00Z">
                  <w:rPr>
                    <w:ins w:id="41314" w:author="Thomas Dietz" w:date="2012-08-08T17:05:00Z"/>
                    <w:lang w:val="de-DE"/>
                  </w:rPr>
                </w:rPrChange>
              </w:rPr>
            </w:pPr>
            <w:ins w:id="41315" w:author="Thomas Dietz" w:date="2012-08-08T17:05:00Z">
              <w:r w:rsidRPr="00B80901">
                <w:rPr>
                  <w:rPrChange w:id="41316" w:author="Thomas Dietz" w:date="2012-08-10T13:22:00Z">
                    <w:rPr>
                      <w:lang w:val="de-DE"/>
                    </w:rPr>
                  </w:rPrChange>
                </w:rPr>
                <w:t xml:space="preserve">      }</w:t>
              </w:r>
            </w:ins>
          </w:p>
          <w:p w14:paraId="443ADECA" w14:textId="77777777" w:rsidR="009F3611" w:rsidRPr="00B80901" w:rsidRDefault="009F3611" w:rsidP="009F3611">
            <w:pPr>
              <w:pStyle w:val="XML1"/>
              <w:rPr>
                <w:ins w:id="41317" w:author="Thomas Dietz" w:date="2012-08-08T17:05:00Z"/>
                <w:rPrChange w:id="41318" w:author="Thomas Dietz" w:date="2012-08-10T13:22:00Z">
                  <w:rPr>
                    <w:ins w:id="41319" w:author="Thomas Dietz" w:date="2012-08-08T17:05:00Z"/>
                    <w:lang w:val="de-DE"/>
                  </w:rPr>
                </w:rPrChange>
              </w:rPr>
            </w:pPr>
            <w:ins w:id="41320" w:author="Thomas Dietz" w:date="2012-08-08T17:05:00Z">
              <w:r w:rsidRPr="00B80901">
                <w:rPr>
                  <w:rPrChange w:id="41321" w:author="Thomas Dietz" w:date="2012-08-10T13:22:00Z">
                    <w:rPr>
                      <w:lang w:val="de-DE"/>
                    </w:rPr>
                  </w:rPrChange>
                </w:rPr>
                <w:t xml:space="preserve">    }</w:t>
              </w:r>
            </w:ins>
          </w:p>
          <w:p w14:paraId="2181C2FA" w14:textId="77777777" w:rsidR="009F3611" w:rsidRPr="00B80901" w:rsidRDefault="009F3611" w:rsidP="009F3611">
            <w:pPr>
              <w:pStyle w:val="XML1"/>
              <w:rPr>
                <w:ins w:id="41322" w:author="Thomas Dietz" w:date="2012-08-08T17:05:00Z"/>
                <w:rPrChange w:id="41323" w:author="Thomas Dietz" w:date="2012-08-10T13:22:00Z">
                  <w:rPr>
                    <w:ins w:id="41324" w:author="Thomas Dietz" w:date="2012-08-08T17:05:00Z"/>
                    <w:lang w:val="de-DE"/>
                  </w:rPr>
                </w:rPrChange>
              </w:rPr>
            </w:pPr>
            <w:ins w:id="41325" w:author="Thomas Dietz" w:date="2012-08-08T17:05:00Z">
              <w:r w:rsidRPr="00B80901">
                <w:rPr>
                  <w:rPrChange w:id="41326" w:author="Thomas Dietz" w:date="2012-08-10T13:22:00Z">
                    <w:rPr>
                      <w:lang w:val="de-DE"/>
                    </w:rPr>
                  </w:rPrChange>
                </w:rPr>
                <w:t xml:space="preserve">  }</w:t>
              </w:r>
            </w:ins>
          </w:p>
          <w:p w14:paraId="0A21B143" w14:textId="77777777" w:rsidR="009F3611" w:rsidRPr="00B80901" w:rsidRDefault="009F3611" w:rsidP="009F3611">
            <w:pPr>
              <w:pStyle w:val="XML1"/>
              <w:rPr>
                <w:ins w:id="41327" w:author="Thomas Dietz" w:date="2012-08-08T17:05:00Z"/>
                <w:rPrChange w:id="41328" w:author="Thomas Dietz" w:date="2012-08-10T13:22:00Z">
                  <w:rPr>
                    <w:ins w:id="41329" w:author="Thomas Dietz" w:date="2012-08-08T17:05:00Z"/>
                    <w:lang w:val="de-DE"/>
                  </w:rPr>
                </w:rPrChange>
              </w:rPr>
            </w:pPr>
            <w:ins w:id="41330" w:author="Thomas Dietz" w:date="2012-08-08T17:05:00Z">
              <w:r w:rsidRPr="00B80901">
                <w:rPr>
                  <w:rPrChange w:id="41331" w:author="Thomas Dietz" w:date="2012-08-10T13:22:00Z">
                    <w:rPr>
                      <w:lang w:val="de-DE"/>
                    </w:rPr>
                  </w:rPrChange>
                </w:rPr>
                <w:lastRenderedPageBreak/>
                <w:t xml:space="preserve">  </w:t>
              </w:r>
            </w:ins>
          </w:p>
          <w:p w14:paraId="499A12E8" w14:textId="77777777" w:rsidR="009F3611" w:rsidRPr="00B80901" w:rsidRDefault="009F3611" w:rsidP="009F3611">
            <w:pPr>
              <w:pStyle w:val="XML1"/>
              <w:rPr>
                <w:ins w:id="41332" w:author="Thomas Dietz" w:date="2012-08-08T17:05:00Z"/>
                <w:rPrChange w:id="41333" w:author="Thomas Dietz" w:date="2012-08-10T13:22:00Z">
                  <w:rPr>
                    <w:ins w:id="41334" w:author="Thomas Dietz" w:date="2012-08-08T17:05:00Z"/>
                    <w:lang w:val="de-DE"/>
                  </w:rPr>
                </w:rPrChange>
              </w:rPr>
            </w:pPr>
            <w:ins w:id="41335" w:author="Thomas Dietz" w:date="2012-08-08T17:05:00Z">
              <w:r w:rsidRPr="00B80901">
                <w:rPr>
                  <w:rPrChange w:id="41336" w:author="Thomas Dietz" w:date="2012-08-10T13:22:00Z">
                    <w:rPr>
                      <w:lang w:val="de-DE"/>
                    </w:rPr>
                  </w:rPrChange>
                </w:rPr>
                <w:t xml:space="preserve">  grouping DSAKeyValueType {</w:t>
              </w:r>
            </w:ins>
          </w:p>
          <w:p w14:paraId="36D437A2" w14:textId="77777777" w:rsidR="009F3611" w:rsidRPr="00B80901" w:rsidRDefault="009F3611" w:rsidP="009F3611">
            <w:pPr>
              <w:pStyle w:val="XML1"/>
              <w:rPr>
                <w:ins w:id="41337" w:author="Thomas Dietz" w:date="2012-08-08T17:05:00Z"/>
                <w:rPrChange w:id="41338" w:author="Thomas Dietz" w:date="2012-08-10T13:22:00Z">
                  <w:rPr>
                    <w:ins w:id="41339" w:author="Thomas Dietz" w:date="2012-08-08T17:05:00Z"/>
                    <w:lang w:val="de-DE"/>
                  </w:rPr>
                </w:rPrChange>
              </w:rPr>
            </w:pPr>
            <w:ins w:id="41340" w:author="Thomas Dietz" w:date="2012-08-08T17:05:00Z">
              <w:r w:rsidRPr="00B80901">
                <w:rPr>
                  <w:rPrChange w:id="41341" w:author="Thomas Dietz" w:date="2012-08-10T13:22:00Z">
                    <w:rPr>
                      <w:lang w:val="de-DE"/>
                    </w:rPr>
                  </w:rPrChange>
                </w:rPr>
                <w:t xml:space="preserve">    description "DSA keys and the DSA signature algorithm are</w:t>
              </w:r>
            </w:ins>
          </w:p>
          <w:p w14:paraId="0667042B" w14:textId="77777777" w:rsidR="009F3611" w:rsidRPr="00B80901" w:rsidRDefault="009F3611" w:rsidP="009F3611">
            <w:pPr>
              <w:pStyle w:val="XML1"/>
              <w:rPr>
                <w:ins w:id="41342" w:author="Thomas Dietz" w:date="2012-08-08T17:05:00Z"/>
                <w:rPrChange w:id="41343" w:author="Thomas Dietz" w:date="2012-08-10T13:22:00Z">
                  <w:rPr>
                    <w:ins w:id="41344" w:author="Thomas Dietz" w:date="2012-08-08T17:05:00Z"/>
                    <w:lang w:val="de-DE"/>
                  </w:rPr>
                </w:rPrChange>
              </w:rPr>
            </w:pPr>
            <w:ins w:id="41345" w:author="Thomas Dietz" w:date="2012-08-08T17:05:00Z">
              <w:r w:rsidRPr="00B80901">
                <w:rPr>
                  <w:rPrChange w:id="41346" w:author="Thomas Dietz" w:date="2012-08-10T13:22:00Z">
                    <w:rPr>
                      <w:lang w:val="de-DE"/>
                    </w:rPr>
                  </w:rPrChange>
                </w:rPr>
                <w:t xml:space="preserve">    specified in 'FIPS PUB 186-2, Digital Signature Standard (DSS),</w:t>
              </w:r>
            </w:ins>
          </w:p>
          <w:p w14:paraId="39178F95" w14:textId="77777777" w:rsidR="009F3611" w:rsidRPr="00B80901" w:rsidRDefault="009F3611" w:rsidP="009F3611">
            <w:pPr>
              <w:pStyle w:val="XML1"/>
              <w:rPr>
                <w:ins w:id="41347" w:author="Thomas Dietz" w:date="2012-08-08T17:05:00Z"/>
                <w:rPrChange w:id="41348" w:author="Thomas Dietz" w:date="2012-08-10T13:22:00Z">
                  <w:rPr>
                    <w:ins w:id="41349" w:author="Thomas Dietz" w:date="2012-08-08T17:05:00Z"/>
                    <w:lang w:val="de-DE"/>
                  </w:rPr>
                </w:rPrChange>
              </w:rPr>
            </w:pPr>
            <w:ins w:id="41350" w:author="Thomas Dietz" w:date="2012-08-08T17:05:00Z">
              <w:r w:rsidRPr="00B80901">
                <w:rPr>
                  <w:rPrChange w:id="41351" w:author="Thomas Dietz" w:date="2012-08-10T13:22:00Z">
                    <w:rPr>
                      <w:lang w:val="de-DE"/>
                    </w:rPr>
                  </w:rPrChange>
                </w:rPr>
                <w:t xml:space="preserve">    U.S. Department of Commerce/National Institute of Standards and</w:t>
              </w:r>
            </w:ins>
          </w:p>
          <w:p w14:paraId="57EC162D" w14:textId="77777777" w:rsidR="009F3611" w:rsidRPr="00B80901" w:rsidRDefault="009F3611" w:rsidP="009F3611">
            <w:pPr>
              <w:pStyle w:val="XML1"/>
              <w:rPr>
                <w:ins w:id="41352" w:author="Thomas Dietz" w:date="2012-08-08T17:05:00Z"/>
                <w:rPrChange w:id="41353" w:author="Thomas Dietz" w:date="2012-08-10T13:22:00Z">
                  <w:rPr>
                    <w:ins w:id="41354" w:author="Thomas Dietz" w:date="2012-08-08T17:05:00Z"/>
                    <w:lang w:val="de-DE"/>
                  </w:rPr>
                </w:rPrChange>
              </w:rPr>
            </w:pPr>
            <w:ins w:id="41355" w:author="Thomas Dietz" w:date="2012-08-08T17:05:00Z">
              <w:r w:rsidRPr="00B80901">
                <w:rPr>
                  <w:rPrChange w:id="41356" w:author="Thomas Dietz" w:date="2012-08-10T13:22:00Z">
                    <w:rPr>
                      <w:lang w:val="de-DE"/>
                    </w:rPr>
                  </w:rPrChange>
                </w:rPr>
                <w:t xml:space="preserve">    Technology,</w:t>
              </w:r>
            </w:ins>
          </w:p>
          <w:p w14:paraId="171BAE64" w14:textId="77777777" w:rsidR="009F3611" w:rsidRPr="00B80901" w:rsidRDefault="009F3611" w:rsidP="009F3611">
            <w:pPr>
              <w:pStyle w:val="XML1"/>
              <w:rPr>
                <w:ins w:id="41357" w:author="Thomas Dietz" w:date="2012-08-08T17:05:00Z"/>
                <w:rPrChange w:id="41358" w:author="Thomas Dietz" w:date="2012-08-10T13:22:00Z">
                  <w:rPr>
                    <w:ins w:id="41359" w:author="Thomas Dietz" w:date="2012-08-08T17:05:00Z"/>
                    <w:lang w:val="de-DE"/>
                  </w:rPr>
                </w:rPrChange>
              </w:rPr>
            </w:pPr>
            <w:ins w:id="41360" w:author="Thomas Dietz" w:date="2012-08-08T17:05:00Z">
              <w:r w:rsidRPr="00B80901">
                <w:rPr>
                  <w:rPrChange w:id="41361" w:author="Thomas Dietz" w:date="2012-08-10T13:22:00Z">
                    <w:rPr>
                      <w:lang w:val="de-DE"/>
                    </w:rPr>
                  </w:rPrChange>
                </w:rPr>
                <w:t xml:space="preserve">    http://csrc.nist.gov/publications/fips/fips186-2/fips186-2.pdf'.</w:t>
              </w:r>
            </w:ins>
          </w:p>
          <w:p w14:paraId="1BFDF757" w14:textId="77777777" w:rsidR="009F3611" w:rsidRPr="00B80901" w:rsidRDefault="009F3611" w:rsidP="009F3611">
            <w:pPr>
              <w:pStyle w:val="XML1"/>
              <w:rPr>
                <w:ins w:id="41362" w:author="Thomas Dietz" w:date="2012-08-08T17:05:00Z"/>
                <w:rPrChange w:id="41363" w:author="Thomas Dietz" w:date="2012-08-10T13:22:00Z">
                  <w:rPr>
                    <w:ins w:id="41364" w:author="Thomas Dietz" w:date="2012-08-08T17:05:00Z"/>
                    <w:lang w:val="de-DE"/>
                  </w:rPr>
                </w:rPrChange>
              </w:rPr>
            </w:pPr>
            <w:ins w:id="41365" w:author="Thomas Dietz" w:date="2012-08-08T17:05:00Z">
              <w:r w:rsidRPr="00B80901">
                <w:rPr>
                  <w:rPrChange w:id="41366" w:author="Thomas Dietz" w:date="2012-08-10T13:22:00Z">
                    <w:rPr>
                      <w:lang w:val="de-DE"/>
                    </w:rPr>
                  </w:rPrChange>
                </w:rPr>
                <w:t xml:space="preserve">    DSA public key values can have the following fields:</w:t>
              </w:r>
            </w:ins>
          </w:p>
          <w:p w14:paraId="7906833E" w14:textId="77777777" w:rsidR="009F3611" w:rsidRPr="00B80901" w:rsidRDefault="009F3611" w:rsidP="009F3611">
            <w:pPr>
              <w:pStyle w:val="XML1"/>
              <w:rPr>
                <w:ins w:id="41367" w:author="Thomas Dietz" w:date="2012-08-08T17:05:00Z"/>
                <w:rPrChange w:id="41368" w:author="Thomas Dietz" w:date="2012-08-10T13:22:00Z">
                  <w:rPr>
                    <w:ins w:id="41369" w:author="Thomas Dietz" w:date="2012-08-08T17:05:00Z"/>
                    <w:lang w:val="de-DE"/>
                  </w:rPr>
                </w:rPrChange>
              </w:rPr>
            </w:pPr>
          </w:p>
          <w:p w14:paraId="09E5DC09" w14:textId="77777777" w:rsidR="009F3611" w:rsidRPr="00B80901" w:rsidRDefault="009F3611" w:rsidP="009F3611">
            <w:pPr>
              <w:pStyle w:val="XML1"/>
              <w:rPr>
                <w:ins w:id="41370" w:author="Thomas Dietz" w:date="2012-08-08T17:05:00Z"/>
                <w:rPrChange w:id="41371" w:author="Thomas Dietz" w:date="2012-08-10T13:22:00Z">
                  <w:rPr>
                    <w:ins w:id="41372" w:author="Thomas Dietz" w:date="2012-08-08T17:05:00Z"/>
                    <w:lang w:val="de-DE"/>
                  </w:rPr>
                </w:rPrChange>
              </w:rPr>
            </w:pPr>
            <w:ins w:id="41373" w:author="Thomas Dietz" w:date="2012-08-08T17:05:00Z">
              <w:r w:rsidRPr="00B80901">
                <w:rPr>
                  <w:rPrChange w:id="41374" w:author="Thomas Dietz" w:date="2012-08-10T13:22:00Z">
                    <w:rPr>
                      <w:lang w:val="de-DE"/>
                    </w:rPr>
                  </w:rPrChange>
                </w:rPr>
                <w:t xml:space="preserve">    P</w:t>
              </w:r>
            </w:ins>
          </w:p>
          <w:p w14:paraId="5236F825" w14:textId="77777777" w:rsidR="009F3611" w:rsidRPr="00B80901" w:rsidRDefault="009F3611" w:rsidP="009F3611">
            <w:pPr>
              <w:pStyle w:val="XML1"/>
              <w:rPr>
                <w:ins w:id="41375" w:author="Thomas Dietz" w:date="2012-08-08T17:05:00Z"/>
                <w:rPrChange w:id="41376" w:author="Thomas Dietz" w:date="2012-08-10T13:22:00Z">
                  <w:rPr>
                    <w:ins w:id="41377" w:author="Thomas Dietz" w:date="2012-08-08T17:05:00Z"/>
                    <w:lang w:val="de-DE"/>
                  </w:rPr>
                </w:rPrChange>
              </w:rPr>
            </w:pPr>
            <w:ins w:id="41378" w:author="Thomas Dietz" w:date="2012-08-08T17:05:00Z">
              <w:r w:rsidRPr="00B80901">
                <w:rPr>
                  <w:rPrChange w:id="41379" w:author="Thomas Dietz" w:date="2012-08-10T13:22:00Z">
                    <w:rPr>
                      <w:lang w:val="de-DE"/>
                    </w:rPr>
                  </w:rPrChange>
                </w:rPr>
                <w:t xml:space="preserve">        a prime modulus meeting the requirements of the standard</w:t>
              </w:r>
            </w:ins>
          </w:p>
          <w:p w14:paraId="21DA8A18" w14:textId="77777777" w:rsidR="009F3611" w:rsidRPr="00B80901" w:rsidRDefault="009F3611" w:rsidP="009F3611">
            <w:pPr>
              <w:pStyle w:val="XML1"/>
              <w:rPr>
                <w:ins w:id="41380" w:author="Thomas Dietz" w:date="2012-08-08T17:05:00Z"/>
                <w:rPrChange w:id="41381" w:author="Thomas Dietz" w:date="2012-08-10T13:22:00Z">
                  <w:rPr>
                    <w:ins w:id="41382" w:author="Thomas Dietz" w:date="2012-08-08T17:05:00Z"/>
                    <w:lang w:val="de-DE"/>
                  </w:rPr>
                </w:rPrChange>
              </w:rPr>
            </w:pPr>
            <w:ins w:id="41383" w:author="Thomas Dietz" w:date="2012-08-08T17:05:00Z">
              <w:r w:rsidRPr="00B80901">
                <w:rPr>
                  <w:rPrChange w:id="41384" w:author="Thomas Dietz" w:date="2012-08-10T13:22:00Z">
                    <w:rPr>
                      <w:lang w:val="de-DE"/>
                    </w:rPr>
                  </w:rPrChange>
                </w:rPr>
                <w:t xml:space="preserve">        above</w:t>
              </w:r>
            </w:ins>
          </w:p>
          <w:p w14:paraId="57F08EB6" w14:textId="77777777" w:rsidR="009F3611" w:rsidRPr="00B80901" w:rsidRDefault="009F3611" w:rsidP="009F3611">
            <w:pPr>
              <w:pStyle w:val="XML1"/>
              <w:rPr>
                <w:ins w:id="41385" w:author="Thomas Dietz" w:date="2012-08-08T17:05:00Z"/>
                <w:rPrChange w:id="41386" w:author="Thomas Dietz" w:date="2012-08-10T13:22:00Z">
                  <w:rPr>
                    <w:ins w:id="41387" w:author="Thomas Dietz" w:date="2012-08-08T17:05:00Z"/>
                    <w:lang w:val="de-DE"/>
                  </w:rPr>
                </w:rPrChange>
              </w:rPr>
            </w:pPr>
            <w:ins w:id="41388" w:author="Thomas Dietz" w:date="2012-08-08T17:05:00Z">
              <w:r w:rsidRPr="00B80901">
                <w:rPr>
                  <w:rPrChange w:id="41389" w:author="Thomas Dietz" w:date="2012-08-10T13:22:00Z">
                    <w:rPr>
                      <w:lang w:val="de-DE"/>
                    </w:rPr>
                  </w:rPrChange>
                </w:rPr>
                <w:t xml:space="preserve">    Q</w:t>
              </w:r>
            </w:ins>
          </w:p>
          <w:p w14:paraId="429FCDB5" w14:textId="77777777" w:rsidR="009F3611" w:rsidRPr="00B80901" w:rsidRDefault="009F3611" w:rsidP="009F3611">
            <w:pPr>
              <w:pStyle w:val="XML1"/>
              <w:rPr>
                <w:ins w:id="41390" w:author="Thomas Dietz" w:date="2012-08-08T17:05:00Z"/>
                <w:rPrChange w:id="41391" w:author="Thomas Dietz" w:date="2012-08-10T13:22:00Z">
                  <w:rPr>
                    <w:ins w:id="41392" w:author="Thomas Dietz" w:date="2012-08-08T17:05:00Z"/>
                    <w:lang w:val="de-DE"/>
                  </w:rPr>
                </w:rPrChange>
              </w:rPr>
            </w:pPr>
            <w:ins w:id="41393" w:author="Thomas Dietz" w:date="2012-08-08T17:05:00Z">
              <w:r w:rsidRPr="00B80901">
                <w:rPr>
                  <w:rPrChange w:id="41394" w:author="Thomas Dietz" w:date="2012-08-10T13:22:00Z">
                    <w:rPr>
                      <w:lang w:val="de-DE"/>
                    </w:rPr>
                  </w:rPrChange>
                </w:rPr>
                <w:t xml:space="preserve">        an integer in the range 2**159 &lt; Q &lt; 2**160 which is a</w:t>
              </w:r>
            </w:ins>
          </w:p>
          <w:p w14:paraId="07A380AF" w14:textId="77777777" w:rsidR="009F3611" w:rsidRPr="00B80901" w:rsidRDefault="009F3611" w:rsidP="009F3611">
            <w:pPr>
              <w:pStyle w:val="XML1"/>
              <w:rPr>
                <w:ins w:id="41395" w:author="Thomas Dietz" w:date="2012-08-08T17:05:00Z"/>
                <w:rPrChange w:id="41396" w:author="Thomas Dietz" w:date="2012-08-10T13:22:00Z">
                  <w:rPr>
                    <w:ins w:id="41397" w:author="Thomas Dietz" w:date="2012-08-08T17:05:00Z"/>
                    <w:lang w:val="de-DE"/>
                  </w:rPr>
                </w:rPrChange>
              </w:rPr>
            </w:pPr>
            <w:ins w:id="41398" w:author="Thomas Dietz" w:date="2012-08-08T17:05:00Z">
              <w:r w:rsidRPr="00B80901">
                <w:rPr>
                  <w:rPrChange w:id="41399" w:author="Thomas Dietz" w:date="2012-08-10T13:22:00Z">
                    <w:rPr>
                      <w:lang w:val="de-DE"/>
                    </w:rPr>
                  </w:rPrChange>
                </w:rPr>
                <w:t xml:space="preserve">        prime divisor of P-1</w:t>
              </w:r>
            </w:ins>
          </w:p>
          <w:p w14:paraId="268C6A94" w14:textId="77777777" w:rsidR="009F3611" w:rsidRPr="00B80901" w:rsidRDefault="009F3611" w:rsidP="009F3611">
            <w:pPr>
              <w:pStyle w:val="XML1"/>
              <w:rPr>
                <w:ins w:id="41400" w:author="Thomas Dietz" w:date="2012-08-08T17:05:00Z"/>
                <w:rPrChange w:id="41401" w:author="Thomas Dietz" w:date="2012-08-10T13:22:00Z">
                  <w:rPr>
                    <w:ins w:id="41402" w:author="Thomas Dietz" w:date="2012-08-08T17:05:00Z"/>
                    <w:lang w:val="de-DE"/>
                  </w:rPr>
                </w:rPrChange>
              </w:rPr>
            </w:pPr>
            <w:ins w:id="41403" w:author="Thomas Dietz" w:date="2012-08-08T17:05:00Z">
              <w:r w:rsidRPr="00B80901">
                <w:rPr>
                  <w:rPrChange w:id="41404" w:author="Thomas Dietz" w:date="2012-08-10T13:22:00Z">
                    <w:rPr>
                      <w:lang w:val="de-DE"/>
                    </w:rPr>
                  </w:rPrChange>
                </w:rPr>
                <w:t xml:space="preserve">    G</w:t>
              </w:r>
            </w:ins>
          </w:p>
          <w:p w14:paraId="73E181A9" w14:textId="77777777" w:rsidR="009F3611" w:rsidRPr="00B80901" w:rsidRDefault="009F3611" w:rsidP="009F3611">
            <w:pPr>
              <w:pStyle w:val="XML1"/>
              <w:rPr>
                <w:ins w:id="41405" w:author="Thomas Dietz" w:date="2012-08-08T17:05:00Z"/>
                <w:rPrChange w:id="41406" w:author="Thomas Dietz" w:date="2012-08-10T13:22:00Z">
                  <w:rPr>
                    <w:ins w:id="41407" w:author="Thomas Dietz" w:date="2012-08-08T17:05:00Z"/>
                    <w:lang w:val="de-DE"/>
                  </w:rPr>
                </w:rPrChange>
              </w:rPr>
            </w:pPr>
            <w:ins w:id="41408" w:author="Thomas Dietz" w:date="2012-08-08T17:05:00Z">
              <w:r w:rsidRPr="00B80901">
                <w:rPr>
                  <w:rPrChange w:id="41409" w:author="Thomas Dietz" w:date="2012-08-10T13:22:00Z">
                    <w:rPr>
                      <w:lang w:val="de-DE"/>
                    </w:rPr>
                  </w:rPrChange>
                </w:rPr>
                <w:t xml:space="preserve">        an integer with certain properties with respect to P and Q</w:t>
              </w:r>
            </w:ins>
          </w:p>
          <w:p w14:paraId="2D381EB1" w14:textId="77777777" w:rsidR="009F3611" w:rsidRPr="00B80901" w:rsidRDefault="009F3611" w:rsidP="009F3611">
            <w:pPr>
              <w:pStyle w:val="XML1"/>
              <w:rPr>
                <w:ins w:id="41410" w:author="Thomas Dietz" w:date="2012-08-08T17:05:00Z"/>
                <w:rPrChange w:id="41411" w:author="Thomas Dietz" w:date="2012-08-10T13:22:00Z">
                  <w:rPr>
                    <w:ins w:id="41412" w:author="Thomas Dietz" w:date="2012-08-08T17:05:00Z"/>
                    <w:lang w:val="de-DE"/>
                  </w:rPr>
                </w:rPrChange>
              </w:rPr>
            </w:pPr>
            <w:ins w:id="41413" w:author="Thomas Dietz" w:date="2012-08-08T17:05:00Z">
              <w:r w:rsidRPr="00B80901">
                <w:rPr>
                  <w:rPrChange w:id="41414" w:author="Thomas Dietz" w:date="2012-08-10T13:22:00Z">
                    <w:rPr>
                      <w:lang w:val="de-DE"/>
                    </w:rPr>
                  </w:rPrChange>
                </w:rPr>
                <w:t xml:space="preserve">    J</w:t>
              </w:r>
            </w:ins>
          </w:p>
          <w:p w14:paraId="5CFE2E29" w14:textId="77777777" w:rsidR="009F3611" w:rsidRPr="00B80901" w:rsidRDefault="009F3611" w:rsidP="009F3611">
            <w:pPr>
              <w:pStyle w:val="XML1"/>
              <w:rPr>
                <w:ins w:id="41415" w:author="Thomas Dietz" w:date="2012-08-08T17:05:00Z"/>
                <w:rPrChange w:id="41416" w:author="Thomas Dietz" w:date="2012-08-10T13:22:00Z">
                  <w:rPr>
                    <w:ins w:id="41417" w:author="Thomas Dietz" w:date="2012-08-08T17:05:00Z"/>
                    <w:lang w:val="de-DE"/>
                  </w:rPr>
                </w:rPrChange>
              </w:rPr>
            </w:pPr>
            <w:ins w:id="41418" w:author="Thomas Dietz" w:date="2012-08-08T17:05:00Z">
              <w:r w:rsidRPr="00B80901">
                <w:rPr>
                  <w:rPrChange w:id="41419" w:author="Thomas Dietz" w:date="2012-08-10T13:22:00Z">
                    <w:rPr>
                      <w:lang w:val="de-DE"/>
                    </w:rPr>
                  </w:rPrChange>
                </w:rPr>
                <w:t xml:space="preserve">        (P - 1) / Q</w:t>
              </w:r>
            </w:ins>
          </w:p>
          <w:p w14:paraId="1E3DCE23" w14:textId="77777777" w:rsidR="009F3611" w:rsidRPr="00B80901" w:rsidRDefault="009F3611" w:rsidP="009F3611">
            <w:pPr>
              <w:pStyle w:val="XML1"/>
              <w:rPr>
                <w:ins w:id="41420" w:author="Thomas Dietz" w:date="2012-08-08T17:05:00Z"/>
                <w:rPrChange w:id="41421" w:author="Thomas Dietz" w:date="2012-08-10T13:22:00Z">
                  <w:rPr>
                    <w:ins w:id="41422" w:author="Thomas Dietz" w:date="2012-08-08T17:05:00Z"/>
                    <w:lang w:val="de-DE"/>
                  </w:rPr>
                </w:rPrChange>
              </w:rPr>
            </w:pPr>
            <w:ins w:id="41423" w:author="Thomas Dietz" w:date="2012-08-08T17:05:00Z">
              <w:r w:rsidRPr="00B80901">
                <w:rPr>
                  <w:rPrChange w:id="41424" w:author="Thomas Dietz" w:date="2012-08-10T13:22:00Z">
                    <w:rPr>
                      <w:lang w:val="de-DE"/>
                    </w:rPr>
                  </w:rPrChange>
                </w:rPr>
                <w:t xml:space="preserve">    Y</w:t>
              </w:r>
            </w:ins>
          </w:p>
          <w:p w14:paraId="4419D621" w14:textId="77777777" w:rsidR="009F3611" w:rsidRPr="00B80901" w:rsidRDefault="009F3611" w:rsidP="009F3611">
            <w:pPr>
              <w:pStyle w:val="XML1"/>
              <w:rPr>
                <w:ins w:id="41425" w:author="Thomas Dietz" w:date="2012-08-08T17:05:00Z"/>
                <w:rPrChange w:id="41426" w:author="Thomas Dietz" w:date="2012-08-10T13:22:00Z">
                  <w:rPr>
                    <w:ins w:id="41427" w:author="Thomas Dietz" w:date="2012-08-08T17:05:00Z"/>
                    <w:lang w:val="de-DE"/>
                  </w:rPr>
                </w:rPrChange>
              </w:rPr>
            </w:pPr>
            <w:ins w:id="41428" w:author="Thomas Dietz" w:date="2012-08-08T17:05:00Z">
              <w:r w:rsidRPr="00B80901">
                <w:rPr>
                  <w:rPrChange w:id="41429" w:author="Thomas Dietz" w:date="2012-08-10T13:22:00Z">
                    <w:rPr>
                      <w:lang w:val="de-DE"/>
                    </w:rPr>
                  </w:rPrChange>
                </w:rPr>
                <w:t xml:space="preserve">        G**X mod P (where X is part of the private key and not made</w:t>
              </w:r>
            </w:ins>
          </w:p>
          <w:p w14:paraId="2E38796B" w14:textId="77777777" w:rsidR="009F3611" w:rsidRPr="00B80901" w:rsidRDefault="009F3611" w:rsidP="009F3611">
            <w:pPr>
              <w:pStyle w:val="XML1"/>
              <w:rPr>
                <w:ins w:id="41430" w:author="Thomas Dietz" w:date="2012-08-08T17:05:00Z"/>
                <w:rPrChange w:id="41431" w:author="Thomas Dietz" w:date="2012-08-10T13:22:00Z">
                  <w:rPr>
                    <w:ins w:id="41432" w:author="Thomas Dietz" w:date="2012-08-08T17:05:00Z"/>
                    <w:lang w:val="de-DE"/>
                  </w:rPr>
                </w:rPrChange>
              </w:rPr>
            </w:pPr>
            <w:ins w:id="41433" w:author="Thomas Dietz" w:date="2012-08-08T17:05:00Z">
              <w:r w:rsidRPr="00B80901">
                <w:rPr>
                  <w:rPrChange w:id="41434" w:author="Thomas Dietz" w:date="2012-08-10T13:22:00Z">
                    <w:rPr>
                      <w:lang w:val="de-DE"/>
                    </w:rPr>
                  </w:rPrChange>
                </w:rPr>
                <w:t xml:space="preserve">        public)</w:t>
              </w:r>
            </w:ins>
          </w:p>
          <w:p w14:paraId="4796D802" w14:textId="77777777" w:rsidR="009F3611" w:rsidRPr="00B80901" w:rsidRDefault="009F3611" w:rsidP="009F3611">
            <w:pPr>
              <w:pStyle w:val="XML1"/>
              <w:rPr>
                <w:ins w:id="41435" w:author="Thomas Dietz" w:date="2012-08-08T17:05:00Z"/>
                <w:rPrChange w:id="41436" w:author="Thomas Dietz" w:date="2012-08-10T13:22:00Z">
                  <w:rPr>
                    <w:ins w:id="41437" w:author="Thomas Dietz" w:date="2012-08-08T17:05:00Z"/>
                    <w:lang w:val="de-DE"/>
                  </w:rPr>
                </w:rPrChange>
              </w:rPr>
            </w:pPr>
            <w:ins w:id="41438" w:author="Thomas Dietz" w:date="2012-08-08T17:05:00Z">
              <w:r w:rsidRPr="00B80901">
                <w:rPr>
                  <w:rPrChange w:id="41439" w:author="Thomas Dietz" w:date="2012-08-10T13:22:00Z">
                    <w:rPr>
                      <w:lang w:val="de-DE"/>
                    </w:rPr>
                  </w:rPrChange>
                </w:rPr>
                <w:t xml:space="preserve">    seed</w:t>
              </w:r>
            </w:ins>
          </w:p>
          <w:p w14:paraId="00E9B247" w14:textId="77777777" w:rsidR="009F3611" w:rsidRPr="00B80901" w:rsidRDefault="009F3611" w:rsidP="009F3611">
            <w:pPr>
              <w:pStyle w:val="XML1"/>
              <w:rPr>
                <w:ins w:id="41440" w:author="Thomas Dietz" w:date="2012-08-08T17:05:00Z"/>
                <w:rPrChange w:id="41441" w:author="Thomas Dietz" w:date="2012-08-10T13:22:00Z">
                  <w:rPr>
                    <w:ins w:id="41442" w:author="Thomas Dietz" w:date="2012-08-08T17:05:00Z"/>
                    <w:lang w:val="de-DE"/>
                  </w:rPr>
                </w:rPrChange>
              </w:rPr>
            </w:pPr>
            <w:ins w:id="41443" w:author="Thomas Dietz" w:date="2012-08-08T17:05:00Z">
              <w:r w:rsidRPr="00B80901">
                <w:rPr>
                  <w:rPrChange w:id="41444" w:author="Thomas Dietz" w:date="2012-08-10T13:22:00Z">
                    <w:rPr>
                      <w:lang w:val="de-DE"/>
                    </w:rPr>
                  </w:rPrChange>
                </w:rPr>
                <w:t xml:space="preserve">        a DSA prime generation seed</w:t>
              </w:r>
            </w:ins>
          </w:p>
          <w:p w14:paraId="2068F056" w14:textId="77777777" w:rsidR="009F3611" w:rsidRPr="00B80901" w:rsidRDefault="009F3611" w:rsidP="009F3611">
            <w:pPr>
              <w:pStyle w:val="XML1"/>
              <w:rPr>
                <w:ins w:id="41445" w:author="Thomas Dietz" w:date="2012-08-08T17:05:00Z"/>
                <w:rPrChange w:id="41446" w:author="Thomas Dietz" w:date="2012-08-10T13:22:00Z">
                  <w:rPr>
                    <w:ins w:id="41447" w:author="Thomas Dietz" w:date="2012-08-08T17:05:00Z"/>
                    <w:lang w:val="de-DE"/>
                  </w:rPr>
                </w:rPrChange>
              </w:rPr>
            </w:pPr>
            <w:ins w:id="41448" w:author="Thomas Dietz" w:date="2012-08-08T17:05:00Z">
              <w:r w:rsidRPr="00B80901">
                <w:rPr>
                  <w:rPrChange w:id="41449" w:author="Thomas Dietz" w:date="2012-08-10T13:22:00Z">
                    <w:rPr>
                      <w:lang w:val="de-DE"/>
                    </w:rPr>
                  </w:rPrChange>
                </w:rPr>
                <w:t xml:space="preserve">    pgenCounter</w:t>
              </w:r>
            </w:ins>
          </w:p>
          <w:p w14:paraId="74D8E2F7" w14:textId="77777777" w:rsidR="009F3611" w:rsidRPr="00B80901" w:rsidRDefault="009F3611" w:rsidP="009F3611">
            <w:pPr>
              <w:pStyle w:val="XML1"/>
              <w:rPr>
                <w:ins w:id="41450" w:author="Thomas Dietz" w:date="2012-08-08T17:05:00Z"/>
                <w:rPrChange w:id="41451" w:author="Thomas Dietz" w:date="2012-08-10T13:22:00Z">
                  <w:rPr>
                    <w:ins w:id="41452" w:author="Thomas Dietz" w:date="2012-08-08T17:05:00Z"/>
                    <w:lang w:val="de-DE"/>
                  </w:rPr>
                </w:rPrChange>
              </w:rPr>
            </w:pPr>
            <w:ins w:id="41453" w:author="Thomas Dietz" w:date="2012-08-08T17:05:00Z">
              <w:r w:rsidRPr="00B80901">
                <w:rPr>
                  <w:rPrChange w:id="41454" w:author="Thomas Dietz" w:date="2012-08-10T13:22:00Z">
                    <w:rPr>
                      <w:lang w:val="de-DE"/>
                    </w:rPr>
                  </w:rPrChange>
                </w:rPr>
                <w:t xml:space="preserve">        a DSA prime generation counter</w:t>
              </w:r>
            </w:ins>
          </w:p>
          <w:p w14:paraId="3F880D43" w14:textId="77777777" w:rsidR="009F3611" w:rsidRPr="00B80901" w:rsidRDefault="009F3611" w:rsidP="009F3611">
            <w:pPr>
              <w:pStyle w:val="XML1"/>
              <w:rPr>
                <w:ins w:id="41455" w:author="Thomas Dietz" w:date="2012-08-08T17:05:00Z"/>
                <w:rPrChange w:id="41456" w:author="Thomas Dietz" w:date="2012-08-10T13:22:00Z">
                  <w:rPr>
                    <w:ins w:id="41457" w:author="Thomas Dietz" w:date="2012-08-08T17:05:00Z"/>
                    <w:lang w:val="de-DE"/>
                  </w:rPr>
                </w:rPrChange>
              </w:rPr>
            </w:pPr>
          </w:p>
          <w:p w14:paraId="6171983B" w14:textId="77777777" w:rsidR="009F3611" w:rsidRPr="00B80901" w:rsidRDefault="009F3611" w:rsidP="009F3611">
            <w:pPr>
              <w:pStyle w:val="XML1"/>
              <w:rPr>
                <w:ins w:id="41458" w:author="Thomas Dietz" w:date="2012-08-08T17:05:00Z"/>
                <w:rPrChange w:id="41459" w:author="Thomas Dietz" w:date="2012-08-10T13:22:00Z">
                  <w:rPr>
                    <w:ins w:id="41460" w:author="Thomas Dietz" w:date="2012-08-08T17:05:00Z"/>
                    <w:lang w:val="de-DE"/>
                  </w:rPr>
                </w:rPrChange>
              </w:rPr>
            </w:pPr>
            <w:ins w:id="41461" w:author="Thomas Dietz" w:date="2012-08-08T17:05:00Z">
              <w:r w:rsidRPr="00B80901">
                <w:rPr>
                  <w:rPrChange w:id="41462" w:author="Thomas Dietz" w:date="2012-08-10T13:22:00Z">
                    <w:rPr>
                      <w:lang w:val="de-DE"/>
                    </w:rPr>
                  </w:rPrChange>
                </w:rPr>
                <w:t xml:space="preserve">    Parameter J is avilable for inclusion solely for efficiency as</w:t>
              </w:r>
            </w:ins>
          </w:p>
          <w:p w14:paraId="5DEA07EB" w14:textId="77777777" w:rsidR="009F3611" w:rsidRPr="00B80901" w:rsidRDefault="009F3611" w:rsidP="009F3611">
            <w:pPr>
              <w:pStyle w:val="XML1"/>
              <w:rPr>
                <w:ins w:id="41463" w:author="Thomas Dietz" w:date="2012-08-08T17:05:00Z"/>
                <w:rPrChange w:id="41464" w:author="Thomas Dietz" w:date="2012-08-10T13:22:00Z">
                  <w:rPr>
                    <w:ins w:id="41465" w:author="Thomas Dietz" w:date="2012-08-08T17:05:00Z"/>
                    <w:lang w:val="de-DE"/>
                  </w:rPr>
                </w:rPrChange>
              </w:rPr>
            </w:pPr>
            <w:ins w:id="41466" w:author="Thomas Dietz" w:date="2012-08-08T17:05:00Z">
              <w:r w:rsidRPr="00B80901">
                <w:rPr>
                  <w:rPrChange w:id="41467" w:author="Thomas Dietz" w:date="2012-08-10T13:22:00Z">
                    <w:rPr>
                      <w:lang w:val="de-DE"/>
                    </w:rPr>
                  </w:rPrChange>
                </w:rPr>
                <w:t xml:space="preserve">    it is calculatable from P and Q. Parameters seed and</w:t>
              </w:r>
            </w:ins>
          </w:p>
          <w:p w14:paraId="763E9F34" w14:textId="77777777" w:rsidR="009F3611" w:rsidRPr="00B80901" w:rsidRDefault="009F3611" w:rsidP="009F3611">
            <w:pPr>
              <w:pStyle w:val="XML1"/>
              <w:rPr>
                <w:ins w:id="41468" w:author="Thomas Dietz" w:date="2012-08-08T17:05:00Z"/>
                <w:rPrChange w:id="41469" w:author="Thomas Dietz" w:date="2012-08-10T13:22:00Z">
                  <w:rPr>
                    <w:ins w:id="41470" w:author="Thomas Dietz" w:date="2012-08-08T17:05:00Z"/>
                    <w:lang w:val="de-DE"/>
                  </w:rPr>
                </w:rPrChange>
              </w:rPr>
            </w:pPr>
            <w:ins w:id="41471" w:author="Thomas Dietz" w:date="2012-08-08T17:05:00Z">
              <w:r w:rsidRPr="00B80901">
                <w:rPr>
                  <w:rPrChange w:id="41472" w:author="Thomas Dietz" w:date="2012-08-10T13:22:00Z">
                    <w:rPr>
                      <w:lang w:val="de-DE"/>
                    </w:rPr>
                  </w:rPrChange>
                </w:rPr>
                <w:t xml:space="preserve">    pgenCounter are used in the DSA prime number generation</w:t>
              </w:r>
            </w:ins>
          </w:p>
          <w:p w14:paraId="5B6E901D" w14:textId="77777777" w:rsidR="009F3611" w:rsidRPr="00B80901" w:rsidRDefault="009F3611" w:rsidP="009F3611">
            <w:pPr>
              <w:pStyle w:val="XML1"/>
              <w:rPr>
                <w:ins w:id="41473" w:author="Thomas Dietz" w:date="2012-08-08T17:05:00Z"/>
                <w:rPrChange w:id="41474" w:author="Thomas Dietz" w:date="2012-08-10T13:22:00Z">
                  <w:rPr>
                    <w:ins w:id="41475" w:author="Thomas Dietz" w:date="2012-08-08T17:05:00Z"/>
                    <w:lang w:val="de-DE"/>
                  </w:rPr>
                </w:rPrChange>
              </w:rPr>
            </w:pPr>
            <w:ins w:id="41476" w:author="Thomas Dietz" w:date="2012-08-08T17:05:00Z">
              <w:r w:rsidRPr="00B80901">
                <w:rPr>
                  <w:rPrChange w:id="41477" w:author="Thomas Dietz" w:date="2012-08-10T13:22:00Z">
                    <w:rPr>
                      <w:lang w:val="de-DE"/>
                    </w:rPr>
                  </w:rPrChange>
                </w:rPr>
                <w:t xml:space="preserve">    algorithm specified in the above standard. As such, they are</w:t>
              </w:r>
            </w:ins>
          </w:p>
          <w:p w14:paraId="3B9B9CE6" w14:textId="77777777" w:rsidR="009F3611" w:rsidRPr="00B80901" w:rsidRDefault="009F3611" w:rsidP="009F3611">
            <w:pPr>
              <w:pStyle w:val="XML1"/>
              <w:rPr>
                <w:ins w:id="41478" w:author="Thomas Dietz" w:date="2012-08-08T17:05:00Z"/>
                <w:rPrChange w:id="41479" w:author="Thomas Dietz" w:date="2012-08-10T13:22:00Z">
                  <w:rPr>
                    <w:ins w:id="41480" w:author="Thomas Dietz" w:date="2012-08-08T17:05:00Z"/>
                    <w:lang w:val="de-DE"/>
                  </w:rPr>
                </w:rPrChange>
              </w:rPr>
            </w:pPr>
            <w:ins w:id="41481" w:author="Thomas Dietz" w:date="2012-08-08T17:05:00Z">
              <w:r w:rsidRPr="00B80901">
                <w:rPr>
                  <w:rPrChange w:id="41482" w:author="Thomas Dietz" w:date="2012-08-10T13:22:00Z">
                    <w:rPr>
                      <w:lang w:val="de-DE"/>
                    </w:rPr>
                  </w:rPrChange>
                </w:rPr>
                <w:t xml:space="preserve">    optional but MUST either both be present or both be absent.</w:t>
              </w:r>
            </w:ins>
          </w:p>
          <w:p w14:paraId="5BDF00C4" w14:textId="77777777" w:rsidR="009F3611" w:rsidRPr="00B80901" w:rsidRDefault="009F3611" w:rsidP="009F3611">
            <w:pPr>
              <w:pStyle w:val="XML1"/>
              <w:rPr>
                <w:ins w:id="41483" w:author="Thomas Dietz" w:date="2012-08-08T17:05:00Z"/>
                <w:rPrChange w:id="41484" w:author="Thomas Dietz" w:date="2012-08-10T13:22:00Z">
                  <w:rPr>
                    <w:ins w:id="41485" w:author="Thomas Dietz" w:date="2012-08-08T17:05:00Z"/>
                    <w:lang w:val="de-DE"/>
                  </w:rPr>
                </w:rPrChange>
              </w:rPr>
            </w:pPr>
            <w:ins w:id="41486" w:author="Thomas Dietz" w:date="2012-08-08T17:05:00Z">
              <w:r w:rsidRPr="00B80901">
                <w:rPr>
                  <w:rPrChange w:id="41487" w:author="Thomas Dietz" w:date="2012-08-10T13:22:00Z">
                    <w:rPr>
                      <w:lang w:val="de-DE"/>
                    </w:rPr>
                  </w:rPrChange>
                </w:rPr>
                <w:t xml:space="preserve">    This prime generation algorithm is designed to provide</w:t>
              </w:r>
            </w:ins>
          </w:p>
          <w:p w14:paraId="152D378C" w14:textId="77777777" w:rsidR="009F3611" w:rsidRPr="00B80901" w:rsidRDefault="009F3611" w:rsidP="009F3611">
            <w:pPr>
              <w:pStyle w:val="XML1"/>
              <w:rPr>
                <w:ins w:id="41488" w:author="Thomas Dietz" w:date="2012-08-08T17:05:00Z"/>
                <w:rPrChange w:id="41489" w:author="Thomas Dietz" w:date="2012-08-10T13:22:00Z">
                  <w:rPr>
                    <w:ins w:id="41490" w:author="Thomas Dietz" w:date="2012-08-08T17:05:00Z"/>
                    <w:lang w:val="de-DE"/>
                  </w:rPr>
                </w:rPrChange>
              </w:rPr>
            </w:pPr>
            <w:ins w:id="41491" w:author="Thomas Dietz" w:date="2012-08-08T17:05:00Z">
              <w:r w:rsidRPr="00B80901">
                <w:rPr>
                  <w:rPrChange w:id="41492" w:author="Thomas Dietz" w:date="2012-08-10T13:22:00Z">
                    <w:rPr>
                      <w:lang w:val="de-DE"/>
                    </w:rPr>
                  </w:rPrChange>
                </w:rPr>
                <w:t xml:space="preserve">    assurance that a weak prime is not being used and it yields a P</w:t>
              </w:r>
            </w:ins>
          </w:p>
          <w:p w14:paraId="02B8AF42" w14:textId="77777777" w:rsidR="009F3611" w:rsidRPr="00B80901" w:rsidRDefault="009F3611" w:rsidP="009F3611">
            <w:pPr>
              <w:pStyle w:val="XML1"/>
              <w:rPr>
                <w:ins w:id="41493" w:author="Thomas Dietz" w:date="2012-08-08T17:05:00Z"/>
                <w:rPrChange w:id="41494" w:author="Thomas Dietz" w:date="2012-08-10T13:22:00Z">
                  <w:rPr>
                    <w:ins w:id="41495" w:author="Thomas Dietz" w:date="2012-08-08T17:05:00Z"/>
                    <w:lang w:val="de-DE"/>
                  </w:rPr>
                </w:rPrChange>
              </w:rPr>
            </w:pPr>
            <w:ins w:id="41496" w:author="Thomas Dietz" w:date="2012-08-08T17:05:00Z">
              <w:r w:rsidRPr="00B80901">
                <w:rPr>
                  <w:rPrChange w:id="41497" w:author="Thomas Dietz" w:date="2012-08-10T13:22:00Z">
                    <w:rPr>
                      <w:lang w:val="de-DE"/>
                    </w:rPr>
                  </w:rPrChange>
                </w:rPr>
                <w:t xml:space="preserve">    and Q value. Parameters P, Q, and G can be public and common to</w:t>
              </w:r>
            </w:ins>
          </w:p>
          <w:p w14:paraId="02282FB4" w14:textId="77777777" w:rsidR="009F3611" w:rsidRPr="00B80901" w:rsidRDefault="009F3611" w:rsidP="009F3611">
            <w:pPr>
              <w:pStyle w:val="XML1"/>
              <w:rPr>
                <w:ins w:id="41498" w:author="Thomas Dietz" w:date="2012-08-08T17:05:00Z"/>
                <w:rPrChange w:id="41499" w:author="Thomas Dietz" w:date="2012-08-10T13:22:00Z">
                  <w:rPr>
                    <w:ins w:id="41500" w:author="Thomas Dietz" w:date="2012-08-08T17:05:00Z"/>
                    <w:lang w:val="de-DE"/>
                  </w:rPr>
                </w:rPrChange>
              </w:rPr>
            </w:pPr>
            <w:ins w:id="41501" w:author="Thomas Dietz" w:date="2012-08-08T17:05:00Z">
              <w:r w:rsidRPr="00B80901">
                <w:rPr>
                  <w:rPrChange w:id="41502" w:author="Thomas Dietz" w:date="2012-08-10T13:22:00Z">
                    <w:rPr>
                      <w:lang w:val="de-DE"/>
                    </w:rPr>
                  </w:rPrChange>
                </w:rPr>
                <w:t xml:space="preserve">    a group of users. They might be known from application context.</w:t>
              </w:r>
            </w:ins>
          </w:p>
          <w:p w14:paraId="5ABAACC3" w14:textId="77777777" w:rsidR="009F3611" w:rsidRPr="00B80901" w:rsidRDefault="009F3611" w:rsidP="009F3611">
            <w:pPr>
              <w:pStyle w:val="XML1"/>
              <w:rPr>
                <w:ins w:id="41503" w:author="Thomas Dietz" w:date="2012-08-08T17:05:00Z"/>
                <w:rPrChange w:id="41504" w:author="Thomas Dietz" w:date="2012-08-10T13:22:00Z">
                  <w:rPr>
                    <w:ins w:id="41505" w:author="Thomas Dietz" w:date="2012-08-08T17:05:00Z"/>
                    <w:lang w:val="de-DE"/>
                  </w:rPr>
                </w:rPrChange>
              </w:rPr>
            </w:pPr>
            <w:ins w:id="41506" w:author="Thomas Dietz" w:date="2012-08-08T17:05:00Z">
              <w:r w:rsidRPr="00B80901">
                <w:rPr>
                  <w:rPrChange w:id="41507" w:author="Thomas Dietz" w:date="2012-08-10T13:22:00Z">
                    <w:rPr>
                      <w:lang w:val="de-DE"/>
                    </w:rPr>
                  </w:rPrChange>
                </w:rPr>
                <w:t xml:space="preserve">    As such, they are optional but P and Q MUST either both appear</w:t>
              </w:r>
            </w:ins>
          </w:p>
          <w:p w14:paraId="4682914C" w14:textId="77777777" w:rsidR="009F3611" w:rsidRPr="00B80901" w:rsidRDefault="009F3611" w:rsidP="009F3611">
            <w:pPr>
              <w:pStyle w:val="XML1"/>
              <w:rPr>
                <w:ins w:id="41508" w:author="Thomas Dietz" w:date="2012-08-08T17:05:00Z"/>
                <w:rPrChange w:id="41509" w:author="Thomas Dietz" w:date="2012-08-10T13:22:00Z">
                  <w:rPr>
                    <w:ins w:id="41510" w:author="Thomas Dietz" w:date="2012-08-08T17:05:00Z"/>
                    <w:lang w:val="de-DE"/>
                  </w:rPr>
                </w:rPrChange>
              </w:rPr>
            </w:pPr>
            <w:ins w:id="41511" w:author="Thomas Dietz" w:date="2012-08-08T17:05:00Z">
              <w:r w:rsidRPr="00B80901">
                <w:rPr>
                  <w:rPrChange w:id="41512" w:author="Thomas Dietz" w:date="2012-08-10T13:22:00Z">
                    <w:rPr>
                      <w:lang w:val="de-DE"/>
                    </w:rPr>
                  </w:rPrChange>
                </w:rPr>
                <w:t xml:space="preserve">    or both be absent. If all of P, Q, seed, and pgenCounter are</w:t>
              </w:r>
            </w:ins>
          </w:p>
          <w:p w14:paraId="1A0CE85A" w14:textId="77777777" w:rsidR="009F3611" w:rsidRPr="00B80901" w:rsidRDefault="009F3611" w:rsidP="009F3611">
            <w:pPr>
              <w:pStyle w:val="XML1"/>
              <w:rPr>
                <w:ins w:id="41513" w:author="Thomas Dietz" w:date="2012-08-08T17:05:00Z"/>
                <w:rPrChange w:id="41514" w:author="Thomas Dietz" w:date="2012-08-10T13:22:00Z">
                  <w:rPr>
                    <w:ins w:id="41515" w:author="Thomas Dietz" w:date="2012-08-08T17:05:00Z"/>
                    <w:lang w:val="de-DE"/>
                  </w:rPr>
                </w:rPrChange>
              </w:rPr>
            </w:pPr>
            <w:ins w:id="41516" w:author="Thomas Dietz" w:date="2012-08-08T17:05:00Z">
              <w:r w:rsidRPr="00B80901">
                <w:rPr>
                  <w:rPrChange w:id="41517" w:author="Thomas Dietz" w:date="2012-08-10T13:22:00Z">
                    <w:rPr>
                      <w:lang w:val="de-DE"/>
                    </w:rPr>
                  </w:rPrChange>
                </w:rPr>
                <w:t xml:space="preserve">    present, implementations are not required to check if they are</w:t>
              </w:r>
            </w:ins>
          </w:p>
          <w:p w14:paraId="7C3A9311" w14:textId="77777777" w:rsidR="009F3611" w:rsidRPr="00B80901" w:rsidRDefault="009F3611" w:rsidP="009F3611">
            <w:pPr>
              <w:pStyle w:val="XML1"/>
              <w:rPr>
                <w:ins w:id="41518" w:author="Thomas Dietz" w:date="2012-08-08T17:05:00Z"/>
                <w:rPrChange w:id="41519" w:author="Thomas Dietz" w:date="2012-08-10T13:22:00Z">
                  <w:rPr>
                    <w:ins w:id="41520" w:author="Thomas Dietz" w:date="2012-08-08T17:05:00Z"/>
                    <w:lang w:val="de-DE"/>
                  </w:rPr>
                </w:rPrChange>
              </w:rPr>
            </w:pPr>
            <w:ins w:id="41521" w:author="Thomas Dietz" w:date="2012-08-08T17:05:00Z">
              <w:r w:rsidRPr="00B80901">
                <w:rPr>
                  <w:rPrChange w:id="41522" w:author="Thomas Dietz" w:date="2012-08-10T13:22:00Z">
                    <w:rPr>
                      <w:lang w:val="de-DE"/>
                    </w:rPr>
                  </w:rPrChange>
                </w:rPr>
                <w:t xml:space="preserve">    consistent and are free to use either P and Q or seed and</w:t>
              </w:r>
            </w:ins>
          </w:p>
          <w:p w14:paraId="6E28F33A" w14:textId="77777777" w:rsidR="009F3611" w:rsidRPr="00B80901" w:rsidRDefault="009F3611" w:rsidP="009F3611">
            <w:pPr>
              <w:pStyle w:val="XML1"/>
              <w:rPr>
                <w:ins w:id="41523" w:author="Thomas Dietz" w:date="2012-08-08T17:05:00Z"/>
                <w:rPrChange w:id="41524" w:author="Thomas Dietz" w:date="2012-08-10T13:22:00Z">
                  <w:rPr>
                    <w:ins w:id="41525" w:author="Thomas Dietz" w:date="2012-08-08T17:05:00Z"/>
                    <w:lang w:val="de-DE"/>
                  </w:rPr>
                </w:rPrChange>
              </w:rPr>
            </w:pPr>
            <w:ins w:id="41526" w:author="Thomas Dietz" w:date="2012-08-08T17:05:00Z">
              <w:r w:rsidRPr="00B80901">
                <w:rPr>
                  <w:rPrChange w:id="41527" w:author="Thomas Dietz" w:date="2012-08-10T13:22:00Z">
                    <w:rPr>
                      <w:lang w:val="de-DE"/>
                    </w:rPr>
                  </w:rPrChange>
                </w:rPr>
                <w:t xml:space="preserve">    pgenCounter. All parameters are encoded as base64 values.";</w:t>
              </w:r>
            </w:ins>
          </w:p>
          <w:p w14:paraId="3407E23F" w14:textId="77777777" w:rsidR="009F3611" w:rsidRPr="00B80901" w:rsidRDefault="009F3611" w:rsidP="009F3611">
            <w:pPr>
              <w:pStyle w:val="XML1"/>
              <w:rPr>
                <w:ins w:id="41528" w:author="Thomas Dietz" w:date="2012-08-08T17:05:00Z"/>
                <w:rPrChange w:id="41529" w:author="Thomas Dietz" w:date="2012-08-10T13:22:00Z">
                  <w:rPr>
                    <w:ins w:id="41530" w:author="Thomas Dietz" w:date="2012-08-08T17:05:00Z"/>
                    <w:lang w:val="de-DE"/>
                  </w:rPr>
                </w:rPrChange>
              </w:rPr>
            </w:pPr>
            <w:ins w:id="41531" w:author="Thomas Dietz" w:date="2012-08-08T17:05:00Z">
              <w:r w:rsidRPr="00B80901">
                <w:rPr>
                  <w:rPrChange w:id="41532" w:author="Thomas Dietz" w:date="2012-08-10T13:22:00Z">
                    <w:rPr>
                      <w:lang w:val="de-DE"/>
                    </w:rPr>
                  </w:rPrChange>
                </w:rPr>
                <w:t xml:space="preserve">    leaf P {</w:t>
              </w:r>
            </w:ins>
          </w:p>
          <w:p w14:paraId="2D7F4D33" w14:textId="77777777" w:rsidR="009F3611" w:rsidRPr="00B80901" w:rsidRDefault="009F3611" w:rsidP="009F3611">
            <w:pPr>
              <w:pStyle w:val="XML1"/>
              <w:rPr>
                <w:ins w:id="41533" w:author="Thomas Dietz" w:date="2012-08-08T17:05:00Z"/>
                <w:rPrChange w:id="41534" w:author="Thomas Dietz" w:date="2012-08-10T13:22:00Z">
                  <w:rPr>
                    <w:ins w:id="41535" w:author="Thomas Dietz" w:date="2012-08-08T17:05:00Z"/>
                    <w:lang w:val="de-DE"/>
                  </w:rPr>
                </w:rPrChange>
              </w:rPr>
            </w:pPr>
            <w:ins w:id="41536" w:author="Thomas Dietz" w:date="2012-08-08T17:05:00Z">
              <w:r w:rsidRPr="00B80901">
                <w:rPr>
                  <w:rPrChange w:id="41537" w:author="Thomas Dietz" w:date="2012-08-10T13:22:00Z">
                    <w:rPr>
                      <w:lang w:val="de-DE"/>
                    </w:rPr>
                  </w:rPrChange>
                </w:rPr>
                <w:t xml:space="preserve">      when "count(../Q) != 0";</w:t>
              </w:r>
            </w:ins>
          </w:p>
          <w:p w14:paraId="07C16DDB" w14:textId="77777777" w:rsidR="009F3611" w:rsidRPr="00B80901" w:rsidRDefault="009F3611" w:rsidP="009F3611">
            <w:pPr>
              <w:pStyle w:val="XML1"/>
              <w:rPr>
                <w:ins w:id="41538" w:author="Thomas Dietz" w:date="2012-08-08T17:05:00Z"/>
                <w:rPrChange w:id="41539" w:author="Thomas Dietz" w:date="2012-08-10T13:22:00Z">
                  <w:rPr>
                    <w:ins w:id="41540" w:author="Thomas Dietz" w:date="2012-08-08T17:05:00Z"/>
                    <w:lang w:val="de-DE"/>
                  </w:rPr>
                </w:rPrChange>
              </w:rPr>
            </w:pPr>
            <w:ins w:id="41541" w:author="Thomas Dietz" w:date="2012-08-08T17:05:00Z">
              <w:r w:rsidRPr="00B80901">
                <w:rPr>
                  <w:rPrChange w:id="41542" w:author="Thomas Dietz" w:date="2012-08-10T13:22:00Z">
                    <w:rPr>
                      <w:lang w:val="de-DE"/>
                    </w:rPr>
                  </w:rPrChange>
                </w:rPr>
                <w:t xml:space="preserve">      type binary;</w:t>
              </w:r>
            </w:ins>
          </w:p>
          <w:p w14:paraId="22A0133F" w14:textId="77777777" w:rsidR="009F3611" w:rsidRPr="00B80901" w:rsidRDefault="009F3611" w:rsidP="009F3611">
            <w:pPr>
              <w:pStyle w:val="XML1"/>
              <w:rPr>
                <w:ins w:id="41543" w:author="Thomas Dietz" w:date="2012-08-08T17:05:00Z"/>
                <w:rPrChange w:id="41544" w:author="Thomas Dietz" w:date="2012-08-10T13:22:00Z">
                  <w:rPr>
                    <w:ins w:id="41545" w:author="Thomas Dietz" w:date="2012-08-08T17:05:00Z"/>
                    <w:lang w:val="de-DE"/>
                  </w:rPr>
                </w:rPrChange>
              </w:rPr>
            </w:pPr>
            <w:ins w:id="41546" w:author="Thomas Dietz" w:date="2012-08-08T17:05:00Z">
              <w:r w:rsidRPr="00B80901">
                <w:rPr>
                  <w:rPrChange w:id="41547" w:author="Thomas Dietz" w:date="2012-08-10T13:22:00Z">
                    <w:rPr>
                      <w:lang w:val="de-DE"/>
                    </w:rPr>
                  </w:rPrChange>
                </w:rPr>
                <w:t xml:space="preserve">      mandatory true;</w:t>
              </w:r>
            </w:ins>
          </w:p>
          <w:p w14:paraId="720F2390" w14:textId="77777777" w:rsidR="009F3611" w:rsidRPr="00B80901" w:rsidRDefault="009F3611" w:rsidP="009F3611">
            <w:pPr>
              <w:pStyle w:val="XML1"/>
              <w:rPr>
                <w:ins w:id="41548" w:author="Thomas Dietz" w:date="2012-08-08T17:05:00Z"/>
                <w:rPrChange w:id="41549" w:author="Thomas Dietz" w:date="2012-08-10T13:22:00Z">
                  <w:rPr>
                    <w:ins w:id="41550" w:author="Thomas Dietz" w:date="2012-08-08T17:05:00Z"/>
                    <w:lang w:val="de-DE"/>
                  </w:rPr>
                </w:rPrChange>
              </w:rPr>
            </w:pPr>
            <w:ins w:id="41551" w:author="Thomas Dietz" w:date="2012-08-08T17:05:00Z">
              <w:r w:rsidRPr="00B80901">
                <w:rPr>
                  <w:rPrChange w:id="41552" w:author="Thomas Dietz" w:date="2012-08-10T13:22:00Z">
                    <w:rPr>
                      <w:lang w:val="de-DE"/>
                    </w:rPr>
                  </w:rPrChange>
                </w:rPr>
                <w:t xml:space="preserve">      description "This element is optional. It MUST be present in</w:t>
              </w:r>
            </w:ins>
          </w:p>
          <w:p w14:paraId="49D436AF" w14:textId="77777777" w:rsidR="009F3611" w:rsidRPr="00B80901" w:rsidRDefault="009F3611" w:rsidP="009F3611">
            <w:pPr>
              <w:pStyle w:val="XML1"/>
              <w:rPr>
                <w:ins w:id="41553" w:author="Thomas Dietz" w:date="2012-08-08T17:05:00Z"/>
                <w:rPrChange w:id="41554" w:author="Thomas Dietz" w:date="2012-08-10T13:22:00Z">
                  <w:rPr>
                    <w:ins w:id="41555" w:author="Thomas Dietz" w:date="2012-08-08T17:05:00Z"/>
                    <w:lang w:val="de-DE"/>
                  </w:rPr>
                </w:rPrChange>
              </w:rPr>
            </w:pPr>
            <w:ins w:id="41556" w:author="Thomas Dietz" w:date="2012-08-08T17:05:00Z">
              <w:r w:rsidRPr="00B80901">
                <w:rPr>
                  <w:rPrChange w:id="41557" w:author="Thomas Dietz" w:date="2012-08-10T13:22:00Z">
                    <w:rPr>
                      <w:lang w:val="de-DE"/>
                    </w:rPr>
                  </w:rPrChange>
                </w:rPr>
                <w:t xml:space="preserve">        the NETCONF data store, if the element 'Q' is present.</w:t>
              </w:r>
            </w:ins>
          </w:p>
          <w:p w14:paraId="6D42BCA6" w14:textId="77777777" w:rsidR="009F3611" w:rsidRPr="00B80901" w:rsidRDefault="009F3611" w:rsidP="009F3611">
            <w:pPr>
              <w:pStyle w:val="XML1"/>
              <w:rPr>
                <w:ins w:id="41558" w:author="Thomas Dietz" w:date="2012-08-08T17:05:00Z"/>
                <w:rPrChange w:id="41559" w:author="Thomas Dietz" w:date="2012-08-10T13:22:00Z">
                  <w:rPr>
                    <w:ins w:id="41560" w:author="Thomas Dietz" w:date="2012-08-08T17:05:00Z"/>
                    <w:lang w:val="de-DE"/>
                  </w:rPr>
                </w:rPrChange>
              </w:rPr>
            </w:pPr>
            <w:ins w:id="41561" w:author="Thomas Dietz" w:date="2012-08-08T17:05:00Z">
              <w:r w:rsidRPr="00B80901">
                <w:rPr>
                  <w:rPrChange w:id="41562" w:author="Thomas Dietz" w:date="2012-08-10T13:22:00Z">
                    <w:rPr>
                      <w:lang w:val="de-DE"/>
                    </w:rPr>
                  </w:rPrChange>
                </w:rPr>
                <w:t xml:space="preserve">        </w:t>
              </w:r>
            </w:ins>
          </w:p>
          <w:p w14:paraId="344C2DC8" w14:textId="77777777" w:rsidR="009F3611" w:rsidRPr="00B80901" w:rsidRDefault="009F3611" w:rsidP="009F3611">
            <w:pPr>
              <w:pStyle w:val="XML1"/>
              <w:rPr>
                <w:ins w:id="41563" w:author="Thomas Dietz" w:date="2012-08-08T17:05:00Z"/>
                <w:rPrChange w:id="41564" w:author="Thomas Dietz" w:date="2012-08-10T13:22:00Z">
                  <w:rPr>
                    <w:ins w:id="41565" w:author="Thomas Dietz" w:date="2012-08-08T17:05:00Z"/>
                    <w:lang w:val="de-DE"/>
                  </w:rPr>
                </w:rPrChange>
              </w:rPr>
            </w:pPr>
            <w:ins w:id="41566" w:author="Thomas Dietz" w:date="2012-08-08T17:05:00Z">
              <w:r w:rsidRPr="00B80901">
                <w:rPr>
                  <w:rPrChange w:id="41567" w:author="Thomas Dietz" w:date="2012-08-10T13:22:00Z">
                    <w:rPr>
                      <w:lang w:val="de-DE"/>
                    </w:rPr>
                  </w:rPrChange>
                </w:rPr>
                <w:t xml:space="preserve">        If element 'Q' is present in a NETCONF &lt;edit-config&gt;</w:t>
              </w:r>
            </w:ins>
          </w:p>
          <w:p w14:paraId="698526B3" w14:textId="77777777" w:rsidR="009F3611" w:rsidRPr="00B80901" w:rsidRDefault="009F3611" w:rsidP="009F3611">
            <w:pPr>
              <w:pStyle w:val="XML1"/>
              <w:rPr>
                <w:ins w:id="41568" w:author="Thomas Dietz" w:date="2012-08-08T17:05:00Z"/>
                <w:rPrChange w:id="41569" w:author="Thomas Dietz" w:date="2012-08-10T13:22:00Z">
                  <w:rPr>
                    <w:ins w:id="41570" w:author="Thomas Dietz" w:date="2012-08-08T17:05:00Z"/>
                    <w:lang w:val="de-DE"/>
                  </w:rPr>
                </w:rPrChange>
              </w:rPr>
            </w:pPr>
            <w:ins w:id="41571" w:author="Thomas Dietz" w:date="2012-08-08T17:05:00Z">
              <w:r w:rsidRPr="00B80901">
                <w:rPr>
                  <w:rPrChange w:id="41572" w:author="Thomas Dietz" w:date="2012-08-10T13:22:00Z">
                    <w:rPr>
                      <w:lang w:val="de-DE"/>
                    </w:rPr>
                  </w:rPrChange>
                </w:rPr>
                <w:t xml:space="preserve">        operation 'create', 'merge' or 'replace' and this element</w:t>
              </w:r>
            </w:ins>
          </w:p>
          <w:p w14:paraId="342A8116" w14:textId="77777777" w:rsidR="009F3611" w:rsidRPr="00B80901" w:rsidRDefault="009F3611" w:rsidP="009F3611">
            <w:pPr>
              <w:pStyle w:val="XML1"/>
              <w:rPr>
                <w:ins w:id="41573" w:author="Thomas Dietz" w:date="2012-08-08T17:05:00Z"/>
                <w:rPrChange w:id="41574" w:author="Thomas Dietz" w:date="2012-08-10T13:22:00Z">
                  <w:rPr>
                    <w:ins w:id="41575" w:author="Thomas Dietz" w:date="2012-08-08T17:05:00Z"/>
                    <w:lang w:val="de-DE"/>
                  </w:rPr>
                </w:rPrChange>
              </w:rPr>
            </w:pPr>
            <w:ins w:id="41576" w:author="Thomas Dietz" w:date="2012-08-08T17:05:00Z">
              <w:r w:rsidRPr="00B80901">
                <w:rPr>
                  <w:rPrChange w:id="41577" w:author="Thomas Dietz" w:date="2012-08-10T13:22:00Z">
                    <w:rPr>
                      <w:lang w:val="de-DE"/>
                    </w:rPr>
                  </w:rPrChange>
                </w:rPr>
                <w:t xml:space="preserve">        is missing, a 'data-missing' error is returned.";</w:t>
              </w:r>
            </w:ins>
          </w:p>
          <w:p w14:paraId="5DA6FD96" w14:textId="77777777" w:rsidR="009F3611" w:rsidRPr="00B80901" w:rsidRDefault="009F3611" w:rsidP="009F3611">
            <w:pPr>
              <w:pStyle w:val="XML1"/>
              <w:rPr>
                <w:ins w:id="41578" w:author="Thomas Dietz" w:date="2012-08-08T17:05:00Z"/>
                <w:rPrChange w:id="41579" w:author="Thomas Dietz" w:date="2012-08-10T13:22:00Z">
                  <w:rPr>
                    <w:ins w:id="41580" w:author="Thomas Dietz" w:date="2012-08-08T17:05:00Z"/>
                    <w:lang w:val="de-DE"/>
                  </w:rPr>
                </w:rPrChange>
              </w:rPr>
            </w:pPr>
            <w:ins w:id="41581" w:author="Thomas Dietz" w:date="2012-08-08T17:05:00Z">
              <w:r w:rsidRPr="00B80901">
                <w:rPr>
                  <w:rPrChange w:id="41582" w:author="Thomas Dietz" w:date="2012-08-10T13:22:00Z">
                    <w:rPr>
                      <w:lang w:val="de-DE"/>
                    </w:rPr>
                  </w:rPrChange>
                </w:rPr>
                <w:t xml:space="preserve">    }</w:t>
              </w:r>
            </w:ins>
          </w:p>
          <w:p w14:paraId="6A5B401A" w14:textId="77777777" w:rsidR="009F3611" w:rsidRPr="00B80901" w:rsidRDefault="009F3611" w:rsidP="009F3611">
            <w:pPr>
              <w:pStyle w:val="XML1"/>
              <w:rPr>
                <w:ins w:id="41583" w:author="Thomas Dietz" w:date="2012-08-08T17:05:00Z"/>
                <w:rPrChange w:id="41584" w:author="Thomas Dietz" w:date="2012-08-10T13:22:00Z">
                  <w:rPr>
                    <w:ins w:id="41585" w:author="Thomas Dietz" w:date="2012-08-08T17:05:00Z"/>
                    <w:lang w:val="de-DE"/>
                  </w:rPr>
                </w:rPrChange>
              </w:rPr>
            </w:pPr>
            <w:ins w:id="41586" w:author="Thomas Dietz" w:date="2012-08-08T17:05:00Z">
              <w:r w:rsidRPr="00B80901">
                <w:rPr>
                  <w:rPrChange w:id="41587" w:author="Thomas Dietz" w:date="2012-08-10T13:22:00Z">
                    <w:rPr>
                      <w:lang w:val="de-DE"/>
                    </w:rPr>
                  </w:rPrChange>
                </w:rPr>
                <w:t xml:space="preserve">    leaf Q {</w:t>
              </w:r>
            </w:ins>
          </w:p>
          <w:p w14:paraId="49B712C4" w14:textId="77777777" w:rsidR="009F3611" w:rsidRPr="00B80901" w:rsidRDefault="009F3611" w:rsidP="009F3611">
            <w:pPr>
              <w:pStyle w:val="XML1"/>
              <w:rPr>
                <w:ins w:id="41588" w:author="Thomas Dietz" w:date="2012-08-08T17:05:00Z"/>
                <w:rPrChange w:id="41589" w:author="Thomas Dietz" w:date="2012-08-10T13:22:00Z">
                  <w:rPr>
                    <w:ins w:id="41590" w:author="Thomas Dietz" w:date="2012-08-08T17:05:00Z"/>
                    <w:lang w:val="de-DE"/>
                  </w:rPr>
                </w:rPrChange>
              </w:rPr>
            </w:pPr>
            <w:ins w:id="41591" w:author="Thomas Dietz" w:date="2012-08-08T17:05:00Z">
              <w:r w:rsidRPr="00B80901">
                <w:rPr>
                  <w:rPrChange w:id="41592" w:author="Thomas Dietz" w:date="2012-08-10T13:22:00Z">
                    <w:rPr>
                      <w:lang w:val="de-DE"/>
                    </w:rPr>
                  </w:rPrChange>
                </w:rPr>
                <w:t xml:space="preserve">      when "count(../P) != 0";</w:t>
              </w:r>
            </w:ins>
          </w:p>
          <w:p w14:paraId="0F57C392" w14:textId="77777777" w:rsidR="009F3611" w:rsidRPr="00B80901" w:rsidRDefault="009F3611" w:rsidP="009F3611">
            <w:pPr>
              <w:pStyle w:val="XML1"/>
              <w:rPr>
                <w:ins w:id="41593" w:author="Thomas Dietz" w:date="2012-08-08T17:05:00Z"/>
                <w:rPrChange w:id="41594" w:author="Thomas Dietz" w:date="2012-08-10T13:22:00Z">
                  <w:rPr>
                    <w:ins w:id="41595" w:author="Thomas Dietz" w:date="2012-08-08T17:05:00Z"/>
                    <w:lang w:val="de-DE"/>
                  </w:rPr>
                </w:rPrChange>
              </w:rPr>
            </w:pPr>
            <w:ins w:id="41596" w:author="Thomas Dietz" w:date="2012-08-08T17:05:00Z">
              <w:r w:rsidRPr="00B80901">
                <w:rPr>
                  <w:rPrChange w:id="41597" w:author="Thomas Dietz" w:date="2012-08-10T13:22:00Z">
                    <w:rPr>
                      <w:lang w:val="de-DE"/>
                    </w:rPr>
                  </w:rPrChange>
                </w:rPr>
                <w:t xml:space="preserve">      type binary;</w:t>
              </w:r>
            </w:ins>
          </w:p>
          <w:p w14:paraId="34F66DC3" w14:textId="77777777" w:rsidR="009F3611" w:rsidRPr="00B80901" w:rsidRDefault="009F3611" w:rsidP="009F3611">
            <w:pPr>
              <w:pStyle w:val="XML1"/>
              <w:rPr>
                <w:ins w:id="41598" w:author="Thomas Dietz" w:date="2012-08-08T17:05:00Z"/>
                <w:rPrChange w:id="41599" w:author="Thomas Dietz" w:date="2012-08-10T13:22:00Z">
                  <w:rPr>
                    <w:ins w:id="41600" w:author="Thomas Dietz" w:date="2012-08-08T17:05:00Z"/>
                    <w:lang w:val="de-DE"/>
                  </w:rPr>
                </w:rPrChange>
              </w:rPr>
            </w:pPr>
            <w:ins w:id="41601" w:author="Thomas Dietz" w:date="2012-08-08T17:05:00Z">
              <w:r w:rsidRPr="00B80901">
                <w:rPr>
                  <w:rPrChange w:id="41602" w:author="Thomas Dietz" w:date="2012-08-10T13:22:00Z">
                    <w:rPr>
                      <w:lang w:val="de-DE"/>
                    </w:rPr>
                  </w:rPrChange>
                </w:rPr>
                <w:t xml:space="preserve">      mandatory true;</w:t>
              </w:r>
            </w:ins>
          </w:p>
          <w:p w14:paraId="6CDDB4BE" w14:textId="77777777" w:rsidR="009F3611" w:rsidRPr="00B80901" w:rsidRDefault="009F3611" w:rsidP="009F3611">
            <w:pPr>
              <w:pStyle w:val="XML1"/>
              <w:rPr>
                <w:ins w:id="41603" w:author="Thomas Dietz" w:date="2012-08-08T17:05:00Z"/>
                <w:rPrChange w:id="41604" w:author="Thomas Dietz" w:date="2012-08-10T13:22:00Z">
                  <w:rPr>
                    <w:ins w:id="41605" w:author="Thomas Dietz" w:date="2012-08-08T17:05:00Z"/>
                    <w:lang w:val="de-DE"/>
                  </w:rPr>
                </w:rPrChange>
              </w:rPr>
            </w:pPr>
            <w:ins w:id="41606" w:author="Thomas Dietz" w:date="2012-08-08T17:05:00Z">
              <w:r w:rsidRPr="00B80901">
                <w:rPr>
                  <w:rPrChange w:id="41607" w:author="Thomas Dietz" w:date="2012-08-10T13:22:00Z">
                    <w:rPr>
                      <w:lang w:val="de-DE"/>
                    </w:rPr>
                  </w:rPrChange>
                </w:rPr>
                <w:lastRenderedPageBreak/>
                <w:t xml:space="preserve">      description "This element is optional. It MUST be present in</w:t>
              </w:r>
            </w:ins>
          </w:p>
          <w:p w14:paraId="106BD43D" w14:textId="77777777" w:rsidR="009F3611" w:rsidRPr="00B80901" w:rsidRDefault="009F3611" w:rsidP="009F3611">
            <w:pPr>
              <w:pStyle w:val="XML1"/>
              <w:rPr>
                <w:ins w:id="41608" w:author="Thomas Dietz" w:date="2012-08-08T17:05:00Z"/>
                <w:rPrChange w:id="41609" w:author="Thomas Dietz" w:date="2012-08-10T13:22:00Z">
                  <w:rPr>
                    <w:ins w:id="41610" w:author="Thomas Dietz" w:date="2012-08-08T17:05:00Z"/>
                    <w:lang w:val="de-DE"/>
                  </w:rPr>
                </w:rPrChange>
              </w:rPr>
            </w:pPr>
            <w:ins w:id="41611" w:author="Thomas Dietz" w:date="2012-08-08T17:05:00Z">
              <w:r w:rsidRPr="00B80901">
                <w:rPr>
                  <w:rPrChange w:id="41612" w:author="Thomas Dietz" w:date="2012-08-10T13:22:00Z">
                    <w:rPr>
                      <w:lang w:val="de-DE"/>
                    </w:rPr>
                  </w:rPrChange>
                </w:rPr>
                <w:t xml:space="preserve">        the NETCONF data store, if the element 'P' is present.</w:t>
              </w:r>
            </w:ins>
          </w:p>
          <w:p w14:paraId="13B9DB57" w14:textId="77777777" w:rsidR="009F3611" w:rsidRPr="00B80901" w:rsidRDefault="009F3611" w:rsidP="009F3611">
            <w:pPr>
              <w:pStyle w:val="XML1"/>
              <w:rPr>
                <w:ins w:id="41613" w:author="Thomas Dietz" w:date="2012-08-08T17:05:00Z"/>
                <w:rPrChange w:id="41614" w:author="Thomas Dietz" w:date="2012-08-10T13:22:00Z">
                  <w:rPr>
                    <w:ins w:id="41615" w:author="Thomas Dietz" w:date="2012-08-08T17:05:00Z"/>
                    <w:lang w:val="de-DE"/>
                  </w:rPr>
                </w:rPrChange>
              </w:rPr>
            </w:pPr>
            <w:ins w:id="41616" w:author="Thomas Dietz" w:date="2012-08-08T17:05:00Z">
              <w:r w:rsidRPr="00B80901">
                <w:rPr>
                  <w:rPrChange w:id="41617" w:author="Thomas Dietz" w:date="2012-08-10T13:22:00Z">
                    <w:rPr>
                      <w:lang w:val="de-DE"/>
                    </w:rPr>
                  </w:rPrChange>
                </w:rPr>
                <w:t xml:space="preserve">        </w:t>
              </w:r>
            </w:ins>
          </w:p>
          <w:p w14:paraId="5C204E67" w14:textId="77777777" w:rsidR="009F3611" w:rsidRPr="00B80901" w:rsidRDefault="009F3611" w:rsidP="009F3611">
            <w:pPr>
              <w:pStyle w:val="XML1"/>
              <w:rPr>
                <w:ins w:id="41618" w:author="Thomas Dietz" w:date="2012-08-08T17:05:00Z"/>
                <w:rPrChange w:id="41619" w:author="Thomas Dietz" w:date="2012-08-10T13:22:00Z">
                  <w:rPr>
                    <w:ins w:id="41620" w:author="Thomas Dietz" w:date="2012-08-08T17:05:00Z"/>
                    <w:lang w:val="de-DE"/>
                  </w:rPr>
                </w:rPrChange>
              </w:rPr>
            </w:pPr>
            <w:ins w:id="41621" w:author="Thomas Dietz" w:date="2012-08-08T17:05:00Z">
              <w:r w:rsidRPr="00B80901">
                <w:rPr>
                  <w:rPrChange w:id="41622" w:author="Thomas Dietz" w:date="2012-08-10T13:22:00Z">
                    <w:rPr>
                      <w:lang w:val="de-DE"/>
                    </w:rPr>
                  </w:rPrChange>
                </w:rPr>
                <w:t xml:space="preserve">        If element 'P' is present in a NETCONF &lt;edit-config&gt;</w:t>
              </w:r>
            </w:ins>
          </w:p>
          <w:p w14:paraId="5E6CAF4A" w14:textId="77777777" w:rsidR="009F3611" w:rsidRPr="00B80901" w:rsidRDefault="009F3611" w:rsidP="009F3611">
            <w:pPr>
              <w:pStyle w:val="XML1"/>
              <w:rPr>
                <w:ins w:id="41623" w:author="Thomas Dietz" w:date="2012-08-08T17:05:00Z"/>
                <w:rPrChange w:id="41624" w:author="Thomas Dietz" w:date="2012-08-10T13:22:00Z">
                  <w:rPr>
                    <w:ins w:id="41625" w:author="Thomas Dietz" w:date="2012-08-08T17:05:00Z"/>
                    <w:lang w:val="de-DE"/>
                  </w:rPr>
                </w:rPrChange>
              </w:rPr>
            </w:pPr>
            <w:ins w:id="41626" w:author="Thomas Dietz" w:date="2012-08-08T17:05:00Z">
              <w:r w:rsidRPr="00B80901">
                <w:rPr>
                  <w:rPrChange w:id="41627" w:author="Thomas Dietz" w:date="2012-08-10T13:22:00Z">
                    <w:rPr>
                      <w:lang w:val="de-DE"/>
                    </w:rPr>
                  </w:rPrChange>
                </w:rPr>
                <w:t xml:space="preserve">        operation 'create', 'merge' or 'replace' and this element</w:t>
              </w:r>
            </w:ins>
          </w:p>
          <w:p w14:paraId="0A8D9CFA" w14:textId="77777777" w:rsidR="009F3611" w:rsidRPr="00B80901" w:rsidRDefault="009F3611" w:rsidP="009F3611">
            <w:pPr>
              <w:pStyle w:val="XML1"/>
              <w:rPr>
                <w:ins w:id="41628" w:author="Thomas Dietz" w:date="2012-08-08T17:05:00Z"/>
                <w:rPrChange w:id="41629" w:author="Thomas Dietz" w:date="2012-08-10T13:22:00Z">
                  <w:rPr>
                    <w:ins w:id="41630" w:author="Thomas Dietz" w:date="2012-08-08T17:05:00Z"/>
                    <w:lang w:val="de-DE"/>
                  </w:rPr>
                </w:rPrChange>
              </w:rPr>
            </w:pPr>
            <w:ins w:id="41631" w:author="Thomas Dietz" w:date="2012-08-08T17:05:00Z">
              <w:r w:rsidRPr="00B80901">
                <w:rPr>
                  <w:rPrChange w:id="41632" w:author="Thomas Dietz" w:date="2012-08-10T13:22:00Z">
                    <w:rPr>
                      <w:lang w:val="de-DE"/>
                    </w:rPr>
                  </w:rPrChange>
                </w:rPr>
                <w:t xml:space="preserve">        is missing, a 'data-missing' error is returned.";</w:t>
              </w:r>
            </w:ins>
          </w:p>
          <w:p w14:paraId="75CBD64B" w14:textId="77777777" w:rsidR="009F3611" w:rsidRPr="00B80901" w:rsidRDefault="009F3611" w:rsidP="009F3611">
            <w:pPr>
              <w:pStyle w:val="XML1"/>
              <w:rPr>
                <w:ins w:id="41633" w:author="Thomas Dietz" w:date="2012-08-08T17:05:00Z"/>
                <w:rPrChange w:id="41634" w:author="Thomas Dietz" w:date="2012-08-10T13:22:00Z">
                  <w:rPr>
                    <w:ins w:id="41635" w:author="Thomas Dietz" w:date="2012-08-08T17:05:00Z"/>
                    <w:lang w:val="de-DE"/>
                  </w:rPr>
                </w:rPrChange>
              </w:rPr>
            </w:pPr>
            <w:ins w:id="41636" w:author="Thomas Dietz" w:date="2012-08-08T17:05:00Z">
              <w:r w:rsidRPr="00B80901">
                <w:rPr>
                  <w:rPrChange w:id="41637" w:author="Thomas Dietz" w:date="2012-08-10T13:22:00Z">
                    <w:rPr>
                      <w:lang w:val="de-DE"/>
                    </w:rPr>
                  </w:rPrChange>
                </w:rPr>
                <w:t xml:space="preserve">    }</w:t>
              </w:r>
            </w:ins>
          </w:p>
          <w:p w14:paraId="27E8F348" w14:textId="77777777" w:rsidR="009F3611" w:rsidRPr="00B80901" w:rsidRDefault="009F3611" w:rsidP="009F3611">
            <w:pPr>
              <w:pStyle w:val="XML1"/>
              <w:rPr>
                <w:ins w:id="41638" w:author="Thomas Dietz" w:date="2012-08-08T17:05:00Z"/>
                <w:rPrChange w:id="41639" w:author="Thomas Dietz" w:date="2012-08-10T13:22:00Z">
                  <w:rPr>
                    <w:ins w:id="41640" w:author="Thomas Dietz" w:date="2012-08-08T17:05:00Z"/>
                    <w:lang w:val="de-DE"/>
                  </w:rPr>
                </w:rPrChange>
              </w:rPr>
            </w:pPr>
            <w:ins w:id="41641" w:author="Thomas Dietz" w:date="2012-08-08T17:05:00Z">
              <w:r w:rsidRPr="00B80901">
                <w:rPr>
                  <w:rPrChange w:id="41642" w:author="Thomas Dietz" w:date="2012-08-10T13:22:00Z">
                    <w:rPr>
                      <w:lang w:val="de-DE"/>
                    </w:rPr>
                  </w:rPrChange>
                </w:rPr>
                <w:t xml:space="preserve">    leaf J {</w:t>
              </w:r>
            </w:ins>
          </w:p>
          <w:p w14:paraId="2EC9EA8C" w14:textId="77777777" w:rsidR="009F3611" w:rsidRPr="00B80901" w:rsidRDefault="009F3611" w:rsidP="009F3611">
            <w:pPr>
              <w:pStyle w:val="XML1"/>
              <w:rPr>
                <w:ins w:id="41643" w:author="Thomas Dietz" w:date="2012-08-08T17:05:00Z"/>
                <w:rPrChange w:id="41644" w:author="Thomas Dietz" w:date="2012-08-10T13:22:00Z">
                  <w:rPr>
                    <w:ins w:id="41645" w:author="Thomas Dietz" w:date="2012-08-08T17:05:00Z"/>
                    <w:lang w:val="de-DE"/>
                  </w:rPr>
                </w:rPrChange>
              </w:rPr>
            </w:pPr>
            <w:ins w:id="41646" w:author="Thomas Dietz" w:date="2012-08-08T17:05:00Z">
              <w:r w:rsidRPr="00B80901">
                <w:rPr>
                  <w:rPrChange w:id="41647" w:author="Thomas Dietz" w:date="2012-08-10T13:22:00Z">
                    <w:rPr>
                      <w:lang w:val="de-DE"/>
                    </w:rPr>
                  </w:rPrChange>
                </w:rPr>
                <w:t xml:space="preserve">      type binary;</w:t>
              </w:r>
            </w:ins>
          </w:p>
          <w:p w14:paraId="1337CB16" w14:textId="77777777" w:rsidR="009F3611" w:rsidRPr="00B80901" w:rsidRDefault="009F3611" w:rsidP="009F3611">
            <w:pPr>
              <w:pStyle w:val="XML1"/>
              <w:rPr>
                <w:ins w:id="41648" w:author="Thomas Dietz" w:date="2012-08-08T17:05:00Z"/>
                <w:rPrChange w:id="41649" w:author="Thomas Dietz" w:date="2012-08-10T13:22:00Z">
                  <w:rPr>
                    <w:ins w:id="41650" w:author="Thomas Dietz" w:date="2012-08-08T17:05:00Z"/>
                    <w:lang w:val="de-DE"/>
                  </w:rPr>
                </w:rPrChange>
              </w:rPr>
            </w:pPr>
            <w:ins w:id="41651" w:author="Thomas Dietz" w:date="2012-08-08T17:05:00Z">
              <w:r w:rsidRPr="00B80901">
                <w:rPr>
                  <w:rPrChange w:id="41652" w:author="Thomas Dietz" w:date="2012-08-10T13:22:00Z">
                    <w:rPr>
                      <w:lang w:val="de-DE"/>
                    </w:rPr>
                  </w:rPrChange>
                </w:rPr>
                <w:t xml:space="preserve">      description "This element is optional.";</w:t>
              </w:r>
            </w:ins>
          </w:p>
          <w:p w14:paraId="5E76D6BE" w14:textId="77777777" w:rsidR="009F3611" w:rsidRPr="00B80901" w:rsidRDefault="009F3611" w:rsidP="009F3611">
            <w:pPr>
              <w:pStyle w:val="XML1"/>
              <w:rPr>
                <w:ins w:id="41653" w:author="Thomas Dietz" w:date="2012-08-08T17:05:00Z"/>
                <w:rPrChange w:id="41654" w:author="Thomas Dietz" w:date="2012-08-10T13:22:00Z">
                  <w:rPr>
                    <w:ins w:id="41655" w:author="Thomas Dietz" w:date="2012-08-08T17:05:00Z"/>
                    <w:lang w:val="de-DE"/>
                  </w:rPr>
                </w:rPrChange>
              </w:rPr>
            </w:pPr>
            <w:ins w:id="41656" w:author="Thomas Dietz" w:date="2012-08-08T17:05:00Z">
              <w:r w:rsidRPr="00B80901">
                <w:rPr>
                  <w:rPrChange w:id="41657" w:author="Thomas Dietz" w:date="2012-08-10T13:22:00Z">
                    <w:rPr>
                      <w:lang w:val="de-DE"/>
                    </w:rPr>
                  </w:rPrChange>
                </w:rPr>
                <w:t xml:space="preserve">    }</w:t>
              </w:r>
            </w:ins>
          </w:p>
          <w:p w14:paraId="1019295E" w14:textId="77777777" w:rsidR="009F3611" w:rsidRPr="00B80901" w:rsidRDefault="009F3611" w:rsidP="009F3611">
            <w:pPr>
              <w:pStyle w:val="XML1"/>
              <w:rPr>
                <w:ins w:id="41658" w:author="Thomas Dietz" w:date="2012-08-08T17:05:00Z"/>
                <w:rPrChange w:id="41659" w:author="Thomas Dietz" w:date="2012-08-10T13:22:00Z">
                  <w:rPr>
                    <w:ins w:id="41660" w:author="Thomas Dietz" w:date="2012-08-08T17:05:00Z"/>
                    <w:lang w:val="de-DE"/>
                  </w:rPr>
                </w:rPrChange>
              </w:rPr>
            </w:pPr>
            <w:ins w:id="41661" w:author="Thomas Dietz" w:date="2012-08-08T17:05:00Z">
              <w:r w:rsidRPr="00B80901">
                <w:rPr>
                  <w:rPrChange w:id="41662" w:author="Thomas Dietz" w:date="2012-08-10T13:22:00Z">
                    <w:rPr>
                      <w:lang w:val="de-DE"/>
                    </w:rPr>
                  </w:rPrChange>
                </w:rPr>
                <w:t xml:space="preserve">    leaf G {</w:t>
              </w:r>
            </w:ins>
          </w:p>
          <w:p w14:paraId="3054B5AB" w14:textId="77777777" w:rsidR="009F3611" w:rsidRPr="00B80901" w:rsidRDefault="009F3611" w:rsidP="009F3611">
            <w:pPr>
              <w:pStyle w:val="XML1"/>
              <w:rPr>
                <w:ins w:id="41663" w:author="Thomas Dietz" w:date="2012-08-08T17:05:00Z"/>
                <w:rPrChange w:id="41664" w:author="Thomas Dietz" w:date="2012-08-10T13:22:00Z">
                  <w:rPr>
                    <w:ins w:id="41665" w:author="Thomas Dietz" w:date="2012-08-08T17:05:00Z"/>
                    <w:lang w:val="de-DE"/>
                  </w:rPr>
                </w:rPrChange>
              </w:rPr>
            </w:pPr>
            <w:ins w:id="41666" w:author="Thomas Dietz" w:date="2012-08-08T17:05:00Z">
              <w:r w:rsidRPr="00B80901">
                <w:rPr>
                  <w:rPrChange w:id="41667" w:author="Thomas Dietz" w:date="2012-08-10T13:22:00Z">
                    <w:rPr>
                      <w:lang w:val="de-DE"/>
                    </w:rPr>
                  </w:rPrChange>
                </w:rPr>
                <w:t xml:space="preserve">      type binary;</w:t>
              </w:r>
            </w:ins>
          </w:p>
          <w:p w14:paraId="3CCA35A4" w14:textId="77777777" w:rsidR="009F3611" w:rsidRPr="00B80901" w:rsidRDefault="009F3611" w:rsidP="009F3611">
            <w:pPr>
              <w:pStyle w:val="XML1"/>
              <w:rPr>
                <w:ins w:id="41668" w:author="Thomas Dietz" w:date="2012-08-08T17:05:00Z"/>
                <w:rPrChange w:id="41669" w:author="Thomas Dietz" w:date="2012-08-10T13:22:00Z">
                  <w:rPr>
                    <w:ins w:id="41670" w:author="Thomas Dietz" w:date="2012-08-08T17:05:00Z"/>
                    <w:lang w:val="de-DE"/>
                  </w:rPr>
                </w:rPrChange>
              </w:rPr>
            </w:pPr>
            <w:ins w:id="41671" w:author="Thomas Dietz" w:date="2012-08-08T17:05:00Z">
              <w:r w:rsidRPr="00B80901">
                <w:rPr>
                  <w:rPrChange w:id="41672" w:author="Thomas Dietz" w:date="2012-08-10T13:22:00Z">
                    <w:rPr>
                      <w:lang w:val="de-DE"/>
                    </w:rPr>
                  </w:rPrChange>
                </w:rPr>
                <w:t xml:space="preserve">      description "This element is optional.";</w:t>
              </w:r>
            </w:ins>
          </w:p>
          <w:p w14:paraId="3478AA39" w14:textId="77777777" w:rsidR="009F3611" w:rsidRPr="00B80901" w:rsidRDefault="009F3611" w:rsidP="009F3611">
            <w:pPr>
              <w:pStyle w:val="XML1"/>
              <w:rPr>
                <w:ins w:id="41673" w:author="Thomas Dietz" w:date="2012-08-08T17:05:00Z"/>
                <w:rPrChange w:id="41674" w:author="Thomas Dietz" w:date="2012-08-10T13:22:00Z">
                  <w:rPr>
                    <w:ins w:id="41675" w:author="Thomas Dietz" w:date="2012-08-08T17:05:00Z"/>
                    <w:lang w:val="de-DE"/>
                  </w:rPr>
                </w:rPrChange>
              </w:rPr>
            </w:pPr>
            <w:ins w:id="41676" w:author="Thomas Dietz" w:date="2012-08-08T17:05:00Z">
              <w:r w:rsidRPr="00B80901">
                <w:rPr>
                  <w:rPrChange w:id="41677" w:author="Thomas Dietz" w:date="2012-08-10T13:22:00Z">
                    <w:rPr>
                      <w:lang w:val="de-DE"/>
                    </w:rPr>
                  </w:rPrChange>
                </w:rPr>
                <w:t xml:space="preserve">    }</w:t>
              </w:r>
            </w:ins>
          </w:p>
          <w:p w14:paraId="142717CA" w14:textId="77777777" w:rsidR="009F3611" w:rsidRPr="00B80901" w:rsidRDefault="009F3611" w:rsidP="009F3611">
            <w:pPr>
              <w:pStyle w:val="XML1"/>
              <w:rPr>
                <w:ins w:id="41678" w:author="Thomas Dietz" w:date="2012-08-08T17:05:00Z"/>
                <w:rPrChange w:id="41679" w:author="Thomas Dietz" w:date="2012-08-10T13:22:00Z">
                  <w:rPr>
                    <w:ins w:id="41680" w:author="Thomas Dietz" w:date="2012-08-08T17:05:00Z"/>
                    <w:lang w:val="de-DE"/>
                  </w:rPr>
                </w:rPrChange>
              </w:rPr>
            </w:pPr>
            <w:ins w:id="41681" w:author="Thomas Dietz" w:date="2012-08-08T17:05:00Z">
              <w:r w:rsidRPr="00B80901">
                <w:rPr>
                  <w:rPrChange w:id="41682" w:author="Thomas Dietz" w:date="2012-08-10T13:22:00Z">
                    <w:rPr>
                      <w:lang w:val="de-DE"/>
                    </w:rPr>
                  </w:rPrChange>
                </w:rPr>
                <w:t xml:space="preserve">    leaf Y {</w:t>
              </w:r>
            </w:ins>
          </w:p>
          <w:p w14:paraId="3AC85402" w14:textId="77777777" w:rsidR="009F3611" w:rsidRPr="00B80901" w:rsidRDefault="009F3611" w:rsidP="009F3611">
            <w:pPr>
              <w:pStyle w:val="XML1"/>
              <w:rPr>
                <w:ins w:id="41683" w:author="Thomas Dietz" w:date="2012-08-08T17:05:00Z"/>
                <w:rPrChange w:id="41684" w:author="Thomas Dietz" w:date="2012-08-10T13:22:00Z">
                  <w:rPr>
                    <w:ins w:id="41685" w:author="Thomas Dietz" w:date="2012-08-08T17:05:00Z"/>
                    <w:lang w:val="de-DE"/>
                  </w:rPr>
                </w:rPrChange>
              </w:rPr>
            </w:pPr>
            <w:ins w:id="41686" w:author="Thomas Dietz" w:date="2012-08-08T17:05:00Z">
              <w:r w:rsidRPr="00B80901">
                <w:rPr>
                  <w:rPrChange w:id="41687" w:author="Thomas Dietz" w:date="2012-08-10T13:22:00Z">
                    <w:rPr>
                      <w:lang w:val="de-DE"/>
                    </w:rPr>
                  </w:rPrChange>
                </w:rPr>
                <w:t xml:space="preserve">      type binary;</w:t>
              </w:r>
            </w:ins>
          </w:p>
          <w:p w14:paraId="324BB056" w14:textId="77777777" w:rsidR="009F3611" w:rsidRPr="00B80901" w:rsidRDefault="009F3611" w:rsidP="009F3611">
            <w:pPr>
              <w:pStyle w:val="XML1"/>
              <w:rPr>
                <w:ins w:id="41688" w:author="Thomas Dietz" w:date="2012-08-08T17:05:00Z"/>
                <w:rPrChange w:id="41689" w:author="Thomas Dietz" w:date="2012-08-10T13:22:00Z">
                  <w:rPr>
                    <w:ins w:id="41690" w:author="Thomas Dietz" w:date="2012-08-08T17:05:00Z"/>
                    <w:lang w:val="de-DE"/>
                  </w:rPr>
                </w:rPrChange>
              </w:rPr>
            </w:pPr>
            <w:ins w:id="41691" w:author="Thomas Dietz" w:date="2012-08-08T17:05:00Z">
              <w:r w:rsidRPr="00B80901">
                <w:rPr>
                  <w:rPrChange w:id="41692" w:author="Thomas Dietz" w:date="2012-08-10T13:22:00Z">
                    <w:rPr>
                      <w:lang w:val="de-DE"/>
                    </w:rPr>
                  </w:rPrChange>
                </w:rPr>
                <w:t xml:space="preserve">      mandatory true;</w:t>
              </w:r>
            </w:ins>
          </w:p>
          <w:p w14:paraId="1CB8A464" w14:textId="77777777" w:rsidR="009F3611" w:rsidRPr="00B80901" w:rsidRDefault="009F3611" w:rsidP="009F3611">
            <w:pPr>
              <w:pStyle w:val="XML1"/>
              <w:rPr>
                <w:ins w:id="41693" w:author="Thomas Dietz" w:date="2012-08-08T17:05:00Z"/>
                <w:rPrChange w:id="41694" w:author="Thomas Dietz" w:date="2012-08-10T13:22:00Z">
                  <w:rPr>
                    <w:ins w:id="41695" w:author="Thomas Dietz" w:date="2012-08-08T17:05:00Z"/>
                    <w:lang w:val="de-DE"/>
                  </w:rPr>
                </w:rPrChange>
              </w:rPr>
            </w:pPr>
            <w:ins w:id="41696" w:author="Thomas Dietz" w:date="2012-08-08T17:05:00Z">
              <w:r w:rsidRPr="00B80901">
                <w:rPr>
                  <w:rPrChange w:id="41697" w:author="Thomas Dietz" w:date="2012-08-10T13:22:00Z">
                    <w:rPr>
                      <w:lang w:val="de-DE"/>
                    </w:rPr>
                  </w:rPrChange>
                </w:rPr>
                <w:t xml:space="preserve">      description "This element MUST be present in the NETCONF data</w:t>
              </w:r>
            </w:ins>
          </w:p>
          <w:p w14:paraId="72875F4D" w14:textId="77777777" w:rsidR="009F3611" w:rsidRPr="00B80901" w:rsidRDefault="009F3611" w:rsidP="009F3611">
            <w:pPr>
              <w:pStyle w:val="XML1"/>
              <w:rPr>
                <w:ins w:id="41698" w:author="Thomas Dietz" w:date="2012-08-08T17:05:00Z"/>
                <w:rPrChange w:id="41699" w:author="Thomas Dietz" w:date="2012-08-10T13:22:00Z">
                  <w:rPr>
                    <w:ins w:id="41700" w:author="Thomas Dietz" w:date="2012-08-08T17:05:00Z"/>
                    <w:lang w:val="de-DE"/>
                  </w:rPr>
                </w:rPrChange>
              </w:rPr>
            </w:pPr>
            <w:ins w:id="41701" w:author="Thomas Dietz" w:date="2012-08-08T17:05:00Z">
              <w:r w:rsidRPr="00B80901">
                <w:rPr>
                  <w:rPrChange w:id="41702" w:author="Thomas Dietz" w:date="2012-08-10T13:22:00Z">
                    <w:rPr>
                      <w:lang w:val="de-DE"/>
                    </w:rPr>
                  </w:rPrChange>
                </w:rPr>
                <w:t xml:space="preserve">        store. If this element is not present in a NETCONF</w:t>
              </w:r>
            </w:ins>
          </w:p>
          <w:p w14:paraId="4E5FF80B" w14:textId="77777777" w:rsidR="009F3611" w:rsidRPr="00B80901" w:rsidRDefault="009F3611" w:rsidP="009F3611">
            <w:pPr>
              <w:pStyle w:val="XML1"/>
              <w:rPr>
                <w:ins w:id="41703" w:author="Thomas Dietz" w:date="2012-08-08T17:05:00Z"/>
                <w:rPrChange w:id="41704" w:author="Thomas Dietz" w:date="2012-08-10T13:22:00Z">
                  <w:rPr>
                    <w:ins w:id="41705" w:author="Thomas Dietz" w:date="2012-08-08T17:05:00Z"/>
                    <w:lang w:val="de-DE"/>
                  </w:rPr>
                </w:rPrChange>
              </w:rPr>
            </w:pPr>
            <w:ins w:id="41706" w:author="Thomas Dietz" w:date="2012-08-08T17:05:00Z">
              <w:r w:rsidRPr="00B80901">
                <w:rPr>
                  <w:rPrChange w:id="41707" w:author="Thomas Dietz" w:date="2012-08-10T13:22:00Z">
                    <w:rPr>
                      <w:lang w:val="de-DE"/>
                    </w:rPr>
                  </w:rPrChange>
                </w:rPr>
                <w:t xml:space="preserve">        &lt;edit-config&gt; operation 'create', 'merge' or 'replace' and</w:t>
              </w:r>
            </w:ins>
          </w:p>
          <w:p w14:paraId="52BBAD90" w14:textId="77777777" w:rsidR="009F3611" w:rsidRPr="00B80901" w:rsidRDefault="009F3611" w:rsidP="009F3611">
            <w:pPr>
              <w:pStyle w:val="XML1"/>
              <w:rPr>
                <w:ins w:id="41708" w:author="Thomas Dietz" w:date="2012-08-08T17:05:00Z"/>
                <w:rPrChange w:id="41709" w:author="Thomas Dietz" w:date="2012-08-10T13:22:00Z">
                  <w:rPr>
                    <w:ins w:id="41710" w:author="Thomas Dietz" w:date="2012-08-08T17:05:00Z"/>
                    <w:lang w:val="de-DE"/>
                  </w:rPr>
                </w:rPrChange>
              </w:rPr>
            </w:pPr>
            <w:ins w:id="41711" w:author="Thomas Dietz" w:date="2012-08-08T17:05:00Z">
              <w:r w:rsidRPr="00B80901">
                <w:rPr>
                  <w:rPrChange w:id="41712" w:author="Thomas Dietz" w:date="2012-08-10T13:22:00Z">
                    <w:rPr>
                      <w:lang w:val="de-DE"/>
                    </w:rPr>
                  </w:rPrChange>
                </w:rPr>
                <w:t xml:space="preserve">        the parent element does not exist, a 'data-missing' error</w:t>
              </w:r>
            </w:ins>
          </w:p>
          <w:p w14:paraId="04FE58EA" w14:textId="77777777" w:rsidR="009F3611" w:rsidRPr="00B80901" w:rsidRDefault="009F3611" w:rsidP="009F3611">
            <w:pPr>
              <w:pStyle w:val="XML1"/>
              <w:rPr>
                <w:ins w:id="41713" w:author="Thomas Dietz" w:date="2012-08-08T17:05:00Z"/>
                <w:rPrChange w:id="41714" w:author="Thomas Dietz" w:date="2012-08-10T13:22:00Z">
                  <w:rPr>
                    <w:ins w:id="41715" w:author="Thomas Dietz" w:date="2012-08-08T17:05:00Z"/>
                    <w:lang w:val="de-DE"/>
                  </w:rPr>
                </w:rPrChange>
              </w:rPr>
            </w:pPr>
            <w:ins w:id="41716" w:author="Thomas Dietz" w:date="2012-08-08T17:05:00Z">
              <w:r w:rsidRPr="00B80901">
                <w:rPr>
                  <w:rPrChange w:id="41717" w:author="Thomas Dietz" w:date="2012-08-10T13:22:00Z">
                    <w:rPr>
                      <w:lang w:val="de-DE"/>
                    </w:rPr>
                  </w:rPrChange>
                </w:rPr>
                <w:t xml:space="preserve">        is returned.";</w:t>
              </w:r>
            </w:ins>
          </w:p>
          <w:p w14:paraId="2CA5B631" w14:textId="77777777" w:rsidR="009F3611" w:rsidRPr="00B80901" w:rsidRDefault="009F3611" w:rsidP="009F3611">
            <w:pPr>
              <w:pStyle w:val="XML1"/>
              <w:rPr>
                <w:ins w:id="41718" w:author="Thomas Dietz" w:date="2012-08-08T17:05:00Z"/>
                <w:rPrChange w:id="41719" w:author="Thomas Dietz" w:date="2012-08-10T13:22:00Z">
                  <w:rPr>
                    <w:ins w:id="41720" w:author="Thomas Dietz" w:date="2012-08-08T17:05:00Z"/>
                    <w:lang w:val="de-DE"/>
                  </w:rPr>
                </w:rPrChange>
              </w:rPr>
            </w:pPr>
            <w:ins w:id="41721" w:author="Thomas Dietz" w:date="2012-08-08T17:05:00Z">
              <w:r w:rsidRPr="00B80901">
                <w:rPr>
                  <w:rPrChange w:id="41722" w:author="Thomas Dietz" w:date="2012-08-10T13:22:00Z">
                    <w:rPr>
                      <w:lang w:val="de-DE"/>
                    </w:rPr>
                  </w:rPrChange>
                </w:rPr>
                <w:t xml:space="preserve">    }</w:t>
              </w:r>
            </w:ins>
          </w:p>
          <w:p w14:paraId="6C4B3D94" w14:textId="77777777" w:rsidR="009F3611" w:rsidRPr="00B80901" w:rsidRDefault="009F3611" w:rsidP="009F3611">
            <w:pPr>
              <w:pStyle w:val="XML1"/>
              <w:rPr>
                <w:ins w:id="41723" w:author="Thomas Dietz" w:date="2012-08-08T17:05:00Z"/>
                <w:rPrChange w:id="41724" w:author="Thomas Dietz" w:date="2012-08-10T13:22:00Z">
                  <w:rPr>
                    <w:ins w:id="41725" w:author="Thomas Dietz" w:date="2012-08-08T17:05:00Z"/>
                    <w:lang w:val="de-DE"/>
                  </w:rPr>
                </w:rPrChange>
              </w:rPr>
            </w:pPr>
            <w:ins w:id="41726" w:author="Thomas Dietz" w:date="2012-08-08T17:05:00Z">
              <w:r w:rsidRPr="00B80901">
                <w:rPr>
                  <w:rPrChange w:id="41727" w:author="Thomas Dietz" w:date="2012-08-10T13:22:00Z">
                    <w:rPr>
                      <w:lang w:val="de-DE"/>
                    </w:rPr>
                  </w:rPrChange>
                </w:rPr>
                <w:t xml:space="preserve">    leaf Seed {</w:t>
              </w:r>
            </w:ins>
          </w:p>
          <w:p w14:paraId="1D86576C" w14:textId="77777777" w:rsidR="009F3611" w:rsidRPr="00B80901" w:rsidRDefault="009F3611" w:rsidP="009F3611">
            <w:pPr>
              <w:pStyle w:val="XML1"/>
              <w:rPr>
                <w:ins w:id="41728" w:author="Thomas Dietz" w:date="2012-08-08T17:05:00Z"/>
                <w:rPrChange w:id="41729" w:author="Thomas Dietz" w:date="2012-08-10T13:22:00Z">
                  <w:rPr>
                    <w:ins w:id="41730" w:author="Thomas Dietz" w:date="2012-08-08T17:05:00Z"/>
                    <w:lang w:val="de-DE"/>
                  </w:rPr>
                </w:rPrChange>
              </w:rPr>
            </w:pPr>
            <w:ins w:id="41731" w:author="Thomas Dietz" w:date="2012-08-08T17:05:00Z">
              <w:r w:rsidRPr="00B80901">
                <w:rPr>
                  <w:rPrChange w:id="41732" w:author="Thomas Dietz" w:date="2012-08-10T13:22:00Z">
                    <w:rPr>
                      <w:lang w:val="de-DE"/>
                    </w:rPr>
                  </w:rPrChange>
                </w:rPr>
                <w:t xml:space="preserve">      when "count(../PgenCounter) != 0";</w:t>
              </w:r>
            </w:ins>
          </w:p>
          <w:p w14:paraId="45D47911" w14:textId="77777777" w:rsidR="009F3611" w:rsidRPr="00B80901" w:rsidRDefault="009F3611" w:rsidP="009F3611">
            <w:pPr>
              <w:pStyle w:val="XML1"/>
              <w:rPr>
                <w:ins w:id="41733" w:author="Thomas Dietz" w:date="2012-08-08T17:05:00Z"/>
                <w:rPrChange w:id="41734" w:author="Thomas Dietz" w:date="2012-08-10T13:22:00Z">
                  <w:rPr>
                    <w:ins w:id="41735" w:author="Thomas Dietz" w:date="2012-08-08T17:05:00Z"/>
                    <w:lang w:val="de-DE"/>
                  </w:rPr>
                </w:rPrChange>
              </w:rPr>
            </w:pPr>
            <w:ins w:id="41736" w:author="Thomas Dietz" w:date="2012-08-08T17:05:00Z">
              <w:r w:rsidRPr="00B80901">
                <w:rPr>
                  <w:rPrChange w:id="41737" w:author="Thomas Dietz" w:date="2012-08-10T13:22:00Z">
                    <w:rPr>
                      <w:lang w:val="de-DE"/>
                    </w:rPr>
                  </w:rPrChange>
                </w:rPr>
                <w:t xml:space="preserve">      type binary;</w:t>
              </w:r>
            </w:ins>
          </w:p>
          <w:p w14:paraId="033548D0" w14:textId="77777777" w:rsidR="009F3611" w:rsidRPr="00B80901" w:rsidRDefault="009F3611" w:rsidP="009F3611">
            <w:pPr>
              <w:pStyle w:val="XML1"/>
              <w:rPr>
                <w:ins w:id="41738" w:author="Thomas Dietz" w:date="2012-08-08T17:05:00Z"/>
                <w:rPrChange w:id="41739" w:author="Thomas Dietz" w:date="2012-08-10T13:22:00Z">
                  <w:rPr>
                    <w:ins w:id="41740" w:author="Thomas Dietz" w:date="2012-08-08T17:05:00Z"/>
                    <w:lang w:val="de-DE"/>
                  </w:rPr>
                </w:rPrChange>
              </w:rPr>
            </w:pPr>
            <w:ins w:id="41741" w:author="Thomas Dietz" w:date="2012-08-08T17:05:00Z">
              <w:r w:rsidRPr="00B80901">
                <w:rPr>
                  <w:rPrChange w:id="41742" w:author="Thomas Dietz" w:date="2012-08-10T13:22:00Z">
                    <w:rPr>
                      <w:lang w:val="de-DE"/>
                    </w:rPr>
                  </w:rPrChange>
                </w:rPr>
                <w:t xml:space="preserve">      mandatory true;</w:t>
              </w:r>
            </w:ins>
          </w:p>
          <w:p w14:paraId="2E36F98D" w14:textId="77777777" w:rsidR="009F3611" w:rsidRPr="00B80901" w:rsidRDefault="009F3611" w:rsidP="009F3611">
            <w:pPr>
              <w:pStyle w:val="XML1"/>
              <w:rPr>
                <w:ins w:id="41743" w:author="Thomas Dietz" w:date="2012-08-08T17:05:00Z"/>
                <w:rPrChange w:id="41744" w:author="Thomas Dietz" w:date="2012-08-10T13:22:00Z">
                  <w:rPr>
                    <w:ins w:id="41745" w:author="Thomas Dietz" w:date="2012-08-08T17:05:00Z"/>
                    <w:lang w:val="de-DE"/>
                  </w:rPr>
                </w:rPrChange>
              </w:rPr>
            </w:pPr>
            <w:ins w:id="41746" w:author="Thomas Dietz" w:date="2012-08-08T17:05:00Z">
              <w:r w:rsidRPr="00B80901">
                <w:rPr>
                  <w:rPrChange w:id="41747" w:author="Thomas Dietz" w:date="2012-08-10T13:22:00Z">
                    <w:rPr>
                      <w:lang w:val="de-DE"/>
                    </w:rPr>
                  </w:rPrChange>
                </w:rPr>
                <w:t xml:space="preserve">      description "This element is optional. It MUST be present in</w:t>
              </w:r>
            </w:ins>
          </w:p>
          <w:p w14:paraId="0E107397" w14:textId="77777777" w:rsidR="009F3611" w:rsidRPr="00B80901" w:rsidRDefault="009F3611" w:rsidP="009F3611">
            <w:pPr>
              <w:pStyle w:val="XML1"/>
              <w:rPr>
                <w:ins w:id="41748" w:author="Thomas Dietz" w:date="2012-08-08T17:05:00Z"/>
                <w:rPrChange w:id="41749" w:author="Thomas Dietz" w:date="2012-08-10T13:22:00Z">
                  <w:rPr>
                    <w:ins w:id="41750" w:author="Thomas Dietz" w:date="2012-08-08T17:05:00Z"/>
                    <w:lang w:val="de-DE"/>
                  </w:rPr>
                </w:rPrChange>
              </w:rPr>
            </w:pPr>
            <w:ins w:id="41751" w:author="Thomas Dietz" w:date="2012-08-08T17:05:00Z">
              <w:r w:rsidRPr="00B80901">
                <w:rPr>
                  <w:rPrChange w:id="41752" w:author="Thomas Dietz" w:date="2012-08-10T13:22:00Z">
                    <w:rPr>
                      <w:lang w:val="de-DE"/>
                    </w:rPr>
                  </w:rPrChange>
                </w:rPr>
                <w:t xml:space="preserve">        the NETCONF data store, if the element 'PgenCounter' is</w:t>
              </w:r>
            </w:ins>
          </w:p>
          <w:p w14:paraId="282F1869" w14:textId="77777777" w:rsidR="009F3611" w:rsidRPr="00B80901" w:rsidRDefault="009F3611" w:rsidP="009F3611">
            <w:pPr>
              <w:pStyle w:val="XML1"/>
              <w:rPr>
                <w:ins w:id="41753" w:author="Thomas Dietz" w:date="2012-08-08T17:05:00Z"/>
                <w:rPrChange w:id="41754" w:author="Thomas Dietz" w:date="2012-08-10T13:22:00Z">
                  <w:rPr>
                    <w:ins w:id="41755" w:author="Thomas Dietz" w:date="2012-08-08T17:05:00Z"/>
                    <w:lang w:val="de-DE"/>
                  </w:rPr>
                </w:rPrChange>
              </w:rPr>
            </w:pPr>
            <w:ins w:id="41756" w:author="Thomas Dietz" w:date="2012-08-08T17:05:00Z">
              <w:r w:rsidRPr="00B80901">
                <w:rPr>
                  <w:rPrChange w:id="41757" w:author="Thomas Dietz" w:date="2012-08-10T13:22:00Z">
                    <w:rPr>
                      <w:lang w:val="de-DE"/>
                    </w:rPr>
                  </w:rPrChange>
                </w:rPr>
                <w:t xml:space="preserve">        present.</w:t>
              </w:r>
            </w:ins>
          </w:p>
          <w:p w14:paraId="31C84298" w14:textId="77777777" w:rsidR="009F3611" w:rsidRPr="00B80901" w:rsidRDefault="009F3611" w:rsidP="009F3611">
            <w:pPr>
              <w:pStyle w:val="XML1"/>
              <w:rPr>
                <w:ins w:id="41758" w:author="Thomas Dietz" w:date="2012-08-08T17:05:00Z"/>
                <w:rPrChange w:id="41759" w:author="Thomas Dietz" w:date="2012-08-10T13:22:00Z">
                  <w:rPr>
                    <w:ins w:id="41760" w:author="Thomas Dietz" w:date="2012-08-08T17:05:00Z"/>
                    <w:lang w:val="de-DE"/>
                  </w:rPr>
                </w:rPrChange>
              </w:rPr>
            </w:pPr>
            <w:ins w:id="41761" w:author="Thomas Dietz" w:date="2012-08-08T17:05:00Z">
              <w:r w:rsidRPr="00B80901">
                <w:rPr>
                  <w:rPrChange w:id="41762" w:author="Thomas Dietz" w:date="2012-08-10T13:22:00Z">
                    <w:rPr>
                      <w:lang w:val="de-DE"/>
                    </w:rPr>
                  </w:rPrChange>
                </w:rPr>
                <w:t xml:space="preserve">        </w:t>
              </w:r>
            </w:ins>
          </w:p>
          <w:p w14:paraId="6AAFA1E0" w14:textId="77777777" w:rsidR="009F3611" w:rsidRPr="00B80901" w:rsidRDefault="009F3611" w:rsidP="009F3611">
            <w:pPr>
              <w:pStyle w:val="XML1"/>
              <w:rPr>
                <w:ins w:id="41763" w:author="Thomas Dietz" w:date="2012-08-08T17:05:00Z"/>
                <w:rPrChange w:id="41764" w:author="Thomas Dietz" w:date="2012-08-10T13:22:00Z">
                  <w:rPr>
                    <w:ins w:id="41765" w:author="Thomas Dietz" w:date="2012-08-08T17:05:00Z"/>
                    <w:lang w:val="de-DE"/>
                  </w:rPr>
                </w:rPrChange>
              </w:rPr>
            </w:pPr>
            <w:ins w:id="41766" w:author="Thomas Dietz" w:date="2012-08-08T17:05:00Z">
              <w:r w:rsidRPr="00B80901">
                <w:rPr>
                  <w:rPrChange w:id="41767" w:author="Thomas Dietz" w:date="2012-08-10T13:22:00Z">
                    <w:rPr>
                      <w:lang w:val="de-DE"/>
                    </w:rPr>
                  </w:rPrChange>
                </w:rPr>
                <w:t xml:space="preserve">        If element 'PgenCounter' is present in a NETCONF</w:t>
              </w:r>
            </w:ins>
          </w:p>
          <w:p w14:paraId="6EE1F45A" w14:textId="77777777" w:rsidR="009F3611" w:rsidRPr="00B80901" w:rsidRDefault="009F3611" w:rsidP="009F3611">
            <w:pPr>
              <w:pStyle w:val="XML1"/>
              <w:rPr>
                <w:ins w:id="41768" w:author="Thomas Dietz" w:date="2012-08-08T17:05:00Z"/>
                <w:rPrChange w:id="41769" w:author="Thomas Dietz" w:date="2012-08-10T13:22:00Z">
                  <w:rPr>
                    <w:ins w:id="41770" w:author="Thomas Dietz" w:date="2012-08-08T17:05:00Z"/>
                    <w:lang w:val="de-DE"/>
                  </w:rPr>
                </w:rPrChange>
              </w:rPr>
            </w:pPr>
            <w:ins w:id="41771" w:author="Thomas Dietz" w:date="2012-08-08T17:05:00Z">
              <w:r w:rsidRPr="00B80901">
                <w:rPr>
                  <w:rPrChange w:id="41772" w:author="Thomas Dietz" w:date="2012-08-10T13:22:00Z">
                    <w:rPr>
                      <w:lang w:val="de-DE"/>
                    </w:rPr>
                  </w:rPrChange>
                </w:rPr>
                <w:t xml:space="preserve">        &lt;edit-config&gt; operation 'create', 'merge' or 'replace' and</w:t>
              </w:r>
            </w:ins>
          </w:p>
          <w:p w14:paraId="6D6802B3" w14:textId="77777777" w:rsidR="009F3611" w:rsidRPr="00B80901" w:rsidRDefault="009F3611" w:rsidP="009F3611">
            <w:pPr>
              <w:pStyle w:val="XML1"/>
              <w:rPr>
                <w:ins w:id="41773" w:author="Thomas Dietz" w:date="2012-08-08T17:05:00Z"/>
                <w:rPrChange w:id="41774" w:author="Thomas Dietz" w:date="2012-08-10T13:22:00Z">
                  <w:rPr>
                    <w:ins w:id="41775" w:author="Thomas Dietz" w:date="2012-08-08T17:05:00Z"/>
                    <w:lang w:val="de-DE"/>
                  </w:rPr>
                </w:rPrChange>
              </w:rPr>
            </w:pPr>
            <w:ins w:id="41776" w:author="Thomas Dietz" w:date="2012-08-08T17:05:00Z">
              <w:r w:rsidRPr="00B80901">
                <w:rPr>
                  <w:rPrChange w:id="41777" w:author="Thomas Dietz" w:date="2012-08-10T13:22:00Z">
                    <w:rPr>
                      <w:lang w:val="de-DE"/>
                    </w:rPr>
                  </w:rPrChange>
                </w:rPr>
                <w:t xml:space="preserve">        this element is missing, a 'data-missing' error is</w:t>
              </w:r>
            </w:ins>
          </w:p>
          <w:p w14:paraId="4A3C7D58" w14:textId="77777777" w:rsidR="009F3611" w:rsidRPr="00B80901" w:rsidRDefault="009F3611" w:rsidP="009F3611">
            <w:pPr>
              <w:pStyle w:val="XML1"/>
              <w:rPr>
                <w:ins w:id="41778" w:author="Thomas Dietz" w:date="2012-08-08T17:05:00Z"/>
                <w:rPrChange w:id="41779" w:author="Thomas Dietz" w:date="2012-08-10T13:22:00Z">
                  <w:rPr>
                    <w:ins w:id="41780" w:author="Thomas Dietz" w:date="2012-08-08T17:05:00Z"/>
                    <w:lang w:val="de-DE"/>
                  </w:rPr>
                </w:rPrChange>
              </w:rPr>
            </w:pPr>
            <w:ins w:id="41781" w:author="Thomas Dietz" w:date="2012-08-08T17:05:00Z">
              <w:r w:rsidRPr="00B80901">
                <w:rPr>
                  <w:rPrChange w:id="41782" w:author="Thomas Dietz" w:date="2012-08-10T13:22:00Z">
                    <w:rPr>
                      <w:lang w:val="de-DE"/>
                    </w:rPr>
                  </w:rPrChange>
                </w:rPr>
                <w:t xml:space="preserve">        returned.";</w:t>
              </w:r>
            </w:ins>
          </w:p>
          <w:p w14:paraId="0DA17D9A" w14:textId="77777777" w:rsidR="009F3611" w:rsidRPr="00B80901" w:rsidRDefault="009F3611" w:rsidP="009F3611">
            <w:pPr>
              <w:pStyle w:val="XML1"/>
              <w:rPr>
                <w:ins w:id="41783" w:author="Thomas Dietz" w:date="2012-08-08T17:05:00Z"/>
                <w:rPrChange w:id="41784" w:author="Thomas Dietz" w:date="2012-08-10T13:22:00Z">
                  <w:rPr>
                    <w:ins w:id="41785" w:author="Thomas Dietz" w:date="2012-08-08T17:05:00Z"/>
                    <w:lang w:val="de-DE"/>
                  </w:rPr>
                </w:rPrChange>
              </w:rPr>
            </w:pPr>
            <w:ins w:id="41786" w:author="Thomas Dietz" w:date="2012-08-08T17:05:00Z">
              <w:r w:rsidRPr="00B80901">
                <w:rPr>
                  <w:rPrChange w:id="41787" w:author="Thomas Dietz" w:date="2012-08-10T13:22:00Z">
                    <w:rPr>
                      <w:lang w:val="de-DE"/>
                    </w:rPr>
                  </w:rPrChange>
                </w:rPr>
                <w:t xml:space="preserve">    }</w:t>
              </w:r>
            </w:ins>
          </w:p>
          <w:p w14:paraId="075C2E40" w14:textId="77777777" w:rsidR="009F3611" w:rsidRPr="00B80901" w:rsidRDefault="009F3611" w:rsidP="009F3611">
            <w:pPr>
              <w:pStyle w:val="XML1"/>
              <w:rPr>
                <w:ins w:id="41788" w:author="Thomas Dietz" w:date="2012-08-08T17:05:00Z"/>
                <w:rPrChange w:id="41789" w:author="Thomas Dietz" w:date="2012-08-10T13:22:00Z">
                  <w:rPr>
                    <w:ins w:id="41790" w:author="Thomas Dietz" w:date="2012-08-08T17:05:00Z"/>
                    <w:lang w:val="de-DE"/>
                  </w:rPr>
                </w:rPrChange>
              </w:rPr>
            </w:pPr>
            <w:ins w:id="41791" w:author="Thomas Dietz" w:date="2012-08-08T17:05:00Z">
              <w:r w:rsidRPr="00B80901">
                <w:rPr>
                  <w:rPrChange w:id="41792" w:author="Thomas Dietz" w:date="2012-08-10T13:22:00Z">
                    <w:rPr>
                      <w:lang w:val="de-DE"/>
                    </w:rPr>
                  </w:rPrChange>
                </w:rPr>
                <w:t xml:space="preserve">    leaf PgenCounter {</w:t>
              </w:r>
            </w:ins>
          </w:p>
          <w:p w14:paraId="766714A7" w14:textId="77777777" w:rsidR="009F3611" w:rsidRPr="00B80901" w:rsidRDefault="009F3611" w:rsidP="009F3611">
            <w:pPr>
              <w:pStyle w:val="XML1"/>
              <w:rPr>
                <w:ins w:id="41793" w:author="Thomas Dietz" w:date="2012-08-08T17:05:00Z"/>
                <w:rPrChange w:id="41794" w:author="Thomas Dietz" w:date="2012-08-10T13:22:00Z">
                  <w:rPr>
                    <w:ins w:id="41795" w:author="Thomas Dietz" w:date="2012-08-08T17:05:00Z"/>
                    <w:lang w:val="de-DE"/>
                  </w:rPr>
                </w:rPrChange>
              </w:rPr>
            </w:pPr>
            <w:ins w:id="41796" w:author="Thomas Dietz" w:date="2012-08-08T17:05:00Z">
              <w:r w:rsidRPr="00B80901">
                <w:rPr>
                  <w:rPrChange w:id="41797" w:author="Thomas Dietz" w:date="2012-08-10T13:22:00Z">
                    <w:rPr>
                      <w:lang w:val="de-DE"/>
                    </w:rPr>
                  </w:rPrChange>
                </w:rPr>
                <w:t xml:space="preserve">      when "count(../Seed) != 0";</w:t>
              </w:r>
            </w:ins>
          </w:p>
          <w:p w14:paraId="6B904ED7" w14:textId="77777777" w:rsidR="009F3611" w:rsidRPr="00B80901" w:rsidRDefault="009F3611" w:rsidP="009F3611">
            <w:pPr>
              <w:pStyle w:val="XML1"/>
              <w:rPr>
                <w:ins w:id="41798" w:author="Thomas Dietz" w:date="2012-08-08T17:05:00Z"/>
                <w:rPrChange w:id="41799" w:author="Thomas Dietz" w:date="2012-08-10T13:22:00Z">
                  <w:rPr>
                    <w:ins w:id="41800" w:author="Thomas Dietz" w:date="2012-08-08T17:05:00Z"/>
                    <w:lang w:val="de-DE"/>
                  </w:rPr>
                </w:rPrChange>
              </w:rPr>
            </w:pPr>
            <w:ins w:id="41801" w:author="Thomas Dietz" w:date="2012-08-08T17:05:00Z">
              <w:r w:rsidRPr="00B80901">
                <w:rPr>
                  <w:rPrChange w:id="41802" w:author="Thomas Dietz" w:date="2012-08-10T13:22:00Z">
                    <w:rPr>
                      <w:lang w:val="de-DE"/>
                    </w:rPr>
                  </w:rPrChange>
                </w:rPr>
                <w:t xml:space="preserve">      type binary;</w:t>
              </w:r>
            </w:ins>
          </w:p>
          <w:p w14:paraId="1A2D77D5" w14:textId="77777777" w:rsidR="009F3611" w:rsidRPr="00B80901" w:rsidRDefault="009F3611" w:rsidP="009F3611">
            <w:pPr>
              <w:pStyle w:val="XML1"/>
              <w:rPr>
                <w:ins w:id="41803" w:author="Thomas Dietz" w:date="2012-08-08T17:05:00Z"/>
                <w:rPrChange w:id="41804" w:author="Thomas Dietz" w:date="2012-08-10T13:22:00Z">
                  <w:rPr>
                    <w:ins w:id="41805" w:author="Thomas Dietz" w:date="2012-08-08T17:05:00Z"/>
                    <w:lang w:val="de-DE"/>
                  </w:rPr>
                </w:rPrChange>
              </w:rPr>
            </w:pPr>
            <w:ins w:id="41806" w:author="Thomas Dietz" w:date="2012-08-08T17:05:00Z">
              <w:r w:rsidRPr="00B80901">
                <w:rPr>
                  <w:rPrChange w:id="41807" w:author="Thomas Dietz" w:date="2012-08-10T13:22:00Z">
                    <w:rPr>
                      <w:lang w:val="de-DE"/>
                    </w:rPr>
                  </w:rPrChange>
                </w:rPr>
                <w:t xml:space="preserve">      mandatory true;</w:t>
              </w:r>
            </w:ins>
          </w:p>
          <w:p w14:paraId="5D5AE53E" w14:textId="77777777" w:rsidR="009F3611" w:rsidRPr="00B80901" w:rsidRDefault="009F3611" w:rsidP="009F3611">
            <w:pPr>
              <w:pStyle w:val="XML1"/>
              <w:rPr>
                <w:ins w:id="41808" w:author="Thomas Dietz" w:date="2012-08-08T17:05:00Z"/>
                <w:rPrChange w:id="41809" w:author="Thomas Dietz" w:date="2012-08-10T13:22:00Z">
                  <w:rPr>
                    <w:ins w:id="41810" w:author="Thomas Dietz" w:date="2012-08-08T17:05:00Z"/>
                    <w:lang w:val="de-DE"/>
                  </w:rPr>
                </w:rPrChange>
              </w:rPr>
            </w:pPr>
            <w:ins w:id="41811" w:author="Thomas Dietz" w:date="2012-08-08T17:05:00Z">
              <w:r w:rsidRPr="00B80901">
                <w:rPr>
                  <w:rPrChange w:id="41812" w:author="Thomas Dietz" w:date="2012-08-10T13:22:00Z">
                    <w:rPr>
                      <w:lang w:val="de-DE"/>
                    </w:rPr>
                  </w:rPrChange>
                </w:rPr>
                <w:t xml:space="preserve">      description "This element is optional. It MUST be present in</w:t>
              </w:r>
            </w:ins>
          </w:p>
          <w:p w14:paraId="03196494" w14:textId="77777777" w:rsidR="009F3611" w:rsidRPr="00B80901" w:rsidRDefault="009F3611" w:rsidP="009F3611">
            <w:pPr>
              <w:pStyle w:val="XML1"/>
              <w:rPr>
                <w:ins w:id="41813" w:author="Thomas Dietz" w:date="2012-08-08T17:05:00Z"/>
                <w:rPrChange w:id="41814" w:author="Thomas Dietz" w:date="2012-08-10T13:22:00Z">
                  <w:rPr>
                    <w:ins w:id="41815" w:author="Thomas Dietz" w:date="2012-08-08T17:05:00Z"/>
                    <w:lang w:val="de-DE"/>
                  </w:rPr>
                </w:rPrChange>
              </w:rPr>
            </w:pPr>
            <w:ins w:id="41816" w:author="Thomas Dietz" w:date="2012-08-08T17:05:00Z">
              <w:r w:rsidRPr="00B80901">
                <w:rPr>
                  <w:rPrChange w:id="41817" w:author="Thomas Dietz" w:date="2012-08-10T13:22:00Z">
                    <w:rPr>
                      <w:lang w:val="de-DE"/>
                    </w:rPr>
                  </w:rPrChange>
                </w:rPr>
                <w:t xml:space="preserve">        the NETCONF data store, if the element 'Seed' is present.</w:t>
              </w:r>
            </w:ins>
          </w:p>
          <w:p w14:paraId="00342835" w14:textId="77777777" w:rsidR="009F3611" w:rsidRPr="00B80901" w:rsidRDefault="009F3611" w:rsidP="009F3611">
            <w:pPr>
              <w:pStyle w:val="XML1"/>
              <w:rPr>
                <w:ins w:id="41818" w:author="Thomas Dietz" w:date="2012-08-08T17:05:00Z"/>
                <w:rPrChange w:id="41819" w:author="Thomas Dietz" w:date="2012-08-10T13:22:00Z">
                  <w:rPr>
                    <w:ins w:id="41820" w:author="Thomas Dietz" w:date="2012-08-08T17:05:00Z"/>
                    <w:lang w:val="de-DE"/>
                  </w:rPr>
                </w:rPrChange>
              </w:rPr>
            </w:pPr>
            <w:ins w:id="41821" w:author="Thomas Dietz" w:date="2012-08-08T17:05:00Z">
              <w:r w:rsidRPr="00B80901">
                <w:rPr>
                  <w:rPrChange w:id="41822" w:author="Thomas Dietz" w:date="2012-08-10T13:22:00Z">
                    <w:rPr>
                      <w:lang w:val="de-DE"/>
                    </w:rPr>
                  </w:rPrChange>
                </w:rPr>
                <w:t xml:space="preserve">        </w:t>
              </w:r>
            </w:ins>
          </w:p>
          <w:p w14:paraId="6BF733B3" w14:textId="77777777" w:rsidR="009F3611" w:rsidRPr="00B80901" w:rsidRDefault="009F3611" w:rsidP="009F3611">
            <w:pPr>
              <w:pStyle w:val="XML1"/>
              <w:rPr>
                <w:ins w:id="41823" w:author="Thomas Dietz" w:date="2012-08-08T17:05:00Z"/>
                <w:rPrChange w:id="41824" w:author="Thomas Dietz" w:date="2012-08-10T13:22:00Z">
                  <w:rPr>
                    <w:ins w:id="41825" w:author="Thomas Dietz" w:date="2012-08-08T17:05:00Z"/>
                    <w:lang w:val="de-DE"/>
                  </w:rPr>
                </w:rPrChange>
              </w:rPr>
            </w:pPr>
            <w:ins w:id="41826" w:author="Thomas Dietz" w:date="2012-08-08T17:05:00Z">
              <w:r w:rsidRPr="00B80901">
                <w:rPr>
                  <w:rPrChange w:id="41827" w:author="Thomas Dietz" w:date="2012-08-10T13:22:00Z">
                    <w:rPr>
                      <w:lang w:val="de-DE"/>
                    </w:rPr>
                  </w:rPrChange>
                </w:rPr>
                <w:t xml:space="preserve">        If element 'Seed' is present in a NETCONF &lt;edit-config&gt;</w:t>
              </w:r>
            </w:ins>
          </w:p>
          <w:p w14:paraId="05873E94" w14:textId="77777777" w:rsidR="009F3611" w:rsidRPr="00B80901" w:rsidRDefault="009F3611" w:rsidP="009F3611">
            <w:pPr>
              <w:pStyle w:val="XML1"/>
              <w:rPr>
                <w:ins w:id="41828" w:author="Thomas Dietz" w:date="2012-08-08T17:05:00Z"/>
                <w:rPrChange w:id="41829" w:author="Thomas Dietz" w:date="2012-08-10T13:22:00Z">
                  <w:rPr>
                    <w:ins w:id="41830" w:author="Thomas Dietz" w:date="2012-08-08T17:05:00Z"/>
                    <w:lang w:val="de-DE"/>
                  </w:rPr>
                </w:rPrChange>
              </w:rPr>
            </w:pPr>
            <w:ins w:id="41831" w:author="Thomas Dietz" w:date="2012-08-08T17:05:00Z">
              <w:r w:rsidRPr="00B80901">
                <w:rPr>
                  <w:rPrChange w:id="41832" w:author="Thomas Dietz" w:date="2012-08-10T13:22:00Z">
                    <w:rPr>
                      <w:lang w:val="de-DE"/>
                    </w:rPr>
                  </w:rPrChange>
                </w:rPr>
                <w:t xml:space="preserve">        operation 'create', 'merge' or 'replace' and this element</w:t>
              </w:r>
            </w:ins>
          </w:p>
          <w:p w14:paraId="30787448" w14:textId="77777777" w:rsidR="009F3611" w:rsidRPr="00B80901" w:rsidRDefault="009F3611" w:rsidP="009F3611">
            <w:pPr>
              <w:pStyle w:val="XML1"/>
              <w:rPr>
                <w:ins w:id="41833" w:author="Thomas Dietz" w:date="2012-08-08T17:05:00Z"/>
                <w:rPrChange w:id="41834" w:author="Thomas Dietz" w:date="2012-08-10T13:22:00Z">
                  <w:rPr>
                    <w:ins w:id="41835" w:author="Thomas Dietz" w:date="2012-08-08T17:05:00Z"/>
                    <w:lang w:val="de-DE"/>
                  </w:rPr>
                </w:rPrChange>
              </w:rPr>
            </w:pPr>
            <w:ins w:id="41836" w:author="Thomas Dietz" w:date="2012-08-08T17:05:00Z">
              <w:r w:rsidRPr="00B80901">
                <w:rPr>
                  <w:rPrChange w:id="41837" w:author="Thomas Dietz" w:date="2012-08-10T13:22:00Z">
                    <w:rPr>
                      <w:lang w:val="de-DE"/>
                    </w:rPr>
                  </w:rPrChange>
                </w:rPr>
                <w:t xml:space="preserve">        is missing, a 'data-missing' error is returned.";</w:t>
              </w:r>
            </w:ins>
          </w:p>
          <w:p w14:paraId="1811B0B2" w14:textId="77777777" w:rsidR="009F3611" w:rsidRPr="00B80901" w:rsidRDefault="009F3611" w:rsidP="009F3611">
            <w:pPr>
              <w:pStyle w:val="XML1"/>
              <w:rPr>
                <w:ins w:id="41838" w:author="Thomas Dietz" w:date="2012-08-08T17:05:00Z"/>
                <w:rPrChange w:id="41839" w:author="Thomas Dietz" w:date="2012-08-10T13:22:00Z">
                  <w:rPr>
                    <w:ins w:id="41840" w:author="Thomas Dietz" w:date="2012-08-08T17:05:00Z"/>
                    <w:lang w:val="de-DE"/>
                  </w:rPr>
                </w:rPrChange>
              </w:rPr>
            </w:pPr>
            <w:ins w:id="41841" w:author="Thomas Dietz" w:date="2012-08-08T17:05:00Z">
              <w:r w:rsidRPr="00B80901">
                <w:rPr>
                  <w:rPrChange w:id="41842" w:author="Thomas Dietz" w:date="2012-08-10T13:22:00Z">
                    <w:rPr>
                      <w:lang w:val="de-DE"/>
                    </w:rPr>
                  </w:rPrChange>
                </w:rPr>
                <w:t xml:space="preserve">    }</w:t>
              </w:r>
            </w:ins>
          </w:p>
          <w:p w14:paraId="79B45B87" w14:textId="77777777" w:rsidR="009F3611" w:rsidRPr="00B80901" w:rsidRDefault="009F3611" w:rsidP="009F3611">
            <w:pPr>
              <w:pStyle w:val="XML1"/>
              <w:rPr>
                <w:ins w:id="41843" w:author="Thomas Dietz" w:date="2012-08-08T17:05:00Z"/>
                <w:rPrChange w:id="41844" w:author="Thomas Dietz" w:date="2012-08-10T13:22:00Z">
                  <w:rPr>
                    <w:ins w:id="41845" w:author="Thomas Dietz" w:date="2012-08-08T17:05:00Z"/>
                    <w:lang w:val="de-DE"/>
                  </w:rPr>
                </w:rPrChange>
              </w:rPr>
            </w:pPr>
            <w:ins w:id="41846" w:author="Thomas Dietz" w:date="2012-08-08T17:05:00Z">
              <w:r w:rsidRPr="00B80901">
                <w:rPr>
                  <w:rPrChange w:id="41847" w:author="Thomas Dietz" w:date="2012-08-10T13:22:00Z">
                    <w:rPr>
                      <w:lang w:val="de-DE"/>
                    </w:rPr>
                  </w:rPrChange>
                </w:rPr>
                <w:t xml:space="preserve">  }</w:t>
              </w:r>
            </w:ins>
          </w:p>
          <w:p w14:paraId="17283318" w14:textId="77777777" w:rsidR="009F3611" w:rsidRPr="00B80901" w:rsidRDefault="009F3611" w:rsidP="009F3611">
            <w:pPr>
              <w:pStyle w:val="XML1"/>
              <w:rPr>
                <w:ins w:id="41848" w:author="Thomas Dietz" w:date="2012-08-08T17:05:00Z"/>
                <w:rPrChange w:id="41849" w:author="Thomas Dietz" w:date="2012-08-10T13:22:00Z">
                  <w:rPr>
                    <w:ins w:id="41850" w:author="Thomas Dietz" w:date="2012-08-08T17:05:00Z"/>
                    <w:lang w:val="de-DE"/>
                  </w:rPr>
                </w:rPrChange>
              </w:rPr>
            </w:pPr>
            <w:ins w:id="41851" w:author="Thomas Dietz" w:date="2012-08-08T17:05:00Z">
              <w:r w:rsidRPr="00B80901">
                <w:rPr>
                  <w:rPrChange w:id="41852" w:author="Thomas Dietz" w:date="2012-08-10T13:22:00Z">
                    <w:rPr>
                      <w:lang w:val="de-DE"/>
                    </w:rPr>
                  </w:rPrChange>
                </w:rPr>
                <w:t xml:space="preserve">   </w:t>
              </w:r>
            </w:ins>
          </w:p>
          <w:p w14:paraId="7C3CEC84" w14:textId="77777777" w:rsidR="009F3611" w:rsidRPr="00B80901" w:rsidRDefault="009F3611" w:rsidP="009F3611">
            <w:pPr>
              <w:pStyle w:val="XML1"/>
              <w:rPr>
                <w:ins w:id="41853" w:author="Thomas Dietz" w:date="2012-08-08T17:05:00Z"/>
                <w:rPrChange w:id="41854" w:author="Thomas Dietz" w:date="2012-08-10T13:22:00Z">
                  <w:rPr>
                    <w:ins w:id="41855" w:author="Thomas Dietz" w:date="2012-08-08T17:05:00Z"/>
                    <w:lang w:val="de-DE"/>
                  </w:rPr>
                </w:rPrChange>
              </w:rPr>
            </w:pPr>
            <w:ins w:id="41856" w:author="Thomas Dietz" w:date="2012-08-08T17:05:00Z">
              <w:r w:rsidRPr="00B80901">
                <w:rPr>
                  <w:rPrChange w:id="41857" w:author="Thomas Dietz" w:date="2012-08-10T13:22:00Z">
                    <w:rPr>
                      <w:lang w:val="de-DE"/>
                    </w:rPr>
                  </w:rPrChange>
                </w:rPr>
                <w:t xml:space="preserve">  grouping RSAKeyValueType {</w:t>
              </w:r>
            </w:ins>
          </w:p>
          <w:p w14:paraId="484A8B20" w14:textId="77777777" w:rsidR="009F3611" w:rsidRPr="00B80901" w:rsidRDefault="009F3611" w:rsidP="009F3611">
            <w:pPr>
              <w:pStyle w:val="XML1"/>
              <w:rPr>
                <w:ins w:id="41858" w:author="Thomas Dietz" w:date="2012-08-08T17:05:00Z"/>
                <w:rPrChange w:id="41859" w:author="Thomas Dietz" w:date="2012-08-10T13:22:00Z">
                  <w:rPr>
                    <w:ins w:id="41860" w:author="Thomas Dietz" w:date="2012-08-08T17:05:00Z"/>
                    <w:lang w:val="de-DE"/>
                  </w:rPr>
                </w:rPrChange>
              </w:rPr>
            </w:pPr>
            <w:ins w:id="41861" w:author="Thomas Dietz" w:date="2012-08-08T17:05:00Z">
              <w:r w:rsidRPr="00B80901">
                <w:rPr>
                  <w:rPrChange w:id="41862" w:author="Thomas Dietz" w:date="2012-08-10T13:22:00Z">
                    <w:rPr>
                      <w:lang w:val="de-DE"/>
                    </w:rPr>
                  </w:rPrChange>
                </w:rPr>
                <w:t xml:space="preserve">    description "RSA key values have two fields: Modulus and</w:t>
              </w:r>
            </w:ins>
          </w:p>
          <w:p w14:paraId="6EC8182C" w14:textId="77777777" w:rsidR="009F3611" w:rsidRPr="00B80901" w:rsidRDefault="009F3611" w:rsidP="009F3611">
            <w:pPr>
              <w:pStyle w:val="XML1"/>
              <w:rPr>
                <w:ins w:id="41863" w:author="Thomas Dietz" w:date="2012-08-08T17:05:00Z"/>
                <w:rPrChange w:id="41864" w:author="Thomas Dietz" w:date="2012-08-10T13:22:00Z">
                  <w:rPr>
                    <w:ins w:id="41865" w:author="Thomas Dietz" w:date="2012-08-08T17:05:00Z"/>
                    <w:lang w:val="de-DE"/>
                  </w:rPr>
                </w:rPrChange>
              </w:rPr>
            </w:pPr>
            <w:ins w:id="41866" w:author="Thomas Dietz" w:date="2012-08-08T17:05:00Z">
              <w:r w:rsidRPr="00B80901">
                <w:rPr>
                  <w:rPrChange w:id="41867" w:author="Thomas Dietz" w:date="2012-08-10T13:22:00Z">
                    <w:rPr>
                      <w:lang w:val="de-DE"/>
                    </w:rPr>
                  </w:rPrChange>
                </w:rPr>
                <w:t xml:space="preserve">      Exponent.";</w:t>
              </w:r>
            </w:ins>
          </w:p>
          <w:p w14:paraId="0D54501D" w14:textId="77777777" w:rsidR="009F3611" w:rsidRPr="00B80901" w:rsidRDefault="009F3611" w:rsidP="009F3611">
            <w:pPr>
              <w:pStyle w:val="XML1"/>
              <w:rPr>
                <w:ins w:id="41868" w:author="Thomas Dietz" w:date="2012-08-08T17:05:00Z"/>
                <w:rPrChange w:id="41869" w:author="Thomas Dietz" w:date="2012-08-10T13:22:00Z">
                  <w:rPr>
                    <w:ins w:id="41870" w:author="Thomas Dietz" w:date="2012-08-08T17:05:00Z"/>
                    <w:lang w:val="de-DE"/>
                  </w:rPr>
                </w:rPrChange>
              </w:rPr>
            </w:pPr>
            <w:ins w:id="41871" w:author="Thomas Dietz" w:date="2012-08-08T17:05:00Z">
              <w:r w:rsidRPr="00B80901">
                <w:rPr>
                  <w:rPrChange w:id="41872" w:author="Thomas Dietz" w:date="2012-08-10T13:22:00Z">
                    <w:rPr>
                      <w:lang w:val="de-DE"/>
                    </w:rPr>
                  </w:rPrChange>
                </w:rPr>
                <w:t xml:space="preserve">    leaf Modulus {</w:t>
              </w:r>
            </w:ins>
          </w:p>
          <w:p w14:paraId="7692333C" w14:textId="77777777" w:rsidR="009F3611" w:rsidRPr="00B80901" w:rsidRDefault="009F3611" w:rsidP="009F3611">
            <w:pPr>
              <w:pStyle w:val="XML1"/>
              <w:rPr>
                <w:ins w:id="41873" w:author="Thomas Dietz" w:date="2012-08-08T17:05:00Z"/>
                <w:rPrChange w:id="41874" w:author="Thomas Dietz" w:date="2012-08-10T13:22:00Z">
                  <w:rPr>
                    <w:ins w:id="41875" w:author="Thomas Dietz" w:date="2012-08-08T17:05:00Z"/>
                    <w:lang w:val="de-DE"/>
                  </w:rPr>
                </w:rPrChange>
              </w:rPr>
            </w:pPr>
            <w:ins w:id="41876" w:author="Thomas Dietz" w:date="2012-08-08T17:05:00Z">
              <w:r w:rsidRPr="00B80901">
                <w:rPr>
                  <w:rPrChange w:id="41877" w:author="Thomas Dietz" w:date="2012-08-10T13:22:00Z">
                    <w:rPr>
                      <w:lang w:val="de-DE"/>
                    </w:rPr>
                  </w:rPrChange>
                </w:rPr>
                <w:t xml:space="preserve">      type binary;</w:t>
              </w:r>
            </w:ins>
          </w:p>
          <w:p w14:paraId="61C488AB" w14:textId="77777777" w:rsidR="009F3611" w:rsidRPr="00B80901" w:rsidRDefault="009F3611" w:rsidP="009F3611">
            <w:pPr>
              <w:pStyle w:val="XML1"/>
              <w:rPr>
                <w:ins w:id="41878" w:author="Thomas Dietz" w:date="2012-08-08T17:05:00Z"/>
                <w:rPrChange w:id="41879" w:author="Thomas Dietz" w:date="2012-08-10T13:22:00Z">
                  <w:rPr>
                    <w:ins w:id="41880" w:author="Thomas Dietz" w:date="2012-08-08T17:05:00Z"/>
                    <w:lang w:val="de-DE"/>
                  </w:rPr>
                </w:rPrChange>
              </w:rPr>
            </w:pPr>
            <w:ins w:id="41881" w:author="Thomas Dietz" w:date="2012-08-08T17:05:00Z">
              <w:r w:rsidRPr="00B80901">
                <w:rPr>
                  <w:rPrChange w:id="41882" w:author="Thomas Dietz" w:date="2012-08-10T13:22:00Z">
                    <w:rPr>
                      <w:lang w:val="de-DE"/>
                    </w:rPr>
                  </w:rPrChange>
                </w:rPr>
                <w:t xml:space="preserve">      mandatory true;</w:t>
              </w:r>
            </w:ins>
          </w:p>
          <w:p w14:paraId="4BBBFC56" w14:textId="77777777" w:rsidR="009F3611" w:rsidRPr="00B80901" w:rsidRDefault="009F3611" w:rsidP="009F3611">
            <w:pPr>
              <w:pStyle w:val="XML1"/>
              <w:rPr>
                <w:ins w:id="41883" w:author="Thomas Dietz" w:date="2012-08-08T17:05:00Z"/>
                <w:rPrChange w:id="41884" w:author="Thomas Dietz" w:date="2012-08-10T13:22:00Z">
                  <w:rPr>
                    <w:ins w:id="41885" w:author="Thomas Dietz" w:date="2012-08-08T17:05:00Z"/>
                    <w:lang w:val="de-DE"/>
                  </w:rPr>
                </w:rPrChange>
              </w:rPr>
            </w:pPr>
            <w:ins w:id="41886" w:author="Thomas Dietz" w:date="2012-08-08T17:05:00Z">
              <w:r w:rsidRPr="00B80901">
                <w:rPr>
                  <w:rPrChange w:id="41887" w:author="Thomas Dietz" w:date="2012-08-10T13:22:00Z">
                    <w:rPr>
                      <w:lang w:val="de-DE"/>
                    </w:rPr>
                  </w:rPrChange>
                </w:rPr>
                <w:lastRenderedPageBreak/>
                <w:t xml:space="preserve">      description "This element MUST be present in the NETCONF data</w:t>
              </w:r>
            </w:ins>
          </w:p>
          <w:p w14:paraId="05CC3E85" w14:textId="77777777" w:rsidR="009F3611" w:rsidRPr="00B80901" w:rsidRDefault="009F3611" w:rsidP="009F3611">
            <w:pPr>
              <w:pStyle w:val="XML1"/>
              <w:rPr>
                <w:ins w:id="41888" w:author="Thomas Dietz" w:date="2012-08-08T17:05:00Z"/>
                <w:rPrChange w:id="41889" w:author="Thomas Dietz" w:date="2012-08-10T13:22:00Z">
                  <w:rPr>
                    <w:ins w:id="41890" w:author="Thomas Dietz" w:date="2012-08-08T17:05:00Z"/>
                    <w:lang w:val="de-DE"/>
                  </w:rPr>
                </w:rPrChange>
              </w:rPr>
            </w:pPr>
            <w:ins w:id="41891" w:author="Thomas Dietz" w:date="2012-08-08T17:05:00Z">
              <w:r w:rsidRPr="00B80901">
                <w:rPr>
                  <w:rPrChange w:id="41892" w:author="Thomas Dietz" w:date="2012-08-10T13:22:00Z">
                    <w:rPr>
                      <w:lang w:val="de-DE"/>
                    </w:rPr>
                  </w:rPrChange>
                </w:rPr>
                <w:t xml:space="preserve">        store. If this element is not present in a NETCONF</w:t>
              </w:r>
            </w:ins>
          </w:p>
          <w:p w14:paraId="07872E8A" w14:textId="77777777" w:rsidR="009F3611" w:rsidRPr="00B80901" w:rsidRDefault="009F3611" w:rsidP="009F3611">
            <w:pPr>
              <w:pStyle w:val="XML1"/>
              <w:rPr>
                <w:ins w:id="41893" w:author="Thomas Dietz" w:date="2012-08-08T17:05:00Z"/>
                <w:rPrChange w:id="41894" w:author="Thomas Dietz" w:date="2012-08-10T13:22:00Z">
                  <w:rPr>
                    <w:ins w:id="41895" w:author="Thomas Dietz" w:date="2012-08-08T17:05:00Z"/>
                    <w:lang w:val="de-DE"/>
                  </w:rPr>
                </w:rPrChange>
              </w:rPr>
            </w:pPr>
            <w:ins w:id="41896" w:author="Thomas Dietz" w:date="2012-08-08T17:05:00Z">
              <w:r w:rsidRPr="00B80901">
                <w:rPr>
                  <w:rPrChange w:id="41897" w:author="Thomas Dietz" w:date="2012-08-10T13:22:00Z">
                    <w:rPr>
                      <w:lang w:val="de-DE"/>
                    </w:rPr>
                  </w:rPrChange>
                </w:rPr>
                <w:t xml:space="preserve">        &lt;edit-config&gt; operation 'create', 'merge' or 'replace' and</w:t>
              </w:r>
            </w:ins>
          </w:p>
          <w:p w14:paraId="68111CC7" w14:textId="77777777" w:rsidR="009F3611" w:rsidRPr="00B80901" w:rsidRDefault="009F3611" w:rsidP="009F3611">
            <w:pPr>
              <w:pStyle w:val="XML1"/>
              <w:rPr>
                <w:ins w:id="41898" w:author="Thomas Dietz" w:date="2012-08-08T17:05:00Z"/>
                <w:rPrChange w:id="41899" w:author="Thomas Dietz" w:date="2012-08-10T13:22:00Z">
                  <w:rPr>
                    <w:ins w:id="41900" w:author="Thomas Dietz" w:date="2012-08-08T17:05:00Z"/>
                    <w:lang w:val="de-DE"/>
                  </w:rPr>
                </w:rPrChange>
              </w:rPr>
            </w:pPr>
            <w:ins w:id="41901" w:author="Thomas Dietz" w:date="2012-08-08T17:05:00Z">
              <w:r w:rsidRPr="00B80901">
                <w:rPr>
                  <w:rPrChange w:id="41902" w:author="Thomas Dietz" w:date="2012-08-10T13:22:00Z">
                    <w:rPr>
                      <w:lang w:val="de-DE"/>
                    </w:rPr>
                  </w:rPrChange>
                </w:rPr>
                <w:t xml:space="preserve">        the parent element does not exist, a 'data-missing' error</w:t>
              </w:r>
            </w:ins>
          </w:p>
          <w:p w14:paraId="7389E46B" w14:textId="77777777" w:rsidR="009F3611" w:rsidRPr="00B80901" w:rsidRDefault="009F3611" w:rsidP="009F3611">
            <w:pPr>
              <w:pStyle w:val="XML1"/>
              <w:rPr>
                <w:ins w:id="41903" w:author="Thomas Dietz" w:date="2012-08-08T17:05:00Z"/>
                <w:rPrChange w:id="41904" w:author="Thomas Dietz" w:date="2012-08-10T13:22:00Z">
                  <w:rPr>
                    <w:ins w:id="41905" w:author="Thomas Dietz" w:date="2012-08-08T17:05:00Z"/>
                    <w:lang w:val="de-DE"/>
                  </w:rPr>
                </w:rPrChange>
              </w:rPr>
            </w:pPr>
            <w:ins w:id="41906" w:author="Thomas Dietz" w:date="2012-08-08T17:05:00Z">
              <w:r w:rsidRPr="00B80901">
                <w:rPr>
                  <w:rPrChange w:id="41907" w:author="Thomas Dietz" w:date="2012-08-10T13:22:00Z">
                    <w:rPr>
                      <w:lang w:val="de-DE"/>
                    </w:rPr>
                  </w:rPrChange>
                </w:rPr>
                <w:t xml:space="preserve">        is returned.";</w:t>
              </w:r>
            </w:ins>
          </w:p>
          <w:p w14:paraId="0C0CCCD1" w14:textId="77777777" w:rsidR="009F3611" w:rsidRPr="00B80901" w:rsidRDefault="009F3611" w:rsidP="009F3611">
            <w:pPr>
              <w:pStyle w:val="XML1"/>
              <w:rPr>
                <w:ins w:id="41908" w:author="Thomas Dietz" w:date="2012-08-08T17:05:00Z"/>
                <w:rPrChange w:id="41909" w:author="Thomas Dietz" w:date="2012-08-10T13:22:00Z">
                  <w:rPr>
                    <w:ins w:id="41910" w:author="Thomas Dietz" w:date="2012-08-08T17:05:00Z"/>
                    <w:lang w:val="de-DE"/>
                  </w:rPr>
                </w:rPrChange>
              </w:rPr>
            </w:pPr>
            <w:ins w:id="41911" w:author="Thomas Dietz" w:date="2012-08-08T17:05:00Z">
              <w:r w:rsidRPr="00B80901">
                <w:rPr>
                  <w:rPrChange w:id="41912" w:author="Thomas Dietz" w:date="2012-08-10T13:22:00Z">
                    <w:rPr>
                      <w:lang w:val="de-DE"/>
                    </w:rPr>
                  </w:rPrChange>
                </w:rPr>
                <w:t xml:space="preserve">    }</w:t>
              </w:r>
            </w:ins>
          </w:p>
          <w:p w14:paraId="621A2FA3" w14:textId="77777777" w:rsidR="009F3611" w:rsidRPr="00B80901" w:rsidRDefault="009F3611" w:rsidP="009F3611">
            <w:pPr>
              <w:pStyle w:val="XML1"/>
              <w:rPr>
                <w:ins w:id="41913" w:author="Thomas Dietz" w:date="2012-08-08T17:05:00Z"/>
                <w:rPrChange w:id="41914" w:author="Thomas Dietz" w:date="2012-08-10T13:22:00Z">
                  <w:rPr>
                    <w:ins w:id="41915" w:author="Thomas Dietz" w:date="2012-08-08T17:05:00Z"/>
                    <w:lang w:val="de-DE"/>
                  </w:rPr>
                </w:rPrChange>
              </w:rPr>
            </w:pPr>
            <w:ins w:id="41916" w:author="Thomas Dietz" w:date="2012-08-08T17:05:00Z">
              <w:r w:rsidRPr="00B80901">
                <w:rPr>
                  <w:rPrChange w:id="41917" w:author="Thomas Dietz" w:date="2012-08-10T13:22:00Z">
                    <w:rPr>
                      <w:lang w:val="de-DE"/>
                    </w:rPr>
                  </w:rPrChange>
                </w:rPr>
                <w:t xml:space="preserve">    leaf Exponent {</w:t>
              </w:r>
            </w:ins>
          </w:p>
          <w:p w14:paraId="21A26585" w14:textId="77777777" w:rsidR="009F3611" w:rsidRPr="00B80901" w:rsidRDefault="009F3611" w:rsidP="009F3611">
            <w:pPr>
              <w:pStyle w:val="XML1"/>
              <w:rPr>
                <w:ins w:id="41918" w:author="Thomas Dietz" w:date="2012-08-08T17:05:00Z"/>
                <w:rPrChange w:id="41919" w:author="Thomas Dietz" w:date="2012-08-10T13:22:00Z">
                  <w:rPr>
                    <w:ins w:id="41920" w:author="Thomas Dietz" w:date="2012-08-08T17:05:00Z"/>
                    <w:lang w:val="de-DE"/>
                  </w:rPr>
                </w:rPrChange>
              </w:rPr>
            </w:pPr>
            <w:ins w:id="41921" w:author="Thomas Dietz" w:date="2012-08-08T17:05:00Z">
              <w:r w:rsidRPr="00B80901">
                <w:rPr>
                  <w:rPrChange w:id="41922" w:author="Thomas Dietz" w:date="2012-08-10T13:22:00Z">
                    <w:rPr>
                      <w:lang w:val="de-DE"/>
                    </w:rPr>
                  </w:rPrChange>
                </w:rPr>
                <w:t xml:space="preserve">      type binary;</w:t>
              </w:r>
            </w:ins>
          </w:p>
          <w:p w14:paraId="6E1D68F8" w14:textId="77777777" w:rsidR="009F3611" w:rsidRPr="00B80901" w:rsidRDefault="009F3611" w:rsidP="009F3611">
            <w:pPr>
              <w:pStyle w:val="XML1"/>
              <w:rPr>
                <w:ins w:id="41923" w:author="Thomas Dietz" w:date="2012-08-08T17:05:00Z"/>
                <w:rPrChange w:id="41924" w:author="Thomas Dietz" w:date="2012-08-10T13:22:00Z">
                  <w:rPr>
                    <w:ins w:id="41925" w:author="Thomas Dietz" w:date="2012-08-08T17:05:00Z"/>
                    <w:lang w:val="de-DE"/>
                  </w:rPr>
                </w:rPrChange>
              </w:rPr>
            </w:pPr>
            <w:ins w:id="41926" w:author="Thomas Dietz" w:date="2012-08-08T17:05:00Z">
              <w:r w:rsidRPr="00B80901">
                <w:rPr>
                  <w:rPrChange w:id="41927" w:author="Thomas Dietz" w:date="2012-08-10T13:22:00Z">
                    <w:rPr>
                      <w:lang w:val="de-DE"/>
                    </w:rPr>
                  </w:rPrChange>
                </w:rPr>
                <w:t xml:space="preserve">      mandatory true;</w:t>
              </w:r>
            </w:ins>
          </w:p>
          <w:p w14:paraId="7950E122" w14:textId="77777777" w:rsidR="009F3611" w:rsidRPr="00B80901" w:rsidRDefault="009F3611" w:rsidP="009F3611">
            <w:pPr>
              <w:pStyle w:val="XML1"/>
              <w:rPr>
                <w:ins w:id="41928" w:author="Thomas Dietz" w:date="2012-08-08T17:05:00Z"/>
                <w:rPrChange w:id="41929" w:author="Thomas Dietz" w:date="2012-08-10T13:22:00Z">
                  <w:rPr>
                    <w:ins w:id="41930" w:author="Thomas Dietz" w:date="2012-08-08T17:05:00Z"/>
                    <w:lang w:val="de-DE"/>
                  </w:rPr>
                </w:rPrChange>
              </w:rPr>
            </w:pPr>
            <w:ins w:id="41931" w:author="Thomas Dietz" w:date="2012-08-08T17:05:00Z">
              <w:r w:rsidRPr="00B80901">
                <w:rPr>
                  <w:rPrChange w:id="41932" w:author="Thomas Dietz" w:date="2012-08-10T13:22:00Z">
                    <w:rPr>
                      <w:lang w:val="de-DE"/>
                    </w:rPr>
                  </w:rPrChange>
                </w:rPr>
                <w:t xml:space="preserve">      description "This element MUST be present in the NETCONF data</w:t>
              </w:r>
            </w:ins>
          </w:p>
          <w:p w14:paraId="2ED9DCE6" w14:textId="77777777" w:rsidR="009F3611" w:rsidRPr="00B80901" w:rsidRDefault="009F3611" w:rsidP="009F3611">
            <w:pPr>
              <w:pStyle w:val="XML1"/>
              <w:rPr>
                <w:ins w:id="41933" w:author="Thomas Dietz" w:date="2012-08-08T17:05:00Z"/>
                <w:rPrChange w:id="41934" w:author="Thomas Dietz" w:date="2012-08-10T13:22:00Z">
                  <w:rPr>
                    <w:ins w:id="41935" w:author="Thomas Dietz" w:date="2012-08-08T17:05:00Z"/>
                    <w:lang w:val="de-DE"/>
                  </w:rPr>
                </w:rPrChange>
              </w:rPr>
            </w:pPr>
            <w:ins w:id="41936" w:author="Thomas Dietz" w:date="2012-08-08T17:05:00Z">
              <w:r w:rsidRPr="00B80901">
                <w:rPr>
                  <w:rPrChange w:id="41937" w:author="Thomas Dietz" w:date="2012-08-10T13:22:00Z">
                    <w:rPr>
                      <w:lang w:val="de-DE"/>
                    </w:rPr>
                  </w:rPrChange>
                </w:rPr>
                <w:t xml:space="preserve">        store. If this element is not present in a NETCONF</w:t>
              </w:r>
            </w:ins>
          </w:p>
          <w:p w14:paraId="76FC2DA8" w14:textId="77777777" w:rsidR="009F3611" w:rsidRPr="00B80901" w:rsidRDefault="009F3611" w:rsidP="009F3611">
            <w:pPr>
              <w:pStyle w:val="XML1"/>
              <w:rPr>
                <w:ins w:id="41938" w:author="Thomas Dietz" w:date="2012-08-08T17:05:00Z"/>
                <w:rPrChange w:id="41939" w:author="Thomas Dietz" w:date="2012-08-10T13:22:00Z">
                  <w:rPr>
                    <w:ins w:id="41940" w:author="Thomas Dietz" w:date="2012-08-08T17:05:00Z"/>
                    <w:lang w:val="de-DE"/>
                  </w:rPr>
                </w:rPrChange>
              </w:rPr>
            </w:pPr>
            <w:ins w:id="41941" w:author="Thomas Dietz" w:date="2012-08-08T17:05:00Z">
              <w:r w:rsidRPr="00B80901">
                <w:rPr>
                  <w:rPrChange w:id="41942" w:author="Thomas Dietz" w:date="2012-08-10T13:22:00Z">
                    <w:rPr>
                      <w:lang w:val="de-DE"/>
                    </w:rPr>
                  </w:rPrChange>
                </w:rPr>
                <w:t xml:space="preserve">        &lt;edit-config&gt; operation 'create', 'merge' or 'replace' and</w:t>
              </w:r>
            </w:ins>
          </w:p>
          <w:p w14:paraId="43707886" w14:textId="77777777" w:rsidR="009F3611" w:rsidRPr="00B80901" w:rsidRDefault="009F3611" w:rsidP="009F3611">
            <w:pPr>
              <w:pStyle w:val="XML1"/>
              <w:rPr>
                <w:ins w:id="41943" w:author="Thomas Dietz" w:date="2012-08-08T17:05:00Z"/>
                <w:rPrChange w:id="41944" w:author="Thomas Dietz" w:date="2012-08-10T13:22:00Z">
                  <w:rPr>
                    <w:ins w:id="41945" w:author="Thomas Dietz" w:date="2012-08-08T17:05:00Z"/>
                    <w:lang w:val="de-DE"/>
                  </w:rPr>
                </w:rPrChange>
              </w:rPr>
            </w:pPr>
            <w:ins w:id="41946" w:author="Thomas Dietz" w:date="2012-08-08T17:05:00Z">
              <w:r w:rsidRPr="00B80901">
                <w:rPr>
                  <w:rPrChange w:id="41947" w:author="Thomas Dietz" w:date="2012-08-10T13:22:00Z">
                    <w:rPr>
                      <w:lang w:val="de-DE"/>
                    </w:rPr>
                  </w:rPrChange>
                </w:rPr>
                <w:t xml:space="preserve">        the parent element does not exist, a 'data-missing' error</w:t>
              </w:r>
            </w:ins>
          </w:p>
          <w:p w14:paraId="4CCC7523" w14:textId="77777777" w:rsidR="009F3611" w:rsidRPr="00B80901" w:rsidRDefault="009F3611" w:rsidP="009F3611">
            <w:pPr>
              <w:pStyle w:val="XML1"/>
              <w:rPr>
                <w:ins w:id="41948" w:author="Thomas Dietz" w:date="2012-08-08T17:05:00Z"/>
                <w:rPrChange w:id="41949" w:author="Thomas Dietz" w:date="2012-08-10T13:22:00Z">
                  <w:rPr>
                    <w:ins w:id="41950" w:author="Thomas Dietz" w:date="2012-08-08T17:05:00Z"/>
                    <w:lang w:val="de-DE"/>
                  </w:rPr>
                </w:rPrChange>
              </w:rPr>
            </w:pPr>
            <w:ins w:id="41951" w:author="Thomas Dietz" w:date="2012-08-08T17:05:00Z">
              <w:r w:rsidRPr="00B80901">
                <w:rPr>
                  <w:rPrChange w:id="41952" w:author="Thomas Dietz" w:date="2012-08-10T13:22:00Z">
                    <w:rPr>
                      <w:lang w:val="de-DE"/>
                    </w:rPr>
                  </w:rPrChange>
                </w:rPr>
                <w:t xml:space="preserve">        is returned.";</w:t>
              </w:r>
            </w:ins>
          </w:p>
          <w:p w14:paraId="5AB68BFE" w14:textId="77777777" w:rsidR="009F3611" w:rsidRPr="00B80901" w:rsidRDefault="009F3611" w:rsidP="009F3611">
            <w:pPr>
              <w:pStyle w:val="XML1"/>
              <w:rPr>
                <w:ins w:id="41953" w:author="Thomas Dietz" w:date="2012-08-08T17:05:00Z"/>
                <w:rPrChange w:id="41954" w:author="Thomas Dietz" w:date="2012-08-10T13:22:00Z">
                  <w:rPr>
                    <w:ins w:id="41955" w:author="Thomas Dietz" w:date="2012-08-08T17:05:00Z"/>
                    <w:lang w:val="de-DE"/>
                  </w:rPr>
                </w:rPrChange>
              </w:rPr>
            </w:pPr>
            <w:ins w:id="41956" w:author="Thomas Dietz" w:date="2012-08-08T17:05:00Z">
              <w:r w:rsidRPr="00B80901">
                <w:rPr>
                  <w:rPrChange w:id="41957" w:author="Thomas Dietz" w:date="2012-08-10T13:22:00Z">
                    <w:rPr>
                      <w:lang w:val="de-DE"/>
                    </w:rPr>
                  </w:rPrChange>
                </w:rPr>
                <w:t xml:space="preserve">    }</w:t>
              </w:r>
            </w:ins>
          </w:p>
          <w:p w14:paraId="282565AB" w14:textId="77777777" w:rsidR="009F3611" w:rsidRPr="00B80901" w:rsidRDefault="009F3611" w:rsidP="009F3611">
            <w:pPr>
              <w:pStyle w:val="XML1"/>
              <w:rPr>
                <w:ins w:id="41958" w:author="Thomas Dietz" w:date="2012-08-08T17:05:00Z"/>
                <w:rPrChange w:id="41959" w:author="Thomas Dietz" w:date="2012-08-10T13:22:00Z">
                  <w:rPr>
                    <w:ins w:id="41960" w:author="Thomas Dietz" w:date="2012-08-08T17:05:00Z"/>
                    <w:lang w:val="de-DE"/>
                  </w:rPr>
                </w:rPrChange>
              </w:rPr>
            </w:pPr>
            <w:ins w:id="41961" w:author="Thomas Dietz" w:date="2012-08-08T17:05:00Z">
              <w:r w:rsidRPr="00B80901">
                <w:rPr>
                  <w:rPrChange w:id="41962" w:author="Thomas Dietz" w:date="2012-08-10T13:22:00Z">
                    <w:rPr>
                      <w:lang w:val="de-DE"/>
                    </w:rPr>
                  </w:rPrChange>
                </w:rPr>
                <w:t xml:space="preserve">  }</w:t>
              </w:r>
            </w:ins>
          </w:p>
          <w:p w14:paraId="3DBA1528" w14:textId="77777777" w:rsidR="009F3611" w:rsidRPr="00B80901" w:rsidRDefault="009F3611" w:rsidP="009F3611">
            <w:pPr>
              <w:pStyle w:val="XML1"/>
              <w:rPr>
                <w:ins w:id="41963" w:author="Thomas Dietz" w:date="2012-08-08T17:05:00Z"/>
                <w:rPrChange w:id="41964" w:author="Thomas Dietz" w:date="2012-08-10T13:22:00Z">
                  <w:rPr>
                    <w:ins w:id="41965" w:author="Thomas Dietz" w:date="2012-08-08T17:05:00Z"/>
                    <w:lang w:val="de-DE"/>
                  </w:rPr>
                </w:rPrChange>
              </w:rPr>
            </w:pPr>
            <w:ins w:id="41966" w:author="Thomas Dietz" w:date="2012-08-08T17:05:00Z">
              <w:r w:rsidRPr="00B80901">
                <w:rPr>
                  <w:rPrChange w:id="41967" w:author="Thomas Dietz" w:date="2012-08-10T13:22:00Z">
                    <w:rPr>
                      <w:lang w:val="de-DE"/>
                    </w:rPr>
                  </w:rPrChange>
                </w:rPr>
                <w:t xml:space="preserve">  </w:t>
              </w:r>
            </w:ins>
          </w:p>
          <w:p w14:paraId="26CA76AD" w14:textId="77777777" w:rsidR="009F3611" w:rsidRPr="00B80901" w:rsidRDefault="009F3611" w:rsidP="009F3611">
            <w:pPr>
              <w:pStyle w:val="XML1"/>
              <w:rPr>
                <w:ins w:id="41968" w:author="Thomas Dietz" w:date="2012-08-08T17:05:00Z"/>
                <w:rPrChange w:id="41969" w:author="Thomas Dietz" w:date="2012-08-10T13:22:00Z">
                  <w:rPr>
                    <w:ins w:id="41970" w:author="Thomas Dietz" w:date="2012-08-08T17:05:00Z"/>
                    <w:lang w:val="de-DE"/>
                  </w:rPr>
                </w:rPrChange>
              </w:rPr>
            </w:pPr>
            <w:ins w:id="41971" w:author="Thomas Dietz" w:date="2012-08-08T17:05:00Z">
              <w:r w:rsidRPr="00B80901">
                <w:rPr>
                  <w:rPrChange w:id="41972" w:author="Thomas Dietz" w:date="2012-08-10T13:22:00Z">
                    <w:rPr>
                      <w:lang w:val="de-DE"/>
                    </w:rPr>
                  </w:rPrChange>
                </w:rPr>
                <w:t xml:space="preserve">  grouping OFFlowTableType {</w:t>
              </w:r>
            </w:ins>
          </w:p>
          <w:p w14:paraId="403787D7" w14:textId="77777777" w:rsidR="009F3611" w:rsidRPr="00B80901" w:rsidRDefault="009F3611" w:rsidP="009F3611">
            <w:pPr>
              <w:pStyle w:val="XML1"/>
              <w:rPr>
                <w:ins w:id="41973" w:author="Thomas Dietz" w:date="2012-08-08T17:05:00Z"/>
                <w:rPrChange w:id="41974" w:author="Thomas Dietz" w:date="2012-08-10T13:22:00Z">
                  <w:rPr>
                    <w:ins w:id="41975" w:author="Thomas Dietz" w:date="2012-08-08T17:05:00Z"/>
                    <w:lang w:val="de-DE"/>
                  </w:rPr>
                </w:rPrChange>
              </w:rPr>
            </w:pPr>
            <w:ins w:id="41976" w:author="Thomas Dietz" w:date="2012-08-08T17:05:00Z">
              <w:r w:rsidRPr="00B80901">
                <w:rPr>
                  <w:rPrChange w:id="41977" w:author="Thomas Dietz" w:date="2012-08-10T13:22:00Z">
                    <w:rPr>
                      <w:lang w:val="de-DE"/>
                    </w:rPr>
                  </w:rPrChange>
                </w:rPr>
                <w:t xml:space="preserve">    description "Representation of an OpenFlow Flow Table Resource.</w:t>
              </w:r>
            </w:ins>
          </w:p>
          <w:p w14:paraId="2D631767" w14:textId="77777777" w:rsidR="009F3611" w:rsidRPr="00B80901" w:rsidRDefault="009F3611" w:rsidP="009F3611">
            <w:pPr>
              <w:pStyle w:val="XML1"/>
              <w:rPr>
                <w:ins w:id="41978" w:author="Thomas Dietz" w:date="2012-08-08T17:05:00Z"/>
                <w:rPrChange w:id="41979" w:author="Thomas Dietz" w:date="2012-08-10T13:22:00Z">
                  <w:rPr>
                    <w:ins w:id="41980" w:author="Thomas Dietz" w:date="2012-08-08T17:05:00Z"/>
                    <w:lang w:val="de-DE"/>
                  </w:rPr>
                </w:rPrChange>
              </w:rPr>
            </w:pPr>
          </w:p>
          <w:p w14:paraId="4D858B28" w14:textId="77777777" w:rsidR="009F3611" w:rsidRPr="00B80901" w:rsidRDefault="009F3611" w:rsidP="009F3611">
            <w:pPr>
              <w:pStyle w:val="XML1"/>
              <w:rPr>
                <w:ins w:id="41981" w:author="Thomas Dietz" w:date="2012-08-08T17:05:00Z"/>
                <w:rPrChange w:id="41982" w:author="Thomas Dietz" w:date="2012-08-10T13:22:00Z">
                  <w:rPr>
                    <w:ins w:id="41983" w:author="Thomas Dietz" w:date="2012-08-08T17:05:00Z"/>
                    <w:lang w:val="de-DE"/>
                  </w:rPr>
                </w:rPrChange>
              </w:rPr>
            </w:pPr>
            <w:ins w:id="41984" w:author="Thomas Dietz" w:date="2012-08-08T17:05:00Z">
              <w:r w:rsidRPr="00B80901">
                <w:rPr>
                  <w:rPrChange w:id="41985" w:author="Thomas Dietz" w:date="2012-08-10T13:22:00Z">
                    <w:rPr>
                      <w:lang w:val="de-DE"/>
                    </w:rPr>
                  </w:rPrChange>
                </w:rPr>
                <w:t xml:space="preserve">      Elements in the type OFFlowTableType are not configurable and</w:t>
              </w:r>
            </w:ins>
          </w:p>
          <w:p w14:paraId="173854FA" w14:textId="77777777" w:rsidR="009F3611" w:rsidRPr="00B80901" w:rsidRDefault="009F3611" w:rsidP="009F3611">
            <w:pPr>
              <w:pStyle w:val="XML1"/>
              <w:rPr>
                <w:ins w:id="41986" w:author="Thomas Dietz" w:date="2012-08-08T17:05:00Z"/>
                <w:rPrChange w:id="41987" w:author="Thomas Dietz" w:date="2012-08-10T13:22:00Z">
                  <w:rPr>
                    <w:ins w:id="41988" w:author="Thomas Dietz" w:date="2012-08-08T17:05:00Z"/>
                    <w:lang w:val="de-DE"/>
                  </w:rPr>
                </w:rPrChange>
              </w:rPr>
            </w:pPr>
            <w:ins w:id="41989" w:author="Thomas Dietz" w:date="2012-08-08T17:05:00Z">
              <w:r w:rsidRPr="00B80901">
                <w:rPr>
                  <w:rPrChange w:id="41990" w:author="Thomas Dietz" w:date="2012-08-10T13:22:00Z">
                    <w:rPr>
                      <w:lang w:val="de-DE"/>
                    </w:rPr>
                  </w:rPrChange>
                </w:rPr>
                <w:t xml:space="preserve">      can only be retrieved by NETCONF &lt;get&gt; operations. Attemps to</w:t>
              </w:r>
            </w:ins>
          </w:p>
          <w:p w14:paraId="6720AD52" w14:textId="77777777" w:rsidR="009F3611" w:rsidRPr="00B80901" w:rsidRDefault="009F3611" w:rsidP="009F3611">
            <w:pPr>
              <w:pStyle w:val="XML1"/>
              <w:rPr>
                <w:ins w:id="41991" w:author="Thomas Dietz" w:date="2012-08-08T17:05:00Z"/>
                <w:rPrChange w:id="41992" w:author="Thomas Dietz" w:date="2012-08-10T13:22:00Z">
                  <w:rPr>
                    <w:ins w:id="41993" w:author="Thomas Dietz" w:date="2012-08-08T17:05:00Z"/>
                    <w:lang w:val="de-DE"/>
                  </w:rPr>
                </w:rPrChange>
              </w:rPr>
            </w:pPr>
            <w:ins w:id="41994" w:author="Thomas Dietz" w:date="2012-08-08T17:05:00Z">
              <w:r w:rsidRPr="00B80901">
                <w:rPr>
                  <w:rPrChange w:id="41995" w:author="Thomas Dietz" w:date="2012-08-10T13:22:00Z">
                    <w:rPr>
                      <w:lang w:val="de-DE"/>
                    </w:rPr>
                  </w:rPrChange>
                </w:rPr>
                <w:t xml:space="preserve">      modify this element and its children with a NETCONF</w:t>
              </w:r>
            </w:ins>
          </w:p>
          <w:p w14:paraId="6BA60CF6" w14:textId="77777777" w:rsidR="009F3611" w:rsidRPr="00B80901" w:rsidRDefault="009F3611" w:rsidP="009F3611">
            <w:pPr>
              <w:pStyle w:val="XML1"/>
              <w:rPr>
                <w:ins w:id="41996" w:author="Thomas Dietz" w:date="2012-08-08T17:05:00Z"/>
                <w:rPrChange w:id="41997" w:author="Thomas Dietz" w:date="2012-08-10T13:22:00Z">
                  <w:rPr>
                    <w:ins w:id="41998" w:author="Thomas Dietz" w:date="2012-08-08T17:05:00Z"/>
                    <w:lang w:val="de-DE"/>
                  </w:rPr>
                </w:rPrChange>
              </w:rPr>
            </w:pPr>
            <w:ins w:id="41999" w:author="Thomas Dietz" w:date="2012-08-08T17:05:00Z">
              <w:r w:rsidRPr="00B80901">
                <w:rPr>
                  <w:rPrChange w:id="42000" w:author="Thomas Dietz" w:date="2012-08-10T13:22:00Z">
                    <w:rPr>
                      <w:lang w:val="de-DE"/>
                    </w:rPr>
                  </w:rPrChange>
                </w:rPr>
                <w:t xml:space="preserve">      &lt;edit-config&gt; operation MUST result in an</w:t>
              </w:r>
            </w:ins>
          </w:p>
          <w:p w14:paraId="5C4C21F7" w14:textId="77777777" w:rsidR="009F3611" w:rsidRPr="00B80901" w:rsidRDefault="009F3611" w:rsidP="009F3611">
            <w:pPr>
              <w:pStyle w:val="XML1"/>
              <w:rPr>
                <w:ins w:id="42001" w:author="Thomas Dietz" w:date="2012-08-08T17:05:00Z"/>
                <w:rPrChange w:id="42002" w:author="Thomas Dietz" w:date="2012-08-10T13:22:00Z">
                  <w:rPr>
                    <w:ins w:id="42003" w:author="Thomas Dietz" w:date="2012-08-08T17:05:00Z"/>
                    <w:lang w:val="de-DE"/>
                  </w:rPr>
                </w:rPrChange>
              </w:rPr>
            </w:pPr>
            <w:ins w:id="42004" w:author="Thomas Dietz" w:date="2012-08-08T17:05:00Z">
              <w:r w:rsidRPr="00B80901">
                <w:rPr>
                  <w:rPrChange w:id="42005" w:author="Thomas Dietz" w:date="2012-08-10T13:22:00Z">
                    <w:rPr>
                      <w:lang w:val="de-DE"/>
                    </w:rPr>
                  </w:rPrChange>
                </w:rPr>
                <w:t xml:space="preserve">      'operation-not-supported' error with type 'application'.";</w:t>
              </w:r>
            </w:ins>
          </w:p>
          <w:p w14:paraId="6FBFF072" w14:textId="77777777" w:rsidR="009F3611" w:rsidRPr="00B80901" w:rsidRDefault="009F3611" w:rsidP="009F3611">
            <w:pPr>
              <w:pStyle w:val="XML1"/>
              <w:rPr>
                <w:ins w:id="42006" w:author="Thomas Dietz" w:date="2012-08-08T17:05:00Z"/>
                <w:rPrChange w:id="42007" w:author="Thomas Dietz" w:date="2012-08-10T13:22:00Z">
                  <w:rPr>
                    <w:ins w:id="42008" w:author="Thomas Dietz" w:date="2012-08-08T17:05:00Z"/>
                    <w:lang w:val="de-DE"/>
                  </w:rPr>
                </w:rPrChange>
              </w:rPr>
            </w:pPr>
            <w:ins w:id="42009" w:author="Thomas Dietz" w:date="2012-08-08T17:05:00Z">
              <w:r w:rsidRPr="00B80901">
                <w:rPr>
                  <w:rPrChange w:id="42010" w:author="Thomas Dietz" w:date="2012-08-10T13:22:00Z">
                    <w:rPr>
                      <w:lang w:val="de-DE"/>
                    </w:rPr>
                  </w:rPrChange>
                </w:rPr>
                <w:t xml:space="preserve">    uses OFResourceType;</w:t>
              </w:r>
            </w:ins>
          </w:p>
          <w:p w14:paraId="31783EF3" w14:textId="77777777" w:rsidR="009F3611" w:rsidRPr="00B80901" w:rsidRDefault="009F3611" w:rsidP="009F3611">
            <w:pPr>
              <w:pStyle w:val="XML1"/>
              <w:rPr>
                <w:ins w:id="42011" w:author="Thomas Dietz" w:date="2012-08-08T17:05:00Z"/>
                <w:rPrChange w:id="42012" w:author="Thomas Dietz" w:date="2012-08-10T13:22:00Z">
                  <w:rPr>
                    <w:ins w:id="42013" w:author="Thomas Dietz" w:date="2012-08-08T17:05:00Z"/>
                    <w:lang w:val="de-DE"/>
                  </w:rPr>
                </w:rPrChange>
              </w:rPr>
            </w:pPr>
            <w:ins w:id="42014" w:author="Thomas Dietz" w:date="2012-08-08T17:05:00Z">
              <w:r w:rsidRPr="00B80901">
                <w:rPr>
                  <w:rPrChange w:id="42015" w:author="Thomas Dietz" w:date="2012-08-10T13:22:00Z">
                    <w:rPr>
                      <w:lang w:val="de-DE"/>
                    </w:rPr>
                  </w:rPrChange>
                </w:rPr>
                <w:t xml:space="preserve">    leaf max-entries {</w:t>
              </w:r>
            </w:ins>
          </w:p>
          <w:p w14:paraId="6D13BB94" w14:textId="77777777" w:rsidR="009F3611" w:rsidRPr="00B80901" w:rsidRDefault="009F3611" w:rsidP="009F3611">
            <w:pPr>
              <w:pStyle w:val="XML1"/>
              <w:rPr>
                <w:ins w:id="42016" w:author="Thomas Dietz" w:date="2012-08-08T17:05:00Z"/>
                <w:rPrChange w:id="42017" w:author="Thomas Dietz" w:date="2012-08-10T13:22:00Z">
                  <w:rPr>
                    <w:ins w:id="42018" w:author="Thomas Dietz" w:date="2012-08-08T17:05:00Z"/>
                    <w:lang w:val="de-DE"/>
                  </w:rPr>
                </w:rPrChange>
              </w:rPr>
            </w:pPr>
            <w:ins w:id="42019" w:author="Thomas Dietz" w:date="2012-08-08T17:05:00Z">
              <w:r w:rsidRPr="00B80901">
                <w:rPr>
                  <w:rPrChange w:id="42020" w:author="Thomas Dietz" w:date="2012-08-10T13:22:00Z">
                    <w:rPr>
                      <w:lang w:val="de-DE"/>
                    </w:rPr>
                  </w:rPrChange>
                </w:rPr>
                <w:t xml:space="preserve">      type uint8;</w:t>
              </w:r>
            </w:ins>
          </w:p>
          <w:p w14:paraId="29100BA9" w14:textId="77777777" w:rsidR="009F3611" w:rsidRPr="00B80901" w:rsidRDefault="009F3611" w:rsidP="009F3611">
            <w:pPr>
              <w:pStyle w:val="XML1"/>
              <w:rPr>
                <w:ins w:id="42021" w:author="Thomas Dietz" w:date="2012-08-08T17:05:00Z"/>
                <w:rPrChange w:id="42022" w:author="Thomas Dietz" w:date="2012-08-10T13:22:00Z">
                  <w:rPr>
                    <w:ins w:id="42023" w:author="Thomas Dietz" w:date="2012-08-08T17:05:00Z"/>
                    <w:lang w:val="de-DE"/>
                  </w:rPr>
                </w:rPrChange>
              </w:rPr>
            </w:pPr>
            <w:ins w:id="42024" w:author="Thomas Dietz" w:date="2012-08-08T17:05:00Z">
              <w:r w:rsidRPr="00B80901">
                <w:rPr>
                  <w:rPrChange w:id="42025" w:author="Thomas Dietz" w:date="2012-08-10T13:22:00Z">
                    <w:rPr>
                      <w:lang w:val="de-DE"/>
                    </w:rPr>
                  </w:rPrChange>
                </w:rPr>
                <w:t xml:space="preserve">      description "The maximum number of flow entries supported by</w:t>
              </w:r>
            </w:ins>
          </w:p>
          <w:p w14:paraId="679C25A3" w14:textId="77777777" w:rsidR="009F3611" w:rsidRPr="00B80901" w:rsidRDefault="009F3611" w:rsidP="009F3611">
            <w:pPr>
              <w:pStyle w:val="XML1"/>
              <w:rPr>
                <w:ins w:id="42026" w:author="Thomas Dietz" w:date="2012-08-08T17:05:00Z"/>
                <w:rPrChange w:id="42027" w:author="Thomas Dietz" w:date="2012-08-10T13:22:00Z">
                  <w:rPr>
                    <w:ins w:id="42028" w:author="Thomas Dietz" w:date="2012-08-08T17:05:00Z"/>
                    <w:lang w:val="de-DE"/>
                  </w:rPr>
                </w:rPrChange>
              </w:rPr>
            </w:pPr>
            <w:ins w:id="42029" w:author="Thomas Dietz" w:date="2012-08-08T17:05:00Z">
              <w:r w:rsidRPr="00B80901">
                <w:rPr>
                  <w:rPrChange w:id="42030" w:author="Thomas Dietz" w:date="2012-08-10T13:22:00Z">
                    <w:rPr>
                      <w:lang w:val="de-DE"/>
                    </w:rPr>
                  </w:rPrChange>
                </w:rPr>
                <w:t xml:space="preserve">        the flow table.";</w:t>
              </w:r>
            </w:ins>
          </w:p>
          <w:p w14:paraId="6C5CD6D9" w14:textId="77777777" w:rsidR="009F3611" w:rsidRPr="00B80901" w:rsidRDefault="009F3611" w:rsidP="009F3611">
            <w:pPr>
              <w:pStyle w:val="XML1"/>
              <w:rPr>
                <w:ins w:id="42031" w:author="Thomas Dietz" w:date="2012-08-08T17:05:00Z"/>
                <w:rPrChange w:id="42032" w:author="Thomas Dietz" w:date="2012-08-10T13:22:00Z">
                  <w:rPr>
                    <w:ins w:id="42033" w:author="Thomas Dietz" w:date="2012-08-08T17:05:00Z"/>
                    <w:lang w:val="de-DE"/>
                  </w:rPr>
                </w:rPrChange>
              </w:rPr>
            </w:pPr>
            <w:ins w:id="42034" w:author="Thomas Dietz" w:date="2012-08-08T17:05:00Z">
              <w:r w:rsidRPr="00B80901">
                <w:rPr>
                  <w:rPrChange w:id="42035" w:author="Thomas Dietz" w:date="2012-08-10T13:22:00Z">
                    <w:rPr>
                      <w:lang w:val="de-DE"/>
                    </w:rPr>
                  </w:rPrChange>
                </w:rPr>
                <w:t xml:space="preserve">    }</w:t>
              </w:r>
            </w:ins>
          </w:p>
          <w:p w14:paraId="40AB2D9B" w14:textId="77777777" w:rsidR="009F3611" w:rsidRPr="00B80901" w:rsidRDefault="009F3611" w:rsidP="009F3611">
            <w:pPr>
              <w:pStyle w:val="XML1"/>
              <w:rPr>
                <w:ins w:id="42036" w:author="Thomas Dietz" w:date="2012-08-08T17:05:00Z"/>
                <w:rPrChange w:id="42037" w:author="Thomas Dietz" w:date="2012-08-10T13:22:00Z">
                  <w:rPr>
                    <w:ins w:id="42038" w:author="Thomas Dietz" w:date="2012-08-08T17:05:00Z"/>
                    <w:lang w:val="de-DE"/>
                  </w:rPr>
                </w:rPrChange>
              </w:rPr>
            </w:pPr>
            <w:ins w:id="42039" w:author="Thomas Dietz" w:date="2012-08-08T17:05:00Z">
              <w:r w:rsidRPr="00B80901">
                <w:rPr>
                  <w:rPrChange w:id="42040" w:author="Thomas Dietz" w:date="2012-08-10T13:22:00Z">
                    <w:rPr>
                      <w:lang w:val="de-DE"/>
                    </w:rPr>
                  </w:rPrChange>
                </w:rPr>
                <w:t xml:space="preserve">    container next-tables {</w:t>
              </w:r>
            </w:ins>
          </w:p>
          <w:p w14:paraId="02016702" w14:textId="77777777" w:rsidR="009F3611" w:rsidRPr="00B80901" w:rsidRDefault="009F3611" w:rsidP="009F3611">
            <w:pPr>
              <w:pStyle w:val="XML1"/>
              <w:rPr>
                <w:ins w:id="42041" w:author="Thomas Dietz" w:date="2012-08-08T17:05:00Z"/>
                <w:rPrChange w:id="42042" w:author="Thomas Dietz" w:date="2012-08-10T13:22:00Z">
                  <w:rPr>
                    <w:ins w:id="42043" w:author="Thomas Dietz" w:date="2012-08-08T17:05:00Z"/>
                    <w:lang w:val="de-DE"/>
                  </w:rPr>
                </w:rPrChange>
              </w:rPr>
            </w:pPr>
            <w:ins w:id="42044" w:author="Thomas Dietz" w:date="2012-08-08T17:05:00Z">
              <w:r w:rsidRPr="00B80901">
                <w:rPr>
                  <w:rPrChange w:id="42045" w:author="Thomas Dietz" w:date="2012-08-10T13:22:00Z">
                    <w:rPr>
                      <w:lang w:val="de-DE"/>
                    </w:rPr>
                  </w:rPrChange>
                </w:rPr>
                <w:t xml:space="preserve">      leaf-list table-id {</w:t>
              </w:r>
            </w:ins>
          </w:p>
          <w:p w14:paraId="0AD96716" w14:textId="77777777" w:rsidR="009F3611" w:rsidRPr="00B80901" w:rsidRDefault="009F3611" w:rsidP="009F3611">
            <w:pPr>
              <w:pStyle w:val="XML1"/>
              <w:rPr>
                <w:ins w:id="42046" w:author="Thomas Dietz" w:date="2012-08-08T17:05:00Z"/>
                <w:rPrChange w:id="42047" w:author="Thomas Dietz" w:date="2012-08-10T13:22:00Z">
                  <w:rPr>
                    <w:ins w:id="42048" w:author="Thomas Dietz" w:date="2012-08-08T17:05:00Z"/>
                    <w:lang w:val="de-DE"/>
                  </w:rPr>
                </w:rPrChange>
              </w:rPr>
            </w:pPr>
            <w:ins w:id="42049" w:author="Thomas Dietz" w:date="2012-08-08T17:05:00Z">
              <w:r w:rsidRPr="00B80901">
                <w:rPr>
                  <w:rPrChange w:id="42050" w:author="Thomas Dietz" w:date="2012-08-10T13:22:00Z">
                    <w:rPr>
                      <w:lang w:val="de-DE"/>
                    </w:rPr>
                  </w:rPrChange>
                </w:rPr>
                <w:t xml:space="preserve">        type inet:uri;</w:t>
              </w:r>
            </w:ins>
          </w:p>
          <w:p w14:paraId="515462AD" w14:textId="77777777" w:rsidR="009F3611" w:rsidRPr="00B80901" w:rsidRDefault="009F3611" w:rsidP="009F3611">
            <w:pPr>
              <w:pStyle w:val="XML1"/>
              <w:rPr>
                <w:ins w:id="42051" w:author="Thomas Dietz" w:date="2012-08-08T17:05:00Z"/>
                <w:rPrChange w:id="42052" w:author="Thomas Dietz" w:date="2012-08-10T13:22:00Z">
                  <w:rPr>
                    <w:ins w:id="42053" w:author="Thomas Dietz" w:date="2012-08-08T17:05:00Z"/>
                    <w:lang w:val="de-DE"/>
                  </w:rPr>
                </w:rPrChange>
              </w:rPr>
            </w:pPr>
            <w:ins w:id="42054" w:author="Thomas Dietz" w:date="2012-08-08T17:05:00Z">
              <w:r w:rsidRPr="00B80901">
                <w:rPr>
                  <w:rPrChange w:id="42055" w:author="Thomas Dietz" w:date="2012-08-10T13:22:00Z">
                    <w:rPr>
                      <w:lang w:val="de-DE"/>
                    </w:rPr>
                  </w:rPrChange>
                </w:rPr>
                <w:t xml:space="preserve">      }</w:t>
              </w:r>
            </w:ins>
          </w:p>
          <w:p w14:paraId="2D5A73B6" w14:textId="77777777" w:rsidR="009F3611" w:rsidRPr="00B80901" w:rsidRDefault="009F3611" w:rsidP="009F3611">
            <w:pPr>
              <w:pStyle w:val="XML1"/>
              <w:rPr>
                <w:ins w:id="42056" w:author="Thomas Dietz" w:date="2012-08-08T17:05:00Z"/>
                <w:rPrChange w:id="42057" w:author="Thomas Dietz" w:date="2012-08-10T13:22:00Z">
                  <w:rPr>
                    <w:ins w:id="42058" w:author="Thomas Dietz" w:date="2012-08-08T17:05:00Z"/>
                    <w:lang w:val="de-DE"/>
                  </w:rPr>
                </w:rPrChange>
              </w:rPr>
            </w:pPr>
            <w:ins w:id="42059" w:author="Thomas Dietz" w:date="2012-08-08T17:05:00Z">
              <w:r w:rsidRPr="00B80901">
                <w:rPr>
                  <w:rPrChange w:id="42060" w:author="Thomas Dietz" w:date="2012-08-10T13:22:00Z">
                    <w:rPr>
                      <w:lang w:val="de-DE"/>
                    </w:rPr>
                  </w:rPrChange>
                </w:rPr>
                <w:t xml:space="preserve">      description "An array of resource-ids of all flow tables that</w:t>
              </w:r>
            </w:ins>
          </w:p>
          <w:p w14:paraId="0215D4C1" w14:textId="77777777" w:rsidR="009F3611" w:rsidRPr="00B80901" w:rsidRDefault="009F3611" w:rsidP="009F3611">
            <w:pPr>
              <w:pStyle w:val="XML1"/>
              <w:rPr>
                <w:ins w:id="42061" w:author="Thomas Dietz" w:date="2012-08-08T17:05:00Z"/>
                <w:rPrChange w:id="42062" w:author="Thomas Dietz" w:date="2012-08-10T13:22:00Z">
                  <w:rPr>
                    <w:ins w:id="42063" w:author="Thomas Dietz" w:date="2012-08-08T17:05:00Z"/>
                    <w:lang w:val="de-DE"/>
                  </w:rPr>
                </w:rPrChange>
              </w:rPr>
            </w:pPr>
            <w:ins w:id="42064" w:author="Thomas Dietz" w:date="2012-08-08T17:05:00Z">
              <w:r w:rsidRPr="00B80901">
                <w:rPr>
                  <w:rPrChange w:id="42065" w:author="Thomas Dietz" w:date="2012-08-10T13:22:00Z">
                    <w:rPr>
                      <w:lang w:val="de-DE"/>
                    </w:rPr>
                  </w:rPrChange>
                </w:rPr>
                <w:t xml:space="preserve">        can be directly reached from this table using the </w:t>
              </w:r>
            </w:ins>
          </w:p>
          <w:p w14:paraId="1A8F961B" w14:textId="77777777" w:rsidR="009F3611" w:rsidRPr="00B80901" w:rsidRDefault="009F3611" w:rsidP="009F3611">
            <w:pPr>
              <w:pStyle w:val="XML1"/>
              <w:rPr>
                <w:ins w:id="42066" w:author="Thomas Dietz" w:date="2012-08-08T17:05:00Z"/>
                <w:rPrChange w:id="42067" w:author="Thomas Dietz" w:date="2012-08-10T13:22:00Z">
                  <w:rPr>
                    <w:ins w:id="42068" w:author="Thomas Dietz" w:date="2012-08-08T17:05:00Z"/>
                    <w:lang w:val="de-DE"/>
                  </w:rPr>
                </w:rPrChange>
              </w:rPr>
            </w:pPr>
            <w:ins w:id="42069" w:author="Thomas Dietz" w:date="2012-08-08T17:05:00Z">
              <w:r w:rsidRPr="00B80901">
                <w:rPr>
                  <w:rPrChange w:id="42070" w:author="Thomas Dietz" w:date="2012-08-10T13:22:00Z">
                    <w:rPr>
                      <w:lang w:val="de-DE"/>
                    </w:rPr>
                  </w:rPrChange>
                </w:rPr>
                <w:t xml:space="preserve">        'goto-table' instruction.";</w:t>
              </w:r>
            </w:ins>
          </w:p>
          <w:p w14:paraId="117E40D0" w14:textId="77777777" w:rsidR="009F3611" w:rsidRPr="00B80901" w:rsidRDefault="009F3611" w:rsidP="009F3611">
            <w:pPr>
              <w:pStyle w:val="XML1"/>
              <w:rPr>
                <w:ins w:id="42071" w:author="Thomas Dietz" w:date="2012-08-08T17:05:00Z"/>
                <w:rPrChange w:id="42072" w:author="Thomas Dietz" w:date="2012-08-10T13:22:00Z">
                  <w:rPr>
                    <w:ins w:id="42073" w:author="Thomas Dietz" w:date="2012-08-08T17:05:00Z"/>
                    <w:lang w:val="de-DE"/>
                  </w:rPr>
                </w:rPrChange>
              </w:rPr>
            </w:pPr>
            <w:ins w:id="42074" w:author="Thomas Dietz" w:date="2012-08-08T17:05:00Z">
              <w:r w:rsidRPr="00B80901">
                <w:rPr>
                  <w:rPrChange w:id="42075" w:author="Thomas Dietz" w:date="2012-08-10T13:22:00Z">
                    <w:rPr>
                      <w:lang w:val="de-DE"/>
                    </w:rPr>
                  </w:rPrChange>
                </w:rPr>
                <w:t xml:space="preserve">    }</w:t>
              </w:r>
            </w:ins>
          </w:p>
          <w:p w14:paraId="33891C1E" w14:textId="77777777" w:rsidR="009F3611" w:rsidRPr="00B80901" w:rsidRDefault="009F3611" w:rsidP="009F3611">
            <w:pPr>
              <w:pStyle w:val="XML1"/>
              <w:rPr>
                <w:ins w:id="42076" w:author="Thomas Dietz" w:date="2012-08-08T17:05:00Z"/>
                <w:rPrChange w:id="42077" w:author="Thomas Dietz" w:date="2012-08-10T13:22:00Z">
                  <w:rPr>
                    <w:ins w:id="42078" w:author="Thomas Dietz" w:date="2012-08-08T17:05:00Z"/>
                    <w:lang w:val="de-DE"/>
                  </w:rPr>
                </w:rPrChange>
              </w:rPr>
            </w:pPr>
            <w:ins w:id="42079" w:author="Thomas Dietz" w:date="2012-08-08T17:05:00Z">
              <w:r w:rsidRPr="00B80901">
                <w:rPr>
                  <w:rPrChange w:id="42080" w:author="Thomas Dietz" w:date="2012-08-10T13:22:00Z">
                    <w:rPr>
                      <w:lang w:val="de-DE"/>
                    </w:rPr>
                  </w:rPrChange>
                </w:rPr>
                <w:t xml:space="preserve">    container instructions {</w:t>
              </w:r>
            </w:ins>
          </w:p>
          <w:p w14:paraId="2E08795A" w14:textId="77777777" w:rsidR="009F3611" w:rsidRPr="00B80901" w:rsidRDefault="009F3611" w:rsidP="009F3611">
            <w:pPr>
              <w:pStyle w:val="XML1"/>
              <w:rPr>
                <w:ins w:id="42081" w:author="Thomas Dietz" w:date="2012-08-08T17:05:00Z"/>
                <w:rPrChange w:id="42082" w:author="Thomas Dietz" w:date="2012-08-10T13:22:00Z">
                  <w:rPr>
                    <w:ins w:id="42083" w:author="Thomas Dietz" w:date="2012-08-08T17:05:00Z"/>
                    <w:lang w:val="de-DE"/>
                  </w:rPr>
                </w:rPrChange>
              </w:rPr>
            </w:pPr>
            <w:ins w:id="42084" w:author="Thomas Dietz" w:date="2012-08-08T17:05:00Z">
              <w:r w:rsidRPr="00B80901">
                <w:rPr>
                  <w:rPrChange w:id="42085" w:author="Thomas Dietz" w:date="2012-08-10T13:22:00Z">
                    <w:rPr>
                      <w:lang w:val="de-DE"/>
                    </w:rPr>
                  </w:rPrChange>
                </w:rPr>
                <w:t xml:space="preserve">      leaf-list type {</w:t>
              </w:r>
            </w:ins>
          </w:p>
          <w:p w14:paraId="16242BFE" w14:textId="77777777" w:rsidR="009F3611" w:rsidRPr="00B80901" w:rsidRDefault="009F3611" w:rsidP="009F3611">
            <w:pPr>
              <w:pStyle w:val="XML1"/>
              <w:rPr>
                <w:ins w:id="42086" w:author="Thomas Dietz" w:date="2012-08-08T17:05:00Z"/>
                <w:rPrChange w:id="42087" w:author="Thomas Dietz" w:date="2012-08-10T13:22:00Z">
                  <w:rPr>
                    <w:ins w:id="42088" w:author="Thomas Dietz" w:date="2012-08-08T17:05:00Z"/>
                    <w:lang w:val="de-DE"/>
                  </w:rPr>
                </w:rPrChange>
              </w:rPr>
            </w:pPr>
            <w:ins w:id="42089" w:author="Thomas Dietz" w:date="2012-08-08T17:05:00Z">
              <w:r w:rsidRPr="00B80901">
                <w:rPr>
                  <w:rPrChange w:id="42090" w:author="Thomas Dietz" w:date="2012-08-10T13:22:00Z">
                    <w:rPr>
                      <w:lang w:val="de-DE"/>
                    </w:rPr>
                  </w:rPrChange>
                </w:rPr>
                <w:t xml:space="preserve">        type OFInstructionType;</w:t>
              </w:r>
            </w:ins>
          </w:p>
          <w:p w14:paraId="04B86EE4" w14:textId="77777777" w:rsidR="009F3611" w:rsidRPr="00B80901" w:rsidRDefault="009F3611" w:rsidP="009F3611">
            <w:pPr>
              <w:pStyle w:val="XML1"/>
              <w:rPr>
                <w:ins w:id="42091" w:author="Thomas Dietz" w:date="2012-08-08T17:05:00Z"/>
                <w:rPrChange w:id="42092" w:author="Thomas Dietz" w:date="2012-08-10T13:22:00Z">
                  <w:rPr>
                    <w:ins w:id="42093" w:author="Thomas Dietz" w:date="2012-08-08T17:05:00Z"/>
                    <w:lang w:val="de-DE"/>
                  </w:rPr>
                </w:rPrChange>
              </w:rPr>
            </w:pPr>
            <w:ins w:id="42094" w:author="Thomas Dietz" w:date="2012-08-08T17:05:00Z">
              <w:r w:rsidRPr="00B80901">
                <w:rPr>
                  <w:rPrChange w:id="42095" w:author="Thomas Dietz" w:date="2012-08-10T13:22:00Z">
                    <w:rPr>
                      <w:lang w:val="de-DE"/>
                    </w:rPr>
                  </w:rPrChange>
                </w:rPr>
                <w:t xml:space="preserve">      }</w:t>
              </w:r>
            </w:ins>
          </w:p>
          <w:p w14:paraId="3282DC79" w14:textId="77777777" w:rsidR="009F3611" w:rsidRPr="00B80901" w:rsidRDefault="009F3611" w:rsidP="009F3611">
            <w:pPr>
              <w:pStyle w:val="XML1"/>
              <w:rPr>
                <w:ins w:id="42096" w:author="Thomas Dietz" w:date="2012-08-08T17:05:00Z"/>
                <w:rPrChange w:id="42097" w:author="Thomas Dietz" w:date="2012-08-10T13:22:00Z">
                  <w:rPr>
                    <w:ins w:id="42098" w:author="Thomas Dietz" w:date="2012-08-08T17:05:00Z"/>
                    <w:lang w:val="de-DE"/>
                  </w:rPr>
                </w:rPrChange>
              </w:rPr>
            </w:pPr>
            <w:ins w:id="42099" w:author="Thomas Dietz" w:date="2012-08-08T17:05:00Z">
              <w:r w:rsidRPr="00B80901">
                <w:rPr>
                  <w:rPrChange w:id="42100" w:author="Thomas Dietz" w:date="2012-08-10T13:22:00Z">
                    <w:rPr>
                      <w:lang w:val="de-DE"/>
                    </w:rPr>
                  </w:rPrChange>
                </w:rPr>
                <w:t xml:space="preserve">      description "The list of all instruction types supported by</w:t>
              </w:r>
            </w:ins>
          </w:p>
          <w:p w14:paraId="6150D7E9" w14:textId="77777777" w:rsidR="009F3611" w:rsidRPr="00B80901" w:rsidRDefault="009F3611" w:rsidP="009F3611">
            <w:pPr>
              <w:pStyle w:val="XML1"/>
              <w:rPr>
                <w:ins w:id="42101" w:author="Thomas Dietz" w:date="2012-08-08T17:05:00Z"/>
                <w:rPrChange w:id="42102" w:author="Thomas Dietz" w:date="2012-08-10T13:22:00Z">
                  <w:rPr>
                    <w:ins w:id="42103" w:author="Thomas Dietz" w:date="2012-08-08T17:05:00Z"/>
                    <w:lang w:val="de-DE"/>
                  </w:rPr>
                </w:rPrChange>
              </w:rPr>
            </w:pPr>
            <w:ins w:id="42104" w:author="Thomas Dietz" w:date="2012-08-08T17:05:00Z">
              <w:r w:rsidRPr="00B80901">
                <w:rPr>
                  <w:rPrChange w:id="42105" w:author="Thomas Dietz" w:date="2012-08-10T13:22:00Z">
                    <w:rPr>
                      <w:lang w:val="de-DE"/>
                    </w:rPr>
                  </w:rPrChange>
                </w:rPr>
                <w:t xml:space="preserve">        the flow table.";</w:t>
              </w:r>
            </w:ins>
          </w:p>
          <w:p w14:paraId="7577EA32" w14:textId="77777777" w:rsidR="009F3611" w:rsidRPr="00B80901" w:rsidRDefault="009F3611" w:rsidP="009F3611">
            <w:pPr>
              <w:pStyle w:val="XML1"/>
              <w:rPr>
                <w:ins w:id="42106" w:author="Thomas Dietz" w:date="2012-08-08T17:05:00Z"/>
                <w:rPrChange w:id="42107" w:author="Thomas Dietz" w:date="2012-08-10T13:22:00Z">
                  <w:rPr>
                    <w:ins w:id="42108" w:author="Thomas Dietz" w:date="2012-08-08T17:05:00Z"/>
                    <w:lang w:val="de-DE"/>
                  </w:rPr>
                </w:rPrChange>
              </w:rPr>
            </w:pPr>
            <w:ins w:id="42109" w:author="Thomas Dietz" w:date="2012-08-08T17:05:00Z">
              <w:r w:rsidRPr="00B80901">
                <w:rPr>
                  <w:rPrChange w:id="42110" w:author="Thomas Dietz" w:date="2012-08-10T13:22:00Z">
                    <w:rPr>
                      <w:lang w:val="de-DE"/>
                    </w:rPr>
                  </w:rPrChange>
                </w:rPr>
                <w:t xml:space="preserve">    }</w:t>
              </w:r>
            </w:ins>
          </w:p>
          <w:p w14:paraId="1460773A" w14:textId="77777777" w:rsidR="009F3611" w:rsidRPr="00B80901" w:rsidRDefault="009F3611" w:rsidP="009F3611">
            <w:pPr>
              <w:pStyle w:val="XML1"/>
              <w:rPr>
                <w:ins w:id="42111" w:author="Thomas Dietz" w:date="2012-08-08T17:05:00Z"/>
                <w:rPrChange w:id="42112" w:author="Thomas Dietz" w:date="2012-08-10T13:22:00Z">
                  <w:rPr>
                    <w:ins w:id="42113" w:author="Thomas Dietz" w:date="2012-08-08T17:05:00Z"/>
                    <w:lang w:val="de-DE"/>
                  </w:rPr>
                </w:rPrChange>
              </w:rPr>
            </w:pPr>
            <w:ins w:id="42114" w:author="Thomas Dietz" w:date="2012-08-08T17:05:00Z">
              <w:r w:rsidRPr="00B80901">
                <w:rPr>
                  <w:rPrChange w:id="42115" w:author="Thomas Dietz" w:date="2012-08-10T13:22:00Z">
                    <w:rPr>
                      <w:lang w:val="de-DE"/>
                    </w:rPr>
                  </w:rPrChange>
                </w:rPr>
                <w:t xml:space="preserve">    container matches {</w:t>
              </w:r>
            </w:ins>
          </w:p>
          <w:p w14:paraId="53CAB7AC" w14:textId="77777777" w:rsidR="009F3611" w:rsidRPr="00B80901" w:rsidRDefault="009F3611" w:rsidP="009F3611">
            <w:pPr>
              <w:pStyle w:val="XML1"/>
              <w:rPr>
                <w:ins w:id="42116" w:author="Thomas Dietz" w:date="2012-08-08T17:05:00Z"/>
                <w:rPrChange w:id="42117" w:author="Thomas Dietz" w:date="2012-08-10T13:22:00Z">
                  <w:rPr>
                    <w:ins w:id="42118" w:author="Thomas Dietz" w:date="2012-08-08T17:05:00Z"/>
                    <w:lang w:val="de-DE"/>
                  </w:rPr>
                </w:rPrChange>
              </w:rPr>
            </w:pPr>
            <w:ins w:id="42119" w:author="Thomas Dietz" w:date="2012-08-08T17:05:00Z">
              <w:r w:rsidRPr="00B80901">
                <w:rPr>
                  <w:rPrChange w:id="42120" w:author="Thomas Dietz" w:date="2012-08-10T13:22:00Z">
                    <w:rPr>
                      <w:lang w:val="de-DE"/>
                    </w:rPr>
                  </w:rPrChange>
                </w:rPr>
                <w:t xml:space="preserve">      leaf-list type {</w:t>
              </w:r>
            </w:ins>
          </w:p>
          <w:p w14:paraId="22F525E4" w14:textId="77777777" w:rsidR="009F3611" w:rsidRPr="00B80901" w:rsidRDefault="009F3611" w:rsidP="009F3611">
            <w:pPr>
              <w:pStyle w:val="XML1"/>
              <w:rPr>
                <w:ins w:id="42121" w:author="Thomas Dietz" w:date="2012-08-08T17:05:00Z"/>
                <w:rPrChange w:id="42122" w:author="Thomas Dietz" w:date="2012-08-10T13:22:00Z">
                  <w:rPr>
                    <w:ins w:id="42123" w:author="Thomas Dietz" w:date="2012-08-08T17:05:00Z"/>
                    <w:lang w:val="de-DE"/>
                  </w:rPr>
                </w:rPrChange>
              </w:rPr>
            </w:pPr>
            <w:ins w:id="42124" w:author="Thomas Dietz" w:date="2012-08-08T17:05:00Z">
              <w:r w:rsidRPr="00B80901">
                <w:rPr>
                  <w:rPrChange w:id="42125" w:author="Thomas Dietz" w:date="2012-08-10T13:22:00Z">
                    <w:rPr>
                      <w:lang w:val="de-DE"/>
                    </w:rPr>
                  </w:rPrChange>
                </w:rPr>
                <w:t xml:space="preserve">        type OFMatchFieldType;</w:t>
              </w:r>
            </w:ins>
          </w:p>
          <w:p w14:paraId="31BB5E97" w14:textId="77777777" w:rsidR="009F3611" w:rsidRPr="00B80901" w:rsidRDefault="009F3611" w:rsidP="009F3611">
            <w:pPr>
              <w:pStyle w:val="XML1"/>
              <w:rPr>
                <w:ins w:id="42126" w:author="Thomas Dietz" w:date="2012-08-08T17:05:00Z"/>
                <w:rPrChange w:id="42127" w:author="Thomas Dietz" w:date="2012-08-10T13:22:00Z">
                  <w:rPr>
                    <w:ins w:id="42128" w:author="Thomas Dietz" w:date="2012-08-08T17:05:00Z"/>
                    <w:lang w:val="de-DE"/>
                  </w:rPr>
                </w:rPrChange>
              </w:rPr>
            </w:pPr>
            <w:ins w:id="42129" w:author="Thomas Dietz" w:date="2012-08-08T17:05:00Z">
              <w:r w:rsidRPr="00B80901">
                <w:rPr>
                  <w:rPrChange w:id="42130" w:author="Thomas Dietz" w:date="2012-08-10T13:22:00Z">
                    <w:rPr>
                      <w:lang w:val="de-DE"/>
                    </w:rPr>
                  </w:rPrChange>
                </w:rPr>
                <w:t xml:space="preserve">      }</w:t>
              </w:r>
            </w:ins>
          </w:p>
          <w:p w14:paraId="7C289A9F" w14:textId="77777777" w:rsidR="009F3611" w:rsidRPr="00B80901" w:rsidRDefault="009F3611" w:rsidP="009F3611">
            <w:pPr>
              <w:pStyle w:val="XML1"/>
              <w:rPr>
                <w:ins w:id="42131" w:author="Thomas Dietz" w:date="2012-08-08T17:05:00Z"/>
                <w:rPrChange w:id="42132" w:author="Thomas Dietz" w:date="2012-08-10T13:22:00Z">
                  <w:rPr>
                    <w:ins w:id="42133" w:author="Thomas Dietz" w:date="2012-08-08T17:05:00Z"/>
                    <w:lang w:val="de-DE"/>
                  </w:rPr>
                </w:rPrChange>
              </w:rPr>
            </w:pPr>
            <w:ins w:id="42134" w:author="Thomas Dietz" w:date="2012-08-08T17:05:00Z">
              <w:r w:rsidRPr="00B80901">
                <w:rPr>
                  <w:rPrChange w:id="42135" w:author="Thomas Dietz" w:date="2012-08-10T13:22:00Z">
                    <w:rPr>
                      <w:lang w:val="de-DE"/>
                    </w:rPr>
                  </w:rPrChange>
                </w:rPr>
                <w:t xml:space="preserve">      description "The list of all match types supported by the</w:t>
              </w:r>
            </w:ins>
          </w:p>
          <w:p w14:paraId="3CC0C8D0" w14:textId="77777777" w:rsidR="009F3611" w:rsidRPr="00B80901" w:rsidRDefault="009F3611" w:rsidP="009F3611">
            <w:pPr>
              <w:pStyle w:val="XML1"/>
              <w:rPr>
                <w:ins w:id="42136" w:author="Thomas Dietz" w:date="2012-08-08T17:05:00Z"/>
                <w:rPrChange w:id="42137" w:author="Thomas Dietz" w:date="2012-08-10T13:22:00Z">
                  <w:rPr>
                    <w:ins w:id="42138" w:author="Thomas Dietz" w:date="2012-08-08T17:05:00Z"/>
                    <w:lang w:val="de-DE"/>
                  </w:rPr>
                </w:rPrChange>
              </w:rPr>
            </w:pPr>
            <w:ins w:id="42139" w:author="Thomas Dietz" w:date="2012-08-08T17:05:00Z">
              <w:r w:rsidRPr="00B80901">
                <w:rPr>
                  <w:rPrChange w:id="42140" w:author="Thomas Dietz" w:date="2012-08-10T13:22:00Z">
                    <w:rPr>
                      <w:lang w:val="de-DE"/>
                    </w:rPr>
                  </w:rPrChange>
                </w:rPr>
                <w:t xml:space="preserve">        flow table.";</w:t>
              </w:r>
            </w:ins>
          </w:p>
          <w:p w14:paraId="4AE4A190" w14:textId="77777777" w:rsidR="009F3611" w:rsidRPr="00B80901" w:rsidRDefault="009F3611" w:rsidP="009F3611">
            <w:pPr>
              <w:pStyle w:val="XML1"/>
              <w:rPr>
                <w:ins w:id="42141" w:author="Thomas Dietz" w:date="2012-08-08T17:05:00Z"/>
                <w:rPrChange w:id="42142" w:author="Thomas Dietz" w:date="2012-08-10T13:22:00Z">
                  <w:rPr>
                    <w:ins w:id="42143" w:author="Thomas Dietz" w:date="2012-08-08T17:05:00Z"/>
                    <w:lang w:val="de-DE"/>
                  </w:rPr>
                </w:rPrChange>
              </w:rPr>
            </w:pPr>
            <w:ins w:id="42144" w:author="Thomas Dietz" w:date="2012-08-08T17:05:00Z">
              <w:r w:rsidRPr="00B80901">
                <w:rPr>
                  <w:rPrChange w:id="42145" w:author="Thomas Dietz" w:date="2012-08-10T13:22:00Z">
                    <w:rPr>
                      <w:lang w:val="de-DE"/>
                    </w:rPr>
                  </w:rPrChange>
                </w:rPr>
                <w:t xml:space="preserve">    }</w:t>
              </w:r>
            </w:ins>
          </w:p>
          <w:p w14:paraId="4016EE86" w14:textId="77777777" w:rsidR="009F3611" w:rsidRPr="00B80901" w:rsidRDefault="009F3611" w:rsidP="009F3611">
            <w:pPr>
              <w:pStyle w:val="XML1"/>
              <w:rPr>
                <w:ins w:id="42146" w:author="Thomas Dietz" w:date="2012-08-08T17:05:00Z"/>
                <w:rPrChange w:id="42147" w:author="Thomas Dietz" w:date="2012-08-10T13:22:00Z">
                  <w:rPr>
                    <w:ins w:id="42148" w:author="Thomas Dietz" w:date="2012-08-08T17:05:00Z"/>
                    <w:lang w:val="de-DE"/>
                  </w:rPr>
                </w:rPrChange>
              </w:rPr>
            </w:pPr>
            <w:ins w:id="42149" w:author="Thomas Dietz" w:date="2012-08-08T17:05:00Z">
              <w:r w:rsidRPr="00B80901">
                <w:rPr>
                  <w:rPrChange w:id="42150" w:author="Thomas Dietz" w:date="2012-08-10T13:22:00Z">
                    <w:rPr>
                      <w:lang w:val="de-DE"/>
                    </w:rPr>
                  </w:rPrChange>
                </w:rPr>
                <w:t xml:space="preserve">    container write-actions {</w:t>
              </w:r>
            </w:ins>
          </w:p>
          <w:p w14:paraId="4AC96305" w14:textId="77777777" w:rsidR="009F3611" w:rsidRPr="00B80901" w:rsidRDefault="009F3611" w:rsidP="009F3611">
            <w:pPr>
              <w:pStyle w:val="XML1"/>
              <w:rPr>
                <w:ins w:id="42151" w:author="Thomas Dietz" w:date="2012-08-08T17:05:00Z"/>
                <w:rPrChange w:id="42152" w:author="Thomas Dietz" w:date="2012-08-10T13:22:00Z">
                  <w:rPr>
                    <w:ins w:id="42153" w:author="Thomas Dietz" w:date="2012-08-08T17:05:00Z"/>
                    <w:lang w:val="de-DE"/>
                  </w:rPr>
                </w:rPrChange>
              </w:rPr>
            </w:pPr>
            <w:ins w:id="42154" w:author="Thomas Dietz" w:date="2012-08-08T17:05:00Z">
              <w:r w:rsidRPr="00B80901">
                <w:rPr>
                  <w:rPrChange w:id="42155" w:author="Thomas Dietz" w:date="2012-08-10T13:22:00Z">
                    <w:rPr>
                      <w:lang w:val="de-DE"/>
                    </w:rPr>
                  </w:rPrChange>
                </w:rPr>
                <w:t xml:space="preserve">      leaf-list type {</w:t>
              </w:r>
            </w:ins>
          </w:p>
          <w:p w14:paraId="2AE89694" w14:textId="77777777" w:rsidR="009F3611" w:rsidRPr="00B80901" w:rsidRDefault="009F3611" w:rsidP="009F3611">
            <w:pPr>
              <w:pStyle w:val="XML1"/>
              <w:rPr>
                <w:ins w:id="42156" w:author="Thomas Dietz" w:date="2012-08-08T17:05:00Z"/>
                <w:rPrChange w:id="42157" w:author="Thomas Dietz" w:date="2012-08-10T13:22:00Z">
                  <w:rPr>
                    <w:ins w:id="42158" w:author="Thomas Dietz" w:date="2012-08-08T17:05:00Z"/>
                    <w:lang w:val="de-DE"/>
                  </w:rPr>
                </w:rPrChange>
              </w:rPr>
            </w:pPr>
            <w:ins w:id="42159" w:author="Thomas Dietz" w:date="2012-08-08T17:05:00Z">
              <w:r w:rsidRPr="00B80901">
                <w:rPr>
                  <w:rPrChange w:id="42160" w:author="Thomas Dietz" w:date="2012-08-10T13:22:00Z">
                    <w:rPr>
                      <w:lang w:val="de-DE"/>
                    </w:rPr>
                  </w:rPrChange>
                </w:rPr>
                <w:t xml:space="preserve">        type OFActionType;</w:t>
              </w:r>
            </w:ins>
          </w:p>
          <w:p w14:paraId="37E5647D" w14:textId="77777777" w:rsidR="009F3611" w:rsidRPr="00B80901" w:rsidRDefault="009F3611" w:rsidP="009F3611">
            <w:pPr>
              <w:pStyle w:val="XML1"/>
              <w:rPr>
                <w:ins w:id="42161" w:author="Thomas Dietz" w:date="2012-08-08T17:05:00Z"/>
                <w:rPrChange w:id="42162" w:author="Thomas Dietz" w:date="2012-08-10T13:22:00Z">
                  <w:rPr>
                    <w:ins w:id="42163" w:author="Thomas Dietz" w:date="2012-08-08T17:05:00Z"/>
                    <w:lang w:val="de-DE"/>
                  </w:rPr>
                </w:rPrChange>
              </w:rPr>
            </w:pPr>
            <w:ins w:id="42164" w:author="Thomas Dietz" w:date="2012-08-08T17:05:00Z">
              <w:r w:rsidRPr="00B80901">
                <w:rPr>
                  <w:rPrChange w:id="42165" w:author="Thomas Dietz" w:date="2012-08-10T13:22:00Z">
                    <w:rPr>
                      <w:lang w:val="de-DE"/>
                    </w:rPr>
                  </w:rPrChange>
                </w:rPr>
                <w:lastRenderedPageBreak/>
                <w:t xml:space="preserve">      }</w:t>
              </w:r>
            </w:ins>
          </w:p>
          <w:p w14:paraId="764CD624" w14:textId="77777777" w:rsidR="009F3611" w:rsidRPr="00B80901" w:rsidRDefault="009F3611" w:rsidP="009F3611">
            <w:pPr>
              <w:pStyle w:val="XML1"/>
              <w:rPr>
                <w:ins w:id="42166" w:author="Thomas Dietz" w:date="2012-08-08T17:05:00Z"/>
                <w:rPrChange w:id="42167" w:author="Thomas Dietz" w:date="2012-08-10T13:22:00Z">
                  <w:rPr>
                    <w:ins w:id="42168" w:author="Thomas Dietz" w:date="2012-08-08T17:05:00Z"/>
                    <w:lang w:val="de-DE"/>
                  </w:rPr>
                </w:rPrChange>
              </w:rPr>
            </w:pPr>
            <w:ins w:id="42169" w:author="Thomas Dietz" w:date="2012-08-08T17:05:00Z">
              <w:r w:rsidRPr="00B80901">
                <w:rPr>
                  <w:rPrChange w:id="42170" w:author="Thomas Dietz" w:date="2012-08-10T13:22:00Z">
                    <w:rPr>
                      <w:lang w:val="de-DE"/>
                    </w:rPr>
                  </w:rPrChange>
                </w:rPr>
                <w:t xml:space="preserve">      description "The list of all write action types supported by</w:t>
              </w:r>
            </w:ins>
          </w:p>
          <w:p w14:paraId="7CC00EE6" w14:textId="77777777" w:rsidR="009F3611" w:rsidRPr="00B80901" w:rsidRDefault="009F3611" w:rsidP="009F3611">
            <w:pPr>
              <w:pStyle w:val="XML1"/>
              <w:rPr>
                <w:ins w:id="42171" w:author="Thomas Dietz" w:date="2012-08-08T17:05:00Z"/>
                <w:rPrChange w:id="42172" w:author="Thomas Dietz" w:date="2012-08-10T13:22:00Z">
                  <w:rPr>
                    <w:ins w:id="42173" w:author="Thomas Dietz" w:date="2012-08-08T17:05:00Z"/>
                    <w:lang w:val="de-DE"/>
                  </w:rPr>
                </w:rPrChange>
              </w:rPr>
            </w:pPr>
            <w:ins w:id="42174" w:author="Thomas Dietz" w:date="2012-08-08T17:05:00Z">
              <w:r w:rsidRPr="00B80901">
                <w:rPr>
                  <w:rPrChange w:id="42175" w:author="Thomas Dietz" w:date="2012-08-10T13:22:00Z">
                    <w:rPr>
                      <w:lang w:val="de-DE"/>
                    </w:rPr>
                  </w:rPrChange>
                </w:rPr>
                <w:t xml:space="preserve">        the flow table.";</w:t>
              </w:r>
            </w:ins>
          </w:p>
          <w:p w14:paraId="6F087614" w14:textId="77777777" w:rsidR="009F3611" w:rsidRPr="00B80901" w:rsidRDefault="009F3611" w:rsidP="009F3611">
            <w:pPr>
              <w:pStyle w:val="XML1"/>
              <w:rPr>
                <w:ins w:id="42176" w:author="Thomas Dietz" w:date="2012-08-08T17:05:00Z"/>
                <w:rPrChange w:id="42177" w:author="Thomas Dietz" w:date="2012-08-10T13:22:00Z">
                  <w:rPr>
                    <w:ins w:id="42178" w:author="Thomas Dietz" w:date="2012-08-08T17:05:00Z"/>
                    <w:lang w:val="de-DE"/>
                  </w:rPr>
                </w:rPrChange>
              </w:rPr>
            </w:pPr>
            <w:ins w:id="42179" w:author="Thomas Dietz" w:date="2012-08-08T17:05:00Z">
              <w:r w:rsidRPr="00B80901">
                <w:rPr>
                  <w:rPrChange w:id="42180" w:author="Thomas Dietz" w:date="2012-08-10T13:22:00Z">
                    <w:rPr>
                      <w:lang w:val="de-DE"/>
                    </w:rPr>
                  </w:rPrChange>
                </w:rPr>
                <w:t xml:space="preserve">    }</w:t>
              </w:r>
            </w:ins>
          </w:p>
          <w:p w14:paraId="32A6C617" w14:textId="77777777" w:rsidR="009F3611" w:rsidRPr="00B80901" w:rsidRDefault="009F3611" w:rsidP="009F3611">
            <w:pPr>
              <w:pStyle w:val="XML1"/>
              <w:rPr>
                <w:ins w:id="42181" w:author="Thomas Dietz" w:date="2012-08-08T17:05:00Z"/>
                <w:rPrChange w:id="42182" w:author="Thomas Dietz" w:date="2012-08-10T13:22:00Z">
                  <w:rPr>
                    <w:ins w:id="42183" w:author="Thomas Dietz" w:date="2012-08-08T17:05:00Z"/>
                    <w:lang w:val="de-DE"/>
                  </w:rPr>
                </w:rPrChange>
              </w:rPr>
            </w:pPr>
            <w:ins w:id="42184" w:author="Thomas Dietz" w:date="2012-08-08T17:05:00Z">
              <w:r w:rsidRPr="00B80901">
                <w:rPr>
                  <w:rPrChange w:id="42185" w:author="Thomas Dietz" w:date="2012-08-10T13:22:00Z">
                    <w:rPr>
                      <w:lang w:val="de-DE"/>
                    </w:rPr>
                  </w:rPrChange>
                </w:rPr>
                <w:t xml:space="preserve">    container apply-actions {</w:t>
              </w:r>
            </w:ins>
          </w:p>
          <w:p w14:paraId="430A3EB1" w14:textId="77777777" w:rsidR="009F3611" w:rsidRPr="00B80901" w:rsidRDefault="009F3611" w:rsidP="009F3611">
            <w:pPr>
              <w:pStyle w:val="XML1"/>
              <w:rPr>
                <w:ins w:id="42186" w:author="Thomas Dietz" w:date="2012-08-08T17:05:00Z"/>
                <w:rPrChange w:id="42187" w:author="Thomas Dietz" w:date="2012-08-10T13:22:00Z">
                  <w:rPr>
                    <w:ins w:id="42188" w:author="Thomas Dietz" w:date="2012-08-08T17:05:00Z"/>
                    <w:lang w:val="de-DE"/>
                  </w:rPr>
                </w:rPrChange>
              </w:rPr>
            </w:pPr>
            <w:ins w:id="42189" w:author="Thomas Dietz" w:date="2012-08-08T17:05:00Z">
              <w:r w:rsidRPr="00B80901">
                <w:rPr>
                  <w:rPrChange w:id="42190" w:author="Thomas Dietz" w:date="2012-08-10T13:22:00Z">
                    <w:rPr>
                      <w:lang w:val="de-DE"/>
                    </w:rPr>
                  </w:rPrChange>
                </w:rPr>
                <w:t xml:space="preserve">      leaf-list type {</w:t>
              </w:r>
            </w:ins>
          </w:p>
          <w:p w14:paraId="7B13DA13" w14:textId="77777777" w:rsidR="009F3611" w:rsidRPr="00B80901" w:rsidRDefault="009F3611" w:rsidP="009F3611">
            <w:pPr>
              <w:pStyle w:val="XML1"/>
              <w:rPr>
                <w:ins w:id="42191" w:author="Thomas Dietz" w:date="2012-08-08T17:05:00Z"/>
                <w:rPrChange w:id="42192" w:author="Thomas Dietz" w:date="2012-08-10T13:22:00Z">
                  <w:rPr>
                    <w:ins w:id="42193" w:author="Thomas Dietz" w:date="2012-08-08T17:05:00Z"/>
                    <w:lang w:val="de-DE"/>
                  </w:rPr>
                </w:rPrChange>
              </w:rPr>
            </w:pPr>
            <w:ins w:id="42194" w:author="Thomas Dietz" w:date="2012-08-08T17:05:00Z">
              <w:r w:rsidRPr="00B80901">
                <w:rPr>
                  <w:rPrChange w:id="42195" w:author="Thomas Dietz" w:date="2012-08-10T13:22:00Z">
                    <w:rPr>
                      <w:lang w:val="de-DE"/>
                    </w:rPr>
                  </w:rPrChange>
                </w:rPr>
                <w:t xml:space="preserve">        type OFActionType;</w:t>
              </w:r>
            </w:ins>
          </w:p>
          <w:p w14:paraId="43A1F992" w14:textId="77777777" w:rsidR="009F3611" w:rsidRPr="00B80901" w:rsidRDefault="009F3611" w:rsidP="009F3611">
            <w:pPr>
              <w:pStyle w:val="XML1"/>
              <w:rPr>
                <w:ins w:id="42196" w:author="Thomas Dietz" w:date="2012-08-08T17:05:00Z"/>
                <w:rPrChange w:id="42197" w:author="Thomas Dietz" w:date="2012-08-10T13:22:00Z">
                  <w:rPr>
                    <w:ins w:id="42198" w:author="Thomas Dietz" w:date="2012-08-08T17:05:00Z"/>
                    <w:lang w:val="de-DE"/>
                  </w:rPr>
                </w:rPrChange>
              </w:rPr>
            </w:pPr>
            <w:ins w:id="42199" w:author="Thomas Dietz" w:date="2012-08-08T17:05:00Z">
              <w:r w:rsidRPr="00B80901">
                <w:rPr>
                  <w:rPrChange w:id="42200" w:author="Thomas Dietz" w:date="2012-08-10T13:22:00Z">
                    <w:rPr>
                      <w:lang w:val="de-DE"/>
                    </w:rPr>
                  </w:rPrChange>
                </w:rPr>
                <w:t xml:space="preserve">      }</w:t>
              </w:r>
            </w:ins>
          </w:p>
          <w:p w14:paraId="37F03AD2" w14:textId="77777777" w:rsidR="009F3611" w:rsidRPr="00B80901" w:rsidRDefault="009F3611" w:rsidP="009F3611">
            <w:pPr>
              <w:pStyle w:val="XML1"/>
              <w:rPr>
                <w:ins w:id="42201" w:author="Thomas Dietz" w:date="2012-08-08T17:05:00Z"/>
                <w:rPrChange w:id="42202" w:author="Thomas Dietz" w:date="2012-08-10T13:22:00Z">
                  <w:rPr>
                    <w:ins w:id="42203" w:author="Thomas Dietz" w:date="2012-08-08T17:05:00Z"/>
                    <w:lang w:val="de-DE"/>
                  </w:rPr>
                </w:rPrChange>
              </w:rPr>
            </w:pPr>
            <w:ins w:id="42204" w:author="Thomas Dietz" w:date="2012-08-08T17:05:00Z">
              <w:r w:rsidRPr="00B80901">
                <w:rPr>
                  <w:rPrChange w:id="42205" w:author="Thomas Dietz" w:date="2012-08-10T13:22:00Z">
                    <w:rPr>
                      <w:lang w:val="de-DE"/>
                    </w:rPr>
                  </w:rPrChange>
                </w:rPr>
                <w:t xml:space="preserve">      description "The list of all apply action types supported by</w:t>
              </w:r>
            </w:ins>
          </w:p>
          <w:p w14:paraId="160D4988" w14:textId="77777777" w:rsidR="009F3611" w:rsidRPr="00B80901" w:rsidRDefault="009F3611" w:rsidP="009F3611">
            <w:pPr>
              <w:pStyle w:val="XML1"/>
              <w:rPr>
                <w:ins w:id="42206" w:author="Thomas Dietz" w:date="2012-08-08T17:05:00Z"/>
                <w:rPrChange w:id="42207" w:author="Thomas Dietz" w:date="2012-08-10T13:22:00Z">
                  <w:rPr>
                    <w:ins w:id="42208" w:author="Thomas Dietz" w:date="2012-08-08T17:05:00Z"/>
                    <w:lang w:val="de-DE"/>
                  </w:rPr>
                </w:rPrChange>
              </w:rPr>
            </w:pPr>
            <w:ins w:id="42209" w:author="Thomas Dietz" w:date="2012-08-08T17:05:00Z">
              <w:r w:rsidRPr="00B80901">
                <w:rPr>
                  <w:rPrChange w:id="42210" w:author="Thomas Dietz" w:date="2012-08-10T13:22:00Z">
                    <w:rPr>
                      <w:lang w:val="de-DE"/>
                    </w:rPr>
                  </w:rPrChange>
                </w:rPr>
                <w:t xml:space="preserve">        the flow table.";</w:t>
              </w:r>
            </w:ins>
          </w:p>
          <w:p w14:paraId="16CAA593" w14:textId="77777777" w:rsidR="009F3611" w:rsidRPr="00B80901" w:rsidRDefault="009F3611" w:rsidP="009F3611">
            <w:pPr>
              <w:pStyle w:val="XML1"/>
              <w:rPr>
                <w:ins w:id="42211" w:author="Thomas Dietz" w:date="2012-08-08T17:05:00Z"/>
                <w:rPrChange w:id="42212" w:author="Thomas Dietz" w:date="2012-08-10T13:22:00Z">
                  <w:rPr>
                    <w:ins w:id="42213" w:author="Thomas Dietz" w:date="2012-08-08T17:05:00Z"/>
                    <w:lang w:val="de-DE"/>
                  </w:rPr>
                </w:rPrChange>
              </w:rPr>
            </w:pPr>
            <w:ins w:id="42214" w:author="Thomas Dietz" w:date="2012-08-08T17:05:00Z">
              <w:r w:rsidRPr="00B80901">
                <w:rPr>
                  <w:rPrChange w:id="42215" w:author="Thomas Dietz" w:date="2012-08-10T13:22:00Z">
                    <w:rPr>
                      <w:lang w:val="de-DE"/>
                    </w:rPr>
                  </w:rPrChange>
                </w:rPr>
                <w:t xml:space="preserve">    }</w:t>
              </w:r>
            </w:ins>
          </w:p>
          <w:p w14:paraId="773EB098" w14:textId="77777777" w:rsidR="009F3611" w:rsidRPr="00B80901" w:rsidRDefault="009F3611" w:rsidP="009F3611">
            <w:pPr>
              <w:pStyle w:val="XML1"/>
              <w:rPr>
                <w:ins w:id="42216" w:author="Thomas Dietz" w:date="2012-08-08T17:05:00Z"/>
                <w:rPrChange w:id="42217" w:author="Thomas Dietz" w:date="2012-08-10T13:22:00Z">
                  <w:rPr>
                    <w:ins w:id="42218" w:author="Thomas Dietz" w:date="2012-08-08T17:05:00Z"/>
                    <w:lang w:val="de-DE"/>
                  </w:rPr>
                </w:rPrChange>
              </w:rPr>
            </w:pPr>
            <w:ins w:id="42219" w:author="Thomas Dietz" w:date="2012-08-08T17:05:00Z">
              <w:r w:rsidRPr="00B80901">
                <w:rPr>
                  <w:rPrChange w:id="42220" w:author="Thomas Dietz" w:date="2012-08-10T13:22:00Z">
                    <w:rPr>
                      <w:lang w:val="de-DE"/>
                    </w:rPr>
                  </w:rPrChange>
                </w:rPr>
                <w:t xml:space="preserve">    container write-setfields {</w:t>
              </w:r>
            </w:ins>
          </w:p>
          <w:p w14:paraId="3B09C043" w14:textId="77777777" w:rsidR="009F3611" w:rsidRPr="00B80901" w:rsidRDefault="009F3611" w:rsidP="009F3611">
            <w:pPr>
              <w:pStyle w:val="XML1"/>
              <w:rPr>
                <w:ins w:id="42221" w:author="Thomas Dietz" w:date="2012-08-08T17:05:00Z"/>
                <w:rPrChange w:id="42222" w:author="Thomas Dietz" w:date="2012-08-10T13:22:00Z">
                  <w:rPr>
                    <w:ins w:id="42223" w:author="Thomas Dietz" w:date="2012-08-08T17:05:00Z"/>
                    <w:lang w:val="de-DE"/>
                  </w:rPr>
                </w:rPrChange>
              </w:rPr>
            </w:pPr>
            <w:ins w:id="42224" w:author="Thomas Dietz" w:date="2012-08-08T17:05:00Z">
              <w:r w:rsidRPr="00B80901">
                <w:rPr>
                  <w:rPrChange w:id="42225" w:author="Thomas Dietz" w:date="2012-08-10T13:22:00Z">
                    <w:rPr>
                      <w:lang w:val="de-DE"/>
                    </w:rPr>
                  </w:rPrChange>
                </w:rPr>
                <w:t xml:space="preserve">      leaf-list type {</w:t>
              </w:r>
            </w:ins>
          </w:p>
          <w:p w14:paraId="0021ACBA" w14:textId="77777777" w:rsidR="009F3611" w:rsidRPr="00B80901" w:rsidRDefault="009F3611" w:rsidP="009F3611">
            <w:pPr>
              <w:pStyle w:val="XML1"/>
              <w:rPr>
                <w:ins w:id="42226" w:author="Thomas Dietz" w:date="2012-08-08T17:05:00Z"/>
                <w:rPrChange w:id="42227" w:author="Thomas Dietz" w:date="2012-08-10T13:22:00Z">
                  <w:rPr>
                    <w:ins w:id="42228" w:author="Thomas Dietz" w:date="2012-08-08T17:05:00Z"/>
                    <w:lang w:val="de-DE"/>
                  </w:rPr>
                </w:rPrChange>
              </w:rPr>
            </w:pPr>
            <w:ins w:id="42229" w:author="Thomas Dietz" w:date="2012-08-08T17:05:00Z">
              <w:r w:rsidRPr="00B80901">
                <w:rPr>
                  <w:rPrChange w:id="42230" w:author="Thomas Dietz" w:date="2012-08-10T13:22:00Z">
                    <w:rPr>
                      <w:lang w:val="de-DE"/>
                    </w:rPr>
                  </w:rPrChange>
                </w:rPr>
                <w:t xml:space="preserve">        type OFMatchFieldType;</w:t>
              </w:r>
            </w:ins>
          </w:p>
          <w:p w14:paraId="26EBFBA4" w14:textId="77777777" w:rsidR="009F3611" w:rsidRPr="00B80901" w:rsidRDefault="009F3611" w:rsidP="009F3611">
            <w:pPr>
              <w:pStyle w:val="XML1"/>
              <w:rPr>
                <w:ins w:id="42231" w:author="Thomas Dietz" w:date="2012-08-08T17:05:00Z"/>
                <w:rPrChange w:id="42232" w:author="Thomas Dietz" w:date="2012-08-10T13:22:00Z">
                  <w:rPr>
                    <w:ins w:id="42233" w:author="Thomas Dietz" w:date="2012-08-08T17:05:00Z"/>
                    <w:lang w:val="de-DE"/>
                  </w:rPr>
                </w:rPrChange>
              </w:rPr>
            </w:pPr>
            <w:ins w:id="42234" w:author="Thomas Dietz" w:date="2012-08-08T17:05:00Z">
              <w:r w:rsidRPr="00B80901">
                <w:rPr>
                  <w:rPrChange w:id="42235" w:author="Thomas Dietz" w:date="2012-08-10T13:22:00Z">
                    <w:rPr>
                      <w:lang w:val="de-DE"/>
                    </w:rPr>
                  </w:rPrChange>
                </w:rPr>
                <w:t xml:space="preserve">      }</w:t>
              </w:r>
            </w:ins>
          </w:p>
          <w:p w14:paraId="46219287" w14:textId="77777777" w:rsidR="009F3611" w:rsidRPr="00B80901" w:rsidRDefault="009F3611" w:rsidP="009F3611">
            <w:pPr>
              <w:pStyle w:val="XML1"/>
              <w:rPr>
                <w:ins w:id="42236" w:author="Thomas Dietz" w:date="2012-08-08T17:05:00Z"/>
                <w:rPrChange w:id="42237" w:author="Thomas Dietz" w:date="2012-08-10T13:22:00Z">
                  <w:rPr>
                    <w:ins w:id="42238" w:author="Thomas Dietz" w:date="2012-08-08T17:05:00Z"/>
                    <w:lang w:val="de-DE"/>
                  </w:rPr>
                </w:rPrChange>
              </w:rPr>
            </w:pPr>
            <w:ins w:id="42239" w:author="Thomas Dietz" w:date="2012-08-08T17:05:00Z">
              <w:r w:rsidRPr="00B80901">
                <w:rPr>
                  <w:rPrChange w:id="42240" w:author="Thomas Dietz" w:date="2012-08-10T13:22:00Z">
                    <w:rPr>
                      <w:lang w:val="de-DE"/>
                    </w:rPr>
                  </w:rPrChange>
                </w:rPr>
                <w:t xml:space="preserve">      description "The list of all 'set-field' action types </w:t>
              </w:r>
            </w:ins>
          </w:p>
          <w:p w14:paraId="10FF2601" w14:textId="77777777" w:rsidR="009F3611" w:rsidRPr="00B80901" w:rsidRDefault="009F3611" w:rsidP="009F3611">
            <w:pPr>
              <w:pStyle w:val="XML1"/>
              <w:rPr>
                <w:ins w:id="42241" w:author="Thomas Dietz" w:date="2012-08-08T17:05:00Z"/>
                <w:rPrChange w:id="42242" w:author="Thomas Dietz" w:date="2012-08-10T13:22:00Z">
                  <w:rPr>
                    <w:ins w:id="42243" w:author="Thomas Dietz" w:date="2012-08-08T17:05:00Z"/>
                    <w:lang w:val="de-DE"/>
                  </w:rPr>
                </w:rPrChange>
              </w:rPr>
            </w:pPr>
            <w:ins w:id="42244" w:author="Thomas Dietz" w:date="2012-08-08T17:05:00Z">
              <w:r w:rsidRPr="00B80901">
                <w:rPr>
                  <w:rPrChange w:id="42245" w:author="Thomas Dietz" w:date="2012-08-10T13:22:00Z">
                    <w:rPr>
                      <w:lang w:val="de-DE"/>
                    </w:rPr>
                  </w:rPrChange>
                </w:rPr>
                <w:t xml:space="preserve">        supported by the table using write actions.";</w:t>
              </w:r>
            </w:ins>
          </w:p>
          <w:p w14:paraId="2761A97D" w14:textId="77777777" w:rsidR="009F3611" w:rsidRPr="00B80901" w:rsidRDefault="009F3611" w:rsidP="009F3611">
            <w:pPr>
              <w:pStyle w:val="XML1"/>
              <w:rPr>
                <w:ins w:id="42246" w:author="Thomas Dietz" w:date="2012-08-08T17:05:00Z"/>
                <w:rPrChange w:id="42247" w:author="Thomas Dietz" w:date="2012-08-10T13:22:00Z">
                  <w:rPr>
                    <w:ins w:id="42248" w:author="Thomas Dietz" w:date="2012-08-08T17:05:00Z"/>
                    <w:lang w:val="de-DE"/>
                  </w:rPr>
                </w:rPrChange>
              </w:rPr>
            </w:pPr>
            <w:ins w:id="42249" w:author="Thomas Dietz" w:date="2012-08-08T17:05:00Z">
              <w:r w:rsidRPr="00B80901">
                <w:rPr>
                  <w:rPrChange w:id="42250" w:author="Thomas Dietz" w:date="2012-08-10T13:22:00Z">
                    <w:rPr>
                      <w:lang w:val="de-DE"/>
                    </w:rPr>
                  </w:rPrChange>
                </w:rPr>
                <w:t xml:space="preserve">    }</w:t>
              </w:r>
            </w:ins>
          </w:p>
          <w:p w14:paraId="68AFF1EE" w14:textId="77777777" w:rsidR="009F3611" w:rsidRPr="00B80901" w:rsidRDefault="009F3611" w:rsidP="009F3611">
            <w:pPr>
              <w:pStyle w:val="XML1"/>
              <w:rPr>
                <w:ins w:id="42251" w:author="Thomas Dietz" w:date="2012-08-08T17:05:00Z"/>
                <w:rPrChange w:id="42252" w:author="Thomas Dietz" w:date="2012-08-10T13:22:00Z">
                  <w:rPr>
                    <w:ins w:id="42253" w:author="Thomas Dietz" w:date="2012-08-08T17:05:00Z"/>
                    <w:lang w:val="de-DE"/>
                  </w:rPr>
                </w:rPrChange>
              </w:rPr>
            </w:pPr>
            <w:ins w:id="42254" w:author="Thomas Dietz" w:date="2012-08-08T17:05:00Z">
              <w:r w:rsidRPr="00B80901">
                <w:rPr>
                  <w:rPrChange w:id="42255" w:author="Thomas Dietz" w:date="2012-08-10T13:22:00Z">
                    <w:rPr>
                      <w:lang w:val="de-DE"/>
                    </w:rPr>
                  </w:rPrChange>
                </w:rPr>
                <w:t xml:space="preserve">    container apply-setfields {</w:t>
              </w:r>
            </w:ins>
          </w:p>
          <w:p w14:paraId="40E12947" w14:textId="77777777" w:rsidR="009F3611" w:rsidRPr="00B80901" w:rsidRDefault="009F3611" w:rsidP="009F3611">
            <w:pPr>
              <w:pStyle w:val="XML1"/>
              <w:rPr>
                <w:ins w:id="42256" w:author="Thomas Dietz" w:date="2012-08-08T17:05:00Z"/>
                <w:rPrChange w:id="42257" w:author="Thomas Dietz" w:date="2012-08-10T13:22:00Z">
                  <w:rPr>
                    <w:ins w:id="42258" w:author="Thomas Dietz" w:date="2012-08-08T17:05:00Z"/>
                    <w:lang w:val="de-DE"/>
                  </w:rPr>
                </w:rPrChange>
              </w:rPr>
            </w:pPr>
            <w:ins w:id="42259" w:author="Thomas Dietz" w:date="2012-08-08T17:05:00Z">
              <w:r w:rsidRPr="00B80901">
                <w:rPr>
                  <w:rPrChange w:id="42260" w:author="Thomas Dietz" w:date="2012-08-10T13:22:00Z">
                    <w:rPr>
                      <w:lang w:val="de-DE"/>
                    </w:rPr>
                  </w:rPrChange>
                </w:rPr>
                <w:t xml:space="preserve">      leaf-list type {</w:t>
              </w:r>
            </w:ins>
          </w:p>
          <w:p w14:paraId="18F95F43" w14:textId="77777777" w:rsidR="009F3611" w:rsidRPr="00B80901" w:rsidRDefault="009F3611" w:rsidP="009F3611">
            <w:pPr>
              <w:pStyle w:val="XML1"/>
              <w:rPr>
                <w:ins w:id="42261" w:author="Thomas Dietz" w:date="2012-08-08T17:05:00Z"/>
                <w:rPrChange w:id="42262" w:author="Thomas Dietz" w:date="2012-08-10T13:22:00Z">
                  <w:rPr>
                    <w:ins w:id="42263" w:author="Thomas Dietz" w:date="2012-08-08T17:05:00Z"/>
                    <w:lang w:val="de-DE"/>
                  </w:rPr>
                </w:rPrChange>
              </w:rPr>
            </w:pPr>
            <w:ins w:id="42264" w:author="Thomas Dietz" w:date="2012-08-08T17:05:00Z">
              <w:r w:rsidRPr="00B80901">
                <w:rPr>
                  <w:rPrChange w:id="42265" w:author="Thomas Dietz" w:date="2012-08-10T13:22:00Z">
                    <w:rPr>
                      <w:lang w:val="de-DE"/>
                    </w:rPr>
                  </w:rPrChange>
                </w:rPr>
                <w:t xml:space="preserve">        type OFMatchFieldType;</w:t>
              </w:r>
            </w:ins>
          </w:p>
          <w:p w14:paraId="31C85858" w14:textId="77777777" w:rsidR="009F3611" w:rsidRPr="00B80901" w:rsidRDefault="009F3611" w:rsidP="009F3611">
            <w:pPr>
              <w:pStyle w:val="XML1"/>
              <w:rPr>
                <w:ins w:id="42266" w:author="Thomas Dietz" w:date="2012-08-08T17:05:00Z"/>
                <w:rPrChange w:id="42267" w:author="Thomas Dietz" w:date="2012-08-10T13:22:00Z">
                  <w:rPr>
                    <w:ins w:id="42268" w:author="Thomas Dietz" w:date="2012-08-08T17:05:00Z"/>
                    <w:lang w:val="de-DE"/>
                  </w:rPr>
                </w:rPrChange>
              </w:rPr>
            </w:pPr>
            <w:ins w:id="42269" w:author="Thomas Dietz" w:date="2012-08-08T17:05:00Z">
              <w:r w:rsidRPr="00B80901">
                <w:rPr>
                  <w:rPrChange w:id="42270" w:author="Thomas Dietz" w:date="2012-08-10T13:22:00Z">
                    <w:rPr>
                      <w:lang w:val="de-DE"/>
                    </w:rPr>
                  </w:rPrChange>
                </w:rPr>
                <w:t xml:space="preserve">      }</w:t>
              </w:r>
            </w:ins>
          </w:p>
          <w:p w14:paraId="6DF1FAFD" w14:textId="77777777" w:rsidR="009F3611" w:rsidRPr="00B80901" w:rsidRDefault="009F3611" w:rsidP="009F3611">
            <w:pPr>
              <w:pStyle w:val="XML1"/>
              <w:rPr>
                <w:ins w:id="42271" w:author="Thomas Dietz" w:date="2012-08-08T17:05:00Z"/>
                <w:rPrChange w:id="42272" w:author="Thomas Dietz" w:date="2012-08-10T13:22:00Z">
                  <w:rPr>
                    <w:ins w:id="42273" w:author="Thomas Dietz" w:date="2012-08-08T17:05:00Z"/>
                    <w:lang w:val="de-DE"/>
                  </w:rPr>
                </w:rPrChange>
              </w:rPr>
            </w:pPr>
            <w:ins w:id="42274" w:author="Thomas Dietz" w:date="2012-08-08T17:05:00Z">
              <w:r w:rsidRPr="00B80901">
                <w:rPr>
                  <w:rPrChange w:id="42275" w:author="Thomas Dietz" w:date="2012-08-10T13:22:00Z">
                    <w:rPr>
                      <w:lang w:val="de-DE"/>
                    </w:rPr>
                  </w:rPrChange>
                </w:rPr>
                <w:t xml:space="preserve">      description "The list of all 'set-field' action types </w:t>
              </w:r>
            </w:ins>
          </w:p>
          <w:p w14:paraId="77369FA3" w14:textId="77777777" w:rsidR="009F3611" w:rsidRPr="00B80901" w:rsidRDefault="009F3611" w:rsidP="009F3611">
            <w:pPr>
              <w:pStyle w:val="XML1"/>
              <w:rPr>
                <w:ins w:id="42276" w:author="Thomas Dietz" w:date="2012-08-08T17:05:00Z"/>
                <w:rPrChange w:id="42277" w:author="Thomas Dietz" w:date="2012-08-10T13:22:00Z">
                  <w:rPr>
                    <w:ins w:id="42278" w:author="Thomas Dietz" w:date="2012-08-08T17:05:00Z"/>
                    <w:lang w:val="de-DE"/>
                  </w:rPr>
                </w:rPrChange>
              </w:rPr>
            </w:pPr>
            <w:ins w:id="42279" w:author="Thomas Dietz" w:date="2012-08-08T17:05:00Z">
              <w:r w:rsidRPr="00B80901">
                <w:rPr>
                  <w:rPrChange w:id="42280" w:author="Thomas Dietz" w:date="2012-08-10T13:22:00Z">
                    <w:rPr>
                      <w:lang w:val="de-DE"/>
                    </w:rPr>
                  </w:rPrChange>
                </w:rPr>
                <w:t xml:space="preserve">        supported by the table using apply actions.";</w:t>
              </w:r>
            </w:ins>
          </w:p>
          <w:p w14:paraId="0597276E" w14:textId="77777777" w:rsidR="009F3611" w:rsidRPr="00B80901" w:rsidRDefault="009F3611" w:rsidP="009F3611">
            <w:pPr>
              <w:pStyle w:val="XML1"/>
              <w:rPr>
                <w:ins w:id="42281" w:author="Thomas Dietz" w:date="2012-08-08T17:05:00Z"/>
                <w:rPrChange w:id="42282" w:author="Thomas Dietz" w:date="2012-08-10T13:22:00Z">
                  <w:rPr>
                    <w:ins w:id="42283" w:author="Thomas Dietz" w:date="2012-08-08T17:05:00Z"/>
                    <w:lang w:val="de-DE"/>
                  </w:rPr>
                </w:rPrChange>
              </w:rPr>
            </w:pPr>
            <w:ins w:id="42284" w:author="Thomas Dietz" w:date="2012-08-08T17:05:00Z">
              <w:r w:rsidRPr="00B80901">
                <w:rPr>
                  <w:rPrChange w:id="42285" w:author="Thomas Dietz" w:date="2012-08-10T13:22:00Z">
                    <w:rPr>
                      <w:lang w:val="de-DE"/>
                    </w:rPr>
                  </w:rPrChange>
                </w:rPr>
                <w:t xml:space="preserve">    }</w:t>
              </w:r>
            </w:ins>
          </w:p>
          <w:p w14:paraId="12D05A24" w14:textId="77777777" w:rsidR="009F3611" w:rsidRPr="00B80901" w:rsidRDefault="009F3611" w:rsidP="009F3611">
            <w:pPr>
              <w:pStyle w:val="XML1"/>
              <w:rPr>
                <w:ins w:id="42286" w:author="Thomas Dietz" w:date="2012-08-08T17:05:00Z"/>
                <w:rPrChange w:id="42287" w:author="Thomas Dietz" w:date="2012-08-10T13:22:00Z">
                  <w:rPr>
                    <w:ins w:id="42288" w:author="Thomas Dietz" w:date="2012-08-08T17:05:00Z"/>
                    <w:lang w:val="de-DE"/>
                  </w:rPr>
                </w:rPrChange>
              </w:rPr>
            </w:pPr>
            <w:ins w:id="42289" w:author="Thomas Dietz" w:date="2012-08-08T17:05:00Z">
              <w:r w:rsidRPr="00B80901">
                <w:rPr>
                  <w:rPrChange w:id="42290" w:author="Thomas Dietz" w:date="2012-08-10T13:22:00Z">
                    <w:rPr>
                      <w:lang w:val="de-DE"/>
                    </w:rPr>
                  </w:rPrChange>
                </w:rPr>
                <w:t xml:space="preserve">    container wildcards {</w:t>
              </w:r>
            </w:ins>
          </w:p>
          <w:p w14:paraId="5E1ECCE0" w14:textId="77777777" w:rsidR="009F3611" w:rsidRPr="00B80901" w:rsidRDefault="009F3611" w:rsidP="009F3611">
            <w:pPr>
              <w:pStyle w:val="XML1"/>
              <w:rPr>
                <w:ins w:id="42291" w:author="Thomas Dietz" w:date="2012-08-08T17:05:00Z"/>
                <w:rPrChange w:id="42292" w:author="Thomas Dietz" w:date="2012-08-10T13:22:00Z">
                  <w:rPr>
                    <w:ins w:id="42293" w:author="Thomas Dietz" w:date="2012-08-08T17:05:00Z"/>
                    <w:lang w:val="de-DE"/>
                  </w:rPr>
                </w:rPrChange>
              </w:rPr>
            </w:pPr>
            <w:ins w:id="42294" w:author="Thomas Dietz" w:date="2012-08-08T17:05:00Z">
              <w:r w:rsidRPr="00B80901">
                <w:rPr>
                  <w:rPrChange w:id="42295" w:author="Thomas Dietz" w:date="2012-08-10T13:22:00Z">
                    <w:rPr>
                      <w:lang w:val="de-DE"/>
                    </w:rPr>
                  </w:rPrChange>
                </w:rPr>
                <w:t xml:space="preserve">      leaf-list type {</w:t>
              </w:r>
            </w:ins>
          </w:p>
          <w:p w14:paraId="5EA6973F" w14:textId="77777777" w:rsidR="009F3611" w:rsidRPr="00B80901" w:rsidRDefault="009F3611" w:rsidP="009F3611">
            <w:pPr>
              <w:pStyle w:val="XML1"/>
              <w:rPr>
                <w:ins w:id="42296" w:author="Thomas Dietz" w:date="2012-08-08T17:05:00Z"/>
                <w:rPrChange w:id="42297" w:author="Thomas Dietz" w:date="2012-08-10T13:22:00Z">
                  <w:rPr>
                    <w:ins w:id="42298" w:author="Thomas Dietz" w:date="2012-08-08T17:05:00Z"/>
                    <w:lang w:val="de-DE"/>
                  </w:rPr>
                </w:rPrChange>
              </w:rPr>
            </w:pPr>
            <w:ins w:id="42299" w:author="Thomas Dietz" w:date="2012-08-08T17:05:00Z">
              <w:r w:rsidRPr="00B80901">
                <w:rPr>
                  <w:rPrChange w:id="42300" w:author="Thomas Dietz" w:date="2012-08-10T13:22:00Z">
                    <w:rPr>
                      <w:lang w:val="de-DE"/>
                    </w:rPr>
                  </w:rPrChange>
                </w:rPr>
                <w:t xml:space="preserve">        type OFMatchFieldType;</w:t>
              </w:r>
            </w:ins>
          </w:p>
          <w:p w14:paraId="38053EFA" w14:textId="77777777" w:rsidR="009F3611" w:rsidRPr="00B80901" w:rsidRDefault="009F3611" w:rsidP="009F3611">
            <w:pPr>
              <w:pStyle w:val="XML1"/>
              <w:rPr>
                <w:ins w:id="42301" w:author="Thomas Dietz" w:date="2012-08-08T17:05:00Z"/>
                <w:rPrChange w:id="42302" w:author="Thomas Dietz" w:date="2012-08-10T13:22:00Z">
                  <w:rPr>
                    <w:ins w:id="42303" w:author="Thomas Dietz" w:date="2012-08-08T17:05:00Z"/>
                    <w:lang w:val="de-DE"/>
                  </w:rPr>
                </w:rPrChange>
              </w:rPr>
            </w:pPr>
            <w:ins w:id="42304" w:author="Thomas Dietz" w:date="2012-08-08T17:05:00Z">
              <w:r w:rsidRPr="00B80901">
                <w:rPr>
                  <w:rPrChange w:id="42305" w:author="Thomas Dietz" w:date="2012-08-10T13:22:00Z">
                    <w:rPr>
                      <w:lang w:val="de-DE"/>
                    </w:rPr>
                  </w:rPrChange>
                </w:rPr>
                <w:t xml:space="preserve">      }</w:t>
              </w:r>
            </w:ins>
          </w:p>
          <w:p w14:paraId="3C4DD6A9" w14:textId="77777777" w:rsidR="009F3611" w:rsidRPr="00B80901" w:rsidRDefault="009F3611" w:rsidP="009F3611">
            <w:pPr>
              <w:pStyle w:val="XML1"/>
              <w:rPr>
                <w:ins w:id="42306" w:author="Thomas Dietz" w:date="2012-08-08T17:05:00Z"/>
                <w:rPrChange w:id="42307" w:author="Thomas Dietz" w:date="2012-08-10T13:22:00Z">
                  <w:rPr>
                    <w:ins w:id="42308" w:author="Thomas Dietz" w:date="2012-08-08T17:05:00Z"/>
                    <w:lang w:val="de-DE"/>
                  </w:rPr>
                </w:rPrChange>
              </w:rPr>
            </w:pPr>
            <w:ins w:id="42309" w:author="Thomas Dietz" w:date="2012-08-08T17:05:00Z">
              <w:r w:rsidRPr="00B80901">
                <w:rPr>
                  <w:rPrChange w:id="42310" w:author="Thomas Dietz" w:date="2012-08-10T13:22:00Z">
                    <w:rPr>
                      <w:lang w:val="de-DE"/>
                    </w:rPr>
                  </w:rPrChange>
                </w:rPr>
                <w:t xml:space="preserve">      description "The list of all fields for which the table </w:t>
              </w:r>
            </w:ins>
          </w:p>
          <w:p w14:paraId="1130E312" w14:textId="77777777" w:rsidR="009F3611" w:rsidRPr="00B80901" w:rsidRDefault="009F3611" w:rsidP="009F3611">
            <w:pPr>
              <w:pStyle w:val="XML1"/>
              <w:rPr>
                <w:ins w:id="42311" w:author="Thomas Dietz" w:date="2012-08-08T17:05:00Z"/>
                <w:rPrChange w:id="42312" w:author="Thomas Dietz" w:date="2012-08-10T13:22:00Z">
                  <w:rPr>
                    <w:ins w:id="42313" w:author="Thomas Dietz" w:date="2012-08-08T17:05:00Z"/>
                    <w:lang w:val="de-DE"/>
                  </w:rPr>
                </w:rPrChange>
              </w:rPr>
            </w:pPr>
            <w:ins w:id="42314" w:author="Thomas Dietz" w:date="2012-08-08T17:05:00Z">
              <w:r w:rsidRPr="00B80901">
                <w:rPr>
                  <w:rPrChange w:id="42315" w:author="Thomas Dietz" w:date="2012-08-10T13:22:00Z">
                    <w:rPr>
                      <w:lang w:val="de-DE"/>
                    </w:rPr>
                  </w:rPrChange>
                </w:rPr>
                <w:t xml:space="preserve">        supports wildcarding.";</w:t>
              </w:r>
            </w:ins>
          </w:p>
          <w:p w14:paraId="1B83DC91" w14:textId="77777777" w:rsidR="009F3611" w:rsidRPr="00B80901" w:rsidRDefault="009F3611" w:rsidP="009F3611">
            <w:pPr>
              <w:pStyle w:val="XML1"/>
              <w:rPr>
                <w:ins w:id="42316" w:author="Thomas Dietz" w:date="2012-08-08T17:05:00Z"/>
                <w:rPrChange w:id="42317" w:author="Thomas Dietz" w:date="2012-08-10T13:22:00Z">
                  <w:rPr>
                    <w:ins w:id="42318" w:author="Thomas Dietz" w:date="2012-08-08T17:05:00Z"/>
                    <w:lang w:val="de-DE"/>
                  </w:rPr>
                </w:rPrChange>
              </w:rPr>
            </w:pPr>
            <w:ins w:id="42319" w:author="Thomas Dietz" w:date="2012-08-08T17:05:00Z">
              <w:r w:rsidRPr="00B80901">
                <w:rPr>
                  <w:rPrChange w:id="42320" w:author="Thomas Dietz" w:date="2012-08-10T13:22:00Z">
                    <w:rPr>
                      <w:lang w:val="de-DE"/>
                    </w:rPr>
                  </w:rPrChange>
                </w:rPr>
                <w:t xml:space="preserve">    }</w:t>
              </w:r>
            </w:ins>
          </w:p>
          <w:p w14:paraId="2CB174E7" w14:textId="77777777" w:rsidR="009F3611" w:rsidRPr="00B80901" w:rsidRDefault="009F3611" w:rsidP="009F3611">
            <w:pPr>
              <w:pStyle w:val="XML1"/>
              <w:rPr>
                <w:ins w:id="42321" w:author="Thomas Dietz" w:date="2012-08-08T17:05:00Z"/>
                <w:rPrChange w:id="42322" w:author="Thomas Dietz" w:date="2012-08-10T13:22:00Z">
                  <w:rPr>
                    <w:ins w:id="42323" w:author="Thomas Dietz" w:date="2012-08-08T17:05:00Z"/>
                    <w:lang w:val="de-DE"/>
                  </w:rPr>
                </w:rPrChange>
              </w:rPr>
            </w:pPr>
            <w:ins w:id="42324" w:author="Thomas Dietz" w:date="2012-08-08T17:05:00Z">
              <w:r w:rsidRPr="00B80901">
                <w:rPr>
                  <w:rPrChange w:id="42325" w:author="Thomas Dietz" w:date="2012-08-10T13:22:00Z">
                    <w:rPr>
                      <w:lang w:val="de-DE"/>
                    </w:rPr>
                  </w:rPrChange>
                </w:rPr>
                <w:t xml:space="preserve">    leaf metadata-match {</w:t>
              </w:r>
            </w:ins>
          </w:p>
          <w:p w14:paraId="2EDE8DAC" w14:textId="77777777" w:rsidR="009F3611" w:rsidRPr="00B80901" w:rsidRDefault="009F3611" w:rsidP="009F3611">
            <w:pPr>
              <w:pStyle w:val="XML1"/>
              <w:rPr>
                <w:ins w:id="42326" w:author="Thomas Dietz" w:date="2012-08-08T17:05:00Z"/>
                <w:rPrChange w:id="42327" w:author="Thomas Dietz" w:date="2012-08-10T13:22:00Z">
                  <w:rPr>
                    <w:ins w:id="42328" w:author="Thomas Dietz" w:date="2012-08-08T17:05:00Z"/>
                    <w:lang w:val="de-DE"/>
                  </w:rPr>
                </w:rPrChange>
              </w:rPr>
            </w:pPr>
            <w:ins w:id="42329" w:author="Thomas Dietz" w:date="2012-08-08T17:05:00Z">
              <w:r w:rsidRPr="00B80901">
                <w:rPr>
                  <w:rPrChange w:id="42330" w:author="Thomas Dietz" w:date="2012-08-10T13:22:00Z">
                    <w:rPr>
                      <w:lang w:val="de-DE"/>
                    </w:rPr>
                  </w:rPrChange>
                </w:rPr>
                <w:t xml:space="preserve">      type hex-binary;</w:t>
              </w:r>
            </w:ins>
          </w:p>
          <w:p w14:paraId="2AEDCB77" w14:textId="77777777" w:rsidR="009F3611" w:rsidRPr="00B80901" w:rsidRDefault="009F3611" w:rsidP="009F3611">
            <w:pPr>
              <w:pStyle w:val="XML1"/>
              <w:rPr>
                <w:ins w:id="42331" w:author="Thomas Dietz" w:date="2012-08-08T17:05:00Z"/>
                <w:rPrChange w:id="42332" w:author="Thomas Dietz" w:date="2012-08-10T13:22:00Z">
                  <w:rPr>
                    <w:ins w:id="42333" w:author="Thomas Dietz" w:date="2012-08-08T17:05:00Z"/>
                    <w:lang w:val="de-DE"/>
                  </w:rPr>
                </w:rPrChange>
              </w:rPr>
            </w:pPr>
            <w:ins w:id="42334" w:author="Thomas Dietz" w:date="2012-08-08T17:05:00Z">
              <w:r w:rsidRPr="00B80901">
                <w:rPr>
                  <w:rPrChange w:id="42335" w:author="Thomas Dietz" w:date="2012-08-10T13:22:00Z">
                    <w:rPr>
                      <w:lang w:val="de-DE"/>
                    </w:rPr>
                  </w:rPrChange>
                </w:rPr>
                <w:t xml:space="preserve">      description "This element indicates the bits of the metadata </w:t>
              </w:r>
            </w:ins>
          </w:p>
          <w:p w14:paraId="7FA34EBF" w14:textId="77777777" w:rsidR="009F3611" w:rsidRPr="00B80901" w:rsidRDefault="009F3611" w:rsidP="009F3611">
            <w:pPr>
              <w:pStyle w:val="XML1"/>
              <w:rPr>
                <w:ins w:id="42336" w:author="Thomas Dietz" w:date="2012-08-08T17:05:00Z"/>
                <w:rPrChange w:id="42337" w:author="Thomas Dietz" w:date="2012-08-10T13:22:00Z">
                  <w:rPr>
                    <w:ins w:id="42338" w:author="Thomas Dietz" w:date="2012-08-08T17:05:00Z"/>
                    <w:lang w:val="de-DE"/>
                  </w:rPr>
                </w:rPrChange>
              </w:rPr>
            </w:pPr>
            <w:ins w:id="42339" w:author="Thomas Dietz" w:date="2012-08-08T17:05:00Z">
              <w:r w:rsidRPr="00B80901">
                <w:rPr>
                  <w:rPrChange w:id="42340" w:author="Thomas Dietz" w:date="2012-08-10T13:22:00Z">
                    <w:rPr>
                      <w:lang w:val="de-DE"/>
                    </w:rPr>
                  </w:rPrChange>
                </w:rPr>
                <w:t xml:space="preserve">        field on which the flow table can match.  It is represented</w:t>
              </w:r>
            </w:ins>
          </w:p>
          <w:p w14:paraId="3710F045" w14:textId="77777777" w:rsidR="009F3611" w:rsidRPr="00B80901" w:rsidRDefault="009F3611" w:rsidP="009F3611">
            <w:pPr>
              <w:pStyle w:val="XML1"/>
              <w:rPr>
                <w:ins w:id="42341" w:author="Thomas Dietz" w:date="2012-08-08T17:05:00Z"/>
                <w:rPrChange w:id="42342" w:author="Thomas Dietz" w:date="2012-08-10T13:22:00Z">
                  <w:rPr>
                    <w:ins w:id="42343" w:author="Thomas Dietz" w:date="2012-08-08T17:05:00Z"/>
                    <w:lang w:val="de-DE"/>
                  </w:rPr>
                </w:rPrChange>
              </w:rPr>
            </w:pPr>
            <w:ins w:id="42344" w:author="Thomas Dietz" w:date="2012-08-08T17:05:00Z">
              <w:r w:rsidRPr="00B80901">
                <w:rPr>
                  <w:rPrChange w:id="42345" w:author="Thomas Dietz" w:date="2012-08-10T13:22:00Z">
                    <w:rPr>
                      <w:lang w:val="de-DE"/>
                    </w:rPr>
                  </w:rPrChange>
                </w:rPr>
                <w:t xml:space="preserve">        as 64-bit integer in hexadecimal digits([0-9a-fA-F]) </w:t>
              </w:r>
            </w:ins>
          </w:p>
          <w:p w14:paraId="1FDE5CB6" w14:textId="77777777" w:rsidR="009F3611" w:rsidRPr="00B80901" w:rsidRDefault="009F3611" w:rsidP="009F3611">
            <w:pPr>
              <w:pStyle w:val="XML1"/>
              <w:rPr>
                <w:ins w:id="42346" w:author="Thomas Dietz" w:date="2012-08-08T17:05:00Z"/>
                <w:rPrChange w:id="42347" w:author="Thomas Dietz" w:date="2012-08-10T13:22:00Z">
                  <w:rPr>
                    <w:ins w:id="42348" w:author="Thomas Dietz" w:date="2012-08-08T17:05:00Z"/>
                    <w:lang w:val="de-DE"/>
                  </w:rPr>
                </w:rPrChange>
              </w:rPr>
            </w:pPr>
            <w:ins w:id="42349" w:author="Thomas Dietz" w:date="2012-08-08T17:05:00Z">
              <w:r w:rsidRPr="00B80901">
                <w:rPr>
                  <w:rPrChange w:id="42350" w:author="Thomas Dietz" w:date="2012-08-10T13:22:00Z">
                    <w:rPr>
                      <w:lang w:val="de-DE"/>
                    </w:rPr>
                  </w:rPrChange>
                </w:rPr>
                <w:t xml:space="preserve">        format.";</w:t>
              </w:r>
            </w:ins>
          </w:p>
          <w:p w14:paraId="30977D32" w14:textId="77777777" w:rsidR="009F3611" w:rsidRPr="00B80901" w:rsidRDefault="009F3611" w:rsidP="009F3611">
            <w:pPr>
              <w:pStyle w:val="XML1"/>
              <w:rPr>
                <w:ins w:id="42351" w:author="Thomas Dietz" w:date="2012-08-08T17:05:00Z"/>
                <w:rPrChange w:id="42352" w:author="Thomas Dietz" w:date="2012-08-10T13:22:00Z">
                  <w:rPr>
                    <w:ins w:id="42353" w:author="Thomas Dietz" w:date="2012-08-08T17:05:00Z"/>
                    <w:lang w:val="de-DE"/>
                  </w:rPr>
                </w:rPrChange>
              </w:rPr>
            </w:pPr>
            <w:ins w:id="42354" w:author="Thomas Dietz" w:date="2012-08-08T17:05:00Z">
              <w:r w:rsidRPr="00B80901">
                <w:rPr>
                  <w:rPrChange w:id="42355" w:author="Thomas Dietz" w:date="2012-08-10T13:22:00Z">
                    <w:rPr>
                      <w:lang w:val="de-DE"/>
                    </w:rPr>
                  </w:rPrChange>
                </w:rPr>
                <w:t xml:space="preserve">    }</w:t>
              </w:r>
            </w:ins>
          </w:p>
          <w:p w14:paraId="3EAAC127" w14:textId="77777777" w:rsidR="009F3611" w:rsidRPr="00B80901" w:rsidRDefault="009F3611" w:rsidP="009F3611">
            <w:pPr>
              <w:pStyle w:val="XML1"/>
              <w:rPr>
                <w:ins w:id="42356" w:author="Thomas Dietz" w:date="2012-08-08T17:05:00Z"/>
                <w:rPrChange w:id="42357" w:author="Thomas Dietz" w:date="2012-08-10T13:22:00Z">
                  <w:rPr>
                    <w:ins w:id="42358" w:author="Thomas Dietz" w:date="2012-08-08T17:05:00Z"/>
                    <w:lang w:val="de-DE"/>
                  </w:rPr>
                </w:rPrChange>
              </w:rPr>
            </w:pPr>
            <w:ins w:id="42359" w:author="Thomas Dietz" w:date="2012-08-08T17:05:00Z">
              <w:r w:rsidRPr="00B80901">
                <w:rPr>
                  <w:rPrChange w:id="42360" w:author="Thomas Dietz" w:date="2012-08-10T13:22:00Z">
                    <w:rPr>
                      <w:lang w:val="de-DE"/>
                    </w:rPr>
                  </w:rPrChange>
                </w:rPr>
                <w:t xml:space="preserve">    leaf metadata-write {</w:t>
              </w:r>
            </w:ins>
          </w:p>
          <w:p w14:paraId="37C0D4C7" w14:textId="77777777" w:rsidR="009F3611" w:rsidRPr="00B80901" w:rsidRDefault="009F3611" w:rsidP="009F3611">
            <w:pPr>
              <w:pStyle w:val="XML1"/>
              <w:rPr>
                <w:ins w:id="42361" w:author="Thomas Dietz" w:date="2012-08-08T17:05:00Z"/>
                <w:rPrChange w:id="42362" w:author="Thomas Dietz" w:date="2012-08-10T13:22:00Z">
                  <w:rPr>
                    <w:ins w:id="42363" w:author="Thomas Dietz" w:date="2012-08-08T17:05:00Z"/>
                    <w:lang w:val="de-DE"/>
                  </w:rPr>
                </w:rPrChange>
              </w:rPr>
            </w:pPr>
            <w:ins w:id="42364" w:author="Thomas Dietz" w:date="2012-08-08T17:05:00Z">
              <w:r w:rsidRPr="00B80901">
                <w:rPr>
                  <w:rPrChange w:id="42365" w:author="Thomas Dietz" w:date="2012-08-10T13:22:00Z">
                    <w:rPr>
                      <w:lang w:val="de-DE"/>
                    </w:rPr>
                  </w:rPrChange>
                </w:rPr>
                <w:t xml:space="preserve">      type hex-binary;</w:t>
              </w:r>
            </w:ins>
          </w:p>
          <w:p w14:paraId="7BAFA770" w14:textId="77777777" w:rsidR="009F3611" w:rsidRPr="00B80901" w:rsidRDefault="009F3611" w:rsidP="009F3611">
            <w:pPr>
              <w:pStyle w:val="XML1"/>
              <w:rPr>
                <w:ins w:id="42366" w:author="Thomas Dietz" w:date="2012-08-08T17:05:00Z"/>
                <w:rPrChange w:id="42367" w:author="Thomas Dietz" w:date="2012-08-10T13:22:00Z">
                  <w:rPr>
                    <w:ins w:id="42368" w:author="Thomas Dietz" w:date="2012-08-08T17:05:00Z"/>
                    <w:lang w:val="de-DE"/>
                  </w:rPr>
                </w:rPrChange>
              </w:rPr>
            </w:pPr>
            <w:ins w:id="42369" w:author="Thomas Dietz" w:date="2012-08-08T17:05:00Z">
              <w:r w:rsidRPr="00B80901">
                <w:rPr>
                  <w:rPrChange w:id="42370" w:author="Thomas Dietz" w:date="2012-08-10T13:22:00Z">
                    <w:rPr>
                      <w:lang w:val="de-DE"/>
                    </w:rPr>
                  </w:rPrChange>
                </w:rPr>
                <w:t xml:space="preserve">      description "This element indicates the bits of the metadata </w:t>
              </w:r>
            </w:ins>
          </w:p>
          <w:p w14:paraId="1CB76907" w14:textId="77777777" w:rsidR="009F3611" w:rsidRPr="00B80901" w:rsidRDefault="009F3611" w:rsidP="009F3611">
            <w:pPr>
              <w:pStyle w:val="XML1"/>
              <w:rPr>
                <w:ins w:id="42371" w:author="Thomas Dietz" w:date="2012-08-08T17:05:00Z"/>
                <w:rPrChange w:id="42372" w:author="Thomas Dietz" w:date="2012-08-10T13:22:00Z">
                  <w:rPr>
                    <w:ins w:id="42373" w:author="Thomas Dietz" w:date="2012-08-08T17:05:00Z"/>
                    <w:lang w:val="de-DE"/>
                  </w:rPr>
                </w:rPrChange>
              </w:rPr>
            </w:pPr>
            <w:ins w:id="42374" w:author="Thomas Dietz" w:date="2012-08-08T17:05:00Z">
              <w:r w:rsidRPr="00B80901">
                <w:rPr>
                  <w:rPrChange w:id="42375" w:author="Thomas Dietz" w:date="2012-08-10T13:22:00Z">
                    <w:rPr>
                      <w:lang w:val="de-DE"/>
                    </w:rPr>
                  </w:rPrChange>
                </w:rPr>
                <w:t xml:space="preserve">        field on which flow table can write using the </w:t>
              </w:r>
            </w:ins>
          </w:p>
          <w:p w14:paraId="4344F641" w14:textId="77777777" w:rsidR="009F3611" w:rsidRPr="00B80901" w:rsidRDefault="009F3611" w:rsidP="009F3611">
            <w:pPr>
              <w:pStyle w:val="XML1"/>
              <w:rPr>
                <w:ins w:id="42376" w:author="Thomas Dietz" w:date="2012-08-08T17:05:00Z"/>
                <w:rPrChange w:id="42377" w:author="Thomas Dietz" w:date="2012-08-10T13:22:00Z">
                  <w:rPr>
                    <w:ins w:id="42378" w:author="Thomas Dietz" w:date="2012-08-08T17:05:00Z"/>
                    <w:lang w:val="de-DE"/>
                  </w:rPr>
                </w:rPrChange>
              </w:rPr>
            </w:pPr>
            <w:ins w:id="42379" w:author="Thomas Dietz" w:date="2012-08-08T17:05:00Z">
              <w:r w:rsidRPr="00B80901">
                <w:rPr>
                  <w:rPrChange w:id="42380" w:author="Thomas Dietz" w:date="2012-08-10T13:22:00Z">
                    <w:rPr>
                      <w:lang w:val="de-DE"/>
                    </w:rPr>
                  </w:rPrChange>
                </w:rPr>
                <w:t xml:space="preserve">        'write-metadata' instruction.  It is represented as </w:t>
              </w:r>
            </w:ins>
          </w:p>
          <w:p w14:paraId="47A7E4BE" w14:textId="77777777" w:rsidR="009F3611" w:rsidRPr="00B80901" w:rsidRDefault="009F3611" w:rsidP="009F3611">
            <w:pPr>
              <w:pStyle w:val="XML1"/>
              <w:rPr>
                <w:ins w:id="42381" w:author="Thomas Dietz" w:date="2012-08-08T17:05:00Z"/>
                <w:rPrChange w:id="42382" w:author="Thomas Dietz" w:date="2012-08-10T13:22:00Z">
                  <w:rPr>
                    <w:ins w:id="42383" w:author="Thomas Dietz" w:date="2012-08-08T17:05:00Z"/>
                    <w:lang w:val="de-DE"/>
                  </w:rPr>
                </w:rPrChange>
              </w:rPr>
            </w:pPr>
            <w:ins w:id="42384" w:author="Thomas Dietz" w:date="2012-08-08T17:05:00Z">
              <w:r w:rsidRPr="00B80901">
                <w:rPr>
                  <w:rPrChange w:id="42385" w:author="Thomas Dietz" w:date="2012-08-10T13:22:00Z">
                    <w:rPr>
                      <w:lang w:val="de-DE"/>
                    </w:rPr>
                  </w:rPrChange>
                </w:rPr>
                <w:t xml:space="preserve">        64-bit integer in hexadecimal digits([0-9a-fA-F]) format.";</w:t>
              </w:r>
            </w:ins>
          </w:p>
          <w:p w14:paraId="0EFF31A8" w14:textId="77777777" w:rsidR="009F3611" w:rsidRPr="00B80901" w:rsidRDefault="009F3611" w:rsidP="009F3611">
            <w:pPr>
              <w:pStyle w:val="XML1"/>
              <w:rPr>
                <w:ins w:id="42386" w:author="Thomas Dietz" w:date="2012-08-08T17:05:00Z"/>
                <w:rPrChange w:id="42387" w:author="Thomas Dietz" w:date="2012-08-10T13:22:00Z">
                  <w:rPr>
                    <w:ins w:id="42388" w:author="Thomas Dietz" w:date="2012-08-08T17:05:00Z"/>
                    <w:lang w:val="de-DE"/>
                  </w:rPr>
                </w:rPrChange>
              </w:rPr>
            </w:pPr>
            <w:ins w:id="42389" w:author="Thomas Dietz" w:date="2012-08-08T17:05:00Z">
              <w:r w:rsidRPr="00B80901">
                <w:rPr>
                  <w:rPrChange w:id="42390" w:author="Thomas Dietz" w:date="2012-08-10T13:22:00Z">
                    <w:rPr>
                      <w:lang w:val="de-DE"/>
                    </w:rPr>
                  </w:rPrChange>
                </w:rPr>
                <w:t xml:space="preserve">    }</w:t>
              </w:r>
            </w:ins>
          </w:p>
          <w:p w14:paraId="6F20AB55" w14:textId="77777777" w:rsidR="009F3611" w:rsidRPr="00B80901" w:rsidRDefault="009F3611" w:rsidP="009F3611">
            <w:pPr>
              <w:pStyle w:val="XML1"/>
              <w:rPr>
                <w:ins w:id="42391" w:author="Thomas Dietz" w:date="2012-08-08T17:05:00Z"/>
                <w:rPrChange w:id="42392" w:author="Thomas Dietz" w:date="2012-08-10T13:22:00Z">
                  <w:rPr>
                    <w:ins w:id="42393" w:author="Thomas Dietz" w:date="2012-08-08T17:05:00Z"/>
                    <w:lang w:val="de-DE"/>
                  </w:rPr>
                </w:rPrChange>
              </w:rPr>
            </w:pPr>
            <w:ins w:id="42394" w:author="Thomas Dietz" w:date="2012-08-08T17:05:00Z">
              <w:r w:rsidRPr="00B80901">
                <w:rPr>
                  <w:rPrChange w:id="42395" w:author="Thomas Dietz" w:date="2012-08-10T13:22:00Z">
                    <w:rPr>
                      <w:lang w:val="de-DE"/>
                    </w:rPr>
                  </w:rPrChange>
                </w:rPr>
                <w:t xml:space="preserve">  }</w:t>
              </w:r>
            </w:ins>
          </w:p>
          <w:p w14:paraId="5359C9A6" w14:textId="77777777" w:rsidR="009F3611" w:rsidRPr="00B80901" w:rsidRDefault="009F3611" w:rsidP="009F3611">
            <w:pPr>
              <w:pStyle w:val="XML1"/>
              <w:rPr>
                <w:ins w:id="42396" w:author="Thomas Dietz" w:date="2012-08-08T17:05:00Z"/>
                <w:rPrChange w:id="42397" w:author="Thomas Dietz" w:date="2012-08-10T13:22:00Z">
                  <w:rPr>
                    <w:ins w:id="42398" w:author="Thomas Dietz" w:date="2012-08-08T17:05:00Z"/>
                    <w:lang w:val="de-DE"/>
                  </w:rPr>
                </w:rPrChange>
              </w:rPr>
            </w:pPr>
            <w:ins w:id="42399" w:author="Thomas Dietz" w:date="2012-08-08T17:05:00Z">
              <w:r w:rsidRPr="00B80901">
                <w:rPr>
                  <w:rPrChange w:id="42400" w:author="Thomas Dietz" w:date="2012-08-10T13:22:00Z">
                    <w:rPr>
                      <w:lang w:val="de-DE"/>
                    </w:rPr>
                  </w:rPrChange>
                </w:rPr>
                <w:t xml:space="preserve">  </w:t>
              </w:r>
            </w:ins>
          </w:p>
          <w:p w14:paraId="3699C331" w14:textId="77777777" w:rsidR="009F3611" w:rsidRPr="00B80901" w:rsidRDefault="009F3611" w:rsidP="009F3611">
            <w:pPr>
              <w:pStyle w:val="XML1"/>
              <w:rPr>
                <w:ins w:id="42401" w:author="Thomas Dietz" w:date="2012-08-08T17:05:00Z"/>
                <w:rPrChange w:id="42402" w:author="Thomas Dietz" w:date="2012-08-10T13:22:00Z">
                  <w:rPr>
                    <w:ins w:id="42403" w:author="Thomas Dietz" w:date="2012-08-08T17:05:00Z"/>
                    <w:lang w:val="de-DE"/>
                  </w:rPr>
                </w:rPrChange>
              </w:rPr>
            </w:pPr>
            <w:ins w:id="42404" w:author="Thomas Dietz" w:date="2012-08-08T17:05:00Z">
              <w:r w:rsidRPr="00B80901">
                <w:rPr>
                  <w:rPrChange w:id="42405" w:author="Thomas Dietz" w:date="2012-08-10T13:22:00Z">
                    <w:rPr>
                      <w:lang w:val="de-DE"/>
                    </w:rPr>
                  </w:rPrChange>
                </w:rPr>
                <w:t>/*****************************************************************</w:t>
              </w:r>
            </w:ins>
          </w:p>
          <w:p w14:paraId="43E1F921" w14:textId="77777777" w:rsidR="009F3611" w:rsidRPr="00B80901" w:rsidRDefault="009F3611" w:rsidP="009F3611">
            <w:pPr>
              <w:pStyle w:val="XML1"/>
              <w:rPr>
                <w:ins w:id="42406" w:author="Thomas Dietz" w:date="2012-08-08T17:05:00Z"/>
                <w:rPrChange w:id="42407" w:author="Thomas Dietz" w:date="2012-08-10T13:22:00Z">
                  <w:rPr>
                    <w:ins w:id="42408" w:author="Thomas Dietz" w:date="2012-08-08T17:05:00Z"/>
                    <w:lang w:val="de-DE"/>
                  </w:rPr>
                </w:rPrChange>
              </w:rPr>
            </w:pPr>
            <w:ins w:id="42409" w:author="Thomas Dietz" w:date="2012-08-08T17:05:00Z">
              <w:r w:rsidRPr="00B80901">
                <w:rPr>
                  <w:rPrChange w:id="42410" w:author="Thomas Dietz" w:date="2012-08-10T13:22:00Z">
                    <w:rPr>
                      <w:lang w:val="de-DE"/>
                    </w:rPr>
                  </w:rPrChange>
                </w:rPr>
                <w:t xml:space="preserve"> * Main container</w:t>
              </w:r>
            </w:ins>
          </w:p>
          <w:p w14:paraId="4F1F4805" w14:textId="77777777" w:rsidR="009F3611" w:rsidRPr="00B80901" w:rsidRDefault="009F3611" w:rsidP="009F3611">
            <w:pPr>
              <w:pStyle w:val="XML1"/>
              <w:rPr>
                <w:ins w:id="42411" w:author="Thomas Dietz" w:date="2012-08-08T17:05:00Z"/>
                <w:rPrChange w:id="42412" w:author="Thomas Dietz" w:date="2012-08-10T13:22:00Z">
                  <w:rPr>
                    <w:ins w:id="42413" w:author="Thomas Dietz" w:date="2012-08-08T17:05:00Z"/>
                    <w:lang w:val="de-DE"/>
                  </w:rPr>
                </w:rPrChange>
              </w:rPr>
            </w:pPr>
            <w:ins w:id="42414" w:author="Thomas Dietz" w:date="2012-08-08T17:05:00Z">
              <w:r w:rsidRPr="00B80901">
                <w:rPr>
                  <w:rPrChange w:id="42415" w:author="Thomas Dietz" w:date="2012-08-10T13:22:00Z">
                    <w:rPr>
                      <w:lang w:val="de-DE"/>
                    </w:rPr>
                  </w:rPrChange>
                </w:rPr>
                <w:t xml:space="preserve"> *****************************************************************/</w:t>
              </w:r>
            </w:ins>
          </w:p>
          <w:p w14:paraId="7E1ACA45" w14:textId="77777777" w:rsidR="009F3611" w:rsidRPr="00B80901" w:rsidRDefault="009F3611" w:rsidP="009F3611">
            <w:pPr>
              <w:pStyle w:val="XML1"/>
              <w:rPr>
                <w:ins w:id="42416" w:author="Thomas Dietz" w:date="2012-08-08T17:05:00Z"/>
                <w:rPrChange w:id="42417" w:author="Thomas Dietz" w:date="2012-08-10T13:22:00Z">
                  <w:rPr>
                    <w:ins w:id="42418" w:author="Thomas Dietz" w:date="2012-08-08T17:05:00Z"/>
                    <w:lang w:val="de-DE"/>
                  </w:rPr>
                </w:rPrChange>
              </w:rPr>
            </w:pPr>
          </w:p>
          <w:p w14:paraId="64CEACD4" w14:textId="77777777" w:rsidR="009F3611" w:rsidRPr="00B80901" w:rsidRDefault="009F3611" w:rsidP="009F3611">
            <w:pPr>
              <w:pStyle w:val="XML1"/>
              <w:rPr>
                <w:ins w:id="42419" w:author="Thomas Dietz" w:date="2012-08-08T17:05:00Z"/>
                <w:rPrChange w:id="42420" w:author="Thomas Dietz" w:date="2012-08-10T13:22:00Z">
                  <w:rPr>
                    <w:ins w:id="42421" w:author="Thomas Dietz" w:date="2012-08-08T17:05:00Z"/>
                    <w:lang w:val="de-DE"/>
                  </w:rPr>
                </w:rPrChange>
              </w:rPr>
            </w:pPr>
            <w:ins w:id="42422" w:author="Thomas Dietz" w:date="2012-08-08T17:05:00Z">
              <w:r w:rsidRPr="00B80901">
                <w:rPr>
                  <w:rPrChange w:id="42423" w:author="Thomas Dietz" w:date="2012-08-10T13:22:00Z">
                    <w:rPr>
                      <w:lang w:val="de-DE"/>
                    </w:rPr>
                  </w:rPrChange>
                </w:rPr>
                <w:t xml:space="preserve">  container capable-switch {</w:t>
              </w:r>
            </w:ins>
          </w:p>
          <w:p w14:paraId="67C93347" w14:textId="77777777" w:rsidR="009F3611" w:rsidRPr="00B80901" w:rsidRDefault="009F3611" w:rsidP="009F3611">
            <w:pPr>
              <w:pStyle w:val="XML1"/>
              <w:rPr>
                <w:ins w:id="42424" w:author="Thomas Dietz" w:date="2012-08-08T17:05:00Z"/>
                <w:rPrChange w:id="42425" w:author="Thomas Dietz" w:date="2012-08-10T13:22:00Z">
                  <w:rPr>
                    <w:ins w:id="42426" w:author="Thomas Dietz" w:date="2012-08-08T17:05:00Z"/>
                    <w:lang w:val="de-DE"/>
                  </w:rPr>
                </w:rPrChange>
              </w:rPr>
            </w:pPr>
            <w:ins w:id="42427" w:author="Thomas Dietz" w:date="2012-08-08T17:05:00Z">
              <w:r w:rsidRPr="00B80901">
                <w:rPr>
                  <w:rPrChange w:id="42428" w:author="Thomas Dietz" w:date="2012-08-10T13:22:00Z">
                    <w:rPr>
                      <w:lang w:val="de-DE"/>
                    </w:rPr>
                  </w:rPrChange>
                </w:rPr>
                <w:t xml:space="preserve">    description "The OpenFlow Capable Switch serves as the root </w:t>
              </w:r>
            </w:ins>
          </w:p>
          <w:p w14:paraId="2CC12B12" w14:textId="77777777" w:rsidR="009F3611" w:rsidRPr="00B80901" w:rsidRDefault="009F3611" w:rsidP="009F3611">
            <w:pPr>
              <w:pStyle w:val="XML1"/>
              <w:rPr>
                <w:ins w:id="42429" w:author="Thomas Dietz" w:date="2012-08-08T17:05:00Z"/>
                <w:rPrChange w:id="42430" w:author="Thomas Dietz" w:date="2012-08-10T13:22:00Z">
                  <w:rPr>
                    <w:ins w:id="42431" w:author="Thomas Dietz" w:date="2012-08-08T17:05:00Z"/>
                    <w:lang w:val="de-DE"/>
                  </w:rPr>
                </w:rPrChange>
              </w:rPr>
            </w:pPr>
            <w:ins w:id="42432" w:author="Thomas Dietz" w:date="2012-08-08T17:05:00Z">
              <w:r w:rsidRPr="00B80901">
                <w:rPr>
                  <w:rPrChange w:id="42433" w:author="Thomas Dietz" w:date="2012-08-10T13:22:00Z">
                    <w:rPr>
                      <w:lang w:val="de-DE"/>
                    </w:rPr>
                  </w:rPrChange>
                </w:rPr>
                <w:t xml:space="preserve">      element for an OpenFlow configuration.  It contains logical</w:t>
              </w:r>
            </w:ins>
          </w:p>
          <w:p w14:paraId="099E2A2F" w14:textId="77777777" w:rsidR="009F3611" w:rsidRPr="00B80901" w:rsidRDefault="009F3611" w:rsidP="009F3611">
            <w:pPr>
              <w:pStyle w:val="XML1"/>
              <w:rPr>
                <w:ins w:id="42434" w:author="Thomas Dietz" w:date="2012-08-08T17:05:00Z"/>
                <w:rPrChange w:id="42435" w:author="Thomas Dietz" w:date="2012-08-10T13:22:00Z">
                  <w:rPr>
                    <w:ins w:id="42436" w:author="Thomas Dietz" w:date="2012-08-08T17:05:00Z"/>
                    <w:lang w:val="de-DE"/>
                  </w:rPr>
                </w:rPrChange>
              </w:rPr>
            </w:pPr>
            <w:ins w:id="42437" w:author="Thomas Dietz" w:date="2012-08-08T17:05:00Z">
              <w:r w:rsidRPr="00B80901">
                <w:rPr>
                  <w:rPrChange w:id="42438" w:author="Thomas Dietz" w:date="2012-08-10T13:22:00Z">
                    <w:rPr>
                      <w:lang w:val="de-DE"/>
                    </w:rPr>
                  </w:rPrChange>
                </w:rPr>
                <w:t xml:space="preserve">      switches and resources that can be assigned to logical</w:t>
              </w:r>
            </w:ins>
          </w:p>
          <w:p w14:paraId="13C4FBFB" w14:textId="77777777" w:rsidR="009F3611" w:rsidRPr="00B80901" w:rsidRDefault="009F3611" w:rsidP="009F3611">
            <w:pPr>
              <w:pStyle w:val="XML1"/>
              <w:rPr>
                <w:ins w:id="42439" w:author="Thomas Dietz" w:date="2012-08-08T17:05:00Z"/>
                <w:rPrChange w:id="42440" w:author="Thomas Dietz" w:date="2012-08-10T13:22:00Z">
                  <w:rPr>
                    <w:ins w:id="42441" w:author="Thomas Dietz" w:date="2012-08-08T17:05:00Z"/>
                    <w:lang w:val="de-DE"/>
                  </w:rPr>
                </w:rPrChange>
              </w:rPr>
            </w:pPr>
            <w:ins w:id="42442" w:author="Thomas Dietz" w:date="2012-08-08T17:05:00Z">
              <w:r w:rsidRPr="00B80901">
                <w:rPr>
                  <w:rPrChange w:id="42443" w:author="Thomas Dietz" w:date="2012-08-10T13:22:00Z">
                    <w:rPr>
                      <w:lang w:val="de-DE"/>
                    </w:rPr>
                  </w:rPrChange>
                </w:rPr>
                <w:lastRenderedPageBreak/>
                <w:t xml:space="preserve">      switches.  It may have relations to OpenFlow Configuration </w:t>
              </w:r>
            </w:ins>
          </w:p>
          <w:p w14:paraId="07039ACA" w14:textId="77777777" w:rsidR="009F3611" w:rsidRPr="00B80901" w:rsidRDefault="009F3611" w:rsidP="009F3611">
            <w:pPr>
              <w:pStyle w:val="XML1"/>
              <w:rPr>
                <w:ins w:id="42444" w:author="Thomas Dietz" w:date="2012-08-08T17:05:00Z"/>
                <w:rPrChange w:id="42445" w:author="Thomas Dietz" w:date="2012-08-10T13:22:00Z">
                  <w:rPr>
                    <w:ins w:id="42446" w:author="Thomas Dietz" w:date="2012-08-08T17:05:00Z"/>
                    <w:lang w:val="de-DE"/>
                  </w:rPr>
                </w:rPrChange>
              </w:rPr>
            </w:pPr>
            <w:ins w:id="42447" w:author="Thomas Dietz" w:date="2012-08-08T17:05:00Z">
              <w:r w:rsidRPr="00B80901">
                <w:rPr>
                  <w:rPrChange w:id="42448" w:author="Thomas Dietz" w:date="2012-08-10T13:22:00Z">
                    <w:rPr>
                      <w:lang w:val="de-DE"/>
                    </w:rPr>
                  </w:rPrChange>
                </w:rPr>
                <w:t xml:space="preserve">      Points.";</w:t>
              </w:r>
            </w:ins>
          </w:p>
          <w:p w14:paraId="3055D940" w14:textId="77777777" w:rsidR="009F3611" w:rsidRPr="00B80901" w:rsidRDefault="009F3611" w:rsidP="009F3611">
            <w:pPr>
              <w:pStyle w:val="XML1"/>
              <w:rPr>
                <w:ins w:id="42449" w:author="Thomas Dietz" w:date="2012-08-08T17:05:00Z"/>
                <w:rPrChange w:id="42450" w:author="Thomas Dietz" w:date="2012-08-10T13:22:00Z">
                  <w:rPr>
                    <w:ins w:id="42451" w:author="Thomas Dietz" w:date="2012-08-08T17:05:00Z"/>
                    <w:lang w:val="de-DE"/>
                  </w:rPr>
                </w:rPrChange>
              </w:rPr>
            </w:pPr>
            <w:ins w:id="42452" w:author="Thomas Dietz" w:date="2012-08-08T17:05:00Z">
              <w:r w:rsidRPr="00B80901">
                <w:rPr>
                  <w:rPrChange w:id="42453" w:author="Thomas Dietz" w:date="2012-08-10T13:22:00Z">
                    <w:rPr>
                      <w:lang w:val="de-DE"/>
                    </w:rPr>
                  </w:rPrChange>
                </w:rPr>
                <w:t xml:space="preserve">    leaf id {</w:t>
              </w:r>
            </w:ins>
          </w:p>
          <w:p w14:paraId="687C49FC" w14:textId="77777777" w:rsidR="009F3611" w:rsidRPr="00B80901" w:rsidRDefault="009F3611" w:rsidP="009F3611">
            <w:pPr>
              <w:pStyle w:val="XML1"/>
              <w:rPr>
                <w:ins w:id="42454" w:author="Thomas Dietz" w:date="2012-08-08T17:05:00Z"/>
                <w:rPrChange w:id="42455" w:author="Thomas Dietz" w:date="2012-08-10T13:22:00Z">
                  <w:rPr>
                    <w:ins w:id="42456" w:author="Thomas Dietz" w:date="2012-08-08T17:05:00Z"/>
                    <w:lang w:val="de-DE"/>
                  </w:rPr>
                </w:rPrChange>
              </w:rPr>
            </w:pPr>
            <w:ins w:id="42457" w:author="Thomas Dietz" w:date="2012-08-08T17:05:00Z">
              <w:r w:rsidRPr="00B80901">
                <w:rPr>
                  <w:rPrChange w:id="42458" w:author="Thomas Dietz" w:date="2012-08-10T13:22:00Z">
                    <w:rPr>
                      <w:lang w:val="de-DE"/>
                    </w:rPr>
                  </w:rPrChange>
                </w:rPr>
                <w:t xml:space="preserve">      type inet:uri;</w:t>
              </w:r>
            </w:ins>
          </w:p>
          <w:p w14:paraId="032F2B4E" w14:textId="77777777" w:rsidR="009F3611" w:rsidRPr="00B80901" w:rsidRDefault="009F3611" w:rsidP="009F3611">
            <w:pPr>
              <w:pStyle w:val="XML1"/>
              <w:rPr>
                <w:ins w:id="42459" w:author="Thomas Dietz" w:date="2012-08-08T17:05:00Z"/>
                <w:rPrChange w:id="42460" w:author="Thomas Dietz" w:date="2012-08-10T13:22:00Z">
                  <w:rPr>
                    <w:ins w:id="42461" w:author="Thomas Dietz" w:date="2012-08-08T17:05:00Z"/>
                    <w:lang w:val="de-DE"/>
                  </w:rPr>
                </w:rPrChange>
              </w:rPr>
            </w:pPr>
            <w:ins w:id="42462" w:author="Thomas Dietz" w:date="2012-08-08T17:05:00Z">
              <w:r w:rsidRPr="00B80901">
                <w:rPr>
                  <w:rPrChange w:id="42463" w:author="Thomas Dietz" w:date="2012-08-10T13:22:00Z">
                    <w:rPr>
                      <w:lang w:val="de-DE"/>
                    </w:rPr>
                  </w:rPrChange>
                </w:rPr>
                <w:t xml:space="preserve">      mandatory true;</w:t>
              </w:r>
            </w:ins>
          </w:p>
          <w:p w14:paraId="439D123F" w14:textId="77777777" w:rsidR="009F3611" w:rsidRPr="00B80901" w:rsidRDefault="009F3611" w:rsidP="009F3611">
            <w:pPr>
              <w:pStyle w:val="XML1"/>
              <w:rPr>
                <w:ins w:id="42464" w:author="Thomas Dietz" w:date="2012-08-08T17:05:00Z"/>
                <w:rPrChange w:id="42465" w:author="Thomas Dietz" w:date="2012-08-10T13:22:00Z">
                  <w:rPr>
                    <w:ins w:id="42466" w:author="Thomas Dietz" w:date="2012-08-08T17:05:00Z"/>
                    <w:lang w:val="de-DE"/>
                  </w:rPr>
                </w:rPrChange>
              </w:rPr>
            </w:pPr>
            <w:ins w:id="42467" w:author="Thomas Dietz" w:date="2012-08-08T17:05:00Z">
              <w:r w:rsidRPr="00B80901">
                <w:rPr>
                  <w:rPrChange w:id="42468" w:author="Thomas Dietz" w:date="2012-08-10T13:22:00Z">
                    <w:rPr>
                      <w:lang w:val="de-DE"/>
                    </w:rPr>
                  </w:rPrChange>
                </w:rPr>
                <w:t xml:space="preserve">      description "A unique but locally arbitrary identifier that</w:t>
              </w:r>
            </w:ins>
          </w:p>
          <w:p w14:paraId="7BD1DC98" w14:textId="77777777" w:rsidR="009F3611" w:rsidRPr="00B80901" w:rsidRDefault="009F3611" w:rsidP="009F3611">
            <w:pPr>
              <w:pStyle w:val="XML1"/>
              <w:rPr>
                <w:ins w:id="42469" w:author="Thomas Dietz" w:date="2012-08-08T17:05:00Z"/>
                <w:rPrChange w:id="42470" w:author="Thomas Dietz" w:date="2012-08-10T13:22:00Z">
                  <w:rPr>
                    <w:ins w:id="42471" w:author="Thomas Dietz" w:date="2012-08-08T17:05:00Z"/>
                    <w:lang w:val="de-DE"/>
                  </w:rPr>
                </w:rPrChange>
              </w:rPr>
            </w:pPr>
            <w:ins w:id="42472" w:author="Thomas Dietz" w:date="2012-08-08T17:05:00Z">
              <w:r w:rsidRPr="00B80901">
                <w:rPr>
                  <w:rPrChange w:id="42473" w:author="Thomas Dietz" w:date="2012-08-10T13:22:00Z">
                    <w:rPr>
                      <w:lang w:val="de-DE"/>
                    </w:rPr>
                  </w:rPrChange>
                </w:rPr>
                <w:t xml:space="preserve">        uniquely identifies a Capable Switch within the context of </w:t>
              </w:r>
            </w:ins>
          </w:p>
          <w:p w14:paraId="3D089EAB" w14:textId="77777777" w:rsidR="009F3611" w:rsidRPr="00B80901" w:rsidRDefault="009F3611" w:rsidP="009F3611">
            <w:pPr>
              <w:pStyle w:val="XML1"/>
              <w:rPr>
                <w:ins w:id="42474" w:author="Thomas Dietz" w:date="2012-08-08T17:05:00Z"/>
                <w:rPrChange w:id="42475" w:author="Thomas Dietz" w:date="2012-08-10T13:22:00Z">
                  <w:rPr>
                    <w:ins w:id="42476" w:author="Thomas Dietz" w:date="2012-08-08T17:05:00Z"/>
                    <w:lang w:val="de-DE"/>
                  </w:rPr>
                </w:rPrChange>
              </w:rPr>
            </w:pPr>
            <w:ins w:id="42477" w:author="Thomas Dietz" w:date="2012-08-08T17:05:00Z">
              <w:r w:rsidRPr="00B80901">
                <w:rPr>
                  <w:rPrChange w:id="42478" w:author="Thomas Dietz" w:date="2012-08-10T13:22:00Z">
                    <w:rPr>
                      <w:lang w:val="de-DE"/>
                    </w:rPr>
                  </w:rPrChange>
                </w:rPr>
                <w:t xml:space="preserve">        potential OpenFlow Configuration Points.  It MUST be </w:t>
              </w:r>
            </w:ins>
          </w:p>
          <w:p w14:paraId="0EBBCBBC" w14:textId="77777777" w:rsidR="009F3611" w:rsidRPr="00B80901" w:rsidRDefault="009F3611" w:rsidP="009F3611">
            <w:pPr>
              <w:pStyle w:val="XML1"/>
              <w:rPr>
                <w:ins w:id="42479" w:author="Thomas Dietz" w:date="2012-08-08T17:05:00Z"/>
                <w:rPrChange w:id="42480" w:author="Thomas Dietz" w:date="2012-08-10T13:22:00Z">
                  <w:rPr>
                    <w:ins w:id="42481" w:author="Thomas Dietz" w:date="2012-08-08T17:05:00Z"/>
                    <w:lang w:val="de-DE"/>
                  </w:rPr>
                </w:rPrChange>
              </w:rPr>
            </w:pPr>
            <w:ins w:id="42482" w:author="Thomas Dietz" w:date="2012-08-08T17:05:00Z">
              <w:r w:rsidRPr="00B80901">
                <w:rPr>
                  <w:rPrChange w:id="42483" w:author="Thomas Dietz" w:date="2012-08-10T13:22:00Z">
                    <w:rPr>
                      <w:lang w:val="de-DE"/>
                    </w:rPr>
                  </w:rPrChange>
                </w:rPr>
                <w:t xml:space="preserve">        persistent across reboots of the OpenFlow Capable Switch.</w:t>
              </w:r>
            </w:ins>
          </w:p>
          <w:p w14:paraId="558394F5" w14:textId="77777777" w:rsidR="009F3611" w:rsidRPr="00B80901" w:rsidRDefault="009F3611" w:rsidP="009F3611">
            <w:pPr>
              <w:pStyle w:val="XML1"/>
              <w:rPr>
                <w:ins w:id="42484" w:author="Thomas Dietz" w:date="2012-08-08T17:05:00Z"/>
                <w:rPrChange w:id="42485" w:author="Thomas Dietz" w:date="2012-08-10T13:22:00Z">
                  <w:rPr>
                    <w:ins w:id="42486" w:author="Thomas Dietz" w:date="2012-08-08T17:05:00Z"/>
                    <w:lang w:val="de-DE"/>
                  </w:rPr>
                </w:rPrChange>
              </w:rPr>
            </w:pPr>
          </w:p>
          <w:p w14:paraId="33F6548B" w14:textId="77777777" w:rsidR="009F3611" w:rsidRPr="00B80901" w:rsidRDefault="009F3611" w:rsidP="009F3611">
            <w:pPr>
              <w:pStyle w:val="XML1"/>
              <w:rPr>
                <w:ins w:id="42487" w:author="Thomas Dietz" w:date="2012-08-08T17:05:00Z"/>
                <w:rPrChange w:id="42488" w:author="Thomas Dietz" w:date="2012-08-10T13:22:00Z">
                  <w:rPr>
                    <w:ins w:id="42489" w:author="Thomas Dietz" w:date="2012-08-08T17:05:00Z"/>
                    <w:lang w:val="de-DE"/>
                  </w:rPr>
                </w:rPrChange>
              </w:rPr>
            </w:pPr>
            <w:ins w:id="42490" w:author="Thomas Dietz" w:date="2012-08-08T17:05:00Z">
              <w:r w:rsidRPr="00B80901">
                <w:rPr>
                  <w:rPrChange w:id="42491" w:author="Thomas Dietz" w:date="2012-08-10T13:22:00Z">
                    <w:rPr>
                      <w:lang w:val="de-DE"/>
                    </w:rPr>
                  </w:rPrChange>
                </w:rPr>
                <w:t xml:space="preserve">        This element MUST be present in the NETCONF data store.</w:t>
              </w:r>
            </w:ins>
          </w:p>
          <w:p w14:paraId="0C1634A9" w14:textId="77777777" w:rsidR="009F3611" w:rsidRPr="00B80901" w:rsidRDefault="009F3611" w:rsidP="009F3611">
            <w:pPr>
              <w:pStyle w:val="XML1"/>
              <w:rPr>
                <w:ins w:id="42492" w:author="Thomas Dietz" w:date="2012-08-08T17:05:00Z"/>
                <w:rPrChange w:id="42493" w:author="Thomas Dietz" w:date="2012-08-10T13:22:00Z">
                  <w:rPr>
                    <w:ins w:id="42494" w:author="Thomas Dietz" w:date="2012-08-08T17:05:00Z"/>
                    <w:lang w:val="de-DE"/>
                  </w:rPr>
                </w:rPrChange>
              </w:rPr>
            </w:pPr>
            <w:ins w:id="42495" w:author="Thomas Dietz" w:date="2012-08-08T17:05:00Z">
              <w:r w:rsidRPr="00B80901">
                <w:rPr>
                  <w:rPrChange w:id="42496" w:author="Thomas Dietz" w:date="2012-08-10T13:22:00Z">
                    <w:rPr>
                      <w:lang w:val="de-DE"/>
                    </w:rPr>
                  </w:rPrChange>
                </w:rPr>
                <w:t xml:space="preserve">        If this element is not present in a NETCONF &lt;edit-config&gt;</w:t>
              </w:r>
            </w:ins>
          </w:p>
          <w:p w14:paraId="4AEEFAE8" w14:textId="77777777" w:rsidR="009F3611" w:rsidRPr="00B80901" w:rsidRDefault="009F3611" w:rsidP="009F3611">
            <w:pPr>
              <w:pStyle w:val="XML1"/>
              <w:rPr>
                <w:ins w:id="42497" w:author="Thomas Dietz" w:date="2012-08-08T17:05:00Z"/>
                <w:rPrChange w:id="42498" w:author="Thomas Dietz" w:date="2012-08-10T13:22:00Z">
                  <w:rPr>
                    <w:ins w:id="42499" w:author="Thomas Dietz" w:date="2012-08-08T17:05:00Z"/>
                    <w:lang w:val="de-DE"/>
                  </w:rPr>
                </w:rPrChange>
              </w:rPr>
            </w:pPr>
            <w:ins w:id="42500" w:author="Thomas Dietz" w:date="2012-08-08T17:05:00Z">
              <w:r w:rsidRPr="00B80901">
                <w:rPr>
                  <w:rPrChange w:id="42501" w:author="Thomas Dietz" w:date="2012-08-10T13:22:00Z">
                    <w:rPr>
                      <w:lang w:val="de-DE"/>
                    </w:rPr>
                  </w:rPrChange>
                </w:rPr>
                <w:t xml:space="preserve">        operation 'create', 'merge' or 'replace' and the parent</w:t>
              </w:r>
            </w:ins>
          </w:p>
          <w:p w14:paraId="4D1C6302" w14:textId="77777777" w:rsidR="009F3611" w:rsidRPr="00B80901" w:rsidRDefault="009F3611" w:rsidP="009F3611">
            <w:pPr>
              <w:pStyle w:val="XML1"/>
              <w:rPr>
                <w:ins w:id="42502" w:author="Thomas Dietz" w:date="2012-08-08T17:05:00Z"/>
                <w:rPrChange w:id="42503" w:author="Thomas Dietz" w:date="2012-08-10T13:22:00Z">
                  <w:rPr>
                    <w:ins w:id="42504" w:author="Thomas Dietz" w:date="2012-08-08T17:05:00Z"/>
                    <w:lang w:val="de-DE"/>
                  </w:rPr>
                </w:rPrChange>
              </w:rPr>
            </w:pPr>
            <w:ins w:id="42505" w:author="Thomas Dietz" w:date="2012-08-08T17:05:00Z">
              <w:r w:rsidRPr="00B80901">
                <w:rPr>
                  <w:rPrChange w:id="42506" w:author="Thomas Dietz" w:date="2012-08-10T13:22:00Z">
                    <w:rPr>
                      <w:lang w:val="de-DE"/>
                    </w:rPr>
                  </w:rPrChange>
                </w:rPr>
                <w:t xml:space="preserve">        element does not exist, a 'data-missing' error is</w:t>
              </w:r>
            </w:ins>
          </w:p>
          <w:p w14:paraId="550F1D91" w14:textId="77777777" w:rsidR="009F3611" w:rsidRPr="00B80901" w:rsidRDefault="009F3611" w:rsidP="009F3611">
            <w:pPr>
              <w:pStyle w:val="XML1"/>
              <w:rPr>
                <w:ins w:id="42507" w:author="Thomas Dietz" w:date="2012-08-08T17:05:00Z"/>
                <w:rPrChange w:id="42508" w:author="Thomas Dietz" w:date="2012-08-10T13:22:00Z">
                  <w:rPr>
                    <w:ins w:id="42509" w:author="Thomas Dietz" w:date="2012-08-08T17:05:00Z"/>
                    <w:lang w:val="de-DE"/>
                  </w:rPr>
                </w:rPrChange>
              </w:rPr>
            </w:pPr>
            <w:ins w:id="42510" w:author="Thomas Dietz" w:date="2012-08-08T17:05:00Z">
              <w:r w:rsidRPr="00B80901">
                <w:rPr>
                  <w:rPrChange w:id="42511" w:author="Thomas Dietz" w:date="2012-08-10T13:22:00Z">
                    <w:rPr>
                      <w:lang w:val="de-DE"/>
                    </w:rPr>
                  </w:rPrChange>
                </w:rPr>
                <w:t xml:space="preserve">        returned.";</w:t>
              </w:r>
            </w:ins>
          </w:p>
          <w:p w14:paraId="3FEE1559" w14:textId="77777777" w:rsidR="009F3611" w:rsidRPr="00B80901" w:rsidRDefault="009F3611" w:rsidP="009F3611">
            <w:pPr>
              <w:pStyle w:val="XML1"/>
              <w:rPr>
                <w:ins w:id="42512" w:author="Thomas Dietz" w:date="2012-08-08T17:05:00Z"/>
                <w:rPrChange w:id="42513" w:author="Thomas Dietz" w:date="2012-08-10T13:22:00Z">
                  <w:rPr>
                    <w:ins w:id="42514" w:author="Thomas Dietz" w:date="2012-08-08T17:05:00Z"/>
                    <w:lang w:val="de-DE"/>
                  </w:rPr>
                </w:rPrChange>
              </w:rPr>
            </w:pPr>
            <w:ins w:id="42515" w:author="Thomas Dietz" w:date="2012-08-08T17:05:00Z">
              <w:r w:rsidRPr="00B80901">
                <w:rPr>
                  <w:rPrChange w:id="42516" w:author="Thomas Dietz" w:date="2012-08-10T13:22:00Z">
                    <w:rPr>
                      <w:lang w:val="de-DE"/>
                    </w:rPr>
                  </w:rPrChange>
                </w:rPr>
                <w:t xml:space="preserve">    }</w:t>
              </w:r>
            </w:ins>
          </w:p>
          <w:p w14:paraId="2BB5D0B9" w14:textId="77777777" w:rsidR="009F3611" w:rsidRPr="00B80901" w:rsidRDefault="009F3611" w:rsidP="009F3611">
            <w:pPr>
              <w:pStyle w:val="XML1"/>
              <w:rPr>
                <w:ins w:id="42517" w:author="Thomas Dietz" w:date="2012-08-08T17:05:00Z"/>
                <w:rPrChange w:id="42518" w:author="Thomas Dietz" w:date="2012-08-10T13:22:00Z">
                  <w:rPr>
                    <w:ins w:id="42519" w:author="Thomas Dietz" w:date="2012-08-08T17:05:00Z"/>
                    <w:lang w:val="de-DE"/>
                  </w:rPr>
                </w:rPrChange>
              </w:rPr>
            </w:pPr>
            <w:ins w:id="42520" w:author="Thomas Dietz" w:date="2012-08-08T17:05:00Z">
              <w:r w:rsidRPr="00B80901">
                <w:rPr>
                  <w:rPrChange w:id="42521" w:author="Thomas Dietz" w:date="2012-08-10T13:22:00Z">
                    <w:rPr>
                      <w:lang w:val="de-DE"/>
                    </w:rPr>
                  </w:rPrChange>
                </w:rPr>
                <w:t xml:space="preserve">    leaf config-version {</w:t>
              </w:r>
            </w:ins>
          </w:p>
          <w:p w14:paraId="7915176E" w14:textId="77777777" w:rsidR="009F3611" w:rsidRPr="00B80901" w:rsidRDefault="009F3611" w:rsidP="009F3611">
            <w:pPr>
              <w:pStyle w:val="XML1"/>
              <w:rPr>
                <w:ins w:id="42522" w:author="Thomas Dietz" w:date="2012-08-08T17:05:00Z"/>
                <w:rPrChange w:id="42523" w:author="Thomas Dietz" w:date="2012-08-10T13:22:00Z">
                  <w:rPr>
                    <w:ins w:id="42524" w:author="Thomas Dietz" w:date="2012-08-08T17:05:00Z"/>
                    <w:lang w:val="de-DE"/>
                  </w:rPr>
                </w:rPrChange>
              </w:rPr>
            </w:pPr>
            <w:ins w:id="42525" w:author="Thomas Dietz" w:date="2012-08-08T17:05:00Z">
              <w:r w:rsidRPr="00B80901">
                <w:rPr>
                  <w:rPrChange w:id="42526" w:author="Thomas Dietz" w:date="2012-08-10T13:22:00Z">
                    <w:rPr>
                      <w:lang w:val="de-DE"/>
                    </w:rPr>
                  </w:rPrChange>
                </w:rPr>
                <w:t xml:space="preserve">      type string;</w:t>
              </w:r>
            </w:ins>
          </w:p>
          <w:p w14:paraId="3930C914" w14:textId="77777777" w:rsidR="009F3611" w:rsidRPr="00B80901" w:rsidRDefault="009F3611" w:rsidP="009F3611">
            <w:pPr>
              <w:pStyle w:val="XML1"/>
              <w:rPr>
                <w:ins w:id="42527" w:author="Thomas Dietz" w:date="2012-08-08T17:05:00Z"/>
                <w:rPrChange w:id="42528" w:author="Thomas Dietz" w:date="2012-08-10T13:22:00Z">
                  <w:rPr>
                    <w:ins w:id="42529" w:author="Thomas Dietz" w:date="2012-08-08T17:05:00Z"/>
                    <w:lang w:val="de-DE"/>
                  </w:rPr>
                </w:rPrChange>
              </w:rPr>
            </w:pPr>
            <w:ins w:id="42530" w:author="Thomas Dietz" w:date="2012-08-08T17:05:00Z">
              <w:r w:rsidRPr="00B80901">
                <w:rPr>
                  <w:rPrChange w:id="42531" w:author="Thomas Dietz" w:date="2012-08-10T13:22:00Z">
                    <w:rPr>
                      <w:lang w:val="de-DE"/>
                    </w:rPr>
                  </w:rPrChange>
                </w:rPr>
                <w:t xml:space="preserve">      config false;</w:t>
              </w:r>
            </w:ins>
          </w:p>
          <w:p w14:paraId="1F9ED052" w14:textId="77777777" w:rsidR="009F3611" w:rsidRPr="00B80901" w:rsidRDefault="009F3611" w:rsidP="009F3611">
            <w:pPr>
              <w:pStyle w:val="XML1"/>
              <w:rPr>
                <w:ins w:id="42532" w:author="Thomas Dietz" w:date="2012-08-08T17:05:00Z"/>
                <w:rPrChange w:id="42533" w:author="Thomas Dietz" w:date="2012-08-10T13:22:00Z">
                  <w:rPr>
                    <w:ins w:id="42534" w:author="Thomas Dietz" w:date="2012-08-08T17:05:00Z"/>
                    <w:lang w:val="de-DE"/>
                  </w:rPr>
                </w:rPrChange>
              </w:rPr>
            </w:pPr>
            <w:ins w:id="42535" w:author="Thomas Dietz" w:date="2012-08-08T17:05:00Z">
              <w:r w:rsidRPr="00B80901">
                <w:rPr>
                  <w:rPrChange w:id="42536" w:author="Thomas Dietz" w:date="2012-08-10T13:22:00Z">
                    <w:rPr>
                      <w:lang w:val="de-DE"/>
                    </w:rPr>
                  </w:rPrChange>
                </w:rPr>
                <w:t xml:space="preserve">      description "The maximum supported OF-CONFIG version that is</w:t>
              </w:r>
            </w:ins>
          </w:p>
          <w:p w14:paraId="2AAA9B47" w14:textId="77777777" w:rsidR="009F3611" w:rsidRPr="00B80901" w:rsidRDefault="009F3611" w:rsidP="009F3611">
            <w:pPr>
              <w:pStyle w:val="XML1"/>
              <w:rPr>
                <w:ins w:id="42537" w:author="Thomas Dietz" w:date="2012-08-08T17:05:00Z"/>
                <w:rPrChange w:id="42538" w:author="Thomas Dietz" w:date="2012-08-10T13:22:00Z">
                  <w:rPr>
                    <w:ins w:id="42539" w:author="Thomas Dietz" w:date="2012-08-08T17:05:00Z"/>
                    <w:lang w:val="de-DE"/>
                  </w:rPr>
                </w:rPrChange>
              </w:rPr>
            </w:pPr>
            <w:ins w:id="42540" w:author="Thomas Dietz" w:date="2012-08-08T17:05:00Z">
              <w:r w:rsidRPr="00B80901">
                <w:rPr>
                  <w:rPrChange w:id="42541" w:author="Thomas Dietz" w:date="2012-08-10T13:22:00Z">
                    <w:rPr>
                      <w:lang w:val="de-DE"/>
                    </w:rPr>
                  </w:rPrChange>
                </w:rPr>
                <w:t xml:space="preserve">        supported by the OpenFlow Capable Switch. For switches</w:t>
              </w:r>
            </w:ins>
          </w:p>
          <w:p w14:paraId="6E13C330" w14:textId="77777777" w:rsidR="009F3611" w:rsidRPr="00B80901" w:rsidRDefault="009F3611" w:rsidP="009F3611">
            <w:pPr>
              <w:pStyle w:val="XML1"/>
              <w:rPr>
                <w:ins w:id="42542" w:author="Thomas Dietz" w:date="2012-08-08T17:05:00Z"/>
                <w:rPrChange w:id="42543" w:author="Thomas Dietz" w:date="2012-08-10T13:22:00Z">
                  <w:rPr>
                    <w:ins w:id="42544" w:author="Thomas Dietz" w:date="2012-08-08T17:05:00Z"/>
                    <w:lang w:val="de-DE"/>
                  </w:rPr>
                </w:rPrChange>
              </w:rPr>
            </w:pPr>
            <w:ins w:id="42545" w:author="Thomas Dietz" w:date="2012-08-08T17:05:00Z">
              <w:r w:rsidRPr="00B80901">
                <w:rPr>
                  <w:rPrChange w:id="42546" w:author="Thomas Dietz" w:date="2012-08-10T13:22:00Z">
                    <w:rPr>
                      <w:lang w:val="de-DE"/>
                    </w:rPr>
                  </w:rPrChange>
                </w:rPr>
                <w:t xml:space="preserve">        implementing this version of the OF-CONFIG protocol this</w:t>
              </w:r>
            </w:ins>
          </w:p>
          <w:p w14:paraId="073404D2" w14:textId="77777777" w:rsidR="009F3611" w:rsidRPr="00B80901" w:rsidRDefault="009F3611" w:rsidP="009F3611">
            <w:pPr>
              <w:pStyle w:val="XML1"/>
              <w:rPr>
                <w:ins w:id="42547" w:author="Thomas Dietz" w:date="2012-08-08T17:05:00Z"/>
                <w:rPrChange w:id="42548" w:author="Thomas Dietz" w:date="2012-08-10T13:22:00Z">
                  <w:rPr>
                    <w:ins w:id="42549" w:author="Thomas Dietz" w:date="2012-08-08T17:05:00Z"/>
                    <w:lang w:val="de-DE"/>
                  </w:rPr>
                </w:rPrChange>
              </w:rPr>
            </w:pPr>
            <w:ins w:id="42550" w:author="Thomas Dietz" w:date="2012-08-08T17:05:00Z">
              <w:r w:rsidRPr="00B80901">
                <w:rPr>
                  <w:rPrChange w:id="42551" w:author="Thomas Dietz" w:date="2012-08-10T13:22:00Z">
                    <w:rPr>
                      <w:lang w:val="de-DE"/>
                    </w:rPr>
                  </w:rPrChange>
                </w:rPr>
                <w:t xml:space="preserve">        MUST always be 1.1.1.</w:t>
              </w:r>
            </w:ins>
          </w:p>
          <w:p w14:paraId="71A9B3D8" w14:textId="77777777" w:rsidR="009F3611" w:rsidRPr="00B80901" w:rsidRDefault="009F3611" w:rsidP="009F3611">
            <w:pPr>
              <w:pStyle w:val="XML1"/>
              <w:rPr>
                <w:ins w:id="42552" w:author="Thomas Dietz" w:date="2012-08-08T17:05:00Z"/>
                <w:rPrChange w:id="42553" w:author="Thomas Dietz" w:date="2012-08-10T13:22:00Z">
                  <w:rPr>
                    <w:ins w:id="42554" w:author="Thomas Dietz" w:date="2012-08-08T17:05:00Z"/>
                    <w:lang w:val="de-DE"/>
                  </w:rPr>
                </w:rPrChange>
              </w:rPr>
            </w:pPr>
          </w:p>
          <w:p w14:paraId="16655138" w14:textId="77777777" w:rsidR="009F3611" w:rsidRPr="00B80901" w:rsidRDefault="009F3611" w:rsidP="009F3611">
            <w:pPr>
              <w:pStyle w:val="XML1"/>
              <w:rPr>
                <w:ins w:id="42555" w:author="Thomas Dietz" w:date="2012-08-08T17:05:00Z"/>
                <w:rPrChange w:id="42556" w:author="Thomas Dietz" w:date="2012-08-10T13:22:00Z">
                  <w:rPr>
                    <w:ins w:id="42557" w:author="Thomas Dietz" w:date="2012-08-08T17:05:00Z"/>
                    <w:lang w:val="de-DE"/>
                  </w:rPr>
                </w:rPrChange>
              </w:rPr>
            </w:pPr>
            <w:ins w:id="42558" w:author="Thomas Dietz" w:date="2012-08-08T17:05:00Z">
              <w:r w:rsidRPr="00B80901">
                <w:rPr>
                  <w:rPrChange w:id="42559" w:author="Thomas Dietz" w:date="2012-08-10T13:22:00Z">
                    <w:rPr>
                      <w:lang w:val="de-DE"/>
                    </w:rPr>
                  </w:rPrChange>
                </w:rPr>
                <w:t xml:space="preserve">        This object can be used to identify the OF-CONFIG version</w:t>
              </w:r>
            </w:ins>
          </w:p>
          <w:p w14:paraId="47E98C76" w14:textId="77777777" w:rsidR="009F3611" w:rsidRPr="00B80901" w:rsidRDefault="009F3611" w:rsidP="009F3611">
            <w:pPr>
              <w:pStyle w:val="XML1"/>
              <w:rPr>
                <w:ins w:id="42560" w:author="Thomas Dietz" w:date="2012-08-08T17:05:00Z"/>
                <w:rPrChange w:id="42561" w:author="Thomas Dietz" w:date="2012-08-10T13:22:00Z">
                  <w:rPr>
                    <w:ins w:id="42562" w:author="Thomas Dietz" w:date="2012-08-08T17:05:00Z"/>
                    <w:lang w:val="de-DE"/>
                  </w:rPr>
                </w:rPrChange>
              </w:rPr>
            </w:pPr>
            <w:ins w:id="42563" w:author="Thomas Dietz" w:date="2012-08-08T17:05:00Z">
              <w:r w:rsidRPr="00B80901">
                <w:rPr>
                  <w:rPrChange w:id="42564" w:author="Thomas Dietz" w:date="2012-08-10T13:22:00Z">
                    <w:rPr>
                      <w:lang w:val="de-DE"/>
                    </w:rPr>
                  </w:rPrChange>
                </w:rPr>
                <w:t xml:space="preserve">        a capable switch supports beginning with version 1.1.1 of </w:t>
              </w:r>
            </w:ins>
          </w:p>
          <w:p w14:paraId="65BE70C5" w14:textId="77777777" w:rsidR="009F3611" w:rsidRPr="00B80901" w:rsidRDefault="009F3611" w:rsidP="009F3611">
            <w:pPr>
              <w:pStyle w:val="XML1"/>
              <w:rPr>
                <w:ins w:id="42565" w:author="Thomas Dietz" w:date="2012-08-08T17:05:00Z"/>
                <w:rPrChange w:id="42566" w:author="Thomas Dietz" w:date="2012-08-10T13:22:00Z">
                  <w:rPr>
                    <w:ins w:id="42567" w:author="Thomas Dietz" w:date="2012-08-08T17:05:00Z"/>
                    <w:lang w:val="de-DE"/>
                  </w:rPr>
                </w:rPrChange>
              </w:rPr>
            </w:pPr>
            <w:ins w:id="42568" w:author="Thomas Dietz" w:date="2012-08-08T17:05:00Z">
              <w:r w:rsidRPr="00B80901">
                <w:rPr>
                  <w:rPrChange w:id="42569" w:author="Thomas Dietz" w:date="2012-08-10T13:22:00Z">
                    <w:rPr>
                      <w:lang w:val="de-DE"/>
                    </w:rPr>
                  </w:rPrChange>
                </w:rPr>
                <w:t xml:space="preserve">        OF-CONFIG. In addtion the supported version can be</w:t>
              </w:r>
            </w:ins>
          </w:p>
          <w:p w14:paraId="55F9109A" w14:textId="77777777" w:rsidR="009F3611" w:rsidRPr="00B80901" w:rsidRDefault="009F3611" w:rsidP="009F3611">
            <w:pPr>
              <w:pStyle w:val="XML1"/>
              <w:rPr>
                <w:ins w:id="42570" w:author="Thomas Dietz" w:date="2012-08-08T17:05:00Z"/>
                <w:rPrChange w:id="42571" w:author="Thomas Dietz" w:date="2012-08-10T13:22:00Z">
                  <w:rPr>
                    <w:ins w:id="42572" w:author="Thomas Dietz" w:date="2012-08-08T17:05:00Z"/>
                    <w:lang w:val="de-DE"/>
                  </w:rPr>
                </w:rPrChange>
              </w:rPr>
            </w:pPr>
            <w:ins w:id="42573" w:author="Thomas Dietz" w:date="2012-08-08T17:05:00Z">
              <w:r w:rsidRPr="00B80901">
                <w:rPr>
                  <w:rPrChange w:id="42574" w:author="Thomas Dietz" w:date="2012-08-10T13:22:00Z">
                    <w:rPr>
                      <w:lang w:val="de-DE"/>
                    </w:rPr>
                  </w:rPrChange>
                </w:rPr>
                <w:t xml:space="preserve">        determined by the namespace the OpenFlow Capable Switch</w:t>
              </w:r>
            </w:ins>
          </w:p>
          <w:p w14:paraId="4EFED862" w14:textId="77777777" w:rsidR="009F3611" w:rsidRPr="00B80901" w:rsidRDefault="009F3611" w:rsidP="009F3611">
            <w:pPr>
              <w:pStyle w:val="XML1"/>
              <w:rPr>
                <w:ins w:id="42575" w:author="Thomas Dietz" w:date="2012-08-08T17:05:00Z"/>
                <w:rPrChange w:id="42576" w:author="Thomas Dietz" w:date="2012-08-10T13:22:00Z">
                  <w:rPr>
                    <w:ins w:id="42577" w:author="Thomas Dietz" w:date="2012-08-08T17:05:00Z"/>
                    <w:lang w:val="de-DE"/>
                  </w:rPr>
                </w:rPrChange>
              </w:rPr>
            </w:pPr>
            <w:ins w:id="42578" w:author="Thomas Dietz" w:date="2012-08-08T17:05:00Z">
              <w:r w:rsidRPr="00B80901">
                <w:rPr>
                  <w:rPrChange w:id="42579" w:author="Thomas Dietz" w:date="2012-08-10T13:22:00Z">
                    <w:rPr>
                      <w:lang w:val="de-DE"/>
                    </w:rPr>
                  </w:rPrChange>
                </w:rPr>
                <w:t xml:space="preserve">        returns to configuration request of an element (like </w:t>
              </w:r>
            </w:ins>
          </w:p>
          <w:p w14:paraId="21C00BC8" w14:textId="77777777" w:rsidR="009F3611" w:rsidRPr="00B80901" w:rsidRDefault="009F3611" w:rsidP="009F3611">
            <w:pPr>
              <w:pStyle w:val="XML1"/>
              <w:rPr>
                <w:ins w:id="42580" w:author="Thomas Dietz" w:date="2012-08-08T17:05:00Z"/>
                <w:rPrChange w:id="42581" w:author="Thomas Dietz" w:date="2012-08-10T13:22:00Z">
                  <w:rPr>
                    <w:ins w:id="42582" w:author="Thomas Dietz" w:date="2012-08-08T17:05:00Z"/>
                    <w:lang w:val="de-DE"/>
                  </w:rPr>
                </w:rPrChange>
              </w:rPr>
            </w:pPr>
            <w:ins w:id="42583" w:author="Thomas Dietz" w:date="2012-08-08T17:05:00Z">
              <w:r w:rsidRPr="00B80901">
                <w:rPr>
                  <w:rPrChange w:id="42584" w:author="Thomas Dietz" w:date="2012-08-10T13:22:00Z">
                    <w:rPr>
                      <w:lang w:val="de-DE"/>
                    </w:rPr>
                  </w:rPrChange>
                </w:rPr>
                <w:t xml:space="preserve">        capable-switch) that is present in all OF-CONFIG versions</w:t>
              </w:r>
            </w:ins>
          </w:p>
          <w:p w14:paraId="5F90CBE0" w14:textId="77777777" w:rsidR="009F3611" w:rsidRPr="00B80901" w:rsidRDefault="009F3611" w:rsidP="009F3611">
            <w:pPr>
              <w:pStyle w:val="XML1"/>
              <w:rPr>
                <w:ins w:id="42585" w:author="Thomas Dietz" w:date="2012-08-08T17:05:00Z"/>
                <w:rPrChange w:id="42586" w:author="Thomas Dietz" w:date="2012-08-10T13:22:00Z">
                  <w:rPr>
                    <w:ins w:id="42587" w:author="Thomas Dietz" w:date="2012-08-08T17:05:00Z"/>
                    <w:lang w:val="de-DE"/>
                  </w:rPr>
                </w:rPrChange>
              </w:rPr>
            </w:pPr>
            <w:ins w:id="42588" w:author="Thomas Dietz" w:date="2012-08-08T17:05:00Z">
              <w:r w:rsidRPr="00B80901">
                <w:rPr>
                  <w:rPrChange w:id="42589" w:author="Thomas Dietz" w:date="2012-08-10T13:22:00Z">
                    <w:rPr>
                      <w:lang w:val="de-DE"/>
                    </w:rPr>
                  </w:rPrChange>
                </w:rPr>
                <w:t xml:space="preserve">        specified so far. This is the only possiblity to identify</w:t>
              </w:r>
            </w:ins>
          </w:p>
          <w:p w14:paraId="50EA3082" w14:textId="77777777" w:rsidR="009F3611" w:rsidRPr="00B80901" w:rsidRDefault="009F3611" w:rsidP="009F3611">
            <w:pPr>
              <w:pStyle w:val="XML1"/>
              <w:rPr>
                <w:ins w:id="42590" w:author="Thomas Dietz" w:date="2012-08-08T17:05:00Z"/>
                <w:rPrChange w:id="42591" w:author="Thomas Dietz" w:date="2012-08-10T13:22:00Z">
                  <w:rPr>
                    <w:ins w:id="42592" w:author="Thomas Dietz" w:date="2012-08-08T17:05:00Z"/>
                    <w:lang w:val="de-DE"/>
                  </w:rPr>
                </w:rPrChange>
              </w:rPr>
            </w:pPr>
            <w:ins w:id="42593" w:author="Thomas Dietz" w:date="2012-08-08T17:05:00Z">
              <w:r w:rsidRPr="00B80901">
                <w:rPr>
                  <w:rPrChange w:id="42594" w:author="Thomas Dietz" w:date="2012-08-10T13:22:00Z">
                    <w:rPr>
                      <w:lang w:val="de-DE"/>
                    </w:rPr>
                  </w:rPrChange>
                </w:rPr>
                <w:t xml:space="preserve">        OF-CONFIG versions prior to OF-CONFIG 1.1.1.";</w:t>
              </w:r>
            </w:ins>
          </w:p>
          <w:p w14:paraId="4353C6CA" w14:textId="77777777" w:rsidR="009F3611" w:rsidRPr="00B80901" w:rsidRDefault="009F3611" w:rsidP="009F3611">
            <w:pPr>
              <w:pStyle w:val="XML1"/>
              <w:rPr>
                <w:ins w:id="42595" w:author="Thomas Dietz" w:date="2012-08-08T17:05:00Z"/>
                <w:rPrChange w:id="42596" w:author="Thomas Dietz" w:date="2012-08-10T13:22:00Z">
                  <w:rPr>
                    <w:ins w:id="42597" w:author="Thomas Dietz" w:date="2012-08-08T17:05:00Z"/>
                    <w:lang w:val="de-DE"/>
                  </w:rPr>
                </w:rPrChange>
              </w:rPr>
            </w:pPr>
            <w:ins w:id="42598" w:author="Thomas Dietz" w:date="2012-08-08T17:05:00Z">
              <w:r w:rsidRPr="00B80901">
                <w:rPr>
                  <w:rPrChange w:id="42599" w:author="Thomas Dietz" w:date="2012-08-10T13:22:00Z">
                    <w:rPr>
                      <w:lang w:val="de-DE"/>
                    </w:rPr>
                  </w:rPrChange>
                </w:rPr>
                <w:t xml:space="preserve">    }</w:t>
              </w:r>
            </w:ins>
          </w:p>
          <w:p w14:paraId="7FFE0BDF" w14:textId="77777777" w:rsidR="009F3611" w:rsidRPr="00B80901" w:rsidRDefault="009F3611" w:rsidP="009F3611">
            <w:pPr>
              <w:pStyle w:val="XML1"/>
              <w:rPr>
                <w:ins w:id="42600" w:author="Thomas Dietz" w:date="2012-08-08T17:05:00Z"/>
                <w:rPrChange w:id="42601" w:author="Thomas Dietz" w:date="2012-08-10T13:22:00Z">
                  <w:rPr>
                    <w:ins w:id="42602" w:author="Thomas Dietz" w:date="2012-08-08T17:05:00Z"/>
                    <w:lang w:val="de-DE"/>
                  </w:rPr>
                </w:rPrChange>
              </w:rPr>
            </w:pPr>
            <w:ins w:id="42603" w:author="Thomas Dietz" w:date="2012-08-08T17:05:00Z">
              <w:r w:rsidRPr="00B80901">
                <w:rPr>
                  <w:rPrChange w:id="42604" w:author="Thomas Dietz" w:date="2012-08-10T13:22:00Z">
                    <w:rPr>
                      <w:lang w:val="de-DE"/>
                    </w:rPr>
                  </w:rPrChange>
                </w:rPr>
                <w:t xml:space="preserve">    container configuration-points {</w:t>
              </w:r>
            </w:ins>
          </w:p>
          <w:p w14:paraId="501A57B5" w14:textId="77777777" w:rsidR="009F3611" w:rsidRPr="00B80901" w:rsidRDefault="009F3611" w:rsidP="009F3611">
            <w:pPr>
              <w:pStyle w:val="XML1"/>
              <w:rPr>
                <w:ins w:id="42605" w:author="Thomas Dietz" w:date="2012-08-08T17:05:00Z"/>
                <w:rPrChange w:id="42606" w:author="Thomas Dietz" w:date="2012-08-10T13:22:00Z">
                  <w:rPr>
                    <w:ins w:id="42607" w:author="Thomas Dietz" w:date="2012-08-08T17:05:00Z"/>
                    <w:lang w:val="de-DE"/>
                  </w:rPr>
                </w:rPrChange>
              </w:rPr>
            </w:pPr>
            <w:ins w:id="42608" w:author="Thomas Dietz" w:date="2012-08-08T17:05:00Z">
              <w:r w:rsidRPr="00B80901">
                <w:rPr>
                  <w:rPrChange w:id="42609" w:author="Thomas Dietz" w:date="2012-08-10T13:22:00Z">
                    <w:rPr>
                      <w:lang w:val="de-DE"/>
                    </w:rPr>
                  </w:rPrChange>
                </w:rPr>
                <w:t xml:space="preserve">      list configuration-point {</w:t>
              </w:r>
            </w:ins>
          </w:p>
          <w:p w14:paraId="1DA39199" w14:textId="77777777" w:rsidR="009F3611" w:rsidRPr="00B80901" w:rsidRDefault="009F3611" w:rsidP="009F3611">
            <w:pPr>
              <w:pStyle w:val="XML1"/>
              <w:rPr>
                <w:ins w:id="42610" w:author="Thomas Dietz" w:date="2012-08-08T17:05:00Z"/>
                <w:rPrChange w:id="42611" w:author="Thomas Dietz" w:date="2012-08-10T13:22:00Z">
                  <w:rPr>
                    <w:ins w:id="42612" w:author="Thomas Dietz" w:date="2012-08-08T17:05:00Z"/>
                    <w:lang w:val="de-DE"/>
                  </w:rPr>
                </w:rPrChange>
              </w:rPr>
            </w:pPr>
            <w:ins w:id="42613" w:author="Thomas Dietz" w:date="2012-08-08T17:05:00Z">
              <w:r w:rsidRPr="00B80901">
                <w:rPr>
                  <w:rPrChange w:id="42614" w:author="Thomas Dietz" w:date="2012-08-10T13:22:00Z">
                    <w:rPr>
                      <w:lang w:val="de-DE"/>
                    </w:rPr>
                  </w:rPrChange>
                </w:rPr>
                <w:t xml:space="preserve">        key "id";</w:t>
              </w:r>
            </w:ins>
          </w:p>
          <w:p w14:paraId="27156211" w14:textId="77777777" w:rsidR="009F3611" w:rsidRPr="00B80901" w:rsidRDefault="009F3611" w:rsidP="009F3611">
            <w:pPr>
              <w:pStyle w:val="XML1"/>
              <w:rPr>
                <w:ins w:id="42615" w:author="Thomas Dietz" w:date="2012-08-08T17:05:00Z"/>
                <w:rPrChange w:id="42616" w:author="Thomas Dietz" w:date="2012-08-10T13:22:00Z">
                  <w:rPr>
                    <w:ins w:id="42617" w:author="Thomas Dietz" w:date="2012-08-08T17:05:00Z"/>
                    <w:lang w:val="de-DE"/>
                  </w:rPr>
                </w:rPrChange>
              </w:rPr>
            </w:pPr>
            <w:ins w:id="42618" w:author="Thomas Dietz" w:date="2012-08-08T17:05:00Z">
              <w:r w:rsidRPr="00B80901">
                <w:rPr>
                  <w:rPrChange w:id="42619" w:author="Thomas Dietz" w:date="2012-08-10T13:22:00Z">
                    <w:rPr>
                      <w:lang w:val="de-DE"/>
                    </w:rPr>
                  </w:rPrChange>
                </w:rPr>
                <w:t xml:space="preserve">        description "The list of all Configuration Points known to</w:t>
              </w:r>
            </w:ins>
          </w:p>
          <w:p w14:paraId="7A5FE496" w14:textId="77777777" w:rsidR="009F3611" w:rsidRPr="00B80901" w:rsidRDefault="009F3611" w:rsidP="009F3611">
            <w:pPr>
              <w:pStyle w:val="XML1"/>
              <w:rPr>
                <w:ins w:id="42620" w:author="Thomas Dietz" w:date="2012-08-08T17:05:00Z"/>
                <w:rPrChange w:id="42621" w:author="Thomas Dietz" w:date="2012-08-10T13:22:00Z">
                  <w:rPr>
                    <w:ins w:id="42622" w:author="Thomas Dietz" w:date="2012-08-08T17:05:00Z"/>
                    <w:lang w:val="de-DE"/>
                  </w:rPr>
                </w:rPrChange>
              </w:rPr>
            </w:pPr>
            <w:ins w:id="42623" w:author="Thomas Dietz" w:date="2012-08-08T17:05:00Z">
              <w:r w:rsidRPr="00B80901">
                <w:rPr>
                  <w:rPrChange w:id="42624" w:author="Thomas Dietz" w:date="2012-08-10T13:22:00Z">
                    <w:rPr>
                      <w:lang w:val="de-DE"/>
                    </w:rPr>
                  </w:rPrChange>
                </w:rPr>
                <w:t xml:space="preserve">          the OpenFlow Capable Switch that may manage it using</w:t>
              </w:r>
            </w:ins>
          </w:p>
          <w:p w14:paraId="4BD15A75" w14:textId="77777777" w:rsidR="009F3611" w:rsidRPr="00B80901" w:rsidRDefault="009F3611" w:rsidP="009F3611">
            <w:pPr>
              <w:pStyle w:val="XML1"/>
              <w:rPr>
                <w:ins w:id="42625" w:author="Thomas Dietz" w:date="2012-08-08T17:05:00Z"/>
                <w:rPrChange w:id="42626" w:author="Thomas Dietz" w:date="2012-08-10T13:22:00Z">
                  <w:rPr>
                    <w:ins w:id="42627" w:author="Thomas Dietz" w:date="2012-08-08T17:05:00Z"/>
                    <w:lang w:val="de-DE"/>
                  </w:rPr>
                </w:rPrChange>
              </w:rPr>
            </w:pPr>
            <w:ins w:id="42628" w:author="Thomas Dietz" w:date="2012-08-08T17:05:00Z">
              <w:r w:rsidRPr="00B80901">
                <w:rPr>
                  <w:rPrChange w:id="42629" w:author="Thomas Dietz" w:date="2012-08-10T13:22:00Z">
                    <w:rPr>
                      <w:lang w:val="de-DE"/>
                    </w:rPr>
                  </w:rPrChange>
                </w:rPr>
                <w:t xml:space="preserve">          OF-CONFIG.</w:t>
              </w:r>
            </w:ins>
          </w:p>
          <w:p w14:paraId="39882008" w14:textId="77777777" w:rsidR="009F3611" w:rsidRPr="00B80901" w:rsidRDefault="009F3611" w:rsidP="009F3611">
            <w:pPr>
              <w:pStyle w:val="XML1"/>
              <w:rPr>
                <w:ins w:id="42630" w:author="Thomas Dietz" w:date="2012-08-08T17:05:00Z"/>
                <w:rPrChange w:id="42631" w:author="Thomas Dietz" w:date="2012-08-10T13:22:00Z">
                  <w:rPr>
                    <w:ins w:id="42632" w:author="Thomas Dietz" w:date="2012-08-08T17:05:00Z"/>
                    <w:lang w:val="de-DE"/>
                  </w:rPr>
                </w:rPrChange>
              </w:rPr>
            </w:pPr>
          </w:p>
          <w:p w14:paraId="3641B177" w14:textId="77777777" w:rsidR="009F3611" w:rsidRPr="00B80901" w:rsidRDefault="009F3611" w:rsidP="009F3611">
            <w:pPr>
              <w:pStyle w:val="XML1"/>
              <w:rPr>
                <w:ins w:id="42633" w:author="Thomas Dietz" w:date="2012-08-08T17:05:00Z"/>
                <w:rPrChange w:id="42634" w:author="Thomas Dietz" w:date="2012-08-10T13:22:00Z">
                  <w:rPr>
                    <w:ins w:id="42635" w:author="Thomas Dietz" w:date="2012-08-08T17:05:00Z"/>
                    <w:lang w:val="de-DE"/>
                  </w:rPr>
                </w:rPrChange>
              </w:rPr>
            </w:pPr>
            <w:ins w:id="42636" w:author="Thomas Dietz" w:date="2012-08-08T17:05:00Z">
              <w:r w:rsidRPr="00B80901">
                <w:rPr>
                  <w:rPrChange w:id="42637" w:author="Thomas Dietz" w:date="2012-08-10T13:22:00Z">
                    <w:rPr>
                      <w:lang w:val="de-DE"/>
                    </w:rPr>
                  </w:rPrChange>
                </w:rPr>
                <w:t xml:space="preserve">          The element 'id' of OFConfigurationType MUST be unique</w:t>
              </w:r>
            </w:ins>
          </w:p>
          <w:p w14:paraId="114204EA" w14:textId="77777777" w:rsidR="009F3611" w:rsidRPr="00B80901" w:rsidRDefault="009F3611" w:rsidP="009F3611">
            <w:pPr>
              <w:pStyle w:val="XML1"/>
              <w:rPr>
                <w:ins w:id="42638" w:author="Thomas Dietz" w:date="2012-08-08T17:05:00Z"/>
                <w:rPrChange w:id="42639" w:author="Thomas Dietz" w:date="2012-08-10T13:22:00Z">
                  <w:rPr>
                    <w:ins w:id="42640" w:author="Thomas Dietz" w:date="2012-08-08T17:05:00Z"/>
                    <w:lang w:val="de-DE"/>
                  </w:rPr>
                </w:rPrChange>
              </w:rPr>
            </w:pPr>
            <w:ins w:id="42641" w:author="Thomas Dietz" w:date="2012-08-08T17:05:00Z">
              <w:r w:rsidRPr="00B80901">
                <w:rPr>
                  <w:rPrChange w:id="42642" w:author="Thomas Dietz" w:date="2012-08-10T13:22:00Z">
                    <w:rPr>
                      <w:lang w:val="de-DE"/>
                    </w:rPr>
                  </w:rPrChange>
                </w:rPr>
                <w:t xml:space="preserve">          within this list.";</w:t>
              </w:r>
            </w:ins>
          </w:p>
          <w:p w14:paraId="2CC340F4" w14:textId="77777777" w:rsidR="009F3611" w:rsidRPr="00B80901" w:rsidRDefault="009F3611" w:rsidP="009F3611">
            <w:pPr>
              <w:pStyle w:val="XML1"/>
              <w:rPr>
                <w:ins w:id="42643" w:author="Thomas Dietz" w:date="2012-08-08T17:05:00Z"/>
                <w:rPrChange w:id="42644" w:author="Thomas Dietz" w:date="2012-08-10T13:22:00Z">
                  <w:rPr>
                    <w:ins w:id="42645" w:author="Thomas Dietz" w:date="2012-08-08T17:05:00Z"/>
                    <w:lang w:val="de-DE"/>
                  </w:rPr>
                </w:rPrChange>
              </w:rPr>
            </w:pPr>
            <w:ins w:id="42646" w:author="Thomas Dietz" w:date="2012-08-08T17:05:00Z">
              <w:r w:rsidRPr="00B80901">
                <w:rPr>
                  <w:rPrChange w:id="42647" w:author="Thomas Dietz" w:date="2012-08-10T13:22:00Z">
                    <w:rPr>
                      <w:lang w:val="de-DE"/>
                    </w:rPr>
                  </w:rPrChange>
                </w:rPr>
                <w:t xml:space="preserve">        uses OFConfigurationPointType;</w:t>
              </w:r>
            </w:ins>
          </w:p>
          <w:p w14:paraId="599F901B" w14:textId="77777777" w:rsidR="009F3611" w:rsidRPr="00B80901" w:rsidRDefault="009F3611" w:rsidP="009F3611">
            <w:pPr>
              <w:pStyle w:val="XML1"/>
              <w:rPr>
                <w:ins w:id="42648" w:author="Thomas Dietz" w:date="2012-08-08T17:05:00Z"/>
                <w:rPrChange w:id="42649" w:author="Thomas Dietz" w:date="2012-08-10T13:22:00Z">
                  <w:rPr>
                    <w:ins w:id="42650" w:author="Thomas Dietz" w:date="2012-08-08T17:05:00Z"/>
                    <w:lang w:val="de-DE"/>
                  </w:rPr>
                </w:rPrChange>
              </w:rPr>
            </w:pPr>
            <w:ins w:id="42651" w:author="Thomas Dietz" w:date="2012-08-08T17:05:00Z">
              <w:r w:rsidRPr="00B80901">
                <w:rPr>
                  <w:rPrChange w:id="42652" w:author="Thomas Dietz" w:date="2012-08-10T13:22:00Z">
                    <w:rPr>
                      <w:lang w:val="de-DE"/>
                    </w:rPr>
                  </w:rPrChange>
                </w:rPr>
                <w:t xml:space="preserve">      }</w:t>
              </w:r>
            </w:ins>
          </w:p>
          <w:p w14:paraId="59682FE0" w14:textId="77777777" w:rsidR="009F3611" w:rsidRPr="00B80901" w:rsidRDefault="009F3611" w:rsidP="009F3611">
            <w:pPr>
              <w:pStyle w:val="XML1"/>
              <w:rPr>
                <w:ins w:id="42653" w:author="Thomas Dietz" w:date="2012-08-08T17:05:00Z"/>
                <w:rPrChange w:id="42654" w:author="Thomas Dietz" w:date="2012-08-10T13:22:00Z">
                  <w:rPr>
                    <w:ins w:id="42655" w:author="Thomas Dietz" w:date="2012-08-08T17:05:00Z"/>
                    <w:lang w:val="de-DE"/>
                  </w:rPr>
                </w:rPrChange>
              </w:rPr>
            </w:pPr>
            <w:ins w:id="42656" w:author="Thomas Dietz" w:date="2012-08-08T17:05:00Z">
              <w:r w:rsidRPr="00B80901">
                <w:rPr>
                  <w:rPrChange w:id="42657" w:author="Thomas Dietz" w:date="2012-08-10T13:22:00Z">
                    <w:rPr>
                      <w:lang w:val="de-DE"/>
                    </w:rPr>
                  </w:rPrChange>
                </w:rPr>
                <w:t xml:space="preserve">    }</w:t>
              </w:r>
            </w:ins>
          </w:p>
          <w:p w14:paraId="0D019CF0" w14:textId="77777777" w:rsidR="009F3611" w:rsidRPr="00B80901" w:rsidRDefault="009F3611" w:rsidP="009F3611">
            <w:pPr>
              <w:pStyle w:val="XML1"/>
              <w:rPr>
                <w:ins w:id="42658" w:author="Thomas Dietz" w:date="2012-08-08T17:05:00Z"/>
                <w:rPrChange w:id="42659" w:author="Thomas Dietz" w:date="2012-08-10T13:22:00Z">
                  <w:rPr>
                    <w:ins w:id="42660" w:author="Thomas Dietz" w:date="2012-08-08T17:05:00Z"/>
                    <w:lang w:val="de-DE"/>
                  </w:rPr>
                </w:rPrChange>
              </w:rPr>
            </w:pPr>
            <w:ins w:id="42661" w:author="Thomas Dietz" w:date="2012-08-08T17:05:00Z">
              <w:r w:rsidRPr="00B80901">
                <w:rPr>
                  <w:rPrChange w:id="42662" w:author="Thomas Dietz" w:date="2012-08-10T13:22:00Z">
                    <w:rPr>
                      <w:lang w:val="de-DE"/>
                    </w:rPr>
                  </w:rPrChange>
                </w:rPr>
                <w:t xml:space="preserve">    container resources {</w:t>
              </w:r>
            </w:ins>
          </w:p>
          <w:p w14:paraId="11EE60A2" w14:textId="77777777" w:rsidR="009F3611" w:rsidRPr="00B80901" w:rsidRDefault="009F3611" w:rsidP="009F3611">
            <w:pPr>
              <w:pStyle w:val="XML1"/>
              <w:rPr>
                <w:ins w:id="42663" w:author="Thomas Dietz" w:date="2012-08-08T17:05:00Z"/>
                <w:rPrChange w:id="42664" w:author="Thomas Dietz" w:date="2012-08-10T13:22:00Z">
                  <w:rPr>
                    <w:ins w:id="42665" w:author="Thomas Dietz" w:date="2012-08-08T17:05:00Z"/>
                    <w:lang w:val="de-DE"/>
                  </w:rPr>
                </w:rPrChange>
              </w:rPr>
            </w:pPr>
            <w:ins w:id="42666" w:author="Thomas Dietz" w:date="2012-08-08T17:05:00Z">
              <w:r w:rsidRPr="00B80901">
                <w:rPr>
                  <w:rPrChange w:id="42667" w:author="Thomas Dietz" w:date="2012-08-10T13:22:00Z">
                    <w:rPr>
                      <w:lang w:val="de-DE"/>
                    </w:rPr>
                  </w:rPrChange>
                </w:rPr>
                <w:t xml:space="preserve">      description "A lists containing all resources of the OpenFlow</w:t>
              </w:r>
            </w:ins>
          </w:p>
          <w:p w14:paraId="00FDD83C" w14:textId="77777777" w:rsidR="009F3611" w:rsidRPr="00B80901" w:rsidRDefault="009F3611" w:rsidP="009F3611">
            <w:pPr>
              <w:pStyle w:val="XML1"/>
              <w:rPr>
                <w:ins w:id="42668" w:author="Thomas Dietz" w:date="2012-08-08T17:05:00Z"/>
                <w:rPrChange w:id="42669" w:author="Thomas Dietz" w:date="2012-08-10T13:22:00Z">
                  <w:rPr>
                    <w:ins w:id="42670" w:author="Thomas Dietz" w:date="2012-08-08T17:05:00Z"/>
                    <w:lang w:val="de-DE"/>
                  </w:rPr>
                </w:rPrChange>
              </w:rPr>
            </w:pPr>
            <w:ins w:id="42671" w:author="Thomas Dietz" w:date="2012-08-08T17:05:00Z">
              <w:r w:rsidRPr="00B80901">
                <w:rPr>
                  <w:rPrChange w:id="42672" w:author="Thomas Dietz" w:date="2012-08-10T13:22:00Z">
                    <w:rPr>
                      <w:lang w:val="de-DE"/>
                    </w:rPr>
                  </w:rPrChange>
                </w:rPr>
                <w:t xml:space="preserve">        Capable Switch that can be used by OpenFlow Logical</w:t>
              </w:r>
            </w:ins>
          </w:p>
          <w:p w14:paraId="255D1DCF" w14:textId="77777777" w:rsidR="009F3611" w:rsidRPr="00B80901" w:rsidRDefault="009F3611" w:rsidP="009F3611">
            <w:pPr>
              <w:pStyle w:val="XML1"/>
              <w:rPr>
                <w:ins w:id="42673" w:author="Thomas Dietz" w:date="2012-08-08T17:05:00Z"/>
                <w:rPrChange w:id="42674" w:author="Thomas Dietz" w:date="2012-08-10T13:22:00Z">
                  <w:rPr>
                    <w:ins w:id="42675" w:author="Thomas Dietz" w:date="2012-08-08T17:05:00Z"/>
                    <w:lang w:val="de-DE"/>
                  </w:rPr>
                </w:rPrChange>
              </w:rPr>
            </w:pPr>
            <w:ins w:id="42676" w:author="Thomas Dietz" w:date="2012-08-08T17:05:00Z">
              <w:r w:rsidRPr="00B80901">
                <w:rPr>
                  <w:rPrChange w:id="42677" w:author="Thomas Dietz" w:date="2012-08-10T13:22:00Z">
                    <w:rPr>
                      <w:lang w:val="de-DE"/>
                    </w:rPr>
                  </w:rPrChange>
                </w:rPr>
                <w:t xml:space="preserve">        Switches.  Resources are listed here independent of their</w:t>
              </w:r>
            </w:ins>
          </w:p>
          <w:p w14:paraId="004D67E5" w14:textId="77777777" w:rsidR="009F3611" w:rsidRPr="00B80901" w:rsidRDefault="009F3611" w:rsidP="009F3611">
            <w:pPr>
              <w:pStyle w:val="XML1"/>
              <w:rPr>
                <w:ins w:id="42678" w:author="Thomas Dietz" w:date="2012-08-08T17:05:00Z"/>
                <w:rPrChange w:id="42679" w:author="Thomas Dietz" w:date="2012-08-10T13:22:00Z">
                  <w:rPr>
                    <w:ins w:id="42680" w:author="Thomas Dietz" w:date="2012-08-08T17:05:00Z"/>
                    <w:lang w:val="de-DE"/>
                  </w:rPr>
                </w:rPrChange>
              </w:rPr>
            </w:pPr>
            <w:ins w:id="42681" w:author="Thomas Dietz" w:date="2012-08-08T17:05:00Z">
              <w:r w:rsidRPr="00B80901">
                <w:rPr>
                  <w:rPrChange w:id="42682" w:author="Thomas Dietz" w:date="2012-08-10T13:22:00Z">
                    <w:rPr>
                      <w:lang w:val="de-DE"/>
                    </w:rPr>
                  </w:rPrChange>
                </w:rPr>
                <w:t xml:space="preserve">        actual assignment to OpenFlow Logical Switches.  They may</w:t>
              </w:r>
            </w:ins>
          </w:p>
          <w:p w14:paraId="34976511" w14:textId="77777777" w:rsidR="009F3611" w:rsidRPr="00B80901" w:rsidRDefault="009F3611" w:rsidP="009F3611">
            <w:pPr>
              <w:pStyle w:val="XML1"/>
              <w:rPr>
                <w:ins w:id="42683" w:author="Thomas Dietz" w:date="2012-08-08T17:05:00Z"/>
                <w:rPrChange w:id="42684" w:author="Thomas Dietz" w:date="2012-08-10T13:22:00Z">
                  <w:rPr>
                    <w:ins w:id="42685" w:author="Thomas Dietz" w:date="2012-08-08T17:05:00Z"/>
                    <w:lang w:val="de-DE"/>
                  </w:rPr>
                </w:rPrChange>
              </w:rPr>
            </w:pPr>
            <w:ins w:id="42686" w:author="Thomas Dietz" w:date="2012-08-08T17:05:00Z">
              <w:r w:rsidRPr="00B80901">
                <w:rPr>
                  <w:rPrChange w:id="42687" w:author="Thomas Dietz" w:date="2012-08-10T13:22:00Z">
                    <w:rPr>
                      <w:lang w:val="de-DE"/>
                    </w:rPr>
                  </w:rPrChange>
                </w:rPr>
                <w:t xml:space="preserve">        be available to be assigned to an OpenFlow Logical Switch</w:t>
              </w:r>
            </w:ins>
          </w:p>
          <w:p w14:paraId="2F0D0718" w14:textId="77777777" w:rsidR="009F3611" w:rsidRPr="00B80901" w:rsidRDefault="009F3611" w:rsidP="009F3611">
            <w:pPr>
              <w:pStyle w:val="XML1"/>
              <w:rPr>
                <w:ins w:id="42688" w:author="Thomas Dietz" w:date="2012-08-08T17:05:00Z"/>
                <w:rPrChange w:id="42689" w:author="Thomas Dietz" w:date="2012-08-10T13:22:00Z">
                  <w:rPr>
                    <w:ins w:id="42690" w:author="Thomas Dietz" w:date="2012-08-08T17:05:00Z"/>
                    <w:lang w:val="de-DE"/>
                  </w:rPr>
                </w:rPrChange>
              </w:rPr>
            </w:pPr>
            <w:ins w:id="42691" w:author="Thomas Dietz" w:date="2012-08-08T17:05:00Z">
              <w:r w:rsidRPr="00B80901">
                <w:rPr>
                  <w:rPrChange w:id="42692" w:author="Thomas Dietz" w:date="2012-08-10T13:22:00Z">
                    <w:rPr>
                      <w:lang w:val="de-DE"/>
                    </w:rPr>
                  </w:rPrChange>
                </w:rPr>
                <w:t xml:space="preserve">        or already in use by an OpenFlow Logical Switch.";</w:t>
              </w:r>
            </w:ins>
          </w:p>
          <w:p w14:paraId="21D5FFFF" w14:textId="77777777" w:rsidR="009F3611" w:rsidRPr="00B80901" w:rsidRDefault="009F3611" w:rsidP="009F3611">
            <w:pPr>
              <w:pStyle w:val="XML1"/>
              <w:rPr>
                <w:ins w:id="42693" w:author="Thomas Dietz" w:date="2012-08-08T17:05:00Z"/>
                <w:rPrChange w:id="42694" w:author="Thomas Dietz" w:date="2012-08-10T13:22:00Z">
                  <w:rPr>
                    <w:ins w:id="42695" w:author="Thomas Dietz" w:date="2012-08-08T17:05:00Z"/>
                    <w:lang w:val="de-DE"/>
                  </w:rPr>
                </w:rPrChange>
              </w:rPr>
            </w:pPr>
            <w:ins w:id="42696" w:author="Thomas Dietz" w:date="2012-08-08T17:05:00Z">
              <w:r w:rsidRPr="00B80901">
                <w:rPr>
                  <w:rPrChange w:id="42697" w:author="Thomas Dietz" w:date="2012-08-10T13:22:00Z">
                    <w:rPr>
                      <w:lang w:val="de-DE"/>
                    </w:rPr>
                  </w:rPrChange>
                </w:rPr>
                <w:t xml:space="preserve">      list port {</w:t>
              </w:r>
            </w:ins>
          </w:p>
          <w:p w14:paraId="29CA946B" w14:textId="77777777" w:rsidR="009F3611" w:rsidRPr="00B80901" w:rsidRDefault="009F3611" w:rsidP="009F3611">
            <w:pPr>
              <w:pStyle w:val="XML1"/>
              <w:rPr>
                <w:ins w:id="42698" w:author="Thomas Dietz" w:date="2012-08-08T17:05:00Z"/>
                <w:rPrChange w:id="42699" w:author="Thomas Dietz" w:date="2012-08-10T13:22:00Z">
                  <w:rPr>
                    <w:ins w:id="42700" w:author="Thomas Dietz" w:date="2012-08-08T17:05:00Z"/>
                    <w:lang w:val="de-DE"/>
                  </w:rPr>
                </w:rPrChange>
              </w:rPr>
            </w:pPr>
            <w:ins w:id="42701" w:author="Thomas Dietz" w:date="2012-08-08T17:05:00Z">
              <w:r w:rsidRPr="00B80901">
                <w:rPr>
                  <w:rPrChange w:id="42702" w:author="Thomas Dietz" w:date="2012-08-10T13:22:00Z">
                    <w:rPr>
                      <w:lang w:val="de-DE"/>
                    </w:rPr>
                  </w:rPrChange>
                </w:rPr>
                <w:t xml:space="preserve">        must "features/current/rate != 'other' or " +</w:t>
              </w:r>
            </w:ins>
          </w:p>
          <w:p w14:paraId="5BACA699" w14:textId="77777777" w:rsidR="009F3611" w:rsidRPr="00B80901" w:rsidRDefault="009F3611" w:rsidP="009F3611">
            <w:pPr>
              <w:pStyle w:val="XML1"/>
              <w:rPr>
                <w:ins w:id="42703" w:author="Thomas Dietz" w:date="2012-08-08T17:05:00Z"/>
                <w:rPrChange w:id="42704" w:author="Thomas Dietz" w:date="2012-08-10T13:22:00Z">
                  <w:rPr>
                    <w:ins w:id="42705" w:author="Thomas Dietz" w:date="2012-08-08T17:05:00Z"/>
                    <w:lang w:val="de-DE"/>
                  </w:rPr>
                </w:rPrChange>
              </w:rPr>
            </w:pPr>
            <w:ins w:id="42706" w:author="Thomas Dietz" w:date="2012-08-08T17:05:00Z">
              <w:r w:rsidRPr="00B80901">
                <w:rPr>
                  <w:rPrChange w:id="42707" w:author="Thomas Dietz" w:date="2012-08-10T13:22:00Z">
                    <w:rPr>
                      <w:lang w:val="de-DE"/>
                    </w:rPr>
                  </w:rPrChange>
                </w:rPr>
                <w:t xml:space="preserve">          "(count(current-rate) = 1 and count(max-rate) = 1 and " +</w:t>
              </w:r>
            </w:ins>
          </w:p>
          <w:p w14:paraId="098015FD" w14:textId="77777777" w:rsidR="009F3611" w:rsidRPr="00B80901" w:rsidRDefault="009F3611" w:rsidP="009F3611">
            <w:pPr>
              <w:pStyle w:val="XML1"/>
              <w:rPr>
                <w:ins w:id="42708" w:author="Thomas Dietz" w:date="2012-08-08T17:05:00Z"/>
                <w:rPrChange w:id="42709" w:author="Thomas Dietz" w:date="2012-08-10T13:22:00Z">
                  <w:rPr>
                    <w:ins w:id="42710" w:author="Thomas Dietz" w:date="2012-08-08T17:05:00Z"/>
                    <w:lang w:val="de-DE"/>
                  </w:rPr>
                </w:rPrChange>
              </w:rPr>
            </w:pPr>
            <w:ins w:id="42711" w:author="Thomas Dietz" w:date="2012-08-08T17:05:00Z">
              <w:r w:rsidRPr="00B80901">
                <w:rPr>
                  <w:rPrChange w:id="42712" w:author="Thomas Dietz" w:date="2012-08-10T13:22:00Z">
                    <w:rPr>
                      <w:lang w:val="de-DE"/>
                    </w:rPr>
                  </w:rPrChange>
                </w:rPr>
                <w:t xml:space="preserve">          " current-rate &gt; 0 and max-rate &gt; 0)" {</w:t>
              </w:r>
            </w:ins>
          </w:p>
          <w:p w14:paraId="11D830FA" w14:textId="77777777" w:rsidR="009F3611" w:rsidRPr="00B80901" w:rsidRDefault="009F3611" w:rsidP="009F3611">
            <w:pPr>
              <w:pStyle w:val="XML1"/>
              <w:rPr>
                <w:ins w:id="42713" w:author="Thomas Dietz" w:date="2012-08-08T17:05:00Z"/>
                <w:rPrChange w:id="42714" w:author="Thomas Dietz" w:date="2012-08-10T13:22:00Z">
                  <w:rPr>
                    <w:ins w:id="42715" w:author="Thomas Dietz" w:date="2012-08-08T17:05:00Z"/>
                    <w:lang w:val="de-DE"/>
                  </w:rPr>
                </w:rPrChange>
              </w:rPr>
            </w:pPr>
            <w:ins w:id="42716" w:author="Thomas Dietz" w:date="2012-08-08T17:05:00Z">
              <w:r w:rsidRPr="00B80901">
                <w:rPr>
                  <w:rPrChange w:id="42717" w:author="Thomas Dietz" w:date="2012-08-10T13:22:00Z">
                    <w:rPr>
                      <w:lang w:val="de-DE"/>
                    </w:rPr>
                  </w:rPrChange>
                </w:rPr>
                <w:lastRenderedPageBreak/>
                <w:t xml:space="preserve">          error-message "current-rate and max-rate must be</w:t>
              </w:r>
            </w:ins>
          </w:p>
          <w:p w14:paraId="2DDBA4CA" w14:textId="77777777" w:rsidR="009F3611" w:rsidRPr="00B80901" w:rsidRDefault="009F3611" w:rsidP="009F3611">
            <w:pPr>
              <w:pStyle w:val="XML1"/>
              <w:rPr>
                <w:ins w:id="42718" w:author="Thomas Dietz" w:date="2012-08-08T17:05:00Z"/>
                <w:rPrChange w:id="42719" w:author="Thomas Dietz" w:date="2012-08-10T13:22:00Z">
                  <w:rPr>
                    <w:ins w:id="42720" w:author="Thomas Dietz" w:date="2012-08-08T17:05:00Z"/>
                    <w:lang w:val="de-DE"/>
                  </w:rPr>
                </w:rPrChange>
              </w:rPr>
            </w:pPr>
            <w:ins w:id="42721" w:author="Thomas Dietz" w:date="2012-08-08T17:05:00Z">
              <w:r w:rsidRPr="00B80901">
                <w:rPr>
                  <w:rPrChange w:id="42722" w:author="Thomas Dietz" w:date="2012-08-10T13:22:00Z">
                    <w:rPr>
                      <w:lang w:val="de-DE"/>
                    </w:rPr>
                  </w:rPrChange>
                </w:rPr>
                <w:t xml:space="preserve">            specified and greater than 0 if rate equals 'other'";</w:t>
              </w:r>
            </w:ins>
          </w:p>
          <w:p w14:paraId="5E4D952D" w14:textId="77777777" w:rsidR="009F3611" w:rsidRPr="00B80901" w:rsidRDefault="009F3611" w:rsidP="009F3611">
            <w:pPr>
              <w:pStyle w:val="XML1"/>
              <w:rPr>
                <w:ins w:id="42723" w:author="Thomas Dietz" w:date="2012-08-08T17:05:00Z"/>
                <w:rPrChange w:id="42724" w:author="Thomas Dietz" w:date="2012-08-10T13:22:00Z">
                  <w:rPr>
                    <w:ins w:id="42725" w:author="Thomas Dietz" w:date="2012-08-08T17:05:00Z"/>
                    <w:lang w:val="de-DE"/>
                  </w:rPr>
                </w:rPrChange>
              </w:rPr>
            </w:pPr>
            <w:ins w:id="42726" w:author="Thomas Dietz" w:date="2012-08-08T17:05:00Z">
              <w:r w:rsidRPr="00B80901">
                <w:rPr>
                  <w:rPrChange w:id="42727" w:author="Thomas Dietz" w:date="2012-08-10T13:22:00Z">
                    <w:rPr>
                      <w:lang w:val="de-DE"/>
                    </w:rPr>
                  </w:rPrChange>
                </w:rPr>
                <w:t xml:space="preserve">          description "current-rate and max-rate can only be</w:t>
              </w:r>
            </w:ins>
          </w:p>
          <w:p w14:paraId="6160B73D" w14:textId="77777777" w:rsidR="009F3611" w:rsidRPr="00B80901" w:rsidRDefault="009F3611" w:rsidP="009F3611">
            <w:pPr>
              <w:pStyle w:val="XML1"/>
              <w:rPr>
                <w:ins w:id="42728" w:author="Thomas Dietz" w:date="2012-08-08T17:05:00Z"/>
                <w:rPrChange w:id="42729" w:author="Thomas Dietz" w:date="2012-08-10T13:22:00Z">
                  <w:rPr>
                    <w:ins w:id="42730" w:author="Thomas Dietz" w:date="2012-08-08T17:05:00Z"/>
                    <w:lang w:val="de-DE"/>
                  </w:rPr>
                </w:rPrChange>
              </w:rPr>
            </w:pPr>
            <w:ins w:id="42731" w:author="Thomas Dietz" w:date="2012-08-08T17:05:00Z">
              <w:r w:rsidRPr="00B80901">
                <w:rPr>
                  <w:rPrChange w:id="42732" w:author="Thomas Dietz" w:date="2012-08-10T13:22:00Z">
                    <w:rPr>
                      <w:lang w:val="de-DE"/>
                    </w:rPr>
                  </w:rPrChange>
                </w:rPr>
                <w:t xml:space="preserve">            present if rate = 'other', see corresponding leaf</w:t>
              </w:r>
            </w:ins>
          </w:p>
          <w:p w14:paraId="56627B79" w14:textId="77777777" w:rsidR="009F3611" w:rsidRPr="00B80901" w:rsidRDefault="009F3611" w:rsidP="009F3611">
            <w:pPr>
              <w:pStyle w:val="XML1"/>
              <w:rPr>
                <w:ins w:id="42733" w:author="Thomas Dietz" w:date="2012-08-08T17:05:00Z"/>
                <w:rPrChange w:id="42734" w:author="Thomas Dietz" w:date="2012-08-10T13:22:00Z">
                  <w:rPr>
                    <w:ins w:id="42735" w:author="Thomas Dietz" w:date="2012-08-08T17:05:00Z"/>
                    <w:lang w:val="de-DE"/>
                  </w:rPr>
                </w:rPrChange>
              </w:rPr>
            </w:pPr>
            <w:ins w:id="42736" w:author="Thomas Dietz" w:date="2012-08-08T17:05:00Z">
              <w:r w:rsidRPr="00B80901">
                <w:rPr>
                  <w:rPrChange w:id="42737" w:author="Thomas Dietz" w:date="2012-08-10T13:22:00Z">
                    <w:rPr>
                      <w:lang w:val="de-DE"/>
                    </w:rPr>
                  </w:rPrChange>
                </w:rPr>
                <w:t xml:space="preserve">            descriptions. If rate = 'other', then both leafs must</w:t>
              </w:r>
            </w:ins>
          </w:p>
          <w:p w14:paraId="1B27A268" w14:textId="77777777" w:rsidR="009F3611" w:rsidRPr="00B80901" w:rsidRDefault="009F3611" w:rsidP="009F3611">
            <w:pPr>
              <w:pStyle w:val="XML1"/>
              <w:rPr>
                <w:ins w:id="42738" w:author="Thomas Dietz" w:date="2012-08-08T17:05:00Z"/>
                <w:rPrChange w:id="42739" w:author="Thomas Dietz" w:date="2012-08-10T13:22:00Z">
                  <w:rPr>
                    <w:ins w:id="42740" w:author="Thomas Dietz" w:date="2012-08-08T17:05:00Z"/>
                    <w:lang w:val="de-DE"/>
                  </w:rPr>
                </w:rPrChange>
              </w:rPr>
            </w:pPr>
            <w:ins w:id="42741" w:author="Thomas Dietz" w:date="2012-08-08T17:05:00Z">
              <w:r w:rsidRPr="00B80901">
                <w:rPr>
                  <w:rPrChange w:id="42742" w:author="Thomas Dietz" w:date="2012-08-10T13:22:00Z">
                    <w:rPr>
                      <w:lang w:val="de-DE"/>
                    </w:rPr>
                  </w:rPrChange>
                </w:rPr>
                <w:t xml:space="preserve">            be set to values greater than zero.";</w:t>
              </w:r>
            </w:ins>
          </w:p>
          <w:p w14:paraId="5A8E3444" w14:textId="77777777" w:rsidR="009F3611" w:rsidRPr="00B80901" w:rsidRDefault="009F3611" w:rsidP="009F3611">
            <w:pPr>
              <w:pStyle w:val="XML1"/>
              <w:rPr>
                <w:ins w:id="42743" w:author="Thomas Dietz" w:date="2012-08-08T17:05:00Z"/>
                <w:rPrChange w:id="42744" w:author="Thomas Dietz" w:date="2012-08-10T13:22:00Z">
                  <w:rPr>
                    <w:ins w:id="42745" w:author="Thomas Dietz" w:date="2012-08-08T17:05:00Z"/>
                    <w:lang w:val="de-DE"/>
                  </w:rPr>
                </w:rPrChange>
              </w:rPr>
            </w:pPr>
            <w:ins w:id="42746" w:author="Thomas Dietz" w:date="2012-08-08T17:05:00Z">
              <w:r w:rsidRPr="00B80901">
                <w:rPr>
                  <w:rPrChange w:id="42747" w:author="Thomas Dietz" w:date="2012-08-10T13:22:00Z">
                    <w:rPr>
                      <w:lang w:val="de-DE"/>
                    </w:rPr>
                  </w:rPrChange>
                </w:rPr>
                <w:t xml:space="preserve">        }</w:t>
              </w:r>
            </w:ins>
          </w:p>
          <w:p w14:paraId="1C77EF4B" w14:textId="77777777" w:rsidR="009F3611" w:rsidRPr="00B80901" w:rsidRDefault="009F3611" w:rsidP="009F3611">
            <w:pPr>
              <w:pStyle w:val="XML1"/>
              <w:rPr>
                <w:ins w:id="42748" w:author="Thomas Dietz" w:date="2012-08-08T17:05:00Z"/>
                <w:rPrChange w:id="42749" w:author="Thomas Dietz" w:date="2012-08-10T13:22:00Z">
                  <w:rPr>
                    <w:ins w:id="42750" w:author="Thomas Dietz" w:date="2012-08-08T17:05:00Z"/>
                    <w:lang w:val="de-DE"/>
                  </w:rPr>
                </w:rPrChange>
              </w:rPr>
            </w:pPr>
            <w:ins w:id="42751" w:author="Thomas Dietz" w:date="2012-08-08T17:05:00Z">
              <w:r w:rsidRPr="00B80901">
                <w:rPr>
                  <w:rPrChange w:id="42752" w:author="Thomas Dietz" w:date="2012-08-10T13:22:00Z">
                    <w:rPr>
                      <w:lang w:val="de-DE"/>
                    </w:rPr>
                  </w:rPrChange>
                </w:rPr>
                <w:t xml:space="preserve">        key "resource-id";</w:t>
              </w:r>
            </w:ins>
          </w:p>
          <w:p w14:paraId="4023DAE0" w14:textId="77777777" w:rsidR="009F3611" w:rsidRPr="00B80901" w:rsidRDefault="009F3611" w:rsidP="009F3611">
            <w:pPr>
              <w:pStyle w:val="XML1"/>
              <w:rPr>
                <w:ins w:id="42753" w:author="Thomas Dietz" w:date="2012-08-08T17:05:00Z"/>
                <w:rPrChange w:id="42754" w:author="Thomas Dietz" w:date="2012-08-10T13:22:00Z">
                  <w:rPr>
                    <w:ins w:id="42755" w:author="Thomas Dietz" w:date="2012-08-08T17:05:00Z"/>
                    <w:lang w:val="de-DE"/>
                  </w:rPr>
                </w:rPrChange>
              </w:rPr>
            </w:pPr>
            <w:ins w:id="42756" w:author="Thomas Dietz" w:date="2012-08-08T17:05:00Z">
              <w:r w:rsidRPr="00B80901">
                <w:rPr>
                  <w:rPrChange w:id="42757" w:author="Thomas Dietz" w:date="2012-08-10T13:22:00Z">
                    <w:rPr>
                      <w:lang w:val="de-DE"/>
                    </w:rPr>
                  </w:rPrChange>
                </w:rPr>
                <w:t xml:space="preserve">        description "The list contains all port resources of the</w:t>
              </w:r>
            </w:ins>
          </w:p>
          <w:p w14:paraId="3A9099EB" w14:textId="77777777" w:rsidR="009F3611" w:rsidRPr="00B80901" w:rsidRDefault="009F3611" w:rsidP="009F3611">
            <w:pPr>
              <w:pStyle w:val="XML1"/>
              <w:rPr>
                <w:ins w:id="42758" w:author="Thomas Dietz" w:date="2012-08-08T17:05:00Z"/>
                <w:rPrChange w:id="42759" w:author="Thomas Dietz" w:date="2012-08-10T13:22:00Z">
                  <w:rPr>
                    <w:ins w:id="42760" w:author="Thomas Dietz" w:date="2012-08-08T17:05:00Z"/>
                    <w:lang w:val="de-DE"/>
                  </w:rPr>
                </w:rPrChange>
              </w:rPr>
            </w:pPr>
            <w:ins w:id="42761" w:author="Thomas Dietz" w:date="2012-08-08T17:05:00Z">
              <w:r w:rsidRPr="00B80901">
                <w:rPr>
                  <w:rPrChange w:id="42762" w:author="Thomas Dietz" w:date="2012-08-10T13:22:00Z">
                    <w:rPr>
                      <w:lang w:val="de-DE"/>
                    </w:rPr>
                  </w:rPrChange>
                </w:rPr>
                <w:t xml:space="preserve">          OpenFlow Capable Switch.</w:t>
              </w:r>
            </w:ins>
          </w:p>
          <w:p w14:paraId="586D9E57" w14:textId="77777777" w:rsidR="009F3611" w:rsidRPr="00B80901" w:rsidRDefault="009F3611" w:rsidP="009F3611">
            <w:pPr>
              <w:pStyle w:val="XML1"/>
              <w:rPr>
                <w:ins w:id="42763" w:author="Thomas Dietz" w:date="2012-08-08T17:05:00Z"/>
                <w:rPrChange w:id="42764" w:author="Thomas Dietz" w:date="2012-08-10T13:22:00Z">
                  <w:rPr>
                    <w:ins w:id="42765" w:author="Thomas Dietz" w:date="2012-08-08T17:05:00Z"/>
                    <w:lang w:val="de-DE"/>
                  </w:rPr>
                </w:rPrChange>
              </w:rPr>
            </w:pPr>
          </w:p>
          <w:p w14:paraId="006064DF" w14:textId="77777777" w:rsidR="009F3611" w:rsidRPr="00B80901" w:rsidRDefault="009F3611" w:rsidP="009F3611">
            <w:pPr>
              <w:pStyle w:val="XML1"/>
              <w:rPr>
                <w:ins w:id="42766" w:author="Thomas Dietz" w:date="2012-08-08T17:05:00Z"/>
                <w:rPrChange w:id="42767" w:author="Thomas Dietz" w:date="2012-08-10T13:22:00Z">
                  <w:rPr>
                    <w:ins w:id="42768" w:author="Thomas Dietz" w:date="2012-08-08T17:05:00Z"/>
                    <w:lang w:val="de-DE"/>
                  </w:rPr>
                </w:rPrChange>
              </w:rPr>
            </w:pPr>
            <w:ins w:id="42769" w:author="Thomas Dietz" w:date="2012-08-08T17:05:00Z">
              <w:r w:rsidRPr="00B80901">
                <w:rPr>
                  <w:rPrChange w:id="42770" w:author="Thomas Dietz" w:date="2012-08-10T13:22:00Z">
                    <w:rPr>
                      <w:lang w:val="de-DE"/>
                    </w:rPr>
                  </w:rPrChange>
                </w:rPr>
                <w:t xml:space="preserve">          The element 'resource-id' of OFPortType MUST be unique</w:t>
              </w:r>
            </w:ins>
          </w:p>
          <w:p w14:paraId="0D0A7CC2" w14:textId="77777777" w:rsidR="009F3611" w:rsidRPr="00B80901" w:rsidRDefault="009F3611" w:rsidP="009F3611">
            <w:pPr>
              <w:pStyle w:val="XML1"/>
              <w:rPr>
                <w:ins w:id="42771" w:author="Thomas Dietz" w:date="2012-08-08T17:05:00Z"/>
                <w:rPrChange w:id="42772" w:author="Thomas Dietz" w:date="2012-08-10T13:22:00Z">
                  <w:rPr>
                    <w:ins w:id="42773" w:author="Thomas Dietz" w:date="2012-08-08T17:05:00Z"/>
                    <w:lang w:val="de-DE"/>
                  </w:rPr>
                </w:rPrChange>
              </w:rPr>
            </w:pPr>
            <w:ins w:id="42774" w:author="Thomas Dietz" w:date="2012-08-08T17:05:00Z">
              <w:r w:rsidRPr="00B80901">
                <w:rPr>
                  <w:rPrChange w:id="42775" w:author="Thomas Dietz" w:date="2012-08-10T13:22:00Z">
                    <w:rPr>
                      <w:lang w:val="de-DE"/>
                    </w:rPr>
                  </w:rPrChange>
                </w:rPr>
                <w:t xml:space="preserve">          within this list.";</w:t>
              </w:r>
            </w:ins>
          </w:p>
          <w:p w14:paraId="6660C55D" w14:textId="77777777" w:rsidR="009F3611" w:rsidRPr="00B80901" w:rsidRDefault="009F3611" w:rsidP="009F3611">
            <w:pPr>
              <w:pStyle w:val="XML1"/>
              <w:rPr>
                <w:ins w:id="42776" w:author="Thomas Dietz" w:date="2012-08-08T17:05:00Z"/>
                <w:rPrChange w:id="42777" w:author="Thomas Dietz" w:date="2012-08-10T13:22:00Z">
                  <w:rPr>
                    <w:ins w:id="42778" w:author="Thomas Dietz" w:date="2012-08-08T17:05:00Z"/>
                    <w:lang w:val="de-DE"/>
                  </w:rPr>
                </w:rPrChange>
              </w:rPr>
            </w:pPr>
            <w:ins w:id="42779" w:author="Thomas Dietz" w:date="2012-08-08T17:05:00Z">
              <w:r w:rsidRPr="00B80901">
                <w:rPr>
                  <w:rPrChange w:id="42780" w:author="Thomas Dietz" w:date="2012-08-10T13:22:00Z">
                    <w:rPr>
                      <w:lang w:val="de-DE"/>
                    </w:rPr>
                  </w:rPrChange>
                </w:rPr>
                <w:t xml:space="preserve">        uses OFPortType;</w:t>
              </w:r>
            </w:ins>
          </w:p>
          <w:p w14:paraId="2980736B" w14:textId="77777777" w:rsidR="009F3611" w:rsidRPr="00B80901" w:rsidRDefault="009F3611" w:rsidP="009F3611">
            <w:pPr>
              <w:pStyle w:val="XML1"/>
              <w:rPr>
                <w:ins w:id="42781" w:author="Thomas Dietz" w:date="2012-08-08T17:05:00Z"/>
                <w:rPrChange w:id="42782" w:author="Thomas Dietz" w:date="2012-08-10T13:22:00Z">
                  <w:rPr>
                    <w:ins w:id="42783" w:author="Thomas Dietz" w:date="2012-08-08T17:05:00Z"/>
                    <w:lang w:val="de-DE"/>
                  </w:rPr>
                </w:rPrChange>
              </w:rPr>
            </w:pPr>
            <w:ins w:id="42784" w:author="Thomas Dietz" w:date="2012-08-08T17:05:00Z">
              <w:r w:rsidRPr="00B80901">
                <w:rPr>
                  <w:rPrChange w:id="42785" w:author="Thomas Dietz" w:date="2012-08-10T13:22:00Z">
                    <w:rPr>
                      <w:lang w:val="de-DE"/>
                    </w:rPr>
                  </w:rPrChange>
                </w:rPr>
                <w:t xml:space="preserve">      }</w:t>
              </w:r>
            </w:ins>
          </w:p>
          <w:p w14:paraId="3FD896FA" w14:textId="77777777" w:rsidR="009F3611" w:rsidRPr="00B80901" w:rsidRDefault="009F3611" w:rsidP="009F3611">
            <w:pPr>
              <w:pStyle w:val="XML1"/>
              <w:rPr>
                <w:ins w:id="42786" w:author="Thomas Dietz" w:date="2012-08-08T17:05:00Z"/>
                <w:rPrChange w:id="42787" w:author="Thomas Dietz" w:date="2012-08-10T13:22:00Z">
                  <w:rPr>
                    <w:ins w:id="42788" w:author="Thomas Dietz" w:date="2012-08-08T17:05:00Z"/>
                    <w:lang w:val="de-DE"/>
                  </w:rPr>
                </w:rPrChange>
              </w:rPr>
            </w:pPr>
            <w:ins w:id="42789" w:author="Thomas Dietz" w:date="2012-08-08T17:05:00Z">
              <w:r w:rsidRPr="00B80901">
                <w:rPr>
                  <w:rPrChange w:id="42790" w:author="Thomas Dietz" w:date="2012-08-10T13:22:00Z">
                    <w:rPr>
                      <w:lang w:val="de-DE"/>
                    </w:rPr>
                  </w:rPrChange>
                </w:rPr>
                <w:t xml:space="preserve">      list queue {</w:t>
              </w:r>
            </w:ins>
          </w:p>
          <w:p w14:paraId="7324DD1E" w14:textId="77777777" w:rsidR="009F3611" w:rsidRPr="00B80901" w:rsidRDefault="009F3611" w:rsidP="009F3611">
            <w:pPr>
              <w:pStyle w:val="XML1"/>
              <w:rPr>
                <w:ins w:id="42791" w:author="Thomas Dietz" w:date="2012-08-08T17:05:00Z"/>
                <w:rPrChange w:id="42792" w:author="Thomas Dietz" w:date="2012-08-10T13:22:00Z">
                  <w:rPr>
                    <w:ins w:id="42793" w:author="Thomas Dietz" w:date="2012-08-08T17:05:00Z"/>
                    <w:lang w:val="de-DE"/>
                  </w:rPr>
                </w:rPrChange>
              </w:rPr>
            </w:pPr>
            <w:ins w:id="42794" w:author="Thomas Dietz" w:date="2012-08-08T17:05:00Z">
              <w:r w:rsidRPr="00B80901">
                <w:rPr>
                  <w:rPrChange w:id="42795" w:author="Thomas Dietz" w:date="2012-08-10T13:22:00Z">
                    <w:rPr>
                      <w:lang w:val="de-DE"/>
                    </w:rPr>
                  </w:rPrChange>
                </w:rPr>
                <w:t xml:space="preserve">        key "resource-id";</w:t>
              </w:r>
            </w:ins>
          </w:p>
          <w:p w14:paraId="6843C21B" w14:textId="77777777" w:rsidR="009F3611" w:rsidRPr="00B80901" w:rsidRDefault="009F3611" w:rsidP="009F3611">
            <w:pPr>
              <w:pStyle w:val="XML1"/>
              <w:rPr>
                <w:ins w:id="42796" w:author="Thomas Dietz" w:date="2012-08-08T17:05:00Z"/>
                <w:rPrChange w:id="42797" w:author="Thomas Dietz" w:date="2012-08-10T13:22:00Z">
                  <w:rPr>
                    <w:ins w:id="42798" w:author="Thomas Dietz" w:date="2012-08-08T17:05:00Z"/>
                    <w:lang w:val="de-DE"/>
                  </w:rPr>
                </w:rPrChange>
              </w:rPr>
            </w:pPr>
            <w:ins w:id="42799" w:author="Thomas Dietz" w:date="2012-08-08T17:05:00Z">
              <w:r w:rsidRPr="00B80901">
                <w:rPr>
                  <w:rPrChange w:id="42800" w:author="Thomas Dietz" w:date="2012-08-10T13:22:00Z">
                    <w:rPr>
                      <w:lang w:val="de-DE"/>
                    </w:rPr>
                  </w:rPrChange>
                </w:rPr>
                <w:t xml:space="preserve">        description "The list contains all queue resources of the</w:t>
              </w:r>
            </w:ins>
          </w:p>
          <w:p w14:paraId="0A7A698B" w14:textId="77777777" w:rsidR="009F3611" w:rsidRPr="00B80901" w:rsidRDefault="009F3611" w:rsidP="009F3611">
            <w:pPr>
              <w:pStyle w:val="XML1"/>
              <w:rPr>
                <w:ins w:id="42801" w:author="Thomas Dietz" w:date="2012-08-08T17:05:00Z"/>
                <w:rPrChange w:id="42802" w:author="Thomas Dietz" w:date="2012-08-10T13:22:00Z">
                  <w:rPr>
                    <w:ins w:id="42803" w:author="Thomas Dietz" w:date="2012-08-08T17:05:00Z"/>
                    <w:lang w:val="de-DE"/>
                  </w:rPr>
                </w:rPrChange>
              </w:rPr>
            </w:pPr>
            <w:ins w:id="42804" w:author="Thomas Dietz" w:date="2012-08-08T17:05:00Z">
              <w:r w:rsidRPr="00B80901">
                <w:rPr>
                  <w:rPrChange w:id="42805" w:author="Thomas Dietz" w:date="2012-08-10T13:22:00Z">
                    <w:rPr>
                      <w:lang w:val="de-DE"/>
                    </w:rPr>
                  </w:rPrChange>
                </w:rPr>
                <w:t xml:space="preserve">          OpenFlow Capable Switch.</w:t>
              </w:r>
            </w:ins>
          </w:p>
          <w:p w14:paraId="152FA3E9" w14:textId="77777777" w:rsidR="009F3611" w:rsidRPr="00B80901" w:rsidRDefault="009F3611" w:rsidP="009F3611">
            <w:pPr>
              <w:pStyle w:val="XML1"/>
              <w:rPr>
                <w:ins w:id="42806" w:author="Thomas Dietz" w:date="2012-08-08T17:05:00Z"/>
                <w:rPrChange w:id="42807" w:author="Thomas Dietz" w:date="2012-08-10T13:22:00Z">
                  <w:rPr>
                    <w:ins w:id="42808" w:author="Thomas Dietz" w:date="2012-08-08T17:05:00Z"/>
                    <w:lang w:val="de-DE"/>
                  </w:rPr>
                </w:rPrChange>
              </w:rPr>
            </w:pPr>
          </w:p>
          <w:p w14:paraId="5FAFCDC7" w14:textId="77777777" w:rsidR="009F3611" w:rsidRPr="00B80901" w:rsidRDefault="009F3611" w:rsidP="009F3611">
            <w:pPr>
              <w:pStyle w:val="XML1"/>
              <w:rPr>
                <w:ins w:id="42809" w:author="Thomas Dietz" w:date="2012-08-08T17:05:00Z"/>
                <w:rPrChange w:id="42810" w:author="Thomas Dietz" w:date="2012-08-10T13:22:00Z">
                  <w:rPr>
                    <w:ins w:id="42811" w:author="Thomas Dietz" w:date="2012-08-08T17:05:00Z"/>
                    <w:lang w:val="de-DE"/>
                  </w:rPr>
                </w:rPrChange>
              </w:rPr>
            </w:pPr>
            <w:ins w:id="42812" w:author="Thomas Dietz" w:date="2012-08-08T17:05:00Z">
              <w:r w:rsidRPr="00B80901">
                <w:rPr>
                  <w:rPrChange w:id="42813" w:author="Thomas Dietz" w:date="2012-08-10T13:22:00Z">
                    <w:rPr>
                      <w:lang w:val="de-DE"/>
                    </w:rPr>
                  </w:rPrChange>
                </w:rPr>
                <w:t xml:space="preserve">          The element 'resource-id' of OFQueueType MUST be unique</w:t>
              </w:r>
            </w:ins>
          </w:p>
          <w:p w14:paraId="7676249B" w14:textId="77777777" w:rsidR="009F3611" w:rsidRPr="00B80901" w:rsidRDefault="009F3611" w:rsidP="009F3611">
            <w:pPr>
              <w:pStyle w:val="XML1"/>
              <w:rPr>
                <w:ins w:id="42814" w:author="Thomas Dietz" w:date="2012-08-08T17:05:00Z"/>
                <w:rPrChange w:id="42815" w:author="Thomas Dietz" w:date="2012-08-10T13:22:00Z">
                  <w:rPr>
                    <w:ins w:id="42816" w:author="Thomas Dietz" w:date="2012-08-08T17:05:00Z"/>
                    <w:lang w:val="de-DE"/>
                  </w:rPr>
                </w:rPrChange>
              </w:rPr>
            </w:pPr>
            <w:ins w:id="42817" w:author="Thomas Dietz" w:date="2012-08-08T17:05:00Z">
              <w:r w:rsidRPr="00B80901">
                <w:rPr>
                  <w:rPrChange w:id="42818" w:author="Thomas Dietz" w:date="2012-08-10T13:22:00Z">
                    <w:rPr>
                      <w:lang w:val="de-DE"/>
                    </w:rPr>
                  </w:rPrChange>
                </w:rPr>
                <w:t xml:space="preserve">          within this list.";</w:t>
              </w:r>
            </w:ins>
          </w:p>
          <w:p w14:paraId="2D673BEE" w14:textId="77777777" w:rsidR="009F3611" w:rsidRPr="00B80901" w:rsidRDefault="009F3611" w:rsidP="009F3611">
            <w:pPr>
              <w:pStyle w:val="XML1"/>
              <w:rPr>
                <w:ins w:id="42819" w:author="Thomas Dietz" w:date="2012-08-08T17:05:00Z"/>
                <w:rPrChange w:id="42820" w:author="Thomas Dietz" w:date="2012-08-10T13:22:00Z">
                  <w:rPr>
                    <w:ins w:id="42821" w:author="Thomas Dietz" w:date="2012-08-08T17:05:00Z"/>
                    <w:lang w:val="de-DE"/>
                  </w:rPr>
                </w:rPrChange>
              </w:rPr>
            </w:pPr>
            <w:ins w:id="42822" w:author="Thomas Dietz" w:date="2012-08-08T17:05:00Z">
              <w:r w:rsidRPr="00B80901">
                <w:rPr>
                  <w:rPrChange w:id="42823" w:author="Thomas Dietz" w:date="2012-08-10T13:22:00Z">
                    <w:rPr>
                      <w:lang w:val="de-DE"/>
                    </w:rPr>
                  </w:rPrChange>
                </w:rPr>
                <w:t xml:space="preserve">        uses OFQueueType;</w:t>
              </w:r>
            </w:ins>
          </w:p>
          <w:p w14:paraId="6C72E968" w14:textId="77777777" w:rsidR="009F3611" w:rsidRPr="00B80901" w:rsidRDefault="009F3611" w:rsidP="009F3611">
            <w:pPr>
              <w:pStyle w:val="XML1"/>
              <w:rPr>
                <w:ins w:id="42824" w:author="Thomas Dietz" w:date="2012-08-08T17:05:00Z"/>
                <w:rPrChange w:id="42825" w:author="Thomas Dietz" w:date="2012-08-10T13:22:00Z">
                  <w:rPr>
                    <w:ins w:id="42826" w:author="Thomas Dietz" w:date="2012-08-08T17:05:00Z"/>
                    <w:lang w:val="de-DE"/>
                  </w:rPr>
                </w:rPrChange>
              </w:rPr>
            </w:pPr>
            <w:ins w:id="42827" w:author="Thomas Dietz" w:date="2012-08-08T17:05:00Z">
              <w:r w:rsidRPr="00B80901">
                <w:rPr>
                  <w:rPrChange w:id="42828" w:author="Thomas Dietz" w:date="2012-08-10T13:22:00Z">
                    <w:rPr>
                      <w:lang w:val="de-DE"/>
                    </w:rPr>
                  </w:rPrChange>
                </w:rPr>
                <w:t xml:space="preserve">      }</w:t>
              </w:r>
            </w:ins>
          </w:p>
          <w:p w14:paraId="0F7133B8" w14:textId="77777777" w:rsidR="009F3611" w:rsidRPr="00B80901" w:rsidRDefault="009F3611" w:rsidP="009F3611">
            <w:pPr>
              <w:pStyle w:val="XML1"/>
              <w:rPr>
                <w:ins w:id="42829" w:author="Thomas Dietz" w:date="2012-08-08T17:05:00Z"/>
                <w:rPrChange w:id="42830" w:author="Thomas Dietz" w:date="2012-08-10T13:22:00Z">
                  <w:rPr>
                    <w:ins w:id="42831" w:author="Thomas Dietz" w:date="2012-08-08T17:05:00Z"/>
                    <w:lang w:val="de-DE"/>
                  </w:rPr>
                </w:rPrChange>
              </w:rPr>
            </w:pPr>
            <w:ins w:id="42832" w:author="Thomas Dietz" w:date="2012-08-08T17:05:00Z">
              <w:r w:rsidRPr="00B80901">
                <w:rPr>
                  <w:rPrChange w:id="42833" w:author="Thomas Dietz" w:date="2012-08-10T13:22:00Z">
                    <w:rPr>
                      <w:lang w:val="de-DE"/>
                    </w:rPr>
                  </w:rPrChange>
                </w:rPr>
                <w:t xml:space="preserve">      list owned-certificate {</w:t>
              </w:r>
            </w:ins>
          </w:p>
          <w:p w14:paraId="04D9D3C4" w14:textId="77777777" w:rsidR="009F3611" w:rsidRPr="00B80901" w:rsidRDefault="009F3611" w:rsidP="009F3611">
            <w:pPr>
              <w:pStyle w:val="XML1"/>
              <w:rPr>
                <w:ins w:id="42834" w:author="Thomas Dietz" w:date="2012-08-08T17:05:00Z"/>
                <w:rPrChange w:id="42835" w:author="Thomas Dietz" w:date="2012-08-10T13:22:00Z">
                  <w:rPr>
                    <w:ins w:id="42836" w:author="Thomas Dietz" w:date="2012-08-08T17:05:00Z"/>
                    <w:lang w:val="de-DE"/>
                  </w:rPr>
                </w:rPrChange>
              </w:rPr>
            </w:pPr>
            <w:ins w:id="42837" w:author="Thomas Dietz" w:date="2012-08-08T17:05:00Z">
              <w:r w:rsidRPr="00B80901">
                <w:rPr>
                  <w:rPrChange w:id="42838" w:author="Thomas Dietz" w:date="2012-08-10T13:22:00Z">
                    <w:rPr>
                      <w:lang w:val="de-DE"/>
                    </w:rPr>
                  </w:rPrChange>
                </w:rPr>
                <w:t xml:space="preserve">        key "resource-id";</w:t>
              </w:r>
            </w:ins>
          </w:p>
          <w:p w14:paraId="339DC957" w14:textId="77777777" w:rsidR="009F3611" w:rsidRPr="00B80901" w:rsidRDefault="009F3611" w:rsidP="009F3611">
            <w:pPr>
              <w:pStyle w:val="XML1"/>
              <w:rPr>
                <w:ins w:id="42839" w:author="Thomas Dietz" w:date="2012-08-08T17:05:00Z"/>
                <w:rPrChange w:id="42840" w:author="Thomas Dietz" w:date="2012-08-10T13:22:00Z">
                  <w:rPr>
                    <w:ins w:id="42841" w:author="Thomas Dietz" w:date="2012-08-08T17:05:00Z"/>
                    <w:lang w:val="de-DE"/>
                  </w:rPr>
                </w:rPrChange>
              </w:rPr>
            </w:pPr>
            <w:ins w:id="42842" w:author="Thomas Dietz" w:date="2012-08-08T17:05:00Z">
              <w:r w:rsidRPr="00B80901">
                <w:rPr>
                  <w:rPrChange w:id="42843" w:author="Thomas Dietz" w:date="2012-08-10T13:22:00Z">
                    <w:rPr>
                      <w:lang w:val="de-DE"/>
                    </w:rPr>
                  </w:rPrChange>
                </w:rPr>
                <w:t xml:space="preserve">        description "The list contains all owned certificate</w:t>
              </w:r>
            </w:ins>
          </w:p>
          <w:p w14:paraId="4741DEDB" w14:textId="77777777" w:rsidR="009F3611" w:rsidRPr="00B80901" w:rsidRDefault="009F3611" w:rsidP="009F3611">
            <w:pPr>
              <w:pStyle w:val="XML1"/>
              <w:rPr>
                <w:ins w:id="42844" w:author="Thomas Dietz" w:date="2012-08-08T17:05:00Z"/>
                <w:rPrChange w:id="42845" w:author="Thomas Dietz" w:date="2012-08-10T13:22:00Z">
                  <w:rPr>
                    <w:ins w:id="42846" w:author="Thomas Dietz" w:date="2012-08-08T17:05:00Z"/>
                    <w:lang w:val="de-DE"/>
                  </w:rPr>
                </w:rPrChange>
              </w:rPr>
            </w:pPr>
            <w:ins w:id="42847" w:author="Thomas Dietz" w:date="2012-08-08T17:05:00Z">
              <w:r w:rsidRPr="00B80901">
                <w:rPr>
                  <w:rPrChange w:id="42848" w:author="Thomas Dietz" w:date="2012-08-10T13:22:00Z">
                    <w:rPr>
                      <w:lang w:val="de-DE"/>
                    </w:rPr>
                  </w:rPrChange>
                </w:rPr>
                <w:t xml:space="preserve">          resources of the OpenFlow Capable Switch.</w:t>
              </w:r>
            </w:ins>
          </w:p>
          <w:p w14:paraId="450F3FA4" w14:textId="77777777" w:rsidR="009F3611" w:rsidRPr="00B80901" w:rsidRDefault="009F3611" w:rsidP="009F3611">
            <w:pPr>
              <w:pStyle w:val="XML1"/>
              <w:rPr>
                <w:ins w:id="42849" w:author="Thomas Dietz" w:date="2012-08-08T17:05:00Z"/>
                <w:rPrChange w:id="42850" w:author="Thomas Dietz" w:date="2012-08-10T13:22:00Z">
                  <w:rPr>
                    <w:ins w:id="42851" w:author="Thomas Dietz" w:date="2012-08-08T17:05:00Z"/>
                    <w:lang w:val="de-DE"/>
                  </w:rPr>
                </w:rPrChange>
              </w:rPr>
            </w:pPr>
          </w:p>
          <w:p w14:paraId="75094660" w14:textId="77777777" w:rsidR="009F3611" w:rsidRPr="00B80901" w:rsidRDefault="009F3611" w:rsidP="009F3611">
            <w:pPr>
              <w:pStyle w:val="XML1"/>
              <w:rPr>
                <w:ins w:id="42852" w:author="Thomas Dietz" w:date="2012-08-08T17:05:00Z"/>
                <w:rPrChange w:id="42853" w:author="Thomas Dietz" w:date="2012-08-10T13:22:00Z">
                  <w:rPr>
                    <w:ins w:id="42854" w:author="Thomas Dietz" w:date="2012-08-08T17:05:00Z"/>
                    <w:lang w:val="de-DE"/>
                  </w:rPr>
                </w:rPrChange>
              </w:rPr>
            </w:pPr>
            <w:ins w:id="42855" w:author="Thomas Dietz" w:date="2012-08-08T17:05:00Z">
              <w:r w:rsidRPr="00B80901">
                <w:rPr>
                  <w:rPrChange w:id="42856" w:author="Thomas Dietz" w:date="2012-08-10T13:22:00Z">
                    <w:rPr>
                      <w:lang w:val="de-DE"/>
                    </w:rPr>
                  </w:rPrChange>
                </w:rPr>
                <w:t xml:space="preserve">          The element 'resource-id' of OFOwnedCertificateType MUST</w:t>
              </w:r>
            </w:ins>
          </w:p>
          <w:p w14:paraId="7FDDBBDE" w14:textId="77777777" w:rsidR="009F3611" w:rsidRPr="00B80901" w:rsidRDefault="009F3611" w:rsidP="009F3611">
            <w:pPr>
              <w:pStyle w:val="XML1"/>
              <w:rPr>
                <w:ins w:id="42857" w:author="Thomas Dietz" w:date="2012-08-08T17:05:00Z"/>
                <w:rPrChange w:id="42858" w:author="Thomas Dietz" w:date="2012-08-10T13:22:00Z">
                  <w:rPr>
                    <w:ins w:id="42859" w:author="Thomas Dietz" w:date="2012-08-08T17:05:00Z"/>
                    <w:lang w:val="de-DE"/>
                  </w:rPr>
                </w:rPrChange>
              </w:rPr>
            </w:pPr>
            <w:ins w:id="42860" w:author="Thomas Dietz" w:date="2012-08-08T17:05:00Z">
              <w:r w:rsidRPr="00B80901">
                <w:rPr>
                  <w:rPrChange w:id="42861" w:author="Thomas Dietz" w:date="2012-08-10T13:22:00Z">
                    <w:rPr>
                      <w:lang w:val="de-DE"/>
                    </w:rPr>
                  </w:rPrChange>
                </w:rPr>
                <w:t xml:space="preserve">          be unique within this list.";</w:t>
              </w:r>
            </w:ins>
          </w:p>
          <w:p w14:paraId="787D4289" w14:textId="77777777" w:rsidR="009F3611" w:rsidRPr="00B80901" w:rsidRDefault="009F3611" w:rsidP="009F3611">
            <w:pPr>
              <w:pStyle w:val="XML1"/>
              <w:rPr>
                <w:ins w:id="42862" w:author="Thomas Dietz" w:date="2012-08-08T17:05:00Z"/>
                <w:rPrChange w:id="42863" w:author="Thomas Dietz" w:date="2012-08-10T13:22:00Z">
                  <w:rPr>
                    <w:ins w:id="42864" w:author="Thomas Dietz" w:date="2012-08-08T17:05:00Z"/>
                    <w:lang w:val="de-DE"/>
                  </w:rPr>
                </w:rPrChange>
              </w:rPr>
            </w:pPr>
            <w:ins w:id="42865" w:author="Thomas Dietz" w:date="2012-08-08T17:05:00Z">
              <w:r w:rsidRPr="00B80901">
                <w:rPr>
                  <w:rPrChange w:id="42866" w:author="Thomas Dietz" w:date="2012-08-10T13:22:00Z">
                    <w:rPr>
                      <w:lang w:val="de-DE"/>
                    </w:rPr>
                  </w:rPrChange>
                </w:rPr>
                <w:t xml:space="preserve">        uses OFOwnedCertificateType;</w:t>
              </w:r>
            </w:ins>
          </w:p>
          <w:p w14:paraId="786E6A97" w14:textId="77777777" w:rsidR="009F3611" w:rsidRPr="00B80901" w:rsidRDefault="009F3611" w:rsidP="009F3611">
            <w:pPr>
              <w:pStyle w:val="XML1"/>
              <w:rPr>
                <w:ins w:id="42867" w:author="Thomas Dietz" w:date="2012-08-08T17:05:00Z"/>
                <w:rPrChange w:id="42868" w:author="Thomas Dietz" w:date="2012-08-10T13:22:00Z">
                  <w:rPr>
                    <w:ins w:id="42869" w:author="Thomas Dietz" w:date="2012-08-08T17:05:00Z"/>
                    <w:lang w:val="de-DE"/>
                  </w:rPr>
                </w:rPrChange>
              </w:rPr>
            </w:pPr>
            <w:ins w:id="42870" w:author="Thomas Dietz" w:date="2012-08-08T17:05:00Z">
              <w:r w:rsidRPr="00B80901">
                <w:rPr>
                  <w:rPrChange w:id="42871" w:author="Thomas Dietz" w:date="2012-08-10T13:22:00Z">
                    <w:rPr>
                      <w:lang w:val="de-DE"/>
                    </w:rPr>
                  </w:rPrChange>
                </w:rPr>
                <w:t xml:space="preserve">      }</w:t>
              </w:r>
            </w:ins>
          </w:p>
          <w:p w14:paraId="3EFC278E" w14:textId="77777777" w:rsidR="009F3611" w:rsidRPr="00B80901" w:rsidRDefault="009F3611" w:rsidP="009F3611">
            <w:pPr>
              <w:pStyle w:val="XML1"/>
              <w:rPr>
                <w:ins w:id="42872" w:author="Thomas Dietz" w:date="2012-08-08T17:05:00Z"/>
                <w:rPrChange w:id="42873" w:author="Thomas Dietz" w:date="2012-08-10T13:22:00Z">
                  <w:rPr>
                    <w:ins w:id="42874" w:author="Thomas Dietz" w:date="2012-08-08T17:05:00Z"/>
                    <w:lang w:val="de-DE"/>
                  </w:rPr>
                </w:rPrChange>
              </w:rPr>
            </w:pPr>
            <w:ins w:id="42875" w:author="Thomas Dietz" w:date="2012-08-08T17:05:00Z">
              <w:r w:rsidRPr="00B80901">
                <w:rPr>
                  <w:rPrChange w:id="42876" w:author="Thomas Dietz" w:date="2012-08-10T13:22:00Z">
                    <w:rPr>
                      <w:lang w:val="de-DE"/>
                    </w:rPr>
                  </w:rPrChange>
                </w:rPr>
                <w:t xml:space="preserve">      list external-certificate {</w:t>
              </w:r>
            </w:ins>
          </w:p>
          <w:p w14:paraId="6A86406F" w14:textId="77777777" w:rsidR="009F3611" w:rsidRPr="00B80901" w:rsidRDefault="009F3611" w:rsidP="009F3611">
            <w:pPr>
              <w:pStyle w:val="XML1"/>
              <w:rPr>
                <w:ins w:id="42877" w:author="Thomas Dietz" w:date="2012-08-08T17:05:00Z"/>
                <w:rPrChange w:id="42878" w:author="Thomas Dietz" w:date="2012-08-10T13:22:00Z">
                  <w:rPr>
                    <w:ins w:id="42879" w:author="Thomas Dietz" w:date="2012-08-08T17:05:00Z"/>
                    <w:lang w:val="de-DE"/>
                  </w:rPr>
                </w:rPrChange>
              </w:rPr>
            </w:pPr>
            <w:ins w:id="42880" w:author="Thomas Dietz" w:date="2012-08-08T17:05:00Z">
              <w:r w:rsidRPr="00B80901">
                <w:rPr>
                  <w:rPrChange w:id="42881" w:author="Thomas Dietz" w:date="2012-08-10T13:22:00Z">
                    <w:rPr>
                      <w:lang w:val="de-DE"/>
                    </w:rPr>
                  </w:rPrChange>
                </w:rPr>
                <w:t xml:space="preserve">        key "resource-id";</w:t>
              </w:r>
            </w:ins>
          </w:p>
          <w:p w14:paraId="3B62D7F6" w14:textId="77777777" w:rsidR="009F3611" w:rsidRPr="00B80901" w:rsidRDefault="009F3611" w:rsidP="009F3611">
            <w:pPr>
              <w:pStyle w:val="XML1"/>
              <w:rPr>
                <w:ins w:id="42882" w:author="Thomas Dietz" w:date="2012-08-08T17:05:00Z"/>
                <w:rPrChange w:id="42883" w:author="Thomas Dietz" w:date="2012-08-10T13:22:00Z">
                  <w:rPr>
                    <w:ins w:id="42884" w:author="Thomas Dietz" w:date="2012-08-08T17:05:00Z"/>
                    <w:lang w:val="de-DE"/>
                  </w:rPr>
                </w:rPrChange>
              </w:rPr>
            </w:pPr>
            <w:ins w:id="42885" w:author="Thomas Dietz" w:date="2012-08-08T17:05:00Z">
              <w:r w:rsidRPr="00B80901">
                <w:rPr>
                  <w:rPrChange w:id="42886" w:author="Thomas Dietz" w:date="2012-08-10T13:22:00Z">
                    <w:rPr>
                      <w:lang w:val="de-DE"/>
                    </w:rPr>
                  </w:rPrChange>
                </w:rPr>
                <w:t xml:space="preserve">        description "The list contains all external certificate</w:t>
              </w:r>
            </w:ins>
          </w:p>
          <w:p w14:paraId="5A03D8F3" w14:textId="77777777" w:rsidR="009F3611" w:rsidRPr="00B80901" w:rsidRDefault="009F3611" w:rsidP="009F3611">
            <w:pPr>
              <w:pStyle w:val="XML1"/>
              <w:rPr>
                <w:ins w:id="42887" w:author="Thomas Dietz" w:date="2012-08-08T17:05:00Z"/>
                <w:rPrChange w:id="42888" w:author="Thomas Dietz" w:date="2012-08-10T13:22:00Z">
                  <w:rPr>
                    <w:ins w:id="42889" w:author="Thomas Dietz" w:date="2012-08-08T17:05:00Z"/>
                    <w:lang w:val="de-DE"/>
                  </w:rPr>
                </w:rPrChange>
              </w:rPr>
            </w:pPr>
            <w:ins w:id="42890" w:author="Thomas Dietz" w:date="2012-08-08T17:05:00Z">
              <w:r w:rsidRPr="00B80901">
                <w:rPr>
                  <w:rPrChange w:id="42891" w:author="Thomas Dietz" w:date="2012-08-10T13:22:00Z">
                    <w:rPr>
                      <w:lang w:val="de-DE"/>
                    </w:rPr>
                  </w:rPrChange>
                </w:rPr>
                <w:t xml:space="preserve">          resources of the OpenFlow Capable Switch.</w:t>
              </w:r>
            </w:ins>
          </w:p>
          <w:p w14:paraId="60A6C149" w14:textId="77777777" w:rsidR="009F3611" w:rsidRPr="00B80901" w:rsidRDefault="009F3611" w:rsidP="009F3611">
            <w:pPr>
              <w:pStyle w:val="XML1"/>
              <w:rPr>
                <w:ins w:id="42892" w:author="Thomas Dietz" w:date="2012-08-08T17:05:00Z"/>
                <w:rPrChange w:id="42893" w:author="Thomas Dietz" w:date="2012-08-10T13:22:00Z">
                  <w:rPr>
                    <w:ins w:id="42894" w:author="Thomas Dietz" w:date="2012-08-08T17:05:00Z"/>
                    <w:lang w:val="de-DE"/>
                  </w:rPr>
                </w:rPrChange>
              </w:rPr>
            </w:pPr>
          </w:p>
          <w:p w14:paraId="7851F3A5" w14:textId="77777777" w:rsidR="009F3611" w:rsidRPr="00B80901" w:rsidRDefault="009F3611" w:rsidP="009F3611">
            <w:pPr>
              <w:pStyle w:val="XML1"/>
              <w:rPr>
                <w:ins w:id="42895" w:author="Thomas Dietz" w:date="2012-08-08T17:05:00Z"/>
                <w:rPrChange w:id="42896" w:author="Thomas Dietz" w:date="2012-08-10T13:22:00Z">
                  <w:rPr>
                    <w:ins w:id="42897" w:author="Thomas Dietz" w:date="2012-08-08T17:05:00Z"/>
                    <w:lang w:val="de-DE"/>
                  </w:rPr>
                </w:rPrChange>
              </w:rPr>
            </w:pPr>
            <w:ins w:id="42898" w:author="Thomas Dietz" w:date="2012-08-08T17:05:00Z">
              <w:r w:rsidRPr="00B80901">
                <w:rPr>
                  <w:rPrChange w:id="42899" w:author="Thomas Dietz" w:date="2012-08-10T13:22:00Z">
                    <w:rPr>
                      <w:lang w:val="de-DE"/>
                    </w:rPr>
                  </w:rPrChange>
                </w:rPr>
                <w:t xml:space="preserve">          The element 'resource-id' of OFExternalCertificateType</w:t>
              </w:r>
            </w:ins>
          </w:p>
          <w:p w14:paraId="7AFCF0E2" w14:textId="77777777" w:rsidR="009F3611" w:rsidRPr="00B80901" w:rsidRDefault="009F3611" w:rsidP="009F3611">
            <w:pPr>
              <w:pStyle w:val="XML1"/>
              <w:rPr>
                <w:ins w:id="42900" w:author="Thomas Dietz" w:date="2012-08-08T17:05:00Z"/>
                <w:rPrChange w:id="42901" w:author="Thomas Dietz" w:date="2012-08-10T13:22:00Z">
                  <w:rPr>
                    <w:ins w:id="42902" w:author="Thomas Dietz" w:date="2012-08-08T17:05:00Z"/>
                    <w:lang w:val="de-DE"/>
                  </w:rPr>
                </w:rPrChange>
              </w:rPr>
            </w:pPr>
            <w:ins w:id="42903" w:author="Thomas Dietz" w:date="2012-08-08T17:05:00Z">
              <w:r w:rsidRPr="00B80901">
                <w:rPr>
                  <w:rPrChange w:id="42904" w:author="Thomas Dietz" w:date="2012-08-10T13:22:00Z">
                    <w:rPr>
                      <w:lang w:val="de-DE"/>
                    </w:rPr>
                  </w:rPrChange>
                </w:rPr>
                <w:t xml:space="preserve">          MUST be unique within this list.";</w:t>
              </w:r>
            </w:ins>
          </w:p>
          <w:p w14:paraId="54B1F62D" w14:textId="77777777" w:rsidR="009F3611" w:rsidRPr="00B80901" w:rsidRDefault="009F3611" w:rsidP="009F3611">
            <w:pPr>
              <w:pStyle w:val="XML1"/>
              <w:rPr>
                <w:ins w:id="42905" w:author="Thomas Dietz" w:date="2012-08-08T17:05:00Z"/>
                <w:rPrChange w:id="42906" w:author="Thomas Dietz" w:date="2012-08-10T13:22:00Z">
                  <w:rPr>
                    <w:ins w:id="42907" w:author="Thomas Dietz" w:date="2012-08-08T17:05:00Z"/>
                    <w:lang w:val="de-DE"/>
                  </w:rPr>
                </w:rPrChange>
              </w:rPr>
            </w:pPr>
            <w:ins w:id="42908" w:author="Thomas Dietz" w:date="2012-08-08T17:05:00Z">
              <w:r w:rsidRPr="00B80901">
                <w:rPr>
                  <w:rPrChange w:id="42909" w:author="Thomas Dietz" w:date="2012-08-10T13:22:00Z">
                    <w:rPr>
                      <w:lang w:val="de-DE"/>
                    </w:rPr>
                  </w:rPrChange>
                </w:rPr>
                <w:t xml:space="preserve">        uses OFExternalCertificateType;</w:t>
              </w:r>
            </w:ins>
          </w:p>
          <w:p w14:paraId="4A3E01BA" w14:textId="77777777" w:rsidR="009F3611" w:rsidRPr="00B80901" w:rsidRDefault="009F3611" w:rsidP="009F3611">
            <w:pPr>
              <w:pStyle w:val="XML1"/>
              <w:rPr>
                <w:ins w:id="42910" w:author="Thomas Dietz" w:date="2012-08-08T17:05:00Z"/>
                <w:rPrChange w:id="42911" w:author="Thomas Dietz" w:date="2012-08-10T13:22:00Z">
                  <w:rPr>
                    <w:ins w:id="42912" w:author="Thomas Dietz" w:date="2012-08-08T17:05:00Z"/>
                    <w:lang w:val="de-DE"/>
                  </w:rPr>
                </w:rPrChange>
              </w:rPr>
            </w:pPr>
            <w:ins w:id="42913" w:author="Thomas Dietz" w:date="2012-08-08T17:05:00Z">
              <w:r w:rsidRPr="00B80901">
                <w:rPr>
                  <w:rPrChange w:id="42914" w:author="Thomas Dietz" w:date="2012-08-10T13:22:00Z">
                    <w:rPr>
                      <w:lang w:val="de-DE"/>
                    </w:rPr>
                  </w:rPrChange>
                </w:rPr>
                <w:t xml:space="preserve">      }</w:t>
              </w:r>
            </w:ins>
          </w:p>
          <w:p w14:paraId="47D50D31" w14:textId="77777777" w:rsidR="009F3611" w:rsidRPr="00B80901" w:rsidRDefault="009F3611" w:rsidP="009F3611">
            <w:pPr>
              <w:pStyle w:val="XML1"/>
              <w:rPr>
                <w:ins w:id="42915" w:author="Thomas Dietz" w:date="2012-08-08T17:05:00Z"/>
                <w:rPrChange w:id="42916" w:author="Thomas Dietz" w:date="2012-08-10T13:22:00Z">
                  <w:rPr>
                    <w:ins w:id="42917" w:author="Thomas Dietz" w:date="2012-08-08T17:05:00Z"/>
                    <w:lang w:val="de-DE"/>
                  </w:rPr>
                </w:rPrChange>
              </w:rPr>
            </w:pPr>
            <w:ins w:id="42918" w:author="Thomas Dietz" w:date="2012-08-08T17:05:00Z">
              <w:r w:rsidRPr="00B80901">
                <w:rPr>
                  <w:rPrChange w:id="42919" w:author="Thomas Dietz" w:date="2012-08-10T13:22:00Z">
                    <w:rPr>
                      <w:lang w:val="de-DE"/>
                    </w:rPr>
                  </w:rPrChange>
                </w:rPr>
                <w:t xml:space="preserve">      list flow-table {</w:t>
              </w:r>
            </w:ins>
          </w:p>
          <w:p w14:paraId="5367FBB9" w14:textId="77777777" w:rsidR="009F3611" w:rsidRPr="00B80901" w:rsidRDefault="009F3611" w:rsidP="009F3611">
            <w:pPr>
              <w:pStyle w:val="XML1"/>
              <w:rPr>
                <w:ins w:id="42920" w:author="Thomas Dietz" w:date="2012-08-08T17:05:00Z"/>
                <w:rPrChange w:id="42921" w:author="Thomas Dietz" w:date="2012-08-10T13:22:00Z">
                  <w:rPr>
                    <w:ins w:id="42922" w:author="Thomas Dietz" w:date="2012-08-08T17:05:00Z"/>
                    <w:lang w:val="de-DE"/>
                  </w:rPr>
                </w:rPrChange>
              </w:rPr>
            </w:pPr>
            <w:ins w:id="42923" w:author="Thomas Dietz" w:date="2012-08-08T17:05:00Z">
              <w:r w:rsidRPr="00B80901">
                <w:rPr>
                  <w:rPrChange w:id="42924" w:author="Thomas Dietz" w:date="2012-08-10T13:22:00Z">
                    <w:rPr>
                      <w:lang w:val="de-DE"/>
                    </w:rPr>
                  </w:rPrChange>
                </w:rPr>
                <w:t xml:space="preserve">        key "resource-id";</w:t>
              </w:r>
            </w:ins>
          </w:p>
          <w:p w14:paraId="5730C9C3" w14:textId="77777777" w:rsidR="009F3611" w:rsidRPr="00B80901" w:rsidRDefault="009F3611" w:rsidP="009F3611">
            <w:pPr>
              <w:pStyle w:val="XML1"/>
              <w:rPr>
                <w:ins w:id="42925" w:author="Thomas Dietz" w:date="2012-08-08T17:05:00Z"/>
                <w:rPrChange w:id="42926" w:author="Thomas Dietz" w:date="2012-08-10T13:22:00Z">
                  <w:rPr>
                    <w:ins w:id="42927" w:author="Thomas Dietz" w:date="2012-08-08T17:05:00Z"/>
                    <w:lang w:val="de-DE"/>
                  </w:rPr>
                </w:rPrChange>
              </w:rPr>
            </w:pPr>
            <w:ins w:id="42928" w:author="Thomas Dietz" w:date="2012-08-08T17:05:00Z">
              <w:r w:rsidRPr="00B80901">
                <w:rPr>
                  <w:rPrChange w:id="42929" w:author="Thomas Dietz" w:date="2012-08-10T13:22:00Z">
                    <w:rPr>
                      <w:lang w:val="de-DE"/>
                    </w:rPr>
                  </w:rPrChange>
                </w:rPr>
                <w:t xml:space="preserve">        description "The list contains all flow table resources of</w:t>
              </w:r>
            </w:ins>
          </w:p>
          <w:p w14:paraId="05B92AB7" w14:textId="77777777" w:rsidR="009F3611" w:rsidRPr="00B80901" w:rsidRDefault="009F3611" w:rsidP="009F3611">
            <w:pPr>
              <w:pStyle w:val="XML1"/>
              <w:rPr>
                <w:ins w:id="42930" w:author="Thomas Dietz" w:date="2012-08-08T17:05:00Z"/>
                <w:rPrChange w:id="42931" w:author="Thomas Dietz" w:date="2012-08-10T13:22:00Z">
                  <w:rPr>
                    <w:ins w:id="42932" w:author="Thomas Dietz" w:date="2012-08-08T17:05:00Z"/>
                    <w:lang w:val="de-DE"/>
                  </w:rPr>
                </w:rPrChange>
              </w:rPr>
            </w:pPr>
            <w:ins w:id="42933" w:author="Thomas Dietz" w:date="2012-08-08T17:05:00Z">
              <w:r w:rsidRPr="00B80901">
                <w:rPr>
                  <w:rPrChange w:id="42934" w:author="Thomas Dietz" w:date="2012-08-10T13:22:00Z">
                    <w:rPr>
                      <w:lang w:val="de-DE"/>
                    </w:rPr>
                  </w:rPrChange>
                </w:rPr>
                <w:t xml:space="preserve">          the OpenFlow Capable Switch.</w:t>
              </w:r>
            </w:ins>
          </w:p>
          <w:p w14:paraId="2BA85F09" w14:textId="77777777" w:rsidR="009F3611" w:rsidRPr="00B80901" w:rsidRDefault="009F3611" w:rsidP="009F3611">
            <w:pPr>
              <w:pStyle w:val="XML1"/>
              <w:rPr>
                <w:ins w:id="42935" w:author="Thomas Dietz" w:date="2012-08-08T17:05:00Z"/>
                <w:rPrChange w:id="42936" w:author="Thomas Dietz" w:date="2012-08-10T13:22:00Z">
                  <w:rPr>
                    <w:ins w:id="42937" w:author="Thomas Dietz" w:date="2012-08-08T17:05:00Z"/>
                    <w:lang w:val="de-DE"/>
                  </w:rPr>
                </w:rPrChange>
              </w:rPr>
            </w:pPr>
          </w:p>
          <w:p w14:paraId="7552AAB7" w14:textId="77777777" w:rsidR="009F3611" w:rsidRPr="00B80901" w:rsidRDefault="009F3611" w:rsidP="009F3611">
            <w:pPr>
              <w:pStyle w:val="XML1"/>
              <w:rPr>
                <w:ins w:id="42938" w:author="Thomas Dietz" w:date="2012-08-08T17:05:00Z"/>
                <w:rPrChange w:id="42939" w:author="Thomas Dietz" w:date="2012-08-10T13:22:00Z">
                  <w:rPr>
                    <w:ins w:id="42940" w:author="Thomas Dietz" w:date="2012-08-08T17:05:00Z"/>
                    <w:lang w:val="de-DE"/>
                  </w:rPr>
                </w:rPrChange>
              </w:rPr>
            </w:pPr>
            <w:ins w:id="42941" w:author="Thomas Dietz" w:date="2012-08-08T17:05:00Z">
              <w:r w:rsidRPr="00B80901">
                <w:rPr>
                  <w:rPrChange w:id="42942" w:author="Thomas Dietz" w:date="2012-08-10T13:22:00Z">
                    <w:rPr>
                      <w:lang w:val="de-DE"/>
                    </w:rPr>
                  </w:rPrChange>
                </w:rPr>
                <w:t xml:space="preserve">          The element 'resource-id' of OFFlowTableType MUST be</w:t>
              </w:r>
            </w:ins>
          </w:p>
          <w:p w14:paraId="7F6C357F" w14:textId="77777777" w:rsidR="009F3611" w:rsidRPr="00B80901" w:rsidRDefault="009F3611" w:rsidP="009F3611">
            <w:pPr>
              <w:pStyle w:val="XML1"/>
              <w:rPr>
                <w:ins w:id="42943" w:author="Thomas Dietz" w:date="2012-08-08T17:05:00Z"/>
                <w:rPrChange w:id="42944" w:author="Thomas Dietz" w:date="2012-08-10T13:22:00Z">
                  <w:rPr>
                    <w:ins w:id="42945" w:author="Thomas Dietz" w:date="2012-08-08T17:05:00Z"/>
                    <w:lang w:val="de-DE"/>
                  </w:rPr>
                </w:rPrChange>
              </w:rPr>
            </w:pPr>
            <w:ins w:id="42946" w:author="Thomas Dietz" w:date="2012-08-08T17:05:00Z">
              <w:r w:rsidRPr="00B80901">
                <w:rPr>
                  <w:rPrChange w:id="42947" w:author="Thomas Dietz" w:date="2012-08-10T13:22:00Z">
                    <w:rPr>
                      <w:lang w:val="de-DE"/>
                    </w:rPr>
                  </w:rPrChange>
                </w:rPr>
                <w:t xml:space="preserve">          unique within this list.";</w:t>
              </w:r>
            </w:ins>
          </w:p>
          <w:p w14:paraId="754D5579" w14:textId="77777777" w:rsidR="009F3611" w:rsidRPr="00B80901" w:rsidRDefault="009F3611" w:rsidP="009F3611">
            <w:pPr>
              <w:pStyle w:val="XML1"/>
              <w:rPr>
                <w:ins w:id="42948" w:author="Thomas Dietz" w:date="2012-08-08T17:05:00Z"/>
                <w:rPrChange w:id="42949" w:author="Thomas Dietz" w:date="2012-08-10T13:22:00Z">
                  <w:rPr>
                    <w:ins w:id="42950" w:author="Thomas Dietz" w:date="2012-08-08T17:05:00Z"/>
                    <w:lang w:val="de-DE"/>
                  </w:rPr>
                </w:rPrChange>
              </w:rPr>
            </w:pPr>
            <w:ins w:id="42951" w:author="Thomas Dietz" w:date="2012-08-08T17:05:00Z">
              <w:r w:rsidRPr="00B80901">
                <w:rPr>
                  <w:rPrChange w:id="42952" w:author="Thomas Dietz" w:date="2012-08-10T13:22:00Z">
                    <w:rPr>
                      <w:lang w:val="de-DE"/>
                    </w:rPr>
                  </w:rPrChange>
                </w:rPr>
                <w:t xml:space="preserve">        uses OFFlowTableType;</w:t>
              </w:r>
            </w:ins>
          </w:p>
          <w:p w14:paraId="32D50B67" w14:textId="77777777" w:rsidR="009F3611" w:rsidRPr="00B80901" w:rsidRDefault="009F3611" w:rsidP="009F3611">
            <w:pPr>
              <w:pStyle w:val="XML1"/>
              <w:rPr>
                <w:ins w:id="42953" w:author="Thomas Dietz" w:date="2012-08-08T17:05:00Z"/>
                <w:rPrChange w:id="42954" w:author="Thomas Dietz" w:date="2012-08-10T13:22:00Z">
                  <w:rPr>
                    <w:ins w:id="42955" w:author="Thomas Dietz" w:date="2012-08-08T17:05:00Z"/>
                    <w:lang w:val="de-DE"/>
                  </w:rPr>
                </w:rPrChange>
              </w:rPr>
            </w:pPr>
            <w:ins w:id="42956" w:author="Thomas Dietz" w:date="2012-08-08T17:05:00Z">
              <w:r w:rsidRPr="00B80901">
                <w:rPr>
                  <w:rPrChange w:id="42957" w:author="Thomas Dietz" w:date="2012-08-10T13:22:00Z">
                    <w:rPr>
                      <w:lang w:val="de-DE"/>
                    </w:rPr>
                  </w:rPrChange>
                </w:rPr>
                <w:t xml:space="preserve">      }</w:t>
              </w:r>
            </w:ins>
          </w:p>
          <w:p w14:paraId="32233F6B" w14:textId="77777777" w:rsidR="009F3611" w:rsidRPr="00B80901" w:rsidRDefault="009F3611" w:rsidP="009F3611">
            <w:pPr>
              <w:pStyle w:val="XML1"/>
              <w:rPr>
                <w:ins w:id="42958" w:author="Thomas Dietz" w:date="2012-08-08T17:05:00Z"/>
                <w:rPrChange w:id="42959" w:author="Thomas Dietz" w:date="2012-08-10T13:22:00Z">
                  <w:rPr>
                    <w:ins w:id="42960" w:author="Thomas Dietz" w:date="2012-08-08T17:05:00Z"/>
                    <w:lang w:val="de-DE"/>
                  </w:rPr>
                </w:rPrChange>
              </w:rPr>
            </w:pPr>
            <w:ins w:id="42961" w:author="Thomas Dietz" w:date="2012-08-08T17:05:00Z">
              <w:r w:rsidRPr="00B80901">
                <w:rPr>
                  <w:rPrChange w:id="42962" w:author="Thomas Dietz" w:date="2012-08-10T13:22:00Z">
                    <w:rPr>
                      <w:lang w:val="de-DE"/>
                    </w:rPr>
                  </w:rPrChange>
                </w:rPr>
                <w:t xml:space="preserve">    }</w:t>
              </w:r>
            </w:ins>
          </w:p>
          <w:p w14:paraId="0D44ACEA" w14:textId="77777777" w:rsidR="009F3611" w:rsidRPr="00B80901" w:rsidRDefault="009F3611" w:rsidP="009F3611">
            <w:pPr>
              <w:pStyle w:val="XML1"/>
              <w:rPr>
                <w:ins w:id="42963" w:author="Thomas Dietz" w:date="2012-08-08T17:05:00Z"/>
                <w:rPrChange w:id="42964" w:author="Thomas Dietz" w:date="2012-08-10T13:22:00Z">
                  <w:rPr>
                    <w:ins w:id="42965" w:author="Thomas Dietz" w:date="2012-08-08T17:05:00Z"/>
                    <w:lang w:val="de-DE"/>
                  </w:rPr>
                </w:rPrChange>
              </w:rPr>
            </w:pPr>
            <w:ins w:id="42966" w:author="Thomas Dietz" w:date="2012-08-08T17:05:00Z">
              <w:r w:rsidRPr="00B80901">
                <w:rPr>
                  <w:rPrChange w:id="42967" w:author="Thomas Dietz" w:date="2012-08-10T13:22:00Z">
                    <w:rPr>
                      <w:lang w:val="de-DE"/>
                    </w:rPr>
                  </w:rPrChange>
                </w:rPr>
                <w:t xml:space="preserve">    container logical-switches {</w:t>
              </w:r>
            </w:ins>
          </w:p>
          <w:p w14:paraId="1EAA3399" w14:textId="77777777" w:rsidR="009F3611" w:rsidRPr="00B80901" w:rsidRDefault="009F3611" w:rsidP="009F3611">
            <w:pPr>
              <w:pStyle w:val="XML1"/>
              <w:rPr>
                <w:ins w:id="42968" w:author="Thomas Dietz" w:date="2012-08-08T17:05:00Z"/>
                <w:rPrChange w:id="42969" w:author="Thomas Dietz" w:date="2012-08-10T13:22:00Z">
                  <w:rPr>
                    <w:ins w:id="42970" w:author="Thomas Dietz" w:date="2012-08-08T17:05:00Z"/>
                    <w:lang w:val="de-DE"/>
                  </w:rPr>
                </w:rPrChange>
              </w:rPr>
            </w:pPr>
            <w:ins w:id="42971" w:author="Thomas Dietz" w:date="2012-08-08T17:05:00Z">
              <w:r w:rsidRPr="00B80901">
                <w:rPr>
                  <w:rPrChange w:id="42972" w:author="Thomas Dietz" w:date="2012-08-10T13:22:00Z">
                    <w:rPr>
                      <w:lang w:val="de-DE"/>
                    </w:rPr>
                  </w:rPrChange>
                </w:rPr>
                <w:t xml:space="preserve">      description "This element contains a list of all OpenFlow </w:t>
              </w:r>
            </w:ins>
          </w:p>
          <w:p w14:paraId="028A3CF8" w14:textId="77777777" w:rsidR="009F3611" w:rsidRPr="00B80901" w:rsidRDefault="009F3611" w:rsidP="009F3611">
            <w:pPr>
              <w:pStyle w:val="XML1"/>
              <w:rPr>
                <w:ins w:id="42973" w:author="Thomas Dietz" w:date="2012-08-08T17:05:00Z"/>
                <w:rPrChange w:id="42974" w:author="Thomas Dietz" w:date="2012-08-10T13:22:00Z">
                  <w:rPr>
                    <w:ins w:id="42975" w:author="Thomas Dietz" w:date="2012-08-08T17:05:00Z"/>
                    <w:lang w:val="de-DE"/>
                  </w:rPr>
                </w:rPrChange>
              </w:rPr>
            </w:pPr>
            <w:ins w:id="42976" w:author="Thomas Dietz" w:date="2012-08-08T17:05:00Z">
              <w:r w:rsidRPr="00B80901">
                <w:rPr>
                  <w:rPrChange w:id="42977" w:author="Thomas Dietz" w:date="2012-08-10T13:22:00Z">
                    <w:rPr>
                      <w:lang w:val="de-DE"/>
                    </w:rPr>
                  </w:rPrChange>
                </w:rPr>
                <w:t xml:space="preserve">        Logical Switches available at the OpenFlow Capable</w:t>
              </w:r>
            </w:ins>
          </w:p>
          <w:p w14:paraId="0C51950B" w14:textId="77777777" w:rsidR="009F3611" w:rsidRPr="00B80901" w:rsidRDefault="009F3611" w:rsidP="009F3611">
            <w:pPr>
              <w:pStyle w:val="XML1"/>
              <w:rPr>
                <w:ins w:id="42978" w:author="Thomas Dietz" w:date="2012-08-08T17:05:00Z"/>
                <w:rPrChange w:id="42979" w:author="Thomas Dietz" w:date="2012-08-10T13:22:00Z">
                  <w:rPr>
                    <w:ins w:id="42980" w:author="Thomas Dietz" w:date="2012-08-08T17:05:00Z"/>
                    <w:lang w:val="de-DE"/>
                  </w:rPr>
                </w:rPrChange>
              </w:rPr>
            </w:pPr>
            <w:ins w:id="42981" w:author="Thomas Dietz" w:date="2012-08-08T17:05:00Z">
              <w:r w:rsidRPr="00B80901">
                <w:rPr>
                  <w:rPrChange w:id="42982" w:author="Thomas Dietz" w:date="2012-08-10T13:22:00Z">
                    <w:rPr>
                      <w:lang w:val="de-DE"/>
                    </w:rPr>
                  </w:rPrChange>
                </w:rPr>
                <w:t xml:space="preserve">        Switch.";</w:t>
              </w:r>
            </w:ins>
          </w:p>
          <w:p w14:paraId="30CF7B26" w14:textId="77777777" w:rsidR="009F3611" w:rsidRPr="00B80901" w:rsidRDefault="009F3611" w:rsidP="009F3611">
            <w:pPr>
              <w:pStyle w:val="XML1"/>
              <w:rPr>
                <w:ins w:id="42983" w:author="Thomas Dietz" w:date="2012-08-08T17:05:00Z"/>
                <w:rPrChange w:id="42984" w:author="Thomas Dietz" w:date="2012-08-10T13:22:00Z">
                  <w:rPr>
                    <w:ins w:id="42985" w:author="Thomas Dietz" w:date="2012-08-08T17:05:00Z"/>
                    <w:lang w:val="de-DE"/>
                  </w:rPr>
                </w:rPrChange>
              </w:rPr>
            </w:pPr>
            <w:ins w:id="42986" w:author="Thomas Dietz" w:date="2012-08-08T17:05:00Z">
              <w:r w:rsidRPr="00B80901">
                <w:rPr>
                  <w:rPrChange w:id="42987" w:author="Thomas Dietz" w:date="2012-08-10T13:22:00Z">
                    <w:rPr>
                      <w:lang w:val="de-DE"/>
                    </w:rPr>
                  </w:rPrChange>
                </w:rPr>
                <w:lastRenderedPageBreak/>
                <w:t xml:space="preserve">      list switch {</w:t>
              </w:r>
            </w:ins>
          </w:p>
          <w:p w14:paraId="22B43B76" w14:textId="77777777" w:rsidR="009F3611" w:rsidRPr="00B80901" w:rsidRDefault="009F3611" w:rsidP="009F3611">
            <w:pPr>
              <w:pStyle w:val="XML1"/>
              <w:rPr>
                <w:ins w:id="42988" w:author="Thomas Dietz" w:date="2012-08-08T17:05:00Z"/>
                <w:rPrChange w:id="42989" w:author="Thomas Dietz" w:date="2012-08-10T13:22:00Z">
                  <w:rPr>
                    <w:ins w:id="42990" w:author="Thomas Dietz" w:date="2012-08-08T17:05:00Z"/>
                    <w:lang w:val="de-DE"/>
                  </w:rPr>
                </w:rPrChange>
              </w:rPr>
            </w:pPr>
            <w:ins w:id="42991" w:author="Thomas Dietz" w:date="2012-08-08T17:05:00Z">
              <w:r w:rsidRPr="00B80901">
                <w:rPr>
                  <w:rPrChange w:id="42992" w:author="Thomas Dietz" w:date="2012-08-10T13:22:00Z">
                    <w:rPr>
                      <w:lang w:val="de-DE"/>
                    </w:rPr>
                  </w:rPrChange>
                </w:rPr>
                <w:t xml:space="preserve">        key "id";</w:t>
              </w:r>
            </w:ins>
          </w:p>
          <w:p w14:paraId="7759E037" w14:textId="77777777" w:rsidR="009F3611" w:rsidRPr="00B80901" w:rsidRDefault="009F3611" w:rsidP="009F3611">
            <w:pPr>
              <w:pStyle w:val="XML1"/>
              <w:rPr>
                <w:ins w:id="42993" w:author="Thomas Dietz" w:date="2012-08-08T17:05:00Z"/>
                <w:rPrChange w:id="42994" w:author="Thomas Dietz" w:date="2012-08-10T13:22:00Z">
                  <w:rPr>
                    <w:ins w:id="42995" w:author="Thomas Dietz" w:date="2012-08-08T17:05:00Z"/>
                    <w:lang w:val="de-DE"/>
                  </w:rPr>
                </w:rPrChange>
              </w:rPr>
            </w:pPr>
            <w:ins w:id="42996" w:author="Thomas Dietz" w:date="2012-08-08T17:05:00Z">
              <w:r w:rsidRPr="00B80901">
                <w:rPr>
                  <w:rPrChange w:id="42997" w:author="Thomas Dietz" w:date="2012-08-10T13:22:00Z">
                    <w:rPr>
                      <w:lang w:val="de-DE"/>
                    </w:rPr>
                  </w:rPrChange>
                </w:rPr>
                <w:t xml:space="preserve">        description "The list of all OpenFlow Logical Switches on</w:t>
              </w:r>
            </w:ins>
          </w:p>
          <w:p w14:paraId="4DFB84F8" w14:textId="77777777" w:rsidR="009F3611" w:rsidRPr="00B80901" w:rsidRDefault="009F3611" w:rsidP="009F3611">
            <w:pPr>
              <w:pStyle w:val="XML1"/>
              <w:rPr>
                <w:ins w:id="42998" w:author="Thomas Dietz" w:date="2012-08-08T17:05:00Z"/>
                <w:rPrChange w:id="42999" w:author="Thomas Dietz" w:date="2012-08-10T13:22:00Z">
                  <w:rPr>
                    <w:ins w:id="43000" w:author="Thomas Dietz" w:date="2012-08-08T17:05:00Z"/>
                    <w:lang w:val="de-DE"/>
                  </w:rPr>
                </w:rPrChange>
              </w:rPr>
            </w:pPr>
            <w:ins w:id="43001" w:author="Thomas Dietz" w:date="2012-08-08T17:05:00Z">
              <w:r w:rsidRPr="00B80901">
                <w:rPr>
                  <w:rPrChange w:id="43002" w:author="Thomas Dietz" w:date="2012-08-10T13:22:00Z">
                    <w:rPr>
                      <w:lang w:val="de-DE"/>
                    </w:rPr>
                  </w:rPrChange>
                </w:rPr>
                <w:t xml:space="preserve">          the OpenFlow Capable Switch.</w:t>
              </w:r>
            </w:ins>
          </w:p>
          <w:p w14:paraId="4528FE3A" w14:textId="77777777" w:rsidR="009F3611" w:rsidRPr="00B80901" w:rsidRDefault="009F3611" w:rsidP="009F3611">
            <w:pPr>
              <w:pStyle w:val="XML1"/>
              <w:rPr>
                <w:ins w:id="43003" w:author="Thomas Dietz" w:date="2012-08-08T17:05:00Z"/>
                <w:rPrChange w:id="43004" w:author="Thomas Dietz" w:date="2012-08-10T13:22:00Z">
                  <w:rPr>
                    <w:ins w:id="43005" w:author="Thomas Dietz" w:date="2012-08-08T17:05:00Z"/>
                    <w:lang w:val="de-DE"/>
                  </w:rPr>
                </w:rPrChange>
              </w:rPr>
            </w:pPr>
          </w:p>
          <w:p w14:paraId="50ADD2A2" w14:textId="77777777" w:rsidR="009F3611" w:rsidRPr="00B80901" w:rsidRDefault="009F3611" w:rsidP="009F3611">
            <w:pPr>
              <w:pStyle w:val="XML1"/>
              <w:rPr>
                <w:ins w:id="43006" w:author="Thomas Dietz" w:date="2012-08-08T17:05:00Z"/>
                <w:rPrChange w:id="43007" w:author="Thomas Dietz" w:date="2012-08-10T13:22:00Z">
                  <w:rPr>
                    <w:ins w:id="43008" w:author="Thomas Dietz" w:date="2012-08-08T17:05:00Z"/>
                    <w:lang w:val="de-DE"/>
                  </w:rPr>
                </w:rPrChange>
              </w:rPr>
            </w:pPr>
            <w:ins w:id="43009" w:author="Thomas Dietz" w:date="2012-08-08T17:05:00Z">
              <w:r w:rsidRPr="00B80901">
                <w:rPr>
                  <w:rPrChange w:id="43010" w:author="Thomas Dietz" w:date="2012-08-10T13:22:00Z">
                    <w:rPr>
                      <w:lang w:val="de-DE"/>
                    </w:rPr>
                  </w:rPrChange>
                </w:rPr>
                <w:t xml:space="preserve">          The element 'resource-id' of OFLogicalSwitchType MUST be</w:t>
              </w:r>
            </w:ins>
          </w:p>
          <w:p w14:paraId="37766958" w14:textId="77777777" w:rsidR="009F3611" w:rsidRPr="00B80901" w:rsidRDefault="009F3611" w:rsidP="009F3611">
            <w:pPr>
              <w:pStyle w:val="XML1"/>
              <w:rPr>
                <w:ins w:id="43011" w:author="Thomas Dietz" w:date="2012-08-08T17:05:00Z"/>
                <w:rPrChange w:id="43012" w:author="Thomas Dietz" w:date="2012-08-10T13:22:00Z">
                  <w:rPr>
                    <w:ins w:id="43013" w:author="Thomas Dietz" w:date="2012-08-08T17:05:00Z"/>
                    <w:lang w:val="de-DE"/>
                  </w:rPr>
                </w:rPrChange>
              </w:rPr>
            </w:pPr>
            <w:ins w:id="43014" w:author="Thomas Dietz" w:date="2012-08-08T17:05:00Z">
              <w:r w:rsidRPr="00B80901">
                <w:rPr>
                  <w:rPrChange w:id="43015" w:author="Thomas Dietz" w:date="2012-08-10T13:22:00Z">
                    <w:rPr>
                      <w:lang w:val="de-DE"/>
                    </w:rPr>
                  </w:rPrChange>
                </w:rPr>
                <w:t xml:space="preserve">          unique within this list.";</w:t>
              </w:r>
            </w:ins>
          </w:p>
          <w:p w14:paraId="54B41C4D" w14:textId="77777777" w:rsidR="009F3611" w:rsidRPr="00B80901" w:rsidRDefault="009F3611" w:rsidP="009F3611">
            <w:pPr>
              <w:pStyle w:val="XML1"/>
              <w:rPr>
                <w:ins w:id="43016" w:author="Thomas Dietz" w:date="2012-08-08T17:05:00Z"/>
                <w:rPrChange w:id="43017" w:author="Thomas Dietz" w:date="2012-08-10T13:22:00Z">
                  <w:rPr>
                    <w:ins w:id="43018" w:author="Thomas Dietz" w:date="2012-08-08T17:05:00Z"/>
                    <w:lang w:val="de-DE"/>
                  </w:rPr>
                </w:rPrChange>
              </w:rPr>
            </w:pPr>
            <w:ins w:id="43019" w:author="Thomas Dietz" w:date="2012-08-08T17:05:00Z">
              <w:r w:rsidRPr="00B80901">
                <w:rPr>
                  <w:rPrChange w:id="43020" w:author="Thomas Dietz" w:date="2012-08-10T13:22:00Z">
                    <w:rPr>
                      <w:lang w:val="de-DE"/>
                    </w:rPr>
                  </w:rPrChange>
                </w:rPr>
                <w:t xml:space="preserve">        uses OFLogicalSwitchType;</w:t>
              </w:r>
            </w:ins>
          </w:p>
          <w:p w14:paraId="1CAE8CD1" w14:textId="77777777" w:rsidR="009F3611" w:rsidRPr="009F3611" w:rsidRDefault="009F3611" w:rsidP="009F3611">
            <w:pPr>
              <w:pStyle w:val="XML1"/>
              <w:rPr>
                <w:ins w:id="43021" w:author="Thomas Dietz" w:date="2012-08-08T17:05:00Z"/>
                <w:lang w:val="de-DE"/>
              </w:rPr>
            </w:pPr>
            <w:ins w:id="43022" w:author="Thomas Dietz" w:date="2012-08-08T17:05:00Z">
              <w:r w:rsidRPr="00B80901">
                <w:rPr>
                  <w:rPrChange w:id="43023" w:author="Thomas Dietz" w:date="2012-08-10T13:22:00Z">
                    <w:rPr>
                      <w:lang w:val="de-DE"/>
                    </w:rPr>
                  </w:rPrChange>
                </w:rPr>
                <w:t xml:space="preserve">      </w:t>
              </w:r>
              <w:r w:rsidRPr="009F3611">
                <w:rPr>
                  <w:lang w:val="de-DE"/>
                </w:rPr>
                <w:t>}</w:t>
              </w:r>
            </w:ins>
          </w:p>
          <w:p w14:paraId="6F5CF568" w14:textId="77777777" w:rsidR="009F3611" w:rsidRPr="009F3611" w:rsidRDefault="009F3611" w:rsidP="009F3611">
            <w:pPr>
              <w:pStyle w:val="XML1"/>
              <w:rPr>
                <w:ins w:id="43024" w:author="Thomas Dietz" w:date="2012-08-08T17:05:00Z"/>
                <w:lang w:val="de-DE"/>
              </w:rPr>
            </w:pPr>
            <w:ins w:id="43025" w:author="Thomas Dietz" w:date="2012-08-08T17:05:00Z">
              <w:r w:rsidRPr="009F3611">
                <w:rPr>
                  <w:lang w:val="de-DE"/>
                </w:rPr>
                <w:t xml:space="preserve">    }</w:t>
              </w:r>
            </w:ins>
          </w:p>
          <w:p w14:paraId="5C3F7B8F" w14:textId="77777777" w:rsidR="009F3611" w:rsidRPr="009F3611" w:rsidRDefault="009F3611" w:rsidP="009F3611">
            <w:pPr>
              <w:pStyle w:val="XML1"/>
              <w:rPr>
                <w:ins w:id="43026" w:author="Thomas Dietz" w:date="2012-08-08T17:05:00Z"/>
                <w:lang w:val="de-DE"/>
              </w:rPr>
            </w:pPr>
            <w:ins w:id="43027" w:author="Thomas Dietz" w:date="2012-08-08T17:05:00Z">
              <w:r w:rsidRPr="009F3611">
                <w:rPr>
                  <w:lang w:val="de-DE"/>
                </w:rPr>
                <w:t xml:space="preserve">  }</w:t>
              </w:r>
            </w:ins>
          </w:p>
          <w:p w14:paraId="0A7402A1" w14:textId="77777777" w:rsidR="009F3611" w:rsidRPr="009F3611" w:rsidRDefault="009F3611" w:rsidP="009F3611">
            <w:pPr>
              <w:pStyle w:val="XML1"/>
              <w:rPr>
                <w:ins w:id="43028" w:author="Thomas Dietz" w:date="2012-08-08T17:05:00Z"/>
                <w:lang w:val="de-DE"/>
              </w:rPr>
            </w:pPr>
            <w:ins w:id="43029" w:author="Thomas Dietz" w:date="2012-08-08T17:05:00Z">
              <w:r w:rsidRPr="009F3611">
                <w:rPr>
                  <w:lang w:val="de-DE"/>
                </w:rPr>
                <w:t xml:space="preserve">  </w:t>
              </w:r>
            </w:ins>
          </w:p>
          <w:p w14:paraId="6BE01453" w14:textId="1F95A0A0" w:rsidR="00F71F36" w:rsidRPr="003C232C" w:rsidRDefault="009F3611" w:rsidP="009F3611">
            <w:pPr>
              <w:pStyle w:val="XML1"/>
              <w:rPr>
                <w:lang w:val="de-DE"/>
              </w:rPr>
            </w:pPr>
            <w:ins w:id="43030" w:author="Thomas Dietz" w:date="2012-08-08T17:05:00Z">
              <w:r w:rsidRPr="009F3611">
                <w:rPr>
                  <w:lang w:val="de-DE"/>
                </w:rPr>
                <w:t>}</w:t>
              </w:r>
            </w:ins>
          </w:p>
        </w:tc>
      </w:tr>
    </w:tbl>
    <w:p w14:paraId="45223608" w14:textId="77777777" w:rsidR="00F71F36" w:rsidRPr="009F1B7D" w:rsidRDefault="00F71F36" w:rsidP="007D61A9">
      <w:pPr>
        <w:pStyle w:val="Appx"/>
      </w:pPr>
      <w:bookmarkStart w:id="43031" w:name="_Toc315954033"/>
      <w:bookmarkStart w:id="43032" w:name="_Toc316542543"/>
      <w:bookmarkStart w:id="43033" w:name="_Toc335149029"/>
      <w:r w:rsidRPr="00DB42FD">
        <w:lastRenderedPageBreak/>
        <w:t>Bibliography</w:t>
      </w:r>
      <w:bookmarkEnd w:id="43031"/>
      <w:bookmarkEnd w:id="43032"/>
      <w:bookmarkEnd w:id="43033"/>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41400546" w14:textId="16DC2946" w:rsidR="00F71F36" w:rsidRPr="00902573" w:rsidDel="00510909" w:rsidRDefault="00F71F36">
      <w:pPr>
        <w:pStyle w:val="Appx"/>
        <w:rPr>
          <w:del w:id="43034" w:author="Deepak Bansal (AZURE)" w:date="2012-08-23T22:04:00Z"/>
        </w:rPr>
      </w:pPr>
      <w:bookmarkStart w:id="43035" w:name="_Toc315954034"/>
      <w:bookmarkStart w:id="43036" w:name="_Toc316542544"/>
      <w:bookmarkStart w:id="43037" w:name="_Toc333636889"/>
      <w:del w:id="43038" w:author="Deepak Bansal (AZURE)" w:date="2012-08-23T22:04:00Z">
        <w:r w:rsidRPr="00DB42FD" w:rsidDel="00510909">
          <w:delText>Revision History</w:delText>
        </w:r>
        <w:bookmarkEnd w:id="43035"/>
        <w:bookmarkEnd w:id="43036"/>
        <w:bookmarkEnd w:id="43037"/>
      </w:del>
    </w:p>
    <w:tbl>
      <w:tblPr>
        <w:tblStyle w:val="TableGrid"/>
        <w:tblW w:w="0" w:type="auto"/>
        <w:tblLook w:val="04A0" w:firstRow="1" w:lastRow="0" w:firstColumn="1" w:lastColumn="0" w:noHBand="0" w:noVBand="1"/>
      </w:tblPr>
      <w:tblGrid>
        <w:gridCol w:w="1274"/>
        <w:gridCol w:w="1304"/>
        <w:gridCol w:w="1431"/>
        <w:gridCol w:w="5567"/>
      </w:tblGrid>
      <w:tr w:rsidR="005A64C7" w:rsidRPr="009F1B7D" w:rsidDel="00510909" w14:paraId="627EFEBC" w14:textId="6C82E38D" w:rsidTr="005A64C7">
        <w:trPr>
          <w:del w:id="43039" w:author="Deepak Bansal (AZURE)" w:date="2012-08-23T22:04:00Z"/>
        </w:trPr>
        <w:tc>
          <w:tcPr>
            <w:tcW w:w="1168" w:type="dxa"/>
          </w:tcPr>
          <w:p w14:paraId="50173229" w14:textId="78CBCC37" w:rsidR="005A64C7" w:rsidRPr="009F1B7D" w:rsidDel="00510909" w:rsidRDefault="005A64C7">
            <w:pPr>
              <w:numPr>
                <w:ilvl w:val="0"/>
                <w:numId w:val="28"/>
              </w:numPr>
              <w:spacing w:before="480" w:line="276" w:lineRule="auto"/>
              <w:contextualSpacing/>
              <w:outlineLvl w:val="1"/>
              <w:rPr>
                <w:del w:id="43040" w:author="Deepak Bansal (AZURE)" w:date="2012-08-23T22:04:00Z"/>
                <w:b/>
              </w:rPr>
              <w:pPrChange w:id="43041" w:author="Deepak Bansal (AZURE)" w:date="2012-08-23T22:04:00Z">
                <w:pPr>
                  <w:spacing w:after="200" w:line="276" w:lineRule="auto"/>
                </w:pPr>
              </w:pPrChange>
            </w:pPr>
            <w:bookmarkStart w:id="43042" w:name="_Toc333636890"/>
            <w:del w:id="43043" w:author="Deepak Bansal (AZURE)" w:date="2012-08-23T22:04:00Z">
              <w:r w:rsidRPr="00DB42FD" w:rsidDel="00510909">
                <w:rPr>
                  <w:b/>
                </w:rPr>
                <w:delText>Version</w:delText>
              </w:r>
              <w:bookmarkEnd w:id="43042"/>
            </w:del>
          </w:p>
        </w:tc>
        <w:tc>
          <w:tcPr>
            <w:tcW w:w="1191" w:type="dxa"/>
          </w:tcPr>
          <w:p w14:paraId="24EC1FAB" w14:textId="1B08E9F7" w:rsidR="005A64C7" w:rsidRPr="009F1B7D" w:rsidDel="00510909" w:rsidRDefault="005A64C7">
            <w:pPr>
              <w:numPr>
                <w:ilvl w:val="0"/>
                <w:numId w:val="28"/>
              </w:numPr>
              <w:spacing w:before="480" w:line="276" w:lineRule="auto"/>
              <w:contextualSpacing/>
              <w:outlineLvl w:val="1"/>
              <w:rPr>
                <w:del w:id="43044" w:author="Deepak Bansal (AZURE)" w:date="2012-08-23T22:04:00Z"/>
                <w:b/>
              </w:rPr>
              <w:pPrChange w:id="43045" w:author="Deepak Bansal (AZURE)" w:date="2012-08-23T22:04:00Z">
                <w:pPr>
                  <w:spacing w:after="200" w:line="276" w:lineRule="auto"/>
                </w:pPr>
              </w:pPrChange>
            </w:pPr>
            <w:bookmarkStart w:id="43046" w:name="_Toc333636891"/>
            <w:del w:id="43047" w:author="Deepak Bansal (AZURE)" w:date="2012-08-23T22:04:00Z">
              <w:r w:rsidRPr="00DB42FD" w:rsidDel="00510909">
                <w:rPr>
                  <w:b/>
                </w:rPr>
                <w:delText>Date</w:delText>
              </w:r>
              <w:bookmarkEnd w:id="43046"/>
            </w:del>
          </w:p>
        </w:tc>
        <w:tc>
          <w:tcPr>
            <w:tcW w:w="1439" w:type="dxa"/>
          </w:tcPr>
          <w:p w14:paraId="1187B59F" w14:textId="02664E06" w:rsidR="005A64C7" w:rsidRPr="00DB42FD" w:rsidDel="00510909" w:rsidRDefault="005A64C7">
            <w:pPr>
              <w:numPr>
                <w:ilvl w:val="0"/>
                <w:numId w:val="28"/>
              </w:numPr>
              <w:spacing w:before="480" w:line="276" w:lineRule="auto"/>
              <w:contextualSpacing/>
              <w:outlineLvl w:val="1"/>
              <w:rPr>
                <w:del w:id="43048" w:author="Deepak Bansal (AZURE)" w:date="2012-08-23T22:04:00Z"/>
                <w:b/>
              </w:rPr>
              <w:pPrChange w:id="43049" w:author="Deepak Bansal (AZURE)" w:date="2012-08-23T22:04:00Z">
                <w:pPr>
                  <w:spacing w:after="200" w:line="276" w:lineRule="auto"/>
                </w:pPr>
              </w:pPrChange>
            </w:pPr>
            <w:bookmarkStart w:id="43050" w:name="_Toc333636892"/>
            <w:del w:id="43051" w:author="Deepak Bansal (AZURE)" w:date="2012-08-23T22:04:00Z">
              <w:r w:rsidDel="00510909">
                <w:rPr>
                  <w:b/>
                </w:rPr>
                <w:delText>Author</w:delText>
              </w:r>
              <w:bookmarkEnd w:id="43050"/>
            </w:del>
          </w:p>
        </w:tc>
        <w:tc>
          <w:tcPr>
            <w:tcW w:w="5778" w:type="dxa"/>
          </w:tcPr>
          <w:p w14:paraId="1E4F47B7" w14:textId="1111A20F" w:rsidR="005A64C7" w:rsidRPr="009F1B7D" w:rsidDel="00510909" w:rsidRDefault="005A64C7">
            <w:pPr>
              <w:numPr>
                <w:ilvl w:val="0"/>
                <w:numId w:val="28"/>
              </w:numPr>
              <w:spacing w:before="480" w:line="276" w:lineRule="auto"/>
              <w:contextualSpacing/>
              <w:outlineLvl w:val="1"/>
              <w:rPr>
                <w:del w:id="43052" w:author="Deepak Bansal (AZURE)" w:date="2012-08-23T22:04:00Z"/>
                <w:b/>
              </w:rPr>
              <w:pPrChange w:id="43053" w:author="Deepak Bansal (AZURE)" w:date="2012-08-23T22:04:00Z">
                <w:pPr>
                  <w:spacing w:after="200" w:line="276" w:lineRule="auto"/>
                </w:pPr>
              </w:pPrChange>
            </w:pPr>
            <w:bookmarkStart w:id="43054" w:name="_Toc333636893"/>
            <w:del w:id="43055" w:author="Deepak Bansal (AZURE)" w:date="2012-08-23T22:04:00Z">
              <w:r w:rsidRPr="00DB42FD" w:rsidDel="00510909">
                <w:rPr>
                  <w:b/>
                </w:rPr>
                <w:delText>Notes</w:delText>
              </w:r>
              <w:bookmarkEnd w:id="43054"/>
            </w:del>
          </w:p>
        </w:tc>
      </w:tr>
      <w:tr w:rsidR="005A64C7" w:rsidRPr="009F1B7D" w:rsidDel="00510909" w14:paraId="52626532" w14:textId="64446454" w:rsidTr="005A64C7">
        <w:trPr>
          <w:del w:id="43056" w:author="Deepak Bansal (AZURE)" w:date="2012-08-23T22:04:00Z"/>
        </w:trPr>
        <w:tc>
          <w:tcPr>
            <w:tcW w:w="1168" w:type="dxa"/>
          </w:tcPr>
          <w:p w14:paraId="3CFF6889" w14:textId="36B656F0" w:rsidR="005A64C7" w:rsidRPr="009F1B7D" w:rsidDel="00510909" w:rsidRDefault="005A64C7">
            <w:pPr>
              <w:numPr>
                <w:ilvl w:val="0"/>
                <w:numId w:val="28"/>
              </w:numPr>
              <w:spacing w:before="480" w:line="276" w:lineRule="auto"/>
              <w:contextualSpacing/>
              <w:outlineLvl w:val="1"/>
              <w:rPr>
                <w:del w:id="43057" w:author="Deepak Bansal (AZURE)" w:date="2012-08-23T22:04:00Z"/>
              </w:rPr>
              <w:pPrChange w:id="43058" w:author="Deepak Bansal (AZURE)" w:date="2012-08-23T22:04:00Z">
                <w:pPr>
                  <w:spacing w:after="200"/>
                </w:pPr>
              </w:pPrChange>
            </w:pPr>
            <w:bookmarkStart w:id="43059" w:name="_Toc333636894"/>
            <w:del w:id="43060" w:author="Deepak Bansal (AZURE)" w:date="2012-08-23T22:04:00Z">
              <w:r w:rsidDel="00510909">
                <w:delText>rev1</w:delText>
              </w:r>
              <w:bookmarkEnd w:id="43059"/>
            </w:del>
          </w:p>
        </w:tc>
        <w:tc>
          <w:tcPr>
            <w:tcW w:w="1191" w:type="dxa"/>
          </w:tcPr>
          <w:p w14:paraId="2D5A1B60" w14:textId="7571E87E" w:rsidR="005A64C7" w:rsidRPr="00DB42FD" w:rsidDel="00510909" w:rsidRDefault="005A64C7">
            <w:pPr>
              <w:numPr>
                <w:ilvl w:val="0"/>
                <w:numId w:val="28"/>
              </w:numPr>
              <w:spacing w:before="480" w:line="276" w:lineRule="auto"/>
              <w:contextualSpacing/>
              <w:outlineLvl w:val="1"/>
              <w:rPr>
                <w:del w:id="43061" w:author="Deepak Bansal (AZURE)" w:date="2012-08-23T22:04:00Z"/>
              </w:rPr>
              <w:pPrChange w:id="43062" w:author="Deepak Bansal (AZURE)" w:date="2012-08-23T22:04:00Z">
                <w:pPr>
                  <w:spacing w:after="200"/>
                </w:pPr>
              </w:pPrChange>
            </w:pPr>
            <w:bookmarkStart w:id="43063" w:name="_Toc333636895"/>
            <w:del w:id="43064" w:author="Deepak Bansal (AZURE)" w:date="2012-08-23T22:04:00Z">
              <w:r w:rsidDel="00510909">
                <w:delText>2/11/12</w:delText>
              </w:r>
              <w:bookmarkEnd w:id="43063"/>
            </w:del>
          </w:p>
        </w:tc>
        <w:tc>
          <w:tcPr>
            <w:tcW w:w="1439" w:type="dxa"/>
          </w:tcPr>
          <w:p w14:paraId="74D8EFEA" w14:textId="14019A51" w:rsidR="005A64C7" w:rsidDel="00510909" w:rsidRDefault="005A64C7">
            <w:pPr>
              <w:numPr>
                <w:ilvl w:val="0"/>
                <w:numId w:val="28"/>
              </w:numPr>
              <w:spacing w:before="480" w:line="276" w:lineRule="auto"/>
              <w:contextualSpacing/>
              <w:outlineLvl w:val="1"/>
              <w:rPr>
                <w:del w:id="43065" w:author="Deepak Bansal (AZURE)" w:date="2012-08-23T22:04:00Z"/>
              </w:rPr>
              <w:pPrChange w:id="43066" w:author="Deepak Bansal (AZURE)" w:date="2012-08-23T22:04:00Z">
                <w:pPr>
                  <w:spacing w:after="200"/>
                </w:pPr>
              </w:pPrChange>
            </w:pPr>
            <w:bookmarkStart w:id="43067" w:name="_Toc333636896"/>
            <w:del w:id="43068" w:author="Deepak Bansal (AZURE)" w:date="2012-08-23T22:04:00Z">
              <w:r w:rsidDel="00510909">
                <w:delText>Cyorke</w:delText>
              </w:r>
              <w:bookmarkEnd w:id="43067"/>
            </w:del>
          </w:p>
        </w:tc>
        <w:tc>
          <w:tcPr>
            <w:tcW w:w="5778" w:type="dxa"/>
          </w:tcPr>
          <w:p w14:paraId="4178CD22" w14:textId="6EDE6137" w:rsidR="005A64C7" w:rsidRPr="00DB42FD" w:rsidDel="00510909" w:rsidRDefault="005A64C7">
            <w:pPr>
              <w:numPr>
                <w:ilvl w:val="0"/>
                <w:numId w:val="28"/>
              </w:numPr>
              <w:spacing w:before="480" w:line="276" w:lineRule="auto"/>
              <w:contextualSpacing/>
              <w:outlineLvl w:val="1"/>
              <w:rPr>
                <w:del w:id="43069" w:author="Deepak Bansal (AZURE)" w:date="2012-08-23T22:04:00Z"/>
              </w:rPr>
              <w:pPrChange w:id="43070" w:author="Deepak Bansal (AZURE)" w:date="2012-08-23T22:04:00Z">
                <w:pPr>
                  <w:spacing w:after="200"/>
                </w:pPr>
              </w:pPrChange>
            </w:pPr>
            <w:bookmarkStart w:id="43071" w:name="_Toc333636897"/>
            <w:del w:id="43072" w:author="Deepak Bansal (AZURE)" w:date="2012-08-23T22:04:00Z">
              <w:r w:rsidDel="00510909">
                <w:delText>Moved final 1.0 document to new template</w:delText>
              </w:r>
              <w:bookmarkEnd w:id="43071"/>
            </w:del>
          </w:p>
        </w:tc>
      </w:tr>
      <w:tr w:rsidR="005A64C7" w:rsidRPr="009F1B7D" w:rsidDel="00510909" w14:paraId="158A44EE" w14:textId="0662633F" w:rsidTr="005A64C7">
        <w:trPr>
          <w:del w:id="43073" w:author="Deepak Bansal (AZURE)" w:date="2012-08-23T22:04:00Z"/>
        </w:trPr>
        <w:tc>
          <w:tcPr>
            <w:tcW w:w="1168" w:type="dxa"/>
          </w:tcPr>
          <w:p w14:paraId="23D112D2" w14:textId="1991CDAD" w:rsidR="005A64C7" w:rsidRPr="00DB42FD" w:rsidDel="00510909" w:rsidRDefault="00C40C22">
            <w:pPr>
              <w:numPr>
                <w:ilvl w:val="0"/>
                <w:numId w:val="28"/>
              </w:numPr>
              <w:spacing w:before="480" w:line="276" w:lineRule="auto"/>
              <w:contextualSpacing/>
              <w:outlineLvl w:val="1"/>
              <w:rPr>
                <w:del w:id="43074" w:author="Deepak Bansal (AZURE)" w:date="2012-08-23T22:04:00Z"/>
              </w:rPr>
              <w:pPrChange w:id="43075" w:author="Deepak Bansal (AZURE)" w:date="2012-08-23T22:04:00Z">
                <w:pPr>
                  <w:spacing w:after="200"/>
                </w:pPr>
              </w:pPrChange>
            </w:pPr>
            <w:bookmarkStart w:id="43076" w:name="_Toc333636898"/>
            <w:del w:id="43077" w:author="Deepak Bansal (AZURE)" w:date="2012-08-23T22:04:00Z">
              <w:r w:rsidDel="00510909">
                <w:delText>r</w:delText>
              </w:r>
              <w:r w:rsidR="005A64C7" w:rsidDel="00510909">
                <w:delText>ev2</w:delText>
              </w:r>
              <w:bookmarkEnd w:id="43076"/>
            </w:del>
          </w:p>
        </w:tc>
        <w:tc>
          <w:tcPr>
            <w:tcW w:w="1191" w:type="dxa"/>
          </w:tcPr>
          <w:p w14:paraId="26CBCC18" w14:textId="6254CD0D" w:rsidR="005A64C7" w:rsidRPr="00DB42FD" w:rsidDel="00510909" w:rsidRDefault="005A64C7">
            <w:pPr>
              <w:numPr>
                <w:ilvl w:val="0"/>
                <w:numId w:val="28"/>
              </w:numPr>
              <w:spacing w:before="480" w:line="276" w:lineRule="auto"/>
              <w:contextualSpacing/>
              <w:outlineLvl w:val="1"/>
              <w:rPr>
                <w:del w:id="43078" w:author="Deepak Bansal (AZURE)" w:date="2012-08-23T22:04:00Z"/>
              </w:rPr>
              <w:pPrChange w:id="43079" w:author="Deepak Bansal (AZURE)" w:date="2012-08-23T22:04:00Z">
                <w:pPr>
                  <w:spacing w:after="200"/>
                </w:pPr>
              </w:pPrChange>
            </w:pPr>
            <w:bookmarkStart w:id="43080" w:name="_Toc333636899"/>
            <w:del w:id="43081" w:author="Deepak Bansal (AZURE)" w:date="2012-08-23T22:04:00Z">
              <w:r w:rsidDel="00510909">
                <w:delText>3/4/12</w:delText>
              </w:r>
              <w:bookmarkEnd w:id="43080"/>
            </w:del>
          </w:p>
        </w:tc>
        <w:tc>
          <w:tcPr>
            <w:tcW w:w="1439" w:type="dxa"/>
          </w:tcPr>
          <w:p w14:paraId="73618B55" w14:textId="6664C3B6" w:rsidR="005A64C7" w:rsidRPr="00DB42FD" w:rsidDel="00510909" w:rsidRDefault="005A64C7">
            <w:pPr>
              <w:numPr>
                <w:ilvl w:val="0"/>
                <w:numId w:val="28"/>
              </w:numPr>
              <w:spacing w:before="480" w:line="276" w:lineRule="auto"/>
              <w:contextualSpacing/>
              <w:outlineLvl w:val="1"/>
              <w:rPr>
                <w:del w:id="43082" w:author="Deepak Bansal (AZURE)" w:date="2012-08-23T22:04:00Z"/>
              </w:rPr>
              <w:pPrChange w:id="43083" w:author="Deepak Bansal (AZURE)" w:date="2012-08-23T22:04:00Z">
                <w:pPr>
                  <w:spacing w:after="200"/>
                </w:pPr>
              </w:pPrChange>
            </w:pPr>
            <w:bookmarkStart w:id="43084" w:name="_Toc333636900"/>
            <w:del w:id="43085" w:author="Deepak Bansal (AZURE)" w:date="2012-08-23T22:04:00Z">
              <w:r w:rsidDel="00510909">
                <w:delText>Chuan</w:delText>
              </w:r>
              <w:bookmarkEnd w:id="43084"/>
            </w:del>
          </w:p>
        </w:tc>
        <w:tc>
          <w:tcPr>
            <w:tcW w:w="5778" w:type="dxa"/>
          </w:tcPr>
          <w:p w14:paraId="002B3B30" w14:textId="3918C5A0" w:rsidR="005A64C7" w:rsidRPr="00DB42FD" w:rsidDel="00510909" w:rsidRDefault="005A64C7">
            <w:pPr>
              <w:numPr>
                <w:ilvl w:val="0"/>
                <w:numId w:val="28"/>
              </w:numPr>
              <w:spacing w:before="480" w:line="276" w:lineRule="auto"/>
              <w:contextualSpacing/>
              <w:outlineLvl w:val="1"/>
              <w:rPr>
                <w:del w:id="43086" w:author="Deepak Bansal (AZURE)" w:date="2012-08-23T22:04:00Z"/>
              </w:rPr>
              <w:pPrChange w:id="43087" w:author="Deepak Bansal (AZURE)" w:date="2012-08-23T22:04:00Z">
                <w:pPr>
                  <w:spacing w:after="200"/>
                </w:pPr>
              </w:pPrChange>
            </w:pPr>
            <w:bookmarkStart w:id="43088" w:name="_Toc333636901"/>
            <w:del w:id="43089" w:author="Deepak Bansal (AZURE)" w:date="2012-08-23T22:04:00Z">
              <w:r w:rsidDel="00510909">
                <w:delText>Added sections 8.1 and 8.2</w:delText>
              </w:r>
              <w:bookmarkEnd w:id="43088"/>
            </w:del>
          </w:p>
        </w:tc>
      </w:tr>
      <w:tr w:rsidR="00C40C22" w:rsidRPr="009F1B7D" w:rsidDel="00510909" w14:paraId="3B2DE4B4" w14:textId="0E3CCA39" w:rsidTr="005A64C7">
        <w:trPr>
          <w:del w:id="43090" w:author="Deepak Bansal (AZURE)" w:date="2012-08-23T22:04:00Z"/>
        </w:trPr>
        <w:tc>
          <w:tcPr>
            <w:tcW w:w="1168" w:type="dxa"/>
          </w:tcPr>
          <w:p w14:paraId="7483238B" w14:textId="3C95AA53" w:rsidR="00C40C22" w:rsidDel="00510909" w:rsidRDefault="00C40C22">
            <w:pPr>
              <w:numPr>
                <w:ilvl w:val="0"/>
                <w:numId w:val="28"/>
              </w:numPr>
              <w:spacing w:before="480" w:line="276" w:lineRule="auto"/>
              <w:contextualSpacing/>
              <w:outlineLvl w:val="1"/>
              <w:rPr>
                <w:del w:id="43091" w:author="Deepak Bansal (AZURE)" w:date="2012-08-23T22:04:00Z"/>
              </w:rPr>
              <w:pPrChange w:id="43092" w:author="Deepak Bansal (AZURE)" w:date="2012-08-23T22:04:00Z">
                <w:pPr>
                  <w:spacing w:after="200"/>
                </w:pPr>
              </w:pPrChange>
            </w:pPr>
            <w:bookmarkStart w:id="43093" w:name="_Toc333636902"/>
            <w:del w:id="43094" w:author="Deepak Bansal (AZURE)" w:date="2012-08-23T22:04:00Z">
              <w:r w:rsidDel="00510909">
                <w:delText>rev3</w:delText>
              </w:r>
              <w:bookmarkEnd w:id="43093"/>
            </w:del>
          </w:p>
        </w:tc>
        <w:tc>
          <w:tcPr>
            <w:tcW w:w="1191" w:type="dxa"/>
          </w:tcPr>
          <w:p w14:paraId="65F785D5" w14:textId="1734C3DE" w:rsidR="00C40C22" w:rsidDel="00510909" w:rsidRDefault="00C40C22">
            <w:pPr>
              <w:numPr>
                <w:ilvl w:val="0"/>
                <w:numId w:val="28"/>
              </w:numPr>
              <w:spacing w:before="480" w:line="276" w:lineRule="auto"/>
              <w:contextualSpacing/>
              <w:outlineLvl w:val="1"/>
              <w:rPr>
                <w:del w:id="43095" w:author="Deepak Bansal (AZURE)" w:date="2012-08-23T22:04:00Z"/>
              </w:rPr>
              <w:pPrChange w:id="43096" w:author="Deepak Bansal (AZURE)" w:date="2012-08-23T22:04:00Z">
                <w:pPr>
                  <w:spacing w:after="200"/>
                </w:pPr>
              </w:pPrChange>
            </w:pPr>
            <w:bookmarkStart w:id="43097" w:name="_Toc333636903"/>
            <w:del w:id="43098" w:author="Deepak Bansal (AZURE)" w:date="2012-08-23T22:04:00Z">
              <w:r w:rsidRPr="00C40C22" w:rsidDel="00510909">
                <w:delText>3/4/12</w:delText>
              </w:r>
              <w:bookmarkEnd w:id="43097"/>
            </w:del>
          </w:p>
        </w:tc>
        <w:tc>
          <w:tcPr>
            <w:tcW w:w="1439" w:type="dxa"/>
          </w:tcPr>
          <w:p w14:paraId="63D635D6" w14:textId="76ED50D0" w:rsidR="00C40C22" w:rsidDel="00510909" w:rsidRDefault="00C40C22">
            <w:pPr>
              <w:numPr>
                <w:ilvl w:val="0"/>
                <w:numId w:val="28"/>
              </w:numPr>
              <w:spacing w:before="480" w:line="276" w:lineRule="auto"/>
              <w:contextualSpacing/>
              <w:outlineLvl w:val="1"/>
              <w:rPr>
                <w:del w:id="43099" w:author="Deepak Bansal (AZURE)" w:date="2012-08-23T22:04:00Z"/>
              </w:rPr>
              <w:pPrChange w:id="43100" w:author="Deepak Bansal (AZURE)" w:date="2012-08-23T22:04:00Z">
                <w:pPr>
                  <w:spacing w:after="200"/>
                </w:pPr>
              </w:pPrChange>
            </w:pPr>
            <w:bookmarkStart w:id="43101" w:name="_Toc333636904"/>
            <w:del w:id="43102" w:author="Deepak Bansal (AZURE)" w:date="2012-08-23T22:04:00Z">
              <w:r w:rsidDel="00510909">
                <w:delText>Stu</w:delText>
              </w:r>
              <w:bookmarkEnd w:id="43101"/>
            </w:del>
          </w:p>
        </w:tc>
        <w:tc>
          <w:tcPr>
            <w:tcW w:w="5778" w:type="dxa"/>
          </w:tcPr>
          <w:p w14:paraId="2BDC3D71" w14:textId="49A3067D" w:rsidR="00C40C22" w:rsidDel="00510909" w:rsidRDefault="00C40C22">
            <w:pPr>
              <w:numPr>
                <w:ilvl w:val="0"/>
                <w:numId w:val="28"/>
              </w:numPr>
              <w:spacing w:before="480" w:line="276" w:lineRule="auto"/>
              <w:contextualSpacing/>
              <w:outlineLvl w:val="1"/>
              <w:rPr>
                <w:del w:id="43103" w:author="Deepak Bansal (AZURE)" w:date="2012-08-23T22:04:00Z"/>
              </w:rPr>
              <w:pPrChange w:id="43104" w:author="Deepak Bansal (AZURE)" w:date="2012-08-23T22:04:00Z">
                <w:pPr>
                  <w:spacing w:after="200"/>
                </w:pPr>
              </w:pPrChange>
            </w:pPr>
            <w:bookmarkStart w:id="43105" w:name="_Toc333636905"/>
            <w:del w:id="43106" w:author="Deepak Bansal (AZURE)" w:date="2012-08-23T22:04:00Z">
              <w:r w:rsidDel="00510909">
                <w:delText>Edited the UML diagram and updated the XML for 7.3</w:delText>
              </w:r>
              <w:bookmarkEnd w:id="43105"/>
            </w:del>
          </w:p>
        </w:tc>
      </w:tr>
      <w:tr w:rsidR="003234D5" w:rsidRPr="009F1B7D" w:rsidDel="00510909" w14:paraId="6B32558C" w14:textId="438A961B" w:rsidTr="005A64C7">
        <w:trPr>
          <w:del w:id="43107" w:author="Deepak Bansal (AZURE)" w:date="2012-08-23T22:04:00Z"/>
        </w:trPr>
        <w:tc>
          <w:tcPr>
            <w:tcW w:w="1168" w:type="dxa"/>
          </w:tcPr>
          <w:p w14:paraId="6AABA042" w14:textId="36602EB5" w:rsidR="003234D5" w:rsidDel="00510909" w:rsidRDefault="00BC3490">
            <w:pPr>
              <w:numPr>
                <w:ilvl w:val="0"/>
                <w:numId w:val="28"/>
              </w:numPr>
              <w:spacing w:before="480" w:line="276" w:lineRule="auto"/>
              <w:contextualSpacing/>
              <w:outlineLvl w:val="1"/>
              <w:rPr>
                <w:del w:id="43108" w:author="Deepak Bansal (AZURE)" w:date="2012-08-23T22:04:00Z"/>
              </w:rPr>
              <w:pPrChange w:id="43109" w:author="Deepak Bansal (AZURE)" w:date="2012-08-23T22:04:00Z">
                <w:pPr>
                  <w:spacing w:after="200"/>
                </w:pPr>
              </w:pPrChange>
            </w:pPr>
            <w:bookmarkStart w:id="43110" w:name="_Toc333636906"/>
            <w:del w:id="43111" w:author="Deepak Bansal (AZURE)" w:date="2012-08-23T22:04:00Z">
              <w:r w:rsidDel="00510909">
                <w:delText>r</w:delText>
              </w:r>
              <w:r w:rsidR="003234D5" w:rsidDel="00510909">
                <w:delText>ev4</w:delText>
              </w:r>
              <w:bookmarkEnd w:id="43110"/>
            </w:del>
          </w:p>
        </w:tc>
        <w:tc>
          <w:tcPr>
            <w:tcW w:w="1191" w:type="dxa"/>
          </w:tcPr>
          <w:p w14:paraId="55300022" w14:textId="6DA6058D" w:rsidR="003234D5" w:rsidRPr="00C40C22" w:rsidDel="00510909" w:rsidRDefault="003234D5">
            <w:pPr>
              <w:numPr>
                <w:ilvl w:val="0"/>
                <w:numId w:val="28"/>
              </w:numPr>
              <w:spacing w:before="480" w:line="276" w:lineRule="auto"/>
              <w:contextualSpacing/>
              <w:outlineLvl w:val="1"/>
              <w:rPr>
                <w:del w:id="43112" w:author="Deepak Bansal (AZURE)" w:date="2012-08-23T22:04:00Z"/>
              </w:rPr>
              <w:pPrChange w:id="43113" w:author="Deepak Bansal (AZURE)" w:date="2012-08-23T22:04:00Z">
                <w:pPr>
                  <w:spacing w:after="200"/>
                </w:pPr>
              </w:pPrChange>
            </w:pPr>
            <w:bookmarkStart w:id="43114" w:name="_Toc333636907"/>
            <w:del w:id="43115" w:author="Deepak Bansal (AZURE)" w:date="2012-08-23T22:04:00Z">
              <w:r w:rsidRPr="00C40C22" w:rsidDel="00510909">
                <w:delText>3/4/12</w:delText>
              </w:r>
              <w:bookmarkEnd w:id="43114"/>
            </w:del>
          </w:p>
        </w:tc>
        <w:tc>
          <w:tcPr>
            <w:tcW w:w="1439" w:type="dxa"/>
          </w:tcPr>
          <w:p w14:paraId="2D81F15E" w14:textId="69DEC381" w:rsidR="003234D5" w:rsidDel="00510909" w:rsidRDefault="003234D5">
            <w:pPr>
              <w:numPr>
                <w:ilvl w:val="0"/>
                <w:numId w:val="28"/>
              </w:numPr>
              <w:spacing w:before="480" w:line="276" w:lineRule="auto"/>
              <w:contextualSpacing/>
              <w:outlineLvl w:val="1"/>
              <w:rPr>
                <w:del w:id="43116" w:author="Deepak Bansal (AZURE)" w:date="2012-08-23T22:04:00Z"/>
              </w:rPr>
              <w:pPrChange w:id="43117" w:author="Deepak Bansal (AZURE)" w:date="2012-08-23T22:04:00Z">
                <w:pPr>
                  <w:spacing w:after="200"/>
                </w:pPr>
              </w:pPrChange>
            </w:pPr>
            <w:bookmarkStart w:id="43118" w:name="_Toc333636908"/>
            <w:del w:id="43119" w:author="Deepak Bansal (AZURE)" w:date="2012-08-23T22:04:00Z">
              <w:r w:rsidDel="00510909">
                <w:delText>Carl</w:delText>
              </w:r>
              <w:bookmarkEnd w:id="43118"/>
            </w:del>
          </w:p>
        </w:tc>
        <w:tc>
          <w:tcPr>
            <w:tcW w:w="5778" w:type="dxa"/>
          </w:tcPr>
          <w:p w14:paraId="6D1574E5" w14:textId="4C8C75A8" w:rsidR="003234D5" w:rsidDel="00510909" w:rsidRDefault="003234D5">
            <w:pPr>
              <w:numPr>
                <w:ilvl w:val="0"/>
                <w:numId w:val="28"/>
              </w:numPr>
              <w:spacing w:before="480" w:line="276" w:lineRule="auto"/>
              <w:contextualSpacing/>
              <w:outlineLvl w:val="1"/>
              <w:rPr>
                <w:del w:id="43120" w:author="Deepak Bansal (AZURE)" w:date="2012-08-23T22:04:00Z"/>
              </w:rPr>
              <w:pPrChange w:id="43121" w:author="Deepak Bansal (AZURE)" w:date="2012-08-23T22:04:00Z">
                <w:pPr>
                  <w:spacing w:after="200"/>
                </w:pPr>
              </w:pPrChange>
            </w:pPr>
            <w:bookmarkStart w:id="43122" w:name="_Toc333636909"/>
            <w:del w:id="43123" w:author="Deepak Bansal (AZURE)" w:date="2012-08-23T22:04:00Z">
              <w:r w:rsidDel="00510909">
                <w:delText>Accepted Stu’s changes and fixed formatting in 7.3</w:delText>
              </w:r>
              <w:bookmarkEnd w:id="43122"/>
            </w:del>
          </w:p>
        </w:tc>
      </w:tr>
      <w:tr w:rsidR="00CB2136" w:rsidRPr="009F1B7D" w:rsidDel="00510909" w14:paraId="7085393F" w14:textId="23BFD51C" w:rsidTr="005A64C7">
        <w:trPr>
          <w:del w:id="43124" w:author="Deepak Bansal (AZURE)" w:date="2012-08-23T22:04:00Z"/>
        </w:trPr>
        <w:tc>
          <w:tcPr>
            <w:tcW w:w="1168" w:type="dxa"/>
          </w:tcPr>
          <w:p w14:paraId="11537854" w14:textId="368C7531" w:rsidR="00CB2136" w:rsidDel="00510909" w:rsidRDefault="00CB2136">
            <w:pPr>
              <w:numPr>
                <w:ilvl w:val="0"/>
                <w:numId w:val="28"/>
              </w:numPr>
              <w:spacing w:before="480" w:line="276" w:lineRule="auto"/>
              <w:contextualSpacing/>
              <w:outlineLvl w:val="1"/>
              <w:rPr>
                <w:del w:id="43125" w:author="Deepak Bansal (AZURE)" w:date="2012-08-23T22:04:00Z"/>
              </w:rPr>
              <w:pPrChange w:id="43126" w:author="Deepak Bansal (AZURE)" w:date="2012-08-23T22:04:00Z">
                <w:pPr>
                  <w:spacing w:after="200"/>
                </w:pPr>
              </w:pPrChange>
            </w:pPr>
            <w:bookmarkStart w:id="43127" w:name="_Toc333636910"/>
            <w:del w:id="43128" w:author="Deepak Bansal (AZURE)" w:date="2012-08-23T22:04:00Z">
              <w:r w:rsidDel="00510909">
                <w:delText>rev4b</w:delText>
              </w:r>
              <w:bookmarkEnd w:id="43127"/>
            </w:del>
          </w:p>
        </w:tc>
        <w:tc>
          <w:tcPr>
            <w:tcW w:w="1191" w:type="dxa"/>
          </w:tcPr>
          <w:p w14:paraId="4A3BD780" w14:textId="3FD7CCDE" w:rsidR="00CB2136" w:rsidRPr="00C40C22" w:rsidDel="00510909" w:rsidRDefault="00CB2136">
            <w:pPr>
              <w:numPr>
                <w:ilvl w:val="0"/>
                <w:numId w:val="28"/>
              </w:numPr>
              <w:spacing w:before="480" w:line="276" w:lineRule="auto"/>
              <w:contextualSpacing/>
              <w:outlineLvl w:val="1"/>
              <w:rPr>
                <w:del w:id="43129" w:author="Deepak Bansal (AZURE)" w:date="2012-08-23T22:04:00Z"/>
              </w:rPr>
              <w:pPrChange w:id="43130" w:author="Deepak Bansal (AZURE)" w:date="2012-08-23T22:04:00Z">
                <w:pPr>
                  <w:spacing w:after="200"/>
                </w:pPr>
              </w:pPrChange>
            </w:pPr>
            <w:bookmarkStart w:id="43131" w:name="_Toc333636911"/>
            <w:del w:id="43132" w:author="Deepak Bansal (AZURE)" w:date="2012-08-23T22:04:00Z">
              <w:r w:rsidDel="00510909">
                <w:delText>3/6/12</w:delText>
              </w:r>
              <w:bookmarkEnd w:id="43131"/>
            </w:del>
          </w:p>
        </w:tc>
        <w:tc>
          <w:tcPr>
            <w:tcW w:w="1439" w:type="dxa"/>
          </w:tcPr>
          <w:p w14:paraId="74C7310C" w14:textId="77011A5E" w:rsidR="00CB2136" w:rsidDel="00510909" w:rsidRDefault="00CB2136">
            <w:pPr>
              <w:numPr>
                <w:ilvl w:val="0"/>
                <w:numId w:val="28"/>
              </w:numPr>
              <w:spacing w:before="480" w:line="276" w:lineRule="auto"/>
              <w:contextualSpacing/>
              <w:outlineLvl w:val="1"/>
              <w:rPr>
                <w:del w:id="43133" w:author="Deepak Bansal (AZURE)" w:date="2012-08-23T22:04:00Z"/>
              </w:rPr>
              <w:pPrChange w:id="43134" w:author="Deepak Bansal (AZURE)" w:date="2012-08-23T22:04:00Z">
                <w:pPr>
                  <w:spacing w:after="200"/>
                </w:pPr>
              </w:pPrChange>
            </w:pPr>
            <w:bookmarkStart w:id="43135" w:name="_Toc333636912"/>
            <w:del w:id="43136" w:author="Deepak Bansal (AZURE)" w:date="2012-08-23T22:04:00Z">
              <w:r w:rsidDel="00510909">
                <w:delText>Stu</w:delText>
              </w:r>
              <w:bookmarkEnd w:id="43135"/>
            </w:del>
          </w:p>
        </w:tc>
        <w:tc>
          <w:tcPr>
            <w:tcW w:w="5778" w:type="dxa"/>
          </w:tcPr>
          <w:p w14:paraId="18B19A9D" w14:textId="3CF1CFDB" w:rsidR="00CB2136" w:rsidRPr="00CB2136" w:rsidDel="00510909" w:rsidRDefault="00CB2136">
            <w:pPr>
              <w:numPr>
                <w:ilvl w:val="0"/>
                <w:numId w:val="28"/>
              </w:numPr>
              <w:spacing w:before="480" w:line="276" w:lineRule="auto"/>
              <w:contextualSpacing/>
              <w:outlineLvl w:val="1"/>
              <w:rPr>
                <w:del w:id="43137" w:author="Deepak Bansal (AZURE)" w:date="2012-08-23T22:04:00Z"/>
                <w:b/>
              </w:rPr>
              <w:pPrChange w:id="43138" w:author="Deepak Bansal (AZURE)" w:date="2012-08-23T22:04:00Z">
                <w:pPr>
                  <w:spacing w:after="200"/>
                </w:pPr>
              </w:pPrChange>
            </w:pPr>
            <w:bookmarkStart w:id="43139" w:name="_Toc333636913"/>
            <w:del w:id="43140" w:author="Deepak Bansal (AZURE)" w:date="2012-08-23T22:04:00Z">
              <w:r w:rsidDel="00510909">
                <w:delText xml:space="preserve">Updated 7.3.2 AND 7.3.3Added 7.4 </w:delText>
              </w:r>
              <w:r w:rsidRPr="00CB2136" w:rsidDel="00510909">
                <w:delText>Logical Switch Capabilities</w:delText>
              </w:r>
              <w:r w:rsidDel="00510909">
                <w:delText>.</w:delText>
              </w:r>
              <w:bookmarkEnd w:id="43139"/>
            </w:del>
          </w:p>
        </w:tc>
      </w:tr>
      <w:tr w:rsidR="00BC3490" w:rsidRPr="009F1B7D" w:rsidDel="00510909" w14:paraId="343E706E" w14:textId="23B3360C" w:rsidTr="005A64C7">
        <w:trPr>
          <w:del w:id="43141" w:author="Deepak Bansal (AZURE)" w:date="2012-08-23T22:04:00Z"/>
        </w:trPr>
        <w:tc>
          <w:tcPr>
            <w:tcW w:w="1168" w:type="dxa"/>
          </w:tcPr>
          <w:p w14:paraId="322423E6" w14:textId="10AA2E85" w:rsidR="00BC3490" w:rsidDel="00510909" w:rsidRDefault="00BC3490">
            <w:pPr>
              <w:numPr>
                <w:ilvl w:val="0"/>
                <w:numId w:val="28"/>
              </w:numPr>
              <w:spacing w:before="480" w:line="276" w:lineRule="auto"/>
              <w:contextualSpacing/>
              <w:outlineLvl w:val="1"/>
              <w:rPr>
                <w:del w:id="43142" w:author="Deepak Bansal (AZURE)" w:date="2012-08-23T22:04:00Z"/>
              </w:rPr>
              <w:pPrChange w:id="43143" w:author="Deepak Bansal (AZURE)" w:date="2012-08-23T22:04:00Z">
                <w:pPr>
                  <w:spacing w:after="200"/>
                </w:pPr>
              </w:pPrChange>
            </w:pPr>
            <w:bookmarkStart w:id="43144" w:name="_Toc333636914"/>
            <w:del w:id="43145" w:author="Deepak Bansal (AZURE)" w:date="2012-08-23T22:04:00Z">
              <w:r w:rsidDel="00510909">
                <w:delText>rev5</w:delText>
              </w:r>
              <w:bookmarkEnd w:id="43144"/>
            </w:del>
          </w:p>
        </w:tc>
        <w:tc>
          <w:tcPr>
            <w:tcW w:w="1191" w:type="dxa"/>
          </w:tcPr>
          <w:p w14:paraId="2F820F5D" w14:textId="5C4B9837" w:rsidR="00BC3490" w:rsidRPr="00C40C22" w:rsidDel="00510909" w:rsidRDefault="00BC3490">
            <w:pPr>
              <w:numPr>
                <w:ilvl w:val="0"/>
                <w:numId w:val="28"/>
              </w:numPr>
              <w:spacing w:before="480" w:line="276" w:lineRule="auto"/>
              <w:contextualSpacing/>
              <w:outlineLvl w:val="1"/>
              <w:rPr>
                <w:del w:id="43146" w:author="Deepak Bansal (AZURE)" w:date="2012-08-23T22:04:00Z"/>
              </w:rPr>
              <w:pPrChange w:id="43147" w:author="Deepak Bansal (AZURE)" w:date="2012-08-23T22:04:00Z">
                <w:pPr>
                  <w:spacing w:after="200"/>
                </w:pPr>
              </w:pPrChange>
            </w:pPr>
            <w:bookmarkStart w:id="43148" w:name="_Toc333636915"/>
            <w:del w:id="43149" w:author="Deepak Bansal (AZURE)" w:date="2012-08-23T22:04:00Z">
              <w:r w:rsidDel="00510909">
                <w:delText>3/6/12</w:delText>
              </w:r>
              <w:bookmarkEnd w:id="43148"/>
            </w:del>
          </w:p>
        </w:tc>
        <w:tc>
          <w:tcPr>
            <w:tcW w:w="1439" w:type="dxa"/>
          </w:tcPr>
          <w:p w14:paraId="2B943056" w14:textId="43366CED" w:rsidR="00BC3490" w:rsidDel="00510909" w:rsidRDefault="00BC3490">
            <w:pPr>
              <w:numPr>
                <w:ilvl w:val="0"/>
                <w:numId w:val="28"/>
              </w:numPr>
              <w:spacing w:before="480" w:line="276" w:lineRule="auto"/>
              <w:contextualSpacing/>
              <w:outlineLvl w:val="1"/>
              <w:rPr>
                <w:del w:id="43150" w:author="Deepak Bansal (AZURE)" w:date="2012-08-23T22:04:00Z"/>
              </w:rPr>
              <w:pPrChange w:id="43151" w:author="Deepak Bansal (AZURE)" w:date="2012-08-23T22:04:00Z">
                <w:pPr>
                  <w:spacing w:after="200"/>
                </w:pPr>
              </w:pPrChange>
            </w:pPr>
            <w:bookmarkStart w:id="43152" w:name="_Toc333636916"/>
            <w:del w:id="43153" w:author="Deepak Bansal (AZURE)" w:date="2012-08-23T22:04:00Z">
              <w:r w:rsidDel="00510909">
                <w:delText>Juergen</w:delText>
              </w:r>
              <w:bookmarkEnd w:id="43152"/>
            </w:del>
          </w:p>
        </w:tc>
        <w:tc>
          <w:tcPr>
            <w:tcW w:w="5778" w:type="dxa"/>
          </w:tcPr>
          <w:p w14:paraId="6F0F2D01" w14:textId="272A7ABC" w:rsidR="00BC3490" w:rsidDel="00510909" w:rsidRDefault="00CB2136">
            <w:pPr>
              <w:pStyle w:val="PlainText"/>
              <w:numPr>
                <w:ilvl w:val="0"/>
                <w:numId w:val="28"/>
              </w:numPr>
              <w:spacing w:before="480" w:line="276" w:lineRule="auto"/>
              <w:contextualSpacing/>
              <w:outlineLvl w:val="1"/>
              <w:rPr>
                <w:del w:id="43154" w:author="Deepak Bansal (AZURE)" w:date="2012-08-23T22:04:00Z"/>
              </w:rPr>
              <w:pPrChange w:id="43155" w:author="Deepak Bansal (AZURE)" w:date="2012-08-23T22:04:00Z">
                <w:pPr>
                  <w:pStyle w:val="PlainText"/>
                </w:pPr>
              </w:pPrChange>
            </w:pPr>
            <w:bookmarkStart w:id="43156" w:name="_Toc333636917"/>
            <w:del w:id="43157" w:author="Deepak Bansal (AZURE)" w:date="2012-08-23T22:04:00Z">
              <w:r w:rsidDel="00510909">
                <w:delText>I</w:delText>
              </w:r>
              <w:r w:rsidR="00BC3490" w:rsidDel="00510909">
                <w:delText>ntegrate configuration of certificates for</w:delText>
              </w:r>
              <w:r w:rsidR="00BC3490" w:rsidRPr="00BC3490" w:rsidDel="00510909">
                <w:delText xml:space="preserve">TLS authentication between logical switch and controller. </w:delText>
              </w:r>
              <w:r w:rsidDel="00510909">
                <w:delText>Updated t</w:delText>
              </w:r>
              <w:r w:rsidR="00BC3490" w:rsidRPr="00BC3490" w:rsidDel="00510909">
                <w:delText>extual descriptions, XML schemas, normative text, XML examples</w:delText>
              </w:r>
              <w:r w:rsidDel="00510909">
                <w:delText>,</w:delText>
              </w:r>
              <w:r w:rsidR="00BC3490" w:rsidRPr="00BC3490" w:rsidDel="00510909">
                <w:delText xml:space="preserve"> XML schema in section 7 as well as in Appendix A.</w:delText>
              </w:r>
              <w:bookmarkEnd w:id="43156"/>
            </w:del>
          </w:p>
        </w:tc>
      </w:tr>
      <w:tr w:rsidR="00CB2136" w:rsidRPr="009F1B7D" w:rsidDel="00510909" w14:paraId="3D242BDC" w14:textId="0C1DB975" w:rsidTr="005A64C7">
        <w:trPr>
          <w:del w:id="43158" w:author="Deepak Bansal (AZURE)" w:date="2012-08-23T22:04:00Z"/>
        </w:trPr>
        <w:tc>
          <w:tcPr>
            <w:tcW w:w="1168" w:type="dxa"/>
          </w:tcPr>
          <w:p w14:paraId="1D72FA57" w14:textId="37AD631A" w:rsidR="00CB2136" w:rsidDel="00510909" w:rsidRDefault="00CB2136">
            <w:pPr>
              <w:numPr>
                <w:ilvl w:val="0"/>
                <w:numId w:val="28"/>
              </w:numPr>
              <w:spacing w:before="480" w:line="276" w:lineRule="auto"/>
              <w:contextualSpacing/>
              <w:outlineLvl w:val="1"/>
              <w:rPr>
                <w:del w:id="43159" w:author="Deepak Bansal (AZURE)" w:date="2012-08-23T22:04:00Z"/>
              </w:rPr>
              <w:pPrChange w:id="43160" w:author="Deepak Bansal (AZURE)" w:date="2012-08-23T22:04:00Z">
                <w:pPr>
                  <w:spacing w:after="200"/>
                </w:pPr>
              </w:pPrChange>
            </w:pPr>
            <w:bookmarkStart w:id="43161" w:name="_Toc333636918"/>
            <w:del w:id="43162" w:author="Deepak Bansal (AZURE)" w:date="2012-08-23T22:04:00Z">
              <w:r w:rsidDel="00510909">
                <w:delText>rev6</w:delText>
              </w:r>
              <w:bookmarkEnd w:id="43161"/>
            </w:del>
          </w:p>
        </w:tc>
        <w:tc>
          <w:tcPr>
            <w:tcW w:w="1191" w:type="dxa"/>
          </w:tcPr>
          <w:p w14:paraId="5EFAAB7A" w14:textId="04368F62" w:rsidR="00CB2136" w:rsidDel="00510909" w:rsidRDefault="00CB2136">
            <w:pPr>
              <w:numPr>
                <w:ilvl w:val="0"/>
                <w:numId w:val="28"/>
              </w:numPr>
              <w:spacing w:before="480" w:line="276" w:lineRule="auto"/>
              <w:contextualSpacing/>
              <w:outlineLvl w:val="1"/>
              <w:rPr>
                <w:del w:id="43163" w:author="Deepak Bansal (AZURE)" w:date="2012-08-23T22:04:00Z"/>
              </w:rPr>
              <w:pPrChange w:id="43164" w:author="Deepak Bansal (AZURE)" w:date="2012-08-23T22:04:00Z">
                <w:pPr>
                  <w:spacing w:after="200"/>
                </w:pPr>
              </w:pPrChange>
            </w:pPr>
            <w:bookmarkStart w:id="43165" w:name="_Toc333636919"/>
            <w:del w:id="43166" w:author="Deepak Bansal (AZURE)" w:date="2012-08-23T22:04:00Z">
              <w:r w:rsidDel="00510909">
                <w:delText>3/6/12</w:delText>
              </w:r>
              <w:bookmarkEnd w:id="43165"/>
            </w:del>
          </w:p>
        </w:tc>
        <w:tc>
          <w:tcPr>
            <w:tcW w:w="1439" w:type="dxa"/>
          </w:tcPr>
          <w:p w14:paraId="51915949" w14:textId="4C408D63" w:rsidR="00CB2136" w:rsidDel="00510909" w:rsidRDefault="00CB2136">
            <w:pPr>
              <w:numPr>
                <w:ilvl w:val="0"/>
                <w:numId w:val="28"/>
              </w:numPr>
              <w:spacing w:before="480" w:line="276" w:lineRule="auto"/>
              <w:contextualSpacing/>
              <w:outlineLvl w:val="1"/>
              <w:rPr>
                <w:del w:id="43167" w:author="Deepak Bansal (AZURE)" w:date="2012-08-23T22:04:00Z"/>
              </w:rPr>
              <w:pPrChange w:id="43168" w:author="Deepak Bansal (AZURE)" w:date="2012-08-23T22:04:00Z">
                <w:pPr>
                  <w:spacing w:after="200"/>
                </w:pPr>
              </w:pPrChange>
            </w:pPr>
            <w:bookmarkStart w:id="43169" w:name="_Toc333636920"/>
            <w:del w:id="43170" w:author="Deepak Bansal (AZURE)" w:date="2012-08-23T22:04:00Z">
              <w:r w:rsidDel="00510909">
                <w:delText>Carl</w:delText>
              </w:r>
              <w:bookmarkEnd w:id="43169"/>
            </w:del>
          </w:p>
        </w:tc>
        <w:tc>
          <w:tcPr>
            <w:tcW w:w="5778" w:type="dxa"/>
          </w:tcPr>
          <w:p w14:paraId="501B29EC" w14:textId="48414C6C" w:rsidR="00CB2136" w:rsidDel="00510909" w:rsidRDefault="00CB2136">
            <w:pPr>
              <w:pStyle w:val="PlainText"/>
              <w:numPr>
                <w:ilvl w:val="0"/>
                <w:numId w:val="28"/>
              </w:numPr>
              <w:spacing w:before="480" w:line="276" w:lineRule="auto"/>
              <w:contextualSpacing/>
              <w:outlineLvl w:val="1"/>
              <w:rPr>
                <w:del w:id="43171" w:author="Deepak Bansal (AZURE)" w:date="2012-08-23T22:04:00Z"/>
              </w:rPr>
              <w:pPrChange w:id="43172" w:author="Deepak Bansal (AZURE)" w:date="2012-08-23T22:04:00Z">
                <w:pPr>
                  <w:pStyle w:val="PlainText"/>
                </w:pPr>
              </w:pPrChange>
            </w:pPr>
            <w:bookmarkStart w:id="43173" w:name="_Toc333636921"/>
            <w:del w:id="43174" w:author="Deepak Bansal (AZURE)" w:date="2012-08-23T22:04:00Z">
              <w:r w:rsidDel="00510909">
                <w:delText>Accepted and formatted changes by Stu and Juergen.</w:delText>
              </w:r>
              <w:bookmarkEnd w:id="43173"/>
              <w:r w:rsidDel="00510909">
                <w:delText xml:space="preserve"> </w:delText>
              </w:r>
            </w:del>
          </w:p>
        </w:tc>
      </w:tr>
      <w:tr w:rsidR="008B674D" w:rsidRPr="009F1B7D" w:rsidDel="00510909" w14:paraId="3566C435" w14:textId="7D780760" w:rsidTr="005A64C7">
        <w:trPr>
          <w:del w:id="43175" w:author="Deepak Bansal (AZURE)" w:date="2012-08-23T22:04:00Z"/>
        </w:trPr>
        <w:tc>
          <w:tcPr>
            <w:tcW w:w="1168" w:type="dxa"/>
          </w:tcPr>
          <w:p w14:paraId="1B7128C2" w14:textId="2F768433" w:rsidR="008B674D" w:rsidDel="00510909" w:rsidRDefault="00CC7451">
            <w:pPr>
              <w:numPr>
                <w:ilvl w:val="0"/>
                <w:numId w:val="28"/>
              </w:numPr>
              <w:spacing w:before="480" w:line="276" w:lineRule="auto"/>
              <w:contextualSpacing/>
              <w:outlineLvl w:val="1"/>
              <w:rPr>
                <w:del w:id="43176" w:author="Deepak Bansal (AZURE)" w:date="2012-08-23T22:04:00Z"/>
              </w:rPr>
              <w:pPrChange w:id="43177" w:author="Deepak Bansal (AZURE)" w:date="2012-08-23T22:04:00Z">
                <w:pPr>
                  <w:spacing w:after="200"/>
                </w:pPr>
              </w:pPrChange>
            </w:pPr>
            <w:bookmarkStart w:id="43178" w:name="_Toc333636922"/>
            <w:del w:id="43179" w:author="Deepak Bansal (AZURE)" w:date="2012-08-23T22:04:00Z">
              <w:r w:rsidDel="00510909">
                <w:delText>r</w:delText>
              </w:r>
              <w:r w:rsidR="008B674D" w:rsidDel="00510909">
                <w:delText>ev7</w:delText>
              </w:r>
              <w:bookmarkEnd w:id="43178"/>
            </w:del>
          </w:p>
        </w:tc>
        <w:tc>
          <w:tcPr>
            <w:tcW w:w="1191" w:type="dxa"/>
          </w:tcPr>
          <w:p w14:paraId="5F354F00" w14:textId="3AE21BE9" w:rsidR="008B674D" w:rsidDel="00510909" w:rsidRDefault="008B674D">
            <w:pPr>
              <w:numPr>
                <w:ilvl w:val="0"/>
                <w:numId w:val="28"/>
              </w:numPr>
              <w:spacing w:before="480" w:line="276" w:lineRule="auto"/>
              <w:contextualSpacing/>
              <w:outlineLvl w:val="1"/>
              <w:rPr>
                <w:del w:id="43180" w:author="Deepak Bansal (AZURE)" w:date="2012-08-23T22:04:00Z"/>
              </w:rPr>
              <w:pPrChange w:id="43181" w:author="Deepak Bansal (AZURE)" w:date="2012-08-23T22:04:00Z">
                <w:pPr>
                  <w:spacing w:after="200"/>
                </w:pPr>
              </w:pPrChange>
            </w:pPr>
            <w:bookmarkStart w:id="43182" w:name="_Toc333636923"/>
            <w:del w:id="43183" w:author="Deepak Bansal (AZURE)" w:date="2012-08-23T22:04:00Z">
              <w:r w:rsidDel="00510909">
                <w:delText>3/12/12</w:delText>
              </w:r>
              <w:bookmarkEnd w:id="43182"/>
            </w:del>
          </w:p>
        </w:tc>
        <w:tc>
          <w:tcPr>
            <w:tcW w:w="1439" w:type="dxa"/>
          </w:tcPr>
          <w:p w14:paraId="1B249981" w14:textId="5D64779E" w:rsidR="008B674D" w:rsidDel="00510909" w:rsidRDefault="008B674D">
            <w:pPr>
              <w:numPr>
                <w:ilvl w:val="0"/>
                <w:numId w:val="28"/>
              </w:numPr>
              <w:spacing w:before="480" w:line="276" w:lineRule="auto"/>
              <w:contextualSpacing/>
              <w:outlineLvl w:val="1"/>
              <w:rPr>
                <w:del w:id="43184" w:author="Deepak Bansal (AZURE)" w:date="2012-08-23T22:04:00Z"/>
              </w:rPr>
              <w:pPrChange w:id="43185" w:author="Deepak Bansal (AZURE)" w:date="2012-08-23T22:04:00Z">
                <w:pPr>
                  <w:spacing w:after="200"/>
                </w:pPr>
              </w:pPrChange>
            </w:pPr>
            <w:bookmarkStart w:id="43186" w:name="_Toc333636924"/>
            <w:del w:id="43187" w:author="Deepak Bansal (AZURE)" w:date="2012-08-23T22:04:00Z">
              <w:r w:rsidDel="00510909">
                <w:delText>Thomas</w:delText>
              </w:r>
              <w:bookmarkEnd w:id="43186"/>
            </w:del>
          </w:p>
        </w:tc>
        <w:tc>
          <w:tcPr>
            <w:tcW w:w="5778" w:type="dxa"/>
          </w:tcPr>
          <w:p w14:paraId="6621AFEB" w14:textId="30B07B54" w:rsidR="008B674D" w:rsidDel="00510909" w:rsidRDefault="008B674D">
            <w:pPr>
              <w:pStyle w:val="PlainText"/>
              <w:numPr>
                <w:ilvl w:val="0"/>
                <w:numId w:val="28"/>
              </w:numPr>
              <w:spacing w:before="480" w:line="276" w:lineRule="auto"/>
              <w:contextualSpacing/>
              <w:outlineLvl w:val="1"/>
              <w:rPr>
                <w:del w:id="43188" w:author="Deepak Bansal (AZURE)" w:date="2012-08-23T22:04:00Z"/>
              </w:rPr>
              <w:pPrChange w:id="43189" w:author="Deepak Bansal (AZURE)" w:date="2012-08-23T22:04:00Z">
                <w:pPr>
                  <w:pStyle w:val="PlainText"/>
                </w:pPr>
              </w:pPrChange>
            </w:pPr>
            <w:bookmarkStart w:id="43190" w:name="_Toc333636925"/>
            <w:del w:id="43191" w:author="Deepak Bansal (AZURE)" w:date="2012-08-23T22:04:00Z">
              <w:r w:rsidDel="00510909">
                <w:delText>Updated the XML schema for certificates</w:delText>
              </w:r>
              <w:bookmarkEnd w:id="43190"/>
            </w:del>
          </w:p>
        </w:tc>
      </w:tr>
      <w:tr w:rsidR="00CC7451" w:rsidRPr="009F1B7D" w:rsidDel="00510909" w14:paraId="048E7E8D" w14:textId="12EB1DD5" w:rsidTr="005A64C7">
        <w:trPr>
          <w:del w:id="43192" w:author="Deepak Bansal (AZURE)" w:date="2012-08-23T22:04:00Z"/>
        </w:trPr>
        <w:tc>
          <w:tcPr>
            <w:tcW w:w="1168" w:type="dxa"/>
          </w:tcPr>
          <w:p w14:paraId="178D1397" w14:textId="5C2BFD4F" w:rsidR="00CC7451" w:rsidDel="00510909" w:rsidRDefault="00CC7451">
            <w:pPr>
              <w:numPr>
                <w:ilvl w:val="0"/>
                <w:numId w:val="28"/>
              </w:numPr>
              <w:spacing w:before="480" w:line="276" w:lineRule="auto"/>
              <w:contextualSpacing/>
              <w:outlineLvl w:val="1"/>
              <w:rPr>
                <w:del w:id="43193" w:author="Deepak Bansal (AZURE)" w:date="2012-08-23T22:04:00Z"/>
              </w:rPr>
              <w:pPrChange w:id="43194" w:author="Deepak Bansal (AZURE)" w:date="2012-08-23T22:04:00Z">
                <w:pPr>
                  <w:spacing w:after="200"/>
                </w:pPr>
              </w:pPrChange>
            </w:pPr>
            <w:bookmarkStart w:id="43195" w:name="_Toc333636926"/>
            <w:del w:id="43196" w:author="Deepak Bansal (AZURE)" w:date="2012-08-23T22:04:00Z">
              <w:r w:rsidDel="00510909">
                <w:delText>rev8</w:delText>
              </w:r>
              <w:bookmarkEnd w:id="43195"/>
            </w:del>
          </w:p>
        </w:tc>
        <w:tc>
          <w:tcPr>
            <w:tcW w:w="1191" w:type="dxa"/>
          </w:tcPr>
          <w:p w14:paraId="1A354DEB" w14:textId="3BD65A60" w:rsidR="00CC7451" w:rsidDel="00510909" w:rsidRDefault="00CC7451">
            <w:pPr>
              <w:numPr>
                <w:ilvl w:val="0"/>
                <w:numId w:val="28"/>
              </w:numPr>
              <w:spacing w:before="480" w:line="276" w:lineRule="auto"/>
              <w:contextualSpacing/>
              <w:outlineLvl w:val="1"/>
              <w:rPr>
                <w:del w:id="43197" w:author="Deepak Bansal (AZURE)" w:date="2012-08-23T22:04:00Z"/>
              </w:rPr>
              <w:pPrChange w:id="43198" w:author="Deepak Bansal (AZURE)" w:date="2012-08-23T22:04:00Z">
                <w:pPr>
                  <w:spacing w:after="200"/>
                </w:pPr>
              </w:pPrChange>
            </w:pPr>
            <w:bookmarkStart w:id="43199" w:name="_Toc333636927"/>
            <w:del w:id="43200" w:author="Deepak Bansal (AZURE)" w:date="2012-08-23T22:04:00Z">
              <w:r w:rsidDel="00510909">
                <w:delText>3/13/13</w:delText>
              </w:r>
              <w:bookmarkEnd w:id="43199"/>
            </w:del>
          </w:p>
        </w:tc>
        <w:tc>
          <w:tcPr>
            <w:tcW w:w="1439" w:type="dxa"/>
          </w:tcPr>
          <w:p w14:paraId="09FADD7B" w14:textId="62741FFA" w:rsidR="00CC7451" w:rsidDel="00510909" w:rsidRDefault="00CC7451">
            <w:pPr>
              <w:numPr>
                <w:ilvl w:val="0"/>
                <w:numId w:val="28"/>
              </w:numPr>
              <w:spacing w:before="480" w:line="276" w:lineRule="auto"/>
              <w:contextualSpacing/>
              <w:outlineLvl w:val="1"/>
              <w:rPr>
                <w:del w:id="43201" w:author="Deepak Bansal (AZURE)" w:date="2012-08-23T22:04:00Z"/>
              </w:rPr>
              <w:pPrChange w:id="43202" w:author="Deepak Bansal (AZURE)" w:date="2012-08-23T22:04:00Z">
                <w:pPr>
                  <w:spacing w:after="200"/>
                </w:pPr>
              </w:pPrChange>
            </w:pPr>
            <w:bookmarkStart w:id="43203" w:name="_Toc333636928"/>
            <w:del w:id="43204" w:author="Deepak Bansal (AZURE)" w:date="2012-08-23T22:04:00Z">
              <w:r w:rsidDel="00510909">
                <w:delText>Chuan</w:delText>
              </w:r>
              <w:bookmarkEnd w:id="43203"/>
            </w:del>
          </w:p>
        </w:tc>
        <w:tc>
          <w:tcPr>
            <w:tcW w:w="5778" w:type="dxa"/>
          </w:tcPr>
          <w:p w14:paraId="780F787E" w14:textId="56EB10AA" w:rsidR="00CC7451" w:rsidDel="00510909" w:rsidRDefault="00CC7451">
            <w:pPr>
              <w:pStyle w:val="PlainText"/>
              <w:numPr>
                <w:ilvl w:val="0"/>
                <w:numId w:val="28"/>
              </w:numPr>
              <w:spacing w:before="480" w:line="276" w:lineRule="auto"/>
              <w:contextualSpacing/>
              <w:outlineLvl w:val="1"/>
              <w:rPr>
                <w:del w:id="43205" w:author="Deepak Bansal (AZURE)" w:date="2012-08-23T22:04:00Z"/>
              </w:rPr>
              <w:pPrChange w:id="43206" w:author="Deepak Bansal (AZURE)" w:date="2012-08-23T22:04:00Z">
                <w:pPr>
                  <w:pStyle w:val="PlainText"/>
                </w:pPr>
              </w:pPrChange>
            </w:pPr>
            <w:bookmarkStart w:id="43207" w:name="_Toc333636929"/>
            <w:del w:id="43208" w:author="Deepak Bansal (AZURE)" w:date="2012-08-23T22:04:00Z">
              <w:r w:rsidDel="00510909">
                <w:delText>Added section 7.12. Moved all flow table capability items to flow table object. Updated all related XML schema and YANG models</w:delText>
              </w:r>
              <w:r w:rsidR="0019250C" w:rsidDel="00510909">
                <w:delText>.</w:delText>
              </w:r>
              <w:bookmarkEnd w:id="43207"/>
            </w:del>
          </w:p>
        </w:tc>
      </w:tr>
      <w:tr w:rsidR="0019250C" w:rsidRPr="009F1B7D" w:rsidDel="00510909" w14:paraId="1D9E5B77" w14:textId="0A4AEDA7" w:rsidTr="005A64C7">
        <w:trPr>
          <w:del w:id="43209" w:author="Deepak Bansal (AZURE)" w:date="2012-08-23T22:04:00Z"/>
        </w:trPr>
        <w:tc>
          <w:tcPr>
            <w:tcW w:w="1168" w:type="dxa"/>
          </w:tcPr>
          <w:p w14:paraId="65308C72" w14:textId="2AB49B6C" w:rsidR="0019250C" w:rsidDel="00510909" w:rsidRDefault="0019250C">
            <w:pPr>
              <w:numPr>
                <w:ilvl w:val="0"/>
                <w:numId w:val="28"/>
              </w:numPr>
              <w:spacing w:before="480" w:line="276" w:lineRule="auto"/>
              <w:contextualSpacing/>
              <w:outlineLvl w:val="1"/>
              <w:rPr>
                <w:del w:id="43210" w:author="Deepak Bansal (AZURE)" w:date="2012-08-23T22:04:00Z"/>
              </w:rPr>
              <w:pPrChange w:id="43211" w:author="Deepak Bansal (AZURE)" w:date="2012-08-23T22:04:00Z">
                <w:pPr>
                  <w:spacing w:after="200"/>
                </w:pPr>
              </w:pPrChange>
            </w:pPr>
            <w:bookmarkStart w:id="43212" w:name="_Toc333636930"/>
            <w:del w:id="43213" w:author="Deepak Bansal (AZURE)" w:date="2012-08-23T22:04:00Z">
              <w:r w:rsidDel="00510909">
                <w:delText>rev9</w:delText>
              </w:r>
              <w:bookmarkEnd w:id="43212"/>
            </w:del>
          </w:p>
        </w:tc>
        <w:tc>
          <w:tcPr>
            <w:tcW w:w="1191" w:type="dxa"/>
          </w:tcPr>
          <w:p w14:paraId="1288CB1B" w14:textId="46DE2632" w:rsidR="0019250C" w:rsidDel="00510909" w:rsidRDefault="0019250C">
            <w:pPr>
              <w:numPr>
                <w:ilvl w:val="0"/>
                <w:numId w:val="28"/>
              </w:numPr>
              <w:spacing w:before="480" w:line="276" w:lineRule="auto"/>
              <w:contextualSpacing/>
              <w:outlineLvl w:val="1"/>
              <w:rPr>
                <w:del w:id="43214" w:author="Deepak Bansal (AZURE)" w:date="2012-08-23T22:04:00Z"/>
              </w:rPr>
              <w:pPrChange w:id="43215" w:author="Deepak Bansal (AZURE)" w:date="2012-08-23T22:04:00Z">
                <w:pPr>
                  <w:spacing w:after="200"/>
                </w:pPr>
              </w:pPrChange>
            </w:pPr>
            <w:bookmarkStart w:id="43216" w:name="_Toc333636931"/>
            <w:del w:id="43217" w:author="Deepak Bansal (AZURE)" w:date="2012-08-23T22:04:00Z">
              <w:r w:rsidDel="00510909">
                <w:delText>3/18/12</w:delText>
              </w:r>
              <w:bookmarkEnd w:id="43216"/>
            </w:del>
          </w:p>
        </w:tc>
        <w:tc>
          <w:tcPr>
            <w:tcW w:w="1439" w:type="dxa"/>
          </w:tcPr>
          <w:p w14:paraId="24E48E8C" w14:textId="76F5064A" w:rsidR="0019250C" w:rsidDel="00510909" w:rsidRDefault="0019250C">
            <w:pPr>
              <w:numPr>
                <w:ilvl w:val="0"/>
                <w:numId w:val="28"/>
              </w:numPr>
              <w:spacing w:before="480" w:line="276" w:lineRule="auto"/>
              <w:contextualSpacing/>
              <w:outlineLvl w:val="1"/>
              <w:rPr>
                <w:del w:id="43218" w:author="Deepak Bansal (AZURE)" w:date="2012-08-23T22:04:00Z"/>
              </w:rPr>
              <w:pPrChange w:id="43219" w:author="Deepak Bansal (AZURE)" w:date="2012-08-23T22:04:00Z">
                <w:pPr>
                  <w:spacing w:after="200"/>
                </w:pPr>
              </w:pPrChange>
            </w:pPr>
            <w:bookmarkStart w:id="43220" w:name="_Toc333636932"/>
            <w:del w:id="43221" w:author="Deepak Bansal (AZURE)" w:date="2012-08-23T22:04:00Z">
              <w:r w:rsidDel="00510909">
                <w:delText>Carl</w:delText>
              </w:r>
              <w:bookmarkEnd w:id="43220"/>
              <w:r w:rsidDel="00510909">
                <w:delText xml:space="preserve"> </w:delText>
              </w:r>
            </w:del>
          </w:p>
        </w:tc>
        <w:tc>
          <w:tcPr>
            <w:tcW w:w="5778" w:type="dxa"/>
          </w:tcPr>
          <w:p w14:paraId="6F3D4C20" w14:textId="4D35214A" w:rsidR="0019250C" w:rsidDel="00510909" w:rsidRDefault="0019250C">
            <w:pPr>
              <w:pStyle w:val="PlainText"/>
              <w:numPr>
                <w:ilvl w:val="0"/>
                <w:numId w:val="28"/>
              </w:numPr>
              <w:spacing w:before="480" w:line="276" w:lineRule="auto"/>
              <w:contextualSpacing/>
              <w:outlineLvl w:val="1"/>
              <w:rPr>
                <w:del w:id="43222" w:author="Deepak Bansal (AZURE)" w:date="2012-08-23T22:04:00Z"/>
              </w:rPr>
              <w:pPrChange w:id="43223" w:author="Deepak Bansal (AZURE)" w:date="2012-08-23T22:04:00Z">
                <w:pPr>
                  <w:pStyle w:val="PlainText"/>
                </w:pPr>
              </w:pPrChange>
            </w:pPr>
            <w:bookmarkStart w:id="43224" w:name="_Toc333636933"/>
            <w:del w:id="43225" w:author="Deepak Bansal (AZURE)" w:date="2012-08-23T22:04:00Z">
              <w:r w:rsidDel="00510909">
                <w:delText>Accepted and formatted changes by Chuan.</w:delText>
              </w:r>
              <w:bookmarkEnd w:id="43224"/>
            </w:del>
          </w:p>
        </w:tc>
      </w:tr>
      <w:tr w:rsidR="00730F07" w:rsidRPr="009F1B7D" w:rsidDel="00510909" w14:paraId="49117924" w14:textId="20FED1F9" w:rsidTr="005A64C7">
        <w:trPr>
          <w:del w:id="43226" w:author="Deepak Bansal (AZURE)" w:date="2012-08-23T22:04:00Z"/>
        </w:trPr>
        <w:tc>
          <w:tcPr>
            <w:tcW w:w="1168" w:type="dxa"/>
          </w:tcPr>
          <w:p w14:paraId="486861AA" w14:textId="2B8B1803" w:rsidR="00730F07" w:rsidDel="00510909" w:rsidRDefault="00AD1817">
            <w:pPr>
              <w:numPr>
                <w:ilvl w:val="0"/>
                <w:numId w:val="28"/>
              </w:numPr>
              <w:spacing w:before="480" w:line="276" w:lineRule="auto"/>
              <w:contextualSpacing/>
              <w:outlineLvl w:val="1"/>
              <w:rPr>
                <w:del w:id="43227" w:author="Deepak Bansal (AZURE)" w:date="2012-08-23T22:04:00Z"/>
              </w:rPr>
              <w:pPrChange w:id="43228" w:author="Deepak Bansal (AZURE)" w:date="2012-08-23T22:04:00Z">
                <w:pPr>
                  <w:spacing w:after="200"/>
                </w:pPr>
              </w:pPrChange>
            </w:pPr>
            <w:bookmarkStart w:id="43229" w:name="_Toc333636934"/>
            <w:del w:id="43230" w:author="Deepak Bansal (AZURE)" w:date="2012-08-23T22:04:00Z">
              <w:r w:rsidDel="00510909">
                <w:delText>r</w:delText>
              </w:r>
              <w:r w:rsidR="00730F07" w:rsidDel="00510909">
                <w:delText>ev10</w:delText>
              </w:r>
              <w:bookmarkEnd w:id="43229"/>
            </w:del>
          </w:p>
        </w:tc>
        <w:tc>
          <w:tcPr>
            <w:tcW w:w="1191" w:type="dxa"/>
          </w:tcPr>
          <w:p w14:paraId="67779EAF" w14:textId="2FA5A25E" w:rsidR="00730F07" w:rsidDel="00510909" w:rsidRDefault="00730F07">
            <w:pPr>
              <w:numPr>
                <w:ilvl w:val="0"/>
                <w:numId w:val="28"/>
              </w:numPr>
              <w:spacing w:before="480" w:line="276" w:lineRule="auto"/>
              <w:contextualSpacing/>
              <w:outlineLvl w:val="1"/>
              <w:rPr>
                <w:del w:id="43231" w:author="Deepak Bansal (AZURE)" w:date="2012-08-23T22:04:00Z"/>
              </w:rPr>
              <w:pPrChange w:id="43232" w:author="Deepak Bansal (AZURE)" w:date="2012-08-23T22:04:00Z">
                <w:pPr>
                  <w:spacing w:after="200"/>
                </w:pPr>
              </w:pPrChange>
            </w:pPr>
            <w:bookmarkStart w:id="43233" w:name="_Toc333636935"/>
            <w:del w:id="43234" w:author="Deepak Bansal (AZURE)" w:date="2012-08-23T22:04:00Z">
              <w:r w:rsidDel="00510909">
                <w:delText>3/21/12</w:delText>
              </w:r>
              <w:bookmarkEnd w:id="43233"/>
            </w:del>
          </w:p>
        </w:tc>
        <w:tc>
          <w:tcPr>
            <w:tcW w:w="1439" w:type="dxa"/>
          </w:tcPr>
          <w:p w14:paraId="730F8DF1" w14:textId="03E217AA" w:rsidR="00730F07" w:rsidDel="00510909" w:rsidRDefault="00730F07">
            <w:pPr>
              <w:numPr>
                <w:ilvl w:val="0"/>
                <w:numId w:val="28"/>
              </w:numPr>
              <w:spacing w:before="480" w:line="276" w:lineRule="auto"/>
              <w:contextualSpacing/>
              <w:outlineLvl w:val="1"/>
              <w:rPr>
                <w:del w:id="43235" w:author="Deepak Bansal (AZURE)" w:date="2012-08-23T22:04:00Z"/>
              </w:rPr>
              <w:pPrChange w:id="43236" w:author="Deepak Bansal (AZURE)" w:date="2012-08-23T22:04:00Z">
                <w:pPr>
                  <w:spacing w:after="200"/>
                </w:pPr>
              </w:pPrChange>
            </w:pPr>
            <w:bookmarkStart w:id="43237" w:name="_Toc333636936"/>
            <w:del w:id="43238" w:author="Deepak Bansal (AZURE)" w:date="2012-08-23T22:04:00Z">
              <w:r w:rsidDel="00510909">
                <w:delText>Chuan</w:delText>
              </w:r>
              <w:bookmarkEnd w:id="43237"/>
            </w:del>
          </w:p>
        </w:tc>
        <w:tc>
          <w:tcPr>
            <w:tcW w:w="5778" w:type="dxa"/>
          </w:tcPr>
          <w:p w14:paraId="36C545BF" w14:textId="74D16AE5" w:rsidR="00730F07" w:rsidDel="00510909" w:rsidRDefault="00730F07">
            <w:pPr>
              <w:pStyle w:val="PlainText"/>
              <w:numPr>
                <w:ilvl w:val="0"/>
                <w:numId w:val="28"/>
              </w:numPr>
              <w:spacing w:before="480" w:line="276" w:lineRule="auto"/>
              <w:contextualSpacing/>
              <w:outlineLvl w:val="1"/>
              <w:rPr>
                <w:del w:id="43239" w:author="Deepak Bansal (AZURE)" w:date="2012-08-23T22:04:00Z"/>
              </w:rPr>
              <w:pPrChange w:id="43240" w:author="Deepak Bansal (AZURE)" w:date="2012-08-23T22:04:00Z">
                <w:pPr>
                  <w:pStyle w:val="PlainText"/>
                </w:pPr>
              </w:pPrChange>
            </w:pPr>
            <w:bookmarkStart w:id="43241" w:name="_Toc333636937"/>
            <w:del w:id="43242" w:author="Deepak Bansal (AZURE)" w:date="2012-08-23T22:04:00Z">
              <w:r w:rsidDel="00510909">
                <w:delText>Updated UML diagrams. Added new diagrams for certificate, capabilities and flow table</w:delText>
              </w:r>
              <w:bookmarkEnd w:id="43241"/>
            </w:del>
          </w:p>
        </w:tc>
      </w:tr>
      <w:tr w:rsidR="00A00669" w:rsidRPr="009F1B7D" w:rsidDel="00510909" w14:paraId="1B9BB739" w14:textId="0E8F9426" w:rsidTr="005A64C7">
        <w:trPr>
          <w:del w:id="43243" w:author="Deepak Bansal (AZURE)" w:date="2012-08-23T22:04:00Z"/>
        </w:trPr>
        <w:tc>
          <w:tcPr>
            <w:tcW w:w="1168" w:type="dxa"/>
          </w:tcPr>
          <w:p w14:paraId="4BC95531" w14:textId="621B3C40" w:rsidR="00A00669" w:rsidDel="00510909" w:rsidRDefault="00A00669">
            <w:pPr>
              <w:numPr>
                <w:ilvl w:val="0"/>
                <w:numId w:val="28"/>
              </w:numPr>
              <w:spacing w:before="480" w:line="276" w:lineRule="auto"/>
              <w:contextualSpacing/>
              <w:outlineLvl w:val="1"/>
              <w:rPr>
                <w:del w:id="43244" w:author="Deepak Bansal (AZURE)" w:date="2012-08-23T22:04:00Z"/>
              </w:rPr>
              <w:pPrChange w:id="43245" w:author="Deepak Bansal (AZURE)" w:date="2012-08-23T22:04:00Z">
                <w:pPr>
                  <w:spacing w:after="200"/>
                </w:pPr>
              </w:pPrChange>
            </w:pPr>
            <w:bookmarkStart w:id="43246" w:name="_Toc333636938"/>
            <w:del w:id="43247" w:author="Deepak Bansal (AZURE)" w:date="2012-08-23T22:04:00Z">
              <w:r w:rsidDel="00510909">
                <w:delText>rev15</w:delText>
              </w:r>
              <w:bookmarkEnd w:id="43246"/>
            </w:del>
          </w:p>
        </w:tc>
        <w:tc>
          <w:tcPr>
            <w:tcW w:w="1191" w:type="dxa"/>
          </w:tcPr>
          <w:p w14:paraId="05D60635" w14:textId="309C8B25" w:rsidR="00A00669" w:rsidDel="00510909" w:rsidRDefault="00A00669">
            <w:pPr>
              <w:numPr>
                <w:ilvl w:val="0"/>
                <w:numId w:val="28"/>
              </w:numPr>
              <w:spacing w:before="480" w:line="276" w:lineRule="auto"/>
              <w:contextualSpacing/>
              <w:outlineLvl w:val="1"/>
              <w:rPr>
                <w:del w:id="43248" w:author="Deepak Bansal (AZURE)" w:date="2012-08-23T22:04:00Z"/>
              </w:rPr>
              <w:pPrChange w:id="43249" w:author="Deepak Bansal (AZURE)" w:date="2012-08-23T22:04:00Z">
                <w:pPr>
                  <w:spacing w:after="200"/>
                </w:pPr>
              </w:pPrChange>
            </w:pPr>
            <w:bookmarkStart w:id="43250" w:name="_Toc333636939"/>
            <w:del w:id="43251" w:author="Deepak Bansal (AZURE)" w:date="2012-08-23T22:04:00Z">
              <w:r w:rsidDel="00510909">
                <w:delText>3/26/12</w:delText>
              </w:r>
              <w:bookmarkEnd w:id="43250"/>
            </w:del>
          </w:p>
        </w:tc>
        <w:tc>
          <w:tcPr>
            <w:tcW w:w="1439" w:type="dxa"/>
          </w:tcPr>
          <w:p w14:paraId="7EB8C4B7" w14:textId="1D667A2D" w:rsidR="00A00669" w:rsidDel="00510909" w:rsidRDefault="00A00669">
            <w:pPr>
              <w:numPr>
                <w:ilvl w:val="0"/>
                <w:numId w:val="28"/>
              </w:numPr>
              <w:spacing w:before="480" w:line="276" w:lineRule="auto"/>
              <w:contextualSpacing/>
              <w:outlineLvl w:val="1"/>
              <w:rPr>
                <w:del w:id="43252" w:author="Deepak Bansal (AZURE)" w:date="2012-08-23T22:04:00Z"/>
              </w:rPr>
              <w:pPrChange w:id="43253" w:author="Deepak Bansal (AZURE)" w:date="2012-08-23T22:04:00Z">
                <w:pPr>
                  <w:spacing w:after="200"/>
                </w:pPr>
              </w:pPrChange>
            </w:pPr>
            <w:bookmarkStart w:id="43254" w:name="_Toc333636940"/>
            <w:del w:id="43255" w:author="Deepak Bansal (AZURE)" w:date="2012-08-23T22:04:00Z">
              <w:r w:rsidDel="00510909">
                <w:delText>Chuan</w:delText>
              </w:r>
              <w:bookmarkEnd w:id="43254"/>
            </w:del>
          </w:p>
        </w:tc>
        <w:tc>
          <w:tcPr>
            <w:tcW w:w="5778" w:type="dxa"/>
          </w:tcPr>
          <w:p w14:paraId="115F99CB" w14:textId="1AE2EC4A" w:rsidR="00A00669" w:rsidDel="00510909" w:rsidRDefault="00A00669">
            <w:pPr>
              <w:numPr>
                <w:ilvl w:val="0"/>
                <w:numId w:val="28"/>
              </w:numPr>
              <w:spacing w:before="480" w:line="276" w:lineRule="auto"/>
              <w:contextualSpacing/>
              <w:outlineLvl w:val="1"/>
              <w:rPr>
                <w:del w:id="43256" w:author="Deepak Bansal (AZURE)" w:date="2012-08-23T22:04:00Z"/>
              </w:rPr>
              <w:pPrChange w:id="43257" w:author="Deepak Bansal (AZURE)" w:date="2012-08-23T22:04:00Z">
                <w:pPr>
                  <w:spacing w:after="200"/>
                </w:pPr>
              </w:pPrChange>
            </w:pPr>
            <w:bookmarkStart w:id="43258" w:name="_Toc333636941"/>
            <w:del w:id="43259" w:author="Deepak Bansal (AZURE)" w:date="2012-08-23T22:04:00Z">
              <w:r w:rsidDel="00510909">
                <w:delText>Update the Normative constraint changes I added in 7.3.4, 7.4.4, 7.12.4</w:delText>
              </w:r>
              <w:bookmarkEnd w:id="43258"/>
            </w:del>
          </w:p>
        </w:tc>
      </w:tr>
      <w:tr w:rsidR="00A00669" w:rsidRPr="009F1B7D" w:rsidDel="00510909" w14:paraId="23A052B5" w14:textId="3D2EF0F7" w:rsidTr="005A64C7">
        <w:trPr>
          <w:del w:id="43260" w:author="Deepak Bansal (AZURE)" w:date="2012-08-23T22:04:00Z"/>
        </w:trPr>
        <w:tc>
          <w:tcPr>
            <w:tcW w:w="1168" w:type="dxa"/>
          </w:tcPr>
          <w:p w14:paraId="1F9A335B" w14:textId="07F712FE" w:rsidR="00A00669" w:rsidDel="00510909" w:rsidRDefault="00A00669">
            <w:pPr>
              <w:numPr>
                <w:ilvl w:val="0"/>
                <w:numId w:val="28"/>
              </w:numPr>
              <w:spacing w:before="480" w:line="276" w:lineRule="auto"/>
              <w:contextualSpacing/>
              <w:outlineLvl w:val="1"/>
              <w:rPr>
                <w:del w:id="43261" w:author="Deepak Bansal (AZURE)" w:date="2012-08-23T22:04:00Z"/>
              </w:rPr>
              <w:pPrChange w:id="43262" w:author="Deepak Bansal (AZURE)" w:date="2012-08-23T22:04:00Z">
                <w:pPr>
                  <w:spacing w:after="200"/>
                </w:pPr>
              </w:pPrChange>
            </w:pPr>
            <w:bookmarkStart w:id="43263" w:name="_Toc333636942"/>
            <w:del w:id="43264" w:author="Deepak Bansal (AZURE)" w:date="2012-08-23T22:04:00Z">
              <w:r w:rsidDel="00510909">
                <w:delText>rev16</w:delText>
              </w:r>
              <w:bookmarkEnd w:id="43263"/>
            </w:del>
          </w:p>
        </w:tc>
        <w:tc>
          <w:tcPr>
            <w:tcW w:w="1191" w:type="dxa"/>
          </w:tcPr>
          <w:p w14:paraId="79B0E1CD" w14:textId="1FAACFB4" w:rsidR="00A00669" w:rsidDel="00510909" w:rsidRDefault="00A00669">
            <w:pPr>
              <w:numPr>
                <w:ilvl w:val="0"/>
                <w:numId w:val="28"/>
              </w:numPr>
              <w:spacing w:before="480" w:line="276" w:lineRule="auto"/>
              <w:contextualSpacing/>
              <w:outlineLvl w:val="1"/>
              <w:rPr>
                <w:del w:id="43265" w:author="Deepak Bansal (AZURE)" w:date="2012-08-23T22:04:00Z"/>
              </w:rPr>
              <w:pPrChange w:id="43266" w:author="Deepak Bansal (AZURE)" w:date="2012-08-23T22:04:00Z">
                <w:pPr>
                  <w:spacing w:after="200"/>
                </w:pPr>
              </w:pPrChange>
            </w:pPr>
            <w:bookmarkStart w:id="43267" w:name="_Toc333636943"/>
            <w:del w:id="43268" w:author="Deepak Bansal (AZURE)" w:date="2012-08-23T22:04:00Z">
              <w:r w:rsidDel="00510909">
                <w:delText>3/26/12</w:delText>
              </w:r>
              <w:bookmarkEnd w:id="43267"/>
            </w:del>
          </w:p>
        </w:tc>
        <w:tc>
          <w:tcPr>
            <w:tcW w:w="1439" w:type="dxa"/>
          </w:tcPr>
          <w:p w14:paraId="11D37B13" w14:textId="49B803A6" w:rsidR="00A00669" w:rsidDel="00510909" w:rsidRDefault="00A00669">
            <w:pPr>
              <w:numPr>
                <w:ilvl w:val="0"/>
                <w:numId w:val="28"/>
              </w:numPr>
              <w:spacing w:before="480" w:line="276" w:lineRule="auto"/>
              <w:contextualSpacing/>
              <w:outlineLvl w:val="1"/>
              <w:rPr>
                <w:del w:id="43269" w:author="Deepak Bansal (AZURE)" w:date="2012-08-23T22:04:00Z"/>
              </w:rPr>
              <w:pPrChange w:id="43270" w:author="Deepak Bansal (AZURE)" w:date="2012-08-23T22:04:00Z">
                <w:pPr>
                  <w:spacing w:after="200"/>
                </w:pPr>
              </w:pPrChange>
            </w:pPr>
            <w:bookmarkStart w:id="43271" w:name="_Toc333636944"/>
            <w:del w:id="43272" w:author="Deepak Bansal (AZURE)" w:date="2012-08-23T22:04:00Z">
              <w:r w:rsidDel="00510909">
                <w:delText>Carl</w:delText>
              </w:r>
              <w:bookmarkEnd w:id="43271"/>
            </w:del>
          </w:p>
        </w:tc>
        <w:tc>
          <w:tcPr>
            <w:tcW w:w="5778" w:type="dxa"/>
          </w:tcPr>
          <w:p w14:paraId="79253648" w14:textId="0C6FEEF5" w:rsidR="00A00669" w:rsidDel="00510909" w:rsidRDefault="00A00669">
            <w:pPr>
              <w:numPr>
                <w:ilvl w:val="0"/>
                <w:numId w:val="28"/>
              </w:numPr>
              <w:spacing w:before="480" w:line="276" w:lineRule="auto"/>
              <w:contextualSpacing/>
              <w:outlineLvl w:val="1"/>
              <w:rPr>
                <w:del w:id="43273" w:author="Deepak Bansal (AZURE)" w:date="2012-08-23T22:04:00Z"/>
              </w:rPr>
              <w:pPrChange w:id="43274" w:author="Deepak Bansal (AZURE)" w:date="2012-08-23T22:04:00Z">
                <w:pPr>
                  <w:spacing w:after="200"/>
                </w:pPr>
              </w:pPrChange>
            </w:pPr>
            <w:bookmarkStart w:id="43275" w:name="_Toc333636945"/>
            <w:del w:id="43276" w:author="Deepak Bansal (AZURE)" w:date="2012-08-23T22:04:00Z">
              <w:r w:rsidDel="00510909">
                <w:delText>Formatted new material.</w:delText>
              </w:r>
              <w:bookmarkEnd w:id="43275"/>
              <w:r w:rsidDel="00510909">
                <w:delText xml:space="preserve"> </w:delText>
              </w:r>
            </w:del>
          </w:p>
        </w:tc>
      </w:tr>
    </w:tbl>
    <w:p w14:paraId="0508CC7B" w14:textId="015F99CE" w:rsidR="00F71F36" w:rsidRPr="00DB42FD" w:rsidDel="00510909" w:rsidRDefault="00F71F36">
      <w:pPr>
        <w:pStyle w:val="Appx"/>
        <w:rPr>
          <w:del w:id="43277" w:author="Deepak Bansal (AZURE)" w:date="2012-08-23T22:04:00Z"/>
        </w:rPr>
      </w:pPr>
      <w:bookmarkStart w:id="43278" w:name="_Toc315954035"/>
      <w:bookmarkStart w:id="43279" w:name="_Toc316542545"/>
      <w:bookmarkStart w:id="43280" w:name="_Toc333636946"/>
      <w:del w:id="43281" w:author="Deepak Bansal (AZURE)" w:date="2012-08-23T22:04:00Z">
        <w:r w:rsidRPr="00DB42FD" w:rsidDel="00510909">
          <w:delText>Considerations for Next or Future Releases</w:delText>
        </w:r>
        <w:bookmarkEnd w:id="43278"/>
        <w:bookmarkEnd w:id="43279"/>
        <w:bookmarkEnd w:id="43280"/>
      </w:del>
    </w:p>
    <w:tbl>
      <w:tblPr>
        <w:tblStyle w:val="TableGrid"/>
        <w:tblW w:w="0" w:type="auto"/>
        <w:tblLook w:val="04A0" w:firstRow="1" w:lastRow="0" w:firstColumn="1" w:lastColumn="0" w:noHBand="0" w:noVBand="1"/>
      </w:tblPr>
      <w:tblGrid>
        <w:gridCol w:w="1188"/>
        <w:gridCol w:w="6660"/>
        <w:gridCol w:w="1728"/>
      </w:tblGrid>
      <w:tr w:rsidR="00F71F36" w:rsidRPr="009F1B7D" w:rsidDel="00510909" w14:paraId="77B7BB35" w14:textId="0FE0E710" w:rsidTr="00920140">
        <w:trPr>
          <w:del w:id="43282" w:author="Deepak Bansal (AZURE)" w:date="2012-08-23T22:04:00Z"/>
        </w:trPr>
        <w:tc>
          <w:tcPr>
            <w:tcW w:w="1188" w:type="dxa"/>
          </w:tcPr>
          <w:p w14:paraId="3D993E76" w14:textId="4260456E" w:rsidR="00F71F36" w:rsidRPr="00DB42FD" w:rsidDel="00510909" w:rsidRDefault="00F71F36">
            <w:pPr>
              <w:numPr>
                <w:ilvl w:val="0"/>
                <w:numId w:val="28"/>
              </w:numPr>
              <w:spacing w:before="480" w:line="276" w:lineRule="auto"/>
              <w:contextualSpacing/>
              <w:outlineLvl w:val="1"/>
              <w:rPr>
                <w:del w:id="43283" w:author="Deepak Bansal (AZURE)" w:date="2012-08-23T22:04:00Z"/>
                <w:b/>
              </w:rPr>
              <w:pPrChange w:id="43284" w:author="Deepak Bansal (AZURE)" w:date="2012-08-23T22:04:00Z">
                <w:pPr>
                  <w:spacing w:after="200" w:line="276" w:lineRule="auto"/>
                </w:pPr>
              </w:pPrChange>
            </w:pPr>
            <w:bookmarkStart w:id="43285" w:name="_Toc333636947"/>
            <w:del w:id="43286" w:author="Deepak Bansal (AZURE)" w:date="2012-08-23T22:04:00Z">
              <w:r w:rsidRPr="00DB42FD" w:rsidDel="00510909">
                <w:rPr>
                  <w:b/>
                </w:rPr>
                <w:delText>ID</w:delText>
              </w:r>
              <w:bookmarkEnd w:id="43285"/>
            </w:del>
          </w:p>
        </w:tc>
        <w:tc>
          <w:tcPr>
            <w:tcW w:w="6660" w:type="dxa"/>
          </w:tcPr>
          <w:p w14:paraId="3AFDFC0D" w14:textId="7D657C35" w:rsidR="00F71F36" w:rsidRPr="00DB42FD" w:rsidDel="00510909" w:rsidRDefault="00F71F36">
            <w:pPr>
              <w:numPr>
                <w:ilvl w:val="0"/>
                <w:numId w:val="28"/>
              </w:numPr>
              <w:spacing w:before="480" w:line="276" w:lineRule="auto"/>
              <w:contextualSpacing/>
              <w:outlineLvl w:val="1"/>
              <w:rPr>
                <w:del w:id="43287" w:author="Deepak Bansal (AZURE)" w:date="2012-08-23T22:04:00Z"/>
                <w:b/>
              </w:rPr>
              <w:pPrChange w:id="43288" w:author="Deepak Bansal (AZURE)" w:date="2012-08-23T22:04:00Z">
                <w:pPr>
                  <w:spacing w:after="200" w:line="276" w:lineRule="auto"/>
                </w:pPr>
              </w:pPrChange>
            </w:pPr>
            <w:bookmarkStart w:id="43289" w:name="_Toc333636948"/>
            <w:del w:id="43290" w:author="Deepak Bansal (AZURE)" w:date="2012-08-23T22:04:00Z">
              <w:r w:rsidRPr="00DB42FD" w:rsidDel="00510909">
                <w:rPr>
                  <w:b/>
                </w:rPr>
                <w:delText>Description</w:delText>
              </w:r>
              <w:bookmarkEnd w:id="43289"/>
            </w:del>
          </w:p>
        </w:tc>
        <w:tc>
          <w:tcPr>
            <w:tcW w:w="1728" w:type="dxa"/>
          </w:tcPr>
          <w:p w14:paraId="3CBB47A1" w14:textId="717E2867" w:rsidR="00F71F36" w:rsidRPr="00DB42FD" w:rsidDel="00510909" w:rsidRDefault="00F71F36">
            <w:pPr>
              <w:numPr>
                <w:ilvl w:val="0"/>
                <w:numId w:val="28"/>
              </w:numPr>
              <w:spacing w:before="480" w:line="276" w:lineRule="auto"/>
              <w:contextualSpacing/>
              <w:outlineLvl w:val="1"/>
              <w:rPr>
                <w:del w:id="43291" w:author="Deepak Bansal (AZURE)" w:date="2012-08-23T22:04:00Z"/>
                <w:b/>
              </w:rPr>
              <w:pPrChange w:id="43292" w:author="Deepak Bansal (AZURE)" w:date="2012-08-23T22:04:00Z">
                <w:pPr>
                  <w:spacing w:after="200" w:line="276" w:lineRule="auto"/>
                </w:pPr>
              </w:pPrChange>
            </w:pPr>
            <w:bookmarkStart w:id="43293" w:name="_Toc333636949"/>
            <w:del w:id="43294" w:author="Deepak Bansal (AZURE)" w:date="2012-08-23T22:04:00Z">
              <w:r w:rsidRPr="00DB42FD" w:rsidDel="00510909">
                <w:rPr>
                  <w:b/>
                </w:rPr>
                <w:delText>Priority</w:delText>
              </w:r>
              <w:bookmarkEnd w:id="43293"/>
            </w:del>
          </w:p>
        </w:tc>
      </w:tr>
      <w:tr w:rsidR="00F71F36" w:rsidRPr="009F1B7D" w:rsidDel="00510909" w14:paraId="71B60B59" w14:textId="0DC64672" w:rsidTr="00920140">
        <w:trPr>
          <w:del w:id="43295" w:author="Deepak Bansal (AZURE)" w:date="2012-08-23T22:04:00Z"/>
        </w:trPr>
        <w:tc>
          <w:tcPr>
            <w:tcW w:w="1188" w:type="dxa"/>
          </w:tcPr>
          <w:p w14:paraId="5E95EAA5" w14:textId="0C1EF1E1" w:rsidR="00F71F36" w:rsidRPr="00DB42FD" w:rsidDel="00510909" w:rsidRDefault="00F71F36">
            <w:pPr>
              <w:numPr>
                <w:ilvl w:val="0"/>
                <w:numId w:val="28"/>
              </w:numPr>
              <w:spacing w:before="480" w:line="276" w:lineRule="auto"/>
              <w:contextualSpacing/>
              <w:outlineLvl w:val="1"/>
              <w:rPr>
                <w:del w:id="43296" w:author="Deepak Bansal (AZURE)" w:date="2012-08-23T22:04:00Z"/>
              </w:rPr>
              <w:pPrChange w:id="43297" w:author="Deepak Bansal (AZURE)" w:date="2012-08-23T22:04:00Z">
                <w:pPr>
                  <w:spacing w:after="200"/>
                </w:pPr>
              </w:pPrChange>
            </w:pPr>
            <w:bookmarkStart w:id="43298" w:name="_Toc333636950"/>
            <w:del w:id="43299" w:author="Deepak Bansal (AZURE)" w:date="2012-08-23T22:04:00Z">
              <w:r w:rsidRPr="00DB42FD" w:rsidDel="00510909">
                <w:delText>F-0001</w:delText>
              </w:r>
              <w:bookmarkEnd w:id="43298"/>
            </w:del>
          </w:p>
        </w:tc>
        <w:tc>
          <w:tcPr>
            <w:tcW w:w="6660" w:type="dxa"/>
          </w:tcPr>
          <w:p w14:paraId="3857A8AA" w14:textId="0D2583F6" w:rsidR="00F71F36" w:rsidRPr="00DB42FD" w:rsidDel="00510909" w:rsidRDefault="00F71F36">
            <w:pPr>
              <w:numPr>
                <w:ilvl w:val="0"/>
                <w:numId w:val="28"/>
              </w:numPr>
              <w:spacing w:before="480" w:line="276" w:lineRule="auto"/>
              <w:contextualSpacing/>
              <w:outlineLvl w:val="1"/>
              <w:rPr>
                <w:del w:id="43300" w:author="Deepak Bansal (AZURE)" w:date="2012-08-23T22:04:00Z"/>
              </w:rPr>
              <w:pPrChange w:id="43301" w:author="Deepak Bansal (AZURE)" w:date="2012-08-23T22:04:00Z">
                <w:pPr>
                  <w:spacing w:after="200"/>
                </w:pPr>
              </w:pPrChange>
            </w:pPr>
            <w:bookmarkStart w:id="43302" w:name="_Toc333636951"/>
            <w:del w:id="43303" w:author="Deepak Bansal (AZURE)" w:date="2012-08-23T22:04:00Z">
              <w:r w:rsidRPr="00DB42FD" w:rsidDel="00510909">
                <w:delText>Multiple OpenFlow controllers associated with a single OpenFlow capable switch.</w:delText>
              </w:r>
              <w:bookmarkEnd w:id="43302"/>
            </w:del>
          </w:p>
        </w:tc>
        <w:tc>
          <w:tcPr>
            <w:tcW w:w="1728" w:type="dxa"/>
          </w:tcPr>
          <w:p w14:paraId="15EE4ABE" w14:textId="1AAD84A4" w:rsidR="00F71F36" w:rsidRPr="00DB42FD" w:rsidDel="00510909" w:rsidRDefault="00F71F36">
            <w:pPr>
              <w:numPr>
                <w:ilvl w:val="0"/>
                <w:numId w:val="28"/>
              </w:numPr>
              <w:spacing w:before="480" w:line="276" w:lineRule="auto"/>
              <w:contextualSpacing/>
              <w:outlineLvl w:val="1"/>
              <w:rPr>
                <w:del w:id="43304" w:author="Deepak Bansal (AZURE)" w:date="2012-08-23T22:04:00Z"/>
              </w:rPr>
              <w:pPrChange w:id="43305" w:author="Deepak Bansal (AZURE)" w:date="2012-08-23T22:04:00Z">
                <w:pPr>
                  <w:spacing w:after="200"/>
                </w:pPr>
              </w:pPrChange>
            </w:pPr>
            <w:bookmarkStart w:id="43306" w:name="_Toc333636952"/>
            <w:del w:id="43307" w:author="Deepak Bansal (AZURE)" w:date="2012-08-23T22:04:00Z">
              <w:r w:rsidRPr="00DB42FD" w:rsidDel="00510909">
                <w:delText>P0</w:delText>
              </w:r>
              <w:bookmarkEnd w:id="43306"/>
            </w:del>
          </w:p>
        </w:tc>
      </w:tr>
      <w:tr w:rsidR="00F71F36" w:rsidRPr="009F1B7D" w:rsidDel="00510909" w14:paraId="2F6B2F92" w14:textId="7EC24416" w:rsidTr="00920140">
        <w:trPr>
          <w:del w:id="43308" w:author="Deepak Bansal (AZURE)" w:date="2012-08-23T22:04:00Z"/>
        </w:trPr>
        <w:tc>
          <w:tcPr>
            <w:tcW w:w="1188" w:type="dxa"/>
          </w:tcPr>
          <w:p w14:paraId="6FDE5B9A" w14:textId="4F53203F" w:rsidR="00F71F36" w:rsidRPr="00DB42FD" w:rsidDel="00510909" w:rsidRDefault="00F71F36">
            <w:pPr>
              <w:numPr>
                <w:ilvl w:val="0"/>
                <w:numId w:val="28"/>
              </w:numPr>
              <w:spacing w:before="480" w:line="276" w:lineRule="auto"/>
              <w:contextualSpacing/>
              <w:outlineLvl w:val="1"/>
              <w:rPr>
                <w:del w:id="43309" w:author="Deepak Bansal (AZURE)" w:date="2012-08-23T22:04:00Z"/>
              </w:rPr>
              <w:pPrChange w:id="43310" w:author="Deepak Bansal (AZURE)" w:date="2012-08-23T22:04:00Z">
                <w:pPr>
                  <w:spacing w:after="200"/>
                </w:pPr>
              </w:pPrChange>
            </w:pPr>
            <w:bookmarkStart w:id="43311" w:name="_Toc333636953"/>
            <w:del w:id="43312" w:author="Deepak Bansal (AZURE)" w:date="2012-08-23T22:04:00Z">
              <w:r w:rsidRPr="00DB42FD" w:rsidDel="00510909">
                <w:delText>F-0002</w:delText>
              </w:r>
              <w:bookmarkEnd w:id="43311"/>
            </w:del>
          </w:p>
        </w:tc>
        <w:tc>
          <w:tcPr>
            <w:tcW w:w="6660" w:type="dxa"/>
          </w:tcPr>
          <w:p w14:paraId="406D0FF7" w14:textId="492D0737" w:rsidR="00F71F36" w:rsidRPr="00DB42FD" w:rsidDel="00510909" w:rsidRDefault="00F71F36">
            <w:pPr>
              <w:numPr>
                <w:ilvl w:val="0"/>
                <w:numId w:val="28"/>
              </w:numPr>
              <w:spacing w:before="480" w:line="276" w:lineRule="auto"/>
              <w:contextualSpacing/>
              <w:outlineLvl w:val="1"/>
              <w:rPr>
                <w:del w:id="43313" w:author="Deepak Bansal (AZURE)" w:date="2012-08-23T22:04:00Z"/>
              </w:rPr>
              <w:pPrChange w:id="43314" w:author="Deepak Bansal (AZURE)" w:date="2012-08-23T22:04:00Z">
                <w:pPr>
                  <w:spacing w:after="200"/>
                </w:pPr>
              </w:pPrChange>
            </w:pPr>
            <w:bookmarkStart w:id="43315" w:name="_Toc333636954"/>
            <w:del w:id="43316" w:author="Deepak Bansal (AZURE)" w:date="2012-08-23T22:04:00Z">
              <w:r w:rsidRPr="00DB42FD" w:rsidDel="00510909">
                <w:delText>Adding additional configuration of queue related attributes beyond what is described in OF 1.1 Section A.2.2</w:delText>
              </w:r>
              <w:bookmarkEnd w:id="43315"/>
            </w:del>
          </w:p>
        </w:tc>
        <w:tc>
          <w:tcPr>
            <w:tcW w:w="1728" w:type="dxa"/>
          </w:tcPr>
          <w:p w14:paraId="330A5BA9" w14:textId="5F7AA2BE" w:rsidR="00F71F36" w:rsidRPr="00DB42FD" w:rsidDel="00510909" w:rsidRDefault="00F71F36">
            <w:pPr>
              <w:numPr>
                <w:ilvl w:val="0"/>
                <w:numId w:val="28"/>
              </w:numPr>
              <w:spacing w:before="480" w:line="276" w:lineRule="auto"/>
              <w:contextualSpacing/>
              <w:outlineLvl w:val="1"/>
              <w:rPr>
                <w:del w:id="43317" w:author="Deepak Bansal (AZURE)" w:date="2012-08-23T22:04:00Z"/>
              </w:rPr>
              <w:pPrChange w:id="43318" w:author="Deepak Bansal (AZURE)" w:date="2012-08-23T22:04:00Z">
                <w:pPr>
                  <w:spacing w:after="200"/>
                </w:pPr>
              </w:pPrChange>
            </w:pPr>
            <w:bookmarkStart w:id="43319" w:name="_Toc333636955"/>
            <w:bookmarkEnd w:id="43319"/>
          </w:p>
        </w:tc>
      </w:tr>
      <w:tr w:rsidR="00F71F36" w:rsidRPr="009F1B7D" w:rsidDel="00510909" w14:paraId="616E7252" w14:textId="6AD24C10" w:rsidTr="00920140">
        <w:trPr>
          <w:del w:id="43320" w:author="Deepak Bansal (AZURE)" w:date="2012-08-23T22:04:00Z"/>
        </w:trPr>
        <w:tc>
          <w:tcPr>
            <w:tcW w:w="1188" w:type="dxa"/>
          </w:tcPr>
          <w:p w14:paraId="3E0CD153" w14:textId="0A902981" w:rsidR="00F71F36" w:rsidRPr="00DB42FD" w:rsidDel="00510909" w:rsidRDefault="00F71F36">
            <w:pPr>
              <w:numPr>
                <w:ilvl w:val="0"/>
                <w:numId w:val="28"/>
              </w:numPr>
              <w:spacing w:before="480" w:line="276" w:lineRule="auto"/>
              <w:contextualSpacing/>
              <w:outlineLvl w:val="1"/>
              <w:rPr>
                <w:del w:id="43321" w:author="Deepak Bansal (AZURE)" w:date="2012-08-23T22:04:00Z"/>
              </w:rPr>
              <w:pPrChange w:id="43322" w:author="Deepak Bansal (AZURE)" w:date="2012-08-23T22:04:00Z">
                <w:pPr>
                  <w:spacing w:after="200"/>
                </w:pPr>
              </w:pPrChange>
            </w:pPr>
            <w:bookmarkStart w:id="43323" w:name="_Toc333636956"/>
            <w:del w:id="43324" w:author="Deepak Bansal (AZURE)" w:date="2012-08-23T22:04:00Z">
              <w:r w:rsidRPr="00DB42FD" w:rsidDel="00510909">
                <w:delText>F-0003</w:delText>
              </w:r>
              <w:bookmarkEnd w:id="43323"/>
            </w:del>
          </w:p>
        </w:tc>
        <w:tc>
          <w:tcPr>
            <w:tcW w:w="6660" w:type="dxa"/>
          </w:tcPr>
          <w:p w14:paraId="0CC73C77" w14:textId="0563387E" w:rsidR="00F71F36" w:rsidRPr="00DB42FD" w:rsidDel="00510909" w:rsidRDefault="00F71F36">
            <w:pPr>
              <w:numPr>
                <w:ilvl w:val="0"/>
                <w:numId w:val="28"/>
              </w:numPr>
              <w:spacing w:before="480" w:line="276" w:lineRule="auto"/>
              <w:contextualSpacing/>
              <w:outlineLvl w:val="1"/>
              <w:rPr>
                <w:del w:id="43325" w:author="Deepak Bansal (AZURE)" w:date="2012-08-23T22:04:00Z"/>
              </w:rPr>
              <w:pPrChange w:id="43326" w:author="Deepak Bansal (AZURE)" w:date="2012-08-23T22:04:00Z">
                <w:pPr>
                  <w:spacing w:after="200"/>
                </w:pPr>
              </w:pPrChange>
            </w:pPr>
            <w:bookmarkStart w:id="43327" w:name="_Toc333636957"/>
            <w:del w:id="43328" w:author="Deepak Bansal (AZURE)" w:date="2012-08-23T22:04:00Z">
              <w:r w:rsidRPr="00DB42FD" w:rsidDel="00510909">
                <w:delText>OpenFlow Controller configuration and monitoring</w:delText>
              </w:r>
              <w:bookmarkEnd w:id="43327"/>
            </w:del>
          </w:p>
        </w:tc>
        <w:tc>
          <w:tcPr>
            <w:tcW w:w="1728" w:type="dxa"/>
          </w:tcPr>
          <w:p w14:paraId="52675681" w14:textId="4A7AF9E9" w:rsidR="00F71F36" w:rsidRPr="00DB42FD" w:rsidDel="00510909" w:rsidRDefault="00F71F36">
            <w:pPr>
              <w:numPr>
                <w:ilvl w:val="0"/>
                <w:numId w:val="28"/>
              </w:numPr>
              <w:spacing w:before="480" w:line="276" w:lineRule="auto"/>
              <w:contextualSpacing/>
              <w:outlineLvl w:val="1"/>
              <w:rPr>
                <w:del w:id="43329" w:author="Deepak Bansal (AZURE)" w:date="2012-08-23T22:04:00Z"/>
              </w:rPr>
              <w:pPrChange w:id="43330" w:author="Deepak Bansal (AZURE)" w:date="2012-08-23T22:04:00Z">
                <w:pPr>
                  <w:spacing w:after="200"/>
                </w:pPr>
              </w:pPrChange>
            </w:pPr>
            <w:bookmarkStart w:id="43331" w:name="_Toc333636958"/>
            <w:bookmarkEnd w:id="43331"/>
          </w:p>
        </w:tc>
      </w:tr>
      <w:tr w:rsidR="00F71F36" w:rsidRPr="009F1B7D" w:rsidDel="00510909" w14:paraId="5AD69253" w14:textId="52958BA9" w:rsidTr="00920140">
        <w:trPr>
          <w:del w:id="43332" w:author="Deepak Bansal (AZURE)" w:date="2012-08-23T22:04:00Z"/>
        </w:trPr>
        <w:tc>
          <w:tcPr>
            <w:tcW w:w="1188" w:type="dxa"/>
          </w:tcPr>
          <w:p w14:paraId="65249D5C" w14:textId="0D0ED01F" w:rsidR="00F71F36" w:rsidRPr="00DB42FD" w:rsidDel="00510909" w:rsidRDefault="00F71F36">
            <w:pPr>
              <w:numPr>
                <w:ilvl w:val="0"/>
                <w:numId w:val="28"/>
              </w:numPr>
              <w:spacing w:before="480" w:line="276" w:lineRule="auto"/>
              <w:contextualSpacing/>
              <w:outlineLvl w:val="1"/>
              <w:rPr>
                <w:del w:id="43333" w:author="Deepak Bansal (AZURE)" w:date="2012-08-23T22:04:00Z"/>
              </w:rPr>
              <w:pPrChange w:id="43334" w:author="Deepak Bansal (AZURE)" w:date="2012-08-23T22:04:00Z">
                <w:pPr>
                  <w:spacing w:after="200"/>
                </w:pPr>
              </w:pPrChange>
            </w:pPr>
            <w:bookmarkStart w:id="43335" w:name="_Toc333636959"/>
            <w:del w:id="43336" w:author="Deepak Bansal (AZURE)" w:date="2012-08-23T22:04:00Z">
              <w:r w:rsidRPr="00DB42FD" w:rsidDel="00510909">
                <w:delText>F-0004</w:delText>
              </w:r>
              <w:bookmarkEnd w:id="43335"/>
            </w:del>
          </w:p>
        </w:tc>
        <w:tc>
          <w:tcPr>
            <w:tcW w:w="6660" w:type="dxa"/>
          </w:tcPr>
          <w:p w14:paraId="48B5D000" w14:textId="6466C471" w:rsidR="00F71F36" w:rsidRPr="00DB42FD" w:rsidDel="00510909" w:rsidRDefault="00F71F36">
            <w:pPr>
              <w:numPr>
                <w:ilvl w:val="0"/>
                <w:numId w:val="28"/>
              </w:numPr>
              <w:spacing w:before="480" w:line="276" w:lineRule="auto"/>
              <w:contextualSpacing/>
              <w:outlineLvl w:val="1"/>
              <w:rPr>
                <w:del w:id="43337" w:author="Deepak Bansal (AZURE)" w:date="2012-08-23T22:04:00Z"/>
              </w:rPr>
              <w:pPrChange w:id="43338" w:author="Deepak Bansal (AZURE)" w:date="2012-08-23T22:04:00Z">
                <w:pPr>
                  <w:spacing w:after="200"/>
                </w:pPr>
              </w:pPrChange>
            </w:pPr>
            <w:bookmarkStart w:id="43339" w:name="_Toc333636960"/>
            <w:del w:id="43340" w:author="Deepak Bansal (AZURE)" w:date="2012-08-23T22:04:00Z">
              <w:r w:rsidRPr="00DB42FD" w:rsidDel="00510909">
                <w:delText>bootstrap/auto-discovery/auto-associate of OpenFlow Capable Switches and the OpenFlow Manager</w:delText>
              </w:r>
              <w:bookmarkEnd w:id="43339"/>
            </w:del>
          </w:p>
        </w:tc>
        <w:tc>
          <w:tcPr>
            <w:tcW w:w="1728" w:type="dxa"/>
          </w:tcPr>
          <w:p w14:paraId="01F97A54" w14:textId="558B0D99" w:rsidR="00F71F36" w:rsidRPr="00DB42FD" w:rsidDel="00510909" w:rsidRDefault="00F71F36">
            <w:pPr>
              <w:numPr>
                <w:ilvl w:val="0"/>
                <w:numId w:val="28"/>
              </w:numPr>
              <w:spacing w:before="480" w:line="276" w:lineRule="auto"/>
              <w:contextualSpacing/>
              <w:outlineLvl w:val="1"/>
              <w:rPr>
                <w:del w:id="43341" w:author="Deepak Bansal (AZURE)" w:date="2012-08-23T22:04:00Z"/>
              </w:rPr>
              <w:pPrChange w:id="43342" w:author="Deepak Bansal (AZURE)" w:date="2012-08-23T22:04:00Z">
                <w:pPr>
                  <w:spacing w:after="200"/>
                </w:pPr>
              </w:pPrChange>
            </w:pPr>
            <w:bookmarkStart w:id="43343" w:name="_Toc333636961"/>
            <w:bookmarkEnd w:id="43343"/>
          </w:p>
        </w:tc>
      </w:tr>
    </w:tbl>
    <w:p w14:paraId="13A3AFDF" w14:textId="77777777" w:rsidR="00C31DBC" w:rsidRPr="00F07D3E" w:rsidRDefault="00C31DBC">
      <w:pPr>
        <w:spacing w:before="480" w:line="276" w:lineRule="auto"/>
        <w:contextualSpacing/>
        <w:outlineLvl w:val="1"/>
        <w:rPr>
          <w:rFonts w:cstheme="minorHAnsi"/>
        </w:rPr>
        <w:pPrChange w:id="43344" w:author="Deepak Bansal (AZURE)" w:date="2012-08-23T22:04:00Z">
          <w:pPr/>
        </w:pPrChange>
      </w:pPr>
      <w:bookmarkStart w:id="43345" w:name="_Toc313864825"/>
      <w:bookmarkEnd w:id="43345"/>
    </w:p>
    <w:sectPr w:rsidR="00C31DBC" w:rsidRPr="00F07D3E" w:rsidSect="00FA28FD">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C2FE42" w14:textId="77777777" w:rsidR="00101282" w:rsidRDefault="00101282" w:rsidP="004C5BF8">
      <w:pPr>
        <w:spacing w:after="0"/>
      </w:pPr>
      <w:r>
        <w:separator/>
      </w:r>
    </w:p>
  </w:endnote>
  <w:endnote w:type="continuationSeparator" w:id="0">
    <w:p w14:paraId="38765BA6" w14:textId="77777777" w:rsidR="00101282" w:rsidRDefault="00101282"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CMR12">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101282" w:rsidRDefault="00101282">
        <w:pPr>
          <w:pStyle w:val="Footer"/>
          <w:jc w:val="center"/>
        </w:pPr>
        <w:r>
          <w:fldChar w:fldCharType="begin"/>
        </w:r>
        <w:r>
          <w:instrText xml:space="preserve"> PAGE   \* MERGEFORMAT </w:instrText>
        </w:r>
        <w:r>
          <w:fldChar w:fldCharType="separate"/>
        </w:r>
        <w:r w:rsidR="008E59C3">
          <w:rPr>
            <w:noProof/>
          </w:rPr>
          <w:t>40</w:t>
        </w:r>
        <w:r>
          <w:rPr>
            <w:noProof/>
          </w:rPr>
          <w:fldChar w:fldCharType="end"/>
        </w:r>
      </w:p>
    </w:sdtContent>
  </w:sdt>
  <w:p w14:paraId="7E0816E7" w14:textId="77777777" w:rsidR="00101282" w:rsidRDefault="001012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D9A90E" w14:textId="77777777" w:rsidR="00101282" w:rsidRDefault="00101282" w:rsidP="004C5BF8">
      <w:pPr>
        <w:spacing w:after="0"/>
      </w:pPr>
      <w:r>
        <w:separator/>
      </w:r>
    </w:p>
  </w:footnote>
  <w:footnote w:type="continuationSeparator" w:id="0">
    <w:p w14:paraId="6DAFB1A8" w14:textId="77777777" w:rsidR="00101282" w:rsidRDefault="00101282"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01282"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101282" w:rsidRDefault="00101282"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571521A9" w:rsidR="00101282" w:rsidRDefault="00101282" w:rsidP="00FA28FD">
              <w:pPr>
                <w:pStyle w:val="Header"/>
                <w:jc w:val="right"/>
              </w:pPr>
              <w:del w:id="43346" w:author="Thomas Dietz" w:date="2012-09-11T15:18:00Z">
                <w:r w:rsidDel="00BB7B53">
                  <w:delText>OF-CONFIG 1.1</w:delText>
                </w:r>
              </w:del>
              <w:ins w:id="43347" w:author="Deepak Bansal (AZURE)" w:date="2012-08-25T05:44:00Z">
                <w:del w:id="43348" w:author="Thomas Dietz" w:date="2012-09-11T15:18:00Z">
                  <w:r w:rsidDel="00BB7B53">
                    <w:delText>OF-CONFIG 1.1.1</w:delText>
                  </w:r>
                </w:del>
              </w:ins>
              <w:ins w:id="43349" w:author="Thomas Dietz" w:date="2012-09-11T17:03:00Z">
                <w:r>
                  <w:rPr>
                    <w:lang w:val="de-DE"/>
                  </w:rPr>
                  <w:t>OF-CONFIG 1.1.1</w:t>
                </w:r>
              </w:ins>
            </w:p>
          </w:tc>
        </w:sdtContent>
      </w:sdt>
    </w:tr>
  </w:tbl>
  <w:p w14:paraId="4925B883" w14:textId="77777777" w:rsidR="00101282" w:rsidRDefault="00101282"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1"/>
  </w:abstractNum>
  <w:abstractNum w:abstractNumId="16">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E72DDF"/>
    <w:multiLevelType w:val="multilevel"/>
    <w:tmpl w:val="B81445D8"/>
    <w:numStyleLink w:val="Headings1"/>
  </w:abstractNum>
  <w:abstractNum w:abstractNumId="18">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0">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3">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8">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0301A1"/>
    <w:multiLevelType w:val="multilevel"/>
    <w:tmpl w:val="B81445D8"/>
    <w:numStyleLink w:val="Headings1"/>
  </w:abstractNum>
  <w:abstractNum w:abstractNumId="31">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8"/>
  </w:num>
  <w:num w:numId="6">
    <w:abstractNumId w:val="29"/>
  </w:num>
  <w:num w:numId="7">
    <w:abstractNumId w:val="11"/>
  </w:num>
  <w:num w:numId="8">
    <w:abstractNumId w:val="25"/>
  </w:num>
  <w:num w:numId="9">
    <w:abstractNumId w:val="12"/>
  </w:num>
  <w:num w:numId="10">
    <w:abstractNumId w:val="20"/>
  </w:num>
  <w:num w:numId="11">
    <w:abstractNumId w:val="31"/>
  </w:num>
  <w:num w:numId="12">
    <w:abstractNumId w:val="19"/>
  </w:num>
  <w:num w:numId="13">
    <w:abstractNumId w:val="22"/>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7"/>
  </w:num>
  <w:num w:numId="23">
    <w:abstractNumId w:val="32"/>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7"/>
  </w:num>
  <w:num w:numId="27">
    <w:abstractNumId w:val="7"/>
  </w:num>
  <w:num w:numId="28">
    <w:abstractNumId w:val="32"/>
  </w:num>
  <w:num w:numId="29">
    <w:abstractNumId w:val="18"/>
  </w:num>
  <w:num w:numId="30">
    <w:abstractNumId w:val="23"/>
  </w:num>
  <w:num w:numId="31">
    <w:abstractNumId w:val="26"/>
  </w:num>
  <w:num w:numId="32">
    <w:abstractNumId w:val="21"/>
  </w:num>
  <w:num w:numId="33">
    <w:abstractNumId w:val="24"/>
  </w:num>
  <w:num w:numId="34">
    <w:abstractNumId w:val="16"/>
  </w:num>
  <w:num w:numId="35">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282"/>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6EE7"/>
    <w:rsid w:val="001C3837"/>
    <w:rsid w:val="001C5A09"/>
    <w:rsid w:val="001D1E31"/>
    <w:rsid w:val="001D1E49"/>
    <w:rsid w:val="001D24FC"/>
    <w:rsid w:val="001D326B"/>
    <w:rsid w:val="001D500F"/>
    <w:rsid w:val="001D6D81"/>
    <w:rsid w:val="001F2365"/>
    <w:rsid w:val="001F476B"/>
    <w:rsid w:val="002001CC"/>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57D58"/>
    <w:rsid w:val="002610E5"/>
    <w:rsid w:val="00264303"/>
    <w:rsid w:val="00267B7C"/>
    <w:rsid w:val="002705F3"/>
    <w:rsid w:val="00275180"/>
    <w:rsid w:val="0027566C"/>
    <w:rsid w:val="00275BB7"/>
    <w:rsid w:val="002765C4"/>
    <w:rsid w:val="00277849"/>
    <w:rsid w:val="00282295"/>
    <w:rsid w:val="00294BFA"/>
    <w:rsid w:val="002A04D2"/>
    <w:rsid w:val="002A241D"/>
    <w:rsid w:val="002A4D1A"/>
    <w:rsid w:val="002A5300"/>
    <w:rsid w:val="002B1BBD"/>
    <w:rsid w:val="002B638C"/>
    <w:rsid w:val="002C0E22"/>
    <w:rsid w:val="002C1BD4"/>
    <w:rsid w:val="002C5087"/>
    <w:rsid w:val="002D2773"/>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48DD"/>
    <w:rsid w:val="00570B23"/>
    <w:rsid w:val="00576FDE"/>
    <w:rsid w:val="005800BB"/>
    <w:rsid w:val="0058493D"/>
    <w:rsid w:val="00585700"/>
    <w:rsid w:val="0058647B"/>
    <w:rsid w:val="0059134D"/>
    <w:rsid w:val="00595905"/>
    <w:rsid w:val="00596588"/>
    <w:rsid w:val="005A0689"/>
    <w:rsid w:val="005A093D"/>
    <w:rsid w:val="005A3974"/>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3705"/>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52E88"/>
    <w:rsid w:val="00755993"/>
    <w:rsid w:val="007632C6"/>
    <w:rsid w:val="00766893"/>
    <w:rsid w:val="007725BA"/>
    <w:rsid w:val="007746E3"/>
    <w:rsid w:val="00781A6A"/>
    <w:rsid w:val="0078617E"/>
    <w:rsid w:val="00786C46"/>
    <w:rsid w:val="007A2F9A"/>
    <w:rsid w:val="007A30A1"/>
    <w:rsid w:val="007B1613"/>
    <w:rsid w:val="007B1FA6"/>
    <w:rsid w:val="007B305B"/>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A7BA3"/>
    <w:rsid w:val="00AB0114"/>
    <w:rsid w:val="00AB61EF"/>
    <w:rsid w:val="00AC03DC"/>
    <w:rsid w:val="00AC06DB"/>
    <w:rsid w:val="00AD1817"/>
    <w:rsid w:val="00AD2548"/>
    <w:rsid w:val="00AD3737"/>
    <w:rsid w:val="00AD7729"/>
    <w:rsid w:val="00AE02DF"/>
    <w:rsid w:val="00AE7CE3"/>
    <w:rsid w:val="00AF1D6D"/>
    <w:rsid w:val="00AF34D9"/>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B19"/>
    <w:rsid w:val="00BC3490"/>
    <w:rsid w:val="00BC3590"/>
    <w:rsid w:val="00BC7A57"/>
    <w:rsid w:val="00BD707C"/>
    <w:rsid w:val="00BF3C78"/>
    <w:rsid w:val="00BF50C0"/>
    <w:rsid w:val="00C012A0"/>
    <w:rsid w:val="00C02FD7"/>
    <w:rsid w:val="00C0393E"/>
    <w:rsid w:val="00C04F73"/>
    <w:rsid w:val="00C07DAD"/>
    <w:rsid w:val="00C1050D"/>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C3011"/>
    <w:rsid w:val="00CC7451"/>
    <w:rsid w:val="00CD1244"/>
    <w:rsid w:val="00CD1D1D"/>
    <w:rsid w:val="00CD5DAC"/>
    <w:rsid w:val="00CD798D"/>
    <w:rsid w:val="00CD7B15"/>
    <w:rsid w:val="00CE2DFB"/>
    <w:rsid w:val="00CE3D6A"/>
    <w:rsid w:val="00CE3F01"/>
    <w:rsid w:val="00CE49BD"/>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08FE"/>
    <w:rsid w:val="00D71C1E"/>
    <w:rsid w:val="00D74709"/>
    <w:rsid w:val="00D76744"/>
    <w:rsid w:val="00D77328"/>
    <w:rsid w:val="00D8113B"/>
    <w:rsid w:val="00D84428"/>
    <w:rsid w:val="00D934B3"/>
    <w:rsid w:val="00D96E11"/>
    <w:rsid w:val="00DA1914"/>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6DB2"/>
    <w:rsid w:val="00E001A7"/>
    <w:rsid w:val="00E00803"/>
    <w:rsid w:val="00E02224"/>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8573D"/>
    <w:rsid w:val="00E9588E"/>
    <w:rsid w:val="00EA5C38"/>
    <w:rsid w:val="00EB2D77"/>
    <w:rsid w:val="00EC63D7"/>
    <w:rsid w:val="00ED0AEA"/>
    <w:rsid w:val="00ED48AF"/>
    <w:rsid w:val="00ED65E9"/>
    <w:rsid w:val="00ED72E2"/>
    <w:rsid w:val="00EF1D28"/>
    <w:rsid w:val="00EF2B27"/>
    <w:rsid w:val="00EF348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69"/>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Change w:id="0" w:author="Thomas Dietz" w:date="2012-09-11T16:55:00Z">
        <w:pPr>
          <w:keepNext/>
          <w:keepLines/>
          <w:numPr>
            <w:numId w:val="35"/>
          </w:numPr>
          <w:spacing w:before="480" w:line="276" w:lineRule="auto"/>
          <w:ind w:left="360" w:hanging="360"/>
          <w:outlineLvl w:val="0"/>
        </w:pPr>
      </w:pPrChange>
    </w:pPr>
    <w:rPr>
      <w:rFonts w:asciiTheme="majorHAnsi" w:eastAsiaTheme="majorEastAsia" w:hAnsiTheme="majorHAnsi" w:cstheme="majorBidi"/>
      <w:b/>
      <w:bCs/>
      <w:sz w:val="36"/>
      <w:szCs w:val="28"/>
      <w:rPrChange w:id="0" w:author="Thomas Dietz" w:date="2012-09-11T16:55:00Z">
        <w:rPr>
          <w:rFonts w:asciiTheme="majorHAnsi" w:eastAsiaTheme="majorEastAsia" w:hAnsiTheme="majorHAnsi" w:cstheme="majorBidi"/>
          <w:b/>
          <w:bCs/>
          <w:sz w:val="36"/>
          <w:szCs w:val="28"/>
          <w:lang w:val="en-US" w:eastAsia="en-US" w:bidi="ar-SA"/>
        </w:rPr>
      </w:rPrChange>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Change w:id="1" w:author="Thomas Dietz" w:date="2012-09-11T16:55:00Z">
        <w:pPr>
          <w:keepNext/>
          <w:keepLines/>
          <w:numPr>
            <w:numId w:val="35"/>
          </w:numPr>
          <w:spacing w:before="480" w:line="276" w:lineRule="auto"/>
          <w:ind w:left="360" w:hanging="360"/>
          <w:outlineLvl w:val="0"/>
        </w:pPr>
      </w:pPrChange>
    </w:pPr>
    <w:rPr>
      <w:rFonts w:asciiTheme="majorHAnsi" w:eastAsiaTheme="majorEastAsia" w:hAnsiTheme="majorHAnsi" w:cstheme="majorBidi"/>
      <w:b/>
      <w:bCs/>
      <w:sz w:val="36"/>
      <w:szCs w:val="28"/>
      <w:rPrChange w:id="1" w:author="Thomas Dietz" w:date="2012-09-11T16:55:00Z">
        <w:rPr>
          <w:rFonts w:asciiTheme="majorHAnsi" w:eastAsiaTheme="majorEastAsia" w:hAnsiTheme="majorHAnsi" w:cstheme="majorBidi"/>
          <w:b/>
          <w:bCs/>
          <w:sz w:val="36"/>
          <w:szCs w:val="28"/>
          <w:lang w:val="en-US" w:eastAsia="en-US" w:bidi="ar-SA"/>
        </w:rPr>
      </w:rPrChange>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image" Target="media/image20.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fontTable" Target="fontTable.xml"/><Relationship Id="rId10" Type="http://schemas.openxmlformats.org/officeDocument/2006/relationships/hyperlink" Target="http://www.opennetworking.org"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6.bin"/><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AAF257BF-7BAD-4E29-AFF6-93E775630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ONF_document_template.dotx</Template>
  <TotalTime>3107</TotalTime>
  <Pages>323</Pages>
  <Words>82329</Words>
  <Characters>469278</Characters>
  <Application>Microsoft Office Word</Application>
  <DocSecurity>0</DocSecurity>
  <Lines>3910</Lines>
  <Paragraphs>1101</Paragraphs>
  <ScaleCrop>false</ScaleCrop>
  <HeadingPairs>
    <vt:vector size="2" baseType="variant">
      <vt:variant>
        <vt:lpstr>Title</vt:lpstr>
      </vt:variant>
      <vt:variant>
        <vt:i4>1</vt:i4>
      </vt:variant>
    </vt:vector>
  </HeadingPairs>
  <TitlesOfParts>
    <vt:vector size="1" baseType="lpstr">
      <vt:lpstr>OF-CONFIG 1.1.1</vt:lpstr>
    </vt:vector>
  </TitlesOfParts>
  <Company>Open Networking Foundation</Company>
  <LinksUpToDate>false</LinksUpToDate>
  <CharactersWithSpaces>550506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1.1.1</dc:title>
  <dc:subject>OpenFlow Management and Configuration Protocol</dc:subject>
  <dc:creator>Carl</dc:creator>
  <cp:lastModifiedBy>Thomas Dietz</cp:lastModifiedBy>
  <cp:revision>2</cp:revision>
  <dcterms:created xsi:type="dcterms:W3CDTF">2012-04-14T02:02:00Z</dcterms:created>
  <dcterms:modified xsi:type="dcterms:W3CDTF">2012-09-11T15:17:00Z</dcterms:modified>
</cp:coreProperties>
</file>